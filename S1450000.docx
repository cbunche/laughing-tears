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BBFA" w14:textId="00EA15B2" w:rsidR="0031403E" w:rsidRDefault="00F673D8" w:rsidP="001C414D">
      <w:pPr>
        <w:pStyle w:val="Heading1"/>
      </w:pPr>
      <w:bookmarkStart w:id="0" w:name="_top"/>
      <w:bookmarkEnd w:id="0"/>
      <w:r w:rsidRPr="00F673D8">
        <w:t>S1450000</w:t>
      </w:r>
    </w:p>
    <w:p w14:paraId="1AEBCC04" w14:textId="771884B8" w:rsidR="0049278D" w:rsidRDefault="0049278D" w:rsidP="0049278D">
      <w:pPr>
        <w:pStyle w:val="GeneralInfo"/>
        <w:tabs>
          <w:tab w:val="clear" w:pos="2160"/>
          <w:tab w:val="left" w:pos="2520"/>
        </w:tabs>
        <w:ind w:left="2520" w:hanging="2506"/>
      </w:pPr>
      <w:r w:rsidRPr="0049278D">
        <w:rPr>
          <w:b/>
        </w:rPr>
        <w:t>Specification Title:</w:t>
      </w:r>
      <w:r>
        <w:tab/>
      </w:r>
      <w:r w:rsidR="00F673D8" w:rsidRPr="00D86168">
        <w:t>CMS Requirements – IDR Claim Extract Record</w:t>
      </w:r>
    </w:p>
    <w:p w14:paraId="7E1E439C" w14:textId="30E68913" w:rsidR="0049278D" w:rsidRDefault="0049278D" w:rsidP="0049278D">
      <w:pPr>
        <w:pStyle w:val="GeneralInfo"/>
        <w:tabs>
          <w:tab w:val="clear" w:pos="2160"/>
          <w:tab w:val="left" w:pos="2520"/>
        </w:tabs>
        <w:ind w:left="2520" w:hanging="2506"/>
      </w:pPr>
      <w:r w:rsidRPr="0049278D">
        <w:rPr>
          <w:b/>
        </w:rPr>
        <w:t>Type:</w:t>
      </w:r>
      <w:r>
        <w:tab/>
      </w:r>
      <w:r w:rsidR="00F673D8">
        <w:t>R</w:t>
      </w:r>
    </w:p>
    <w:p w14:paraId="4C94D9F3" w14:textId="399DD480" w:rsidR="0049278D" w:rsidRDefault="0049278D" w:rsidP="009D4E01">
      <w:pPr>
        <w:pStyle w:val="GeneralInfoBar"/>
        <w:tabs>
          <w:tab w:val="clear" w:pos="2160"/>
          <w:tab w:val="left" w:pos="2520"/>
        </w:tabs>
        <w:ind w:left="2520" w:hanging="2506"/>
      </w:pPr>
      <w:r w:rsidRPr="0049278D">
        <w:rPr>
          <w:b/>
        </w:rPr>
        <w:t>Type Description:</w:t>
      </w:r>
      <w:r>
        <w:tab/>
        <w:t>M = Maintenance, R = Review Only, I = Input Required</w:t>
      </w:r>
    </w:p>
    <w:p w14:paraId="08435082" w14:textId="7994D517" w:rsidR="00233764" w:rsidRDefault="00233764" w:rsidP="00233764">
      <w:r>
        <w:rPr>
          <w:b/>
          <w:bCs/>
          <w:szCs w:val="24"/>
        </w:rPr>
        <w:t>Note:</w:t>
      </w:r>
      <w:r>
        <w:rPr>
          <w:szCs w:val="24"/>
        </w:rPr>
        <w:t xml:space="preserve"> A hyphen (-) in a table cell indicates “N/A” for this document.</w:t>
      </w:r>
    </w:p>
    <w:p w14:paraId="1BA28BD1" w14:textId="1E74F763" w:rsidR="0049278D" w:rsidRDefault="0049278D" w:rsidP="0049278D">
      <w:pPr>
        <w:pStyle w:val="TOCHeading"/>
      </w:pPr>
      <w:r>
        <w:t>Contents</w:t>
      </w:r>
    </w:p>
    <w:p w14:paraId="03E36628" w14:textId="0F787E02" w:rsidR="000C0841" w:rsidRDefault="007569FC">
      <w:pPr>
        <w:pStyle w:val="TOC1"/>
        <w:rPr>
          <w:rFonts w:asciiTheme="minorHAnsi" w:eastAsiaTheme="minorEastAsia" w:hAnsiTheme="minorHAnsi" w:cstheme="minorBidi"/>
          <w:noProof/>
          <w:kern w:val="2"/>
          <w:szCs w:val="24"/>
          <w14:ligatures w14:val="standardContextual"/>
        </w:rPr>
      </w:pPr>
      <w:r>
        <w:rPr>
          <w:b/>
        </w:rPr>
        <w:fldChar w:fldCharType="begin"/>
      </w:r>
      <w:r>
        <w:rPr>
          <w:b/>
        </w:rPr>
        <w:instrText xml:space="preserve"> TOC \h \z \u \t "Heading 2,1,Heading 3,2,Heading 4,3,Title,1" </w:instrText>
      </w:r>
      <w:r>
        <w:rPr>
          <w:b/>
        </w:rPr>
        <w:fldChar w:fldCharType="separate"/>
      </w:r>
      <w:hyperlink w:anchor="_Toc180744848" w:history="1">
        <w:r w:rsidR="000C0841" w:rsidRPr="003229C9">
          <w:rPr>
            <w:rStyle w:val="Hyperlink"/>
            <w:noProof/>
          </w:rPr>
          <w:t>Base Specification</w:t>
        </w:r>
        <w:r w:rsidR="000C0841">
          <w:rPr>
            <w:noProof/>
            <w:webHidden/>
          </w:rPr>
          <w:tab/>
        </w:r>
        <w:r w:rsidR="000C0841">
          <w:rPr>
            <w:noProof/>
            <w:webHidden/>
          </w:rPr>
          <w:fldChar w:fldCharType="begin"/>
        </w:r>
        <w:r w:rsidR="000C0841">
          <w:rPr>
            <w:noProof/>
            <w:webHidden/>
          </w:rPr>
          <w:instrText xml:space="preserve"> PAGEREF _Toc180744848 \h </w:instrText>
        </w:r>
        <w:r w:rsidR="000C0841">
          <w:rPr>
            <w:noProof/>
            <w:webHidden/>
          </w:rPr>
        </w:r>
        <w:r w:rsidR="000C0841">
          <w:rPr>
            <w:noProof/>
            <w:webHidden/>
          </w:rPr>
          <w:fldChar w:fldCharType="separate"/>
        </w:r>
        <w:r w:rsidR="000C0841">
          <w:rPr>
            <w:noProof/>
            <w:webHidden/>
          </w:rPr>
          <w:t>2</w:t>
        </w:r>
        <w:r w:rsidR="000C0841">
          <w:rPr>
            <w:noProof/>
            <w:webHidden/>
          </w:rPr>
          <w:fldChar w:fldCharType="end"/>
        </w:r>
      </w:hyperlink>
    </w:p>
    <w:p w14:paraId="45D2B5D1" w14:textId="74FD2495" w:rsidR="000C0841" w:rsidRDefault="000C0841">
      <w:pPr>
        <w:pStyle w:val="TOC2"/>
        <w:rPr>
          <w:rFonts w:asciiTheme="minorHAnsi" w:eastAsiaTheme="minorEastAsia" w:hAnsiTheme="minorHAnsi" w:cstheme="minorBidi"/>
          <w:noProof/>
          <w:kern w:val="2"/>
          <w:szCs w:val="24"/>
          <w14:ligatures w14:val="standardContextual"/>
        </w:rPr>
      </w:pPr>
      <w:hyperlink w:anchor="_Toc180744849" w:history="1">
        <w:r w:rsidRPr="003229C9">
          <w:rPr>
            <w:rStyle w:val="Hyperlink"/>
            <w:noProof/>
          </w:rPr>
          <w:t>IDR Claim Extract Record Layouts</w:t>
        </w:r>
        <w:r>
          <w:rPr>
            <w:noProof/>
            <w:webHidden/>
          </w:rPr>
          <w:tab/>
        </w:r>
        <w:r>
          <w:rPr>
            <w:noProof/>
            <w:webHidden/>
          </w:rPr>
          <w:fldChar w:fldCharType="begin"/>
        </w:r>
        <w:r>
          <w:rPr>
            <w:noProof/>
            <w:webHidden/>
          </w:rPr>
          <w:instrText xml:space="preserve"> PAGEREF _Toc180744849 \h </w:instrText>
        </w:r>
        <w:r>
          <w:rPr>
            <w:noProof/>
            <w:webHidden/>
          </w:rPr>
        </w:r>
        <w:r>
          <w:rPr>
            <w:noProof/>
            <w:webHidden/>
          </w:rPr>
          <w:fldChar w:fldCharType="separate"/>
        </w:r>
        <w:r>
          <w:rPr>
            <w:noProof/>
            <w:webHidden/>
          </w:rPr>
          <w:t>7</w:t>
        </w:r>
        <w:r>
          <w:rPr>
            <w:noProof/>
            <w:webHidden/>
          </w:rPr>
          <w:fldChar w:fldCharType="end"/>
        </w:r>
      </w:hyperlink>
    </w:p>
    <w:p w14:paraId="3F95EFFD" w14:textId="3C61BDB4" w:rsidR="000C0841" w:rsidRDefault="000C0841">
      <w:pPr>
        <w:pStyle w:val="TOC3"/>
        <w:tabs>
          <w:tab w:val="right" w:leader="dot" w:pos="9350"/>
        </w:tabs>
        <w:rPr>
          <w:rFonts w:asciiTheme="minorHAnsi" w:eastAsiaTheme="minorEastAsia" w:hAnsiTheme="minorHAnsi" w:cstheme="minorBidi"/>
          <w:noProof/>
          <w:kern w:val="2"/>
          <w:szCs w:val="24"/>
          <w14:ligatures w14:val="standardContextual"/>
        </w:rPr>
      </w:pPr>
      <w:hyperlink w:anchor="_Toc180744850" w:history="1">
        <w:r w:rsidRPr="003229C9">
          <w:rPr>
            <w:rStyle w:val="Hyperlink"/>
            <w:noProof/>
          </w:rPr>
          <w:t>IDR File Header Layout</w:t>
        </w:r>
        <w:r>
          <w:rPr>
            <w:noProof/>
            <w:webHidden/>
          </w:rPr>
          <w:tab/>
        </w:r>
        <w:r>
          <w:rPr>
            <w:noProof/>
            <w:webHidden/>
          </w:rPr>
          <w:fldChar w:fldCharType="begin"/>
        </w:r>
        <w:r>
          <w:rPr>
            <w:noProof/>
            <w:webHidden/>
          </w:rPr>
          <w:instrText xml:space="preserve"> PAGEREF _Toc180744850 \h </w:instrText>
        </w:r>
        <w:r>
          <w:rPr>
            <w:noProof/>
            <w:webHidden/>
          </w:rPr>
        </w:r>
        <w:r>
          <w:rPr>
            <w:noProof/>
            <w:webHidden/>
          </w:rPr>
          <w:fldChar w:fldCharType="separate"/>
        </w:r>
        <w:r>
          <w:rPr>
            <w:noProof/>
            <w:webHidden/>
          </w:rPr>
          <w:t>7</w:t>
        </w:r>
        <w:r>
          <w:rPr>
            <w:noProof/>
            <w:webHidden/>
          </w:rPr>
          <w:fldChar w:fldCharType="end"/>
        </w:r>
      </w:hyperlink>
    </w:p>
    <w:p w14:paraId="76248750" w14:textId="33230344" w:rsidR="000C0841" w:rsidRDefault="000C0841">
      <w:pPr>
        <w:pStyle w:val="TOC3"/>
        <w:tabs>
          <w:tab w:val="right" w:leader="dot" w:pos="9350"/>
        </w:tabs>
        <w:rPr>
          <w:rFonts w:asciiTheme="minorHAnsi" w:eastAsiaTheme="minorEastAsia" w:hAnsiTheme="minorHAnsi" w:cstheme="minorBidi"/>
          <w:noProof/>
          <w:kern w:val="2"/>
          <w:szCs w:val="24"/>
          <w14:ligatures w14:val="standardContextual"/>
        </w:rPr>
      </w:pPr>
      <w:hyperlink w:anchor="_Toc180744851" w:history="1">
        <w:r w:rsidRPr="003229C9">
          <w:rPr>
            <w:rStyle w:val="Hyperlink"/>
            <w:noProof/>
          </w:rPr>
          <w:t>IDR Claim Header Layout</w:t>
        </w:r>
        <w:r>
          <w:rPr>
            <w:noProof/>
            <w:webHidden/>
          </w:rPr>
          <w:tab/>
        </w:r>
        <w:r>
          <w:rPr>
            <w:noProof/>
            <w:webHidden/>
          </w:rPr>
          <w:fldChar w:fldCharType="begin"/>
        </w:r>
        <w:r>
          <w:rPr>
            <w:noProof/>
            <w:webHidden/>
          </w:rPr>
          <w:instrText xml:space="preserve"> PAGEREF _Toc180744851 \h </w:instrText>
        </w:r>
        <w:r>
          <w:rPr>
            <w:noProof/>
            <w:webHidden/>
          </w:rPr>
        </w:r>
        <w:r>
          <w:rPr>
            <w:noProof/>
            <w:webHidden/>
          </w:rPr>
          <w:fldChar w:fldCharType="separate"/>
        </w:r>
        <w:r>
          <w:rPr>
            <w:noProof/>
            <w:webHidden/>
          </w:rPr>
          <w:t>8</w:t>
        </w:r>
        <w:r>
          <w:rPr>
            <w:noProof/>
            <w:webHidden/>
          </w:rPr>
          <w:fldChar w:fldCharType="end"/>
        </w:r>
      </w:hyperlink>
    </w:p>
    <w:p w14:paraId="7267F00F" w14:textId="03C7D82A" w:rsidR="000C0841" w:rsidRDefault="000C0841">
      <w:pPr>
        <w:pStyle w:val="TOC3"/>
        <w:tabs>
          <w:tab w:val="right" w:leader="dot" w:pos="9350"/>
        </w:tabs>
        <w:rPr>
          <w:rFonts w:asciiTheme="minorHAnsi" w:eastAsiaTheme="minorEastAsia" w:hAnsiTheme="minorHAnsi" w:cstheme="minorBidi"/>
          <w:noProof/>
          <w:kern w:val="2"/>
          <w:szCs w:val="24"/>
          <w14:ligatures w14:val="standardContextual"/>
        </w:rPr>
      </w:pPr>
      <w:hyperlink w:anchor="_Toc180744852" w:history="1">
        <w:r w:rsidRPr="003229C9">
          <w:rPr>
            <w:rStyle w:val="Hyperlink"/>
            <w:noProof/>
          </w:rPr>
          <w:t>IDR Claim Detail Layout</w:t>
        </w:r>
        <w:r>
          <w:rPr>
            <w:noProof/>
            <w:webHidden/>
          </w:rPr>
          <w:tab/>
        </w:r>
        <w:r>
          <w:rPr>
            <w:noProof/>
            <w:webHidden/>
          </w:rPr>
          <w:fldChar w:fldCharType="begin"/>
        </w:r>
        <w:r>
          <w:rPr>
            <w:noProof/>
            <w:webHidden/>
          </w:rPr>
          <w:instrText xml:space="preserve"> PAGEREF _Toc180744852 \h </w:instrText>
        </w:r>
        <w:r>
          <w:rPr>
            <w:noProof/>
            <w:webHidden/>
          </w:rPr>
        </w:r>
        <w:r>
          <w:rPr>
            <w:noProof/>
            <w:webHidden/>
          </w:rPr>
          <w:fldChar w:fldCharType="separate"/>
        </w:r>
        <w:r>
          <w:rPr>
            <w:noProof/>
            <w:webHidden/>
          </w:rPr>
          <w:t>242</w:t>
        </w:r>
        <w:r>
          <w:rPr>
            <w:noProof/>
            <w:webHidden/>
          </w:rPr>
          <w:fldChar w:fldCharType="end"/>
        </w:r>
      </w:hyperlink>
    </w:p>
    <w:p w14:paraId="18717426" w14:textId="6074B438" w:rsidR="000C0841" w:rsidRDefault="000C0841">
      <w:pPr>
        <w:pStyle w:val="TOC3"/>
        <w:tabs>
          <w:tab w:val="right" w:leader="dot" w:pos="9350"/>
        </w:tabs>
        <w:rPr>
          <w:rFonts w:asciiTheme="minorHAnsi" w:eastAsiaTheme="minorEastAsia" w:hAnsiTheme="minorHAnsi" w:cstheme="minorBidi"/>
          <w:noProof/>
          <w:kern w:val="2"/>
          <w:szCs w:val="24"/>
          <w14:ligatures w14:val="standardContextual"/>
        </w:rPr>
      </w:pPr>
      <w:hyperlink w:anchor="_Toc180744853" w:history="1">
        <w:r w:rsidRPr="003229C9">
          <w:rPr>
            <w:rStyle w:val="Hyperlink"/>
            <w:noProof/>
          </w:rPr>
          <w:t>IDR File Trailer Layout</w:t>
        </w:r>
        <w:r>
          <w:rPr>
            <w:noProof/>
            <w:webHidden/>
          </w:rPr>
          <w:tab/>
        </w:r>
        <w:r>
          <w:rPr>
            <w:noProof/>
            <w:webHidden/>
          </w:rPr>
          <w:fldChar w:fldCharType="begin"/>
        </w:r>
        <w:r>
          <w:rPr>
            <w:noProof/>
            <w:webHidden/>
          </w:rPr>
          <w:instrText xml:space="preserve"> PAGEREF _Toc180744853 \h </w:instrText>
        </w:r>
        <w:r>
          <w:rPr>
            <w:noProof/>
            <w:webHidden/>
          </w:rPr>
        </w:r>
        <w:r>
          <w:rPr>
            <w:noProof/>
            <w:webHidden/>
          </w:rPr>
          <w:fldChar w:fldCharType="separate"/>
        </w:r>
        <w:r>
          <w:rPr>
            <w:noProof/>
            <w:webHidden/>
          </w:rPr>
          <w:t>358</w:t>
        </w:r>
        <w:r>
          <w:rPr>
            <w:noProof/>
            <w:webHidden/>
          </w:rPr>
          <w:fldChar w:fldCharType="end"/>
        </w:r>
      </w:hyperlink>
    </w:p>
    <w:p w14:paraId="5381A3A8" w14:textId="3E64228E" w:rsidR="000C0841" w:rsidRDefault="000C0841">
      <w:pPr>
        <w:pStyle w:val="TOC1"/>
        <w:rPr>
          <w:rFonts w:asciiTheme="minorHAnsi" w:eastAsiaTheme="minorEastAsia" w:hAnsiTheme="minorHAnsi" w:cstheme="minorBidi"/>
          <w:noProof/>
          <w:kern w:val="2"/>
          <w:szCs w:val="24"/>
          <w14:ligatures w14:val="standardContextual"/>
        </w:rPr>
      </w:pPr>
      <w:hyperlink w:anchor="_Toc180744854" w:history="1">
        <w:r w:rsidRPr="003229C9">
          <w:rPr>
            <w:rStyle w:val="Hyperlink"/>
            <w:noProof/>
          </w:rPr>
          <w:t>Technical Notes</w:t>
        </w:r>
        <w:r>
          <w:rPr>
            <w:noProof/>
            <w:webHidden/>
          </w:rPr>
          <w:tab/>
        </w:r>
        <w:r>
          <w:rPr>
            <w:noProof/>
            <w:webHidden/>
          </w:rPr>
          <w:fldChar w:fldCharType="begin"/>
        </w:r>
        <w:r>
          <w:rPr>
            <w:noProof/>
            <w:webHidden/>
          </w:rPr>
          <w:instrText xml:space="preserve"> PAGEREF _Toc180744854 \h </w:instrText>
        </w:r>
        <w:r>
          <w:rPr>
            <w:noProof/>
            <w:webHidden/>
          </w:rPr>
        </w:r>
        <w:r>
          <w:rPr>
            <w:noProof/>
            <w:webHidden/>
          </w:rPr>
          <w:fldChar w:fldCharType="separate"/>
        </w:r>
        <w:r>
          <w:rPr>
            <w:noProof/>
            <w:webHidden/>
          </w:rPr>
          <w:t>360</w:t>
        </w:r>
        <w:r>
          <w:rPr>
            <w:noProof/>
            <w:webHidden/>
          </w:rPr>
          <w:fldChar w:fldCharType="end"/>
        </w:r>
      </w:hyperlink>
    </w:p>
    <w:p w14:paraId="2F70334F" w14:textId="54DBB32E" w:rsidR="000C0841" w:rsidRDefault="000C0841">
      <w:pPr>
        <w:pStyle w:val="TOC1"/>
        <w:rPr>
          <w:rFonts w:asciiTheme="minorHAnsi" w:eastAsiaTheme="minorEastAsia" w:hAnsiTheme="minorHAnsi" w:cstheme="minorBidi"/>
          <w:noProof/>
          <w:kern w:val="2"/>
          <w:szCs w:val="24"/>
          <w14:ligatures w14:val="standardContextual"/>
        </w:rPr>
      </w:pPr>
      <w:hyperlink w:anchor="_Toc180744855" w:history="1">
        <w:r w:rsidRPr="003229C9">
          <w:rPr>
            <w:rStyle w:val="Hyperlink"/>
            <w:noProof/>
          </w:rPr>
          <w:t>Changeable Items</w:t>
        </w:r>
        <w:r>
          <w:rPr>
            <w:noProof/>
            <w:webHidden/>
          </w:rPr>
          <w:tab/>
        </w:r>
        <w:r>
          <w:rPr>
            <w:noProof/>
            <w:webHidden/>
          </w:rPr>
          <w:fldChar w:fldCharType="begin"/>
        </w:r>
        <w:r>
          <w:rPr>
            <w:noProof/>
            <w:webHidden/>
          </w:rPr>
          <w:instrText xml:space="preserve"> PAGEREF _Toc180744855 \h </w:instrText>
        </w:r>
        <w:r>
          <w:rPr>
            <w:noProof/>
            <w:webHidden/>
          </w:rPr>
        </w:r>
        <w:r>
          <w:rPr>
            <w:noProof/>
            <w:webHidden/>
          </w:rPr>
          <w:fldChar w:fldCharType="separate"/>
        </w:r>
        <w:r>
          <w:rPr>
            <w:noProof/>
            <w:webHidden/>
          </w:rPr>
          <w:t>360</w:t>
        </w:r>
        <w:r>
          <w:rPr>
            <w:noProof/>
            <w:webHidden/>
          </w:rPr>
          <w:fldChar w:fldCharType="end"/>
        </w:r>
      </w:hyperlink>
    </w:p>
    <w:p w14:paraId="7E6D17EA" w14:textId="16BED435" w:rsidR="000C0841" w:rsidRDefault="000C0841">
      <w:pPr>
        <w:pStyle w:val="TOC1"/>
        <w:rPr>
          <w:rFonts w:asciiTheme="minorHAnsi" w:eastAsiaTheme="minorEastAsia" w:hAnsiTheme="minorHAnsi" w:cstheme="minorBidi"/>
          <w:noProof/>
          <w:kern w:val="2"/>
          <w:szCs w:val="24"/>
          <w14:ligatures w14:val="standardContextual"/>
        </w:rPr>
      </w:pPr>
      <w:hyperlink w:anchor="_Toc180744856" w:history="1">
        <w:r w:rsidRPr="003229C9">
          <w:rPr>
            <w:rStyle w:val="Hyperlink"/>
            <w:noProof/>
          </w:rPr>
          <w:t>Workload-Specific Requirements (Plan Code – Contractor Name, Workload Name)</w:t>
        </w:r>
        <w:r>
          <w:rPr>
            <w:noProof/>
            <w:webHidden/>
          </w:rPr>
          <w:tab/>
        </w:r>
        <w:r>
          <w:rPr>
            <w:noProof/>
            <w:webHidden/>
          </w:rPr>
          <w:fldChar w:fldCharType="begin"/>
        </w:r>
        <w:r>
          <w:rPr>
            <w:noProof/>
            <w:webHidden/>
          </w:rPr>
          <w:instrText xml:space="preserve"> PAGEREF _Toc180744856 \h </w:instrText>
        </w:r>
        <w:r>
          <w:rPr>
            <w:noProof/>
            <w:webHidden/>
          </w:rPr>
        </w:r>
        <w:r>
          <w:rPr>
            <w:noProof/>
            <w:webHidden/>
          </w:rPr>
          <w:fldChar w:fldCharType="separate"/>
        </w:r>
        <w:r>
          <w:rPr>
            <w:noProof/>
            <w:webHidden/>
          </w:rPr>
          <w:t>360</w:t>
        </w:r>
        <w:r>
          <w:rPr>
            <w:noProof/>
            <w:webHidden/>
          </w:rPr>
          <w:fldChar w:fldCharType="end"/>
        </w:r>
      </w:hyperlink>
    </w:p>
    <w:p w14:paraId="3A3B7161" w14:textId="3FB71EC9" w:rsidR="000C0841" w:rsidRDefault="000C0841">
      <w:pPr>
        <w:pStyle w:val="TOC1"/>
        <w:rPr>
          <w:rFonts w:asciiTheme="minorHAnsi" w:eastAsiaTheme="minorEastAsia" w:hAnsiTheme="minorHAnsi" w:cstheme="minorBidi"/>
          <w:noProof/>
          <w:kern w:val="2"/>
          <w:szCs w:val="24"/>
          <w14:ligatures w14:val="standardContextual"/>
        </w:rPr>
      </w:pPr>
      <w:hyperlink w:anchor="_Toc180744857" w:history="1">
        <w:r w:rsidRPr="003229C9">
          <w:rPr>
            <w:rStyle w:val="Hyperlink"/>
            <w:noProof/>
          </w:rPr>
          <w:t>Revision History</w:t>
        </w:r>
        <w:r>
          <w:rPr>
            <w:noProof/>
            <w:webHidden/>
          </w:rPr>
          <w:tab/>
        </w:r>
        <w:r>
          <w:rPr>
            <w:noProof/>
            <w:webHidden/>
          </w:rPr>
          <w:fldChar w:fldCharType="begin"/>
        </w:r>
        <w:r>
          <w:rPr>
            <w:noProof/>
            <w:webHidden/>
          </w:rPr>
          <w:instrText xml:space="preserve"> PAGEREF _Toc180744857 \h </w:instrText>
        </w:r>
        <w:r>
          <w:rPr>
            <w:noProof/>
            <w:webHidden/>
          </w:rPr>
        </w:r>
        <w:r>
          <w:rPr>
            <w:noProof/>
            <w:webHidden/>
          </w:rPr>
          <w:fldChar w:fldCharType="separate"/>
        </w:r>
        <w:r>
          <w:rPr>
            <w:noProof/>
            <w:webHidden/>
          </w:rPr>
          <w:t>360</w:t>
        </w:r>
        <w:r>
          <w:rPr>
            <w:noProof/>
            <w:webHidden/>
          </w:rPr>
          <w:fldChar w:fldCharType="end"/>
        </w:r>
      </w:hyperlink>
    </w:p>
    <w:p w14:paraId="09FF392C" w14:textId="15797C5E" w:rsidR="0049278D" w:rsidRDefault="007569FC" w:rsidP="0049278D">
      <w:pPr>
        <w:pStyle w:val="TOCHeading"/>
      </w:pPr>
      <w:r>
        <w:rPr>
          <w:rFonts w:ascii="Times New Roman" w:eastAsia="Times New Roman" w:hAnsi="Times New Roman" w:cs="Times New Roman"/>
          <w:b w:val="0"/>
          <w:sz w:val="24"/>
          <w:szCs w:val="20"/>
        </w:rPr>
        <w:fldChar w:fldCharType="end"/>
      </w:r>
      <w:r w:rsidR="0049278D">
        <w:t>Tables</w:t>
      </w:r>
    </w:p>
    <w:p w14:paraId="2929D3F1" w14:textId="18BF7840" w:rsidR="000C0841" w:rsidRDefault="0049278D">
      <w:pPr>
        <w:pStyle w:val="TableofFigures"/>
        <w:tabs>
          <w:tab w:val="right" w:leader="dot" w:pos="9350"/>
        </w:tabs>
        <w:rPr>
          <w:rFonts w:asciiTheme="minorHAnsi" w:eastAsiaTheme="minorEastAsia" w:hAnsiTheme="minorHAnsi" w:cstheme="minorBidi"/>
          <w:noProof/>
          <w:kern w:val="2"/>
          <w:szCs w:val="24"/>
          <w14:ligatures w14:val="standardContextual"/>
        </w:rPr>
      </w:pPr>
      <w:r>
        <w:fldChar w:fldCharType="begin"/>
      </w:r>
      <w:r>
        <w:instrText xml:space="preserve"> TOC \h \z \c "Table" </w:instrText>
      </w:r>
      <w:r>
        <w:fldChar w:fldCharType="separate"/>
      </w:r>
      <w:hyperlink w:anchor="_Toc180744865" w:history="1">
        <w:r w:rsidR="000C0841" w:rsidRPr="00DA5553">
          <w:rPr>
            <w:rStyle w:val="Hyperlink"/>
            <w:noProof/>
          </w:rPr>
          <w:t>Table 1. IDR File Header Layout</w:t>
        </w:r>
        <w:r w:rsidR="000C0841">
          <w:rPr>
            <w:noProof/>
            <w:webHidden/>
          </w:rPr>
          <w:tab/>
        </w:r>
        <w:r w:rsidR="000C0841">
          <w:rPr>
            <w:noProof/>
            <w:webHidden/>
          </w:rPr>
          <w:fldChar w:fldCharType="begin"/>
        </w:r>
        <w:r w:rsidR="000C0841">
          <w:rPr>
            <w:noProof/>
            <w:webHidden/>
          </w:rPr>
          <w:instrText xml:space="preserve"> PAGEREF _Toc180744865 \h </w:instrText>
        </w:r>
        <w:r w:rsidR="000C0841">
          <w:rPr>
            <w:noProof/>
            <w:webHidden/>
          </w:rPr>
        </w:r>
        <w:r w:rsidR="000C0841">
          <w:rPr>
            <w:noProof/>
            <w:webHidden/>
          </w:rPr>
          <w:fldChar w:fldCharType="separate"/>
        </w:r>
        <w:r w:rsidR="000C0841">
          <w:rPr>
            <w:noProof/>
            <w:webHidden/>
          </w:rPr>
          <w:t>7</w:t>
        </w:r>
        <w:r w:rsidR="000C0841">
          <w:rPr>
            <w:noProof/>
            <w:webHidden/>
          </w:rPr>
          <w:fldChar w:fldCharType="end"/>
        </w:r>
      </w:hyperlink>
    </w:p>
    <w:p w14:paraId="44B4A00A" w14:textId="326C0123"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66" w:history="1">
        <w:r w:rsidRPr="00DA5553">
          <w:rPr>
            <w:rStyle w:val="Hyperlink"/>
            <w:noProof/>
          </w:rPr>
          <w:t>Table 2. IDR Claim Header Layout – Fields 1 thru 518</w:t>
        </w:r>
        <w:r>
          <w:rPr>
            <w:noProof/>
            <w:webHidden/>
          </w:rPr>
          <w:tab/>
        </w:r>
        <w:r>
          <w:rPr>
            <w:noProof/>
            <w:webHidden/>
          </w:rPr>
          <w:fldChar w:fldCharType="begin"/>
        </w:r>
        <w:r>
          <w:rPr>
            <w:noProof/>
            <w:webHidden/>
          </w:rPr>
          <w:instrText xml:space="preserve"> PAGEREF _Toc180744866 \h </w:instrText>
        </w:r>
        <w:r>
          <w:rPr>
            <w:noProof/>
            <w:webHidden/>
          </w:rPr>
        </w:r>
        <w:r>
          <w:rPr>
            <w:noProof/>
            <w:webHidden/>
          </w:rPr>
          <w:fldChar w:fldCharType="separate"/>
        </w:r>
        <w:r>
          <w:rPr>
            <w:noProof/>
            <w:webHidden/>
          </w:rPr>
          <w:t>8</w:t>
        </w:r>
        <w:r>
          <w:rPr>
            <w:noProof/>
            <w:webHidden/>
          </w:rPr>
          <w:fldChar w:fldCharType="end"/>
        </w:r>
      </w:hyperlink>
    </w:p>
    <w:p w14:paraId="606C7127" w14:textId="4AD3617C"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67" w:history="1">
        <w:r w:rsidRPr="00DA5553">
          <w:rPr>
            <w:rStyle w:val="Hyperlink"/>
            <w:noProof/>
          </w:rPr>
          <w:t>Table 3. IDR Claim Header Layout – Fields 519 thru 999</w:t>
        </w:r>
        <w:r>
          <w:rPr>
            <w:noProof/>
            <w:webHidden/>
          </w:rPr>
          <w:tab/>
        </w:r>
        <w:r>
          <w:rPr>
            <w:noProof/>
            <w:webHidden/>
          </w:rPr>
          <w:fldChar w:fldCharType="begin"/>
        </w:r>
        <w:r>
          <w:rPr>
            <w:noProof/>
            <w:webHidden/>
          </w:rPr>
          <w:instrText xml:space="preserve"> PAGEREF _Toc180744867 \h </w:instrText>
        </w:r>
        <w:r>
          <w:rPr>
            <w:noProof/>
            <w:webHidden/>
          </w:rPr>
        </w:r>
        <w:r>
          <w:rPr>
            <w:noProof/>
            <w:webHidden/>
          </w:rPr>
          <w:fldChar w:fldCharType="separate"/>
        </w:r>
        <w:r>
          <w:rPr>
            <w:noProof/>
            <w:webHidden/>
          </w:rPr>
          <w:t>36</w:t>
        </w:r>
        <w:r>
          <w:rPr>
            <w:noProof/>
            <w:webHidden/>
          </w:rPr>
          <w:fldChar w:fldCharType="end"/>
        </w:r>
      </w:hyperlink>
    </w:p>
    <w:p w14:paraId="3B3DD6FC" w14:textId="3489B622"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68" w:history="1">
        <w:r w:rsidRPr="00DA5553">
          <w:rPr>
            <w:rStyle w:val="Hyperlink"/>
            <w:noProof/>
          </w:rPr>
          <w:t>Table 4. IDR Claim Header Layout – Fields 1000 thru 1293</w:t>
        </w:r>
        <w:r>
          <w:rPr>
            <w:noProof/>
            <w:webHidden/>
          </w:rPr>
          <w:tab/>
        </w:r>
        <w:r>
          <w:rPr>
            <w:noProof/>
            <w:webHidden/>
          </w:rPr>
          <w:fldChar w:fldCharType="begin"/>
        </w:r>
        <w:r>
          <w:rPr>
            <w:noProof/>
            <w:webHidden/>
          </w:rPr>
          <w:instrText xml:space="preserve"> PAGEREF _Toc180744868 \h </w:instrText>
        </w:r>
        <w:r>
          <w:rPr>
            <w:noProof/>
            <w:webHidden/>
          </w:rPr>
        </w:r>
        <w:r>
          <w:rPr>
            <w:noProof/>
            <w:webHidden/>
          </w:rPr>
          <w:fldChar w:fldCharType="separate"/>
        </w:r>
        <w:r>
          <w:rPr>
            <w:noProof/>
            <w:webHidden/>
          </w:rPr>
          <w:t>70</w:t>
        </w:r>
        <w:r>
          <w:rPr>
            <w:noProof/>
            <w:webHidden/>
          </w:rPr>
          <w:fldChar w:fldCharType="end"/>
        </w:r>
      </w:hyperlink>
    </w:p>
    <w:p w14:paraId="4E6D5803" w14:textId="747E0C5C"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69" w:history="1">
        <w:r w:rsidRPr="00DA5553">
          <w:rPr>
            <w:rStyle w:val="Hyperlink"/>
            <w:noProof/>
          </w:rPr>
          <w:t>Table 5. IDR Claim Header Layout – Fields 1294 thru 2000</w:t>
        </w:r>
        <w:r>
          <w:rPr>
            <w:noProof/>
            <w:webHidden/>
          </w:rPr>
          <w:tab/>
        </w:r>
        <w:r>
          <w:rPr>
            <w:noProof/>
            <w:webHidden/>
          </w:rPr>
          <w:fldChar w:fldCharType="begin"/>
        </w:r>
        <w:r>
          <w:rPr>
            <w:noProof/>
            <w:webHidden/>
          </w:rPr>
          <w:instrText xml:space="preserve"> PAGEREF _Toc180744869 \h </w:instrText>
        </w:r>
        <w:r>
          <w:rPr>
            <w:noProof/>
            <w:webHidden/>
          </w:rPr>
        </w:r>
        <w:r>
          <w:rPr>
            <w:noProof/>
            <w:webHidden/>
          </w:rPr>
          <w:fldChar w:fldCharType="separate"/>
        </w:r>
        <w:r>
          <w:rPr>
            <w:noProof/>
            <w:webHidden/>
          </w:rPr>
          <w:t>102</w:t>
        </w:r>
        <w:r>
          <w:rPr>
            <w:noProof/>
            <w:webHidden/>
          </w:rPr>
          <w:fldChar w:fldCharType="end"/>
        </w:r>
      </w:hyperlink>
    </w:p>
    <w:p w14:paraId="53D65C75" w14:textId="3A48065A"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0" w:history="1">
        <w:r w:rsidRPr="00DA5553">
          <w:rPr>
            <w:rStyle w:val="Hyperlink"/>
            <w:noProof/>
          </w:rPr>
          <w:t>Table 6. IDR Claim Header Layout – Fields 2001 thru 2064</w:t>
        </w:r>
        <w:r>
          <w:rPr>
            <w:noProof/>
            <w:webHidden/>
          </w:rPr>
          <w:tab/>
        </w:r>
        <w:r>
          <w:rPr>
            <w:noProof/>
            <w:webHidden/>
          </w:rPr>
          <w:fldChar w:fldCharType="begin"/>
        </w:r>
        <w:r>
          <w:rPr>
            <w:noProof/>
            <w:webHidden/>
          </w:rPr>
          <w:instrText xml:space="preserve"> PAGEREF _Toc180744870 \h </w:instrText>
        </w:r>
        <w:r>
          <w:rPr>
            <w:noProof/>
            <w:webHidden/>
          </w:rPr>
        </w:r>
        <w:r>
          <w:rPr>
            <w:noProof/>
            <w:webHidden/>
          </w:rPr>
          <w:fldChar w:fldCharType="separate"/>
        </w:r>
        <w:r>
          <w:rPr>
            <w:noProof/>
            <w:webHidden/>
          </w:rPr>
          <w:t>131</w:t>
        </w:r>
        <w:r>
          <w:rPr>
            <w:noProof/>
            <w:webHidden/>
          </w:rPr>
          <w:fldChar w:fldCharType="end"/>
        </w:r>
      </w:hyperlink>
    </w:p>
    <w:p w14:paraId="61A5C786" w14:textId="30756FFA"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1" w:history="1">
        <w:r w:rsidRPr="00DA5553">
          <w:rPr>
            <w:rStyle w:val="Hyperlink"/>
            <w:noProof/>
          </w:rPr>
          <w:t>Table 7. IDR Claim Header Layout – Fields 2065 thru 2184</w:t>
        </w:r>
        <w:r>
          <w:rPr>
            <w:noProof/>
            <w:webHidden/>
          </w:rPr>
          <w:tab/>
        </w:r>
        <w:r>
          <w:rPr>
            <w:noProof/>
            <w:webHidden/>
          </w:rPr>
          <w:fldChar w:fldCharType="begin"/>
        </w:r>
        <w:r>
          <w:rPr>
            <w:noProof/>
            <w:webHidden/>
          </w:rPr>
          <w:instrText xml:space="preserve"> PAGEREF _Toc180744871 \h </w:instrText>
        </w:r>
        <w:r>
          <w:rPr>
            <w:noProof/>
            <w:webHidden/>
          </w:rPr>
        </w:r>
        <w:r>
          <w:rPr>
            <w:noProof/>
            <w:webHidden/>
          </w:rPr>
          <w:fldChar w:fldCharType="separate"/>
        </w:r>
        <w:r>
          <w:rPr>
            <w:noProof/>
            <w:webHidden/>
          </w:rPr>
          <w:t>136</w:t>
        </w:r>
        <w:r>
          <w:rPr>
            <w:noProof/>
            <w:webHidden/>
          </w:rPr>
          <w:fldChar w:fldCharType="end"/>
        </w:r>
      </w:hyperlink>
    </w:p>
    <w:p w14:paraId="2FE44369" w14:textId="5E4A5528"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2" w:history="1">
        <w:r w:rsidRPr="00DA5553">
          <w:rPr>
            <w:rStyle w:val="Hyperlink"/>
            <w:noProof/>
          </w:rPr>
          <w:t>Table 8. IDR Claim Header Layout – Fields 2185 thru 2844</w:t>
        </w:r>
        <w:r>
          <w:rPr>
            <w:noProof/>
            <w:webHidden/>
          </w:rPr>
          <w:tab/>
        </w:r>
        <w:r>
          <w:rPr>
            <w:noProof/>
            <w:webHidden/>
          </w:rPr>
          <w:fldChar w:fldCharType="begin"/>
        </w:r>
        <w:r>
          <w:rPr>
            <w:noProof/>
            <w:webHidden/>
          </w:rPr>
          <w:instrText xml:space="preserve"> PAGEREF _Toc180744872 \h </w:instrText>
        </w:r>
        <w:r>
          <w:rPr>
            <w:noProof/>
            <w:webHidden/>
          </w:rPr>
        </w:r>
        <w:r>
          <w:rPr>
            <w:noProof/>
            <w:webHidden/>
          </w:rPr>
          <w:fldChar w:fldCharType="separate"/>
        </w:r>
        <w:r>
          <w:rPr>
            <w:noProof/>
            <w:webHidden/>
          </w:rPr>
          <w:t>139</w:t>
        </w:r>
        <w:r>
          <w:rPr>
            <w:noProof/>
            <w:webHidden/>
          </w:rPr>
          <w:fldChar w:fldCharType="end"/>
        </w:r>
      </w:hyperlink>
    </w:p>
    <w:p w14:paraId="62FAE3EA" w14:textId="1C1F987A"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3" w:history="1">
        <w:r w:rsidRPr="00DA5553">
          <w:rPr>
            <w:rStyle w:val="Hyperlink"/>
            <w:noProof/>
          </w:rPr>
          <w:t>Table 9. IDR Claim Header Layout – Fields 2845 thru 3822</w:t>
        </w:r>
        <w:r>
          <w:rPr>
            <w:noProof/>
            <w:webHidden/>
          </w:rPr>
          <w:tab/>
        </w:r>
        <w:r>
          <w:rPr>
            <w:noProof/>
            <w:webHidden/>
          </w:rPr>
          <w:fldChar w:fldCharType="begin"/>
        </w:r>
        <w:r>
          <w:rPr>
            <w:noProof/>
            <w:webHidden/>
          </w:rPr>
          <w:instrText xml:space="preserve"> PAGEREF _Toc180744873 \h </w:instrText>
        </w:r>
        <w:r>
          <w:rPr>
            <w:noProof/>
            <w:webHidden/>
          </w:rPr>
        </w:r>
        <w:r>
          <w:rPr>
            <w:noProof/>
            <w:webHidden/>
          </w:rPr>
          <w:fldChar w:fldCharType="separate"/>
        </w:r>
        <w:r>
          <w:rPr>
            <w:noProof/>
            <w:webHidden/>
          </w:rPr>
          <w:t>191</w:t>
        </w:r>
        <w:r>
          <w:rPr>
            <w:noProof/>
            <w:webHidden/>
          </w:rPr>
          <w:fldChar w:fldCharType="end"/>
        </w:r>
      </w:hyperlink>
    </w:p>
    <w:p w14:paraId="4E0680DE" w14:textId="376BF805"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4" w:history="1">
        <w:r w:rsidRPr="00DA5553">
          <w:rPr>
            <w:rStyle w:val="Hyperlink"/>
            <w:noProof/>
          </w:rPr>
          <w:t>Table 10. IDR Claim Header Layout – Fields 3823 thru 5615</w:t>
        </w:r>
        <w:r>
          <w:rPr>
            <w:noProof/>
            <w:webHidden/>
          </w:rPr>
          <w:tab/>
        </w:r>
        <w:r>
          <w:rPr>
            <w:noProof/>
            <w:webHidden/>
          </w:rPr>
          <w:fldChar w:fldCharType="begin"/>
        </w:r>
        <w:r>
          <w:rPr>
            <w:noProof/>
            <w:webHidden/>
          </w:rPr>
          <w:instrText xml:space="preserve"> PAGEREF _Toc180744874 \h </w:instrText>
        </w:r>
        <w:r>
          <w:rPr>
            <w:noProof/>
            <w:webHidden/>
          </w:rPr>
        </w:r>
        <w:r>
          <w:rPr>
            <w:noProof/>
            <w:webHidden/>
          </w:rPr>
          <w:fldChar w:fldCharType="separate"/>
        </w:r>
        <w:r>
          <w:rPr>
            <w:noProof/>
            <w:webHidden/>
          </w:rPr>
          <w:t>214</w:t>
        </w:r>
        <w:r>
          <w:rPr>
            <w:noProof/>
            <w:webHidden/>
          </w:rPr>
          <w:fldChar w:fldCharType="end"/>
        </w:r>
      </w:hyperlink>
    </w:p>
    <w:p w14:paraId="6A8A9DF6" w14:textId="5BCFBCE8"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5" w:history="1">
        <w:r w:rsidRPr="00DA5553">
          <w:rPr>
            <w:rStyle w:val="Hyperlink"/>
            <w:noProof/>
          </w:rPr>
          <w:t>Table 11. IDR Claim Detail Record Layout – Fields 1 thru 239</w:t>
        </w:r>
        <w:r>
          <w:rPr>
            <w:noProof/>
            <w:webHidden/>
          </w:rPr>
          <w:tab/>
        </w:r>
        <w:r>
          <w:rPr>
            <w:noProof/>
            <w:webHidden/>
          </w:rPr>
          <w:fldChar w:fldCharType="begin"/>
        </w:r>
        <w:r>
          <w:rPr>
            <w:noProof/>
            <w:webHidden/>
          </w:rPr>
          <w:instrText xml:space="preserve"> PAGEREF _Toc180744875 \h </w:instrText>
        </w:r>
        <w:r>
          <w:rPr>
            <w:noProof/>
            <w:webHidden/>
          </w:rPr>
        </w:r>
        <w:r>
          <w:rPr>
            <w:noProof/>
            <w:webHidden/>
          </w:rPr>
          <w:fldChar w:fldCharType="separate"/>
        </w:r>
        <w:r>
          <w:rPr>
            <w:noProof/>
            <w:webHidden/>
          </w:rPr>
          <w:t>242</w:t>
        </w:r>
        <w:r>
          <w:rPr>
            <w:noProof/>
            <w:webHidden/>
          </w:rPr>
          <w:fldChar w:fldCharType="end"/>
        </w:r>
      </w:hyperlink>
    </w:p>
    <w:p w14:paraId="62DAD3FC" w14:textId="47FC9CE2"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6" w:history="1">
        <w:r w:rsidRPr="00DA5553">
          <w:rPr>
            <w:rStyle w:val="Hyperlink"/>
            <w:noProof/>
          </w:rPr>
          <w:t>Table 12. IDR Claim Detail Record Layout – Fields 240 thru 683</w:t>
        </w:r>
        <w:r>
          <w:rPr>
            <w:noProof/>
            <w:webHidden/>
          </w:rPr>
          <w:tab/>
        </w:r>
        <w:r>
          <w:rPr>
            <w:noProof/>
            <w:webHidden/>
          </w:rPr>
          <w:fldChar w:fldCharType="begin"/>
        </w:r>
        <w:r>
          <w:rPr>
            <w:noProof/>
            <w:webHidden/>
          </w:rPr>
          <w:instrText xml:space="preserve"> PAGEREF _Toc180744876 \h </w:instrText>
        </w:r>
        <w:r>
          <w:rPr>
            <w:noProof/>
            <w:webHidden/>
          </w:rPr>
        </w:r>
        <w:r>
          <w:rPr>
            <w:noProof/>
            <w:webHidden/>
          </w:rPr>
          <w:fldChar w:fldCharType="separate"/>
        </w:r>
        <w:r>
          <w:rPr>
            <w:noProof/>
            <w:webHidden/>
          </w:rPr>
          <w:t>268</w:t>
        </w:r>
        <w:r>
          <w:rPr>
            <w:noProof/>
            <w:webHidden/>
          </w:rPr>
          <w:fldChar w:fldCharType="end"/>
        </w:r>
      </w:hyperlink>
    </w:p>
    <w:p w14:paraId="000360CA" w14:textId="2BAA4257"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7" w:history="1">
        <w:r w:rsidRPr="00DA5553">
          <w:rPr>
            <w:rStyle w:val="Hyperlink"/>
            <w:noProof/>
          </w:rPr>
          <w:t>Table 13. IDR Claim Detail Record Layout – Fields 684 thru 802</w:t>
        </w:r>
        <w:r>
          <w:rPr>
            <w:noProof/>
            <w:webHidden/>
          </w:rPr>
          <w:tab/>
        </w:r>
        <w:r>
          <w:rPr>
            <w:noProof/>
            <w:webHidden/>
          </w:rPr>
          <w:fldChar w:fldCharType="begin"/>
        </w:r>
        <w:r>
          <w:rPr>
            <w:noProof/>
            <w:webHidden/>
          </w:rPr>
          <w:instrText xml:space="preserve"> PAGEREF _Toc180744877 \h </w:instrText>
        </w:r>
        <w:r>
          <w:rPr>
            <w:noProof/>
            <w:webHidden/>
          </w:rPr>
        </w:r>
        <w:r>
          <w:rPr>
            <w:noProof/>
            <w:webHidden/>
          </w:rPr>
          <w:fldChar w:fldCharType="separate"/>
        </w:r>
        <w:r>
          <w:rPr>
            <w:noProof/>
            <w:webHidden/>
          </w:rPr>
          <w:t>289</w:t>
        </w:r>
        <w:r>
          <w:rPr>
            <w:noProof/>
            <w:webHidden/>
          </w:rPr>
          <w:fldChar w:fldCharType="end"/>
        </w:r>
      </w:hyperlink>
    </w:p>
    <w:p w14:paraId="1CA4CAA0" w14:textId="27687980"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8" w:history="1">
        <w:r w:rsidRPr="00DA5553">
          <w:rPr>
            <w:rStyle w:val="Hyperlink"/>
            <w:noProof/>
          </w:rPr>
          <w:t>Table 14. IDR Claim Detail Record Layout – Fields 803 thru 1742</w:t>
        </w:r>
        <w:r>
          <w:rPr>
            <w:noProof/>
            <w:webHidden/>
          </w:rPr>
          <w:tab/>
        </w:r>
        <w:r>
          <w:rPr>
            <w:noProof/>
            <w:webHidden/>
          </w:rPr>
          <w:fldChar w:fldCharType="begin"/>
        </w:r>
        <w:r>
          <w:rPr>
            <w:noProof/>
            <w:webHidden/>
          </w:rPr>
          <w:instrText xml:space="preserve"> PAGEREF _Toc180744878 \h </w:instrText>
        </w:r>
        <w:r>
          <w:rPr>
            <w:noProof/>
            <w:webHidden/>
          </w:rPr>
        </w:r>
        <w:r>
          <w:rPr>
            <w:noProof/>
            <w:webHidden/>
          </w:rPr>
          <w:fldChar w:fldCharType="separate"/>
        </w:r>
        <w:r>
          <w:rPr>
            <w:noProof/>
            <w:webHidden/>
          </w:rPr>
          <w:t>301</w:t>
        </w:r>
        <w:r>
          <w:rPr>
            <w:noProof/>
            <w:webHidden/>
          </w:rPr>
          <w:fldChar w:fldCharType="end"/>
        </w:r>
      </w:hyperlink>
    </w:p>
    <w:p w14:paraId="78FE1A2A" w14:textId="5E0A1134"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79" w:history="1">
        <w:r w:rsidRPr="00DA5553">
          <w:rPr>
            <w:rStyle w:val="Hyperlink"/>
            <w:noProof/>
          </w:rPr>
          <w:t>Table 15. IDR Claim Detail Record Layout – Fields 1743 thru 2309</w:t>
        </w:r>
        <w:r>
          <w:rPr>
            <w:noProof/>
            <w:webHidden/>
          </w:rPr>
          <w:tab/>
        </w:r>
        <w:r>
          <w:rPr>
            <w:noProof/>
            <w:webHidden/>
          </w:rPr>
          <w:fldChar w:fldCharType="begin"/>
        </w:r>
        <w:r>
          <w:rPr>
            <w:noProof/>
            <w:webHidden/>
          </w:rPr>
          <w:instrText xml:space="preserve"> PAGEREF _Toc180744879 \h </w:instrText>
        </w:r>
        <w:r>
          <w:rPr>
            <w:noProof/>
            <w:webHidden/>
          </w:rPr>
        </w:r>
        <w:r>
          <w:rPr>
            <w:noProof/>
            <w:webHidden/>
          </w:rPr>
          <w:fldChar w:fldCharType="separate"/>
        </w:r>
        <w:r>
          <w:rPr>
            <w:noProof/>
            <w:webHidden/>
          </w:rPr>
          <w:t>322</w:t>
        </w:r>
        <w:r>
          <w:rPr>
            <w:noProof/>
            <w:webHidden/>
          </w:rPr>
          <w:fldChar w:fldCharType="end"/>
        </w:r>
      </w:hyperlink>
    </w:p>
    <w:p w14:paraId="473EB435" w14:textId="67E4F501"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80" w:history="1">
        <w:r w:rsidRPr="00DA5553">
          <w:rPr>
            <w:rStyle w:val="Hyperlink"/>
            <w:noProof/>
          </w:rPr>
          <w:t>Table 16. IDR File Trailer Layout</w:t>
        </w:r>
        <w:r>
          <w:rPr>
            <w:noProof/>
            <w:webHidden/>
          </w:rPr>
          <w:tab/>
        </w:r>
        <w:r>
          <w:rPr>
            <w:noProof/>
            <w:webHidden/>
          </w:rPr>
          <w:fldChar w:fldCharType="begin"/>
        </w:r>
        <w:r>
          <w:rPr>
            <w:noProof/>
            <w:webHidden/>
          </w:rPr>
          <w:instrText xml:space="preserve"> PAGEREF _Toc180744880 \h </w:instrText>
        </w:r>
        <w:r>
          <w:rPr>
            <w:noProof/>
            <w:webHidden/>
          </w:rPr>
        </w:r>
        <w:r>
          <w:rPr>
            <w:noProof/>
            <w:webHidden/>
          </w:rPr>
          <w:fldChar w:fldCharType="separate"/>
        </w:r>
        <w:r>
          <w:rPr>
            <w:noProof/>
            <w:webHidden/>
          </w:rPr>
          <w:t>358</w:t>
        </w:r>
        <w:r>
          <w:rPr>
            <w:noProof/>
            <w:webHidden/>
          </w:rPr>
          <w:fldChar w:fldCharType="end"/>
        </w:r>
      </w:hyperlink>
    </w:p>
    <w:p w14:paraId="4B94298C" w14:textId="4BC79827" w:rsidR="000C0841" w:rsidRDefault="000C0841">
      <w:pPr>
        <w:pStyle w:val="TableofFigures"/>
        <w:tabs>
          <w:tab w:val="right" w:leader="dot" w:pos="9350"/>
        </w:tabs>
        <w:rPr>
          <w:rFonts w:asciiTheme="minorHAnsi" w:eastAsiaTheme="minorEastAsia" w:hAnsiTheme="minorHAnsi" w:cstheme="minorBidi"/>
          <w:noProof/>
          <w:kern w:val="2"/>
          <w:szCs w:val="24"/>
          <w14:ligatures w14:val="standardContextual"/>
        </w:rPr>
      </w:pPr>
      <w:hyperlink w:anchor="_Toc180744881" w:history="1">
        <w:r w:rsidRPr="00DA5553">
          <w:rPr>
            <w:rStyle w:val="Hyperlink"/>
            <w:noProof/>
          </w:rPr>
          <w:t>Table 17. Revision History</w:t>
        </w:r>
        <w:r>
          <w:rPr>
            <w:noProof/>
            <w:webHidden/>
          </w:rPr>
          <w:tab/>
        </w:r>
        <w:r>
          <w:rPr>
            <w:noProof/>
            <w:webHidden/>
          </w:rPr>
          <w:fldChar w:fldCharType="begin"/>
        </w:r>
        <w:r>
          <w:rPr>
            <w:noProof/>
            <w:webHidden/>
          </w:rPr>
          <w:instrText xml:space="preserve"> PAGEREF _Toc180744881 \h </w:instrText>
        </w:r>
        <w:r>
          <w:rPr>
            <w:noProof/>
            <w:webHidden/>
          </w:rPr>
        </w:r>
        <w:r>
          <w:rPr>
            <w:noProof/>
            <w:webHidden/>
          </w:rPr>
          <w:fldChar w:fldCharType="separate"/>
        </w:r>
        <w:r>
          <w:rPr>
            <w:noProof/>
            <w:webHidden/>
          </w:rPr>
          <w:t>360</w:t>
        </w:r>
        <w:r>
          <w:rPr>
            <w:noProof/>
            <w:webHidden/>
          </w:rPr>
          <w:fldChar w:fldCharType="end"/>
        </w:r>
      </w:hyperlink>
    </w:p>
    <w:p w14:paraId="0E11C25D" w14:textId="0E0AC6F7" w:rsidR="0041235C" w:rsidRDefault="0049278D" w:rsidP="00EE6F76">
      <w:pPr>
        <w:pStyle w:val="Heading2"/>
      </w:pPr>
      <w:r>
        <w:fldChar w:fldCharType="end"/>
      </w:r>
      <w:bookmarkStart w:id="1" w:name="_Toc180744848"/>
      <w:r w:rsidR="0041235C">
        <w:t xml:space="preserve">Base </w:t>
      </w:r>
      <w:r w:rsidR="0041235C" w:rsidRPr="00EE6F76">
        <w:t>Specification</w:t>
      </w:r>
      <w:bookmarkEnd w:id="1"/>
    </w:p>
    <w:p w14:paraId="7F9FA552" w14:textId="4921D7A5" w:rsidR="00F673D8" w:rsidRDefault="00F673D8" w:rsidP="00F673D8">
      <w:r w:rsidRPr="000151E4">
        <w:t xml:space="preserve">The CMS’ fraud investigation landscape is significantly different today than in the past as a result of program changes, such as the implementation of the Medicare Prescription Drug benefit, competitive selection of </w:t>
      </w:r>
      <w:r>
        <w:t>Medicare Administrative Contractors (A/B and Specialty), hereafter referred to as MACs,</w:t>
      </w:r>
      <w:r w:rsidRPr="000151E4">
        <w:t xml:space="preserve"> responsible for claims administration and program integrity, such as Medicare Administrative Contractors (MACs) and Program Safeguard Contractors (PSCs)/Zoned Program Integrity Contractors (ZPICs), expansion of Medi-Medi and Recovery Audit Contractor (RAC) programs, and advent of the Medicaid Integrity Program (MIP). CMS recognizes the need to significantly enhance the use of technology to improve its collaborative fraud fighting efforts as well as to establish a modernized data analysis capability for all of Program Integrity.</w:t>
      </w:r>
    </w:p>
    <w:p w14:paraId="5EFAA442" w14:textId="08A13115" w:rsidR="00F673D8" w:rsidRDefault="00F673D8" w:rsidP="00F673D8">
      <w:r w:rsidRPr="000151E4">
        <w:t>Today, PSCs/ZPICs have built their own data warehouses and/or avenues for collecting, processing, analyzing data which serves their own individual needs. These distributed, regional approaches to data analysis do not lend themselves to national analyses, do not represent best practices, and do not take advantage of the cost savings that a centralized data repository would provide. All of these functions can be better served through a comprehensive set of common data structures and modern tools that encourage collaboration and innovation.</w:t>
      </w:r>
    </w:p>
    <w:p w14:paraId="50D67CFF" w14:textId="744C6977" w:rsidR="00F673D8" w:rsidRPr="000151E4" w:rsidRDefault="00F673D8" w:rsidP="00F673D8">
      <w:r w:rsidRPr="000151E4">
        <w:t>The IDR</w:t>
      </w:r>
      <w:r>
        <w:t xml:space="preserve"> (Integrated Data Repository)</w:t>
      </w:r>
      <w:r w:rsidRPr="000151E4">
        <w:t xml:space="preserve"> will be a centralized data repository for all Medicare data. The PSCs/ZPICs cannot currently use the IDR exclusively because the source of claims data is the National Claims History (NCH). The limited NCH data record is inadequate to support the extensive fraud, waste and abuse investigations that need to be performed by PSCs. The Shared Systems data are the required data source for Program Integrity. Once the IDR has the required Shared Systems data, Program Integrity and their contractors will increase their ability to detect potential fraud, waste and abuse.</w:t>
      </w:r>
    </w:p>
    <w:p w14:paraId="67BA1D95" w14:textId="3EE8E08F" w:rsidR="00F673D8" w:rsidRDefault="00F673D8" w:rsidP="00F673D8">
      <w:r w:rsidRPr="000151E4">
        <w:t xml:space="preserve">CR 5949, transmittal 54 dated October 1, 2008, provided requirements for submission of shared systems </w:t>
      </w:r>
      <w:r>
        <w:t>claim</w:t>
      </w:r>
      <w:r w:rsidRPr="000151E4">
        <w:t xml:space="preserve"> data to the IDR. </w:t>
      </w:r>
      <w:r>
        <w:t xml:space="preserve">CMS has issued additional IDR instructions in subsequent CRs since then. </w:t>
      </w:r>
      <w:r w:rsidRPr="000151E4">
        <w:t xml:space="preserve">CR 6942 provides for additional interactions between CMS and </w:t>
      </w:r>
      <w:r>
        <w:t>MAC</w:t>
      </w:r>
      <w:r w:rsidRPr="000151E4">
        <w:t xml:space="preserve">s to more fully define operational requirements for the </w:t>
      </w:r>
      <w:r>
        <w:t xml:space="preserve">claims </w:t>
      </w:r>
      <w:r w:rsidRPr="000151E4">
        <w:t>submission.</w:t>
      </w:r>
      <w:r>
        <w:t xml:space="preserve"> </w:t>
      </w:r>
      <w:r w:rsidRPr="00E76B6F">
        <w:t>As part of CR</w:t>
      </w:r>
      <w:r>
        <w:t xml:space="preserve">40551 CMS CR7054, implemented with the R2011100 release, MACs are to supply a crosswalk between old IDs and new IDs where the ID changes because of a change in the MAC organization, such as a transition to a MAC. Refer to </w:t>
      </w:r>
      <w:hyperlink r:id="rId12" w:history="1">
        <w:r w:rsidRPr="00F633F8">
          <w:rPr>
            <w:rStyle w:val="Hyperlink"/>
            <w:szCs w:val="22"/>
          </w:rPr>
          <w:t>S1450010</w:t>
        </w:r>
      </w:hyperlink>
      <w:r w:rsidRPr="00723243">
        <w:t xml:space="preserve"> f</w:t>
      </w:r>
      <w:r>
        <w:t xml:space="preserve">or details regarding the IDR Transition Cross Reference file. CMS-CR7589 (CR45374-R2012200) provided requirements for submission of specific code set data to the IDR. Refer to </w:t>
      </w:r>
      <w:hyperlink r:id="rId13" w:history="1">
        <w:r w:rsidRPr="00F633F8">
          <w:rPr>
            <w:rStyle w:val="Hyperlink"/>
          </w:rPr>
          <w:t>S1450020</w:t>
        </w:r>
      </w:hyperlink>
      <w:r>
        <w:t xml:space="preserve"> for additional information regarding code sets. CMS CR8823 (CR53560-R2015100) initiated the creation of a Medical Review (MR) IDR file with the daily Phase III file; refer to </w:t>
      </w:r>
      <w:hyperlink r:id="rId14" w:history="1">
        <w:r w:rsidRPr="003E1FCA">
          <w:rPr>
            <w:rStyle w:val="Hyperlink"/>
          </w:rPr>
          <w:t>S1450030</w:t>
        </w:r>
      </w:hyperlink>
      <w:r>
        <w:t xml:space="preserve"> for additional information about the MR IDR file.</w:t>
      </w:r>
    </w:p>
    <w:p w14:paraId="30F9772A" w14:textId="11282A95" w:rsidR="00F673D8" w:rsidRDefault="00F673D8" w:rsidP="00F673D8">
      <w:r>
        <w:t>MCS has developed the claim extract IDR file using all the fields contained on the COBOL Friendly History record. MAC data centers will send this file to CMS via Connect: Direct. MCS will provide the data to CMS to be used in the IDR. Daily claim files will be sent to CMS based on the lifecycle phase the claim is in. The one time extract will be run at direction from CMS. The IDR is broken into three lifecycle phases. Lifecycle Phase I is defined as a claim upon being accepted into MCS but not yet completed. Lifecycle Phase II is defined as a claim immediately following CWF adjudication. Lifecycle Phase III is defined as a claim once the financial information has been posted to it.</w:t>
      </w:r>
    </w:p>
    <w:p w14:paraId="3050E6DF" w14:textId="03BBBD00" w:rsidR="00F673D8" w:rsidRPr="00340AE7" w:rsidRDefault="00F673D8" w:rsidP="00F673D8">
      <w:r w:rsidRPr="00340AE7">
        <w:t xml:space="preserve">The IDR extract uses the HXXTBPLN, Page 4 records, </w:t>
      </w:r>
      <w:r>
        <w:t xml:space="preserve">for the </w:t>
      </w:r>
      <w:r w:rsidRPr="00340AE7">
        <w:t>Carrier State.</w:t>
      </w:r>
      <w:r>
        <w:t xml:space="preserve"> </w:t>
      </w:r>
      <w:r w:rsidRPr="00340AE7">
        <w:t xml:space="preserve">If the </w:t>
      </w:r>
      <w:r>
        <w:t>MAC</w:t>
      </w:r>
      <w:r w:rsidRPr="00340AE7">
        <w:t xml:space="preserve"> has their plan record set up with different states for each of the four </w:t>
      </w:r>
      <w:r>
        <w:t>state regions</w:t>
      </w:r>
      <w:r w:rsidRPr="00340AE7">
        <w:t xml:space="preserve">, the IDR </w:t>
      </w:r>
      <w:r>
        <w:t xml:space="preserve">program </w:t>
      </w:r>
      <w:r w:rsidRPr="00340AE7">
        <w:t>will</w:t>
      </w:r>
      <w:r>
        <w:t xml:space="preserve"> </w:t>
      </w:r>
      <w:r w:rsidRPr="00340AE7">
        <w:t xml:space="preserve">move the claims associated by region for State 1 to the IDR </w:t>
      </w:r>
      <w:r>
        <w:t xml:space="preserve">file </w:t>
      </w:r>
      <w:r w:rsidRPr="00340AE7">
        <w:t xml:space="preserve">1, State 2 to the IDR </w:t>
      </w:r>
      <w:r>
        <w:t xml:space="preserve">file </w:t>
      </w:r>
      <w:r w:rsidRPr="00340AE7">
        <w:t>2,</w:t>
      </w:r>
      <w:r>
        <w:t xml:space="preserve"> etc.</w:t>
      </w:r>
    </w:p>
    <w:p w14:paraId="18B7F14A" w14:textId="77A2BEAB" w:rsidR="00F673D8" w:rsidRDefault="00F673D8" w:rsidP="00F673D8">
      <w:r w:rsidRPr="00340AE7">
        <w:t xml:space="preserve">If the </w:t>
      </w:r>
      <w:r>
        <w:t>MAC</w:t>
      </w:r>
      <w:r w:rsidRPr="00340AE7">
        <w:t xml:space="preserve"> has th</w:t>
      </w:r>
      <w:r>
        <w:t xml:space="preserve">e HXXTBPLN </w:t>
      </w:r>
      <w:r w:rsidRPr="00340AE7">
        <w:t xml:space="preserve">set up with the same </w:t>
      </w:r>
      <w:r>
        <w:t>C</w:t>
      </w:r>
      <w:r w:rsidRPr="00340AE7">
        <w:t xml:space="preserve">arrier </w:t>
      </w:r>
      <w:r>
        <w:t xml:space="preserve">State in all four </w:t>
      </w:r>
      <w:r w:rsidRPr="00340AE7">
        <w:t>state</w:t>
      </w:r>
      <w:r>
        <w:t xml:space="preserve"> regions</w:t>
      </w:r>
      <w:r w:rsidRPr="00340AE7">
        <w:t xml:space="preserve"> then all the claims for all the regions will go to the IDR </w:t>
      </w:r>
      <w:r>
        <w:t xml:space="preserve">file </w:t>
      </w:r>
      <w:r w:rsidRPr="00340AE7">
        <w:t xml:space="preserve">1. </w:t>
      </w:r>
      <w:r>
        <w:t xml:space="preserve">The </w:t>
      </w:r>
      <w:r w:rsidRPr="00340AE7">
        <w:t xml:space="preserve">IDR </w:t>
      </w:r>
      <w:r>
        <w:t xml:space="preserve">program </w:t>
      </w:r>
      <w:r w:rsidRPr="00340AE7">
        <w:t>will create files for State 2, 3, and 4 but they will n</w:t>
      </w:r>
      <w:r>
        <w:t>ot have any claim data on them.</w:t>
      </w:r>
    </w:p>
    <w:p w14:paraId="005BE75B" w14:textId="3CFFE523" w:rsidR="00F673D8" w:rsidRDefault="00F673D8" w:rsidP="00F673D8">
      <w:r w:rsidRPr="00340AE7">
        <w:t xml:space="preserve">If the </w:t>
      </w:r>
      <w:r>
        <w:t xml:space="preserve">MAC has the HXXTBPLN </w:t>
      </w:r>
      <w:r w:rsidRPr="00340AE7">
        <w:t xml:space="preserve">set up with the same </w:t>
      </w:r>
      <w:r>
        <w:t xml:space="preserve">Carrier State in States 1 </w:t>
      </w:r>
      <w:r w:rsidRPr="00340AE7">
        <w:t xml:space="preserve">and 3, and a different </w:t>
      </w:r>
      <w:r>
        <w:t>Carrier State</w:t>
      </w:r>
      <w:r w:rsidRPr="00340AE7">
        <w:t xml:space="preserve"> in 2 and 4, then </w:t>
      </w:r>
      <w:r>
        <w:t xml:space="preserve">Carrier </w:t>
      </w:r>
      <w:r w:rsidRPr="00340AE7">
        <w:t>States 1 and 3</w:t>
      </w:r>
      <w:r>
        <w:t xml:space="preserve"> </w:t>
      </w:r>
      <w:r w:rsidRPr="00340AE7">
        <w:t xml:space="preserve">will be in the IDR </w:t>
      </w:r>
      <w:r>
        <w:t>file</w:t>
      </w:r>
      <w:r w:rsidRPr="00340AE7">
        <w:t xml:space="preserve"> 1 for regions associated with </w:t>
      </w:r>
      <w:r>
        <w:t>states</w:t>
      </w:r>
      <w:r w:rsidRPr="00340AE7">
        <w:t xml:space="preserve"> 1 and 3,</w:t>
      </w:r>
      <w:r>
        <w:t xml:space="preserve"> </w:t>
      </w:r>
      <w:r w:rsidRPr="00340AE7">
        <w:t xml:space="preserve">and </w:t>
      </w:r>
      <w:r>
        <w:t>states</w:t>
      </w:r>
      <w:r w:rsidRPr="00340AE7">
        <w:t xml:space="preserve"> 2 and 4 will be in IDR </w:t>
      </w:r>
      <w:r>
        <w:t>file</w:t>
      </w:r>
      <w:r w:rsidRPr="00340AE7">
        <w:t xml:space="preserve"> 2 for regions associated with</w:t>
      </w:r>
      <w:r>
        <w:t xml:space="preserve"> states</w:t>
      </w:r>
      <w:r w:rsidRPr="00340AE7">
        <w:t xml:space="preserve"> 2 and 4. The IDR will create files for </w:t>
      </w:r>
      <w:r>
        <w:t>s</w:t>
      </w:r>
      <w:r w:rsidRPr="00340AE7">
        <w:t>tates 3 and 4, but they</w:t>
      </w:r>
      <w:r>
        <w:t xml:space="preserve"> </w:t>
      </w:r>
      <w:r w:rsidRPr="00340AE7">
        <w:t>will not have any claim data on them.</w:t>
      </w:r>
    </w:p>
    <w:p w14:paraId="55AE8783" w14:textId="68DF18DC" w:rsidR="00F673D8" w:rsidRDefault="00F673D8" w:rsidP="00F673D8">
      <w:r>
        <w:rPr>
          <w:b/>
        </w:rPr>
        <w:t>File One</w:t>
      </w:r>
      <w:r w:rsidRPr="004F3A83">
        <w:rPr>
          <w:b/>
        </w:rPr>
        <w:t xml:space="preserve"> </w:t>
      </w:r>
      <w:r w:rsidRPr="004F4FD0">
        <w:t xml:space="preserve">(produced in the </w:t>
      </w:r>
      <w:hyperlink r:id="rId15" w:history="1">
        <w:r w:rsidRPr="004F4FD0">
          <w:rPr>
            <w:rStyle w:val="Hyperlink"/>
          </w:rPr>
          <w:t>DA51</w:t>
        </w:r>
      </w:hyperlink>
      <w:r w:rsidRPr="004F4FD0">
        <w:t xml:space="preserve"> job)</w:t>
      </w:r>
      <w:r>
        <w:t xml:space="preserve"> – Phase I cycle claims are defined as all claims in a MCS location less than 065 or greater than or equal to 100. A claim will be sent in the cycle it is entered into the system. The data will reflect how the claim appeared after the cycle completed. </w:t>
      </w:r>
      <w:r w:rsidRPr="00D35012">
        <w:t>A</w:t>
      </w:r>
      <w:r w:rsidRPr="00AC276C">
        <w:t xml:space="preserve"> phase I claim will report to the Phase I file each time there is a location change or a location date change since the last batch cycle.</w:t>
      </w:r>
      <w:r>
        <w:t xml:space="preserve"> Adjustment claims will be included in this file if the MCS claim location is less than 065 or greater than or equal to 100. </w:t>
      </w:r>
      <w:r w:rsidRPr="00C37BA2">
        <w:rPr>
          <w:b/>
        </w:rPr>
        <w:t>Note:</w:t>
      </w:r>
      <w:r>
        <w:t xml:space="preserve"> The Phase I claim will be a ‘skinny’ version of the claim. There are several fields which are not passed to history until approved to pay or finalized even though the value may be seen online. It may be possible that an ICN is both on the Phase I and Phase II files on the same day. That would happen if the claim went to a pending location (for example 060) and an ATP location (for example 065) in the same cycle. The </w:t>
      </w:r>
      <w:hyperlink r:id="rId16" w:history="1">
        <w:r w:rsidRPr="004F3A83">
          <w:rPr>
            <w:rStyle w:val="Hyperlink"/>
          </w:rPr>
          <w:t>DA51</w:t>
        </w:r>
      </w:hyperlink>
      <w:r>
        <w:t xml:space="preserve"> job produces the Phase I file after Front End runs and the </w:t>
      </w:r>
      <w:hyperlink r:id="rId17" w:history="1">
        <w:r w:rsidRPr="004F3A83">
          <w:rPr>
            <w:rStyle w:val="Hyperlink"/>
          </w:rPr>
          <w:t>DB75</w:t>
        </w:r>
      </w:hyperlink>
      <w:r>
        <w:t xml:space="preserve"> job produces the Phase II file after MPAP runs.</w:t>
      </w:r>
    </w:p>
    <w:p w14:paraId="23FE17AF" w14:textId="2B8B1564" w:rsidR="00F673D8" w:rsidRPr="001E198A" w:rsidRDefault="00F673D8" w:rsidP="00F673D8">
      <w:r w:rsidRPr="001E198A">
        <w:t xml:space="preserve">Phase I </w:t>
      </w:r>
      <w:r>
        <w:t>–</w:t>
      </w:r>
      <w:r w:rsidRPr="001E198A">
        <w:t xml:space="preserve"> </w:t>
      </w:r>
      <w:r>
        <w:t>Pending Claim File – the I indicates Initia</w:t>
      </w:r>
      <w:r w:rsidRPr="001E198A">
        <w:t>l; the ending n</w:t>
      </w:r>
      <w:r>
        <w:t>umeric indicates the state:</w:t>
      </w:r>
    </w:p>
    <w:p w14:paraId="65DF4CD8" w14:textId="77777777" w:rsidR="00F673D8" w:rsidRPr="001E198A" w:rsidRDefault="00F673D8" w:rsidP="00F673D8">
      <w:pPr>
        <w:pStyle w:val="NormalBullet1"/>
      </w:pPr>
      <w:r>
        <w:t>&amp;N1..HBADT.AD&amp;PL.IDI1</w:t>
      </w:r>
    </w:p>
    <w:p w14:paraId="4293E41E" w14:textId="77777777" w:rsidR="00F673D8" w:rsidRPr="001E198A" w:rsidRDefault="00F673D8" w:rsidP="00F673D8">
      <w:pPr>
        <w:pStyle w:val="NormalBullet1"/>
      </w:pPr>
      <w:r w:rsidRPr="001E198A">
        <w:t>&amp;N1..HBADT.AD&amp;PL.IDI2</w:t>
      </w:r>
    </w:p>
    <w:p w14:paraId="3EA33115" w14:textId="77777777" w:rsidR="00F673D8" w:rsidRPr="001E198A" w:rsidRDefault="00F673D8" w:rsidP="00F673D8">
      <w:pPr>
        <w:pStyle w:val="NormalBullet1"/>
      </w:pPr>
      <w:r w:rsidRPr="001E198A">
        <w:t>&amp;N1..HBADT.AD&amp;PL.IDI3</w:t>
      </w:r>
    </w:p>
    <w:p w14:paraId="159ED8D6" w14:textId="77777777" w:rsidR="00F673D8" w:rsidRDefault="00F673D8" w:rsidP="00F673D8">
      <w:pPr>
        <w:pStyle w:val="NormalBullet1"/>
      </w:pPr>
      <w:r w:rsidRPr="001E198A">
        <w:t>&amp;N1..HBADT.AD&amp;PL.IDI4</w:t>
      </w:r>
    </w:p>
    <w:p w14:paraId="0561EF0E" w14:textId="77777777" w:rsidR="00F673D8" w:rsidRDefault="00F673D8" w:rsidP="00F673D8">
      <w:r>
        <w:t>Any new day claims that come into the month end wrap cycle will report to the following:</w:t>
      </w:r>
    </w:p>
    <w:p w14:paraId="191CAB67" w14:textId="77777777" w:rsidR="00F673D8" w:rsidRPr="001E198A" w:rsidRDefault="00F673D8" w:rsidP="00F673D8">
      <w:pPr>
        <w:pStyle w:val="NormalBullet1"/>
      </w:pPr>
      <w:r w:rsidRPr="001E198A">
        <w:t>&amp;N1..HBADT.A</w:t>
      </w:r>
      <w:r>
        <w:t>M</w:t>
      </w:r>
      <w:r w:rsidRPr="001E198A">
        <w:t>&amp;PL.IDI1</w:t>
      </w:r>
    </w:p>
    <w:p w14:paraId="7BE8548C" w14:textId="77777777" w:rsidR="00F673D8" w:rsidRPr="001E198A" w:rsidRDefault="00F673D8" w:rsidP="00F673D8">
      <w:pPr>
        <w:pStyle w:val="NormalBullet1"/>
      </w:pPr>
      <w:r w:rsidRPr="001E198A">
        <w:t>&amp;N1..HBADT.A</w:t>
      </w:r>
      <w:r>
        <w:t>M</w:t>
      </w:r>
      <w:r w:rsidRPr="001E198A">
        <w:t>&amp;PL.IDI2</w:t>
      </w:r>
    </w:p>
    <w:p w14:paraId="1B007FAA" w14:textId="77777777" w:rsidR="00F673D8" w:rsidRPr="001E198A" w:rsidRDefault="00F673D8" w:rsidP="00F673D8">
      <w:pPr>
        <w:pStyle w:val="NormalBullet1"/>
      </w:pPr>
      <w:r w:rsidRPr="001E198A">
        <w:t>&amp;N1..HBADT.A</w:t>
      </w:r>
      <w:r>
        <w:t>M</w:t>
      </w:r>
      <w:r w:rsidRPr="001E198A">
        <w:t>&amp;PL.IDI3</w:t>
      </w:r>
    </w:p>
    <w:p w14:paraId="7D2E5985" w14:textId="77777777" w:rsidR="00F673D8" w:rsidRDefault="00F673D8" w:rsidP="00F673D8">
      <w:pPr>
        <w:pStyle w:val="NormalBullet1"/>
      </w:pPr>
      <w:r w:rsidRPr="001E198A">
        <w:t>&amp;N1..HBADT.A</w:t>
      </w:r>
      <w:r>
        <w:t>M</w:t>
      </w:r>
      <w:r w:rsidRPr="001E198A">
        <w:t>&amp;PL.IDI4</w:t>
      </w:r>
    </w:p>
    <w:p w14:paraId="434D2293" w14:textId="3DC7B7B7" w:rsidR="00F673D8" w:rsidRDefault="00F673D8" w:rsidP="00F673D8">
      <w:r>
        <w:rPr>
          <w:b/>
        </w:rPr>
        <w:t>File Two</w:t>
      </w:r>
      <w:r>
        <w:t xml:space="preserve"> </w:t>
      </w:r>
      <w:r w:rsidRPr="004F3A83">
        <w:t xml:space="preserve">(produced in the </w:t>
      </w:r>
      <w:hyperlink r:id="rId18" w:history="1">
        <w:r w:rsidRPr="00104875">
          <w:rPr>
            <w:rStyle w:val="Hyperlink"/>
          </w:rPr>
          <w:t>DB75</w:t>
        </w:r>
      </w:hyperlink>
      <w:r w:rsidRPr="004F3A83">
        <w:t xml:space="preserve"> job) </w:t>
      </w:r>
      <w:r>
        <w:t>– Phase II cycle claims are defined as those claims waiting on the payment floor. These claims have completed processing but the bank information has not been applied to the claim. Each claim will only be sent one time in this phase. It will be sent when the claim moves to a MCS location of 065, 067, or 90. If an adjustment should move from an approved to pay location (065 or 067) to the delete location (090), it will report once when it moves to the approved to pay location and again when it moves to location 090. Claims in location 076 are not included in Phase II.</w:t>
      </w:r>
    </w:p>
    <w:p w14:paraId="013445BC" w14:textId="16FABDC4" w:rsidR="00F673D8" w:rsidRDefault="00F673D8" w:rsidP="00F673D8">
      <w:r w:rsidRPr="00B861A7">
        <w:rPr>
          <w:b/>
        </w:rPr>
        <w:t>Note:</w:t>
      </w:r>
      <w:r>
        <w:t xml:space="preserve"> The Phase II claim may not have all editing/auditing information at this point. Some of the data may not be passed to history until the claim finalizes (example K Detail Trailer and J Header Trailer).</w:t>
      </w:r>
    </w:p>
    <w:p w14:paraId="0F57BF40" w14:textId="63DC5DA6" w:rsidR="00F673D8" w:rsidRPr="001E198A" w:rsidRDefault="00F673D8" w:rsidP="00F673D8">
      <w:r w:rsidRPr="001E198A">
        <w:t xml:space="preserve">Phase II </w:t>
      </w:r>
      <w:r>
        <w:t>–</w:t>
      </w:r>
      <w:r w:rsidRPr="001E198A">
        <w:t xml:space="preserve"> </w:t>
      </w:r>
      <w:r>
        <w:t>Approved To Pay Claim File - t</w:t>
      </w:r>
      <w:r w:rsidRPr="001E198A">
        <w:t>he A indicates approved to pay; the ending numeric indicates the state</w:t>
      </w:r>
    </w:p>
    <w:p w14:paraId="3450BBAA" w14:textId="77777777" w:rsidR="00F673D8" w:rsidRPr="001E198A" w:rsidRDefault="00F673D8" w:rsidP="009C083B">
      <w:pPr>
        <w:pStyle w:val="NormalBullet1"/>
      </w:pPr>
      <w:r w:rsidRPr="001E198A">
        <w:t>&amp;N1..HBBDT.A</w:t>
      </w:r>
      <w:r>
        <w:t>D</w:t>
      </w:r>
      <w:r w:rsidRPr="001E198A">
        <w:t>&amp;PL.IDA1</w:t>
      </w:r>
    </w:p>
    <w:p w14:paraId="183C3231" w14:textId="77777777" w:rsidR="00F673D8" w:rsidRPr="001E198A" w:rsidRDefault="00F673D8" w:rsidP="009C083B">
      <w:pPr>
        <w:pStyle w:val="NormalBullet1"/>
      </w:pPr>
      <w:r w:rsidRPr="001E198A">
        <w:t>&amp;N1..HBBDT.A</w:t>
      </w:r>
      <w:r>
        <w:t>D</w:t>
      </w:r>
      <w:r w:rsidRPr="001E198A">
        <w:t>&amp;PL.IDA2</w:t>
      </w:r>
    </w:p>
    <w:p w14:paraId="585E3593" w14:textId="77777777" w:rsidR="00F673D8" w:rsidRPr="001E198A" w:rsidRDefault="00F673D8" w:rsidP="009C083B">
      <w:pPr>
        <w:pStyle w:val="NormalBullet1"/>
      </w:pPr>
      <w:r w:rsidRPr="001E198A">
        <w:t>&amp;N1..HBBDT.A</w:t>
      </w:r>
      <w:r>
        <w:t>D</w:t>
      </w:r>
      <w:r w:rsidRPr="001E198A">
        <w:t>&amp;PL.IDA3</w:t>
      </w:r>
    </w:p>
    <w:p w14:paraId="313A35F3" w14:textId="77777777" w:rsidR="00F673D8" w:rsidRPr="001E198A" w:rsidRDefault="00F673D8" w:rsidP="009C083B">
      <w:pPr>
        <w:pStyle w:val="NormalBullet1"/>
      </w:pPr>
      <w:r w:rsidRPr="001E198A">
        <w:t>&amp;N1..HBBDT.A</w:t>
      </w:r>
      <w:r>
        <w:t>D</w:t>
      </w:r>
      <w:r w:rsidRPr="001E198A">
        <w:t>&amp;PL.IDA4</w:t>
      </w:r>
    </w:p>
    <w:p w14:paraId="7459FECC" w14:textId="714FE9B7" w:rsidR="00F673D8" w:rsidRDefault="00F673D8" w:rsidP="00F673D8">
      <w:r>
        <w:rPr>
          <w:b/>
        </w:rPr>
        <w:t>File Three</w:t>
      </w:r>
      <w:r w:rsidRPr="004F4FD0">
        <w:t xml:space="preserve"> (produced in the </w:t>
      </w:r>
      <w:hyperlink r:id="rId19" w:history="1">
        <w:r w:rsidRPr="004F4FD0">
          <w:rPr>
            <w:rStyle w:val="Hyperlink"/>
          </w:rPr>
          <w:t>DB75</w:t>
        </w:r>
      </w:hyperlink>
      <w:r w:rsidRPr="004F4FD0">
        <w:t xml:space="preserve"> job)</w:t>
      </w:r>
      <w:r>
        <w:t xml:space="preserve"> – Phase III cycle claims are defined as those claims which have completed processing and the bank information has been applied to the claim. Each claim will only be sent one time in this phase. It will be sent when the claim has moved to a MCS final location equal to or greater than 070 (to include location 072 and 076) and less than 100. Claims in location 090 are not included. The implementation of CMS CR 7054 INFOMAN CR40551 into the January 2011 release, combined File Four (Changed Claims) into Phase III. Phase III also contains any changed claims. Changed claims are identified as those claims which have had the claim or bank information altered. This would include changes to an original claim once an adjustment to that claim has been finalized. It also includes void and reissues, stop pays and voids, etc. Claims that have been altered due to HIC changes are not captured in any of the Phases.</w:t>
      </w:r>
    </w:p>
    <w:p w14:paraId="3A8E7770" w14:textId="4525C964" w:rsidR="00F673D8" w:rsidRPr="00656562" w:rsidRDefault="00F673D8" w:rsidP="00F673D8">
      <w:pPr>
        <w:rPr>
          <w:szCs w:val="22"/>
        </w:rPr>
      </w:pPr>
      <w:r w:rsidRPr="00656562">
        <w:rPr>
          <w:szCs w:val="22"/>
        </w:rPr>
        <w:t xml:space="preserve">The implementation of CMS CR 7362 INFOMAN CR43398 into the October 2011 release breaks the one time Phase III history file extracts into smaller segments to allow the file transmission via </w:t>
      </w:r>
      <w:r>
        <w:rPr>
          <w:szCs w:val="22"/>
        </w:rPr>
        <w:t>Connect: Direct</w:t>
      </w:r>
      <w:r w:rsidRPr="00656562">
        <w:rPr>
          <w:szCs w:val="22"/>
        </w:rPr>
        <w:t xml:space="preserve"> for load into the IDR. The </w:t>
      </w:r>
      <w:r>
        <w:rPr>
          <w:szCs w:val="22"/>
        </w:rPr>
        <w:t>Connect: Direct</w:t>
      </w:r>
      <w:r w:rsidRPr="00656562">
        <w:rPr>
          <w:szCs w:val="22"/>
        </w:rPr>
        <w:t xml:space="preserve"> can support transmission of files not exceeding 120 G</w:t>
      </w:r>
      <w:r>
        <w:rPr>
          <w:szCs w:val="22"/>
        </w:rPr>
        <w:t>B</w:t>
      </w:r>
      <w:r w:rsidRPr="00656562">
        <w:rPr>
          <w:szCs w:val="22"/>
        </w:rPr>
        <w:t xml:space="preserve">. </w:t>
      </w:r>
      <w:r w:rsidRPr="00656562">
        <w:rPr>
          <w:color w:val="000000"/>
          <w:szCs w:val="22"/>
        </w:rPr>
        <w:t>The first file contains claims finalized on or after October 1, 2010. Claims prior to October 1, 2010 may be present if a history purge has not been run in 2011.</w:t>
      </w:r>
      <w:r>
        <w:rPr>
          <w:color w:val="000000"/>
          <w:szCs w:val="22"/>
        </w:rPr>
        <w:t xml:space="preserve"> </w:t>
      </w:r>
      <w:r w:rsidRPr="00656562">
        <w:rPr>
          <w:color w:val="000000"/>
          <w:szCs w:val="22"/>
        </w:rPr>
        <w:t xml:space="preserve">Claims not purged due to purge criteria not being met may be present on the files, refer to specification </w:t>
      </w:r>
      <w:hyperlink r:id="rId20" w:history="1">
        <w:r w:rsidRPr="009D2E27">
          <w:rPr>
            <w:rStyle w:val="Hyperlink"/>
            <w:szCs w:val="22"/>
          </w:rPr>
          <w:t xml:space="preserve">S1683000 </w:t>
        </w:r>
      </w:hyperlink>
      <w:r w:rsidRPr="00656562">
        <w:rPr>
          <w:color w:val="000000"/>
          <w:szCs w:val="22"/>
        </w:rPr>
        <w:t>for purge criteria. Deleted claims will not be present.</w:t>
      </w:r>
      <w:r>
        <w:rPr>
          <w:color w:val="000000"/>
          <w:szCs w:val="22"/>
        </w:rPr>
        <w:t xml:space="preserve"> </w:t>
      </w:r>
      <w:r w:rsidRPr="00656562">
        <w:rPr>
          <w:color w:val="000000"/>
          <w:szCs w:val="22"/>
        </w:rPr>
        <w:t>The files are further broken down into one or more files based on the size limitation of 120GB.</w:t>
      </w:r>
    </w:p>
    <w:p w14:paraId="492092D0" w14:textId="5119D040" w:rsidR="00F673D8" w:rsidRPr="00656562" w:rsidRDefault="00F673D8" w:rsidP="00F673D8">
      <w:pPr>
        <w:rPr>
          <w:szCs w:val="22"/>
        </w:rPr>
      </w:pPr>
      <w:r w:rsidRPr="00656562">
        <w:rPr>
          <w:szCs w:val="22"/>
        </w:rPr>
        <w:t xml:space="preserve">The second file contains claims finalized prior to and not including October 1, 2010. The file is then broken down into one or more files based upon </w:t>
      </w:r>
      <w:r>
        <w:rPr>
          <w:szCs w:val="22"/>
        </w:rPr>
        <w:t>the size limitation of 120 GB.</w:t>
      </w:r>
    </w:p>
    <w:p w14:paraId="681D899D" w14:textId="77777777" w:rsidR="00F673D8" w:rsidRPr="001E198A" w:rsidRDefault="00F673D8" w:rsidP="00F673D8">
      <w:r w:rsidRPr="001E198A">
        <w:t xml:space="preserve">Phase III </w:t>
      </w:r>
      <w:r>
        <w:t>–</w:t>
      </w:r>
      <w:r w:rsidRPr="001E198A">
        <w:t xml:space="preserve"> </w:t>
      </w:r>
      <w:r>
        <w:t xml:space="preserve">Finalized Claim File – </w:t>
      </w:r>
      <w:r w:rsidRPr="001E198A">
        <w:t>The F indicates finalized claims; the ending numeric indicates the state</w:t>
      </w:r>
      <w:r>
        <w:t>:</w:t>
      </w:r>
    </w:p>
    <w:p w14:paraId="503530E4" w14:textId="77777777" w:rsidR="00F673D8" w:rsidRPr="001E198A" w:rsidRDefault="00F673D8" w:rsidP="009C083B">
      <w:pPr>
        <w:pStyle w:val="NormalBullet1"/>
      </w:pPr>
      <w:r w:rsidRPr="001E198A">
        <w:t>&amp;N1..HBBDT.A</w:t>
      </w:r>
      <w:r>
        <w:t>D</w:t>
      </w:r>
      <w:r w:rsidRPr="001E198A">
        <w:t>&amp;PL.IDF1</w:t>
      </w:r>
    </w:p>
    <w:p w14:paraId="23A1780A" w14:textId="77777777" w:rsidR="00F673D8" w:rsidRPr="001E198A" w:rsidRDefault="00F673D8" w:rsidP="009C083B">
      <w:pPr>
        <w:pStyle w:val="NormalBullet1"/>
      </w:pPr>
      <w:r w:rsidRPr="001E198A">
        <w:t>&amp;N1..HBBDT.A</w:t>
      </w:r>
      <w:r>
        <w:t>D</w:t>
      </w:r>
      <w:r w:rsidRPr="001E198A">
        <w:t>&amp;PL.IDF2</w:t>
      </w:r>
    </w:p>
    <w:p w14:paraId="0486EFFA" w14:textId="77777777" w:rsidR="00F673D8" w:rsidRPr="001E198A" w:rsidRDefault="00F673D8" w:rsidP="009C083B">
      <w:pPr>
        <w:pStyle w:val="NormalBullet1"/>
      </w:pPr>
      <w:r w:rsidRPr="001E198A">
        <w:t>&amp;N1..HBBDT.A</w:t>
      </w:r>
      <w:r>
        <w:t>D</w:t>
      </w:r>
      <w:r w:rsidRPr="001E198A">
        <w:t>&amp;PL.IDF3</w:t>
      </w:r>
    </w:p>
    <w:p w14:paraId="47B10337" w14:textId="77777777" w:rsidR="00F673D8" w:rsidRDefault="00F673D8" w:rsidP="009C083B">
      <w:pPr>
        <w:pStyle w:val="NormalBullet1"/>
      </w:pPr>
      <w:r w:rsidRPr="001E198A">
        <w:t>&amp;N1..HBBDT.A</w:t>
      </w:r>
      <w:r>
        <w:t>D</w:t>
      </w:r>
      <w:r w:rsidRPr="001E198A">
        <w:t>&amp;PL.IDF4</w:t>
      </w:r>
    </w:p>
    <w:p w14:paraId="4A3B36E8" w14:textId="014E442E" w:rsidR="00F673D8" w:rsidRDefault="00F673D8" w:rsidP="00F673D8">
      <w:r>
        <w:t xml:space="preserve">CMS can potentially receive one claim in Phase I but that claim has the capability to split during processing. </w:t>
      </w:r>
      <w:r w:rsidR="00086612">
        <w:t>Should the split claim or the original claim suspend and change a</w:t>
      </w:r>
      <w:r w:rsidR="00086612" w:rsidRPr="00AC276C">
        <w:t xml:space="preserve"> location or a location date since the last batch cycle</w:t>
      </w:r>
      <w:r w:rsidR="00086612">
        <w:t>, it will report to Phase I</w:t>
      </w:r>
      <w:r w:rsidR="00086612" w:rsidRPr="00AC276C">
        <w:t>.</w:t>
      </w:r>
      <w:r w:rsidR="00086612">
        <w:t xml:space="preserve"> </w:t>
      </w:r>
      <w:r>
        <w:t>The Phase II and Phase III files will contain the original ICN from the Phase I file, but the split services will be on another claim with a different ICN</w:t>
      </w:r>
      <w:r w:rsidR="00086612">
        <w:t xml:space="preserve"> (on Phase I if applicable, as well as on Phases II and III)</w:t>
      </w:r>
      <w:r>
        <w:t xml:space="preserve">. The split claim will also contain the original ICN number in the XREF-ICN field. The same is true for adjustment claims. An adjustment claim will have a different ICN number from the original </w:t>
      </w:r>
      <w:r w:rsidRPr="00F65CC6">
        <w:t>but the XREF-ICN field will contain the original ICN number.</w:t>
      </w:r>
    </w:p>
    <w:p w14:paraId="58DF23E5" w14:textId="573790BE" w:rsidR="00F673D8" w:rsidRDefault="00F673D8" w:rsidP="00F673D8">
      <w:r w:rsidRPr="00F65CC6">
        <w:t>There will be one header record and one trailer record sent with each file. The header and trailer record Phase field will indicate the IDR file version:</w:t>
      </w:r>
      <w:r>
        <w:t xml:space="preserve"> </w:t>
      </w:r>
      <w:r w:rsidRPr="00F65CC6">
        <w:rPr>
          <w:szCs w:val="16"/>
        </w:rPr>
        <w:t xml:space="preserve">P1 for Daily Phase I, P2 for Daily Phase II, P3 for Daily Phase III, </w:t>
      </w:r>
      <w:r>
        <w:rPr>
          <w:szCs w:val="16"/>
        </w:rPr>
        <w:t>and</w:t>
      </w:r>
      <w:r w:rsidRPr="00F65CC6">
        <w:rPr>
          <w:szCs w:val="16"/>
        </w:rPr>
        <w:t xml:space="preserve"> H1 for History Phase I, H2 for History Phase II, H3 for History Phase III.</w:t>
      </w:r>
      <w:r>
        <w:rPr>
          <w:szCs w:val="16"/>
        </w:rPr>
        <w:t xml:space="preserve"> </w:t>
      </w:r>
      <w:r w:rsidRPr="00F65CC6">
        <w:t>The trailer record will indicate the number of claims records, the number of claim line records and the total number records, included in the file.</w:t>
      </w:r>
    </w:p>
    <w:p w14:paraId="1DCCD0DF" w14:textId="4F633668" w:rsidR="00F673D8" w:rsidRDefault="00F673D8" w:rsidP="00F673D8">
      <w:r>
        <w:t>The IDR file is the same layout for each claim phase. The fields will be populated if data is available at the time the claim is included in the file. Any field which does not have data available will be populated with the default value as defined in the file layout below.</w:t>
      </w:r>
    </w:p>
    <w:p w14:paraId="22291B40" w14:textId="77777777" w:rsidR="00F673D8" w:rsidRDefault="00F673D8" w:rsidP="00F673D8">
      <w:r w:rsidRPr="002879AD">
        <w:rPr>
          <w:b/>
        </w:rPr>
        <w:t>Note:</w:t>
      </w:r>
      <w:r>
        <w:t xml:space="preserve"> T</w:t>
      </w:r>
      <w:r w:rsidRPr="00B026C6">
        <w:t>he IDR-HD-COPYBOOK-VERSION field 34-41 in the IDR File Header Layout must be incremented by 1</w:t>
      </w:r>
      <w:r>
        <w:t xml:space="preserve"> each t</w:t>
      </w:r>
      <w:r w:rsidRPr="00B026C6">
        <w:t>ime one of the following record layouts are changed</w:t>
      </w:r>
      <w:r>
        <w:t>:</w:t>
      </w:r>
    </w:p>
    <w:p w14:paraId="16A2CA7F" w14:textId="3F065B25" w:rsidR="00F673D8" w:rsidRDefault="00F673D8" w:rsidP="009C083B">
      <w:pPr>
        <w:pStyle w:val="NormalBullet1"/>
      </w:pPr>
      <w:hyperlink w:anchor="IDRClaimHeaderLayout" w:history="1">
        <w:r w:rsidRPr="00721621">
          <w:rPr>
            <w:rStyle w:val="Hyperlink"/>
          </w:rPr>
          <w:t>IDR Claim Header Layout</w:t>
        </w:r>
      </w:hyperlink>
    </w:p>
    <w:p w14:paraId="7E3F2B65" w14:textId="3C8F2FBC" w:rsidR="00F673D8" w:rsidRPr="00681D70" w:rsidRDefault="00F673D8" w:rsidP="009C083B">
      <w:pPr>
        <w:pStyle w:val="NormalBullet1"/>
      </w:pPr>
      <w:hyperlink w:anchor="IDRClaimDetailLayout" w:history="1">
        <w:r w:rsidRPr="00C144D3">
          <w:rPr>
            <w:rStyle w:val="Hyperlink"/>
          </w:rPr>
          <w:t>IDR Claim Detail Layout</w:t>
        </w:r>
      </w:hyperlink>
    </w:p>
    <w:p w14:paraId="5870C9E9" w14:textId="642717EF" w:rsidR="00F673D8" w:rsidRPr="00681D70" w:rsidRDefault="00F673D8" w:rsidP="009C083B">
      <w:pPr>
        <w:pStyle w:val="NormalBullet1"/>
      </w:pPr>
      <w:hyperlink w:anchor="IDRFileHeaderLayout" w:history="1">
        <w:r w:rsidRPr="00721621">
          <w:rPr>
            <w:rStyle w:val="Hyperlink"/>
          </w:rPr>
          <w:t>IDR File Header Layout</w:t>
        </w:r>
      </w:hyperlink>
    </w:p>
    <w:p w14:paraId="79FED22C" w14:textId="616DA65F" w:rsidR="00F673D8" w:rsidRDefault="00F673D8" w:rsidP="009C083B">
      <w:pPr>
        <w:pStyle w:val="NormalBullet1"/>
      </w:pPr>
      <w:hyperlink w:anchor="IDRFileTrailerLayout" w:history="1">
        <w:r w:rsidRPr="00C144D3">
          <w:rPr>
            <w:rStyle w:val="Hyperlink"/>
          </w:rPr>
          <w:t>IDR File Trailer Layout</w:t>
        </w:r>
      </w:hyperlink>
    </w:p>
    <w:p w14:paraId="710D46B3" w14:textId="46591CAD" w:rsidR="00F673D8" w:rsidRPr="00E76B6F" w:rsidRDefault="00F673D8" w:rsidP="00F673D8">
      <w:r w:rsidRPr="00E76B6F">
        <w:t>As part of CR</w:t>
      </w:r>
      <w:r>
        <w:t xml:space="preserve">40551 CMS CR7054, implemented with the R2011100 release, MACs are to supply a crosswalk between old IDs and new IDs where the ID changes because of a change in the MAC organization such as a transition to a MAC. Refer to </w:t>
      </w:r>
      <w:hyperlink r:id="rId21" w:history="1">
        <w:r w:rsidRPr="00B74F8B">
          <w:rPr>
            <w:rStyle w:val="Hyperlink"/>
            <w:szCs w:val="22"/>
          </w:rPr>
          <w:t>S1450010</w:t>
        </w:r>
      </w:hyperlink>
      <w:r w:rsidRPr="00723243">
        <w:t xml:space="preserve"> f</w:t>
      </w:r>
      <w:r>
        <w:t>or details regarding the IDR Transition Cross Reference file.</w:t>
      </w:r>
    </w:p>
    <w:p w14:paraId="43BE4F6E" w14:textId="77777777" w:rsidR="00D758ED" w:rsidRDefault="00D758ED" w:rsidP="00D758ED">
      <w:pPr>
        <w:sectPr w:rsidR="00D758ED" w:rsidSect="00EF0CC6">
          <w:headerReference w:type="default" r:id="rId22"/>
          <w:footerReference w:type="default" r:id="rId23"/>
          <w:footerReference w:type="first" r:id="rId24"/>
          <w:pgSz w:w="12240" w:h="15840"/>
          <w:pgMar w:top="1440" w:right="1440" w:bottom="1440" w:left="1440" w:header="720" w:footer="720" w:gutter="0"/>
          <w:cols w:space="720"/>
          <w:titlePg/>
          <w:docGrid w:linePitch="360"/>
        </w:sectPr>
      </w:pPr>
    </w:p>
    <w:p w14:paraId="750B43B0" w14:textId="77777777" w:rsidR="009C083B" w:rsidRDefault="009C083B" w:rsidP="00233764">
      <w:pPr>
        <w:pStyle w:val="Heading3"/>
        <w:spacing w:before="0"/>
      </w:pPr>
      <w:bookmarkStart w:id="2" w:name="_Toc32404195"/>
      <w:bookmarkStart w:id="3" w:name="_Toc180744849"/>
      <w:r>
        <w:t>IDR Claim Extract Record Layouts</w:t>
      </w:r>
      <w:bookmarkEnd w:id="2"/>
      <w:bookmarkEnd w:id="3"/>
    </w:p>
    <w:p w14:paraId="0502A56A" w14:textId="77777777" w:rsidR="009C083B" w:rsidRDefault="009C083B" w:rsidP="009C083B">
      <w:r>
        <w:t>The IDR file will contain a header record, followed by claim header and details, and ending with a trailer record.</w:t>
      </w:r>
    </w:p>
    <w:p w14:paraId="51908183" w14:textId="77777777" w:rsidR="009C083B" w:rsidRDefault="009C083B" w:rsidP="009C083B">
      <w:r>
        <w:t>The IDR file layout is as follows:</w:t>
      </w:r>
    </w:p>
    <w:p w14:paraId="2FC56CA9" w14:textId="77777777" w:rsidR="009C083B" w:rsidRDefault="009C083B" w:rsidP="00D42665">
      <w:pPr>
        <w:pStyle w:val="Heading4"/>
      </w:pPr>
      <w:bookmarkStart w:id="4" w:name="IDRFileHeaderLayout"/>
      <w:bookmarkStart w:id="5" w:name="_Toc32404196"/>
      <w:bookmarkStart w:id="6" w:name="_Toc180744850"/>
      <w:bookmarkEnd w:id="4"/>
      <w:r>
        <w:t>IDR File Header Layout</w:t>
      </w:r>
      <w:bookmarkEnd w:id="5"/>
      <w:bookmarkEnd w:id="6"/>
    </w:p>
    <w:p w14:paraId="5B1B6C03" w14:textId="2F2E7436" w:rsidR="009C083B" w:rsidRPr="009C083B" w:rsidRDefault="009C083B" w:rsidP="009C083B">
      <w:pPr>
        <w:pStyle w:val="Caption"/>
      </w:pPr>
      <w:bookmarkStart w:id="7" w:name="_Toc180744865"/>
      <w:r>
        <w:t xml:space="preserve">Table </w:t>
      </w:r>
      <w:r w:rsidR="007826BE">
        <w:fldChar w:fldCharType="begin"/>
      </w:r>
      <w:r w:rsidR="007826BE">
        <w:instrText xml:space="preserve"> SEQ Table \* ARABIC </w:instrText>
      </w:r>
      <w:r w:rsidR="007826BE">
        <w:fldChar w:fldCharType="separate"/>
      </w:r>
      <w:r w:rsidR="007826BE">
        <w:rPr>
          <w:noProof/>
        </w:rPr>
        <w:t>1</w:t>
      </w:r>
      <w:r w:rsidR="007826BE">
        <w:rPr>
          <w:noProof/>
        </w:rPr>
        <w:fldChar w:fldCharType="end"/>
      </w:r>
      <w:r>
        <w:t xml:space="preserve">. </w:t>
      </w:r>
      <w:r w:rsidRPr="00CE23B4">
        <w:t>IDR File Header Layout</w:t>
      </w:r>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bottom w:w="58" w:type="dxa"/>
          <w:right w:w="115" w:type="dxa"/>
        </w:tblCellMar>
        <w:tblLook w:val="01E0" w:firstRow="1" w:lastRow="1" w:firstColumn="1" w:lastColumn="1" w:noHBand="0" w:noVBand="0"/>
        <w:tblCaption w:val="IDR File Header Layout"/>
        <w:tblDescription w:val="Lists header. field, field name, description, format, values, and no data value"/>
      </w:tblPr>
      <w:tblGrid>
        <w:gridCol w:w="1000"/>
        <w:gridCol w:w="2291"/>
        <w:gridCol w:w="3206"/>
        <w:gridCol w:w="3389"/>
        <w:gridCol w:w="974"/>
        <w:gridCol w:w="2059"/>
        <w:gridCol w:w="1471"/>
      </w:tblGrid>
      <w:tr w:rsidR="009C083B" w14:paraId="5C17B3FD" w14:textId="77777777" w:rsidTr="00245396">
        <w:trPr>
          <w:cantSplit/>
          <w:tblHeader/>
        </w:trPr>
        <w:tc>
          <w:tcPr>
            <w:tcW w:w="984" w:type="dxa"/>
            <w:shd w:val="clear" w:color="auto" w:fill="F2F2F2" w:themeFill="background1" w:themeFillShade="F2"/>
            <w:tcMar>
              <w:left w:w="58" w:type="dxa"/>
              <w:right w:w="58" w:type="dxa"/>
            </w:tcMar>
          </w:tcPr>
          <w:p w14:paraId="2889F2CD" w14:textId="613F524C" w:rsidR="009C083B" w:rsidRPr="009C083B" w:rsidRDefault="009C083B" w:rsidP="00135F82">
            <w:pPr>
              <w:pStyle w:val="TableText"/>
              <w:rPr>
                <w:b/>
              </w:rPr>
            </w:pPr>
            <w:r w:rsidRPr="009C083B">
              <w:rPr>
                <w:b/>
              </w:rPr>
              <w:t>Header</w:t>
            </w:r>
          </w:p>
        </w:tc>
        <w:tc>
          <w:tcPr>
            <w:tcW w:w="2251" w:type="dxa"/>
            <w:shd w:val="clear" w:color="auto" w:fill="F2F2F2" w:themeFill="background1" w:themeFillShade="F2"/>
          </w:tcPr>
          <w:p w14:paraId="4F34611D" w14:textId="77777777" w:rsidR="009C083B" w:rsidRPr="009C083B" w:rsidRDefault="009C083B" w:rsidP="00135F82">
            <w:pPr>
              <w:pStyle w:val="TableText"/>
              <w:rPr>
                <w:b/>
              </w:rPr>
            </w:pPr>
            <w:r w:rsidRPr="009C083B">
              <w:rPr>
                <w:b/>
              </w:rPr>
              <w:t>Field</w:t>
            </w:r>
          </w:p>
        </w:tc>
        <w:tc>
          <w:tcPr>
            <w:tcW w:w="3150" w:type="dxa"/>
            <w:shd w:val="clear" w:color="auto" w:fill="F2F2F2" w:themeFill="background1" w:themeFillShade="F2"/>
          </w:tcPr>
          <w:p w14:paraId="277E69AE" w14:textId="77777777" w:rsidR="009C083B" w:rsidRPr="009C083B" w:rsidRDefault="009C083B" w:rsidP="00135F82">
            <w:pPr>
              <w:pStyle w:val="TableText"/>
              <w:rPr>
                <w:b/>
              </w:rPr>
            </w:pPr>
            <w:r w:rsidRPr="009C083B">
              <w:rPr>
                <w:b/>
              </w:rPr>
              <w:t>Field Name</w:t>
            </w:r>
          </w:p>
        </w:tc>
        <w:tc>
          <w:tcPr>
            <w:tcW w:w="3330" w:type="dxa"/>
            <w:shd w:val="clear" w:color="auto" w:fill="F2F2F2" w:themeFill="background1" w:themeFillShade="F2"/>
          </w:tcPr>
          <w:p w14:paraId="37A91160" w14:textId="77777777" w:rsidR="009C083B" w:rsidRPr="009C083B" w:rsidRDefault="009C083B" w:rsidP="00135F82">
            <w:pPr>
              <w:pStyle w:val="TableText"/>
              <w:rPr>
                <w:b/>
              </w:rPr>
            </w:pPr>
            <w:r w:rsidRPr="009C083B">
              <w:rPr>
                <w:b/>
              </w:rPr>
              <w:t>Description</w:t>
            </w:r>
          </w:p>
        </w:tc>
        <w:tc>
          <w:tcPr>
            <w:tcW w:w="957" w:type="dxa"/>
            <w:shd w:val="clear" w:color="auto" w:fill="F2F2F2" w:themeFill="background1" w:themeFillShade="F2"/>
          </w:tcPr>
          <w:p w14:paraId="6C0C6F8E" w14:textId="77777777" w:rsidR="009C083B" w:rsidRPr="009C083B" w:rsidRDefault="009C083B" w:rsidP="00135F82">
            <w:pPr>
              <w:pStyle w:val="TableText"/>
              <w:rPr>
                <w:b/>
              </w:rPr>
            </w:pPr>
            <w:r w:rsidRPr="009C083B">
              <w:rPr>
                <w:b/>
              </w:rPr>
              <w:t>Format</w:t>
            </w:r>
          </w:p>
        </w:tc>
        <w:tc>
          <w:tcPr>
            <w:tcW w:w="2023" w:type="dxa"/>
            <w:shd w:val="clear" w:color="auto" w:fill="F2F2F2" w:themeFill="background1" w:themeFillShade="F2"/>
          </w:tcPr>
          <w:p w14:paraId="34209911" w14:textId="77777777" w:rsidR="009C083B" w:rsidRPr="009C083B" w:rsidRDefault="009C083B" w:rsidP="00135F82">
            <w:pPr>
              <w:pStyle w:val="TableText"/>
              <w:rPr>
                <w:b/>
              </w:rPr>
            </w:pPr>
            <w:r w:rsidRPr="009C083B">
              <w:rPr>
                <w:b/>
              </w:rPr>
              <w:t>Values</w:t>
            </w:r>
          </w:p>
        </w:tc>
        <w:tc>
          <w:tcPr>
            <w:tcW w:w="1445" w:type="dxa"/>
            <w:shd w:val="clear" w:color="auto" w:fill="F2F2F2" w:themeFill="background1" w:themeFillShade="F2"/>
          </w:tcPr>
          <w:p w14:paraId="619CEC07" w14:textId="77777777" w:rsidR="009C083B" w:rsidRPr="009C083B" w:rsidRDefault="009C083B" w:rsidP="00135F82">
            <w:pPr>
              <w:pStyle w:val="TableText"/>
              <w:rPr>
                <w:b/>
              </w:rPr>
            </w:pPr>
            <w:r w:rsidRPr="009C083B">
              <w:rPr>
                <w:b/>
              </w:rPr>
              <w:t>No Data Value</w:t>
            </w:r>
          </w:p>
        </w:tc>
      </w:tr>
      <w:tr w:rsidR="009C083B" w14:paraId="7943868B" w14:textId="77777777" w:rsidTr="00245396">
        <w:trPr>
          <w:cantSplit/>
        </w:trPr>
        <w:tc>
          <w:tcPr>
            <w:tcW w:w="984" w:type="dxa"/>
            <w:tcMar>
              <w:left w:w="58" w:type="dxa"/>
              <w:right w:w="58" w:type="dxa"/>
            </w:tcMar>
          </w:tcPr>
          <w:p w14:paraId="1460DCE3" w14:textId="77777777" w:rsidR="009C083B" w:rsidRPr="0015490F" w:rsidRDefault="009C083B" w:rsidP="009C083B">
            <w:pPr>
              <w:pStyle w:val="TableText"/>
            </w:pPr>
            <w:r w:rsidRPr="0015490F">
              <w:t>1</w:t>
            </w:r>
          </w:p>
        </w:tc>
        <w:tc>
          <w:tcPr>
            <w:tcW w:w="2251" w:type="dxa"/>
          </w:tcPr>
          <w:p w14:paraId="63069A20" w14:textId="77777777" w:rsidR="009C083B" w:rsidRPr="0015490F" w:rsidRDefault="009C083B" w:rsidP="009C083B">
            <w:pPr>
              <w:pStyle w:val="TableText"/>
            </w:pPr>
            <w:r>
              <w:t xml:space="preserve">System </w:t>
            </w:r>
            <w:r w:rsidRPr="0015490F">
              <w:t>Identifier</w:t>
            </w:r>
          </w:p>
        </w:tc>
        <w:tc>
          <w:tcPr>
            <w:tcW w:w="3150" w:type="dxa"/>
          </w:tcPr>
          <w:p w14:paraId="0F53972B" w14:textId="6CC5E767" w:rsidR="009C083B" w:rsidRPr="00162F46" w:rsidRDefault="009C083B" w:rsidP="009C083B">
            <w:pPr>
              <w:pStyle w:val="TableText"/>
              <w:rPr>
                <w:color w:val="000000"/>
              </w:rPr>
            </w:pPr>
            <w:r w:rsidRPr="00162F46">
              <w:rPr>
                <w:color w:val="000000"/>
              </w:rPr>
              <w:t>:P:</w:t>
            </w:r>
            <w:hyperlink r:id="rId25" w:history="1">
              <w:r w:rsidRPr="00D865E9">
                <w:rPr>
                  <w:rStyle w:val="Hyperlink"/>
                </w:rPr>
                <w:t>IDR-HD-SYSTEM-ID</w:t>
              </w:r>
            </w:hyperlink>
          </w:p>
        </w:tc>
        <w:tc>
          <w:tcPr>
            <w:tcW w:w="3330" w:type="dxa"/>
          </w:tcPr>
          <w:p w14:paraId="14DB026C" w14:textId="46716BCE" w:rsidR="009C083B" w:rsidRPr="0015490F" w:rsidRDefault="009C083B" w:rsidP="009C083B">
            <w:pPr>
              <w:pStyle w:val="TableText"/>
            </w:pPr>
            <w:r>
              <w:t>Identifies MCS as the system</w:t>
            </w:r>
          </w:p>
        </w:tc>
        <w:tc>
          <w:tcPr>
            <w:tcW w:w="957" w:type="dxa"/>
          </w:tcPr>
          <w:p w14:paraId="30F8ACBF" w14:textId="77777777" w:rsidR="009C083B" w:rsidRPr="0015490F" w:rsidRDefault="009C083B" w:rsidP="009C083B">
            <w:pPr>
              <w:pStyle w:val="TableText"/>
            </w:pPr>
            <w:r>
              <w:t>3 C</w:t>
            </w:r>
          </w:p>
        </w:tc>
        <w:tc>
          <w:tcPr>
            <w:tcW w:w="2023" w:type="dxa"/>
          </w:tcPr>
          <w:p w14:paraId="4F07E81D" w14:textId="7CED248A" w:rsidR="009C083B" w:rsidRPr="0015490F" w:rsidRDefault="006B0558" w:rsidP="006B0558">
            <w:pPr>
              <w:pStyle w:val="TableText"/>
            </w:pPr>
            <w:r w:rsidRPr="006B0558">
              <w:rPr>
                <w:b/>
              </w:rPr>
              <w:t xml:space="preserve">Valid </w:t>
            </w:r>
            <w:r w:rsidR="009C083B" w:rsidRPr="006B0558">
              <w:rPr>
                <w:b/>
              </w:rPr>
              <w:t>Value</w:t>
            </w:r>
            <w:r>
              <w:rPr>
                <w:b/>
              </w:rPr>
              <w:t>:</w:t>
            </w:r>
            <w:r w:rsidR="009C083B">
              <w:t xml:space="preserve"> MCS</w:t>
            </w:r>
          </w:p>
        </w:tc>
        <w:tc>
          <w:tcPr>
            <w:tcW w:w="1445" w:type="dxa"/>
          </w:tcPr>
          <w:p w14:paraId="7D607A5F" w14:textId="77777777" w:rsidR="009C083B" w:rsidRDefault="009C083B" w:rsidP="009C083B">
            <w:pPr>
              <w:pStyle w:val="TableText"/>
            </w:pPr>
            <w:r>
              <w:t>-</w:t>
            </w:r>
          </w:p>
        </w:tc>
      </w:tr>
      <w:tr w:rsidR="009C083B" w14:paraId="2A3A0F6C" w14:textId="77777777" w:rsidTr="00245396">
        <w:trPr>
          <w:cantSplit/>
        </w:trPr>
        <w:tc>
          <w:tcPr>
            <w:tcW w:w="984" w:type="dxa"/>
            <w:tcMar>
              <w:left w:w="58" w:type="dxa"/>
              <w:right w:w="58" w:type="dxa"/>
            </w:tcMar>
          </w:tcPr>
          <w:p w14:paraId="2E8D8266" w14:textId="77777777" w:rsidR="009C083B" w:rsidRPr="0015490F" w:rsidRDefault="009C083B" w:rsidP="009C083B">
            <w:pPr>
              <w:pStyle w:val="TableText"/>
            </w:pPr>
            <w:r>
              <w:t>4</w:t>
            </w:r>
          </w:p>
        </w:tc>
        <w:tc>
          <w:tcPr>
            <w:tcW w:w="2251" w:type="dxa"/>
          </w:tcPr>
          <w:p w14:paraId="05D05F4C" w14:textId="77777777" w:rsidR="009C083B" w:rsidRPr="0015490F" w:rsidRDefault="009C083B" w:rsidP="009C083B">
            <w:pPr>
              <w:pStyle w:val="TableText"/>
            </w:pPr>
            <w:r w:rsidRPr="0015490F">
              <w:t>Record Type Identifier</w:t>
            </w:r>
          </w:p>
        </w:tc>
        <w:tc>
          <w:tcPr>
            <w:tcW w:w="3150" w:type="dxa"/>
          </w:tcPr>
          <w:p w14:paraId="25E48ABA" w14:textId="074DE99E" w:rsidR="009C083B" w:rsidRPr="00162F46" w:rsidRDefault="009C083B" w:rsidP="009C083B">
            <w:pPr>
              <w:pStyle w:val="TableText"/>
              <w:rPr>
                <w:color w:val="000000"/>
              </w:rPr>
            </w:pPr>
            <w:r w:rsidRPr="00162F46">
              <w:rPr>
                <w:color w:val="000000"/>
              </w:rPr>
              <w:t>:P:</w:t>
            </w:r>
            <w:hyperlink r:id="rId26" w:history="1">
              <w:r w:rsidRPr="00C4752B">
                <w:rPr>
                  <w:rStyle w:val="Hyperlink"/>
                </w:rPr>
                <w:t>IDR-HD-RECORD-TYPE</w:t>
              </w:r>
            </w:hyperlink>
          </w:p>
        </w:tc>
        <w:tc>
          <w:tcPr>
            <w:tcW w:w="3330" w:type="dxa"/>
          </w:tcPr>
          <w:p w14:paraId="4BAACA2D" w14:textId="77777777" w:rsidR="009C083B" w:rsidRPr="0015490F" w:rsidRDefault="009C083B" w:rsidP="009C083B">
            <w:pPr>
              <w:pStyle w:val="TableText"/>
            </w:pPr>
            <w:r>
              <w:t>Header identifier</w:t>
            </w:r>
          </w:p>
        </w:tc>
        <w:tc>
          <w:tcPr>
            <w:tcW w:w="957" w:type="dxa"/>
          </w:tcPr>
          <w:p w14:paraId="721AFA8F" w14:textId="77777777" w:rsidR="009C083B" w:rsidRPr="0015490F" w:rsidRDefault="009C083B" w:rsidP="009C083B">
            <w:pPr>
              <w:pStyle w:val="TableText"/>
            </w:pPr>
            <w:r>
              <w:t>1 C</w:t>
            </w:r>
          </w:p>
        </w:tc>
        <w:tc>
          <w:tcPr>
            <w:tcW w:w="2023" w:type="dxa"/>
          </w:tcPr>
          <w:p w14:paraId="100B3477" w14:textId="3F30198D" w:rsidR="009C083B" w:rsidRPr="0015490F" w:rsidRDefault="006B0558" w:rsidP="006B0558">
            <w:pPr>
              <w:pStyle w:val="TableText"/>
            </w:pPr>
            <w:r w:rsidRPr="006B0558">
              <w:rPr>
                <w:b/>
              </w:rPr>
              <w:t xml:space="preserve">Valid </w:t>
            </w:r>
            <w:r w:rsidR="009C083B" w:rsidRPr="006B0558">
              <w:rPr>
                <w:b/>
              </w:rPr>
              <w:t>Value</w:t>
            </w:r>
            <w:r>
              <w:t>:</w:t>
            </w:r>
            <w:r w:rsidR="009C083B" w:rsidRPr="0015490F">
              <w:t xml:space="preserve"> H</w:t>
            </w:r>
          </w:p>
        </w:tc>
        <w:tc>
          <w:tcPr>
            <w:tcW w:w="1445" w:type="dxa"/>
          </w:tcPr>
          <w:p w14:paraId="18E87E18" w14:textId="77777777" w:rsidR="009C083B" w:rsidRDefault="009C083B" w:rsidP="009C083B">
            <w:pPr>
              <w:pStyle w:val="TableText"/>
            </w:pPr>
            <w:r>
              <w:t>-</w:t>
            </w:r>
          </w:p>
        </w:tc>
      </w:tr>
      <w:tr w:rsidR="009C083B" w14:paraId="5E8006B8" w14:textId="77777777" w:rsidTr="00245396">
        <w:trPr>
          <w:cantSplit/>
        </w:trPr>
        <w:tc>
          <w:tcPr>
            <w:tcW w:w="984" w:type="dxa"/>
            <w:tcMar>
              <w:left w:w="58" w:type="dxa"/>
              <w:right w:w="58" w:type="dxa"/>
            </w:tcMar>
          </w:tcPr>
          <w:p w14:paraId="106E7EA0" w14:textId="77777777" w:rsidR="009C083B" w:rsidRPr="0015490F" w:rsidRDefault="009C083B" w:rsidP="009C083B">
            <w:pPr>
              <w:pStyle w:val="TableText"/>
            </w:pPr>
            <w:r>
              <w:t>5</w:t>
            </w:r>
          </w:p>
        </w:tc>
        <w:tc>
          <w:tcPr>
            <w:tcW w:w="2251" w:type="dxa"/>
          </w:tcPr>
          <w:p w14:paraId="79FC722D" w14:textId="77777777" w:rsidR="009C083B" w:rsidRPr="0015490F" w:rsidRDefault="009C083B" w:rsidP="009C083B">
            <w:pPr>
              <w:pStyle w:val="TableText"/>
            </w:pPr>
            <w:r>
              <w:t>Record Phase</w:t>
            </w:r>
          </w:p>
        </w:tc>
        <w:tc>
          <w:tcPr>
            <w:tcW w:w="3150" w:type="dxa"/>
          </w:tcPr>
          <w:p w14:paraId="64B50F13" w14:textId="770CA614" w:rsidR="009C083B" w:rsidRPr="00162F46" w:rsidRDefault="009C083B" w:rsidP="009C083B">
            <w:pPr>
              <w:pStyle w:val="TableText"/>
              <w:rPr>
                <w:color w:val="000000"/>
              </w:rPr>
            </w:pPr>
            <w:r w:rsidRPr="00162F46">
              <w:rPr>
                <w:color w:val="000000"/>
              </w:rPr>
              <w:t>:P:</w:t>
            </w:r>
            <w:hyperlink r:id="rId27" w:history="1">
              <w:r w:rsidRPr="00D865E9">
                <w:rPr>
                  <w:rStyle w:val="Hyperlink"/>
                </w:rPr>
                <w:t>IDR-HD-RECORD-PHASE</w:t>
              </w:r>
            </w:hyperlink>
          </w:p>
        </w:tc>
        <w:tc>
          <w:tcPr>
            <w:tcW w:w="3330" w:type="dxa"/>
          </w:tcPr>
          <w:p w14:paraId="1D340EB6" w14:textId="77777777" w:rsidR="006B0558" w:rsidRDefault="009C083B" w:rsidP="009C083B">
            <w:pPr>
              <w:pStyle w:val="TableText"/>
            </w:pPr>
            <w:r>
              <w:t>P1, P2, P3 values represent Phase I, Phase II and Phase III on the Daily IDR</w:t>
            </w:r>
            <w:r w:rsidR="006B0558">
              <w:t>.</w:t>
            </w:r>
          </w:p>
          <w:p w14:paraId="111026F2" w14:textId="247BE101" w:rsidR="009C083B" w:rsidRPr="0015490F" w:rsidRDefault="009C083B" w:rsidP="009C083B">
            <w:pPr>
              <w:pStyle w:val="TableText"/>
            </w:pPr>
            <w:r>
              <w:t xml:space="preserve">H1, H2, H3 values represent Phase I, Phase II and Phase III on the One Time History Extract </w:t>
            </w:r>
          </w:p>
        </w:tc>
        <w:tc>
          <w:tcPr>
            <w:tcW w:w="957" w:type="dxa"/>
          </w:tcPr>
          <w:p w14:paraId="33B2B9A1" w14:textId="77777777" w:rsidR="009C083B" w:rsidRPr="0015490F" w:rsidRDefault="009C083B" w:rsidP="009C083B">
            <w:pPr>
              <w:pStyle w:val="TableText"/>
            </w:pPr>
            <w:r>
              <w:t>2 C</w:t>
            </w:r>
          </w:p>
        </w:tc>
        <w:tc>
          <w:tcPr>
            <w:tcW w:w="2023" w:type="dxa"/>
          </w:tcPr>
          <w:p w14:paraId="6A88134D" w14:textId="24BDA63D" w:rsidR="009C083B" w:rsidRPr="0015490F" w:rsidRDefault="006B0558" w:rsidP="009C083B">
            <w:pPr>
              <w:pStyle w:val="TableText"/>
            </w:pPr>
            <w:r w:rsidRPr="006B0558">
              <w:rPr>
                <w:b/>
              </w:rPr>
              <w:t xml:space="preserve">Valid </w:t>
            </w:r>
            <w:r w:rsidR="009C083B" w:rsidRPr="006B0558">
              <w:rPr>
                <w:b/>
              </w:rPr>
              <w:t>Value</w:t>
            </w:r>
            <w:r w:rsidRPr="006B0558">
              <w:rPr>
                <w:b/>
              </w:rPr>
              <w:t>s</w:t>
            </w:r>
            <w:r w:rsidR="009C083B">
              <w:t>: P1, P2, P3, CH, H1, H2, H3</w:t>
            </w:r>
          </w:p>
        </w:tc>
        <w:tc>
          <w:tcPr>
            <w:tcW w:w="1445" w:type="dxa"/>
          </w:tcPr>
          <w:p w14:paraId="01596B8F" w14:textId="77777777" w:rsidR="009C083B" w:rsidRPr="0015490F" w:rsidRDefault="009C083B" w:rsidP="009C083B">
            <w:pPr>
              <w:pStyle w:val="TableText"/>
            </w:pPr>
            <w:r>
              <w:t>-</w:t>
            </w:r>
          </w:p>
        </w:tc>
      </w:tr>
      <w:tr w:rsidR="009C083B" w14:paraId="547AC570" w14:textId="77777777" w:rsidTr="00245396">
        <w:trPr>
          <w:cantSplit/>
        </w:trPr>
        <w:tc>
          <w:tcPr>
            <w:tcW w:w="984" w:type="dxa"/>
            <w:tcMar>
              <w:left w:w="58" w:type="dxa"/>
              <w:right w:w="58" w:type="dxa"/>
            </w:tcMar>
          </w:tcPr>
          <w:p w14:paraId="708E9C68" w14:textId="687EC493" w:rsidR="009C083B" w:rsidRPr="0015490F" w:rsidRDefault="009C083B" w:rsidP="009C083B">
            <w:pPr>
              <w:pStyle w:val="TableText"/>
            </w:pPr>
            <w:r>
              <w:t>7 – 11</w:t>
            </w:r>
          </w:p>
        </w:tc>
        <w:tc>
          <w:tcPr>
            <w:tcW w:w="2251" w:type="dxa"/>
          </w:tcPr>
          <w:p w14:paraId="2A1325BD" w14:textId="77777777" w:rsidR="009C083B" w:rsidRPr="0015490F" w:rsidRDefault="009C083B" w:rsidP="009C083B">
            <w:pPr>
              <w:pStyle w:val="TableText"/>
            </w:pPr>
            <w:r>
              <w:t>Workload ID</w:t>
            </w:r>
          </w:p>
        </w:tc>
        <w:tc>
          <w:tcPr>
            <w:tcW w:w="3150" w:type="dxa"/>
          </w:tcPr>
          <w:p w14:paraId="3B9B8320" w14:textId="75BE2EF2" w:rsidR="009C083B" w:rsidRPr="00162F46" w:rsidRDefault="009C083B" w:rsidP="009C083B">
            <w:pPr>
              <w:pStyle w:val="TableText"/>
              <w:rPr>
                <w:color w:val="000000"/>
              </w:rPr>
            </w:pPr>
            <w:r w:rsidRPr="00162F46">
              <w:rPr>
                <w:color w:val="000000"/>
              </w:rPr>
              <w:t>:P:</w:t>
            </w:r>
            <w:hyperlink r:id="rId28" w:history="1">
              <w:r w:rsidRPr="00D865E9">
                <w:rPr>
                  <w:rStyle w:val="Hyperlink"/>
                </w:rPr>
                <w:t>IDR-HD-WORKLOAD-CONTR-ID</w:t>
              </w:r>
            </w:hyperlink>
          </w:p>
        </w:tc>
        <w:tc>
          <w:tcPr>
            <w:tcW w:w="3330" w:type="dxa"/>
          </w:tcPr>
          <w:p w14:paraId="580236B2" w14:textId="77777777" w:rsidR="009C083B" w:rsidRPr="0015490F" w:rsidRDefault="009C083B" w:rsidP="009C083B">
            <w:pPr>
              <w:pStyle w:val="TableText"/>
            </w:pPr>
            <w:r>
              <w:t>MAC</w:t>
            </w:r>
            <w:r>
              <w:rPr>
                <w:rFonts w:cs="Arial"/>
                <w:color w:val="000000"/>
              </w:rPr>
              <w:t xml:space="preserve"> </w:t>
            </w:r>
            <w:r>
              <w:t>ID</w:t>
            </w:r>
          </w:p>
        </w:tc>
        <w:tc>
          <w:tcPr>
            <w:tcW w:w="957" w:type="dxa"/>
          </w:tcPr>
          <w:p w14:paraId="67F91CDC" w14:textId="77777777" w:rsidR="009C083B" w:rsidRPr="0015490F" w:rsidRDefault="009C083B" w:rsidP="009C083B">
            <w:pPr>
              <w:pStyle w:val="TableText"/>
            </w:pPr>
            <w:r>
              <w:t>5 C</w:t>
            </w:r>
          </w:p>
        </w:tc>
        <w:tc>
          <w:tcPr>
            <w:tcW w:w="2023" w:type="dxa"/>
          </w:tcPr>
          <w:p w14:paraId="5AD507BA" w14:textId="77777777" w:rsidR="009C083B" w:rsidRPr="0015490F" w:rsidRDefault="009C083B" w:rsidP="009C083B">
            <w:pPr>
              <w:pStyle w:val="TableText"/>
            </w:pPr>
            <w:r>
              <w:t>MAC ID</w:t>
            </w:r>
          </w:p>
        </w:tc>
        <w:tc>
          <w:tcPr>
            <w:tcW w:w="1445" w:type="dxa"/>
          </w:tcPr>
          <w:p w14:paraId="39964250" w14:textId="77777777" w:rsidR="009C083B" w:rsidRDefault="009C083B" w:rsidP="009C083B">
            <w:pPr>
              <w:pStyle w:val="TableText"/>
            </w:pPr>
            <w:r>
              <w:t>-</w:t>
            </w:r>
          </w:p>
        </w:tc>
      </w:tr>
      <w:tr w:rsidR="009C083B" w14:paraId="3FED570A" w14:textId="77777777" w:rsidTr="00245396">
        <w:trPr>
          <w:cantSplit/>
        </w:trPr>
        <w:tc>
          <w:tcPr>
            <w:tcW w:w="984" w:type="dxa"/>
            <w:tcMar>
              <w:left w:w="58" w:type="dxa"/>
              <w:right w:w="58" w:type="dxa"/>
            </w:tcMar>
          </w:tcPr>
          <w:p w14:paraId="04F53361" w14:textId="08909CB6" w:rsidR="009C083B" w:rsidRPr="0015490F" w:rsidRDefault="009C083B" w:rsidP="009C083B">
            <w:pPr>
              <w:pStyle w:val="TableText"/>
            </w:pPr>
            <w:r>
              <w:t>12 – 16</w:t>
            </w:r>
          </w:p>
        </w:tc>
        <w:tc>
          <w:tcPr>
            <w:tcW w:w="2251" w:type="dxa"/>
          </w:tcPr>
          <w:p w14:paraId="4DC0D3F9" w14:textId="77777777" w:rsidR="009C083B" w:rsidRPr="0015490F" w:rsidRDefault="009C083B" w:rsidP="009C083B">
            <w:pPr>
              <w:pStyle w:val="TableText"/>
            </w:pPr>
            <w:r>
              <w:t>MAC ID</w:t>
            </w:r>
          </w:p>
        </w:tc>
        <w:tc>
          <w:tcPr>
            <w:tcW w:w="3150" w:type="dxa"/>
          </w:tcPr>
          <w:p w14:paraId="7990D916" w14:textId="77C4892A" w:rsidR="009C083B" w:rsidRPr="00162F46" w:rsidRDefault="009C083B" w:rsidP="009C083B">
            <w:pPr>
              <w:pStyle w:val="TableText"/>
              <w:rPr>
                <w:color w:val="000000"/>
              </w:rPr>
            </w:pPr>
            <w:r w:rsidRPr="00162F46">
              <w:rPr>
                <w:color w:val="000000"/>
              </w:rPr>
              <w:t>:P:</w:t>
            </w:r>
            <w:hyperlink r:id="rId29" w:history="1">
              <w:r w:rsidRPr="00D865E9">
                <w:rPr>
                  <w:rStyle w:val="Hyperlink"/>
                </w:rPr>
                <w:t>IDR-HD-MAC-ID</w:t>
              </w:r>
            </w:hyperlink>
          </w:p>
        </w:tc>
        <w:tc>
          <w:tcPr>
            <w:tcW w:w="3330" w:type="dxa"/>
          </w:tcPr>
          <w:p w14:paraId="44E514D5" w14:textId="6AB4278D" w:rsidR="009C083B" w:rsidRPr="0015490F" w:rsidRDefault="009C083B" w:rsidP="009C083B">
            <w:pPr>
              <w:pStyle w:val="TableText"/>
            </w:pPr>
            <w:r>
              <w:t>MAC ID</w:t>
            </w:r>
          </w:p>
        </w:tc>
        <w:tc>
          <w:tcPr>
            <w:tcW w:w="957" w:type="dxa"/>
          </w:tcPr>
          <w:p w14:paraId="235D0254" w14:textId="77777777" w:rsidR="009C083B" w:rsidRPr="0015490F" w:rsidRDefault="009C083B" w:rsidP="009C083B">
            <w:pPr>
              <w:pStyle w:val="TableText"/>
            </w:pPr>
            <w:r>
              <w:t>5 C</w:t>
            </w:r>
          </w:p>
        </w:tc>
        <w:tc>
          <w:tcPr>
            <w:tcW w:w="2023" w:type="dxa"/>
          </w:tcPr>
          <w:p w14:paraId="422F06EA" w14:textId="77777777" w:rsidR="009C083B" w:rsidRPr="0015490F" w:rsidRDefault="009C083B" w:rsidP="009C083B">
            <w:pPr>
              <w:pStyle w:val="TableText"/>
            </w:pPr>
            <w:r>
              <w:t>MAC ID</w:t>
            </w:r>
          </w:p>
        </w:tc>
        <w:tc>
          <w:tcPr>
            <w:tcW w:w="1445" w:type="dxa"/>
          </w:tcPr>
          <w:p w14:paraId="212913E7" w14:textId="77777777" w:rsidR="009C083B" w:rsidRDefault="009C083B" w:rsidP="009C083B">
            <w:pPr>
              <w:pStyle w:val="TableText"/>
            </w:pPr>
            <w:r>
              <w:t>-</w:t>
            </w:r>
          </w:p>
        </w:tc>
      </w:tr>
      <w:tr w:rsidR="009C083B" w14:paraId="0C589742" w14:textId="77777777" w:rsidTr="00245396">
        <w:trPr>
          <w:cantSplit/>
        </w:trPr>
        <w:tc>
          <w:tcPr>
            <w:tcW w:w="984" w:type="dxa"/>
            <w:tcMar>
              <w:left w:w="58" w:type="dxa"/>
              <w:right w:w="58" w:type="dxa"/>
            </w:tcMar>
          </w:tcPr>
          <w:p w14:paraId="0F30F779" w14:textId="4840A2FF" w:rsidR="009C083B" w:rsidRPr="0015490F" w:rsidRDefault="009C083B" w:rsidP="009C083B">
            <w:pPr>
              <w:pStyle w:val="TableText"/>
            </w:pPr>
            <w:r>
              <w:t>17 – 24</w:t>
            </w:r>
          </w:p>
        </w:tc>
        <w:tc>
          <w:tcPr>
            <w:tcW w:w="2251" w:type="dxa"/>
          </w:tcPr>
          <w:p w14:paraId="64929274" w14:textId="77777777" w:rsidR="009C083B" w:rsidRPr="0015490F" w:rsidRDefault="009C083B" w:rsidP="009C083B">
            <w:pPr>
              <w:pStyle w:val="TableText"/>
            </w:pPr>
            <w:r>
              <w:t>Extract Cycle Date</w:t>
            </w:r>
          </w:p>
        </w:tc>
        <w:tc>
          <w:tcPr>
            <w:tcW w:w="3150" w:type="dxa"/>
          </w:tcPr>
          <w:p w14:paraId="66096081" w14:textId="24A693FF" w:rsidR="009C083B" w:rsidRPr="00162F46" w:rsidRDefault="009C083B" w:rsidP="009C083B">
            <w:pPr>
              <w:pStyle w:val="TableText"/>
              <w:rPr>
                <w:color w:val="000000"/>
              </w:rPr>
            </w:pPr>
            <w:r w:rsidRPr="00162F46">
              <w:rPr>
                <w:color w:val="000000"/>
              </w:rPr>
              <w:t>:P:</w:t>
            </w:r>
            <w:hyperlink r:id="rId30" w:history="1">
              <w:r w:rsidRPr="00D865E9">
                <w:rPr>
                  <w:rStyle w:val="Hyperlink"/>
                </w:rPr>
                <w:t>IDR-HD-CYCLE-DATE</w:t>
              </w:r>
            </w:hyperlink>
          </w:p>
        </w:tc>
        <w:tc>
          <w:tcPr>
            <w:tcW w:w="3330" w:type="dxa"/>
          </w:tcPr>
          <w:p w14:paraId="10C81214" w14:textId="04D431D1" w:rsidR="009C083B" w:rsidRPr="0015490F" w:rsidRDefault="009C083B" w:rsidP="009C083B">
            <w:pPr>
              <w:pStyle w:val="TableText"/>
            </w:pPr>
            <w:r>
              <w:t>Cycle Date</w:t>
            </w:r>
          </w:p>
        </w:tc>
        <w:tc>
          <w:tcPr>
            <w:tcW w:w="957" w:type="dxa"/>
          </w:tcPr>
          <w:p w14:paraId="666A3B3E" w14:textId="77777777" w:rsidR="009C083B" w:rsidRPr="0015490F" w:rsidRDefault="009C083B" w:rsidP="009C083B">
            <w:pPr>
              <w:pStyle w:val="TableText"/>
            </w:pPr>
            <w:r>
              <w:t>8 C</w:t>
            </w:r>
          </w:p>
        </w:tc>
        <w:tc>
          <w:tcPr>
            <w:tcW w:w="2023" w:type="dxa"/>
          </w:tcPr>
          <w:p w14:paraId="146F9949" w14:textId="77777777" w:rsidR="009C083B" w:rsidRPr="0015490F" w:rsidRDefault="009C083B" w:rsidP="009C083B">
            <w:pPr>
              <w:pStyle w:val="TableText"/>
            </w:pPr>
            <w:r>
              <w:t>Format CCYYMMDD</w:t>
            </w:r>
          </w:p>
        </w:tc>
        <w:tc>
          <w:tcPr>
            <w:tcW w:w="1445" w:type="dxa"/>
          </w:tcPr>
          <w:p w14:paraId="18583E3E" w14:textId="54BA28A7" w:rsidR="009C083B" w:rsidRPr="0015490F" w:rsidRDefault="009C083B" w:rsidP="009C083B">
            <w:pPr>
              <w:pStyle w:val="TableText"/>
            </w:pPr>
            <w:r>
              <w:t>-</w:t>
            </w:r>
          </w:p>
        </w:tc>
      </w:tr>
      <w:tr w:rsidR="009C083B" w14:paraId="0FF77492" w14:textId="77777777" w:rsidTr="00245396">
        <w:trPr>
          <w:cantSplit/>
        </w:trPr>
        <w:tc>
          <w:tcPr>
            <w:tcW w:w="984" w:type="dxa"/>
            <w:tcMar>
              <w:left w:w="58" w:type="dxa"/>
              <w:right w:w="58" w:type="dxa"/>
            </w:tcMar>
          </w:tcPr>
          <w:p w14:paraId="3DAF8470" w14:textId="77777777" w:rsidR="009C083B" w:rsidRPr="0015490F" w:rsidDel="004A45E5" w:rsidRDefault="009C083B" w:rsidP="009C083B">
            <w:pPr>
              <w:pStyle w:val="TableText"/>
            </w:pPr>
            <w:r>
              <w:t>25</w:t>
            </w:r>
          </w:p>
        </w:tc>
        <w:tc>
          <w:tcPr>
            <w:tcW w:w="2251" w:type="dxa"/>
          </w:tcPr>
          <w:p w14:paraId="11787EC7" w14:textId="77777777" w:rsidR="009C083B" w:rsidRDefault="009C083B" w:rsidP="009C083B">
            <w:pPr>
              <w:pStyle w:val="TableText"/>
            </w:pPr>
            <w:r>
              <w:t>File Type</w:t>
            </w:r>
          </w:p>
        </w:tc>
        <w:tc>
          <w:tcPr>
            <w:tcW w:w="3150" w:type="dxa"/>
          </w:tcPr>
          <w:p w14:paraId="56A453B6" w14:textId="7D820A54" w:rsidR="009C083B" w:rsidRPr="00162F46" w:rsidDel="004A45E5" w:rsidRDefault="009C083B" w:rsidP="009C083B">
            <w:pPr>
              <w:pStyle w:val="TableText"/>
              <w:rPr>
                <w:color w:val="000000"/>
              </w:rPr>
            </w:pPr>
            <w:r w:rsidRPr="00162F46">
              <w:rPr>
                <w:color w:val="000000"/>
              </w:rPr>
              <w:t>:P:</w:t>
            </w:r>
            <w:hyperlink r:id="rId31" w:history="1">
              <w:r w:rsidRPr="00D865E9">
                <w:rPr>
                  <w:rStyle w:val="Hyperlink"/>
                </w:rPr>
                <w:t>IDR-HD-FILE-TYPE</w:t>
              </w:r>
            </w:hyperlink>
          </w:p>
        </w:tc>
        <w:tc>
          <w:tcPr>
            <w:tcW w:w="3330" w:type="dxa"/>
          </w:tcPr>
          <w:p w14:paraId="792C4887" w14:textId="1E8949BF" w:rsidR="009C083B" w:rsidRDefault="009C083B" w:rsidP="009C083B">
            <w:pPr>
              <w:pStyle w:val="TableText"/>
            </w:pPr>
            <w:r>
              <w:t>D (Daily) value sent on Daily IDR</w:t>
            </w:r>
            <w:r w:rsidR="006B0558">
              <w:t>.</w:t>
            </w:r>
          </w:p>
          <w:p w14:paraId="32E753F6" w14:textId="1A365E3B" w:rsidR="009C083B" w:rsidRDefault="009C083B" w:rsidP="009C083B">
            <w:pPr>
              <w:pStyle w:val="TableText"/>
            </w:pPr>
            <w:r>
              <w:t>H (History) value sent on History Extract</w:t>
            </w:r>
            <w:r w:rsidR="006B0558">
              <w:t>.</w:t>
            </w:r>
          </w:p>
          <w:p w14:paraId="6F8CD403" w14:textId="6A6FFC35" w:rsidR="009C083B" w:rsidRPr="0015490F" w:rsidRDefault="009C083B" w:rsidP="009C083B">
            <w:pPr>
              <w:pStyle w:val="TableText"/>
            </w:pPr>
            <w:r>
              <w:t>R (Replace) if file is a replacement</w:t>
            </w:r>
            <w:r w:rsidR="006B0558">
              <w:t>.</w:t>
            </w:r>
          </w:p>
        </w:tc>
        <w:tc>
          <w:tcPr>
            <w:tcW w:w="957" w:type="dxa"/>
          </w:tcPr>
          <w:p w14:paraId="08AE7A85" w14:textId="77777777" w:rsidR="009C083B" w:rsidRPr="0015490F" w:rsidDel="004A45E5" w:rsidRDefault="009C083B" w:rsidP="009C083B">
            <w:pPr>
              <w:pStyle w:val="TableText"/>
            </w:pPr>
            <w:r>
              <w:t>1 C</w:t>
            </w:r>
          </w:p>
        </w:tc>
        <w:tc>
          <w:tcPr>
            <w:tcW w:w="2023" w:type="dxa"/>
          </w:tcPr>
          <w:p w14:paraId="289EE482" w14:textId="6567EB9F" w:rsidR="009C083B" w:rsidRDefault="00CC0011" w:rsidP="00CC0011">
            <w:pPr>
              <w:pStyle w:val="TableText"/>
            </w:pPr>
            <w:r w:rsidRPr="00CC0011">
              <w:rPr>
                <w:b/>
              </w:rPr>
              <w:t xml:space="preserve">Valid </w:t>
            </w:r>
            <w:r w:rsidR="009C083B" w:rsidRPr="00CC0011">
              <w:rPr>
                <w:b/>
              </w:rPr>
              <w:t>Value:</w:t>
            </w:r>
            <w:r w:rsidR="009C083B">
              <w:t xml:space="preserve"> H or D</w:t>
            </w:r>
          </w:p>
        </w:tc>
        <w:tc>
          <w:tcPr>
            <w:tcW w:w="1445" w:type="dxa"/>
          </w:tcPr>
          <w:p w14:paraId="72B11ECC" w14:textId="77777777" w:rsidR="009C083B" w:rsidRPr="0015490F" w:rsidDel="004A45E5" w:rsidRDefault="009C083B" w:rsidP="009C083B">
            <w:pPr>
              <w:pStyle w:val="TableText"/>
            </w:pPr>
            <w:r>
              <w:t>-</w:t>
            </w:r>
          </w:p>
        </w:tc>
      </w:tr>
      <w:tr w:rsidR="009C083B" w14:paraId="52EBB9C5" w14:textId="77777777" w:rsidTr="00245396">
        <w:trPr>
          <w:cantSplit/>
        </w:trPr>
        <w:tc>
          <w:tcPr>
            <w:tcW w:w="984" w:type="dxa"/>
            <w:tcMar>
              <w:left w:w="58" w:type="dxa"/>
              <w:right w:w="58" w:type="dxa"/>
            </w:tcMar>
          </w:tcPr>
          <w:p w14:paraId="233FAD47" w14:textId="600D18E5" w:rsidR="009C083B" w:rsidRDefault="009C083B" w:rsidP="009C083B">
            <w:pPr>
              <w:pStyle w:val="TableText"/>
            </w:pPr>
            <w:r>
              <w:t>26 – 33</w:t>
            </w:r>
          </w:p>
        </w:tc>
        <w:tc>
          <w:tcPr>
            <w:tcW w:w="2251" w:type="dxa"/>
          </w:tcPr>
          <w:p w14:paraId="5CE74506" w14:textId="77777777" w:rsidR="009C083B" w:rsidRDefault="009C083B" w:rsidP="009C083B">
            <w:pPr>
              <w:pStyle w:val="TableText"/>
            </w:pPr>
            <w:r>
              <w:t>Replacement Create Date</w:t>
            </w:r>
          </w:p>
        </w:tc>
        <w:tc>
          <w:tcPr>
            <w:tcW w:w="3150" w:type="dxa"/>
          </w:tcPr>
          <w:p w14:paraId="2F4FD4EB" w14:textId="408D2F87" w:rsidR="009C083B" w:rsidRPr="00162F46" w:rsidDel="004A45E5" w:rsidRDefault="009C083B" w:rsidP="009C083B">
            <w:pPr>
              <w:pStyle w:val="TableText"/>
              <w:rPr>
                <w:color w:val="000000"/>
              </w:rPr>
            </w:pPr>
            <w:r w:rsidRPr="00162F46">
              <w:rPr>
                <w:color w:val="000000"/>
              </w:rPr>
              <w:t>:P:</w:t>
            </w:r>
            <w:hyperlink r:id="rId32" w:history="1">
              <w:r w:rsidRPr="00D865E9">
                <w:rPr>
                  <w:rStyle w:val="Hyperlink"/>
                </w:rPr>
                <w:t>IDR-HD-REPL-DATE</w:t>
              </w:r>
            </w:hyperlink>
          </w:p>
        </w:tc>
        <w:tc>
          <w:tcPr>
            <w:tcW w:w="3330" w:type="dxa"/>
          </w:tcPr>
          <w:p w14:paraId="24A7F7C4" w14:textId="77777777" w:rsidR="009C083B" w:rsidRPr="0015490F" w:rsidRDefault="009C083B" w:rsidP="009C083B">
            <w:pPr>
              <w:pStyle w:val="TableText"/>
            </w:pPr>
            <w:r w:rsidRPr="0077446B">
              <w:rPr>
                <w:rFonts w:cs="Arial"/>
                <w:color w:val="000000"/>
                <w:sz w:val="20"/>
              </w:rPr>
              <w:t>It is the creation date if the file is a replacement file. Otherwise will contain spaces.</w:t>
            </w:r>
          </w:p>
        </w:tc>
        <w:tc>
          <w:tcPr>
            <w:tcW w:w="957" w:type="dxa"/>
          </w:tcPr>
          <w:p w14:paraId="5AD8DD1D" w14:textId="77777777" w:rsidR="009C083B" w:rsidRDefault="009C083B" w:rsidP="009C083B">
            <w:pPr>
              <w:pStyle w:val="TableText"/>
            </w:pPr>
            <w:r>
              <w:t>8 C</w:t>
            </w:r>
          </w:p>
        </w:tc>
        <w:tc>
          <w:tcPr>
            <w:tcW w:w="2023" w:type="dxa"/>
          </w:tcPr>
          <w:p w14:paraId="4CA7833E" w14:textId="77777777" w:rsidR="009C083B" w:rsidRDefault="009C083B" w:rsidP="009C083B">
            <w:pPr>
              <w:pStyle w:val="TableText"/>
            </w:pPr>
            <w:r>
              <w:t>Format CCYYMMDD; spaces are sent in this field</w:t>
            </w:r>
          </w:p>
        </w:tc>
        <w:tc>
          <w:tcPr>
            <w:tcW w:w="1445" w:type="dxa"/>
          </w:tcPr>
          <w:p w14:paraId="5162B5F8" w14:textId="77777777" w:rsidR="009C083B" w:rsidRPr="0015490F" w:rsidDel="004A45E5" w:rsidRDefault="009C083B" w:rsidP="009C083B">
            <w:pPr>
              <w:pStyle w:val="TableText"/>
            </w:pPr>
            <w:r>
              <w:t>Spaces</w:t>
            </w:r>
          </w:p>
        </w:tc>
      </w:tr>
      <w:tr w:rsidR="009C083B" w14:paraId="43215E3A" w14:textId="77777777" w:rsidTr="00245396">
        <w:trPr>
          <w:cantSplit/>
        </w:trPr>
        <w:tc>
          <w:tcPr>
            <w:tcW w:w="984" w:type="dxa"/>
            <w:tcMar>
              <w:left w:w="58" w:type="dxa"/>
              <w:right w:w="58" w:type="dxa"/>
            </w:tcMar>
          </w:tcPr>
          <w:p w14:paraId="384289C4" w14:textId="5B441D8B" w:rsidR="009C083B" w:rsidRDefault="009C083B" w:rsidP="009C083B">
            <w:pPr>
              <w:pStyle w:val="TableText"/>
            </w:pPr>
            <w:r>
              <w:t>34 – 41</w:t>
            </w:r>
          </w:p>
        </w:tc>
        <w:tc>
          <w:tcPr>
            <w:tcW w:w="2251" w:type="dxa"/>
          </w:tcPr>
          <w:p w14:paraId="6BABFDD1" w14:textId="77777777" w:rsidR="009C083B" w:rsidRDefault="009C083B" w:rsidP="009C083B">
            <w:pPr>
              <w:pStyle w:val="TableText"/>
            </w:pPr>
            <w:r>
              <w:t>Copybook Version</w:t>
            </w:r>
          </w:p>
        </w:tc>
        <w:tc>
          <w:tcPr>
            <w:tcW w:w="3150" w:type="dxa"/>
          </w:tcPr>
          <w:p w14:paraId="40351E0E" w14:textId="597314DA" w:rsidR="009C083B" w:rsidRPr="00162F46" w:rsidDel="004A45E5" w:rsidRDefault="009C083B" w:rsidP="009C083B">
            <w:pPr>
              <w:pStyle w:val="TableText"/>
              <w:rPr>
                <w:color w:val="000000"/>
              </w:rPr>
            </w:pPr>
            <w:r w:rsidRPr="00162F46">
              <w:rPr>
                <w:color w:val="000000"/>
              </w:rPr>
              <w:t>:P:</w:t>
            </w:r>
            <w:hyperlink r:id="rId33" w:history="1">
              <w:r w:rsidRPr="00D865E9">
                <w:rPr>
                  <w:rStyle w:val="Hyperlink"/>
                </w:rPr>
                <w:t>IDR-HD-COPYBOOK-VERSION</w:t>
              </w:r>
            </w:hyperlink>
          </w:p>
        </w:tc>
        <w:tc>
          <w:tcPr>
            <w:tcW w:w="3330" w:type="dxa"/>
          </w:tcPr>
          <w:p w14:paraId="50CEE4EA" w14:textId="02790B55" w:rsidR="009C083B" w:rsidRPr="0015490F" w:rsidRDefault="009C083B" w:rsidP="00BA0DA0">
            <w:pPr>
              <w:pStyle w:val="TableText"/>
            </w:pPr>
            <w:r>
              <w:t xml:space="preserve">An identifier to represent the </w:t>
            </w:r>
            <w:r w:rsidR="00BA0DA0">
              <w:t xml:space="preserve">date that the </w:t>
            </w:r>
            <w:r>
              <w:t xml:space="preserve">current version </w:t>
            </w:r>
            <w:r w:rsidR="00BA0DA0">
              <w:t>was installed into production.</w:t>
            </w:r>
          </w:p>
        </w:tc>
        <w:tc>
          <w:tcPr>
            <w:tcW w:w="957" w:type="dxa"/>
          </w:tcPr>
          <w:p w14:paraId="2C30B914" w14:textId="77777777" w:rsidR="009C083B" w:rsidRDefault="009C083B" w:rsidP="009C083B">
            <w:pPr>
              <w:pStyle w:val="TableText"/>
            </w:pPr>
            <w:r>
              <w:t>8 C</w:t>
            </w:r>
          </w:p>
        </w:tc>
        <w:tc>
          <w:tcPr>
            <w:tcW w:w="2023" w:type="dxa"/>
          </w:tcPr>
          <w:p w14:paraId="64390676" w14:textId="78B4659C" w:rsidR="009C083B" w:rsidRDefault="009C083B">
            <w:pPr>
              <w:pStyle w:val="TableText"/>
            </w:pPr>
            <w:r>
              <w:t xml:space="preserve">Value: </w:t>
            </w:r>
            <w:r w:rsidR="00BA0DA0">
              <w:t>YYYYMMDD</w:t>
            </w:r>
          </w:p>
        </w:tc>
        <w:tc>
          <w:tcPr>
            <w:tcW w:w="1445" w:type="dxa"/>
          </w:tcPr>
          <w:p w14:paraId="7AB9C0AB" w14:textId="77777777" w:rsidR="009C083B" w:rsidRPr="0015490F" w:rsidDel="004A45E5" w:rsidRDefault="009C083B" w:rsidP="009C083B">
            <w:pPr>
              <w:pStyle w:val="TableText"/>
            </w:pPr>
            <w:r>
              <w:t>-</w:t>
            </w:r>
          </w:p>
        </w:tc>
      </w:tr>
    </w:tbl>
    <w:bookmarkStart w:id="8" w:name="_Toc32404197"/>
    <w:p w14:paraId="70FB865B" w14:textId="58FB755F" w:rsidR="003F4CA9" w:rsidRPr="003F4CA9" w:rsidRDefault="003F4CA9" w:rsidP="003F4CA9">
      <w:r>
        <w:fldChar w:fldCharType="begin"/>
      </w:r>
      <w:r>
        <w:instrText xml:space="preserve"> HYPERLINK  \l "_top" </w:instrText>
      </w:r>
      <w:r>
        <w:fldChar w:fldCharType="separate"/>
      </w:r>
      <w:r w:rsidRPr="003F4CA9">
        <w:rPr>
          <w:rStyle w:val="Hyperlink"/>
        </w:rPr>
        <w:t>Top</w:t>
      </w:r>
      <w:r>
        <w:fldChar w:fldCharType="end"/>
      </w:r>
    </w:p>
    <w:p w14:paraId="464E4579" w14:textId="67F9B0AB" w:rsidR="009C083B" w:rsidRDefault="009C083B" w:rsidP="00D42665">
      <w:pPr>
        <w:pStyle w:val="Heading4"/>
      </w:pPr>
      <w:bookmarkStart w:id="9" w:name="_Toc180744851"/>
      <w:r>
        <w:t>IDR Claim Header Layout</w:t>
      </w:r>
      <w:bookmarkEnd w:id="8"/>
      <w:bookmarkEnd w:id="9"/>
    </w:p>
    <w:p w14:paraId="55105D88" w14:textId="6906B444" w:rsidR="00D758ED" w:rsidRDefault="00B2040F" w:rsidP="00B2040F">
      <w:pPr>
        <w:pStyle w:val="Caption"/>
      </w:pPr>
      <w:bookmarkStart w:id="10" w:name="_Toc180744866"/>
      <w:r>
        <w:t xml:space="preserve">Table </w:t>
      </w:r>
      <w:r w:rsidR="007826BE">
        <w:fldChar w:fldCharType="begin"/>
      </w:r>
      <w:r w:rsidR="007826BE">
        <w:instrText xml:space="preserve"> SEQ Table \* ARABIC </w:instrText>
      </w:r>
      <w:r w:rsidR="007826BE">
        <w:fldChar w:fldCharType="separate"/>
      </w:r>
      <w:r w:rsidR="007826BE">
        <w:rPr>
          <w:noProof/>
        </w:rPr>
        <w:t>2</w:t>
      </w:r>
      <w:r w:rsidR="007826BE">
        <w:rPr>
          <w:noProof/>
        </w:rPr>
        <w:fldChar w:fldCharType="end"/>
      </w:r>
      <w:r>
        <w:t xml:space="preserve">. </w:t>
      </w:r>
      <w:r w:rsidRPr="00117F20">
        <w:t>IDR Claim Header Layout</w:t>
      </w:r>
      <w:r w:rsidR="007B6606">
        <w:t xml:space="preserve"> – Field</w:t>
      </w:r>
      <w:r w:rsidR="002C1BDA">
        <w:t>s</w:t>
      </w:r>
      <w:r w:rsidR="007B6606">
        <w:t xml:space="preserve"> 1 thru </w:t>
      </w:r>
      <w:r w:rsidR="00C624BC">
        <w:t>518</w:t>
      </w:r>
      <w:bookmarkEnd w:id="10"/>
    </w:p>
    <w:tbl>
      <w:tblPr>
        <w:tblW w:w="5097"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Header Layout – Fields 1 thru 518"/>
        <w:tblDescription w:val="Lists number. field, field name, description, format, values, no data value, and identifies Phase I, II, and III"/>
      </w:tblPr>
      <w:tblGrid>
        <w:gridCol w:w="803"/>
        <w:gridCol w:w="2227"/>
        <w:gridCol w:w="2902"/>
        <w:gridCol w:w="3078"/>
        <w:gridCol w:w="9"/>
        <w:gridCol w:w="1143"/>
        <w:gridCol w:w="2315"/>
        <w:gridCol w:w="9"/>
        <w:gridCol w:w="736"/>
        <w:gridCol w:w="540"/>
        <w:gridCol w:w="450"/>
        <w:gridCol w:w="451"/>
      </w:tblGrid>
      <w:tr w:rsidR="00BE396E" w14:paraId="51E7C03A" w14:textId="77777777" w:rsidTr="00B3142B">
        <w:trPr>
          <w:cantSplit/>
          <w:tblHeader/>
          <w:jc w:val="center"/>
        </w:trPr>
        <w:tc>
          <w:tcPr>
            <w:tcW w:w="802" w:type="dxa"/>
            <w:shd w:val="clear" w:color="auto" w:fill="F2F2F2" w:themeFill="background1" w:themeFillShade="F2"/>
            <w:tcMar>
              <w:left w:w="58" w:type="dxa"/>
              <w:right w:w="58" w:type="dxa"/>
            </w:tcMar>
          </w:tcPr>
          <w:p w14:paraId="139CEFBA" w14:textId="77777777" w:rsidR="00BE396E" w:rsidRPr="00135F82" w:rsidRDefault="00BE396E" w:rsidP="00BE396E">
            <w:pPr>
              <w:pStyle w:val="TableText"/>
              <w:rPr>
                <w:b/>
              </w:rPr>
            </w:pPr>
            <w:r w:rsidRPr="00135F82">
              <w:rPr>
                <w:b/>
              </w:rPr>
              <w:t>Num.</w:t>
            </w:r>
          </w:p>
        </w:tc>
        <w:tc>
          <w:tcPr>
            <w:tcW w:w="2227" w:type="dxa"/>
            <w:shd w:val="clear" w:color="auto" w:fill="F2F2F2" w:themeFill="background1" w:themeFillShade="F2"/>
            <w:tcMar>
              <w:left w:w="58" w:type="dxa"/>
              <w:right w:w="58" w:type="dxa"/>
            </w:tcMar>
          </w:tcPr>
          <w:p w14:paraId="06A55D82" w14:textId="77777777" w:rsidR="00BE396E" w:rsidRPr="00135F82" w:rsidRDefault="00BE396E" w:rsidP="00BE396E">
            <w:pPr>
              <w:pStyle w:val="TableText"/>
              <w:rPr>
                <w:b/>
              </w:rPr>
            </w:pPr>
            <w:r w:rsidRPr="00135F82">
              <w:rPr>
                <w:b/>
              </w:rPr>
              <w:t>Field</w:t>
            </w:r>
          </w:p>
        </w:tc>
        <w:tc>
          <w:tcPr>
            <w:tcW w:w="2902" w:type="dxa"/>
            <w:shd w:val="clear" w:color="auto" w:fill="F2F2F2" w:themeFill="background1" w:themeFillShade="F2"/>
            <w:tcMar>
              <w:left w:w="58" w:type="dxa"/>
              <w:right w:w="58" w:type="dxa"/>
            </w:tcMar>
          </w:tcPr>
          <w:p w14:paraId="1100FAC7" w14:textId="77777777" w:rsidR="00BE396E" w:rsidRPr="00135F82" w:rsidRDefault="00BE396E" w:rsidP="00BE396E">
            <w:pPr>
              <w:pStyle w:val="TableText"/>
              <w:rPr>
                <w:b/>
              </w:rPr>
            </w:pPr>
            <w:r w:rsidRPr="00135F82">
              <w:rPr>
                <w:b/>
              </w:rPr>
              <w:t>Field Name</w:t>
            </w:r>
          </w:p>
        </w:tc>
        <w:tc>
          <w:tcPr>
            <w:tcW w:w="3078" w:type="dxa"/>
            <w:shd w:val="clear" w:color="auto" w:fill="F2F2F2" w:themeFill="background1" w:themeFillShade="F2"/>
            <w:tcMar>
              <w:left w:w="58" w:type="dxa"/>
              <w:right w:w="58" w:type="dxa"/>
            </w:tcMar>
          </w:tcPr>
          <w:p w14:paraId="6DA160C2" w14:textId="77777777" w:rsidR="00BE396E" w:rsidRPr="00135F82" w:rsidRDefault="00BE396E" w:rsidP="00BE396E">
            <w:pPr>
              <w:pStyle w:val="TableText"/>
              <w:rPr>
                <w:b/>
              </w:rPr>
            </w:pPr>
            <w:r w:rsidRPr="00135F82">
              <w:rPr>
                <w:b/>
              </w:rPr>
              <w:t>Description</w:t>
            </w:r>
          </w:p>
        </w:tc>
        <w:tc>
          <w:tcPr>
            <w:tcW w:w="1152" w:type="dxa"/>
            <w:gridSpan w:val="2"/>
            <w:shd w:val="clear" w:color="auto" w:fill="F2F2F2" w:themeFill="background1" w:themeFillShade="F2"/>
            <w:tcMar>
              <w:left w:w="58" w:type="dxa"/>
              <w:right w:w="58" w:type="dxa"/>
            </w:tcMar>
          </w:tcPr>
          <w:p w14:paraId="6309E2B8" w14:textId="77777777" w:rsidR="00BE396E" w:rsidRPr="00135F82" w:rsidRDefault="00BE396E" w:rsidP="00BE396E">
            <w:pPr>
              <w:pStyle w:val="TableText"/>
              <w:rPr>
                <w:b/>
                <w:caps/>
              </w:rPr>
            </w:pPr>
            <w:r w:rsidRPr="00135F82">
              <w:rPr>
                <w:b/>
              </w:rPr>
              <w:t>Format</w:t>
            </w:r>
          </w:p>
        </w:tc>
        <w:tc>
          <w:tcPr>
            <w:tcW w:w="2315" w:type="dxa"/>
            <w:shd w:val="clear" w:color="auto" w:fill="F2F2F2" w:themeFill="background1" w:themeFillShade="F2"/>
            <w:tcMar>
              <w:left w:w="58" w:type="dxa"/>
              <w:right w:w="58" w:type="dxa"/>
            </w:tcMar>
          </w:tcPr>
          <w:p w14:paraId="0D4B8A95" w14:textId="77777777" w:rsidR="00BE396E" w:rsidRPr="00135F82" w:rsidRDefault="00BE396E" w:rsidP="00BE396E">
            <w:pPr>
              <w:pStyle w:val="TableText"/>
              <w:rPr>
                <w:b/>
              </w:rPr>
            </w:pPr>
            <w:r w:rsidRPr="00135F82">
              <w:rPr>
                <w:b/>
              </w:rPr>
              <w:t>Values</w:t>
            </w:r>
          </w:p>
        </w:tc>
        <w:tc>
          <w:tcPr>
            <w:tcW w:w="745" w:type="dxa"/>
            <w:gridSpan w:val="2"/>
            <w:shd w:val="clear" w:color="auto" w:fill="F2F2F2" w:themeFill="background1" w:themeFillShade="F2"/>
            <w:tcMar>
              <w:left w:w="58" w:type="dxa"/>
              <w:right w:w="58" w:type="dxa"/>
            </w:tcMar>
          </w:tcPr>
          <w:p w14:paraId="26103286" w14:textId="77777777" w:rsidR="00BE396E" w:rsidRPr="00135F82" w:rsidRDefault="00BE396E" w:rsidP="00BE396E">
            <w:pPr>
              <w:pStyle w:val="TableText"/>
              <w:rPr>
                <w:b/>
              </w:rPr>
            </w:pPr>
            <w:r w:rsidRPr="00135F82">
              <w:rPr>
                <w:b/>
              </w:rPr>
              <w:t>No Data Value</w:t>
            </w:r>
          </w:p>
        </w:tc>
        <w:tc>
          <w:tcPr>
            <w:tcW w:w="540" w:type="dxa"/>
            <w:shd w:val="clear" w:color="auto" w:fill="F2F2F2" w:themeFill="background1" w:themeFillShade="F2"/>
          </w:tcPr>
          <w:p w14:paraId="566F0197" w14:textId="77777777" w:rsidR="00BE396E" w:rsidRPr="00135F82" w:rsidRDefault="00BE396E" w:rsidP="00BE396E">
            <w:pPr>
              <w:pStyle w:val="TableText"/>
              <w:rPr>
                <w:b/>
              </w:rPr>
            </w:pPr>
            <w:r w:rsidRPr="00135F82">
              <w:rPr>
                <w:b/>
              </w:rPr>
              <w:t>I</w:t>
            </w:r>
          </w:p>
        </w:tc>
        <w:tc>
          <w:tcPr>
            <w:tcW w:w="450" w:type="dxa"/>
            <w:shd w:val="clear" w:color="auto" w:fill="F2F2F2" w:themeFill="background1" w:themeFillShade="F2"/>
          </w:tcPr>
          <w:p w14:paraId="7B9CDF8F" w14:textId="77777777" w:rsidR="00BE396E" w:rsidRPr="00135F82" w:rsidRDefault="00BE396E" w:rsidP="00BE396E">
            <w:pPr>
              <w:pStyle w:val="TableText"/>
              <w:rPr>
                <w:b/>
              </w:rPr>
            </w:pPr>
            <w:r w:rsidRPr="00135F82">
              <w:rPr>
                <w:b/>
              </w:rPr>
              <w:t>II</w:t>
            </w:r>
          </w:p>
        </w:tc>
        <w:tc>
          <w:tcPr>
            <w:tcW w:w="451" w:type="dxa"/>
            <w:shd w:val="clear" w:color="auto" w:fill="F2F2F2" w:themeFill="background1" w:themeFillShade="F2"/>
          </w:tcPr>
          <w:p w14:paraId="4C396BC2" w14:textId="77777777" w:rsidR="00BE396E" w:rsidRPr="00135F82" w:rsidRDefault="00BE396E" w:rsidP="00BE396E">
            <w:pPr>
              <w:pStyle w:val="TableText"/>
              <w:rPr>
                <w:b/>
              </w:rPr>
            </w:pPr>
            <w:r w:rsidRPr="00135F82">
              <w:rPr>
                <w:b/>
              </w:rPr>
              <w:t>III</w:t>
            </w:r>
          </w:p>
        </w:tc>
      </w:tr>
      <w:tr w:rsidR="00BE396E" w14:paraId="7CAEC620" w14:textId="77777777" w:rsidTr="00B3142B">
        <w:trPr>
          <w:cantSplit/>
          <w:jc w:val="center"/>
        </w:trPr>
        <w:tc>
          <w:tcPr>
            <w:tcW w:w="802" w:type="dxa"/>
            <w:tcMar>
              <w:left w:w="58" w:type="dxa"/>
              <w:right w:w="58" w:type="dxa"/>
            </w:tcMar>
          </w:tcPr>
          <w:p w14:paraId="42C6473D" w14:textId="77777777" w:rsidR="00BE396E" w:rsidRDefault="00BE396E" w:rsidP="00BE396E">
            <w:pPr>
              <w:pStyle w:val="TableText"/>
            </w:pPr>
            <w:r>
              <w:t>1</w:t>
            </w:r>
          </w:p>
        </w:tc>
        <w:tc>
          <w:tcPr>
            <w:tcW w:w="2227" w:type="dxa"/>
            <w:tcMar>
              <w:left w:w="58" w:type="dxa"/>
              <w:right w:w="58" w:type="dxa"/>
            </w:tcMar>
          </w:tcPr>
          <w:p w14:paraId="4BA7C4A7" w14:textId="77777777" w:rsidR="00BE396E" w:rsidRDefault="00BE396E" w:rsidP="00BE396E">
            <w:pPr>
              <w:pStyle w:val="TableText"/>
            </w:pPr>
            <w:r>
              <w:t>HEADER CONTROL TYPE</w:t>
            </w:r>
          </w:p>
        </w:tc>
        <w:tc>
          <w:tcPr>
            <w:tcW w:w="2902" w:type="dxa"/>
            <w:tcMar>
              <w:left w:w="58" w:type="dxa"/>
              <w:right w:w="58" w:type="dxa"/>
            </w:tcMar>
          </w:tcPr>
          <w:p w14:paraId="7E301E2B" w14:textId="13E71360" w:rsidR="00BE396E" w:rsidRDefault="00BE396E" w:rsidP="00BE396E">
            <w:pPr>
              <w:pStyle w:val="TableText"/>
            </w:pPr>
            <w:r>
              <w:t>:P:</w:t>
            </w:r>
            <w:hyperlink r:id="rId34" w:history="1">
              <w:r w:rsidRPr="00315AD9">
                <w:rPr>
                  <w:rStyle w:val="Hyperlink"/>
                </w:rPr>
                <w:t>IDR-CLM-HD-CONTR-TYPE</w:t>
              </w:r>
            </w:hyperlink>
          </w:p>
        </w:tc>
        <w:tc>
          <w:tcPr>
            <w:tcW w:w="3078" w:type="dxa"/>
            <w:tcMar>
              <w:left w:w="58" w:type="dxa"/>
              <w:right w:w="58" w:type="dxa"/>
            </w:tcMar>
          </w:tcPr>
          <w:p w14:paraId="17026038" w14:textId="77777777" w:rsidR="00BE396E" w:rsidRDefault="00BE396E" w:rsidP="00BE396E">
            <w:pPr>
              <w:pStyle w:val="TableText"/>
            </w:pPr>
            <w:r>
              <w:t>Indication that this is a Part B claim.</w:t>
            </w:r>
          </w:p>
        </w:tc>
        <w:tc>
          <w:tcPr>
            <w:tcW w:w="1152" w:type="dxa"/>
            <w:gridSpan w:val="2"/>
            <w:tcMar>
              <w:left w:w="58" w:type="dxa"/>
              <w:right w:w="58" w:type="dxa"/>
            </w:tcMar>
          </w:tcPr>
          <w:p w14:paraId="5131FCEA" w14:textId="77777777" w:rsidR="00BE396E" w:rsidRDefault="00BE396E" w:rsidP="00BE396E">
            <w:pPr>
              <w:pStyle w:val="TableText"/>
              <w:rPr>
                <w:caps/>
              </w:rPr>
            </w:pPr>
            <w:r>
              <w:rPr>
                <w:caps/>
              </w:rPr>
              <w:t>1 C</w:t>
            </w:r>
          </w:p>
        </w:tc>
        <w:tc>
          <w:tcPr>
            <w:tcW w:w="2315" w:type="dxa"/>
            <w:tcMar>
              <w:left w:w="58" w:type="dxa"/>
              <w:right w:w="58" w:type="dxa"/>
            </w:tcMar>
          </w:tcPr>
          <w:p w14:paraId="05C07C2C" w14:textId="33245356" w:rsidR="00BE396E" w:rsidRDefault="00CC0011" w:rsidP="00CC0011">
            <w:pPr>
              <w:pStyle w:val="TableText"/>
            </w:pPr>
            <w:r w:rsidRPr="00CC0011">
              <w:rPr>
                <w:b/>
              </w:rPr>
              <w:t xml:space="preserve">Valid </w:t>
            </w:r>
            <w:r w:rsidR="00BE396E" w:rsidRPr="00CC0011">
              <w:rPr>
                <w:b/>
              </w:rPr>
              <w:t>Value</w:t>
            </w:r>
            <w:r w:rsidRPr="00CC0011">
              <w:rPr>
                <w:b/>
              </w:rPr>
              <w:t>:</w:t>
            </w:r>
            <w:r w:rsidR="00BE396E">
              <w:t xml:space="preserve"> B</w:t>
            </w:r>
          </w:p>
        </w:tc>
        <w:tc>
          <w:tcPr>
            <w:tcW w:w="745" w:type="dxa"/>
            <w:gridSpan w:val="2"/>
            <w:tcMar>
              <w:left w:w="58" w:type="dxa"/>
              <w:right w:w="58" w:type="dxa"/>
            </w:tcMar>
          </w:tcPr>
          <w:p w14:paraId="44684B52" w14:textId="77777777" w:rsidR="00BE396E" w:rsidRDefault="00BE396E" w:rsidP="00BE396E">
            <w:pPr>
              <w:pStyle w:val="TableText"/>
            </w:pPr>
            <w:r>
              <w:t>-</w:t>
            </w:r>
          </w:p>
        </w:tc>
        <w:tc>
          <w:tcPr>
            <w:tcW w:w="540" w:type="dxa"/>
          </w:tcPr>
          <w:p w14:paraId="701E707D" w14:textId="77777777" w:rsidR="00BE396E" w:rsidRDefault="00BE396E" w:rsidP="00BE396E">
            <w:pPr>
              <w:pStyle w:val="TableText"/>
            </w:pPr>
            <w:r>
              <w:t>X</w:t>
            </w:r>
          </w:p>
        </w:tc>
        <w:tc>
          <w:tcPr>
            <w:tcW w:w="450" w:type="dxa"/>
          </w:tcPr>
          <w:p w14:paraId="5ACE543C" w14:textId="77777777" w:rsidR="00BE396E" w:rsidRDefault="00BE396E" w:rsidP="00BE396E">
            <w:pPr>
              <w:pStyle w:val="TableText"/>
            </w:pPr>
            <w:r>
              <w:t>X</w:t>
            </w:r>
          </w:p>
        </w:tc>
        <w:tc>
          <w:tcPr>
            <w:tcW w:w="451" w:type="dxa"/>
          </w:tcPr>
          <w:p w14:paraId="38826022" w14:textId="77777777" w:rsidR="00BE396E" w:rsidRDefault="00BE396E" w:rsidP="00BE396E">
            <w:pPr>
              <w:pStyle w:val="TableText"/>
            </w:pPr>
            <w:r>
              <w:t>X</w:t>
            </w:r>
          </w:p>
        </w:tc>
      </w:tr>
      <w:tr w:rsidR="00BE396E" w14:paraId="11388D03" w14:textId="77777777" w:rsidTr="00B3142B">
        <w:trPr>
          <w:cantSplit/>
          <w:jc w:val="center"/>
        </w:trPr>
        <w:tc>
          <w:tcPr>
            <w:tcW w:w="802" w:type="dxa"/>
            <w:tcMar>
              <w:left w:w="58" w:type="dxa"/>
              <w:right w:w="58" w:type="dxa"/>
            </w:tcMar>
          </w:tcPr>
          <w:p w14:paraId="57F3A84B" w14:textId="6B8533C0" w:rsidR="00BE396E" w:rsidRDefault="00BE396E" w:rsidP="00135F82">
            <w:pPr>
              <w:pStyle w:val="TableText"/>
            </w:pPr>
            <w:r>
              <w:t>2</w:t>
            </w:r>
            <w:r w:rsidR="00135F82">
              <w:t xml:space="preserve"> – </w:t>
            </w:r>
            <w:r>
              <w:t>3</w:t>
            </w:r>
          </w:p>
        </w:tc>
        <w:tc>
          <w:tcPr>
            <w:tcW w:w="2227" w:type="dxa"/>
            <w:tcMar>
              <w:left w:w="58" w:type="dxa"/>
              <w:right w:w="58" w:type="dxa"/>
            </w:tcMar>
          </w:tcPr>
          <w:p w14:paraId="398C2A06" w14:textId="77777777" w:rsidR="00BE396E" w:rsidRDefault="00BE396E" w:rsidP="00BE396E">
            <w:pPr>
              <w:pStyle w:val="TableText"/>
            </w:pPr>
            <w:r>
              <w:t>HEADER RECORD TYPE</w:t>
            </w:r>
          </w:p>
        </w:tc>
        <w:tc>
          <w:tcPr>
            <w:tcW w:w="2902" w:type="dxa"/>
            <w:tcMar>
              <w:left w:w="58" w:type="dxa"/>
              <w:right w:w="58" w:type="dxa"/>
            </w:tcMar>
          </w:tcPr>
          <w:p w14:paraId="51350DC8" w14:textId="63984A1A" w:rsidR="00BE396E" w:rsidRDefault="00BE396E" w:rsidP="00BE396E">
            <w:pPr>
              <w:pStyle w:val="TableText"/>
            </w:pPr>
            <w:r>
              <w:t>:P:</w:t>
            </w:r>
            <w:hyperlink r:id="rId35" w:history="1">
              <w:r w:rsidRPr="00315AD9">
                <w:rPr>
                  <w:rStyle w:val="Hyperlink"/>
                </w:rPr>
                <w:t>IDR-CLM-HD-REC-TYPE</w:t>
              </w:r>
            </w:hyperlink>
          </w:p>
        </w:tc>
        <w:tc>
          <w:tcPr>
            <w:tcW w:w="3078" w:type="dxa"/>
            <w:tcMar>
              <w:left w:w="58" w:type="dxa"/>
              <w:right w:w="58" w:type="dxa"/>
            </w:tcMar>
          </w:tcPr>
          <w:p w14:paraId="7B5E972E" w14:textId="31A88A1C" w:rsidR="00BE396E" w:rsidRDefault="00BE396E" w:rsidP="00135F82">
            <w:pPr>
              <w:pStyle w:val="TableText"/>
            </w:pPr>
            <w:r>
              <w:t>Indicates header record.</w:t>
            </w:r>
          </w:p>
        </w:tc>
        <w:tc>
          <w:tcPr>
            <w:tcW w:w="1152" w:type="dxa"/>
            <w:gridSpan w:val="2"/>
            <w:tcMar>
              <w:left w:w="58" w:type="dxa"/>
              <w:right w:w="58" w:type="dxa"/>
            </w:tcMar>
          </w:tcPr>
          <w:p w14:paraId="76DAC4A1" w14:textId="77777777" w:rsidR="00BE396E" w:rsidRDefault="00BE396E" w:rsidP="00BE396E">
            <w:pPr>
              <w:pStyle w:val="TableText"/>
              <w:rPr>
                <w:caps/>
              </w:rPr>
            </w:pPr>
            <w:r>
              <w:rPr>
                <w:caps/>
              </w:rPr>
              <w:t>2 C</w:t>
            </w:r>
          </w:p>
        </w:tc>
        <w:tc>
          <w:tcPr>
            <w:tcW w:w="2315" w:type="dxa"/>
            <w:tcMar>
              <w:left w:w="58" w:type="dxa"/>
              <w:right w:w="58" w:type="dxa"/>
            </w:tcMar>
          </w:tcPr>
          <w:p w14:paraId="41B65DAF" w14:textId="50B4DE39" w:rsidR="00BE396E" w:rsidRDefault="00CC0011" w:rsidP="00CC0011">
            <w:pPr>
              <w:pStyle w:val="TableText"/>
            </w:pPr>
            <w:r w:rsidRPr="00CC0011">
              <w:rPr>
                <w:b/>
              </w:rPr>
              <w:t xml:space="preserve">Valid </w:t>
            </w:r>
            <w:r w:rsidR="00BE396E" w:rsidRPr="00CC0011">
              <w:rPr>
                <w:b/>
              </w:rPr>
              <w:t>Value</w:t>
            </w:r>
            <w:r w:rsidRPr="00CC0011">
              <w:rPr>
                <w:b/>
              </w:rPr>
              <w:t>:</w:t>
            </w:r>
            <w:r w:rsidR="00BE396E">
              <w:t xml:space="preserve"> 00</w:t>
            </w:r>
          </w:p>
        </w:tc>
        <w:tc>
          <w:tcPr>
            <w:tcW w:w="745" w:type="dxa"/>
            <w:gridSpan w:val="2"/>
            <w:tcMar>
              <w:left w:w="58" w:type="dxa"/>
              <w:right w:w="58" w:type="dxa"/>
            </w:tcMar>
          </w:tcPr>
          <w:p w14:paraId="0C34CC88" w14:textId="77777777" w:rsidR="00BE396E" w:rsidRDefault="00BE396E" w:rsidP="00BE396E">
            <w:pPr>
              <w:pStyle w:val="TableText"/>
            </w:pPr>
            <w:r>
              <w:t>-</w:t>
            </w:r>
          </w:p>
        </w:tc>
        <w:tc>
          <w:tcPr>
            <w:tcW w:w="540" w:type="dxa"/>
          </w:tcPr>
          <w:p w14:paraId="60973B98" w14:textId="77777777" w:rsidR="00BE396E" w:rsidRDefault="00BE396E" w:rsidP="00BE396E">
            <w:pPr>
              <w:pStyle w:val="TableText"/>
            </w:pPr>
            <w:r>
              <w:t>X</w:t>
            </w:r>
          </w:p>
        </w:tc>
        <w:tc>
          <w:tcPr>
            <w:tcW w:w="450" w:type="dxa"/>
          </w:tcPr>
          <w:p w14:paraId="24D62D48" w14:textId="77777777" w:rsidR="00BE396E" w:rsidRDefault="00BE396E" w:rsidP="00BE396E">
            <w:pPr>
              <w:pStyle w:val="TableText"/>
            </w:pPr>
            <w:r>
              <w:t>X</w:t>
            </w:r>
          </w:p>
        </w:tc>
        <w:tc>
          <w:tcPr>
            <w:tcW w:w="451" w:type="dxa"/>
          </w:tcPr>
          <w:p w14:paraId="4793EEAF" w14:textId="77777777" w:rsidR="00BE396E" w:rsidRDefault="00BE396E" w:rsidP="00BE396E">
            <w:pPr>
              <w:pStyle w:val="TableText"/>
            </w:pPr>
            <w:r>
              <w:t>X</w:t>
            </w:r>
          </w:p>
        </w:tc>
      </w:tr>
      <w:tr w:rsidR="00BE396E" w14:paraId="44BAAF43" w14:textId="77777777" w:rsidTr="00B3142B">
        <w:trPr>
          <w:cantSplit/>
          <w:jc w:val="center"/>
        </w:trPr>
        <w:tc>
          <w:tcPr>
            <w:tcW w:w="802" w:type="dxa"/>
            <w:tcMar>
              <w:left w:w="58" w:type="dxa"/>
              <w:right w:w="58" w:type="dxa"/>
            </w:tcMar>
          </w:tcPr>
          <w:p w14:paraId="418672F9" w14:textId="25A95C16" w:rsidR="00BE396E" w:rsidRDefault="00BE396E" w:rsidP="00BE396E">
            <w:pPr>
              <w:pStyle w:val="TableText"/>
            </w:pPr>
            <w:r>
              <w:t>4</w:t>
            </w:r>
            <w:r w:rsidR="00135F82">
              <w:t xml:space="preserve"> – </w:t>
            </w:r>
            <w:r>
              <w:t>5</w:t>
            </w:r>
          </w:p>
          <w:p w14:paraId="5DF58DDA" w14:textId="4D9A2CC7" w:rsidR="00BE396E" w:rsidRDefault="00BE396E" w:rsidP="00135F82">
            <w:pPr>
              <w:pStyle w:val="TableText"/>
            </w:pPr>
            <w:r>
              <w:t>6</w:t>
            </w:r>
            <w:r w:rsidR="00135F82">
              <w:t xml:space="preserve"> – </w:t>
            </w:r>
            <w:r>
              <w:t>18</w:t>
            </w:r>
          </w:p>
        </w:tc>
        <w:tc>
          <w:tcPr>
            <w:tcW w:w="2227" w:type="dxa"/>
            <w:tcMar>
              <w:left w:w="58" w:type="dxa"/>
              <w:right w:w="58" w:type="dxa"/>
            </w:tcMar>
          </w:tcPr>
          <w:p w14:paraId="304FC468" w14:textId="77777777" w:rsidR="00BE396E" w:rsidRDefault="00BE396E" w:rsidP="00BE396E">
            <w:pPr>
              <w:pStyle w:val="TableText"/>
            </w:pPr>
            <w:r>
              <w:t>CLAIM HEADER ICN</w:t>
            </w:r>
          </w:p>
        </w:tc>
        <w:tc>
          <w:tcPr>
            <w:tcW w:w="2902" w:type="dxa"/>
            <w:tcMar>
              <w:left w:w="58" w:type="dxa"/>
              <w:right w:w="58" w:type="dxa"/>
            </w:tcMar>
          </w:tcPr>
          <w:p w14:paraId="7F2E85F2" w14:textId="45FA2553" w:rsidR="00BE396E" w:rsidRDefault="00BE396E" w:rsidP="00BE396E">
            <w:pPr>
              <w:pStyle w:val="TableText"/>
            </w:pPr>
            <w:r>
              <w:t>:P:IDR-CLM-HD-</w:t>
            </w:r>
            <w:hyperlink r:id="rId36" w:history="1">
              <w:r w:rsidRPr="00315AD9">
                <w:rPr>
                  <w:rStyle w:val="Hyperlink"/>
                </w:rPr>
                <w:t>PLAN</w:t>
              </w:r>
            </w:hyperlink>
          </w:p>
          <w:p w14:paraId="36D58FA6" w14:textId="70D61294" w:rsidR="00BE396E" w:rsidRDefault="00BE396E" w:rsidP="00BE396E">
            <w:pPr>
              <w:pStyle w:val="TableText"/>
            </w:pPr>
            <w:r>
              <w:t>:P:</w:t>
            </w:r>
            <w:hyperlink r:id="rId37" w:history="1">
              <w:r w:rsidRPr="00315AD9">
                <w:rPr>
                  <w:rStyle w:val="Hyperlink"/>
                </w:rPr>
                <w:t>IDR-CLM-HD-ICN-NBR</w:t>
              </w:r>
            </w:hyperlink>
          </w:p>
        </w:tc>
        <w:tc>
          <w:tcPr>
            <w:tcW w:w="3078" w:type="dxa"/>
            <w:tcMar>
              <w:left w:w="58" w:type="dxa"/>
              <w:right w:w="58" w:type="dxa"/>
            </w:tcMar>
          </w:tcPr>
          <w:p w14:paraId="39F49B29" w14:textId="77777777" w:rsidR="00BE396E" w:rsidRPr="0030040A" w:rsidRDefault="00BE396E" w:rsidP="00BE396E">
            <w:pPr>
              <w:pStyle w:val="TableText"/>
            </w:pPr>
            <w:r w:rsidRPr="0030040A">
              <w:t>Plan Code</w:t>
            </w:r>
          </w:p>
          <w:p w14:paraId="005C8A2B" w14:textId="33E7FC87" w:rsidR="00BE396E" w:rsidRDefault="00BE396E" w:rsidP="00E5180A">
            <w:pPr>
              <w:pStyle w:val="TableText"/>
            </w:pPr>
            <w:r w:rsidRPr="0030040A">
              <w:t>ICN</w:t>
            </w:r>
            <w:r w:rsidRPr="0030040A">
              <w:br/>
              <w:t>Adjustment ICNs begin with these values: 83, 96, 97, 46, 47, 48, 56, 57, 58, 66, 67, 68</w:t>
            </w:r>
            <w:r w:rsidR="006B0558">
              <w:t>.</w:t>
            </w:r>
          </w:p>
        </w:tc>
        <w:tc>
          <w:tcPr>
            <w:tcW w:w="1152" w:type="dxa"/>
            <w:gridSpan w:val="2"/>
            <w:tcMar>
              <w:left w:w="58" w:type="dxa"/>
              <w:right w:w="58" w:type="dxa"/>
            </w:tcMar>
          </w:tcPr>
          <w:p w14:paraId="792D54BB" w14:textId="77777777" w:rsidR="00BE396E" w:rsidRDefault="00BE396E" w:rsidP="00BE396E">
            <w:pPr>
              <w:pStyle w:val="TableText"/>
              <w:rPr>
                <w:caps/>
              </w:rPr>
            </w:pPr>
            <w:r>
              <w:rPr>
                <w:caps/>
              </w:rPr>
              <w:t>2 N</w:t>
            </w:r>
          </w:p>
          <w:p w14:paraId="5B188437" w14:textId="77777777" w:rsidR="00BE396E" w:rsidRDefault="00BE396E" w:rsidP="00BE396E">
            <w:pPr>
              <w:pStyle w:val="TableText"/>
              <w:rPr>
                <w:caps/>
              </w:rPr>
            </w:pPr>
            <w:r>
              <w:rPr>
                <w:caps/>
              </w:rPr>
              <w:t>13 N</w:t>
            </w:r>
          </w:p>
        </w:tc>
        <w:tc>
          <w:tcPr>
            <w:tcW w:w="2315" w:type="dxa"/>
            <w:tcMar>
              <w:left w:w="58" w:type="dxa"/>
              <w:right w:w="58" w:type="dxa"/>
            </w:tcMar>
          </w:tcPr>
          <w:p w14:paraId="56952AFD" w14:textId="77777777" w:rsidR="00BE396E" w:rsidRDefault="00BE396E" w:rsidP="00BE396E">
            <w:pPr>
              <w:pStyle w:val="TableText"/>
            </w:pPr>
            <w:r>
              <w:t>Plan Code</w:t>
            </w:r>
          </w:p>
          <w:p w14:paraId="339F132A" w14:textId="77777777" w:rsidR="00BE396E" w:rsidRDefault="00BE396E" w:rsidP="00BE396E">
            <w:pPr>
              <w:pStyle w:val="TableText"/>
            </w:pPr>
            <w:r>
              <w:t>ICN</w:t>
            </w:r>
          </w:p>
          <w:p w14:paraId="78AEF145" w14:textId="270583B1" w:rsidR="00BE396E" w:rsidRDefault="00BE396E" w:rsidP="00BE396E">
            <w:pPr>
              <w:pStyle w:val="TableText"/>
            </w:pPr>
            <w:r>
              <w:t>Adjustment ICNs begin with these values: 83, 96, 97, 46, 47, 48, 56, 57, 58, 66, 67, 68</w:t>
            </w:r>
            <w:r w:rsidR="006B0558">
              <w:t>.</w:t>
            </w:r>
          </w:p>
          <w:p w14:paraId="4EE1A61C" w14:textId="53954331" w:rsidR="00BE396E" w:rsidRDefault="00BE396E" w:rsidP="00CC0011">
            <w:pPr>
              <w:pStyle w:val="TableText"/>
            </w:pPr>
            <w:r>
              <w:t xml:space="preserve">If </w:t>
            </w:r>
            <w:r w:rsidR="00E5180A">
              <w:t xml:space="preserve">a non-adjustment </w:t>
            </w:r>
            <w:r>
              <w:t>ICN ends with something other than a zero, then claim was split</w:t>
            </w:r>
            <w:r w:rsidR="00CC0011">
              <w:t>.</w:t>
            </w:r>
          </w:p>
          <w:p w14:paraId="6A6ADB0D" w14:textId="30BF99DB" w:rsidR="00E5180A" w:rsidRDefault="00E5180A" w:rsidP="00CC0011">
            <w:pPr>
              <w:pStyle w:val="TableText"/>
            </w:pPr>
            <w:r>
              <w:t>Also, a non-adjustment batch range (positions 8-10 of the ICN) of 920-999 indicates a split claim.</w:t>
            </w:r>
          </w:p>
        </w:tc>
        <w:tc>
          <w:tcPr>
            <w:tcW w:w="745" w:type="dxa"/>
            <w:gridSpan w:val="2"/>
            <w:tcMar>
              <w:left w:w="58" w:type="dxa"/>
              <w:right w:w="58" w:type="dxa"/>
            </w:tcMar>
          </w:tcPr>
          <w:p w14:paraId="20626CA6" w14:textId="77777777" w:rsidR="00BE396E" w:rsidRDefault="00BE396E" w:rsidP="00BE396E">
            <w:pPr>
              <w:pStyle w:val="TableText"/>
            </w:pPr>
            <w:r>
              <w:t>Zeros</w:t>
            </w:r>
          </w:p>
        </w:tc>
        <w:tc>
          <w:tcPr>
            <w:tcW w:w="540" w:type="dxa"/>
          </w:tcPr>
          <w:p w14:paraId="7AEED77F" w14:textId="77777777" w:rsidR="00BE396E" w:rsidRDefault="00BE396E" w:rsidP="00BE396E">
            <w:pPr>
              <w:pStyle w:val="TableText"/>
            </w:pPr>
            <w:r>
              <w:t>X</w:t>
            </w:r>
          </w:p>
        </w:tc>
        <w:tc>
          <w:tcPr>
            <w:tcW w:w="450" w:type="dxa"/>
          </w:tcPr>
          <w:p w14:paraId="37CE1002" w14:textId="77777777" w:rsidR="00BE396E" w:rsidRDefault="00BE396E" w:rsidP="00BE396E">
            <w:pPr>
              <w:pStyle w:val="TableText"/>
            </w:pPr>
            <w:r>
              <w:t>X</w:t>
            </w:r>
          </w:p>
        </w:tc>
        <w:tc>
          <w:tcPr>
            <w:tcW w:w="451" w:type="dxa"/>
          </w:tcPr>
          <w:p w14:paraId="7748F3B7" w14:textId="77777777" w:rsidR="00BE396E" w:rsidRDefault="00BE396E" w:rsidP="00BE396E">
            <w:pPr>
              <w:pStyle w:val="TableText"/>
            </w:pPr>
            <w:r>
              <w:t>X</w:t>
            </w:r>
          </w:p>
        </w:tc>
      </w:tr>
      <w:tr w:rsidR="00BE396E" w14:paraId="6E7109A9" w14:textId="77777777" w:rsidTr="00B3142B">
        <w:trPr>
          <w:cantSplit/>
          <w:jc w:val="center"/>
        </w:trPr>
        <w:tc>
          <w:tcPr>
            <w:tcW w:w="802" w:type="dxa"/>
            <w:tcMar>
              <w:left w:w="58" w:type="dxa"/>
              <w:right w:w="58" w:type="dxa"/>
            </w:tcMar>
          </w:tcPr>
          <w:p w14:paraId="48E279E0" w14:textId="3FBEA348" w:rsidR="00BE396E" w:rsidRDefault="00135F82" w:rsidP="00BE396E">
            <w:pPr>
              <w:pStyle w:val="TableText"/>
            </w:pPr>
            <w:r>
              <w:t xml:space="preserve">- </w:t>
            </w:r>
          </w:p>
        </w:tc>
        <w:tc>
          <w:tcPr>
            <w:tcW w:w="2227" w:type="dxa"/>
            <w:tcMar>
              <w:left w:w="58" w:type="dxa"/>
              <w:right w:w="58" w:type="dxa"/>
            </w:tcMar>
          </w:tcPr>
          <w:p w14:paraId="336A6CBA" w14:textId="77777777" w:rsidR="00BE396E" w:rsidRDefault="00BE396E" w:rsidP="00BE396E">
            <w:pPr>
              <w:pStyle w:val="TableText"/>
            </w:pPr>
            <w:r>
              <w:t>-</w:t>
            </w:r>
          </w:p>
        </w:tc>
        <w:tc>
          <w:tcPr>
            <w:tcW w:w="2902" w:type="dxa"/>
            <w:tcMar>
              <w:left w:w="58" w:type="dxa"/>
              <w:right w:w="58" w:type="dxa"/>
            </w:tcMar>
          </w:tcPr>
          <w:p w14:paraId="14D9FA0F" w14:textId="77777777" w:rsidR="00BE396E" w:rsidRPr="005D1CB3" w:rsidRDefault="00BE396E" w:rsidP="00BE396E">
            <w:pPr>
              <w:pStyle w:val="TableText"/>
              <w:rPr>
                <w:b/>
              </w:rPr>
            </w:pPr>
            <w:r w:rsidRPr="005D1CB3">
              <w:rPr>
                <w:b/>
              </w:rPr>
              <w:t>Claim Header Record</w:t>
            </w:r>
          </w:p>
        </w:tc>
        <w:tc>
          <w:tcPr>
            <w:tcW w:w="3087" w:type="dxa"/>
            <w:gridSpan w:val="2"/>
            <w:tcMar>
              <w:left w:w="58" w:type="dxa"/>
              <w:right w:w="58" w:type="dxa"/>
            </w:tcMar>
          </w:tcPr>
          <w:p w14:paraId="095AC6CD" w14:textId="77777777" w:rsidR="00BE396E" w:rsidRDefault="00BE396E" w:rsidP="00BE396E">
            <w:pPr>
              <w:pStyle w:val="TableText"/>
            </w:pPr>
            <w:r>
              <w:t>-</w:t>
            </w:r>
          </w:p>
        </w:tc>
        <w:tc>
          <w:tcPr>
            <w:tcW w:w="1143" w:type="dxa"/>
            <w:tcMar>
              <w:left w:w="58" w:type="dxa"/>
              <w:right w:w="58" w:type="dxa"/>
            </w:tcMar>
          </w:tcPr>
          <w:p w14:paraId="7A896688" w14:textId="77777777" w:rsidR="00BE396E" w:rsidRDefault="00BE396E" w:rsidP="00BE396E">
            <w:pPr>
              <w:pStyle w:val="TableText"/>
              <w:rPr>
                <w:caps/>
              </w:rPr>
            </w:pPr>
            <w:r>
              <w:rPr>
                <w:caps/>
              </w:rPr>
              <w:t>-</w:t>
            </w:r>
          </w:p>
        </w:tc>
        <w:tc>
          <w:tcPr>
            <w:tcW w:w="2324" w:type="dxa"/>
            <w:gridSpan w:val="2"/>
            <w:tcMar>
              <w:left w:w="58" w:type="dxa"/>
              <w:right w:w="58" w:type="dxa"/>
            </w:tcMar>
          </w:tcPr>
          <w:p w14:paraId="042F7B3A" w14:textId="77777777" w:rsidR="00BE396E" w:rsidRDefault="00BE396E" w:rsidP="00BE396E">
            <w:pPr>
              <w:pStyle w:val="TableText"/>
            </w:pPr>
            <w:r>
              <w:t>-</w:t>
            </w:r>
          </w:p>
        </w:tc>
        <w:tc>
          <w:tcPr>
            <w:tcW w:w="736" w:type="dxa"/>
            <w:tcMar>
              <w:left w:w="58" w:type="dxa"/>
              <w:right w:w="58" w:type="dxa"/>
            </w:tcMar>
          </w:tcPr>
          <w:p w14:paraId="2C971173" w14:textId="77777777" w:rsidR="00BE396E" w:rsidRDefault="00BE396E" w:rsidP="00BE396E">
            <w:pPr>
              <w:pStyle w:val="TableText"/>
            </w:pPr>
            <w:r>
              <w:t>-</w:t>
            </w:r>
          </w:p>
        </w:tc>
        <w:tc>
          <w:tcPr>
            <w:tcW w:w="540" w:type="dxa"/>
          </w:tcPr>
          <w:p w14:paraId="3A853727" w14:textId="77777777" w:rsidR="00BE396E" w:rsidRDefault="00BE396E" w:rsidP="00BE396E">
            <w:pPr>
              <w:pStyle w:val="TableText"/>
            </w:pPr>
            <w:r>
              <w:t>-</w:t>
            </w:r>
          </w:p>
        </w:tc>
        <w:tc>
          <w:tcPr>
            <w:tcW w:w="450" w:type="dxa"/>
          </w:tcPr>
          <w:p w14:paraId="23A1ACDC" w14:textId="77777777" w:rsidR="00BE396E" w:rsidRDefault="00BE396E" w:rsidP="00BE396E">
            <w:pPr>
              <w:pStyle w:val="TableText"/>
            </w:pPr>
            <w:r>
              <w:t>-</w:t>
            </w:r>
          </w:p>
        </w:tc>
        <w:tc>
          <w:tcPr>
            <w:tcW w:w="451" w:type="dxa"/>
          </w:tcPr>
          <w:p w14:paraId="0C7137A9" w14:textId="77777777" w:rsidR="00BE396E" w:rsidRDefault="00BE396E" w:rsidP="00BE396E">
            <w:pPr>
              <w:pStyle w:val="TableText"/>
            </w:pPr>
            <w:r>
              <w:t>-</w:t>
            </w:r>
          </w:p>
        </w:tc>
      </w:tr>
      <w:tr w:rsidR="00BE396E" w14:paraId="7DB5BAAA" w14:textId="77777777" w:rsidTr="00B3142B">
        <w:trPr>
          <w:cantSplit/>
          <w:jc w:val="center"/>
        </w:trPr>
        <w:tc>
          <w:tcPr>
            <w:tcW w:w="802" w:type="dxa"/>
            <w:tcMar>
              <w:left w:w="58" w:type="dxa"/>
              <w:right w:w="58" w:type="dxa"/>
            </w:tcMar>
          </w:tcPr>
          <w:p w14:paraId="018C8C3D" w14:textId="6C7FA178" w:rsidR="00BE396E" w:rsidRDefault="00BE396E" w:rsidP="00BE396E">
            <w:pPr>
              <w:pStyle w:val="TableText"/>
            </w:pPr>
            <w:r>
              <w:t>19</w:t>
            </w:r>
            <w:r w:rsidR="00135F82">
              <w:t xml:space="preserve"> – </w:t>
            </w:r>
            <w:r>
              <w:t>23</w:t>
            </w:r>
          </w:p>
        </w:tc>
        <w:tc>
          <w:tcPr>
            <w:tcW w:w="2227" w:type="dxa"/>
            <w:tcMar>
              <w:left w:w="58" w:type="dxa"/>
              <w:right w:w="58" w:type="dxa"/>
            </w:tcMar>
          </w:tcPr>
          <w:p w14:paraId="07ECACBF" w14:textId="77777777" w:rsidR="00BE396E" w:rsidRDefault="00BE396E" w:rsidP="00BE396E">
            <w:pPr>
              <w:pStyle w:val="TableText"/>
            </w:pPr>
            <w:r>
              <w:t>CONTRACTOR ID</w:t>
            </w:r>
          </w:p>
        </w:tc>
        <w:tc>
          <w:tcPr>
            <w:tcW w:w="2902" w:type="dxa"/>
            <w:tcMar>
              <w:left w:w="58" w:type="dxa"/>
              <w:right w:w="58" w:type="dxa"/>
            </w:tcMar>
          </w:tcPr>
          <w:p w14:paraId="1DABD1CA" w14:textId="3CD826F3" w:rsidR="00BE396E" w:rsidRDefault="00BE396E" w:rsidP="00BE396E">
            <w:pPr>
              <w:pStyle w:val="TableText"/>
            </w:pPr>
            <w:r>
              <w:t>:P:</w:t>
            </w:r>
            <w:hyperlink r:id="rId38" w:history="1">
              <w:r w:rsidRPr="00315AD9">
                <w:rPr>
                  <w:rStyle w:val="Hyperlink"/>
                </w:rPr>
                <w:t>IDR-CONTR-ID</w:t>
              </w:r>
            </w:hyperlink>
          </w:p>
        </w:tc>
        <w:tc>
          <w:tcPr>
            <w:tcW w:w="3087" w:type="dxa"/>
            <w:gridSpan w:val="2"/>
            <w:tcMar>
              <w:left w:w="58" w:type="dxa"/>
              <w:right w:w="58" w:type="dxa"/>
            </w:tcMar>
          </w:tcPr>
          <w:p w14:paraId="639BEC6A" w14:textId="77777777" w:rsidR="00BE396E" w:rsidRDefault="00BE396E" w:rsidP="00BE396E">
            <w:pPr>
              <w:pStyle w:val="TableText"/>
            </w:pPr>
            <w:r>
              <w:t>Contractor number</w:t>
            </w:r>
          </w:p>
          <w:p w14:paraId="6FC97F46" w14:textId="29C51C3A" w:rsidR="00BE396E" w:rsidRDefault="00BE396E" w:rsidP="00BE396E">
            <w:pPr>
              <w:pStyle w:val="TableText"/>
            </w:pPr>
            <w:r w:rsidRPr="00C65A98">
              <w:t xml:space="preserve">If a </w:t>
            </w:r>
            <w:r>
              <w:t>Legacy</w:t>
            </w:r>
            <w:r w:rsidRPr="00C65A98">
              <w:t xml:space="preserve"> Contractor is now a</w:t>
            </w:r>
            <w:r>
              <w:t>n A/B</w:t>
            </w:r>
            <w:r w:rsidRPr="00C65A98">
              <w:t xml:space="preserve"> MAC, it would be the CMS assigned workload ID number. There are still some Legacy Contractors. They are all 5 digits long.</w:t>
            </w:r>
          </w:p>
          <w:p w14:paraId="2024A402" w14:textId="77777777" w:rsidR="00BE396E" w:rsidRDefault="00BE396E" w:rsidP="00BE396E">
            <w:pPr>
              <w:pStyle w:val="TableText"/>
            </w:pPr>
            <w:r w:rsidRPr="00C65A98">
              <w:t xml:space="preserve">MCS does not house the </w:t>
            </w:r>
            <w:r>
              <w:t xml:space="preserve">A/B </w:t>
            </w:r>
            <w:r w:rsidRPr="00C65A98">
              <w:t>MAC</w:t>
            </w:r>
            <w:r>
              <w:t>/Legacy</w:t>
            </w:r>
            <w:r w:rsidRPr="00C65A98">
              <w:t xml:space="preserve"> number so the workload ID will always be used.</w:t>
            </w:r>
          </w:p>
        </w:tc>
        <w:tc>
          <w:tcPr>
            <w:tcW w:w="1143" w:type="dxa"/>
            <w:tcMar>
              <w:left w:w="58" w:type="dxa"/>
              <w:right w:w="58" w:type="dxa"/>
            </w:tcMar>
          </w:tcPr>
          <w:p w14:paraId="38B492B4" w14:textId="77777777" w:rsidR="00BE396E" w:rsidRDefault="00BE396E" w:rsidP="00BE396E">
            <w:pPr>
              <w:pStyle w:val="TableText"/>
              <w:rPr>
                <w:caps/>
              </w:rPr>
            </w:pPr>
            <w:r>
              <w:rPr>
                <w:caps/>
              </w:rPr>
              <w:t>5 c</w:t>
            </w:r>
          </w:p>
        </w:tc>
        <w:tc>
          <w:tcPr>
            <w:tcW w:w="2324" w:type="dxa"/>
            <w:gridSpan w:val="2"/>
            <w:tcMar>
              <w:left w:w="58" w:type="dxa"/>
              <w:right w:w="58" w:type="dxa"/>
            </w:tcMar>
          </w:tcPr>
          <w:p w14:paraId="026CE327" w14:textId="77777777" w:rsidR="00BE396E" w:rsidRDefault="00BE396E" w:rsidP="00BE396E">
            <w:pPr>
              <w:pStyle w:val="TableText"/>
            </w:pPr>
            <w:r>
              <w:t>-</w:t>
            </w:r>
          </w:p>
        </w:tc>
        <w:tc>
          <w:tcPr>
            <w:tcW w:w="736" w:type="dxa"/>
            <w:tcMar>
              <w:left w:w="58" w:type="dxa"/>
              <w:right w:w="58" w:type="dxa"/>
            </w:tcMar>
          </w:tcPr>
          <w:p w14:paraId="265307E4" w14:textId="77777777" w:rsidR="00BE396E" w:rsidRDefault="00BE396E" w:rsidP="00BE396E">
            <w:pPr>
              <w:pStyle w:val="TableText"/>
            </w:pPr>
            <w:r>
              <w:t>Spaces</w:t>
            </w:r>
          </w:p>
        </w:tc>
        <w:tc>
          <w:tcPr>
            <w:tcW w:w="540" w:type="dxa"/>
          </w:tcPr>
          <w:p w14:paraId="5A627C90" w14:textId="77777777" w:rsidR="00BE396E" w:rsidRDefault="00BE396E" w:rsidP="00BE396E">
            <w:pPr>
              <w:pStyle w:val="TableText"/>
            </w:pPr>
            <w:r>
              <w:t>X</w:t>
            </w:r>
          </w:p>
        </w:tc>
        <w:tc>
          <w:tcPr>
            <w:tcW w:w="450" w:type="dxa"/>
          </w:tcPr>
          <w:p w14:paraId="0F517CC7" w14:textId="77777777" w:rsidR="00BE396E" w:rsidRDefault="00BE396E" w:rsidP="00BE396E">
            <w:pPr>
              <w:pStyle w:val="TableText"/>
            </w:pPr>
            <w:r>
              <w:t>X</w:t>
            </w:r>
          </w:p>
        </w:tc>
        <w:tc>
          <w:tcPr>
            <w:tcW w:w="451" w:type="dxa"/>
          </w:tcPr>
          <w:p w14:paraId="442C9750" w14:textId="77777777" w:rsidR="00BE396E" w:rsidRDefault="00BE396E" w:rsidP="00BE396E">
            <w:pPr>
              <w:pStyle w:val="TableText"/>
            </w:pPr>
            <w:r>
              <w:t>X</w:t>
            </w:r>
          </w:p>
        </w:tc>
      </w:tr>
      <w:tr w:rsidR="00BE396E" w14:paraId="49F22342" w14:textId="77777777" w:rsidTr="00B3142B">
        <w:trPr>
          <w:cantSplit/>
          <w:jc w:val="center"/>
        </w:trPr>
        <w:tc>
          <w:tcPr>
            <w:tcW w:w="802" w:type="dxa"/>
            <w:tcMar>
              <w:left w:w="58" w:type="dxa"/>
              <w:right w:w="58" w:type="dxa"/>
            </w:tcMar>
          </w:tcPr>
          <w:p w14:paraId="3FC70D76" w14:textId="152EB98D" w:rsidR="00BE396E" w:rsidRDefault="00BE396E" w:rsidP="00BE396E">
            <w:pPr>
              <w:pStyle w:val="TableText"/>
            </w:pPr>
            <w:r>
              <w:t>24</w:t>
            </w:r>
            <w:r w:rsidR="00135F82">
              <w:t xml:space="preserve"> – </w:t>
            </w:r>
            <w:r>
              <w:t>25</w:t>
            </w:r>
          </w:p>
        </w:tc>
        <w:tc>
          <w:tcPr>
            <w:tcW w:w="2227" w:type="dxa"/>
            <w:tcMar>
              <w:left w:w="58" w:type="dxa"/>
              <w:right w:w="58" w:type="dxa"/>
            </w:tcMar>
          </w:tcPr>
          <w:p w14:paraId="525C2B87" w14:textId="77777777" w:rsidR="00BE396E" w:rsidRDefault="00BE396E" w:rsidP="00BE396E">
            <w:pPr>
              <w:pStyle w:val="TableText"/>
            </w:pPr>
            <w:r>
              <w:t>DETAIL COUNT</w:t>
            </w:r>
          </w:p>
        </w:tc>
        <w:tc>
          <w:tcPr>
            <w:tcW w:w="2902" w:type="dxa"/>
            <w:tcMar>
              <w:left w:w="58" w:type="dxa"/>
              <w:right w:w="58" w:type="dxa"/>
            </w:tcMar>
          </w:tcPr>
          <w:p w14:paraId="34FEB4B5" w14:textId="009371E9" w:rsidR="00BE396E" w:rsidRDefault="00BE396E" w:rsidP="00BE396E">
            <w:pPr>
              <w:pStyle w:val="TableText"/>
            </w:pPr>
            <w:r>
              <w:t>:P:IDR-</w:t>
            </w:r>
            <w:bookmarkStart w:id="11" w:name="_Hlt526753016"/>
            <w:r>
              <w:fldChar w:fldCharType="begin"/>
            </w:r>
            <w:r w:rsidR="005F6B04">
              <w:instrText>HYPERLINK "..\\..\\DataDictionary\\COBOL\\DT\\DTL-CNT.docx"</w:instrText>
            </w:r>
            <w:r>
              <w:fldChar w:fldCharType="separate"/>
            </w:r>
            <w:bookmarkStart w:id="12" w:name="_Hlt526753138"/>
            <w:r>
              <w:rPr>
                <w:rStyle w:val="Hyperlink"/>
              </w:rPr>
              <w:t>D</w:t>
            </w:r>
            <w:bookmarkStart w:id="13" w:name="_Hlt508606683"/>
            <w:r>
              <w:rPr>
                <w:rStyle w:val="Hyperlink"/>
              </w:rPr>
              <w:t>T</w:t>
            </w:r>
            <w:bookmarkStart w:id="14" w:name="_Hlt508600247"/>
            <w:bookmarkEnd w:id="13"/>
            <w:r>
              <w:rPr>
                <w:rStyle w:val="Hyperlink"/>
              </w:rPr>
              <w:t>L</w:t>
            </w:r>
            <w:bookmarkStart w:id="15" w:name="_Hlt506708813"/>
            <w:bookmarkStart w:id="16" w:name="_Hlt506708779"/>
            <w:bookmarkEnd w:id="14"/>
            <w:bookmarkEnd w:id="15"/>
            <w:r>
              <w:rPr>
                <w:rStyle w:val="Hyperlink"/>
              </w:rPr>
              <w:t>-</w:t>
            </w:r>
            <w:bookmarkStart w:id="17" w:name="_Hlt508606667"/>
            <w:bookmarkEnd w:id="16"/>
            <w:r>
              <w:rPr>
                <w:rStyle w:val="Hyperlink"/>
              </w:rPr>
              <w:t>C</w:t>
            </w:r>
            <w:bookmarkEnd w:id="17"/>
            <w:r>
              <w:rPr>
                <w:rStyle w:val="Hyperlink"/>
              </w:rPr>
              <w:t>NT</w:t>
            </w:r>
            <w:bookmarkStart w:id="18" w:name="_Hlt506694989"/>
            <w:bookmarkEnd w:id="12"/>
            <w:r>
              <w:fldChar w:fldCharType="end"/>
            </w:r>
            <w:bookmarkEnd w:id="11"/>
            <w:bookmarkEnd w:id="18"/>
          </w:p>
        </w:tc>
        <w:tc>
          <w:tcPr>
            <w:tcW w:w="3087" w:type="dxa"/>
            <w:gridSpan w:val="2"/>
            <w:tcMar>
              <w:left w:w="58" w:type="dxa"/>
              <w:right w:w="58" w:type="dxa"/>
            </w:tcMar>
          </w:tcPr>
          <w:p w14:paraId="2A67555A" w14:textId="3E29910A" w:rsidR="00BE396E" w:rsidRDefault="00BE396E" w:rsidP="00BE396E">
            <w:pPr>
              <w:pStyle w:val="TableText"/>
            </w:pPr>
            <w:r w:rsidRPr="004B47CA">
              <w:t>Number of claim details</w:t>
            </w:r>
          </w:p>
          <w:p w14:paraId="5942301D" w14:textId="77777777" w:rsidR="00BE396E" w:rsidRDefault="00BE396E" w:rsidP="00BE396E">
            <w:pPr>
              <w:pStyle w:val="TableText"/>
            </w:pPr>
            <w:r w:rsidRPr="004B47CA">
              <w:t>This field contains the count of detail segments for a pending or paid history claim record.</w:t>
            </w:r>
          </w:p>
        </w:tc>
        <w:tc>
          <w:tcPr>
            <w:tcW w:w="1143" w:type="dxa"/>
            <w:tcMar>
              <w:left w:w="58" w:type="dxa"/>
              <w:right w:w="58" w:type="dxa"/>
            </w:tcMar>
          </w:tcPr>
          <w:p w14:paraId="5B3CC13E" w14:textId="77777777" w:rsidR="00BE396E" w:rsidRDefault="00BE396E" w:rsidP="00BE396E">
            <w:pPr>
              <w:pStyle w:val="TableText"/>
              <w:rPr>
                <w:caps/>
              </w:rPr>
            </w:pPr>
            <w:r>
              <w:rPr>
                <w:caps/>
              </w:rPr>
              <w:t>2 c</w:t>
            </w:r>
          </w:p>
        </w:tc>
        <w:tc>
          <w:tcPr>
            <w:tcW w:w="2324" w:type="dxa"/>
            <w:gridSpan w:val="2"/>
            <w:tcMar>
              <w:left w:w="58" w:type="dxa"/>
              <w:right w:w="58" w:type="dxa"/>
            </w:tcMar>
          </w:tcPr>
          <w:p w14:paraId="44CE5944" w14:textId="77777777" w:rsidR="00BE396E" w:rsidRDefault="00BE396E" w:rsidP="00BE396E">
            <w:pPr>
              <w:pStyle w:val="TableText"/>
            </w:pPr>
            <w:r>
              <w:t>-</w:t>
            </w:r>
          </w:p>
        </w:tc>
        <w:tc>
          <w:tcPr>
            <w:tcW w:w="736" w:type="dxa"/>
            <w:tcMar>
              <w:left w:w="58" w:type="dxa"/>
              <w:right w:w="58" w:type="dxa"/>
            </w:tcMar>
          </w:tcPr>
          <w:p w14:paraId="3B435534" w14:textId="77777777" w:rsidR="00BE396E" w:rsidRDefault="00BE396E" w:rsidP="00BE396E">
            <w:pPr>
              <w:pStyle w:val="TableText"/>
            </w:pPr>
            <w:r>
              <w:t>Zeros</w:t>
            </w:r>
          </w:p>
        </w:tc>
        <w:tc>
          <w:tcPr>
            <w:tcW w:w="540" w:type="dxa"/>
          </w:tcPr>
          <w:p w14:paraId="21287B04" w14:textId="77777777" w:rsidR="00BE396E" w:rsidRDefault="00BE396E" w:rsidP="00BE396E">
            <w:pPr>
              <w:pStyle w:val="TableText"/>
            </w:pPr>
            <w:r>
              <w:t>X</w:t>
            </w:r>
          </w:p>
        </w:tc>
        <w:tc>
          <w:tcPr>
            <w:tcW w:w="450" w:type="dxa"/>
          </w:tcPr>
          <w:p w14:paraId="29041B1A" w14:textId="77777777" w:rsidR="00BE396E" w:rsidRDefault="00BE396E" w:rsidP="00BE396E">
            <w:pPr>
              <w:pStyle w:val="TableText"/>
            </w:pPr>
            <w:r>
              <w:t>X</w:t>
            </w:r>
          </w:p>
        </w:tc>
        <w:tc>
          <w:tcPr>
            <w:tcW w:w="451" w:type="dxa"/>
          </w:tcPr>
          <w:p w14:paraId="1D907556" w14:textId="77777777" w:rsidR="00BE396E" w:rsidRDefault="00BE396E" w:rsidP="00BE396E">
            <w:pPr>
              <w:pStyle w:val="TableText"/>
            </w:pPr>
            <w:r>
              <w:t>X</w:t>
            </w:r>
          </w:p>
        </w:tc>
      </w:tr>
      <w:tr w:rsidR="00BE396E" w14:paraId="173044BB" w14:textId="77777777" w:rsidTr="00B3142B">
        <w:trPr>
          <w:cantSplit/>
          <w:jc w:val="center"/>
        </w:trPr>
        <w:tc>
          <w:tcPr>
            <w:tcW w:w="802" w:type="dxa"/>
            <w:tcMar>
              <w:left w:w="58" w:type="dxa"/>
              <w:right w:w="58" w:type="dxa"/>
            </w:tcMar>
          </w:tcPr>
          <w:p w14:paraId="693F6B99" w14:textId="22E8ECCE" w:rsidR="00BE396E" w:rsidRDefault="00BE396E" w:rsidP="00BE396E">
            <w:pPr>
              <w:pStyle w:val="TableText"/>
            </w:pPr>
            <w:r>
              <w:t>26</w:t>
            </w:r>
            <w:r w:rsidR="00135F82">
              <w:t xml:space="preserve"> – </w:t>
            </w:r>
            <w:r>
              <w:t>37</w:t>
            </w:r>
          </w:p>
        </w:tc>
        <w:tc>
          <w:tcPr>
            <w:tcW w:w="2227" w:type="dxa"/>
            <w:tcMar>
              <w:left w:w="58" w:type="dxa"/>
              <w:right w:w="58" w:type="dxa"/>
            </w:tcMar>
          </w:tcPr>
          <w:p w14:paraId="410FB781" w14:textId="77777777" w:rsidR="00BE396E" w:rsidRDefault="00BE396E" w:rsidP="00BE396E">
            <w:pPr>
              <w:pStyle w:val="TableText"/>
            </w:pPr>
            <w:r>
              <w:t>CLAIM HIC</w:t>
            </w:r>
          </w:p>
        </w:tc>
        <w:tc>
          <w:tcPr>
            <w:tcW w:w="2902" w:type="dxa"/>
            <w:tcMar>
              <w:left w:w="58" w:type="dxa"/>
              <w:right w:w="58" w:type="dxa"/>
            </w:tcMar>
          </w:tcPr>
          <w:p w14:paraId="12FFB16C" w14:textId="28CF03C6" w:rsidR="00BE396E" w:rsidRDefault="00BE396E" w:rsidP="00BE396E">
            <w:pPr>
              <w:pStyle w:val="TableText"/>
            </w:pPr>
            <w:r>
              <w:t>:P:IDR-</w:t>
            </w:r>
            <w:bookmarkStart w:id="19" w:name="_Hlt514732065"/>
            <w:r>
              <w:fldChar w:fldCharType="begin"/>
            </w:r>
            <w:r w:rsidR="00C57A69">
              <w:instrText>HYPERLINK "..\\..\\DataDictionary\\COBOL\\HDR-TRLR\\Hic.docx"</w:instrText>
            </w:r>
            <w:r>
              <w:fldChar w:fldCharType="separate"/>
            </w:r>
            <w:r>
              <w:rPr>
                <w:rStyle w:val="Hyperlink"/>
              </w:rPr>
              <w:t>H</w:t>
            </w:r>
            <w:bookmarkStart w:id="20" w:name="_Hlt508606532"/>
            <w:r>
              <w:rPr>
                <w:rStyle w:val="Hyperlink"/>
              </w:rPr>
              <w:t>I</w:t>
            </w:r>
            <w:bookmarkStart w:id="21" w:name="_Hlt517151107"/>
            <w:bookmarkEnd w:id="20"/>
            <w:r>
              <w:rPr>
                <w:rStyle w:val="Hyperlink"/>
              </w:rPr>
              <w:t>C</w:t>
            </w:r>
            <w:bookmarkEnd w:id="19"/>
            <w:bookmarkEnd w:id="21"/>
            <w:r>
              <w:fldChar w:fldCharType="end"/>
            </w:r>
          </w:p>
        </w:tc>
        <w:tc>
          <w:tcPr>
            <w:tcW w:w="3087" w:type="dxa"/>
            <w:gridSpan w:val="2"/>
            <w:tcMar>
              <w:left w:w="58" w:type="dxa"/>
              <w:right w:w="58" w:type="dxa"/>
            </w:tcMar>
          </w:tcPr>
          <w:p w14:paraId="764642BD" w14:textId="77777777" w:rsidR="00BE396E" w:rsidRDefault="00BE396E" w:rsidP="00BE396E">
            <w:pPr>
              <w:pStyle w:val="TableText"/>
            </w:pPr>
            <w:r>
              <w:t>Health Insurance identification number</w:t>
            </w:r>
          </w:p>
          <w:p w14:paraId="007B49F2" w14:textId="77777777" w:rsidR="00BE396E" w:rsidRDefault="00BE396E" w:rsidP="00BE396E">
            <w:pPr>
              <w:pStyle w:val="TableText"/>
            </w:pPr>
            <w:r w:rsidRPr="00172919">
              <w:rPr>
                <w:b/>
              </w:rPr>
              <w:t>Note:</w:t>
            </w:r>
            <w:r>
              <w:t xml:space="preserve"> If an MBI was submitted and the HICN was not found this field will display spaces.</w:t>
            </w:r>
          </w:p>
        </w:tc>
        <w:tc>
          <w:tcPr>
            <w:tcW w:w="1143" w:type="dxa"/>
            <w:tcMar>
              <w:left w:w="58" w:type="dxa"/>
              <w:right w:w="58" w:type="dxa"/>
            </w:tcMar>
          </w:tcPr>
          <w:p w14:paraId="14D07101" w14:textId="77777777" w:rsidR="00BE396E" w:rsidRDefault="00BE396E" w:rsidP="00BE396E">
            <w:pPr>
              <w:pStyle w:val="TableText"/>
              <w:rPr>
                <w:caps/>
              </w:rPr>
            </w:pPr>
            <w:r>
              <w:rPr>
                <w:caps/>
              </w:rPr>
              <w:t>12 c</w:t>
            </w:r>
          </w:p>
        </w:tc>
        <w:tc>
          <w:tcPr>
            <w:tcW w:w="2324" w:type="dxa"/>
            <w:gridSpan w:val="2"/>
            <w:tcMar>
              <w:left w:w="58" w:type="dxa"/>
              <w:right w:w="58" w:type="dxa"/>
            </w:tcMar>
          </w:tcPr>
          <w:p w14:paraId="1B8BEDA9" w14:textId="77777777" w:rsidR="00BE396E" w:rsidRDefault="00BE396E" w:rsidP="00BE396E">
            <w:pPr>
              <w:pStyle w:val="TableText"/>
            </w:pPr>
            <w:r>
              <w:t>-</w:t>
            </w:r>
          </w:p>
        </w:tc>
        <w:tc>
          <w:tcPr>
            <w:tcW w:w="736" w:type="dxa"/>
            <w:tcMar>
              <w:left w:w="58" w:type="dxa"/>
              <w:right w:w="58" w:type="dxa"/>
            </w:tcMar>
          </w:tcPr>
          <w:p w14:paraId="62293782" w14:textId="77777777" w:rsidR="00BE396E" w:rsidRDefault="00BE396E" w:rsidP="00BE396E">
            <w:pPr>
              <w:pStyle w:val="TableText"/>
            </w:pPr>
            <w:r>
              <w:t>Spaces</w:t>
            </w:r>
          </w:p>
        </w:tc>
        <w:tc>
          <w:tcPr>
            <w:tcW w:w="540" w:type="dxa"/>
          </w:tcPr>
          <w:p w14:paraId="624366E1" w14:textId="77777777" w:rsidR="00BE396E" w:rsidRDefault="00BE396E" w:rsidP="00BE396E">
            <w:pPr>
              <w:pStyle w:val="TableText"/>
            </w:pPr>
            <w:r>
              <w:t>X</w:t>
            </w:r>
          </w:p>
        </w:tc>
        <w:tc>
          <w:tcPr>
            <w:tcW w:w="450" w:type="dxa"/>
          </w:tcPr>
          <w:p w14:paraId="4ECEB66E" w14:textId="77777777" w:rsidR="00BE396E" w:rsidRDefault="00BE396E" w:rsidP="00BE396E">
            <w:pPr>
              <w:pStyle w:val="TableText"/>
            </w:pPr>
            <w:r>
              <w:t>X</w:t>
            </w:r>
          </w:p>
        </w:tc>
        <w:tc>
          <w:tcPr>
            <w:tcW w:w="451" w:type="dxa"/>
          </w:tcPr>
          <w:p w14:paraId="6B397AFE" w14:textId="77777777" w:rsidR="00BE396E" w:rsidRDefault="00BE396E" w:rsidP="00BE396E">
            <w:pPr>
              <w:pStyle w:val="TableText"/>
            </w:pPr>
            <w:r>
              <w:t>X</w:t>
            </w:r>
          </w:p>
        </w:tc>
      </w:tr>
      <w:tr w:rsidR="00BE396E" w14:paraId="75ADF909" w14:textId="77777777" w:rsidTr="00B3142B">
        <w:trPr>
          <w:cantSplit/>
          <w:jc w:val="center"/>
        </w:trPr>
        <w:tc>
          <w:tcPr>
            <w:tcW w:w="802" w:type="dxa"/>
            <w:tcMar>
              <w:left w:w="58" w:type="dxa"/>
              <w:right w:w="58" w:type="dxa"/>
            </w:tcMar>
          </w:tcPr>
          <w:p w14:paraId="31C9877C" w14:textId="77777777" w:rsidR="00BE396E" w:rsidRDefault="00BE396E" w:rsidP="00BE396E">
            <w:pPr>
              <w:pStyle w:val="TableText"/>
            </w:pPr>
            <w:r>
              <w:t>38</w:t>
            </w:r>
          </w:p>
        </w:tc>
        <w:tc>
          <w:tcPr>
            <w:tcW w:w="2227" w:type="dxa"/>
            <w:tcMar>
              <w:left w:w="58" w:type="dxa"/>
              <w:right w:w="58" w:type="dxa"/>
            </w:tcMar>
          </w:tcPr>
          <w:p w14:paraId="1B5F79D0" w14:textId="77777777" w:rsidR="00BE396E" w:rsidRDefault="00BE396E" w:rsidP="00BE396E">
            <w:pPr>
              <w:pStyle w:val="TableText"/>
            </w:pPr>
            <w:r>
              <w:t>CLAIM TYPE</w:t>
            </w:r>
          </w:p>
        </w:tc>
        <w:tc>
          <w:tcPr>
            <w:tcW w:w="2902" w:type="dxa"/>
            <w:tcMar>
              <w:left w:w="58" w:type="dxa"/>
              <w:right w:w="58" w:type="dxa"/>
            </w:tcMar>
          </w:tcPr>
          <w:p w14:paraId="38D0EB44" w14:textId="64DA81A8" w:rsidR="00BE396E" w:rsidRDefault="00BE396E" w:rsidP="00BE396E">
            <w:pPr>
              <w:pStyle w:val="TableText"/>
            </w:pPr>
            <w:r>
              <w:t>:P:IDR-</w:t>
            </w:r>
            <w:hyperlink r:id="rId39" w:history="1">
              <w:r>
                <w:rPr>
                  <w:rStyle w:val="Hyperlink"/>
                </w:rPr>
                <w:t>C</w:t>
              </w:r>
              <w:bookmarkStart w:id="22" w:name="_Hlt508607986"/>
              <w:r>
                <w:rPr>
                  <w:rStyle w:val="Hyperlink"/>
                </w:rPr>
                <w:t>L</w:t>
              </w:r>
              <w:bookmarkStart w:id="23" w:name="_Hlt514731786"/>
              <w:bookmarkEnd w:id="22"/>
              <w:r>
                <w:rPr>
                  <w:rStyle w:val="Hyperlink"/>
                </w:rPr>
                <w:t>A</w:t>
              </w:r>
              <w:bookmarkStart w:id="24" w:name="_Hlt526754246"/>
              <w:bookmarkEnd w:id="23"/>
              <w:r>
                <w:rPr>
                  <w:rStyle w:val="Hyperlink"/>
                </w:rPr>
                <w:t>I</w:t>
              </w:r>
              <w:bookmarkStart w:id="25" w:name="_Hlt28685947"/>
              <w:bookmarkEnd w:id="24"/>
              <w:r>
                <w:rPr>
                  <w:rStyle w:val="Hyperlink"/>
                </w:rPr>
                <w:t>M</w:t>
              </w:r>
              <w:bookmarkStart w:id="26" w:name="_Hlt517151116"/>
              <w:bookmarkEnd w:id="25"/>
              <w:r>
                <w:rPr>
                  <w:rStyle w:val="Hyperlink"/>
                </w:rPr>
                <w:t>-</w:t>
              </w:r>
              <w:bookmarkEnd w:id="26"/>
              <w:r>
                <w:rPr>
                  <w:rStyle w:val="Hyperlink"/>
                </w:rPr>
                <w:t>TYPE</w:t>
              </w:r>
            </w:hyperlink>
          </w:p>
        </w:tc>
        <w:tc>
          <w:tcPr>
            <w:tcW w:w="3087" w:type="dxa"/>
            <w:gridSpan w:val="2"/>
            <w:tcMar>
              <w:left w:w="58" w:type="dxa"/>
              <w:right w:w="58" w:type="dxa"/>
            </w:tcMar>
          </w:tcPr>
          <w:p w14:paraId="41DE6D37" w14:textId="77777777" w:rsidR="00BE396E" w:rsidRDefault="00BE396E" w:rsidP="00BE396E">
            <w:pPr>
              <w:pStyle w:val="TableText"/>
            </w:pPr>
            <w:r>
              <w:t>Claim type code</w:t>
            </w:r>
          </w:p>
          <w:p w14:paraId="0D10A4D6" w14:textId="77777777" w:rsidR="00BE396E" w:rsidRPr="00C65A98" w:rsidRDefault="00BE396E" w:rsidP="00BE396E">
            <w:pPr>
              <w:pStyle w:val="TableText"/>
            </w:pPr>
            <w:r w:rsidRPr="00C65A98">
              <w:t>This field contains a value that identifies the type of claim being processed.</w:t>
            </w:r>
          </w:p>
        </w:tc>
        <w:tc>
          <w:tcPr>
            <w:tcW w:w="1143" w:type="dxa"/>
            <w:tcMar>
              <w:left w:w="58" w:type="dxa"/>
              <w:right w:w="58" w:type="dxa"/>
            </w:tcMar>
          </w:tcPr>
          <w:p w14:paraId="52904EA7" w14:textId="77777777" w:rsidR="00BE396E" w:rsidRDefault="00BE396E" w:rsidP="00BE396E">
            <w:pPr>
              <w:pStyle w:val="TableText"/>
              <w:rPr>
                <w:caps/>
              </w:rPr>
            </w:pPr>
            <w:r>
              <w:rPr>
                <w:caps/>
              </w:rPr>
              <w:t>1 C</w:t>
            </w:r>
          </w:p>
        </w:tc>
        <w:tc>
          <w:tcPr>
            <w:tcW w:w="2324" w:type="dxa"/>
            <w:gridSpan w:val="2"/>
            <w:tcMar>
              <w:left w:w="58" w:type="dxa"/>
              <w:right w:w="58" w:type="dxa"/>
            </w:tcMar>
          </w:tcPr>
          <w:p w14:paraId="05263D41" w14:textId="77777777" w:rsidR="00BE396E" w:rsidRPr="0048798E" w:rsidRDefault="00BE396E" w:rsidP="00BE396E">
            <w:pPr>
              <w:pStyle w:val="TableText"/>
              <w:rPr>
                <w:b/>
              </w:rPr>
            </w:pPr>
            <w:r w:rsidRPr="0042502A">
              <w:rPr>
                <w:b/>
              </w:rPr>
              <w:t>Valid Values:</w:t>
            </w:r>
          </w:p>
          <w:p w14:paraId="27089F43" w14:textId="7AE261CF" w:rsidR="00BE396E" w:rsidRPr="00865B7A" w:rsidRDefault="00BE396E" w:rsidP="00BE396E">
            <w:pPr>
              <w:pStyle w:val="TableText"/>
            </w:pPr>
            <w:r>
              <w:t>2</w:t>
            </w:r>
            <w:r w:rsidR="00135F82">
              <w:t xml:space="preserve"> – </w:t>
            </w:r>
            <w:r w:rsidRPr="00865B7A">
              <w:t>Adjustment</w:t>
            </w:r>
          </w:p>
          <w:p w14:paraId="10D28D1B" w14:textId="3F5318D9" w:rsidR="00BE396E" w:rsidRDefault="00BE396E" w:rsidP="00135F82">
            <w:pPr>
              <w:pStyle w:val="TableText"/>
            </w:pPr>
            <w:r>
              <w:t>3</w:t>
            </w:r>
            <w:r w:rsidR="00135F82">
              <w:t xml:space="preserve"> – </w:t>
            </w:r>
            <w:r w:rsidRPr="00865B7A">
              <w:t>Claim</w:t>
            </w:r>
          </w:p>
        </w:tc>
        <w:tc>
          <w:tcPr>
            <w:tcW w:w="736" w:type="dxa"/>
            <w:tcMar>
              <w:left w:w="58" w:type="dxa"/>
              <w:right w:w="58" w:type="dxa"/>
            </w:tcMar>
          </w:tcPr>
          <w:p w14:paraId="787C0E63" w14:textId="77777777" w:rsidR="00BE396E" w:rsidRDefault="00BE396E" w:rsidP="00BE396E">
            <w:pPr>
              <w:pStyle w:val="TableText"/>
            </w:pPr>
            <w:r>
              <w:t>Spaces</w:t>
            </w:r>
          </w:p>
        </w:tc>
        <w:tc>
          <w:tcPr>
            <w:tcW w:w="540" w:type="dxa"/>
          </w:tcPr>
          <w:p w14:paraId="4A40D40A" w14:textId="77777777" w:rsidR="00BE396E" w:rsidRDefault="00BE396E" w:rsidP="00BE396E">
            <w:pPr>
              <w:pStyle w:val="TableText"/>
            </w:pPr>
            <w:r>
              <w:t>X</w:t>
            </w:r>
          </w:p>
        </w:tc>
        <w:tc>
          <w:tcPr>
            <w:tcW w:w="450" w:type="dxa"/>
          </w:tcPr>
          <w:p w14:paraId="34136903" w14:textId="77777777" w:rsidR="00BE396E" w:rsidRDefault="00BE396E" w:rsidP="00BE396E">
            <w:pPr>
              <w:pStyle w:val="TableText"/>
            </w:pPr>
            <w:r>
              <w:t>X</w:t>
            </w:r>
          </w:p>
        </w:tc>
        <w:tc>
          <w:tcPr>
            <w:tcW w:w="451" w:type="dxa"/>
          </w:tcPr>
          <w:p w14:paraId="67B068B6" w14:textId="77777777" w:rsidR="00BE396E" w:rsidRDefault="00BE396E" w:rsidP="00BE396E">
            <w:pPr>
              <w:pStyle w:val="TableText"/>
            </w:pPr>
            <w:r>
              <w:t>X</w:t>
            </w:r>
          </w:p>
        </w:tc>
      </w:tr>
      <w:tr w:rsidR="00BE396E" w14:paraId="0C159974" w14:textId="77777777" w:rsidTr="00B3142B">
        <w:trPr>
          <w:cantSplit/>
          <w:jc w:val="center"/>
        </w:trPr>
        <w:tc>
          <w:tcPr>
            <w:tcW w:w="802" w:type="dxa"/>
            <w:tcMar>
              <w:left w:w="58" w:type="dxa"/>
              <w:right w:w="58" w:type="dxa"/>
            </w:tcMar>
          </w:tcPr>
          <w:p w14:paraId="2E37D631" w14:textId="77777777" w:rsidR="00BE396E" w:rsidRDefault="00BE396E" w:rsidP="00BE396E">
            <w:pPr>
              <w:pStyle w:val="TableText"/>
            </w:pPr>
            <w:r>
              <w:t>39</w:t>
            </w:r>
          </w:p>
        </w:tc>
        <w:tc>
          <w:tcPr>
            <w:tcW w:w="2227" w:type="dxa"/>
            <w:tcMar>
              <w:left w:w="58" w:type="dxa"/>
              <w:right w:w="58" w:type="dxa"/>
            </w:tcMar>
          </w:tcPr>
          <w:p w14:paraId="2F20DC76" w14:textId="77777777" w:rsidR="00BE396E" w:rsidRDefault="00BE396E" w:rsidP="00BE396E">
            <w:pPr>
              <w:pStyle w:val="TableText"/>
            </w:pPr>
            <w:r>
              <w:t>CLAIM ASSIGNMENT</w:t>
            </w:r>
          </w:p>
        </w:tc>
        <w:tc>
          <w:tcPr>
            <w:tcW w:w="2902" w:type="dxa"/>
            <w:tcMar>
              <w:left w:w="58" w:type="dxa"/>
              <w:right w:w="58" w:type="dxa"/>
            </w:tcMar>
          </w:tcPr>
          <w:p w14:paraId="1AB6595C" w14:textId="5F5C44CD" w:rsidR="00BE396E" w:rsidRDefault="00BE396E" w:rsidP="00BE396E">
            <w:pPr>
              <w:pStyle w:val="TableText"/>
            </w:pPr>
            <w:r>
              <w:t>:P:IDR-</w:t>
            </w:r>
            <w:bookmarkStart w:id="27" w:name="_Hlt514732211"/>
            <w:r>
              <w:rPr>
                <w:rStyle w:val="Hyperlink"/>
              </w:rPr>
              <w:fldChar w:fldCharType="begin"/>
            </w:r>
            <w:r w:rsidR="002C0971">
              <w:rPr>
                <w:rStyle w:val="Hyperlink"/>
              </w:rPr>
              <w:instrText>HYPERLINK "..\\..\\DataDictionary\\COBOL\\AS\\ASSIGNMENT.docx"</w:instrText>
            </w:r>
            <w:r>
              <w:rPr>
                <w:rStyle w:val="Hyperlink"/>
              </w:rPr>
            </w:r>
            <w:r>
              <w:rPr>
                <w:rStyle w:val="Hyperlink"/>
              </w:rPr>
              <w:fldChar w:fldCharType="separate"/>
            </w:r>
            <w:r>
              <w:rPr>
                <w:rStyle w:val="Hyperlink"/>
              </w:rPr>
              <w:t>AS</w:t>
            </w:r>
            <w:bookmarkStart w:id="28" w:name="_Hlt28685967"/>
            <w:r>
              <w:rPr>
                <w:rStyle w:val="Hyperlink"/>
              </w:rPr>
              <w:t>S</w:t>
            </w:r>
            <w:bookmarkStart w:id="29" w:name="_Hlt508608045"/>
            <w:bookmarkEnd w:id="28"/>
            <w:r>
              <w:rPr>
                <w:rStyle w:val="Hyperlink"/>
              </w:rPr>
              <w:t>I</w:t>
            </w:r>
            <w:bookmarkStart w:id="30" w:name="_Hlt517151120"/>
            <w:bookmarkEnd w:id="29"/>
            <w:r>
              <w:rPr>
                <w:rStyle w:val="Hyperlink"/>
              </w:rPr>
              <w:t>G</w:t>
            </w:r>
            <w:bookmarkStart w:id="31" w:name="_Hlt521295662"/>
            <w:bookmarkEnd w:id="30"/>
            <w:r>
              <w:rPr>
                <w:rStyle w:val="Hyperlink"/>
              </w:rPr>
              <w:t>N</w:t>
            </w:r>
            <w:bookmarkStart w:id="32" w:name="_Hlt526754582"/>
            <w:bookmarkStart w:id="33" w:name="_Hlt526754430"/>
            <w:bookmarkEnd w:id="31"/>
            <w:bookmarkEnd w:id="32"/>
            <w:r>
              <w:rPr>
                <w:rStyle w:val="Hyperlink"/>
              </w:rPr>
              <w:t>M</w:t>
            </w:r>
            <w:bookmarkEnd w:id="33"/>
            <w:r>
              <w:rPr>
                <w:rStyle w:val="Hyperlink"/>
              </w:rPr>
              <w:t>ENT</w:t>
            </w:r>
            <w:bookmarkEnd w:id="27"/>
            <w:r>
              <w:rPr>
                <w:rStyle w:val="Hyperlink"/>
              </w:rPr>
              <w:fldChar w:fldCharType="end"/>
            </w:r>
          </w:p>
        </w:tc>
        <w:tc>
          <w:tcPr>
            <w:tcW w:w="3087" w:type="dxa"/>
            <w:gridSpan w:val="2"/>
            <w:tcMar>
              <w:left w:w="58" w:type="dxa"/>
              <w:right w:w="58" w:type="dxa"/>
            </w:tcMar>
          </w:tcPr>
          <w:p w14:paraId="608EE4A1" w14:textId="77777777" w:rsidR="00BE396E" w:rsidRDefault="00BE396E" w:rsidP="00BE396E">
            <w:pPr>
              <w:pStyle w:val="TableText"/>
            </w:pPr>
            <w:r>
              <w:t>Assignment code</w:t>
            </w:r>
          </w:p>
          <w:p w14:paraId="64E5D5E5" w14:textId="7F7C8028" w:rsidR="00BE396E" w:rsidRPr="00C65A98" w:rsidRDefault="00BE396E" w:rsidP="00135F82">
            <w:pPr>
              <w:pStyle w:val="TableText"/>
            </w:pPr>
            <w:r w:rsidRPr="00C65A98">
              <w:t xml:space="preserve">This code identifies the assignment code, as indicated on the submitted claim. For online claim entry, this value may be system generated, based on the assignment code value entered with a specific range of ICN codes via the Entry Screen. However, the value can be manually generated, as necessary </w:t>
            </w:r>
          </w:p>
        </w:tc>
        <w:tc>
          <w:tcPr>
            <w:tcW w:w="1143" w:type="dxa"/>
            <w:tcMar>
              <w:left w:w="58" w:type="dxa"/>
              <w:right w:w="58" w:type="dxa"/>
            </w:tcMar>
          </w:tcPr>
          <w:p w14:paraId="604B9120" w14:textId="77777777" w:rsidR="00BE396E" w:rsidRDefault="00BE396E" w:rsidP="00BE396E">
            <w:pPr>
              <w:pStyle w:val="TableText"/>
              <w:rPr>
                <w:caps/>
              </w:rPr>
            </w:pPr>
            <w:r>
              <w:rPr>
                <w:caps/>
              </w:rPr>
              <w:t>1 C</w:t>
            </w:r>
          </w:p>
        </w:tc>
        <w:tc>
          <w:tcPr>
            <w:tcW w:w="2324" w:type="dxa"/>
            <w:gridSpan w:val="2"/>
            <w:tcMar>
              <w:left w:w="58" w:type="dxa"/>
              <w:right w:w="58" w:type="dxa"/>
            </w:tcMar>
          </w:tcPr>
          <w:p w14:paraId="4E0B57C9" w14:textId="77777777" w:rsidR="00BE396E" w:rsidRPr="0048798E" w:rsidRDefault="00BE396E" w:rsidP="00BE396E">
            <w:pPr>
              <w:pStyle w:val="TableText"/>
              <w:rPr>
                <w:b/>
              </w:rPr>
            </w:pPr>
            <w:r w:rsidRPr="0042502A">
              <w:rPr>
                <w:b/>
              </w:rPr>
              <w:t>Valid Values:</w:t>
            </w:r>
          </w:p>
          <w:p w14:paraId="243387B9" w14:textId="073ED8A7" w:rsidR="00BE396E" w:rsidRPr="00865B7A" w:rsidRDefault="00BE396E" w:rsidP="00245396">
            <w:pPr>
              <w:pStyle w:val="TableTextBullet"/>
            </w:pPr>
            <w:r>
              <w:t>A</w:t>
            </w:r>
            <w:r w:rsidR="00135F82">
              <w:t xml:space="preserve"> – </w:t>
            </w:r>
            <w:r w:rsidRPr="00382D17">
              <w:t>Assigned</w:t>
            </w:r>
          </w:p>
          <w:p w14:paraId="67EA858B" w14:textId="4ED3AB61" w:rsidR="00BE396E" w:rsidRPr="00865B7A" w:rsidRDefault="00BE396E" w:rsidP="00245396">
            <w:pPr>
              <w:pStyle w:val="TableTextBullet"/>
            </w:pPr>
            <w:r>
              <w:t>B</w:t>
            </w:r>
            <w:r w:rsidR="00135F82">
              <w:t xml:space="preserve"> – </w:t>
            </w:r>
            <w:r w:rsidRPr="00865B7A">
              <w:t>Clinical Lab Split</w:t>
            </w:r>
          </w:p>
          <w:p w14:paraId="2B120E53" w14:textId="4635C7A2" w:rsidR="00BE396E" w:rsidRPr="00865B7A" w:rsidRDefault="00BE396E" w:rsidP="00245396">
            <w:pPr>
              <w:pStyle w:val="TableTextBullet"/>
            </w:pPr>
            <w:r>
              <w:t>G</w:t>
            </w:r>
            <w:r w:rsidR="00135F82">
              <w:t xml:space="preserve"> – </w:t>
            </w:r>
            <w:r w:rsidRPr="00865B7A">
              <w:t>Group</w:t>
            </w:r>
          </w:p>
          <w:p w14:paraId="6EBC3E0C" w14:textId="4596ED59" w:rsidR="00BE396E" w:rsidRPr="00865B7A" w:rsidRDefault="00BE396E" w:rsidP="00245396">
            <w:pPr>
              <w:pStyle w:val="TableTextBullet"/>
            </w:pPr>
            <w:r>
              <w:t>H</w:t>
            </w:r>
            <w:r w:rsidR="00135F82">
              <w:t xml:space="preserve"> – </w:t>
            </w:r>
            <w:r w:rsidRPr="00865B7A">
              <w:t>HBP Claim</w:t>
            </w:r>
          </w:p>
          <w:p w14:paraId="46A53F88" w14:textId="37BA6AFB" w:rsidR="00BE396E" w:rsidRDefault="00BE396E" w:rsidP="00245396">
            <w:pPr>
              <w:pStyle w:val="TableTextBullet"/>
            </w:pPr>
            <w:r>
              <w:t>N</w:t>
            </w:r>
            <w:r w:rsidR="00135F82">
              <w:t xml:space="preserve"> – </w:t>
            </w:r>
            <w:r w:rsidRPr="00865B7A">
              <w:t>Non Assigned</w:t>
            </w:r>
          </w:p>
        </w:tc>
        <w:tc>
          <w:tcPr>
            <w:tcW w:w="736" w:type="dxa"/>
            <w:tcMar>
              <w:left w:w="58" w:type="dxa"/>
              <w:right w:w="58" w:type="dxa"/>
            </w:tcMar>
          </w:tcPr>
          <w:p w14:paraId="4C8310E8" w14:textId="77777777" w:rsidR="00BE396E" w:rsidRDefault="00BE396E" w:rsidP="00BE396E">
            <w:pPr>
              <w:pStyle w:val="TableText"/>
            </w:pPr>
            <w:r>
              <w:t>Spaces</w:t>
            </w:r>
          </w:p>
        </w:tc>
        <w:tc>
          <w:tcPr>
            <w:tcW w:w="540" w:type="dxa"/>
          </w:tcPr>
          <w:p w14:paraId="5B2C7F94" w14:textId="77777777" w:rsidR="00BE396E" w:rsidRDefault="00BE396E" w:rsidP="00BE396E">
            <w:pPr>
              <w:pStyle w:val="TableText"/>
            </w:pPr>
            <w:r>
              <w:t>X</w:t>
            </w:r>
          </w:p>
        </w:tc>
        <w:tc>
          <w:tcPr>
            <w:tcW w:w="450" w:type="dxa"/>
          </w:tcPr>
          <w:p w14:paraId="55272ECD" w14:textId="77777777" w:rsidR="00BE396E" w:rsidRDefault="00BE396E" w:rsidP="00BE396E">
            <w:pPr>
              <w:pStyle w:val="TableText"/>
            </w:pPr>
            <w:r>
              <w:t>X</w:t>
            </w:r>
          </w:p>
        </w:tc>
        <w:tc>
          <w:tcPr>
            <w:tcW w:w="451" w:type="dxa"/>
          </w:tcPr>
          <w:p w14:paraId="5B3B46BD" w14:textId="77777777" w:rsidR="00BE396E" w:rsidRDefault="00BE396E" w:rsidP="00BE396E">
            <w:pPr>
              <w:pStyle w:val="TableText"/>
            </w:pPr>
            <w:r>
              <w:t>X</w:t>
            </w:r>
          </w:p>
        </w:tc>
      </w:tr>
      <w:tr w:rsidR="00BE396E" w14:paraId="6238DCFB" w14:textId="77777777" w:rsidTr="00B3142B">
        <w:trPr>
          <w:cantSplit/>
          <w:jc w:val="center"/>
        </w:trPr>
        <w:tc>
          <w:tcPr>
            <w:tcW w:w="802" w:type="dxa"/>
            <w:tcMar>
              <w:left w:w="58" w:type="dxa"/>
              <w:right w:w="58" w:type="dxa"/>
            </w:tcMar>
          </w:tcPr>
          <w:p w14:paraId="33ACB3FC" w14:textId="67F7BF3A" w:rsidR="00BE396E" w:rsidRDefault="00BE396E" w:rsidP="00BE396E">
            <w:pPr>
              <w:pStyle w:val="TableText"/>
            </w:pPr>
            <w:r>
              <w:t>40</w:t>
            </w:r>
            <w:r w:rsidR="00135F82">
              <w:t xml:space="preserve"> – </w:t>
            </w:r>
            <w:r>
              <w:t>45</w:t>
            </w:r>
          </w:p>
        </w:tc>
        <w:tc>
          <w:tcPr>
            <w:tcW w:w="2227" w:type="dxa"/>
            <w:tcMar>
              <w:left w:w="58" w:type="dxa"/>
              <w:right w:w="58" w:type="dxa"/>
            </w:tcMar>
          </w:tcPr>
          <w:p w14:paraId="038190E9" w14:textId="77777777" w:rsidR="00BE396E" w:rsidRDefault="00BE396E" w:rsidP="00BE396E">
            <w:pPr>
              <w:pStyle w:val="TableText"/>
            </w:pPr>
            <w:r>
              <w:t>BENE LAST NAME (FIRST SIX BYTES)</w:t>
            </w:r>
          </w:p>
        </w:tc>
        <w:tc>
          <w:tcPr>
            <w:tcW w:w="2902" w:type="dxa"/>
            <w:tcMar>
              <w:left w:w="58" w:type="dxa"/>
              <w:right w:w="58" w:type="dxa"/>
            </w:tcMar>
          </w:tcPr>
          <w:p w14:paraId="1CA0DD44" w14:textId="2CD66A5F" w:rsidR="00BE396E" w:rsidRDefault="00BE396E" w:rsidP="00BE396E">
            <w:pPr>
              <w:pStyle w:val="TableText"/>
            </w:pPr>
            <w:r>
              <w:t>:P:IDR-</w:t>
            </w:r>
            <w:hyperlink r:id="rId40" w:history="1">
              <w:r>
                <w:rPr>
                  <w:rStyle w:val="Hyperlink"/>
                </w:rPr>
                <w:t>B</w:t>
              </w:r>
              <w:bookmarkStart w:id="34" w:name="_Hlt514732278"/>
              <w:r>
                <w:rPr>
                  <w:rStyle w:val="Hyperlink"/>
                </w:rPr>
                <w:t>E</w:t>
              </w:r>
              <w:bookmarkStart w:id="35" w:name="_Hlt30567688"/>
              <w:bookmarkEnd w:id="34"/>
              <w:r>
                <w:rPr>
                  <w:rStyle w:val="Hyperlink"/>
                </w:rPr>
                <w:t>N</w:t>
              </w:r>
              <w:bookmarkStart w:id="36" w:name="_Hlt11740564"/>
              <w:bookmarkEnd w:id="35"/>
              <w:r>
                <w:rPr>
                  <w:rStyle w:val="Hyperlink"/>
                </w:rPr>
                <w:t>E</w:t>
              </w:r>
              <w:bookmarkStart w:id="37" w:name="_Hlt11739526"/>
              <w:bookmarkEnd w:id="36"/>
              <w:r>
                <w:rPr>
                  <w:rStyle w:val="Hyperlink"/>
                </w:rPr>
                <w:t>-</w:t>
              </w:r>
              <w:bookmarkStart w:id="38" w:name="_Hlt526754870"/>
              <w:bookmarkEnd w:id="37"/>
              <w:r>
                <w:rPr>
                  <w:rStyle w:val="Hyperlink"/>
                </w:rPr>
                <w:t>L</w:t>
              </w:r>
              <w:bookmarkEnd w:id="38"/>
              <w:r>
                <w:rPr>
                  <w:rStyle w:val="Hyperlink"/>
                </w:rPr>
                <w:t>AS</w:t>
              </w:r>
              <w:bookmarkStart w:id="39" w:name="_Hlt508608238"/>
              <w:r>
                <w:rPr>
                  <w:rStyle w:val="Hyperlink"/>
                </w:rPr>
                <w:t>T</w:t>
              </w:r>
              <w:bookmarkEnd w:id="39"/>
              <w:r>
                <w:rPr>
                  <w:rStyle w:val="Hyperlink"/>
                </w:rPr>
                <w:t>-1-6</w:t>
              </w:r>
            </w:hyperlink>
          </w:p>
        </w:tc>
        <w:tc>
          <w:tcPr>
            <w:tcW w:w="3087" w:type="dxa"/>
            <w:gridSpan w:val="2"/>
            <w:tcMar>
              <w:left w:w="58" w:type="dxa"/>
              <w:right w:w="58" w:type="dxa"/>
            </w:tcMar>
          </w:tcPr>
          <w:p w14:paraId="62552A08" w14:textId="16736F33" w:rsidR="00BE396E" w:rsidRDefault="00BE396E" w:rsidP="00135F82">
            <w:pPr>
              <w:pStyle w:val="TableText"/>
            </w:pPr>
            <w:r>
              <w:t>Beneficiary last name</w:t>
            </w:r>
            <w:r w:rsidR="00135F82">
              <w:t xml:space="preserve"> – </w:t>
            </w:r>
            <w:r>
              <w:t>first 6 Characters</w:t>
            </w:r>
          </w:p>
        </w:tc>
        <w:tc>
          <w:tcPr>
            <w:tcW w:w="1143" w:type="dxa"/>
            <w:tcMar>
              <w:left w:w="58" w:type="dxa"/>
              <w:right w:w="58" w:type="dxa"/>
            </w:tcMar>
          </w:tcPr>
          <w:p w14:paraId="783A54D0" w14:textId="77777777" w:rsidR="00BE396E" w:rsidRDefault="00BE396E" w:rsidP="00BE396E">
            <w:pPr>
              <w:pStyle w:val="TableText"/>
              <w:rPr>
                <w:caps/>
              </w:rPr>
            </w:pPr>
            <w:r>
              <w:rPr>
                <w:caps/>
              </w:rPr>
              <w:t>6 C</w:t>
            </w:r>
          </w:p>
        </w:tc>
        <w:tc>
          <w:tcPr>
            <w:tcW w:w="2324" w:type="dxa"/>
            <w:gridSpan w:val="2"/>
            <w:tcMar>
              <w:left w:w="58" w:type="dxa"/>
              <w:right w:w="58" w:type="dxa"/>
            </w:tcMar>
          </w:tcPr>
          <w:p w14:paraId="70D49C95" w14:textId="77777777" w:rsidR="00BE396E" w:rsidRDefault="00BE396E" w:rsidP="00BE396E">
            <w:pPr>
              <w:pStyle w:val="TableText"/>
            </w:pPr>
            <w:r>
              <w:t>-</w:t>
            </w:r>
          </w:p>
        </w:tc>
        <w:tc>
          <w:tcPr>
            <w:tcW w:w="736" w:type="dxa"/>
            <w:tcMar>
              <w:left w:w="58" w:type="dxa"/>
              <w:right w:w="58" w:type="dxa"/>
            </w:tcMar>
          </w:tcPr>
          <w:p w14:paraId="2787E50F" w14:textId="77777777" w:rsidR="00BE396E" w:rsidRDefault="00BE396E" w:rsidP="00BE396E">
            <w:pPr>
              <w:pStyle w:val="TableText"/>
            </w:pPr>
            <w:r>
              <w:t>Spaces</w:t>
            </w:r>
          </w:p>
        </w:tc>
        <w:tc>
          <w:tcPr>
            <w:tcW w:w="540" w:type="dxa"/>
          </w:tcPr>
          <w:p w14:paraId="236B3DB4" w14:textId="77777777" w:rsidR="00BE396E" w:rsidRDefault="00BE396E" w:rsidP="00BE396E">
            <w:pPr>
              <w:pStyle w:val="TableText"/>
            </w:pPr>
            <w:r>
              <w:t>X</w:t>
            </w:r>
          </w:p>
        </w:tc>
        <w:tc>
          <w:tcPr>
            <w:tcW w:w="450" w:type="dxa"/>
          </w:tcPr>
          <w:p w14:paraId="642AE048" w14:textId="77777777" w:rsidR="00BE396E" w:rsidRDefault="00BE396E" w:rsidP="00BE396E">
            <w:pPr>
              <w:pStyle w:val="TableText"/>
            </w:pPr>
            <w:r>
              <w:t>X</w:t>
            </w:r>
          </w:p>
        </w:tc>
        <w:tc>
          <w:tcPr>
            <w:tcW w:w="451" w:type="dxa"/>
          </w:tcPr>
          <w:p w14:paraId="5BEB0558" w14:textId="77777777" w:rsidR="00BE396E" w:rsidRDefault="00BE396E" w:rsidP="00BE396E">
            <w:pPr>
              <w:pStyle w:val="TableText"/>
            </w:pPr>
            <w:r>
              <w:t>X</w:t>
            </w:r>
          </w:p>
        </w:tc>
      </w:tr>
      <w:tr w:rsidR="00BE396E" w14:paraId="7F4A5677" w14:textId="77777777" w:rsidTr="00B3142B">
        <w:trPr>
          <w:cantSplit/>
          <w:jc w:val="center"/>
        </w:trPr>
        <w:tc>
          <w:tcPr>
            <w:tcW w:w="802" w:type="dxa"/>
            <w:tcMar>
              <w:left w:w="58" w:type="dxa"/>
              <w:right w:w="58" w:type="dxa"/>
            </w:tcMar>
          </w:tcPr>
          <w:p w14:paraId="3A82651F" w14:textId="77777777" w:rsidR="00BE396E" w:rsidRDefault="00BE396E" w:rsidP="00BE396E">
            <w:pPr>
              <w:pStyle w:val="TableText"/>
            </w:pPr>
            <w:r>
              <w:t>46</w:t>
            </w:r>
          </w:p>
        </w:tc>
        <w:tc>
          <w:tcPr>
            <w:tcW w:w="2227" w:type="dxa"/>
            <w:tcMar>
              <w:left w:w="58" w:type="dxa"/>
              <w:right w:w="58" w:type="dxa"/>
            </w:tcMar>
          </w:tcPr>
          <w:p w14:paraId="376E2B3B" w14:textId="77777777" w:rsidR="00BE396E" w:rsidRDefault="00BE396E" w:rsidP="00BE396E">
            <w:pPr>
              <w:pStyle w:val="TableText"/>
            </w:pPr>
            <w:r>
              <w:t>BENE FIRST NAME (FIRST INITIAL)</w:t>
            </w:r>
          </w:p>
        </w:tc>
        <w:tc>
          <w:tcPr>
            <w:tcW w:w="2902" w:type="dxa"/>
            <w:tcMar>
              <w:left w:w="58" w:type="dxa"/>
              <w:right w:w="58" w:type="dxa"/>
            </w:tcMar>
          </w:tcPr>
          <w:p w14:paraId="187D4F87" w14:textId="0E4997F5" w:rsidR="00BE396E" w:rsidRDefault="00BE396E" w:rsidP="00BE396E">
            <w:pPr>
              <w:pStyle w:val="TableText"/>
            </w:pPr>
            <w:r>
              <w:t>:P:IDR-</w:t>
            </w:r>
            <w:hyperlink r:id="rId41" w:history="1">
              <w:r>
                <w:rPr>
                  <w:rStyle w:val="Hyperlink"/>
                </w:rPr>
                <w:t>B</w:t>
              </w:r>
              <w:bookmarkStart w:id="40" w:name="_Hlt508600032"/>
              <w:r>
                <w:rPr>
                  <w:rStyle w:val="Hyperlink"/>
                </w:rPr>
                <w:t>E</w:t>
              </w:r>
              <w:bookmarkStart w:id="41" w:name="_Hlt526755450"/>
              <w:bookmarkStart w:id="42" w:name="_Hlt517151141"/>
              <w:bookmarkEnd w:id="40"/>
              <w:bookmarkEnd w:id="41"/>
              <w:r>
                <w:rPr>
                  <w:rStyle w:val="Hyperlink"/>
                </w:rPr>
                <w:t>N</w:t>
              </w:r>
              <w:bookmarkStart w:id="43" w:name="_Hlt11740553"/>
              <w:bookmarkEnd w:id="42"/>
              <w:r>
                <w:rPr>
                  <w:rStyle w:val="Hyperlink"/>
                </w:rPr>
                <w:t>E</w:t>
              </w:r>
              <w:bookmarkStart w:id="44" w:name="_Hlt508608363"/>
              <w:bookmarkEnd w:id="43"/>
              <w:r>
                <w:rPr>
                  <w:rStyle w:val="Hyperlink"/>
                </w:rPr>
                <w:t>-</w:t>
              </w:r>
              <w:bookmarkStart w:id="45" w:name="_Hlt28686032"/>
              <w:bookmarkEnd w:id="44"/>
              <w:r>
                <w:rPr>
                  <w:rStyle w:val="Hyperlink"/>
                </w:rPr>
                <w:t>F</w:t>
              </w:r>
              <w:bookmarkEnd w:id="45"/>
              <w:r>
                <w:rPr>
                  <w:rStyle w:val="Hyperlink"/>
                </w:rPr>
                <w:t>IRST-INIT</w:t>
              </w:r>
            </w:hyperlink>
          </w:p>
        </w:tc>
        <w:tc>
          <w:tcPr>
            <w:tcW w:w="3087" w:type="dxa"/>
            <w:gridSpan w:val="2"/>
            <w:tcMar>
              <w:left w:w="58" w:type="dxa"/>
              <w:right w:w="58" w:type="dxa"/>
            </w:tcMar>
          </w:tcPr>
          <w:p w14:paraId="1A60A066" w14:textId="147A3021" w:rsidR="00BE396E" w:rsidRDefault="00BE396E" w:rsidP="00135F82">
            <w:pPr>
              <w:pStyle w:val="TableText"/>
            </w:pPr>
            <w:r>
              <w:t>Beneficiary first name</w:t>
            </w:r>
            <w:r w:rsidR="00135F82">
              <w:t xml:space="preserve"> – </w:t>
            </w:r>
            <w:r>
              <w:t>first initial</w:t>
            </w:r>
          </w:p>
        </w:tc>
        <w:tc>
          <w:tcPr>
            <w:tcW w:w="1143" w:type="dxa"/>
            <w:tcMar>
              <w:left w:w="58" w:type="dxa"/>
              <w:right w:w="58" w:type="dxa"/>
            </w:tcMar>
          </w:tcPr>
          <w:p w14:paraId="07F61EEF" w14:textId="77777777" w:rsidR="00BE396E" w:rsidRDefault="00BE396E" w:rsidP="00BE396E">
            <w:pPr>
              <w:pStyle w:val="TableText"/>
              <w:rPr>
                <w:caps/>
              </w:rPr>
            </w:pPr>
            <w:r>
              <w:rPr>
                <w:caps/>
              </w:rPr>
              <w:t>1 C</w:t>
            </w:r>
          </w:p>
        </w:tc>
        <w:tc>
          <w:tcPr>
            <w:tcW w:w="2324" w:type="dxa"/>
            <w:gridSpan w:val="2"/>
            <w:tcMar>
              <w:left w:w="58" w:type="dxa"/>
              <w:right w:w="58" w:type="dxa"/>
            </w:tcMar>
          </w:tcPr>
          <w:p w14:paraId="080D5AF2" w14:textId="77777777" w:rsidR="00BE396E" w:rsidRDefault="00BE396E" w:rsidP="00BE396E">
            <w:pPr>
              <w:pStyle w:val="TableText"/>
            </w:pPr>
            <w:r>
              <w:t>-</w:t>
            </w:r>
          </w:p>
        </w:tc>
        <w:tc>
          <w:tcPr>
            <w:tcW w:w="736" w:type="dxa"/>
            <w:tcMar>
              <w:left w:w="58" w:type="dxa"/>
              <w:right w:w="58" w:type="dxa"/>
            </w:tcMar>
          </w:tcPr>
          <w:p w14:paraId="03669829" w14:textId="77777777" w:rsidR="00BE396E" w:rsidRDefault="00BE396E" w:rsidP="00BE396E">
            <w:pPr>
              <w:pStyle w:val="TableText"/>
            </w:pPr>
            <w:r>
              <w:t>Spaces</w:t>
            </w:r>
          </w:p>
        </w:tc>
        <w:tc>
          <w:tcPr>
            <w:tcW w:w="540" w:type="dxa"/>
          </w:tcPr>
          <w:p w14:paraId="11E810C0" w14:textId="77777777" w:rsidR="00BE396E" w:rsidRDefault="00BE396E" w:rsidP="00BE396E">
            <w:pPr>
              <w:pStyle w:val="TableText"/>
            </w:pPr>
            <w:r>
              <w:t>X</w:t>
            </w:r>
          </w:p>
        </w:tc>
        <w:tc>
          <w:tcPr>
            <w:tcW w:w="450" w:type="dxa"/>
          </w:tcPr>
          <w:p w14:paraId="0ED73D8A" w14:textId="77777777" w:rsidR="00BE396E" w:rsidRDefault="00BE396E" w:rsidP="00BE396E">
            <w:pPr>
              <w:pStyle w:val="TableText"/>
            </w:pPr>
            <w:r>
              <w:t>X</w:t>
            </w:r>
          </w:p>
        </w:tc>
        <w:tc>
          <w:tcPr>
            <w:tcW w:w="451" w:type="dxa"/>
          </w:tcPr>
          <w:p w14:paraId="72609BEA" w14:textId="77777777" w:rsidR="00BE396E" w:rsidRDefault="00BE396E" w:rsidP="00BE396E">
            <w:pPr>
              <w:pStyle w:val="TableText"/>
            </w:pPr>
            <w:r>
              <w:t>X</w:t>
            </w:r>
          </w:p>
        </w:tc>
      </w:tr>
      <w:tr w:rsidR="00BE396E" w14:paraId="5072B777" w14:textId="77777777" w:rsidTr="00B3142B">
        <w:trPr>
          <w:cantSplit/>
          <w:jc w:val="center"/>
        </w:trPr>
        <w:tc>
          <w:tcPr>
            <w:tcW w:w="802" w:type="dxa"/>
            <w:tcMar>
              <w:left w:w="58" w:type="dxa"/>
              <w:right w:w="58" w:type="dxa"/>
            </w:tcMar>
          </w:tcPr>
          <w:p w14:paraId="61E41A2D" w14:textId="77777777" w:rsidR="00BE396E" w:rsidRDefault="00BE396E" w:rsidP="00BE396E">
            <w:pPr>
              <w:pStyle w:val="TableText"/>
            </w:pPr>
            <w:r>
              <w:t>47</w:t>
            </w:r>
          </w:p>
        </w:tc>
        <w:tc>
          <w:tcPr>
            <w:tcW w:w="2227" w:type="dxa"/>
            <w:tcMar>
              <w:left w:w="58" w:type="dxa"/>
              <w:right w:w="58" w:type="dxa"/>
            </w:tcMar>
          </w:tcPr>
          <w:p w14:paraId="06CD0F6F" w14:textId="77777777" w:rsidR="00BE396E" w:rsidRDefault="00BE396E" w:rsidP="00BE396E">
            <w:pPr>
              <w:pStyle w:val="TableText"/>
            </w:pPr>
            <w:r>
              <w:t>BENE MIDDLE INITIAL</w:t>
            </w:r>
          </w:p>
        </w:tc>
        <w:tc>
          <w:tcPr>
            <w:tcW w:w="2902" w:type="dxa"/>
            <w:tcMar>
              <w:left w:w="58" w:type="dxa"/>
              <w:right w:w="58" w:type="dxa"/>
            </w:tcMar>
          </w:tcPr>
          <w:p w14:paraId="03D5DC0F" w14:textId="0A80E9C9" w:rsidR="00BE396E" w:rsidRDefault="00BE396E" w:rsidP="00BE396E">
            <w:pPr>
              <w:pStyle w:val="TableText"/>
            </w:pPr>
            <w:r>
              <w:t>:P:IDR-</w:t>
            </w:r>
            <w:hyperlink r:id="rId42" w:history="1">
              <w:r>
                <w:rPr>
                  <w:rStyle w:val="Hyperlink"/>
                </w:rPr>
                <w:t>B</w:t>
              </w:r>
              <w:bookmarkStart w:id="46" w:name="_Hlt514732361"/>
              <w:r>
                <w:rPr>
                  <w:rStyle w:val="Hyperlink"/>
                </w:rPr>
                <w:t>E</w:t>
              </w:r>
              <w:bookmarkStart w:id="47" w:name="_Hlt526755614"/>
              <w:bookmarkStart w:id="48" w:name="_Hlt526755535"/>
              <w:bookmarkEnd w:id="46"/>
              <w:bookmarkEnd w:id="47"/>
              <w:r>
                <w:rPr>
                  <w:rStyle w:val="Hyperlink"/>
                </w:rPr>
                <w:t>N</w:t>
              </w:r>
              <w:bookmarkStart w:id="49" w:name="_Hlt11740550"/>
              <w:bookmarkEnd w:id="48"/>
              <w:r>
                <w:rPr>
                  <w:rStyle w:val="Hyperlink"/>
                </w:rPr>
                <w:t>E</w:t>
              </w:r>
              <w:bookmarkStart w:id="50" w:name="_Hlt28686052"/>
              <w:bookmarkEnd w:id="49"/>
              <w:r>
                <w:rPr>
                  <w:rStyle w:val="Hyperlink"/>
                </w:rPr>
                <w:t>-</w:t>
              </w:r>
              <w:bookmarkStart w:id="51" w:name="_Hlt30567711"/>
              <w:bookmarkEnd w:id="50"/>
              <w:r>
                <w:rPr>
                  <w:rStyle w:val="Hyperlink"/>
                </w:rPr>
                <w:t>M</w:t>
              </w:r>
              <w:bookmarkStart w:id="52" w:name="_Hlt508608424"/>
              <w:bookmarkEnd w:id="51"/>
              <w:r>
                <w:rPr>
                  <w:rStyle w:val="Hyperlink"/>
                </w:rPr>
                <w:t>I</w:t>
              </w:r>
              <w:bookmarkEnd w:id="52"/>
              <w:r>
                <w:rPr>
                  <w:rStyle w:val="Hyperlink"/>
                </w:rPr>
                <w:t>D-INI</w:t>
              </w:r>
              <w:bookmarkStart w:id="53" w:name="_Hlt500317605"/>
              <w:r>
                <w:rPr>
                  <w:rStyle w:val="Hyperlink"/>
                </w:rPr>
                <w:t>T</w:t>
              </w:r>
              <w:bookmarkEnd w:id="53"/>
            </w:hyperlink>
          </w:p>
        </w:tc>
        <w:tc>
          <w:tcPr>
            <w:tcW w:w="3087" w:type="dxa"/>
            <w:gridSpan w:val="2"/>
            <w:tcMar>
              <w:left w:w="58" w:type="dxa"/>
              <w:right w:w="58" w:type="dxa"/>
            </w:tcMar>
          </w:tcPr>
          <w:p w14:paraId="3E67F0E8" w14:textId="66D592FD" w:rsidR="00BE396E" w:rsidRDefault="00BE396E" w:rsidP="00135F82">
            <w:pPr>
              <w:pStyle w:val="TableText"/>
            </w:pPr>
            <w:r>
              <w:t>Beneficiary middle name</w:t>
            </w:r>
            <w:r w:rsidR="00135F82">
              <w:t xml:space="preserve"> – </w:t>
            </w:r>
            <w:r>
              <w:t>first initial</w:t>
            </w:r>
          </w:p>
        </w:tc>
        <w:tc>
          <w:tcPr>
            <w:tcW w:w="1143" w:type="dxa"/>
            <w:tcMar>
              <w:left w:w="58" w:type="dxa"/>
              <w:right w:w="58" w:type="dxa"/>
            </w:tcMar>
          </w:tcPr>
          <w:p w14:paraId="3491DCBB" w14:textId="77777777" w:rsidR="00BE396E" w:rsidRDefault="00BE396E" w:rsidP="00BE396E">
            <w:pPr>
              <w:pStyle w:val="TableText"/>
              <w:rPr>
                <w:caps/>
              </w:rPr>
            </w:pPr>
            <w:r>
              <w:rPr>
                <w:caps/>
              </w:rPr>
              <w:t>1 C</w:t>
            </w:r>
          </w:p>
        </w:tc>
        <w:tc>
          <w:tcPr>
            <w:tcW w:w="2324" w:type="dxa"/>
            <w:gridSpan w:val="2"/>
            <w:tcMar>
              <w:left w:w="58" w:type="dxa"/>
              <w:right w:w="58" w:type="dxa"/>
            </w:tcMar>
          </w:tcPr>
          <w:p w14:paraId="5ACDD3B7" w14:textId="77777777" w:rsidR="00BE396E" w:rsidRDefault="00BE396E" w:rsidP="00BE396E">
            <w:pPr>
              <w:pStyle w:val="TableText"/>
            </w:pPr>
            <w:r>
              <w:t>If present on Beneficiary Eligibility file.</w:t>
            </w:r>
          </w:p>
        </w:tc>
        <w:tc>
          <w:tcPr>
            <w:tcW w:w="736" w:type="dxa"/>
            <w:tcMar>
              <w:left w:w="58" w:type="dxa"/>
              <w:right w:w="58" w:type="dxa"/>
            </w:tcMar>
          </w:tcPr>
          <w:p w14:paraId="253FEEE5" w14:textId="77777777" w:rsidR="00BE396E" w:rsidRDefault="00BE396E" w:rsidP="00BE396E">
            <w:pPr>
              <w:pStyle w:val="TableText"/>
            </w:pPr>
            <w:r>
              <w:t>Spaces</w:t>
            </w:r>
          </w:p>
        </w:tc>
        <w:tc>
          <w:tcPr>
            <w:tcW w:w="540" w:type="dxa"/>
          </w:tcPr>
          <w:p w14:paraId="20BC91BF" w14:textId="77777777" w:rsidR="00BE396E" w:rsidRDefault="00BE396E" w:rsidP="00BE396E">
            <w:pPr>
              <w:pStyle w:val="TableText"/>
            </w:pPr>
            <w:r>
              <w:t>X</w:t>
            </w:r>
          </w:p>
        </w:tc>
        <w:tc>
          <w:tcPr>
            <w:tcW w:w="450" w:type="dxa"/>
          </w:tcPr>
          <w:p w14:paraId="7D301BF5" w14:textId="77777777" w:rsidR="00BE396E" w:rsidRDefault="00BE396E" w:rsidP="00BE396E">
            <w:pPr>
              <w:pStyle w:val="TableText"/>
            </w:pPr>
            <w:r>
              <w:t>X</w:t>
            </w:r>
          </w:p>
        </w:tc>
        <w:tc>
          <w:tcPr>
            <w:tcW w:w="451" w:type="dxa"/>
          </w:tcPr>
          <w:p w14:paraId="39AD8276" w14:textId="77777777" w:rsidR="00BE396E" w:rsidRDefault="00BE396E" w:rsidP="00BE396E">
            <w:pPr>
              <w:pStyle w:val="TableText"/>
            </w:pPr>
            <w:r>
              <w:t>X</w:t>
            </w:r>
          </w:p>
        </w:tc>
      </w:tr>
      <w:tr w:rsidR="00BE396E" w14:paraId="3911C1CE" w14:textId="77777777" w:rsidTr="00B3142B">
        <w:trPr>
          <w:cantSplit/>
          <w:jc w:val="center"/>
        </w:trPr>
        <w:tc>
          <w:tcPr>
            <w:tcW w:w="802" w:type="dxa"/>
            <w:tcMar>
              <w:left w:w="58" w:type="dxa"/>
              <w:right w:w="58" w:type="dxa"/>
            </w:tcMar>
          </w:tcPr>
          <w:p w14:paraId="5BF53ED3" w14:textId="77777777" w:rsidR="00BE396E" w:rsidRDefault="00BE396E" w:rsidP="00BE396E">
            <w:pPr>
              <w:pStyle w:val="TableText"/>
            </w:pPr>
            <w:r>
              <w:t>48</w:t>
            </w:r>
          </w:p>
        </w:tc>
        <w:tc>
          <w:tcPr>
            <w:tcW w:w="2227" w:type="dxa"/>
            <w:tcMar>
              <w:left w:w="58" w:type="dxa"/>
              <w:right w:w="58" w:type="dxa"/>
            </w:tcMar>
          </w:tcPr>
          <w:p w14:paraId="6A780263" w14:textId="77777777" w:rsidR="00BE396E" w:rsidRDefault="00BE396E" w:rsidP="00BE396E">
            <w:pPr>
              <w:pStyle w:val="TableText"/>
            </w:pPr>
            <w:r>
              <w:t>BENE GENDER</w:t>
            </w:r>
          </w:p>
        </w:tc>
        <w:tc>
          <w:tcPr>
            <w:tcW w:w="2902" w:type="dxa"/>
            <w:tcMar>
              <w:left w:w="58" w:type="dxa"/>
              <w:right w:w="58" w:type="dxa"/>
            </w:tcMar>
          </w:tcPr>
          <w:p w14:paraId="190072B9" w14:textId="17C28D0D" w:rsidR="00BE396E" w:rsidRDefault="00BE396E" w:rsidP="00BE396E">
            <w:pPr>
              <w:pStyle w:val="TableText"/>
            </w:pPr>
            <w:r>
              <w:t>:P:IDR-</w:t>
            </w:r>
            <w:hyperlink r:id="rId43" w:history="1">
              <w:bookmarkStart w:id="54" w:name="_Hlt526755713"/>
              <w:r>
                <w:rPr>
                  <w:rStyle w:val="Hyperlink"/>
                </w:rPr>
                <w:t>B</w:t>
              </w:r>
              <w:bookmarkStart w:id="55" w:name="_Hlt526755722"/>
              <w:bookmarkStart w:id="56" w:name="_Hlt526755639"/>
              <w:bookmarkEnd w:id="55"/>
              <w:r>
                <w:rPr>
                  <w:rStyle w:val="Hyperlink"/>
                </w:rPr>
                <w:t>E</w:t>
              </w:r>
              <w:bookmarkStart w:id="57" w:name="_Hlt11740547"/>
              <w:bookmarkEnd w:id="56"/>
              <w:r>
                <w:rPr>
                  <w:rStyle w:val="Hyperlink"/>
                </w:rPr>
                <w:t>N</w:t>
              </w:r>
              <w:bookmarkStart w:id="58" w:name="_Hlt526755937"/>
              <w:bookmarkEnd w:id="57"/>
              <w:r>
                <w:rPr>
                  <w:rStyle w:val="Hyperlink"/>
                </w:rPr>
                <w:t>E</w:t>
              </w:r>
              <w:bookmarkStart w:id="59" w:name="_Hlt517151148"/>
              <w:bookmarkEnd w:id="58"/>
              <w:r>
                <w:rPr>
                  <w:rStyle w:val="Hyperlink"/>
                </w:rPr>
                <w:t>-</w:t>
              </w:r>
              <w:bookmarkStart w:id="60" w:name="_Hlt508608515"/>
              <w:bookmarkEnd w:id="59"/>
              <w:r>
                <w:rPr>
                  <w:rStyle w:val="Hyperlink"/>
                </w:rPr>
                <w:t>S</w:t>
              </w:r>
              <w:bookmarkEnd w:id="60"/>
              <w:r>
                <w:rPr>
                  <w:rStyle w:val="Hyperlink"/>
                </w:rPr>
                <w:t>EX</w:t>
              </w:r>
              <w:bookmarkEnd w:id="54"/>
            </w:hyperlink>
          </w:p>
        </w:tc>
        <w:tc>
          <w:tcPr>
            <w:tcW w:w="3087" w:type="dxa"/>
            <w:gridSpan w:val="2"/>
            <w:tcMar>
              <w:left w:w="58" w:type="dxa"/>
              <w:right w:w="58" w:type="dxa"/>
            </w:tcMar>
          </w:tcPr>
          <w:p w14:paraId="413DE61E" w14:textId="77777777" w:rsidR="00BE396E" w:rsidRDefault="00BE396E" w:rsidP="00BE396E">
            <w:pPr>
              <w:pStyle w:val="TableText"/>
            </w:pPr>
            <w:r>
              <w:t>Beneficiary sex</w:t>
            </w:r>
          </w:p>
        </w:tc>
        <w:tc>
          <w:tcPr>
            <w:tcW w:w="1143" w:type="dxa"/>
            <w:tcMar>
              <w:left w:w="58" w:type="dxa"/>
              <w:right w:w="58" w:type="dxa"/>
            </w:tcMar>
          </w:tcPr>
          <w:p w14:paraId="7EB1EE9A" w14:textId="77777777" w:rsidR="00BE396E" w:rsidRDefault="00BE396E" w:rsidP="00BE396E">
            <w:pPr>
              <w:pStyle w:val="TableText"/>
              <w:rPr>
                <w:caps/>
              </w:rPr>
            </w:pPr>
            <w:r>
              <w:rPr>
                <w:caps/>
              </w:rPr>
              <w:t>1 C</w:t>
            </w:r>
          </w:p>
        </w:tc>
        <w:tc>
          <w:tcPr>
            <w:tcW w:w="2324" w:type="dxa"/>
            <w:gridSpan w:val="2"/>
            <w:tcMar>
              <w:left w:w="58" w:type="dxa"/>
              <w:right w:w="58" w:type="dxa"/>
            </w:tcMar>
          </w:tcPr>
          <w:p w14:paraId="0B1B84C2" w14:textId="77777777" w:rsidR="00BE396E" w:rsidRPr="00865B7A" w:rsidRDefault="00BE396E" w:rsidP="00BE396E">
            <w:pPr>
              <w:pStyle w:val="TableText"/>
            </w:pPr>
            <w:r w:rsidRPr="0042502A">
              <w:rPr>
                <w:b/>
              </w:rPr>
              <w:t>Valid Values:</w:t>
            </w:r>
          </w:p>
          <w:p w14:paraId="39C0AEDD" w14:textId="111830A7" w:rsidR="00BE396E" w:rsidRPr="00865B7A" w:rsidRDefault="00BE396E" w:rsidP="00245396">
            <w:pPr>
              <w:pStyle w:val="TableTextBullet"/>
            </w:pPr>
            <w:r>
              <w:t>F</w:t>
            </w:r>
            <w:r w:rsidR="00135F82">
              <w:t xml:space="preserve"> – </w:t>
            </w:r>
            <w:r w:rsidRPr="00865B7A">
              <w:t>Female</w:t>
            </w:r>
          </w:p>
          <w:p w14:paraId="30012A74" w14:textId="56BAB152" w:rsidR="00BE396E" w:rsidRDefault="00BE396E" w:rsidP="00245396">
            <w:pPr>
              <w:pStyle w:val="TableTextBullet"/>
            </w:pPr>
            <w:r>
              <w:t>M</w:t>
            </w:r>
            <w:r w:rsidR="00135F82">
              <w:t xml:space="preserve"> – </w:t>
            </w:r>
            <w:r w:rsidRPr="00865B7A">
              <w:t>Male</w:t>
            </w:r>
          </w:p>
          <w:p w14:paraId="37C679A2" w14:textId="486D2200" w:rsidR="00BE396E" w:rsidRDefault="00BE396E" w:rsidP="00245396">
            <w:pPr>
              <w:pStyle w:val="TableTextBullet"/>
            </w:pPr>
            <w:r>
              <w:t>O</w:t>
            </w:r>
            <w:r w:rsidR="00135F82">
              <w:t xml:space="preserve"> – </w:t>
            </w:r>
            <w:r w:rsidRPr="003058BF">
              <w:t>Other than M or F</w:t>
            </w:r>
          </w:p>
        </w:tc>
        <w:tc>
          <w:tcPr>
            <w:tcW w:w="736" w:type="dxa"/>
            <w:tcMar>
              <w:left w:w="58" w:type="dxa"/>
              <w:right w:w="58" w:type="dxa"/>
            </w:tcMar>
          </w:tcPr>
          <w:p w14:paraId="54351F5B" w14:textId="77777777" w:rsidR="00BE396E" w:rsidRDefault="00BE396E" w:rsidP="00BE396E">
            <w:pPr>
              <w:pStyle w:val="TableText"/>
            </w:pPr>
            <w:r>
              <w:t>Spaces</w:t>
            </w:r>
          </w:p>
        </w:tc>
        <w:tc>
          <w:tcPr>
            <w:tcW w:w="540" w:type="dxa"/>
          </w:tcPr>
          <w:p w14:paraId="1500C84B" w14:textId="77777777" w:rsidR="00BE396E" w:rsidRDefault="00BE396E" w:rsidP="00BE396E">
            <w:pPr>
              <w:pStyle w:val="TableText"/>
            </w:pPr>
            <w:r>
              <w:t>X</w:t>
            </w:r>
          </w:p>
        </w:tc>
        <w:tc>
          <w:tcPr>
            <w:tcW w:w="450" w:type="dxa"/>
          </w:tcPr>
          <w:p w14:paraId="5A109DBE" w14:textId="77777777" w:rsidR="00BE396E" w:rsidRDefault="00BE396E" w:rsidP="00BE396E">
            <w:pPr>
              <w:pStyle w:val="TableText"/>
            </w:pPr>
            <w:r>
              <w:t>X</w:t>
            </w:r>
          </w:p>
        </w:tc>
        <w:tc>
          <w:tcPr>
            <w:tcW w:w="451" w:type="dxa"/>
          </w:tcPr>
          <w:p w14:paraId="4A805A37" w14:textId="77777777" w:rsidR="00BE396E" w:rsidRDefault="00BE396E" w:rsidP="00BE396E">
            <w:pPr>
              <w:pStyle w:val="TableText"/>
            </w:pPr>
            <w:r>
              <w:t>X</w:t>
            </w:r>
          </w:p>
        </w:tc>
      </w:tr>
      <w:tr w:rsidR="00BE396E" w14:paraId="6E89FF0D" w14:textId="77777777" w:rsidTr="00B3142B">
        <w:trPr>
          <w:cantSplit/>
          <w:jc w:val="center"/>
        </w:trPr>
        <w:tc>
          <w:tcPr>
            <w:tcW w:w="802" w:type="dxa"/>
            <w:tcMar>
              <w:left w:w="58" w:type="dxa"/>
              <w:right w:w="58" w:type="dxa"/>
            </w:tcMar>
          </w:tcPr>
          <w:p w14:paraId="7944BCCC" w14:textId="77777777" w:rsidR="00BE396E" w:rsidRDefault="00BE396E" w:rsidP="00BE396E">
            <w:pPr>
              <w:pStyle w:val="TableText"/>
            </w:pPr>
            <w:r>
              <w:t>49</w:t>
            </w:r>
          </w:p>
        </w:tc>
        <w:tc>
          <w:tcPr>
            <w:tcW w:w="2227" w:type="dxa"/>
            <w:tcMar>
              <w:left w:w="58" w:type="dxa"/>
              <w:right w:w="58" w:type="dxa"/>
            </w:tcMar>
          </w:tcPr>
          <w:p w14:paraId="5D0BCA74" w14:textId="77777777" w:rsidR="00BE396E" w:rsidRDefault="00BE396E" w:rsidP="00BE396E">
            <w:pPr>
              <w:pStyle w:val="TableText"/>
            </w:pPr>
            <w:r>
              <w:t>CLAIM STATUS CODE</w:t>
            </w:r>
          </w:p>
        </w:tc>
        <w:tc>
          <w:tcPr>
            <w:tcW w:w="2902" w:type="dxa"/>
            <w:tcMar>
              <w:left w:w="58" w:type="dxa"/>
              <w:right w:w="58" w:type="dxa"/>
            </w:tcMar>
          </w:tcPr>
          <w:p w14:paraId="2862B728" w14:textId="1C039540" w:rsidR="00BE396E" w:rsidRDefault="00BE396E" w:rsidP="00BE396E">
            <w:pPr>
              <w:pStyle w:val="TableText"/>
            </w:pPr>
            <w:r>
              <w:t>:P:IDR-</w:t>
            </w:r>
            <w:hyperlink r:id="rId44" w:history="1">
              <w:r>
                <w:rPr>
                  <w:rStyle w:val="Hyperlink"/>
                </w:rPr>
                <w:t>ST</w:t>
              </w:r>
              <w:bookmarkStart w:id="61" w:name="_Hlt521295685"/>
              <w:r>
                <w:rPr>
                  <w:rStyle w:val="Hyperlink"/>
                </w:rPr>
                <w:t>A</w:t>
              </w:r>
              <w:bookmarkStart w:id="62" w:name="_Hlt508608525"/>
              <w:bookmarkEnd w:id="61"/>
              <w:r>
                <w:rPr>
                  <w:rStyle w:val="Hyperlink"/>
                </w:rPr>
                <w:t>T</w:t>
              </w:r>
              <w:bookmarkStart w:id="63" w:name="_Hlt526755805"/>
              <w:bookmarkEnd w:id="62"/>
              <w:r>
                <w:rPr>
                  <w:rStyle w:val="Hyperlink"/>
                </w:rPr>
                <w:t>U</w:t>
              </w:r>
              <w:bookmarkStart w:id="64" w:name="_Hlt517151151"/>
              <w:bookmarkEnd w:id="63"/>
              <w:r>
                <w:rPr>
                  <w:rStyle w:val="Hyperlink"/>
                </w:rPr>
                <w:t>S</w:t>
              </w:r>
              <w:bookmarkEnd w:id="64"/>
              <w:r>
                <w:rPr>
                  <w:rStyle w:val="Hyperlink"/>
                </w:rPr>
                <w:t>-CODE</w:t>
              </w:r>
            </w:hyperlink>
          </w:p>
        </w:tc>
        <w:tc>
          <w:tcPr>
            <w:tcW w:w="3087" w:type="dxa"/>
            <w:gridSpan w:val="2"/>
            <w:tcMar>
              <w:left w:w="58" w:type="dxa"/>
              <w:right w:w="58" w:type="dxa"/>
            </w:tcMar>
          </w:tcPr>
          <w:p w14:paraId="6E194C66" w14:textId="77777777" w:rsidR="00BE396E" w:rsidRDefault="00BE396E" w:rsidP="00BE396E">
            <w:pPr>
              <w:pStyle w:val="TableText"/>
            </w:pPr>
            <w:r>
              <w:t>Claim status code.</w:t>
            </w:r>
          </w:p>
          <w:p w14:paraId="5B94E136" w14:textId="6E10429A" w:rsidR="00BE396E" w:rsidRPr="00C65A98" w:rsidRDefault="00BE396E" w:rsidP="00135F82">
            <w:pPr>
              <w:pStyle w:val="TableText"/>
            </w:pPr>
            <w:r w:rsidRPr="00C65A98">
              <w:t xml:space="preserve">For the H99YB338 and H99MB338 files, this field contains current status information for the pending and paid claims currently in the system. Pending and paid claims information is updated during each processing cycle with current status information. This information is accessible online, providing the </w:t>
            </w:r>
            <w:r>
              <w:t>MAC</w:t>
            </w:r>
            <w:r w:rsidRPr="00C65A98">
              <w:t xml:space="preserve"> with the most recent status available for each claim ICN or correspondence CCN.</w:t>
            </w:r>
          </w:p>
        </w:tc>
        <w:tc>
          <w:tcPr>
            <w:tcW w:w="1143" w:type="dxa"/>
            <w:tcMar>
              <w:left w:w="58" w:type="dxa"/>
              <w:right w:w="58" w:type="dxa"/>
            </w:tcMar>
          </w:tcPr>
          <w:p w14:paraId="7990ADB4" w14:textId="77777777" w:rsidR="00BE396E" w:rsidRDefault="00BE396E" w:rsidP="00BE396E">
            <w:pPr>
              <w:pStyle w:val="TableText"/>
              <w:rPr>
                <w:caps/>
              </w:rPr>
            </w:pPr>
            <w:r>
              <w:rPr>
                <w:caps/>
              </w:rPr>
              <w:t>1 C</w:t>
            </w:r>
          </w:p>
        </w:tc>
        <w:tc>
          <w:tcPr>
            <w:tcW w:w="2324" w:type="dxa"/>
            <w:gridSpan w:val="2"/>
            <w:tcMar>
              <w:left w:w="58" w:type="dxa"/>
              <w:right w:w="58" w:type="dxa"/>
            </w:tcMar>
          </w:tcPr>
          <w:p w14:paraId="3E64D178" w14:textId="10C687F8" w:rsidR="00BE396E" w:rsidRDefault="00BE396E" w:rsidP="00BE396E">
            <w:pPr>
              <w:pStyle w:val="TableText"/>
            </w:pPr>
            <w:r>
              <w:t xml:space="preserve">See spec </w:t>
            </w:r>
            <w:hyperlink r:id="rId45" w:history="1">
              <w:r>
                <w:rPr>
                  <w:rStyle w:val="Hyperlink"/>
                  <w:rFonts w:cs="Courier New"/>
                  <w:szCs w:val="16"/>
                </w:rPr>
                <w:t>S0209000</w:t>
              </w:r>
            </w:hyperlink>
          </w:p>
          <w:p w14:paraId="3CC4C4D5" w14:textId="0C317EF5" w:rsidR="00BE396E" w:rsidRDefault="00BE396E" w:rsidP="00BE396E">
            <w:pPr>
              <w:pStyle w:val="TableText"/>
            </w:pPr>
            <w:r>
              <w:t>Values are A</w:t>
            </w:r>
            <w:r w:rsidR="00135F82">
              <w:t xml:space="preserve"> – </w:t>
            </w:r>
            <w:r>
              <w:t>Z or 1</w:t>
            </w:r>
            <w:r w:rsidR="00135F82">
              <w:t xml:space="preserve"> – </w:t>
            </w:r>
            <w:r>
              <w:t>9</w:t>
            </w:r>
          </w:p>
          <w:p w14:paraId="63BFE9DB" w14:textId="0E830A9C" w:rsidR="00BE396E" w:rsidRDefault="00BE396E" w:rsidP="00BE396E">
            <w:pPr>
              <w:pStyle w:val="TableText"/>
            </w:pPr>
            <w:r>
              <w:t>Phase I files will contain a space. Value A (current active claim) is not passed to history. Value B (suspended) is not passed to history. Values 1 and 3 are also for pending and are not passed to history.</w:t>
            </w:r>
          </w:p>
          <w:p w14:paraId="547B6587" w14:textId="45989D4A" w:rsidR="00BE396E" w:rsidRDefault="00BE396E" w:rsidP="00135F82">
            <w:pPr>
              <w:pStyle w:val="TableText"/>
            </w:pPr>
            <w:r w:rsidRPr="000B4954">
              <w:rPr>
                <w:b/>
              </w:rPr>
              <w:t>Note:</w:t>
            </w:r>
            <w:r>
              <w:t xml:space="preserve"> </w:t>
            </w:r>
            <w:r w:rsidR="00135F82">
              <w:t>C</w:t>
            </w:r>
            <w:r>
              <w:t>laim status R indicates a deleted claim.</w:t>
            </w:r>
            <w:r w:rsidR="00135F82">
              <w:t xml:space="preserve"> </w:t>
            </w:r>
            <w:r>
              <w:t>If status is equal to R then claim location will equal 090.</w:t>
            </w:r>
          </w:p>
        </w:tc>
        <w:tc>
          <w:tcPr>
            <w:tcW w:w="736" w:type="dxa"/>
            <w:tcMar>
              <w:left w:w="58" w:type="dxa"/>
              <w:right w:w="58" w:type="dxa"/>
            </w:tcMar>
          </w:tcPr>
          <w:p w14:paraId="1CF2C642" w14:textId="77777777" w:rsidR="00BE396E" w:rsidRDefault="00BE396E" w:rsidP="00BE396E">
            <w:pPr>
              <w:pStyle w:val="TableText"/>
            </w:pPr>
            <w:r>
              <w:t>Spaces</w:t>
            </w:r>
          </w:p>
        </w:tc>
        <w:tc>
          <w:tcPr>
            <w:tcW w:w="540" w:type="dxa"/>
          </w:tcPr>
          <w:p w14:paraId="28ACA021" w14:textId="77777777" w:rsidR="00BE396E" w:rsidRDefault="00BE396E" w:rsidP="00BE396E">
            <w:pPr>
              <w:pStyle w:val="TableText"/>
            </w:pPr>
            <w:r>
              <w:t>-</w:t>
            </w:r>
          </w:p>
        </w:tc>
        <w:tc>
          <w:tcPr>
            <w:tcW w:w="450" w:type="dxa"/>
          </w:tcPr>
          <w:p w14:paraId="0187D6C7" w14:textId="77777777" w:rsidR="00BE396E" w:rsidRDefault="00BE396E" w:rsidP="00BE396E">
            <w:pPr>
              <w:pStyle w:val="TableText"/>
            </w:pPr>
            <w:r>
              <w:t>X</w:t>
            </w:r>
          </w:p>
        </w:tc>
        <w:tc>
          <w:tcPr>
            <w:tcW w:w="451" w:type="dxa"/>
          </w:tcPr>
          <w:p w14:paraId="53473A07" w14:textId="77777777" w:rsidR="00BE396E" w:rsidRDefault="00BE396E" w:rsidP="00BE396E">
            <w:pPr>
              <w:pStyle w:val="TableText"/>
            </w:pPr>
            <w:r>
              <w:t>X</w:t>
            </w:r>
          </w:p>
        </w:tc>
      </w:tr>
      <w:tr w:rsidR="00BE396E" w14:paraId="7911DD16" w14:textId="77777777" w:rsidTr="00B3142B">
        <w:trPr>
          <w:cantSplit/>
          <w:jc w:val="center"/>
        </w:trPr>
        <w:tc>
          <w:tcPr>
            <w:tcW w:w="802" w:type="dxa"/>
            <w:tcMar>
              <w:left w:w="58" w:type="dxa"/>
              <w:right w:w="58" w:type="dxa"/>
            </w:tcMar>
          </w:tcPr>
          <w:p w14:paraId="3F0A793A" w14:textId="33D51DF7" w:rsidR="00BE396E" w:rsidRDefault="00BE396E" w:rsidP="00BE396E">
            <w:pPr>
              <w:pStyle w:val="TableText"/>
            </w:pPr>
            <w:r>
              <w:t>50</w:t>
            </w:r>
            <w:r w:rsidR="00135F82">
              <w:t xml:space="preserve"> – </w:t>
            </w:r>
            <w:r>
              <w:t>57</w:t>
            </w:r>
          </w:p>
        </w:tc>
        <w:tc>
          <w:tcPr>
            <w:tcW w:w="2227" w:type="dxa"/>
            <w:tcMar>
              <w:left w:w="58" w:type="dxa"/>
              <w:right w:w="58" w:type="dxa"/>
            </w:tcMar>
          </w:tcPr>
          <w:p w14:paraId="0FD9884E" w14:textId="77777777" w:rsidR="00BE396E" w:rsidRDefault="00BE396E" w:rsidP="00BE396E">
            <w:pPr>
              <w:pStyle w:val="TableText"/>
            </w:pPr>
            <w:r>
              <w:t>CLAIM STATUS DATE</w:t>
            </w:r>
          </w:p>
        </w:tc>
        <w:tc>
          <w:tcPr>
            <w:tcW w:w="2902" w:type="dxa"/>
            <w:tcMar>
              <w:left w:w="58" w:type="dxa"/>
              <w:right w:w="58" w:type="dxa"/>
            </w:tcMar>
          </w:tcPr>
          <w:p w14:paraId="274ED0D5" w14:textId="5A3FB335" w:rsidR="00BE396E" w:rsidRDefault="00BE396E" w:rsidP="00BE396E">
            <w:pPr>
              <w:pStyle w:val="TableText"/>
            </w:pPr>
            <w:r>
              <w:t>:P:IDR-</w:t>
            </w:r>
            <w:hyperlink r:id="rId46" w:history="1">
              <w:bookmarkStart w:id="65" w:name="_Hlt526756112"/>
              <w:r>
                <w:rPr>
                  <w:rStyle w:val="Hyperlink"/>
                </w:rPr>
                <w:t>STA</w:t>
              </w:r>
              <w:bookmarkStart w:id="66" w:name="_Hlt526756055"/>
              <w:r>
                <w:rPr>
                  <w:rStyle w:val="Hyperlink"/>
                </w:rPr>
                <w:t>T</w:t>
              </w:r>
              <w:bookmarkStart w:id="67" w:name="_Hlt11739798"/>
              <w:bookmarkEnd w:id="66"/>
              <w:r>
                <w:rPr>
                  <w:rStyle w:val="Hyperlink"/>
                </w:rPr>
                <w:t>U</w:t>
              </w:r>
              <w:bookmarkStart w:id="68" w:name="_Hlt514732427"/>
              <w:bookmarkEnd w:id="67"/>
              <w:r>
                <w:rPr>
                  <w:rStyle w:val="Hyperlink"/>
                </w:rPr>
                <w:t>S</w:t>
              </w:r>
              <w:bookmarkStart w:id="69" w:name="_Hlt508608530"/>
              <w:bookmarkEnd w:id="68"/>
              <w:r>
                <w:rPr>
                  <w:rStyle w:val="Hyperlink"/>
                </w:rPr>
                <w:t>-</w:t>
              </w:r>
              <w:bookmarkEnd w:id="69"/>
              <w:r>
                <w:rPr>
                  <w:rStyle w:val="Hyperlink"/>
                </w:rPr>
                <w:t>DATE</w:t>
              </w:r>
              <w:bookmarkEnd w:id="65"/>
            </w:hyperlink>
          </w:p>
        </w:tc>
        <w:tc>
          <w:tcPr>
            <w:tcW w:w="3087" w:type="dxa"/>
            <w:gridSpan w:val="2"/>
            <w:tcMar>
              <w:left w:w="58" w:type="dxa"/>
              <w:right w:w="58" w:type="dxa"/>
            </w:tcMar>
          </w:tcPr>
          <w:p w14:paraId="15AE5393" w14:textId="77777777" w:rsidR="00BE396E" w:rsidRDefault="00BE396E" w:rsidP="00BE396E">
            <w:pPr>
              <w:pStyle w:val="TableText"/>
            </w:pPr>
            <w:r>
              <w:t>Claim status/paid date-last date on which activity against this claim occurred.</w:t>
            </w:r>
          </w:p>
        </w:tc>
        <w:tc>
          <w:tcPr>
            <w:tcW w:w="1143" w:type="dxa"/>
            <w:tcMar>
              <w:left w:w="58" w:type="dxa"/>
              <w:right w:w="58" w:type="dxa"/>
            </w:tcMar>
          </w:tcPr>
          <w:p w14:paraId="5BC8D9DC" w14:textId="77777777" w:rsidR="00BE396E" w:rsidRDefault="00BE396E" w:rsidP="00BE396E">
            <w:pPr>
              <w:pStyle w:val="TableText"/>
              <w:rPr>
                <w:caps/>
              </w:rPr>
            </w:pPr>
            <w:r>
              <w:rPr>
                <w:caps/>
              </w:rPr>
              <w:t>8 N</w:t>
            </w:r>
          </w:p>
        </w:tc>
        <w:tc>
          <w:tcPr>
            <w:tcW w:w="2324" w:type="dxa"/>
            <w:gridSpan w:val="2"/>
            <w:tcMar>
              <w:left w:w="58" w:type="dxa"/>
              <w:right w:w="58" w:type="dxa"/>
            </w:tcMar>
          </w:tcPr>
          <w:p w14:paraId="435AB440" w14:textId="77777777" w:rsidR="00BE396E" w:rsidRDefault="00BE396E" w:rsidP="00BE396E">
            <w:pPr>
              <w:pStyle w:val="TableText"/>
            </w:pPr>
            <w:r>
              <w:t>MMDDYYYY</w:t>
            </w:r>
          </w:p>
          <w:p w14:paraId="09C1C13D" w14:textId="77777777" w:rsidR="00BE396E" w:rsidRDefault="00BE396E" w:rsidP="00BE396E">
            <w:pPr>
              <w:pStyle w:val="TableText"/>
            </w:pPr>
            <w:r w:rsidRPr="000B4954">
              <w:rPr>
                <w:b/>
              </w:rPr>
              <w:t>Note:</w:t>
            </w:r>
            <w:r>
              <w:t xml:space="preserve"> The status date will always report even though pending claims will contain a space in the Status Code field.</w:t>
            </w:r>
          </w:p>
        </w:tc>
        <w:tc>
          <w:tcPr>
            <w:tcW w:w="736" w:type="dxa"/>
            <w:tcMar>
              <w:left w:w="58" w:type="dxa"/>
              <w:right w:w="58" w:type="dxa"/>
            </w:tcMar>
          </w:tcPr>
          <w:p w14:paraId="691EE74C" w14:textId="77777777" w:rsidR="00BE396E" w:rsidRDefault="00BE396E" w:rsidP="00BE396E">
            <w:pPr>
              <w:pStyle w:val="TableText"/>
            </w:pPr>
            <w:r>
              <w:t>Zeros</w:t>
            </w:r>
          </w:p>
        </w:tc>
        <w:tc>
          <w:tcPr>
            <w:tcW w:w="540" w:type="dxa"/>
          </w:tcPr>
          <w:p w14:paraId="619C39E8" w14:textId="77777777" w:rsidR="00BE396E" w:rsidRDefault="00BE396E" w:rsidP="00BE396E">
            <w:pPr>
              <w:pStyle w:val="TableText"/>
            </w:pPr>
            <w:r>
              <w:t>X</w:t>
            </w:r>
          </w:p>
        </w:tc>
        <w:tc>
          <w:tcPr>
            <w:tcW w:w="450" w:type="dxa"/>
          </w:tcPr>
          <w:p w14:paraId="41665751" w14:textId="77777777" w:rsidR="00BE396E" w:rsidRDefault="00BE396E" w:rsidP="00BE396E">
            <w:pPr>
              <w:pStyle w:val="TableText"/>
            </w:pPr>
            <w:r>
              <w:t>X</w:t>
            </w:r>
          </w:p>
        </w:tc>
        <w:tc>
          <w:tcPr>
            <w:tcW w:w="451" w:type="dxa"/>
          </w:tcPr>
          <w:p w14:paraId="0E3096B2" w14:textId="77777777" w:rsidR="00BE396E" w:rsidRDefault="00BE396E" w:rsidP="00BE396E">
            <w:pPr>
              <w:pStyle w:val="TableText"/>
            </w:pPr>
            <w:r>
              <w:t>X</w:t>
            </w:r>
          </w:p>
        </w:tc>
      </w:tr>
      <w:tr w:rsidR="00BE396E" w14:paraId="63103FDE" w14:textId="77777777" w:rsidTr="00B3142B">
        <w:trPr>
          <w:cantSplit/>
          <w:jc w:val="center"/>
        </w:trPr>
        <w:tc>
          <w:tcPr>
            <w:tcW w:w="802" w:type="dxa"/>
            <w:tcMar>
              <w:left w:w="58" w:type="dxa"/>
              <w:right w:w="58" w:type="dxa"/>
            </w:tcMar>
          </w:tcPr>
          <w:p w14:paraId="3D5B9E90" w14:textId="0EDBFFF0" w:rsidR="00BE396E" w:rsidRDefault="00BE396E" w:rsidP="00BE396E">
            <w:pPr>
              <w:pStyle w:val="TableText"/>
            </w:pPr>
            <w:r>
              <w:t>58</w:t>
            </w:r>
            <w:r w:rsidR="00135F82">
              <w:t xml:space="preserve"> – </w:t>
            </w:r>
            <w:r>
              <w:t>66</w:t>
            </w:r>
          </w:p>
        </w:tc>
        <w:tc>
          <w:tcPr>
            <w:tcW w:w="2227" w:type="dxa"/>
            <w:tcMar>
              <w:left w:w="58" w:type="dxa"/>
              <w:right w:w="58" w:type="dxa"/>
            </w:tcMar>
          </w:tcPr>
          <w:p w14:paraId="7EDEC0AB" w14:textId="77777777" w:rsidR="00BE396E" w:rsidRDefault="00BE396E" w:rsidP="00BE396E">
            <w:pPr>
              <w:pStyle w:val="TableText"/>
            </w:pPr>
            <w:r>
              <w:t>BENE INTERNAL CHECK NUMBER</w:t>
            </w:r>
          </w:p>
        </w:tc>
        <w:tc>
          <w:tcPr>
            <w:tcW w:w="2902" w:type="dxa"/>
            <w:tcMar>
              <w:left w:w="58" w:type="dxa"/>
              <w:right w:w="58" w:type="dxa"/>
            </w:tcMar>
          </w:tcPr>
          <w:p w14:paraId="42924F77" w14:textId="7C460235" w:rsidR="00BE396E" w:rsidRDefault="00BE396E" w:rsidP="00BE396E">
            <w:pPr>
              <w:pStyle w:val="TableText"/>
            </w:pPr>
            <w:r>
              <w:t>:P:IDR-</w:t>
            </w:r>
            <w:hyperlink r:id="rId47" w:history="1">
              <w:r>
                <w:rPr>
                  <w:rStyle w:val="Hyperlink"/>
                </w:rPr>
                <w:t>BEN</w:t>
              </w:r>
              <w:bookmarkStart w:id="70" w:name="_Hlt30567749"/>
              <w:bookmarkStart w:id="71" w:name="_Hlt526756168"/>
              <w:bookmarkEnd w:id="70"/>
              <w:r>
                <w:rPr>
                  <w:rStyle w:val="Hyperlink"/>
                </w:rPr>
                <w:t>E</w:t>
              </w:r>
              <w:bookmarkStart w:id="72" w:name="_Hlt514732463"/>
              <w:bookmarkEnd w:id="71"/>
              <w:r>
                <w:rPr>
                  <w:rStyle w:val="Hyperlink"/>
                </w:rPr>
                <w:t>-</w:t>
              </w:r>
              <w:bookmarkStart w:id="73" w:name="_Hlt11740656"/>
              <w:bookmarkEnd w:id="72"/>
              <w:r>
                <w:rPr>
                  <w:rStyle w:val="Hyperlink"/>
                </w:rPr>
                <w:t>I</w:t>
              </w:r>
              <w:bookmarkStart w:id="74" w:name="_Hlt526815334"/>
              <w:bookmarkEnd w:id="73"/>
              <w:r>
                <w:rPr>
                  <w:rStyle w:val="Hyperlink"/>
                </w:rPr>
                <w:t>N</w:t>
              </w:r>
              <w:bookmarkEnd w:id="74"/>
              <w:r>
                <w:rPr>
                  <w:rStyle w:val="Hyperlink"/>
                </w:rPr>
                <w:t>CHK</w:t>
              </w:r>
              <w:bookmarkStart w:id="75" w:name="_Hlt508606706"/>
              <w:r>
                <w:rPr>
                  <w:rStyle w:val="Hyperlink"/>
                </w:rPr>
                <w:t>-</w:t>
              </w:r>
              <w:bookmarkEnd w:id="75"/>
              <w:r>
                <w:rPr>
                  <w:rStyle w:val="Hyperlink"/>
                </w:rPr>
                <w:t>NUM</w:t>
              </w:r>
            </w:hyperlink>
          </w:p>
        </w:tc>
        <w:tc>
          <w:tcPr>
            <w:tcW w:w="3087" w:type="dxa"/>
            <w:gridSpan w:val="2"/>
            <w:tcMar>
              <w:left w:w="58" w:type="dxa"/>
              <w:right w:w="58" w:type="dxa"/>
            </w:tcMar>
          </w:tcPr>
          <w:p w14:paraId="01FF5F14" w14:textId="77777777" w:rsidR="00BE396E" w:rsidRDefault="00BE396E" w:rsidP="00BE396E">
            <w:pPr>
              <w:pStyle w:val="TableText"/>
            </w:pPr>
            <w:r>
              <w:t>Beneficiary internal check number</w:t>
            </w:r>
          </w:p>
          <w:p w14:paraId="3CEF2362" w14:textId="77777777" w:rsidR="00BE396E" w:rsidRPr="00E60211" w:rsidRDefault="00BE396E" w:rsidP="00BE396E">
            <w:pPr>
              <w:pStyle w:val="TableText"/>
              <w:rPr>
                <w:rFonts w:ascii="Times New Roman" w:hAnsi="Times New Roman"/>
                <w:sz w:val="22"/>
              </w:rPr>
            </w:pPr>
            <w:r w:rsidRPr="004239DC">
              <w:t>There is an internal and external check number</w:t>
            </w:r>
            <w:r>
              <w:t>.</w:t>
            </w:r>
          </w:p>
        </w:tc>
        <w:tc>
          <w:tcPr>
            <w:tcW w:w="1143" w:type="dxa"/>
            <w:tcMar>
              <w:left w:w="58" w:type="dxa"/>
              <w:right w:w="58" w:type="dxa"/>
            </w:tcMar>
          </w:tcPr>
          <w:p w14:paraId="3D2D4B62" w14:textId="77777777" w:rsidR="00BE396E" w:rsidRDefault="00BE396E" w:rsidP="00BE396E">
            <w:pPr>
              <w:pStyle w:val="TableText"/>
              <w:rPr>
                <w:caps/>
              </w:rPr>
            </w:pPr>
            <w:r>
              <w:rPr>
                <w:caps/>
              </w:rPr>
              <w:t>9 N</w:t>
            </w:r>
          </w:p>
        </w:tc>
        <w:tc>
          <w:tcPr>
            <w:tcW w:w="2324" w:type="dxa"/>
            <w:gridSpan w:val="2"/>
            <w:tcMar>
              <w:left w:w="58" w:type="dxa"/>
              <w:right w:w="58" w:type="dxa"/>
            </w:tcMar>
          </w:tcPr>
          <w:p w14:paraId="0DB1C4D9" w14:textId="77777777" w:rsidR="00BE396E" w:rsidRDefault="00BE396E" w:rsidP="00BE396E">
            <w:pPr>
              <w:pStyle w:val="TableText"/>
            </w:pPr>
            <w:r>
              <w:t>Unique Number to identify beneficiary check Internally to the MCS system</w:t>
            </w:r>
          </w:p>
        </w:tc>
        <w:tc>
          <w:tcPr>
            <w:tcW w:w="736" w:type="dxa"/>
            <w:tcMar>
              <w:left w:w="58" w:type="dxa"/>
              <w:right w:w="58" w:type="dxa"/>
            </w:tcMar>
          </w:tcPr>
          <w:p w14:paraId="77D96EED" w14:textId="77777777" w:rsidR="00BE396E" w:rsidRDefault="00BE396E" w:rsidP="00BE396E">
            <w:pPr>
              <w:pStyle w:val="TableText"/>
            </w:pPr>
            <w:r>
              <w:t>Zeros</w:t>
            </w:r>
          </w:p>
        </w:tc>
        <w:tc>
          <w:tcPr>
            <w:tcW w:w="540" w:type="dxa"/>
          </w:tcPr>
          <w:p w14:paraId="6B817FD8" w14:textId="77777777" w:rsidR="00BE396E" w:rsidRDefault="00BE396E" w:rsidP="00BE396E">
            <w:pPr>
              <w:pStyle w:val="TableText"/>
            </w:pPr>
            <w:r>
              <w:t>-</w:t>
            </w:r>
          </w:p>
        </w:tc>
        <w:tc>
          <w:tcPr>
            <w:tcW w:w="450" w:type="dxa"/>
          </w:tcPr>
          <w:p w14:paraId="62126426" w14:textId="77777777" w:rsidR="00BE396E" w:rsidRDefault="00BE396E" w:rsidP="00BE396E">
            <w:pPr>
              <w:pStyle w:val="TableText"/>
            </w:pPr>
            <w:r>
              <w:t>-</w:t>
            </w:r>
          </w:p>
        </w:tc>
        <w:tc>
          <w:tcPr>
            <w:tcW w:w="451" w:type="dxa"/>
          </w:tcPr>
          <w:p w14:paraId="7698E82F" w14:textId="77777777" w:rsidR="00BE396E" w:rsidRDefault="00BE396E" w:rsidP="00BE396E">
            <w:pPr>
              <w:pStyle w:val="TableText"/>
            </w:pPr>
            <w:r>
              <w:t>X</w:t>
            </w:r>
          </w:p>
        </w:tc>
      </w:tr>
      <w:tr w:rsidR="00BE396E" w14:paraId="7144E123" w14:textId="77777777" w:rsidTr="00B3142B">
        <w:trPr>
          <w:cantSplit/>
          <w:jc w:val="center"/>
        </w:trPr>
        <w:tc>
          <w:tcPr>
            <w:tcW w:w="802" w:type="dxa"/>
            <w:tcMar>
              <w:left w:w="58" w:type="dxa"/>
              <w:right w:w="58" w:type="dxa"/>
            </w:tcMar>
          </w:tcPr>
          <w:p w14:paraId="016F1DF7" w14:textId="0E082DAC" w:rsidR="00BE396E" w:rsidRDefault="00BE396E" w:rsidP="00BE396E">
            <w:pPr>
              <w:pStyle w:val="TableText"/>
            </w:pPr>
            <w:r>
              <w:t>67</w:t>
            </w:r>
            <w:r w:rsidR="00135F82">
              <w:t xml:space="preserve"> – </w:t>
            </w:r>
            <w:r>
              <w:t>75</w:t>
            </w:r>
          </w:p>
        </w:tc>
        <w:tc>
          <w:tcPr>
            <w:tcW w:w="2227" w:type="dxa"/>
            <w:tcMar>
              <w:left w:w="58" w:type="dxa"/>
              <w:right w:w="58" w:type="dxa"/>
            </w:tcMar>
          </w:tcPr>
          <w:p w14:paraId="1EDD38F1" w14:textId="77777777" w:rsidR="00BE396E" w:rsidRDefault="00BE396E" w:rsidP="00BE396E">
            <w:pPr>
              <w:pStyle w:val="TableText"/>
            </w:pPr>
            <w:r>
              <w:t>BENE EXTERNAL CHECK NUMBER</w:t>
            </w:r>
          </w:p>
        </w:tc>
        <w:tc>
          <w:tcPr>
            <w:tcW w:w="2902" w:type="dxa"/>
            <w:tcMar>
              <w:left w:w="58" w:type="dxa"/>
              <w:right w:w="58" w:type="dxa"/>
            </w:tcMar>
          </w:tcPr>
          <w:p w14:paraId="27DE2F79" w14:textId="4FB7A4D1" w:rsidR="00BE396E" w:rsidRDefault="00BE396E" w:rsidP="00BE396E">
            <w:pPr>
              <w:pStyle w:val="TableText"/>
            </w:pPr>
            <w:r>
              <w:t>:P:IDR-</w:t>
            </w:r>
            <w:hyperlink r:id="rId48" w:history="1">
              <w:r>
                <w:rPr>
                  <w:rStyle w:val="Hyperlink"/>
                </w:rPr>
                <w:t>BE</w:t>
              </w:r>
              <w:bookmarkStart w:id="76" w:name="_Hlt526756377"/>
              <w:r>
                <w:rPr>
                  <w:rStyle w:val="Hyperlink"/>
                </w:rPr>
                <w:t>N</w:t>
              </w:r>
              <w:bookmarkStart w:id="77" w:name="_Hlt514732511"/>
              <w:bookmarkEnd w:id="76"/>
              <w:r>
                <w:rPr>
                  <w:rStyle w:val="Hyperlink"/>
                </w:rPr>
                <w:t>E</w:t>
              </w:r>
              <w:bookmarkStart w:id="78" w:name="_Hlt11740659"/>
              <w:bookmarkEnd w:id="77"/>
              <w:r>
                <w:rPr>
                  <w:rStyle w:val="Hyperlink"/>
                </w:rPr>
                <w:t>-</w:t>
              </w:r>
              <w:bookmarkStart w:id="79" w:name="_Hlt11739891"/>
              <w:bookmarkEnd w:id="78"/>
              <w:r>
                <w:rPr>
                  <w:rStyle w:val="Hyperlink"/>
                </w:rPr>
                <w:t>E</w:t>
              </w:r>
              <w:bookmarkStart w:id="80" w:name="_Hlt508608587"/>
              <w:bookmarkEnd w:id="79"/>
              <w:r>
                <w:rPr>
                  <w:rStyle w:val="Hyperlink"/>
                </w:rPr>
                <w:t>X</w:t>
              </w:r>
              <w:bookmarkEnd w:id="80"/>
              <w:r>
                <w:rPr>
                  <w:rStyle w:val="Hyperlink"/>
                </w:rPr>
                <w:t>CHK-NUM</w:t>
              </w:r>
            </w:hyperlink>
          </w:p>
        </w:tc>
        <w:tc>
          <w:tcPr>
            <w:tcW w:w="3087" w:type="dxa"/>
            <w:gridSpan w:val="2"/>
            <w:tcMar>
              <w:left w:w="58" w:type="dxa"/>
              <w:right w:w="58" w:type="dxa"/>
            </w:tcMar>
          </w:tcPr>
          <w:p w14:paraId="11D00399" w14:textId="77777777" w:rsidR="00BE396E" w:rsidRDefault="00BE396E" w:rsidP="00BE396E">
            <w:pPr>
              <w:pStyle w:val="TableText"/>
            </w:pPr>
            <w:r>
              <w:t>Beneficiary external check number</w:t>
            </w:r>
          </w:p>
          <w:p w14:paraId="7426BD1D" w14:textId="41C2395C" w:rsidR="00BE396E" w:rsidRPr="00C65A98" w:rsidRDefault="00BE396E" w:rsidP="00135F82">
            <w:pPr>
              <w:pStyle w:val="TableText"/>
            </w:pPr>
            <w:r w:rsidRPr="00C65A98">
              <w:t>This is the number printed on the paper check that included the payment amount for a particular claim.</w:t>
            </w:r>
          </w:p>
        </w:tc>
        <w:tc>
          <w:tcPr>
            <w:tcW w:w="1143" w:type="dxa"/>
            <w:tcMar>
              <w:left w:w="58" w:type="dxa"/>
              <w:right w:w="58" w:type="dxa"/>
            </w:tcMar>
          </w:tcPr>
          <w:p w14:paraId="0D31F065" w14:textId="77777777" w:rsidR="00BE396E" w:rsidRDefault="00BE396E" w:rsidP="00BE396E">
            <w:pPr>
              <w:pStyle w:val="TableText"/>
              <w:rPr>
                <w:caps/>
              </w:rPr>
            </w:pPr>
            <w:r>
              <w:rPr>
                <w:caps/>
              </w:rPr>
              <w:t>9 N</w:t>
            </w:r>
          </w:p>
        </w:tc>
        <w:tc>
          <w:tcPr>
            <w:tcW w:w="2324" w:type="dxa"/>
            <w:gridSpan w:val="2"/>
            <w:tcMar>
              <w:left w:w="58" w:type="dxa"/>
              <w:right w:w="58" w:type="dxa"/>
            </w:tcMar>
          </w:tcPr>
          <w:p w14:paraId="4FE00F4F" w14:textId="77777777" w:rsidR="00BE396E" w:rsidRDefault="00BE396E" w:rsidP="00BE396E">
            <w:pPr>
              <w:pStyle w:val="TableText"/>
            </w:pPr>
            <w:r>
              <w:t>Number printed on the physical check to the beneficiary</w:t>
            </w:r>
          </w:p>
        </w:tc>
        <w:tc>
          <w:tcPr>
            <w:tcW w:w="736" w:type="dxa"/>
            <w:tcMar>
              <w:left w:w="58" w:type="dxa"/>
              <w:right w:w="58" w:type="dxa"/>
            </w:tcMar>
          </w:tcPr>
          <w:p w14:paraId="61B82183" w14:textId="77777777" w:rsidR="00BE396E" w:rsidRDefault="00BE396E" w:rsidP="00BE396E">
            <w:pPr>
              <w:pStyle w:val="TableText"/>
            </w:pPr>
            <w:r>
              <w:t>Zeros</w:t>
            </w:r>
          </w:p>
        </w:tc>
        <w:tc>
          <w:tcPr>
            <w:tcW w:w="540" w:type="dxa"/>
          </w:tcPr>
          <w:p w14:paraId="6FEA9A4B" w14:textId="77777777" w:rsidR="00BE396E" w:rsidRDefault="00BE396E" w:rsidP="00BE396E">
            <w:pPr>
              <w:pStyle w:val="TableText"/>
            </w:pPr>
            <w:r>
              <w:t>-</w:t>
            </w:r>
          </w:p>
        </w:tc>
        <w:tc>
          <w:tcPr>
            <w:tcW w:w="450" w:type="dxa"/>
          </w:tcPr>
          <w:p w14:paraId="162E2B2E" w14:textId="77777777" w:rsidR="00BE396E" w:rsidRDefault="00BE396E" w:rsidP="00BE396E">
            <w:pPr>
              <w:pStyle w:val="TableText"/>
            </w:pPr>
            <w:r>
              <w:t>-</w:t>
            </w:r>
          </w:p>
        </w:tc>
        <w:tc>
          <w:tcPr>
            <w:tcW w:w="451" w:type="dxa"/>
          </w:tcPr>
          <w:p w14:paraId="043B47F9" w14:textId="77777777" w:rsidR="00BE396E" w:rsidRDefault="00BE396E" w:rsidP="00BE396E">
            <w:pPr>
              <w:pStyle w:val="TableText"/>
            </w:pPr>
            <w:r>
              <w:t>X</w:t>
            </w:r>
          </w:p>
        </w:tc>
      </w:tr>
      <w:tr w:rsidR="00BE396E" w14:paraId="2EDD7B8B" w14:textId="77777777" w:rsidTr="00B3142B">
        <w:trPr>
          <w:cantSplit/>
          <w:jc w:val="center"/>
        </w:trPr>
        <w:tc>
          <w:tcPr>
            <w:tcW w:w="802" w:type="dxa"/>
            <w:tcMar>
              <w:left w:w="58" w:type="dxa"/>
              <w:right w:w="58" w:type="dxa"/>
            </w:tcMar>
          </w:tcPr>
          <w:p w14:paraId="7A7DF911" w14:textId="4F3EB39B" w:rsidR="00BE396E" w:rsidRDefault="00BE396E" w:rsidP="00BE396E">
            <w:pPr>
              <w:pStyle w:val="TableText"/>
            </w:pPr>
            <w:r>
              <w:t>76</w:t>
            </w:r>
            <w:r w:rsidR="00135F82">
              <w:t xml:space="preserve"> – </w:t>
            </w:r>
            <w:r>
              <w:t>77</w:t>
            </w:r>
          </w:p>
        </w:tc>
        <w:tc>
          <w:tcPr>
            <w:tcW w:w="2227" w:type="dxa"/>
            <w:tcMar>
              <w:left w:w="58" w:type="dxa"/>
              <w:right w:w="58" w:type="dxa"/>
            </w:tcMar>
          </w:tcPr>
          <w:p w14:paraId="4DC8FD08" w14:textId="77777777" w:rsidR="00BE396E" w:rsidRDefault="00BE396E" w:rsidP="00BE396E">
            <w:pPr>
              <w:pStyle w:val="TableText"/>
            </w:pPr>
            <w:r w:rsidRPr="00293753">
              <w:t>Not Used</w:t>
            </w:r>
          </w:p>
        </w:tc>
        <w:tc>
          <w:tcPr>
            <w:tcW w:w="2902" w:type="dxa"/>
            <w:tcMar>
              <w:left w:w="58" w:type="dxa"/>
              <w:right w:w="58" w:type="dxa"/>
            </w:tcMar>
          </w:tcPr>
          <w:p w14:paraId="329FFF7D" w14:textId="77777777" w:rsidR="00BE396E" w:rsidRDefault="00BE396E" w:rsidP="00BE396E">
            <w:pPr>
              <w:pStyle w:val="TableText"/>
            </w:pPr>
            <w:r>
              <w:t>:</w:t>
            </w:r>
            <w:r w:rsidRPr="00007C44">
              <w:t>P:IDR-</w:t>
            </w:r>
            <w:r w:rsidRPr="00007C44">
              <w:rPr>
                <w:rStyle w:val="Hyperlink"/>
              </w:rPr>
              <w:t>C</w:t>
            </w:r>
            <w:bookmarkStart w:id="81" w:name="_Hlt526815360"/>
            <w:r w:rsidRPr="00007C44">
              <w:rPr>
                <w:rStyle w:val="Hyperlink"/>
              </w:rPr>
              <w:t>A</w:t>
            </w:r>
            <w:bookmarkStart w:id="82" w:name="_Hlt517151165"/>
            <w:bookmarkEnd w:id="81"/>
            <w:r w:rsidRPr="00007C44">
              <w:rPr>
                <w:rStyle w:val="Hyperlink"/>
              </w:rPr>
              <w:t>C</w:t>
            </w:r>
            <w:bookmarkEnd w:id="82"/>
            <w:r w:rsidRPr="00007C44">
              <w:rPr>
                <w:rStyle w:val="Hyperlink"/>
              </w:rPr>
              <w:t>-</w:t>
            </w:r>
            <w:bookmarkStart w:id="83" w:name="_Hlt514732528"/>
            <w:r w:rsidRPr="00007C44">
              <w:rPr>
                <w:rStyle w:val="Hyperlink"/>
              </w:rPr>
              <w:t>C</w:t>
            </w:r>
            <w:bookmarkStart w:id="84" w:name="_Hlt508608653"/>
            <w:bookmarkEnd w:id="83"/>
            <w:r w:rsidRPr="00007C44">
              <w:rPr>
                <w:rStyle w:val="Hyperlink"/>
              </w:rPr>
              <w:t>O</w:t>
            </w:r>
            <w:bookmarkEnd w:id="84"/>
            <w:r w:rsidRPr="00007C44">
              <w:rPr>
                <w:rStyle w:val="Hyperlink"/>
              </w:rPr>
              <w:t>DE</w:t>
            </w:r>
          </w:p>
        </w:tc>
        <w:tc>
          <w:tcPr>
            <w:tcW w:w="3087" w:type="dxa"/>
            <w:gridSpan w:val="2"/>
            <w:tcMar>
              <w:left w:w="58" w:type="dxa"/>
              <w:right w:w="58" w:type="dxa"/>
            </w:tcMar>
          </w:tcPr>
          <w:p w14:paraId="3F19213F" w14:textId="77777777" w:rsidR="00BE396E" w:rsidRDefault="00BE396E" w:rsidP="00BE396E">
            <w:pPr>
              <w:pStyle w:val="TableText"/>
            </w:pPr>
            <w:r>
              <w:t>This field is not used and spaces are mapped.</w:t>
            </w:r>
          </w:p>
        </w:tc>
        <w:tc>
          <w:tcPr>
            <w:tcW w:w="1143" w:type="dxa"/>
            <w:tcMar>
              <w:left w:w="58" w:type="dxa"/>
              <w:right w:w="58" w:type="dxa"/>
            </w:tcMar>
          </w:tcPr>
          <w:p w14:paraId="421D48A0" w14:textId="77777777" w:rsidR="00BE396E" w:rsidRDefault="00BE396E" w:rsidP="00BE396E">
            <w:pPr>
              <w:pStyle w:val="TableText"/>
              <w:rPr>
                <w:caps/>
              </w:rPr>
            </w:pPr>
            <w:r>
              <w:rPr>
                <w:caps/>
              </w:rPr>
              <w:t>2 C</w:t>
            </w:r>
          </w:p>
        </w:tc>
        <w:tc>
          <w:tcPr>
            <w:tcW w:w="2324" w:type="dxa"/>
            <w:gridSpan w:val="2"/>
            <w:tcMar>
              <w:left w:w="58" w:type="dxa"/>
              <w:right w:w="58" w:type="dxa"/>
            </w:tcMar>
          </w:tcPr>
          <w:p w14:paraId="7877FAB0" w14:textId="098258B8" w:rsidR="00BE396E" w:rsidRDefault="00BE396E" w:rsidP="00135F82">
            <w:pPr>
              <w:pStyle w:val="TableText"/>
            </w:pPr>
            <w:r>
              <w:t>No longer used</w:t>
            </w:r>
          </w:p>
        </w:tc>
        <w:tc>
          <w:tcPr>
            <w:tcW w:w="736" w:type="dxa"/>
            <w:tcMar>
              <w:left w:w="58" w:type="dxa"/>
              <w:right w:w="58" w:type="dxa"/>
            </w:tcMar>
          </w:tcPr>
          <w:p w14:paraId="2DD9269A" w14:textId="77777777" w:rsidR="00BE396E" w:rsidRDefault="00BE396E" w:rsidP="00BE396E">
            <w:pPr>
              <w:pStyle w:val="TableText"/>
            </w:pPr>
            <w:r>
              <w:t>Spaces</w:t>
            </w:r>
          </w:p>
        </w:tc>
        <w:tc>
          <w:tcPr>
            <w:tcW w:w="540" w:type="dxa"/>
          </w:tcPr>
          <w:p w14:paraId="7EAAB4BD" w14:textId="77777777" w:rsidR="00BE396E" w:rsidRDefault="00BE396E" w:rsidP="00BE396E">
            <w:pPr>
              <w:pStyle w:val="TableText"/>
            </w:pPr>
            <w:r>
              <w:t>-</w:t>
            </w:r>
          </w:p>
        </w:tc>
        <w:tc>
          <w:tcPr>
            <w:tcW w:w="450" w:type="dxa"/>
          </w:tcPr>
          <w:p w14:paraId="75E4ABD8" w14:textId="77777777" w:rsidR="00BE396E" w:rsidRDefault="00BE396E" w:rsidP="00BE396E">
            <w:pPr>
              <w:pStyle w:val="TableText"/>
            </w:pPr>
            <w:r>
              <w:t>-</w:t>
            </w:r>
          </w:p>
        </w:tc>
        <w:tc>
          <w:tcPr>
            <w:tcW w:w="451" w:type="dxa"/>
          </w:tcPr>
          <w:p w14:paraId="60A180F7" w14:textId="77777777" w:rsidR="00BE396E" w:rsidRDefault="00BE396E" w:rsidP="00BE396E">
            <w:pPr>
              <w:pStyle w:val="TableText"/>
            </w:pPr>
            <w:r>
              <w:t>-</w:t>
            </w:r>
          </w:p>
        </w:tc>
      </w:tr>
      <w:tr w:rsidR="00BE396E" w14:paraId="3DB5B214" w14:textId="77777777" w:rsidTr="00B3142B">
        <w:trPr>
          <w:cantSplit/>
          <w:jc w:val="center"/>
        </w:trPr>
        <w:tc>
          <w:tcPr>
            <w:tcW w:w="802" w:type="dxa"/>
            <w:tcMar>
              <w:left w:w="58" w:type="dxa"/>
              <w:right w:w="58" w:type="dxa"/>
            </w:tcMar>
          </w:tcPr>
          <w:p w14:paraId="01D947FC" w14:textId="6444B2EB" w:rsidR="00BE396E" w:rsidRDefault="00BE396E" w:rsidP="00BE396E">
            <w:pPr>
              <w:pStyle w:val="TableText"/>
            </w:pPr>
            <w:r>
              <w:t>78</w:t>
            </w:r>
            <w:r w:rsidR="00135F82">
              <w:t xml:space="preserve"> – </w:t>
            </w:r>
            <w:r>
              <w:t>87</w:t>
            </w:r>
          </w:p>
        </w:tc>
        <w:tc>
          <w:tcPr>
            <w:tcW w:w="2227" w:type="dxa"/>
            <w:tcMar>
              <w:left w:w="58" w:type="dxa"/>
              <w:right w:w="58" w:type="dxa"/>
            </w:tcMar>
          </w:tcPr>
          <w:p w14:paraId="07AB42C7" w14:textId="77777777" w:rsidR="00BE396E" w:rsidRDefault="00BE396E" w:rsidP="00BE396E">
            <w:pPr>
              <w:pStyle w:val="TableText"/>
            </w:pPr>
            <w:r>
              <w:t>BILLING PROV NPI</w:t>
            </w:r>
          </w:p>
        </w:tc>
        <w:tc>
          <w:tcPr>
            <w:tcW w:w="2902" w:type="dxa"/>
            <w:tcMar>
              <w:left w:w="58" w:type="dxa"/>
              <w:right w:w="58" w:type="dxa"/>
            </w:tcMar>
          </w:tcPr>
          <w:p w14:paraId="502D708F" w14:textId="10FDE6D1" w:rsidR="00BE396E" w:rsidRDefault="00BE396E" w:rsidP="00BE396E">
            <w:pPr>
              <w:pStyle w:val="TableText"/>
            </w:pPr>
            <w:r>
              <w:t>:P:IDR-</w:t>
            </w:r>
            <w:hyperlink r:id="rId49" w:history="1">
              <w:r>
                <w:rPr>
                  <w:rStyle w:val="Hyperlink"/>
                </w:rPr>
                <w:t>BILL-PROV-NPI</w:t>
              </w:r>
            </w:hyperlink>
          </w:p>
        </w:tc>
        <w:tc>
          <w:tcPr>
            <w:tcW w:w="3087" w:type="dxa"/>
            <w:gridSpan w:val="2"/>
            <w:tcMar>
              <w:left w:w="58" w:type="dxa"/>
              <w:right w:w="58" w:type="dxa"/>
            </w:tcMar>
          </w:tcPr>
          <w:p w14:paraId="7A440B7B" w14:textId="77777777" w:rsidR="00BE396E" w:rsidRDefault="00BE396E" w:rsidP="00BE396E">
            <w:pPr>
              <w:pStyle w:val="TableText"/>
            </w:pPr>
            <w:r>
              <w:t>Billing provider NPI</w:t>
            </w:r>
          </w:p>
          <w:p w14:paraId="1F797408" w14:textId="77777777" w:rsidR="00BE396E" w:rsidRPr="00C65A98" w:rsidRDefault="00BE396E" w:rsidP="00BE396E">
            <w:pPr>
              <w:pStyle w:val="TableText"/>
            </w:pPr>
            <w:r w:rsidRPr="00C65A98">
              <w:t>This segment of data carries the National Provider Identification (NPI) number for the billing provider.</w:t>
            </w:r>
          </w:p>
        </w:tc>
        <w:tc>
          <w:tcPr>
            <w:tcW w:w="1143" w:type="dxa"/>
            <w:tcMar>
              <w:left w:w="58" w:type="dxa"/>
              <w:right w:w="58" w:type="dxa"/>
            </w:tcMar>
          </w:tcPr>
          <w:p w14:paraId="1165249C" w14:textId="77777777" w:rsidR="00BE396E" w:rsidRDefault="00BE396E" w:rsidP="00BE396E">
            <w:pPr>
              <w:pStyle w:val="TableText"/>
              <w:rPr>
                <w:caps/>
              </w:rPr>
            </w:pPr>
            <w:r>
              <w:rPr>
                <w:caps/>
              </w:rPr>
              <w:t>10 C</w:t>
            </w:r>
          </w:p>
        </w:tc>
        <w:tc>
          <w:tcPr>
            <w:tcW w:w="2324" w:type="dxa"/>
            <w:gridSpan w:val="2"/>
            <w:tcMar>
              <w:left w:w="58" w:type="dxa"/>
              <w:right w:w="58" w:type="dxa"/>
            </w:tcMar>
          </w:tcPr>
          <w:p w14:paraId="703A3602" w14:textId="77777777" w:rsidR="00BE396E" w:rsidRDefault="00BE396E" w:rsidP="00BE396E">
            <w:pPr>
              <w:pStyle w:val="TableText"/>
            </w:pPr>
            <w:r w:rsidRPr="00C42380">
              <w:t>The NPI of the Billing Provider for this claim.</w:t>
            </w:r>
          </w:p>
        </w:tc>
        <w:tc>
          <w:tcPr>
            <w:tcW w:w="736" w:type="dxa"/>
            <w:tcMar>
              <w:left w:w="58" w:type="dxa"/>
              <w:right w:w="58" w:type="dxa"/>
            </w:tcMar>
          </w:tcPr>
          <w:p w14:paraId="0436D38E" w14:textId="77777777" w:rsidR="00BE396E" w:rsidRDefault="00BE396E" w:rsidP="00BE396E">
            <w:pPr>
              <w:pStyle w:val="TableText"/>
            </w:pPr>
            <w:r>
              <w:t>Spaces</w:t>
            </w:r>
          </w:p>
        </w:tc>
        <w:tc>
          <w:tcPr>
            <w:tcW w:w="540" w:type="dxa"/>
          </w:tcPr>
          <w:p w14:paraId="465EA68F" w14:textId="77777777" w:rsidR="00BE396E" w:rsidRDefault="00BE396E" w:rsidP="00BE396E">
            <w:pPr>
              <w:pStyle w:val="TableText"/>
            </w:pPr>
            <w:r>
              <w:t>X</w:t>
            </w:r>
          </w:p>
        </w:tc>
        <w:tc>
          <w:tcPr>
            <w:tcW w:w="450" w:type="dxa"/>
          </w:tcPr>
          <w:p w14:paraId="382889BA" w14:textId="77777777" w:rsidR="00BE396E" w:rsidRDefault="00BE396E" w:rsidP="00BE396E">
            <w:pPr>
              <w:pStyle w:val="TableText"/>
            </w:pPr>
            <w:r>
              <w:t>X</w:t>
            </w:r>
          </w:p>
        </w:tc>
        <w:tc>
          <w:tcPr>
            <w:tcW w:w="451" w:type="dxa"/>
          </w:tcPr>
          <w:p w14:paraId="06386CE1" w14:textId="77777777" w:rsidR="00BE396E" w:rsidRDefault="00BE396E" w:rsidP="00BE396E">
            <w:pPr>
              <w:pStyle w:val="TableText"/>
            </w:pPr>
            <w:r>
              <w:t>X</w:t>
            </w:r>
          </w:p>
        </w:tc>
      </w:tr>
      <w:tr w:rsidR="00BE396E" w14:paraId="30A2A4FE" w14:textId="77777777" w:rsidTr="00B3142B">
        <w:trPr>
          <w:cantSplit/>
          <w:jc w:val="center"/>
        </w:trPr>
        <w:tc>
          <w:tcPr>
            <w:tcW w:w="802" w:type="dxa"/>
            <w:tcMar>
              <w:left w:w="58" w:type="dxa"/>
              <w:right w:w="58" w:type="dxa"/>
            </w:tcMar>
          </w:tcPr>
          <w:p w14:paraId="7E7D87E6" w14:textId="61E2E4D1" w:rsidR="00BE396E" w:rsidRDefault="00BE396E" w:rsidP="00BE396E">
            <w:pPr>
              <w:pStyle w:val="TableText"/>
            </w:pPr>
            <w:r>
              <w:t>88</w:t>
            </w:r>
            <w:r w:rsidR="00135F82">
              <w:t xml:space="preserve"> – </w:t>
            </w:r>
            <w:r>
              <w:t>97</w:t>
            </w:r>
          </w:p>
        </w:tc>
        <w:tc>
          <w:tcPr>
            <w:tcW w:w="2227" w:type="dxa"/>
            <w:tcMar>
              <w:left w:w="58" w:type="dxa"/>
              <w:right w:w="58" w:type="dxa"/>
            </w:tcMar>
          </w:tcPr>
          <w:p w14:paraId="30D36C34" w14:textId="77777777" w:rsidR="00BE396E" w:rsidRDefault="00BE396E" w:rsidP="00BE396E">
            <w:pPr>
              <w:pStyle w:val="TableText"/>
            </w:pPr>
            <w:r>
              <w:t>BILLING PROVIDER NUMBER</w:t>
            </w:r>
          </w:p>
        </w:tc>
        <w:tc>
          <w:tcPr>
            <w:tcW w:w="2902" w:type="dxa"/>
            <w:tcMar>
              <w:left w:w="58" w:type="dxa"/>
              <w:right w:w="58" w:type="dxa"/>
            </w:tcMar>
          </w:tcPr>
          <w:p w14:paraId="39EAE53A" w14:textId="67CBBEE8" w:rsidR="00BE396E" w:rsidRDefault="00BE396E" w:rsidP="00BE396E">
            <w:pPr>
              <w:pStyle w:val="TableText"/>
            </w:pPr>
            <w:r>
              <w:t>:P:IDR-</w:t>
            </w:r>
            <w:hyperlink r:id="rId50" w:history="1">
              <w:r>
                <w:rPr>
                  <w:rStyle w:val="Hyperlink"/>
                </w:rPr>
                <w:t>B</w:t>
              </w:r>
              <w:bookmarkStart w:id="85" w:name="_Hlt526757450"/>
              <w:r>
                <w:rPr>
                  <w:rStyle w:val="Hyperlink"/>
                </w:rPr>
                <w:t>I</w:t>
              </w:r>
              <w:bookmarkStart w:id="86" w:name="_Hlt11740458"/>
              <w:bookmarkEnd w:id="85"/>
              <w:r>
                <w:rPr>
                  <w:rStyle w:val="Hyperlink"/>
                </w:rPr>
                <w:t>L</w:t>
              </w:r>
              <w:bookmarkStart w:id="87" w:name="_Hlt517151176"/>
              <w:bookmarkEnd w:id="86"/>
              <w:r>
                <w:rPr>
                  <w:rStyle w:val="Hyperlink"/>
                </w:rPr>
                <w:t>L</w:t>
              </w:r>
              <w:bookmarkStart w:id="88" w:name="_Hlt11739930"/>
              <w:bookmarkEnd w:id="87"/>
              <w:r>
                <w:rPr>
                  <w:rStyle w:val="Hyperlink"/>
                </w:rPr>
                <w:t>-</w:t>
              </w:r>
              <w:bookmarkEnd w:id="88"/>
              <w:r>
                <w:rPr>
                  <w:rStyle w:val="Hyperlink"/>
                </w:rPr>
                <w:t>P</w:t>
              </w:r>
              <w:bookmarkStart w:id="89" w:name="_Hlt508608747"/>
              <w:r>
                <w:rPr>
                  <w:rStyle w:val="Hyperlink"/>
                </w:rPr>
                <w:t>R</w:t>
              </w:r>
              <w:bookmarkEnd w:id="89"/>
              <w:r>
                <w:rPr>
                  <w:rStyle w:val="Hyperlink"/>
                </w:rPr>
                <w:t>OV-NUM</w:t>
              </w:r>
            </w:hyperlink>
          </w:p>
        </w:tc>
        <w:tc>
          <w:tcPr>
            <w:tcW w:w="3087" w:type="dxa"/>
            <w:gridSpan w:val="2"/>
            <w:tcMar>
              <w:left w:w="58" w:type="dxa"/>
              <w:right w:w="58" w:type="dxa"/>
            </w:tcMar>
          </w:tcPr>
          <w:p w14:paraId="0368AFDA" w14:textId="77777777" w:rsidR="00BE396E" w:rsidRDefault="00BE396E" w:rsidP="00BE396E">
            <w:pPr>
              <w:pStyle w:val="TableText"/>
            </w:pPr>
            <w:r>
              <w:t>Billing provider number.</w:t>
            </w:r>
          </w:p>
          <w:p w14:paraId="622EE023" w14:textId="03074300" w:rsidR="00BE396E" w:rsidRPr="00C65A98" w:rsidRDefault="00BE396E" w:rsidP="00135F82">
            <w:pPr>
              <w:pStyle w:val="TableText"/>
            </w:pPr>
            <w:r w:rsidRPr="00C65A98">
              <w:t>The legacy provider number identifying the billing provider for this claim.</w:t>
            </w:r>
          </w:p>
        </w:tc>
        <w:tc>
          <w:tcPr>
            <w:tcW w:w="1143" w:type="dxa"/>
            <w:tcMar>
              <w:left w:w="58" w:type="dxa"/>
              <w:right w:w="58" w:type="dxa"/>
            </w:tcMar>
          </w:tcPr>
          <w:p w14:paraId="3B59836B" w14:textId="77777777" w:rsidR="00BE396E" w:rsidRDefault="00BE396E" w:rsidP="00BE396E">
            <w:pPr>
              <w:pStyle w:val="TableText"/>
              <w:rPr>
                <w:caps/>
              </w:rPr>
            </w:pPr>
            <w:r>
              <w:rPr>
                <w:caps/>
              </w:rPr>
              <w:t>10 c</w:t>
            </w:r>
          </w:p>
        </w:tc>
        <w:tc>
          <w:tcPr>
            <w:tcW w:w="2324" w:type="dxa"/>
            <w:gridSpan w:val="2"/>
            <w:tcMar>
              <w:left w:w="58" w:type="dxa"/>
              <w:right w:w="58" w:type="dxa"/>
            </w:tcMar>
          </w:tcPr>
          <w:p w14:paraId="74137E81" w14:textId="77777777" w:rsidR="00BE396E" w:rsidRDefault="00BE396E" w:rsidP="00BE396E">
            <w:pPr>
              <w:pStyle w:val="TableText"/>
            </w:pPr>
            <w:r w:rsidRPr="00C42380">
              <w:t>The PIN (also referred to as the PTAN) of the Group or Individual Billing Provider for this claim.</w:t>
            </w:r>
          </w:p>
        </w:tc>
        <w:tc>
          <w:tcPr>
            <w:tcW w:w="736" w:type="dxa"/>
            <w:tcMar>
              <w:left w:w="58" w:type="dxa"/>
              <w:right w:w="58" w:type="dxa"/>
            </w:tcMar>
          </w:tcPr>
          <w:p w14:paraId="2AE90484" w14:textId="77777777" w:rsidR="00BE396E" w:rsidRDefault="00BE396E" w:rsidP="00BE396E">
            <w:pPr>
              <w:pStyle w:val="TableText"/>
            </w:pPr>
            <w:r>
              <w:t>Spaces</w:t>
            </w:r>
          </w:p>
        </w:tc>
        <w:tc>
          <w:tcPr>
            <w:tcW w:w="540" w:type="dxa"/>
          </w:tcPr>
          <w:p w14:paraId="485EF3ED" w14:textId="77777777" w:rsidR="00BE396E" w:rsidRDefault="00BE396E" w:rsidP="00BE396E">
            <w:pPr>
              <w:pStyle w:val="TableText"/>
            </w:pPr>
            <w:r>
              <w:t>X</w:t>
            </w:r>
          </w:p>
        </w:tc>
        <w:tc>
          <w:tcPr>
            <w:tcW w:w="450" w:type="dxa"/>
          </w:tcPr>
          <w:p w14:paraId="7DC098DF" w14:textId="77777777" w:rsidR="00BE396E" w:rsidRDefault="00BE396E" w:rsidP="00BE396E">
            <w:pPr>
              <w:pStyle w:val="TableText"/>
            </w:pPr>
            <w:r>
              <w:t>X</w:t>
            </w:r>
          </w:p>
        </w:tc>
        <w:tc>
          <w:tcPr>
            <w:tcW w:w="451" w:type="dxa"/>
          </w:tcPr>
          <w:p w14:paraId="60B591AE" w14:textId="77777777" w:rsidR="00BE396E" w:rsidRDefault="00BE396E" w:rsidP="00BE396E">
            <w:pPr>
              <w:pStyle w:val="TableText"/>
            </w:pPr>
            <w:r>
              <w:t>X</w:t>
            </w:r>
          </w:p>
        </w:tc>
      </w:tr>
      <w:tr w:rsidR="00BE396E" w14:paraId="445D311D" w14:textId="77777777" w:rsidTr="00B3142B">
        <w:trPr>
          <w:cantSplit/>
          <w:jc w:val="center"/>
        </w:trPr>
        <w:tc>
          <w:tcPr>
            <w:tcW w:w="802" w:type="dxa"/>
            <w:tcMar>
              <w:left w:w="58" w:type="dxa"/>
              <w:right w:w="58" w:type="dxa"/>
            </w:tcMar>
          </w:tcPr>
          <w:p w14:paraId="6AA06383" w14:textId="0369C45C" w:rsidR="00BE396E" w:rsidRDefault="00BE396E" w:rsidP="00BE396E">
            <w:pPr>
              <w:pStyle w:val="TableText"/>
            </w:pPr>
            <w:r>
              <w:t>98</w:t>
            </w:r>
            <w:r w:rsidR="00135F82">
              <w:t xml:space="preserve"> – </w:t>
            </w:r>
            <w:r>
              <w:t>107</w:t>
            </w:r>
          </w:p>
        </w:tc>
        <w:tc>
          <w:tcPr>
            <w:tcW w:w="2227" w:type="dxa"/>
            <w:tcMar>
              <w:left w:w="58" w:type="dxa"/>
              <w:right w:w="58" w:type="dxa"/>
            </w:tcMar>
          </w:tcPr>
          <w:p w14:paraId="26167E1F" w14:textId="77777777" w:rsidR="00BE396E" w:rsidRDefault="00BE396E" w:rsidP="00BE396E">
            <w:pPr>
              <w:pStyle w:val="TableText"/>
            </w:pPr>
            <w:r>
              <w:t>BILLING PROV EIN</w:t>
            </w:r>
          </w:p>
        </w:tc>
        <w:tc>
          <w:tcPr>
            <w:tcW w:w="2902" w:type="dxa"/>
            <w:tcMar>
              <w:left w:w="58" w:type="dxa"/>
              <w:right w:w="58" w:type="dxa"/>
            </w:tcMar>
          </w:tcPr>
          <w:p w14:paraId="47F12375" w14:textId="3B26B2E1" w:rsidR="00BE396E" w:rsidRDefault="00BE396E" w:rsidP="00BE396E">
            <w:pPr>
              <w:pStyle w:val="TableText"/>
            </w:pPr>
            <w:r>
              <w:t>:P:IDR-</w:t>
            </w:r>
            <w:hyperlink r:id="rId51" w:history="1">
              <w:r>
                <w:rPr>
                  <w:rStyle w:val="Hyperlink"/>
                </w:rPr>
                <w:t>B</w:t>
              </w:r>
              <w:bookmarkStart w:id="90" w:name="_Hlt526757689"/>
              <w:bookmarkStart w:id="91" w:name="_Hlt526757584"/>
              <w:bookmarkEnd w:id="90"/>
              <w:r>
                <w:rPr>
                  <w:rStyle w:val="Hyperlink"/>
                </w:rPr>
                <w:t>I</w:t>
              </w:r>
              <w:bookmarkStart w:id="92" w:name="_Hlt526815379"/>
              <w:bookmarkEnd w:id="91"/>
              <w:r>
                <w:rPr>
                  <w:rStyle w:val="Hyperlink"/>
                </w:rPr>
                <w:t>L</w:t>
              </w:r>
              <w:bookmarkStart w:id="93" w:name="_Hlt30567768"/>
              <w:bookmarkEnd w:id="92"/>
              <w:r>
                <w:rPr>
                  <w:rStyle w:val="Hyperlink"/>
                </w:rPr>
                <w:t>L</w:t>
              </w:r>
              <w:bookmarkStart w:id="94" w:name="_Hlt514732577"/>
              <w:bookmarkEnd w:id="93"/>
              <w:r>
                <w:rPr>
                  <w:rStyle w:val="Hyperlink"/>
                </w:rPr>
                <w:t>-</w:t>
              </w:r>
              <w:bookmarkStart w:id="95" w:name="_Hlt11740668"/>
              <w:bookmarkEnd w:id="94"/>
              <w:r>
                <w:rPr>
                  <w:rStyle w:val="Hyperlink"/>
                </w:rPr>
                <w:t>P</w:t>
              </w:r>
              <w:bookmarkEnd w:id="95"/>
              <w:r>
                <w:rPr>
                  <w:rStyle w:val="Hyperlink"/>
                </w:rPr>
                <w:t>R</w:t>
              </w:r>
              <w:bookmarkStart w:id="96" w:name="_Hlt508608914"/>
              <w:r>
                <w:rPr>
                  <w:rStyle w:val="Hyperlink"/>
                </w:rPr>
                <w:t>O</w:t>
              </w:r>
              <w:bookmarkEnd w:id="96"/>
              <w:r>
                <w:rPr>
                  <w:rStyle w:val="Hyperlink"/>
                </w:rPr>
                <w:t>V-EIN</w:t>
              </w:r>
            </w:hyperlink>
          </w:p>
        </w:tc>
        <w:tc>
          <w:tcPr>
            <w:tcW w:w="3087" w:type="dxa"/>
            <w:gridSpan w:val="2"/>
            <w:tcMar>
              <w:left w:w="58" w:type="dxa"/>
              <w:right w:w="58" w:type="dxa"/>
            </w:tcMar>
          </w:tcPr>
          <w:p w14:paraId="08EA2230" w14:textId="77777777" w:rsidR="00BE396E" w:rsidRDefault="00BE396E" w:rsidP="00BE396E">
            <w:pPr>
              <w:pStyle w:val="TableText"/>
            </w:pPr>
            <w:r>
              <w:t>Billing provider EIN #</w:t>
            </w:r>
          </w:p>
          <w:p w14:paraId="192E4762" w14:textId="77777777" w:rsidR="00BE396E" w:rsidRPr="00C65A98" w:rsidRDefault="00BE396E" w:rsidP="00BE396E">
            <w:pPr>
              <w:pStyle w:val="TableText"/>
            </w:pPr>
            <w:r w:rsidRPr="00C65A98">
              <w:t>This field must be filled with either the Social Security Number or the Tax Identification Number/Employer Identification Number to identify the provider on payment records and to accumulate payment data for the Internal Revenue Service.</w:t>
            </w:r>
          </w:p>
        </w:tc>
        <w:tc>
          <w:tcPr>
            <w:tcW w:w="1143" w:type="dxa"/>
            <w:tcMar>
              <w:left w:w="58" w:type="dxa"/>
              <w:right w:w="58" w:type="dxa"/>
            </w:tcMar>
          </w:tcPr>
          <w:p w14:paraId="1F753A11" w14:textId="77777777" w:rsidR="00BE396E" w:rsidRDefault="00BE396E" w:rsidP="00BE396E">
            <w:pPr>
              <w:pStyle w:val="TableText"/>
              <w:rPr>
                <w:caps/>
              </w:rPr>
            </w:pPr>
            <w:r>
              <w:rPr>
                <w:caps/>
              </w:rPr>
              <w:t>10 C</w:t>
            </w:r>
          </w:p>
        </w:tc>
        <w:tc>
          <w:tcPr>
            <w:tcW w:w="2324" w:type="dxa"/>
            <w:gridSpan w:val="2"/>
            <w:tcMar>
              <w:left w:w="58" w:type="dxa"/>
              <w:right w:w="58" w:type="dxa"/>
            </w:tcMar>
          </w:tcPr>
          <w:p w14:paraId="6F41723E" w14:textId="77777777" w:rsidR="00BE396E" w:rsidRDefault="00BE396E" w:rsidP="00BE396E">
            <w:pPr>
              <w:pStyle w:val="TableText"/>
            </w:pPr>
            <w:r>
              <w:t>9-digit employee identification number (EIN) or social security number (SSN) with the 10th character set to ‘E’ if EIN or ‘S’ if SSN.</w:t>
            </w:r>
          </w:p>
        </w:tc>
        <w:tc>
          <w:tcPr>
            <w:tcW w:w="736" w:type="dxa"/>
            <w:tcMar>
              <w:left w:w="58" w:type="dxa"/>
              <w:right w:w="58" w:type="dxa"/>
            </w:tcMar>
          </w:tcPr>
          <w:p w14:paraId="3CC8AD15" w14:textId="77777777" w:rsidR="00BE396E" w:rsidRDefault="00BE396E" w:rsidP="00BE396E">
            <w:pPr>
              <w:pStyle w:val="TableText"/>
            </w:pPr>
            <w:r>
              <w:t>Spaces</w:t>
            </w:r>
          </w:p>
        </w:tc>
        <w:tc>
          <w:tcPr>
            <w:tcW w:w="540" w:type="dxa"/>
          </w:tcPr>
          <w:p w14:paraId="79A4E281" w14:textId="77777777" w:rsidR="00BE396E" w:rsidRDefault="00BE396E" w:rsidP="00BE396E">
            <w:pPr>
              <w:pStyle w:val="TableText"/>
            </w:pPr>
            <w:r>
              <w:t>X</w:t>
            </w:r>
          </w:p>
        </w:tc>
        <w:tc>
          <w:tcPr>
            <w:tcW w:w="450" w:type="dxa"/>
          </w:tcPr>
          <w:p w14:paraId="459273F0" w14:textId="77777777" w:rsidR="00BE396E" w:rsidRDefault="00BE396E" w:rsidP="00BE396E">
            <w:pPr>
              <w:pStyle w:val="TableText"/>
            </w:pPr>
            <w:r>
              <w:t>X</w:t>
            </w:r>
          </w:p>
        </w:tc>
        <w:tc>
          <w:tcPr>
            <w:tcW w:w="451" w:type="dxa"/>
          </w:tcPr>
          <w:p w14:paraId="1E768872" w14:textId="77777777" w:rsidR="00BE396E" w:rsidRDefault="00BE396E" w:rsidP="00BE396E">
            <w:pPr>
              <w:pStyle w:val="TableText"/>
            </w:pPr>
            <w:r>
              <w:t>X</w:t>
            </w:r>
          </w:p>
        </w:tc>
      </w:tr>
      <w:tr w:rsidR="00BE396E" w14:paraId="289438BD" w14:textId="77777777" w:rsidTr="00B3142B">
        <w:trPr>
          <w:cantSplit/>
          <w:jc w:val="center"/>
        </w:trPr>
        <w:tc>
          <w:tcPr>
            <w:tcW w:w="802" w:type="dxa"/>
            <w:tcMar>
              <w:left w:w="58" w:type="dxa"/>
              <w:right w:w="58" w:type="dxa"/>
            </w:tcMar>
          </w:tcPr>
          <w:p w14:paraId="46320C1D" w14:textId="6284F2C2" w:rsidR="00BE396E" w:rsidRDefault="00BE396E" w:rsidP="00BE396E">
            <w:pPr>
              <w:pStyle w:val="TableText"/>
            </w:pPr>
            <w:r>
              <w:t>108</w:t>
            </w:r>
            <w:r w:rsidR="00135F82">
              <w:t xml:space="preserve"> – </w:t>
            </w:r>
            <w:r>
              <w:t>109</w:t>
            </w:r>
          </w:p>
        </w:tc>
        <w:tc>
          <w:tcPr>
            <w:tcW w:w="2227" w:type="dxa"/>
            <w:tcMar>
              <w:left w:w="58" w:type="dxa"/>
              <w:right w:w="58" w:type="dxa"/>
            </w:tcMar>
          </w:tcPr>
          <w:p w14:paraId="09078191" w14:textId="77777777" w:rsidR="00BE396E" w:rsidRDefault="00BE396E" w:rsidP="00BE396E">
            <w:pPr>
              <w:pStyle w:val="TableText"/>
            </w:pPr>
            <w:r>
              <w:t>BILLING PROV TYPE</w:t>
            </w:r>
          </w:p>
        </w:tc>
        <w:tc>
          <w:tcPr>
            <w:tcW w:w="2902" w:type="dxa"/>
            <w:tcMar>
              <w:left w:w="58" w:type="dxa"/>
              <w:right w:w="58" w:type="dxa"/>
            </w:tcMar>
          </w:tcPr>
          <w:p w14:paraId="000240AA" w14:textId="356AEDEC" w:rsidR="00BE396E" w:rsidRDefault="00BE396E" w:rsidP="00BE396E">
            <w:pPr>
              <w:pStyle w:val="TableText"/>
            </w:pPr>
            <w:r>
              <w:t>:P:IDR-</w:t>
            </w:r>
            <w:hyperlink r:id="rId52" w:history="1">
              <w:r>
                <w:rPr>
                  <w:rStyle w:val="Hyperlink"/>
                </w:rPr>
                <w:t>B</w:t>
              </w:r>
              <w:bookmarkStart w:id="97" w:name="_Hlt526757728"/>
              <w:r>
                <w:rPr>
                  <w:rStyle w:val="Hyperlink"/>
                </w:rPr>
                <w:t>I</w:t>
              </w:r>
              <w:bookmarkEnd w:id="97"/>
              <w:r>
                <w:rPr>
                  <w:rStyle w:val="Hyperlink"/>
                </w:rPr>
                <w:t>L</w:t>
              </w:r>
              <w:bookmarkStart w:id="98" w:name="_Hlt514732619"/>
              <w:bookmarkStart w:id="99" w:name="_Hlt514732605"/>
              <w:bookmarkEnd w:id="98"/>
              <w:r>
                <w:rPr>
                  <w:rStyle w:val="Hyperlink"/>
                </w:rPr>
                <w:t>L</w:t>
              </w:r>
              <w:bookmarkStart w:id="100" w:name="_Hlt11740312"/>
              <w:bookmarkEnd w:id="99"/>
              <w:r>
                <w:rPr>
                  <w:rStyle w:val="Hyperlink"/>
                </w:rPr>
                <w:t>-</w:t>
              </w:r>
              <w:bookmarkStart w:id="101" w:name="_Hlt517151183"/>
              <w:bookmarkEnd w:id="100"/>
              <w:r>
                <w:rPr>
                  <w:rStyle w:val="Hyperlink"/>
                </w:rPr>
                <w:t>P</w:t>
              </w:r>
              <w:bookmarkStart w:id="102" w:name="_Hlt526815390"/>
              <w:bookmarkEnd w:id="101"/>
              <w:r>
                <w:rPr>
                  <w:rStyle w:val="Hyperlink"/>
                </w:rPr>
                <w:t>R</w:t>
              </w:r>
              <w:bookmarkEnd w:id="102"/>
              <w:r>
                <w:rPr>
                  <w:rStyle w:val="Hyperlink"/>
                </w:rPr>
                <w:t>OV</w:t>
              </w:r>
              <w:bookmarkStart w:id="103" w:name="_Hlt508608929"/>
              <w:r>
                <w:rPr>
                  <w:rStyle w:val="Hyperlink"/>
                </w:rPr>
                <w:t>-</w:t>
              </w:r>
              <w:bookmarkEnd w:id="103"/>
              <w:r>
                <w:rPr>
                  <w:rStyle w:val="Hyperlink"/>
                </w:rPr>
                <w:t>TYPE</w:t>
              </w:r>
            </w:hyperlink>
          </w:p>
        </w:tc>
        <w:tc>
          <w:tcPr>
            <w:tcW w:w="3087" w:type="dxa"/>
            <w:gridSpan w:val="2"/>
            <w:tcMar>
              <w:left w:w="58" w:type="dxa"/>
              <w:right w:w="58" w:type="dxa"/>
            </w:tcMar>
          </w:tcPr>
          <w:p w14:paraId="71777AF1" w14:textId="0AE10675" w:rsidR="00BE396E" w:rsidRDefault="00BE396E" w:rsidP="00BE396E">
            <w:pPr>
              <w:pStyle w:val="TableText"/>
            </w:pPr>
            <w:r>
              <w:t>Billing provider</w:t>
            </w:r>
            <w:r w:rsidR="004B66E4">
              <w:t xml:space="preserve"> </w:t>
            </w:r>
            <w:r>
              <w:t>type</w:t>
            </w:r>
          </w:p>
          <w:p w14:paraId="0FB470CF" w14:textId="77777777" w:rsidR="00BE396E" w:rsidRPr="00C65A98" w:rsidRDefault="00BE396E" w:rsidP="00BE396E">
            <w:pPr>
              <w:pStyle w:val="TableText"/>
            </w:pPr>
            <w:r w:rsidRPr="00C65A98">
              <w:t>The two-number code that identifies the provider type.</w:t>
            </w:r>
          </w:p>
        </w:tc>
        <w:tc>
          <w:tcPr>
            <w:tcW w:w="1143" w:type="dxa"/>
            <w:tcMar>
              <w:left w:w="58" w:type="dxa"/>
              <w:right w:w="58" w:type="dxa"/>
            </w:tcMar>
          </w:tcPr>
          <w:p w14:paraId="18585CD7" w14:textId="77777777" w:rsidR="00BE396E" w:rsidRDefault="00BE396E" w:rsidP="00BE396E">
            <w:pPr>
              <w:pStyle w:val="TableText"/>
              <w:rPr>
                <w:caps/>
              </w:rPr>
            </w:pPr>
            <w:r>
              <w:rPr>
                <w:caps/>
              </w:rPr>
              <w:t>2 C</w:t>
            </w:r>
          </w:p>
        </w:tc>
        <w:tc>
          <w:tcPr>
            <w:tcW w:w="2324" w:type="dxa"/>
            <w:gridSpan w:val="2"/>
            <w:tcMar>
              <w:left w:w="58" w:type="dxa"/>
              <w:right w:w="58" w:type="dxa"/>
            </w:tcMar>
          </w:tcPr>
          <w:p w14:paraId="10EE5AF5" w14:textId="5634464D" w:rsidR="00BE396E" w:rsidRDefault="00BE396E" w:rsidP="00BE396E">
            <w:pPr>
              <w:pStyle w:val="TableText"/>
            </w:pPr>
            <w:r>
              <w:t xml:space="preserve">See Basic values document </w:t>
            </w:r>
            <w:hyperlink r:id="rId53" w:history="1">
              <w:r>
                <w:rPr>
                  <w:rStyle w:val="Hyperlink"/>
                  <w:rFonts w:cs="Courier New"/>
                  <w:szCs w:val="16"/>
                </w:rPr>
                <w:t>S0105010</w:t>
              </w:r>
            </w:hyperlink>
          </w:p>
        </w:tc>
        <w:tc>
          <w:tcPr>
            <w:tcW w:w="736" w:type="dxa"/>
            <w:tcMar>
              <w:left w:w="58" w:type="dxa"/>
              <w:right w:w="58" w:type="dxa"/>
            </w:tcMar>
          </w:tcPr>
          <w:p w14:paraId="23241AFC" w14:textId="77777777" w:rsidR="00BE396E" w:rsidRDefault="00BE396E" w:rsidP="00BE396E">
            <w:pPr>
              <w:pStyle w:val="TableText"/>
            </w:pPr>
            <w:r>
              <w:t>Spaces</w:t>
            </w:r>
          </w:p>
        </w:tc>
        <w:tc>
          <w:tcPr>
            <w:tcW w:w="540" w:type="dxa"/>
          </w:tcPr>
          <w:p w14:paraId="3B2BEEF1" w14:textId="77777777" w:rsidR="00BE396E" w:rsidRDefault="00BE396E" w:rsidP="00BE396E">
            <w:pPr>
              <w:pStyle w:val="TableText"/>
            </w:pPr>
            <w:r>
              <w:t>X</w:t>
            </w:r>
          </w:p>
        </w:tc>
        <w:tc>
          <w:tcPr>
            <w:tcW w:w="450" w:type="dxa"/>
          </w:tcPr>
          <w:p w14:paraId="1F7A72A3" w14:textId="77777777" w:rsidR="00BE396E" w:rsidRDefault="00BE396E" w:rsidP="00BE396E">
            <w:pPr>
              <w:pStyle w:val="TableText"/>
            </w:pPr>
            <w:r>
              <w:t>X</w:t>
            </w:r>
          </w:p>
        </w:tc>
        <w:tc>
          <w:tcPr>
            <w:tcW w:w="451" w:type="dxa"/>
          </w:tcPr>
          <w:p w14:paraId="378C9DF3" w14:textId="77777777" w:rsidR="00BE396E" w:rsidRDefault="00BE396E" w:rsidP="00BE396E">
            <w:pPr>
              <w:pStyle w:val="TableText"/>
            </w:pPr>
            <w:r>
              <w:t>X</w:t>
            </w:r>
          </w:p>
        </w:tc>
      </w:tr>
      <w:tr w:rsidR="00BE396E" w14:paraId="61E85B6B" w14:textId="77777777" w:rsidTr="00B3142B">
        <w:trPr>
          <w:cantSplit/>
          <w:jc w:val="center"/>
        </w:trPr>
        <w:tc>
          <w:tcPr>
            <w:tcW w:w="802" w:type="dxa"/>
            <w:tcMar>
              <w:left w:w="58" w:type="dxa"/>
              <w:right w:w="58" w:type="dxa"/>
            </w:tcMar>
          </w:tcPr>
          <w:p w14:paraId="59516CBF" w14:textId="44F40A3B" w:rsidR="00BE396E" w:rsidRDefault="00BE396E" w:rsidP="00BE396E">
            <w:pPr>
              <w:pStyle w:val="TableText"/>
            </w:pPr>
            <w:r>
              <w:t>110</w:t>
            </w:r>
            <w:r w:rsidR="00135F82">
              <w:t xml:space="preserve"> – </w:t>
            </w:r>
            <w:r>
              <w:t>111</w:t>
            </w:r>
          </w:p>
        </w:tc>
        <w:tc>
          <w:tcPr>
            <w:tcW w:w="2227" w:type="dxa"/>
            <w:tcMar>
              <w:left w:w="58" w:type="dxa"/>
              <w:right w:w="58" w:type="dxa"/>
            </w:tcMar>
          </w:tcPr>
          <w:p w14:paraId="23C5BD2C" w14:textId="77777777" w:rsidR="00BE396E" w:rsidRDefault="00BE396E" w:rsidP="00BE396E">
            <w:pPr>
              <w:pStyle w:val="TableText"/>
            </w:pPr>
            <w:r>
              <w:t>BILLING PROV SPEC</w:t>
            </w:r>
          </w:p>
        </w:tc>
        <w:tc>
          <w:tcPr>
            <w:tcW w:w="2902" w:type="dxa"/>
            <w:tcMar>
              <w:left w:w="58" w:type="dxa"/>
              <w:right w:w="58" w:type="dxa"/>
            </w:tcMar>
          </w:tcPr>
          <w:p w14:paraId="73F6F608" w14:textId="13F9D8A6" w:rsidR="00BE396E" w:rsidRDefault="00BE396E" w:rsidP="00BE396E">
            <w:pPr>
              <w:pStyle w:val="TableText"/>
            </w:pPr>
            <w:r>
              <w:t>:P:IDR-</w:t>
            </w:r>
            <w:bookmarkStart w:id="104" w:name="_Hlt526815395"/>
            <w:r>
              <w:rPr>
                <w:rStyle w:val="Hyperlink"/>
              </w:rPr>
              <w:fldChar w:fldCharType="begin"/>
            </w:r>
            <w:r w:rsidR="008C7DE9">
              <w:rPr>
                <w:rStyle w:val="Hyperlink"/>
              </w:rPr>
              <w:instrText>HYPERLINK "..\\..\\DataDictionary\\COBOL\\B\\BILL-PROV-SPEC.docx"</w:instrText>
            </w:r>
            <w:r>
              <w:rPr>
                <w:rStyle w:val="Hyperlink"/>
              </w:rPr>
            </w:r>
            <w:r>
              <w:rPr>
                <w:rStyle w:val="Hyperlink"/>
              </w:rPr>
              <w:fldChar w:fldCharType="separate"/>
            </w:r>
            <w:r>
              <w:rPr>
                <w:rStyle w:val="Hyperlink"/>
              </w:rPr>
              <w:t>BIL</w:t>
            </w:r>
            <w:bookmarkStart w:id="105" w:name="_Hlt526757864"/>
            <w:r>
              <w:rPr>
                <w:rStyle w:val="Hyperlink"/>
              </w:rPr>
              <w:t>L</w:t>
            </w:r>
            <w:bookmarkStart w:id="106" w:name="_Hlt11740675"/>
            <w:bookmarkEnd w:id="105"/>
            <w:r>
              <w:rPr>
                <w:rStyle w:val="Hyperlink"/>
              </w:rPr>
              <w:t>-</w:t>
            </w:r>
            <w:bookmarkStart w:id="107" w:name="_Hlt514732624"/>
            <w:bookmarkEnd w:id="106"/>
            <w:r>
              <w:rPr>
                <w:rStyle w:val="Hyperlink"/>
              </w:rPr>
              <w:t>P</w:t>
            </w:r>
            <w:bookmarkStart w:id="108" w:name="_Hlt517151185"/>
            <w:bookmarkEnd w:id="107"/>
            <w:r>
              <w:rPr>
                <w:rStyle w:val="Hyperlink"/>
              </w:rPr>
              <w:t>R</w:t>
            </w:r>
            <w:bookmarkEnd w:id="108"/>
            <w:r>
              <w:rPr>
                <w:rStyle w:val="Hyperlink"/>
              </w:rPr>
              <w:t>OV</w:t>
            </w:r>
            <w:bookmarkStart w:id="109" w:name="_Hlt508608934"/>
            <w:r>
              <w:rPr>
                <w:rStyle w:val="Hyperlink"/>
              </w:rPr>
              <w:t>-</w:t>
            </w:r>
            <w:bookmarkEnd w:id="109"/>
            <w:r>
              <w:rPr>
                <w:rStyle w:val="Hyperlink"/>
              </w:rPr>
              <w:t>SPEC</w:t>
            </w:r>
            <w:r>
              <w:rPr>
                <w:rStyle w:val="Hyperlink"/>
              </w:rPr>
              <w:fldChar w:fldCharType="end"/>
            </w:r>
            <w:bookmarkEnd w:id="104"/>
          </w:p>
        </w:tc>
        <w:tc>
          <w:tcPr>
            <w:tcW w:w="3087" w:type="dxa"/>
            <w:gridSpan w:val="2"/>
            <w:tcMar>
              <w:left w:w="58" w:type="dxa"/>
              <w:right w:w="58" w:type="dxa"/>
            </w:tcMar>
          </w:tcPr>
          <w:p w14:paraId="644981D2" w14:textId="6EF7D4AC" w:rsidR="00BE396E" w:rsidRDefault="00BE396E" w:rsidP="00BE396E">
            <w:pPr>
              <w:pStyle w:val="TableText"/>
            </w:pPr>
            <w:r w:rsidRPr="00C65A98">
              <w:t>Billing provider specialty code</w:t>
            </w:r>
          </w:p>
          <w:p w14:paraId="73064B4C" w14:textId="77777777" w:rsidR="00BE396E" w:rsidRDefault="00BE396E" w:rsidP="00BE396E">
            <w:pPr>
              <w:pStyle w:val="TableText"/>
            </w:pPr>
            <w:r w:rsidRPr="00C65A98">
              <w:t>This field is used to store the two-character provider’s primary specialty code.</w:t>
            </w:r>
          </w:p>
        </w:tc>
        <w:tc>
          <w:tcPr>
            <w:tcW w:w="1143" w:type="dxa"/>
            <w:tcMar>
              <w:left w:w="58" w:type="dxa"/>
              <w:right w:w="58" w:type="dxa"/>
            </w:tcMar>
          </w:tcPr>
          <w:p w14:paraId="5383A608" w14:textId="77777777" w:rsidR="00BE396E" w:rsidRDefault="00BE396E" w:rsidP="00BE396E">
            <w:pPr>
              <w:pStyle w:val="TableText"/>
              <w:rPr>
                <w:caps/>
              </w:rPr>
            </w:pPr>
            <w:r>
              <w:rPr>
                <w:caps/>
              </w:rPr>
              <w:t>2 C</w:t>
            </w:r>
          </w:p>
        </w:tc>
        <w:tc>
          <w:tcPr>
            <w:tcW w:w="2324" w:type="dxa"/>
            <w:gridSpan w:val="2"/>
            <w:tcMar>
              <w:left w:w="58" w:type="dxa"/>
              <w:right w:w="58" w:type="dxa"/>
            </w:tcMar>
          </w:tcPr>
          <w:p w14:paraId="7C8571D2" w14:textId="5973703D" w:rsidR="00BE396E" w:rsidRDefault="00BE396E" w:rsidP="00BE396E">
            <w:pPr>
              <w:pStyle w:val="TableText"/>
            </w:pPr>
            <w:r>
              <w:t xml:space="preserve">See Basic values document </w:t>
            </w:r>
            <w:hyperlink r:id="rId54" w:history="1">
              <w:r>
                <w:rPr>
                  <w:rStyle w:val="Hyperlink"/>
                  <w:rFonts w:cs="Courier New"/>
                  <w:szCs w:val="16"/>
                </w:rPr>
                <w:t>S0106010</w:t>
              </w:r>
            </w:hyperlink>
          </w:p>
        </w:tc>
        <w:tc>
          <w:tcPr>
            <w:tcW w:w="736" w:type="dxa"/>
            <w:tcMar>
              <w:left w:w="58" w:type="dxa"/>
              <w:right w:w="58" w:type="dxa"/>
            </w:tcMar>
          </w:tcPr>
          <w:p w14:paraId="266C7B3A" w14:textId="77777777" w:rsidR="00BE396E" w:rsidRDefault="00BE396E" w:rsidP="00BE396E">
            <w:pPr>
              <w:pStyle w:val="TableText"/>
            </w:pPr>
            <w:r>
              <w:t>Spaces</w:t>
            </w:r>
          </w:p>
        </w:tc>
        <w:tc>
          <w:tcPr>
            <w:tcW w:w="540" w:type="dxa"/>
          </w:tcPr>
          <w:p w14:paraId="2AC03650" w14:textId="77777777" w:rsidR="00BE396E" w:rsidRDefault="00BE396E" w:rsidP="00BE396E">
            <w:pPr>
              <w:pStyle w:val="TableText"/>
            </w:pPr>
            <w:r>
              <w:t>X</w:t>
            </w:r>
          </w:p>
        </w:tc>
        <w:tc>
          <w:tcPr>
            <w:tcW w:w="450" w:type="dxa"/>
          </w:tcPr>
          <w:p w14:paraId="2AF07787" w14:textId="77777777" w:rsidR="00BE396E" w:rsidRDefault="00BE396E" w:rsidP="00BE396E">
            <w:pPr>
              <w:pStyle w:val="TableText"/>
            </w:pPr>
            <w:r>
              <w:t>X</w:t>
            </w:r>
          </w:p>
        </w:tc>
        <w:tc>
          <w:tcPr>
            <w:tcW w:w="451" w:type="dxa"/>
          </w:tcPr>
          <w:p w14:paraId="66262F10" w14:textId="77777777" w:rsidR="00BE396E" w:rsidRDefault="00BE396E" w:rsidP="00BE396E">
            <w:pPr>
              <w:pStyle w:val="TableText"/>
            </w:pPr>
            <w:r>
              <w:t>X</w:t>
            </w:r>
          </w:p>
        </w:tc>
      </w:tr>
      <w:tr w:rsidR="00BE396E" w14:paraId="47EAC408" w14:textId="77777777" w:rsidTr="00B3142B">
        <w:trPr>
          <w:cantSplit/>
          <w:jc w:val="center"/>
        </w:trPr>
        <w:tc>
          <w:tcPr>
            <w:tcW w:w="802" w:type="dxa"/>
            <w:tcMar>
              <w:left w:w="58" w:type="dxa"/>
              <w:right w:w="58" w:type="dxa"/>
            </w:tcMar>
          </w:tcPr>
          <w:p w14:paraId="2A07F336" w14:textId="77777777" w:rsidR="00BE396E" w:rsidRDefault="00BE396E" w:rsidP="00BE396E">
            <w:pPr>
              <w:pStyle w:val="TableText"/>
            </w:pPr>
            <w:r>
              <w:t>112</w:t>
            </w:r>
          </w:p>
        </w:tc>
        <w:tc>
          <w:tcPr>
            <w:tcW w:w="2227" w:type="dxa"/>
            <w:tcMar>
              <w:left w:w="58" w:type="dxa"/>
              <w:right w:w="58" w:type="dxa"/>
            </w:tcMar>
          </w:tcPr>
          <w:p w14:paraId="0E0A2235" w14:textId="77777777" w:rsidR="00BE396E" w:rsidRDefault="00BE396E" w:rsidP="00BE396E">
            <w:pPr>
              <w:pStyle w:val="TableText"/>
            </w:pPr>
            <w:r>
              <w:t>BILLING PROV GROUP IND</w:t>
            </w:r>
          </w:p>
        </w:tc>
        <w:tc>
          <w:tcPr>
            <w:tcW w:w="2902" w:type="dxa"/>
            <w:tcMar>
              <w:left w:w="58" w:type="dxa"/>
              <w:right w:w="58" w:type="dxa"/>
            </w:tcMar>
          </w:tcPr>
          <w:p w14:paraId="35CEF896" w14:textId="3BEB7DD8" w:rsidR="00BE396E" w:rsidRDefault="00BE396E" w:rsidP="00BE396E">
            <w:pPr>
              <w:pStyle w:val="TableText"/>
            </w:pPr>
            <w:r>
              <w:t>:P:IDR-</w:t>
            </w:r>
            <w:bookmarkStart w:id="110" w:name="_Hlt514732663"/>
            <w:r>
              <w:rPr>
                <w:rStyle w:val="Hyperlink"/>
              </w:rPr>
              <w:fldChar w:fldCharType="begin"/>
            </w:r>
            <w:r w:rsidR="00591B7C">
              <w:rPr>
                <w:rStyle w:val="Hyperlink"/>
              </w:rPr>
              <w:instrText>HYPERLINK "..\\..\\DataDictionary\\COBOL\\B\\BILL-PROV-GROUP-IND.docx"</w:instrText>
            </w:r>
            <w:r>
              <w:rPr>
                <w:rStyle w:val="Hyperlink"/>
              </w:rPr>
            </w:r>
            <w:r>
              <w:rPr>
                <w:rStyle w:val="Hyperlink"/>
              </w:rPr>
              <w:fldChar w:fldCharType="separate"/>
            </w:r>
            <w:r>
              <w:rPr>
                <w:rStyle w:val="Hyperlink"/>
              </w:rPr>
              <w:t>BIL</w:t>
            </w:r>
            <w:bookmarkStart w:id="111" w:name="_Hlt517151189"/>
            <w:r>
              <w:rPr>
                <w:rStyle w:val="Hyperlink"/>
              </w:rPr>
              <w:t>L</w:t>
            </w:r>
            <w:bookmarkEnd w:id="111"/>
            <w:r>
              <w:rPr>
                <w:rStyle w:val="Hyperlink"/>
              </w:rPr>
              <w:t>-</w:t>
            </w:r>
            <w:bookmarkStart w:id="112" w:name="_Hlt508608937"/>
            <w:r>
              <w:rPr>
                <w:rStyle w:val="Hyperlink"/>
              </w:rPr>
              <w:t>P</w:t>
            </w:r>
            <w:bookmarkStart w:id="113" w:name="_Hlt28686261"/>
            <w:bookmarkEnd w:id="112"/>
            <w:r>
              <w:rPr>
                <w:rStyle w:val="Hyperlink"/>
              </w:rPr>
              <w:t>R</w:t>
            </w:r>
            <w:bookmarkEnd w:id="113"/>
            <w:r>
              <w:rPr>
                <w:rStyle w:val="Hyperlink"/>
              </w:rPr>
              <w:t>OV-GROUP-IND</w:t>
            </w:r>
            <w:r>
              <w:rPr>
                <w:rStyle w:val="Hyperlink"/>
              </w:rPr>
              <w:fldChar w:fldCharType="end"/>
            </w:r>
            <w:bookmarkEnd w:id="110"/>
          </w:p>
        </w:tc>
        <w:tc>
          <w:tcPr>
            <w:tcW w:w="3087" w:type="dxa"/>
            <w:gridSpan w:val="2"/>
            <w:tcMar>
              <w:left w:w="58" w:type="dxa"/>
              <w:right w:w="58" w:type="dxa"/>
            </w:tcMar>
          </w:tcPr>
          <w:p w14:paraId="60236835" w14:textId="7C68C95A" w:rsidR="00BE396E" w:rsidRDefault="00BE396E" w:rsidP="003962F0">
            <w:pPr>
              <w:pStyle w:val="TableText"/>
            </w:pPr>
            <w:r w:rsidRPr="007700FF">
              <w:t>Billing provider group indicator</w:t>
            </w:r>
            <w:r w:rsidR="004B66E4">
              <w:t>. I</w:t>
            </w:r>
            <w:r w:rsidRPr="007700FF">
              <w:t>dentifies an individual provider as a member of a specific group or clinic whose members share a common payee name and address. It allows charges from group members to be paid on the same assigned claim</w:t>
            </w:r>
            <w:r>
              <w:t>.</w:t>
            </w:r>
          </w:p>
        </w:tc>
        <w:tc>
          <w:tcPr>
            <w:tcW w:w="1143" w:type="dxa"/>
            <w:tcMar>
              <w:left w:w="58" w:type="dxa"/>
              <w:right w:w="58" w:type="dxa"/>
            </w:tcMar>
          </w:tcPr>
          <w:p w14:paraId="4961B1AA" w14:textId="77777777" w:rsidR="00BE396E" w:rsidRDefault="00BE396E" w:rsidP="00BE396E">
            <w:pPr>
              <w:pStyle w:val="TableText"/>
              <w:rPr>
                <w:caps/>
              </w:rPr>
            </w:pPr>
            <w:r>
              <w:rPr>
                <w:caps/>
              </w:rPr>
              <w:t>1 C</w:t>
            </w:r>
          </w:p>
        </w:tc>
        <w:tc>
          <w:tcPr>
            <w:tcW w:w="2324" w:type="dxa"/>
            <w:gridSpan w:val="2"/>
            <w:tcMar>
              <w:left w:w="58" w:type="dxa"/>
              <w:right w:w="58" w:type="dxa"/>
            </w:tcMar>
          </w:tcPr>
          <w:p w14:paraId="43E99CA0" w14:textId="77777777" w:rsidR="00BE396E" w:rsidRDefault="00BE396E" w:rsidP="00BE396E">
            <w:pPr>
              <w:pStyle w:val="TableText"/>
            </w:pPr>
            <w:r>
              <w:t>Not passed to Phase I</w:t>
            </w:r>
          </w:p>
          <w:p w14:paraId="742A861B" w14:textId="77777777" w:rsidR="00BE396E" w:rsidRPr="0048798E" w:rsidRDefault="00BE396E" w:rsidP="00BE396E">
            <w:pPr>
              <w:pStyle w:val="TableText"/>
              <w:rPr>
                <w:b/>
              </w:rPr>
            </w:pPr>
            <w:r w:rsidRPr="0042502A">
              <w:rPr>
                <w:b/>
              </w:rPr>
              <w:t>Valid Values:</w:t>
            </w:r>
          </w:p>
          <w:p w14:paraId="1E67ADCD" w14:textId="14BB1032" w:rsidR="00BE396E" w:rsidRDefault="00BE396E" w:rsidP="00135F82">
            <w:pPr>
              <w:pStyle w:val="TableText"/>
            </w:pPr>
            <w:r>
              <w:t>G</w:t>
            </w:r>
            <w:r w:rsidR="00135F82">
              <w:t xml:space="preserve"> – </w:t>
            </w:r>
            <w:r w:rsidRPr="00865B7A">
              <w:t>if Group Provider, otherwise blank</w:t>
            </w:r>
          </w:p>
        </w:tc>
        <w:tc>
          <w:tcPr>
            <w:tcW w:w="736" w:type="dxa"/>
            <w:tcMar>
              <w:left w:w="58" w:type="dxa"/>
              <w:right w:w="58" w:type="dxa"/>
            </w:tcMar>
          </w:tcPr>
          <w:p w14:paraId="0A834BD8" w14:textId="77777777" w:rsidR="00BE396E" w:rsidRDefault="00BE396E" w:rsidP="00BE396E">
            <w:pPr>
              <w:pStyle w:val="TableText"/>
            </w:pPr>
            <w:r>
              <w:t>Spaces</w:t>
            </w:r>
          </w:p>
        </w:tc>
        <w:tc>
          <w:tcPr>
            <w:tcW w:w="540" w:type="dxa"/>
          </w:tcPr>
          <w:p w14:paraId="6A01640D" w14:textId="77777777" w:rsidR="00BE396E" w:rsidRDefault="00BE396E" w:rsidP="00BE396E">
            <w:pPr>
              <w:pStyle w:val="TableText"/>
            </w:pPr>
            <w:r>
              <w:t>X</w:t>
            </w:r>
          </w:p>
        </w:tc>
        <w:tc>
          <w:tcPr>
            <w:tcW w:w="450" w:type="dxa"/>
          </w:tcPr>
          <w:p w14:paraId="5268249B" w14:textId="77777777" w:rsidR="00BE396E" w:rsidRDefault="00BE396E" w:rsidP="00BE396E">
            <w:pPr>
              <w:pStyle w:val="TableText"/>
            </w:pPr>
            <w:r>
              <w:t>X</w:t>
            </w:r>
          </w:p>
        </w:tc>
        <w:tc>
          <w:tcPr>
            <w:tcW w:w="451" w:type="dxa"/>
          </w:tcPr>
          <w:p w14:paraId="00513F01" w14:textId="77777777" w:rsidR="00BE396E" w:rsidRDefault="00BE396E" w:rsidP="00BE396E">
            <w:pPr>
              <w:pStyle w:val="TableText"/>
            </w:pPr>
            <w:r>
              <w:t>X</w:t>
            </w:r>
          </w:p>
        </w:tc>
      </w:tr>
      <w:tr w:rsidR="00BE396E" w14:paraId="0176C4E7" w14:textId="77777777" w:rsidTr="00B3142B">
        <w:trPr>
          <w:cantSplit/>
          <w:jc w:val="center"/>
        </w:trPr>
        <w:tc>
          <w:tcPr>
            <w:tcW w:w="802" w:type="dxa"/>
            <w:tcMar>
              <w:left w:w="58" w:type="dxa"/>
              <w:right w:w="58" w:type="dxa"/>
            </w:tcMar>
          </w:tcPr>
          <w:p w14:paraId="146F495E" w14:textId="6F7BB341" w:rsidR="00BE396E" w:rsidRDefault="00BE396E" w:rsidP="00BE396E">
            <w:pPr>
              <w:pStyle w:val="TableText"/>
            </w:pPr>
            <w:r>
              <w:t>113</w:t>
            </w:r>
            <w:r w:rsidR="00135F82">
              <w:t xml:space="preserve"> – </w:t>
            </w:r>
            <w:r>
              <w:t>114</w:t>
            </w:r>
          </w:p>
        </w:tc>
        <w:tc>
          <w:tcPr>
            <w:tcW w:w="2227" w:type="dxa"/>
            <w:tcMar>
              <w:left w:w="58" w:type="dxa"/>
              <w:right w:w="58" w:type="dxa"/>
            </w:tcMar>
          </w:tcPr>
          <w:p w14:paraId="0C5E5093" w14:textId="77777777" w:rsidR="00BE396E" w:rsidRDefault="00BE396E" w:rsidP="00BE396E">
            <w:pPr>
              <w:pStyle w:val="TableText"/>
            </w:pPr>
            <w:r>
              <w:t>BILLING PROV PRICING SPECIALTY</w:t>
            </w:r>
          </w:p>
        </w:tc>
        <w:tc>
          <w:tcPr>
            <w:tcW w:w="2902" w:type="dxa"/>
            <w:tcMar>
              <w:left w:w="58" w:type="dxa"/>
              <w:right w:w="58" w:type="dxa"/>
            </w:tcMar>
          </w:tcPr>
          <w:p w14:paraId="1945DE70" w14:textId="5A017102" w:rsidR="00BE396E" w:rsidRDefault="00BE396E" w:rsidP="00BE396E">
            <w:pPr>
              <w:pStyle w:val="TableText"/>
            </w:pPr>
            <w:r>
              <w:t>:P:IDR-</w:t>
            </w:r>
            <w:bookmarkStart w:id="114" w:name="_Hlt514732702"/>
            <w:r>
              <w:rPr>
                <w:rStyle w:val="Hyperlink"/>
              </w:rPr>
              <w:fldChar w:fldCharType="begin"/>
            </w:r>
            <w:r w:rsidR="00F771BC">
              <w:rPr>
                <w:rStyle w:val="Hyperlink"/>
              </w:rPr>
              <w:instrText>HYPERLINK "..\\..\\DataDictionary\\COBOL\\B\\BILL-PROV-PRICE-SPEC.docx"</w:instrText>
            </w:r>
            <w:r>
              <w:rPr>
                <w:rStyle w:val="Hyperlink"/>
              </w:rPr>
            </w:r>
            <w:r>
              <w:rPr>
                <w:rStyle w:val="Hyperlink"/>
              </w:rPr>
              <w:fldChar w:fldCharType="separate"/>
            </w:r>
            <w:r>
              <w:rPr>
                <w:rStyle w:val="Hyperlink"/>
              </w:rPr>
              <w:t>B</w:t>
            </w:r>
            <w:bookmarkStart w:id="115" w:name="_Hlt526757999"/>
            <w:r>
              <w:rPr>
                <w:rStyle w:val="Hyperlink"/>
              </w:rPr>
              <w:t>I</w:t>
            </w:r>
            <w:bookmarkEnd w:id="115"/>
            <w:r>
              <w:rPr>
                <w:rStyle w:val="Hyperlink"/>
              </w:rPr>
              <w:t>LL</w:t>
            </w:r>
            <w:bookmarkStart w:id="116" w:name="_Hlt28686279"/>
            <w:r>
              <w:rPr>
                <w:rStyle w:val="Hyperlink"/>
              </w:rPr>
              <w:t>-</w:t>
            </w:r>
            <w:bookmarkStart w:id="117" w:name="_Hlt517151197"/>
            <w:bookmarkEnd w:id="116"/>
            <w:r>
              <w:rPr>
                <w:rStyle w:val="Hyperlink"/>
              </w:rPr>
              <w:t>P</w:t>
            </w:r>
            <w:bookmarkEnd w:id="117"/>
            <w:r>
              <w:rPr>
                <w:rStyle w:val="Hyperlink"/>
              </w:rPr>
              <w:t>R</w:t>
            </w:r>
            <w:bookmarkStart w:id="118" w:name="_Hlt508609143"/>
            <w:r>
              <w:rPr>
                <w:rStyle w:val="Hyperlink"/>
              </w:rPr>
              <w:t>O</w:t>
            </w:r>
            <w:bookmarkStart w:id="119" w:name="_Hlt30567792"/>
            <w:bookmarkEnd w:id="118"/>
            <w:r>
              <w:rPr>
                <w:rStyle w:val="Hyperlink"/>
              </w:rPr>
              <w:t>V</w:t>
            </w:r>
            <w:bookmarkEnd w:id="119"/>
            <w:r>
              <w:rPr>
                <w:rStyle w:val="Hyperlink"/>
              </w:rPr>
              <w:t>-PRICE-SPEC</w:t>
            </w:r>
            <w:r>
              <w:rPr>
                <w:rStyle w:val="Hyperlink"/>
              </w:rPr>
              <w:fldChar w:fldCharType="end"/>
            </w:r>
            <w:bookmarkEnd w:id="114"/>
          </w:p>
        </w:tc>
        <w:tc>
          <w:tcPr>
            <w:tcW w:w="3087" w:type="dxa"/>
            <w:gridSpan w:val="2"/>
            <w:tcMar>
              <w:left w:w="58" w:type="dxa"/>
              <w:right w:w="58" w:type="dxa"/>
            </w:tcMar>
          </w:tcPr>
          <w:p w14:paraId="287329A8" w14:textId="35B44A20" w:rsidR="00BE396E" w:rsidRDefault="00BE396E" w:rsidP="00BE396E">
            <w:pPr>
              <w:pStyle w:val="TableText"/>
              <w:rPr>
                <w:rFonts w:cs="Arial"/>
                <w:color w:val="000000"/>
              </w:rPr>
            </w:pPr>
            <w:r>
              <w:t xml:space="preserve">Billing provider pricing specialty. </w:t>
            </w:r>
            <w:r w:rsidRPr="00DC176B">
              <w:rPr>
                <w:rFonts w:cs="Arial"/>
                <w:color w:val="000000"/>
              </w:rPr>
              <w:t>The provider's specialty code used for reasonable charge computation and on-line pricing purposes.</w:t>
            </w:r>
          </w:p>
          <w:p w14:paraId="6511E9FF" w14:textId="39200E56" w:rsidR="00BE396E" w:rsidRDefault="00BE396E" w:rsidP="004B66E4">
            <w:pPr>
              <w:pStyle w:val="TableText"/>
            </w:pPr>
            <w:r w:rsidRPr="00DC176B">
              <w:rPr>
                <w:rFonts w:cs="Arial"/>
                <w:color w:val="000000"/>
              </w:rPr>
              <w:t>In the B-States and RRB, the field on the provider data base is populated with an internally assigned value that represents a combination of similar specialty codes which are grouped together for reasonable charge computation purposes. In the RI, RRB and DMERC regions the value is the same as the CMS-maintained specialty code.</w:t>
            </w:r>
          </w:p>
        </w:tc>
        <w:tc>
          <w:tcPr>
            <w:tcW w:w="1143" w:type="dxa"/>
            <w:tcMar>
              <w:left w:w="58" w:type="dxa"/>
              <w:right w:w="58" w:type="dxa"/>
            </w:tcMar>
          </w:tcPr>
          <w:p w14:paraId="7B4ABEEA" w14:textId="77777777" w:rsidR="00BE396E" w:rsidRDefault="00BE396E" w:rsidP="00BE396E">
            <w:pPr>
              <w:pStyle w:val="TableText"/>
              <w:rPr>
                <w:caps/>
              </w:rPr>
            </w:pPr>
            <w:r>
              <w:rPr>
                <w:caps/>
              </w:rPr>
              <w:t>2 C</w:t>
            </w:r>
          </w:p>
        </w:tc>
        <w:tc>
          <w:tcPr>
            <w:tcW w:w="2324" w:type="dxa"/>
            <w:gridSpan w:val="2"/>
            <w:tcMar>
              <w:left w:w="58" w:type="dxa"/>
              <w:right w:w="58" w:type="dxa"/>
            </w:tcMar>
          </w:tcPr>
          <w:p w14:paraId="7D8B0AB2" w14:textId="70E1E7E4" w:rsidR="00BE396E" w:rsidRDefault="00BE396E" w:rsidP="00BE396E">
            <w:pPr>
              <w:pStyle w:val="TableText"/>
            </w:pPr>
            <w:r>
              <w:t xml:space="preserve">See Basic values document </w:t>
            </w:r>
            <w:hyperlink r:id="rId55" w:history="1">
              <w:r>
                <w:rPr>
                  <w:rStyle w:val="Hyperlink"/>
                  <w:rFonts w:cs="Courier New"/>
                  <w:szCs w:val="16"/>
                </w:rPr>
                <w:t>S0106010</w:t>
              </w:r>
            </w:hyperlink>
          </w:p>
        </w:tc>
        <w:tc>
          <w:tcPr>
            <w:tcW w:w="736" w:type="dxa"/>
            <w:tcMar>
              <w:left w:w="58" w:type="dxa"/>
              <w:right w:w="58" w:type="dxa"/>
            </w:tcMar>
          </w:tcPr>
          <w:p w14:paraId="5A2639E3" w14:textId="77777777" w:rsidR="00BE396E" w:rsidRDefault="00BE396E" w:rsidP="00BE396E">
            <w:pPr>
              <w:pStyle w:val="TableText"/>
            </w:pPr>
            <w:r>
              <w:t>Spaces</w:t>
            </w:r>
          </w:p>
        </w:tc>
        <w:tc>
          <w:tcPr>
            <w:tcW w:w="540" w:type="dxa"/>
          </w:tcPr>
          <w:p w14:paraId="0787909C" w14:textId="77777777" w:rsidR="00BE396E" w:rsidRDefault="00BE396E" w:rsidP="00BE396E">
            <w:pPr>
              <w:pStyle w:val="TableText"/>
            </w:pPr>
            <w:r>
              <w:t>X</w:t>
            </w:r>
          </w:p>
        </w:tc>
        <w:tc>
          <w:tcPr>
            <w:tcW w:w="450" w:type="dxa"/>
          </w:tcPr>
          <w:p w14:paraId="76C36DA9" w14:textId="77777777" w:rsidR="00BE396E" w:rsidRDefault="00BE396E" w:rsidP="00BE396E">
            <w:pPr>
              <w:pStyle w:val="TableText"/>
            </w:pPr>
            <w:r>
              <w:t>X</w:t>
            </w:r>
          </w:p>
        </w:tc>
        <w:tc>
          <w:tcPr>
            <w:tcW w:w="451" w:type="dxa"/>
          </w:tcPr>
          <w:p w14:paraId="4252E70D" w14:textId="77777777" w:rsidR="00BE396E" w:rsidRDefault="00BE396E" w:rsidP="00BE396E">
            <w:pPr>
              <w:pStyle w:val="TableText"/>
            </w:pPr>
            <w:r>
              <w:t>X</w:t>
            </w:r>
          </w:p>
        </w:tc>
      </w:tr>
      <w:tr w:rsidR="00BE396E" w14:paraId="07EDED49" w14:textId="77777777" w:rsidTr="00B3142B">
        <w:trPr>
          <w:cantSplit/>
          <w:jc w:val="center"/>
        </w:trPr>
        <w:tc>
          <w:tcPr>
            <w:tcW w:w="802" w:type="dxa"/>
            <w:tcMar>
              <w:left w:w="58" w:type="dxa"/>
              <w:right w:w="58" w:type="dxa"/>
            </w:tcMar>
          </w:tcPr>
          <w:p w14:paraId="446C89F7" w14:textId="389B7081" w:rsidR="00BE396E" w:rsidRDefault="00BE396E" w:rsidP="00BE396E">
            <w:pPr>
              <w:pStyle w:val="TableText"/>
            </w:pPr>
            <w:r>
              <w:t>115</w:t>
            </w:r>
            <w:r w:rsidR="00135F82">
              <w:t xml:space="preserve"> – </w:t>
            </w:r>
            <w:r>
              <w:t>116</w:t>
            </w:r>
          </w:p>
        </w:tc>
        <w:tc>
          <w:tcPr>
            <w:tcW w:w="2227" w:type="dxa"/>
            <w:tcMar>
              <w:left w:w="58" w:type="dxa"/>
              <w:right w:w="58" w:type="dxa"/>
            </w:tcMar>
          </w:tcPr>
          <w:p w14:paraId="12F59D7B" w14:textId="77777777" w:rsidR="00BE396E" w:rsidRDefault="00BE396E" w:rsidP="00BE396E">
            <w:pPr>
              <w:pStyle w:val="TableText"/>
            </w:pPr>
            <w:r>
              <w:t>BILLING PROVIDER COUNTY</w:t>
            </w:r>
          </w:p>
        </w:tc>
        <w:tc>
          <w:tcPr>
            <w:tcW w:w="2902" w:type="dxa"/>
            <w:tcMar>
              <w:left w:w="58" w:type="dxa"/>
              <w:right w:w="58" w:type="dxa"/>
            </w:tcMar>
          </w:tcPr>
          <w:p w14:paraId="73A720F7" w14:textId="3CE0C9A3" w:rsidR="00BE396E" w:rsidRDefault="00BE396E" w:rsidP="00BE396E">
            <w:pPr>
              <w:pStyle w:val="TableText"/>
            </w:pPr>
            <w:r>
              <w:t>:P:IDR-</w:t>
            </w:r>
            <w:hyperlink r:id="rId56" w:history="1">
              <w:r>
                <w:rPr>
                  <w:rStyle w:val="Hyperlink"/>
                </w:rPr>
                <w:t>B</w:t>
              </w:r>
              <w:bookmarkStart w:id="120" w:name="_Hlt514732727"/>
              <w:r>
                <w:rPr>
                  <w:rStyle w:val="Hyperlink"/>
                </w:rPr>
                <w:t>I</w:t>
              </w:r>
              <w:bookmarkStart w:id="121" w:name="_Hlt526758573"/>
              <w:bookmarkEnd w:id="120"/>
              <w:r>
                <w:rPr>
                  <w:rStyle w:val="Hyperlink"/>
                </w:rPr>
                <w:t>L</w:t>
              </w:r>
              <w:bookmarkEnd w:id="121"/>
              <w:r>
                <w:rPr>
                  <w:rStyle w:val="Hyperlink"/>
                </w:rPr>
                <w:t>L</w:t>
              </w:r>
              <w:bookmarkStart w:id="122" w:name="_Hlt28686306"/>
              <w:r>
                <w:rPr>
                  <w:rStyle w:val="Hyperlink"/>
                </w:rPr>
                <w:t>-</w:t>
              </w:r>
              <w:bookmarkStart w:id="123" w:name="_Hlt508609237"/>
              <w:bookmarkEnd w:id="122"/>
              <w:r>
                <w:rPr>
                  <w:rStyle w:val="Hyperlink"/>
                </w:rPr>
                <w:t>P</w:t>
              </w:r>
              <w:bookmarkEnd w:id="123"/>
              <w:r>
                <w:rPr>
                  <w:rStyle w:val="Hyperlink"/>
                </w:rPr>
                <w:t>R</w:t>
              </w:r>
              <w:bookmarkStart w:id="124" w:name="_Hlt11740807"/>
              <w:r>
                <w:rPr>
                  <w:rStyle w:val="Hyperlink"/>
                </w:rPr>
                <w:t>O</w:t>
              </w:r>
              <w:bookmarkEnd w:id="124"/>
              <w:r>
                <w:rPr>
                  <w:rStyle w:val="Hyperlink"/>
                </w:rPr>
                <w:t>V-COUNTY</w:t>
              </w:r>
            </w:hyperlink>
          </w:p>
        </w:tc>
        <w:tc>
          <w:tcPr>
            <w:tcW w:w="3087" w:type="dxa"/>
            <w:gridSpan w:val="2"/>
            <w:tcMar>
              <w:left w:w="58" w:type="dxa"/>
              <w:right w:w="58" w:type="dxa"/>
            </w:tcMar>
          </w:tcPr>
          <w:p w14:paraId="6DA8A727" w14:textId="38E1484D" w:rsidR="00BE396E" w:rsidRDefault="00BE396E" w:rsidP="00BE396E">
            <w:pPr>
              <w:pStyle w:val="TableText"/>
            </w:pPr>
            <w:r>
              <w:t>Billing provider county</w:t>
            </w:r>
          </w:p>
          <w:p w14:paraId="7A217415" w14:textId="15AC4EFA" w:rsidR="00BE396E" w:rsidRPr="00F16EB9" w:rsidRDefault="00BE396E" w:rsidP="004B66E4">
            <w:pPr>
              <w:pStyle w:val="TableText"/>
            </w:pPr>
            <w:r w:rsidRPr="00F16EB9">
              <w:t>The county in which the provider's office is located.</w:t>
            </w:r>
          </w:p>
        </w:tc>
        <w:tc>
          <w:tcPr>
            <w:tcW w:w="1143" w:type="dxa"/>
            <w:tcMar>
              <w:left w:w="58" w:type="dxa"/>
              <w:right w:w="58" w:type="dxa"/>
            </w:tcMar>
          </w:tcPr>
          <w:p w14:paraId="706F3FA3" w14:textId="77777777" w:rsidR="00BE396E" w:rsidRDefault="00BE396E" w:rsidP="00BE396E">
            <w:pPr>
              <w:pStyle w:val="TableText"/>
              <w:rPr>
                <w:caps/>
              </w:rPr>
            </w:pPr>
            <w:r>
              <w:rPr>
                <w:caps/>
              </w:rPr>
              <w:t>2 C</w:t>
            </w:r>
          </w:p>
        </w:tc>
        <w:tc>
          <w:tcPr>
            <w:tcW w:w="2324" w:type="dxa"/>
            <w:gridSpan w:val="2"/>
            <w:tcMar>
              <w:left w:w="58" w:type="dxa"/>
              <w:right w:w="58" w:type="dxa"/>
            </w:tcMar>
          </w:tcPr>
          <w:p w14:paraId="76E953B6" w14:textId="77777777" w:rsidR="00BE396E" w:rsidRDefault="00BE396E" w:rsidP="00BE396E">
            <w:pPr>
              <w:pStyle w:val="TableText"/>
            </w:pPr>
            <w:r>
              <w:t>-</w:t>
            </w:r>
          </w:p>
        </w:tc>
        <w:tc>
          <w:tcPr>
            <w:tcW w:w="736" w:type="dxa"/>
            <w:tcMar>
              <w:left w:w="58" w:type="dxa"/>
              <w:right w:w="58" w:type="dxa"/>
            </w:tcMar>
          </w:tcPr>
          <w:p w14:paraId="703D64ED" w14:textId="77777777" w:rsidR="00BE396E" w:rsidRDefault="00BE396E" w:rsidP="00BE396E">
            <w:pPr>
              <w:pStyle w:val="TableText"/>
            </w:pPr>
            <w:r>
              <w:t>Spaces</w:t>
            </w:r>
          </w:p>
        </w:tc>
        <w:tc>
          <w:tcPr>
            <w:tcW w:w="540" w:type="dxa"/>
          </w:tcPr>
          <w:p w14:paraId="7E55C304" w14:textId="77777777" w:rsidR="00BE396E" w:rsidRDefault="00BE396E" w:rsidP="00BE396E">
            <w:pPr>
              <w:pStyle w:val="TableText"/>
            </w:pPr>
            <w:r>
              <w:t>X</w:t>
            </w:r>
          </w:p>
        </w:tc>
        <w:tc>
          <w:tcPr>
            <w:tcW w:w="450" w:type="dxa"/>
          </w:tcPr>
          <w:p w14:paraId="3B277873" w14:textId="77777777" w:rsidR="00BE396E" w:rsidRDefault="00BE396E" w:rsidP="00BE396E">
            <w:pPr>
              <w:pStyle w:val="TableText"/>
            </w:pPr>
            <w:r>
              <w:t>X</w:t>
            </w:r>
          </w:p>
        </w:tc>
        <w:tc>
          <w:tcPr>
            <w:tcW w:w="451" w:type="dxa"/>
          </w:tcPr>
          <w:p w14:paraId="7444A153" w14:textId="77777777" w:rsidR="00BE396E" w:rsidRDefault="00BE396E" w:rsidP="00BE396E">
            <w:pPr>
              <w:pStyle w:val="TableText"/>
            </w:pPr>
            <w:r>
              <w:t>X</w:t>
            </w:r>
          </w:p>
        </w:tc>
      </w:tr>
      <w:tr w:rsidR="00BE396E" w14:paraId="24E84CDE" w14:textId="77777777" w:rsidTr="00B3142B">
        <w:trPr>
          <w:cantSplit/>
          <w:jc w:val="center"/>
        </w:trPr>
        <w:tc>
          <w:tcPr>
            <w:tcW w:w="802" w:type="dxa"/>
            <w:tcMar>
              <w:left w:w="58" w:type="dxa"/>
              <w:right w:w="58" w:type="dxa"/>
            </w:tcMar>
          </w:tcPr>
          <w:p w14:paraId="4DB4AE02" w14:textId="7F3C7E82" w:rsidR="00BE396E" w:rsidRDefault="00BE396E" w:rsidP="00BE396E">
            <w:pPr>
              <w:pStyle w:val="TableText"/>
            </w:pPr>
            <w:r>
              <w:t>117</w:t>
            </w:r>
            <w:r w:rsidR="00135F82">
              <w:t xml:space="preserve"> – </w:t>
            </w:r>
            <w:r>
              <w:t>118</w:t>
            </w:r>
          </w:p>
        </w:tc>
        <w:tc>
          <w:tcPr>
            <w:tcW w:w="2227" w:type="dxa"/>
            <w:tcMar>
              <w:left w:w="58" w:type="dxa"/>
              <w:right w:w="58" w:type="dxa"/>
            </w:tcMar>
          </w:tcPr>
          <w:p w14:paraId="27846E2D" w14:textId="77777777" w:rsidR="00BE396E" w:rsidRDefault="00BE396E" w:rsidP="00BE396E">
            <w:pPr>
              <w:pStyle w:val="TableText"/>
            </w:pPr>
            <w:r>
              <w:t>BILLING PROVIDER LOC</w:t>
            </w:r>
          </w:p>
        </w:tc>
        <w:tc>
          <w:tcPr>
            <w:tcW w:w="2902" w:type="dxa"/>
            <w:tcMar>
              <w:left w:w="58" w:type="dxa"/>
              <w:right w:w="58" w:type="dxa"/>
            </w:tcMar>
          </w:tcPr>
          <w:p w14:paraId="1E8379F5" w14:textId="37DB68B3" w:rsidR="00BE396E" w:rsidRDefault="00BE396E" w:rsidP="00BE396E">
            <w:pPr>
              <w:pStyle w:val="TableText"/>
            </w:pPr>
            <w:r>
              <w:t>:P:IDR-</w:t>
            </w:r>
            <w:bookmarkStart w:id="125" w:name="_Hlt526759056"/>
            <w:r>
              <w:rPr>
                <w:rStyle w:val="Hyperlink"/>
              </w:rPr>
              <w:fldChar w:fldCharType="begin"/>
            </w:r>
            <w:r w:rsidR="00AF6A8C">
              <w:rPr>
                <w:rStyle w:val="Hyperlink"/>
              </w:rPr>
              <w:instrText>HYPERLINK "..\\..\\DataDictionary\\COBOL\\B\\BILL-PROV-LOC.docx"</w:instrText>
            </w:r>
            <w:r>
              <w:rPr>
                <w:rStyle w:val="Hyperlink"/>
              </w:rPr>
            </w:r>
            <w:r>
              <w:rPr>
                <w:rStyle w:val="Hyperlink"/>
              </w:rPr>
              <w:fldChar w:fldCharType="separate"/>
            </w:r>
            <w:r>
              <w:rPr>
                <w:rStyle w:val="Hyperlink"/>
              </w:rPr>
              <w:t>B</w:t>
            </w:r>
            <w:bookmarkStart w:id="126" w:name="_Hlt514732744"/>
            <w:r>
              <w:rPr>
                <w:rStyle w:val="Hyperlink"/>
              </w:rPr>
              <w:t>I</w:t>
            </w:r>
            <w:bookmarkStart w:id="127" w:name="_Hlt28686326"/>
            <w:bookmarkEnd w:id="126"/>
            <w:r>
              <w:rPr>
                <w:rStyle w:val="Hyperlink"/>
              </w:rPr>
              <w:t>L</w:t>
            </w:r>
            <w:bookmarkEnd w:id="127"/>
            <w:r>
              <w:rPr>
                <w:rStyle w:val="Hyperlink"/>
              </w:rPr>
              <w:t>L</w:t>
            </w:r>
            <w:bookmarkStart w:id="128" w:name="_Hlt517151205"/>
            <w:r>
              <w:rPr>
                <w:rStyle w:val="Hyperlink"/>
              </w:rPr>
              <w:t>-</w:t>
            </w:r>
            <w:bookmarkStart w:id="129" w:name="_Hlt11740858"/>
            <w:bookmarkEnd w:id="128"/>
            <w:r>
              <w:rPr>
                <w:rStyle w:val="Hyperlink"/>
              </w:rPr>
              <w:t>P</w:t>
            </w:r>
            <w:bookmarkEnd w:id="129"/>
            <w:r>
              <w:rPr>
                <w:rStyle w:val="Hyperlink"/>
              </w:rPr>
              <w:t>RO</w:t>
            </w:r>
            <w:bookmarkStart w:id="130" w:name="_Hlt508609298"/>
            <w:r>
              <w:rPr>
                <w:rStyle w:val="Hyperlink"/>
              </w:rPr>
              <w:t>V</w:t>
            </w:r>
            <w:bookmarkEnd w:id="130"/>
            <w:r>
              <w:rPr>
                <w:rStyle w:val="Hyperlink"/>
              </w:rPr>
              <w:t>-LOC</w:t>
            </w:r>
            <w:r>
              <w:rPr>
                <w:rStyle w:val="Hyperlink"/>
              </w:rPr>
              <w:fldChar w:fldCharType="end"/>
            </w:r>
            <w:bookmarkEnd w:id="125"/>
          </w:p>
        </w:tc>
        <w:tc>
          <w:tcPr>
            <w:tcW w:w="3087" w:type="dxa"/>
            <w:gridSpan w:val="2"/>
            <w:tcMar>
              <w:left w:w="58" w:type="dxa"/>
              <w:right w:w="58" w:type="dxa"/>
            </w:tcMar>
          </w:tcPr>
          <w:p w14:paraId="34EA7C07" w14:textId="77777777" w:rsidR="00BE396E" w:rsidRDefault="00BE396E" w:rsidP="00BE396E">
            <w:pPr>
              <w:pStyle w:val="TableText"/>
            </w:pPr>
            <w:r>
              <w:t>Billing provider locality.</w:t>
            </w:r>
          </w:p>
          <w:p w14:paraId="22A4F216" w14:textId="51BF656B" w:rsidR="00BE396E" w:rsidRPr="00AD6075" w:rsidRDefault="00BE396E" w:rsidP="003962F0">
            <w:pPr>
              <w:pStyle w:val="TableText"/>
            </w:pPr>
            <w:r w:rsidRPr="00AD6075">
              <w:t xml:space="preserve">A two-character code used to designate the provider’s pricing locality or area. The pricing locality code is assigned to the provider by the area </w:t>
            </w:r>
            <w:r>
              <w:t>MAC</w:t>
            </w:r>
            <w:r w:rsidRPr="00AD6075">
              <w:t xml:space="preserve"> which has Part B Medicare jurisdiction. It is used when accessing area specific fee schedule information</w:t>
            </w:r>
            <w:r>
              <w:t>.</w:t>
            </w:r>
          </w:p>
        </w:tc>
        <w:tc>
          <w:tcPr>
            <w:tcW w:w="1143" w:type="dxa"/>
            <w:tcMar>
              <w:left w:w="58" w:type="dxa"/>
              <w:right w:w="58" w:type="dxa"/>
            </w:tcMar>
          </w:tcPr>
          <w:p w14:paraId="2CE7EBCB" w14:textId="77777777" w:rsidR="00BE396E" w:rsidRDefault="00BE396E" w:rsidP="00BE396E">
            <w:pPr>
              <w:pStyle w:val="TableText"/>
              <w:rPr>
                <w:caps/>
              </w:rPr>
            </w:pPr>
            <w:r>
              <w:rPr>
                <w:caps/>
              </w:rPr>
              <w:t>2 C</w:t>
            </w:r>
          </w:p>
        </w:tc>
        <w:tc>
          <w:tcPr>
            <w:tcW w:w="2324" w:type="dxa"/>
            <w:gridSpan w:val="2"/>
            <w:tcMar>
              <w:left w:w="58" w:type="dxa"/>
              <w:right w:w="58" w:type="dxa"/>
            </w:tcMar>
          </w:tcPr>
          <w:p w14:paraId="584D8E41" w14:textId="77777777" w:rsidR="00BE396E" w:rsidRDefault="00BE396E" w:rsidP="00BE396E">
            <w:pPr>
              <w:pStyle w:val="TableText"/>
            </w:pPr>
            <w:r w:rsidRPr="000C53C7">
              <w:t>01 – 99</w:t>
            </w:r>
          </w:p>
          <w:p w14:paraId="325746B4" w14:textId="77777777" w:rsidR="00BE396E" w:rsidRPr="00E60211" w:rsidRDefault="00BE396E" w:rsidP="00BE396E">
            <w:pPr>
              <w:pStyle w:val="TableText"/>
              <w:rPr>
                <w:rFonts w:ascii="Times New Roman" w:hAnsi="Times New Roman"/>
                <w:sz w:val="22"/>
              </w:rPr>
            </w:pPr>
            <w:r w:rsidRPr="000C53C7">
              <w:t xml:space="preserve">The definition of the value is unique for each </w:t>
            </w:r>
            <w:r>
              <w:t>MAC</w:t>
            </w:r>
            <w:r w:rsidRPr="000C53C7">
              <w:t>.</w:t>
            </w:r>
          </w:p>
        </w:tc>
        <w:tc>
          <w:tcPr>
            <w:tcW w:w="736" w:type="dxa"/>
            <w:tcMar>
              <w:left w:w="58" w:type="dxa"/>
              <w:right w:w="58" w:type="dxa"/>
            </w:tcMar>
          </w:tcPr>
          <w:p w14:paraId="5940413A" w14:textId="77777777" w:rsidR="00BE396E" w:rsidRDefault="00BE396E" w:rsidP="00BE396E">
            <w:pPr>
              <w:pStyle w:val="TableText"/>
            </w:pPr>
            <w:r>
              <w:t>Spaces</w:t>
            </w:r>
          </w:p>
        </w:tc>
        <w:tc>
          <w:tcPr>
            <w:tcW w:w="540" w:type="dxa"/>
          </w:tcPr>
          <w:p w14:paraId="1113461C" w14:textId="77777777" w:rsidR="00BE396E" w:rsidRDefault="00BE396E" w:rsidP="00BE396E">
            <w:pPr>
              <w:pStyle w:val="TableText"/>
            </w:pPr>
            <w:r>
              <w:t>X</w:t>
            </w:r>
          </w:p>
        </w:tc>
        <w:tc>
          <w:tcPr>
            <w:tcW w:w="450" w:type="dxa"/>
          </w:tcPr>
          <w:p w14:paraId="2B755333" w14:textId="77777777" w:rsidR="00BE396E" w:rsidRDefault="00BE396E" w:rsidP="00BE396E">
            <w:pPr>
              <w:pStyle w:val="TableText"/>
            </w:pPr>
            <w:r>
              <w:t>X</w:t>
            </w:r>
          </w:p>
        </w:tc>
        <w:tc>
          <w:tcPr>
            <w:tcW w:w="451" w:type="dxa"/>
          </w:tcPr>
          <w:p w14:paraId="4F0599C0" w14:textId="77777777" w:rsidR="00BE396E" w:rsidRDefault="00BE396E" w:rsidP="00BE396E">
            <w:pPr>
              <w:pStyle w:val="TableText"/>
            </w:pPr>
            <w:r>
              <w:t>X</w:t>
            </w:r>
          </w:p>
        </w:tc>
      </w:tr>
      <w:tr w:rsidR="00BE396E" w14:paraId="4D347D13" w14:textId="77777777" w:rsidTr="00B3142B">
        <w:trPr>
          <w:cantSplit/>
          <w:jc w:val="center"/>
        </w:trPr>
        <w:tc>
          <w:tcPr>
            <w:tcW w:w="802" w:type="dxa"/>
            <w:tcMar>
              <w:left w:w="58" w:type="dxa"/>
              <w:right w:w="58" w:type="dxa"/>
            </w:tcMar>
          </w:tcPr>
          <w:p w14:paraId="7ED9AC9F" w14:textId="5A9CA01A" w:rsidR="00BE396E" w:rsidRDefault="00BE396E" w:rsidP="00BE396E">
            <w:pPr>
              <w:pStyle w:val="TableText"/>
            </w:pPr>
            <w:r>
              <w:t>119</w:t>
            </w:r>
            <w:r w:rsidR="00135F82">
              <w:t xml:space="preserve"> – </w:t>
            </w:r>
            <w:r>
              <w:t>126</w:t>
            </w:r>
          </w:p>
        </w:tc>
        <w:tc>
          <w:tcPr>
            <w:tcW w:w="2227" w:type="dxa"/>
            <w:tcMar>
              <w:left w:w="58" w:type="dxa"/>
              <w:right w:w="58" w:type="dxa"/>
            </w:tcMar>
          </w:tcPr>
          <w:p w14:paraId="7FC05701" w14:textId="77777777" w:rsidR="00BE396E" w:rsidRDefault="00BE396E" w:rsidP="00BE396E">
            <w:pPr>
              <w:pStyle w:val="TableText"/>
            </w:pPr>
            <w:r>
              <w:t>CLAIM DIAGNOSIS (1)</w:t>
            </w:r>
          </w:p>
        </w:tc>
        <w:tc>
          <w:tcPr>
            <w:tcW w:w="2902" w:type="dxa"/>
            <w:tcMar>
              <w:left w:w="58" w:type="dxa"/>
              <w:right w:w="58" w:type="dxa"/>
            </w:tcMar>
          </w:tcPr>
          <w:p w14:paraId="10D6BC53" w14:textId="48DEF4D5" w:rsidR="00BE396E" w:rsidRDefault="00BE396E" w:rsidP="00BE396E">
            <w:pPr>
              <w:pStyle w:val="TableText"/>
            </w:pPr>
            <w:r>
              <w:t>:P:IDR-</w:t>
            </w:r>
            <w:hyperlink r:id="rId57" w:history="1">
              <w:r>
                <w:rPr>
                  <w:rStyle w:val="Hyperlink"/>
                </w:rPr>
                <w:t>D</w:t>
              </w:r>
              <w:bookmarkStart w:id="131" w:name="_Hlt508609821"/>
              <w:r>
                <w:rPr>
                  <w:rStyle w:val="Hyperlink"/>
                </w:rPr>
                <w:t>I</w:t>
              </w:r>
              <w:bookmarkStart w:id="132" w:name="_Hlt514732762"/>
              <w:bookmarkEnd w:id="131"/>
              <w:r>
                <w:rPr>
                  <w:rStyle w:val="Hyperlink"/>
                </w:rPr>
                <w:t>A</w:t>
              </w:r>
              <w:bookmarkStart w:id="133" w:name="_Hlt11740908"/>
              <w:bookmarkStart w:id="134" w:name="_Hlt526758792"/>
              <w:bookmarkEnd w:id="132"/>
              <w:bookmarkEnd w:id="133"/>
              <w:r>
                <w:rPr>
                  <w:rStyle w:val="Hyperlink"/>
                </w:rPr>
                <w:t>G</w:t>
              </w:r>
              <w:bookmarkEnd w:id="134"/>
              <w:r>
                <w:rPr>
                  <w:rStyle w:val="Hyperlink"/>
                </w:rPr>
                <w:t>-</w:t>
              </w:r>
              <w:bookmarkStart w:id="135" w:name="_Hlt517151208"/>
              <w:r>
                <w:rPr>
                  <w:rStyle w:val="Hyperlink"/>
                </w:rPr>
                <w:t>T</w:t>
              </w:r>
              <w:bookmarkEnd w:id="135"/>
              <w:r>
                <w:rPr>
                  <w:rStyle w:val="Hyperlink"/>
                </w:rPr>
                <w:t>BL</w:t>
              </w:r>
            </w:hyperlink>
          </w:p>
          <w:p w14:paraId="1903727A" w14:textId="7CD99A3C" w:rsidR="00BE396E" w:rsidRDefault="00BE396E" w:rsidP="00BE396E">
            <w:pPr>
              <w:pStyle w:val="TableText"/>
            </w:pPr>
            <w:r>
              <w:t>:P:IDR-</w:t>
            </w:r>
            <w:hyperlink r:id="rId58" w:history="1">
              <w:r w:rsidRPr="00315AD9">
                <w:rPr>
                  <w:rStyle w:val="Hyperlink"/>
                </w:rPr>
                <w:t>DIAG-ICD-TYPE</w:t>
              </w:r>
            </w:hyperlink>
            <w:r>
              <w:t xml:space="preserve"> (1)</w:t>
            </w:r>
          </w:p>
          <w:p w14:paraId="344B803F" w14:textId="4B43EAFC" w:rsidR="00BE396E" w:rsidRDefault="00BE396E" w:rsidP="00BE396E">
            <w:pPr>
              <w:pStyle w:val="TableText"/>
            </w:pPr>
            <w:r>
              <w:t>:P:IDR-</w:t>
            </w:r>
            <w:hyperlink r:id="rId59" w:history="1">
              <w:r>
                <w:rPr>
                  <w:rStyle w:val="Hyperlink"/>
                </w:rPr>
                <w:t>DIAG-CODE</w:t>
              </w:r>
            </w:hyperlink>
            <w:r>
              <w:t xml:space="preserve"> (7)</w:t>
            </w:r>
          </w:p>
        </w:tc>
        <w:tc>
          <w:tcPr>
            <w:tcW w:w="3087" w:type="dxa"/>
            <w:gridSpan w:val="2"/>
            <w:tcMar>
              <w:left w:w="58" w:type="dxa"/>
              <w:right w:w="58" w:type="dxa"/>
            </w:tcMar>
          </w:tcPr>
          <w:p w14:paraId="4F83C721" w14:textId="29FBD6A4" w:rsidR="00BE396E" w:rsidRDefault="00BE396E" w:rsidP="00BE396E">
            <w:pPr>
              <w:pStyle w:val="TableText"/>
            </w:pPr>
            <w:r w:rsidRPr="004515FB">
              <w:t>ICD Type</w:t>
            </w:r>
            <w:r w:rsidR="004B66E4">
              <w:t>.</w:t>
            </w:r>
            <w:r>
              <w:t xml:space="preserve"> </w:t>
            </w:r>
            <w:r w:rsidRPr="004515FB">
              <w:t>There are two types of values possible</w:t>
            </w:r>
            <w:r>
              <w:t>, spaces zero or 9.</w:t>
            </w:r>
          </w:p>
          <w:p w14:paraId="0D7B1974" w14:textId="77777777" w:rsidR="00BE396E" w:rsidRPr="00902D96" w:rsidRDefault="00BE396E" w:rsidP="00BE396E">
            <w:pPr>
              <w:pStyle w:val="TableText"/>
            </w:pPr>
            <w:r w:rsidRPr="00902D96">
              <w:t>Claim diagnosis code.</w:t>
            </w:r>
          </w:p>
          <w:p w14:paraId="468C3029" w14:textId="77777777" w:rsidR="00BE396E" w:rsidRPr="00EA664F" w:rsidRDefault="00BE396E" w:rsidP="00BE396E">
            <w:pPr>
              <w:pStyle w:val="TableText"/>
            </w:pPr>
            <w:r w:rsidRPr="00902D96">
              <w:t>The diagnosis code. The first occurrence is primary. Diagnosis Pointer fields in the line item indicate the primary diagnosis for each service detail.</w:t>
            </w:r>
          </w:p>
        </w:tc>
        <w:tc>
          <w:tcPr>
            <w:tcW w:w="1143" w:type="dxa"/>
            <w:tcMar>
              <w:left w:w="58" w:type="dxa"/>
              <w:right w:w="58" w:type="dxa"/>
            </w:tcMar>
          </w:tcPr>
          <w:p w14:paraId="0B207781" w14:textId="77777777" w:rsidR="00BE396E" w:rsidRDefault="00BE396E" w:rsidP="00BE396E">
            <w:pPr>
              <w:pStyle w:val="TableText"/>
              <w:rPr>
                <w:caps/>
              </w:rPr>
            </w:pPr>
            <w:r>
              <w:rPr>
                <w:caps/>
              </w:rPr>
              <w:t>8 C</w:t>
            </w:r>
          </w:p>
        </w:tc>
        <w:tc>
          <w:tcPr>
            <w:tcW w:w="2324" w:type="dxa"/>
            <w:gridSpan w:val="2"/>
            <w:tcMar>
              <w:left w:w="58" w:type="dxa"/>
              <w:right w:w="58" w:type="dxa"/>
            </w:tcMar>
          </w:tcPr>
          <w:p w14:paraId="3C28FCEE" w14:textId="77777777" w:rsidR="00DB5AAA" w:rsidRDefault="00BE396E" w:rsidP="00BE396E">
            <w:pPr>
              <w:pStyle w:val="TableText"/>
            </w:pPr>
            <w:r>
              <w:t>Position 1 is diagnosis qualifier.</w:t>
            </w:r>
          </w:p>
          <w:p w14:paraId="779544D6" w14:textId="2E820E90" w:rsidR="00BE396E" w:rsidRDefault="00BE396E" w:rsidP="00BE396E">
            <w:pPr>
              <w:pStyle w:val="TableText"/>
            </w:pPr>
            <w:r w:rsidRPr="00CC0011">
              <w:rPr>
                <w:b/>
              </w:rPr>
              <w:t>Valid Values</w:t>
            </w:r>
            <w:r w:rsidR="00DB5AAA">
              <w:t>:</w:t>
            </w:r>
          </w:p>
          <w:p w14:paraId="347EAFB1" w14:textId="0F5936E6" w:rsidR="00BE396E" w:rsidRDefault="00BE396E" w:rsidP="00BE396E">
            <w:pPr>
              <w:pStyle w:val="TableText"/>
            </w:pPr>
            <w:r>
              <w:t xml:space="preserve">0 </w:t>
            </w:r>
            <w:r w:rsidR="004B66E4">
              <w:t>–</w:t>
            </w:r>
            <w:r>
              <w:t xml:space="preserve"> ICD10</w:t>
            </w:r>
          </w:p>
          <w:p w14:paraId="7B26ED24" w14:textId="067BAEBC" w:rsidR="00BE396E" w:rsidRDefault="00BE396E" w:rsidP="00BE396E">
            <w:pPr>
              <w:pStyle w:val="TableText"/>
            </w:pPr>
            <w:r>
              <w:t xml:space="preserve">9 </w:t>
            </w:r>
            <w:r w:rsidR="004B66E4">
              <w:t>–</w:t>
            </w:r>
            <w:r>
              <w:t xml:space="preserve"> ICD9</w:t>
            </w:r>
          </w:p>
          <w:p w14:paraId="1F648819" w14:textId="7131C476" w:rsidR="00BE396E" w:rsidRDefault="00BE396E" w:rsidP="00CC0011">
            <w:pPr>
              <w:pStyle w:val="TableText"/>
            </w:pPr>
            <w:r>
              <w:t>Positions 2</w:t>
            </w:r>
            <w:r w:rsidR="00CC0011">
              <w:t xml:space="preserve"> – </w:t>
            </w:r>
            <w:r>
              <w:t>8 is the diagnosis code.</w:t>
            </w:r>
          </w:p>
        </w:tc>
        <w:tc>
          <w:tcPr>
            <w:tcW w:w="736" w:type="dxa"/>
            <w:tcMar>
              <w:left w:w="58" w:type="dxa"/>
              <w:right w:w="58" w:type="dxa"/>
            </w:tcMar>
          </w:tcPr>
          <w:p w14:paraId="6EC5F109" w14:textId="77777777" w:rsidR="00BE396E" w:rsidRDefault="00BE396E" w:rsidP="00BE396E">
            <w:pPr>
              <w:pStyle w:val="TableText"/>
            </w:pPr>
            <w:r>
              <w:t>Spaces</w:t>
            </w:r>
          </w:p>
        </w:tc>
        <w:tc>
          <w:tcPr>
            <w:tcW w:w="540" w:type="dxa"/>
          </w:tcPr>
          <w:p w14:paraId="3ABCCAD3" w14:textId="77777777" w:rsidR="00BE396E" w:rsidRDefault="00BE396E" w:rsidP="00BE396E">
            <w:pPr>
              <w:pStyle w:val="TableText"/>
            </w:pPr>
            <w:r>
              <w:t>X</w:t>
            </w:r>
          </w:p>
        </w:tc>
        <w:tc>
          <w:tcPr>
            <w:tcW w:w="450" w:type="dxa"/>
          </w:tcPr>
          <w:p w14:paraId="77BDD17F" w14:textId="77777777" w:rsidR="00BE396E" w:rsidRDefault="00BE396E" w:rsidP="00BE396E">
            <w:pPr>
              <w:pStyle w:val="TableText"/>
            </w:pPr>
            <w:r>
              <w:t>X</w:t>
            </w:r>
          </w:p>
        </w:tc>
        <w:tc>
          <w:tcPr>
            <w:tcW w:w="451" w:type="dxa"/>
          </w:tcPr>
          <w:p w14:paraId="481AF4F7" w14:textId="77777777" w:rsidR="00BE396E" w:rsidRDefault="00BE396E" w:rsidP="00BE396E">
            <w:pPr>
              <w:pStyle w:val="TableText"/>
            </w:pPr>
            <w:r>
              <w:t>X</w:t>
            </w:r>
          </w:p>
        </w:tc>
      </w:tr>
      <w:tr w:rsidR="00BE396E" w14:paraId="22FD8482" w14:textId="77777777" w:rsidTr="00B3142B">
        <w:trPr>
          <w:cantSplit/>
          <w:jc w:val="center"/>
        </w:trPr>
        <w:tc>
          <w:tcPr>
            <w:tcW w:w="802" w:type="dxa"/>
            <w:tcMar>
              <w:left w:w="58" w:type="dxa"/>
              <w:right w:w="58" w:type="dxa"/>
            </w:tcMar>
          </w:tcPr>
          <w:p w14:paraId="71AF1778" w14:textId="15B48D45" w:rsidR="00BE396E" w:rsidRDefault="00BE396E" w:rsidP="00BE396E">
            <w:pPr>
              <w:pStyle w:val="TableText"/>
            </w:pPr>
            <w:r>
              <w:t>127</w:t>
            </w:r>
            <w:r w:rsidR="00135F82">
              <w:t xml:space="preserve"> – </w:t>
            </w:r>
            <w:r>
              <w:t>134</w:t>
            </w:r>
          </w:p>
        </w:tc>
        <w:tc>
          <w:tcPr>
            <w:tcW w:w="2227" w:type="dxa"/>
            <w:tcMar>
              <w:left w:w="58" w:type="dxa"/>
              <w:right w:w="58" w:type="dxa"/>
            </w:tcMar>
          </w:tcPr>
          <w:p w14:paraId="65244111" w14:textId="77777777" w:rsidR="00BE396E" w:rsidRDefault="00BE396E" w:rsidP="00BE396E">
            <w:pPr>
              <w:pStyle w:val="TableText"/>
            </w:pPr>
            <w:r>
              <w:t>CLAIM DIAGNOSIS (2)</w:t>
            </w:r>
          </w:p>
        </w:tc>
        <w:tc>
          <w:tcPr>
            <w:tcW w:w="2902" w:type="dxa"/>
            <w:tcMar>
              <w:left w:w="58" w:type="dxa"/>
              <w:right w:w="58" w:type="dxa"/>
            </w:tcMar>
          </w:tcPr>
          <w:p w14:paraId="3AE1075C" w14:textId="5365792D" w:rsidR="00BE396E" w:rsidRDefault="00BE396E" w:rsidP="00BE396E">
            <w:pPr>
              <w:pStyle w:val="TableText"/>
            </w:pPr>
            <w:r>
              <w:t>:P:IDR-</w:t>
            </w:r>
            <w:hyperlink r:id="rId60" w:history="1">
              <w:r>
                <w:rPr>
                  <w:rStyle w:val="Hyperlink"/>
                </w:rPr>
                <w:t>DIAG-TBL</w:t>
              </w:r>
            </w:hyperlink>
          </w:p>
          <w:p w14:paraId="65E43A9F" w14:textId="088EFBE9" w:rsidR="00BE396E" w:rsidRDefault="00BE396E" w:rsidP="00BE396E">
            <w:pPr>
              <w:pStyle w:val="TableText"/>
            </w:pPr>
            <w:r>
              <w:t>:P:IDR-</w:t>
            </w:r>
            <w:hyperlink r:id="rId61" w:history="1">
              <w:r w:rsidRPr="00315AD9">
                <w:rPr>
                  <w:rStyle w:val="Hyperlink"/>
                </w:rPr>
                <w:t>DIAG-ICD-TYPE</w:t>
              </w:r>
            </w:hyperlink>
            <w:r>
              <w:t xml:space="preserve"> (1)</w:t>
            </w:r>
          </w:p>
          <w:p w14:paraId="7FA9DCAB" w14:textId="1AC85FE6" w:rsidR="00BE396E" w:rsidRDefault="00BE396E" w:rsidP="00BE396E">
            <w:pPr>
              <w:pStyle w:val="TableText"/>
            </w:pPr>
            <w:r>
              <w:t>:P:IDR-</w:t>
            </w:r>
            <w:hyperlink r:id="rId62" w:history="1">
              <w:r>
                <w:rPr>
                  <w:rStyle w:val="Hyperlink"/>
                </w:rPr>
                <w:t>DIAG-CODE</w:t>
              </w:r>
            </w:hyperlink>
            <w:r>
              <w:t xml:space="preserve"> (7)</w:t>
            </w:r>
          </w:p>
        </w:tc>
        <w:tc>
          <w:tcPr>
            <w:tcW w:w="3087" w:type="dxa"/>
            <w:gridSpan w:val="2"/>
            <w:tcMar>
              <w:left w:w="58" w:type="dxa"/>
              <w:right w:w="58" w:type="dxa"/>
            </w:tcMar>
          </w:tcPr>
          <w:p w14:paraId="32839671" w14:textId="374A5997" w:rsidR="00BE396E" w:rsidRDefault="00BE396E" w:rsidP="00BE396E">
            <w:pPr>
              <w:pStyle w:val="TableText"/>
            </w:pPr>
            <w:r w:rsidRPr="004515FB">
              <w:t>ICD Type</w:t>
            </w:r>
            <w:r w:rsidR="004B66E4">
              <w:t>.</w:t>
            </w:r>
            <w:r>
              <w:t xml:space="preserve"> </w:t>
            </w:r>
            <w:r w:rsidRPr="004515FB">
              <w:t>There are two types of values possible IDC 9 or ICD 10</w:t>
            </w:r>
            <w:r>
              <w:t>.</w:t>
            </w:r>
          </w:p>
          <w:p w14:paraId="7D2F2C83" w14:textId="77777777" w:rsidR="00BE396E" w:rsidRDefault="00BE396E" w:rsidP="00BE396E">
            <w:pPr>
              <w:pStyle w:val="TableText"/>
            </w:pPr>
            <w:r>
              <w:t>Claim diagnosis code.</w:t>
            </w:r>
          </w:p>
          <w:p w14:paraId="15CB9807" w14:textId="77777777" w:rsidR="00BE396E" w:rsidRPr="00EA664F" w:rsidRDefault="00BE396E" w:rsidP="00BE396E">
            <w:pPr>
              <w:pStyle w:val="TableText"/>
            </w:pPr>
            <w:r w:rsidRPr="00B23286">
              <w:t xml:space="preserve">The diagnosis code. </w:t>
            </w:r>
            <w:r>
              <w:t>This</w:t>
            </w:r>
            <w:r w:rsidRPr="00B23286">
              <w:t xml:space="preserve"> occurrence is </w:t>
            </w:r>
            <w:r>
              <w:t>secondary</w:t>
            </w:r>
            <w:r w:rsidRPr="00B23286">
              <w:t>. Diagnosis Pointer fields in the line item indicate the primary diagnosis for each service detail.</w:t>
            </w:r>
          </w:p>
        </w:tc>
        <w:tc>
          <w:tcPr>
            <w:tcW w:w="1143" w:type="dxa"/>
            <w:tcMar>
              <w:left w:w="58" w:type="dxa"/>
              <w:right w:w="58" w:type="dxa"/>
            </w:tcMar>
          </w:tcPr>
          <w:p w14:paraId="3E93F087" w14:textId="77777777" w:rsidR="00BE396E" w:rsidRDefault="00BE396E" w:rsidP="00BE396E">
            <w:pPr>
              <w:pStyle w:val="TableText"/>
              <w:rPr>
                <w:caps/>
              </w:rPr>
            </w:pPr>
            <w:r>
              <w:rPr>
                <w:caps/>
              </w:rPr>
              <w:t>8 C</w:t>
            </w:r>
          </w:p>
        </w:tc>
        <w:tc>
          <w:tcPr>
            <w:tcW w:w="2324" w:type="dxa"/>
            <w:gridSpan w:val="2"/>
            <w:tcMar>
              <w:left w:w="58" w:type="dxa"/>
              <w:right w:w="58" w:type="dxa"/>
            </w:tcMar>
          </w:tcPr>
          <w:p w14:paraId="4C7F366C" w14:textId="77777777" w:rsidR="00BE396E" w:rsidRDefault="00BE396E" w:rsidP="00BE396E">
            <w:pPr>
              <w:pStyle w:val="TableText"/>
            </w:pPr>
            <w:r>
              <w:t>Position 1 is diagnosis qualifier. Valid Values 0 or 9.</w:t>
            </w:r>
          </w:p>
          <w:p w14:paraId="47579CBC" w14:textId="695856CF" w:rsidR="00BE396E" w:rsidRPr="00E60211" w:rsidRDefault="00BE396E" w:rsidP="00CC0011">
            <w:pPr>
              <w:pStyle w:val="TableText"/>
            </w:pPr>
            <w:r>
              <w:t>Positions 2</w:t>
            </w:r>
            <w:r w:rsidR="00CC0011">
              <w:t xml:space="preserve"> – </w:t>
            </w:r>
            <w:r>
              <w:t>8 is the diagnosis code p</w:t>
            </w:r>
            <w:r w:rsidRPr="00B23286">
              <w:rPr>
                <w:rFonts w:cs="Arial"/>
                <w:color w:val="000000"/>
              </w:rPr>
              <w:t>er ICD9 or ICD10 code set</w:t>
            </w:r>
            <w:r>
              <w:t>.</w:t>
            </w:r>
          </w:p>
        </w:tc>
        <w:tc>
          <w:tcPr>
            <w:tcW w:w="736" w:type="dxa"/>
            <w:tcMar>
              <w:left w:w="58" w:type="dxa"/>
              <w:right w:w="58" w:type="dxa"/>
            </w:tcMar>
          </w:tcPr>
          <w:p w14:paraId="0724A76D" w14:textId="77777777" w:rsidR="00BE396E" w:rsidRDefault="00BE396E" w:rsidP="00BE396E">
            <w:pPr>
              <w:pStyle w:val="TableText"/>
            </w:pPr>
            <w:r>
              <w:t>Spaces</w:t>
            </w:r>
          </w:p>
        </w:tc>
        <w:tc>
          <w:tcPr>
            <w:tcW w:w="540" w:type="dxa"/>
          </w:tcPr>
          <w:p w14:paraId="2437ACE2" w14:textId="77777777" w:rsidR="00BE396E" w:rsidRDefault="00BE396E" w:rsidP="00BE396E">
            <w:pPr>
              <w:pStyle w:val="TableText"/>
            </w:pPr>
            <w:r>
              <w:t>X</w:t>
            </w:r>
          </w:p>
        </w:tc>
        <w:tc>
          <w:tcPr>
            <w:tcW w:w="450" w:type="dxa"/>
          </w:tcPr>
          <w:p w14:paraId="06F01AFE" w14:textId="77777777" w:rsidR="00BE396E" w:rsidRDefault="00BE396E" w:rsidP="00BE396E">
            <w:pPr>
              <w:pStyle w:val="TableText"/>
            </w:pPr>
            <w:r>
              <w:t>X</w:t>
            </w:r>
          </w:p>
        </w:tc>
        <w:tc>
          <w:tcPr>
            <w:tcW w:w="451" w:type="dxa"/>
          </w:tcPr>
          <w:p w14:paraId="4448414A" w14:textId="77777777" w:rsidR="00BE396E" w:rsidRDefault="00BE396E" w:rsidP="00BE396E">
            <w:pPr>
              <w:pStyle w:val="TableText"/>
            </w:pPr>
            <w:r>
              <w:t>X</w:t>
            </w:r>
          </w:p>
        </w:tc>
      </w:tr>
      <w:tr w:rsidR="00BE396E" w14:paraId="6A2EA0CC" w14:textId="77777777" w:rsidTr="00B3142B">
        <w:trPr>
          <w:cantSplit/>
          <w:jc w:val="center"/>
        </w:trPr>
        <w:tc>
          <w:tcPr>
            <w:tcW w:w="802" w:type="dxa"/>
            <w:tcMar>
              <w:left w:w="58" w:type="dxa"/>
              <w:right w:w="58" w:type="dxa"/>
            </w:tcMar>
          </w:tcPr>
          <w:p w14:paraId="72D133C8" w14:textId="68819589" w:rsidR="00BE396E" w:rsidRDefault="00BE396E" w:rsidP="00BE396E">
            <w:pPr>
              <w:pStyle w:val="TableText"/>
            </w:pPr>
            <w:r>
              <w:t>135</w:t>
            </w:r>
            <w:r w:rsidR="00135F82">
              <w:t xml:space="preserve"> – </w:t>
            </w:r>
            <w:r>
              <w:t>137</w:t>
            </w:r>
          </w:p>
        </w:tc>
        <w:tc>
          <w:tcPr>
            <w:tcW w:w="2227" w:type="dxa"/>
            <w:tcMar>
              <w:left w:w="58" w:type="dxa"/>
              <w:right w:w="58" w:type="dxa"/>
            </w:tcMar>
          </w:tcPr>
          <w:p w14:paraId="5EBC8793" w14:textId="77777777" w:rsidR="00BE396E" w:rsidRDefault="00BE396E" w:rsidP="00BE396E">
            <w:pPr>
              <w:pStyle w:val="TableText"/>
            </w:pPr>
            <w:r>
              <w:t>HEADER EOMB MESSAGE</w:t>
            </w:r>
          </w:p>
        </w:tc>
        <w:tc>
          <w:tcPr>
            <w:tcW w:w="2902" w:type="dxa"/>
            <w:tcMar>
              <w:left w:w="58" w:type="dxa"/>
              <w:right w:w="58" w:type="dxa"/>
            </w:tcMar>
          </w:tcPr>
          <w:p w14:paraId="01A9FF6D" w14:textId="55E50E17" w:rsidR="00BE396E" w:rsidRDefault="00BE396E" w:rsidP="00BE396E">
            <w:pPr>
              <w:pStyle w:val="TableText"/>
            </w:pPr>
            <w:r>
              <w:t>:P:IDR-</w:t>
            </w:r>
            <w:hyperlink r:id="rId63" w:history="1">
              <w:r>
                <w:rPr>
                  <w:rStyle w:val="Hyperlink"/>
                </w:rPr>
                <w:t>HDR-EOMB-MSG</w:t>
              </w:r>
            </w:hyperlink>
          </w:p>
        </w:tc>
        <w:tc>
          <w:tcPr>
            <w:tcW w:w="3087" w:type="dxa"/>
            <w:gridSpan w:val="2"/>
            <w:tcMar>
              <w:left w:w="58" w:type="dxa"/>
              <w:right w:w="58" w:type="dxa"/>
            </w:tcMar>
          </w:tcPr>
          <w:p w14:paraId="71B8B716" w14:textId="77777777" w:rsidR="00BE396E" w:rsidRPr="00A96AA7" w:rsidRDefault="00BE396E" w:rsidP="00BE396E">
            <w:pPr>
              <w:pStyle w:val="TableText"/>
            </w:pPr>
            <w:r w:rsidRPr="00A96AA7">
              <w:t>Claim EOMB message 1</w:t>
            </w:r>
          </w:p>
          <w:p w14:paraId="5654B390" w14:textId="6675E2A3" w:rsidR="00BE396E" w:rsidRDefault="00BE396E" w:rsidP="004B66E4">
            <w:pPr>
              <w:pStyle w:val="TableText"/>
            </w:pPr>
            <w:r w:rsidRPr="00A96AA7">
              <w:t>This field is used to generate EOMB messages. More than one remark code can be entered. System-generated remarks take priority over manual entries. Messages must contain specific text associated with the specific situation.</w:t>
            </w:r>
          </w:p>
        </w:tc>
        <w:tc>
          <w:tcPr>
            <w:tcW w:w="1143" w:type="dxa"/>
            <w:tcMar>
              <w:left w:w="58" w:type="dxa"/>
              <w:right w:w="58" w:type="dxa"/>
            </w:tcMar>
          </w:tcPr>
          <w:p w14:paraId="0A798856" w14:textId="77777777" w:rsidR="00BE396E" w:rsidRDefault="00BE396E" w:rsidP="00BE396E">
            <w:pPr>
              <w:pStyle w:val="TableText"/>
              <w:rPr>
                <w:caps/>
              </w:rPr>
            </w:pPr>
            <w:r>
              <w:rPr>
                <w:caps/>
              </w:rPr>
              <w:t>3 C</w:t>
            </w:r>
          </w:p>
        </w:tc>
        <w:tc>
          <w:tcPr>
            <w:tcW w:w="2324" w:type="dxa"/>
            <w:gridSpan w:val="2"/>
            <w:tcMar>
              <w:left w:w="58" w:type="dxa"/>
              <w:right w:w="58" w:type="dxa"/>
            </w:tcMar>
          </w:tcPr>
          <w:p w14:paraId="737009BB" w14:textId="59A9A782" w:rsidR="00BE396E" w:rsidRDefault="00BE396E" w:rsidP="00BE396E">
            <w:pPr>
              <w:pStyle w:val="TableText"/>
            </w:pPr>
            <w:r>
              <w:t xml:space="preserve">See Basic values document </w:t>
            </w:r>
            <w:hyperlink r:id="rId64" w:history="1">
              <w:r>
                <w:rPr>
                  <w:rStyle w:val="Hyperlink"/>
                  <w:rFonts w:cs="Courier New"/>
                  <w:szCs w:val="16"/>
                </w:rPr>
                <w:t>S0118010</w:t>
              </w:r>
            </w:hyperlink>
          </w:p>
        </w:tc>
        <w:tc>
          <w:tcPr>
            <w:tcW w:w="736" w:type="dxa"/>
            <w:tcMar>
              <w:left w:w="58" w:type="dxa"/>
              <w:right w:w="58" w:type="dxa"/>
            </w:tcMar>
          </w:tcPr>
          <w:p w14:paraId="2C323782" w14:textId="77777777" w:rsidR="00BE396E" w:rsidRDefault="00BE396E" w:rsidP="00BE396E">
            <w:pPr>
              <w:pStyle w:val="TableText"/>
            </w:pPr>
            <w:r>
              <w:t>Spaces</w:t>
            </w:r>
          </w:p>
        </w:tc>
        <w:tc>
          <w:tcPr>
            <w:tcW w:w="540" w:type="dxa"/>
          </w:tcPr>
          <w:p w14:paraId="1D883159" w14:textId="77777777" w:rsidR="00BE396E" w:rsidRDefault="00BE396E" w:rsidP="00BE396E">
            <w:pPr>
              <w:pStyle w:val="TableText"/>
            </w:pPr>
            <w:r>
              <w:t>-</w:t>
            </w:r>
          </w:p>
        </w:tc>
        <w:tc>
          <w:tcPr>
            <w:tcW w:w="450" w:type="dxa"/>
          </w:tcPr>
          <w:p w14:paraId="0CD9E2E0" w14:textId="77777777" w:rsidR="00BE396E" w:rsidRDefault="00BE396E" w:rsidP="00BE396E">
            <w:pPr>
              <w:pStyle w:val="TableText"/>
            </w:pPr>
            <w:r>
              <w:t>X</w:t>
            </w:r>
          </w:p>
        </w:tc>
        <w:tc>
          <w:tcPr>
            <w:tcW w:w="451" w:type="dxa"/>
          </w:tcPr>
          <w:p w14:paraId="1DE1600D" w14:textId="77777777" w:rsidR="00BE396E" w:rsidRDefault="00BE396E" w:rsidP="00BE396E">
            <w:pPr>
              <w:pStyle w:val="TableText"/>
            </w:pPr>
            <w:r>
              <w:t>X</w:t>
            </w:r>
          </w:p>
        </w:tc>
      </w:tr>
      <w:tr w:rsidR="00BE396E" w14:paraId="7F403C40" w14:textId="77777777" w:rsidTr="00B3142B">
        <w:trPr>
          <w:cantSplit/>
          <w:jc w:val="center"/>
        </w:trPr>
        <w:tc>
          <w:tcPr>
            <w:tcW w:w="802" w:type="dxa"/>
            <w:tcMar>
              <w:left w:w="58" w:type="dxa"/>
              <w:right w:w="58" w:type="dxa"/>
            </w:tcMar>
          </w:tcPr>
          <w:p w14:paraId="19DB964B" w14:textId="5226A147" w:rsidR="00BE396E" w:rsidRDefault="00BE396E" w:rsidP="00BE396E">
            <w:pPr>
              <w:pStyle w:val="TableText"/>
            </w:pPr>
            <w:r>
              <w:t>138</w:t>
            </w:r>
            <w:r w:rsidR="00135F82">
              <w:t xml:space="preserve"> – </w:t>
            </w:r>
            <w:r>
              <w:t>140</w:t>
            </w:r>
          </w:p>
        </w:tc>
        <w:tc>
          <w:tcPr>
            <w:tcW w:w="2227" w:type="dxa"/>
            <w:tcMar>
              <w:left w:w="58" w:type="dxa"/>
              <w:right w:w="58" w:type="dxa"/>
            </w:tcMar>
          </w:tcPr>
          <w:p w14:paraId="1821691B" w14:textId="77777777" w:rsidR="00BE396E" w:rsidRDefault="00BE396E" w:rsidP="00BE396E">
            <w:pPr>
              <w:pStyle w:val="TableText"/>
            </w:pPr>
            <w:r>
              <w:t>HEADER PRIMARY AUDIT</w:t>
            </w:r>
          </w:p>
        </w:tc>
        <w:tc>
          <w:tcPr>
            <w:tcW w:w="2902" w:type="dxa"/>
            <w:tcMar>
              <w:left w:w="58" w:type="dxa"/>
              <w:right w:w="58" w:type="dxa"/>
            </w:tcMar>
          </w:tcPr>
          <w:p w14:paraId="54C9EA94" w14:textId="023BDA3B" w:rsidR="00BE396E" w:rsidRDefault="00BE396E" w:rsidP="00BE396E">
            <w:pPr>
              <w:pStyle w:val="TableText"/>
            </w:pPr>
            <w:r>
              <w:t>:P:IDR-</w:t>
            </w:r>
            <w:bookmarkStart w:id="136" w:name="_Hlt526815442"/>
            <w:r>
              <w:rPr>
                <w:rStyle w:val="Hyperlink"/>
              </w:rPr>
              <w:fldChar w:fldCharType="begin"/>
            </w:r>
            <w:r w:rsidR="00B5020B">
              <w:rPr>
                <w:rStyle w:val="Hyperlink"/>
              </w:rPr>
              <w:instrText>HYPERLINK "..\\..\\DataDictionary\\COBOL\\H\\HDR-AUDIT.docx"</w:instrText>
            </w:r>
            <w:r>
              <w:rPr>
                <w:rStyle w:val="Hyperlink"/>
              </w:rPr>
            </w:r>
            <w:r>
              <w:rPr>
                <w:rStyle w:val="Hyperlink"/>
              </w:rPr>
              <w:fldChar w:fldCharType="separate"/>
            </w:r>
            <w:r>
              <w:rPr>
                <w:rStyle w:val="Hyperlink"/>
              </w:rPr>
              <w:t>H</w:t>
            </w:r>
            <w:bookmarkStart w:id="137" w:name="_Hlt526759124"/>
            <w:r>
              <w:rPr>
                <w:rStyle w:val="Hyperlink"/>
              </w:rPr>
              <w:t>D</w:t>
            </w:r>
            <w:bookmarkStart w:id="138" w:name="_Hlt28686442"/>
            <w:bookmarkEnd w:id="137"/>
            <w:r>
              <w:rPr>
                <w:rStyle w:val="Hyperlink"/>
              </w:rPr>
              <w:t>R</w:t>
            </w:r>
            <w:bookmarkStart w:id="139" w:name="_Hlt11741021"/>
            <w:bookmarkEnd w:id="138"/>
            <w:r>
              <w:rPr>
                <w:rStyle w:val="Hyperlink"/>
              </w:rPr>
              <w:t>-</w:t>
            </w:r>
            <w:bookmarkStart w:id="140" w:name="_Hlt508610064"/>
            <w:bookmarkEnd w:id="139"/>
            <w:r>
              <w:rPr>
                <w:rStyle w:val="Hyperlink"/>
              </w:rPr>
              <w:t>A</w:t>
            </w:r>
            <w:bookmarkStart w:id="141" w:name="_Hlt517151218"/>
            <w:bookmarkEnd w:id="140"/>
            <w:r>
              <w:rPr>
                <w:rStyle w:val="Hyperlink"/>
              </w:rPr>
              <w:t>U</w:t>
            </w:r>
            <w:bookmarkEnd w:id="141"/>
            <w:r>
              <w:rPr>
                <w:rStyle w:val="Hyperlink"/>
              </w:rPr>
              <w:t>DIT</w:t>
            </w:r>
            <w:r>
              <w:rPr>
                <w:rStyle w:val="Hyperlink"/>
              </w:rPr>
              <w:fldChar w:fldCharType="end"/>
            </w:r>
            <w:bookmarkEnd w:id="136"/>
          </w:p>
        </w:tc>
        <w:tc>
          <w:tcPr>
            <w:tcW w:w="3087" w:type="dxa"/>
            <w:gridSpan w:val="2"/>
            <w:tcMar>
              <w:left w:w="58" w:type="dxa"/>
              <w:right w:w="58" w:type="dxa"/>
            </w:tcMar>
          </w:tcPr>
          <w:p w14:paraId="61390B54" w14:textId="77777777" w:rsidR="00BE396E" w:rsidRDefault="00BE396E" w:rsidP="00BE396E">
            <w:pPr>
              <w:pStyle w:val="TableText"/>
            </w:pPr>
            <w:r w:rsidRPr="00A96AA7">
              <w:t>Primary header audit number</w:t>
            </w:r>
          </w:p>
          <w:p w14:paraId="64746E01" w14:textId="77777777" w:rsidR="00BE396E" w:rsidRDefault="00BE396E" w:rsidP="00BE396E">
            <w:pPr>
              <w:pStyle w:val="TableText"/>
            </w:pPr>
            <w:r>
              <w:t>P</w:t>
            </w:r>
            <w:r w:rsidRPr="00A96AA7">
              <w:t>rimary SCC audit number encountered as the claim was processed.</w:t>
            </w:r>
          </w:p>
        </w:tc>
        <w:tc>
          <w:tcPr>
            <w:tcW w:w="1143" w:type="dxa"/>
            <w:tcMar>
              <w:left w:w="58" w:type="dxa"/>
              <w:right w:w="58" w:type="dxa"/>
            </w:tcMar>
          </w:tcPr>
          <w:p w14:paraId="61AD0A0E" w14:textId="77777777" w:rsidR="00BE396E" w:rsidRDefault="00BE396E" w:rsidP="00BE396E">
            <w:pPr>
              <w:pStyle w:val="TableText"/>
              <w:rPr>
                <w:caps/>
              </w:rPr>
            </w:pPr>
            <w:r>
              <w:rPr>
                <w:caps/>
              </w:rPr>
              <w:t>3 n</w:t>
            </w:r>
          </w:p>
        </w:tc>
        <w:tc>
          <w:tcPr>
            <w:tcW w:w="2324" w:type="dxa"/>
            <w:gridSpan w:val="2"/>
            <w:tcMar>
              <w:left w:w="58" w:type="dxa"/>
              <w:right w:w="58" w:type="dxa"/>
            </w:tcMar>
          </w:tcPr>
          <w:p w14:paraId="4667B84B" w14:textId="77777777" w:rsidR="00BE396E" w:rsidRDefault="00BE396E" w:rsidP="00BE396E">
            <w:pPr>
              <w:pStyle w:val="TableText"/>
            </w:pPr>
            <w:r>
              <w:t>-</w:t>
            </w:r>
          </w:p>
        </w:tc>
        <w:tc>
          <w:tcPr>
            <w:tcW w:w="736" w:type="dxa"/>
            <w:tcMar>
              <w:left w:w="58" w:type="dxa"/>
              <w:right w:w="58" w:type="dxa"/>
            </w:tcMar>
          </w:tcPr>
          <w:p w14:paraId="1415DCBB" w14:textId="77777777" w:rsidR="00BE396E" w:rsidRDefault="00BE396E" w:rsidP="00BE396E">
            <w:pPr>
              <w:pStyle w:val="TableText"/>
            </w:pPr>
            <w:r>
              <w:t>Zeros</w:t>
            </w:r>
          </w:p>
        </w:tc>
        <w:tc>
          <w:tcPr>
            <w:tcW w:w="540" w:type="dxa"/>
          </w:tcPr>
          <w:p w14:paraId="25C1B05A" w14:textId="77777777" w:rsidR="00BE396E" w:rsidRDefault="00BE396E" w:rsidP="00BE396E">
            <w:pPr>
              <w:pStyle w:val="TableText"/>
            </w:pPr>
            <w:r>
              <w:t>-</w:t>
            </w:r>
          </w:p>
        </w:tc>
        <w:tc>
          <w:tcPr>
            <w:tcW w:w="450" w:type="dxa"/>
          </w:tcPr>
          <w:p w14:paraId="12972BF0" w14:textId="77777777" w:rsidR="00BE396E" w:rsidRDefault="00BE396E" w:rsidP="00BE396E">
            <w:pPr>
              <w:pStyle w:val="TableText"/>
            </w:pPr>
            <w:r>
              <w:t>X</w:t>
            </w:r>
          </w:p>
        </w:tc>
        <w:tc>
          <w:tcPr>
            <w:tcW w:w="451" w:type="dxa"/>
          </w:tcPr>
          <w:p w14:paraId="4C7D555A" w14:textId="77777777" w:rsidR="00BE396E" w:rsidRDefault="00BE396E" w:rsidP="00BE396E">
            <w:pPr>
              <w:pStyle w:val="TableText"/>
            </w:pPr>
            <w:r>
              <w:t>X</w:t>
            </w:r>
          </w:p>
        </w:tc>
      </w:tr>
      <w:tr w:rsidR="00BE396E" w14:paraId="2C0C7F62" w14:textId="77777777" w:rsidTr="00B3142B">
        <w:trPr>
          <w:cantSplit/>
          <w:jc w:val="center"/>
        </w:trPr>
        <w:tc>
          <w:tcPr>
            <w:tcW w:w="802" w:type="dxa"/>
            <w:tcMar>
              <w:left w:w="58" w:type="dxa"/>
              <w:right w:w="58" w:type="dxa"/>
            </w:tcMar>
          </w:tcPr>
          <w:p w14:paraId="5E546C4B" w14:textId="77777777" w:rsidR="00BE396E" w:rsidRDefault="00BE396E" w:rsidP="00BE396E">
            <w:pPr>
              <w:pStyle w:val="TableText"/>
            </w:pPr>
            <w:r>
              <w:t>141</w:t>
            </w:r>
          </w:p>
        </w:tc>
        <w:tc>
          <w:tcPr>
            <w:tcW w:w="2227" w:type="dxa"/>
            <w:tcMar>
              <w:left w:w="58" w:type="dxa"/>
              <w:right w:w="58" w:type="dxa"/>
            </w:tcMar>
          </w:tcPr>
          <w:p w14:paraId="67CB5BA0" w14:textId="77777777" w:rsidR="00BE396E" w:rsidRDefault="00BE396E" w:rsidP="00BE396E">
            <w:pPr>
              <w:pStyle w:val="TableText"/>
            </w:pPr>
            <w:r>
              <w:t>HEADER PRIMARY AUDIT SUFFIX</w:t>
            </w:r>
          </w:p>
        </w:tc>
        <w:tc>
          <w:tcPr>
            <w:tcW w:w="2902" w:type="dxa"/>
            <w:tcMar>
              <w:left w:w="58" w:type="dxa"/>
              <w:right w:w="58" w:type="dxa"/>
            </w:tcMar>
          </w:tcPr>
          <w:p w14:paraId="7F86F5EB" w14:textId="3B52499D" w:rsidR="00BE396E" w:rsidRDefault="00BE396E" w:rsidP="00BE396E">
            <w:pPr>
              <w:pStyle w:val="TableText"/>
            </w:pPr>
            <w:r>
              <w:t>:P:IDR-</w:t>
            </w:r>
            <w:hyperlink r:id="rId65" w:history="1">
              <w:r>
                <w:rPr>
                  <w:rStyle w:val="Hyperlink"/>
                </w:rPr>
                <w:t>H</w:t>
              </w:r>
              <w:bookmarkStart w:id="142" w:name="_Hlt526815449"/>
              <w:r>
                <w:rPr>
                  <w:rStyle w:val="Hyperlink"/>
                </w:rPr>
                <w:t>D</w:t>
              </w:r>
              <w:bookmarkStart w:id="143" w:name="_Hlt514732922"/>
              <w:bookmarkEnd w:id="142"/>
              <w:r>
                <w:rPr>
                  <w:rStyle w:val="Hyperlink"/>
                </w:rPr>
                <w:t>R</w:t>
              </w:r>
              <w:bookmarkStart w:id="144" w:name="_Hlt11741044"/>
              <w:bookmarkEnd w:id="143"/>
              <w:r>
                <w:rPr>
                  <w:rStyle w:val="Hyperlink"/>
                </w:rPr>
                <w:t>-</w:t>
              </w:r>
              <w:bookmarkStart w:id="145" w:name="_Hlt28686459"/>
              <w:bookmarkEnd w:id="144"/>
              <w:r>
                <w:rPr>
                  <w:rStyle w:val="Hyperlink"/>
                </w:rPr>
                <w:t>A</w:t>
              </w:r>
              <w:bookmarkStart w:id="146" w:name="_Hlt508610122"/>
              <w:bookmarkEnd w:id="145"/>
              <w:r>
                <w:rPr>
                  <w:rStyle w:val="Hyperlink"/>
                </w:rPr>
                <w:t>U</w:t>
              </w:r>
              <w:bookmarkStart w:id="147" w:name="_Hlt526759219"/>
              <w:bookmarkEnd w:id="146"/>
              <w:r>
                <w:rPr>
                  <w:rStyle w:val="Hyperlink"/>
                </w:rPr>
                <w:t>D</w:t>
              </w:r>
              <w:bookmarkEnd w:id="147"/>
              <w:r>
                <w:rPr>
                  <w:rStyle w:val="Hyperlink"/>
                </w:rPr>
                <w:t>I</w:t>
              </w:r>
              <w:bookmarkStart w:id="148" w:name="_Hlt517151223"/>
              <w:r>
                <w:rPr>
                  <w:rStyle w:val="Hyperlink"/>
                </w:rPr>
                <w:t>T</w:t>
              </w:r>
              <w:bookmarkEnd w:id="148"/>
              <w:r>
                <w:rPr>
                  <w:rStyle w:val="Hyperlink"/>
                </w:rPr>
                <w:t>-IND</w:t>
              </w:r>
            </w:hyperlink>
          </w:p>
        </w:tc>
        <w:tc>
          <w:tcPr>
            <w:tcW w:w="3087" w:type="dxa"/>
            <w:gridSpan w:val="2"/>
            <w:tcMar>
              <w:left w:w="58" w:type="dxa"/>
              <w:right w:w="58" w:type="dxa"/>
            </w:tcMar>
          </w:tcPr>
          <w:p w14:paraId="77952EAE" w14:textId="77777777" w:rsidR="00BE396E" w:rsidRDefault="00BE396E" w:rsidP="00BE396E">
            <w:pPr>
              <w:pStyle w:val="TableText"/>
            </w:pPr>
            <w:r w:rsidRPr="00AD6075">
              <w:t>Primary header audit indicator</w:t>
            </w:r>
          </w:p>
          <w:p w14:paraId="312CC239" w14:textId="77777777" w:rsidR="00BE396E" w:rsidRDefault="00BE396E" w:rsidP="00BE396E">
            <w:pPr>
              <w:pStyle w:val="TableText"/>
            </w:pPr>
            <w:r>
              <w:t>I</w:t>
            </w:r>
            <w:r w:rsidRPr="00AD6075">
              <w:t>ndicates if the number displayed in the INT-HDR-AUDIT field is a header edit, detail edit, or an audit.</w:t>
            </w:r>
          </w:p>
        </w:tc>
        <w:tc>
          <w:tcPr>
            <w:tcW w:w="1143" w:type="dxa"/>
            <w:tcMar>
              <w:left w:w="58" w:type="dxa"/>
              <w:right w:w="58" w:type="dxa"/>
            </w:tcMar>
          </w:tcPr>
          <w:p w14:paraId="1D23C5AC" w14:textId="77777777" w:rsidR="00BE396E" w:rsidRDefault="00BE396E" w:rsidP="00BE396E">
            <w:pPr>
              <w:pStyle w:val="TableText"/>
              <w:rPr>
                <w:caps/>
              </w:rPr>
            </w:pPr>
            <w:r>
              <w:rPr>
                <w:caps/>
              </w:rPr>
              <w:t>1 C</w:t>
            </w:r>
          </w:p>
        </w:tc>
        <w:tc>
          <w:tcPr>
            <w:tcW w:w="2324" w:type="dxa"/>
            <w:gridSpan w:val="2"/>
            <w:tcMar>
              <w:left w:w="58" w:type="dxa"/>
              <w:right w:w="58" w:type="dxa"/>
            </w:tcMar>
          </w:tcPr>
          <w:p w14:paraId="00631D79" w14:textId="77777777" w:rsidR="00BE396E" w:rsidRPr="0048798E" w:rsidRDefault="00BE396E" w:rsidP="00BE396E">
            <w:pPr>
              <w:pStyle w:val="TableText"/>
              <w:rPr>
                <w:b/>
              </w:rPr>
            </w:pPr>
            <w:r w:rsidRPr="0042502A">
              <w:rPr>
                <w:b/>
              </w:rPr>
              <w:t>Valid Values:</w:t>
            </w:r>
          </w:p>
          <w:p w14:paraId="756E5118" w14:textId="756F8E3C" w:rsidR="00BE396E" w:rsidRPr="00C80849" w:rsidRDefault="00BE396E" w:rsidP="00245396">
            <w:pPr>
              <w:pStyle w:val="TableTextBullet"/>
            </w:pPr>
            <w:r w:rsidRPr="00C80849">
              <w:t xml:space="preserve">A, B, C, K </w:t>
            </w:r>
            <w:r w:rsidR="004B66E4">
              <w:t xml:space="preserve">– </w:t>
            </w:r>
            <w:r w:rsidRPr="00C80849">
              <w:t>Audit</w:t>
            </w:r>
          </w:p>
          <w:p w14:paraId="2429F105" w14:textId="574412EA" w:rsidR="00BE396E" w:rsidRPr="00C80849" w:rsidRDefault="00BE396E" w:rsidP="00245396">
            <w:pPr>
              <w:pStyle w:val="TableTextBullet"/>
            </w:pPr>
            <w:r w:rsidRPr="00C80849">
              <w:t xml:space="preserve">H, I, J, M </w:t>
            </w:r>
            <w:r w:rsidR="004B66E4">
              <w:t xml:space="preserve">– </w:t>
            </w:r>
            <w:r w:rsidRPr="00C80849">
              <w:t>Header edit</w:t>
            </w:r>
          </w:p>
          <w:p w14:paraId="781012DF" w14:textId="564B0DA9" w:rsidR="00BE396E" w:rsidRDefault="00BE396E" w:rsidP="00245396">
            <w:pPr>
              <w:pStyle w:val="TableTextBullet"/>
            </w:pPr>
            <w:r>
              <w:t>D, F, G, L</w:t>
            </w:r>
            <w:r w:rsidR="004B66E4">
              <w:t xml:space="preserve"> – </w:t>
            </w:r>
            <w:r w:rsidRPr="00C80849">
              <w:t>Detail edit</w:t>
            </w:r>
          </w:p>
        </w:tc>
        <w:tc>
          <w:tcPr>
            <w:tcW w:w="736" w:type="dxa"/>
            <w:tcMar>
              <w:left w:w="58" w:type="dxa"/>
              <w:right w:w="58" w:type="dxa"/>
            </w:tcMar>
          </w:tcPr>
          <w:p w14:paraId="1BB0EED9" w14:textId="77777777" w:rsidR="00BE396E" w:rsidRDefault="00BE396E" w:rsidP="00BE396E">
            <w:pPr>
              <w:pStyle w:val="TableText"/>
            </w:pPr>
            <w:r>
              <w:t>Spaces</w:t>
            </w:r>
          </w:p>
        </w:tc>
        <w:tc>
          <w:tcPr>
            <w:tcW w:w="540" w:type="dxa"/>
          </w:tcPr>
          <w:p w14:paraId="6DC7BBCB" w14:textId="77777777" w:rsidR="00BE396E" w:rsidRDefault="00BE396E" w:rsidP="00BE396E">
            <w:pPr>
              <w:pStyle w:val="TableText"/>
            </w:pPr>
            <w:r>
              <w:t>-</w:t>
            </w:r>
          </w:p>
        </w:tc>
        <w:tc>
          <w:tcPr>
            <w:tcW w:w="450" w:type="dxa"/>
          </w:tcPr>
          <w:p w14:paraId="227C4718" w14:textId="77777777" w:rsidR="00BE396E" w:rsidRDefault="00BE396E" w:rsidP="00BE396E">
            <w:pPr>
              <w:pStyle w:val="TableText"/>
            </w:pPr>
            <w:r>
              <w:t>X</w:t>
            </w:r>
          </w:p>
        </w:tc>
        <w:tc>
          <w:tcPr>
            <w:tcW w:w="451" w:type="dxa"/>
          </w:tcPr>
          <w:p w14:paraId="14C03060" w14:textId="77777777" w:rsidR="00BE396E" w:rsidRDefault="00BE396E" w:rsidP="00BE396E">
            <w:pPr>
              <w:pStyle w:val="TableText"/>
            </w:pPr>
            <w:r>
              <w:t>X</w:t>
            </w:r>
          </w:p>
        </w:tc>
      </w:tr>
      <w:tr w:rsidR="00BE396E" w14:paraId="3D2EB7D4" w14:textId="77777777" w:rsidTr="00B3142B">
        <w:trPr>
          <w:cantSplit/>
          <w:jc w:val="center"/>
        </w:trPr>
        <w:tc>
          <w:tcPr>
            <w:tcW w:w="802" w:type="dxa"/>
            <w:tcMar>
              <w:left w:w="58" w:type="dxa"/>
              <w:right w:w="58" w:type="dxa"/>
            </w:tcMar>
          </w:tcPr>
          <w:p w14:paraId="767FA864" w14:textId="14ABFC2C" w:rsidR="00BE396E" w:rsidRDefault="00BE396E" w:rsidP="00BE396E">
            <w:pPr>
              <w:pStyle w:val="TableText"/>
            </w:pPr>
            <w:r>
              <w:t>142</w:t>
            </w:r>
            <w:r w:rsidR="00135F82">
              <w:t xml:space="preserve"> – </w:t>
            </w:r>
            <w:r>
              <w:t>148</w:t>
            </w:r>
          </w:p>
        </w:tc>
        <w:tc>
          <w:tcPr>
            <w:tcW w:w="2227" w:type="dxa"/>
            <w:tcMar>
              <w:left w:w="58" w:type="dxa"/>
              <w:right w:w="58" w:type="dxa"/>
            </w:tcMar>
          </w:tcPr>
          <w:p w14:paraId="1A6C03B5" w14:textId="77777777" w:rsidR="00BE396E" w:rsidRDefault="00BE396E" w:rsidP="00BE396E">
            <w:pPr>
              <w:pStyle w:val="TableText"/>
            </w:pPr>
            <w:r>
              <w:t>BENE PAID AMOUNT</w:t>
            </w:r>
          </w:p>
        </w:tc>
        <w:tc>
          <w:tcPr>
            <w:tcW w:w="2902" w:type="dxa"/>
            <w:tcMar>
              <w:left w:w="58" w:type="dxa"/>
              <w:right w:w="58" w:type="dxa"/>
            </w:tcMar>
          </w:tcPr>
          <w:p w14:paraId="3CD70880" w14:textId="26344A6C" w:rsidR="00BE396E" w:rsidRDefault="00BE396E" w:rsidP="00BE396E">
            <w:pPr>
              <w:pStyle w:val="TableText"/>
            </w:pPr>
            <w:r>
              <w:t>:P:IDR-</w:t>
            </w:r>
            <w:bookmarkStart w:id="149" w:name="_Hlt526815469"/>
            <w:r>
              <w:rPr>
                <w:rStyle w:val="Hyperlink"/>
              </w:rPr>
              <w:fldChar w:fldCharType="begin"/>
            </w:r>
            <w:r w:rsidR="00C902BE">
              <w:rPr>
                <w:rStyle w:val="Hyperlink"/>
              </w:rPr>
              <w:instrText>HYPERLINK "..\\..\\DataDictionary\\COBOL\\B\\BENE-PAID.docx"</w:instrText>
            </w:r>
            <w:r>
              <w:rPr>
                <w:rStyle w:val="Hyperlink"/>
              </w:rPr>
            </w:r>
            <w:r>
              <w:rPr>
                <w:rStyle w:val="Hyperlink"/>
              </w:rPr>
              <w:fldChar w:fldCharType="separate"/>
            </w:r>
            <w:r>
              <w:rPr>
                <w:rStyle w:val="Hyperlink"/>
              </w:rPr>
              <w:t>BE</w:t>
            </w:r>
            <w:bookmarkStart w:id="150" w:name="_Hlt514732951"/>
            <w:r>
              <w:rPr>
                <w:rStyle w:val="Hyperlink"/>
              </w:rPr>
              <w:t>N</w:t>
            </w:r>
            <w:bookmarkEnd w:id="150"/>
            <w:r>
              <w:rPr>
                <w:rStyle w:val="Hyperlink"/>
              </w:rPr>
              <w:t>E</w:t>
            </w:r>
            <w:bookmarkStart w:id="151" w:name="_Hlt517151228"/>
            <w:r>
              <w:rPr>
                <w:rStyle w:val="Hyperlink"/>
              </w:rPr>
              <w:t>-</w:t>
            </w:r>
            <w:bookmarkEnd w:id="151"/>
            <w:r>
              <w:rPr>
                <w:rStyle w:val="Hyperlink"/>
              </w:rPr>
              <w:t>P</w:t>
            </w:r>
            <w:bookmarkStart w:id="152" w:name="_Hlt508610183"/>
            <w:r>
              <w:rPr>
                <w:rStyle w:val="Hyperlink"/>
              </w:rPr>
              <w:t>A</w:t>
            </w:r>
            <w:bookmarkEnd w:id="152"/>
            <w:r>
              <w:rPr>
                <w:rStyle w:val="Hyperlink"/>
              </w:rPr>
              <w:t>ID</w:t>
            </w:r>
            <w:r>
              <w:rPr>
                <w:rStyle w:val="Hyperlink"/>
              </w:rPr>
              <w:fldChar w:fldCharType="end"/>
            </w:r>
            <w:bookmarkEnd w:id="149"/>
          </w:p>
        </w:tc>
        <w:tc>
          <w:tcPr>
            <w:tcW w:w="3087" w:type="dxa"/>
            <w:gridSpan w:val="2"/>
            <w:tcMar>
              <w:left w:w="58" w:type="dxa"/>
              <w:right w:w="58" w:type="dxa"/>
            </w:tcMar>
          </w:tcPr>
          <w:p w14:paraId="206DF6DC" w14:textId="77777777" w:rsidR="00BE396E" w:rsidRDefault="00BE396E" w:rsidP="00BE396E">
            <w:pPr>
              <w:pStyle w:val="TableText"/>
            </w:pPr>
            <w:r>
              <w:t>Beneficiary paid amount.</w:t>
            </w:r>
          </w:p>
          <w:p w14:paraId="35A42007" w14:textId="4F569685" w:rsidR="00BE396E" w:rsidRDefault="00BE396E" w:rsidP="00BE396E">
            <w:pPr>
              <w:pStyle w:val="TableText"/>
              <w:rPr>
                <w:rFonts w:cs="Arial"/>
                <w:color w:val="000000"/>
              </w:rPr>
            </w:pPr>
            <w:r w:rsidRPr="00B31012">
              <w:rPr>
                <w:rFonts w:cs="Arial"/>
                <w:color w:val="000000"/>
              </w:rPr>
              <w:t>Total amount of the submitted charges already paid to the provider by the beneficiary or another party on behalf of the beneficiary. This amount is determined at the claim level.</w:t>
            </w:r>
          </w:p>
          <w:p w14:paraId="746D78AB" w14:textId="70301123" w:rsidR="00BE396E" w:rsidRDefault="00BE396E" w:rsidP="00CC0011">
            <w:pPr>
              <w:pStyle w:val="TableText"/>
            </w:pPr>
            <w:r w:rsidRPr="00B31012">
              <w:rPr>
                <w:rFonts w:cs="Arial"/>
                <w:color w:val="000000"/>
              </w:rPr>
              <w:t>Amount paid by the beneficiary cannot be greater than the total charges submitted.</w:t>
            </w:r>
          </w:p>
        </w:tc>
        <w:tc>
          <w:tcPr>
            <w:tcW w:w="1143" w:type="dxa"/>
            <w:tcMar>
              <w:left w:w="58" w:type="dxa"/>
              <w:right w:w="58" w:type="dxa"/>
            </w:tcMar>
          </w:tcPr>
          <w:p w14:paraId="26BB26F1" w14:textId="77777777" w:rsidR="00BE396E" w:rsidRDefault="00BE396E" w:rsidP="00BE396E">
            <w:pPr>
              <w:pStyle w:val="TableText"/>
              <w:rPr>
                <w:caps/>
              </w:rPr>
            </w:pPr>
            <w:r>
              <w:rPr>
                <w:caps/>
              </w:rPr>
              <w:t>7 n (</w:t>
            </w:r>
            <w:r>
              <w:t>99999V99)</w:t>
            </w:r>
          </w:p>
        </w:tc>
        <w:tc>
          <w:tcPr>
            <w:tcW w:w="2324" w:type="dxa"/>
            <w:gridSpan w:val="2"/>
            <w:tcMar>
              <w:left w:w="58" w:type="dxa"/>
              <w:right w:w="58" w:type="dxa"/>
            </w:tcMar>
          </w:tcPr>
          <w:p w14:paraId="74D1B7E6" w14:textId="77777777" w:rsidR="00BE396E" w:rsidRDefault="00BE396E" w:rsidP="00BE396E">
            <w:pPr>
              <w:pStyle w:val="TableText"/>
            </w:pPr>
            <w:r>
              <w:t>Amount pre-paid by the beneficiary</w:t>
            </w:r>
          </w:p>
        </w:tc>
        <w:tc>
          <w:tcPr>
            <w:tcW w:w="736" w:type="dxa"/>
            <w:tcMar>
              <w:left w:w="58" w:type="dxa"/>
              <w:right w:w="58" w:type="dxa"/>
            </w:tcMar>
          </w:tcPr>
          <w:p w14:paraId="2C88F648" w14:textId="77777777" w:rsidR="00BE396E" w:rsidRDefault="00BE396E" w:rsidP="00BE396E">
            <w:pPr>
              <w:pStyle w:val="TableText"/>
            </w:pPr>
            <w:r>
              <w:t>Zeros</w:t>
            </w:r>
          </w:p>
        </w:tc>
        <w:tc>
          <w:tcPr>
            <w:tcW w:w="540" w:type="dxa"/>
          </w:tcPr>
          <w:p w14:paraId="1D5CE839" w14:textId="77777777" w:rsidR="00BE396E" w:rsidRDefault="00BE396E" w:rsidP="00BE396E">
            <w:pPr>
              <w:pStyle w:val="TableText"/>
            </w:pPr>
            <w:r>
              <w:t>X</w:t>
            </w:r>
          </w:p>
        </w:tc>
        <w:tc>
          <w:tcPr>
            <w:tcW w:w="450" w:type="dxa"/>
          </w:tcPr>
          <w:p w14:paraId="104591CD" w14:textId="77777777" w:rsidR="00BE396E" w:rsidRDefault="00BE396E" w:rsidP="00BE396E">
            <w:pPr>
              <w:pStyle w:val="TableText"/>
            </w:pPr>
            <w:r>
              <w:t>X</w:t>
            </w:r>
          </w:p>
        </w:tc>
        <w:tc>
          <w:tcPr>
            <w:tcW w:w="451" w:type="dxa"/>
          </w:tcPr>
          <w:p w14:paraId="57F716B3" w14:textId="77777777" w:rsidR="00BE396E" w:rsidRDefault="00BE396E" w:rsidP="00BE396E">
            <w:pPr>
              <w:pStyle w:val="TableText"/>
            </w:pPr>
            <w:r>
              <w:t>X</w:t>
            </w:r>
          </w:p>
        </w:tc>
      </w:tr>
      <w:tr w:rsidR="00BE396E" w14:paraId="22A0C977" w14:textId="77777777" w:rsidTr="00B3142B">
        <w:trPr>
          <w:cantSplit/>
          <w:jc w:val="center"/>
        </w:trPr>
        <w:tc>
          <w:tcPr>
            <w:tcW w:w="802" w:type="dxa"/>
            <w:tcMar>
              <w:left w:w="58" w:type="dxa"/>
              <w:right w:w="58" w:type="dxa"/>
            </w:tcMar>
          </w:tcPr>
          <w:p w14:paraId="444F21F2" w14:textId="06B67746" w:rsidR="00BE396E" w:rsidRDefault="00BE396E" w:rsidP="00BE396E">
            <w:pPr>
              <w:pStyle w:val="TableText"/>
            </w:pPr>
            <w:r>
              <w:t>149</w:t>
            </w:r>
            <w:r w:rsidR="00135F82">
              <w:t xml:space="preserve"> – </w:t>
            </w:r>
            <w:r>
              <w:t>155</w:t>
            </w:r>
          </w:p>
        </w:tc>
        <w:tc>
          <w:tcPr>
            <w:tcW w:w="2227" w:type="dxa"/>
            <w:tcMar>
              <w:left w:w="58" w:type="dxa"/>
              <w:right w:w="58" w:type="dxa"/>
            </w:tcMar>
          </w:tcPr>
          <w:p w14:paraId="2AD62A44" w14:textId="77777777" w:rsidR="00BE396E" w:rsidRDefault="00BE396E" w:rsidP="00BE396E">
            <w:pPr>
              <w:pStyle w:val="TableText"/>
            </w:pPr>
            <w:r>
              <w:t>BENE CHECK AMOUNT</w:t>
            </w:r>
          </w:p>
        </w:tc>
        <w:tc>
          <w:tcPr>
            <w:tcW w:w="2902" w:type="dxa"/>
            <w:tcMar>
              <w:left w:w="58" w:type="dxa"/>
              <w:right w:w="58" w:type="dxa"/>
            </w:tcMar>
          </w:tcPr>
          <w:p w14:paraId="75203503" w14:textId="112C85E6" w:rsidR="00BE396E" w:rsidRDefault="00BE396E" w:rsidP="00BE396E">
            <w:pPr>
              <w:pStyle w:val="TableText"/>
            </w:pPr>
            <w:r>
              <w:t>:P:IDR-</w:t>
            </w:r>
            <w:hyperlink r:id="rId66" w:history="1">
              <w:r>
                <w:rPr>
                  <w:rStyle w:val="Hyperlink"/>
                </w:rPr>
                <w:t>B</w:t>
              </w:r>
              <w:bookmarkStart w:id="153" w:name="_Hlt514732970"/>
              <w:r>
                <w:rPr>
                  <w:rStyle w:val="Hyperlink"/>
                </w:rPr>
                <w:t>E</w:t>
              </w:r>
              <w:bookmarkStart w:id="154" w:name="_Hlt526815477"/>
              <w:bookmarkEnd w:id="153"/>
              <w:r>
                <w:rPr>
                  <w:rStyle w:val="Hyperlink"/>
                </w:rPr>
                <w:t>N</w:t>
              </w:r>
              <w:bookmarkStart w:id="155" w:name="_Hlt526759384"/>
              <w:bookmarkEnd w:id="154"/>
              <w:r>
                <w:rPr>
                  <w:rStyle w:val="Hyperlink"/>
                </w:rPr>
                <w:t>E</w:t>
              </w:r>
              <w:bookmarkEnd w:id="155"/>
              <w:r>
                <w:rPr>
                  <w:rStyle w:val="Hyperlink"/>
                </w:rPr>
                <w:t>-</w:t>
              </w:r>
              <w:bookmarkStart w:id="156" w:name="_Hlt11741123"/>
              <w:bookmarkStart w:id="157" w:name="_Hlt517151231"/>
              <w:bookmarkEnd w:id="156"/>
              <w:r>
                <w:rPr>
                  <w:rStyle w:val="Hyperlink"/>
                </w:rPr>
                <w:t>C</w:t>
              </w:r>
              <w:bookmarkEnd w:id="157"/>
              <w:r>
                <w:rPr>
                  <w:rStyle w:val="Hyperlink"/>
                </w:rPr>
                <w:t>H</w:t>
              </w:r>
              <w:bookmarkStart w:id="158" w:name="_Hlt508610243"/>
              <w:r>
                <w:rPr>
                  <w:rStyle w:val="Hyperlink"/>
                </w:rPr>
                <w:t>E</w:t>
              </w:r>
              <w:bookmarkEnd w:id="158"/>
              <w:r>
                <w:rPr>
                  <w:rStyle w:val="Hyperlink"/>
                </w:rPr>
                <w:t>CK-AMT</w:t>
              </w:r>
            </w:hyperlink>
          </w:p>
        </w:tc>
        <w:tc>
          <w:tcPr>
            <w:tcW w:w="3087" w:type="dxa"/>
            <w:gridSpan w:val="2"/>
            <w:tcMar>
              <w:left w:w="58" w:type="dxa"/>
              <w:right w:w="58" w:type="dxa"/>
            </w:tcMar>
          </w:tcPr>
          <w:p w14:paraId="6F9EAAC6" w14:textId="77777777" w:rsidR="00BE396E" w:rsidRDefault="00BE396E" w:rsidP="00BE396E">
            <w:pPr>
              <w:pStyle w:val="TableText"/>
            </w:pPr>
            <w:r>
              <w:t>Beneficiary check amount</w:t>
            </w:r>
          </w:p>
          <w:p w14:paraId="350A6358" w14:textId="5410A3EC" w:rsidR="00BE396E" w:rsidRPr="00AD6075" w:rsidRDefault="00BE396E" w:rsidP="004B66E4">
            <w:pPr>
              <w:pStyle w:val="TableText"/>
            </w:pPr>
            <w:r w:rsidRPr="00AD6075">
              <w:t>This field indicates the amount of the Medicare payment made to the beneficiary. The amount must not be greater than the allowed charge. This amount is system generated.</w:t>
            </w:r>
          </w:p>
        </w:tc>
        <w:tc>
          <w:tcPr>
            <w:tcW w:w="1143" w:type="dxa"/>
            <w:tcMar>
              <w:left w:w="58" w:type="dxa"/>
              <w:right w:w="58" w:type="dxa"/>
            </w:tcMar>
          </w:tcPr>
          <w:p w14:paraId="6A91F2B8" w14:textId="77777777" w:rsidR="00BE396E" w:rsidRDefault="00BE396E" w:rsidP="00BE396E">
            <w:pPr>
              <w:pStyle w:val="TableText"/>
              <w:rPr>
                <w:caps/>
              </w:rPr>
            </w:pPr>
            <w:r>
              <w:rPr>
                <w:caps/>
              </w:rPr>
              <w:t>7 n (</w:t>
            </w:r>
            <w:r>
              <w:t>99999V99)</w:t>
            </w:r>
          </w:p>
        </w:tc>
        <w:tc>
          <w:tcPr>
            <w:tcW w:w="2324" w:type="dxa"/>
            <w:gridSpan w:val="2"/>
            <w:tcMar>
              <w:left w:w="58" w:type="dxa"/>
              <w:right w:w="58" w:type="dxa"/>
            </w:tcMar>
          </w:tcPr>
          <w:p w14:paraId="7C196F2E" w14:textId="77777777" w:rsidR="00BE396E" w:rsidRDefault="00BE396E" w:rsidP="00BE396E">
            <w:pPr>
              <w:pStyle w:val="TableText"/>
            </w:pPr>
            <w:r>
              <w:t>Amount paid to beneficiary</w:t>
            </w:r>
          </w:p>
        </w:tc>
        <w:tc>
          <w:tcPr>
            <w:tcW w:w="736" w:type="dxa"/>
            <w:tcMar>
              <w:left w:w="58" w:type="dxa"/>
              <w:right w:w="58" w:type="dxa"/>
            </w:tcMar>
          </w:tcPr>
          <w:p w14:paraId="76CB3EF4" w14:textId="77777777" w:rsidR="00BE396E" w:rsidRDefault="00BE396E" w:rsidP="00BE396E">
            <w:pPr>
              <w:pStyle w:val="TableText"/>
            </w:pPr>
            <w:r>
              <w:t>Zeros</w:t>
            </w:r>
          </w:p>
        </w:tc>
        <w:tc>
          <w:tcPr>
            <w:tcW w:w="540" w:type="dxa"/>
          </w:tcPr>
          <w:p w14:paraId="6E3B1198" w14:textId="77777777" w:rsidR="00BE396E" w:rsidRDefault="00BE396E" w:rsidP="00BE396E">
            <w:pPr>
              <w:pStyle w:val="TableText"/>
            </w:pPr>
            <w:r>
              <w:t>-</w:t>
            </w:r>
          </w:p>
        </w:tc>
        <w:tc>
          <w:tcPr>
            <w:tcW w:w="450" w:type="dxa"/>
          </w:tcPr>
          <w:p w14:paraId="6B1EF744" w14:textId="77777777" w:rsidR="00BE396E" w:rsidRDefault="00BE396E" w:rsidP="00BE396E">
            <w:pPr>
              <w:pStyle w:val="TableText"/>
            </w:pPr>
            <w:r>
              <w:t>X</w:t>
            </w:r>
          </w:p>
        </w:tc>
        <w:tc>
          <w:tcPr>
            <w:tcW w:w="451" w:type="dxa"/>
          </w:tcPr>
          <w:p w14:paraId="1E00E012" w14:textId="77777777" w:rsidR="00BE396E" w:rsidRDefault="00BE396E" w:rsidP="00BE396E">
            <w:pPr>
              <w:pStyle w:val="TableText"/>
            </w:pPr>
            <w:r>
              <w:t>X</w:t>
            </w:r>
          </w:p>
        </w:tc>
      </w:tr>
      <w:tr w:rsidR="00BE396E" w14:paraId="2AFE2DE0" w14:textId="77777777" w:rsidTr="00B3142B">
        <w:trPr>
          <w:cantSplit/>
          <w:jc w:val="center"/>
        </w:trPr>
        <w:tc>
          <w:tcPr>
            <w:tcW w:w="802" w:type="dxa"/>
            <w:tcMar>
              <w:left w:w="58" w:type="dxa"/>
              <w:right w:w="58" w:type="dxa"/>
            </w:tcMar>
          </w:tcPr>
          <w:p w14:paraId="0D5D932E" w14:textId="2A66F799" w:rsidR="00BE396E" w:rsidRDefault="00BE396E" w:rsidP="00BE396E">
            <w:pPr>
              <w:pStyle w:val="TableText"/>
            </w:pPr>
            <w:r>
              <w:t>156</w:t>
            </w:r>
            <w:r w:rsidR="00135F82">
              <w:t xml:space="preserve"> – </w:t>
            </w:r>
            <w:r>
              <w:t>162</w:t>
            </w:r>
          </w:p>
        </w:tc>
        <w:tc>
          <w:tcPr>
            <w:tcW w:w="2227" w:type="dxa"/>
            <w:tcMar>
              <w:left w:w="58" w:type="dxa"/>
              <w:right w:w="58" w:type="dxa"/>
            </w:tcMar>
          </w:tcPr>
          <w:p w14:paraId="59E400FC" w14:textId="77777777" w:rsidR="00BE396E" w:rsidRDefault="00BE396E" w:rsidP="00BE396E">
            <w:pPr>
              <w:pStyle w:val="TableText"/>
            </w:pPr>
            <w:r>
              <w:t>BENE OFFSET AMOUNT</w:t>
            </w:r>
          </w:p>
        </w:tc>
        <w:tc>
          <w:tcPr>
            <w:tcW w:w="2902" w:type="dxa"/>
            <w:tcMar>
              <w:left w:w="58" w:type="dxa"/>
              <w:right w:w="58" w:type="dxa"/>
            </w:tcMar>
          </w:tcPr>
          <w:p w14:paraId="1B06A302" w14:textId="13AC0E92" w:rsidR="00BE396E" w:rsidRDefault="00BE396E" w:rsidP="00BE396E">
            <w:pPr>
              <w:pStyle w:val="TableText"/>
            </w:pPr>
            <w:r>
              <w:t>:P:IDR-</w:t>
            </w:r>
            <w:bookmarkStart w:id="159" w:name="_Hlt526759541"/>
            <w:r>
              <w:rPr>
                <w:rStyle w:val="Hyperlink"/>
              </w:rPr>
              <w:fldChar w:fldCharType="begin"/>
            </w:r>
            <w:r w:rsidR="00C27114">
              <w:rPr>
                <w:rStyle w:val="Hyperlink"/>
              </w:rPr>
              <w:instrText>HYPERLINK "..\\..\\DataDictionary\\COBOL\\B\\BENE-OFFSET.docx"</w:instrText>
            </w:r>
            <w:r>
              <w:rPr>
                <w:rStyle w:val="Hyperlink"/>
              </w:rPr>
            </w:r>
            <w:r>
              <w:rPr>
                <w:rStyle w:val="Hyperlink"/>
              </w:rPr>
              <w:fldChar w:fldCharType="separate"/>
            </w:r>
            <w:r>
              <w:rPr>
                <w:rStyle w:val="Hyperlink"/>
              </w:rPr>
              <w:t>B</w:t>
            </w:r>
            <w:bookmarkStart w:id="160" w:name="_Hlt526815493"/>
            <w:r>
              <w:rPr>
                <w:rStyle w:val="Hyperlink"/>
              </w:rPr>
              <w:t>E</w:t>
            </w:r>
            <w:bookmarkStart w:id="161" w:name="_Hlt514732990"/>
            <w:bookmarkEnd w:id="160"/>
            <w:r>
              <w:rPr>
                <w:rStyle w:val="Hyperlink"/>
              </w:rPr>
              <w:t>N</w:t>
            </w:r>
            <w:bookmarkStart w:id="162" w:name="_Hlt28686533"/>
            <w:bookmarkEnd w:id="161"/>
            <w:r>
              <w:rPr>
                <w:rStyle w:val="Hyperlink"/>
              </w:rPr>
              <w:t>E</w:t>
            </w:r>
            <w:bookmarkStart w:id="163" w:name="_Hlt11742953"/>
            <w:bookmarkStart w:id="164" w:name="_Hlt11741144"/>
            <w:bookmarkEnd w:id="162"/>
            <w:bookmarkEnd w:id="163"/>
            <w:r>
              <w:rPr>
                <w:rStyle w:val="Hyperlink"/>
              </w:rPr>
              <w:t>-</w:t>
            </w:r>
            <w:bookmarkStart w:id="165" w:name="_Hlt508610247"/>
            <w:bookmarkEnd w:id="164"/>
            <w:r>
              <w:rPr>
                <w:rStyle w:val="Hyperlink"/>
              </w:rPr>
              <w:t>O</w:t>
            </w:r>
            <w:bookmarkEnd w:id="165"/>
            <w:r>
              <w:rPr>
                <w:rStyle w:val="Hyperlink"/>
              </w:rPr>
              <w:t>FFSET</w:t>
            </w:r>
            <w:r>
              <w:rPr>
                <w:rStyle w:val="Hyperlink"/>
              </w:rPr>
              <w:fldChar w:fldCharType="end"/>
            </w:r>
            <w:bookmarkEnd w:id="159"/>
          </w:p>
        </w:tc>
        <w:tc>
          <w:tcPr>
            <w:tcW w:w="3087" w:type="dxa"/>
            <w:gridSpan w:val="2"/>
            <w:tcMar>
              <w:left w:w="58" w:type="dxa"/>
              <w:right w:w="58" w:type="dxa"/>
            </w:tcMar>
          </w:tcPr>
          <w:p w14:paraId="68A846EF" w14:textId="77777777" w:rsidR="00BE396E" w:rsidRDefault="00BE396E" w:rsidP="00BE396E">
            <w:pPr>
              <w:pStyle w:val="TableText"/>
            </w:pPr>
            <w:r>
              <w:t>Beneficiary offset amount</w:t>
            </w:r>
          </w:p>
          <w:p w14:paraId="1AB63C68" w14:textId="1FDA6C0F" w:rsidR="00BE396E" w:rsidRPr="00AD6075" w:rsidRDefault="00BE396E" w:rsidP="004B66E4">
            <w:pPr>
              <w:pStyle w:val="TableText"/>
            </w:pPr>
            <w:r w:rsidRPr="00AD6075">
              <w:t>This field shows the breakdown of amounts used from the claim for the offset of a pending overpayment. It is the amount applied to accounts receivable.</w:t>
            </w:r>
          </w:p>
        </w:tc>
        <w:tc>
          <w:tcPr>
            <w:tcW w:w="1143" w:type="dxa"/>
            <w:tcMar>
              <w:left w:w="58" w:type="dxa"/>
              <w:right w:w="58" w:type="dxa"/>
            </w:tcMar>
          </w:tcPr>
          <w:p w14:paraId="5C3825BD" w14:textId="77777777" w:rsidR="00BE396E" w:rsidRDefault="00BE396E" w:rsidP="00BE396E">
            <w:pPr>
              <w:pStyle w:val="TableText"/>
              <w:rPr>
                <w:caps/>
              </w:rPr>
            </w:pPr>
            <w:r>
              <w:rPr>
                <w:caps/>
              </w:rPr>
              <w:t>7 n (</w:t>
            </w:r>
            <w:r>
              <w:t>99999V99)</w:t>
            </w:r>
          </w:p>
        </w:tc>
        <w:tc>
          <w:tcPr>
            <w:tcW w:w="2324" w:type="dxa"/>
            <w:gridSpan w:val="2"/>
            <w:tcMar>
              <w:left w:w="58" w:type="dxa"/>
              <w:right w:w="58" w:type="dxa"/>
            </w:tcMar>
          </w:tcPr>
          <w:p w14:paraId="710CBA32" w14:textId="77777777" w:rsidR="00BE396E" w:rsidRDefault="00BE396E" w:rsidP="00BE396E">
            <w:pPr>
              <w:pStyle w:val="TableText"/>
            </w:pPr>
            <w:r>
              <w:t>Amount applied to accounts receivable</w:t>
            </w:r>
          </w:p>
        </w:tc>
        <w:tc>
          <w:tcPr>
            <w:tcW w:w="736" w:type="dxa"/>
            <w:tcMar>
              <w:left w:w="58" w:type="dxa"/>
              <w:right w:w="58" w:type="dxa"/>
            </w:tcMar>
          </w:tcPr>
          <w:p w14:paraId="104FF7A5" w14:textId="77777777" w:rsidR="00BE396E" w:rsidRDefault="00BE396E" w:rsidP="00BE396E">
            <w:pPr>
              <w:pStyle w:val="TableText"/>
            </w:pPr>
            <w:r>
              <w:t>Zeros</w:t>
            </w:r>
          </w:p>
        </w:tc>
        <w:tc>
          <w:tcPr>
            <w:tcW w:w="540" w:type="dxa"/>
          </w:tcPr>
          <w:p w14:paraId="66DC2292" w14:textId="77777777" w:rsidR="00BE396E" w:rsidRDefault="00BE396E" w:rsidP="00BE396E">
            <w:pPr>
              <w:pStyle w:val="TableText"/>
            </w:pPr>
            <w:r>
              <w:t>-</w:t>
            </w:r>
          </w:p>
        </w:tc>
        <w:tc>
          <w:tcPr>
            <w:tcW w:w="450" w:type="dxa"/>
          </w:tcPr>
          <w:p w14:paraId="26272CA2" w14:textId="77777777" w:rsidR="00BE396E" w:rsidRDefault="00BE396E" w:rsidP="00BE396E">
            <w:pPr>
              <w:pStyle w:val="TableText"/>
            </w:pPr>
            <w:r>
              <w:t>-</w:t>
            </w:r>
          </w:p>
        </w:tc>
        <w:tc>
          <w:tcPr>
            <w:tcW w:w="451" w:type="dxa"/>
          </w:tcPr>
          <w:p w14:paraId="47E8046A" w14:textId="77777777" w:rsidR="00BE396E" w:rsidRDefault="00BE396E" w:rsidP="00BE396E">
            <w:pPr>
              <w:pStyle w:val="TableText"/>
            </w:pPr>
            <w:r>
              <w:t>X</w:t>
            </w:r>
          </w:p>
        </w:tc>
      </w:tr>
      <w:tr w:rsidR="00BE396E" w14:paraId="4C1B1FBE" w14:textId="77777777" w:rsidTr="00B3142B">
        <w:trPr>
          <w:cantSplit/>
          <w:jc w:val="center"/>
        </w:trPr>
        <w:tc>
          <w:tcPr>
            <w:tcW w:w="802" w:type="dxa"/>
            <w:tcMar>
              <w:left w:w="58" w:type="dxa"/>
              <w:right w:w="58" w:type="dxa"/>
            </w:tcMar>
          </w:tcPr>
          <w:p w14:paraId="7432BC45" w14:textId="5C91B528" w:rsidR="00BE396E" w:rsidRDefault="00BE396E" w:rsidP="00BE396E">
            <w:pPr>
              <w:pStyle w:val="TableText"/>
            </w:pPr>
            <w:r>
              <w:t>163</w:t>
            </w:r>
            <w:r w:rsidR="00135F82">
              <w:t xml:space="preserve"> – </w:t>
            </w:r>
            <w:r>
              <w:t>171</w:t>
            </w:r>
          </w:p>
        </w:tc>
        <w:tc>
          <w:tcPr>
            <w:tcW w:w="2227" w:type="dxa"/>
            <w:tcMar>
              <w:left w:w="58" w:type="dxa"/>
              <w:right w:w="58" w:type="dxa"/>
            </w:tcMar>
          </w:tcPr>
          <w:p w14:paraId="596D915C" w14:textId="77777777" w:rsidR="00BE396E" w:rsidRDefault="00BE396E" w:rsidP="00BE396E">
            <w:pPr>
              <w:pStyle w:val="TableText"/>
            </w:pPr>
            <w:r>
              <w:t>PROVIDER INTERNAL CHECK NUMBER</w:t>
            </w:r>
          </w:p>
        </w:tc>
        <w:tc>
          <w:tcPr>
            <w:tcW w:w="2902" w:type="dxa"/>
            <w:tcMar>
              <w:left w:w="58" w:type="dxa"/>
              <w:right w:w="58" w:type="dxa"/>
            </w:tcMar>
          </w:tcPr>
          <w:p w14:paraId="5B6E5EA5" w14:textId="01942CF5" w:rsidR="00BE396E" w:rsidRDefault="00BE396E" w:rsidP="00BE396E">
            <w:pPr>
              <w:pStyle w:val="TableText"/>
            </w:pPr>
            <w:r>
              <w:t>:P:IDR-</w:t>
            </w:r>
            <w:hyperlink r:id="rId67" w:history="1">
              <w:r>
                <w:rPr>
                  <w:rStyle w:val="Hyperlink"/>
                </w:rPr>
                <w:t>P</w:t>
              </w:r>
              <w:bookmarkStart w:id="166" w:name="_Hlt514733008"/>
              <w:r>
                <w:rPr>
                  <w:rStyle w:val="Hyperlink"/>
                </w:rPr>
                <w:t>R</w:t>
              </w:r>
              <w:bookmarkEnd w:id="166"/>
              <w:r>
                <w:rPr>
                  <w:rStyle w:val="Hyperlink"/>
                </w:rPr>
                <w:t>O</w:t>
              </w:r>
              <w:bookmarkStart w:id="167" w:name="_Hlt526759635"/>
              <w:r>
                <w:rPr>
                  <w:rStyle w:val="Hyperlink"/>
                </w:rPr>
                <w:t>V</w:t>
              </w:r>
              <w:bookmarkStart w:id="168" w:name="_Hlt517151237"/>
              <w:bookmarkEnd w:id="167"/>
              <w:r>
                <w:rPr>
                  <w:rStyle w:val="Hyperlink"/>
                </w:rPr>
                <w:t>-</w:t>
              </w:r>
              <w:bookmarkStart w:id="169" w:name="_Hlt508610307"/>
              <w:bookmarkEnd w:id="168"/>
              <w:r>
                <w:rPr>
                  <w:rStyle w:val="Hyperlink"/>
                </w:rPr>
                <w:t>I</w:t>
              </w:r>
              <w:bookmarkEnd w:id="169"/>
              <w:r>
                <w:rPr>
                  <w:rStyle w:val="Hyperlink"/>
                </w:rPr>
                <w:t>NCHK-NUM</w:t>
              </w:r>
            </w:hyperlink>
          </w:p>
        </w:tc>
        <w:tc>
          <w:tcPr>
            <w:tcW w:w="3087" w:type="dxa"/>
            <w:gridSpan w:val="2"/>
            <w:tcMar>
              <w:left w:w="58" w:type="dxa"/>
              <w:right w:w="58" w:type="dxa"/>
            </w:tcMar>
          </w:tcPr>
          <w:p w14:paraId="3431D32F" w14:textId="77777777" w:rsidR="00BE396E" w:rsidRDefault="00BE396E" w:rsidP="00BE396E">
            <w:pPr>
              <w:pStyle w:val="TableText"/>
            </w:pPr>
            <w:r>
              <w:t>Provider Internal check number</w:t>
            </w:r>
          </w:p>
        </w:tc>
        <w:tc>
          <w:tcPr>
            <w:tcW w:w="1143" w:type="dxa"/>
            <w:tcMar>
              <w:left w:w="58" w:type="dxa"/>
              <w:right w:w="58" w:type="dxa"/>
            </w:tcMar>
          </w:tcPr>
          <w:p w14:paraId="767F737C" w14:textId="77777777" w:rsidR="00BE396E" w:rsidRDefault="00BE396E" w:rsidP="00BE396E">
            <w:pPr>
              <w:pStyle w:val="TableText"/>
              <w:rPr>
                <w:caps/>
              </w:rPr>
            </w:pPr>
            <w:r>
              <w:rPr>
                <w:caps/>
              </w:rPr>
              <w:t>9 c</w:t>
            </w:r>
          </w:p>
        </w:tc>
        <w:tc>
          <w:tcPr>
            <w:tcW w:w="2324" w:type="dxa"/>
            <w:gridSpan w:val="2"/>
            <w:tcMar>
              <w:left w:w="58" w:type="dxa"/>
              <w:right w:w="58" w:type="dxa"/>
            </w:tcMar>
          </w:tcPr>
          <w:p w14:paraId="127E4BD8" w14:textId="77777777" w:rsidR="00BE396E" w:rsidRDefault="00BE396E" w:rsidP="00BE396E">
            <w:pPr>
              <w:pStyle w:val="TableText"/>
            </w:pPr>
            <w:r>
              <w:t>Unique number to identify check to provider Internally to the MCS system</w:t>
            </w:r>
          </w:p>
        </w:tc>
        <w:tc>
          <w:tcPr>
            <w:tcW w:w="736" w:type="dxa"/>
            <w:tcMar>
              <w:left w:w="58" w:type="dxa"/>
              <w:right w:w="58" w:type="dxa"/>
            </w:tcMar>
          </w:tcPr>
          <w:p w14:paraId="1230513F" w14:textId="77777777" w:rsidR="00BE396E" w:rsidRDefault="00BE396E" w:rsidP="00BE396E">
            <w:pPr>
              <w:pStyle w:val="TableText"/>
            </w:pPr>
            <w:r>
              <w:t>Zeros</w:t>
            </w:r>
          </w:p>
        </w:tc>
        <w:tc>
          <w:tcPr>
            <w:tcW w:w="540" w:type="dxa"/>
          </w:tcPr>
          <w:p w14:paraId="62A9A511" w14:textId="77777777" w:rsidR="00BE396E" w:rsidRDefault="00BE396E" w:rsidP="00BE396E">
            <w:pPr>
              <w:pStyle w:val="TableText"/>
            </w:pPr>
            <w:r>
              <w:t>-</w:t>
            </w:r>
          </w:p>
        </w:tc>
        <w:tc>
          <w:tcPr>
            <w:tcW w:w="450" w:type="dxa"/>
          </w:tcPr>
          <w:p w14:paraId="212E6C72" w14:textId="77777777" w:rsidR="00BE396E" w:rsidRDefault="00BE396E" w:rsidP="00BE396E">
            <w:pPr>
              <w:pStyle w:val="TableText"/>
            </w:pPr>
            <w:r>
              <w:t>-</w:t>
            </w:r>
          </w:p>
        </w:tc>
        <w:tc>
          <w:tcPr>
            <w:tcW w:w="451" w:type="dxa"/>
          </w:tcPr>
          <w:p w14:paraId="0D032124" w14:textId="77777777" w:rsidR="00BE396E" w:rsidRDefault="00BE396E" w:rsidP="00BE396E">
            <w:pPr>
              <w:pStyle w:val="TableText"/>
            </w:pPr>
            <w:r>
              <w:t>X</w:t>
            </w:r>
          </w:p>
        </w:tc>
      </w:tr>
      <w:tr w:rsidR="00BE396E" w14:paraId="77140E62" w14:textId="77777777" w:rsidTr="00B3142B">
        <w:trPr>
          <w:cantSplit/>
          <w:jc w:val="center"/>
        </w:trPr>
        <w:tc>
          <w:tcPr>
            <w:tcW w:w="802" w:type="dxa"/>
            <w:tcMar>
              <w:left w:w="58" w:type="dxa"/>
              <w:right w:w="58" w:type="dxa"/>
            </w:tcMar>
          </w:tcPr>
          <w:p w14:paraId="479DA8AB" w14:textId="0D9D8E8D" w:rsidR="00BE396E" w:rsidRDefault="00BE396E" w:rsidP="00BE396E">
            <w:pPr>
              <w:pStyle w:val="TableText"/>
            </w:pPr>
            <w:r>
              <w:t>172</w:t>
            </w:r>
            <w:r w:rsidR="00135F82">
              <w:t xml:space="preserve"> – </w:t>
            </w:r>
            <w:r>
              <w:t>178</w:t>
            </w:r>
          </w:p>
        </w:tc>
        <w:tc>
          <w:tcPr>
            <w:tcW w:w="2227" w:type="dxa"/>
            <w:tcMar>
              <w:left w:w="58" w:type="dxa"/>
              <w:right w:w="58" w:type="dxa"/>
            </w:tcMar>
          </w:tcPr>
          <w:p w14:paraId="065C9080" w14:textId="77777777" w:rsidR="00BE396E" w:rsidRDefault="00BE396E" w:rsidP="00BE396E">
            <w:pPr>
              <w:pStyle w:val="TableText"/>
            </w:pPr>
            <w:r>
              <w:t>PROVIDER CHECK AMOUNT</w:t>
            </w:r>
          </w:p>
        </w:tc>
        <w:tc>
          <w:tcPr>
            <w:tcW w:w="2902" w:type="dxa"/>
            <w:tcMar>
              <w:left w:w="58" w:type="dxa"/>
              <w:right w:w="58" w:type="dxa"/>
            </w:tcMar>
          </w:tcPr>
          <w:p w14:paraId="282032F4" w14:textId="49D4B502" w:rsidR="00BE396E" w:rsidRDefault="00BE396E" w:rsidP="00BE396E">
            <w:pPr>
              <w:pStyle w:val="TableText"/>
            </w:pPr>
            <w:r>
              <w:t>:P:IDR-</w:t>
            </w:r>
            <w:hyperlink r:id="rId68" w:history="1">
              <w:r>
                <w:rPr>
                  <w:rStyle w:val="Hyperlink"/>
                </w:rPr>
                <w:t>PR</w:t>
              </w:r>
              <w:bookmarkStart w:id="170" w:name="_Hlt514733038"/>
              <w:r>
                <w:rPr>
                  <w:rStyle w:val="Hyperlink"/>
                </w:rPr>
                <w:t>O</w:t>
              </w:r>
              <w:bookmarkStart w:id="171" w:name="_Hlt526759791"/>
              <w:bookmarkEnd w:id="170"/>
              <w:r>
                <w:rPr>
                  <w:rStyle w:val="Hyperlink"/>
                </w:rPr>
                <w:t>V</w:t>
              </w:r>
              <w:bookmarkStart w:id="172" w:name="_Hlt28686572"/>
              <w:bookmarkEnd w:id="171"/>
              <w:r>
                <w:rPr>
                  <w:rStyle w:val="Hyperlink"/>
                </w:rPr>
                <w:t>-</w:t>
              </w:r>
              <w:bookmarkStart w:id="173" w:name="_Hlt508610360"/>
              <w:bookmarkEnd w:id="172"/>
              <w:r>
                <w:rPr>
                  <w:rStyle w:val="Hyperlink"/>
                </w:rPr>
                <w:t>C</w:t>
              </w:r>
              <w:bookmarkEnd w:id="173"/>
              <w:r>
                <w:rPr>
                  <w:rStyle w:val="Hyperlink"/>
                </w:rPr>
                <w:t>HECK-AMT</w:t>
              </w:r>
            </w:hyperlink>
          </w:p>
        </w:tc>
        <w:tc>
          <w:tcPr>
            <w:tcW w:w="3087" w:type="dxa"/>
            <w:gridSpan w:val="2"/>
            <w:tcMar>
              <w:left w:w="58" w:type="dxa"/>
              <w:right w:w="58" w:type="dxa"/>
            </w:tcMar>
          </w:tcPr>
          <w:p w14:paraId="764F73CF" w14:textId="381A0960" w:rsidR="00BE396E" w:rsidRDefault="00BE396E" w:rsidP="00BE396E">
            <w:pPr>
              <w:pStyle w:val="TableText"/>
            </w:pPr>
            <w:r>
              <w:t>Provider check amount</w:t>
            </w:r>
          </w:p>
          <w:p w14:paraId="611ABCBD" w14:textId="3D0481DB" w:rsidR="00BE396E" w:rsidRPr="00AD6075" w:rsidRDefault="00BE396E" w:rsidP="004B66E4">
            <w:pPr>
              <w:pStyle w:val="TableText"/>
            </w:pPr>
            <w:r w:rsidRPr="00AD6075">
              <w:t>This field is used to display the total amount of payment made to the provider for services for the individual claim. This amount is system generated.</w:t>
            </w:r>
          </w:p>
        </w:tc>
        <w:tc>
          <w:tcPr>
            <w:tcW w:w="1143" w:type="dxa"/>
            <w:tcMar>
              <w:left w:w="58" w:type="dxa"/>
              <w:right w:w="58" w:type="dxa"/>
            </w:tcMar>
          </w:tcPr>
          <w:p w14:paraId="59C79844" w14:textId="77777777" w:rsidR="00BE396E" w:rsidRDefault="00BE396E" w:rsidP="00BE396E">
            <w:pPr>
              <w:pStyle w:val="TableText"/>
              <w:rPr>
                <w:caps/>
              </w:rPr>
            </w:pPr>
            <w:r>
              <w:rPr>
                <w:caps/>
              </w:rPr>
              <w:t>7 n (</w:t>
            </w:r>
            <w:r>
              <w:t>99999V99)</w:t>
            </w:r>
          </w:p>
        </w:tc>
        <w:tc>
          <w:tcPr>
            <w:tcW w:w="2324" w:type="dxa"/>
            <w:gridSpan w:val="2"/>
            <w:tcMar>
              <w:left w:w="58" w:type="dxa"/>
              <w:right w:w="58" w:type="dxa"/>
            </w:tcMar>
          </w:tcPr>
          <w:p w14:paraId="59296156" w14:textId="77777777" w:rsidR="00BE396E" w:rsidRDefault="00BE396E" w:rsidP="00BE396E">
            <w:pPr>
              <w:pStyle w:val="TableText"/>
            </w:pPr>
            <w:r>
              <w:t>Amount paid to provider</w:t>
            </w:r>
          </w:p>
        </w:tc>
        <w:tc>
          <w:tcPr>
            <w:tcW w:w="736" w:type="dxa"/>
            <w:tcMar>
              <w:left w:w="58" w:type="dxa"/>
              <w:right w:w="58" w:type="dxa"/>
            </w:tcMar>
          </w:tcPr>
          <w:p w14:paraId="23880B04" w14:textId="77777777" w:rsidR="00BE396E" w:rsidRDefault="00BE396E" w:rsidP="00BE396E">
            <w:pPr>
              <w:pStyle w:val="TableText"/>
            </w:pPr>
            <w:r>
              <w:t>Zeros</w:t>
            </w:r>
          </w:p>
        </w:tc>
        <w:tc>
          <w:tcPr>
            <w:tcW w:w="540" w:type="dxa"/>
          </w:tcPr>
          <w:p w14:paraId="351B6C13" w14:textId="77777777" w:rsidR="00BE396E" w:rsidRDefault="00BE396E" w:rsidP="00BE396E">
            <w:pPr>
              <w:pStyle w:val="TableText"/>
            </w:pPr>
            <w:r>
              <w:t>-</w:t>
            </w:r>
          </w:p>
        </w:tc>
        <w:tc>
          <w:tcPr>
            <w:tcW w:w="450" w:type="dxa"/>
          </w:tcPr>
          <w:p w14:paraId="780DE3A6" w14:textId="77777777" w:rsidR="00BE396E" w:rsidRDefault="00BE396E" w:rsidP="00BE396E">
            <w:pPr>
              <w:pStyle w:val="TableText"/>
            </w:pPr>
            <w:r>
              <w:t>-</w:t>
            </w:r>
          </w:p>
        </w:tc>
        <w:tc>
          <w:tcPr>
            <w:tcW w:w="451" w:type="dxa"/>
          </w:tcPr>
          <w:p w14:paraId="47E353D6" w14:textId="77777777" w:rsidR="00BE396E" w:rsidRDefault="00BE396E" w:rsidP="00BE396E">
            <w:pPr>
              <w:pStyle w:val="TableText"/>
            </w:pPr>
            <w:r>
              <w:t>X</w:t>
            </w:r>
          </w:p>
        </w:tc>
      </w:tr>
      <w:tr w:rsidR="00BE396E" w14:paraId="4E725F8F" w14:textId="77777777" w:rsidTr="00B3142B">
        <w:trPr>
          <w:cantSplit/>
          <w:jc w:val="center"/>
        </w:trPr>
        <w:tc>
          <w:tcPr>
            <w:tcW w:w="802" w:type="dxa"/>
            <w:tcMar>
              <w:left w:w="58" w:type="dxa"/>
              <w:right w:w="58" w:type="dxa"/>
            </w:tcMar>
          </w:tcPr>
          <w:p w14:paraId="5778B70B" w14:textId="71FDF4FB" w:rsidR="00BE396E" w:rsidRDefault="00BE396E" w:rsidP="00BE396E">
            <w:pPr>
              <w:pStyle w:val="TableText"/>
            </w:pPr>
            <w:r>
              <w:t>179</w:t>
            </w:r>
            <w:r w:rsidR="00135F82">
              <w:t xml:space="preserve"> – </w:t>
            </w:r>
            <w:r>
              <w:t>185</w:t>
            </w:r>
          </w:p>
        </w:tc>
        <w:tc>
          <w:tcPr>
            <w:tcW w:w="2227" w:type="dxa"/>
            <w:tcMar>
              <w:left w:w="58" w:type="dxa"/>
              <w:right w:w="58" w:type="dxa"/>
            </w:tcMar>
          </w:tcPr>
          <w:p w14:paraId="4D12FB22" w14:textId="77777777" w:rsidR="00BE396E" w:rsidRDefault="00BE396E" w:rsidP="00BE396E">
            <w:pPr>
              <w:pStyle w:val="TableText"/>
            </w:pPr>
            <w:r>
              <w:t>PROVIDER OFFSET AMOUNT</w:t>
            </w:r>
          </w:p>
        </w:tc>
        <w:tc>
          <w:tcPr>
            <w:tcW w:w="2902" w:type="dxa"/>
            <w:tcMar>
              <w:left w:w="58" w:type="dxa"/>
              <w:right w:w="58" w:type="dxa"/>
            </w:tcMar>
          </w:tcPr>
          <w:p w14:paraId="6C3934E5" w14:textId="7087F7EE" w:rsidR="00BE396E" w:rsidRDefault="00BE396E" w:rsidP="00BE396E">
            <w:pPr>
              <w:pStyle w:val="TableText"/>
            </w:pPr>
            <w:r>
              <w:t>:P:IDR-</w:t>
            </w:r>
            <w:bookmarkStart w:id="174" w:name="_Hlt526815538"/>
            <w:r>
              <w:rPr>
                <w:rStyle w:val="Hyperlink"/>
              </w:rPr>
              <w:fldChar w:fldCharType="begin"/>
            </w:r>
            <w:r w:rsidR="002D3427">
              <w:rPr>
                <w:rStyle w:val="Hyperlink"/>
              </w:rPr>
              <w:instrText>HYPERLINK "..\\..\\DataDictionary\\COBOL\\PROC\\PROV-OFFSET.docx"</w:instrText>
            </w:r>
            <w:r>
              <w:rPr>
                <w:rStyle w:val="Hyperlink"/>
              </w:rPr>
            </w:r>
            <w:r>
              <w:rPr>
                <w:rStyle w:val="Hyperlink"/>
              </w:rPr>
              <w:fldChar w:fldCharType="separate"/>
            </w:r>
            <w:r>
              <w:rPr>
                <w:rStyle w:val="Hyperlink"/>
              </w:rPr>
              <w:t>P</w:t>
            </w:r>
            <w:bookmarkStart w:id="175" w:name="_Hlt514733061"/>
            <w:r>
              <w:rPr>
                <w:rStyle w:val="Hyperlink"/>
              </w:rPr>
              <w:t>R</w:t>
            </w:r>
            <w:bookmarkStart w:id="176" w:name="_Hlt526760284"/>
            <w:bookmarkEnd w:id="175"/>
            <w:r>
              <w:rPr>
                <w:rStyle w:val="Hyperlink"/>
              </w:rPr>
              <w:t>O</w:t>
            </w:r>
            <w:bookmarkEnd w:id="176"/>
            <w:r>
              <w:rPr>
                <w:rStyle w:val="Hyperlink"/>
              </w:rPr>
              <w:t>V</w:t>
            </w:r>
            <w:bookmarkStart w:id="177" w:name="_Hlt517151244"/>
            <w:r>
              <w:rPr>
                <w:rStyle w:val="Hyperlink"/>
              </w:rPr>
              <w:t>-</w:t>
            </w:r>
            <w:bookmarkEnd w:id="177"/>
            <w:r>
              <w:rPr>
                <w:rStyle w:val="Hyperlink"/>
              </w:rPr>
              <w:t>OF</w:t>
            </w:r>
            <w:bookmarkStart w:id="178" w:name="_Hlt508610425"/>
            <w:r>
              <w:rPr>
                <w:rStyle w:val="Hyperlink"/>
              </w:rPr>
              <w:t>F</w:t>
            </w:r>
            <w:bookmarkEnd w:id="178"/>
            <w:r>
              <w:rPr>
                <w:rStyle w:val="Hyperlink"/>
              </w:rPr>
              <w:t>SET</w:t>
            </w:r>
            <w:r>
              <w:rPr>
                <w:rStyle w:val="Hyperlink"/>
              </w:rPr>
              <w:fldChar w:fldCharType="end"/>
            </w:r>
            <w:bookmarkEnd w:id="174"/>
          </w:p>
        </w:tc>
        <w:tc>
          <w:tcPr>
            <w:tcW w:w="3087" w:type="dxa"/>
            <w:gridSpan w:val="2"/>
            <w:tcMar>
              <w:left w:w="58" w:type="dxa"/>
              <w:right w:w="58" w:type="dxa"/>
            </w:tcMar>
          </w:tcPr>
          <w:p w14:paraId="69AF2475" w14:textId="478F0C94" w:rsidR="00BE396E" w:rsidRDefault="00BE396E" w:rsidP="00BE396E">
            <w:pPr>
              <w:pStyle w:val="TableText"/>
            </w:pPr>
            <w:r>
              <w:t>Provider offset amount</w:t>
            </w:r>
          </w:p>
          <w:p w14:paraId="7F1692AA" w14:textId="21CB2FD8" w:rsidR="00BE396E" w:rsidRDefault="00BE396E" w:rsidP="00CC0011">
            <w:pPr>
              <w:pStyle w:val="TableText"/>
            </w:pPr>
            <w:r w:rsidRPr="00BD6923">
              <w:t>This field is used to display the breakdown of amounts used from this claim for the offset for a pending overpayment. It is the amount applied to accounts receivable.</w:t>
            </w:r>
          </w:p>
        </w:tc>
        <w:tc>
          <w:tcPr>
            <w:tcW w:w="1143" w:type="dxa"/>
            <w:tcMar>
              <w:left w:w="58" w:type="dxa"/>
              <w:right w:w="58" w:type="dxa"/>
            </w:tcMar>
          </w:tcPr>
          <w:p w14:paraId="20056EC2" w14:textId="77777777" w:rsidR="00BE396E" w:rsidRDefault="00BE396E" w:rsidP="00BE396E">
            <w:pPr>
              <w:pStyle w:val="TableText"/>
              <w:rPr>
                <w:caps/>
              </w:rPr>
            </w:pPr>
            <w:r>
              <w:rPr>
                <w:caps/>
              </w:rPr>
              <w:t>7 n (</w:t>
            </w:r>
            <w:r>
              <w:t>99999V99)</w:t>
            </w:r>
          </w:p>
        </w:tc>
        <w:tc>
          <w:tcPr>
            <w:tcW w:w="2324" w:type="dxa"/>
            <w:gridSpan w:val="2"/>
            <w:tcMar>
              <w:left w:w="58" w:type="dxa"/>
              <w:right w:w="58" w:type="dxa"/>
            </w:tcMar>
          </w:tcPr>
          <w:p w14:paraId="0B76CAA4" w14:textId="77777777" w:rsidR="00BE396E" w:rsidRDefault="00BE396E" w:rsidP="00BE396E">
            <w:pPr>
              <w:pStyle w:val="TableText"/>
            </w:pPr>
            <w:r>
              <w:t>-</w:t>
            </w:r>
          </w:p>
        </w:tc>
        <w:tc>
          <w:tcPr>
            <w:tcW w:w="736" w:type="dxa"/>
            <w:tcMar>
              <w:left w:w="58" w:type="dxa"/>
              <w:right w:w="58" w:type="dxa"/>
            </w:tcMar>
          </w:tcPr>
          <w:p w14:paraId="6748B7F6" w14:textId="77777777" w:rsidR="00BE396E" w:rsidRDefault="00BE396E" w:rsidP="00BE396E">
            <w:pPr>
              <w:pStyle w:val="TableText"/>
            </w:pPr>
            <w:r>
              <w:t>Zeros</w:t>
            </w:r>
          </w:p>
        </w:tc>
        <w:tc>
          <w:tcPr>
            <w:tcW w:w="540" w:type="dxa"/>
          </w:tcPr>
          <w:p w14:paraId="6BC65605" w14:textId="77777777" w:rsidR="00BE396E" w:rsidRDefault="00BE396E" w:rsidP="00BE396E">
            <w:pPr>
              <w:pStyle w:val="TableText"/>
            </w:pPr>
            <w:r>
              <w:t>-</w:t>
            </w:r>
          </w:p>
        </w:tc>
        <w:tc>
          <w:tcPr>
            <w:tcW w:w="450" w:type="dxa"/>
          </w:tcPr>
          <w:p w14:paraId="32DEEF1C" w14:textId="77777777" w:rsidR="00BE396E" w:rsidRDefault="00BE396E" w:rsidP="00BE396E">
            <w:pPr>
              <w:pStyle w:val="TableText"/>
            </w:pPr>
            <w:r>
              <w:t>-</w:t>
            </w:r>
          </w:p>
        </w:tc>
        <w:tc>
          <w:tcPr>
            <w:tcW w:w="451" w:type="dxa"/>
          </w:tcPr>
          <w:p w14:paraId="2D87D13A" w14:textId="77777777" w:rsidR="00BE396E" w:rsidRDefault="00BE396E" w:rsidP="00BE396E">
            <w:pPr>
              <w:pStyle w:val="TableText"/>
            </w:pPr>
            <w:r>
              <w:t>X</w:t>
            </w:r>
          </w:p>
        </w:tc>
      </w:tr>
      <w:tr w:rsidR="00BE396E" w14:paraId="493613D6" w14:textId="77777777" w:rsidTr="00B3142B">
        <w:trPr>
          <w:cantSplit/>
          <w:jc w:val="center"/>
        </w:trPr>
        <w:tc>
          <w:tcPr>
            <w:tcW w:w="802" w:type="dxa"/>
            <w:tcMar>
              <w:left w:w="58" w:type="dxa"/>
              <w:right w:w="58" w:type="dxa"/>
            </w:tcMar>
          </w:tcPr>
          <w:p w14:paraId="14C8C15A" w14:textId="0527F4D3" w:rsidR="00BE396E" w:rsidRDefault="00BE396E" w:rsidP="00BE396E">
            <w:pPr>
              <w:pStyle w:val="TableText"/>
            </w:pPr>
            <w:r>
              <w:t>186</w:t>
            </w:r>
            <w:r w:rsidR="00135F82">
              <w:t xml:space="preserve"> – </w:t>
            </w:r>
            <w:r>
              <w:t>194</w:t>
            </w:r>
          </w:p>
        </w:tc>
        <w:tc>
          <w:tcPr>
            <w:tcW w:w="2227" w:type="dxa"/>
            <w:tcMar>
              <w:left w:w="58" w:type="dxa"/>
              <w:right w:w="58" w:type="dxa"/>
            </w:tcMar>
          </w:tcPr>
          <w:p w14:paraId="74AE4959" w14:textId="77777777" w:rsidR="00BE396E" w:rsidRDefault="00BE396E" w:rsidP="00BE396E">
            <w:pPr>
              <w:pStyle w:val="TableText"/>
            </w:pPr>
            <w:r>
              <w:t>PROVIDER EXTERNAL CHECK NUMBER</w:t>
            </w:r>
          </w:p>
        </w:tc>
        <w:tc>
          <w:tcPr>
            <w:tcW w:w="2902" w:type="dxa"/>
            <w:tcMar>
              <w:left w:w="58" w:type="dxa"/>
              <w:right w:w="58" w:type="dxa"/>
            </w:tcMar>
          </w:tcPr>
          <w:p w14:paraId="5D40C940" w14:textId="35D0BD12" w:rsidR="00BE396E" w:rsidRDefault="00BE396E" w:rsidP="00BE396E">
            <w:pPr>
              <w:pStyle w:val="TableText"/>
            </w:pPr>
            <w:r>
              <w:t>:P:IDR-</w:t>
            </w:r>
            <w:hyperlink r:id="rId69" w:history="1">
              <w:r>
                <w:rPr>
                  <w:rStyle w:val="Hyperlink"/>
                </w:rPr>
                <w:t>P</w:t>
              </w:r>
              <w:bookmarkStart w:id="179" w:name="_Hlt526760343"/>
              <w:r>
                <w:rPr>
                  <w:rStyle w:val="Hyperlink"/>
                </w:rPr>
                <w:t>R</w:t>
              </w:r>
              <w:bookmarkStart w:id="180" w:name="_Hlt30567887"/>
              <w:bookmarkStart w:id="181" w:name="_Hlt11743097"/>
              <w:bookmarkEnd w:id="179"/>
              <w:bookmarkEnd w:id="180"/>
              <w:r>
                <w:rPr>
                  <w:rStyle w:val="Hyperlink"/>
                </w:rPr>
                <w:t>O</w:t>
              </w:r>
              <w:bookmarkEnd w:id="181"/>
              <w:r>
                <w:rPr>
                  <w:rStyle w:val="Hyperlink"/>
                </w:rPr>
                <w:t>V</w:t>
              </w:r>
              <w:bookmarkStart w:id="182" w:name="_Hlt508610482"/>
              <w:r>
                <w:rPr>
                  <w:rStyle w:val="Hyperlink"/>
                </w:rPr>
                <w:t>-</w:t>
              </w:r>
              <w:bookmarkStart w:id="183" w:name="_Hlt517151246"/>
              <w:bookmarkEnd w:id="182"/>
              <w:r>
                <w:rPr>
                  <w:rStyle w:val="Hyperlink"/>
                </w:rPr>
                <w:t>E</w:t>
              </w:r>
              <w:bookmarkEnd w:id="183"/>
              <w:r>
                <w:rPr>
                  <w:rStyle w:val="Hyperlink"/>
                </w:rPr>
                <w:t>XCHK-NUM</w:t>
              </w:r>
            </w:hyperlink>
          </w:p>
        </w:tc>
        <w:tc>
          <w:tcPr>
            <w:tcW w:w="3087" w:type="dxa"/>
            <w:gridSpan w:val="2"/>
            <w:tcMar>
              <w:left w:w="58" w:type="dxa"/>
              <w:right w:w="58" w:type="dxa"/>
            </w:tcMar>
          </w:tcPr>
          <w:p w14:paraId="19758813" w14:textId="7B0BF512" w:rsidR="00BE396E" w:rsidRDefault="00BE396E" w:rsidP="004B66E4">
            <w:pPr>
              <w:pStyle w:val="TableText"/>
            </w:pPr>
            <w:r>
              <w:t>Provider external check number</w:t>
            </w:r>
          </w:p>
        </w:tc>
        <w:tc>
          <w:tcPr>
            <w:tcW w:w="1143" w:type="dxa"/>
            <w:tcMar>
              <w:left w:w="58" w:type="dxa"/>
              <w:right w:w="58" w:type="dxa"/>
            </w:tcMar>
          </w:tcPr>
          <w:p w14:paraId="4CF202FD" w14:textId="77777777" w:rsidR="00BE396E" w:rsidRDefault="00BE396E" w:rsidP="00BE396E">
            <w:pPr>
              <w:pStyle w:val="TableText"/>
              <w:rPr>
                <w:caps/>
              </w:rPr>
            </w:pPr>
            <w:r>
              <w:rPr>
                <w:caps/>
              </w:rPr>
              <w:t>9 c</w:t>
            </w:r>
          </w:p>
        </w:tc>
        <w:tc>
          <w:tcPr>
            <w:tcW w:w="2324" w:type="dxa"/>
            <w:gridSpan w:val="2"/>
            <w:tcMar>
              <w:left w:w="58" w:type="dxa"/>
              <w:right w:w="58" w:type="dxa"/>
            </w:tcMar>
          </w:tcPr>
          <w:p w14:paraId="7B6985B0" w14:textId="77777777" w:rsidR="00BE396E" w:rsidRDefault="00BE396E" w:rsidP="00BE396E">
            <w:pPr>
              <w:pStyle w:val="TableText"/>
            </w:pPr>
            <w:r>
              <w:t>Number printed on physical check to the provider</w:t>
            </w:r>
          </w:p>
        </w:tc>
        <w:tc>
          <w:tcPr>
            <w:tcW w:w="736" w:type="dxa"/>
            <w:tcMar>
              <w:left w:w="58" w:type="dxa"/>
              <w:right w:w="58" w:type="dxa"/>
            </w:tcMar>
          </w:tcPr>
          <w:p w14:paraId="1A3AB2B7" w14:textId="77777777" w:rsidR="00BE396E" w:rsidRDefault="00BE396E" w:rsidP="00BE396E">
            <w:pPr>
              <w:pStyle w:val="TableText"/>
            </w:pPr>
            <w:r>
              <w:t>Zeros</w:t>
            </w:r>
          </w:p>
        </w:tc>
        <w:tc>
          <w:tcPr>
            <w:tcW w:w="540" w:type="dxa"/>
          </w:tcPr>
          <w:p w14:paraId="58E6E108" w14:textId="77777777" w:rsidR="00BE396E" w:rsidRDefault="00BE396E" w:rsidP="00BE396E">
            <w:pPr>
              <w:pStyle w:val="TableText"/>
            </w:pPr>
            <w:r>
              <w:t>-</w:t>
            </w:r>
          </w:p>
        </w:tc>
        <w:tc>
          <w:tcPr>
            <w:tcW w:w="450" w:type="dxa"/>
          </w:tcPr>
          <w:p w14:paraId="2C53E5D8" w14:textId="77777777" w:rsidR="00BE396E" w:rsidRDefault="00BE396E" w:rsidP="00BE396E">
            <w:pPr>
              <w:pStyle w:val="TableText"/>
            </w:pPr>
            <w:r>
              <w:t>-</w:t>
            </w:r>
          </w:p>
        </w:tc>
        <w:tc>
          <w:tcPr>
            <w:tcW w:w="451" w:type="dxa"/>
          </w:tcPr>
          <w:p w14:paraId="29A56590" w14:textId="77777777" w:rsidR="00BE396E" w:rsidRDefault="00BE396E" w:rsidP="00BE396E">
            <w:pPr>
              <w:pStyle w:val="TableText"/>
            </w:pPr>
            <w:r>
              <w:t>X</w:t>
            </w:r>
          </w:p>
        </w:tc>
      </w:tr>
      <w:tr w:rsidR="00BE396E" w14:paraId="741B4BC7" w14:textId="77777777" w:rsidTr="00B3142B">
        <w:trPr>
          <w:cantSplit/>
          <w:jc w:val="center"/>
        </w:trPr>
        <w:tc>
          <w:tcPr>
            <w:tcW w:w="802" w:type="dxa"/>
            <w:tcMar>
              <w:left w:w="58" w:type="dxa"/>
              <w:right w:w="58" w:type="dxa"/>
            </w:tcMar>
          </w:tcPr>
          <w:p w14:paraId="3AA3E05E" w14:textId="269AB8FF" w:rsidR="00BE396E" w:rsidRDefault="00BE396E" w:rsidP="00BE396E">
            <w:pPr>
              <w:pStyle w:val="TableText"/>
            </w:pPr>
            <w:r>
              <w:t>195</w:t>
            </w:r>
            <w:r w:rsidR="00135F82">
              <w:t xml:space="preserve"> – </w:t>
            </w:r>
            <w:r>
              <w:t>198</w:t>
            </w:r>
          </w:p>
        </w:tc>
        <w:tc>
          <w:tcPr>
            <w:tcW w:w="2227" w:type="dxa"/>
            <w:tcMar>
              <w:left w:w="58" w:type="dxa"/>
              <w:right w:w="58" w:type="dxa"/>
            </w:tcMar>
          </w:tcPr>
          <w:p w14:paraId="3BE35801" w14:textId="77777777" w:rsidR="00BE396E" w:rsidRDefault="00BE396E" w:rsidP="00BE396E">
            <w:pPr>
              <w:pStyle w:val="TableText"/>
            </w:pPr>
            <w:r>
              <w:t>INTERNAL CLERK NUMBER</w:t>
            </w:r>
          </w:p>
        </w:tc>
        <w:tc>
          <w:tcPr>
            <w:tcW w:w="2902" w:type="dxa"/>
            <w:tcMar>
              <w:left w:w="58" w:type="dxa"/>
              <w:right w:w="58" w:type="dxa"/>
            </w:tcMar>
          </w:tcPr>
          <w:p w14:paraId="1BB400BF" w14:textId="1C614E26" w:rsidR="00BE396E" w:rsidRDefault="00BE396E" w:rsidP="00BE396E">
            <w:pPr>
              <w:pStyle w:val="TableText"/>
            </w:pPr>
            <w:r>
              <w:t>:P:IDR-</w:t>
            </w:r>
            <w:hyperlink r:id="rId70" w:history="1">
              <w:r>
                <w:rPr>
                  <w:rStyle w:val="Hyperlink"/>
                </w:rPr>
                <w:t>CLERK</w:t>
              </w:r>
            </w:hyperlink>
          </w:p>
        </w:tc>
        <w:tc>
          <w:tcPr>
            <w:tcW w:w="3087" w:type="dxa"/>
            <w:gridSpan w:val="2"/>
            <w:tcMar>
              <w:left w:w="58" w:type="dxa"/>
              <w:right w:w="58" w:type="dxa"/>
            </w:tcMar>
          </w:tcPr>
          <w:p w14:paraId="638D65D1" w14:textId="77777777" w:rsidR="00BE396E" w:rsidRDefault="00BE396E" w:rsidP="00BE396E">
            <w:pPr>
              <w:pStyle w:val="TableText"/>
            </w:pPr>
            <w:r w:rsidRPr="00AD6075">
              <w:t>Claim examiner number</w:t>
            </w:r>
          </w:p>
          <w:p w14:paraId="4287F93D" w14:textId="77777777" w:rsidR="00BE396E" w:rsidRDefault="00BE396E" w:rsidP="00BE396E">
            <w:pPr>
              <w:pStyle w:val="TableText"/>
            </w:pPr>
            <w:r w:rsidRPr="00AD6075">
              <w:t>This field contains the identifying number of the clerk who last updated it.</w:t>
            </w:r>
          </w:p>
        </w:tc>
        <w:tc>
          <w:tcPr>
            <w:tcW w:w="1143" w:type="dxa"/>
            <w:tcMar>
              <w:left w:w="58" w:type="dxa"/>
              <w:right w:w="58" w:type="dxa"/>
            </w:tcMar>
          </w:tcPr>
          <w:p w14:paraId="75716BBA" w14:textId="77777777" w:rsidR="00BE396E" w:rsidRDefault="00BE396E" w:rsidP="00BE396E">
            <w:pPr>
              <w:pStyle w:val="TableText"/>
              <w:rPr>
                <w:caps/>
              </w:rPr>
            </w:pPr>
            <w:r>
              <w:rPr>
                <w:caps/>
              </w:rPr>
              <w:t>4 C</w:t>
            </w:r>
          </w:p>
        </w:tc>
        <w:tc>
          <w:tcPr>
            <w:tcW w:w="2324" w:type="dxa"/>
            <w:gridSpan w:val="2"/>
            <w:tcMar>
              <w:left w:w="58" w:type="dxa"/>
              <w:right w:w="58" w:type="dxa"/>
            </w:tcMar>
          </w:tcPr>
          <w:p w14:paraId="1B3EC538" w14:textId="77777777" w:rsidR="00BE396E" w:rsidRDefault="00BE396E" w:rsidP="00BE396E">
            <w:pPr>
              <w:pStyle w:val="TableText"/>
            </w:pPr>
            <w:r>
              <w:t>Clerk number of clerk who most recently updated claim</w:t>
            </w:r>
          </w:p>
        </w:tc>
        <w:tc>
          <w:tcPr>
            <w:tcW w:w="736" w:type="dxa"/>
            <w:tcMar>
              <w:left w:w="58" w:type="dxa"/>
              <w:right w:w="58" w:type="dxa"/>
            </w:tcMar>
          </w:tcPr>
          <w:p w14:paraId="5220B88E" w14:textId="77777777" w:rsidR="00BE396E" w:rsidRDefault="00BE396E" w:rsidP="00BE396E">
            <w:pPr>
              <w:pStyle w:val="TableText"/>
            </w:pPr>
            <w:r>
              <w:t>Spaces</w:t>
            </w:r>
          </w:p>
        </w:tc>
        <w:tc>
          <w:tcPr>
            <w:tcW w:w="540" w:type="dxa"/>
          </w:tcPr>
          <w:p w14:paraId="4C54F6CD" w14:textId="77777777" w:rsidR="00BE396E" w:rsidRDefault="00BE396E" w:rsidP="00BE396E">
            <w:pPr>
              <w:pStyle w:val="TableText"/>
            </w:pPr>
            <w:r>
              <w:t>X</w:t>
            </w:r>
          </w:p>
        </w:tc>
        <w:tc>
          <w:tcPr>
            <w:tcW w:w="450" w:type="dxa"/>
          </w:tcPr>
          <w:p w14:paraId="728D00CB" w14:textId="77777777" w:rsidR="00BE396E" w:rsidRDefault="00BE396E" w:rsidP="00BE396E">
            <w:pPr>
              <w:pStyle w:val="TableText"/>
            </w:pPr>
            <w:r>
              <w:t>X</w:t>
            </w:r>
          </w:p>
        </w:tc>
        <w:tc>
          <w:tcPr>
            <w:tcW w:w="451" w:type="dxa"/>
          </w:tcPr>
          <w:p w14:paraId="26646249" w14:textId="77777777" w:rsidR="00BE396E" w:rsidRDefault="00BE396E" w:rsidP="00BE396E">
            <w:pPr>
              <w:pStyle w:val="TableText"/>
            </w:pPr>
            <w:r>
              <w:t>X</w:t>
            </w:r>
          </w:p>
        </w:tc>
      </w:tr>
      <w:tr w:rsidR="00BE396E" w14:paraId="7DF546AA" w14:textId="77777777" w:rsidTr="00B3142B">
        <w:trPr>
          <w:cantSplit/>
          <w:jc w:val="center"/>
        </w:trPr>
        <w:tc>
          <w:tcPr>
            <w:tcW w:w="802" w:type="dxa"/>
            <w:tcMar>
              <w:left w:w="58" w:type="dxa"/>
              <w:right w:w="58" w:type="dxa"/>
            </w:tcMar>
          </w:tcPr>
          <w:p w14:paraId="56371983" w14:textId="612ACFD4" w:rsidR="00BE396E" w:rsidRDefault="00BE396E" w:rsidP="00BE396E">
            <w:pPr>
              <w:pStyle w:val="TableText"/>
            </w:pPr>
            <w:r>
              <w:t>199</w:t>
            </w:r>
            <w:r w:rsidR="00135F82">
              <w:t xml:space="preserve"> – </w:t>
            </w:r>
            <w:r>
              <w:t>205</w:t>
            </w:r>
          </w:p>
        </w:tc>
        <w:tc>
          <w:tcPr>
            <w:tcW w:w="2227" w:type="dxa"/>
            <w:tcMar>
              <w:left w:w="58" w:type="dxa"/>
              <w:right w:w="58" w:type="dxa"/>
            </w:tcMar>
          </w:tcPr>
          <w:p w14:paraId="1ADA9920" w14:textId="77777777" w:rsidR="00BE396E" w:rsidRDefault="00BE396E" w:rsidP="00BE396E">
            <w:pPr>
              <w:pStyle w:val="TableText"/>
            </w:pPr>
            <w:r>
              <w:t>TOTAL CLAIM ALLOWED AMOUNT</w:t>
            </w:r>
          </w:p>
        </w:tc>
        <w:tc>
          <w:tcPr>
            <w:tcW w:w="2902" w:type="dxa"/>
            <w:tcMar>
              <w:left w:w="58" w:type="dxa"/>
              <w:right w:w="58" w:type="dxa"/>
            </w:tcMar>
          </w:tcPr>
          <w:p w14:paraId="4F310EA1" w14:textId="7D86E1E7" w:rsidR="00BE396E" w:rsidRDefault="00BE396E" w:rsidP="00BE396E">
            <w:pPr>
              <w:pStyle w:val="TableText"/>
            </w:pPr>
            <w:r>
              <w:t>:P:IDR-</w:t>
            </w:r>
            <w:bookmarkStart w:id="184" w:name="_Hlt514733162"/>
            <w:r>
              <w:rPr>
                <w:rStyle w:val="Hyperlink"/>
              </w:rPr>
              <w:fldChar w:fldCharType="begin"/>
            </w:r>
            <w:r w:rsidR="00FC0F25">
              <w:rPr>
                <w:rStyle w:val="Hyperlink"/>
              </w:rPr>
              <w:instrText>HYPERLINK "..\\..\\DataDictionary\\COBOL\\TD\\TOT-ALLOWED.docx"</w:instrText>
            </w:r>
            <w:r>
              <w:rPr>
                <w:rStyle w:val="Hyperlink"/>
              </w:rPr>
            </w:r>
            <w:r>
              <w:rPr>
                <w:rStyle w:val="Hyperlink"/>
              </w:rPr>
              <w:fldChar w:fldCharType="separate"/>
            </w:r>
            <w:r>
              <w:rPr>
                <w:rStyle w:val="Hyperlink"/>
              </w:rPr>
              <w:t>T</w:t>
            </w:r>
            <w:bookmarkStart w:id="185" w:name="_Hlt526815569"/>
            <w:r>
              <w:rPr>
                <w:rStyle w:val="Hyperlink"/>
              </w:rPr>
              <w:t>O</w:t>
            </w:r>
            <w:bookmarkStart w:id="186" w:name="_Hlt508610632"/>
            <w:bookmarkEnd w:id="185"/>
            <w:r>
              <w:rPr>
                <w:rStyle w:val="Hyperlink"/>
              </w:rPr>
              <w:t>T</w:t>
            </w:r>
            <w:bookmarkStart w:id="187" w:name="_Hlt517151252"/>
            <w:bookmarkEnd w:id="186"/>
            <w:r>
              <w:rPr>
                <w:rStyle w:val="Hyperlink"/>
              </w:rPr>
              <w:t>-</w:t>
            </w:r>
            <w:bookmarkStart w:id="188" w:name="_Hlt526760899"/>
            <w:bookmarkEnd w:id="187"/>
            <w:r>
              <w:rPr>
                <w:rStyle w:val="Hyperlink"/>
              </w:rPr>
              <w:t>A</w:t>
            </w:r>
            <w:bookmarkEnd w:id="188"/>
            <w:r>
              <w:rPr>
                <w:rStyle w:val="Hyperlink"/>
              </w:rPr>
              <w:t>LLOWED</w:t>
            </w:r>
            <w:r>
              <w:rPr>
                <w:rStyle w:val="Hyperlink"/>
              </w:rPr>
              <w:fldChar w:fldCharType="end"/>
            </w:r>
            <w:bookmarkEnd w:id="184"/>
          </w:p>
        </w:tc>
        <w:tc>
          <w:tcPr>
            <w:tcW w:w="3087" w:type="dxa"/>
            <w:gridSpan w:val="2"/>
            <w:tcMar>
              <w:left w:w="58" w:type="dxa"/>
              <w:right w:w="58" w:type="dxa"/>
            </w:tcMar>
          </w:tcPr>
          <w:p w14:paraId="280B248F" w14:textId="77777777" w:rsidR="00BE396E" w:rsidRDefault="00BE396E" w:rsidP="00BE396E">
            <w:pPr>
              <w:pStyle w:val="TableText"/>
            </w:pPr>
            <w:r>
              <w:t>Total claim allowed amount</w:t>
            </w:r>
          </w:p>
          <w:p w14:paraId="4E865545" w14:textId="03A45FA7" w:rsidR="00BE396E" w:rsidRPr="00AD6075" w:rsidRDefault="00BE396E" w:rsidP="004B66E4">
            <w:pPr>
              <w:pStyle w:val="TableText"/>
            </w:pPr>
            <w:r w:rsidRPr="00AD6075">
              <w:t>This field documents the total amount allowed by Medicare for all of the submitted charges on a particular claim. Allowed charges can be system generated from fee databases, reasonable charge screens, or manual entry.</w:t>
            </w:r>
          </w:p>
        </w:tc>
        <w:tc>
          <w:tcPr>
            <w:tcW w:w="1143" w:type="dxa"/>
            <w:tcMar>
              <w:left w:w="58" w:type="dxa"/>
              <w:right w:w="58" w:type="dxa"/>
            </w:tcMar>
          </w:tcPr>
          <w:p w14:paraId="1282114F" w14:textId="77777777" w:rsidR="00BE396E" w:rsidRDefault="00BE396E" w:rsidP="00BE396E">
            <w:pPr>
              <w:pStyle w:val="TableText"/>
              <w:rPr>
                <w:caps/>
              </w:rPr>
            </w:pPr>
            <w:r>
              <w:rPr>
                <w:caps/>
              </w:rPr>
              <w:t>7 N (</w:t>
            </w:r>
            <w:r>
              <w:t>99999V99)</w:t>
            </w:r>
          </w:p>
        </w:tc>
        <w:tc>
          <w:tcPr>
            <w:tcW w:w="2324" w:type="dxa"/>
            <w:gridSpan w:val="2"/>
            <w:tcMar>
              <w:left w:w="58" w:type="dxa"/>
              <w:right w:w="58" w:type="dxa"/>
            </w:tcMar>
          </w:tcPr>
          <w:p w14:paraId="22DEC3FD" w14:textId="77777777" w:rsidR="00BE396E" w:rsidRDefault="00BE396E" w:rsidP="00BE396E">
            <w:pPr>
              <w:pStyle w:val="TableText"/>
            </w:pPr>
            <w:r>
              <w:t>-</w:t>
            </w:r>
          </w:p>
        </w:tc>
        <w:tc>
          <w:tcPr>
            <w:tcW w:w="736" w:type="dxa"/>
            <w:tcMar>
              <w:left w:w="58" w:type="dxa"/>
              <w:right w:w="58" w:type="dxa"/>
            </w:tcMar>
          </w:tcPr>
          <w:p w14:paraId="571194E7" w14:textId="77777777" w:rsidR="00BE396E" w:rsidRDefault="00BE396E" w:rsidP="00BE396E">
            <w:pPr>
              <w:pStyle w:val="TableText"/>
            </w:pPr>
            <w:r>
              <w:t>Zeros</w:t>
            </w:r>
          </w:p>
        </w:tc>
        <w:tc>
          <w:tcPr>
            <w:tcW w:w="540" w:type="dxa"/>
          </w:tcPr>
          <w:p w14:paraId="588A5382" w14:textId="77777777" w:rsidR="00BE396E" w:rsidRDefault="00BE396E" w:rsidP="00BE396E">
            <w:pPr>
              <w:pStyle w:val="TableText"/>
            </w:pPr>
            <w:r>
              <w:t>-</w:t>
            </w:r>
          </w:p>
        </w:tc>
        <w:tc>
          <w:tcPr>
            <w:tcW w:w="450" w:type="dxa"/>
          </w:tcPr>
          <w:p w14:paraId="4DB28A27" w14:textId="77777777" w:rsidR="00BE396E" w:rsidRDefault="00BE396E" w:rsidP="00BE396E">
            <w:pPr>
              <w:pStyle w:val="TableText"/>
            </w:pPr>
            <w:r>
              <w:t>X</w:t>
            </w:r>
          </w:p>
        </w:tc>
        <w:tc>
          <w:tcPr>
            <w:tcW w:w="451" w:type="dxa"/>
          </w:tcPr>
          <w:p w14:paraId="556AD189" w14:textId="77777777" w:rsidR="00BE396E" w:rsidRDefault="00BE396E" w:rsidP="00BE396E">
            <w:pPr>
              <w:pStyle w:val="TableText"/>
            </w:pPr>
            <w:r>
              <w:t>X</w:t>
            </w:r>
          </w:p>
        </w:tc>
      </w:tr>
      <w:tr w:rsidR="00BE396E" w14:paraId="614C0CF7" w14:textId="77777777" w:rsidTr="00B3142B">
        <w:trPr>
          <w:cantSplit/>
          <w:jc w:val="center"/>
        </w:trPr>
        <w:tc>
          <w:tcPr>
            <w:tcW w:w="802" w:type="dxa"/>
            <w:tcMar>
              <w:left w:w="58" w:type="dxa"/>
              <w:right w:w="58" w:type="dxa"/>
            </w:tcMar>
          </w:tcPr>
          <w:p w14:paraId="45A4D60D" w14:textId="730C9049" w:rsidR="00BE396E" w:rsidRDefault="00BE396E" w:rsidP="00BE396E">
            <w:pPr>
              <w:pStyle w:val="TableText"/>
            </w:pPr>
            <w:r>
              <w:t>206</w:t>
            </w:r>
            <w:r w:rsidR="00135F82">
              <w:t xml:space="preserve"> – </w:t>
            </w:r>
            <w:r>
              <w:t>212</w:t>
            </w:r>
          </w:p>
        </w:tc>
        <w:tc>
          <w:tcPr>
            <w:tcW w:w="2227" w:type="dxa"/>
            <w:tcMar>
              <w:left w:w="58" w:type="dxa"/>
              <w:right w:w="58" w:type="dxa"/>
            </w:tcMar>
          </w:tcPr>
          <w:p w14:paraId="5FB498F2" w14:textId="77777777" w:rsidR="00BE396E" w:rsidRDefault="00BE396E" w:rsidP="00BE396E">
            <w:pPr>
              <w:pStyle w:val="TableText"/>
            </w:pPr>
            <w:r>
              <w:t>TOTAL CLAIM COINSURANCE AMOUNT</w:t>
            </w:r>
          </w:p>
        </w:tc>
        <w:tc>
          <w:tcPr>
            <w:tcW w:w="2902" w:type="dxa"/>
            <w:tcMar>
              <w:left w:w="58" w:type="dxa"/>
              <w:right w:w="58" w:type="dxa"/>
            </w:tcMar>
          </w:tcPr>
          <w:p w14:paraId="2E5C6F28" w14:textId="0C65C227" w:rsidR="00BE396E" w:rsidRDefault="00BE396E" w:rsidP="00BE396E">
            <w:pPr>
              <w:pStyle w:val="TableText"/>
            </w:pPr>
            <w:r>
              <w:t>:P:IDR-</w:t>
            </w:r>
            <w:hyperlink r:id="rId71" w:history="1">
              <w:r>
                <w:rPr>
                  <w:rStyle w:val="Hyperlink"/>
                </w:rPr>
                <w:t>C</w:t>
              </w:r>
              <w:bookmarkStart w:id="189" w:name="_Hlt514733182"/>
              <w:r>
                <w:rPr>
                  <w:rStyle w:val="Hyperlink"/>
                </w:rPr>
                <w:t>O</w:t>
              </w:r>
              <w:bookmarkStart w:id="190" w:name="_Hlt526815579"/>
              <w:bookmarkEnd w:id="189"/>
              <w:r>
                <w:rPr>
                  <w:rStyle w:val="Hyperlink"/>
                </w:rPr>
                <w:t>I</w:t>
              </w:r>
              <w:bookmarkStart w:id="191" w:name="_Hlt526761059"/>
              <w:bookmarkEnd w:id="190"/>
              <w:r>
                <w:rPr>
                  <w:rStyle w:val="Hyperlink"/>
                </w:rPr>
                <w:t>N</w:t>
              </w:r>
              <w:bookmarkStart w:id="192" w:name="_Hlt11743196"/>
              <w:bookmarkEnd w:id="191"/>
              <w:r>
                <w:rPr>
                  <w:rStyle w:val="Hyperlink"/>
                </w:rPr>
                <w:t>S</w:t>
              </w:r>
              <w:bookmarkStart w:id="193" w:name="_Hlt508610691"/>
              <w:bookmarkEnd w:id="192"/>
              <w:r>
                <w:rPr>
                  <w:rStyle w:val="Hyperlink"/>
                </w:rPr>
                <w:t>U</w:t>
              </w:r>
              <w:bookmarkEnd w:id="193"/>
              <w:r>
                <w:rPr>
                  <w:rStyle w:val="Hyperlink"/>
                </w:rPr>
                <w:t>RANCE</w:t>
              </w:r>
            </w:hyperlink>
          </w:p>
        </w:tc>
        <w:tc>
          <w:tcPr>
            <w:tcW w:w="3087" w:type="dxa"/>
            <w:gridSpan w:val="2"/>
            <w:tcMar>
              <w:left w:w="58" w:type="dxa"/>
              <w:right w:w="58" w:type="dxa"/>
            </w:tcMar>
          </w:tcPr>
          <w:p w14:paraId="2B2112F2" w14:textId="77777777" w:rsidR="00BE396E" w:rsidRDefault="00BE396E" w:rsidP="00BE396E">
            <w:pPr>
              <w:pStyle w:val="TableText"/>
            </w:pPr>
            <w:r>
              <w:t>Total claim coinsurance amount.</w:t>
            </w:r>
          </w:p>
          <w:p w14:paraId="2EE09758" w14:textId="1FC4EAEA" w:rsidR="00BE396E" w:rsidRDefault="00BE396E" w:rsidP="00BE396E">
            <w:pPr>
              <w:pStyle w:val="TableText"/>
            </w:pPr>
            <w:r w:rsidRPr="00AD6075">
              <w:t>The dollar amount that is the responsibility of the beneficiary for payment. This amount is calculated based on the claim assignment and the type of service being rendered.</w:t>
            </w:r>
          </w:p>
          <w:p w14:paraId="791AE51B" w14:textId="77777777" w:rsidR="00BE396E" w:rsidRPr="00AD6075" w:rsidRDefault="00BE396E" w:rsidP="00BE396E">
            <w:pPr>
              <w:pStyle w:val="TableText"/>
            </w:pPr>
            <w:r w:rsidRPr="00AD6075">
              <w:t>The beneficiary responsibility amount for applied deductible is not reflected in this field.</w:t>
            </w:r>
          </w:p>
        </w:tc>
        <w:tc>
          <w:tcPr>
            <w:tcW w:w="1143" w:type="dxa"/>
            <w:tcMar>
              <w:left w:w="58" w:type="dxa"/>
              <w:right w:w="58" w:type="dxa"/>
            </w:tcMar>
          </w:tcPr>
          <w:p w14:paraId="17D42A5B" w14:textId="77777777" w:rsidR="00BE396E" w:rsidRDefault="00BE396E" w:rsidP="00BE396E">
            <w:pPr>
              <w:pStyle w:val="TableText"/>
              <w:rPr>
                <w:caps/>
              </w:rPr>
            </w:pPr>
            <w:r>
              <w:rPr>
                <w:caps/>
              </w:rPr>
              <w:t>7 n (</w:t>
            </w:r>
            <w:r>
              <w:t>99999V99)</w:t>
            </w:r>
          </w:p>
        </w:tc>
        <w:tc>
          <w:tcPr>
            <w:tcW w:w="2324" w:type="dxa"/>
            <w:gridSpan w:val="2"/>
            <w:tcMar>
              <w:left w:w="58" w:type="dxa"/>
              <w:right w:w="58" w:type="dxa"/>
            </w:tcMar>
          </w:tcPr>
          <w:p w14:paraId="4169AE1D" w14:textId="77777777" w:rsidR="00BE396E" w:rsidRDefault="00BE396E" w:rsidP="00BE396E">
            <w:pPr>
              <w:pStyle w:val="TableText"/>
            </w:pPr>
            <w:r>
              <w:t>-</w:t>
            </w:r>
          </w:p>
        </w:tc>
        <w:tc>
          <w:tcPr>
            <w:tcW w:w="736" w:type="dxa"/>
            <w:tcMar>
              <w:left w:w="58" w:type="dxa"/>
              <w:right w:w="58" w:type="dxa"/>
            </w:tcMar>
          </w:tcPr>
          <w:p w14:paraId="0E496C33" w14:textId="77777777" w:rsidR="00BE396E" w:rsidRDefault="00BE396E" w:rsidP="00BE396E">
            <w:pPr>
              <w:pStyle w:val="TableText"/>
            </w:pPr>
            <w:r>
              <w:t>Zeros</w:t>
            </w:r>
          </w:p>
        </w:tc>
        <w:tc>
          <w:tcPr>
            <w:tcW w:w="540" w:type="dxa"/>
          </w:tcPr>
          <w:p w14:paraId="31C895F4" w14:textId="77777777" w:rsidR="00BE396E" w:rsidRDefault="00BE396E" w:rsidP="00BE396E">
            <w:pPr>
              <w:pStyle w:val="TableText"/>
            </w:pPr>
            <w:r>
              <w:t>-</w:t>
            </w:r>
          </w:p>
        </w:tc>
        <w:tc>
          <w:tcPr>
            <w:tcW w:w="450" w:type="dxa"/>
          </w:tcPr>
          <w:p w14:paraId="772D78AB" w14:textId="77777777" w:rsidR="00BE396E" w:rsidRDefault="00BE396E" w:rsidP="00BE396E">
            <w:pPr>
              <w:pStyle w:val="TableText"/>
            </w:pPr>
            <w:r>
              <w:t>X</w:t>
            </w:r>
          </w:p>
        </w:tc>
        <w:tc>
          <w:tcPr>
            <w:tcW w:w="451" w:type="dxa"/>
          </w:tcPr>
          <w:p w14:paraId="267B3FD1" w14:textId="77777777" w:rsidR="00BE396E" w:rsidRDefault="00BE396E" w:rsidP="00BE396E">
            <w:pPr>
              <w:pStyle w:val="TableText"/>
            </w:pPr>
            <w:r>
              <w:t>X</w:t>
            </w:r>
          </w:p>
        </w:tc>
      </w:tr>
      <w:tr w:rsidR="00BE396E" w14:paraId="5A812BEF" w14:textId="77777777" w:rsidTr="00B3142B">
        <w:trPr>
          <w:cantSplit/>
          <w:jc w:val="center"/>
        </w:trPr>
        <w:tc>
          <w:tcPr>
            <w:tcW w:w="802" w:type="dxa"/>
            <w:tcMar>
              <w:left w:w="58" w:type="dxa"/>
              <w:right w:w="58" w:type="dxa"/>
            </w:tcMar>
          </w:tcPr>
          <w:p w14:paraId="3D9A49FB" w14:textId="0885CEF7" w:rsidR="00BE396E" w:rsidRDefault="00BE396E" w:rsidP="00BE396E">
            <w:pPr>
              <w:pStyle w:val="TableText"/>
            </w:pPr>
            <w:r>
              <w:t>213</w:t>
            </w:r>
            <w:r w:rsidR="00135F82">
              <w:t xml:space="preserve"> – </w:t>
            </w:r>
            <w:r>
              <w:t>219</w:t>
            </w:r>
          </w:p>
        </w:tc>
        <w:tc>
          <w:tcPr>
            <w:tcW w:w="2227" w:type="dxa"/>
            <w:tcMar>
              <w:left w:w="58" w:type="dxa"/>
              <w:right w:w="58" w:type="dxa"/>
            </w:tcMar>
          </w:tcPr>
          <w:p w14:paraId="6314EB63" w14:textId="77777777" w:rsidR="00BE396E" w:rsidRDefault="00BE396E" w:rsidP="00BE396E">
            <w:pPr>
              <w:pStyle w:val="TableText"/>
            </w:pPr>
            <w:r>
              <w:t>TOTAL CLAIM DEDUCTIBLE AMOUNT</w:t>
            </w:r>
          </w:p>
        </w:tc>
        <w:tc>
          <w:tcPr>
            <w:tcW w:w="2902" w:type="dxa"/>
            <w:tcMar>
              <w:left w:w="58" w:type="dxa"/>
              <w:right w:w="58" w:type="dxa"/>
            </w:tcMar>
          </w:tcPr>
          <w:p w14:paraId="34972090" w14:textId="49B212FD" w:rsidR="00BE396E" w:rsidRDefault="00BE396E" w:rsidP="00BE396E">
            <w:pPr>
              <w:pStyle w:val="TableText"/>
            </w:pPr>
            <w:r>
              <w:t>:P:IDR-</w:t>
            </w:r>
            <w:hyperlink r:id="rId72" w:history="1">
              <w:r>
                <w:rPr>
                  <w:rStyle w:val="Hyperlink"/>
                </w:rPr>
                <w:t>D</w:t>
              </w:r>
              <w:bookmarkStart w:id="194" w:name="_Hlt514733207"/>
              <w:r>
                <w:rPr>
                  <w:rStyle w:val="Hyperlink"/>
                </w:rPr>
                <w:t>E</w:t>
              </w:r>
              <w:bookmarkEnd w:id="194"/>
              <w:r>
                <w:rPr>
                  <w:rStyle w:val="Hyperlink"/>
                </w:rPr>
                <w:t>D</w:t>
              </w:r>
              <w:bookmarkStart w:id="195" w:name="_Hlt517151258"/>
              <w:r>
                <w:rPr>
                  <w:rStyle w:val="Hyperlink"/>
                </w:rPr>
                <w:t>U</w:t>
              </w:r>
              <w:bookmarkStart w:id="196" w:name="_Hlt526815585"/>
              <w:bookmarkEnd w:id="195"/>
              <w:r>
                <w:rPr>
                  <w:rStyle w:val="Hyperlink"/>
                </w:rPr>
                <w:t>C</w:t>
              </w:r>
              <w:bookmarkEnd w:id="196"/>
              <w:r>
                <w:rPr>
                  <w:rStyle w:val="Hyperlink"/>
                </w:rPr>
                <w:t>T</w:t>
              </w:r>
              <w:bookmarkStart w:id="197" w:name="_Hlt508610765"/>
              <w:r>
                <w:rPr>
                  <w:rStyle w:val="Hyperlink"/>
                </w:rPr>
                <w:t>I</w:t>
              </w:r>
              <w:bookmarkEnd w:id="197"/>
              <w:r>
                <w:rPr>
                  <w:rStyle w:val="Hyperlink"/>
                </w:rPr>
                <w:t>BLE</w:t>
              </w:r>
            </w:hyperlink>
          </w:p>
        </w:tc>
        <w:tc>
          <w:tcPr>
            <w:tcW w:w="3087" w:type="dxa"/>
            <w:gridSpan w:val="2"/>
            <w:tcMar>
              <w:left w:w="58" w:type="dxa"/>
              <w:right w:w="58" w:type="dxa"/>
            </w:tcMar>
          </w:tcPr>
          <w:p w14:paraId="24C907DC" w14:textId="77777777" w:rsidR="00BE396E" w:rsidRDefault="00BE396E" w:rsidP="00BE396E">
            <w:pPr>
              <w:pStyle w:val="TableText"/>
            </w:pPr>
            <w:r>
              <w:t>Total claim deductible amount.</w:t>
            </w:r>
          </w:p>
          <w:p w14:paraId="4F3F4AB4" w14:textId="77777777" w:rsidR="00BE396E" w:rsidRDefault="00BE396E" w:rsidP="00BE396E">
            <w:pPr>
              <w:pStyle w:val="TableText"/>
            </w:pPr>
            <w:r w:rsidRPr="0027408C">
              <w:t>The portion of the final charge allowed on a claim that is used to satisfy the amount of Part B Medicare cash deductible remaining.</w:t>
            </w:r>
          </w:p>
        </w:tc>
        <w:tc>
          <w:tcPr>
            <w:tcW w:w="1143" w:type="dxa"/>
            <w:tcMar>
              <w:left w:w="58" w:type="dxa"/>
              <w:right w:w="58" w:type="dxa"/>
            </w:tcMar>
          </w:tcPr>
          <w:p w14:paraId="4A21B5AE" w14:textId="77777777" w:rsidR="00BE396E" w:rsidRDefault="00BE396E" w:rsidP="00BE396E">
            <w:pPr>
              <w:pStyle w:val="TableText"/>
              <w:rPr>
                <w:caps/>
              </w:rPr>
            </w:pPr>
            <w:r>
              <w:rPr>
                <w:caps/>
              </w:rPr>
              <w:t>7 n (</w:t>
            </w:r>
            <w:r>
              <w:t>99999V99)</w:t>
            </w:r>
          </w:p>
        </w:tc>
        <w:tc>
          <w:tcPr>
            <w:tcW w:w="2324" w:type="dxa"/>
            <w:gridSpan w:val="2"/>
            <w:tcMar>
              <w:left w:w="58" w:type="dxa"/>
              <w:right w:w="58" w:type="dxa"/>
            </w:tcMar>
          </w:tcPr>
          <w:p w14:paraId="0A43A955" w14:textId="63B3B35A" w:rsidR="00BE396E" w:rsidRDefault="00BE396E" w:rsidP="00CC0011">
            <w:pPr>
              <w:pStyle w:val="TableText"/>
            </w:pPr>
            <w:r w:rsidRPr="009678E1">
              <w:t xml:space="preserve">00000.00 </w:t>
            </w:r>
            <w:r w:rsidR="00CC0011">
              <w:t>–</w:t>
            </w:r>
            <w:r w:rsidRPr="009678E1">
              <w:t xml:space="preserve"> 99999.99</w:t>
            </w:r>
          </w:p>
        </w:tc>
        <w:tc>
          <w:tcPr>
            <w:tcW w:w="736" w:type="dxa"/>
            <w:tcMar>
              <w:left w:w="58" w:type="dxa"/>
              <w:right w:w="58" w:type="dxa"/>
            </w:tcMar>
          </w:tcPr>
          <w:p w14:paraId="60C3E28A" w14:textId="77777777" w:rsidR="00BE396E" w:rsidRDefault="00BE396E" w:rsidP="00BE396E">
            <w:pPr>
              <w:pStyle w:val="TableText"/>
            </w:pPr>
            <w:r>
              <w:t>Zeros</w:t>
            </w:r>
          </w:p>
        </w:tc>
        <w:tc>
          <w:tcPr>
            <w:tcW w:w="540" w:type="dxa"/>
          </w:tcPr>
          <w:p w14:paraId="55D6BEF8" w14:textId="77777777" w:rsidR="00BE396E" w:rsidRDefault="00BE396E" w:rsidP="00BE396E">
            <w:pPr>
              <w:pStyle w:val="TableText"/>
            </w:pPr>
            <w:r>
              <w:t>-</w:t>
            </w:r>
          </w:p>
        </w:tc>
        <w:tc>
          <w:tcPr>
            <w:tcW w:w="450" w:type="dxa"/>
          </w:tcPr>
          <w:p w14:paraId="2A690D15" w14:textId="77777777" w:rsidR="00BE396E" w:rsidRDefault="00BE396E" w:rsidP="00BE396E">
            <w:pPr>
              <w:pStyle w:val="TableText"/>
            </w:pPr>
            <w:r>
              <w:t>X</w:t>
            </w:r>
          </w:p>
        </w:tc>
        <w:tc>
          <w:tcPr>
            <w:tcW w:w="451" w:type="dxa"/>
          </w:tcPr>
          <w:p w14:paraId="1B27A211" w14:textId="77777777" w:rsidR="00BE396E" w:rsidRDefault="00BE396E" w:rsidP="00BE396E">
            <w:pPr>
              <w:pStyle w:val="TableText"/>
            </w:pPr>
            <w:r>
              <w:t>X</w:t>
            </w:r>
          </w:p>
        </w:tc>
      </w:tr>
      <w:tr w:rsidR="00BE396E" w14:paraId="527C0438" w14:textId="77777777" w:rsidTr="00B3142B">
        <w:trPr>
          <w:cantSplit/>
          <w:jc w:val="center"/>
        </w:trPr>
        <w:tc>
          <w:tcPr>
            <w:tcW w:w="802" w:type="dxa"/>
            <w:tcMar>
              <w:left w:w="58" w:type="dxa"/>
              <w:right w:w="58" w:type="dxa"/>
            </w:tcMar>
          </w:tcPr>
          <w:p w14:paraId="287F4DC9" w14:textId="77777777" w:rsidR="00BE396E" w:rsidRDefault="00BE396E" w:rsidP="00BE396E">
            <w:pPr>
              <w:pStyle w:val="TableText"/>
            </w:pPr>
            <w:r>
              <w:t>220</w:t>
            </w:r>
          </w:p>
        </w:tc>
        <w:tc>
          <w:tcPr>
            <w:tcW w:w="2227" w:type="dxa"/>
            <w:tcMar>
              <w:left w:w="58" w:type="dxa"/>
              <w:right w:w="58" w:type="dxa"/>
            </w:tcMar>
          </w:tcPr>
          <w:p w14:paraId="36D7E951" w14:textId="77777777" w:rsidR="00BE396E" w:rsidRDefault="00BE396E" w:rsidP="00BE396E">
            <w:pPr>
              <w:pStyle w:val="TableText"/>
            </w:pPr>
            <w:r>
              <w:t>BILLING PROVIDER STATUS CODE</w:t>
            </w:r>
          </w:p>
        </w:tc>
        <w:tc>
          <w:tcPr>
            <w:tcW w:w="2902" w:type="dxa"/>
            <w:tcMar>
              <w:left w:w="58" w:type="dxa"/>
              <w:right w:w="58" w:type="dxa"/>
            </w:tcMar>
          </w:tcPr>
          <w:p w14:paraId="141EA557" w14:textId="45310CBF" w:rsidR="00BE396E" w:rsidRDefault="00BE396E" w:rsidP="00BE396E">
            <w:pPr>
              <w:pStyle w:val="TableText"/>
            </w:pPr>
            <w:r>
              <w:t>:P:IDR-</w:t>
            </w:r>
            <w:bookmarkStart w:id="198" w:name="_Hlt514733221"/>
            <w:r>
              <w:rPr>
                <w:rStyle w:val="Hyperlink"/>
              </w:rPr>
              <w:fldChar w:fldCharType="begin"/>
            </w:r>
            <w:r w:rsidR="00E44DA1">
              <w:rPr>
                <w:rStyle w:val="Hyperlink"/>
              </w:rPr>
              <w:instrText>HYPERLINK "..\\..\\DataDictionary\\COBOL\\B\\BILL-PROV-STATUS-CD.docx"</w:instrText>
            </w:r>
            <w:r>
              <w:rPr>
                <w:rStyle w:val="Hyperlink"/>
              </w:rPr>
            </w:r>
            <w:r>
              <w:rPr>
                <w:rStyle w:val="Hyperlink"/>
              </w:rPr>
              <w:fldChar w:fldCharType="separate"/>
            </w:r>
            <w:r>
              <w:rPr>
                <w:rStyle w:val="Hyperlink"/>
              </w:rPr>
              <w:t>BI</w:t>
            </w:r>
            <w:bookmarkStart w:id="199" w:name="_Hlt526813692"/>
            <w:r>
              <w:rPr>
                <w:rStyle w:val="Hyperlink"/>
              </w:rPr>
              <w:t>L</w:t>
            </w:r>
            <w:bookmarkStart w:id="200" w:name="_Hlt526815599"/>
            <w:bookmarkEnd w:id="199"/>
            <w:r>
              <w:rPr>
                <w:rStyle w:val="Hyperlink"/>
              </w:rPr>
              <w:t>L</w:t>
            </w:r>
            <w:bookmarkStart w:id="201" w:name="_Hlt526813516"/>
            <w:bookmarkEnd w:id="200"/>
            <w:r>
              <w:rPr>
                <w:rStyle w:val="Hyperlink"/>
              </w:rPr>
              <w:t>-</w:t>
            </w:r>
            <w:bookmarkStart w:id="202" w:name="_Hlt517151261"/>
            <w:bookmarkEnd w:id="201"/>
            <w:r>
              <w:rPr>
                <w:rStyle w:val="Hyperlink"/>
              </w:rPr>
              <w:t>P</w:t>
            </w:r>
            <w:bookmarkStart w:id="203" w:name="_Hlt11743316"/>
            <w:bookmarkEnd w:id="202"/>
            <w:r>
              <w:rPr>
                <w:rStyle w:val="Hyperlink"/>
              </w:rPr>
              <w:t>R</w:t>
            </w:r>
            <w:bookmarkStart w:id="204" w:name="_Hlt508610822"/>
            <w:bookmarkEnd w:id="203"/>
            <w:r>
              <w:rPr>
                <w:rStyle w:val="Hyperlink"/>
              </w:rPr>
              <w:t>O</w:t>
            </w:r>
            <w:bookmarkEnd w:id="204"/>
            <w:r>
              <w:rPr>
                <w:rStyle w:val="Hyperlink"/>
              </w:rPr>
              <w:t>V-STATUS-CD</w:t>
            </w:r>
            <w:r>
              <w:rPr>
                <w:rStyle w:val="Hyperlink"/>
              </w:rPr>
              <w:fldChar w:fldCharType="end"/>
            </w:r>
            <w:bookmarkEnd w:id="198"/>
          </w:p>
        </w:tc>
        <w:tc>
          <w:tcPr>
            <w:tcW w:w="3087" w:type="dxa"/>
            <w:gridSpan w:val="2"/>
            <w:tcMar>
              <w:left w:w="58" w:type="dxa"/>
              <w:right w:w="58" w:type="dxa"/>
            </w:tcMar>
          </w:tcPr>
          <w:p w14:paraId="76B9B712" w14:textId="77777777" w:rsidR="00BE396E" w:rsidRDefault="00BE396E" w:rsidP="00BE396E">
            <w:pPr>
              <w:pStyle w:val="TableText"/>
            </w:pPr>
            <w:r>
              <w:t>Billing provider status code</w:t>
            </w:r>
          </w:p>
          <w:p w14:paraId="4DB11DC8" w14:textId="77777777" w:rsidR="00BE396E" w:rsidRPr="009E0A3B" w:rsidRDefault="00BE396E" w:rsidP="00BE396E">
            <w:pPr>
              <w:pStyle w:val="TableText"/>
            </w:pPr>
            <w:r w:rsidRPr="009E0A3B">
              <w:t>This field carries an indicator identifying participating providers. This status code is used in calculation of workload and CPT reporting.</w:t>
            </w:r>
          </w:p>
          <w:p w14:paraId="1ED05F65" w14:textId="292B9A0F" w:rsidR="00BE396E" w:rsidRDefault="00BE396E" w:rsidP="004B66E4">
            <w:pPr>
              <w:pStyle w:val="TableText"/>
            </w:pPr>
            <w:r w:rsidRPr="009E0A3B">
              <w:t>A participating provider is a provider who signs an agreement with Medicare accepting assignment for services. A participating provider agrees to accept the Medicare payment on a claim as payment in full, and will not charge the beneficiary for any amounts over the Medicare allowed charge.</w:t>
            </w:r>
          </w:p>
        </w:tc>
        <w:tc>
          <w:tcPr>
            <w:tcW w:w="1143" w:type="dxa"/>
            <w:tcMar>
              <w:left w:w="58" w:type="dxa"/>
              <w:right w:w="58" w:type="dxa"/>
            </w:tcMar>
          </w:tcPr>
          <w:p w14:paraId="3AE86216" w14:textId="77777777" w:rsidR="00BE396E" w:rsidRDefault="00BE396E" w:rsidP="00BE396E">
            <w:pPr>
              <w:pStyle w:val="TableText"/>
              <w:rPr>
                <w:caps/>
              </w:rPr>
            </w:pPr>
            <w:r>
              <w:rPr>
                <w:caps/>
              </w:rPr>
              <w:t>1 C</w:t>
            </w:r>
          </w:p>
        </w:tc>
        <w:tc>
          <w:tcPr>
            <w:tcW w:w="2324" w:type="dxa"/>
            <w:gridSpan w:val="2"/>
            <w:tcMar>
              <w:left w:w="58" w:type="dxa"/>
              <w:right w:w="58" w:type="dxa"/>
            </w:tcMar>
          </w:tcPr>
          <w:p w14:paraId="0007A8E8" w14:textId="77777777" w:rsidR="00BE396E" w:rsidRDefault="00BE396E" w:rsidP="00BE396E">
            <w:pPr>
              <w:pStyle w:val="TableText"/>
            </w:pPr>
            <w:r>
              <w:t>Will not be passed on Phase I extract.</w:t>
            </w:r>
          </w:p>
          <w:p w14:paraId="40E787A0" w14:textId="77777777" w:rsidR="00BE396E" w:rsidRPr="0048798E" w:rsidRDefault="00BE396E" w:rsidP="00BE396E">
            <w:pPr>
              <w:pStyle w:val="TableText"/>
              <w:rPr>
                <w:b/>
              </w:rPr>
            </w:pPr>
            <w:r w:rsidRPr="0042502A">
              <w:rPr>
                <w:b/>
              </w:rPr>
              <w:t>Valid Values:</w:t>
            </w:r>
          </w:p>
          <w:p w14:paraId="0D4AD993" w14:textId="1E5D2941" w:rsidR="00BE396E" w:rsidRPr="00865B7A" w:rsidRDefault="00BE396E" w:rsidP="00245396">
            <w:pPr>
              <w:pStyle w:val="TableTextBullet"/>
            </w:pPr>
            <w:r>
              <w:t>P</w:t>
            </w:r>
            <w:r w:rsidR="004B66E4">
              <w:t xml:space="preserve"> – </w:t>
            </w:r>
            <w:r w:rsidRPr="00865B7A">
              <w:t>Par Provider</w:t>
            </w:r>
          </w:p>
          <w:p w14:paraId="0B89925B" w14:textId="407F6812" w:rsidR="00BE396E" w:rsidRDefault="00BE396E" w:rsidP="00245396">
            <w:pPr>
              <w:pStyle w:val="TableTextBullet"/>
            </w:pPr>
            <w:r>
              <w:t>N</w:t>
            </w:r>
            <w:r w:rsidR="004B66E4">
              <w:t xml:space="preserve"> – </w:t>
            </w:r>
            <w:r>
              <w:t>Non-Par Provider</w:t>
            </w:r>
          </w:p>
        </w:tc>
        <w:tc>
          <w:tcPr>
            <w:tcW w:w="736" w:type="dxa"/>
            <w:tcMar>
              <w:left w:w="58" w:type="dxa"/>
              <w:right w:w="58" w:type="dxa"/>
            </w:tcMar>
          </w:tcPr>
          <w:p w14:paraId="37C05825" w14:textId="77777777" w:rsidR="00BE396E" w:rsidRDefault="00BE396E" w:rsidP="00BE396E">
            <w:pPr>
              <w:pStyle w:val="TableText"/>
            </w:pPr>
            <w:r>
              <w:t>Spaces</w:t>
            </w:r>
          </w:p>
        </w:tc>
        <w:tc>
          <w:tcPr>
            <w:tcW w:w="540" w:type="dxa"/>
          </w:tcPr>
          <w:p w14:paraId="690247EC" w14:textId="77777777" w:rsidR="00BE396E" w:rsidRDefault="00BE396E" w:rsidP="00BE396E">
            <w:pPr>
              <w:pStyle w:val="TableText"/>
            </w:pPr>
            <w:r>
              <w:t>-</w:t>
            </w:r>
          </w:p>
        </w:tc>
        <w:tc>
          <w:tcPr>
            <w:tcW w:w="450" w:type="dxa"/>
          </w:tcPr>
          <w:p w14:paraId="178E29B0" w14:textId="77777777" w:rsidR="00BE396E" w:rsidRDefault="00BE396E" w:rsidP="00BE396E">
            <w:pPr>
              <w:pStyle w:val="TableText"/>
            </w:pPr>
            <w:r>
              <w:t>X</w:t>
            </w:r>
          </w:p>
        </w:tc>
        <w:tc>
          <w:tcPr>
            <w:tcW w:w="451" w:type="dxa"/>
          </w:tcPr>
          <w:p w14:paraId="43E20F91" w14:textId="77777777" w:rsidR="00BE396E" w:rsidRDefault="00BE396E" w:rsidP="00BE396E">
            <w:pPr>
              <w:pStyle w:val="TableText"/>
            </w:pPr>
            <w:r>
              <w:t>X</w:t>
            </w:r>
          </w:p>
        </w:tc>
      </w:tr>
      <w:tr w:rsidR="00BE396E" w14:paraId="641C6035" w14:textId="77777777" w:rsidTr="00B3142B">
        <w:trPr>
          <w:cantSplit/>
          <w:jc w:val="center"/>
        </w:trPr>
        <w:tc>
          <w:tcPr>
            <w:tcW w:w="802" w:type="dxa"/>
            <w:tcMar>
              <w:left w:w="58" w:type="dxa"/>
              <w:right w:w="58" w:type="dxa"/>
            </w:tcMar>
          </w:tcPr>
          <w:p w14:paraId="7ABAAA50" w14:textId="77777777" w:rsidR="00BE396E" w:rsidRDefault="00BE396E" w:rsidP="00BE396E">
            <w:pPr>
              <w:pStyle w:val="TableText"/>
            </w:pPr>
            <w:r w:rsidRPr="00787A06">
              <w:t>221</w:t>
            </w:r>
          </w:p>
        </w:tc>
        <w:tc>
          <w:tcPr>
            <w:tcW w:w="2227" w:type="dxa"/>
            <w:tcMar>
              <w:left w:w="58" w:type="dxa"/>
              <w:right w:w="58" w:type="dxa"/>
            </w:tcMar>
          </w:tcPr>
          <w:p w14:paraId="6624B453" w14:textId="77777777" w:rsidR="00BE396E" w:rsidRDefault="00BE396E" w:rsidP="00BE396E">
            <w:pPr>
              <w:pStyle w:val="TableText"/>
            </w:pPr>
            <w:r>
              <w:t>-</w:t>
            </w:r>
          </w:p>
        </w:tc>
        <w:tc>
          <w:tcPr>
            <w:tcW w:w="2902" w:type="dxa"/>
            <w:tcMar>
              <w:left w:w="58" w:type="dxa"/>
              <w:right w:w="58" w:type="dxa"/>
            </w:tcMar>
          </w:tcPr>
          <w:p w14:paraId="2926B855" w14:textId="77777777" w:rsidR="00BE396E" w:rsidRDefault="00BE396E" w:rsidP="00BE396E">
            <w:pPr>
              <w:pStyle w:val="TableText"/>
            </w:pPr>
            <w:r w:rsidRPr="005B4C71">
              <w:t>FILLER</w:t>
            </w:r>
          </w:p>
        </w:tc>
        <w:tc>
          <w:tcPr>
            <w:tcW w:w="3087" w:type="dxa"/>
            <w:gridSpan w:val="2"/>
            <w:tcMar>
              <w:left w:w="58" w:type="dxa"/>
              <w:right w:w="58" w:type="dxa"/>
            </w:tcMar>
          </w:tcPr>
          <w:p w14:paraId="4D7A6919" w14:textId="77777777" w:rsidR="00BE396E" w:rsidRDefault="00BE396E" w:rsidP="00BE396E">
            <w:pPr>
              <w:pStyle w:val="TableText"/>
            </w:pPr>
            <w:r>
              <w:t>-</w:t>
            </w:r>
          </w:p>
        </w:tc>
        <w:tc>
          <w:tcPr>
            <w:tcW w:w="1143" w:type="dxa"/>
            <w:tcMar>
              <w:left w:w="58" w:type="dxa"/>
              <w:right w:w="58" w:type="dxa"/>
            </w:tcMar>
          </w:tcPr>
          <w:p w14:paraId="6C1EC436" w14:textId="77777777" w:rsidR="00BE396E" w:rsidRDefault="00BE396E" w:rsidP="00BE396E">
            <w:pPr>
              <w:pStyle w:val="TableText"/>
              <w:rPr>
                <w:caps/>
              </w:rPr>
            </w:pPr>
            <w:r w:rsidRPr="00787A06">
              <w:rPr>
                <w:caps/>
              </w:rPr>
              <w:t>1 c</w:t>
            </w:r>
          </w:p>
        </w:tc>
        <w:tc>
          <w:tcPr>
            <w:tcW w:w="2324" w:type="dxa"/>
            <w:gridSpan w:val="2"/>
            <w:tcMar>
              <w:left w:w="58" w:type="dxa"/>
              <w:right w:w="58" w:type="dxa"/>
            </w:tcMar>
          </w:tcPr>
          <w:p w14:paraId="735A4D8A" w14:textId="77777777" w:rsidR="00BE396E" w:rsidRDefault="00BE396E" w:rsidP="00BE396E">
            <w:pPr>
              <w:pStyle w:val="TableText"/>
            </w:pPr>
            <w:r>
              <w:t>-</w:t>
            </w:r>
          </w:p>
        </w:tc>
        <w:tc>
          <w:tcPr>
            <w:tcW w:w="736" w:type="dxa"/>
            <w:tcMar>
              <w:left w:w="58" w:type="dxa"/>
              <w:right w:w="58" w:type="dxa"/>
            </w:tcMar>
          </w:tcPr>
          <w:p w14:paraId="6A5DA622" w14:textId="77777777" w:rsidR="00BE396E" w:rsidRDefault="00BE396E" w:rsidP="00BE396E">
            <w:pPr>
              <w:pStyle w:val="TableText"/>
            </w:pPr>
            <w:r>
              <w:t>Spaces</w:t>
            </w:r>
          </w:p>
        </w:tc>
        <w:tc>
          <w:tcPr>
            <w:tcW w:w="540" w:type="dxa"/>
          </w:tcPr>
          <w:p w14:paraId="25BB620F" w14:textId="77777777" w:rsidR="00BE396E" w:rsidRDefault="00BE396E" w:rsidP="00BE396E">
            <w:pPr>
              <w:pStyle w:val="TableText"/>
            </w:pPr>
            <w:r>
              <w:t>X</w:t>
            </w:r>
          </w:p>
        </w:tc>
        <w:tc>
          <w:tcPr>
            <w:tcW w:w="450" w:type="dxa"/>
          </w:tcPr>
          <w:p w14:paraId="20ADAF05" w14:textId="77777777" w:rsidR="00BE396E" w:rsidRDefault="00BE396E" w:rsidP="00BE396E">
            <w:pPr>
              <w:pStyle w:val="TableText"/>
            </w:pPr>
            <w:r w:rsidRPr="00787A06">
              <w:t>X</w:t>
            </w:r>
          </w:p>
        </w:tc>
        <w:tc>
          <w:tcPr>
            <w:tcW w:w="451" w:type="dxa"/>
          </w:tcPr>
          <w:p w14:paraId="422016ED" w14:textId="77777777" w:rsidR="00BE396E" w:rsidRDefault="00BE396E" w:rsidP="00BE396E">
            <w:pPr>
              <w:pStyle w:val="TableText"/>
            </w:pPr>
            <w:r w:rsidRPr="00787A06">
              <w:t>X</w:t>
            </w:r>
          </w:p>
        </w:tc>
      </w:tr>
      <w:tr w:rsidR="00BE396E" w14:paraId="5114B028" w14:textId="77777777" w:rsidTr="00B3142B">
        <w:trPr>
          <w:cantSplit/>
          <w:jc w:val="center"/>
        </w:trPr>
        <w:tc>
          <w:tcPr>
            <w:tcW w:w="802" w:type="dxa"/>
            <w:tcMar>
              <w:left w:w="58" w:type="dxa"/>
              <w:right w:w="58" w:type="dxa"/>
            </w:tcMar>
          </w:tcPr>
          <w:p w14:paraId="2FA3B07D" w14:textId="77777777" w:rsidR="00BE396E" w:rsidRDefault="00BE396E" w:rsidP="00BE396E">
            <w:pPr>
              <w:pStyle w:val="TableText"/>
            </w:pPr>
            <w:r>
              <w:t>222</w:t>
            </w:r>
          </w:p>
        </w:tc>
        <w:tc>
          <w:tcPr>
            <w:tcW w:w="2227" w:type="dxa"/>
            <w:tcMar>
              <w:left w:w="58" w:type="dxa"/>
              <w:right w:w="58" w:type="dxa"/>
            </w:tcMar>
          </w:tcPr>
          <w:p w14:paraId="35B68015" w14:textId="77777777" w:rsidR="00BE396E" w:rsidRDefault="00BE396E" w:rsidP="00BE396E">
            <w:pPr>
              <w:pStyle w:val="TableText"/>
            </w:pPr>
            <w:r>
              <w:t>DOCUMENTATION INDICATOR</w:t>
            </w:r>
          </w:p>
        </w:tc>
        <w:tc>
          <w:tcPr>
            <w:tcW w:w="2902" w:type="dxa"/>
            <w:tcMar>
              <w:left w:w="58" w:type="dxa"/>
              <w:right w:w="58" w:type="dxa"/>
            </w:tcMar>
          </w:tcPr>
          <w:p w14:paraId="355C62D9" w14:textId="1BAF23F2" w:rsidR="00BE396E" w:rsidRDefault="00BE396E" w:rsidP="00BE396E">
            <w:pPr>
              <w:pStyle w:val="TableText"/>
            </w:pPr>
            <w:r>
              <w:t>:P:IDR-</w:t>
            </w:r>
            <w:bookmarkStart w:id="205" w:name="_Hlt526813848"/>
            <w:r>
              <w:rPr>
                <w:rStyle w:val="Hyperlink"/>
              </w:rPr>
              <w:fldChar w:fldCharType="begin"/>
            </w:r>
            <w:r w:rsidR="00CA1F0D">
              <w:rPr>
                <w:rStyle w:val="Hyperlink"/>
              </w:rPr>
              <w:instrText>HYPERLINK "..\\..\\DataDictionary\\COBOL\\DI\\DOC-IND.docx"</w:instrText>
            </w:r>
            <w:r>
              <w:rPr>
                <w:rStyle w:val="Hyperlink"/>
              </w:rPr>
            </w:r>
            <w:r>
              <w:rPr>
                <w:rStyle w:val="Hyperlink"/>
              </w:rPr>
              <w:fldChar w:fldCharType="separate"/>
            </w:r>
            <w:r>
              <w:rPr>
                <w:rStyle w:val="Hyperlink"/>
              </w:rPr>
              <w:t>DO</w:t>
            </w:r>
            <w:bookmarkStart w:id="206" w:name="_Hlt517151267"/>
            <w:r>
              <w:rPr>
                <w:rStyle w:val="Hyperlink"/>
              </w:rPr>
              <w:t>C</w:t>
            </w:r>
            <w:bookmarkStart w:id="207" w:name="_Hlt508610915"/>
            <w:bookmarkEnd w:id="206"/>
            <w:r>
              <w:rPr>
                <w:rStyle w:val="Hyperlink"/>
              </w:rPr>
              <w:t>-</w:t>
            </w:r>
            <w:bookmarkEnd w:id="207"/>
            <w:r>
              <w:rPr>
                <w:rStyle w:val="Hyperlink"/>
              </w:rPr>
              <w:t>I</w:t>
            </w:r>
            <w:bookmarkStart w:id="208" w:name="_Hlt514733253"/>
            <w:r>
              <w:rPr>
                <w:rStyle w:val="Hyperlink"/>
              </w:rPr>
              <w:t>N</w:t>
            </w:r>
            <w:bookmarkEnd w:id="208"/>
            <w:r>
              <w:rPr>
                <w:rStyle w:val="Hyperlink"/>
              </w:rPr>
              <w:t>D</w:t>
            </w:r>
            <w:r>
              <w:rPr>
                <w:rStyle w:val="Hyperlink"/>
              </w:rPr>
              <w:fldChar w:fldCharType="end"/>
            </w:r>
            <w:bookmarkEnd w:id="205"/>
          </w:p>
        </w:tc>
        <w:tc>
          <w:tcPr>
            <w:tcW w:w="3087" w:type="dxa"/>
            <w:gridSpan w:val="2"/>
            <w:tcMar>
              <w:left w:w="58" w:type="dxa"/>
              <w:right w:w="58" w:type="dxa"/>
            </w:tcMar>
          </w:tcPr>
          <w:p w14:paraId="3448E1AB" w14:textId="77777777" w:rsidR="00BE396E" w:rsidRDefault="00BE396E" w:rsidP="00BE396E">
            <w:pPr>
              <w:pStyle w:val="TableText"/>
            </w:pPr>
            <w:r>
              <w:t>Documentation indicator</w:t>
            </w:r>
          </w:p>
          <w:p w14:paraId="6B0637DB" w14:textId="43B9147F" w:rsidR="00BE396E" w:rsidRPr="00733446" w:rsidRDefault="00BE396E" w:rsidP="004B66E4">
            <w:pPr>
              <w:pStyle w:val="TableText"/>
            </w:pPr>
            <w:r w:rsidRPr="00733446">
              <w:t>This field carries a value to indicate if documentation was attached to the claim. This may be in the form of additional documents attached to a paper claim or supplemental records submitted with an EMC claim.</w:t>
            </w:r>
          </w:p>
        </w:tc>
        <w:tc>
          <w:tcPr>
            <w:tcW w:w="1143" w:type="dxa"/>
            <w:tcMar>
              <w:left w:w="58" w:type="dxa"/>
              <w:right w:w="58" w:type="dxa"/>
            </w:tcMar>
          </w:tcPr>
          <w:p w14:paraId="6899CB7C" w14:textId="77777777" w:rsidR="00BE396E" w:rsidRDefault="00BE396E" w:rsidP="00BE396E">
            <w:pPr>
              <w:pStyle w:val="TableText"/>
              <w:rPr>
                <w:caps/>
              </w:rPr>
            </w:pPr>
            <w:r>
              <w:rPr>
                <w:caps/>
              </w:rPr>
              <w:t>1 C</w:t>
            </w:r>
          </w:p>
        </w:tc>
        <w:tc>
          <w:tcPr>
            <w:tcW w:w="2324" w:type="dxa"/>
            <w:gridSpan w:val="2"/>
            <w:tcMar>
              <w:left w:w="58" w:type="dxa"/>
              <w:right w:w="58" w:type="dxa"/>
            </w:tcMar>
          </w:tcPr>
          <w:p w14:paraId="6F2048DC" w14:textId="77777777" w:rsidR="00BE396E" w:rsidRPr="0048798E" w:rsidRDefault="00BE396E" w:rsidP="00BE396E">
            <w:pPr>
              <w:pStyle w:val="TableText"/>
              <w:rPr>
                <w:b/>
              </w:rPr>
            </w:pPr>
            <w:r w:rsidRPr="0042502A">
              <w:rPr>
                <w:b/>
              </w:rPr>
              <w:t>Valid Values:</w:t>
            </w:r>
          </w:p>
          <w:p w14:paraId="44980094" w14:textId="39BE315D" w:rsidR="00BE396E" w:rsidRPr="00865B7A" w:rsidRDefault="00BE396E" w:rsidP="00245396">
            <w:pPr>
              <w:pStyle w:val="TableTextBullet"/>
            </w:pPr>
            <w:r w:rsidRPr="00865B7A">
              <w:t xml:space="preserve">Y </w:t>
            </w:r>
            <w:r w:rsidR="004B66E4">
              <w:t xml:space="preserve">– </w:t>
            </w:r>
            <w:r w:rsidRPr="00865B7A">
              <w:t>Yes</w:t>
            </w:r>
          </w:p>
          <w:p w14:paraId="165B13E5" w14:textId="0AAF13CA" w:rsidR="00BE396E" w:rsidRDefault="00BE396E" w:rsidP="00245396">
            <w:pPr>
              <w:pStyle w:val="TableTextBullet"/>
            </w:pPr>
            <w:r w:rsidRPr="00865B7A">
              <w:t xml:space="preserve">N </w:t>
            </w:r>
            <w:r w:rsidR="004B66E4">
              <w:t xml:space="preserve">– </w:t>
            </w:r>
            <w:r w:rsidRPr="00865B7A">
              <w:t>No</w:t>
            </w:r>
          </w:p>
        </w:tc>
        <w:tc>
          <w:tcPr>
            <w:tcW w:w="736" w:type="dxa"/>
            <w:tcMar>
              <w:left w:w="58" w:type="dxa"/>
              <w:right w:w="58" w:type="dxa"/>
            </w:tcMar>
          </w:tcPr>
          <w:p w14:paraId="3F1701C5" w14:textId="77777777" w:rsidR="00BE396E" w:rsidRDefault="00BE396E" w:rsidP="00BE396E">
            <w:pPr>
              <w:pStyle w:val="TableText"/>
            </w:pPr>
            <w:r>
              <w:t>Spaces</w:t>
            </w:r>
          </w:p>
        </w:tc>
        <w:tc>
          <w:tcPr>
            <w:tcW w:w="540" w:type="dxa"/>
          </w:tcPr>
          <w:p w14:paraId="70ABCAA4" w14:textId="77777777" w:rsidR="00BE396E" w:rsidRDefault="00BE396E" w:rsidP="00BE396E">
            <w:pPr>
              <w:pStyle w:val="TableText"/>
            </w:pPr>
            <w:r>
              <w:t>X</w:t>
            </w:r>
          </w:p>
        </w:tc>
        <w:tc>
          <w:tcPr>
            <w:tcW w:w="450" w:type="dxa"/>
          </w:tcPr>
          <w:p w14:paraId="0989DAE3" w14:textId="77777777" w:rsidR="00BE396E" w:rsidRDefault="00BE396E" w:rsidP="00BE396E">
            <w:pPr>
              <w:pStyle w:val="TableText"/>
            </w:pPr>
            <w:r>
              <w:t>X</w:t>
            </w:r>
          </w:p>
        </w:tc>
        <w:tc>
          <w:tcPr>
            <w:tcW w:w="451" w:type="dxa"/>
          </w:tcPr>
          <w:p w14:paraId="089ED9C3" w14:textId="77777777" w:rsidR="00BE396E" w:rsidRDefault="00BE396E" w:rsidP="00BE396E">
            <w:pPr>
              <w:pStyle w:val="TableText"/>
            </w:pPr>
            <w:r>
              <w:t>X</w:t>
            </w:r>
          </w:p>
        </w:tc>
      </w:tr>
      <w:tr w:rsidR="00BE396E" w14:paraId="63261C55" w14:textId="77777777" w:rsidTr="00B3142B">
        <w:trPr>
          <w:cantSplit/>
          <w:jc w:val="center"/>
        </w:trPr>
        <w:tc>
          <w:tcPr>
            <w:tcW w:w="802" w:type="dxa"/>
            <w:tcMar>
              <w:left w:w="58" w:type="dxa"/>
              <w:right w:w="58" w:type="dxa"/>
            </w:tcMar>
          </w:tcPr>
          <w:p w14:paraId="21B6CFB7" w14:textId="77777777" w:rsidR="00BE396E" w:rsidRDefault="00BE396E" w:rsidP="00BE396E">
            <w:pPr>
              <w:pStyle w:val="TableText"/>
            </w:pPr>
            <w:r>
              <w:t>223</w:t>
            </w:r>
          </w:p>
        </w:tc>
        <w:tc>
          <w:tcPr>
            <w:tcW w:w="2227" w:type="dxa"/>
            <w:tcMar>
              <w:left w:w="58" w:type="dxa"/>
              <w:right w:w="58" w:type="dxa"/>
            </w:tcMar>
          </w:tcPr>
          <w:p w14:paraId="7D4B6982" w14:textId="77777777" w:rsidR="00BE396E" w:rsidRDefault="00BE396E" w:rsidP="00BE396E">
            <w:pPr>
              <w:pStyle w:val="TableText"/>
            </w:pPr>
            <w:r>
              <w:t>GROUP INDICATOR</w:t>
            </w:r>
          </w:p>
        </w:tc>
        <w:tc>
          <w:tcPr>
            <w:tcW w:w="2902" w:type="dxa"/>
            <w:tcMar>
              <w:left w:w="58" w:type="dxa"/>
              <w:right w:w="58" w:type="dxa"/>
            </w:tcMar>
          </w:tcPr>
          <w:p w14:paraId="511B8BBF" w14:textId="6B24B33E" w:rsidR="00BE396E" w:rsidRDefault="00BE396E" w:rsidP="00BE396E">
            <w:pPr>
              <w:pStyle w:val="TableText"/>
            </w:pPr>
            <w:r>
              <w:t>:P:IDR-</w:t>
            </w:r>
            <w:hyperlink r:id="rId73" w:history="1">
              <w:r>
                <w:rPr>
                  <w:rStyle w:val="Hyperlink"/>
                </w:rPr>
                <w:t>GR</w:t>
              </w:r>
              <w:bookmarkStart w:id="209" w:name="_Hlt514733276"/>
              <w:r>
                <w:rPr>
                  <w:rStyle w:val="Hyperlink"/>
                </w:rPr>
                <w:t>O</w:t>
              </w:r>
              <w:bookmarkStart w:id="210" w:name="_Hlt508610973"/>
              <w:bookmarkEnd w:id="209"/>
              <w:r>
                <w:rPr>
                  <w:rStyle w:val="Hyperlink"/>
                </w:rPr>
                <w:t>U</w:t>
              </w:r>
              <w:bookmarkStart w:id="211" w:name="_Hlt28686739"/>
              <w:bookmarkEnd w:id="210"/>
              <w:r>
                <w:rPr>
                  <w:rStyle w:val="Hyperlink"/>
                </w:rPr>
                <w:t>P</w:t>
              </w:r>
              <w:bookmarkEnd w:id="211"/>
              <w:r>
                <w:rPr>
                  <w:rStyle w:val="Hyperlink"/>
                </w:rPr>
                <w:t>-IND</w:t>
              </w:r>
            </w:hyperlink>
          </w:p>
        </w:tc>
        <w:tc>
          <w:tcPr>
            <w:tcW w:w="3087" w:type="dxa"/>
            <w:gridSpan w:val="2"/>
            <w:tcMar>
              <w:left w:w="58" w:type="dxa"/>
              <w:right w:w="58" w:type="dxa"/>
            </w:tcMar>
          </w:tcPr>
          <w:p w14:paraId="28CD1167" w14:textId="77777777" w:rsidR="00BE396E" w:rsidRDefault="00BE396E" w:rsidP="00BE396E">
            <w:pPr>
              <w:pStyle w:val="TableText"/>
            </w:pPr>
            <w:r>
              <w:t>Group Indicator</w:t>
            </w:r>
          </w:p>
          <w:p w14:paraId="5E216F4A" w14:textId="77777777" w:rsidR="00BE396E" w:rsidRDefault="00BE396E" w:rsidP="00BE396E">
            <w:pPr>
              <w:pStyle w:val="TableText"/>
            </w:pPr>
            <w:r>
              <w:t>Indicates if the Insurer's Group Policy was submitted on the claim. This field relates to Field 11 on the HCFA 1500 claim form.</w:t>
            </w:r>
          </w:p>
        </w:tc>
        <w:tc>
          <w:tcPr>
            <w:tcW w:w="1143" w:type="dxa"/>
            <w:tcMar>
              <w:left w:w="58" w:type="dxa"/>
              <w:right w:w="58" w:type="dxa"/>
            </w:tcMar>
          </w:tcPr>
          <w:p w14:paraId="43B73FAD" w14:textId="77777777" w:rsidR="00BE396E" w:rsidRDefault="00BE396E" w:rsidP="00BE396E">
            <w:pPr>
              <w:pStyle w:val="TableText"/>
              <w:rPr>
                <w:caps/>
              </w:rPr>
            </w:pPr>
            <w:r>
              <w:rPr>
                <w:caps/>
              </w:rPr>
              <w:t>1 c</w:t>
            </w:r>
          </w:p>
        </w:tc>
        <w:tc>
          <w:tcPr>
            <w:tcW w:w="2324" w:type="dxa"/>
            <w:gridSpan w:val="2"/>
            <w:tcMar>
              <w:left w:w="58" w:type="dxa"/>
              <w:right w:w="58" w:type="dxa"/>
            </w:tcMar>
          </w:tcPr>
          <w:p w14:paraId="6812A8DC" w14:textId="77777777" w:rsidR="00BE396E" w:rsidRPr="0048798E" w:rsidRDefault="00BE396E" w:rsidP="00BE396E">
            <w:pPr>
              <w:pStyle w:val="TableText"/>
              <w:rPr>
                <w:b/>
              </w:rPr>
            </w:pPr>
            <w:r w:rsidRPr="0042502A">
              <w:rPr>
                <w:b/>
              </w:rPr>
              <w:t>Valid Values:</w:t>
            </w:r>
          </w:p>
          <w:p w14:paraId="2EE4F809" w14:textId="35C6DCFF" w:rsidR="00BE396E" w:rsidRPr="00865B7A" w:rsidRDefault="00BE396E" w:rsidP="00245396">
            <w:pPr>
              <w:pStyle w:val="TableTextBullet"/>
            </w:pPr>
            <w:r w:rsidRPr="00865B7A">
              <w:t xml:space="preserve">Y </w:t>
            </w:r>
            <w:r w:rsidR="004B66E4">
              <w:t xml:space="preserve">– </w:t>
            </w:r>
            <w:r w:rsidRPr="00865B7A">
              <w:t>group number present</w:t>
            </w:r>
          </w:p>
          <w:p w14:paraId="210C2B44" w14:textId="2B3F8660" w:rsidR="00BE396E" w:rsidRPr="00865B7A" w:rsidRDefault="00BE396E" w:rsidP="00245396">
            <w:pPr>
              <w:pStyle w:val="TableTextBullet"/>
            </w:pPr>
            <w:r w:rsidRPr="00865B7A">
              <w:t xml:space="preserve">N </w:t>
            </w:r>
            <w:r w:rsidR="004B66E4">
              <w:t xml:space="preserve">– </w:t>
            </w:r>
            <w:r w:rsidRPr="00865B7A">
              <w:t>bene has no group number</w:t>
            </w:r>
          </w:p>
          <w:p w14:paraId="6AE499CE" w14:textId="7A8241A3" w:rsidR="00BE396E" w:rsidRDefault="00BE396E" w:rsidP="00245396">
            <w:pPr>
              <w:pStyle w:val="TableTextBullet"/>
            </w:pPr>
            <w:r w:rsidRPr="00865B7A">
              <w:t xml:space="preserve">B </w:t>
            </w:r>
            <w:r w:rsidR="004B66E4">
              <w:t xml:space="preserve">– </w:t>
            </w:r>
            <w:r w:rsidRPr="00865B7A">
              <w:t>group number blank</w:t>
            </w:r>
          </w:p>
        </w:tc>
        <w:tc>
          <w:tcPr>
            <w:tcW w:w="736" w:type="dxa"/>
            <w:tcMar>
              <w:left w:w="58" w:type="dxa"/>
              <w:right w:w="58" w:type="dxa"/>
            </w:tcMar>
          </w:tcPr>
          <w:p w14:paraId="5EED6653" w14:textId="77777777" w:rsidR="00BE396E" w:rsidRDefault="00BE396E" w:rsidP="00BE396E">
            <w:pPr>
              <w:pStyle w:val="TableText"/>
            </w:pPr>
            <w:r>
              <w:t>Spaces</w:t>
            </w:r>
          </w:p>
        </w:tc>
        <w:tc>
          <w:tcPr>
            <w:tcW w:w="540" w:type="dxa"/>
          </w:tcPr>
          <w:p w14:paraId="547B6CF8" w14:textId="77777777" w:rsidR="00BE396E" w:rsidRDefault="00BE396E" w:rsidP="00BE396E">
            <w:pPr>
              <w:pStyle w:val="TableText"/>
            </w:pPr>
            <w:r>
              <w:t>X</w:t>
            </w:r>
          </w:p>
        </w:tc>
        <w:tc>
          <w:tcPr>
            <w:tcW w:w="450" w:type="dxa"/>
          </w:tcPr>
          <w:p w14:paraId="1E1058BD" w14:textId="77777777" w:rsidR="00BE396E" w:rsidRDefault="00BE396E" w:rsidP="00BE396E">
            <w:pPr>
              <w:pStyle w:val="TableText"/>
            </w:pPr>
            <w:r>
              <w:t>X</w:t>
            </w:r>
          </w:p>
        </w:tc>
        <w:tc>
          <w:tcPr>
            <w:tcW w:w="451" w:type="dxa"/>
          </w:tcPr>
          <w:p w14:paraId="7428FAB0" w14:textId="77777777" w:rsidR="00BE396E" w:rsidRDefault="00BE396E" w:rsidP="00BE396E">
            <w:pPr>
              <w:pStyle w:val="TableText"/>
            </w:pPr>
            <w:r>
              <w:t>X</w:t>
            </w:r>
          </w:p>
        </w:tc>
      </w:tr>
      <w:tr w:rsidR="00BE396E" w14:paraId="2889A0FA" w14:textId="77777777" w:rsidTr="00B3142B">
        <w:trPr>
          <w:cantSplit/>
          <w:jc w:val="center"/>
        </w:trPr>
        <w:tc>
          <w:tcPr>
            <w:tcW w:w="802" w:type="dxa"/>
            <w:tcMar>
              <w:left w:w="58" w:type="dxa"/>
              <w:right w:w="58" w:type="dxa"/>
            </w:tcMar>
          </w:tcPr>
          <w:p w14:paraId="4819E662" w14:textId="77777777" w:rsidR="00BE396E" w:rsidRDefault="00BE396E" w:rsidP="00BE396E">
            <w:pPr>
              <w:pStyle w:val="TableText"/>
            </w:pPr>
            <w:r>
              <w:t>224</w:t>
            </w:r>
          </w:p>
        </w:tc>
        <w:tc>
          <w:tcPr>
            <w:tcW w:w="2227" w:type="dxa"/>
            <w:tcMar>
              <w:left w:w="58" w:type="dxa"/>
              <w:right w:w="58" w:type="dxa"/>
            </w:tcMar>
          </w:tcPr>
          <w:p w14:paraId="24A820F5" w14:textId="77777777" w:rsidR="00BE396E" w:rsidRDefault="00BE396E" w:rsidP="00BE396E">
            <w:pPr>
              <w:pStyle w:val="TableText"/>
            </w:pPr>
            <w:r>
              <w:t>EGHP STATUS</w:t>
            </w:r>
          </w:p>
        </w:tc>
        <w:tc>
          <w:tcPr>
            <w:tcW w:w="2902" w:type="dxa"/>
            <w:tcMar>
              <w:left w:w="58" w:type="dxa"/>
              <w:right w:w="58" w:type="dxa"/>
            </w:tcMar>
          </w:tcPr>
          <w:p w14:paraId="61052B4C" w14:textId="0346E026" w:rsidR="00BE396E" w:rsidRDefault="00BE396E" w:rsidP="00BE396E">
            <w:pPr>
              <w:pStyle w:val="TableText"/>
            </w:pPr>
            <w:r>
              <w:t>:P:IDR-</w:t>
            </w:r>
            <w:hyperlink r:id="rId74" w:history="1">
              <w:r>
                <w:rPr>
                  <w:rStyle w:val="Hyperlink"/>
                </w:rPr>
                <w:t>E</w:t>
              </w:r>
              <w:bookmarkStart w:id="212" w:name="_Hlt526815625"/>
              <w:r>
                <w:rPr>
                  <w:rStyle w:val="Hyperlink"/>
                </w:rPr>
                <w:t>G</w:t>
              </w:r>
              <w:bookmarkStart w:id="213" w:name="_Hlt508611024"/>
              <w:bookmarkEnd w:id="212"/>
              <w:r>
                <w:rPr>
                  <w:rStyle w:val="Hyperlink"/>
                </w:rPr>
                <w:t>H</w:t>
              </w:r>
              <w:bookmarkStart w:id="214" w:name="_Hlt526814239"/>
              <w:bookmarkEnd w:id="213"/>
              <w:r>
                <w:rPr>
                  <w:rStyle w:val="Hyperlink"/>
                </w:rPr>
                <w:t>P</w:t>
              </w:r>
              <w:bookmarkStart w:id="215" w:name="_Hlt514733293"/>
              <w:bookmarkEnd w:id="214"/>
              <w:r>
                <w:rPr>
                  <w:rStyle w:val="Hyperlink"/>
                </w:rPr>
                <w:t>-</w:t>
              </w:r>
              <w:bookmarkEnd w:id="215"/>
              <w:r>
                <w:rPr>
                  <w:rStyle w:val="Hyperlink"/>
                </w:rPr>
                <w:t>STATUS</w:t>
              </w:r>
            </w:hyperlink>
          </w:p>
        </w:tc>
        <w:tc>
          <w:tcPr>
            <w:tcW w:w="3087" w:type="dxa"/>
            <w:gridSpan w:val="2"/>
            <w:tcMar>
              <w:left w:w="58" w:type="dxa"/>
              <w:right w:w="58" w:type="dxa"/>
            </w:tcMar>
          </w:tcPr>
          <w:p w14:paraId="1E5AE9B7" w14:textId="77777777" w:rsidR="00BE396E" w:rsidRDefault="00BE396E" w:rsidP="00BE396E">
            <w:pPr>
              <w:pStyle w:val="TableText"/>
            </w:pPr>
            <w:r>
              <w:t>Employer group health plan status</w:t>
            </w:r>
          </w:p>
          <w:p w14:paraId="20C4C290" w14:textId="20BDB0BE" w:rsidR="00BE396E" w:rsidRPr="00733446" w:rsidRDefault="00BE396E" w:rsidP="004B66E4">
            <w:pPr>
              <w:pStyle w:val="TableText"/>
            </w:pPr>
            <w:r w:rsidRPr="00733446">
              <w:t>Value to indicate if the claim is covered under an employer group health plan.</w:t>
            </w:r>
          </w:p>
        </w:tc>
        <w:tc>
          <w:tcPr>
            <w:tcW w:w="1143" w:type="dxa"/>
            <w:tcMar>
              <w:left w:w="58" w:type="dxa"/>
              <w:right w:w="58" w:type="dxa"/>
            </w:tcMar>
          </w:tcPr>
          <w:p w14:paraId="3768C0D1" w14:textId="77777777" w:rsidR="00BE396E" w:rsidRDefault="00BE396E" w:rsidP="00BE396E">
            <w:pPr>
              <w:pStyle w:val="TableText"/>
              <w:rPr>
                <w:caps/>
              </w:rPr>
            </w:pPr>
            <w:r>
              <w:rPr>
                <w:caps/>
              </w:rPr>
              <w:t>1 C</w:t>
            </w:r>
          </w:p>
        </w:tc>
        <w:tc>
          <w:tcPr>
            <w:tcW w:w="2324" w:type="dxa"/>
            <w:gridSpan w:val="2"/>
            <w:tcMar>
              <w:left w:w="58" w:type="dxa"/>
              <w:right w:w="58" w:type="dxa"/>
            </w:tcMar>
          </w:tcPr>
          <w:p w14:paraId="48B9D5BC" w14:textId="77777777" w:rsidR="00BE396E" w:rsidRPr="0048798E" w:rsidRDefault="00BE396E" w:rsidP="00BE396E">
            <w:pPr>
              <w:pStyle w:val="TableText"/>
              <w:rPr>
                <w:b/>
              </w:rPr>
            </w:pPr>
            <w:r w:rsidRPr="0042502A">
              <w:rPr>
                <w:b/>
              </w:rPr>
              <w:t>Valid Values:</w:t>
            </w:r>
          </w:p>
          <w:p w14:paraId="1C4975E6" w14:textId="0D3147EB" w:rsidR="00BE396E" w:rsidRDefault="00BE396E" w:rsidP="004B66E4">
            <w:pPr>
              <w:pStyle w:val="TableText"/>
            </w:pPr>
            <w:r w:rsidRPr="00865B7A">
              <w:t xml:space="preserve">Y </w:t>
            </w:r>
            <w:r w:rsidR="004B66E4">
              <w:t xml:space="preserve">– </w:t>
            </w:r>
            <w:r w:rsidRPr="00865B7A">
              <w:t>EGHP claim, else space</w:t>
            </w:r>
          </w:p>
        </w:tc>
        <w:tc>
          <w:tcPr>
            <w:tcW w:w="736" w:type="dxa"/>
            <w:tcMar>
              <w:left w:w="58" w:type="dxa"/>
              <w:right w:w="58" w:type="dxa"/>
            </w:tcMar>
          </w:tcPr>
          <w:p w14:paraId="493CC1E9" w14:textId="77777777" w:rsidR="00BE396E" w:rsidRDefault="00BE396E" w:rsidP="00BE396E">
            <w:pPr>
              <w:pStyle w:val="TableText"/>
            </w:pPr>
            <w:r>
              <w:t>Spaces</w:t>
            </w:r>
          </w:p>
        </w:tc>
        <w:tc>
          <w:tcPr>
            <w:tcW w:w="540" w:type="dxa"/>
          </w:tcPr>
          <w:p w14:paraId="3AE7DAD1" w14:textId="77777777" w:rsidR="00BE396E" w:rsidRDefault="00BE396E" w:rsidP="00BE396E">
            <w:pPr>
              <w:pStyle w:val="TableText"/>
            </w:pPr>
            <w:r>
              <w:t>X</w:t>
            </w:r>
          </w:p>
        </w:tc>
        <w:tc>
          <w:tcPr>
            <w:tcW w:w="450" w:type="dxa"/>
          </w:tcPr>
          <w:p w14:paraId="6BC24F3A" w14:textId="77777777" w:rsidR="00BE396E" w:rsidRDefault="00BE396E" w:rsidP="00BE396E">
            <w:pPr>
              <w:pStyle w:val="TableText"/>
            </w:pPr>
            <w:r>
              <w:t>X</w:t>
            </w:r>
          </w:p>
        </w:tc>
        <w:tc>
          <w:tcPr>
            <w:tcW w:w="451" w:type="dxa"/>
          </w:tcPr>
          <w:p w14:paraId="186652F8" w14:textId="77777777" w:rsidR="00BE396E" w:rsidRDefault="00BE396E" w:rsidP="00BE396E">
            <w:pPr>
              <w:pStyle w:val="TableText"/>
            </w:pPr>
            <w:r>
              <w:t>X</w:t>
            </w:r>
          </w:p>
        </w:tc>
      </w:tr>
      <w:tr w:rsidR="00BE396E" w14:paraId="36C58DB0" w14:textId="77777777" w:rsidTr="00B3142B">
        <w:trPr>
          <w:cantSplit/>
          <w:jc w:val="center"/>
        </w:trPr>
        <w:tc>
          <w:tcPr>
            <w:tcW w:w="802" w:type="dxa"/>
            <w:tcMar>
              <w:left w:w="58" w:type="dxa"/>
              <w:right w:w="58" w:type="dxa"/>
            </w:tcMar>
          </w:tcPr>
          <w:p w14:paraId="42F16917" w14:textId="09369EA5" w:rsidR="00BE396E" w:rsidRDefault="00BE396E" w:rsidP="00BE396E">
            <w:pPr>
              <w:pStyle w:val="TableText"/>
            </w:pPr>
            <w:r>
              <w:t>225</w:t>
            </w:r>
            <w:r w:rsidR="00135F82">
              <w:t xml:space="preserve"> – </w:t>
            </w:r>
            <w:r>
              <w:t>233</w:t>
            </w:r>
          </w:p>
        </w:tc>
        <w:tc>
          <w:tcPr>
            <w:tcW w:w="2227" w:type="dxa"/>
            <w:tcMar>
              <w:left w:w="58" w:type="dxa"/>
              <w:right w:w="58" w:type="dxa"/>
            </w:tcMar>
          </w:tcPr>
          <w:p w14:paraId="42598221" w14:textId="77777777" w:rsidR="00BE396E" w:rsidRDefault="00BE396E" w:rsidP="00BE396E">
            <w:pPr>
              <w:pStyle w:val="TableText"/>
            </w:pPr>
            <w:r>
              <w:t>CROSSOVER INS #1</w:t>
            </w:r>
          </w:p>
        </w:tc>
        <w:tc>
          <w:tcPr>
            <w:tcW w:w="2902" w:type="dxa"/>
            <w:tcMar>
              <w:left w:w="58" w:type="dxa"/>
              <w:right w:w="58" w:type="dxa"/>
            </w:tcMar>
          </w:tcPr>
          <w:p w14:paraId="7EE1FF9B" w14:textId="340912F7" w:rsidR="00BE396E" w:rsidRDefault="00BE396E" w:rsidP="00BE396E">
            <w:pPr>
              <w:pStyle w:val="TableText"/>
            </w:pPr>
            <w:r>
              <w:t>:P:IDR-</w:t>
            </w:r>
            <w:bookmarkStart w:id="216" w:name="_Hlt526814345"/>
            <w:r>
              <w:rPr>
                <w:rStyle w:val="Hyperlink"/>
              </w:rPr>
              <w:fldChar w:fldCharType="begin"/>
            </w:r>
            <w:r w:rsidR="00CA56BF">
              <w:rPr>
                <w:rStyle w:val="Hyperlink"/>
              </w:rPr>
              <w:instrText>HYPERLINK "..\\..\\DataDictionary\\COBOL\\P\\PAYER-ID.docx"</w:instrText>
            </w:r>
            <w:r>
              <w:rPr>
                <w:rStyle w:val="Hyperlink"/>
              </w:rPr>
            </w:r>
            <w:r>
              <w:rPr>
                <w:rStyle w:val="Hyperlink"/>
              </w:rPr>
              <w:fldChar w:fldCharType="separate"/>
            </w:r>
            <w:r>
              <w:rPr>
                <w:rStyle w:val="Hyperlink"/>
              </w:rPr>
              <w:t>P</w:t>
            </w:r>
            <w:bookmarkStart w:id="217" w:name="_Hlt526815631"/>
            <w:r>
              <w:rPr>
                <w:rStyle w:val="Hyperlink"/>
              </w:rPr>
              <w:t>A</w:t>
            </w:r>
            <w:bookmarkStart w:id="218" w:name="_Hlt526814424"/>
            <w:bookmarkEnd w:id="217"/>
            <w:r>
              <w:rPr>
                <w:rStyle w:val="Hyperlink"/>
              </w:rPr>
              <w:t>Y</w:t>
            </w:r>
            <w:bookmarkStart w:id="219" w:name="_Hlt11743670"/>
            <w:bookmarkStart w:id="220" w:name="_Hlt514733310"/>
            <w:bookmarkEnd w:id="218"/>
            <w:bookmarkEnd w:id="219"/>
            <w:r>
              <w:rPr>
                <w:rStyle w:val="Hyperlink"/>
              </w:rPr>
              <w:t>E</w:t>
            </w:r>
            <w:bookmarkStart w:id="221" w:name="_Hlt508611064"/>
            <w:bookmarkEnd w:id="220"/>
            <w:r>
              <w:rPr>
                <w:rStyle w:val="Hyperlink"/>
              </w:rPr>
              <w:t>R</w:t>
            </w:r>
            <w:bookmarkEnd w:id="221"/>
            <w:r>
              <w:rPr>
                <w:rStyle w:val="Hyperlink"/>
              </w:rPr>
              <w:t>-ID</w:t>
            </w:r>
            <w:r>
              <w:rPr>
                <w:rStyle w:val="Hyperlink"/>
              </w:rPr>
              <w:fldChar w:fldCharType="end"/>
            </w:r>
            <w:bookmarkEnd w:id="216"/>
          </w:p>
        </w:tc>
        <w:tc>
          <w:tcPr>
            <w:tcW w:w="3087" w:type="dxa"/>
            <w:gridSpan w:val="2"/>
            <w:tcMar>
              <w:left w:w="58" w:type="dxa"/>
              <w:right w:w="58" w:type="dxa"/>
            </w:tcMar>
          </w:tcPr>
          <w:p w14:paraId="3F17D26C" w14:textId="77777777" w:rsidR="00BE396E" w:rsidRDefault="00BE396E" w:rsidP="00BE396E">
            <w:pPr>
              <w:pStyle w:val="TableText"/>
            </w:pPr>
            <w:r>
              <w:t>Crossover insurer #1</w:t>
            </w:r>
          </w:p>
        </w:tc>
        <w:tc>
          <w:tcPr>
            <w:tcW w:w="1143" w:type="dxa"/>
            <w:tcMar>
              <w:left w:w="58" w:type="dxa"/>
              <w:right w:w="58" w:type="dxa"/>
            </w:tcMar>
          </w:tcPr>
          <w:p w14:paraId="0FF04F7B" w14:textId="77777777" w:rsidR="00BE396E" w:rsidRDefault="00BE396E" w:rsidP="00BE396E">
            <w:pPr>
              <w:pStyle w:val="TableText"/>
              <w:rPr>
                <w:caps/>
              </w:rPr>
            </w:pPr>
            <w:r>
              <w:rPr>
                <w:caps/>
              </w:rPr>
              <w:t>9 C</w:t>
            </w:r>
          </w:p>
        </w:tc>
        <w:tc>
          <w:tcPr>
            <w:tcW w:w="2324" w:type="dxa"/>
            <w:gridSpan w:val="2"/>
            <w:tcMar>
              <w:left w:w="58" w:type="dxa"/>
              <w:right w:w="58" w:type="dxa"/>
            </w:tcMar>
          </w:tcPr>
          <w:p w14:paraId="1125D7C9" w14:textId="77777777" w:rsidR="00BE396E" w:rsidRDefault="00BE396E" w:rsidP="00BE396E">
            <w:pPr>
              <w:pStyle w:val="TableText"/>
            </w:pPr>
            <w:r>
              <w:t>Unique payer ID assigned for insurer (not implemented yet)</w:t>
            </w:r>
          </w:p>
        </w:tc>
        <w:tc>
          <w:tcPr>
            <w:tcW w:w="736" w:type="dxa"/>
            <w:tcMar>
              <w:left w:w="58" w:type="dxa"/>
              <w:right w:w="58" w:type="dxa"/>
            </w:tcMar>
          </w:tcPr>
          <w:p w14:paraId="73D3F30A" w14:textId="77777777" w:rsidR="00BE396E" w:rsidRDefault="00BE396E" w:rsidP="00BE396E">
            <w:pPr>
              <w:pStyle w:val="TableText"/>
            </w:pPr>
            <w:r>
              <w:t>Zeros</w:t>
            </w:r>
          </w:p>
        </w:tc>
        <w:tc>
          <w:tcPr>
            <w:tcW w:w="540" w:type="dxa"/>
          </w:tcPr>
          <w:p w14:paraId="251FA93E" w14:textId="77777777" w:rsidR="00BE396E" w:rsidRDefault="00BE396E" w:rsidP="00BE396E">
            <w:pPr>
              <w:pStyle w:val="TableText"/>
            </w:pPr>
            <w:r>
              <w:t>X</w:t>
            </w:r>
          </w:p>
        </w:tc>
        <w:tc>
          <w:tcPr>
            <w:tcW w:w="450" w:type="dxa"/>
          </w:tcPr>
          <w:p w14:paraId="4AAC647F" w14:textId="77777777" w:rsidR="00BE396E" w:rsidRDefault="00BE396E" w:rsidP="00BE396E">
            <w:pPr>
              <w:pStyle w:val="TableText"/>
            </w:pPr>
            <w:r>
              <w:t>X</w:t>
            </w:r>
          </w:p>
        </w:tc>
        <w:tc>
          <w:tcPr>
            <w:tcW w:w="451" w:type="dxa"/>
          </w:tcPr>
          <w:p w14:paraId="52984616" w14:textId="77777777" w:rsidR="00BE396E" w:rsidRDefault="00BE396E" w:rsidP="00BE396E">
            <w:pPr>
              <w:pStyle w:val="TableText"/>
            </w:pPr>
            <w:r>
              <w:t>X</w:t>
            </w:r>
          </w:p>
        </w:tc>
      </w:tr>
      <w:tr w:rsidR="00BE396E" w14:paraId="23E6241F" w14:textId="77777777" w:rsidTr="00B3142B">
        <w:trPr>
          <w:cantSplit/>
          <w:jc w:val="center"/>
        </w:trPr>
        <w:tc>
          <w:tcPr>
            <w:tcW w:w="802" w:type="dxa"/>
            <w:tcMar>
              <w:left w:w="58" w:type="dxa"/>
              <w:right w:w="58" w:type="dxa"/>
            </w:tcMar>
          </w:tcPr>
          <w:p w14:paraId="53D96EA8" w14:textId="77D2D160" w:rsidR="00BE396E" w:rsidRDefault="00BE396E" w:rsidP="00BE396E">
            <w:pPr>
              <w:pStyle w:val="TableText"/>
            </w:pPr>
            <w:r>
              <w:t>234</w:t>
            </w:r>
            <w:r w:rsidR="00135F82">
              <w:t xml:space="preserve"> – </w:t>
            </w:r>
            <w:r>
              <w:t>242</w:t>
            </w:r>
          </w:p>
        </w:tc>
        <w:tc>
          <w:tcPr>
            <w:tcW w:w="2227" w:type="dxa"/>
            <w:tcMar>
              <w:left w:w="58" w:type="dxa"/>
              <w:right w:w="58" w:type="dxa"/>
            </w:tcMar>
          </w:tcPr>
          <w:p w14:paraId="5776F514" w14:textId="77777777" w:rsidR="00BE396E" w:rsidRDefault="00BE396E" w:rsidP="00BE396E">
            <w:pPr>
              <w:pStyle w:val="TableText"/>
            </w:pPr>
            <w:r>
              <w:t>CROSSOVER INS #2</w:t>
            </w:r>
          </w:p>
        </w:tc>
        <w:tc>
          <w:tcPr>
            <w:tcW w:w="2902" w:type="dxa"/>
            <w:tcMar>
              <w:left w:w="58" w:type="dxa"/>
              <w:right w:w="58" w:type="dxa"/>
            </w:tcMar>
          </w:tcPr>
          <w:p w14:paraId="09A4D623" w14:textId="5F0F76DB" w:rsidR="00BE396E" w:rsidRDefault="00BE396E" w:rsidP="00BE396E">
            <w:pPr>
              <w:pStyle w:val="TableText"/>
            </w:pPr>
            <w:r>
              <w:t>:P:IDR-</w:t>
            </w:r>
            <w:bookmarkStart w:id="222" w:name="_Hlt514733568"/>
            <w:r>
              <w:rPr>
                <w:rStyle w:val="Hyperlink"/>
              </w:rPr>
              <w:fldChar w:fldCharType="begin"/>
            </w:r>
            <w:r w:rsidR="00C90E3B">
              <w:rPr>
                <w:rStyle w:val="Hyperlink"/>
              </w:rPr>
              <w:instrText>HYPERLINK "..\\..\\DataDictionary\\COBOL\\P\\PAYER-ID2.docx"</w:instrText>
            </w:r>
            <w:r>
              <w:rPr>
                <w:rStyle w:val="Hyperlink"/>
              </w:rPr>
            </w:r>
            <w:r>
              <w:rPr>
                <w:rStyle w:val="Hyperlink"/>
              </w:rPr>
              <w:fldChar w:fldCharType="separate"/>
            </w:r>
            <w:r>
              <w:rPr>
                <w:rStyle w:val="Hyperlink"/>
              </w:rPr>
              <w:t>P</w:t>
            </w:r>
            <w:bookmarkStart w:id="223" w:name="_Hlt526815677"/>
            <w:r>
              <w:rPr>
                <w:rStyle w:val="Hyperlink"/>
              </w:rPr>
              <w:t>A</w:t>
            </w:r>
            <w:bookmarkEnd w:id="223"/>
            <w:r>
              <w:rPr>
                <w:rStyle w:val="Hyperlink"/>
              </w:rPr>
              <w:t>Y</w:t>
            </w:r>
            <w:bookmarkStart w:id="224" w:name="_Hlt517151284"/>
            <w:r>
              <w:rPr>
                <w:rStyle w:val="Hyperlink"/>
              </w:rPr>
              <w:t>E</w:t>
            </w:r>
            <w:bookmarkStart w:id="225" w:name="_Hlt526814420"/>
            <w:bookmarkEnd w:id="224"/>
            <w:r>
              <w:rPr>
                <w:rStyle w:val="Hyperlink"/>
              </w:rPr>
              <w:t>R</w:t>
            </w:r>
            <w:bookmarkEnd w:id="225"/>
            <w:r>
              <w:rPr>
                <w:rStyle w:val="Hyperlink"/>
              </w:rPr>
              <w:t>-ID2</w:t>
            </w:r>
            <w:r>
              <w:rPr>
                <w:rStyle w:val="Hyperlink"/>
              </w:rPr>
              <w:fldChar w:fldCharType="end"/>
            </w:r>
            <w:bookmarkEnd w:id="222"/>
          </w:p>
        </w:tc>
        <w:tc>
          <w:tcPr>
            <w:tcW w:w="3087" w:type="dxa"/>
            <w:gridSpan w:val="2"/>
            <w:tcMar>
              <w:left w:w="58" w:type="dxa"/>
              <w:right w:w="58" w:type="dxa"/>
            </w:tcMar>
          </w:tcPr>
          <w:p w14:paraId="13B7B656" w14:textId="77777777" w:rsidR="00BE396E" w:rsidRDefault="00BE396E" w:rsidP="00BE396E">
            <w:pPr>
              <w:pStyle w:val="TableText"/>
            </w:pPr>
            <w:r>
              <w:t>Crossover insurer #2</w:t>
            </w:r>
          </w:p>
        </w:tc>
        <w:tc>
          <w:tcPr>
            <w:tcW w:w="1143" w:type="dxa"/>
            <w:tcMar>
              <w:left w:w="58" w:type="dxa"/>
              <w:right w:w="58" w:type="dxa"/>
            </w:tcMar>
          </w:tcPr>
          <w:p w14:paraId="09DACEDF" w14:textId="77777777" w:rsidR="00BE396E" w:rsidRDefault="00BE396E" w:rsidP="00BE396E">
            <w:pPr>
              <w:pStyle w:val="TableText"/>
              <w:rPr>
                <w:caps/>
              </w:rPr>
            </w:pPr>
            <w:r>
              <w:rPr>
                <w:caps/>
              </w:rPr>
              <w:t>9 C</w:t>
            </w:r>
          </w:p>
        </w:tc>
        <w:tc>
          <w:tcPr>
            <w:tcW w:w="2324" w:type="dxa"/>
            <w:gridSpan w:val="2"/>
            <w:tcMar>
              <w:left w:w="58" w:type="dxa"/>
              <w:right w:w="58" w:type="dxa"/>
            </w:tcMar>
          </w:tcPr>
          <w:p w14:paraId="2A3EFB62" w14:textId="77777777" w:rsidR="00BE396E" w:rsidRDefault="00BE396E" w:rsidP="00BE396E">
            <w:pPr>
              <w:pStyle w:val="TableText"/>
            </w:pPr>
            <w:r>
              <w:t>Unique payer ID assigned for insurer (not implemented yet)</w:t>
            </w:r>
          </w:p>
        </w:tc>
        <w:tc>
          <w:tcPr>
            <w:tcW w:w="736" w:type="dxa"/>
            <w:tcMar>
              <w:left w:w="58" w:type="dxa"/>
              <w:right w:w="58" w:type="dxa"/>
            </w:tcMar>
          </w:tcPr>
          <w:p w14:paraId="4D3EA52F" w14:textId="77777777" w:rsidR="00BE396E" w:rsidRDefault="00BE396E" w:rsidP="00BE396E">
            <w:pPr>
              <w:pStyle w:val="TableText"/>
            </w:pPr>
            <w:r>
              <w:t>Zeros</w:t>
            </w:r>
          </w:p>
        </w:tc>
        <w:tc>
          <w:tcPr>
            <w:tcW w:w="540" w:type="dxa"/>
          </w:tcPr>
          <w:p w14:paraId="7753D9F5" w14:textId="77777777" w:rsidR="00BE396E" w:rsidRDefault="00BE396E" w:rsidP="00BE396E">
            <w:pPr>
              <w:pStyle w:val="TableText"/>
            </w:pPr>
            <w:r>
              <w:t>X</w:t>
            </w:r>
          </w:p>
        </w:tc>
        <w:tc>
          <w:tcPr>
            <w:tcW w:w="450" w:type="dxa"/>
          </w:tcPr>
          <w:p w14:paraId="66DD7CB2" w14:textId="77777777" w:rsidR="00BE396E" w:rsidRDefault="00BE396E" w:rsidP="00BE396E">
            <w:pPr>
              <w:pStyle w:val="TableText"/>
            </w:pPr>
            <w:r>
              <w:t>X</w:t>
            </w:r>
          </w:p>
        </w:tc>
        <w:tc>
          <w:tcPr>
            <w:tcW w:w="451" w:type="dxa"/>
          </w:tcPr>
          <w:p w14:paraId="5A0599B2" w14:textId="77777777" w:rsidR="00BE396E" w:rsidRDefault="00BE396E" w:rsidP="00BE396E">
            <w:pPr>
              <w:pStyle w:val="TableText"/>
            </w:pPr>
            <w:r>
              <w:t>X</w:t>
            </w:r>
          </w:p>
        </w:tc>
      </w:tr>
      <w:tr w:rsidR="00BE396E" w14:paraId="2E8E3AC7" w14:textId="77777777" w:rsidTr="00B3142B">
        <w:trPr>
          <w:cantSplit/>
          <w:jc w:val="center"/>
        </w:trPr>
        <w:tc>
          <w:tcPr>
            <w:tcW w:w="802" w:type="dxa"/>
            <w:tcMar>
              <w:left w:w="58" w:type="dxa"/>
              <w:right w:w="58" w:type="dxa"/>
            </w:tcMar>
          </w:tcPr>
          <w:p w14:paraId="4F0486A9" w14:textId="2A011E30" w:rsidR="00BE396E" w:rsidRDefault="00BE396E" w:rsidP="00BE396E">
            <w:pPr>
              <w:pStyle w:val="TableText"/>
            </w:pPr>
            <w:r>
              <w:t>243</w:t>
            </w:r>
            <w:r w:rsidR="00135F82">
              <w:t xml:space="preserve"> – </w:t>
            </w:r>
            <w:r>
              <w:t>251</w:t>
            </w:r>
          </w:p>
        </w:tc>
        <w:tc>
          <w:tcPr>
            <w:tcW w:w="2227" w:type="dxa"/>
            <w:tcMar>
              <w:left w:w="58" w:type="dxa"/>
              <w:right w:w="58" w:type="dxa"/>
            </w:tcMar>
          </w:tcPr>
          <w:p w14:paraId="7BAEF395" w14:textId="77777777" w:rsidR="00BE396E" w:rsidRDefault="00BE396E" w:rsidP="00BE396E">
            <w:pPr>
              <w:pStyle w:val="TableText"/>
            </w:pPr>
            <w:r>
              <w:t>CROSSOVER INS #3</w:t>
            </w:r>
          </w:p>
        </w:tc>
        <w:tc>
          <w:tcPr>
            <w:tcW w:w="2902" w:type="dxa"/>
            <w:tcMar>
              <w:left w:w="58" w:type="dxa"/>
              <w:right w:w="58" w:type="dxa"/>
            </w:tcMar>
          </w:tcPr>
          <w:p w14:paraId="01C39471" w14:textId="5B08EC32" w:rsidR="00BE396E" w:rsidRDefault="00BE396E" w:rsidP="00BE396E">
            <w:pPr>
              <w:pStyle w:val="TableText"/>
            </w:pPr>
            <w:r>
              <w:t>:P:IDR-</w:t>
            </w:r>
            <w:hyperlink r:id="rId75" w:history="1">
              <w:r>
                <w:rPr>
                  <w:rStyle w:val="Hyperlink"/>
                </w:rPr>
                <w:t>P</w:t>
              </w:r>
              <w:bookmarkStart w:id="226" w:name="_Hlt526814529"/>
              <w:r>
                <w:rPr>
                  <w:rStyle w:val="Hyperlink"/>
                </w:rPr>
                <w:t>A</w:t>
              </w:r>
              <w:bookmarkStart w:id="227" w:name="_Hlt514733601"/>
              <w:bookmarkEnd w:id="226"/>
              <w:r>
                <w:rPr>
                  <w:rStyle w:val="Hyperlink"/>
                </w:rPr>
                <w:t>Y</w:t>
              </w:r>
              <w:bookmarkStart w:id="228" w:name="_Hlt526815731"/>
              <w:bookmarkEnd w:id="227"/>
              <w:r>
                <w:rPr>
                  <w:rStyle w:val="Hyperlink"/>
                </w:rPr>
                <w:t>E</w:t>
              </w:r>
              <w:bookmarkStart w:id="229" w:name="_Hlt508612212"/>
              <w:bookmarkEnd w:id="228"/>
              <w:r>
                <w:rPr>
                  <w:rStyle w:val="Hyperlink"/>
                </w:rPr>
                <w:t>R</w:t>
              </w:r>
              <w:bookmarkStart w:id="230" w:name="_Hlt517151287"/>
              <w:bookmarkEnd w:id="229"/>
              <w:r>
                <w:rPr>
                  <w:rStyle w:val="Hyperlink"/>
                </w:rPr>
                <w:t>-</w:t>
              </w:r>
              <w:bookmarkEnd w:id="230"/>
              <w:r>
                <w:rPr>
                  <w:rStyle w:val="Hyperlink"/>
                </w:rPr>
                <w:t>ID3</w:t>
              </w:r>
            </w:hyperlink>
          </w:p>
        </w:tc>
        <w:tc>
          <w:tcPr>
            <w:tcW w:w="3087" w:type="dxa"/>
            <w:gridSpan w:val="2"/>
            <w:tcMar>
              <w:left w:w="58" w:type="dxa"/>
              <w:right w:w="58" w:type="dxa"/>
            </w:tcMar>
          </w:tcPr>
          <w:p w14:paraId="47226986" w14:textId="77777777" w:rsidR="00BE396E" w:rsidRDefault="00BE396E" w:rsidP="00BE396E">
            <w:pPr>
              <w:pStyle w:val="TableText"/>
            </w:pPr>
            <w:r>
              <w:t>Crossover insurer #3</w:t>
            </w:r>
          </w:p>
        </w:tc>
        <w:tc>
          <w:tcPr>
            <w:tcW w:w="1143" w:type="dxa"/>
            <w:tcMar>
              <w:left w:w="58" w:type="dxa"/>
              <w:right w:w="58" w:type="dxa"/>
            </w:tcMar>
          </w:tcPr>
          <w:p w14:paraId="0E37158C" w14:textId="77777777" w:rsidR="00BE396E" w:rsidRDefault="00BE396E" w:rsidP="00BE396E">
            <w:pPr>
              <w:pStyle w:val="TableText"/>
              <w:rPr>
                <w:caps/>
              </w:rPr>
            </w:pPr>
            <w:r>
              <w:rPr>
                <w:caps/>
              </w:rPr>
              <w:t>9 C</w:t>
            </w:r>
          </w:p>
        </w:tc>
        <w:tc>
          <w:tcPr>
            <w:tcW w:w="2324" w:type="dxa"/>
            <w:gridSpan w:val="2"/>
            <w:tcMar>
              <w:left w:w="58" w:type="dxa"/>
              <w:right w:w="58" w:type="dxa"/>
            </w:tcMar>
          </w:tcPr>
          <w:p w14:paraId="72425A7F" w14:textId="77777777" w:rsidR="00BE396E" w:rsidRDefault="00BE396E" w:rsidP="00BE396E">
            <w:pPr>
              <w:pStyle w:val="TableText"/>
            </w:pPr>
            <w:r>
              <w:t>Unique payer ID assigned for insurer (not implemented yet)</w:t>
            </w:r>
          </w:p>
        </w:tc>
        <w:tc>
          <w:tcPr>
            <w:tcW w:w="736" w:type="dxa"/>
            <w:tcMar>
              <w:left w:w="58" w:type="dxa"/>
              <w:right w:w="58" w:type="dxa"/>
            </w:tcMar>
          </w:tcPr>
          <w:p w14:paraId="7696B4A4" w14:textId="77777777" w:rsidR="00BE396E" w:rsidRDefault="00BE396E" w:rsidP="00BE396E">
            <w:pPr>
              <w:pStyle w:val="TableText"/>
            </w:pPr>
            <w:r>
              <w:t>Zeros</w:t>
            </w:r>
          </w:p>
        </w:tc>
        <w:tc>
          <w:tcPr>
            <w:tcW w:w="540" w:type="dxa"/>
          </w:tcPr>
          <w:p w14:paraId="0E9CF72F" w14:textId="77777777" w:rsidR="00BE396E" w:rsidRDefault="00BE396E" w:rsidP="00BE396E">
            <w:pPr>
              <w:pStyle w:val="TableText"/>
            </w:pPr>
            <w:r>
              <w:t>X</w:t>
            </w:r>
          </w:p>
        </w:tc>
        <w:tc>
          <w:tcPr>
            <w:tcW w:w="450" w:type="dxa"/>
          </w:tcPr>
          <w:p w14:paraId="36C38670" w14:textId="77777777" w:rsidR="00BE396E" w:rsidRDefault="00BE396E" w:rsidP="00BE396E">
            <w:pPr>
              <w:pStyle w:val="TableText"/>
            </w:pPr>
            <w:r>
              <w:t>X</w:t>
            </w:r>
          </w:p>
        </w:tc>
        <w:tc>
          <w:tcPr>
            <w:tcW w:w="451" w:type="dxa"/>
          </w:tcPr>
          <w:p w14:paraId="060951A8" w14:textId="77777777" w:rsidR="00BE396E" w:rsidRDefault="00BE396E" w:rsidP="00BE396E">
            <w:pPr>
              <w:pStyle w:val="TableText"/>
            </w:pPr>
            <w:r>
              <w:t>X</w:t>
            </w:r>
          </w:p>
        </w:tc>
      </w:tr>
      <w:tr w:rsidR="00BE396E" w14:paraId="53AEC476" w14:textId="77777777" w:rsidTr="00B3142B">
        <w:trPr>
          <w:cantSplit/>
          <w:jc w:val="center"/>
        </w:trPr>
        <w:tc>
          <w:tcPr>
            <w:tcW w:w="802" w:type="dxa"/>
            <w:tcMar>
              <w:left w:w="58" w:type="dxa"/>
              <w:right w:w="58" w:type="dxa"/>
            </w:tcMar>
          </w:tcPr>
          <w:p w14:paraId="2171A63B" w14:textId="184AA206" w:rsidR="00BE396E" w:rsidRDefault="00BE396E" w:rsidP="00BE396E">
            <w:pPr>
              <w:pStyle w:val="TableText"/>
            </w:pPr>
            <w:r>
              <w:t>252</w:t>
            </w:r>
            <w:r w:rsidR="00135F82">
              <w:t xml:space="preserve"> – </w:t>
            </w:r>
            <w:r>
              <w:t>260</w:t>
            </w:r>
          </w:p>
        </w:tc>
        <w:tc>
          <w:tcPr>
            <w:tcW w:w="2227" w:type="dxa"/>
            <w:tcMar>
              <w:left w:w="58" w:type="dxa"/>
              <w:right w:w="58" w:type="dxa"/>
            </w:tcMar>
          </w:tcPr>
          <w:p w14:paraId="2002F948" w14:textId="77777777" w:rsidR="00BE396E" w:rsidRDefault="00BE396E" w:rsidP="00BE396E">
            <w:pPr>
              <w:pStyle w:val="TableText"/>
            </w:pPr>
            <w:r>
              <w:t>CROSSOVER INS #4</w:t>
            </w:r>
          </w:p>
        </w:tc>
        <w:tc>
          <w:tcPr>
            <w:tcW w:w="2902" w:type="dxa"/>
            <w:tcMar>
              <w:left w:w="58" w:type="dxa"/>
              <w:right w:w="58" w:type="dxa"/>
            </w:tcMar>
          </w:tcPr>
          <w:p w14:paraId="2D21FC73" w14:textId="1F2AC915" w:rsidR="00BE396E" w:rsidRDefault="00BE396E" w:rsidP="00BE396E">
            <w:pPr>
              <w:pStyle w:val="TableText"/>
            </w:pPr>
            <w:r>
              <w:t>:P:IDR-</w:t>
            </w:r>
            <w:hyperlink r:id="rId76" w:history="1">
              <w:r>
                <w:rPr>
                  <w:rStyle w:val="Hyperlink"/>
                </w:rPr>
                <w:t>P</w:t>
              </w:r>
              <w:bookmarkStart w:id="231" w:name="_Hlt526814688"/>
              <w:bookmarkStart w:id="232" w:name="_Hlt514733616"/>
              <w:bookmarkEnd w:id="231"/>
              <w:r>
                <w:rPr>
                  <w:rStyle w:val="Hyperlink"/>
                </w:rPr>
                <w:t>A</w:t>
              </w:r>
              <w:bookmarkStart w:id="233" w:name="_Hlt11743725"/>
              <w:bookmarkEnd w:id="232"/>
              <w:r>
                <w:rPr>
                  <w:rStyle w:val="Hyperlink"/>
                </w:rPr>
                <w:t>Y</w:t>
              </w:r>
              <w:bookmarkStart w:id="234" w:name="_Hlt508612268"/>
              <w:bookmarkEnd w:id="233"/>
              <w:r>
                <w:rPr>
                  <w:rStyle w:val="Hyperlink"/>
                </w:rPr>
                <w:t>E</w:t>
              </w:r>
              <w:bookmarkStart w:id="235" w:name="_Hlt517151290"/>
              <w:bookmarkEnd w:id="234"/>
              <w:r>
                <w:rPr>
                  <w:rStyle w:val="Hyperlink"/>
                </w:rPr>
                <w:t>R</w:t>
              </w:r>
              <w:bookmarkEnd w:id="235"/>
              <w:r>
                <w:rPr>
                  <w:rStyle w:val="Hyperlink"/>
                </w:rPr>
                <w:t>-ID</w:t>
              </w:r>
              <w:bookmarkStart w:id="236" w:name="_Hlt500317759"/>
              <w:r>
                <w:rPr>
                  <w:rStyle w:val="Hyperlink"/>
                </w:rPr>
                <w:t>4</w:t>
              </w:r>
              <w:bookmarkEnd w:id="236"/>
            </w:hyperlink>
          </w:p>
        </w:tc>
        <w:tc>
          <w:tcPr>
            <w:tcW w:w="3087" w:type="dxa"/>
            <w:gridSpan w:val="2"/>
            <w:tcMar>
              <w:left w:w="58" w:type="dxa"/>
              <w:right w:w="58" w:type="dxa"/>
            </w:tcMar>
          </w:tcPr>
          <w:p w14:paraId="0BDE9196" w14:textId="77777777" w:rsidR="00BE396E" w:rsidRDefault="00BE396E" w:rsidP="00BE396E">
            <w:pPr>
              <w:pStyle w:val="TableText"/>
            </w:pPr>
            <w:r>
              <w:t>Crossover insurer #4</w:t>
            </w:r>
          </w:p>
        </w:tc>
        <w:tc>
          <w:tcPr>
            <w:tcW w:w="1143" w:type="dxa"/>
            <w:tcMar>
              <w:left w:w="58" w:type="dxa"/>
              <w:right w:w="58" w:type="dxa"/>
            </w:tcMar>
          </w:tcPr>
          <w:p w14:paraId="7483D7BE" w14:textId="77777777" w:rsidR="00BE396E" w:rsidRDefault="00BE396E" w:rsidP="00BE396E">
            <w:pPr>
              <w:pStyle w:val="TableText"/>
              <w:rPr>
                <w:caps/>
              </w:rPr>
            </w:pPr>
            <w:r>
              <w:rPr>
                <w:caps/>
              </w:rPr>
              <w:t>9 C</w:t>
            </w:r>
          </w:p>
        </w:tc>
        <w:tc>
          <w:tcPr>
            <w:tcW w:w="2324" w:type="dxa"/>
            <w:gridSpan w:val="2"/>
            <w:tcMar>
              <w:left w:w="58" w:type="dxa"/>
              <w:right w:w="58" w:type="dxa"/>
            </w:tcMar>
          </w:tcPr>
          <w:p w14:paraId="00F89355" w14:textId="77777777" w:rsidR="00BE396E" w:rsidRDefault="00BE396E" w:rsidP="00BE396E">
            <w:pPr>
              <w:pStyle w:val="TableText"/>
            </w:pPr>
            <w:r>
              <w:t>Unique payer ID assigned for insurer (not implemented yet)</w:t>
            </w:r>
          </w:p>
        </w:tc>
        <w:tc>
          <w:tcPr>
            <w:tcW w:w="736" w:type="dxa"/>
            <w:tcMar>
              <w:left w:w="58" w:type="dxa"/>
              <w:right w:w="58" w:type="dxa"/>
            </w:tcMar>
          </w:tcPr>
          <w:p w14:paraId="5B38C85E" w14:textId="77777777" w:rsidR="00BE396E" w:rsidRDefault="00BE396E" w:rsidP="00BE396E">
            <w:pPr>
              <w:pStyle w:val="TableText"/>
            </w:pPr>
            <w:r>
              <w:t>Zeros</w:t>
            </w:r>
          </w:p>
        </w:tc>
        <w:tc>
          <w:tcPr>
            <w:tcW w:w="540" w:type="dxa"/>
          </w:tcPr>
          <w:p w14:paraId="2C6BA999" w14:textId="77777777" w:rsidR="00BE396E" w:rsidRDefault="00BE396E" w:rsidP="00BE396E">
            <w:pPr>
              <w:pStyle w:val="TableText"/>
            </w:pPr>
            <w:r>
              <w:t>X</w:t>
            </w:r>
          </w:p>
        </w:tc>
        <w:tc>
          <w:tcPr>
            <w:tcW w:w="450" w:type="dxa"/>
          </w:tcPr>
          <w:p w14:paraId="395623A8" w14:textId="77777777" w:rsidR="00BE396E" w:rsidRDefault="00BE396E" w:rsidP="00BE396E">
            <w:pPr>
              <w:pStyle w:val="TableText"/>
            </w:pPr>
            <w:r>
              <w:t>X</w:t>
            </w:r>
          </w:p>
        </w:tc>
        <w:tc>
          <w:tcPr>
            <w:tcW w:w="451" w:type="dxa"/>
          </w:tcPr>
          <w:p w14:paraId="38A2AC0A" w14:textId="77777777" w:rsidR="00BE396E" w:rsidRDefault="00BE396E" w:rsidP="00BE396E">
            <w:pPr>
              <w:pStyle w:val="TableText"/>
            </w:pPr>
            <w:r>
              <w:t>X</w:t>
            </w:r>
          </w:p>
        </w:tc>
      </w:tr>
      <w:tr w:rsidR="00BE396E" w14:paraId="6BB97614" w14:textId="77777777" w:rsidTr="00B3142B">
        <w:trPr>
          <w:cantSplit/>
          <w:jc w:val="center"/>
        </w:trPr>
        <w:tc>
          <w:tcPr>
            <w:tcW w:w="802" w:type="dxa"/>
            <w:tcMar>
              <w:left w:w="58" w:type="dxa"/>
              <w:right w:w="58" w:type="dxa"/>
            </w:tcMar>
          </w:tcPr>
          <w:p w14:paraId="72B3D1FC" w14:textId="7F24F882" w:rsidR="00BE396E" w:rsidRDefault="00BE396E" w:rsidP="00BE396E">
            <w:pPr>
              <w:pStyle w:val="TableText"/>
            </w:pPr>
            <w:r>
              <w:t>261</w:t>
            </w:r>
            <w:r w:rsidR="00135F82">
              <w:t xml:space="preserve"> – </w:t>
            </w:r>
            <w:r>
              <w:t>269</w:t>
            </w:r>
          </w:p>
        </w:tc>
        <w:tc>
          <w:tcPr>
            <w:tcW w:w="2227" w:type="dxa"/>
            <w:tcMar>
              <w:left w:w="58" w:type="dxa"/>
              <w:right w:w="58" w:type="dxa"/>
            </w:tcMar>
          </w:tcPr>
          <w:p w14:paraId="778B98B2" w14:textId="77777777" w:rsidR="00BE396E" w:rsidRDefault="00BE396E" w:rsidP="00BE396E">
            <w:pPr>
              <w:pStyle w:val="TableText"/>
            </w:pPr>
            <w:r>
              <w:t>CROSSOVER INS #5</w:t>
            </w:r>
          </w:p>
        </w:tc>
        <w:tc>
          <w:tcPr>
            <w:tcW w:w="2902" w:type="dxa"/>
            <w:tcMar>
              <w:left w:w="58" w:type="dxa"/>
              <w:right w:w="58" w:type="dxa"/>
            </w:tcMar>
          </w:tcPr>
          <w:p w14:paraId="416DD116" w14:textId="53D6E5E5" w:rsidR="00BE396E" w:rsidRDefault="00BE396E" w:rsidP="00BE396E">
            <w:pPr>
              <w:pStyle w:val="TableText"/>
            </w:pPr>
            <w:r>
              <w:t>:P:IDR-</w:t>
            </w:r>
            <w:bookmarkStart w:id="237" w:name="_Hlt514733631"/>
            <w:r>
              <w:rPr>
                <w:rStyle w:val="Hyperlink"/>
              </w:rPr>
              <w:fldChar w:fldCharType="begin"/>
            </w:r>
            <w:r w:rsidR="001B54AC">
              <w:rPr>
                <w:rStyle w:val="Hyperlink"/>
              </w:rPr>
              <w:instrText>HYPERLINK "..\\..\\DataDictionary\\COBOL\\P\\PAYER-ID5.docx"</w:instrText>
            </w:r>
            <w:r>
              <w:rPr>
                <w:rStyle w:val="Hyperlink"/>
              </w:rPr>
            </w:r>
            <w:r>
              <w:rPr>
                <w:rStyle w:val="Hyperlink"/>
              </w:rPr>
              <w:fldChar w:fldCharType="separate"/>
            </w:r>
            <w:r>
              <w:rPr>
                <w:rStyle w:val="Hyperlink"/>
              </w:rPr>
              <w:t>P</w:t>
            </w:r>
            <w:bookmarkStart w:id="238" w:name="_Hlt526814737"/>
            <w:r>
              <w:rPr>
                <w:rStyle w:val="Hyperlink"/>
              </w:rPr>
              <w:t>A</w:t>
            </w:r>
            <w:bookmarkStart w:id="239" w:name="_Hlt508612317"/>
            <w:bookmarkEnd w:id="238"/>
            <w:r>
              <w:rPr>
                <w:rStyle w:val="Hyperlink"/>
              </w:rPr>
              <w:t>Y</w:t>
            </w:r>
            <w:bookmarkStart w:id="240" w:name="_Hlt517151293"/>
            <w:bookmarkEnd w:id="239"/>
            <w:r>
              <w:rPr>
                <w:rStyle w:val="Hyperlink"/>
              </w:rPr>
              <w:t>E</w:t>
            </w:r>
            <w:bookmarkStart w:id="241" w:name="_Hlt11744329"/>
            <w:bookmarkStart w:id="242" w:name="_Hlt11744306"/>
            <w:bookmarkEnd w:id="240"/>
            <w:bookmarkEnd w:id="241"/>
            <w:r>
              <w:rPr>
                <w:rStyle w:val="Hyperlink"/>
              </w:rPr>
              <w:t>R</w:t>
            </w:r>
            <w:bookmarkEnd w:id="242"/>
            <w:r>
              <w:rPr>
                <w:rStyle w:val="Hyperlink"/>
              </w:rPr>
              <w:t>-ID5</w:t>
            </w:r>
            <w:r>
              <w:rPr>
                <w:rStyle w:val="Hyperlink"/>
              </w:rPr>
              <w:fldChar w:fldCharType="end"/>
            </w:r>
            <w:bookmarkEnd w:id="237"/>
          </w:p>
        </w:tc>
        <w:tc>
          <w:tcPr>
            <w:tcW w:w="3087" w:type="dxa"/>
            <w:gridSpan w:val="2"/>
            <w:tcMar>
              <w:left w:w="58" w:type="dxa"/>
              <w:right w:w="58" w:type="dxa"/>
            </w:tcMar>
          </w:tcPr>
          <w:p w14:paraId="2CFB0C8A" w14:textId="77777777" w:rsidR="00BE396E" w:rsidRDefault="00BE396E" w:rsidP="00BE396E">
            <w:pPr>
              <w:pStyle w:val="TableText"/>
            </w:pPr>
            <w:r>
              <w:t>Crossover insurer #5</w:t>
            </w:r>
          </w:p>
        </w:tc>
        <w:tc>
          <w:tcPr>
            <w:tcW w:w="1143" w:type="dxa"/>
            <w:tcMar>
              <w:left w:w="58" w:type="dxa"/>
              <w:right w:w="58" w:type="dxa"/>
            </w:tcMar>
          </w:tcPr>
          <w:p w14:paraId="361CD1EA" w14:textId="77777777" w:rsidR="00BE396E" w:rsidRDefault="00BE396E" w:rsidP="00BE396E">
            <w:pPr>
              <w:pStyle w:val="TableText"/>
              <w:rPr>
                <w:caps/>
              </w:rPr>
            </w:pPr>
            <w:r>
              <w:rPr>
                <w:caps/>
              </w:rPr>
              <w:t>9 C</w:t>
            </w:r>
          </w:p>
        </w:tc>
        <w:tc>
          <w:tcPr>
            <w:tcW w:w="2324" w:type="dxa"/>
            <w:gridSpan w:val="2"/>
            <w:tcMar>
              <w:left w:w="58" w:type="dxa"/>
              <w:right w:w="58" w:type="dxa"/>
            </w:tcMar>
          </w:tcPr>
          <w:p w14:paraId="0AADD84D" w14:textId="77777777" w:rsidR="00BE396E" w:rsidRDefault="00BE396E" w:rsidP="00BE396E">
            <w:pPr>
              <w:pStyle w:val="TableText"/>
            </w:pPr>
            <w:r>
              <w:t>Unique payer ID assigned for insurer (not implemented yet)</w:t>
            </w:r>
          </w:p>
        </w:tc>
        <w:tc>
          <w:tcPr>
            <w:tcW w:w="736" w:type="dxa"/>
            <w:tcMar>
              <w:left w:w="58" w:type="dxa"/>
              <w:right w:w="58" w:type="dxa"/>
            </w:tcMar>
          </w:tcPr>
          <w:p w14:paraId="4A4FB0BA" w14:textId="77777777" w:rsidR="00BE396E" w:rsidRDefault="00BE396E" w:rsidP="00BE396E">
            <w:pPr>
              <w:pStyle w:val="TableText"/>
            </w:pPr>
            <w:r>
              <w:t>Zeros</w:t>
            </w:r>
          </w:p>
        </w:tc>
        <w:tc>
          <w:tcPr>
            <w:tcW w:w="540" w:type="dxa"/>
          </w:tcPr>
          <w:p w14:paraId="6E3BB698" w14:textId="77777777" w:rsidR="00BE396E" w:rsidRDefault="00BE396E" w:rsidP="00BE396E">
            <w:pPr>
              <w:pStyle w:val="TableText"/>
            </w:pPr>
            <w:r>
              <w:t>X</w:t>
            </w:r>
          </w:p>
        </w:tc>
        <w:tc>
          <w:tcPr>
            <w:tcW w:w="450" w:type="dxa"/>
          </w:tcPr>
          <w:p w14:paraId="03D8DC0F" w14:textId="77777777" w:rsidR="00BE396E" w:rsidRDefault="00BE396E" w:rsidP="00BE396E">
            <w:pPr>
              <w:pStyle w:val="TableText"/>
            </w:pPr>
            <w:r>
              <w:t>X</w:t>
            </w:r>
          </w:p>
        </w:tc>
        <w:tc>
          <w:tcPr>
            <w:tcW w:w="451" w:type="dxa"/>
          </w:tcPr>
          <w:p w14:paraId="317EE239" w14:textId="77777777" w:rsidR="00BE396E" w:rsidRDefault="00BE396E" w:rsidP="00BE396E">
            <w:pPr>
              <w:pStyle w:val="TableText"/>
            </w:pPr>
            <w:r>
              <w:t>X</w:t>
            </w:r>
          </w:p>
        </w:tc>
      </w:tr>
      <w:tr w:rsidR="00BE396E" w14:paraId="107110B3" w14:textId="77777777" w:rsidTr="00B3142B">
        <w:trPr>
          <w:cantSplit/>
          <w:jc w:val="center"/>
        </w:trPr>
        <w:tc>
          <w:tcPr>
            <w:tcW w:w="802" w:type="dxa"/>
            <w:tcMar>
              <w:left w:w="58" w:type="dxa"/>
              <w:right w:w="58" w:type="dxa"/>
            </w:tcMar>
          </w:tcPr>
          <w:p w14:paraId="44F3C125" w14:textId="6F78C990" w:rsidR="00BE396E" w:rsidRDefault="00BE396E" w:rsidP="00BE396E">
            <w:pPr>
              <w:pStyle w:val="TableText"/>
            </w:pPr>
            <w:r>
              <w:t>270</w:t>
            </w:r>
            <w:r w:rsidR="00135F82">
              <w:t xml:space="preserve"> – </w:t>
            </w:r>
            <w:r>
              <w:t>276</w:t>
            </w:r>
          </w:p>
        </w:tc>
        <w:tc>
          <w:tcPr>
            <w:tcW w:w="2227" w:type="dxa"/>
            <w:tcMar>
              <w:left w:w="58" w:type="dxa"/>
              <w:right w:w="58" w:type="dxa"/>
            </w:tcMar>
          </w:tcPr>
          <w:p w14:paraId="5645873A" w14:textId="77777777" w:rsidR="00BE396E" w:rsidRDefault="00BE396E" w:rsidP="00BE396E">
            <w:pPr>
              <w:pStyle w:val="TableText"/>
            </w:pPr>
            <w:r>
              <w:t>TOTAL BILLED AMOUNT</w:t>
            </w:r>
          </w:p>
        </w:tc>
        <w:tc>
          <w:tcPr>
            <w:tcW w:w="2902" w:type="dxa"/>
            <w:tcMar>
              <w:left w:w="58" w:type="dxa"/>
              <w:right w:w="58" w:type="dxa"/>
            </w:tcMar>
          </w:tcPr>
          <w:p w14:paraId="44618D4B" w14:textId="53519A13" w:rsidR="00BE396E" w:rsidRDefault="00BE396E" w:rsidP="00BE396E">
            <w:pPr>
              <w:pStyle w:val="TableText"/>
            </w:pPr>
            <w:r>
              <w:t>:P:IDR-</w:t>
            </w:r>
            <w:hyperlink r:id="rId77" w:history="1">
              <w:r>
                <w:rPr>
                  <w:rStyle w:val="Hyperlink"/>
                </w:rPr>
                <w:t>T</w:t>
              </w:r>
              <w:bookmarkStart w:id="243" w:name="_Hlt526815096"/>
              <w:r>
                <w:rPr>
                  <w:rStyle w:val="Hyperlink"/>
                </w:rPr>
                <w:t>O</w:t>
              </w:r>
              <w:bookmarkStart w:id="244" w:name="_Hlt514733655"/>
              <w:bookmarkEnd w:id="243"/>
              <w:r>
                <w:rPr>
                  <w:rStyle w:val="Hyperlink"/>
                </w:rPr>
                <w:t>T</w:t>
              </w:r>
              <w:bookmarkStart w:id="245" w:name="_Hlt526814860"/>
              <w:bookmarkEnd w:id="244"/>
              <w:r>
                <w:rPr>
                  <w:rStyle w:val="Hyperlink"/>
                </w:rPr>
                <w:t>-</w:t>
              </w:r>
              <w:bookmarkStart w:id="246" w:name="_Hlt517151296"/>
              <w:bookmarkEnd w:id="245"/>
              <w:r>
                <w:rPr>
                  <w:rStyle w:val="Hyperlink"/>
                </w:rPr>
                <w:t>B</w:t>
              </w:r>
              <w:bookmarkStart w:id="247" w:name="_Hlt11744374"/>
              <w:bookmarkEnd w:id="246"/>
              <w:r>
                <w:rPr>
                  <w:rStyle w:val="Hyperlink"/>
                </w:rPr>
                <w:t>I</w:t>
              </w:r>
              <w:bookmarkStart w:id="248" w:name="_Hlt28686916"/>
              <w:bookmarkEnd w:id="247"/>
              <w:r>
                <w:rPr>
                  <w:rStyle w:val="Hyperlink"/>
                </w:rPr>
                <w:t>L</w:t>
              </w:r>
              <w:bookmarkEnd w:id="248"/>
              <w:r>
                <w:rPr>
                  <w:rStyle w:val="Hyperlink"/>
                </w:rPr>
                <w:t>LED</w:t>
              </w:r>
              <w:bookmarkStart w:id="249" w:name="_Hlt508612369"/>
              <w:r>
                <w:rPr>
                  <w:rStyle w:val="Hyperlink"/>
                </w:rPr>
                <w:t>-</w:t>
              </w:r>
              <w:bookmarkEnd w:id="249"/>
              <w:r>
                <w:rPr>
                  <w:rStyle w:val="Hyperlink"/>
                </w:rPr>
                <w:t>AMT</w:t>
              </w:r>
            </w:hyperlink>
          </w:p>
        </w:tc>
        <w:tc>
          <w:tcPr>
            <w:tcW w:w="3087" w:type="dxa"/>
            <w:gridSpan w:val="2"/>
            <w:tcMar>
              <w:left w:w="58" w:type="dxa"/>
              <w:right w:w="58" w:type="dxa"/>
            </w:tcMar>
          </w:tcPr>
          <w:p w14:paraId="6D764C30" w14:textId="77777777" w:rsidR="00BE396E" w:rsidRDefault="00BE396E" w:rsidP="00BE396E">
            <w:pPr>
              <w:pStyle w:val="TableText"/>
            </w:pPr>
            <w:r>
              <w:t>Claim billed amount</w:t>
            </w:r>
          </w:p>
          <w:p w14:paraId="6E55B463" w14:textId="62A1C5D5" w:rsidR="00BE396E" w:rsidRDefault="00BE396E" w:rsidP="004B66E4">
            <w:pPr>
              <w:pStyle w:val="TableText"/>
            </w:pPr>
            <w:r w:rsidRPr="00A43378">
              <w:t>This field contains the total amount of all charges submitted on a given claim. The total charge submitted must equal the sum of the charges submitted for each line item. It must not be less than the paid by beneficiary amount.</w:t>
            </w:r>
          </w:p>
        </w:tc>
        <w:tc>
          <w:tcPr>
            <w:tcW w:w="1143" w:type="dxa"/>
            <w:tcMar>
              <w:left w:w="58" w:type="dxa"/>
              <w:right w:w="58" w:type="dxa"/>
            </w:tcMar>
          </w:tcPr>
          <w:p w14:paraId="68F629FB" w14:textId="77777777" w:rsidR="00BE396E" w:rsidRDefault="00BE396E" w:rsidP="00BE396E">
            <w:pPr>
              <w:pStyle w:val="TableText"/>
              <w:rPr>
                <w:caps/>
              </w:rPr>
            </w:pPr>
            <w:r>
              <w:rPr>
                <w:caps/>
              </w:rPr>
              <w:t>7 n</w:t>
            </w:r>
          </w:p>
          <w:p w14:paraId="46B5714D" w14:textId="77777777" w:rsidR="00BE396E" w:rsidRDefault="00BE396E" w:rsidP="00BE396E">
            <w:pPr>
              <w:pStyle w:val="TableText"/>
              <w:rPr>
                <w:caps/>
              </w:rPr>
            </w:pPr>
            <w:r>
              <w:rPr>
                <w:caps/>
              </w:rPr>
              <w:t>(99999v99)</w:t>
            </w:r>
          </w:p>
        </w:tc>
        <w:tc>
          <w:tcPr>
            <w:tcW w:w="2324" w:type="dxa"/>
            <w:gridSpan w:val="2"/>
            <w:tcMar>
              <w:left w:w="58" w:type="dxa"/>
              <w:right w:w="58" w:type="dxa"/>
            </w:tcMar>
          </w:tcPr>
          <w:p w14:paraId="39C87F20" w14:textId="77777777" w:rsidR="00BE396E" w:rsidRDefault="00BE396E" w:rsidP="00BE396E">
            <w:pPr>
              <w:pStyle w:val="TableText"/>
            </w:pPr>
            <w:r>
              <w:t>Total billed amount</w:t>
            </w:r>
          </w:p>
        </w:tc>
        <w:tc>
          <w:tcPr>
            <w:tcW w:w="736" w:type="dxa"/>
            <w:tcMar>
              <w:left w:w="58" w:type="dxa"/>
              <w:right w:w="58" w:type="dxa"/>
            </w:tcMar>
          </w:tcPr>
          <w:p w14:paraId="5BC1B488" w14:textId="77777777" w:rsidR="00BE396E" w:rsidRDefault="00BE396E" w:rsidP="00BE396E">
            <w:pPr>
              <w:pStyle w:val="TableText"/>
            </w:pPr>
            <w:r>
              <w:t>Zeros</w:t>
            </w:r>
          </w:p>
        </w:tc>
        <w:tc>
          <w:tcPr>
            <w:tcW w:w="540" w:type="dxa"/>
          </w:tcPr>
          <w:p w14:paraId="3137B14E" w14:textId="77777777" w:rsidR="00BE396E" w:rsidRDefault="00BE396E" w:rsidP="00BE396E">
            <w:pPr>
              <w:pStyle w:val="TableText"/>
            </w:pPr>
            <w:r>
              <w:t>X</w:t>
            </w:r>
          </w:p>
        </w:tc>
        <w:tc>
          <w:tcPr>
            <w:tcW w:w="450" w:type="dxa"/>
          </w:tcPr>
          <w:p w14:paraId="4099C664" w14:textId="77777777" w:rsidR="00BE396E" w:rsidRDefault="00BE396E" w:rsidP="00BE396E">
            <w:pPr>
              <w:pStyle w:val="TableText"/>
            </w:pPr>
            <w:r>
              <w:t>X</w:t>
            </w:r>
          </w:p>
        </w:tc>
        <w:tc>
          <w:tcPr>
            <w:tcW w:w="451" w:type="dxa"/>
          </w:tcPr>
          <w:p w14:paraId="665CC7FD" w14:textId="77777777" w:rsidR="00BE396E" w:rsidRDefault="00BE396E" w:rsidP="00BE396E">
            <w:pPr>
              <w:pStyle w:val="TableText"/>
            </w:pPr>
            <w:r>
              <w:t>X</w:t>
            </w:r>
          </w:p>
        </w:tc>
      </w:tr>
      <w:tr w:rsidR="00BE396E" w14:paraId="0D181F89" w14:textId="77777777" w:rsidTr="00B3142B">
        <w:trPr>
          <w:cantSplit/>
          <w:jc w:val="center"/>
        </w:trPr>
        <w:tc>
          <w:tcPr>
            <w:tcW w:w="802" w:type="dxa"/>
            <w:tcMar>
              <w:left w:w="58" w:type="dxa"/>
              <w:right w:w="58" w:type="dxa"/>
            </w:tcMar>
          </w:tcPr>
          <w:p w14:paraId="5C9A6A0F" w14:textId="42140C6D" w:rsidR="00BE396E" w:rsidRDefault="00BE396E" w:rsidP="00BE396E">
            <w:pPr>
              <w:pStyle w:val="TableText"/>
            </w:pPr>
            <w:r>
              <w:t>277</w:t>
            </w:r>
            <w:r w:rsidR="00135F82">
              <w:t xml:space="preserve"> – </w:t>
            </w:r>
            <w:r>
              <w:t>284</w:t>
            </w:r>
          </w:p>
        </w:tc>
        <w:tc>
          <w:tcPr>
            <w:tcW w:w="2227" w:type="dxa"/>
            <w:tcMar>
              <w:left w:w="58" w:type="dxa"/>
              <w:right w:w="58" w:type="dxa"/>
            </w:tcMar>
          </w:tcPr>
          <w:p w14:paraId="2AE3A2C8" w14:textId="77777777" w:rsidR="00BE396E" w:rsidRDefault="00BE396E" w:rsidP="00BE396E">
            <w:pPr>
              <w:pStyle w:val="TableText"/>
            </w:pPr>
            <w:r>
              <w:t>CLAIM FROM DOS</w:t>
            </w:r>
          </w:p>
        </w:tc>
        <w:tc>
          <w:tcPr>
            <w:tcW w:w="2902" w:type="dxa"/>
            <w:tcMar>
              <w:left w:w="58" w:type="dxa"/>
              <w:right w:w="58" w:type="dxa"/>
            </w:tcMar>
          </w:tcPr>
          <w:p w14:paraId="79E8AA9E" w14:textId="55C1CB09" w:rsidR="00BE396E" w:rsidRDefault="00BE396E" w:rsidP="00BE396E">
            <w:pPr>
              <w:pStyle w:val="TableText"/>
            </w:pPr>
            <w:r>
              <w:t>:P:IDR-</w:t>
            </w:r>
            <w:hyperlink r:id="rId78" w:history="1">
              <w:r>
                <w:rPr>
                  <w:rStyle w:val="Hyperlink"/>
                </w:rPr>
                <w:t>H</w:t>
              </w:r>
              <w:bookmarkStart w:id="250" w:name="_Hlt526815077"/>
              <w:r>
                <w:rPr>
                  <w:rStyle w:val="Hyperlink"/>
                </w:rPr>
                <w:t>D</w:t>
              </w:r>
              <w:bookmarkStart w:id="251" w:name="_Hlt526814989"/>
              <w:bookmarkEnd w:id="250"/>
              <w:r>
                <w:rPr>
                  <w:rStyle w:val="Hyperlink"/>
                </w:rPr>
                <w:t>R</w:t>
              </w:r>
              <w:bookmarkStart w:id="252" w:name="_Hlt514733675"/>
              <w:bookmarkEnd w:id="251"/>
              <w:r>
                <w:rPr>
                  <w:rStyle w:val="Hyperlink"/>
                </w:rPr>
                <w:t>-</w:t>
              </w:r>
              <w:bookmarkStart w:id="253" w:name="_Hlt11744475"/>
              <w:bookmarkEnd w:id="252"/>
              <w:r>
                <w:rPr>
                  <w:rStyle w:val="Hyperlink"/>
                </w:rPr>
                <w:t>F</w:t>
              </w:r>
              <w:bookmarkStart w:id="254" w:name="_Hlt28686927"/>
              <w:bookmarkEnd w:id="253"/>
              <w:r>
                <w:rPr>
                  <w:rStyle w:val="Hyperlink"/>
                </w:rPr>
                <w:t>R</w:t>
              </w:r>
              <w:bookmarkStart w:id="255" w:name="_Hlt526815777"/>
              <w:bookmarkEnd w:id="254"/>
              <w:r>
                <w:rPr>
                  <w:rStyle w:val="Hyperlink"/>
                </w:rPr>
                <w:t>O</w:t>
              </w:r>
              <w:bookmarkEnd w:id="255"/>
              <w:r>
                <w:rPr>
                  <w:rStyle w:val="Hyperlink"/>
                </w:rPr>
                <w:t>M</w:t>
              </w:r>
              <w:bookmarkStart w:id="256" w:name="_Hlt508612424"/>
              <w:r>
                <w:rPr>
                  <w:rStyle w:val="Hyperlink"/>
                </w:rPr>
                <w:t>-</w:t>
              </w:r>
              <w:bookmarkEnd w:id="256"/>
              <w:r>
                <w:rPr>
                  <w:rStyle w:val="Hyperlink"/>
                </w:rPr>
                <w:t>DOS</w:t>
              </w:r>
            </w:hyperlink>
          </w:p>
        </w:tc>
        <w:tc>
          <w:tcPr>
            <w:tcW w:w="3087" w:type="dxa"/>
            <w:gridSpan w:val="2"/>
            <w:tcMar>
              <w:left w:w="58" w:type="dxa"/>
              <w:right w:w="58" w:type="dxa"/>
            </w:tcMar>
          </w:tcPr>
          <w:p w14:paraId="6DE6790A" w14:textId="77777777" w:rsidR="00BE396E" w:rsidRDefault="00BE396E" w:rsidP="00BE396E">
            <w:pPr>
              <w:pStyle w:val="TableText"/>
            </w:pPr>
            <w:r>
              <w:t>Claim from date of service</w:t>
            </w:r>
          </w:p>
          <w:p w14:paraId="3DBE6866" w14:textId="77777777" w:rsidR="00BE396E" w:rsidRDefault="00BE396E" w:rsidP="00BE396E">
            <w:pPr>
              <w:pStyle w:val="TableText"/>
            </w:pPr>
            <w:r>
              <w:rPr>
                <w:rFonts w:cs="Arial"/>
                <w:color w:val="000000"/>
              </w:rPr>
              <w:t>T</w:t>
            </w:r>
            <w:r w:rsidRPr="00A97B4A">
              <w:rPr>
                <w:rFonts w:cs="Arial"/>
                <w:color w:val="000000"/>
              </w:rPr>
              <w:t>his field carries the earliest from-date-of-service on the claim.</w:t>
            </w:r>
          </w:p>
        </w:tc>
        <w:tc>
          <w:tcPr>
            <w:tcW w:w="1143" w:type="dxa"/>
            <w:tcMar>
              <w:left w:w="58" w:type="dxa"/>
              <w:right w:w="58" w:type="dxa"/>
            </w:tcMar>
          </w:tcPr>
          <w:p w14:paraId="4CB7DCF5" w14:textId="77777777" w:rsidR="00BE396E" w:rsidRDefault="00BE396E" w:rsidP="00BE396E">
            <w:pPr>
              <w:pStyle w:val="TableText"/>
              <w:rPr>
                <w:caps/>
              </w:rPr>
            </w:pPr>
            <w:r>
              <w:rPr>
                <w:caps/>
              </w:rPr>
              <w:t>8 n</w:t>
            </w:r>
          </w:p>
        </w:tc>
        <w:tc>
          <w:tcPr>
            <w:tcW w:w="2324" w:type="dxa"/>
            <w:gridSpan w:val="2"/>
            <w:tcMar>
              <w:left w:w="58" w:type="dxa"/>
              <w:right w:w="58" w:type="dxa"/>
            </w:tcMar>
          </w:tcPr>
          <w:p w14:paraId="44A47CEB" w14:textId="77777777" w:rsidR="00BE396E" w:rsidRDefault="00BE396E" w:rsidP="00BE396E">
            <w:pPr>
              <w:pStyle w:val="TableText"/>
            </w:pPr>
            <w:r>
              <w:t>MMDDYYYY</w:t>
            </w:r>
          </w:p>
        </w:tc>
        <w:tc>
          <w:tcPr>
            <w:tcW w:w="736" w:type="dxa"/>
            <w:tcMar>
              <w:left w:w="58" w:type="dxa"/>
              <w:right w:w="58" w:type="dxa"/>
            </w:tcMar>
          </w:tcPr>
          <w:p w14:paraId="75591C02" w14:textId="77777777" w:rsidR="00BE396E" w:rsidRDefault="00BE396E" w:rsidP="00BE396E">
            <w:pPr>
              <w:pStyle w:val="TableText"/>
            </w:pPr>
            <w:r>
              <w:t>Zeros</w:t>
            </w:r>
          </w:p>
        </w:tc>
        <w:tc>
          <w:tcPr>
            <w:tcW w:w="540" w:type="dxa"/>
          </w:tcPr>
          <w:p w14:paraId="7694745B" w14:textId="77777777" w:rsidR="00BE396E" w:rsidRDefault="00BE396E" w:rsidP="00BE396E">
            <w:pPr>
              <w:pStyle w:val="TableText"/>
            </w:pPr>
            <w:r>
              <w:t>X</w:t>
            </w:r>
          </w:p>
        </w:tc>
        <w:tc>
          <w:tcPr>
            <w:tcW w:w="450" w:type="dxa"/>
          </w:tcPr>
          <w:p w14:paraId="3840BC2C" w14:textId="77777777" w:rsidR="00BE396E" w:rsidRDefault="00BE396E" w:rsidP="00BE396E">
            <w:pPr>
              <w:pStyle w:val="TableText"/>
            </w:pPr>
            <w:r>
              <w:t>X</w:t>
            </w:r>
          </w:p>
        </w:tc>
        <w:tc>
          <w:tcPr>
            <w:tcW w:w="451" w:type="dxa"/>
          </w:tcPr>
          <w:p w14:paraId="267FBA3B" w14:textId="77777777" w:rsidR="00BE396E" w:rsidRDefault="00BE396E" w:rsidP="00BE396E">
            <w:pPr>
              <w:pStyle w:val="TableText"/>
            </w:pPr>
            <w:r>
              <w:t>X</w:t>
            </w:r>
          </w:p>
        </w:tc>
      </w:tr>
      <w:tr w:rsidR="00BE396E" w14:paraId="1C17D0F0" w14:textId="77777777" w:rsidTr="00B3142B">
        <w:trPr>
          <w:cantSplit/>
          <w:jc w:val="center"/>
        </w:trPr>
        <w:tc>
          <w:tcPr>
            <w:tcW w:w="802" w:type="dxa"/>
            <w:tcMar>
              <w:left w:w="58" w:type="dxa"/>
              <w:right w:w="58" w:type="dxa"/>
            </w:tcMar>
          </w:tcPr>
          <w:p w14:paraId="717E83CA" w14:textId="6D39AE9F" w:rsidR="00BE396E" w:rsidRDefault="00BE396E" w:rsidP="00BE396E">
            <w:pPr>
              <w:pStyle w:val="TableText"/>
            </w:pPr>
            <w:r>
              <w:t>285</w:t>
            </w:r>
            <w:r w:rsidR="00135F82">
              <w:t xml:space="preserve"> – </w:t>
            </w:r>
            <w:r>
              <w:t>292</w:t>
            </w:r>
          </w:p>
        </w:tc>
        <w:tc>
          <w:tcPr>
            <w:tcW w:w="2227" w:type="dxa"/>
            <w:tcMar>
              <w:left w:w="58" w:type="dxa"/>
              <w:right w:w="58" w:type="dxa"/>
            </w:tcMar>
          </w:tcPr>
          <w:p w14:paraId="1D92BEFE" w14:textId="77777777" w:rsidR="00BE396E" w:rsidRDefault="00BE396E" w:rsidP="00BE396E">
            <w:pPr>
              <w:pStyle w:val="TableText"/>
            </w:pPr>
            <w:r>
              <w:t>CLAIM TO DOS</w:t>
            </w:r>
          </w:p>
        </w:tc>
        <w:tc>
          <w:tcPr>
            <w:tcW w:w="2902" w:type="dxa"/>
            <w:tcMar>
              <w:left w:w="58" w:type="dxa"/>
              <w:right w:w="58" w:type="dxa"/>
            </w:tcMar>
          </w:tcPr>
          <w:p w14:paraId="21B5CB40" w14:textId="6BA441DF" w:rsidR="00BE396E" w:rsidRDefault="00BE396E" w:rsidP="00BE396E">
            <w:pPr>
              <w:pStyle w:val="TableText"/>
            </w:pPr>
            <w:r>
              <w:t>:P:IDR-</w:t>
            </w:r>
            <w:hyperlink r:id="rId79" w:history="1">
              <w:r>
                <w:rPr>
                  <w:rStyle w:val="Hyperlink"/>
                </w:rPr>
                <w:t>H</w:t>
              </w:r>
              <w:bookmarkStart w:id="257" w:name="_Hlt514733690"/>
              <w:r>
                <w:rPr>
                  <w:rStyle w:val="Hyperlink"/>
                </w:rPr>
                <w:t>D</w:t>
              </w:r>
              <w:bookmarkStart w:id="258" w:name="_Hlt526815785"/>
              <w:bookmarkEnd w:id="257"/>
              <w:r>
                <w:rPr>
                  <w:rStyle w:val="Hyperlink"/>
                </w:rPr>
                <w:t>R</w:t>
              </w:r>
              <w:bookmarkStart w:id="259" w:name="_Hlt526815084"/>
              <w:bookmarkEnd w:id="258"/>
              <w:r>
                <w:rPr>
                  <w:rStyle w:val="Hyperlink"/>
                </w:rPr>
                <w:t>-</w:t>
              </w:r>
              <w:bookmarkStart w:id="260" w:name="_Hlt517151303"/>
              <w:bookmarkEnd w:id="259"/>
              <w:r>
                <w:rPr>
                  <w:rStyle w:val="Hyperlink"/>
                </w:rPr>
                <w:t>T</w:t>
              </w:r>
              <w:bookmarkStart w:id="261" w:name="_Hlt526815211"/>
              <w:bookmarkEnd w:id="260"/>
              <w:r>
                <w:rPr>
                  <w:rStyle w:val="Hyperlink"/>
                </w:rPr>
                <w:t>O</w:t>
              </w:r>
              <w:bookmarkEnd w:id="261"/>
              <w:r>
                <w:rPr>
                  <w:rStyle w:val="Hyperlink"/>
                </w:rPr>
                <w:t>-</w:t>
              </w:r>
              <w:bookmarkStart w:id="262" w:name="_Hlt526815142"/>
              <w:r>
                <w:rPr>
                  <w:rStyle w:val="Hyperlink"/>
                </w:rPr>
                <w:t>D</w:t>
              </w:r>
              <w:bookmarkStart w:id="263" w:name="_Hlt508612472"/>
              <w:bookmarkEnd w:id="262"/>
              <w:r>
                <w:rPr>
                  <w:rStyle w:val="Hyperlink"/>
                </w:rPr>
                <w:t>O</w:t>
              </w:r>
              <w:bookmarkEnd w:id="263"/>
              <w:r>
                <w:rPr>
                  <w:rStyle w:val="Hyperlink"/>
                </w:rPr>
                <w:t>S</w:t>
              </w:r>
            </w:hyperlink>
          </w:p>
        </w:tc>
        <w:tc>
          <w:tcPr>
            <w:tcW w:w="3087" w:type="dxa"/>
            <w:gridSpan w:val="2"/>
            <w:tcMar>
              <w:left w:w="58" w:type="dxa"/>
              <w:right w:w="58" w:type="dxa"/>
            </w:tcMar>
          </w:tcPr>
          <w:p w14:paraId="564319D6" w14:textId="77777777" w:rsidR="00BE396E" w:rsidRDefault="00BE396E" w:rsidP="00BE396E">
            <w:pPr>
              <w:pStyle w:val="TableText"/>
            </w:pPr>
            <w:r>
              <w:t>Claim to date of service</w:t>
            </w:r>
          </w:p>
          <w:p w14:paraId="6742FA6F" w14:textId="77777777" w:rsidR="00BE396E" w:rsidRPr="00733446" w:rsidRDefault="00BE396E" w:rsidP="00BE396E">
            <w:pPr>
              <w:pStyle w:val="TableText"/>
            </w:pPr>
            <w:r w:rsidRPr="00733446">
              <w:t>This field carries the latest to-date-of-service on the claim.</w:t>
            </w:r>
          </w:p>
        </w:tc>
        <w:tc>
          <w:tcPr>
            <w:tcW w:w="1143" w:type="dxa"/>
            <w:tcMar>
              <w:left w:w="58" w:type="dxa"/>
              <w:right w:w="58" w:type="dxa"/>
            </w:tcMar>
          </w:tcPr>
          <w:p w14:paraId="0F8E7069" w14:textId="77777777" w:rsidR="00BE396E" w:rsidRDefault="00BE396E" w:rsidP="00BE396E">
            <w:pPr>
              <w:pStyle w:val="TableText"/>
              <w:rPr>
                <w:caps/>
              </w:rPr>
            </w:pPr>
            <w:r>
              <w:rPr>
                <w:caps/>
              </w:rPr>
              <w:t>8 n</w:t>
            </w:r>
          </w:p>
        </w:tc>
        <w:tc>
          <w:tcPr>
            <w:tcW w:w="2324" w:type="dxa"/>
            <w:gridSpan w:val="2"/>
            <w:tcMar>
              <w:left w:w="58" w:type="dxa"/>
              <w:right w:w="58" w:type="dxa"/>
            </w:tcMar>
          </w:tcPr>
          <w:p w14:paraId="667B17D3" w14:textId="77777777" w:rsidR="00BE396E" w:rsidRDefault="00BE396E" w:rsidP="00BE396E">
            <w:pPr>
              <w:pStyle w:val="TableText"/>
            </w:pPr>
            <w:r>
              <w:t>MMDDYYYY</w:t>
            </w:r>
          </w:p>
        </w:tc>
        <w:tc>
          <w:tcPr>
            <w:tcW w:w="736" w:type="dxa"/>
            <w:tcMar>
              <w:left w:w="58" w:type="dxa"/>
              <w:right w:w="58" w:type="dxa"/>
            </w:tcMar>
          </w:tcPr>
          <w:p w14:paraId="1B4DF5E3" w14:textId="77777777" w:rsidR="00BE396E" w:rsidRDefault="00BE396E" w:rsidP="00BE396E">
            <w:pPr>
              <w:pStyle w:val="TableText"/>
            </w:pPr>
            <w:r>
              <w:t>Zeros</w:t>
            </w:r>
          </w:p>
        </w:tc>
        <w:tc>
          <w:tcPr>
            <w:tcW w:w="540" w:type="dxa"/>
          </w:tcPr>
          <w:p w14:paraId="18DEBF16" w14:textId="77777777" w:rsidR="00BE396E" w:rsidRDefault="00BE396E" w:rsidP="00BE396E">
            <w:pPr>
              <w:pStyle w:val="TableText"/>
            </w:pPr>
            <w:r>
              <w:t>X</w:t>
            </w:r>
          </w:p>
        </w:tc>
        <w:tc>
          <w:tcPr>
            <w:tcW w:w="450" w:type="dxa"/>
          </w:tcPr>
          <w:p w14:paraId="34557C9E" w14:textId="77777777" w:rsidR="00BE396E" w:rsidRDefault="00BE396E" w:rsidP="00BE396E">
            <w:pPr>
              <w:pStyle w:val="TableText"/>
            </w:pPr>
            <w:r>
              <w:t>X</w:t>
            </w:r>
          </w:p>
        </w:tc>
        <w:tc>
          <w:tcPr>
            <w:tcW w:w="451" w:type="dxa"/>
          </w:tcPr>
          <w:p w14:paraId="4E9A9A21" w14:textId="77777777" w:rsidR="00BE396E" w:rsidRDefault="00BE396E" w:rsidP="00BE396E">
            <w:pPr>
              <w:pStyle w:val="TableText"/>
            </w:pPr>
            <w:r>
              <w:t>X</w:t>
            </w:r>
          </w:p>
        </w:tc>
      </w:tr>
      <w:tr w:rsidR="00BE396E" w14:paraId="0EAFDF35" w14:textId="77777777" w:rsidTr="00B3142B">
        <w:trPr>
          <w:cantSplit/>
          <w:jc w:val="center"/>
        </w:trPr>
        <w:tc>
          <w:tcPr>
            <w:tcW w:w="802" w:type="dxa"/>
            <w:tcMar>
              <w:left w:w="58" w:type="dxa"/>
              <w:right w:w="58" w:type="dxa"/>
            </w:tcMar>
          </w:tcPr>
          <w:p w14:paraId="58B73EB5" w14:textId="77777777" w:rsidR="00BE396E" w:rsidRDefault="00BE396E" w:rsidP="00BE396E">
            <w:pPr>
              <w:pStyle w:val="TableText"/>
            </w:pPr>
            <w:r>
              <w:t>293</w:t>
            </w:r>
          </w:p>
        </w:tc>
        <w:tc>
          <w:tcPr>
            <w:tcW w:w="2227" w:type="dxa"/>
            <w:tcMar>
              <w:left w:w="58" w:type="dxa"/>
              <w:right w:w="58" w:type="dxa"/>
            </w:tcMar>
          </w:tcPr>
          <w:p w14:paraId="08ED9673" w14:textId="77777777" w:rsidR="00BE396E" w:rsidRDefault="00BE396E" w:rsidP="00BE396E">
            <w:pPr>
              <w:pStyle w:val="TableText"/>
            </w:pPr>
            <w:r>
              <w:t>MSP REPROCESS</w:t>
            </w:r>
          </w:p>
        </w:tc>
        <w:tc>
          <w:tcPr>
            <w:tcW w:w="2902" w:type="dxa"/>
            <w:tcMar>
              <w:left w:w="58" w:type="dxa"/>
              <w:right w:w="58" w:type="dxa"/>
            </w:tcMar>
          </w:tcPr>
          <w:p w14:paraId="1DB17473" w14:textId="22B45B2A" w:rsidR="00BE396E" w:rsidRDefault="00BE396E" w:rsidP="00BE396E">
            <w:pPr>
              <w:pStyle w:val="TableText"/>
            </w:pPr>
            <w:r>
              <w:t>:P:IDR-</w:t>
            </w:r>
            <w:bookmarkStart w:id="264" w:name="_Hlt514733710"/>
            <w:r>
              <w:rPr>
                <w:rStyle w:val="Hyperlink"/>
              </w:rPr>
              <w:fldChar w:fldCharType="begin"/>
            </w:r>
            <w:r w:rsidR="004751A5">
              <w:rPr>
                <w:rStyle w:val="Hyperlink"/>
              </w:rPr>
              <w:instrText>HYPERLINK "..\\..\\DataDictionary\\COBOL\\MSP\\MSP-REPROCESS.docx"</w:instrText>
            </w:r>
            <w:r>
              <w:rPr>
                <w:rStyle w:val="Hyperlink"/>
              </w:rPr>
            </w:r>
            <w:r>
              <w:rPr>
                <w:rStyle w:val="Hyperlink"/>
              </w:rPr>
              <w:fldChar w:fldCharType="separate"/>
            </w:r>
            <w:r>
              <w:rPr>
                <w:rStyle w:val="Hyperlink"/>
              </w:rPr>
              <w:t>MS</w:t>
            </w:r>
            <w:bookmarkStart w:id="265" w:name="_Hlt508612476"/>
            <w:r>
              <w:rPr>
                <w:rStyle w:val="Hyperlink"/>
              </w:rPr>
              <w:t>P</w:t>
            </w:r>
            <w:bookmarkStart w:id="266" w:name="_Hlt506788402"/>
            <w:bookmarkEnd w:id="265"/>
            <w:r>
              <w:rPr>
                <w:rStyle w:val="Hyperlink"/>
              </w:rPr>
              <w:t>-</w:t>
            </w:r>
            <w:bookmarkStart w:id="267" w:name="_Hlt527336602"/>
            <w:bookmarkEnd w:id="266"/>
            <w:r>
              <w:rPr>
                <w:rStyle w:val="Hyperlink"/>
              </w:rPr>
              <w:t>R</w:t>
            </w:r>
            <w:bookmarkStart w:id="268" w:name="_Hlt11744500"/>
            <w:bookmarkEnd w:id="267"/>
            <w:r>
              <w:rPr>
                <w:rStyle w:val="Hyperlink"/>
              </w:rPr>
              <w:t>E</w:t>
            </w:r>
            <w:bookmarkEnd w:id="268"/>
            <w:r>
              <w:rPr>
                <w:rStyle w:val="Hyperlink"/>
              </w:rPr>
              <w:t>PR</w:t>
            </w:r>
            <w:bookmarkStart w:id="269" w:name="_Hlt526815243"/>
            <w:r>
              <w:rPr>
                <w:rStyle w:val="Hyperlink"/>
              </w:rPr>
              <w:t>O</w:t>
            </w:r>
            <w:bookmarkEnd w:id="269"/>
            <w:r>
              <w:rPr>
                <w:rStyle w:val="Hyperlink"/>
              </w:rPr>
              <w:t>CESS</w:t>
            </w:r>
            <w:r>
              <w:rPr>
                <w:rStyle w:val="Hyperlink"/>
              </w:rPr>
              <w:fldChar w:fldCharType="end"/>
            </w:r>
            <w:bookmarkEnd w:id="264"/>
          </w:p>
        </w:tc>
        <w:tc>
          <w:tcPr>
            <w:tcW w:w="3087" w:type="dxa"/>
            <w:gridSpan w:val="2"/>
            <w:tcMar>
              <w:left w:w="58" w:type="dxa"/>
              <w:right w:w="58" w:type="dxa"/>
            </w:tcMar>
          </w:tcPr>
          <w:p w14:paraId="3BCD1BDF" w14:textId="77777777" w:rsidR="00BE396E" w:rsidRDefault="00BE396E" w:rsidP="00BE396E">
            <w:pPr>
              <w:pStyle w:val="TableText"/>
            </w:pPr>
            <w:r>
              <w:t>MSP Reprocessed Indicator</w:t>
            </w:r>
          </w:p>
          <w:p w14:paraId="46B3076A" w14:textId="77777777" w:rsidR="00BE396E" w:rsidRPr="00733446" w:rsidRDefault="00BE396E" w:rsidP="00BE396E">
            <w:pPr>
              <w:pStyle w:val="TableText"/>
            </w:pPr>
            <w:r w:rsidRPr="00733446">
              <w:t>This field identifies claims in which an MSP EOB was submitted with the claim, and the claim was previously cost avoided.</w:t>
            </w:r>
          </w:p>
        </w:tc>
        <w:tc>
          <w:tcPr>
            <w:tcW w:w="1143" w:type="dxa"/>
            <w:tcMar>
              <w:left w:w="58" w:type="dxa"/>
              <w:right w:w="58" w:type="dxa"/>
            </w:tcMar>
          </w:tcPr>
          <w:p w14:paraId="5D303955" w14:textId="77777777" w:rsidR="00BE396E" w:rsidRDefault="00BE396E" w:rsidP="00BE396E">
            <w:pPr>
              <w:pStyle w:val="TableText"/>
              <w:rPr>
                <w:caps/>
              </w:rPr>
            </w:pPr>
            <w:r>
              <w:rPr>
                <w:caps/>
              </w:rPr>
              <w:t>1 C</w:t>
            </w:r>
          </w:p>
        </w:tc>
        <w:tc>
          <w:tcPr>
            <w:tcW w:w="2324" w:type="dxa"/>
            <w:gridSpan w:val="2"/>
            <w:tcMar>
              <w:left w:w="58" w:type="dxa"/>
              <w:right w:w="58" w:type="dxa"/>
            </w:tcMar>
          </w:tcPr>
          <w:p w14:paraId="1E146B31" w14:textId="77777777" w:rsidR="00BE396E" w:rsidRPr="0048798E" w:rsidRDefault="00BE396E" w:rsidP="00BE396E">
            <w:pPr>
              <w:pStyle w:val="TableText"/>
              <w:rPr>
                <w:b/>
              </w:rPr>
            </w:pPr>
            <w:r w:rsidRPr="0042502A">
              <w:rPr>
                <w:b/>
              </w:rPr>
              <w:t>Valid Values:</w:t>
            </w:r>
          </w:p>
          <w:p w14:paraId="1060ED34" w14:textId="21C4CA71" w:rsidR="00BE396E" w:rsidRPr="00865B7A" w:rsidRDefault="00BE396E" w:rsidP="00245396">
            <w:pPr>
              <w:pStyle w:val="TableTextBullet"/>
            </w:pPr>
            <w:r>
              <w:t>R</w:t>
            </w:r>
            <w:r w:rsidR="004B66E4">
              <w:t xml:space="preserve"> – </w:t>
            </w:r>
            <w:r w:rsidRPr="00865B7A">
              <w:t>Reprocess</w:t>
            </w:r>
          </w:p>
          <w:p w14:paraId="7178926B" w14:textId="46E53F65" w:rsidR="00BE396E" w:rsidRDefault="00BE396E" w:rsidP="00245396">
            <w:pPr>
              <w:pStyle w:val="TableTextBullet"/>
            </w:pPr>
            <w:r>
              <w:t>Blank</w:t>
            </w:r>
            <w:r w:rsidR="004B66E4">
              <w:t xml:space="preserve"> – </w:t>
            </w:r>
            <w:r w:rsidRPr="00865B7A">
              <w:t>Reprocess does not apply</w:t>
            </w:r>
          </w:p>
        </w:tc>
        <w:tc>
          <w:tcPr>
            <w:tcW w:w="736" w:type="dxa"/>
            <w:tcMar>
              <w:left w:w="58" w:type="dxa"/>
              <w:right w:w="58" w:type="dxa"/>
            </w:tcMar>
          </w:tcPr>
          <w:p w14:paraId="39960B5B" w14:textId="77777777" w:rsidR="00BE396E" w:rsidRDefault="00BE396E" w:rsidP="00BE396E">
            <w:pPr>
              <w:pStyle w:val="TableText"/>
            </w:pPr>
            <w:r>
              <w:t>Spaces</w:t>
            </w:r>
          </w:p>
        </w:tc>
        <w:tc>
          <w:tcPr>
            <w:tcW w:w="540" w:type="dxa"/>
          </w:tcPr>
          <w:p w14:paraId="4C3E7EE5" w14:textId="77777777" w:rsidR="00BE396E" w:rsidRDefault="00BE396E" w:rsidP="00BE396E">
            <w:pPr>
              <w:pStyle w:val="TableText"/>
            </w:pPr>
            <w:r>
              <w:t>-</w:t>
            </w:r>
          </w:p>
        </w:tc>
        <w:tc>
          <w:tcPr>
            <w:tcW w:w="450" w:type="dxa"/>
          </w:tcPr>
          <w:p w14:paraId="1496F30E" w14:textId="77777777" w:rsidR="00BE396E" w:rsidRDefault="00BE396E" w:rsidP="00BE396E">
            <w:pPr>
              <w:pStyle w:val="TableText"/>
            </w:pPr>
            <w:r>
              <w:t>X</w:t>
            </w:r>
          </w:p>
        </w:tc>
        <w:tc>
          <w:tcPr>
            <w:tcW w:w="451" w:type="dxa"/>
          </w:tcPr>
          <w:p w14:paraId="7DF72E15" w14:textId="77777777" w:rsidR="00BE396E" w:rsidRDefault="00BE396E" w:rsidP="00BE396E">
            <w:pPr>
              <w:pStyle w:val="TableText"/>
            </w:pPr>
            <w:r>
              <w:t>X</w:t>
            </w:r>
          </w:p>
        </w:tc>
      </w:tr>
      <w:tr w:rsidR="00BE396E" w14:paraId="3985A36A" w14:textId="77777777" w:rsidTr="00B3142B">
        <w:trPr>
          <w:cantSplit/>
          <w:jc w:val="center"/>
        </w:trPr>
        <w:tc>
          <w:tcPr>
            <w:tcW w:w="802" w:type="dxa"/>
            <w:tcMar>
              <w:left w:w="58" w:type="dxa"/>
              <w:right w:w="58" w:type="dxa"/>
            </w:tcMar>
          </w:tcPr>
          <w:p w14:paraId="0C12A63C" w14:textId="190E759F" w:rsidR="00BE396E" w:rsidRDefault="00BE396E" w:rsidP="00BE396E">
            <w:pPr>
              <w:pStyle w:val="TableText"/>
            </w:pPr>
            <w:r>
              <w:t>294</w:t>
            </w:r>
            <w:r w:rsidR="00135F82">
              <w:t xml:space="preserve"> – </w:t>
            </w:r>
            <w:r>
              <w:t>301</w:t>
            </w:r>
          </w:p>
        </w:tc>
        <w:tc>
          <w:tcPr>
            <w:tcW w:w="2227" w:type="dxa"/>
            <w:tcMar>
              <w:left w:w="58" w:type="dxa"/>
              <w:right w:w="58" w:type="dxa"/>
            </w:tcMar>
          </w:tcPr>
          <w:p w14:paraId="42800531" w14:textId="77777777" w:rsidR="00BE396E" w:rsidRDefault="00BE396E" w:rsidP="00BE396E">
            <w:pPr>
              <w:pStyle w:val="TableText"/>
            </w:pPr>
            <w:r>
              <w:t>CLAIM RECEIPT DATE</w:t>
            </w:r>
          </w:p>
        </w:tc>
        <w:tc>
          <w:tcPr>
            <w:tcW w:w="2902" w:type="dxa"/>
            <w:tcMar>
              <w:left w:w="58" w:type="dxa"/>
              <w:right w:w="58" w:type="dxa"/>
            </w:tcMar>
          </w:tcPr>
          <w:p w14:paraId="445407E3" w14:textId="1205EF03" w:rsidR="00BE396E" w:rsidRDefault="00BE396E" w:rsidP="00BE396E">
            <w:pPr>
              <w:pStyle w:val="TableText"/>
            </w:pPr>
            <w:r>
              <w:t>:P:IDR-</w:t>
            </w:r>
            <w:hyperlink r:id="rId80" w:history="1">
              <w:r w:rsidRPr="001E3D56">
                <w:rPr>
                  <w:rStyle w:val="Hyperlink"/>
                  <w:rFonts w:cs="Courier New"/>
                  <w:szCs w:val="16"/>
                </w:rPr>
                <w:t>CLAIM-RECEIPT-DATE</w:t>
              </w:r>
            </w:hyperlink>
          </w:p>
        </w:tc>
        <w:tc>
          <w:tcPr>
            <w:tcW w:w="3087" w:type="dxa"/>
            <w:gridSpan w:val="2"/>
            <w:tcMar>
              <w:left w:w="58" w:type="dxa"/>
              <w:right w:w="58" w:type="dxa"/>
            </w:tcMar>
          </w:tcPr>
          <w:p w14:paraId="66BF5632" w14:textId="77777777" w:rsidR="00BE396E" w:rsidRDefault="00BE396E" w:rsidP="00BE396E">
            <w:pPr>
              <w:pStyle w:val="TableText"/>
            </w:pPr>
            <w:r>
              <w:t>Claim receipt date</w:t>
            </w:r>
          </w:p>
        </w:tc>
        <w:tc>
          <w:tcPr>
            <w:tcW w:w="1143" w:type="dxa"/>
            <w:tcMar>
              <w:left w:w="58" w:type="dxa"/>
              <w:right w:w="58" w:type="dxa"/>
            </w:tcMar>
          </w:tcPr>
          <w:p w14:paraId="555AA7FC" w14:textId="77777777" w:rsidR="00BE396E" w:rsidRDefault="00BE396E" w:rsidP="00BE396E">
            <w:pPr>
              <w:pStyle w:val="TableText"/>
              <w:rPr>
                <w:caps/>
              </w:rPr>
            </w:pPr>
            <w:r>
              <w:rPr>
                <w:caps/>
              </w:rPr>
              <w:t>8 N</w:t>
            </w:r>
          </w:p>
        </w:tc>
        <w:tc>
          <w:tcPr>
            <w:tcW w:w="2324" w:type="dxa"/>
            <w:gridSpan w:val="2"/>
            <w:tcMar>
              <w:left w:w="58" w:type="dxa"/>
              <w:right w:w="58" w:type="dxa"/>
            </w:tcMar>
          </w:tcPr>
          <w:p w14:paraId="11EB5700" w14:textId="77777777" w:rsidR="00BE396E" w:rsidRDefault="00BE396E" w:rsidP="00BE396E">
            <w:pPr>
              <w:pStyle w:val="TableText"/>
            </w:pPr>
            <w:r>
              <w:t>MMDDYYYY</w:t>
            </w:r>
          </w:p>
        </w:tc>
        <w:tc>
          <w:tcPr>
            <w:tcW w:w="736" w:type="dxa"/>
            <w:tcMar>
              <w:left w:w="58" w:type="dxa"/>
              <w:right w:w="58" w:type="dxa"/>
            </w:tcMar>
          </w:tcPr>
          <w:p w14:paraId="0C75566C" w14:textId="77777777" w:rsidR="00BE396E" w:rsidRDefault="00BE396E" w:rsidP="00BE396E">
            <w:pPr>
              <w:pStyle w:val="TableText"/>
            </w:pPr>
            <w:r>
              <w:t>Zeros</w:t>
            </w:r>
          </w:p>
        </w:tc>
        <w:tc>
          <w:tcPr>
            <w:tcW w:w="540" w:type="dxa"/>
          </w:tcPr>
          <w:p w14:paraId="0C812249" w14:textId="77777777" w:rsidR="00BE396E" w:rsidRDefault="00BE396E" w:rsidP="00BE396E">
            <w:pPr>
              <w:pStyle w:val="TableText"/>
            </w:pPr>
            <w:r>
              <w:t>X</w:t>
            </w:r>
          </w:p>
        </w:tc>
        <w:tc>
          <w:tcPr>
            <w:tcW w:w="450" w:type="dxa"/>
          </w:tcPr>
          <w:p w14:paraId="510D1513" w14:textId="77777777" w:rsidR="00BE396E" w:rsidRDefault="00BE396E" w:rsidP="00BE396E">
            <w:pPr>
              <w:pStyle w:val="TableText"/>
            </w:pPr>
            <w:r>
              <w:t>X</w:t>
            </w:r>
          </w:p>
        </w:tc>
        <w:tc>
          <w:tcPr>
            <w:tcW w:w="451" w:type="dxa"/>
          </w:tcPr>
          <w:p w14:paraId="7DEE4979" w14:textId="77777777" w:rsidR="00BE396E" w:rsidRDefault="00BE396E" w:rsidP="00BE396E">
            <w:pPr>
              <w:pStyle w:val="TableText"/>
            </w:pPr>
            <w:r>
              <w:t>X</w:t>
            </w:r>
          </w:p>
        </w:tc>
      </w:tr>
      <w:tr w:rsidR="00007A58" w14:paraId="44908F7D" w14:textId="77777777" w:rsidTr="00B3142B">
        <w:trPr>
          <w:cantSplit/>
          <w:jc w:val="center"/>
        </w:trPr>
        <w:tc>
          <w:tcPr>
            <w:tcW w:w="802" w:type="dxa"/>
            <w:tcMar>
              <w:left w:w="58" w:type="dxa"/>
              <w:right w:w="58" w:type="dxa"/>
            </w:tcMar>
          </w:tcPr>
          <w:p w14:paraId="2B9FA2FD" w14:textId="04F46F6F" w:rsidR="00007A58" w:rsidRDefault="00007A58" w:rsidP="00007A58">
            <w:pPr>
              <w:pStyle w:val="TableText"/>
            </w:pPr>
            <w:r>
              <w:t>302</w:t>
            </w:r>
          </w:p>
        </w:tc>
        <w:tc>
          <w:tcPr>
            <w:tcW w:w="2227" w:type="dxa"/>
            <w:tcMar>
              <w:left w:w="58" w:type="dxa"/>
              <w:right w:w="58" w:type="dxa"/>
            </w:tcMar>
          </w:tcPr>
          <w:p w14:paraId="263C9582" w14:textId="3063A787" w:rsidR="00007A58" w:rsidRDefault="00007A58" w:rsidP="00007A58">
            <w:pPr>
              <w:pStyle w:val="TableText"/>
            </w:pPr>
            <w:r>
              <w:t>CLAIM LEVEL INDICATOR</w:t>
            </w:r>
          </w:p>
        </w:tc>
        <w:tc>
          <w:tcPr>
            <w:tcW w:w="2902" w:type="dxa"/>
            <w:tcMar>
              <w:left w:w="58" w:type="dxa"/>
              <w:right w:w="58" w:type="dxa"/>
            </w:tcMar>
          </w:tcPr>
          <w:p w14:paraId="7D406EA5" w14:textId="3A7E0ECC" w:rsidR="00007A58" w:rsidRDefault="00007A58" w:rsidP="00007A58">
            <w:pPr>
              <w:pStyle w:val="TableText"/>
            </w:pPr>
            <w:r>
              <w:t>:P:IDR-</w:t>
            </w:r>
            <w:hyperlink r:id="rId81" w:history="1">
              <w:r w:rsidRPr="006509F8">
                <w:rPr>
                  <w:rStyle w:val="Hyperlink"/>
                </w:rPr>
                <w:t>CLM-LEVEL-IND</w:t>
              </w:r>
            </w:hyperlink>
          </w:p>
        </w:tc>
        <w:tc>
          <w:tcPr>
            <w:tcW w:w="3087" w:type="dxa"/>
            <w:gridSpan w:val="2"/>
            <w:tcMar>
              <w:left w:w="58" w:type="dxa"/>
              <w:right w:w="58" w:type="dxa"/>
            </w:tcMar>
          </w:tcPr>
          <w:p w14:paraId="2BE1A8A7" w14:textId="2E764316" w:rsidR="00007A58" w:rsidRDefault="00007A58" w:rsidP="00007A58">
            <w:pPr>
              <w:pStyle w:val="TableText"/>
            </w:pPr>
            <w:r>
              <w:t>Claim level indicator</w:t>
            </w:r>
          </w:p>
        </w:tc>
        <w:tc>
          <w:tcPr>
            <w:tcW w:w="1143" w:type="dxa"/>
            <w:tcMar>
              <w:left w:w="58" w:type="dxa"/>
              <w:right w:w="58" w:type="dxa"/>
            </w:tcMar>
          </w:tcPr>
          <w:p w14:paraId="0B0FDA20" w14:textId="09F85F2A" w:rsidR="00007A58" w:rsidRDefault="00007A58" w:rsidP="00007A58">
            <w:pPr>
              <w:pStyle w:val="TableText"/>
              <w:rPr>
                <w:caps/>
              </w:rPr>
            </w:pPr>
            <w:r>
              <w:rPr>
                <w:caps/>
              </w:rPr>
              <w:t>1 C</w:t>
            </w:r>
          </w:p>
        </w:tc>
        <w:tc>
          <w:tcPr>
            <w:tcW w:w="2324" w:type="dxa"/>
            <w:gridSpan w:val="2"/>
            <w:tcMar>
              <w:left w:w="58" w:type="dxa"/>
              <w:right w:w="58" w:type="dxa"/>
            </w:tcMar>
          </w:tcPr>
          <w:p w14:paraId="7ECACB4B" w14:textId="77777777" w:rsidR="00007A58" w:rsidRPr="0048798E" w:rsidRDefault="00007A58" w:rsidP="00007A58">
            <w:pPr>
              <w:pStyle w:val="TableText"/>
              <w:rPr>
                <w:rFonts w:ascii="Arial Narrow" w:hAnsi="Arial Narrow"/>
                <w:b/>
              </w:rPr>
            </w:pPr>
            <w:r w:rsidRPr="0042502A">
              <w:rPr>
                <w:rFonts w:ascii="Arial Narrow" w:hAnsi="Arial Narrow"/>
                <w:b/>
              </w:rPr>
              <w:t>Valid Values:</w:t>
            </w:r>
          </w:p>
          <w:p w14:paraId="4C90B9D8" w14:textId="32ECB6A1" w:rsidR="00007A58" w:rsidRPr="00B7027C" w:rsidRDefault="00007A58" w:rsidP="00245396">
            <w:pPr>
              <w:pStyle w:val="TableTextBullet"/>
              <w:rPr>
                <w:color w:val="000000"/>
              </w:rPr>
            </w:pPr>
            <w:r>
              <w:t xml:space="preserve">O – </w:t>
            </w:r>
            <w:r w:rsidRPr="00956302">
              <w:t>Original Claim</w:t>
            </w:r>
          </w:p>
          <w:p w14:paraId="20630FFB" w14:textId="5810BD1A" w:rsidR="00007A58" w:rsidRPr="00007A58" w:rsidRDefault="00007A58" w:rsidP="00007A58">
            <w:pPr>
              <w:pStyle w:val="TableText"/>
              <w:rPr>
                <w:b/>
              </w:rPr>
            </w:pPr>
            <w:r w:rsidRPr="00007A58">
              <w:rPr>
                <w:b/>
              </w:rPr>
              <w:t>If:</w:t>
            </w:r>
          </w:p>
          <w:p w14:paraId="1368C71C" w14:textId="1CE6066D" w:rsidR="00007A58" w:rsidRDefault="00007A58" w:rsidP="00007A58">
            <w:pPr>
              <w:pStyle w:val="TableTextNumber1"/>
              <w:ind w:left="212" w:hanging="180"/>
            </w:pPr>
            <w:r>
              <w:t xml:space="preserve">The MCS claim type is 3 </w:t>
            </w:r>
            <w:r w:rsidRPr="0097365E">
              <w:t xml:space="preserve">(i.e. an original claim) and the ICN region </w:t>
            </w:r>
            <w:r w:rsidRPr="00956302">
              <w:t xml:space="preserve">is </w:t>
            </w:r>
            <w:r w:rsidRPr="00B7027C">
              <w:rPr>
                <w:b/>
              </w:rPr>
              <w:t>not</w:t>
            </w:r>
            <w:r w:rsidRPr="00956302">
              <w:t xml:space="preserve"> </w:t>
            </w:r>
            <w:r w:rsidRPr="0097365E">
              <w:t>05, 13, 23 or 33 (i.e. reprocessed</w:t>
            </w:r>
            <w:r>
              <w:t xml:space="preserve"> </w:t>
            </w:r>
            <w:r w:rsidRPr="0097365E">
              <w:t>/</w:t>
            </w:r>
            <w:r>
              <w:t xml:space="preserve"> </w:t>
            </w:r>
            <w:r w:rsidRPr="0097365E">
              <w:t>reopening adjustment regions) and the status is not Z</w:t>
            </w:r>
          </w:p>
          <w:p w14:paraId="3E889786" w14:textId="77777777" w:rsidR="00007A58" w:rsidRDefault="00007A58" w:rsidP="00007A58">
            <w:pPr>
              <w:pStyle w:val="TableText"/>
              <w:rPr>
                <w:b/>
                <w:i/>
                <w:color w:val="000000"/>
              </w:rPr>
            </w:pPr>
            <w:r w:rsidRPr="00B7027C">
              <w:rPr>
                <w:b/>
                <w:i/>
                <w:color w:val="000000"/>
              </w:rPr>
              <w:t>-Or-</w:t>
            </w:r>
          </w:p>
          <w:p w14:paraId="7A2FADBA" w14:textId="5831BBF8" w:rsidR="00007A58" w:rsidRPr="00B7027C" w:rsidRDefault="00007A58" w:rsidP="00007A58">
            <w:pPr>
              <w:pStyle w:val="TableTextNumber1"/>
              <w:ind w:left="212" w:hanging="180"/>
              <w:rPr>
                <w:b/>
                <w:color w:val="000000"/>
              </w:rPr>
            </w:pPr>
            <w:r>
              <w:t>T</w:t>
            </w:r>
            <w:r w:rsidRPr="0097365E">
              <w:t xml:space="preserve">he HIC on the adjustment claim is </w:t>
            </w:r>
            <w:r w:rsidRPr="00007A58">
              <w:rPr>
                <w:b/>
              </w:rPr>
              <w:t>not</w:t>
            </w:r>
            <w:r w:rsidRPr="0097365E">
              <w:t xml:space="preserve"> Equal to the HIC </w:t>
            </w:r>
            <w:r w:rsidRPr="00493014">
              <w:t>on</w:t>
            </w:r>
            <w:r w:rsidRPr="0097365E">
              <w:t xml:space="preserve"> the original</w:t>
            </w:r>
            <w:r>
              <w:t xml:space="preserve"> claim and the status is not Z</w:t>
            </w:r>
            <w:r w:rsidRPr="0097365E">
              <w:t>.</w:t>
            </w:r>
          </w:p>
        </w:tc>
        <w:tc>
          <w:tcPr>
            <w:tcW w:w="736" w:type="dxa"/>
            <w:tcMar>
              <w:left w:w="58" w:type="dxa"/>
              <w:right w:w="58" w:type="dxa"/>
            </w:tcMar>
          </w:tcPr>
          <w:p w14:paraId="1228A9F1" w14:textId="3DF8017A" w:rsidR="00007A58" w:rsidRDefault="00007A58" w:rsidP="00007A58">
            <w:pPr>
              <w:pStyle w:val="TableText"/>
            </w:pPr>
            <w:r>
              <w:t>Spaces</w:t>
            </w:r>
          </w:p>
        </w:tc>
        <w:tc>
          <w:tcPr>
            <w:tcW w:w="540" w:type="dxa"/>
          </w:tcPr>
          <w:p w14:paraId="3D0C2F49" w14:textId="6E5D7112" w:rsidR="00007A58" w:rsidRDefault="00007A58" w:rsidP="00007A58">
            <w:pPr>
              <w:pStyle w:val="TableText"/>
            </w:pPr>
            <w:r>
              <w:t>X</w:t>
            </w:r>
          </w:p>
        </w:tc>
        <w:tc>
          <w:tcPr>
            <w:tcW w:w="450" w:type="dxa"/>
          </w:tcPr>
          <w:p w14:paraId="177EC7DB" w14:textId="11C7B1E2" w:rsidR="00007A58" w:rsidRDefault="00007A58" w:rsidP="00007A58">
            <w:pPr>
              <w:pStyle w:val="TableText"/>
            </w:pPr>
            <w:r>
              <w:t>X</w:t>
            </w:r>
          </w:p>
        </w:tc>
        <w:tc>
          <w:tcPr>
            <w:tcW w:w="451" w:type="dxa"/>
          </w:tcPr>
          <w:p w14:paraId="75C5E935" w14:textId="34FFE5C5" w:rsidR="00007A58" w:rsidRDefault="00007A58" w:rsidP="00007A58">
            <w:pPr>
              <w:pStyle w:val="TableText"/>
            </w:pPr>
            <w:r>
              <w:t>X</w:t>
            </w:r>
          </w:p>
        </w:tc>
      </w:tr>
      <w:tr w:rsidR="00B7027C" w14:paraId="0DC65B70" w14:textId="77777777" w:rsidTr="00B3142B">
        <w:trPr>
          <w:cantSplit/>
          <w:jc w:val="center"/>
        </w:trPr>
        <w:tc>
          <w:tcPr>
            <w:tcW w:w="802" w:type="dxa"/>
            <w:tcMar>
              <w:left w:w="58" w:type="dxa"/>
              <w:right w:w="58" w:type="dxa"/>
            </w:tcMar>
          </w:tcPr>
          <w:p w14:paraId="74EE8DA0" w14:textId="77777777" w:rsidR="00B7027C" w:rsidRDefault="00B7027C" w:rsidP="00B7027C">
            <w:pPr>
              <w:pStyle w:val="TableText"/>
            </w:pPr>
            <w:r>
              <w:t>302</w:t>
            </w:r>
          </w:p>
          <w:p w14:paraId="7EBC2430" w14:textId="1B37FFC9" w:rsidR="00B7027C" w:rsidRDefault="00B7027C" w:rsidP="00B7027C">
            <w:pPr>
              <w:pStyle w:val="TableText"/>
            </w:pPr>
            <w:r>
              <w:t>(Cont’d)</w:t>
            </w:r>
          </w:p>
        </w:tc>
        <w:tc>
          <w:tcPr>
            <w:tcW w:w="2227" w:type="dxa"/>
            <w:tcMar>
              <w:left w:w="58" w:type="dxa"/>
              <w:right w:w="58" w:type="dxa"/>
            </w:tcMar>
          </w:tcPr>
          <w:p w14:paraId="12C54964" w14:textId="77777777" w:rsidR="00B7027C" w:rsidRDefault="00B7027C" w:rsidP="00B7027C">
            <w:pPr>
              <w:pStyle w:val="TableText"/>
            </w:pPr>
            <w:r>
              <w:t>CLAIM LEVEL INDICATOR</w:t>
            </w:r>
          </w:p>
        </w:tc>
        <w:tc>
          <w:tcPr>
            <w:tcW w:w="2902" w:type="dxa"/>
            <w:tcMar>
              <w:left w:w="58" w:type="dxa"/>
              <w:right w:w="58" w:type="dxa"/>
            </w:tcMar>
          </w:tcPr>
          <w:p w14:paraId="359D2FDC" w14:textId="5C13CE58" w:rsidR="00B7027C" w:rsidRDefault="00B7027C" w:rsidP="00B7027C">
            <w:pPr>
              <w:pStyle w:val="TableText"/>
            </w:pPr>
            <w:r>
              <w:t>:P:IDR-</w:t>
            </w:r>
            <w:hyperlink r:id="rId82" w:history="1">
              <w:r w:rsidRPr="006509F8">
                <w:rPr>
                  <w:rStyle w:val="Hyperlink"/>
                </w:rPr>
                <w:t>CLM-LEVEL-IND</w:t>
              </w:r>
            </w:hyperlink>
          </w:p>
        </w:tc>
        <w:tc>
          <w:tcPr>
            <w:tcW w:w="3087" w:type="dxa"/>
            <w:gridSpan w:val="2"/>
            <w:tcMar>
              <w:left w:w="58" w:type="dxa"/>
              <w:right w:w="58" w:type="dxa"/>
            </w:tcMar>
          </w:tcPr>
          <w:p w14:paraId="6A41DD0B" w14:textId="77777777" w:rsidR="00B7027C" w:rsidRDefault="00B7027C" w:rsidP="00B7027C">
            <w:pPr>
              <w:pStyle w:val="TableText"/>
            </w:pPr>
            <w:r>
              <w:t>Claim level indicator</w:t>
            </w:r>
          </w:p>
        </w:tc>
        <w:tc>
          <w:tcPr>
            <w:tcW w:w="1143" w:type="dxa"/>
            <w:tcMar>
              <w:left w:w="58" w:type="dxa"/>
              <w:right w:w="58" w:type="dxa"/>
            </w:tcMar>
          </w:tcPr>
          <w:p w14:paraId="7BC9CBD4" w14:textId="77777777" w:rsidR="00B7027C" w:rsidRDefault="00B7027C" w:rsidP="00B7027C">
            <w:pPr>
              <w:pStyle w:val="TableText"/>
              <w:rPr>
                <w:caps/>
              </w:rPr>
            </w:pPr>
            <w:r>
              <w:rPr>
                <w:caps/>
              </w:rPr>
              <w:t>1 C</w:t>
            </w:r>
          </w:p>
        </w:tc>
        <w:tc>
          <w:tcPr>
            <w:tcW w:w="2324" w:type="dxa"/>
            <w:gridSpan w:val="2"/>
            <w:tcMar>
              <w:left w:w="58" w:type="dxa"/>
              <w:right w:w="58" w:type="dxa"/>
            </w:tcMar>
          </w:tcPr>
          <w:p w14:paraId="079D863F" w14:textId="77777777" w:rsidR="00B7027C" w:rsidRPr="0048798E" w:rsidRDefault="00B7027C" w:rsidP="00B7027C">
            <w:pPr>
              <w:pStyle w:val="TableText"/>
              <w:rPr>
                <w:rFonts w:ascii="Arial Narrow" w:hAnsi="Arial Narrow"/>
                <w:b/>
              </w:rPr>
            </w:pPr>
            <w:r w:rsidRPr="0042502A">
              <w:rPr>
                <w:rFonts w:ascii="Arial Narrow" w:hAnsi="Arial Narrow"/>
                <w:b/>
              </w:rPr>
              <w:t>Valid Values:</w:t>
            </w:r>
          </w:p>
          <w:p w14:paraId="4133C6AD" w14:textId="047D76CB" w:rsidR="00B7027C" w:rsidRPr="00956302" w:rsidRDefault="00B7027C" w:rsidP="00245396">
            <w:pPr>
              <w:pStyle w:val="TableTextBullet"/>
            </w:pPr>
            <w:r w:rsidRPr="00956302">
              <w:t xml:space="preserve">A </w:t>
            </w:r>
            <w:r>
              <w:t xml:space="preserve">– </w:t>
            </w:r>
            <w:r w:rsidRPr="00956302">
              <w:t>Adjustment Claim</w:t>
            </w:r>
            <w:r w:rsidR="00007A58">
              <w:t>, a</w:t>
            </w:r>
            <w:r w:rsidRPr="00956302">
              <w:t>pplies to all adjustment and reopening ICN regions and the status on the claim is any status other than Z</w:t>
            </w:r>
          </w:p>
          <w:p w14:paraId="7A599FA1" w14:textId="6066E223" w:rsidR="00B7027C" w:rsidRDefault="00B7027C" w:rsidP="00245396">
            <w:pPr>
              <w:pStyle w:val="TableTextBullet"/>
            </w:pPr>
            <w:r w:rsidRPr="00956302">
              <w:t xml:space="preserve">V </w:t>
            </w:r>
            <w:r>
              <w:t xml:space="preserve">– </w:t>
            </w:r>
            <w:r w:rsidRPr="00956302">
              <w:t>Void Claim</w:t>
            </w:r>
            <w:r w:rsidR="00007A58">
              <w:t>, t</w:t>
            </w:r>
            <w:r w:rsidRPr="00956302">
              <w:t>he claim has a status of Z</w:t>
            </w:r>
          </w:p>
        </w:tc>
        <w:tc>
          <w:tcPr>
            <w:tcW w:w="736" w:type="dxa"/>
            <w:tcMar>
              <w:left w:w="58" w:type="dxa"/>
              <w:right w:w="58" w:type="dxa"/>
            </w:tcMar>
          </w:tcPr>
          <w:p w14:paraId="5B4DD9F3" w14:textId="77777777" w:rsidR="00B7027C" w:rsidRDefault="00B7027C" w:rsidP="00B7027C">
            <w:pPr>
              <w:pStyle w:val="TableText"/>
            </w:pPr>
            <w:r>
              <w:t>Spaces</w:t>
            </w:r>
          </w:p>
        </w:tc>
        <w:tc>
          <w:tcPr>
            <w:tcW w:w="540" w:type="dxa"/>
          </w:tcPr>
          <w:p w14:paraId="54AF1FDC" w14:textId="77777777" w:rsidR="00B7027C" w:rsidRDefault="00B7027C" w:rsidP="00B7027C">
            <w:pPr>
              <w:pStyle w:val="TableText"/>
            </w:pPr>
            <w:r>
              <w:t>X</w:t>
            </w:r>
          </w:p>
        </w:tc>
        <w:tc>
          <w:tcPr>
            <w:tcW w:w="450" w:type="dxa"/>
          </w:tcPr>
          <w:p w14:paraId="5D6619EE" w14:textId="77777777" w:rsidR="00B7027C" w:rsidRDefault="00B7027C" w:rsidP="00B7027C">
            <w:pPr>
              <w:pStyle w:val="TableText"/>
            </w:pPr>
            <w:r>
              <w:t>X</w:t>
            </w:r>
          </w:p>
        </w:tc>
        <w:tc>
          <w:tcPr>
            <w:tcW w:w="451" w:type="dxa"/>
          </w:tcPr>
          <w:p w14:paraId="30FDA597" w14:textId="77777777" w:rsidR="00B7027C" w:rsidRDefault="00B7027C" w:rsidP="00B7027C">
            <w:pPr>
              <w:pStyle w:val="TableText"/>
            </w:pPr>
            <w:r>
              <w:t>X</w:t>
            </w:r>
          </w:p>
        </w:tc>
      </w:tr>
      <w:tr w:rsidR="00B7027C" w14:paraId="2C83B94F" w14:textId="77777777" w:rsidTr="00B3142B">
        <w:trPr>
          <w:cantSplit/>
          <w:jc w:val="center"/>
        </w:trPr>
        <w:tc>
          <w:tcPr>
            <w:tcW w:w="802" w:type="dxa"/>
            <w:tcMar>
              <w:left w:w="58" w:type="dxa"/>
              <w:right w:w="58" w:type="dxa"/>
            </w:tcMar>
          </w:tcPr>
          <w:p w14:paraId="0DAE9967" w14:textId="0733FCEE" w:rsidR="00B7027C" w:rsidRDefault="00B7027C" w:rsidP="00B7027C">
            <w:pPr>
              <w:pStyle w:val="TableText"/>
            </w:pPr>
            <w:r>
              <w:t>303 – 352</w:t>
            </w:r>
          </w:p>
        </w:tc>
        <w:tc>
          <w:tcPr>
            <w:tcW w:w="2227" w:type="dxa"/>
            <w:tcMar>
              <w:left w:w="58" w:type="dxa"/>
              <w:right w:w="58" w:type="dxa"/>
            </w:tcMar>
          </w:tcPr>
          <w:p w14:paraId="7E3FC35B" w14:textId="77777777" w:rsidR="00B7027C" w:rsidRDefault="00B7027C" w:rsidP="00B7027C">
            <w:pPr>
              <w:pStyle w:val="TableText"/>
            </w:pPr>
            <w:r>
              <w:t>BILLING PROVIDER TAXONOMY</w:t>
            </w:r>
          </w:p>
        </w:tc>
        <w:tc>
          <w:tcPr>
            <w:tcW w:w="2902" w:type="dxa"/>
            <w:tcMar>
              <w:left w:w="58" w:type="dxa"/>
              <w:right w:w="58" w:type="dxa"/>
            </w:tcMar>
          </w:tcPr>
          <w:p w14:paraId="6F366A13" w14:textId="6EA24DF8" w:rsidR="00B7027C" w:rsidRPr="00977EA9" w:rsidRDefault="00B7027C" w:rsidP="00B7027C">
            <w:pPr>
              <w:pStyle w:val="TableText"/>
            </w:pPr>
            <w:r>
              <w:t>:</w:t>
            </w:r>
            <w:r w:rsidRPr="00D566CA">
              <w:t>P:IDR-</w:t>
            </w:r>
            <w:hyperlink r:id="rId83" w:history="1">
              <w:r w:rsidRPr="00D566CA">
                <w:rPr>
                  <w:rStyle w:val="Hyperlink"/>
                </w:rPr>
                <w:t>HDR-PROV-TAXONOMY</w:t>
              </w:r>
            </w:hyperlink>
          </w:p>
        </w:tc>
        <w:tc>
          <w:tcPr>
            <w:tcW w:w="3087" w:type="dxa"/>
            <w:gridSpan w:val="2"/>
            <w:tcMar>
              <w:left w:w="58" w:type="dxa"/>
              <w:right w:w="58" w:type="dxa"/>
            </w:tcMar>
          </w:tcPr>
          <w:p w14:paraId="15904A06" w14:textId="7F9F85A8" w:rsidR="00B7027C" w:rsidRDefault="00B7027C" w:rsidP="00B7027C">
            <w:pPr>
              <w:pStyle w:val="TableText"/>
            </w:pPr>
            <w:r>
              <w:t>Billing provider taxonomy number, captured from 5010A1 2000A PRV03</w:t>
            </w:r>
          </w:p>
        </w:tc>
        <w:tc>
          <w:tcPr>
            <w:tcW w:w="1143" w:type="dxa"/>
            <w:tcMar>
              <w:left w:w="58" w:type="dxa"/>
              <w:right w:w="58" w:type="dxa"/>
            </w:tcMar>
          </w:tcPr>
          <w:p w14:paraId="5B748A0A" w14:textId="77777777" w:rsidR="00B7027C" w:rsidRDefault="00B7027C" w:rsidP="00B7027C">
            <w:pPr>
              <w:pStyle w:val="TableText"/>
              <w:rPr>
                <w:caps/>
              </w:rPr>
            </w:pPr>
            <w:r>
              <w:rPr>
                <w:caps/>
              </w:rPr>
              <w:t>50 C</w:t>
            </w:r>
          </w:p>
        </w:tc>
        <w:tc>
          <w:tcPr>
            <w:tcW w:w="2324" w:type="dxa"/>
            <w:gridSpan w:val="2"/>
            <w:tcMar>
              <w:left w:w="58" w:type="dxa"/>
              <w:right w:w="58" w:type="dxa"/>
            </w:tcMar>
          </w:tcPr>
          <w:p w14:paraId="20E094E0" w14:textId="77777777" w:rsidR="00B7027C" w:rsidRDefault="00B7027C" w:rsidP="00B7027C">
            <w:pPr>
              <w:pStyle w:val="TableText"/>
            </w:pPr>
            <w:r>
              <w:t>-</w:t>
            </w:r>
          </w:p>
        </w:tc>
        <w:tc>
          <w:tcPr>
            <w:tcW w:w="736" w:type="dxa"/>
            <w:tcMar>
              <w:left w:w="58" w:type="dxa"/>
              <w:right w:w="58" w:type="dxa"/>
            </w:tcMar>
          </w:tcPr>
          <w:p w14:paraId="62BC16C9" w14:textId="77777777" w:rsidR="00B7027C" w:rsidRDefault="00B7027C" w:rsidP="00B7027C">
            <w:pPr>
              <w:pStyle w:val="TableText"/>
            </w:pPr>
            <w:r>
              <w:t>Spaces</w:t>
            </w:r>
          </w:p>
        </w:tc>
        <w:tc>
          <w:tcPr>
            <w:tcW w:w="540" w:type="dxa"/>
          </w:tcPr>
          <w:p w14:paraId="64C30CD0" w14:textId="77777777" w:rsidR="00B7027C" w:rsidRDefault="00B7027C" w:rsidP="00B7027C">
            <w:pPr>
              <w:pStyle w:val="TableText"/>
            </w:pPr>
            <w:r>
              <w:t>X</w:t>
            </w:r>
          </w:p>
        </w:tc>
        <w:tc>
          <w:tcPr>
            <w:tcW w:w="450" w:type="dxa"/>
          </w:tcPr>
          <w:p w14:paraId="29CF61B4" w14:textId="77777777" w:rsidR="00B7027C" w:rsidRDefault="00B7027C" w:rsidP="00B7027C">
            <w:pPr>
              <w:pStyle w:val="TableText"/>
            </w:pPr>
            <w:r>
              <w:t>X</w:t>
            </w:r>
          </w:p>
        </w:tc>
        <w:tc>
          <w:tcPr>
            <w:tcW w:w="451" w:type="dxa"/>
          </w:tcPr>
          <w:p w14:paraId="13E3FD93" w14:textId="77777777" w:rsidR="00B7027C" w:rsidRDefault="00B7027C" w:rsidP="00B7027C">
            <w:pPr>
              <w:pStyle w:val="TableText"/>
            </w:pPr>
            <w:r>
              <w:t>X</w:t>
            </w:r>
          </w:p>
        </w:tc>
      </w:tr>
      <w:tr w:rsidR="00B7027C" w14:paraId="464968C7" w14:textId="77777777" w:rsidTr="00B3142B">
        <w:trPr>
          <w:cantSplit/>
          <w:jc w:val="center"/>
        </w:trPr>
        <w:tc>
          <w:tcPr>
            <w:tcW w:w="802" w:type="dxa"/>
            <w:tcMar>
              <w:left w:w="58" w:type="dxa"/>
              <w:right w:w="58" w:type="dxa"/>
            </w:tcMar>
          </w:tcPr>
          <w:p w14:paraId="5468DB6C" w14:textId="37C93E36" w:rsidR="00B7027C" w:rsidRDefault="00B7027C" w:rsidP="00B7027C">
            <w:pPr>
              <w:pStyle w:val="TableText"/>
            </w:pPr>
            <w:r>
              <w:t>353 – 402</w:t>
            </w:r>
          </w:p>
        </w:tc>
        <w:tc>
          <w:tcPr>
            <w:tcW w:w="2227" w:type="dxa"/>
            <w:tcMar>
              <w:left w:w="58" w:type="dxa"/>
              <w:right w:w="58" w:type="dxa"/>
            </w:tcMar>
          </w:tcPr>
          <w:p w14:paraId="55B6A243" w14:textId="77777777" w:rsidR="00B7027C" w:rsidRDefault="00B7027C" w:rsidP="00B7027C">
            <w:pPr>
              <w:pStyle w:val="TableText"/>
            </w:pPr>
            <w:r>
              <w:t>CLAIM LEVEL RENDERING PROVIDER TAXONOMY</w:t>
            </w:r>
          </w:p>
        </w:tc>
        <w:tc>
          <w:tcPr>
            <w:tcW w:w="2902" w:type="dxa"/>
            <w:tcMar>
              <w:left w:w="58" w:type="dxa"/>
              <w:right w:w="58" w:type="dxa"/>
            </w:tcMar>
          </w:tcPr>
          <w:p w14:paraId="5A7BD0FC" w14:textId="1275E51E" w:rsidR="00B7027C" w:rsidRPr="00977EA9" w:rsidRDefault="00B7027C" w:rsidP="00B7027C">
            <w:pPr>
              <w:pStyle w:val="TableText"/>
            </w:pPr>
            <w:r>
              <w:t>:P: IDR-</w:t>
            </w:r>
            <w:hyperlink r:id="rId84" w:history="1">
              <w:r w:rsidRPr="00D566CA">
                <w:rPr>
                  <w:rStyle w:val="Hyperlink"/>
                </w:rPr>
                <w:t>REND-PROV-TAXONOMY</w:t>
              </w:r>
            </w:hyperlink>
          </w:p>
        </w:tc>
        <w:tc>
          <w:tcPr>
            <w:tcW w:w="3087" w:type="dxa"/>
            <w:gridSpan w:val="2"/>
            <w:tcMar>
              <w:left w:w="58" w:type="dxa"/>
              <w:right w:w="58" w:type="dxa"/>
            </w:tcMar>
          </w:tcPr>
          <w:p w14:paraId="5B0D3BEC" w14:textId="77777777" w:rsidR="00B7027C" w:rsidRDefault="00B7027C" w:rsidP="00B7027C">
            <w:pPr>
              <w:pStyle w:val="TableText"/>
            </w:pPr>
            <w:r>
              <w:t>Claim level rendering provider taxonomy number, captured from 5010A1 2310B PRV03</w:t>
            </w:r>
          </w:p>
        </w:tc>
        <w:tc>
          <w:tcPr>
            <w:tcW w:w="1143" w:type="dxa"/>
            <w:tcMar>
              <w:left w:w="58" w:type="dxa"/>
              <w:right w:w="58" w:type="dxa"/>
            </w:tcMar>
          </w:tcPr>
          <w:p w14:paraId="25C0A78D" w14:textId="77777777" w:rsidR="00B7027C" w:rsidRDefault="00B7027C" w:rsidP="00B7027C">
            <w:pPr>
              <w:pStyle w:val="TableText"/>
              <w:rPr>
                <w:caps/>
              </w:rPr>
            </w:pPr>
            <w:r>
              <w:rPr>
                <w:caps/>
              </w:rPr>
              <w:t>50 C</w:t>
            </w:r>
          </w:p>
        </w:tc>
        <w:tc>
          <w:tcPr>
            <w:tcW w:w="2324" w:type="dxa"/>
            <w:gridSpan w:val="2"/>
            <w:tcMar>
              <w:left w:w="58" w:type="dxa"/>
              <w:right w:w="58" w:type="dxa"/>
            </w:tcMar>
          </w:tcPr>
          <w:p w14:paraId="6AE88564" w14:textId="77777777" w:rsidR="00B7027C" w:rsidRDefault="00B7027C" w:rsidP="00B7027C">
            <w:pPr>
              <w:pStyle w:val="TableText"/>
            </w:pPr>
            <w:r>
              <w:t>-</w:t>
            </w:r>
          </w:p>
        </w:tc>
        <w:tc>
          <w:tcPr>
            <w:tcW w:w="736" w:type="dxa"/>
            <w:tcMar>
              <w:left w:w="58" w:type="dxa"/>
              <w:right w:w="58" w:type="dxa"/>
            </w:tcMar>
          </w:tcPr>
          <w:p w14:paraId="75523DDE" w14:textId="77777777" w:rsidR="00B7027C" w:rsidRDefault="00B7027C" w:rsidP="00B7027C">
            <w:pPr>
              <w:pStyle w:val="TableText"/>
            </w:pPr>
            <w:r>
              <w:t>Spaces</w:t>
            </w:r>
          </w:p>
        </w:tc>
        <w:tc>
          <w:tcPr>
            <w:tcW w:w="540" w:type="dxa"/>
          </w:tcPr>
          <w:p w14:paraId="6F1C6741" w14:textId="77777777" w:rsidR="00B7027C" w:rsidRDefault="00B7027C" w:rsidP="00B7027C">
            <w:pPr>
              <w:pStyle w:val="TableText"/>
            </w:pPr>
            <w:r>
              <w:t>X</w:t>
            </w:r>
          </w:p>
        </w:tc>
        <w:tc>
          <w:tcPr>
            <w:tcW w:w="450" w:type="dxa"/>
          </w:tcPr>
          <w:p w14:paraId="2FB22153" w14:textId="77777777" w:rsidR="00B7027C" w:rsidRDefault="00B7027C" w:rsidP="00B7027C">
            <w:pPr>
              <w:pStyle w:val="TableText"/>
            </w:pPr>
            <w:r>
              <w:t>X</w:t>
            </w:r>
          </w:p>
        </w:tc>
        <w:tc>
          <w:tcPr>
            <w:tcW w:w="451" w:type="dxa"/>
          </w:tcPr>
          <w:p w14:paraId="5FB5389B" w14:textId="77777777" w:rsidR="00B7027C" w:rsidRDefault="00B7027C" w:rsidP="00B7027C">
            <w:pPr>
              <w:pStyle w:val="TableText"/>
            </w:pPr>
            <w:r>
              <w:t>X</w:t>
            </w:r>
          </w:p>
        </w:tc>
      </w:tr>
      <w:tr w:rsidR="00B7027C" w14:paraId="214E119A" w14:textId="77777777" w:rsidTr="00B3142B">
        <w:trPr>
          <w:cantSplit/>
          <w:jc w:val="center"/>
        </w:trPr>
        <w:tc>
          <w:tcPr>
            <w:tcW w:w="802" w:type="dxa"/>
            <w:tcMar>
              <w:left w:w="58" w:type="dxa"/>
              <w:right w:w="58" w:type="dxa"/>
            </w:tcMar>
          </w:tcPr>
          <w:p w14:paraId="0945654D" w14:textId="19A75FE7" w:rsidR="00B7027C" w:rsidRDefault="00B7027C" w:rsidP="00B7027C">
            <w:pPr>
              <w:pStyle w:val="TableText"/>
            </w:pPr>
            <w:r>
              <w:t>403 – 404</w:t>
            </w:r>
          </w:p>
        </w:tc>
        <w:tc>
          <w:tcPr>
            <w:tcW w:w="2227" w:type="dxa"/>
            <w:tcMar>
              <w:left w:w="58" w:type="dxa"/>
              <w:right w:w="58" w:type="dxa"/>
            </w:tcMar>
          </w:tcPr>
          <w:p w14:paraId="464BE7A1" w14:textId="77777777" w:rsidR="00B7027C" w:rsidRDefault="00B7027C" w:rsidP="00B7027C">
            <w:pPr>
              <w:pStyle w:val="TableText"/>
            </w:pPr>
            <w:r>
              <w:t>FPS MODEL NUMBER</w:t>
            </w:r>
          </w:p>
        </w:tc>
        <w:tc>
          <w:tcPr>
            <w:tcW w:w="2902" w:type="dxa"/>
            <w:tcMar>
              <w:left w:w="58" w:type="dxa"/>
              <w:right w:w="58" w:type="dxa"/>
            </w:tcMar>
          </w:tcPr>
          <w:p w14:paraId="6901EF37" w14:textId="624B4154" w:rsidR="00B7027C" w:rsidRDefault="00B7027C" w:rsidP="00B7027C">
            <w:pPr>
              <w:pStyle w:val="TableText"/>
            </w:pPr>
            <w:r w:rsidRPr="0072787D">
              <w:t>:P:IDR-</w:t>
            </w:r>
            <w:hyperlink r:id="rId85" w:history="1">
              <w:r w:rsidRPr="00563494">
                <w:rPr>
                  <w:rStyle w:val="Hyperlink"/>
                </w:rPr>
                <w:t>FPS-MODEL</w:t>
              </w:r>
            </w:hyperlink>
          </w:p>
        </w:tc>
        <w:tc>
          <w:tcPr>
            <w:tcW w:w="3087" w:type="dxa"/>
            <w:gridSpan w:val="2"/>
            <w:tcMar>
              <w:left w:w="58" w:type="dxa"/>
              <w:right w:w="58" w:type="dxa"/>
            </w:tcMar>
          </w:tcPr>
          <w:p w14:paraId="0A43081F" w14:textId="77777777" w:rsidR="00B7027C" w:rsidRDefault="00B7027C" w:rsidP="00B7027C">
            <w:pPr>
              <w:pStyle w:val="TableText"/>
            </w:pPr>
            <w:r>
              <w:t>FPS Model number</w:t>
            </w:r>
          </w:p>
          <w:p w14:paraId="489B3965" w14:textId="77777777" w:rsidR="00B7027C" w:rsidRDefault="00B7027C" w:rsidP="00B7027C">
            <w:pPr>
              <w:pStyle w:val="TableText"/>
            </w:pPr>
            <w:r>
              <w:t>FPS Model number received from CWF is mapped to this field.</w:t>
            </w:r>
          </w:p>
        </w:tc>
        <w:tc>
          <w:tcPr>
            <w:tcW w:w="1143" w:type="dxa"/>
            <w:tcMar>
              <w:left w:w="58" w:type="dxa"/>
              <w:right w:w="58" w:type="dxa"/>
            </w:tcMar>
          </w:tcPr>
          <w:p w14:paraId="05F5B103" w14:textId="77777777" w:rsidR="00B7027C" w:rsidRDefault="00B7027C" w:rsidP="00B7027C">
            <w:pPr>
              <w:pStyle w:val="TableText"/>
              <w:rPr>
                <w:caps/>
              </w:rPr>
            </w:pPr>
            <w:r>
              <w:rPr>
                <w:caps/>
              </w:rPr>
              <w:t>2 C</w:t>
            </w:r>
          </w:p>
        </w:tc>
        <w:tc>
          <w:tcPr>
            <w:tcW w:w="2324" w:type="dxa"/>
            <w:gridSpan w:val="2"/>
            <w:tcMar>
              <w:left w:w="58" w:type="dxa"/>
              <w:right w:w="58" w:type="dxa"/>
            </w:tcMar>
          </w:tcPr>
          <w:p w14:paraId="3D9460FC" w14:textId="77777777" w:rsidR="00B7027C" w:rsidRDefault="00B7027C" w:rsidP="00B7027C">
            <w:pPr>
              <w:pStyle w:val="TableText"/>
            </w:pPr>
            <w:r>
              <w:t>-</w:t>
            </w:r>
          </w:p>
        </w:tc>
        <w:tc>
          <w:tcPr>
            <w:tcW w:w="736" w:type="dxa"/>
            <w:tcMar>
              <w:left w:w="58" w:type="dxa"/>
              <w:right w:w="58" w:type="dxa"/>
            </w:tcMar>
          </w:tcPr>
          <w:p w14:paraId="0059736D" w14:textId="77777777" w:rsidR="00B7027C" w:rsidRDefault="00B7027C" w:rsidP="00B7027C">
            <w:pPr>
              <w:pStyle w:val="TableText"/>
            </w:pPr>
            <w:r>
              <w:t>Spaces</w:t>
            </w:r>
          </w:p>
        </w:tc>
        <w:tc>
          <w:tcPr>
            <w:tcW w:w="540" w:type="dxa"/>
          </w:tcPr>
          <w:p w14:paraId="02ADC1D7" w14:textId="77777777" w:rsidR="00B7027C" w:rsidRDefault="00B7027C" w:rsidP="00B7027C">
            <w:pPr>
              <w:pStyle w:val="TableText"/>
            </w:pPr>
            <w:r>
              <w:t>-</w:t>
            </w:r>
          </w:p>
        </w:tc>
        <w:tc>
          <w:tcPr>
            <w:tcW w:w="450" w:type="dxa"/>
          </w:tcPr>
          <w:p w14:paraId="5EF21325" w14:textId="77777777" w:rsidR="00B7027C" w:rsidRDefault="00B7027C" w:rsidP="00B7027C">
            <w:pPr>
              <w:pStyle w:val="TableText"/>
            </w:pPr>
            <w:r>
              <w:t>X</w:t>
            </w:r>
          </w:p>
        </w:tc>
        <w:tc>
          <w:tcPr>
            <w:tcW w:w="451" w:type="dxa"/>
          </w:tcPr>
          <w:p w14:paraId="07D569F2" w14:textId="77777777" w:rsidR="00B7027C" w:rsidRDefault="00B7027C" w:rsidP="00B7027C">
            <w:pPr>
              <w:pStyle w:val="TableText"/>
            </w:pPr>
            <w:r>
              <w:t>X</w:t>
            </w:r>
          </w:p>
        </w:tc>
      </w:tr>
      <w:tr w:rsidR="00B7027C" w14:paraId="44F8229C" w14:textId="77777777" w:rsidTr="00B3142B">
        <w:trPr>
          <w:cantSplit/>
          <w:jc w:val="center"/>
        </w:trPr>
        <w:tc>
          <w:tcPr>
            <w:tcW w:w="802" w:type="dxa"/>
            <w:tcMar>
              <w:left w:w="58" w:type="dxa"/>
              <w:right w:w="58" w:type="dxa"/>
            </w:tcMar>
          </w:tcPr>
          <w:p w14:paraId="4B060C9F" w14:textId="77777777" w:rsidR="00B7027C" w:rsidRDefault="00B7027C" w:rsidP="00B7027C">
            <w:pPr>
              <w:pStyle w:val="TableText"/>
            </w:pPr>
            <w:r>
              <w:t>405 – 407</w:t>
            </w:r>
          </w:p>
        </w:tc>
        <w:tc>
          <w:tcPr>
            <w:tcW w:w="2227" w:type="dxa"/>
            <w:tcMar>
              <w:left w:w="58" w:type="dxa"/>
              <w:right w:w="58" w:type="dxa"/>
            </w:tcMar>
          </w:tcPr>
          <w:p w14:paraId="421F1B22" w14:textId="77777777" w:rsidR="00B7027C" w:rsidRDefault="00B7027C" w:rsidP="00B7027C">
            <w:pPr>
              <w:pStyle w:val="TableText"/>
            </w:pPr>
            <w:r>
              <w:t>FPS CARC</w:t>
            </w:r>
          </w:p>
        </w:tc>
        <w:tc>
          <w:tcPr>
            <w:tcW w:w="2902" w:type="dxa"/>
            <w:tcMar>
              <w:left w:w="58" w:type="dxa"/>
              <w:right w:w="58" w:type="dxa"/>
            </w:tcMar>
          </w:tcPr>
          <w:p w14:paraId="3E60CC5B" w14:textId="77EDEC7E" w:rsidR="00B7027C" w:rsidRDefault="00B7027C" w:rsidP="00B7027C">
            <w:pPr>
              <w:pStyle w:val="TableText"/>
            </w:pPr>
            <w:r w:rsidRPr="0072787D">
              <w:t>:P:IDR-</w:t>
            </w:r>
            <w:hyperlink r:id="rId86" w:history="1">
              <w:r w:rsidRPr="00563494">
                <w:rPr>
                  <w:rStyle w:val="Hyperlink"/>
                </w:rPr>
                <w:t>FPS-CARC</w:t>
              </w:r>
            </w:hyperlink>
          </w:p>
        </w:tc>
        <w:tc>
          <w:tcPr>
            <w:tcW w:w="3087" w:type="dxa"/>
            <w:gridSpan w:val="2"/>
            <w:tcMar>
              <w:left w:w="58" w:type="dxa"/>
              <w:right w:w="58" w:type="dxa"/>
            </w:tcMar>
          </w:tcPr>
          <w:p w14:paraId="228C9335" w14:textId="77777777" w:rsidR="00B7027C" w:rsidRDefault="00B7027C" w:rsidP="00B7027C">
            <w:pPr>
              <w:pStyle w:val="TableText"/>
            </w:pPr>
            <w:r>
              <w:t>FPS CARC code</w:t>
            </w:r>
          </w:p>
          <w:p w14:paraId="05F80B0F" w14:textId="6ADB9AE9" w:rsidR="00B7027C" w:rsidRDefault="00B7027C" w:rsidP="00B7027C">
            <w:pPr>
              <w:pStyle w:val="TableText"/>
            </w:pPr>
            <w:r>
              <w:t>If the message on the claim contains a Y in the FPS Flag field on the Narrative file, the value in the Standard message field is mapped to this field.</w:t>
            </w:r>
          </w:p>
          <w:p w14:paraId="17CCF7C6" w14:textId="77777777" w:rsidR="00B7027C" w:rsidRDefault="00B7027C" w:rsidP="00B7027C">
            <w:pPr>
              <w:pStyle w:val="TableText"/>
            </w:pPr>
            <w:r>
              <w:t>If the message on the claim contains an N in the FPS Flag field on the Narrative file, spaces are mapped to this field.</w:t>
            </w:r>
          </w:p>
        </w:tc>
        <w:tc>
          <w:tcPr>
            <w:tcW w:w="1143" w:type="dxa"/>
            <w:tcMar>
              <w:left w:w="58" w:type="dxa"/>
              <w:right w:w="58" w:type="dxa"/>
            </w:tcMar>
          </w:tcPr>
          <w:p w14:paraId="2D4A18AF" w14:textId="77777777" w:rsidR="00B7027C" w:rsidRDefault="00B7027C" w:rsidP="00B7027C">
            <w:pPr>
              <w:pStyle w:val="TableText"/>
              <w:rPr>
                <w:caps/>
              </w:rPr>
            </w:pPr>
            <w:r>
              <w:rPr>
                <w:caps/>
              </w:rPr>
              <w:t>3 C</w:t>
            </w:r>
          </w:p>
        </w:tc>
        <w:tc>
          <w:tcPr>
            <w:tcW w:w="2324" w:type="dxa"/>
            <w:gridSpan w:val="2"/>
            <w:tcMar>
              <w:left w:w="58" w:type="dxa"/>
              <w:right w:w="58" w:type="dxa"/>
            </w:tcMar>
          </w:tcPr>
          <w:p w14:paraId="0EA1BC6E" w14:textId="77777777" w:rsidR="00B7027C" w:rsidRDefault="00B7027C" w:rsidP="00B7027C">
            <w:pPr>
              <w:pStyle w:val="TableText"/>
            </w:pPr>
            <w:r>
              <w:t>-</w:t>
            </w:r>
          </w:p>
        </w:tc>
        <w:tc>
          <w:tcPr>
            <w:tcW w:w="736" w:type="dxa"/>
            <w:tcMar>
              <w:left w:w="58" w:type="dxa"/>
              <w:right w:w="58" w:type="dxa"/>
            </w:tcMar>
          </w:tcPr>
          <w:p w14:paraId="6DC68D0B" w14:textId="77777777" w:rsidR="00B7027C" w:rsidRDefault="00B7027C" w:rsidP="00B7027C">
            <w:pPr>
              <w:pStyle w:val="TableText"/>
            </w:pPr>
            <w:r>
              <w:t>Spaces</w:t>
            </w:r>
          </w:p>
        </w:tc>
        <w:tc>
          <w:tcPr>
            <w:tcW w:w="540" w:type="dxa"/>
          </w:tcPr>
          <w:p w14:paraId="751DCAF7" w14:textId="77777777" w:rsidR="00B7027C" w:rsidRDefault="00B7027C" w:rsidP="00B7027C">
            <w:pPr>
              <w:pStyle w:val="TableText"/>
            </w:pPr>
            <w:r>
              <w:t>-</w:t>
            </w:r>
          </w:p>
        </w:tc>
        <w:tc>
          <w:tcPr>
            <w:tcW w:w="450" w:type="dxa"/>
          </w:tcPr>
          <w:p w14:paraId="13005C32" w14:textId="77777777" w:rsidR="00B7027C" w:rsidRDefault="00B7027C" w:rsidP="00B7027C">
            <w:pPr>
              <w:pStyle w:val="TableText"/>
            </w:pPr>
            <w:r>
              <w:t>X</w:t>
            </w:r>
          </w:p>
        </w:tc>
        <w:tc>
          <w:tcPr>
            <w:tcW w:w="451" w:type="dxa"/>
          </w:tcPr>
          <w:p w14:paraId="0FDDA463" w14:textId="77777777" w:rsidR="00B7027C" w:rsidRDefault="00B7027C" w:rsidP="00B7027C">
            <w:pPr>
              <w:pStyle w:val="TableText"/>
            </w:pPr>
            <w:r>
              <w:t>X</w:t>
            </w:r>
          </w:p>
        </w:tc>
      </w:tr>
      <w:tr w:rsidR="00B7027C" w14:paraId="0E001EEB" w14:textId="77777777" w:rsidTr="00B3142B">
        <w:trPr>
          <w:cantSplit/>
          <w:jc w:val="center"/>
        </w:trPr>
        <w:tc>
          <w:tcPr>
            <w:tcW w:w="802" w:type="dxa"/>
            <w:tcMar>
              <w:left w:w="58" w:type="dxa"/>
              <w:right w:w="58" w:type="dxa"/>
            </w:tcMar>
          </w:tcPr>
          <w:p w14:paraId="7E54A0CC" w14:textId="77777777" w:rsidR="00B7027C" w:rsidRDefault="00B7027C" w:rsidP="00B7027C">
            <w:pPr>
              <w:pStyle w:val="TableText"/>
            </w:pPr>
            <w:r>
              <w:t>408 – 412</w:t>
            </w:r>
          </w:p>
        </w:tc>
        <w:tc>
          <w:tcPr>
            <w:tcW w:w="2227" w:type="dxa"/>
            <w:tcMar>
              <w:left w:w="58" w:type="dxa"/>
              <w:right w:w="58" w:type="dxa"/>
            </w:tcMar>
          </w:tcPr>
          <w:p w14:paraId="0FA9A20E" w14:textId="77777777" w:rsidR="00B7027C" w:rsidRDefault="00B7027C" w:rsidP="00B7027C">
            <w:pPr>
              <w:pStyle w:val="TableText"/>
            </w:pPr>
            <w:r>
              <w:t>FPS RARC</w:t>
            </w:r>
          </w:p>
        </w:tc>
        <w:tc>
          <w:tcPr>
            <w:tcW w:w="2902" w:type="dxa"/>
            <w:tcMar>
              <w:left w:w="58" w:type="dxa"/>
              <w:right w:w="58" w:type="dxa"/>
            </w:tcMar>
          </w:tcPr>
          <w:p w14:paraId="79BAB4F2" w14:textId="12AAFA70" w:rsidR="00B7027C" w:rsidRDefault="00B7027C" w:rsidP="00B7027C">
            <w:pPr>
              <w:pStyle w:val="TableText"/>
            </w:pPr>
            <w:r w:rsidRPr="0072787D">
              <w:t>:P:IDR-</w:t>
            </w:r>
            <w:hyperlink r:id="rId87" w:history="1">
              <w:r w:rsidRPr="00563494">
                <w:rPr>
                  <w:rStyle w:val="Hyperlink"/>
                </w:rPr>
                <w:t>FPS-RARC</w:t>
              </w:r>
            </w:hyperlink>
          </w:p>
        </w:tc>
        <w:tc>
          <w:tcPr>
            <w:tcW w:w="3087" w:type="dxa"/>
            <w:gridSpan w:val="2"/>
            <w:tcMar>
              <w:left w:w="58" w:type="dxa"/>
              <w:right w:w="58" w:type="dxa"/>
            </w:tcMar>
          </w:tcPr>
          <w:p w14:paraId="0ABC9B28" w14:textId="77777777" w:rsidR="00B7027C" w:rsidRDefault="00B7027C" w:rsidP="00B7027C">
            <w:pPr>
              <w:pStyle w:val="TableText"/>
            </w:pPr>
            <w:r>
              <w:t>FPS RARC code</w:t>
            </w:r>
          </w:p>
          <w:p w14:paraId="00990F19" w14:textId="00C816FD" w:rsidR="00B7027C" w:rsidRDefault="00B7027C" w:rsidP="00B7027C">
            <w:pPr>
              <w:pStyle w:val="TableText"/>
            </w:pPr>
            <w:r>
              <w:t>If the message on the claim contains a Y in the FPS Flag field on the Narrative file, the value in the REM field is mapped to this field.</w:t>
            </w:r>
          </w:p>
          <w:p w14:paraId="0AE4E317" w14:textId="77777777" w:rsidR="00B7027C" w:rsidRDefault="00B7027C" w:rsidP="00B7027C">
            <w:pPr>
              <w:pStyle w:val="TableText"/>
            </w:pPr>
            <w:r>
              <w:t>If the message on the claim contains an N in the FPS Flag field on the Narrative file, spaces are mapped to this field.</w:t>
            </w:r>
          </w:p>
        </w:tc>
        <w:tc>
          <w:tcPr>
            <w:tcW w:w="1143" w:type="dxa"/>
            <w:tcMar>
              <w:left w:w="58" w:type="dxa"/>
              <w:right w:w="58" w:type="dxa"/>
            </w:tcMar>
          </w:tcPr>
          <w:p w14:paraId="09E894E5" w14:textId="77777777" w:rsidR="00B7027C" w:rsidRDefault="00B7027C" w:rsidP="00B7027C">
            <w:pPr>
              <w:pStyle w:val="TableText"/>
              <w:rPr>
                <w:caps/>
              </w:rPr>
            </w:pPr>
            <w:r>
              <w:rPr>
                <w:caps/>
              </w:rPr>
              <w:t>5 C</w:t>
            </w:r>
          </w:p>
        </w:tc>
        <w:tc>
          <w:tcPr>
            <w:tcW w:w="2324" w:type="dxa"/>
            <w:gridSpan w:val="2"/>
            <w:tcMar>
              <w:left w:w="58" w:type="dxa"/>
              <w:right w:w="58" w:type="dxa"/>
            </w:tcMar>
          </w:tcPr>
          <w:p w14:paraId="3AA4C243" w14:textId="77777777" w:rsidR="00B7027C" w:rsidRDefault="00B7027C" w:rsidP="00B7027C">
            <w:pPr>
              <w:pStyle w:val="TableText"/>
            </w:pPr>
            <w:r>
              <w:t>-</w:t>
            </w:r>
          </w:p>
        </w:tc>
        <w:tc>
          <w:tcPr>
            <w:tcW w:w="736" w:type="dxa"/>
            <w:tcMar>
              <w:left w:w="58" w:type="dxa"/>
              <w:right w:w="58" w:type="dxa"/>
            </w:tcMar>
          </w:tcPr>
          <w:p w14:paraId="5DBD54D9" w14:textId="77777777" w:rsidR="00B7027C" w:rsidRDefault="00B7027C" w:rsidP="00B7027C">
            <w:pPr>
              <w:pStyle w:val="TableText"/>
            </w:pPr>
            <w:r>
              <w:t>Spaces</w:t>
            </w:r>
          </w:p>
        </w:tc>
        <w:tc>
          <w:tcPr>
            <w:tcW w:w="540" w:type="dxa"/>
          </w:tcPr>
          <w:p w14:paraId="436CFC85" w14:textId="77777777" w:rsidR="00B7027C" w:rsidRDefault="00B7027C" w:rsidP="00B7027C">
            <w:pPr>
              <w:pStyle w:val="TableText"/>
            </w:pPr>
            <w:r>
              <w:t>-</w:t>
            </w:r>
          </w:p>
        </w:tc>
        <w:tc>
          <w:tcPr>
            <w:tcW w:w="450" w:type="dxa"/>
          </w:tcPr>
          <w:p w14:paraId="4720658A" w14:textId="77777777" w:rsidR="00B7027C" w:rsidRDefault="00B7027C" w:rsidP="00B7027C">
            <w:pPr>
              <w:pStyle w:val="TableText"/>
            </w:pPr>
            <w:r>
              <w:t>X</w:t>
            </w:r>
          </w:p>
        </w:tc>
        <w:tc>
          <w:tcPr>
            <w:tcW w:w="451" w:type="dxa"/>
          </w:tcPr>
          <w:p w14:paraId="40E43633" w14:textId="77777777" w:rsidR="00B7027C" w:rsidRDefault="00B7027C" w:rsidP="00B7027C">
            <w:pPr>
              <w:pStyle w:val="TableText"/>
            </w:pPr>
            <w:r>
              <w:t>X</w:t>
            </w:r>
          </w:p>
        </w:tc>
      </w:tr>
      <w:tr w:rsidR="00B7027C" w14:paraId="6F604376" w14:textId="77777777" w:rsidTr="00B3142B">
        <w:trPr>
          <w:cantSplit/>
          <w:jc w:val="center"/>
        </w:trPr>
        <w:tc>
          <w:tcPr>
            <w:tcW w:w="802" w:type="dxa"/>
            <w:tcMar>
              <w:left w:w="58" w:type="dxa"/>
              <w:right w:w="58" w:type="dxa"/>
            </w:tcMar>
          </w:tcPr>
          <w:p w14:paraId="35AECF6D" w14:textId="6FB4B812" w:rsidR="00B7027C" w:rsidRDefault="00B7027C" w:rsidP="00B7027C">
            <w:pPr>
              <w:pStyle w:val="TableText"/>
            </w:pPr>
            <w:r>
              <w:t>413 – 417</w:t>
            </w:r>
          </w:p>
        </w:tc>
        <w:tc>
          <w:tcPr>
            <w:tcW w:w="2227" w:type="dxa"/>
            <w:tcMar>
              <w:left w:w="58" w:type="dxa"/>
              <w:right w:w="58" w:type="dxa"/>
            </w:tcMar>
          </w:tcPr>
          <w:p w14:paraId="0E5848F7" w14:textId="77777777" w:rsidR="00B7027C" w:rsidRDefault="00B7027C" w:rsidP="00B7027C">
            <w:pPr>
              <w:pStyle w:val="TableText"/>
            </w:pPr>
            <w:r>
              <w:t>FPS MSN CODE1</w:t>
            </w:r>
          </w:p>
        </w:tc>
        <w:tc>
          <w:tcPr>
            <w:tcW w:w="2902" w:type="dxa"/>
            <w:tcMar>
              <w:left w:w="58" w:type="dxa"/>
              <w:right w:w="58" w:type="dxa"/>
            </w:tcMar>
          </w:tcPr>
          <w:p w14:paraId="6BF3E054" w14:textId="3EADEB2C" w:rsidR="00B7027C" w:rsidRDefault="00B7027C" w:rsidP="00B7027C">
            <w:pPr>
              <w:pStyle w:val="TableText"/>
            </w:pPr>
            <w:r w:rsidRPr="0072787D">
              <w:t>:P:IDR-</w:t>
            </w:r>
            <w:hyperlink r:id="rId88" w:history="1">
              <w:r w:rsidRPr="00563494">
                <w:rPr>
                  <w:rStyle w:val="Hyperlink"/>
                </w:rPr>
                <w:t>FPS-MSN-1</w:t>
              </w:r>
            </w:hyperlink>
          </w:p>
        </w:tc>
        <w:tc>
          <w:tcPr>
            <w:tcW w:w="3087" w:type="dxa"/>
            <w:gridSpan w:val="2"/>
            <w:tcMar>
              <w:left w:w="58" w:type="dxa"/>
              <w:right w:w="58" w:type="dxa"/>
            </w:tcMar>
          </w:tcPr>
          <w:p w14:paraId="05F1E3FD" w14:textId="77777777" w:rsidR="00B7027C" w:rsidRDefault="00B7027C" w:rsidP="00B7027C">
            <w:pPr>
              <w:pStyle w:val="TableText"/>
            </w:pPr>
            <w:r>
              <w:t>FPS MSN1 code</w:t>
            </w:r>
          </w:p>
          <w:p w14:paraId="2BC422EC" w14:textId="597CF9FA" w:rsidR="00B7027C" w:rsidRDefault="00B7027C" w:rsidP="00B7027C">
            <w:pPr>
              <w:pStyle w:val="TableText"/>
            </w:pPr>
            <w:r>
              <w:t>If the message on the claim contains a Y in the FPS Flag field on the Narrative file, the value in the first 7000 MSG field is mapped to this field.</w:t>
            </w:r>
          </w:p>
          <w:p w14:paraId="1E7C928D" w14:textId="77777777" w:rsidR="00B7027C" w:rsidRDefault="00B7027C" w:rsidP="00B7027C">
            <w:pPr>
              <w:pStyle w:val="TableText"/>
            </w:pPr>
            <w:r>
              <w:t>If the message on the claim contains an N in the FPS Flag field on the Narrative file, spaces are mapped to this field.</w:t>
            </w:r>
          </w:p>
        </w:tc>
        <w:tc>
          <w:tcPr>
            <w:tcW w:w="1143" w:type="dxa"/>
            <w:tcMar>
              <w:left w:w="58" w:type="dxa"/>
              <w:right w:w="58" w:type="dxa"/>
            </w:tcMar>
          </w:tcPr>
          <w:p w14:paraId="2C0EE465" w14:textId="77777777" w:rsidR="00B7027C" w:rsidRDefault="00B7027C" w:rsidP="00B7027C">
            <w:pPr>
              <w:pStyle w:val="TableText"/>
              <w:rPr>
                <w:caps/>
              </w:rPr>
            </w:pPr>
            <w:r>
              <w:rPr>
                <w:caps/>
              </w:rPr>
              <w:t>5 C</w:t>
            </w:r>
          </w:p>
        </w:tc>
        <w:tc>
          <w:tcPr>
            <w:tcW w:w="2324" w:type="dxa"/>
            <w:gridSpan w:val="2"/>
            <w:tcMar>
              <w:left w:w="58" w:type="dxa"/>
              <w:right w:w="58" w:type="dxa"/>
            </w:tcMar>
          </w:tcPr>
          <w:p w14:paraId="525CC0DF" w14:textId="77777777" w:rsidR="00B7027C" w:rsidRDefault="00B7027C" w:rsidP="00B7027C">
            <w:pPr>
              <w:pStyle w:val="TableText"/>
            </w:pPr>
            <w:r>
              <w:t>-</w:t>
            </w:r>
          </w:p>
        </w:tc>
        <w:tc>
          <w:tcPr>
            <w:tcW w:w="736" w:type="dxa"/>
            <w:tcMar>
              <w:left w:w="58" w:type="dxa"/>
              <w:right w:w="58" w:type="dxa"/>
            </w:tcMar>
          </w:tcPr>
          <w:p w14:paraId="4B5FFE1B" w14:textId="77777777" w:rsidR="00B7027C" w:rsidRDefault="00B7027C" w:rsidP="00B7027C">
            <w:pPr>
              <w:pStyle w:val="TableText"/>
            </w:pPr>
            <w:r>
              <w:t>Spaces</w:t>
            </w:r>
          </w:p>
        </w:tc>
        <w:tc>
          <w:tcPr>
            <w:tcW w:w="540" w:type="dxa"/>
          </w:tcPr>
          <w:p w14:paraId="3CA43C82" w14:textId="77777777" w:rsidR="00B7027C" w:rsidRDefault="00B7027C" w:rsidP="00B7027C">
            <w:pPr>
              <w:pStyle w:val="TableText"/>
            </w:pPr>
            <w:r>
              <w:t>-</w:t>
            </w:r>
          </w:p>
        </w:tc>
        <w:tc>
          <w:tcPr>
            <w:tcW w:w="450" w:type="dxa"/>
          </w:tcPr>
          <w:p w14:paraId="03B213E2" w14:textId="77777777" w:rsidR="00B7027C" w:rsidRDefault="00B7027C" w:rsidP="00B7027C">
            <w:pPr>
              <w:pStyle w:val="TableText"/>
            </w:pPr>
            <w:r>
              <w:t>X</w:t>
            </w:r>
          </w:p>
        </w:tc>
        <w:tc>
          <w:tcPr>
            <w:tcW w:w="451" w:type="dxa"/>
          </w:tcPr>
          <w:p w14:paraId="61B1719B" w14:textId="77777777" w:rsidR="00B7027C" w:rsidRDefault="00B7027C" w:rsidP="00B7027C">
            <w:pPr>
              <w:pStyle w:val="TableText"/>
            </w:pPr>
            <w:r>
              <w:t>X</w:t>
            </w:r>
          </w:p>
        </w:tc>
      </w:tr>
      <w:tr w:rsidR="00B7027C" w14:paraId="1E93B4F9" w14:textId="77777777" w:rsidTr="00B3142B">
        <w:trPr>
          <w:cantSplit/>
          <w:jc w:val="center"/>
        </w:trPr>
        <w:tc>
          <w:tcPr>
            <w:tcW w:w="802" w:type="dxa"/>
            <w:tcMar>
              <w:left w:w="58" w:type="dxa"/>
              <w:right w:w="58" w:type="dxa"/>
            </w:tcMar>
          </w:tcPr>
          <w:p w14:paraId="5B09053E" w14:textId="2D056CC6" w:rsidR="00B7027C" w:rsidRDefault="00B7027C" w:rsidP="00B7027C">
            <w:pPr>
              <w:pStyle w:val="TableText"/>
            </w:pPr>
            <w:r>
              <w:t>418 – 422</w:t>
            </w:r>
          </w:p>
        </w:tc>
        <w:tc>
          <w:tcPr>
            <w:tcW w:w="2227" w:type="dxa"/>
            <w:tcMar>
              <w:left w:w="58" w:type="dxa"/>
              <w:right w:w="58" w:type="dxa"/>
            </w:tcMar>
          </w:tcPr>
          <w:p w14:paraId="041B13A3" w14:textId="77777777" w:rsidR="00B7027C" w:rsidRDefault="00B7027C" w:rsidP="00B7027C">
            <w:pPr>
              <w:pStyle w:val="TableText"/>
            </w:pPr>
            <w:r>
              <w:t>FPS MSN CODE2</w:t>
            </w:r>
          </w:p>
        </w:tc>
        <w:tc>
          <w:tcPr>
            <w:tcW w:w="2902" w:type="dxa"/>
            <w:tcMar>
              <w:left w:w="58" w:type="dxa"/>
              <w:right w:w="58" w:type="dxa"/>
            </w:tcMar>
          </w:tcPr>
          <w:p w14:paraId="1DCD0E36" w14:textId="436E5E96" w:rsidR="00B7027C" w:rsidRDefault="00B7027C" w:rsidP="00B7027C">
            <w:pPr>
              <w:pStyle w:val="TableText"/>
            </w:pPr>
            <w:r w:rsidRPr="0072787D">
              <w:t>:P:IDR-</w:t>
            </w:r>
            <w:hyperlink r:id="rId89" w:history="1">
              <w:r w:rsidRPr="00563494">
                <w:rPr>
                  <w:rStyle w:val="Hyperlink"/>
                </w:rPr>
                <w:t>FPS-MSN-2</w:t>
              </w:r>
            </w:hyperlink>
          </w:p>
        </w:tc>
        <w:tc>
          <w:tcPr>
            <w:tcW w:w="3087" w:type="dxa"/>
            <w:gridSpan w:val="2"/>
            <w:tcMar>
              <w:left w:w="58" w:type="dxa"/>
              <w:right w:w="58" w:type="dxa"/>
            </w:tcMar>
          </w:tcPr>
          <w:p w14:paraId="5EA6F7B8" w14:textId="77777777" w:rsidR="00B7027C" w:rsidRDefault="00B7027C" w:rsidP="00B7027C">
            <w:pPr>
              <w:pStyle w:val="TableText"/>
            </w:pPr>
            <w:r>
              <w:t>FPS MSN2 code</w:t>
            </w:r>
          </w:p>
          <w:p w14:paraId="467A4056" w14:textId="33A7C326" w:rsidR="00B7027C" w:rsidRDefault="00B7027C" w:rsidP="00B7027C">
            <w:pPr>
              <w:pStyle w:val="TableText"/>
            </w:pPr>
            <w:r>
              <w:t>If the message on the claim contains a Y in the FPS Flag field on the Narrative file, the value in the second 7000 MSG field is mapped to this field.</w:t>
            </w:r>
          </w:p>
          <w:p w14:paraId="5B02EBB2" w14:textId="77777777" w:rsidR="00B7027C" w:rsidRDefault="00B7027C" w:rsidP="00B7027C">
            <w:pPr>
              <w:pStyle w:val="TableText"/>
            </w:pPr>
            <w:r>
              <w:t>If the message on the claim contains an N in the FPS Flag field on the Narrative file, spaces are mapped to this field.</w:t>
            </w:r>
          </w:p>
        </w:tc>
        <w:tc>
          <w:tcPr>
            <w:tcW w:w="1143" w:type="dxa"/>
            <w:tcMar>
              <w:left w:w="58" w:type="dxa"/>
              <w:right w:w="58" w:type="dxa"/>
            </w:tcMar>
          </w:tcPr>
          <w:p w14:paraId="1A18FE4F" w14:textId="77777777" w:rsidR="00B7027C" w:rsidRDefault="00B7027C" w:rsidP="00B7027C">
            <w:pPr>
              <w:pStyle w:val="TableText"/>
              <w:rPr>
                <w:caps/>
              </w:rPr>
            </w:pPr>
            <w:r>
              <w:rPr>
                <w:caps/>
              </w:rPr>
              <w:t>5 C</w:t>
            </w:r>
          </w:p>
        </w:tc>
        <w:tc>
          <w:tcPr>
            <w:tcW w:w="2324" w:type="dxa"/>
            <w:gridSpan w:val="2"/>
            <w:tcMar>
              <w:left w:w="58" w:type="dxa"/>
              <w:right w:w="58" w:type="dxa"/>
            </w:tcMar>
          </w:tcPr>
          <w:p w14:paraId="4BE0CCBA" w14:textId="77777777" w:rsidR="00B7027C" w:rsidRDefault="00B7027C" w:rsidP="00B7027C">
            <w:pPr>
              <w:pStyle w:val="TableText"/>
            </w:pPr>
            <w:r>
              <w:t>-</w:t>
            </w:r>
          </w:p>
        </w:tc>
        <w:tc>
          <w:tcPr>
            <w:tcW w:w="736" w:type="dxa"/>
            <w:tcMar>
              <w:left w:w="58" w:type="dxa"/>
              <w:right w:w="58" w:type="dxa"/>
            </w:tcMar>
          </w:tcPr>
          <w:p w14:paraId="0A1AE5F9" w14:textId="77777777" w:rsidR="00B7027C" w:rsidRDefault="00B7027C" w:rsidP="00B7027C">
            <w:pPr>
              <w:pStyle w:val="TableText"/>
            </w:pPr>
            <w:r>
              <w:t>Spaces</w:t>
            </w:r>
          </w:p>
        </w:tc>
        <w:tc>
          <w:tcPr>
            <w:tcW w:w="540" w:type="dxa"/>
          </w:tcPr>
          <w:p w14:paraId="44F5323C" w14:textId="77777777" w:rsidR="00B7027C" w:rsidRDefault="00B7027C" w:rsidP="00B7027C">
            <w:pPr>
              <w:pStyle w:val="TableText"/>
            </w:pPr>
            <w:r>
              <w:t>-</w:t>
            </w:r>
          </w:p>
        </w:tc>
        <w:tc>
          <w:tcPr>
            <w:tcW w:w="450" w:type="dxa"/>
          </w:tcPr>
          <w:p w14:paraId="0D950B28" w14:textId="77777777" w:rsidR="00B7027C" w:rsidRDefault="00B7027C" w:rsidP="00B7027C">
            <w:pPr>
              <w:pStyle w:val="TableText"/>
            </w:pPr>
            <w:r>
              <w:t>X</w:t>
            </w:r>
          </w:p>
        </w:tc>
        <w:tc>
          <w:tcPr>
            <w:tcW w:w="451" w:type="dxa"/>
          </w:tcPr>
          <w:p w14:paraId="29D9AB77" w14:textId="77777777" w:rsidR="00B7027C" w:rsidRDefault="00B7027C" w:rsidP="00B7027C">
            <w:pPr>
              <w:pStyle w:val="TableText"/>
            </w:pPr>
            <w:r>
              <w:t>X</w:t>
            </w:r>
          </w:p>
        </w:tc>
      </w:tr>
      <w:tr w:rsidR="00B7027C" w14:paraId="14D4A8AC" w14:textId="77777777" w:rsidTr="00B3142B">
        <w:trPr>
          <w:cantSplit/>
          <w:jc w:val="center"/>
        </w:trPr>
        <w:tc>
          <w:tcPr>
            <w:tcW w:w="802" w:type="dxa"/>
            <w:tcMar>
              <w:left w:w="58" w:type="dxa"/>
              <w:right w:w="58" w:type="dxa"/>
            </w:tcMar>
          </w:tcPr>
          <w:p w14:paraId="2392658A" w14:textId="3292E235" w:rsidR="00B7027C" w:rsidRDefault="00B7027C" w:rsidP="00B7027C">
            <w:pPr>
              <w:pStyle w:val="TableText"/>
            </w:pPr>
            <w:r>
              <w:t>423 – 430</w:t>
            </w:r>
          </w:p>
        </w:tc>
        <w:tc>
          <w:tcPr>
            <w:tcW w:w="2227" w:type="dxa"/>
            <w:tcMar>
              <w:left w:w="58" w:type="dxa"/>
              <w:right w:w="58" w:type="dxa"/>
            </w:tcMar>
          </w:tcPr>
          <w:p w14:paraId="424E11A2" w14:textId="77777777" w:rsidR="00B7027C" w:rsidRDefault="00B7027C" w:rsidP="00B7027C">
            <w:pPr>
              <w:pStyle w:val="TableText"/>
            </w:pPr>
            <w:r>
              <w:t>HIST RESTORE DATE</w:t>
            </w:r>
          </w:p>
        </w:tc>
        <w:tc>
          <w:tcPr>
            <w:tcW w:w="2902" w:type="dxa"/>
            <w:tcMar>
              <w:left w:w="58" w:type="dxa"/>
              <w:right w:w="58" w:type="dxa"/>
            </w:tcMar>
          </w:tcPr>
          <w:p w14:paraId="48075E06" w14:textId="452CD846" w:rsidR="00B7027C" w:rsidRDefault="00B7027C" w:rsidP="00B7027C">
            <w:pPr>
              <w:pStyle w:val="TableText"/>
            </w:pPr>
            <w:r>
              <w:t>:P:IDR-</w:t>
            </w:r>
            <w:hyperlink r:id="rId90" w:history="1">
              <w:r w:rsidRPr="003E1FCA">
                <w:rPr>
                  <w:rStyle w:val="Hyperlink"/>
                </w:rPr>
                <w:t>HIST-RESTORE-DATE</w:t>
              </w:r>
            </w:hyperlink>
          </w:p>
        </w:tc>
        <w:tc>
          <w:tcPr>
            <w:tcW w:w="3087" w:type="dxa"/>
            <w:gridSpan w:val="2"/>
            <w:tcMar>
              <w:left w:w="58" w:type="dxa"/>
              <w:right w:w="58" w:type="dxa"/>
            </w:tcMar>
          </w:tcPr>
          <w:p w14:paraId="5DAEF4C7" w14:textId="77777777" w:rsidR="00B7027C" w:rsidRDefault="00B7027C" w:rsidP="00B7027C">
            <w:pPr>
              <w:pStyle w:val="TableText"/>
            </w:pPr>
            <w:r>
              <w:t>The date that a history claim is restored to online; used in the history purge process to calculate the purge date and prevent a recently restored claim from being purged.</w:t>
            </w:r>
          </w:p>
        </w:tc>
        <w:tc>
          <w:tcPr>
            <w:tcW w:w="1143" w:type="dxa"/>
            <w:tcMar>
              <w:left w:w="58" w:type="dxa"/>
              <w:right w:w="58" w:type="dxa"/>
            </w:tcMar>
          </w:tcPr>
          <w:p w14:paraId="1BF16603" w14:textId="77777777" w:rsidR="00B7027C" w:rsidRDefault="00B7027C" w:rsidP="00B7027C">
            <w:pPr>
              <w:pStyle w:val="TableText"/>
              <w:rPr>
                <w:caps/>
              </w:rPr>
            </w:pPr>
            <w:r>
              <w:rPr>
                <w:caps/>
              </w:rPr>
              <w:t>8 N</w:t>
            </w:r>
          </w:p>
        </w:tc>
        <w:tc>
          <w:tcPr>
            <w:tcW w:w="2324" w:type="dxa"/>
            <w:gridSpan w:val="2"/>
            <w:tcMar>
              <w:left w:w="58" w:type="dxa"/>
              <w:right w:w="58" w:type="dxa"/>
            </w:tcMar>
          </w:tcPr>
          <w:p w14:paraId="16E35443" w14:textId="77777777" w:rsidR="00B7027C" w:rsidRDefault="00B7027C" w:rsidP="00B7027C">
            <w:pPr>
              <w:pStyle w:val="TableText"/>
            </w:pPr>
            <w:r>
              <w:t>MMDDCCYY</w:t>
            </w:r>
          </w:p>
        </w:tc>
        <w:tc>
          <w:tcPr>
            <w:tcW w:w="736" w:type="dxa"/>
            <w:tcMar>
              <w:left w:w="58" w:type="dxa"/>
              <w:right w:w="58" w:type="dxa"/>
            </w:tcMar>
          </w:tcPr>
          <w:p w14:paraId="2A2459A5" w14:textId="77777777" w:rsidR="00B7027C" w:rsidRDefault="00B7027C" w:rsidP="00B7027C">
            <w:pPr>
              <w:pStyle w:val="TableText"/>
            </w:pPr>
            <w:r>
              <w:t>Zeros</w:t>
            </w:r>
          </w:p>
        </w:tc>
        <w:tc>
          <w:tcPr>
            <w:tcW w:w="540" w:type="dxa"/>
          </w:tcPr>
          <w:p w14:paraId="4F8FD779" w14:textId="77777777" w:rsidR="00B7027C" w:rsidRDefault="00B7027C" w:rsidP="00B7027C">
            <w:pPr>
              <w:pStyle w:val="TableText"/>
            </w:pPr>
            <w:r>
              <w:t>-</w:t>
            </w:r>
          </w:p>
        </w:tc>
        <w:tc>
          <w:tcPr>
            <w:tcW w:w="450" w:type="dxa"/>
          </w:tcPr>
          <w:p w14:paraId="5C4A1033" w14:textId="77777777" w:rsidR="00B7027C" w:rsidRDefault="00B7027C" w:rsidP="00B7027C">
            <w:pPr>
              <w:pStyle w:val="TableText"/>
            </w:pPr>
            <w:r>
              <w:t>-</w:t>
            </w:r>
          </w:p>
        </w:tc>
        <w:tc>
          <w:tcPr>
            <w:tcW w:w="451" w:type="dxa"/>
          </w:tcPr>
          <w:p w14:paraId="205C6D2A" w14:textId="77777777" w:rsidR="00B7027C" w:rsidRDefault="00B7027C" w:rsidP="00B7027C">
            <w:pPr>
              <w:pStyle w:val="TableText"/>
            </w:pPr>
            <w:r>
              <w:t>X</w:t>
            </w:r>
          </w:p>
        </w:tc>
      </w:tr>
      <w:tr w:rsidR="00B7027C" w14:paraId="2971AC57" w14:textId="77777777" w:rsidTr="00B3142B">
        <w:trPr>
          <w:cantSplit/>
          <w:jc w:val="center"/>
        </w:trPr>
        <w:tc>
          <w:tcPr>
            <w:tcW w:w="802" w:type="dxa"/>
            <w:tcMar>
              <w:left w:w="58" w:type="dxa"/>
              <w:right w:w="58" w:type="dxa"/>
            </w:tcMar>
          </w:tcPr>
          <w:p w14:paraId="3D577BBE" w14:textId="4883C2B5" w:rsidR="00B7027C" w:rsidRDefault="00B7027C" w:rsidP="00B7027C">
            <w:pPr>
              <w:pStyle w:val="TableText"/>
            </w:pPr>
            <w:r>
              <w:t>431 – 434</w:t>
            </w:r>
          </w:p>
        </w:tc>
        <w:tc>
          <w:tcPr>
            <w:tcW w:w="2227" w:type="dxa"/>
            <w:tcMar>
              <w:left w:w="58" w:type="dxa"/>
              <w:right w:w="58" w:type="dxa"/>
            </w:tcMar>
          </w:tcPr>
          <w:p w14:paraId="6032F6C5" w14:textId="77777777" w:rsidR="00B7027C" w:rsidRDefault="00B7027C" w:rsidP="00B7027C">
            <w:pPr>
              <w:pStyle w:val="TableText"/>
            </w:pPr>
            <w:r>
              <w:t>PHASE SEQUENCE</w:t>
            </w:r>
          </w:p>
        </w:tc>
        <w:tc>
          <w:tcPr>
            <w:tcW w:w="2902" w:type="dxa"/>
            <w:tcMar>
              <w:left w:w="58" w:type="dxa"/>
              <w:right w:w="58" w:type="dxa"/>
            </w:tcMar>
          </w:tcPr>
          <w:p w14:paraId="1E31E01A" w14:textId="7DD5D3FA" w:rsidR="00B7027C" w:rsidRDefault="00B7027C" w:rsidP="00B7027C">
            <w:pPr>
              <w:pStyle w:val="TableText"/>
            </w:pPr>
            <w:r>
              <w:t>:P:IDR-</w:t>
            </w:r>
            <w:hyperlink r:id="rId91" w:history="1">
              <w:r w:rsidRPr="008124D6">
                <w:rPr>
                  <w:rStyle w:val="Hyperlink"/>
                </w:rPr>
                <w:t>PHASE-SEQ-NUM</w:t>
              </w:r>
            </w:hyperlink>
          </w:p>
        </w:tc>
        <w:tc>
          <w:tcPr>
            <w:tcW w:w="3087" w:type="dxa"/>
            <w:gridSpan w:val="2"/>
            <w:tcMar>
              <w:left w:w="58" w:type="dxa"/>
              <w:right w:w="58" w:type="dxa"/>
            </w:tcMar>
          </w:tcPr>
          <w:p w14:paraId="7A6EF492" w14:textId="73194180" w:rsidR="00B7027C" w:rsidRDefault="00B7027C" w:rsidP="00B7027C">
            <w:pPr>
              <w:pStyle w:val="TableText"/>
            </w:pPr>
            <w:r>
              <w:t>The phase sequence number for the claim.</w:t>
            </w:r>
          </w:p>
          <w:p w14:paraId="0DA98EE9" w14:textId="77777777" w:rsidR="00B7027C" w:rsidRDefault="00B7027C" w:rsidP="00B7027C">
            <w:pPr>
              <w:pStyle w:val="TableText"/>
            </w:pPr>
            <w:r w:rsidRPr="00D35012">
              <w:t>The Phase I Sequence is set to zeros on new day claims and increments on pending claims not in an approved to pay location when the claim moves to a new pending location or has had a location date change since the last batch cycle.</w:t>
            </w:r>
          </w:p>
          <w:p w14:paraId="3CDC3C83" w14:textId="77777777" w:rsidR="00B7027C" w:rsidRDefault="00B7027C" w:rsidP="00B7027C">
            <w:pPr>
              <w:pStyle w:val="TableText"/>
            </w:pPr>
            <w:r>
              <w:t>For Phase II and Phase III, this field is zeros.</w:t>
            </w:r>
          </w:p>
        </w:tc>
        <w:tc>
          <w:tcPr>
            <w:tcW w:w="1143" w:type="dxa"/>
            <w:tcMar>
              <w:left w:w="58" w:type="dxa"/>
              <w:right w:w="58" w:type="dxa"/>
            </w:tcMar>
          </w:tcPr>
          <w:p w14:paraId="680A4C72" w14:textId="77777777" w:rsidR="00B7027C" w:rsidRDefault="00B7027C" w:rsidP="00B7027C">
            <w:pPr>
              <w:pStyle w:val="TableText"/>
              <w:rPr>
                <w:caps/>
              </w:rPr>
            </w:pPr>
            <w:r>
              <w:rPr>
                <w:caps/>
              </w:rPr>
              <w:t>4 N</w:t>
            </w:r>
          </w:p>
        </w:tc>
        <w:tc>
          <w:tcPr>
            <w:tcW w:w="2324" w:type="dxa"/>
            <w:gridSpan w:val="2"/>
            <w:tcMar>
              <w:left w:w="58" w:type="dxa"/>
              <w:right w:w="58" w:type="dxa"/>
            </w:tcMar>
          </w:tcPr>
          <w:p w14:paraId="6E23AFF7" w14:textId="77777777" w:rsidR="00B7027C" w:rsidRDefault="00B7027C" w:rsidP="00B7027C">
            <w:pPr>
              <w:pStyle w:val="TableText"/>
            </w:pPr>
            <w:r>
              <w:t>NNNN</w:t>
            </w:r>
          </w:p>
        </w:tc>
        <w:tc>
          <w:tcPr>
            <w:tcW w:w="736" w:type="dxa"/>
            <w:tcMar>
              <w:left w:w="58" w:type="dxa"/>
              <w:right w:w="58" w:type="dxa"/>
            </w:tcMar>
          </w:tcPr>
          <w:p w14:paraId="6A228EEA" w14:textId="77777777" w:rsidR="00B7027C" w:rsidRDefault="00B7027C" w:rsidP="00B7027C">
            <w:pPr>
              <w:pStyle w:val="TableText"/>
            </w:pPr>
            <w:r>
              <w:t>Zeros</w:t>
            </w:r>
          </w:p>
        </w:tc>
        <w:tc>
          <w:tcPr>
            <w:tcW w:w="540" w:type="dxa"/>
          </w:tcPr>
          <w:p w14:paraId="4AD18E55" w14:textId="77777777" w:rsidR="00B7027C" w:rsidRDefault="00B7027C" w:rsidP="00B7027C">
            <w:pPr>
              <w:pStyle w:val="TableText"/>
            </w:pPr>
            <w:r>
              <w:t>X</w:t>
            </w:r>
          </w:p>
        </w:tc>
        <w:tc>
          <w:tcPr>
            <w:tcW w:w="450" w:type="dxa"/>
          </w:tcPr>
          <w:p w14:paraId="644E3F39" w14:textId="77777777" w:rsidR="00B7027C" w:rsidRDefault="00B7027C" w:rsidP="00B7027C">
            <w:pPr>
              <w:pStyle w:val="TableText"/>
            </w:pPr>
            <w:r>
              <w:t>X</w:t>
            </w:r>
          </w:p>
        </w:tc>
        <w:tc>
          <w:tcPr>
            <w:tcW w:w="451" w:type="dxa"/>
          </w:tcPr>
          <w:p w14:paraId="28DC6093" w14:textId="77777777" w:rsidR="00B7027C" w:rsidRDefault="00B7027C" w:rsidP="00B7027C">
            <w:pPr>
              <w:pStyle w:val="TableText"/>
            </w:pPr>
            <w:r>
              <w:t>X</w:t>
            </w:r>
          </w:p>
        </w:tc>
      </w:tr>
      <w:tr w:rsidR="00B7027C" w14:paraId="3B13CA88" w14:textId="77777777" w:rsidTr="00B3142B">
        <w:trPr>
          <w:cantSplit/>
          <w:jc w:val="center"/>
        </w:trPr>
        <w:tc>
          <w:tcPr>
            <w:tcW w:w="802" w:type="dxa"/>
            <w:tcMar>
              <w:left w:w="58" w:type="dxa"/>
              <w:right w:w="58" w:type="dxa"/>
            </w:tcMar>
          </w:tcPr>
          <w:p w14:paraId="08ED3D48" w14:textId="5941376D" w:rsidR="00B7027C" w:rsidRDefault="00B7027C" w:rsidP="00B7027C">
            <w:pPr>
              <w:pStyle w:val="TableText"/>
            </w:pPr>
            <w:r>
              <w:t>435 – 443</w:t>
            </w:r>
          </w:p>
        </w:tc>
        <w:tc>
          <w:tcPr>
            <w:tcW w:w="2227" w:type="dxa"/>
            <w:tcMar>
              <w:left w:w="58" w:type="dxa"/>
              <w:right w:w="58" w:type="dxa"/>
            </w:tcMar>
          </w:tcPr>
          <w:p w14:paraId="1054A510" w14:textId="77777777" w:rsidR="00B7027C" w:rsidRDefault="00B7027C" w:rsidP="00B7027C">
            <w:pPr>
              <w:pStyle w:val="TableText"/>
            </w:pPr>
            <w:r>
              <w:t>-</w:t>
            </w:r>
          </w:p>
        </w:tc>
        <w:tc>
          <w:tcPr>
            <w:tcW w:w="2902" w:type="dxa"/>
            <w:tcMar>
              <w:left w:w="58" w:type="dxa"/>
              <w:right w:w="58" w:type="dxa"/>
            </w:tcMar>
          </w:tcPr>
          <w:p w14:paraId="1A4D093E" w14:textId="77777777" w:rsidR="00B7027C" w:rsidRDefault="00B7027C" w:rsidP="00B7027C">
            <w:pPr>
              <w:pStyle w:val="TableText"/>
            </w:pPr>
            <w:r>
              <w:t>FILLER</w:t>
            </w:r>
          </w:p>
        </w:tc>
        <w:tc>
          <w:tcPr>
            <w:tcW w:w="3087" w:type="dxa"/>
            <w:gridSpan w:val="2"/>
            <w:tcMar>
              <w:left w:w="58" w:type="dxa"/>
              <w:right w:w="58" w:type="dxa"/>
            </w:tcMar>
          </w:tcPr>
          <w:p w14:paraId="18684C5E" w14:textId="77777777" w:rsidR="00B7027C" w:rsidRDefault="00B7027C" w:rsidP="00B7027C">
            <w:pPr>
              <w:pStyle w:val="TableText"/>
            </w:pPr>
            <w:r>
              <w:t>-</w:t>
            </w:r>
          </w:p>
        </w:tc>
        <w:tc>
          <w:tcPr>
            <w:tcW w:w="1143" w:type="dxa"/>
            <w:tcMar>
              <w:left w:w="58" w:type="dxa"/>
              <w:right w:w="58" w:type="dxa"/>
            </w:tcMar>
          </w:tcPr>
          <w:p w14:paraId="74467881" w14:textId="77777777" w:rsidR="00B7027C" w:rsidRDefault="00B7027C" w:rsidP="00B7027C">
            <w:pPr>
              <w:pStyle w:val="TableText"/>
              <w:rPr>
                <w:caps/>
              </w:rPr>
            </w:pPr>
            <w:r>
              <w:rPr>
                <w:caps/>
              </w:rPr>
              <w:t>9 c</w:t>
            </w:r>
          </w:p>
        </w:tc>
        <w:tc>
          <w:tcPr>
            <w:tcW w:w="2324" w:type="dxa"/>
            <w:gridSpan w:val="2"/>
            <w:tcMar>
              <w:left w:w="58" w:type="dxa"/>
              <w:right w:w="58" w:type="dxa"/>
            </w:tcMar>
          </w:tcPr>
          <w:p w14:paraId="4E89DC35" w14:textId="77777777" w:rsidR="00B7027C" w:rsidRDefault="00B7027C" w:rsidP="00B7027C">
            <w:pPr>
              <w:pStyle w:val="TableText"/>
            </w:pPr>
            <w:r>
              <w:t>-</w:t>
            </w:r>
          </w:p>
        </w:tc>
        <w:tc>
          <w:tcPr>
            <w:tcW w:w="736" w:type="dxa"/>
            <w:tcMar>
              <w:left w:w="58" w:type="dxa"/>
              <w:right w:w="58" w:type="dxa"/>
            </w:tcMar>
          </w:tcPr>
          <w:p w14:paraId="19D1B419" w14:textId="77777777" w:rsidR="00B7027C" w:rsidRDefault="00B7027C" w:rsidP="00B7027C">
            <w:pPr>
              <w:pStyle w:val="TableText"/>
            </w:pPr>
            <w:r>
              <w:t>Spaces</w:t>
            </w:r>
          </w:p>
        </w:tc>
        <w:tc>
          <w:tcPr>
            <w:tcW w:w="540" w:type="dxa"/>
          </w:tcPr>
          <w:p w14:paraId="1CF6EA91" w14:textId="77777777" w:rsidR="00B7027C" w:rsidRDefault="00B7027C" w:rsidP="00B7027C">
            <w:pPr>
              <w:pStyle w:val="TableText"/>
            </w:pPr>
            <w:r>
              <w:t>X</w:t>
            </w:r>
          </w:p>
        </w:tc>
        <w:tc>
          <w:tcPr>
            <w:tcW w:w="450" w:type="dxa"/>
          </w:tcPr>
          <w:p w14:paraId="47917B17" w14:textId="77777777" w:rsidR="00B7027C" w:rsidRDefault="00B7027C" w:rsidP="00B7027C">
            <w:pPr>
              <w:pStyle w:val="TableText"/>
            </w:pPr>
            <w:r>
              <w:t>X</w:t>
            </w:r>
          </w:p>
        </w:tc>
        <w:tc>
          <w:tcPr>
            <w:tcW w:w="451" w:type="dxa"/>
          </w:tcPr>
          <w:p w14:paraId="332C06F6" w14:textId="77777777" w:rsidR="00B7027C" w:rsidRDefault="00B7027C" w:rsidP="00B7027C">
            <w:pPr>
              <w:pStyle w:val="TableText"/>
            </w:pPr>
            <w:r>
              <w:t>X</w:t>
            </w:r>
          </w:p>
        </w:tc>
      </w:tr>
      <w:tr w:rsidR="00B7027C" w14:paraId="0B7D77E2" w14:textId="77777777" w:rsidTr="00B3142B">
        <w:trPr>
          <w:cantSplit/>
          <w:jc w:val="center"/>
        </w:trPr>
        <w:tc>
          <w:tcPr>
            <w:tcW w:w="802" w:type="dxa"/>
            <w:tcMar>
              <w:left w:w="58" w:type="dxa"/>
              <w:right w:w="58" w:type="dxa"/>
            </w:tcMar>
          </w:tcPr>
          <w:p w14:paraId="014DA1F8" w14:textId="77777777" w:rsidR="00B7027C" w:rsidRDefault="00B7027C" w:rsidP="00B7027C">
            <w:pPr>
              <w:pStyle w:val="TableText"/>
              <w:rPr>
                <w:b/>
              </w:rPr>
            </w:pPr>
            <w:r>
              <w:rPr>
                <w:b/>
              </w:rPr>
              <w:t>444</w:t>
            </w:r>
          </w:p>
        </w:tc>
        <w:tc>
          <w:tcPr>
            <w:tcW w:w="2227" w:type="dxa"/>
            <w:tcMar>
              <w:left w:w="58" w:type="dxa"/>
              <w:right w:w="58" w:type="dxa"/>
            </w:tcMar>
          </w:tcPr>
          <w:p w14:paraId="1A4B636A" w14:textId="77777777" w:rsidR="00B7027C" w:rsidRDefault="00B7027C" w:rsidP="00B7027C">
            <w:pPr>
              <w:pStyle w:val="TableText"/>
              <w:rPr>
                <w:b/>
              </w:rPr>
            </w:pPr>
            <w:r>
              <w:rPr>
                <w:b/>
              </w:rPr>
              <w:t>-</w:t>
            </w:r>
          </w:p>
        </w:tc>
        <w:tc>
          <w:tcPr>
            <w:tcW w:w="2902" w:type="dxa"/>
            <w:tcMar>
              <w:left w:w="58" w:type="dxa"/>
              <w:right w:w="58" w:type="dxa"/>
            </w:tcMar>
          </w:tcPr>
          <w:p w14:paraId="59319573" w14:textId="77777777" w:rsidR="00B7027C" w:rsidRDefault="00B7027C" w:rsidP="00B7027C">
            <w:pPr>
              <w:pStyle w:val="TableText"/>
              <w:rPr>
                <w:b/>
              </w:rPr>
            </w:pPr>
            <w:r>
              <w:rPr>
                <w:b/>
              </w:rPr>
              <w:t>-</w:t>
            </w:r>
          </w:p>
        </w:tc>
        <w:tc>
          <w:tcPr>
            <w:tcW w:w="3087" w:type="dxa"/>
            <w:gridSpan w:val="2"/>
            <w:tcMar>
              <w:left w:w="58" w:type="dxa"/>
              <w:right w:w="58" w:type="dxa"/>
            </w:tcMar>
          </w:tcPr>
          <w:p w14:paraId="5E3F4E1B" w14:textId="77777777" w:rsidR="00B7027C" w:rsidRDefault="00B7027C" w:rsidP="00B7027C">
            <w:pPr>
              <w:pStyle w:val="TableText"/>
              <w:rPr>
                <w:b/>
              </w:rPr>
            </w:pPr>
            <w:r>
              <w:rPr>
                <w:b/>
              </w:rPr>
              <w:t>Information From A Trailer</w:t>
            </w:r>
          </w:p>
        </w:tc>
        <w:tc>
          <w:tcPr>
            <w:tcW w:w="1143" w:type="dxa"/>
            <w:tcMar>
              <w:left w:w="58" w:type="dxa"/>
              <w:right w:w="58" w:type="dxa"/>
            </w:tcMar>
          </w:tcPr>
          <w:p w14:paraId="3DA44491" w14:textId="77777777" w:rsidR="00B7027C" w:rsidRDefault="00B7027C" w:rsidP="00B7027C">
            <w:pPr>
              <w:pStyle w:val="TableText"/>
              <w:rPr>
                <w:b/>
                <w:caps/>
              </w:rPr>
            </w:pPr>
            <w:r>
              <w:rPr>
                <w:b/>
                <w:caps/>
              </w:rPr>
              <w:t>-</w:t>
            </w:r>
          </w:p>
        </w:tc>
        <w:tc>
          <w:tcPr>
            <w:tcW w:w="2324" w:type="dxa"/>
            <w:gridSpan w:val="2"/>
            <w:tcMar>
              <w:left w:w="58" w:type="dxa"/>
              <w:right w:w="58" w:type="dxa"/>
            </w:tcMar>
          </w:tcPr>
          <w:p w14:paraId="61E73196" w14:textId="77777777" w:rsidR="00B7027C" w:rsidRDefault="00B7027C" w:rsidP="00B7027C">
            <w:pPr>
              <w:pStyle w:val="TableText"/>
              <w:rPr>
                <w:b/>
              </w:rPr>
            </w:pPr>
            <w:r>
              <w:rPr>
                <w:b/>
              </w:rPr>
              <w:t>-</w:t>
            </w:r>
          </w:p>
        </w:tc>
        <w:tc>
          <w:tcPr>
            <w:tcW w:w="736" w:type="dxa"/>
            <w:tcMar>
              <w:left w:w="58" w:type="dxa"/>
              <w:right w:w="58" w:type="dxa"/>
            </w:tcMar>
          </w:tcPr>
          <w:p w14:paraId="7D662932" w14:textId="77777777" w:rsidR="00B7027C" w:rsidRDefault="00B7027C" w:rsidP="00B7027C">
            <w:pPr>
              <w:pStyle w:val="TableText"/>
              <w:rPr>
                <w:b/>
              </w:rPr>
            </w:pPr>
            <w:r>
              <w:rPr>
                <w:b/>
              </w:rPr>
              <w:t>-</w:t>
            </w:r>
          </w:p>
        </w:tc>
        <w:tc>
          <w:tcPr>
            <w:tcW w:w="540" w:type="dxa"/>
          </w:tcPr>
          <w:p w14:paraId="53475DF8" w14:textId="77777777" w:rsidR="00B7027C" w:rsidRDefault="00B7027C" w:rsidP="00B7027C">
            <w:pPr>
              <w:pStyle w:val="TableText"/>
              <w:rPr>
                <w:b/>
              </w:rPr>
            </w:pPr>
            <w:r>
              <w:rPr>
                <w:b/>
              </w:rPr>
              <w:t>-</w:t>
            </w:r>
          </w:p>
        </w:tc>
        <w:tc>
          <w:tcPr>
            <w:tcW w:w="450" w:type="dxa"/>
          </w:tcPr>
          <w:p w14:paraId="73ECE834" w14:textId="77777777" w:rsidR="00B7027C" w:rsidRDefault="00B7027C" w:rsidP="00B7027C">
            <w:pPr>
              <w:pStyle w:val="TableText"/>
              <w:rPr>
                <w:b/>
              </w:rPr>
            </w:pPr>
            <w:r>
              <w:rPr>
                <w:b/>
              </w:rPr>
              <w:t>-</w:t>
            </w:r>
          </w:p>
        </w:tc>
        <w:tc>
          <w:tcPr>
            <w:tcW w:w="451" w:type="dxa"/>
          </w:tcPr>
          <w:p w14:paraId="62950F6B" w14:textId="77777777" w:rsidR="00B7027C" w:rsidRDefault="00B7027C" w:rsidP="00B7027C">
            <w:pPr>
              <w:pStyle w:val="TableText"/>
              <w:rPr>
                <w:b/>
              </w:rPr>
            </w:pPr>
            <w:r>
              <w:rPr>
                <w:b/>
              </w:rPr>
              <w:t>-</w:t>
            </w:r>
          </w:p>
        </w:tc>
      </w:tr>
      <w:tr w:rsidR="00B7027C" w14:paraId="27DB51F0" w14:textId="77777777" w:rsidTr="00B3142B">
        <w:trPr>
          <w:cantSplit/>
          <w:jc w:val="center"/>
        </w:trPr>
        <w:tc>
          <w:tcPr>
            <w:tcW w:w="802" w:type="dxa"/>
            <w:tcMar>
              <w:left w:w="58" w:type="dxa"/>
              <w:right w:w="58" w:type="dxa"/>
            </w:tcMar>
          </w:tcPr>
          <w:p w14:paraId="676CBDD0" w14:textId="77777777" w:rsidR="00B7027C" w:rsidRDefault="00B7027C" w:rsidP="00B7027C">
            <w:pPr>
              <w:pStyle w:val="TableText"/>
            </w:pPr>
            <w:r>
              <w:t>444</w:t>
            </w:r>
          </w:p>
        </w:tc>
        <w:tc>
          <w:tcPr>
            <w:tcW w:w="2227" w:type="dxa"/>
            <w:tcMar>
              <w:left w:w="58" w:type="dxa"/>
              <w:right w:w="58" w:type="dxa"/>
            </w:tcMar>
          </w:tcPr>
          <w:p w14:paraId="51BAD4EA" w14:textId="77777777" w:rsidR="00B7027C" w:rsidRDefault="00B7027C" w:rsidP="00B7027C">
            <w:pPr>
              <w:pStyle w:val="TableText"/>
            </w:pPr>
            <w:r>
              <w:t>LETTER ADDRESSED TO INDICATOR (1)</w:t>
            </w:r>
          </w:p>
        </w:tc>
        <w:tc>
          <w:tcPr>
            <w:tcW w:w="2902" w:type="dxa"/>
            <w:tcMar>
              <w:left w:w="58" w:type="dxa"/>
              <w:right w:w="58" w:type="dxa"/>
            </w:tcMar>
          </w:tcPr>
          <w:p w14:paraId="0786F49F" w14:textId="0E15FC31" w:rsidR="00B7027C" w:rsidRDefault="00B7027C" w:rsidP="00B7027C">
            <w:pPr>
              <w:pStyle w:val="TableText"/>
            </w:pPr>
            <w:r>
              <w:t>:P:IDR-</w:t>
            </w:r>
            <w:hyperlink r:id="rId92" w:history="1">
              <w:r>
                <w:rPr>
                  <w:rStyle w:val="Hyperlink"/>
                </w:rPr>
                <w:t>AD</w:t>
              </w:r>
              <w:bookmarkStart w:id="270" w:name="_Hlt514733848"/>
              <w:r>
                <w:rPr>
                  <w:rStyle w:val="Hyperlink"/>
                </w:rPr>
                <w:t>D</w:t>
              </w:r>
              <w:bookmarkEnd w:id="270"/>
              <w:r>
                <w:rPr>
                  <w:rStyle w:val="Hyperlink"/>
                </w:rPr>
                <w:t>R</w:t>
              </w:r>
              <w:bookmarkStart w:id="271" w:name="_Hlt506788976"/>
              <w:r>
                <w:rPr>
                  <w:rStyle w:val="Hyperlink"/>
                </w:rPr>
                <w:t>E</w:t>
              </w:r>
              <w:bookmarkEnd w:id="271"/>
              <w:r>
                <w:rPr>
                  <w:rStyle w:val="Hyperlink"/>
                </w:rPr>
                <w:t>S</w:t>
              </w:r>
              <w:bookmarkStart w:id="272" w:name="_Hlt517151319"/>
              <w:r>
                <w:rPr>
                  <w:rStyle w:val="Hyperlink"/>
                </w:rPr>
                <w:t>S</w:t>
              </w:r>
              <w:bookmarkStart w:id="273" w:name="_Hlt28686989"/>
              <w:bookmarkEnd w:id="272"/>
              <w:r>
                <w:rPr>
                  <w:rStyle w:val="Hyperlink"/>
                </w:rPr>
                <w:t>E</w:t>
              </w:r>
              <w:bookmarkEnd w:id="273"/>
              <w:r>
                <w:rPr>
                  <w:rStyle w:val="Hyperlink"/>
                </w:rPr>
                <w:t>E-CODE</w:t>
              </w:r>
            </w:hyperlink>
          </w:p>
        </w:tc>
        <w:tc>
          <w:tcPr>
            <w:tcW w:w="3087" w:type="dxa"/>
            <w:gridSpan w:val="2"/>
            <w:tcMar>
              <w:left w:w="58" w:type="dxa"/>
              <w:right w:w="58" w:type="dxa"/>
            </w:tcMar>
          </w:tcPr>
          <w:p w14:paraId="5F63228B" w14:textId="77777777" w:rsidR="00B7027C" w:rsidRDefault="00B7027C" w:rsidP="00B7027C">
            <w:pPr>
              <w:pStyle w:val="TableText"/>
            </w:pPr>
            <w:r>
              <w:t>Letter Addressee code</w:t>
            </w:r>
          </w:p>
          <w:p w14:paraId="793123D5" w14:textId="77777777" w:rsidR="00B7027C" w:rsidRDefault="00B7027C" w:rsidP="00B7027C">
            <w:pPr>
              <w:pStyle w:val="TableText"/>
            </w:pPr>
            <w:r>
              <w:rPr>
                <w:rFonts w:cs="Arial"/>
              </w:rPr>
              <w:t>Indicates the beneficiary or type of provider to whom the letter is being sent.</w:t>
            </w:r>
          </w:p>
        </w:tc>
        <w:tc>
          <w:tcPr>
            <w:tcW w:w="1143" w:type="dxa"/>
            <w:tcMar>
              <w:left w:w="58" w:type="dxa"/>
              <w:right w:w="58" w:type="dxa"/>
            </w:tcMar>
          </w:tcPr>
          <w:p w14:paraId="6D388D73" w14:textId="77777777" w:rsidR="00B7027C" w:rsidRDefault="00B7027C" w:rsidP="00B7027C">
            <w:pPr>
              <w:pStyle w:val="TableText"/>
              <w:rPr>
                <w:caps/>
              </w:rPr>
            </w:pPr>
            <w:r>
              <w:rPr>
                <w:caps/>
              </w:rPr>
              <w:t>1 c</w:t>
            </w:r>
          </w:p>
        </w:tc>
        <w:tc>
          <w:tcPr>
            <w:tcW w:w="2324" w:type="dxa"/>
            <w:gridSpan w:val="2"/>
            <w:tcMar>
              <w:left w:w="58" w:type="dxa"/>
              <w:right w:w="58" w:type="dxa"/>
            </w:tcMar>
          </w:tcPr>
          <w:p w14:paraId="2D976459" w14:textId="77777777" w:rsidR="00B7027C" w:rsidRPr="0048798E" w:rsidRDefault="00B7027C" w:rsidP="00B7027C">
            <w:pPr>
              <w:pStyle w:val="TableText"/>
              <w:rPr>
                <w:b/>
              </w:rPr>
            </w:pPr>
            <w:r w:rsidRPr="0042502A">
              <w:rPr>
                <w:b/>
              </w:rPr>
              <w:t>Valid Values:</w:t>
            </w:r>
          </w:p>
          <w:p w14:paraId="23F16FA5" w14:textId="19A50E52" w:rsidR="00B7027C" w:rsidRPr="00C80849" w:rsidRDefault="00B7027C" w:rsidP="00245396">
            <w:pPr>
              <w:pStyle w:val="TableTextBullet"/>
            </w:pPr>
            <w:r w:rsidRPr="00C80849">
              <w:t>B</w:t>
            </w:r>
            <w:r>
              <w:t xml:space="preserve"> – </w:t>
            </w:r>
            <w:r w:rsidRPr="00C80849">
              <w:t>Beneficiary</w:t>
            </w:r>
          </w:p>
          <w:p w14:paraId="0054C119" w14:textId="698222B7" w:rsidR="00B7027C" w:rsidRPr="00C80849" w:rsidRDefault="00B7027C" w:rsidP="00245396">
            <w:pPr>
              <w:pStyle w:val="TableTextBullet"/>
            </w:pPr>
            <w:r w:rsidRPr="00C80849">
              <w:t>F</w:t>
            </w:r>
            <w:r>
              <w:t xml:space="preserve"> – </w:t>
            </w:r>
            <w:r w:rsidRPr="00C80849">
              <w:t>Facility provider</w:t>
            </w:r>
          </w:p>
          <w:p w14:paraId="4E807961" w14:textId="5A5988EC" w:rsidR="00B7027C" w:rsidRPr="00C80849" w:rsidRDefault="00B7027C" w:rsidP="00245396">
            <w:pPr>
              <w:pStyle w:val="TableTextBullet"/>
            </w:pPr>
            <w:r w:rsidRPr="00C80849">
              <w:t>G</w:t>
            </w:r>
            <w:r>
              <w:t xml:space="preserve"> – </w:t>
            </w:r>
            <w:r w:rsidRPr="00C80849">
              <w:t>Ordering physician</w:t>
            </w:r>
          </w:p>
          <w:p w14:paraId="31BD58E7" w14:textId="1E18F01F" w:rsidR="00B7027C" w:rsidRPr="00C80849" w:rsidRDefault="00B7027C" w:rsidP="00245396">
            <w:pPr>
              <w:pStyle w:val="TableTextBullet"/>
            </w:pPr>
            <w:r w:rsidRPr="00C80849">
              <w:t>P</w:t>
            </w:r>
            <w:r>
              <w:t xml:space="preserve"> – </w:t>
            </w:r>
            <w:r w:rsidRPr="00C80849">
              <w:t>Performing provider</w:t>
            </w:r>
          </w:p>
          <w:p w14:paraId="480875E7" w14:textId="0B9A79DA" w:rsidR="00B7027C" w:rsidRDefault="00B7027C" w:rsidP="00245396">
            <w:pPr>
              <w:pStyle w:val="TableTextBullet"/>
            </w:pPr>
            <w:r w:rsidRPr="00C80849">
              <w:t>V</w:t>
            </w:r>
            <w:r>
              <w:t xml:space="preserve"> – </w:t>
            </w:r>
            <w:r w:rsidRPr="00C80849">
              <w:t>Billing provider</w:t>
            </w:r>
          </w:p>
        </w:tc>
        <w:tc>
          <w:tcPr>
            <w:tcW w:w="736" w:type="dxa"/>
            <w:tcMar>
              <w:left w:w="58" w:type="dxa"/>
              <w:right w:w="58" w:type="dxa"/>
            </w:tcMar>
          </w:tcPr>
          <w:p w14:paraId="079FEC8C" w14:textId="77777777" w:rsidR="00B7027C" w:rsidRDefault="00B7027C" w:rsidP="00B7027C">
            <w:pPr>
              <w:pStyle w:val="TableText"/>
            </w:pPr>
            <w:r>
              <w:t>Spaces</w:t>
            </w:r>
          </w:p>
        </w:tc>
        <w:tc>
          <w:tcPr>
            <w:tcW w:w="540" w:type="dxa"/>
          </w:tcPr>
          <w:p w14:paraId="1D42713B" w14:textId="77777777" w:rsidR="00B7027C" w:rsidRDefault="00B7027C" w:rsidP="00B7027C">
            <w:pPr>
              <w:pStyle w:val="TableText"/>
            </w:pPr>
            <w:r>
              <w:t>-</w:t>
            </w:r>
          </w:p>
        </w:tc>
        <w:tc>
          <w:tcPr>
            <w:tcW w:w="450" w:type="dxa"/>
          </w:tcPr>
          <w:p w14:paraId="18FEAB05" w14:textId="77777777" w:rsidR="00B7027C" w:rsidRDefault="00B7027C" w:rsidP="00B7027C">
            <w:pPr>
              <w:pStyle w:val="TableText"/>
            </w:pPr>
            <w:r>
              <w:t>X</w:t>
            </w:r>
          </w:p>
        </w:tc>
        <w:tc>
          <w:tcPr>
            <w:tcW w:w="451" w:type="dxa"/>
          </w:tcPr>
          <w:p w14:paraId="7CF39656" w14:textId="77777777" w:rsidR="00B7027C" w:rsidRDefault="00B7027C" w:rsidP="00B7027C">
            <w:pPr>
              <w:pStyle w:val="TableText"/>
            </w:pPr>
            <w:r>
              <w:t>X</w:t>
            </w:r>
          </w:p>
        </w:tc>
      </w:tr>
      <w:tr w:rsidR="00B7027C" w14:paraId="4EC101A9" w14:textId="77777777" w:rsidTr="00B3142B">
        <w:trPr>
          <w:cantSplit/>
          <w:jc w:val="center"/>
        </w:trPr>
        <w:tc>
          <w:tcPr>
            <w:tcW w:w="802" w:type="dxa"/>
            <w:tcMar>
              <w:left w:w="58" w:type="dxa"/>
              <w:right w:w="58" w:type="dxa"/>
            </w:tcMar>
          </w:tcPr>
          <w:p w14:paraId="23E31EDC" w14:textId="0F9A4FAC" w:rsidR="00B7027C" w:rsidRDefault="00B7027C" w:rsidP="00B7027C">
            <w:pPr>
              <w:pStyle w:val="TableText"/>
            </w:pPr>
            <w:r>
              <w:t>445 – 452</w:t>
            </w:r>
          </w:p>
        </w:tc>
        <w:tc>
          <w:tcPr>
            <w:tcW w:w="2227" w:type="dxa"/>
            <w:tcMar>
              <w:left w:w="58" w:type="dxa"/>
              <w:right w:w="58" w:type="dxa"/>
            </w:tcMar>
          </w:tcPr>
          <w:p w14:paraId="5B239A03" w14:textId="77777777" w:rsidR="00B7027C" w:rsidRDefault="00B7027C" w:rsidP="00B7027C">
            <w:pPr>
              <w:pStyle w:val="TableText"/>
            </w:pPr>
            <w:r>
              <w:t>LETTER DATE (1)</w:t>
            </w:r>
          </w:p>
        </w:tc>
        <w:tc>
          <w:tcPr>
            <w:tcW w:w="2902" w:type="dxa"/>
            <w:tcMar>
              <w:left w:w="58" w:type="dxa"/>
              <w:right w:w="58" w:type="dxa"/>
            </w:tcMar>
          </w:tcPr>
          <w:p w14:paraId="7FD858DA" w14:textId="3B139C29" w:rsidR="00B7027C" w:rsidRDefault="00B7027C" w:rsidP="00B7027C">
            <w:pPr>
              <w:pStyle w:val="TableText"/>
            </w:pPr>
            <w:r>
              <w:t>:P:IDR-</w:t>
            </w:r>
            <w:hyperlink r:id="rId93" w:history="1">
              <w:r>
                <w:rPr>
                  <w:rStyle w:val="Hyperlink"/>
                </w:rPr>
                <w:t>I</w:t>
              </w:r>
              <w:bookmarkStart w:id="274" w:name="_Hlt526816102"/>
              <w:r>
                <w:rPr>
                  <w:rStyle w:val="Hyperlink"/>
                </w:rPr>
                <w:t>N</w:t>
              </w:r>
              <w:bookmarkEnd w:id="274"/>
              <w:r>
                <w:rPr>
                  <w:rStyle w:val="Hyperlink"/>
                </w:rPr>
                <w:t>I</w:t>
              </w:r>
              <w:bookmarkStart w:id="275" w:name="_Hlt28687003"/>
              <w:r>
                <w:rPr>
                  <w:rStyle w:val="Hyperlink"/>
                </w:rPr>
                <w:t>T</w:t>
              </w:r>
              <w:bookmarkEnd w:id="275"/>
              <w:r>
                <w:rPr>
                  <w:rStyle w:val="Hyperlink"/>
                </w:rPr>
                <w:t>I</w:t>
              </w:r>
              <w:bookmarkStart w:id="276" w:name="_Hlt514733874"/>
              <w:r>
                <w:rPr>
                  <w:rStyle w:val="Hyperlink"/>
                </w:rPr>
                <w:t>A</w:t>
              </w:r>
              <w:bookmarkStart w:id="277" w:name="_Hlt506789027"/>
              <w:bookmarkStart w:id="278" w:name="_Hlt506789008"/>
              <w:bookmarkEnd w:id="276"/>
              <w:bookmarkEnd w:id="277"/>
              <w:r>
                <w:rPr>
                  <w:rStyle w:val="Hyperlink"/>
                </w:rPr>
                <w:t>L</w:t>
              </w:r>
              <w:bookmarkEnd w:id="278"/>
              <w:r>
                <w:rPr>
                  <w:rStyle w:val="Hyperlink"/>
                </w:rPr>
                <w:t>-LTR-DATE</w:t>
              </w:r>
            </w:hyperlink>
          </w:p>
        </w:tc>
        <w:tc>
          <w:tcPr>
            <w:tcW w:w="3087" w:type="dxa"/>
            <w:gridSpan w:val="2"/>
            <w:tcMar>
              <w:left w:w="58" w:type="dxa"/>
              <w:right w:w="58" w:type="dxa"/>
            </w:tcMar>
          </w:tcPr>
          <w:p w14:paraId="29D59563" w14:textId="77777777" w:rsidR="00B7027C" w:rsidRDefault="00B7027C" w:rsidP="00B7027C">
            <w:pPr>
              <w:pStyle w:val="TableText"/>
            </w:pPr>
            <w:r>
              <w:t>Date of initial letter</w:t>
            </w:r>
          </w:p>
          <w:p w14:paraId="01D0C9EA" w14:textId="77777777" w:rsidR="00B7027C" w:rsidRPr="00733446" w:rsidRDefault="00B7027C" w:rsidP="00B7027C">
            <w:pPr>
              <w:pStyle w:val="TableText"/>
            </w:pPr>
            <w:r w:rsidRPr="00733446">
              <w:t>This item displays the date t</w:t>
            </w:r>
            <w:r>
              <w:t>he initial ADS letter was sent.</w:t>
            </w:r>
          </w:p>
        </w:tc>
        <w:tc>
          <w:tcPr>
            <w:tcW w:w="1143" w:type="dxa"/>
            <w:tcMar>
              <w:left w:w="58" w:type="dxa"/>
              <w:right w:w="58" w:type="dxa"/>
            </w:tcMar>
          </w:tcPr>
          <w:p w14:paraId="41DECC68" w14:textId="77777777" w:rsidR="00B7027C" w:rsidRDefault="00B7027C" w:rsidP="00B7027C">
            <w:pPr>
              <w:pStyle w:val="TableText"/>
              <w:rPr>
                <w:caps/>
              </w:rPr>
            </w:pPr>
            <w:r>
              <w:rPr>
                <w:caps/>
              </w:rPr>
              <w:t>8 n</w:t>
            </w:r>
          </w:p>
        </w:tc>
        <w:tc>
          <w:tcPr>
            <w:tcW w:w="2324" w:type="dxa"/>
            <w:gridSpan w:val="2"/>
            <w:tcMar>
              <w:left w:w="58" w:type="dxa"/>
              <w:right w:w="58" w:type="dxa"/>
            </w:tcMar>
          </w:tcPr>
          <w:p w14:paraId="1B5486AE" w14:textId="77777777" w:rsidR="00B7027C" w:rsidRDefault="00B7027C" w:rsidP="00B7027C">
            <w:pPr>
              <w:pStyle w:val="TableText"/>
            </w:pPr>
            <w:r>
              <w:t>MMDDYYYY</w:t>
            </w:r>
          </w:p>
        </w:tc>
        <w:tc>
          <w:tcPr>
            <w:tcW w:w="736" w:type="dxa"/>
            <w:tcMar>
              <w:left w:w="58" w:type="dxa"/>
              <w:right w:w="58" w:type="dxa"/>
            </w:tcMar>
          </w:tcPr>
          <w:p w14:paraId="14BF83FA" w14:textId="77777777" w:rsidR="00B7027C" w:rsidRDefault="00B7027C" w:rsidP="00B7027C">
            <w:pPr>
              <w:pStyle w:val="TableText"/>
            </w:pPr>
            <w:r>
              <w:t>Zeros</w:t>
            </w:r>
          </w:p>
        </w:tc>
        <w:tc>
          <w:tcPr>
            <w:tcW w:w="540" w:type="dxa"/>
          </w:tcPr>
          <w:p w14:paraId="1236BB3B" w14:textId="77777777" w:rsidR="00B7027C" w:rsidRDefault="00B7027C" w:rsidP="00B7027C">
            <w:pPr>
              <w:pStyle w:val="TableText"/>
            </w:pPr>
            <w:r>
              <w:t>-</w:t>
            </w:r>
          </w:p>
        </w:tc>
        <w:tc>
          <w:tcPr>
            <w:tcW w:w="450" w:type="dxa"/>
          </w:tcPr>
          <w:p w14:paraId="58B97CC1" w14:textId="77777777" w:rsidR="00B7027C" w:rsidRDefault="00B7027C" w:rsidP="00B7027C">
            <w:pPr>
              <w:pStyle w:val="TableText"/>
            </w:pPr>
            <w:r>
              <w:t>X</w:t>
            </w:r>
          </w:p>
        </w:tc>
        <w:tc>
          <w:tcPr>
            <w:tcW w:w="451" w:type="dxa"/>
          </w:tcPr>
          <w:p w14:paraId="5EF3EC67" w14:textId="77777777" w:rsidR="00B7027C" w:rsidRDefault="00B7027C" w:rsidP="00B7027C">
            <w:pPr>
              <w:pStyle w:val="TableText"/>
            </w:pPr>
            <w:r>
              <w:t>X</w:t>
            </w:r>
          </w:p>
        </w:tc>
      </w:tr>
      <w:tr w:rsidR="00B7027C" w14:paraId="495A349F" w14:textId="77777777" w:rsidTr="00B3142B">
        <w:trPr>
          <w:cantSplit/>
          <w:jc w:val="center"/>
        </w:trPr>
        <w:tc>
          <w:tcPr>
            <w:tcW w:w="802" w:type="dxa"/>
            <w:tcMar>
              <w:left w:w="58" w:type="dxa"/>
              <w:right w:w="58" w:type="dxa"/>
            </w:tcMar>
          </w:tcPr>
          <w:p w14:paraId="5D698CDB" w14:textId="4C35042F" w:rsidR="00B7027C" w:rsidRDefault="00B7027C" w:rsidP="00B7027C">
            <w:pPr>
              <w:pStyle w:val="TableText"/>
            </w:pPr>
            <w:r>
              <w:t>453 – 454</w:t>
            </w:r>
          </w:p>
        </w:tc>
        <w:tc>
          <w:tcPr>
            <w:tcW w:w="2227" w:type="dxa"/>
            <w:tcMar>
              <w:left w:w="58" w:type="dxa"/>
              <w:right w:w="58" w:type="dxa"/>
            </w:tcMar>
          </w:tcPr>
          <w:p w14:paraId="354D8CF1" w14:textId="77777777" w:rsidR="00B7027C" w:rsidRDefault="00B7027C" w:rsidP="00B7027C">
            <w:pPr>
              <w:pStyle w:val="TableText"/>
            </w:pPr>
            <w:r>
              <w:t>DETAIL NUMBER FOR LETTER (1,1)</w:t>
            </w:r>
          </w:p>
        </w:tc>
        <w:tc>
          <w:tcPr>
            <w:tcW w:w="2902" w:type="dxa"/>
            <w:tcMar>
              <w:left w:w="58" w:type="dxa"/>
              <w:right w:w="58" w:type="dxa"/>
            </w:tcMar>
          </w:tcPr>
          <w:p w14:paraId="7B24DC27" w14:textId="040CB7B2" w:rsidR="00B7027C" w:rsidRDefault="00B7027C" w:rsidP="00B7027C">
            <w:pPr>
              <w:pStyle w:val="TableText"/>
            </w:pPr>
            <w:r>
              <w:t>:P:IDR-</w:t>
            </w:r>
            <w:hyperlink r:id="rId94" w:history="1">
              <w:r>
                <w:rPr>
                  <w:rStyle w:val="Hyperlink"/>
                </w:rPr>
                <w:t>AD</w:t>
              </w:r>
              <w:bookmarkStart w:id="279" w:name="_Hlt526816424"/>
              <w:r>
                <w:rPr>
                  <w:rStyle w:val="Hyperlink"/>
                </w:rPr>
                <w:t>S</w:t>
              </w:r>
              <w:bookmarkStart w:id="280" w:name="_Hlt506789124"/>
              <w:bookmarkEnd w:id="279"/>
              <w:r>
                <w:rPr>
                  <w:rStyle w:val="Hyperlink"/>
                </w:rPr>
                <w:t>-</w:t>
              </w:r>
              <w:bookmarkStart w:id="281" w:name="_Hlt28687041"/>
              <w:bookmarkEnd w:id="280"/>
              <w:r>
                <w:rPr>
                  <w:rStyle w:val="Hyperlink"/>
                </w:rPr>
                <w:t>D</w:t>
              </w:r>
              <w:bookmarkEnd w:id="281"/>
              <w:r>
                <w:rPr>
                  <w:rStyle w:val="Hyperlink"/>
                </w:rPr>
                <w:t>TL-</w:t>
              </w:r>
              <w:bookmarkStart w:id="282" w:name="_Hlt517151331"/>
              <w:r>
                <w:rPr>
                  <w:rStyle w:val="Hyperlink"/>
                </w:rPr>
                <w:t>N</w:t>
              </w:r>
              <w:bookmarkEnd w:id="282"/>
              <w:r>
                <w:rPr>
                  <w:rStyle w:val="Hyperlink"/>
                </w:rPr>
                <w:t>UM</w:t>
              </w:r>
            </w:hyperlink>
          </w:p>
        </w:tc>
        <w:tc>
          <w:tcPr>
            <w:tcW w:w="3087" w:type="dxa"/>
            <w:gridSpan w:val="2"/>
            <w:tcMar>
              <w:left w:w="58" w:type="dxa"/>
              <w:right w:w="58" w:type="dxa"/>
            </w:tcMar>
          </w:tcPr>
          <w:p w14:paraId="501EC5DE" w14:textId="77777777" w:rsidR="00B7027C" w:rsidRDefault="00B7027C" w:rsidP="00B7027C">
            <w:pPr>
              <w:pStyle w:val="TableText"/>
            </w:pPr>
            <w:r>
              <w:t>Letter Detail number</w:t>
            </w:r>
          </w:p>
          <w:p w14:paraId="4799BFAC" w14:textId="77777777" w:rsidR="00B7027C" w:rsidRPr="00733446" w:rsidRDefault="00B7027C" w:rsidP="00B7027C">
            <w:pPr>
              <w:pStyle w:val="TableText"/>
            </w:pPr>
            <w:r w:rsidRPr="00733446">
              <w:t>Specifies which detail number on the claim for whi</w:t>
            </w:r>
            <w:r>
              <w:t>ch an ADS letter was processed.</w:t>
            </w:r>
          </w:p>
        </w:tc>
        <w:tc>
          <w:tcPr>
            <w:tcW w:w="1143" w:type="dxa"/>
            <w:tcMar>
              <w:left w:w="58" w:type="dxa"/>
              <w:right w:w="58" w:type="dxa"/>
            </w:tcMar>
          </w:tcPr>
          <w:p w14:paraId="705B0425" w14:textId="77777777" w:rsidR="00B7027C" w:rsidRDefault="00B7027C" w:rsidP="00B7027C">
            <w:pPr>
              <w:pStyle w:val="TableText"/>
              <w:rPr>
                <w:caps/>
              </w:rPr>
            </w:pPr>
            <w:r>
              <w:rPr>
                <w:caps/>
              </w:rPr>
              <w:t>2 C</w:t>
            </w:r>
          </w:p>
        </w:tc>
        <w:tc>
          <w:tcPr>
            <w:tcW w:w="2324" w:type="dxa"/>
            <w:gridSpan w:val="2"/>
            <w:tcMar>
              <w:left w:w="58" w:type="dxa"/>
              <w:right w:w="58" w:type="dxa"/>
            </w:tcMar>
          </w:tcPr>
          <w:p w14:paraId="6EBAF766"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15B1FCEB" w14:textId="77777777" w:rsidR="00B7027C" w:rsidRDefault="00B7027C" w:rsidP="00B7027C">
            <w:pPr>
              <w:pStyle w:val="TableText"/>
            </w:pPr>
            <w:r>
              <w:t>Spaces</w:t>
            </w:r>
          </w:p>
        </w:tc>
        <w:tc>
          <w:tcPr>
            <w:tcW w:w="540" w:type="dxa"/>
          </w:tcPr>
          <w:p w14:paraId="68407665" w14:textId="77777777" w:rsidR="00B7027C" w:rsidRDefault="00B7027C" w:rsidP="00B7027C">
            <w:pPr>
              <w:pStyle w:val="TableText"/>
            </w:pPr>
            <w:r>
              <w:t>-</w:t>
            </w:r>
          </w:p>
        </w:tc>
        <w:tc>
          <w:tcPr>
            <w:tcW w:w="450" w:type="dxa"/>
          </w:tcPr>
          <w:p w14:paraId="0C0AF549" w14:textId="77777777" w:rsidR="00B7027C" w:rsidRDefault="00B7027C" w:rsidP="00B7027C">
            <w:pPr>
              <w:pStyle w:val="TableText"/>
            </w:pPr>
            <w:r>
              <w:t>X</w:t>
            </w:r>
          </w:p>
        </w:tc>
        <w:tc>
          <w:tcPr>
            <w:tcW w:w="451" w:type="dxa"/>
          </w:tcPr>
          <w:p w14:paraId="1B7096E9" w14:textId="77777777" w:rsidR="00B7027C" w:rsidRDefault="00B7027C" w:rsidP="00B7027C">
            <w:pPr>
              <w:pStyle w:val="TableText"/>
            </w:pPr>
            <w:r>
              <w:t>X</w:t>
            </w:r>
          </w:p>
        </w:tc>
      </w:tr>
      <w:tr w:rsidR="00B7027C" w14:paraId="7BDE57B8" w14:textId="77777777" w:rsidTr="00B3142B">
        <w:trPr>
          <w:cantSplit/>
          <w:jc w:val="center"/>
        </w:trPr>
        <w:tc>
          <w:tcPr>
            <w:tcW w:w="802" w:type="dxa"/>
            <w:tcMar>
              <w:left w:w="58" w:type="dxa"/>
              <w:right w:w="58" w:type="dxa"/>
            </w:tcMar>
          </w:tcPr>
          <w:p w14:paraId="24A198A5" w14:textId="5C87E726" w:rsidR="00B7027C" w:rsidRDefault="00B7027C" w:rsidP="00B7027C">
            <w:pPr>
              <w:pStyle w:val="TableText"/>
            </w:pPr>
            <w:r>
              <w:t>455 – 457</w:t>
            </w:r>
          </w:p>
        </w:tc>
        <w:tc>
          <w:tcPr>
            <w:tcW w:w="2227" w:type="dxa"/>
            <w:tcMar>
              <w:left w:w="58" w:type="dxa"/>
              <w:right w:w="58" w:type="dxa"/>
            </w:tcMar>
          </w:tcPr>
          <w:p w14:paraId="6669C675" w14:textId="77777777" w:rsidR="00B7027C" w:rsidRDefault="00B7027C" w:rsidP="00B7027C">
            <w:pPr>
              <w:pStyle w:val="TableText"/>
            </w:pPr>
            <w:r>
              <w:t>DETAIL MESSAGE NUMBER (1,1)</w:t>
            </w:r>
          </w:p>
        </w:tc>
        <w:tc>
          <w:tcPr>
            <w:tcW w:w="2902" w:type="dxa"/>
            <w:tcMar>
              <w:left w:w="58" w:type="dxa"/>
              <w:right w:w="58" w:type="dxa"/>
            </w:tcMar>
          </w:tcPr>
          <w:p w14:paraId="02EF7284" w14:textId="6B633DFD" w:rsidR="00B7027C" w:rsidRDefault="00B7027C" w:rsidP="00B7027C">
            <w:pPr>
              <w:pStyle w:val="TableText"/>
            </w:pPr>
            <w:r>
              <w:t>:P:IDR-</w:t>
            </w:r>
            <w:bookmarkStart w:id="283" w:name="_Hlt526816534"/>
            <w:r>
              <w:fldChar w:fldCharType="begin"/>
            </w:r>
            <w:r>
              <w:instrText>HYPERLINK "..\\..\\DataDictionary\\COBOL\\A\\ADS-MSG.docx"</w:instrText>
            </w:r>
            <w:r>
              <w:fldChar w:fldCharType="separate"/>
            </w:r>
            <w:r>
              <w:rPr>
                <w:rStyle w:val="Hyperlink"/>
              </w:rPr>
              <w:t>A</w:t>
            </w:r>
            <w:bookmarkStart w:id="284" w:name="_Hlt506789235"/>
            <w:bookmarkStart w:id="285" w:name="_Hlt506789153"/>
            <w:bookmarkEnd w:id="284"/>
            <w:r>
              <w:rPr>
                <w:rStyle w:val="Hyperlink"/>
              </w:rPr>
              <w:t>D</w:t>
            </w:r>
            <w:bookmarkStart w:id="286" w:name="_Hlt514733998"/>
            <w:bookmarkEnd w:id="285"/>
            <w:r>
              <w:rPr>
                <w:rStyle w:val="Hyperlink"/>
              </w:rPr>
              <w:t>S</w:t>
            </w:r>
            <w:bookmarkEnd w:id="286"/>
            <w:r>
              <w:rPr>
                <w:rStyle w:val="Hyperlink"/>
              </w:rPr>
              <w:t>-</w:t>
            </w:r>
            <w:bookmarkStart w:id="287" w:name="_Hlt526817936"/>
            <w:r>
              <w:rPr>
                <w:rStyle w:val="Hyperlink"/>
              </w:rPr>
              <w:t>M</w:t>
            </w:r>
            <w:bookmarkStart w:id="288" w:name="_Hlt500317799"/>
            <w:bookmarkEnd w:id="287"/>
            <w:r>
              <w:rPr>
                <w:rStyle w:val="Hyperlink"/>
              </w:rPr>
              <w:t>S</w:t>
            </w:r>
            <w:bookmarkEnd w:id="288"/>
            <w:r>
              <w:rPr>
                <w:rStyle w:val="Hyperlink"/>
              </w:rPr>
              <w:t>G</w:t>
            </w:r>
            <w:r>
              <w:fldChar w:fldCharType="end"/>
            </w:r>
            <w:bookmarkEnd w:id="283"/>
          </w:p>
        </w:tc>
        <w:tc>
          <w:tcPr>
            <w:tcW w:w="3087" w:type="dxa"/>
            <w:gridSpan w:val="2"/>
            <w:tcMar>
              <w:left w:w="58" w:type="dxa"/>
              <w:right w:w="58" w:type="dxa"/>
            </w:tcMar>
          </w:tcPr>
          <w:p w14:paraId="3708D6AB" w14:textId="77777777" w:rsidR="00B7027C" w:rsidRDefault="00B7027C" w:rsidP="00B7027C">
            <w:pPr>
              <w:pStyle w:val="TableText"/>
            </w:pPr>
            <w:r>
              <w:t>Letter ADS message number</w:t>
            </w:r>
          </w:p>
          <w:p w14:paraId="6920381C" w14:textId="33EBC87E" w:rsidR="00B7027C" w:rsidRPr="001C2B30" w:rsidRDefault="00B7027C" w:rsidP="00B7027C">
            <w:pPr>
              <w:pStyle w:val="TableText"/>
            </w:pPr>
            <w:r w:rsidRPr="001C2B30">
              <w:t xml:space="preserve">In order to provide special processing for ADS, some of the ADS questions are hard-coded within MCS and must be used for the same purpose by all </w:t>
            </w:r>
            <w:r>
              <w:t>MAC</w:t>
            </w:r>
            <w:r w:rsidRPr="001C2B30">
              <w:t>s. Claims producing ADS letters containing at least one of the following messages are sent to location 014 and are sorted separately from other ADS letters.</w:t>
            </w:r>
            <w:r w:rsidR="00007A58">
              <w:t xml:space="preserve"> </w:t>
            </w:r>
            <w:r w:rsidR="00007A58" w:rsidRPr="009051DF">
              <w:t xml:space="preserve">Up to </w:t>
            </w:r>
            <w:r w:rsidR="00007A58">
              <w:t>eight</w:t>
            </w:r>
            <w:r w:rsidR="00007A58" w:rsidRPr="009051DF">
              <w:t xml:space="preserve"> message codes can be entered with the detail number of which the question was asked. </w:t>
            </w:r>
            <w:r w:rsidR="00007A58">
              <w:t>However, MCS only sends the first six to the IDR.</w:t>
            </w:r>
            <w:r w:rsidR="00007A58" w:rsidRPr="009051DF">
              <w:t xml:space="preserve"> The message codes correspond to questions that are asked regarding the detail. Detail number 00 means a question was asked about the claim instead of the detail. These field codes are used internally for identifying specific fields for claim processing.</w:t>
            </w:r>
          </w:p>
        </w:tc>
        <w:tc>
          <w:tcPr>
            <w:tcW w:w="1143" w:type="dxa"/>
            <w:tcMar>
              <w:left w:w="58" w:type="dxa"/>
              <w:right w:w="58" w:type="dxa"/>
            </w:tcMar>
          </w:tcPr>
          <w:p w14:paraId="141580C9" w14:textId="77777777" w:rsidR="00B7027C" w:rsidRDefault="00B7027C" w:rsidP="00B7027C">
            <w:pPr>
              <w:pStyle w:val="TableText"/>
              <w:rPr>
                <w:caps/>
              </w:rPr>
            </w:pPr>
            <w:r>
              <w:rPr>
                <w:caps/>
              </w:rPr>
              <w:t>3 N</w:t>
            </w:r>
          </w:p>
        </w:tc>
        <w:tc>
          <w:tcPr>
            <w:tcW w:w="2324" w:type="dxa"/>
            <w:gridSpan w:val="2"/>
            <w:tcMar>
              <w:left w:w="58" w:type="dxa"/>
              <w:right w:w="58" w:type="dxa"/>
            </w:tcMar>
          </w:tcPr>
          <w:p w14:paraId="17FA671A" w14:textId="20A52F4A" w:rsidR="00B7027C" w:rsidRDefault="00B7027C" w:rsidP="00B7027C">
            <w:pPr>
              <w:pStyle w:val="TableText"/>
            </w:pPr>
            <w:r>
              <w:t xml:space="preserve">See Basic value specification </w:t>
            </w:r>
            <w:hyperlink r:id="rId95"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7C52203E" w14:textId="77777777" w:rsidR="00B7027C" w:rsidRDefault="00B7027C" w:rsidP="00B7027C">
            <w:pPr>
              <w:pStyle w:val="TableText"/>
            </w:pPr>
            <w:r>
              <w:t>Zeros</w:t>
            </w:r>
          </w:p>
        </w:tc>
        <w:tc>
          <w:tcPr>
            <w:tcW w:w="540" w:type="dxa"/>
          </w:tcPr>
          <w:p w14:paraId="75ABD585" w14:textId="77777777" w:rsidR="00B7027C" w:rsidRDefault="00B7027C" w:rsidP="00B7027C">
            <w:pPr>
              <w:pStyle w:val="TableText"/>
            </w:pPr>
            <w:r>
              <w:t>-</w:t>
            </w:r>
          </w:p>
        </w:tc>
        <w:tc>
          <w:tcPr>
            <w:tcW w:w="450" w:type="dxa"/>
          </w:tcPr>
          <w:p w14:paraId="5C2B37D7" w14:textId="77777777" w:rsidR="00B7027C" w:rsidRDefault="00B7027C" w:rsidP="00B7027C">
            <w:pPr>
              <w:pStyle w:val="TableText"/>
            </w:pPr>
            <w:r>
              <w:t>X</w:t>
            </w:r>
          </w:p>
        </w:tc>
        <w:tc>
          <w:tcPr>
            <w:tcW w:w="451" w:type="dxa"/>
          </w:tcPr>
          <w:p w14:paraId="010A1BEF" w14:textId="77777777" w:rsidR="00B7027C" w:rsidRDefault="00B7027C" w:rsidP="00B7027C">
            <w:pPr>
              <w:pStyle w:val="TableText"/>
            </w:pPr>
            <w:r>
              <w:t>X</w:t>
            </w:r>
          </w:p>
        </w:tc>
      </w:tr>
      <w:tr w:rsidR="00B7027C" w14:paraId="6A63D247" w14:textId="77777777" w:rsidTr="00B3142B">
        <w:trPr>
          <w:cantSplit/>
          <w:jc w:val="center"/>
        </w:trPr>
        <w:tc>
          <w:tcPr>
            <w:tcW w:w="802" w:type="dxa"/>
            <w:tcMar>
              <w:left w:w="58" w:type="dxa"/>
              <w:right w:w="58" w:type="dxa"/>
            </w:tcMar>
          </w:tcPr>
          <w:p w14:paraId="1BD81B05" w14:textId="0B2D16CB" w:rsidR="00B7027C" w:rsidRDefault="00B7027C" w:rsidP="00B7027C">
            <w:pPr>
              <w:pStyle w:val="TableText"/>
            </w:pPr>
            <w:r>
              <w:t>455 – 457</w:t>
            </w:r>
          </w:p>
          <w:p w14:paraId="4C91407E" w14:textId="3157750E" w:rsidR="00B7027C" w:rsidRDefault="00B7027C" w:rsidP="00B7027C">
            <w:pPr>
              <w:pStyle w:val="TableText"/>
            </w:pPr>
            <w:r>
              <w:t>(Cont’d)</w:t>
            </w:r>
          </w:p>
        </w:tc>
        <w:tc>
          <w:tcPr>
            <w:tcW w:w="2227" w:type="dxa"/>
            <w:tcMar>
              <w:left w:w="58" w:type="dxa"/>
              <w:right w:w="58" w:type="dxa"/>
            </w:tcMar>
          </w:tcPr>
          <w:p w14:paraId="7B640C05" w14:textId="77777777" w:rsidR="00B7027C" w:rsidRDefault="00B7027C" w:rsidP="00B7027C">
            <w:pPr>
              <w:pStyle w:val="TableText"/>
            </w:pPr>
            <w:r>
              <w:t>DETAIL MESSAGE NUMBER (1,1)</w:t>
            </w:r>
          </w:p>
        </w:tc>
        <w:tc>
          <w:tcPr>
            <w:tcW w:w="2902" w:type="dxa"/>
            <w:tcMar>
              <w:left w:w="58" w:type="dxa"/>
              <w:right w:w="58" w:type="dxa"/>
            </w:tcMar>
          </w:tcPr>
          <w:p w14:paraId="482E0B62" w14:textId="21A6FE05" w:rsidR="00B7027C" w:rsidRDefault="00B7027C" w:rsidP="00B7027C">
            <w:pPr>
              <w:pStyle w:val="TableText"/>
            </w:pPr>
            <w:r>
              <w:t>:P:IDR-</w:t>
            </w:r>
            <w:hyperlink r:id="rId96" w:history="1">
              <w:r>
                <w:rPr>
                  <w:rStyle w:val="Hyperlink"/>
                </w:rPr>
                <w:t>ADS-MSG</w:t>
              </w:r>
            </w:hyperlink>
          </w:p>
        </w:tc>
        <w:tc>
          <w:tcPr>
            <w:tcW w:w="3087" w:type="dxa"/>
            <w:gridSpan w:val="2"/>
            <w:tcMar>
              <w:left w:w="58" w:type="dxa"/>
              <w:right w:w="58" w:type="dxa"/>
            </w:tcMar>
          </w:tcPr>
          <w:p w14:paraId="6C6649F1" w14:textId="255A07CD" w:rsidR="00B7027C" w:rsidRDefault="00B7027C" w:rsidP="00B7027C">
            <w:pPr>
              <w:pStyle w:val="TableText"/>
            </w:pPr>
            <w:r w:rsidRPr="009051DF">
              <w:t xml:space="preserve">On the </w:t>
            </w:r>
            <w:hyperlink r:id="rId97" w:history="1">
              <w:r w:rsidRPr="00007A58">
                <w:rPr>
                  <w:rStyle w:val="Hyperlink"/>
                </w:rPr>
                <w:t>H6</w:t>
              </w:r>
            </w:hyperlink>
            <w:r w:rsidRPr="009051DF">
              <w:t xml:space="preserve"> screen, this refers to the number of the ADS question asked on the claim header or detail.</w:t>
            </w:r>
          </w:p>
        </w:tc>
        <w:tc>
          <w:tcPr>
            <w:tcW w:w="1143" w:type="dxa"/>
            <w:tcMar>
              <w:left w:w="58" w:type="dxa"/>
              <w:right w:w="58" w:type="dxa"/>
            </w:tcMar>
          </w:tcPr>
          <w:p w14:paraId="2B2F8C93" w14:textId="77777777" w:rsidR="00B7027C" w:rsidRDefault="00B7027C" w:rsidP="00B7027C">
            <w:pPr>
              <w:pStyle w:val="TableText"/>
              <w:rPr>
                <w:caps/>
              </w:rPr>
            </w:pPr>
            <w:r>
              <w:rPr>
                <w:caps/>
              </w:rPr>
              <w:t>3 N</w:t>
            </w:r>
          </w:p>
        </w:tc>
        <w:tc>
          <w:tcPr>
            <w:tcW w:w="2324" w:type="dxa"/>
            <w:gridSpan w:val="2"/>
            <w:tcMar>
              <w:left w:w="58" w:type="dxa"/>
              <w:right w:w="58" w:type="dxa"/>
            </w:tcMar>
          </w:tcPr>
          <w:p w14:paraId="5A30BE24" w14:textId="70EA0BFB" w:rsidR="00B7027C" w:rsidRDefault="00B7027C" w:rsidP="00B7027C">
            <w:pPr>
              <w:pStyle w:val="TableText"/>
            </w:pPr>
            <w:r>
              <w:t xml:space="preserve">See Basic value specification </w:t>
            </w:r>
            <w:hyperlink r:id="rId98"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1AFB43A5" w14:textId="77777777" w:rsidR="00B7027C" w:rsidRDefault="00B7027C" w:rsidP="00B7027C">
            <w:pPr>
              <w:pStyle w:val="TableText"/>
            </w:pPr>
            <w:r>
              <w:t>Zeros</w:t>
            </w:r>
          </w:p>
        </w:tc>
        <w:tc>
          <w:tcPr>
            <w:tcW w:w="540" w:type="dxa"/>
          </w:tcPr>
          <w:p w14:paraId="345EDF3E" w14:textId="77777777" w:rsidR="00B7027C" w:rsidRDefault="00B7027C" w:rsidP="00B7027C">
            <w:pPr>
              <w:pStyle w:val="TableText"/>
            </w:pPr>
            <w:r>
              <w:t>-</w:t>
            </w:r>
          </w:p>
        </w:tc>
        <w:tc>
          <w:tcPr>
            <w:tcW w:w="450" w:type="dxa"/>
          </w:tcPr>
          <w:p w14:paraId="36A7203F" w14:textId="77777777" w:rsidR="00B7027C" w:rsidRDefault="00B7027C" w:rsidP="00B7027C">
            <w:pPr>
              <w:pStyle w:val="TableText"/>
            </w:pPr>
            <w:r>
              <w:t>X</w:t>
            </w:r>
          </w:p>
        </w:tc>
        <w:tc>
          <w:tcPr>
            <w:tcW w:w="451" w:type="dxa"/>
          </w:tcPr>
          <w:p w14:paraId="448CD8BE" w14:textId="77777777" w:rsidR="00B7027C" w:rsidRDefault="00B7027C" w:rsidP="00B7027C">
            <w:pPr>
              <w:pStyle w:val="TableText"/>
            </w:pPr>
            <w:r>
              <w:t>X</w:t>
            </w:r>
          </w:p>
        </w:tc>
      </w:tr>
      <w:tr w:rsidR="00B7027C" w14:paraId="08F23AC6" w14:textId="77777777" w:rsidTr="00B3142B">
        <w:trPr>
          <w:cantSplit/>
          <w:jc w:val="center"/>
        </w:trPr>
        <w:tc>
          <w:tcPr>
            <w:tcW w:w="802" w:type="dxa"/>
            <w:tcMar>
              <w:left w:w="58" w:type="dxa"/>
              <w:right w:w="58" w:type="dxa"/>
            </w:tcMar>
          </w:tcPr>
          <w:p w14:paraId="1286E528" w14:textId="58AD9482" w:rsidR="00B7027C" w:rsidRDefault="00B7027C" w:rsidP="00B7027C">
            <w:pPr>
              <w:pStyle w:val="TableText"/>
            </w:pPr>
            <w:r>
              <w:t>458 – 459</w:t>
            </w:r>
          </w:p>
        </w:tc>
        <w:tc>
          <w:tcPr>
            <w:tcW w:w="2227" w:type="dxa"/>
            <w:tcMar>
              <w:left w:w="58" w:type="dxa"/>
              <w:right w:w="58" w:type="dxa"/>
            </w:tcMar>
          </w:tcPr>
          <w:p w14:paraId="5C11F091" w14:textId="77777777" w:rsidR="00B7027C" w:rsidRDefault="00B7027C" w:rsidP="00B7027C">
            <w:pPr>
              <w:pStyle w:val="TableText"/>
            </w:pPr>
            <w:r>
              <w:t>DETAIL NUMBER FOR LETTER (1,2)</w:t>
            </w:r>
          </w:p>
        </w:tc>
        <w:tc>
          <w:tcPr>
            <w:tcW w:w="2902" w:type="dxa"/>
            <w:tcMar>
              <w:left w:w="58" w:type="dxa"/>
              <w:right w:w="58" w:type="dxa"/>
            </w:tcMar>
          </w:tcPr>
          <w:p w14:paraId="3746DDFE" w14:textId="2327BC52" w:rsidR="00B7027C" w:rsidRDefault="00B7027C" w:rsidP="00B7027C">
            <w:pPr>
              <w:pStyle w:val="TableText"/>
            </w:pPr>
            <w:r>
              <w:t>:P:IDR-</w:t>
            </w:r>
            <w:hyperlink r:id="rId99" w:history="1">
              <w:r>
                <w:rPr>
                  <w:rStyle w:val="Hyperlink"/>
                </w:rPr>
                <w:t>ADS-DTL-NUM</w:t>
              </w:r>
            </w:hyperlink>
          </w:p>
        </w:tc>
        <w:tc>
          <w:tcPr>
            <w:tcW w:w="3087" w:type="dxa"/>
            <w:gridSpan w:val="2"/>
            <w:tcMar>
              <w:left w:w="58" w:type="dxa"/>
              <w:right w:w="58" w:type="dxa"/>
            </w:tcMar>
          </w:tcPr>
          <w:p w14:paraId="34BF21A8" w14:textId="0DB77EE0" w:rsidR="00B7027C" w:rsidRDefault="00B7027C" w:rsidP="00B7027C">
            <w:pPr>
              <w:pStyle w:val="TableText"/>
            </w:pPr>
            <w:r>
              <w:t>Letter Detail number</w:t>
            </w:r>
          </w:p>
          <w:p w14:paraId="237AEF58" w14:textId="77777777" w:rsidR="00B7027C" w:rsidRDefault="00B7027C" w:rsidP="00B7027C">
            <w:pPr>
              <w:pStyle w:val="TableText"/>
            </w:pPr>
            <w:r w:rsidRPr="00407BE9">
              <w:t>Specifies which detail number on the claim for which an ADS letter was processed.</w:t>
            </w:r>
          </w:p>
        </w:tc>
        <w:tc>
          <w:tcPr>
            <w:tcW w:w="1143" w:type="dxa"/>
            <w:tcMar>
              <w:left w:w="58" w:type="dxa"/>
              <w:right w:w="58" w:type="dxa"/>
            </w:tcMar>
          </w:tcPr>
          <w:p w14:paraId="3E3CB71F" w14:textId="77777777" w:rsidR="00B7027C" w:rsidRDefault="00B7027C" w:rsidP="00B7027C">
            <w:pPr>
              <w:pStyle w:val="TableText"/>
              <w:rPr>
                <w:caps/>
              </w:rPr>
            </w:pPr>
            <w:r>
              <w:rPr>
                <w:caps/>
              </w:rPr>
              <w:t>2 C</w:t>
            </w:r>
          </w:p>
        </w:tc>
        <w:tc>
          <w:tcPr>
            <w:tcW w:w="2324" w:type="dxa"/>
            <w:gridSpan w:val="2"/>
            <w:tcMar>
              <w:left w:w="58" w:type="dxa"/>
              <w:right w:w="58" w:type="dxa"/>
            </w:tcMar>
          </w:tcPr>
          <w:p w14:paraId="3A49E3EC"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3FB9AF66" w14:textId="77777777" w:rsidR="00B7027C" w:rsidRDefault="00B7027C" w:rsidP="00B7027C">
            <w:pPr>
              <w:pStyle w:val="TableText"/>
            </w:pPr>
            <w:r>
              <w:t>Spaces</w:t>
            </w:r>
          </w:p>
        </w:tc>
        <w:tc>
          <w:tcPr>
            <w:tcW w:w="540" w:type="dxa"/>
          </w:tcPr>
          <w:p w14:paraId="518AADA7" w14:textId="77777777" w:rsidR="00B7027C" w:rsidRDefault="00B7027C" w:rsidP="00B7027C">
            <w:pPr>
              <w:pStyle w:val="TableText"/>
            </w:pPr>
            <w:r>
              <w:t>-</w:t>
            </w:r>
          </w:p>
        </w:tc>
        <w:tc>
          <w:tcPr>
            <w:tcW w:w="450" w:type="dxa"/>
          </w:tcPr>
          <w:p w14:paraId="5034B217" w14:textId="77777777" w:rsidR="00B7027C" w:rsidRDefault="00B7027C" w:rsidP="00B7027C">
            <w:pPr>
              <w:pStyle w:val="TableText"/>
            </w:pPr>
            <w:r>
              <w:t>X</w:t>
            </w:r>
          </w:p>
        </w:tc>
        <w:tc>
          <w:tcPr>
            <w:tcW w:w="451" w:type="dxa"/>
          </w:tcPr>
          <w:p w14:paraId="10A0EEB4" w14:textId="77777777" w:rsidR="00B7027C" w:rsidRDefault="00B7027C" w:rsidP="00B7027C">
            <w:pPr>
              <w:pStyle w:val="TableText"/>
            </w:pPr>
            <w:r>
              <w:t>X</w:t>
            </w:r>
          </w:p>
        </w:tc>
      </w:tr>
      <w:tr w:rsidR="00B7027C" w14:paraId="28577372" w14:textId="77777777" w:rsidTr="00B3142B">
        <w:trPr>
          <w:cantSplit/>
          <w:jc w:val="center"/>
        </w:trPr>
        <w:tc>
          <w:tcPr>
            <w:tcW w:w="802" w:type="dxa"/>
            <w:tcMar>
              <w:left w:w="58" w:type="dxa"/>
              <w:right w:w="58" w:type="dxa"/>
            </w:tcMar>
          </w:tcPr>
          <w:p w14:paraId="4FC56711" w14:textId="782CADFD" w:rsidR="00B7027C" w:rsidRDefault="00B7027C" w:rsidP="00B7027C">
            <w:pPr>
              <w:pStyle w:val="TableText"/>
            </w:pPr>
            <w:r>
              <w:t>460 – 462</w:t>
            </w:r>
          </w:p>
        </w:tc>
        <w:tc>
          <w:tcPr>
            <w:tcW w:w="2227" w:type="dxa"/>
            <w:tcMar>
              <w:left w:w="58" w:type="dxa"/>
              <w:right w:w="58" w:type="dxa"/>
            </w:tcMar>
          </w:tcPr>
          <w:p w14:paraId="630FC64C" w14:textId="77777777" w:rsidR="00B7027C" w:rsidRDefault="00B7027C" w:rsidP="00B7027C">
            <w:pPr>
              <w:pStyle w:val="TableText"/>
            </w:pPr>
            <w:r>
              <w:t>DETAIL MESSAGE NUMBER (1,2)</w:t>
            </w:r>
          </w:p>
        </w:tc>
        <w:tc>
          <w:tcPr>
            <w:tcW w:w="2902" w:type="dxa"/>
            <w:tcMar>
              <w:left w:w="58" w:type="dxa"/>
              <w:right w:w="58" w:type="dxa"/>
            </w:tcMar>
          </w:tcPr>
          <w:p w14:paraId="6F374A9E" w14:textId="61E4ABC1" w:rsidR="00B7027C" w:rsidRDefault="00B7027C" w:rsidP="00B7027C">
            <w:pPr>
              <w:pStyle w:val="TableText"/>
            </w:pPr>
            <w:r>
              <w:t>:P:IDR-</w:t>
            </w:r>
            <w:hyperlink r:id="rId100" w:history="1">
              <w:r>
                <w:rPr>
                  <w:rStyle w:val="Hyperlink"/>
                </w:rPr>
                <w:t>ADS-MSG</w:t>
              </w:r>
            </w:hyperlink>
          </w:p>
        </w:tc>
        <w:tc>
          <w:tcPr>
            <w:tcW w:w="3087" w:type="dxa"/>
            <w:gridSpan w:val="2"/>
            <w:tcMar>
              <w:left w:w="58" w:type="dxa"/>
              <w:right w:w="58" w:type="dxa"/>
            </w:tcMar>
          </w:tcPr>
          <w:p w14:paraId="373676A7" w14:textId="77777777" w:rsidR="00B7027C" w:rsidRDefault="00B7027C" w:rsidP="00B7027C">
            <w:pPr>
              <w:pStyle w:val="TableText"/>
            </w:pPr>
            <w:r>
              <w:t>Letter ADS message number</w:t>
            </w:r>
          </w:p>
          <w:p w14:paraId="3F72A3D5" w14:textId="512415CE" w:rsidR="00B7027C" w:rsidRDefault="00B7027C" w:rsidP="00B7027C">
            <w:pPr>
              <w:pStyle w:val="TableText"/>
            </w:pPr>
            <w:r w:rsidRPr="009051DF">
              <w:rPr>
                <w:rFonts w:cs="Arial"/>
                <w:color w:val="000000"/>
              </w:rPr>
              <w:t xml:space="preserve">In order to provide special processing for ADS, some of the ADS questions are hard-coded within MCS and must be used for the same purpose by all </w:t>
            </w:r>
            <w:r>
              <w:t>A</w:t>
            </w:r>
            <w:r w:rsidRPr="001976E6">
              <w:t xml:space="preserve"> </w:t>
            </w:r>
            <w:r>
              <w:t>MAC</w:t>
            </w:r>
            <w:r w:rsidRPr="009051DF">
              <w:rPr>
                <w:rFonts w:cs="Arial"/>
                <w:color w:val="000000"/>
              </w:rPr>
              <w:t>s. Claims producing ADS letters containing at least one of the following messages are sent to location 014 and are sorted separately from other ADS letters.</w:t>
            </w:r>
            <w:r w:rsidR="00F105FE">
              <w:rPr>
                <w:rFonts w:cs="Arial"/>
                <w:color w:val="000000"/>
              </w:rPr>
              <w:t xml:space="preserve"> </w:t>
            </w:r>
            <w:r w:rsidR="00F105FE" w:rsidRPr="009051DF">
              <w:t xml:space="preserve">Up to </w:t>
            </w:r>
            <w:r w:rsidR="00F105FE">
              <w:t>eight</w:t>
            </w:r>
            <w:r w:rsidR="00F105FE" w:rsidRPr="009051DF">
              <w:t xml:space="preserve"> message codes can be entered with the detail number of which the question was asked. </w:t>
            </w:r>
            <w:r w:rsidR="00F105FE">
              <w:t xml:space="preserve">However, MCS only sends the first six to the IDR. </w:t>
            </w:r>
            <w:r w:rsidR="00F105FE" w:rsidRPr="009051DF">
              <w:t>The message codes correspond to questions that are asked regarding the detail.</w:t>
            </w:r>
            <w:r w:rsidR="00F105FE">
              <w:t xml:space="preserve"> </w:t>
            </w:r>
            <w:r w:rsidR="00F105FE" w:rsidRPr="009051DF">
              <w:t>Detail number 00 means a question was asked about the claim instead of the detail.</w:t>
            </w:r>
          </w:p>
        </w:tc>
        <w:tc>
          <w:tcPr>
            <w:tcW w:w="1143" w:type="dxa"/>
            <w:tcMar>
              <w:left w:w="58" w:type="dxa"/>
              <w:right w:w="58" w:type="dxa"/>
            </w:tcMar>
          </w:tcPr>
          <w:p w14:paraId="2C0400F1" w14:textId="77777777" w:rsidR="00B7027C" w:rsidRDefault="00B7027C" w:rsidP="00B7027C">
            <w:pPr>
              <w:pStyle w:val="TableText"/>
              <w:rPr>
                <w:caps/>
              </w:rPr>
            </w:pPr>
            <w:r>
              <w:rPr>
                <w:caps/>
              </w:rPr>
              <w:t>3 N</w:t>
            </w:r>
          </w:p>
        </w:tc>
        <w:tc>
          <w:tcPr>
            <w:tcW w:w="2324" w:type="dxa"/>
            <w:gridSpan w:val="2"/>
            <w:tcMar>
              <w:left w:w="58" w:type="dxa"/>
              <w:right w:w="58" w:type="dxa"/>
            </w:tcMar>
          </w:tcPr>
          <w:p w14:paraId="30A4D9DF" w14:textId="73143767" w:rsidR="00B7027C" w:rsidRDefault="00B7027C" w:rsidP="00B7027C">
            <w:pPr>
              <w:pStyle w:val="TableText"/>
            </w:pPr>
            <w:r>
              <w:t xml:space="preserve">See Basic value specification </w:t>
            </w:r>
            <w:hyperlink r:id="rId101"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3F46FBF4" w14:textId="77777777" w:rsidR="00B7027C" w:rsidRDefault="00B7027C" w:rsidP="00B7027C">
            <w:pPr>
              <w:pStyle w:val="TableText"/>
            </w:pPr>
            <w:r>
              <w:t>Zeros</w:t>
            </w:r>
          </w:p>
        </w:tc>
        <w:tc>
          <w:tcPr>
            <w:tcW w:w="540" w:type="dxa"/>
          </w:tcPr>
          <w:p w14:paraId="213CA578" w14:textId="77777777" w:rsidR="00B7027C" w:rsidRDefault="00B7027C" w:rsidP="00B7027C">
            <w:pPr>
              <w:pStyle w:val="TableText"/>
            </w:pPr>
            <w:r>
              <w:t>-</w:t>
            </w:r>
          </w:p>
        </w:tc>
        <w:tc>
          <w:tcPr>
            <w:tcW w:w="450" w:type="dxa"/>
          </w:tcPr>
          <w:p w14:paraId="2EA4C0AA" w14:textId="77777777" w:rsidR="00B7027C" w:rsidRDefault="00B7027C" w:rsidP="00B7027C">
            <w:pPr>
              <w:pStyle w:val="TableText"/>
            </w:pPr>
            <w:r>
              <w:t>X</w:t>
            </w:r>
          </w:p>
        </w:tc>
        <w:tc>
          <w:tcPr>
            <w:tcW w:w="451" w:type="dxa"/>
          </w:tcPr>
          <w:p w14:paraId="01800BF5" w14:textId="77777777" w:rsidR="00B7027C" w:rsidRDefault="00B7027C" w:rsidP="00B7027C">
            <w:pPr>
              <w:pStyle w:val="TableText"/>
            </w:pPr>
            <w:r>
              <w:t>X</w:t>
            </w:r>
          </w:p>
        </w:tc>
      </w:tr>
      <w:tr w:rsidR="00B7027C" w14:paraId="61ECD698" w14:textId="77777777" w:rsidTr="00B3142B">
        <w:trPr>
          <w:cantSplit/>
          <w:jc w:val="center"/>
        </w:trPr>
        <w:tc>
          <w:tcPr>
            <w:tcW w:w="802" w:type="dxa"/>
            <w:tcMar>
              <w:left w:w="58" w:type="dxa"/>
              <w:right w:w="58" w:type="dxa"/>
            </w:tcMar>
          </w:tcPr>
          <w:p w14:paraId="3DF4B428" w14:textId="717E4ADE" w:rsidR="00B7027C" w:rsidRDefault="00B7027C" w:rsidP="00B7027C">
            <w:pPr>
              <w:pStyle w:val="TableText"/>
            </w:pPr>
            <w:r>
              <w:t>460 – 462</w:t>
            </w:r>
          </w:p>
          <w:p w14:paraId="6FB03C68" w14:textId="4506F430" w:rsidR="00B7027C" w:rsidRDefault="00B7027C" w:rsidP="00B7027C">
            <w:pPr>
              <w:pStyle w:val="TableText"/>
            </w:pPr>
            <w:r>
              <w:t>(Cont’d)</w:t>
            </w:r>
          </w:p>
        </w:tc>
        <w:tc>
          <w:tcPr>
            <w:tcW w:w="2227" w:type="dxa"/>
            <w:tcMar>
              <w:left w:w="58" w:type="dxa"/>
              <w:right w:w="58" w:type="dxa"/>
            </w:tcMar>
          </w:tcPr>
          <w:p w14:paraId="570A4A15" w14:textId="77777777" w:rsidR="00B7027C" w:rsidRDefault="00B7027C" w:rsidP="00B7027C">
            <w:pPr>
              <w:pStyle w:val="TableText"/>
            </w:pPr>
            <w:r>
              <w:t>DETAIL MESSAGE NUMBER (1,2)</w:t>
            </w:r>
          </w:p>
        </w:tc>
        <w:tc>
          <w:tcPr>
            <w:tcW w:w="2902" w:type="dxa"/>
            <w:tcMar>
              <w:left w:w="58" w:type="dxa"/>
              <w:right w:w="58" w:type="dxa"/>
            </w:tcMar>
          </w:tcPr>
          <w:p w14:paraId="40C8DB79" w14:textId="797C34D3" w:rsidR="00B7027C" w:rsidRDefault="00B7027C" w:rsidP="00B7027C">
            <w:pPr>
              <w:pStyle w:val="TableText"/>
            </w:pPr>
            <w:r>
              <w:t>:P:IDR-</w:t>
            </w:r>
            <w:hyperlink r:id="rId102" w:history="1">
              <w:r>
                <w:rPr>
                  <w:rStyle w:val="Hyperlink"/>
                </w:rPr>
                <w:t>ADS-MSG</w:t>
              </w:r>
            </w:hyperlink>
          </w:p>
        </w:tc>
        <w:tc>
          <w:tcPr>
            <w:tcW w:w="3087" w:type="dxa"/>
            <w:gridSpan w:val="2"/>
            <w:tcMar>
              <w:left w:w="58" w:type="dxa"/>
              <w:right w:w="58" w:type="dxa"/>
            </w:tcMar>
          </w:tcPr>
          <w:p w14:paraId="7498949C" w14:textId="340D14EE" w:rsidR="00B7027C" w:rsidRDefault="00B7027C" w:rsidP="00B7027C">
            <w:pPr>
              <w:pStyle w:val="TableText"/>
            </w:pPr>
            <w:r w:rsidRPr="009051DF">
              <w:t>These field codes are used internally for identifying specific fields for claim processing.</w:t>
            </w:r>
          </w:p>
          <w:p w14:paraId="1C8A14D8" w14:textId="78FC91AE" w:rsidR="00B7027C" w:rsidRDefault="00B7027C" w:rsidP="00B7027C">
            <w:pPr>
              <w:pStyle w:val="TableText"/>
            </w:pPr>
            <w:r w:rsidRPr="009051DF">
              <w:t xml:space="preserve">On the </w:t>
            </w:r>
            <w:hyperlink r:id="rId103" w:history="1">
              <w:r w:rsidRPr="00260D9D">
                <w:rPr>
                  <w:rStyle w:val="Hyperlink"/>
                </w:rPr>
                <w:t>H6</w:t>
              </w:r>
            </w:hyperlink>
            <w:r w:rsidRPr="009051DF">
              <w:t xml:space="preserve"> screen, this refers to the number of the ADS question asked on the claim header or detail.</w:t>
            </w:r>
          </w:p>
        </w:tc>
        <w:tc>
          <w:tcPr>
            <w:tcW w:w="1143" w:type="dxa"/>
            <w:tcMar>
              <w:left w:w="58" w:type="dxa"/>
              <w:right w:w="58" w:type="dxa"/>
            </w:tcMar>
          </w:tcPr>
          <w:p w14:paraId="784E52CB" w14:textId="77777777" w:rsidR="00B7027C" w:rsidRDefault="00B7027C" w:rsidP="00B7027C">
            <w:pPr>
              <w:pStyle w:val="TableText"/>
              <w:rPr>
                <w:caps/>
              </w:rPr>
            </w:pPr>
            <w:r>
              <w:rPr>
                <w:caps/>
              </w:rPr>
              <w:t>3 N</w:t>
            </w:r>
          </w:p>
        </w:tc>
        <w:tc>
          <w:tcPr>
            <w:tcW w:w="2324" w:type="dxa"/>
            <w:gridSpan w:val="2"/>
            <w:tcMar>
              <w:left w:w="58" w:type="dxa"/>
              <w:right w:w="58" w:type="dxa"/>
            </w:tcMar>
          </w:tcPr>
          <w:p w14:paraId="6FCB3C04" w14:textId="6ABA85F9" w:rsidR="00B7027C" w:rsidRDefault="00B7027C" w:rsidP="00B7027C">
            <w:pPr>
              <w:pStyle w:val="TableText"/>
            </w:pPr>
            <w:r>
              <w:t xml:space="preserve">See Basic value specification </w:t>
            </w:r>
            <w:hyperlink r:id="rId104"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62CA5279" w14:textId="77777777" w:rsidR="00B7027C" w:rsidRDefault="00B7027C" w:rsidP="00B7027C">
            <w:pPr>
              <w:pStyle w:val="TableText"/>
            </w:pPr>
            <w:r>
              <w:t>Zeros</w:t>
            </w:r>
          </w:p>
        </w:tc>
        <w:tc>
          <w:tcPr>
            <w:tcW w:w="540" w:type="dxa"/>
          </w:tcPr>
          <w:p w14:paraId="06CAD0E4" w14:textId="77777777" w:rsidR="00B7027C" w:rsidRDefault="00B7027C" w:rsidP="00B7027C">
            <w:pPr>
              <w:pStyle w:val="TableText"/>
            </w:pPr>
            <w:r>
              <w:t>-</w:t>
            </w:r>
          </w:p>
        </w:tc>
        <w:tc>
          <w:tcPr>
            <w:tcW w:w="450" w:type="dxa"/>
          </w:tcPr>
          <w:p w14:paraId="2DBC61A4" w14:textId="77777777" w:rsidR="00B7027C" w:rsidRDefault="00B7027C" w:rsidP="00B7027C">
            <w:pPr>
              <w:pStyle w:val="TableText"/>
            </w:pPr>
            <w:r>
              <w:t>X</w:t>
            </w:r>
          </w:p>
        </w:tc>
        <w:tc>
          <w:tcPr>
            <w:tcW w:w="451" w:type="dxa"/>
          </w:tcPr>
          <w:p w14:paraId="2EFAADDD" w14:textId="77777777" w:rsidR="00B7027C" w:rsidRDefault="00B7027C" w:rsidP="00B7027C">
            <w:pPr>
              <w:pStyle w:val="TableText"/>
            </w:pPr>
            <w:r>
              <w:t>X</w:t>
            </w:r>
          </w:p>
        </w:tc>
      </w:tr>
      <w:tr w:rsidR="00B7027C" w14:paraId="01C31D4B" w14:textId="77777777" w:rsidTr="00B3142B">
        <w:trPr>
          <w:cantSplit/>
          <w:jc w:val="center"/>
        </w:trPr>
        <w:tc>
          <w:tcPr>
            <w:tcW w:w="802" w:type="dxa"/>
            <w:tcMar>
              <w:left w:w="58" w:type="dxa"/>
              <w:right w:w="58" w:type="dxa"/>
            </w:tcMar>
          </w:tcPr>
          <w:p w14:paraId="55F160DB" w14:textId="66E9F602" w:rsidR="00B7027C" w:rsidRDefault="00B7027C" w:rsidP="00B7027C">
            <w:pPr>
              <w:pStyle w:val="TableText"/>
            </w:pPr>
            <w:r>
              <w:t>463 – 464</w:t>
            </w:r>
          </w:p>
        </w:tc>
        <w:tc>
          <w:tcPr>
            <w:tcW w:w="2227" w:type="dxa"/>
            <w:tcMar>
              <w:left w:w="58" w:type="dxa"/>
              <w:right w:w="58" w:type="dxa"/>
            </w:tcMar>
          </w:tcPr>
          <w:p w14:paraId="281D9105" w14:textId="77777777" w:rsidR="00B7027C" w:rsidRDefault="00B7027C" w:rsidP="00B7027C">
            <w:pPr>
              <w:pStyle w:val="TableText"/>
            </w:pPr>
            <w:r>
              <w:t>DETAIL NUMBER FOR LETTER (1,3)</w:t>
            </w:r>
          </w:p>
        </w:tc>
        <w:tc>
          <w:tcPr>
            <w:tcW w:w="2902" w:type="dxa"/>
            <w:tcMar>
              <w:left w:w="58" w:type="dxa"/>
              <w:right w:w="58" w:type="dxa"/>
            </w:tcMar>
          </w:tcPr>
          <w:p w14:paraId="11513008" w14:textId="2CA667F6" w:rsidR="00B7027C" w:rsidRDefault="00B7027C" w:rsidP="00B7027C">
            <w:pPr>
              <w:pStyle w:val="TableText"/>
            </w:pPr>
            <w:r>
              <w:t>:P:IDR-</w:t>
            </w:r>
            <w:hyperlink r:id="rId105" w:history="1">
              <w:r>
                <w:rPr>
                  <w:rStyle w:val="Hyperlink"/>
                </w:rPr>
                <w:t>ADS-DTL-NUM</w:t>
              </w:r>
            </w:hyperlink>
          </w:p>
        </w:tc>
        <w:tc>
          <w:tcPr>
            <w:tcW w:w="3087" w:type="dxa"/>
            <w:gridSpan w:val="2"/>
            <w:tcMar>
              <w:left w:w="58" w:type="dxa"/>
              <w:right w:w="58" w:type="dxa"/>
            </w:tcMar>
          </w:tcPr>
          <w:p w14:paraId="72AC53C2" w14:textId="5931397A" w:rsidR="00B7027C" w:rsidRDefault="00B7027C" w:rsidP="00B7027C">
            <w:pPr>
              <w:pStyle w:val="TableText"/>
            </w:pPr>
            <w:r>
              <w:t>Letter Detail number</w:t>
            </w:r>
          </w:p>
          <w:p w14:paraId="581623CC" w14:textId="36A7121E" w:rsidR="00B7027C" w:rsidRDefault="00B7027C" w:rsidP="00B7027C">
            <w:pPr>
              <w:pStyle w:val="TableText"/>
            </w:pPr>
            <w:r w:rsidRPr="00407BE9">
              <w:t>Specifies which detail number on the claim for which an ADS letter was processed</w:t>
            </w:r>
            <w:r>
              <w:t>.</w:t>
            </w:r>
          </w:p>
        </w:tc>
        <w:tc>
          <w:tcPr>
            <w:tcW w:w="1143" w:type="dxa"/>
            <w:tcMar>
              <w:left w:w="58" w:type="dxa"/>
              <w:right w:w="58" w:type="dxa"/>
            </w:tcMar>
          </w:tcPr>
          <w:p w14:paraId="64683FB8" w14:textId="77777777" w:rsidR="00B7027C" w:rsidRDefault="00B7027C" w:rsidP="00B7027C">
            <w:pPr>
              <w:pStyle w:val="TableText"/>
              <w:rPr>
                <w:caps/>
              </w:rPr>
            </w:pPr>
            <w:r>
              <w:rPr>
                <w:caps/>
              </w:rPr>
              <w:t>2 C</w:t>
            </w:r>
          </w:p>
        </w:tc>
        <w:tc>
          <w:tcPr>
            <w:tcW w:w="2324" w:type="dxa"/>
            <w:gridSpan w:val="2"/>
            <w:tcMar>
              <w:left w:w="58" w:type="dxa"/>
              <w:right w:w="58" w:type="dxa"/>
            </w:tcMar>
          </w:tcPr>
          <w:p w14:paraId="0E61644B"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49513AAE" w14:textId="77777777" w:rsidR="00B7027C" w:rsidRDefault="00B7027C" w:rsidP="00B7027C">
            <w:pPr>
              <w:pStyle w:val="TableText"/>
            </w:pPr>
            <w:r>
              <w:t>Spaces</w:t>
            </w:r>
          </w:p>
        </w:tc>
        <w:tc>
          <w:tcPr>
            <w:tcW w:w="540" w:type="dxa"/>
          </w:tcPr>
          <w:p w14:paraId="4C451035" w14:textId="77777777" w:rsidR="00B7027C" w:rsidRDefault="00B7027C" w:rsidP="00B7027C">
            <w:pPr>
              <w:pStyle w:val="TableText"/>
            </w:pPr>
            <w:r>
              <w:t>-</w:t>
            </w:r>
          </w:p>
        </w:tc>
        <w:tc>
          <w:tcPr>
            <w:tcW w:w="450" w:type="dxa"/>
          </w:tcPr>
          <w:p w14:paraId="108BA9C8" w14:textId="77777777" w:rsidR="00B7027C" w:rsidRDefault="00B7027C" w:rsidP="00B7027C">
            <w:pPr>
              <w:pStyle w:val="TableText"/>
            </w:pPr>
            <w:r>
              <w:t>X</w:t>
            </w:r>
          </w:p>
        </w:tc>
        <w:tc>
          <w:tcPr>
            <w:tcW w:w="451" w:type="dxa"/>
          </w:tcPr>
          <w:p w14:paraId="58FD200B" w14:textId="77777777" w:rsidR="00B7027C" w:rsidRDefault="00B7027C" w:rsidP="00B7027C">
            <w:pPr>
              <w:pStyle w:val="TableText"/>
            </w:pPr>
            <w:r>
              <w:t>X</w:t>
            </w:r>
          </w:p>
        </w:tc>
      </w:tr>
      <w:tr w:rsidR="00B7027C" w14:paraId="3238D5FB" w14:textId="77777777" w:rsidTr="00B3142B">
        <w:trPr>
          <w:cantSplit/>
          <w:jc w:val="center"/>
        </w:trPr>
        <w:tc>
          <w:tcPr>
            <w:tcW w:w="802" w:type="dxa"/>
            <w:tcMar>
              <w:left w:w="58" w:type="dxa"/>
              <w:right w:w="58" w:type="dxa"/>
            </w:tcMar>
          </w:tcPr>
          <w:p w14:paraId="35476AD0" w14:textId="77A38067" w:rsidR="00B7027C" w:rsidRDefault="00B7027C" w:rsidP="00B7027C">
            <w:pPr>
              <w:pStyle w:val="TableText"/>
            </w:pPr>
            <w:r>
              <w:t>465 – 467</w:t>
            </w:r>
          </w:p>
        </w:tc>
        <w:tc>
          <w:tcPr>
            <w:tcW w:w="2227" w:type="dxa"/>
            <w:tcMar>
              <w:left w:w="58" w:type="dxa"/>
              <w:right w:w="58" w:type="dxa"/>
            </w:tcMar>
          </w:tcPr>
          <w:p w14:paraId="0FD9799F" w14:textId="77777777" w:rsidR="00B7027C" w:rsidRDefault="00B7027C" w:rsidP="00B7027C">
            <w:pPr>
              <w:pStyle w:val="TableText"/>
            </w:pPr>
            <w:r>
              <w:t>DETAIL MESSAGE NUMBER (1,3)</w:t>
            </w:r>
          </w:p>
        </w:tc>
        <w:tc>
          <w:tcPr>
            <w:tcW w:w="2902" w:type="dxa"/>
            <w:tcMar>
              <w:left w:w="58" w:type="dxa"/>
              <w:right w:w="58" w:type="dxa"/>
            </w:tcMar>
          </w:tcPr>
          <w:p w14:paraId="251B7AE4" w14:textId="1BE9A07E" w:rsidR="00B7027C" w:rsidRDefault="00B7027C" w:rsidP="00B7027C">
            <w:pPr>
              <w:pStyle w:val="TableText"/>
            </w:pPr>
            <w:r>
              <w:t>:P:IDR-</w:t>
            </w:r>
            <w:hyperlink r:id="rId106" w:history="1">
              <w:r>
                <w:rPr>
                  <w:rStyle w:val="Hyperlink"/>
                </w:rPr>
                <w:t>ADS-MSG</w:t>
              </w:r>
            </w:hyperlink>
          </w:p>
        </w:tc>
        <w:tc>
          <w:tcPr>
            <w:tcW w:w="3087" w:type="dxa"/>
            <w:gridSpan w:val="2"/>
            <w:tcMar>
              <w:left w:w="58" w:type="dxa"/>
              <w:right w:w="58" w:type="dxa"/>
            </w:tcMar>
          </w:tcPr>
          <w:p w14:paraId="2A464429" w14:textId="77777777" w:rsidR="00B7027C" w:rsidRDefault="00B7027C" w:rsidP="00B7027C">
            <w:pPr>
              <w:pStyle w:val="TableText"/>
            </w:pPr>
            <w:r>
              <w:t>Letter ADS message number</w:t>
            </w:r>
          </w:p>
          <w:p w14:paraId="64B1AFBC" w14:textId="2934FEEB" w:rsidR="00B7027C" w:rsidRPr="00466F82" w:rsidRDefault="00B7027C" w:rsidP="00B7027C">
            <w:pPr>
              <w:pStyle w:val="TableText"/>
            </w:pPr>
            <w:r w:rsidRPr="00466F82">
              <w:t xml:space="preserve">In order to provide special processing for ADS, some of the ADS questions are hard-coded within MCS and must be used for the same purpose by all </w:t>
            </w:r>
            <w:r>
              <w:t>MAC</w:t>
            </w:r>
            <w:r w:rsidRPr="00466F82">
              <w:t>s. Claims producing ADS letters containing at least one of the following messages are sent to location 014 and are sorted separately from other ADS letters.</w:t>
            </w:r>
            <w:r w:rsidR="009673D0">
              <w:t xml:space="preserve"> </w:t>
            </w:r>
            <w:r w:rsidR="009673D0" w:rsidRPr="009051DF">
              <w:t xml:space="preserve">Up to </w:t>
            </w:r>
            <w:r w:rsidR="009673D0">
              <w:t>eight</w:t>
            </w:r>
            <w:r w:rsidR="009673D0" w:rsidRPr="009051DF">
              <w:t xml:space="preserve"> message codes can be entered with the detail number of which the question was asked. </w:t>
            </w:r>
            <w:r w:rsidR="009673D0">
              <w:t xml:space="preserve">However, MCS only sends the first six to the IDR. </w:t>
            </w:r>
            <w:r w:rsidR="009673D0" w:rsidRPr="009051DF">
              <w:t>The message codes correspond to questions that are asked regarding the detail. Detail number 00 means a question was asked about the claim instead of the detail.</w:t>
            </w:r>
          </w:p>
        </w:tc>
        <w:tc>
          <w:tcPr>
            <w:tcW w:w="1143" w:type="dxa"/>
            <w:tcMar>
              <w:left w:w="58" w:type="dxa"/>
              <w:right w:w="58" w:type="dxa"/>
            </w:tcMar>
          </w:tcPr>
          <w:p w14:paraId="0FAFAD25" w14:textId="77777777" w:rsidR="00B7027C" w:rsidRDefault="00B7027C" w:rsidP="00B7027C">
            <w:pPr>
              <w:pStyle w:val="TableText"/>
              <w:rPr>
                <w:caps/>
              </w:rPr>
            </w:pPr>
            <w:r>
              <w:rPr>
                <w:caps/>
              </w:rPr>
              <w:t>3 N</w:t>
            </w:r>
          </w:p>
        </w:tc>
        <w:tc>
          <w:tcPr>
            <w:tcW w:w="2324" w:type="dxa"/>
            <w:gridSpan w:val="2"/>
            <w:tcMar>
              <w:left w:w="58" w:type="dxa"/>
              <w:right w:w="58" w:type="dxa"/>
            </w:tcMar>
          </w:tcPr>
          <w:p w14:paraId="619222DB" w14:textId="6E4726DF" w:rsidR="00B7027C" w:rsidRDefault="00B7027C" w:rsidP="00B7027C">
            <w:pPr>
              <w:pStyle w:val="TableText"/>
            </w:pPr>
            <w:r>
              <w:t xml:space="preserve">See Basic value specification </w:t>
            </w:r>
            <w:hyperlink r:id="rId107"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3E501129" w14:textId="77777777" w:rsidR="00B7027C" w:rsidRDefault="00B7027C" w:rsidP="00B7027C">
            <w:pPr>
              <w:pStyle w:val="TableText"/>
            </w:pPr>
            <w:r>
              <w:t>Zeros</w:t>
            </w:r>
          </w:p>
        </w:tc>
        <w:tc>
          <w:tcPr>
            <w:tcW w:w="540" w:type="dxa"/>
          </w:tcPr>
          <w:p w14:paraId="20AF376D" w14:textId="77777777" w:rsidR="00B7027C" w:rsidRDefault="00B7027C" w:rsidP="00B7027C">
            <w:pPr>
              <w:pStyle w:val="TableText"/>
            </w:pPr>
            <w:r>
              <w:t>-</w:t>
            </w:r>
          </w:p>
        </w:tc>
        <w:tc>
          <w:tcPr>
            <w:tcW w:w="450" w:type="dxa"/>
          </w:tcPr>
          <w:p w14:paraId="7CEE08CA" w14:textId="77777777" w:rsidR="00B7027C" w:rsidRDefault="00B7027C" w:rsidP="00B7027C">
            <w:pPr>
              <w:pStyle w:val="TableText"/>
            </w:pPr>
            <w:r>
              <w:t>X</w:t>
            </w:r>
          </w:p>
        </w:tc>
        <w:tc>
          <w:tcPr>
            <w:tcW w:w="451" w:type="dxa"/>
          </w:tcPr>
          <w:p w14:paraId="52D4366D" w14:textId="77777777" w:rsidR="00B7027C" w:rsidRDefault="00B7027C" w:rsidP="00B7027C">
            <w:pPr>
              <w:pStyle w:val="TableText"/>
            </w:pPr>
            <w:r>
              <w:t>X</w:t>
            </w:r>
          </w:p>
        </w:tc>
      </w:tr>
      <w:tr w:rsidR="00B7027C" w14:paraId="4886AC4A" w14:textId="77777777" w:rsidTr="00B3142B">
        <w:trPr>
          <w:cantSplit/>
          <w:jc w:val="center"/>
        </w:trPr>
        <w:tc>
          <w:tcPr>
            <w:tcW w:w="802" w:type="dxa"/>
            <w:tcMar>
              <w:left w:w="58" w:type="dxa"/>
              <w:right w:w="58" w:type="dxa"/>
            </w:tcMar>
          </w:tcPr>
          <w:p w14:paraId="4975C49E" w14:textId="4EB07C84" w:rsidR="00B7027C" w:rsidRDefault="00B7027C" w:rsidP="00B7027C">
            <w:pPr>
              <w:pStyle w:val="TableText"/>
            </w:pPr>
            <w:r>
              <w:t>465 – 467</w:t>
            </w:r>
          </w:p>
          <w:p w14:paraId="4604B159" w14:textId="5CE0FCA6" w:rsidR="00B7027C" w:rsidRDefault="00B7027C" w:rsidP="00B7027C">
            <w:pPr>
              <w:pStyle w:val="TableText"/>
            </w:pPr>
            <w:r>
              <w:t>(Cont’d)</w:t>
            </w:r>
          </w:p>
        </w:tc>
        <w:tc>
          <w:tcPr>
            <w:tcW w:w="2227" w:type="dxa"/>
            <w:tcMar>
              <w:left w:w="58" w:type="dxa"/>
              <w:right w:w="58" w:type="dxa"/>
            </w:tcMar>
          </w:tcPr>
          <w:p w14:paraId="3D1475E7" w14:textId="77777777" w:rsidR="00B7027C" w:rsidRDefault="00B7027C" w:rsidP="00B7027C">
            <w:pPr>
              <w:pStyle w:val="TableText"/>
            </w:pPr>
            <w:r>
              <w:t>DETAIL MESSAGE NUMBER (1,3)</w:t>
            </w:r>
          </w:p>
        </w:tc>
        <w:tc>
          <w:tcPr>
            <w:tcW w:w="2902" w:type="dxa"/>
            <w:tcMar>
              <w:left w:w="58" w:type="dxa"/>
              <w:right w:w="58" w:type="dxa"/>
            </w:tcMar>
          </w:tcPr>
          <w:p w14:paraId="54FBFF33" w14:textId="550C8CBF" w:rsidR="00B7027C" w:rsidRDefault="00B7027C" w:rsidP="00B7027C">
            <w:pPr>
              <w:pStyle w:val="TableText"/>
            </w:pPr>
            <w:r>
              <w:t>:P:IDR-</w:t>
            </w:r>
            <w:hyperlink r:id="rId108" w:history="1">
              <w:r>
                <w:rPr>
                  <w:rStyle w:val="Hyperlink"/>
                </w:rPr>
                <w:t>ADS-MSG</w:t>
              </w:r>
            </w:hyperlink>
          </w:p>
        </w:tc>
        <w:tc>
          <w:tcPr>
            <w:tcW w:w="3087" w:type="dxa"/>
            <w:gridSpan w:val="2"/>
            <w:tcMar>
              <w:left w:w="58" w:type="dxa"/>
              <w:right w:w="58" w:type="dxa"/>
            </w:tcMar>
          </w:tcPr>
          <w:p w14:paraId="627A3106" w14:textId="19EAA8E8" w:rsidR="00B7027C" w:rsidRDefault="00B7027C" w:rsidP="00B7027C">
            <w:pPr>
              <w:pStyle w:val="TableText"/>
            </w:pPr>
            <w:r w:rsidRPr="009051DF">
              <w:t>These field codes are used internally for identifying specific fields for claim processing.</w:t>
            </w:r>
          </w:p>
          <w:p w14:paraId="04B7A9CC" w14:textId="1E584EFF" w:rsidR="00B7027C" w:rsidRDefault="00B7027C" w:rsidP="00B7027C">
            <w:pPr>
              <w:pStyle w:val="TableText"/>
            </w:pPr>
            <w:r w:rsidRPr="009051DF">
              <w:t xml:space="preserve">On the </w:t>
            </w:r>
            <w:hyperlink r:id="rId109" w:history="1">
              <w:r w:rsidRPr="00260D9D">
                <w:rPr>
                  <w:rStyle w:val="Hyperlink"/>
                </w:rPr>
                <w:t>H6</w:t>
              </w:r>
            </w:hyperlink>
            <w:r w:rsidRPr="009051DF">
              <w:t xml:space="preserve"> screen, this refers to the number of the ADS question asked on the claim header or detail.</w:t>
            </w:r>
          </w:p>
        </w:tc>
        <w:tc>
          <w:tcPr>
            <w:tcW w:w="1143" w:type="dxa"/>
            <w:tcMar>
              <w:left w:w="58" w:type="dxa"/>
              <w:right w:w="58" w:type="dxa"/>
            </w:tcMar>
          </w:tcPr>
          <w:p w14:paraId="14F998D4" w14:textId="77777777" w:rsidR="00B7027C" w:rsidRDefault="00B7027C" w:rsidP="00B7027C">
            <w:pPr>
              <w:pStyle w:val="TableText"/>
              <w:rPr>
                <w:caps/>
              </w:rPr>
            </w:pPr>
            <w:r>
              <w:rPr>
                <w:caps/>
              </w:rPr>
              <w:t>3 N</w:t>
            </w:r>
          </w:p>
        </w:tc>
        <w:tc>
          <w:tcPr>
            <w:tcW w:w="2324" w:type="dxa"/>
            <w:gridSpan w:val="2"/>
            <w:tcMar>
              <w:left w:w="58" w:type="dxa"/>
              <w:right w:w="58" w:type="dxa"/>
            </w:tcMar>
          </w:tcPr>
          <w:p w14:paraId="4668CCD0" w14:textId="4422F418" w:rsidR="00B7027C" w:rsidRDefault="00B7027C" w:rsidP="00B7027C">
            <w:pPr>
              <w:pStyle w:val="TableText"/>
            </w:pPr>
            <w:r>
              <w:t xml:space="preserve">See Basic value specification </w:t>
            </w:r>
            <w:hyperlink r:id="rId110"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3D863290" w14:textId="77777777" w:rsidR="00B7027C" w:rsidRDefault="00B7027C" w:rsidP="00B7027C">
            <w:pPr>
              <w:pStyle w:val="TableText"/>
            </w:pPr>
            <w:r>
              <w:t>Zeros</w:t>
            </w:r>
          </w:p>
        </w:tc>
        <w:tc>
          <w:tcPr>
            <w:tcW w:w="540" w:type="dxa"/>
          </w:tcPr>
          <w:p w14:paraId="604E8079" w14:textId="77777777" w:rsidR="00B7027C" w:rsidRDefault="00B7027C" w:rsidP="00B7027C">
            <w:pPr>
              <w:pStyle w:val="TableText"/>
            </w:pPr>
            <w:r>
              <w:t>-</w:t>
            </w:r>
          </w:p>
        </w:tc>
        <w:tc>
          <w:tcPr>
            <w:tcW w:w="450" w:type="dxa"/>
          </w:tcPr>
          <w:p w14:paraId="3EA38AB5" w14:textId="77777777" w:rsidR="00B7027C" w:rsidRDefault="00B7027C" w:rsidP="00B7027C">
            <w:pPr>
              <w:pStyle w:val="TableText"/>
            </w:pPr>
            <w:r>
              <w:t>X</w:t>
            </w:r>
          </w:p>
        </w:tc>
        <w:tc>
          <w:tcPr>
            <w:tcW w:w="451" w:type="dxa"/>
          </w:tcPr>
          <w:p w14:paraId="230D190C" w14:textId="77777777" w:rsidR="00B7027C" w:rsidRDefault="00B7027C" w:rsidP="00B7027C">
            <w:pPr>
              <w:pStyle w:val="TableText"/>
            </w:pPr>
            <w:r>
              <w:t>X</w:t>
            </w:r>
          </w:p>
        </w:tc>
      </w:tr>
      <w:tr w:rsidR="00B7027C" w14:paraId="6BC992E6" w14:textId="77777777" w:rsidTr="00B3142B">
        <w:trPr>
          <w:cantSplit/>
          <w:jc w:val="center"/>
        </w:trPr>
        <w:tc>
          <w:tcPr>
            <w:tcW w:w="802" w:type="dxa"/>
            <w:tcMar>
              <w:left w:w="58" w:type="dxa"/>
              <w:right w:w="58" w:type="dxa"/>
            </w:tcMar>
          </w:tcPr>
          <w:p w14:paraId="718C5EEF" w14:textId="65CCB922" w:rsidR="00B7027C" w:rsidRDefault="00B7027C" w:rsidP="00B7027C">
            <w:pPr>
              <w:pStyle w:val="TableText"/>
            </w:pPr>
            <w:r>
              <w:t>468 – 469</w:t>
            </w:r>
          </w:p>
        </w:tc>
        <w:tc>
          <w:tcPr>
            <w:tcW w:w="2227" w:type="dxa"/>
            <w:tcMar>
              <w:left w:w="58" w:type="dxa"/>
              <w:right w:w="58" w:type="dxa"/>
            </w:tcMar>
          </w:tcPr>
          <w:p w14:paraId="3122DEAD" w14:textId="77777777" w:rsidR="00B7027C" w:rsidRDefault="00B7027C" w:rsidP="00B7027C">
            <w:pPr>
              <w:pStyle w:val="TableText"/>
            </w:pPr>
            <w:r>
              <w:t>DETAIL NUMBER FOR LETTER (1,4)</w:t>
            </w:r>
          </w:p>
        </w:tc>
        <w:tc>
          <w:tcPr>
            <w:tcW w:w="2902" w:type="dxa"/>
            <w:tcMar>
              <w:left w:w="58" w:type="dxa"/>
              <w:right w:w="58" w:type="dxa"/>
            </w:tcMar>
          </w:tcPr>
          <w:p w14:paraId="21C56366" w14:textId="386CB6D7" w:rsidR="00B7027C" w:rsidRDefault="00B7027C" w:rsidP="00B7027C">
            <w:pPr>
              <w:pStyle w:val="TableText"/>
            </w:pPr>
            <w:r>
              <w:t>:P:IDR-</w:t>
            </w:r>
            <w:hyperlink r:id="rId111" w:history="1">
              <w:r>
                <w:rPr>
                  <w:rStyle w:val="Hyperlink"/>
                </w:rPr>
                <w:t>ADS-DTL-NUM</w:t>
              </w:r>
            </w:hyperlink>
          </w:p>
        </w:tc>
        <w:tc>
          <w:tcPr>
            <w:tcW w:w="3087" w:type="dxa"/>
            <w:gridSpan w:val="2"/>
            <w:tcMar>
              <w:left w:w="58" w:type="dxa"/>
              <w:right w:w="58" w:type="dxa"/>
            </w:tcMar>
          </w:tcPr>
          <w:p w14:paraId="2C82FDA6" w14:textId="2CC1A347" w:rsidR="00B7027C" w:rsidRDefault="00B7027C" w:rsidP="00B7027C">
            <w:pPr>
              <w:pStyle w:val="TableText"/>
            </w:pPr>
            <w:r>
              <w:t>Letter Detail number</w:t>
            </w:r>
          </w:p>
          <w:p w14:paraId="3849889F" w14:textId="77777777" w:rsidR="00B7027C" w:rsidRPr="00432591" w:rsidRDefault="00B7027C" w:rsidP="00B7027C">
            <w:pPr>
              <w:pStyle w:val="TableText"/>
            </w:pPr>
            <w:r w:rsidRPr="00432591">
              <w:t>Specifies which detail number on the claim for which an ADS letter was processed.</w:t>
            </w:r>
          </w:p>
        </w:tc>
        <w:tc>
          <w:tcPr>
            <w:tcW w:w="1143" w:type="dxa"/>
            <w:tcMar>
              <w:left w:w="58" w:type="dxa"/>
              <w:right w:w="58" w:type="dxa"/>
            </w:tcMar>
          </w:tcPr>
          <w:p w14:paraId="780B01E4" w14:textId="77777777" w:rsidR="00B7027C" w:rsidRDefault="00B7027C" w:rsidP="00B7027C">
            <w:pPr>
              <w:pStyle w:val="TableText"/>
              <w:rPr>
                <w:caps/>
              </w:rPr>
            </w:pPr>
            <w:r>
              <w:rPr>
                <w:caps/>
              </w:rPr>
              <w:t>2 C</w:t>
            </w:r>
          </w:p>
        </w:tc>
        <w:tc>
          <w:tcPr>
            <w:tcW w:w="2324" w:type="dxa"/>
            <w:gridSpan w:val="2"/>
            <w:tcMar>
              <w:left w:w="58" w:type="dxa"/>
              <w:right w:w="58" w:type="dxa"/>
            </w:tcMar>
          </w:tcPr>
          <w:p w14:paraId="595488A1"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1B0A6B9F" w14:textId="77777777" w:rsidR="00B7027C" w:rsidRDefault="00B7027C" w:rsidP="00B7027C">
            <w:pPr>
              <w:pStyle w:val="TableText"/>
            </w:pPr>
            <w:r>
              <w:t>Spaces</w:t>
            </w:r>
          </w:p>
        </w:tc>
        <w:tc>
          <w:tcPr>
            <w:tcW w:w="540" w:type="dxa"/>
          </w:tcPr>
          <w:p w14:paraId="79CF7226" w14:textId="77777777" w:rsidR="00B7027C" w:rsidRDefault="00B7027C" w:rsidP="00B7027C">
            <w:pPr>
              <w:pStyle w:val="TableText"/>
            </w:pPr>
            <w:r>
              <w:t>-</w:t>
            </w:r>
          </w:p>
        </w:tc>
        <w:tc>
          <w:tcPr>
            <w:tcW w:w="450" w:type="dxa"/>
          </w:tcPr>
          <w:p w14:paraId="265B0F45" w14:textId="77777777" w:rsidR="00B7027C" w:rsidRDefault="00B7027C" w:rsidP="00B7027C">
            <w:pPr>
              <w:pStyle w:val="TableText"/>
            </w:pPr>
            <w:r>
              <w:t>X</w:t>
            </w:r>
          </w:p>
        </w:tc>
        <w:tc>
          <w:tcPr>
            <w:tcW w:w="451" w:type="dxa"/>
          </w:tcPr>
          <w:p w14:paraId="0E65A076" w14:textId="77777777" w:rsidR="00B7027C" w:rsidRDefault="00B7027C" w:rsidP="00B7027C">
            <w:pPr>
              <w:pStyle w:val="TableText"/>
            </w:pPr>
            <w:r>
              <w:t>X</w:t>
            </w:r>
          </w:p>
        </w:tc>
      </w:tr>
      <w:tr w:rsidR="00B7027C" w14:paraId="2B0AC3FA" w14:textId="77777777" w:rsidTr="00B3142B">
        <w:trPr>
          <w:cantSplit/>
          <w:jc w:val="center"/>
        </w:trPr>
        <w:tc>
          <w:tcPr>
            <w:tcW w:w="802" w:type="dxa"/>
            <w:tcMar>
              <w:left w:w="58" w:type="dxa"/>
              <w:right w:w="58" w:type="dxa"/>
            </w:tcMar>
          </w:tcPr>
          <w:p w14:paraId="2F157F10" w14:textId="353EA44F" w:rsidR="00B7027C" w:rsidRDefault="00B7027C" w:rsidP="00B7027C">
            <w:pPr>
              <w:pStyle w:val="TableText"/>
            </w:pPr>
            <w:r>
              <w:t>470 – 472</w:t>
            </w:r>
          </w:p>
        </w:tc>
        <w:tc>
          <w:tcPr>
            <w:tcW w:w="2227" w:type="dxa"/>
            <w:tcMar>
              <w:left w:w="58" w:type="dxa"/>
              <w:right w:w="58" w:type="dxa"/>
            </w:tcMar>
          </w:tcPr>
          <w:p w14:paraId="66B845E1" w14:textId="77777777" w:rsidR="00B7027C" w:rsidRDefault="00B7027C" w:rsidP="00B7027C">
            <w:pPr>
              <w:pStyle w:val="TableText"/>
            </w:pPr>
            <w:r>
              <w:t>DETAIL MESSAGE NUMBER (1,4)</w:t>
            </w:r>
          </w:p>
        </w:tc>
        <w:tc>
          <w:tcPr>
            <w:tcW w:w="2902" w:type="dxa"/>
            <w:tcMar>
              <w:left w:w="58" w:type="dxa"/>
              <w:right w:w="58" w:type="dxa"/>
            </w:tcMar>
          </w:tcPr>
          <w:p w14:paraId="465DA400" w14:textId="04704CDC" w:rsidR="00B7027C" w:rsidRDefault="00B7027C" w:rsidP="00B7027C">
            <w:pPr>
              <w:pStyle w:val="TableText"/>
            </w:pPr>
            <w:r>
              <w:t>:P:IDR-</w:t>
            </w:r>
            <w:hyperlink r:id="rId112" w:history="1">
              <w:r>
                <w:rPr>
                  <w:rStyle w:val="Hyperlink"/>
                </w:rPr>
                <w:t>ADS-MSG</w:t>
              </w:r>
            </w:hyperlink>
          </w:p>
        </w:tc>
        <w:tc>
          <w:tcPr>
            <w:tcW w:w="3087" w:type="dxa"/>
            <w:gridSpan w:val="2"/>
            <w:tcMar>
              <w:left w:w="58" w:type="dxa"/>
              <w:right w:w="58" w:type="dxa"/>
            </w:tcMar>
          </w:tcPr>
          <w:p w14:paraId="116976FC" w14:textId="77777777" w:rsidR="00B7027C" w:rsidRDefault="00B7027C" w:rsidP="00B7027C">
            <w:pPr>
              <w:pStyle w:val="TableText"/>
            </w:pPr>
            <w:r>
              <w:t>Letter ADS message number</w:t>
            </w:r>
          </w:p>
          <w:p w14:paraId="16065301" w14:textId="0544354E" w:rsidR="00B7027C" w:rsidRDefault="00B7027C" w:rsidP="00B7027C">
            <w:pPr>
              <w:pStyle w:val="TableText"/>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B51AFD">
              <w:rPr>
                <w:rFonts w:cs="Arial"/>
                <w:color w:val="000000"/>
              </w:rPr>
              <w:t xml:space="preserve"> </w:t>
            </w:r>
            <w:r w:rsidR="00B51AFD" w:rsidRPr="009051DF">
              <w:t xml:space="preserve">Up to </w:t>
            </w:r>
            <w:r w:rsidR="00B51AFD">
              <w:t>eight</w:t>
            </w:r>
            <w:r w:rsidR="00B51AFD" w:rsidRPr="009051DF">
              <w:t xml:space="preserve"> message codes can be entered with the detail number of which the question was asked. </w:t>
            </w:r>
            <w:r w:rsidR="00B51AFD">
              <w:t xml:space="preserve">However, MCS only sends the first six to the IDR. </w:t>
            </w:r>
            <w:r w:rsidR="00B51AFD" w:rsidRPr="009051DF">
              <w:t>The message codes correspond to questions that are asked regarding the detail. Detail number 00 means a question was asked about the claim instead of the detail.</w:t>
            </w:r>
          </w:p>
        </w:tc>
        <w:tc>
          <w:tcPr>
            <w:tcW w:w="1143" w:type="dxa"/>
            <w:tcMar>
              <w:left w:w="58" w:type="dxa"/>
              <w:right w:w="58" w:type="dxa"/>
            </w:tcMar>
          </w:tcPr>
          <w:p w14:paraId="0BAAFC59" w14:textId="77777777" w:rsidR="00B7027C" w:rsidRDefault="00B7027C" w:rsidP="00B7027C">
            <w:pPr>
              <w:pStyle w:val="TableText"/>
              <w:rPr>
                <w:caps/>
              </w:rPr>
            </w:pPr>
            <w:r>
              <w:rPr>
                <w:caps/>
              </w:rPr>
              <w:t>3 N</w:t>
            </w:r>
          </w:p>
        </w:tc>
        <w:tc>
          <w:tcPr>
            <w:tcW w:w="2324" w:type="dxa"/>
            <w:gridSpan w:val="2"/>
            <w:tcMar>
              <w:left w:w="58" w:type="dxa"/>
              <w:right w:w="58" w:type="dxa"/>
            </w:tcMar>
          </w:tcPr>
          <w:p w14:paraId="399F918A" w14:textId="57ADE4A2" w:rsidR="00B7027C" w:rsidRDefault="00B7027C" w:rsidP="00B7027C">
            <w:pPr>
              <w:pStyle w:val="TableText"/>
            </w:pPr>
            <w:r>
              <w:t xml:space="preserve">See Basic value specification </w:t>
            </w:r>
            <w:hyperlink r:id="rId113"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399F1F3E" w14:textId="77777777" w:rsidR="00B7027C" w:rsidRDefault="00B7027C" w:rsidP="00B7027C">
            <w:pPr>
              <w:pStyle w:val="TableText"/>
            </w:pPr>
            <w:r>
              <w:t>Zeros</w:t>
            </w:r>
          </w:p>
        </w:tc>
        <w:tc>
          <w:tcPr>
            <w:tcW w:w="540" w:type="dxa"/>
          </w:tcPr>
          <w:p w14:paraId="287E6BA3" w14:textId="77777777" w:rsidR="00B7027C" w:rsidRDefault="00B7027C" w:rsidP="00B7027C">
            <w:pPr>
              <w:pStyle w:val="TableText"/>
            </w:pPr>
            <w:r>
              <w:t>-</w:t>
            </w:r>
          </w:p>
        </w:tc>
        <w:tc>
          <w:tcPr>
            <w:tcW w:w="450" w:type="dxa"/>
          </w:tcPr>
          <w:p w14:paraId="14F40517" w14:textId="77777777" w:rsidR="00B7027C" w:rsidRDefault="00B7027C" w:rsidP="00B7027C">
            <w:pPr>
              <w:pStyle w:val="TableText"/>
            </w:pPr>
            <w:r>
              <w:t>X</w:t>
            </w:r>
          </w:p>
        </w:tc>
        <w:tc>
          <w:tcPr>
            <w:tcW w:w="451" w:type="dxa"/>
          </w:tcPr>
          <w:p w14:paraId="7073F1A9" w14:textId="77777777" w:rsidR="00B7027C" w:rsidRDefault="00B7027C" w:rsidP="00B7027C">
            <w:pPr>
              <w:pStyle w:val="TableText"/>
            </w:pPr>
            <w:r>
              <w:t>X</w:t>
            </w:r>
          </w:p>
        </w:tc>
      </w:tr>
      <w:tr w:rsidR="00B7027C" w14:paraId="454F8F81" w14:textId="77777777" w:rsidTr="00B3142B">
        <w:trPr>
          <w:cantSplit/>
          <w:jc w:val="center"/>
        </w:trPr>
        <w:tc>
          <w:tcPr>
            <w:tcW w:w="802" w:type="dxa"/>
            <w:tcMar>
              <w:left w:w="58" w:type="dxa"/>
              <w:right w:w="58" w:type="dxa"/>
            </w:tcMar>
          </w:tcPr>
          <w:p w14:paraId="570D10BB" w14:textId="03F850C7" w:rsidR="00B7027C" w:rsidRDefault="00B7027C" w:rsidP="00B7027C">
            <w:pPr>
              <w:pStyle w:val="TableText"/>
            </w:pPr>
            <w:r>
              <w:t>470 – 472</w:t>
            </w:r>
          </w:p>
          <w:p w14:paraId="2B47B7A4" w14:textId="14EF022D" w:rsidR="00B7027C" w:rsidRDefault="00B7027C" w:rsidP="00B7027C">
            <w:pPr>
              <w:pStyle w:val="TableText"/>
            </w:pPr>
            <w:r>
              <w:t>(Cont’d)</w:t>
            </w:r>
          </w:p>
        </w:tc>
        <w:tc>
          <w:tcPr>
            <w:tcW w:w="2227" w:type="dxa"/>
            <w:tcMar>
              <w:left w:w="58" w:type="dxa"/>
              <w:right w:w="58" w:type="dxa"/>
            </w:tcMar>
          </w:tcPr>
          <w:p w14:paraId="795CE305" w14:textId="77777777" w:rsidR="00B7027C" w:rsidRDefault="00B7027C" w:rsidP="00B7027C">
            <w:pPr>
              <w:pStyle w:val="TableText"/>
            </w:pPr>
            <w:r>
              <w:t>DETAIL MESSAGE NUMBER (1,4)</w:t>
            </w:r>
          </w:p>
        </w:tc>
        <w:tc>
          <w:tcPr>
            <w:tcW w:w="2902" w:type="dxa"/>
            <w:tcMar>
              <w:left w:w="58" w:type="dxa"/>
              <w:right w:w="58" w:type="dxa"/>
            </w:tcMar>
          </w:tcPr>
          <w:p w14:paraId="7B7E2BDA" w14:textId="530E7021" w:rsidR="00B7027C" w:rsidRDefault="00B7027C" w:rsidP="00B7027C">
            <w:pPr>
              <w:pStyle w:val="TableText"/>
            </w:pPr>
            <w:r>
              <w:t>:P:IDR-</w:t>
            </w:r>
            <w:hyperlink r:id="rId114" w:history="1">
              <w:r>
                <w:rPr>
                  <w:rStyle w:val="Hyperlink"/>
                </w:rPr>
                <w:t>ADS-MSG</w:t>
              </w:r>
            </w:hyperlink>
          </w:p>
        </w:tc>
        <w:tc>
          <w:tcPr>
            <w:tcW w:w="3087" w:type="dxa"/>
            <w:gridSpan w:val="2"/>
            <w:tcMar>
              <w:left w:w="58" w:type="dxa"/>
              <w:right w:w="58" w:type="dxa"/>
            </w:tcMar>
          </w:tcPr>
          <w:p w14:paraId="32653FE9" w14:textId="4080E967" w:rsidR="00B7027C" w:rsidRDefault="00B7027C" w:rsidP="00B7027C">
            <w:pPr>
              <w:pStyle w:val="TableText"/>
            </w:pPr>
            <w:r w:rsidRPr="009051DF">
              <w:t>These field codes are used internally for identifying specific fields for claim processing.</w:t>
            </w:r>
          </w:p>
          <w:p w14:paraId="71518EE8" w14:textId="07157FCC" w:rsidR="00B7027C" w:rsidRDefault="00B7027C" w:rsidP="00B7027C">
            <w:pPr>
              <w:pStyle w:val="TableText"/>
            </w:pPr>
            <w:r w:rsidRPr="009051DF">
              <w:t xml:space="preserve">On the </w:t>
            </w:r>
            <w:hyperlink r:id="rId115" w:history="1">
              <w:r w:rsidRPr="00260D9D">
                <w:rPr>
                  <w:rStyle w:val="Hyperlink"/>
                </w:rPr>
                <w:t>H6</w:t>
              </w:r>
            </w:hyperlink>
            <w:r w:rsidRPr="009051DF">
              <w:t xml:space="preserve"> screen, this refers to the number of the ADS question asked on the claim header or detail.</w:t>
            </w:r>
          </w:p>
        </w:tc>
        <w:tc>
          <w:tcPr>
            <w:tcW w:w="1143" w:type="dxa"/>
            <w:tcMar>
              <w:left w:w="58" w:type="dxa"/>
              <w:right w:w="58" w:type="dxa"/>
            </w:tcMar>
          </w:tcPr>
          <w:p w14:paraId="60E43C23" w14:textId="77777777" w:rsidR="00B7027C" w:rsidRDefault="00B7027C" w:rsidP="00B7027C">
            <w:pPr>
              <w:pStyle w:val="TableText"/>
              <w:rPr>
                <w:caps/>
              </w:rPr>
            </w:pPr>
            <w:r>
              <w:rPr>
                <w:caps/>
              </w:rPr>
              <w:t>3 N</w:t>
            </w:r>
          </w:p>
        </w:tc>
        <w:tc>
          <w:tcPr>
            <w:tcW w:w="2324" w:type="dxa"/>
            <w:gridSpan w:val="2"/>
            <w:tcMar>
              <w:left w:w="58" w:type="dxa"/>
              <w:right w:w="58" w:type="dxa"/>
            </w:tcMar>
          </w:tcPr>
          <w:p w14:paraId="2EE3ED3F" w14:textId="18B3F206" w:rsidR="00B7027C" w:rsidRDefault="00B7027C" w:rsidP="00B7027C">
            <w:pPr>
              <w:pStyle w:val="TableText"/>
            </w:pPr>
            <w:r>
              <w:t xml:space="preserve">See Basic value specification </w:t>
            </w:r>
            <w:hyperlink r:id="rId116"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79115E41" w14:textId="77777777" w:rsidR="00B7027C" w:rsidRDefault="00B7027C" w:rsidP="00B7027C">
            <w:pPr>
              <w:pStyle w:val="TableText"/>
            </w:pPr>
            <w:r>
              <w:t>Zeros</w:t>
            </w:r>
          </w:p>
        </w:tc>
        <w:tc>
          <w:tcPr>
            <w:tcW w:w="540" w:type="dxa"/>
          </w:tcPr>
          <w:p w14:paraId="2A59D1AF" w14:textId="77777777" w:rsidR="00B7027C" w:rsidRDefault="00B7027C" w:rsidP="00B7027C">
            <w:pPr>
              <w:pStyle w:val="TableText"/>
            </w:pPr>
            <w:r>
              <w:t>-</w:t>
            </w:r>
          </w:p>
        </w:tc>
        <w:tc>
          <w:tcPr>
            <w:tcW w:w="450" w:type="dxa"/>
          </w:tcPr>
          <w:p w14:paraId="52CDF9F8" w14:textId="77777777" w:rsidR="00B7027C" w:rsidRDefault="00B7027C" w:rsidP="00B7027C">
            <w:pPr>
              <w:pStyle w:val="TableText"/>
            </w:pPr>
            <w:r>
              <w:t>X</w:t>
            </w:r>
          </w:p>
        </w:tc>
        <w:tc>
          <w:tcPr>
            <w:tcW w:w="451" w:type="dxa"/>
          </w:tcPr>
          <w:p w14:paraId="42FB7F4D" w14:textId="77777777" w:rsidR="00B7027C" w:rsidRDefault="00B7027C" w:rsidP="00B7027C">
            <w:pPr>
              <w:pStyle w:val="TableText"/>
            </w:pPr>
            <w:r>
              <w:t>X</w:t>
            </w:r>
          </w:p>
        </w:tc>
      </w:tr>
      <w:tr w:rsidR="00B7027C" w14:paraId="666CDE83" w14:textId="77777777" w:rsidTr="00B3142B">
        <w:trPr>
          <w:cantSplit/>
          <w:jc w:val="center"/>
        </w:trPr>
        <w:tc>
          <w:tcPr>
            <w:tcW w:w="802" w:type="dxa"/>
            <w:tcMar>
              <w:left w:w="58" w:type="dxa"/>
              <w:right w:w="58" w:type="dxa"/>
            </w:tcMar>
          </w:tcPr>
          <w:p w14:paraId="18411C3C" w14:textId="6AAC34E0" w:rsidR="00B7027C" w:rsidRDefault="00B7027C" w:rsidP="00B7027C">
            <w:pPr>
              <w:pStyle w:val="TableText"/>
            </w:pPr>
            <w:r>
              <w:t>473 – 474</w:t>
            </w:r>
          </w:p>
        </w:tc>
        <w:tc>
          <w:tcPr>
            <w:tcW w:w="2227" w:type="dxa"/>
            <w:tcMar>
              <w:left w:w="58" w:type="dxa"/>
              <w:right w:w="58" w:type="dxa"/>
            </w:tcMar>
          </w:tcPr>
          <w:p w14:paraId="14E4F182" w14:textId="77777777" w:rsidR="00B7027C" w:rsidRDefault="00B7027C" w:rsidP="00B7027C">
            <w:pPr>
              <w:pStyle w:val="TableText"/>
            </w:pPr>
            <w:r>
              <w:t>DETAIL NUMBER FOR LETTER (1,5)</w:t>
            </w:r>
          </w:p>
        </w:tc>
        <w:tc>
          <w:tcPr>
            <w:tcW w:w="2902" w:type="dxa"/>
            <w:tcMar>
              <w:left w:w="58" w:type="dxa"/>
              <w:right w:w="58" w:type="dxa"/>
            </w:tcMar>
          </w:tcPr>
          <w:p w14:paraId="2E11B52F" w14:textId="445D2C0F" w:rsidR="00B7027C" w:rsidRDefault="00B7027C" w:rsidP="00B7027C">
            <w:pPr>
              <w:pStyle w:val="TableText"/>
            </w:pPr>
            <w:r>
              <w:t>:P:IDR-</w:t>
            </w:r>
            <w:hyperlink r:id="rId117" w:history="1">
              <w:r>
                <w:rPr>
                  <w:rStyle w:val="Hyperlink"/>
                </w:rPr>
                <w:t>ADS-DTL-NUM</w:t>
              </w:r>
            </w:hyperlink>
          </w:p>
        </w:tc>
        <w:tc>
          <w:tcPr>
            <w:tcW w:w="3087" w:type="dxa"/>
            <w:gridSpan w:val="2"/>
            <w:tcMar>
              <w:left w:w="58" w:type="dxa"/>
              <w:right w:w="58" w:type="dxa"/>
            </w:tcMar>
          </w:tcPr>
          <w:p w14:paraId="7860A550" w14:textId="4A4D2C24" w:rsidR="00B7027C" w:rsidRDefault="00B7027C" w:rsidP="00B7027C">
            <w:pPr>
              <w:pStyle w:val="TableText"/>
            </w:pPr>
            <w:r>
              <w:t>Letter Detail number</w:t>
            </w:r>
          </w:p>
          <w:p w14:paraId="2EB2D4B7" w14:textId="77777777" w:rsidR="00B7027C" w:rsidRDefault="00B7027C" w:rsidP="00B7027C">
            <w:pPr>
              <w:pStyle w:val="TableText"/>
            </w:pPr>
            <w:r w:rsidRPr="00407BE9">
              <w:rPr>
                <w:rFonts w:cs="Arial"/>
                <w:color w:val="000000"/>
              </w:rPr>
              <w:t>Specifies which detail number on the claim for which an ADS letter was processed.</w:t>
            </w:r>
          </w:p>
        </w:tc>
        <w:tc>
          <w:tcPr>
            <w:tcW w:w="1143" w:type="dxa"/>
            <w:tcMar>
              <w:left w:w="58" w:type="dxa"/>
              <w:right w:w="58" w:type="dxa"/>
            </w:tcMar>
          </w:tcPr>
          <w:p w14:paraId="1D9744A1" w14:textId="77777777" w:rsidR="00B7027C" w:rsidRDefault="00B7027C" w:rsidP="00B7027C">
            <w:pPr>
              <w:pStyle w:val="TableText"/>
              <w:rPr>
                <w:caps/>
              </w:rPr>
            </w:pPr>
            <w:r>
              <w:rPr>
                <w:caps/>
              </w:rPr>
              <w:t>2 C</w:t>
            </w:r>
          </w:p>
        </w:tc>
        <w:tc>
          <w:tcPr>
            <w:tcW w:w="2324" w:type="dxa"/>
            <w:gridSpan w:val="2"/>
            <w:tcMar>
              <w:left w:w="58" w:type="dxa"/>
              <w:right w:w="58" w:type="dxa"/>
            </w:tcMar>
          </w:tcPr>
          <w:p w14:paraId="4F30874A"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13C30192" w14:textId="77777777" w:rsidR="00B7027C" w:rsidRDefault="00B7027C" w:rsidP="00B7027C">
            <w:pPr>
              <w:pStyle w:val="TableText"/>
            </w:pPr>
            <w:r>
              <w:t>Spaces</w:t>
            </w:r>
          </w:p>
        </w:tc>
        <w:tc>
          <w:tcPr>
            <w:tcW w:w="540" w:type="dxa"/>
          </w:tcPr>
          <w:p w14:paraId="3B1FEFCB" w14:textId="77777777" w:rsidR="00B7027C" w:rsidRDefault="00B7027C" w:rsidP="00B7027C">
            <w:pPr>
              <w:pStyle w:val="TableText"/>
            </w:pPr>
            <w:r>
              <w:t>-</w:t>
            </w:r>
          </w:p>
        </w:tc>
        <w:tc>
          <w:tcPr>
            <w:tcW w:w="450" w:type="dxa"/>
          </w:tcPr>
          <w:p w14:paraId="533F0999" w14:textId="77777777" w:rsidR="00B7027C" w:rsidRDefault="00B7027C" w:rsidP="00B7027C">
            <w:pPr>
              <w:pStyle w:val="TableText"/>
            </w:pPr>
            <w:r>
              <w:t>X</w:t>
            </w:r>
          </w:p>
        </w:tc>
        <w:tc>
          <w:tcPr>
            <w:tcW w:w="451" w:type="dxa"/>
          </w:tcPr>
          <w:p w14:paraId="34601E08" w14:textId="77777777" w:rsidR="00B7027C" w:rsidRDefault="00B7027C" w:rsidP="00B7027C">
            <w:pPr>
              <w:pStyle w:val="TableText"/>
            </w:pPr>
            <w:r>
              <w:t>X</w:t>
            </w:r>
          </w:p>
        </w:tc>
      </w:tr>
      <w:tr w:rsidR="00B7027C" w14:paraId="72A8DC3C" w14:textId="77777777" w:rsidTr="00B3142B">
        <w:trPr>
          <w:cantSplit/>
          <w:jc w:val="center"/>
        </w:trPr>
        <w:tc>
          <w:tcPr>
            <w:tcW w:w="802" w:type="dxa"/>
            <w:tcMar>
              <w:left w:w="58" w:type="dxa"/>
              <w:right w:w="58" w:type="dxa"/>
            </w:tcMar>
          </w:tcPr>
          <w:p w14:paraId="79A13DF9" w14:textId="0F8C35B9" w:rsidR="00B7027C" w:rsidRDefault="00B7027C" w:rsidP="00B7027C">
            <w:pPr>
              <w:pStyle w:val="TableText"/>
            </w:pPr>
            <w:r>
              <w:t>475 – 477</w:t>
            </w:r>
          </w:p>
        </w:tc>
        <w:tc>
          <w:tcPr>
            <w:tcW w:w="2227" w:type="dxa"/>
            <w:tcMar>
              <w:left w:w="58" w:type="dxa"/>
              <w:right w:w="58" w:type="dxa"/>
            </w:tcMar>
          </w:tcPr>
          <w:p w14:paraId="39D3795C" w14:textId="77777777" w:rsidR="00B7027C" w:rsidRDefault="00B7027C" w:rsidP="00B7027C">
            <w:pPr>
              <w:pStyle w:val="TableText"/>
            </w:pPr>
            <w:r>
              <w:t>DETAIL MESSAGE NUMBER (1,5)</w:t>
            </w:r>
          </w:p>
        </w:tc>
        <w:tc>
          <w:tcPr>
            <w:tcW w:w="2902" w:type="dxa"/>
            <w:tcMar>
              <w:left w:w="58" w:type="dxa"/>
              <w:right w:w="58" w:type="dxa"/>
            </w:tcMar>
          </w:tcPr>
          <w:p w14:paraId="00E39AAA" w14:textId="7A37EF2B" w:rsidR="00B7027C" w:rsidRDefault="00B7027C" w:rsidP="00B7027C">
            <w:pPr>
              <w:pStyle w:val="TableText"/>
            </w:pPr>
            <w:r>
              <w:t>:P:IDR-</w:t>
            </w:r>
            <w:hyperlink r:id="rId118" w:history="1">
              <w:r>
                <w:rPr>
                  <w:rStyle w:val="Hyperlink"/>
                </w:rPr>
                <w:t>ADS-MSG</w:t>
              </w:r>
            </w:hyperlink>
          </w:p>
        </w:tc>
        <w:tc>
          <w:tcPr>
            <w:tcW w:w="3087" w:type="dxa"/>
            <w:gridSpan w:val="2"/>
            <w:tcMar>
              <w:left w:w="58" w:type="dxa"/>
              <w:right w:w="58" w:type="dxa"/>
            </w:tcMar>
          </w:tcPr>
          <w:p w14:paraId="36B10FE0" w14:textId="77777777" w:rsidR="00B7027C" w:rsidRDefault="00B7027C" w:rsidP="00B7027C">
            <w:pPr>
              <w:pStyle w:val="TableText"/>
            </w:pPr>
            <w:r>
              <w:t>Letter ADS message number</w:t>
            </w:r>
          </w:p>
          <w:p w14:paraId="41BACCFB" w14:textId="07041F42" w:rsidR="00B7027C" w:rsidRDefault="00B7027C" w:rsidP="00B7027C">
            <w:pPr>
              <w:pStyle w:val="TableText"/>
            </w:pPr>
            <w:r>
              <w:rPr>
                <w:rFonts w:cs="Arial"/>
                <w:color w:val="000000"/>
              </w:rPr>
              <w:t>I</w:t>
            </w:r>
            <w:r w:rsidRPr="009051DF">
              <w:rPr>
                <w:rFonts w:cs="Arial"/>
                <w:color w:val="000000"/>
              </w:rPr>
              <w:t xml:space="preserve">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B51AFD">
              <w:rPr>
                <w:rFonts w:cs="Arial"/>
                <w:color w:val="000000"/>
              </w:rPr>
              <w:t xml:space="preserve"> </w:t>
            </w:r>
            <w:r w:rsidR="00B51AFD" w:rsidRPr="009051DF">
              <w:rPr>
                <w:rFonts w:cs="Arial"/>
                <w:color w:val="000000"/>
              </w:rPr>
              <w:t xml:space="preserve">Up to </w:t>
            </w:r>
            <w:r w:rsidR="00B51AFD">
              <w:rPr>
                <w:rFonts w:cs="Arial"/>
                <w:color w:val="000000"/>
              </w:rPr>
              <w:t>eight</w:t>
            </w:r>
            <w:r w:rsidR="00B51AFD" w:rsidRPr="009051DF">
              <w:rPr>
                <w:rFonts w:cs="Arial"/>
                <w:color w:val="000000"/>
              </w:rPr>
              <w:t xml:space="preserve"> message codes can be entered with the detail number of which the question was asked. </w:t>
            </w:r>
            <w:r w:rsidR="00B51AFD">
              <w:t xml:space="preserve">However, MCS only sends the first six to the IDR. </w:t>
            </w:r>
            <w:r w:rsidR="00B51AFD" w:rsidRPr="009051DF">
              <w:rPr>
                <w:rFonts w:cs="Arial"/>
                <w:color w:val="000000"/>
              </w:rPr>
              <w:t>The message codes correspond to questions that are asked regarding the detail. Detail number 00 means a question was asked about the claim instead of the detail.</w:t>
            </w:r>
          </w:p>
        </w:tc>
        <w:tc>
          <w:tcPr>
            <w:tcW w:w="1143" w:type="dxa"/>
            <w:tcMar>
              <w:left w:w="58" w:type="dxa"/>
              <w:right w:w="58" w:type="dxa"/>
            </w:tcMar>
          </w:tcPr>
          <w:p w14:paraId="36569EDD" w14:textId="77777777" w:rsidR="00B7027C" w:rsidRDefault="00B7027C" w:rsidP="00B7027C">
            <w:pPr>
              <w:pStyle w:val="TableText"/>
              <w:rPr>
                <w:caps/>
              </w:rPr>
            </w:pPr>
            <w:r>
              <w:rPr>
                <w:caps/>
              </w:rPr>
              <w:t>3 N</w:t>
            </w:r>
          </w:p>
        </w:tc>
        <w:tc>
          <w:tcPr>
            <w:tcW w:w="2324" w:type="dxa"/>
            <w:gridSpan w:val="2"/>
            <w:tcMar>
              <w:left w:w="58" w:type="dxa"/>
              <w:right w:w="58" w:type="dxa"/>
            </w:tcMar>
          </w:tcPr>
          <w:p w14:paraId="34194A6B" w14:textId="66CD5F7C" w:rsidR="00B7027C" w:rsidRDefault="00B7027C" w:rsidP="00B7027C">
            <w:pPr>
              <w:pStyle w:val="TableText"/>
            </w:pPr>
            <w:r>
              <w:t xml:space="preserve">See Basic value specification </w:t>
            </w:r>
            <w:hyperlink r:id="rId119"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4948C54F" w14:textId="77777777" w:rsidR="00B7027C" w:rsidRDefault="00B7027C" w:rsidP="00B7027C">
            <w:pPr>
              <w:pStyle w:val="TableText"/>
            </w:pPr>
            <w:r>
              <w:t>Zeros</w:t>
            </w:r>
          </w:p>
        </w:tc>
        <w:tc>
          <w:tcPr>
            <w:tcW w:w="540" w:type="dxa"/>
          </w:tcPr>
          <w:p w14:paraId="07C64AC2" w14:textId="77777777" w:rsidR="00B7027C" w:rsidRDefault="00B7027C" w:rsidP="00B7027C">
            <w:pPr>
              <w:pStyle w:val="TableText"/>
            </w:pPr>
            <w:r>
              <w:t>-</w:t>
            </w:r>
          </w:p>
        </w:tc>
        <w:tc>
          <w:tcPr>
            <w:tcW w:w="450" w:type="dxa"/>
          </w:tcPr>
          <w:p w14:paraId="5D2EACE5" w14:textId="77777777" w:rsidR="00B7027C" w:rsidRDefault="00B7027C" w:rsidP="00B7027C">
            <w:pPr>
              <w:pStyle w:val="TableText"/>
            </w:pPr>
            <w:r>
              <w:t>X</w:t>
            </w:r>
          </w:p>
        </w:tc>
        <w:tc>
          <w:tcPr>
            <w:tcW w:w="451" w:type="dxa"/>
          </w:tcPr>
          <w:p w14:paraId="62ABC4C6" w14:textId="77777777" w:rsidR="00B7027C" w:rsidRDefault="00B7027C" w:rsidP="00B7027C">
            <w:pPr>
              <w:pStyle w:val="TableText"/>
            </w:pPr>
            <w:r>
              <w:t>X</w:t>
            </w:r>
          </w:p>
        </w:tc>
      </w:tr>
      <w:tr w:rsidR="00B7027C" w14:paraId="49A9DCA5" w14:textId="77777777" w:rsidTr="00B3142B">
        <w:trPr>
          <w:cantSplit/>
          <w:jc w:val="center"/>
        </w:trPr>
        <w:tc>
          <w:tcPr>
            <w:tcW w:w="802" w:type="dxa"/>
            <w:tcMar>
              <w:left w:w="58" w:type="dxa"/>
              <w:right w:w="58" w:type="dxa"/>
            </w:tcMar>
          </w:tcPr>
          <w:p w14:paraId="5315D0BF" w14:textId="3D84D3B1" w:rsidR="00B7027C" w:rsidRDefault="00B7027C" w:rsidP="00B7027C">
            <w:pPr>
              <w:pStyle w:val="TableText"/>
            </w:pPr>
            <w:r>
              <w:t>475 – 477</w:t>
            </w:r>
          </w:p>
          <w:p w14:paraId="06F61F69" w14:textId="30C80872" w:rsidR="00B7027C" w:rsidRDefault="00B7027C" w:rsidP="00B7027C">
            <w:pPr>
              <w:pStyle w:val="TableText"/>
            </w:pPr>
            <w:r>
              <w:t>(Cont’d)</w:t>
            </w:r>
          </w:p>
        </w:tc>
        <w:tc>
          <w:tcPr>
            <w:tcW w:w="2227" w:type="dxa"/>
            <w:tcMar>
              <w:left w:w="58" w:type="dxa"/>
              <w:right w:w="58" w:type="dxa"/>
            </w:tcMar>
          </w:tcPr>
          <w:p w14:paraId="2B1FA177" w14:textId="77777777" w:rsidR="00B7027C" w:rsidRDefault="00B7027C" w:rsidP="00B7027C">
            <w:pPr>
              <w:pStyle w:val="TableText"/>
            </w:pPr>
            <w:r>
              <w:t>DETAIL MESSAGE NUMBER (1,5)</w:t>
            </w:r>
          </w:p>
        </w:tc>
        <w:tc>
          <w:tcPr>
            <w:tcW w:w="2902" w:type="dxa"/>
            <w:tcMar>
              <w:left w:w="58" w:type="dxa"/>
              <w:right w:w="58" w:type="dxa"/>
            </w:tcMar>
          </w:tcPr>
          <w:p w14:paraId="77820D0C" w14:textId="57D1BD51" w:rsidR="00B7027C" w:rsidRDefault="00B7027C" w:rsidP="00B7027C">
            <w:pPr>
              <w:pStyle w:val="TableText"/>
            </w:pPr>
            <w:r>
              <w:t>:P:IDR-</w:t>
            </w:r>
            <w:hyperlink r:id="rId120" w:history="1">
              <w:r>
                <w:rPr>
                  <w:rStyle w:val="Hyperlink"/>
                </w:rPr>
                <w:t>ADS-MSG</w:t>
              </w:r>
            </w:hyperlink>
          </w:p>
        </w:tc>
        <w:tc>
          <w:tcPr>
            <w:tcW w:w="3087" w:type="dxa"/>
            <w:gridSpan w:val="2"/>
            <w:tcMar>
              <w:left w:w="58" w:type="dxa"/>
              <w:right w:w="58" w:type="dxa"/>
            </w:tcMar>
          </w:tcPr>
          <w:p w14:paraId="533B75C0" w14:textId="6B71D79F" w:rsidR="00B7027C" w:rsidRDefault="00B7027C" w:rsidP="00B7027C">
            <w:pPr>
              <w:pStyle w:val="TableText"/>
              <w:rPr>
                <w:rFonts w:cs="Arial"/>
                <w:color w:val="000000"/>
              </w:rPr>
            </w:pPr>
            <w:r w:rsidRPr="009051DF">
              <w:rPr>
                <w:rFonts w:cs="Arial"/>
                <w:color w:val="000000"/>
              </w:rPr>
              <w:t>These field codes are used internally for identifying specific fields for claim processing.</w:t>
            </w:r>
          </w:p>
          <w:p w14:paraId="2B213246" w14:textId="78D54607" w:rsidR="00B7027C" w:rsidRDefault="00B7027C" w:rsidP="00B7027C">
            <w:pPr>
              <w:pStyle w:val="TableText"/>
            </w:pPr>
            <w:r w:rsidRPr="009051DF">
              <w:rPr>
                <w:rFonts w:cs="Arial"/>
                <w:color w:val="000000"/>
              </w:rPr>
              <w:t xml:space="preserve">On the </w:t>
            </w:r>
            <w:hyperlink r:id="rId121"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143" w:type="dxa"/>
            <w:tcMar>
              <w:left w:w="58" w:type="dxa"/>
              <w:right w:w="58" w:type="dxa"/>
            </w:tcMar>
          </w:tcPr>
          <w:p w14:paraId="33927402" w14:textId="77777777" w:rsidR="00B7027C" w:rsidRDefault="00B7027C" w:rsidP="00B7027C">
            <w:pPr>
              <w:pStyle w:val="TableText"/>
              <w:rPr>
                <w:caps/>
              </w:rPr>
            </w:pPr>
            <w:r>
              <w:rPr>
                <w:caps/>
              </w:rPr>
              <w:t>3 N</w:t>
            </w:r>
          </w:p>
        </w:tc>
        <w:tc>
          <w:tcPr>
            <w:tcW w:w="2324" w:type="dxa"/>
            <w:gridSpan w:val="2"/>
            <w:tcMar>
              <w:left w:w="58" w:type="dxa"/>
              <w:right w:w="58" w:type="dxa"/>
            </w:tcMar>
          </w:tcPr>
          <w:p w14:paraId="14793CA2" w14:textId="0FB2AB3A" w:rsidR="00B7027C" w:rsidRDefault="00B7027C" w:rsidP="00B7027C">
            <w:pPr>
              <w:pStyle w:val="TableText"/>
            </w:pPr>
            <w:r>
              <w:t xml:space="preserve">See Basic value specification </w:t>
            </w:r>
            <w:hyperlink r:id="rId122"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0A17C668" w14:textId="77777777" w:rsidR="00B7027C" w:rsidRDefault="00B7027C" w:rsidP="00B7027C">
            <w:pPr>
              <w:pStyle w:val="TableText"/>
            </w:pPr>
            <w:r>
              <w:t>Zeros</w:t>
            </w:r>
          </w:p>
        </w:tc>
        <w:tc>
          <w:tcPr>
            <w:tcW w:w="540" w:type="dxa"/>
          </w:tcPr>
          <w:p w14:paraId="4D23360F" w14:textId="77777777" w:rsidR="00B7027C" w:rsidRDefault="00B7027C" w:rsidP="00B7027C">
            <w:pPr>
              <w:pStyle w:val="TableText"/>
            </w:pPr>
            <w:r>
              <w:t>-</w:t>
            </w:r>
          </w:p>
        </w:tc>
        <w:tc>
          <w:tcPr>
            <w:tcW w:w="450" w:type="dxa"/>
          </w:tcPr>
          <w:p w14:paraId="5ADDB2B7" w14:textId="77777777" w:rsidR="00B7027C" w:rsidRDefault="00B7027C" w:rsidP="00B7027C">
            <w:pPr>
              <w:pStyle w:val="TableText"/>
            </w:pPr>
            <w:r>
              <w:t>X</w:t>
            </w:r>
          </w:p>
        </w:tc>
        <w:tc>
          <w:tcPr>
            <w:tcW w:w="451" w:type="dxa"/>
          </w:tcPr>
          <w:p w14:paraId="061E0B73" w14:textId="77777777" w:rsidR="00B7027C" w:rsidRDefault="00B7027C" w:rsidP="00B7027C">
            <w:pPr>
              <w:pStyle w:val="TableText"/>
            </w:pPr>
            <w:r>
              <w:t>X</w:t>
            </w:r>
          </w:p>
        </w:tc>
      </w:tr>
      <w:tr w:rsidR="00B7027C" w14:paraId="51680A24" w14:textId="77777777" w:rsidTr="00B3142B">
        <w:trPr>
          <w:cantSplit/>
          <w:jc w:val="center"/>
        </w:trPr>
        <w:tc>
          <w:tcPr>
            <w:tcW w:w="802" w:type="dxa"/>
            <w:tcMar>
              <w:left w:w="58" w:type="dxa"/>
              <w:right w:w="58" w:type="dxa"/>
            </w:tcMar>
          </w:tcPr>
          <w:p w14:paraId="148283AE" w14:textId="1C0F71FA" w:rsidR="00B7027C" w:rsidRDefault="00B7027C" w:rsidP="00B7027C">
            <w:pPr>
              <w:pStyle w:val="TableText"/>
            </w:pPr>
            <w:r>
              <w:t>478 – 479</w:t>
            </w:r>
          </w:p>
        </w:tc>
        <w:tc>
          <w:tcPr>
            <w:tcW w:w="2227" w:type="dxa"/>
            <w:tcMar>
              <w:left w:w="58" w:type="dxa"/>
              <w:right w:w="58" w:type="dxa"/>
            </w:tcMar>
          </w:tcPr>
          <w:p w14:paraId="6E02669A" w14:textId="77777777" w:rsidR="00B7027C" w:rsidRDefault="00B7027C" w:rsidP="00B7027C">
            <w:pPr>
              <w:pStyle w:val="TableText"/>
            </w:pPr>
            <w:r>
              <w:t>DETAIL NUMBER FOR LETTER (1,6)</w:t>
            </w:r>
          </w:p>
        </w:tc>
        <w:tc>
          <w:tcPr>
            <w:tcW w:w="2902" w:type="dxa"/>
            <w:tcMar>
              <w:left w:w="58" w:type="dxa"/>
              <w:right w:w="58" w:type="dxa"/>
            </w:tcMar>
          </w:tcPr>
          <w:p w14:paraId="6D270B38" w14:textId="71FB245C" w:rsidR="00B7027C" w:rsidRDefault="00B7027C" w:rsidP="00B7027C">
            <w:pPr>
              <w:pStyle w:val="TableText"/>
            </w:pPr>
            <w:r>
              <w:t>:P:IDR-</w:t>
            </w:r>
            <w:hyperlink r:id="rId123" w:history="1">
              <w:r>
                <w:rPr>
                  <w:rStyle w:val="Hyperlink"/>
                </w:rPr>
                <w:t>ADS-DTL-NUM</w:t>
              </w:r>
            </w:hyperlink>
          </w:p>
        </w:tc>
        <w:tc>
          <w:tcPr>
            <w:tcW w:w="3087" w:type="dxa"/>
            <w:gridSpan w:val="2"/>
            <w:tcMar>
              <w:left w:w="58" w:type="dxa"/>
              <w:right w:w="58" w:type="dxa"/>
            </w:tcMar>
          </w:tcPr>
          <w:p w14:paraId="0DE64521" w14:textId="77777777" w:rsidR="00B7027C" w:rsidRDefault="00B7027C" w:rsidP="00B7027C">
            <w:pPr>
              <w:pStyle w:val="TableText"/>
            </w:pPr>
            <w:r>
              <w:t>Letter Detail number</w:t>
            </w:r>
          </w:p>
          <w:p w14:paraId="55F6B81D" w14:textId="006C308E" w:rsidR="00B7027C" w:rsidRDefault="00B7027C" w:rsidP="00B7027C">
            <w:pPr>
              <w:pStyle w:val="TableText"/>
            </w:pPr>
            <w:r w:rsidRPr="00407BE9">
              <w:rPr>
                <w:rFonts w:cs="Arial"/>
                <w:color w:val="000000"/>
              </w:rPr>
              <w:t>Specifies which detail number on the claim for which an ADS letter was processed.</w:t>
            </w:r>
          </w:p>
        </w:tc>
        <w:tc>
          <w:tcPr>
            <w:tcW w:w="1143" w:type="dxa"/>
            <w:tcMar>
              <w:left w:w="58" w:type="dxa"/>
              <w:right w:w="58" w:type="dxa"/>
            </w:tcMar>
          </w:tcPr>
          <w:p w14:paraId="7502020E" w14:textId="77777777" w:rsidR="00B7027C" w:rsidRDefault="00B7027C" w:rsidP="00B7027C">
            <w:pPr>
              <w:pStyle w:val="TableText"/>
              <w:rPr>
                <w:caps/>
              </w:rPr>
            </w:pPr>
            <w:r>
              <w:rPr>
                <w:caps/>
              </w:rPr>
              <w:t>2 C</w:t>
            </w:r>
          </w:p>
        </w:tc>
        <w:tc>
          <w:tcPr>
            <w:tcW w:w="2324" w:type="dxa"/>
            <w:gridSpan w:val="2"/>
            <w:tcMar>
              <w:left w:w="58" w:type="dxa"/>
              <w:right w:w="58" w:type="dxa"/>
            </w:tcMar>
          </w:tcPr>
          <w:p w14:paraId="6915C4E6"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032FA877" w14:textId="77777777" w:rsidR="00B7027C" w:rsidRDefault="00B7027C" w:rsidP="00B7027C">
            <w:pPr>
              <w:pStyle w:val="TableText"/>
            </w:pPr>
            <w:r>
              <w:t>Spaces</w:t>
            </w:r>
          </w:p>
        </w:tc>
        <w:tc>
          <w:tcPr>
            <w:tcW w:w="540" w:type="dxa"/>
          </w:tcPr>
          <w:p w14:paraId="565E88D6" w14:textId="77777777" w:rsidR="00B7027C" w:rsidRDefault="00B7027C" w:rsidP="00B7027C">
            <w:pPr>
              <w:pStyle w:val="TableText"/>
            </w:pPr>
            <w:r>
              <w:t>-</w:t>
            </w:r>
          </w:p>
        </w:tc>
        <w:tc>
          <w:tcPr>
            <w:tcW w:w="450" w:type="dxa"/>
          </w:tcPr>
          <w:p w14:paraId="03B46F03" w14:textId="77777777" w:rsidR="00B7027C" w:rsidRDefault="00B7027C" w:rsidP="00B7027C">
            <w:pPr>
              <w:pStyle w:val="TableText"/>
            </w:pPr>
            <w:r>
              <w:t>X</w:t>
            </w:r>
          </w:p>
        </w:tc>
        <w:tc>
          <w:tcPr>
            <w:tcW w:w="451" w:type="dxa"/>
          </w:tcPr>
          <w:p w14:paraId="3C137479" w14:textId="77777777" w:rsidR="00B7027C" w:rsidRDefault="00B7027C" w:rsidP="00B7027C">
            <w:pPr>
              <w:pStyle w:val="TableText"/>
            </w:pPr>
            <w:r>
              <w:t>X</w:t>
            </w:r>
          </w:p>
        </w:tc>
      </w:tr>
      <w:tr w:rsidR="00B7027C" w14:paraId="02BB0C02" w14:textId="77777777" w:rsidTr="00B3142B">
        <w:trPr>
          <w:cantSplit/>
          <w:jc w:val="center"/>
        </w:trPr>
        <w:tc>
          <w:tcPr>
            <w:tcW w:w="802" w:type="dxa"/>
            <w:tcMar>
              <w:left w:w="58" w:type="dxa"/>
              <w:right w:w="58" w:type="dxa"/>
            </w:tcMar>
          </w:tcPr>
          <w:p w14:paraId="1F59EC29" w14:textId="2B6DB80B" w:rsidR="00B7027C" w:rsidRDefault="00B7027C" w:rsidP="00B7027C">
            <w:pPr>
              <w:pStyle w:val="TableText"/>
            </w:pPr>
            <w:r>
              <w:t>480 – 482</w:t>
            </w:r>
          </w:p>
        </w:tc>
        <w:tc>
          <w:tcPr>
            <w:tcW w:w="2227" w:type="dxa"/>
            <w:tcMar>
              <w:left w:w="58" w:type="dxa"/>
              <w:right w:w="58" w:type="dxa"/>
            </w:tcMar>
          </w:tcPr>
          <w:p w14:paraId="57C595A5" w14:textId="77777777" w:rsidR="00B7027C" w:rsidRDefault="00B7027C" w:rsidP="00B7027C">
            <w:pPr>
              <w:pStyle w:val="TableText"/>
            </w:pPr>
            <w:r>
              <w:t>DETAIL MESSAGE NUMBER (1,6)</w:t>
            </w:r>
          </w:p>
        </w:tc>
        <w:tc>
          <w:tcPr>
            <w:tcW w:w="2902" w:type="dxa"/>
            <w:tcMar>
              <w:left w:w="58" w:type="dxa"/>
              <w:right w:w="58" w:type="dxa"/>
            </w:tcMar>
          </w:tcPr>
          <w:p w14:paraId="520AAFFC" w14:textId="320BAE5A" w:rsidR="00B7027C" w:rsidRDefault="00B7027C" w:rsidP="00B7027C">
            <w:pPr>
              <w:pStyle w:val="TableText"/>
            </w:pPr>
            <w:r>
              <w:t>:P:IDR-</w:t>
            </w:r>
            <w:hyperlink r:id="rId124" w:history="1">
              <w:r>
                <w:rPr>
                  <w:rStyle w:val="Hyperlink"/>
                </w:rPr>
                <w:t>ADS-MSG</w:t>
              </w:r>
            </w:hyperlink>
          </w:p>
        </w:tc>
        <w:tc>
          <w:tcPr>
            <w:tcW w:w="3087" w:type="dxa"/>
            <w:gridSpan w:val="2"/>
            <w:tcMar>
              <w:left w:w="58" w:type="dxa"/>
              <w:right w:w="58" w:type="dxa"/>
            </w:tcMar>
          </w:tcPr>
          <w:p w14:paraId="7F0E369A" w14:textId="77777777" w:rsidR="00B7027C" w:rsidRDefault="00B7027C" w:rsidP="00B7027C">
            <w:pPr>
              <w:pStyle w:val="TableText"/>
            </w:pPr>
            <w:r>
              <w:t>Letter ADS message number</w:t>
            </w:r>
          </w:p>
          <w:p w14:paraId="5F51ACE7" w14:textId="2347B28F" w:rsidR="00B7027C" w:rsidRDefault="00B7027C" w:rsidP="00B7027C">
            <w:pPr>
              <w:pStyle w:val="TableText"/>
            </w:pPr>
            <w:r w:rsidRPr="009051DF">
              <w:rPr>
                <w:rFonts w:cs="Arial"/>
                <w:color w:val="000000"/>
              </w:rPr>
              <w:t xml:space="preserve">In order to provide special processing for ADS, some of the ADS questions are hard-coded within MCS and must be used for the same purpose by all </w:t>
            </w:r>
            <w:r>
              <w:rPr>
                <w:rFonts w:cs="Arial"/>
                <w:color w:val="000000"/>
              </w:rPr>
              <w:t>c</w:t>
            </w:r>
            <w:r>
              <w:t>ontractor</w:t>
            </w:r>
            <w:r w:rsidRPr="009051DF">
              <w:rPr>
                <w:rFonts w:cs="Arial"/>
                <w:color w:val="000000"/>
              </w:rPr>
              <w:t>s. Claims producing ADS letters containing at least one of the following messages are sent to location 014 and are sorted separately from other ADS letters.</w:t>
            </w:r>
            <w:r w:rsidR="00B51AFD">
              <w:rPr>
                <w:rFonts w:cs="Arial"/>
                <w:color w:val="000000"/>
              </w:rPr>
              <w:t xml:space="preserve"> </w:t>
            </w:r>
            <w:r w:rsidR="00B51AFD" w:rsidRPr="009051DF">
              <w:rPr>
                <w:rFonts w:cs="Arial"/>
                <w:color w:val="000000"/>
              </w:rPr>
              <w:t xml:space="preserve">Up to </w:t>
            </w:r>
            <w:r w:rsidR="00B51AFD">
              <w:rPr>
                <w:rFonts w:cs="Arial"/>
                <w:color w:val="000000"/>
              </w:rPr>
              <w:t>eight</w:t>
            </w:r>
            <w:r w:rsidR="00B51AFD" w:rsidRPr="009051DF">
              <w:rPr>
                <w:rFonts w:cs="Arial"/>
                <w:color w:val="000000"/>
              </w:rPr>
              <w:t xml:space="preserve"> message codes can be entered with the detail number of which the question was asked. </w:t>
            </w:r>
            <w:r w:rsidR="00B51AFD">
              <w:t xml:space="preserve">However, MCS only sends the first six to the IDR. </w:t>
            </w:r>
            <w:r w:rsidR="00B51AFD" w:rsidRPr="009051DF">
              <w:rPr>
                <w:rFonts w:cs="Arial"/>
                <w:color w:val="000000"/>
              </w:rPr>
              <w:t>The message codes correspond to questions that are asked regarding the detail. Detail number 00 means a question was asked about the claim instead of the detail.</w:t>
            </w:r>
          </w:p>
        </w:tc>
        <w:tc>
          <w:tcPr>
            <w:tcW w:w="1143" w:type="dxa"/>
            <w:tcMar>
              <w:left w:w="58" w:type="dxa"/>
              <w:right w:w="58" w:type="dxa"/>
            </w:tcMar>
          </w:tcPr>
          <w:p w14:paraId="5B62F69A" w14:textId="77777777" w:rsidR="00B7027C" w:rsidRDefault="00B7027C" w:rsidP="00B7027C">
            <w:pPr>
              <w:pStyle w:val="TableText"/>
              <w:rPr>
                <w:caps/>
              </w:rPr>
            </w:pPr>
            <w:r>
              <w:rPr>
                <w:caps/>
              </w:rPr>
              <w:t>3 N</w:t>
            </w:r>
          </w:p>
        </w:tc>
        <w:tc>
          <w:tcPr>
            <w:tcW w:w="2324" w:type="dxa"/>
            <w:gridSpan w:val="2"/>
            <w:tcMar>
              <w:left w:w="58" w:type="dxa"/>
              <w:right w:w="58" w:type="dxa"/>
            </w:tcMar>
          </w:tcPr>
          <w:p w14:paraId="7E9B663B" w14:textId="185D5DDA" w:rsidR="00B7027C" w:rsidRDefault="00B7027C" w:rsidP="00B7027C">
            <w:pPr>
              <w:pStyle w:val="TableText"/>
            </w:pPr>
            <w:r>
              <w:t xml:space="preserve">See Basic value specification </w:t>
            </w:r>
            <w:hyperlink r:id="rId125"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2AADE20A" w14:textId="77777777" w:rsidR="00B7027C" w:rsidRDefault="00B7027C" w:rsidP="00B7027C">
            <w:pPr>
              <w:pStyle w:val="TableText"/>
            </w:pPr>
            <w:r>
              <w:t>Zeros</w:t>
            </w:r>
          </w:p>
        </w:tc>
        <w:tc>
          <w:tcPr>
            <w:tcW w:w="540" w:type="dxa"/>
          </w:tcPr>
          <w:p w14:paraId="6BC5762B" w14:textId="77777777" w:rsidR="00B7027C" w:rsidRDefault="00B7027C" w:rsidP="00B7027C">
            <w:pPr>
              <w:pStyle w:val="TableText"/>
            </w:pPr>
            <w:r>
              <w:t>-</w:t>
            </w:r>
          </w:p>
        </w:tc>
        <w:tc>
          <w:tcPr>
            <w:tcW w:w="450" w:type="dxa"/>
          </w:tcPr>
          <w:p w14:paraId="115335FA" w14:textId="77777777" w:rsidR="00B7027C" w:rsidRDefault="00B7027C" w:rsidP="00B7027C">
            <w:pPr>
              <w:pStyle w:val="TableText"/>
            </w:pPr>
            <w:r>
              <w:t>X</w:t>
            </w:r>
          </w:p>
        </w:tc>
        <w:tc>
          <w:tcPr>
            <w:tcW w:w="451" w:type="dxa"/>
          </w:tcPr>
          <w:p w14:paraId="404A7017" w14:textId="77777777" w:rsidR="00B7027C" w:rsidRDefault="00B7027C" w:rsidP="00B7027C">
            <w:pPr>
              <w:pStyle w:val="TableText"/>
            </w:pPr>
            <w:r>
              <w:t>X</w:t>
            </w:r>
          </w:p>
        </w:tc>
      </w:tr>
      <w:tr w:rsidR="00B7027C" w14:paraId="65E77074" w14:textId="77777777" w:rsidTr="00B3142B">
        <w:trPr>
          <w:cantSplit/>
          <w:jc w:val="center"/>
        </w:trPr>
        <w:tc>
          <w:tcPr>
            <w:tcW w:w="802" w:type="dxa"/>
            <w:tcMar>
              <w:left w:w="58" w:type="dxa"/>
              <w:right w:w="58" w:type="dxa"/>
            </w:tcMar>
          </w:tcPr>
          <w:p w14:paraId="5CC8608C" w14:textId="7506E3EA" w:rsidR="00B7027C" w:rsidRDefault="00B7027C" w:rsidP="00B7027C">
            <w:pPr>
              <w:pStyle w:val="TableText"/>
            </w:pPr>
            <w:r>
              <w:t>480 – 482</w:t>
            </w:r>
          </w:p>
          <w:p w14:paraId="0E2CC111" w14:textId="21A94C84" w:rsidR="00B7027C" w:rsidRDefault="00B7027C" w:rsidP="00B7027C">
            <w:pPr>
              <w:pStyle w:val="TableText"/>
            </w:pPr>
            <w:r>
              <w:t>(Cont’d)</w:t>
            </w:r>
          </w:p>
        </w:tc>
        <w:tc>
          <w:tcPr>
            <w:tcW w:w="2227" w:type="dxa"/>
            <w:tcMar>
              <w:left w:w="58" w:type="dxa"/>
              <w:right w:w="58" w:type="dxa"/>
            </w:tcMar>
          </w:tcPr>
          <w:p w14:paraId="65F76A5D" w14:textId="77777777" w:rsidR="00B7027C" w:rsidRDefault="00B7027C" w:rsidP="00B7027C">
            <w:pPr>
              <w:pStyle w:val="TableText"/>
            </w:pPr>
            <w:r>
              <w:t>DETAIL MESSAGE NUMBER (1,6)</w:t>
            </w:r>
          </w:p>
        </w:tc>
        <w:tc>
          <w:tcPr>
            <w:tcW w:w="2902" w:type="dxa"/>
            <w:tcMar>
              <w:left w:w="58" w:type="dxa"/>
              <w:right w:w="58" w:type="dxa"/>
            </w:tcMar>
          </w:tcPr>
          <w:p w14:paraId="5FB84CAC" w14:textId="2861A519" w:rsidR="00B7027C" w:rsidRDefault="00B7027C" w:rsidP="00B7027C">
            <w:pPr>
              <w:pStyle w:val="TableText"/>
            </w:pPr>
            <w:r>
              <w:t>:P:IDR-</w:t>
            </w:r>
            <w:hyperlink r:id="rId126" w:history="1">
              <w:r>
                <w:rPr>
                  <w:rStyle w:val="Hyperlink"/>
                </w:rPr>
                <w:t>ADS-MSG</w:t>
              </w:r>
            </w:hyperlink>
          </w:p>
        </w:tc>
        <w:tc>
          <w:tcPr>
            <w:tcW w:w="3087" w:type="dxa"/>
            <w:gridSpan w:val="2"/>
            <w:tcMar>
              <w:left w:w="58" w:type="dxa"/>
              <w:right w:w="58" w:type="dxa"/>
            </w:tcMar>
          </w:tcPr>
          <w:p w14:paraId="3C6248FD" w14:textId="03675A9D" w:rsidR="00B7027C" w:rsidRDefault="00B7027C" w:rsidP="00B7027C">
            <w:pPr>
              <w:pStyle w:val="TableText"/>
              <w:rPr>
                <w:rFonts w:cs="Arial"/>
                <w:color w:val="000000"/>
              </w:rPr>
            </w:pPr>
            <w:r w:rsidRPr="009051DF">
              <w:rPr>
                <w:rFonts w:cs="Arial"/>
                <w:color w:val="000000"/>
              </w:rPr>
              <w:t>These field codes are used internally for identifying specific fields for claim processing.</w:t>
            </w:r>
          </w:p>
          <w:p w14:paraId="2196D7F8" w14:textId="4AF5AEEB" w:rsidR="00B7027C" w:rsidRDefault="00B7027C" w:rsidP="00B7027C">
            <w:pPr>
              <w:pStyle w:val="TableText"/>
            </w:pPr>
            <w:r w:rsidRPr="009051DF">
              <w:rPr>
                <w:rFonts w:cs="Arial"/>
                <w:color w:val="000000"/>
              </w:rPr>
              <w:t xml:space="preserve">On the </w:t>
            </w:r>
            <w:hyperlink r:id="rId127"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143" w:type="dxa"/>
            <w:tcMar>
              <w:left w:w="58" w:type="dxa"/>
              <w:right w:w="58" w:type="dxa"/>
            </w:tcMar>
          </w:tcPr>
          <w:p w14:paraId="32E81891" w14:textId="77777777" w:rsidR="00B7027C" w:rsidRDefault="00B7027C" w:rsidP="00B7027C">
            <w:pPr>
              <w:pStyle w:val="TableText"/>
              <w:rPr>
                <w:caps/>
              </w:rPr>
            </w:pPr>
            <w:r>
              <w:rPr>
                <w:caps/>
              </w:rPr>
              <w:t>3 N</w:t>
            </w:r>
          </w:p>
        </w:tc>
        <w:tc>
          <w:tcPr>
            <w:tcW w:w="2324" w:type="dxa"/>
            <w:gridSpan w:val="2"/>
            <w:tcMar>
              <w:left w:w="58" w:type="dxa"/>
              <w:right w:w="58" w:type="dxa"/>
            </w:tcMar>
          </w:tcPr>
          <w:p w14:paraId="0D03337E" w14:textId="2C7B13A5" w:rsidR="00B7027C" w:rsidRDefault="00B7027C" w:rsidP="00B7027C">
            <w:pPr>
              <w:pStyle w:val="TableText"/>
            </w:pPr>
            <w:r>
              <w:t xml:space="preserve">See Basic value specification </w:t>
            </w:r>
            <w:hyperlink r:id="rId128"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4EDB20D2" w14:textId="77777777" w:rsidR="00B7027C" w:rsidRDefault="00B7027C" w:rsidP="00B7027C">
            <w:pPr>
              <w:pStyle w:val="TableText"/>
            </w:pPr>
            <w:r>
              <w:t>Zeros</w:t>
            </w:r>
          </w:p>
        </w:tc>
        <w:tc>
          <w:tcPr>
            <w:tcW w:w="540" w:type="dxa"/>
          </w:tcPr>
          <w:p w14:paraId="4786ED08" w14:textId="77777777" w:rsidR="00B7027C" w:rsidRDefault="00B7027C" w:rsidP="00B7027C">
            <w:pPr>
              <w:pStyle w:val="TableText"/>
            </w:pPr>
            <w:r>
              <w:t>-</w:t>
            </w:r>
          </w:p>
        </w:tc>
        <w:tc>
          <w:tcPr>
            <w:tcW w:w="450" w:type="dxa"/>
          </w:tcPr>
          <w:p w14:paraId="1E403675" w14:textId="77777777" w:rsidR="00B7027C" w:rsidRDefault="00B7027C" w:rsidP="00B7027C">
            <w:pPr>
              <w:pStyle w:val="TableText"/>
            </w:pPr>
            <w:r>
              <w:t>X</w:t>
            </w:r>
          </w:p>
        </w:tc>
        <w:tc>
          <w:tcPr>
            <w:tcW w:w="451" w:type="dxa"/>
          </w:tcPr>
          <w:p w14:paraId="2075E539" w14:textId="77777777" w:rsidR="00B7027C" w:rsidRDefault="00B7027C" w:rsidP="00B7027C">
            <w:pPr>
              <w:pStyle w:val="TableText"/>
            </w:pPr>
            <w:r>
              <w:t>X</w:t>
            </w:r>
          </w:p>
        </w:tc>
      </w:tr>
      <w:tr w:rsidR="00B7027C" w14:paraId="5DF640DD" w14:textId="77777777" w:rsidTr="00B3142B">
        <w:trPr>
          <w:cantSplit/>
          <w:jc w:val="center"/>
        </w:trPr>
        <w:tc>
          <w:tcPr>
            <w:tcW w:w="802" w:type="dxa"/>
            <w:tcMar>
              <w:left w:w="58" w:type="dxa"/>
              <w:right w:w="58" w:type="dxa"/>
            </w:tcMar>
          </w:tcPr>
          <w:p w14:paraId="7AD20D8B" w14:textId="77777777" w:rsidR="00B7027C" w:rsidRDefault="00B7027C" w:rsidP="00B7027C">
            <w:pPr>
              <w:pStyle w:val="TableText"/>
            </w:pPr>
            <w:r>
              <w:t>483</w:t>
            </w:r>
          </w:p>
        </w:tc>
        <w:tc>
          <w:tcPr>
            <w:tcW w:w="2227" w:type="dxa"/>
            <w:tcMar>
              <w:left w:w="58" w:type="dxa"/>
              <w:right w:w="58" w:type="dxa"/>
            </w:tcMar>
          </w:tcPr>
          <w:p w14:paraId="675E93EA" w14:textId="77777777" w:rsidR="00B7027C" w:rsidRDefault="00B7027C" w:rsidP="00B7027C">
            <w:pPr>
              <w:pStyle w:val="TableText"/>
            </w:pPr>
            <w:r>
              <w:t>LETTER ADDRESSED TO INDICATOR (2)</w:t>
            </w:r>
          </w:p>
        </w:tc>
        <w:tc>
          <w:tcPr>
            <w:tcW w:w="2902" w:type="dxa"/>
            <w:tcMar>
              <w:left w:w="58" w:type="dxa"/>
              <w:right w:w="58" w:type="dxa"/>
            </w:tcMar>
          </w:tcPr>
          <w:p w14:paraId="325D731E" w14:textId="7F2460AA" w:rsidR="00B7027C" w:rsidRDefault="00B7027C" w:rsidP="00B7027C">
            <w:pPr>
              <w:pStyle w:val="TableText"/>
            </w:pPr>
            <w:r>
              <w:t>:P:IDR-</w:t>
            </w:r>
            <w:hyperlink r:id="rId129" w:history="1">
              <w:r>
                <w:rPr>
                  <w:rStyle w:val="Hyperlink"/>
                </w:rPr>
                <w:t>ADDRESSEE-CODE</w:t>
              </w:r>
            </w:hyperlink>
          </w:p>
        </w:tc>
        <w:tc>
          <w:tcPr>
            <w:tcW w:w="3087" w:type="dxa"/>
            <w:gridSpan w:val="2"/>
            <w:tcMar>
              <w:left w:w="58" w:type="dxa"/>
              <w:right w:w="58" w:type="dxa"/>
            </w:tcMar>
          </w:tcPr>
          <w:p w14:paraId="46160A15" w14:textId="77777777" w:rsidR="00B7027C" w:rsidRDefault="00B7027C" w:rsidP="00B7027C">
            <w:pPr>
              <w:pStyle w:val="TableText"/>
            </w:pPr>
            <w:r>
              <w:t>Letter Addressee code</w:t>
            </w:r>
          </w:p>
          <w:p w14:paraId="568DACB5" w14:textId="4D0F4CC1" w:rsidR="00B7027C" w:rsidRDefault="00B7027C" w:rsidP="00B7027C">
            <w:pPr>
              <w:pStyle w:val="TableText"/>
            </w:pPr>
            <w:r>
              <w:rPr>
                <w:rFonts w:cs="Arial"/>
              </w:rPr>
              <w:t>Indicates the beneficiary or type of provider to whom the letter is being sent.</w:t>
            </w:r>
          </w:p>
        </w:tc>
        <w:tc>
          <w:tcPr>
            <w:tcW w:w="1143" w:type="dxa"/>
            <w:tcMar>
              <w:left w:w="58" w:type="dxa"/>
              <w:right w:w="58" w:type="dxa"/>
            </w:tcMar>
          </w:tcPr>
          <w:p w14:paraId="142776DF" w14:textId="77777777" w:rsidR="00B7027C" w:rsidRDefault="00B7027C" w:rsidP="00B7027C">
            <w:pPr>
              <w:pStyle w:val="TableText"/>
              <w:rPr>
                <w:caps/>
              </w:rPr>
            </w:pPr>
            <w:r>
              <w:rPr>
                <w:caps/>
              </w:rPr>
              <w:t>1 c</w:t>
            </w:r>
          </w:p>
        </w:tc>
        <w:tc>
          <w:tcPr>
            <w:tcW w:w="2324" w:type="dxa"/>
            <w:gridSpan w:val="2"/>
            <w:tcMar>
              <w:left w:w="58" w:type="dxa"/>
              <w:right w:w="58" w:type="dxa"/>
            </w:tcMar>
          </w:tcPr>
          <w:p w14:paraId="4907F7B1" w14:textId="77777777" w:rsidR="00B7027C" w:rsidRPr="0048798E" w:rsidRDefault="00B7027C" w:rsidP="00B7027C">
            <w:pPr>
              <w:pStyle w:val="TableText"/>
              <w:rPr>
                <w:b/>
              </w:rPr>
            </w:pPr>
            <w:r w:rsidRPr="0042502A">
              <w:rPr>
                <w:b/>
              </w:rPr>
              <w:t>Valid Values:</w:t>
            </w:r>
          </w:p>
          <w:p w14:paraId="51B6215C" w14:textId="4D99E081" w:rsidR="00B7027C" w:rsidRPr="00C80849" w:rsidRDefault="00B7027C" w:rsidP="00245396">
            <w:pPr>
              <w:pStyle w:val="TableTextBullet"/>
            </w:pPr>
            <w:r w:rsidRPr="00C80849">
              <w:t xml:space="preserve">B </w:t>
            </w:r>
            <w:r>
              <w:t xml:space="preserve">– </w:t>
            </w:r>
            <w:r w:rsidRPr="00C80849">
              <w:t>Beneficiary</w:t>
            </w:r>
          </w:p>
          <w:p w14:paraId="532A9B04" w14:textId="683E9A22" w:rsidR="00B7027C" w:rsidRPr="00C80849" w:rsidRDefault="00B7027C" w:rsidP="00245396">
            <w:pPr>
              <w:pStyle w:val="TableTextBullet"/>
            </w:pPr>
            <w:r w:rsidRPr="00C80849">
              <w:t xml:space="preserve">F </w:t>
            </w:r>
            <w:r>
              <w:t xml:space="preserve">– </w:t>
            </w:r>
            <w:r w:rsidRPr="00C80849">
              <w:t>Facility provider</w:t>
            </w:r>
          </w:p>
          <w:p w14:paraId="2489C511" w14:textId="1520F227" w:rsidR="00B7027C" w:rsidRPr="00C80849" w:rsidRDefault="00B7027C" w:rsidP="00245396">
            <w:pPr>
              <w:pStyle w:val="TableTextBullet"/>
            </w:pPr>
            <w:r w:rsidRPr="00C80849">
              <w:t xml:space="preserve">G </w:t>
            </w:r>
            <w:r>
              <w:t xml:space="preserve">– </w:t>
            </w:r>
            <w:r w:rsidRPr="00C80849">
              <w:t>Ordering physician</w:t>
            </w:r>
          </w:p>
          <w:p w14:paraId="5459E422" w14:textId="290EEC7C" w:rsidR="00B7027C" w:rsidRPr="00C80849" w:rsidRDefault="00B7027C" w:rsidP="00245396">
            <w:pPr>
              <w:pStyle w:val="TableTextBullet"/>
            </w:pPr>
            <w:r w:rsidRPr="00C80849">
              <w:t xml:space="preserve">P </w:t>
            </w:r>
            <w:r>
              <w:t xml:space="preserve">– </w:t>
            </w:r>
            <w:r w:rsidRPr="00C80849">
              <w:t>Performing provider</w:t>
            </w:r>
          </w:p>
          <w:p w14:paraId="1791C6B8" w14:textId="7431C006" w:rsidR="00B7027C" w:rsidRDefault="00B7027C" w:rsidP="00245396">
            <w:pPr>
              <w:pStyle w:val="TableTextBullet"/>
            </w:pPr>
            <w:r w:rsidRPr="00C80849">
              <w:t xml:space="preserve">V </w:t>
            </w:r>
            <w:r>
              <w:t xml:space="preserve">– </w:t>
            </w:r>
            <w:r w:rsidRPr="00C80849">
              <w:t>Billing provider</w:t>
            </w:r>
          </w:p>
        </w:tc>
        <w:tc>
          <w:tcPr>
            <w:tcW w:w="736" w:type="dxa"/>
            <w:tcMar>
              <w:left w:w="58" w:type="dxa"/>
              <w:right w:w="58" w:type="dxa"/>
            </w:tcMar>
          </w:tcPr>
          <w:p w14:paraId="4E813691" w14:textId="77777777" w:rsidR="00B7027C" w:rsidRDefault="00B7027C" w:rsidP="00B7027C">
            <w:pPr>
              <w:pStyle w:val="TableText"/>
            </w:pPr>
            <w:r>
              <w:t>Spaces</w:t>
            </w:r>
          </w:p>
        </w:tc>
        <w:tc>
          <w:tcPr>
            <w:tcW w:w="540" w:type="dxa"/>
          </w:tcPr>
          <w:p w14:paraId="4E173B95" w14:textId="77777777" w:rsidR="00B7027C" w:rsidRDefault="00B7027C" w:rsidP="00B7027C">
            <w:pPr>
              <w:pStyle w:val="TableText"/>
            </w:pPr>
            <w:r>
              <w:t>-</w:t>
            </w:r>
          </w:p>
        </w:tc>
        <w:tc>
          <w:tcPr>
            <w:tcW w:w="450" w:type="dxa"/>
          </w:tcPr>
          <w:p w14:paraId="6C5593F9" w14:textId="77777777" w:rsidR="00B7027C" w:rsidRDefault="00B7027C" w:rsidP="00B7027C">
            <w:pPr>
              <w:pStyle w:val="TableText"/>
            </w:pPr>
            <w:r>
              <w:t>X</w:t>
            </w:r>
          </w:p>
        </w:tc>
        <w:tc>
          <w:tcPr>
            <w:tcW w:w="451" w:type="dxa"/>
          </w:tcPr>
          <w:p w14:paraId="2A1AB749" w14:textId="77777777" w:rsidR="00B7027C" w:rsidRDefault="00B7027C" w:rsidP="00B7027C">
            <w:pPr>
              <w:pStyle w:val="TableText"/>
            </w:pPr>
            <w:r>
              <w:t>X</w:t>
            </w:r>
          </w:p>
        </w:tc>
      </w:tr>
      <w:tr w:rsidR="00B7027C" w14:paraId="5E24F4E4" w14:textId="77777777" w:rsidTr="00B3142B">
        <w:trPr>
          <w:cantSplit/>
          <w:jc w:val="center"/>
        </w:trPr>
        <w:tc>
          <w:tcPr>
            <w:tcW w:w="802" w:type="dxa"/>
            <w:tcMar>
              <w:left w:w="58" w:type="dxa"/>
              <w:right w:w="58" w:type="dxa"/>
            </w:tcMar>
          </w:tcPr>
          <w:p w14:paraId="4B2333DA" w14:textId="73DF480D" w:rsidR="00B7027C" w:rsidRDefault="00B7027C" w:rsidP="00B7027C">
            <w:pPr>
              <w:pStyle w:val="TableText"/>
            </w:pPr>
            <w:r>
              <w:t>484 – 491</w:t>
            </w:r>
          </w:p>
        </w:tc>
        <w:tc>
          <w:tcPr>
            <w:tcW w:w="2227" w:type="dxa"/>
            <w:tcMar>
              <w:left w:w="58" w:type="dxa"/>
              <w:right w:w="58" w:type="dxa"/>
            </w:tcMar>
          </w:tcPr>
          <w:p w14:paraId="20891CAC" w14:textId="77777777" w:rsidR="00B7027C" w:rsidRDefault="00B7027C" w:rsidP="00B7027C">
            <w:pPr>
              <w:pStyle w:val="TableText"/>
            </w:pPr>
            <w:r>
              <w:t>LETTER DATE (2)</w:t>
            </w:r>
          </w:p>
        </w:tc>
        <w:tc>
          <w:tcPr>
            <w:tcW w:w="2902" w:type="dxa"/>
            <w:tcMar>
              <w:left w:w="58" w:type="dxa"/>
              <w:right w:w="58" w:type="dxa"/>
            </w:tcMar>
          </w:tcPr>
          <w:p w14:paraId="471DAA3B" w14:textId="7D90D887" w:rsidR="00B7027C" w:rsidRDefault="00B7027C" w:rsidP="00B7027C">
            <w:pPr>
              <w:pStyle w:val="TableText"/>
            </w:pPr>
            <w:r>
              <w:t>:P:IDR-</w:t>
            </w:r>
            <w:hyperlink r:id="rId130" w:history="1">
              <w:r>
                <w:rPr>
                  <w:rStyle w:val="Hyperlink"/>
                </w:rPr>
                <w:t>INITIAL-LTR-DATE</w:t>
              </w:r>
            </w:hyperlink>
          </w:p>
        </w:tc>
        <w:tc>
          <w:tcPr>
            <w:tcW w:w="3087" w:type="dxa"/>
            <w:gridSpan w:val="2"/>
            <w:tcMar>
              <w:left w:w="58" w:type="dxa"/>
              <w:right w:w="58" w:type="dxa"/>
            </w:tcMar>
          </w:tcPr>
          <w:p w14:paraId="581878AB" w14:textId="77777777" w:rsidR="00B7027C" w:rsidRDefault="00B7027C" w:rsidP="00B7027C">
            <w:pPr>
              <w:pStyle w:val="TableText"/>
            </w:pPr>
            <w:r>
              <w:t>Date of second letter.</w:t>
            </w:r>
          </w:p>
          <w:p w14:paraId="3DDA0CCA" w14:textId="7109D18C" w:rsidR="00B7027C" w:rsidRDefault="00B7027C" w:rsidP="00B7027C">
            <w:pPr>
              <w:pStyle w:val="TableText"/>
            </w:pPr>
            <w:r w:rsidRPr="00AF7DE3">
              <w:rPr>
                <w:rFonts w:cs="Arial"/>
                <w:color w:val="000000"/>
              </w:rPr>
              <w:t xml:space="preserve">This item displays the date the </w:t>
            </w:r>
            <w:r>
              <w:rPr>
                <w:rFonts w:cs="Arial"/>
                <w:color w:val="000000"/>
              </w:rPr>
              <w:t>second</w:t>
            </w:r>
            <w:r w:rsidRPr="00AF7DE3">
              <w:rPr>
                <w:rFonts w:cs="Arial"/>
                <w:color w:val="000000"/>
              </w:rPr>
              <w:t xml:space="preserve"> ADS letter was sent.</w:t>
            </w:r>
          </w:p>
        </w:tc>
        <w:tc>
          <w:tcPr>
            <w:tcW w:w="1143" w:type="dxa"/>
            <w:tcMar>
              <w:left w:w="58" w:type="dxa"/>
              <w:right w:w="58" w:type="dxa"/>
            </w:tcMar>
          </w:tcPr>
          <w:p w14:paraId="712984F6" w14:textId="77777777" w:rsidR="00B7027C" w:rsidRDefault="00B7027C" w:rsidP="00B7027C">
            <w:pPr>
              <w:pStyle w:val="TableText"/>
              <w:rPr>
                <w:caps/>
              </w:rPr>
            </w:pPr>
            <w:r>
              <w:rPr>
                <w:caps/>
              </w:rPr>
              <w:t>8 n</w:t>
            </w:r>
          </w:p>
        </w:tc>
        <w:tc>
          <w:tcPr>
            <w:tcW w:w="2324" w:type="dxa"/>
            <w:gridSpan w:val="2"/>
            <w:tcMar>
              <w:left w:w="58" w:type="dxa"/>
              <w:right w:w="58" w:type="dxa"/>
            </w:tcMar>
          </w:tcPr>
          <w:p w14:paraId="60DEBA91" w14:textId="77777777" w:rsidR="00B7027C" w:rsidRDefault="00B7027C" w:rsidP="00B7027C">
            <w:pPr>
              <w:pStyle w:val="TableText"/>
            </w:pPr>
            <w:r>
              <w:t>MMDDYYYY</w:t>
            </w:r>
          </w:p>
        </w:tc>
        <w:tc>
          <w:tcPr>
            <w:tcW w:w="736" w:type="dxa"/>
            <w:tcMar>
              <w:left w:w="58" w:type="dxa"/>
              <w:right w:w="58" w:type="dxa"/>
            </w:tcMar>
          </w:tcPr>
          <w:p w14:paraId="5BA8276A" w14:textId="77777777" w:rsidR="00B7027C" w:rsidRDefault="00B7027C" w:rsidP="00B7027C">
            <w:pPr>
              <w:pStyle w:val="TableText"/>
            </w:pPr>
            <w:r>
              <w:t>Zeros</w:t>
            </w:r>
          </w:p>
        </w:tc>
        <w:tc>
          <w:tcPr>
            <w:tcW w:w="540" w:type="dxa"/>
          </w:tcPr>
          <w:p w14:paraId="5CFCE612" w14:textId="77777777" w:rsidR="00B7027C" w:rsidRDefault="00B7027C" w:rsidP="00B7027C">
            <w:pPr>
              <w:pStyle w:val="TableText"/>
            </w:pPr>
            <w:r>
              <w:t>-</w:t>
            </w:r>
          </w:p>
        </w:tc>
        <w:tc>
          <w:tcPr>
            <w:tcW w:w="450" w:type="dxa"/>
          </w:tcPr>
          <w:p w14:paraId="6D133533" w14:textId="77777777" w:rsidR="00B7027C" w:rsidRDefault="00B7027C" w:rsidP="00B7027C">
            <w:pPr>
              <w:pStyle w:val="TableText"/>
            </w:pPr>
            <w:r>
              <w:t>X</w:t>
            </w:r>
          </w:p>
        </w:tc>
        <w:tc>
          <w:tcPr>
            <w:tcW w:w="451" w:type="dxa"/>
          </w:tcPr>
          <w:p w14:paraId="14ECDE9D" w14:textId="77777777" w:rsidR="00B7027C" w:rsidRDefault="00B7027C" w:rsidP="00B7027C">
            <w:pPr>
              <w:pStyle w:val="TableText"/>
            </w:pPr>
            <w:r>
              <w:t>X</w:t>
            </w:r>
          </w:p>
        </w:tc>
      </w:tr>
      <w:tr w:rsidR="00B7027C" w14:paraId="171737FD" w14:textId="77777777" w:rsidTr="00B3142B">
        <w:trPr>
          <w:cantSplit/>
          <w:jc w:val="center"/>
        </w:trPr>
        <w:tc>
          <w:tcPr>
            <w:tcW w:w="802" w:type="dxa"/>
            <w:tcMar>
              <w:left w:w="58" w:type="dxa"/>
              <w:right w:w="58" w:type="dxa"/>
            </w:tcMar>
          </w:tcPr>
          <w:p w14:paraId="4AD3B016" w14:textId="2EC30D4C" w:rsidR="00B7027C" w:rsidRDefault="00B7027C" w:rsidP="00B7027C">
            <w:pPr>
              <w:pStyle w:val="TableText"/>
            </w:pPr>
            <w:r>
              <w:t>492 – 493</w:t>
            </w:r>
          </w:p>
        </w:tc>
        <w:tc>
          <w:tcPr>
            <w:tcW w:w="2227" w:type="dxa"/>
            <w:tcMar>
              <w:left w:w="58" w:type="dxa"/>
              <w:right w:w="58" w:type="dxa"/>
            </w:tcMar>
          </w:tcPr>
          <w:p w14:paraId="36170CFE" w14:textId="77777777" w:rsidR="00B7027C" w:rsidRDefault="00B7027C" w:rsidP="00B7027C">
            <w:pPr>
              <w:pStyle w:val="TableText"/>
            </w:pPr>
            <w:r>
              <w:t>DETAIL NUMBER FOR LETTER (2,1)</w:t>
            </w:r>
          </w:p>
        </w:tc>
        <w:tc>
          <w:tcPr>
            <w:tcW w:w="2902" w:type="dxa"/>
            <w:tcMar>
              <w:left w:w="58" w:type="dxa"/>
              <w:right w:w="58" w:type="dxa"/>
            </w:tcMar>
          </w:tcPr>
          <w:p w14:paraId="2D5A2D50" w14:textId="0FD20F9B" w:rsidR="00B7027C" w:rsidRDefault="00B7027C" w:rsidP="00B7027C">
            <w:pPr>
              <w:pStyle w:val="TableText"/>
            </w:pPr>
            <w:r>
              <w:t>:P:IDR-</w:t>
            </w:r>
            <w:hyperlink r:id="rId131" w:history="1">
              <w:r>
                <w:rPr>
                  <w:rStyle w:val="Hyperlink"/>
                </w:rPr>
                <w:t>ADS-DTL-NUM</w:t>
              </w:r>
            </w:hyperlink>
          </w:p>
        </w:tc>
        <w:tc>
          <w:tcPr>
            <w:tcW w:w="3087" w:type="dxa"/>
            <w:gridSpan w:val="2"/>
            <w:tcMar>
              <w:left w:w="58" w:type="dxa"/>
              <w:right w:w="58" w:type="dxa"/>
            </w:tcMar>
          </w:tcPr>
          <w:p w14:paraId="77892303" w14:textId="18DD5E0A" w:rsidR="00B7027C" w:rsidRDefault="00B7027C" w:rsidP="00B7027C">
            <w:pPr>
              <w:pStyle w:val="TableText"/>
            </w:pPr>
            <w:r>
              <w:t>Letter Detail number</w:t>
            </w:r>
          </w:p>
          <w:p w14:paraId="631118D5" w14:textId="77777777" w:rsidR="00B7027C" w:rsidRDefault="00B7027C" w:rsidP="00B7027C">
            <w:pPr>
              <w:pStyle w:val="TableText"/>
            </w:pPr>
            <w:r w:rsidRPr="00407BE9">
              <w:rPr>
                <w:rFonts w:cs="Arial"/>
                <w:color w:val="000000"/>
              </w:rPr>
              <w:t>Specifies which detail number on the claim for which an ADS letter was processed.</w:t>
            </w:r>
          </w:p>
        </w:tc>
        <w:tc>
          <w:tcPr>
            <w:tcW w:w="1143" w:type="dxa"/>
            <w:tcMar>
              <w:left w:w="58" w:type="dxa"/>
              <w:right w:w="58" w:type="dxa"/>
            </w:tcMar>
          </w:tcPr>
          <w:p w14:paraId="21F28F34" w14:textId="77777777" w:rsidR="00B7027C" w:rsidRDefault="00B7027C" w:rsidP="00B7027C">
            <w:pPr>
              <w:pStyle w:val="TableText"/>
              <w:rPr>
                <w:caps/>
              </w:rPr>
            </w:pPr>
            <w:r>
              <w:rPr>
                <w:caps/>
              </w:rPr>
              <w:t>2 C</w:t>
            </w:r>
          </w:p>
        </w:tc>
        <w:tc>
          <w:tcPr>
            <w:tcW w:w="2324" w:type="dxa"/>
            <w:gridSpan w:val="2"/>
            <w:tcMar>
              <w:left w:w="58" w:type="dxa"/>
              <w:right w:w="58" w:type="dxa"/>
            </w:tcMar>
          </w:tcPr>
          <w:p w14:paraId="716C7FFA"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6A767B99" w14:textId="77777777" w:rsidR="00B7027C" w:rsidRDefault="00B7027C" w:rsidP="00B7027C">
            <w:pPr>
              <w:pStyle w:val="TableText"/>
            </w:pPr>
            <w:r>
              <w:t>Spaces</w:t>
            </w:r>
          </w:p>
        </w:tc>
        <w:tc>
          <w:tcPr>
            <w:tcW w:w="540" w:type="dxa"/>
          </w:tcPr>
          <w:p w14:paraId="5E709E6E" w14:textId="77777777" w:rsidR="00B7027C" w:rsidRDefault="00B7027C" w:rsidP="00B7027C">
            <w:pPr>
              <w:pStyle w:val="TableText"/>
            </w:pPr>
            <w:r>
              <w:t>-</w:t>
            </w:r>
          </w:p>
        </w:tc>
        <w:tc>
          <w:tcPr>
            <w:tcW w:w="450" w:type="dxa"/>
          </w:tcPr>
          <w:p w14:paraId="217AD9D9" w14:textId="77777777" w:rsidR="00B7027C" w:rsidRDefault="00B7027C" w:rsidP="00B7027C">
            <w:pPr>
              <w:pStyle w:val="TableText"/>
            </w:pPr>
            <w:r>
              <w:t>X</w:t>
            </w:r>
          </w:p>
        </w:tc>
        <w:tc>
          <w:tcPr>
            <w:tcW w:w="451" w:type="dxa"/>
          </w:tcPr>
          <w:p w14:paraId="0104254A" w14:textId="77777777" w:rsidR="00B7027C" w:rsidRDefault="00B7027C" w:rsidP="00B7027C">
            <w:pPr>
              <w:pStyle w:val="TableText"/>
            </w:pPr>
            <w:r>
              <w:t>X</w:t>
            </w:r>
          </w:p>
        </w:tc>
      </w:tr>
      <w:tr w:rsidR="00B7027C" w14:paraId="732DD593" w14:textId="77777777" w:rsidTr="00B3142B">
        <w:trPr>
          <w:cantSplit/>
          <w:jc w:val="center"/>
        </w:trPr>
        <w:tc>
          <w:tcPr>
            <w:tcW w:w="802" w:type="dxa"/>
            <w:tcMar>
              <w:left w:w="58" w:type="dxa"/>
              <w:right w:w="58" w:type="dxa"/>
            </w:tcMar>
          </w:tcPr>
          <w:p w14:paraId="70CBAFE9" w14:textId="73403368" w:rsidR="00B7027C" w:rsidRDefault="00B7027C" w:rsidP="00B7027C">
            <w:pPr>
              <w:pStyle w:val="TableText"/>
            </w:pPr>
            <w:r>
              <w:t>494 – 496</w:t>
            </w:r>
          </w:p>
        </w:tc>
        <w:tc>
          <w:tcPr>
            <w:tcW w:w="2227" w:type="dxa"/>
            <w:tcMar>
              <w:left w:w="58" w:type="dxa"/>
              <w:right w:w="58" w:type="dxa"/>
            </w:tcMar>
          </w:tcPr>
          <w:p w14:paraId="51288287" w14:textId="77777777" w:rsidR="00B7027C" w:rsidRDefault="00B7027C" w:rsidP="00B7027C">
            <w:pPr>
              <w:pStyle w:val="TableText"/>
            </w:pPr>
            <w:r>
              <w:t>DETAIL MESSAGE NUMBER (2,1)</w:t>
            </w:r>
          </w:p>
        </w:tc>
        <w:tc>
          <w:tcPr>
            <w:tcW w:w="2902" w:type="dxa"/>
            <w:tcMar>
              <w:left w:w="58" w:type="dxa"/>
              <w:right w:w="58" w:type="dxa"/>
            </w:tcMar>
          </w:tcPr>
          <w:p w14:paraId="1A246776" w14:textId="7D66FC33" w:rsidR="00B7027C" w:rsidRDefault="00B7027C" w:rsidP="00B7027C">
            <w:pPr>
              <w:pStyle w:val="TableText"/>
            </w:pPr>
            <w:r>
              <w:t>:P:IDR-</w:t>
            </w:r>
            <w:hyperlink r:id="rId132" w:history="1">
              <w:r>
                <w:rPr>
                  <w:rStyle w:val="Hyperlink"/>
                </w:rPr>
                <w:t>ADS-MSG</w:t>
              </w:r>
            </w:hyperlink>
          </w:p>
        </w:tc>
        <w:tc>
          <w:tcPr>
            <w:tcW w:w="3087" w:type="dxa"/>
            <w:gridSpan w:val="2"/>
            <w:tcMar>
              <w:left w:w="58" w:type="dxa"/>
              <w:right w:w="58" w:type="dxa"/>
            </w:tcMar>
          </w:tcPr>
          <w:p w14:paraId="01A1DB5C" w14:textId="77777777" w:rsidR="00B7027C" w:rsidRDefault="00B7027C" w:rsidP="00B7027C">
            <w:pPr>
              <w:pStyle w:val="TableText"/>
            </w:pPr>
            <w:r>
              <w:t>Letter ADS message number</w:t>
            </w:r>
          </w:p>
          <w:p w14:paraId="6A0E21E3" w14:textId="77777777" w:rsidR="00B7027C" w:rsidRDefault="00B7027C" w:rsidP="00B7027C">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B51AFD">
              <w:rPr>
                <w:rFonts w:cs="Arial"/>
                <w:color w:val="000000"/>
              </w:rPr>
              <w:t xml:space="preserve"> </w:t>
            </w:r>
            <w:r w:rsidR="00B51AFD" w:rsidRPr="009051DF">
              <w:rPr>
                <w:rFonts w:cs="Arial"/>
                <w:color w:val="000000"/>
              </w:rPr>
              <w:t xml:space="preserve">Up to </w:t>
            </w:r>
            <w:r w:rsidR="00B51AFD">
              <w:rPr>
                <w:rFonts w:cs="Arial"/>
                <w:color w:val="000000"/>
              </w:rPr>
              <w:t>eight</w:t>
            </w:r>
            <w:r w:rsidR="00B51AFD" w:rsidRPr="009051DF">
              <w:rPr>
                <w:rFonts w:cs="Arial"/>
                <w:color w:val="000000"/>
              </w:rPr>
              <w:t xml:space="preserve"> message codes can be entered with the detail number of which the question was asked. </w:t>
            </w:r>
            <w:r w:rsidR="00B51AFD">
              <w:t xml:space="preserve">However, MCS only sends the first six to the IDR. </w:t>
            </w:r>
            <w:r w:rsidR="00B51AFD"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39690275" w14:textId="0150457C" w:rsidR="00B51AFD" w:rsidRPr="00B51AFD" w:rsidRDefault="00B51AFD" w:rsidP="00B7027C">
            <w:pPr>
              <w:pStyle w:val="TableText"/>
              <w:rPr>
                <w:rFonts w:cs="Arial"/>
                <w:color w:val="000000"/>
              </w:rPr>
            </w:pPr>
            <w:r w:rsidRPr="00B51AFD">
              <w:rPr>
                <w:rFonts w:cs="Arial"/>
                <w:color w:val="000000"/>
              </w:rPr>
              <w:t xml:space="preserve">On the </w:t>
            </w:r>
            <w:hyperlink r:id="rId133" w:history="1">
              <w:r w:rsidRPr="00B51AFD">
                <w:rPr>
                  <w:rStyle w:val="Hyperlink"/>
                  <w:rFonts w:cs="Arial"/>
                </w:rPr>
                <w:t>H6</w:t>
              </w:r>
            </w:hyperlink>
            <w:r w:rsidRPr="00B51AFD">
              <w:rPr>
                <w:rFonts w:cs="Arial"/>
                <w:color w:val="000000"/>
              </w:rPr>
              <w:t xml:space="preserve"> screen, this refers to the number of the ADS question asked on the claim header or detail.</w:t>
            </w:r>
          </w:p>
        </w:tc>
        <w:tc>
          <w:tcPr>
            <w:tcW w:w="1143" w:type="dxa"/>
            <w:tcMar>
              <w:left w:w="58" w:type="dxa"/>
              <w:right w:w="58" w:type="dxa"/>
            </w:tcMar>
          </w:tcPr>
          <w:p w14:paraId="0C901887" w14:textId="77777777" w:rsidR="00B7027C" w:rsidRDefault="00B7027C" w:rsidP="00B7027C">
            <w:pPr>
              <w:pStyle w:val="TableText"/>
              <w:rPr>
                <w:caps/>
              </w:rPr>
            </w:pPr>
            <w:r>
              <w:rPr>
                <w:caps/>
              </w:rPr>
              <w:t>3 N</w:t>
            </w:r>
          </w:p>
        </w:tc>
        <w:tc>
          <w:tcPr>
            <w:tcW w:w="2324" w:type="dxa"/>
            <w:gridSpan w:val="2"/>
            <w:tcMar>
              <w:left w:w="58" w:type="dxa"/>
              <w:right w:w="58" w:type="dxa"/>
            </w:tcMar>
          </w:tcPr>
          <w:p w14:paraId="0F099FB4" w14:textId="5F05C849" w:rsidR="00B7027C" w:rsidRDefault="00B7027C" w:rsidP="00B7027C">
            <w:pPr>
              <w:pStyle w:val="TableText"/>
            </w:pPr>
            <w:r>
              <w:t xml:space="preserve">See Basic value specification </w:t>
            </w:r>
            <w:hyperlink r:id="rId134"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7F4079C1" w14:textId="77777777" w:rsidR="00B7027C" w:rsidRDefault="00B7027C" w:rsidP="00B7027C">
            <w:pPr>
              <w:pStyle w:val="TableText"/>
            </w:pPr>
            <w:r>
              <w:t>Zeros</w:t>
            </w:r>
          </w:p>
        </w:tc>
        <w:tc>
          <w:tcPr>
            <w:tcW w:w="540" w:type="dxa"/>
          </w:tcPr>
          <w:p w14:paraId="678BD83F" w14:textId="77777777" w:rsidR="00B7027C" w:rsidRDefault="00B7027C" w:rsidP="00B7027C">
            <w:pPr>
              <w:pStyle w:val="TableText"/>
            </w:pPr>
            <w:r>
              <w:t>-</w:t>
            </w:r>
          </w:p>
        </w:tc>
        <w:tc>
          <w:tcPr>
            <w:tcW w:w="450" w:type="dxa"/>
          </w:tcPr>
          <w:p w14:paraId="7AF3E1E5" w14:textId="77777777" w:rsidR="00B7027C" w:rsidRDefault="00B7027C" w:rsidP="00B7027C">
            <w:pPr>
              <w:pStyle w:val="TableText"/>
            </w:pPr>
            <w:r>
              <w:t>X</w:t>
            </w:r>
          </w:p>
        </w:tc>
        <w:tc>
          <w:tcPr>
            <w:tcW w:w="451" w:type="dxa"/>
          </w:tcPr>
          <w:p w14:paraId="792DF570" w14:textId="77777777" w:rsidR="00B7027C" w:rsidRDefault="00B7027C" w:rsidP="00B7027C">
            <w:pPr>
              <w:pStyle w:val="TableText"/>
            </w:pPr>
            <w:r>
              <w:t>X</w:t>
            </w:r>
          </w:p>
        </w:tc>
      </w:tr>
      <w:tr w:rsidR="00B7027C" w14:paraId="2C6D2E92" w14:textId="77777777" w:rsidTr="00B3142B">
        <w:trPr>
          <w:cantSplit/>
          <w:jc w:val="center"/>
        </w:trPr>
        <w:tc>
          <w:tcPr>
            <w:tcW w:w="802" w:type="dxa"/>
            <w:tcMar>
              <w:left w:w="58" w:type="dxa"/>
              <w:right w:w="58" w:type="dxa"/>
            </w:tcMar>
          </w:tcPr>
          <w:p w14:paraId="122D7FD2" w14:textId="2044DAE2" w:rsidR="00B7027C" w:rsidRDefault="00B7027C" w:rsidP="00B7027C">
            <w:pPr>
              <w:pStyle w:val="TableText"/>
            </w:pPr>
            <w:r>
              <w:t>497 – 498</w:t>
            </w:r>
          </w:p>
        </w:tc>
        <w:tc>
          <w:tcPr>
            <w:tcW w:w="2227" w:type="dxa"/>
            <w:tcMar>
              <w:left w:w="58" w:type="dxa"/>
              <w:right w:w="58" w:type="dxa"/>
            </w:tcMar>
          </w:tcPr>
          <w:p w14:paraId="768D640B" w14:textId="77777777" w:rsidR="00B7027C" w:rsidRDefault="00B7027C" w:rsidP="00B7027C">
            <w:pPr>
              <w:pStyle w:val="TableText"/>
            </w:pPr>
            <w:r>
              <w:t>DETAIL NUMBER FOR LETTER (2,2)</w:t>
            </w:r>
          </w:p>
        </w:tc>
        <w:tc>
          <w:tcPr>
            <w:tcW w:w="2902" w:type="dxa"/>
            <w:tcMar>
              <w:left w:w="58" w:type="dxa"/>
              <w:right w:w="58" w:type="dxa"/>
            </w:tcMar>
          </w:tcPr>
          <w:p w14:paraId="2943E226" w14:textId="131B0307" w:rsidR="00B7027C" w:rsidRDefault="00B7027C" w:rsidP="00B7027C">
            <w:pPr>
              <w:pStyle w:val="TableText"/>
            </w:pPr>
            <w:r>
              <w:t>:P:IDR-</w:t>
            </w:r>
            <w:hyperlink r:id="rId135" w:history="1">
              <w:r>
                <w:rPr>
                  <w:rStyle w:val="Hyperlink"/>
                </w:rPr>
                <w:t>ADS-DTL-NUM</w:t>
              </w:r>
            </w:hyperlink>
          </w:p>
        </w:tc>
        <w:tc>
          <w:tcPr>
            <w:tcW w:w="3087" w:type="dxa"/>
            <w:gridSpan w:val="2"/>
            <w:tcMar>
              <w:left w:w="58" w:type="dxa"/>
              <w:right w:w="58" w:type="dxa"/>
            </w:tcMar>
          </w:tcPr>
          <w:p w14:paraId="2C4791DD" w14:textId="77777777" w:rsidR="00B7027C" w:rsidRDefault="00B7027C" w:rsidP="00B7027C">
            <w:pPr>
              <w:pStyle w:val="TableText"/>
            </w:pPr>
            <w:r>
              <w:t>Letter Detail number</w:t>
            </w:r>
          </w:p>
          <w:p w14:paraId="50B39EC1" w14:textId="04B364EB" w:rsidR="00B7027C" w:rsidRDefault="00B7027C" w:rsidP="00B7027C">
            <w:pPr>
              <w:pStyle w:val="TableText"/>
            </w:pPr>
            <w:r w:rsidRPr="00407BE9">
              <w:rPr>
                <w:rFonts w:cs="Arial"/>
                <w:color w:val="000000"/>
              </w:rPr>
              <w:t>Specifies which detail number on the claim for which an ADS letter was processed.</w:t>
            </w:r>
          </w:p>
        </w:tc>
        <w:tc>
          <w:tcPr>
            <w:tcW w:w="1143" w:type="dxa"/>
            <w:tcMar>
              <w:left w:w="58" w:type="dxa"/>
              <w:right w:w="58" w:type="dxa"/>
            </w:tcMar>
          </w:tcPr>
          <w:p w14:paraId="15DE394B" w14:textId="77777777" w:rsidR="00B7027C" w:rsidRDefault="00B7027C" w:rsidP="00B7027C">
            <w:pPr>
              <w:pStyle w:val="TableText"/>
              <w:rPr>
                <w:caps/>
              </w:rPr>
            </w:pPr>
            <w:r>
              <w:rPr>
                <w:caps/>
              </w:rPr>
              <w:t>2 C</w:t>
            </w:r>
          </w:p>
        </w:tc>
        <w:tc>
          <w:tcPr>
            <w:tcW w:w="2324" w:type="dxa"/>
            <w:gridSpan w:val="2"/>
            <w:tcMar>
              <w:left w:w="58" w:type="dxa"/>
              <w:right w:w="58" w:type="dxa"/>
            </w:tcMar>
          </w:tcPr>
          <w:p w14:paraId="0948AA4C"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43B9D3FD" w14:textId="77777777" w:rsidR="00B7027C" w:rsidRDefault="00B7027C" w:rsidP="00B7027C">
            <w:pPr>
              <w:pStyle w:val="TableText"/>
            </w:pPr>
            <w:r>
              <w:t>Spaces</w:t>
            </w:r>
          </w:p>
        </w:tc>
        <w:tc>
          <w:tcPr>
            <w:tcW w:w="540" w:type="dxa"/>
          </w:tcPr>
          <w:p w14:paraId="4B067B75" w14:textId="77777777" w:rsidR="00B7027C" w:rsidRDefault="00B7027C" w:rsidP="00B7027C">
            <w:pPr>
              <w:pStyle w:val="TableText"/>
            </w:pPr>
            <w:r>
              <w:t>-</w:t>
            </w:r>
          </w:p>
        </w:tc>
        <w:tc>
          <w:tcPr>
            <w:tcW w:w="450" w:type="dxa"/>
          </w:tcPr>
          <w:p w14:paraId="52BB1C95" w14:textId="77777777" w:rsidR="00B7027C" w:rsidRDefault="00B7027C" w:rsidP="00B7027C">
            <w:pPr>
              <w:pStyle w:val="TableText"/>
            </w:pPr>
            <w:r>
              <w:t>X</w:t>
            </w:r>
          </w:p>
        </w:tc>
        <w:tc>
          <w:tcPr>
            <w:tcW w:w="451" w:type="dxa"/>
          </w:tcPr>
          <w:p w14:paraId="6F445B3D" w14:textId="77777777" w:rsidR="00B7027C" w:rsidRDefault="00B7027C" w:rsidP="00B7027C">
            <w:pPr>
              <w:pStyle w:val="TableText"/>
            </w:pPr>
            <w:r>
              <w:t>X</w:t>
            </w:r>
          </w:p>
        </w:tc>
      </w:tr>
      <w:tr w:rsidR="00B7027C" w14:paraId="59C0EB36" w14:textId="77777777" w:rsidTr="00B3142B">
        <w:trPr>
          <w:cantSplit/>
          <w:jc w:val="center"/>
        </w:trPr>
        <w:tc>
          <w:tcPr>
            <w:tcW w:w="802" w:type="dxa"/>
            <w:tcMar>
              <w:left w:w="58" w:type="dxa"/>
              <w:right w:w="58" w:type="dxa"/>
            </w:tcMar>
          </w:tcPr>
          <w:p w14:paraId="73A050CE" w14:textId="3853A6D1" w:rsidR="00B7027C" w:rsidRDefault="00B7027C" w:rsidP="00B7027C">
            <w:pPr>
              <w:pStyle w:val="TableText"/>
            </w:pPr>
            <w:r>
              <w:t>499 – 501</w:t>
            </w:r>
          </w:p>
        </w:tc>
        <w:tc>
          <w:tcPr>
            <w:tcW w:w="2227" w:type="dxa"/>
            <w:tcMar>
              <w:left w:w="58" w:type="dxa"/>
              <w:right w:w="58" w:type="dxa"/>
            </w:tcMar>
          </w:tcPr>
          <w:p w14:paraId="6848F0C2" w14:textId="77777777" w:rsidR="00B7027C" w:rsidRDefault="00B7027C" w:rsidP="00B7027C">
            <w:pPr>
              <w:pStyle w:val="TableText"/>
            </w:pPr>
            <w:r>
              <w:t>DETAIL MESSAGE NUMBER (2,2)</w:t>
            </w:r>
          </w:p>
        </w:tc>
        <w:tc>
          <w:tcPr>
            <w:tcW w:w="2902" w:type="dxa"/>
            <w:tcMar>
              <w:left w:w="58" w:type="dxa"/>
              <w:right w:w="58" w:type="dxa"/>
            </w:tcMar>
          </w:tcPr>
          <w:p w14:paraId="5149417B" w14:textId="298B1A62" w:rsidR="00B7027C" w:rsidRDefault="00B7027C" w:rsidP="00B7027C">
            <w:pPr>
              <w:pStyle w:val="TableText"/>
            </w:pPr>
            <w:r>
              <w:t>:P:IDR-</w:t>
            </w:r>
            <w:hyperlink r:id="rId136" w:history="1">
              <w:r>
                <w:rPr>
                  <w:rStyle w:val="Hyperlink"/>
                </w:rPr>
                <w:t>ADS-MSG</w:t>
              </w:r>
            </w:hyperlink>
          </w:p>
        </w:tc>
        <w:tc>
          <w:tcPr>
            <w:tcW w:w="3087" w:type="dxa"/>
            <w:gridSpan w:val="2"/>
            <w:tcMar>
              <w:left w:w="58" w:type="dxa"/>
              <w:right w:w="58" w:type="dxa"/>
            </w:tcMar>
          </w:tcPr>
          <w:p w14:paraId="0261E0F5" w14:textId="77777777" w:rsidR="00B7027C" w:rsidRDefault="00B7027C" w:rsidP="00B7027C">
            <w:pPr>
              <w:pStyle w:val="TableText"/>
            </w:pPr>
            <w:r>
              <w:t>Letter ADS message number</w:t>
            </w:r>
          </w:p>
          <w:p w14:paraId="188BDAD8" w14:textId="77777777" w:rsidR="00B51AFD" w:rsidRDefault="00B7027C" w:rsidP="00B51AFD">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B51AFD">
              <w:rPr>
                <w:rFonts w:cs="Arial"/>
                <w:color w:val="000000"/>
              </w:rPr>
              <w:t xml:space="preserve"> </w:t>
            </w:r>
            <w:r w:rsidR="00B51AFD" w:rsidRPr="009051DF">
              <w:rPr>
                <w:rFonts w:cs="Arial"/>
                <w:color w:val="000000"/>
              </w:rPr>
              <w:t xml:space="preserve">Up to </w:t>
            </w:r>
            <w:r w:rsidR="00B51AFD">
              <w:rPr>
                <w:rFonts w:cs="Arial"/>
                <w:color w:val="000000"/>
              </w:rPr>
              <w:t>eight</w:t>
            </w:r>
            <w:r w:rsidR="00B51AFD" w:rsidRPr="009051DF">
              <w:rPr>
                <w:rFonts w:cs="Arial"/>
                <w:color w:val="000000"/>
              </w:rPr>
              <w:t xml:space="preserve"> message codes can be entered with the detail number of which the question was asked. </w:t>
            </w:r>
            <w:r w:rsidR="00B51AFD">
              <w:t xml:space="preserve">However, MCS only sends the first six to the IDR. </w:t>
            </w:r>
            <w:r w:rsidR="00B51AFD"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7FFFBF3D" w14:textId="40933316" w:rsidR="00B51AFD" w:rsidRPr="00B51AFD" w:rsidRDefault="00B51AFD" w:rsidP="00B51AFD">
            <w:pPr>
              <w:pStyle w:val="TableText"/>
              <w:rPr>
                <w:rFonts w:cs="Arial"/>
                <w:color w:val="000000"/>
              </w:rPr>
            </w:pPr>
            <w:r w:rsidRPr="009051DF">
              <w:rPr>
                <w:rFonts w:cs="Arial"/>
                <w:color w:val="000000"/>
              </w:rPr>
              <w:t xml:space="preserve">On the </w:t>
            </w:r>
            <w:hyperlink r:id="rId137"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143" w:type="dxa"/>
            <w:tcMar>
              <w:left w:w="58" w:type="dxa"/>
              <w:right w:w="58" w:type="dxa"/>
            </w:tcMar>
          </w:tcPr>
          <w:p w14:paraId="115875C3" w14:textId="77777777" w:rsidR="00B7027C" w:rsidRDefault="00B7027C" w:rsidP="00B7027C">
            <w:pPr>
              <w:pStyle w:val="TableText"/>
              <w:rPr>
                <w:caps/>
              </w:rPr>
            </w:pPr>
            <w:r>
              <w:rPr>
                <w:caps/>
              </w:rPr>
              <w:t>3 N</w:t>
            </w:r>
          </w:p>
        </w:tc>
        <w:tc>
          <w:tcPr>
            <w:tcW w:w="2324" w:type="dxa"/>
            <w:gridSpan w:val="2"/>
            <w:tcMar>
              <w:left w:w="58" w:type="dxa"/>
              <w:right w:w="58" w:type="dxa"/>
            </w:tcMar>
          </w:tcPr>
          <w:p w14:paraId="09AA61EE" w14:textId="41804789" w:rsidR="00B7027C" w:rsidRDefault="00B7027C" w:rsidP="00B7027C">
            <w:pPr>
              <w:pStyle w:val="TableText"/>
            </w:pPr>
            <w:r>
              <w:t xml:space="preserve">See Basic value specification </w:t>
            </w:r>
            <w:hyperlink r:id="rId138"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687BA1C1" w14:textId="77777777" w:rsidR="00B7027C" w:rsidRDefault="00B7027C" w:rsidP="00B7027C">
            <w:pPr>
              <w:pStyle w:val="TableText"/>
            </w:pPr>
            <w:r>
              <w:t>Zeros</w:t>
            </w:r>
          </w:p>
        </w:tc>
        <w:tc>
          <w:tcPr>
            <w:tcW w:w="540" w:type="dxa"/>
          </w:tcPr>
          <w:p w14:paraId="69F94F17" w14:textId="77777777" w:rsidR="00B7027C" w:rsidRDefault="00B7027C" w:rsidP="00B7027C">
            <w:pPr>
              <w:pStyle w:val="TableText"/>
            </w:pPr>
            <w:r>
              <w:t>-</w:t>
            </w:r>
          </w:p>
        </w:tc>
        <w:tc>
          <w:tcPr>
            <w:tcW w:w="450" w:type="dxa"/>
          </w:tcPr>
          <w:p w14:paraId="1C5C075D" w14:textId="77777777" w:rsidR="00B7027C" w:rsidRDefault="00B7027C" w:rsidP="00B7027C">
            <w:pPr>
              <w:pStyle w:val="TableText"/>
            </w:pPr>
            <w:r>
              <w:t>X</w:t>
            </w:r>
          </w:p>
        </w:tc>
        <w:tc>
          <w:tcPr>
            <w:tcW w:w="451" w:type="dxa"/>
          </w:tcPr>
          <w:p w14:paraId="119344BE" w14:textId="77777777" w:rsidR="00B7027C" w:rsidRDefault="00B7027C" w:rsidP="00B7027C">
            <w:pPr>
              <w:pStyle w:val="TableText"/>
            </w:pPr>
            <w:r>
              <w:t>X</w:t>
            </w:r>
          </w:p>
        </w:tc>
      </w:tr>
      <w:tr w:rsidR="00B7027C" w14:paraId="57868B35" w14:textId="77777777" w:rsidTr="00B3142B">
        <w:trPr>
          <w:cantSplit/>
          <w:jc w:val="center"/>
        </w:trPr>
        <w:tc>
          <w:tcPr>
            <w:tcW w:w="802" w:type="dxa"/>
            <w:tcMar>
              <w:left w:w="58" w:type="dxa"/>
              <w:right w:w="58" w:type="dxa"/>
            </w:tcMar>
          </w:tcPr>
          <w:p w14:paraId="659FF1F8" w14:textId="09602672" w:rsidR="00B7027C" w:rsidRDefault="00B7027C" w:rsidP="00B7027C">
            <w:pPr>
              <w:pStyle w:val="TableText"/>
            </w:pPr>
            <w:r>
              <w:t>502 – 503</w:t>
            </w:r>
          </w:p>
        </w:tc>
        <w:tc>
          <w:tcPr>
            <w:tcW w:w="2227" w:type="dxa"/>
            <w:tcMar>
              <w:left w:w="58" w:type="dxa"/>
              <w:right w:w="58" w:type="dxa"/>
            </w:tcMar>
          </w:tcPr>
          <w:p w14:paraId="44129F65" w14:textId="77777777" w:rsidR="00B7027C" w:rsidRDefault="00B7027C" w:rsidP="00B7027C">
            <w:pPr>
              <w:pStyle w:val="TableText"/>
            </w:pPr>
            <w:r>
              <w:t>DETAIL NUMBER FOR LETTER (2,3)</w:t>
            </w:r>
          </w:p>
        </w:tc>
        <w:tc>
          <w:tcPr>
            <w:tcW w:w="2902" w:type="dxa"/>
            <w:tcMar>
              <w:left w:w="58" w:type="dxa"/>
              <w:right w:w="58" w:type="dxa"/>
            </w:tcMar>
          </w:tcPr>
          <w:p w14:paraId="1979B98A" w14:textId="05E9ED0E" w:rsidR="00B7027C" w:rsidRDefault="00B7027C" w:rsidP="00B7027C">
            <w:pPr>
              <w:pStyle w:val="TableText"/>
            </w:pPr>
            <w:r>
              <w:t>:P:IDR-</w:t>
            </w:r>
            <w:hyperlink r:id="rId139" w:history="1">
              <w:r>
                <w:rPr>
                  <w:rStyle w:val="Hyperlink"/>
                </w:rPr>
                <w:t>ADS-DTL-NUM</w:t>
              </w:r>
            </w:hyperlink>
          </w:p>
        </w:tc>
        <w:tc>
          <w:tcPr>
            <w:tcW w:w="3087" w:type="dxa"/>
            <w:gridSpan w:val="2"/>
            <w:tcMar>
              <w:left w:w="58" w:type="dxa"/>
              <w:right w:w="58" w:type="dxa"/>
            </w:tcMar>
          </w:tcPr>
          <w:p w14:paraId="6DCFA06C" w14:textId="77777777" w:rsidR="00B7027C" w:rsidRDefault="00B7027C" w:rsidP="00B7027C">
            <w:pPr>
              <w:pStyle w:val="TableText"/>
            </w:pPr>
            <w:r>
              <w:t>Letter Detail number</w:t>
            </w:r>
          </w:p>
          <w:p w14:paraId="514A3F67" w14:textId="674A1FBB" w:rsidR="00B7027C" w:rsidRDefault="00B7027C" w:rsidP="00B7027C">
            <w:pPr>
              <w:pStyle w:val="TableText"/>
            </w:pPr>
            <w:r w:rsidRPr="00407BE9">
              <w:rPr>
                <w:rFonts w:cs="Arial"/>
                <w:color w:val="000000"/>
              </w:rPr>
              <w:t>Specifies which detail number on the claim for which an ADS letter was processed</w:t>
            </w:r>
            <w:r>
              <w:t>.</w:t>
            </w:r>
          </w:p>
        </w:tc>
        <w:tc>
          <w:tcPr>
            <w:tcW w:w="1143" w:type="dxa"/>
            <w:tcMar>
              <w:left w:w="58" w:type="dxa"/>
              <w:right w:w="58" w:type="dxa"/>
            </w:tcMar>
          </w:tcPr>
          <w:p w14:paraId="286F291D" w14:textId="77777777" w:rsidR="00B7027C" w:rsidRDefault="00B7027C" w:rsidP="00B7027C">
            <w:pPr>
              <w:pStyle w:val="TableText"/>
              <w:rPr>
                <w:caps/>
              </w:rPr>
            </w:pPr>
            <w:r>
              <w:rPr>
                <w:caps/>
              </w:rPr>
              <w:t>2 C</w:t>
            </w:r>
          </w:p>
        </w:tc>
        <w:tc>
          <w:tcPr>
            <w:tcW w:w="2324" w:type="dxa"/>
            <w:gridSpan w:val="2"/>
            <w:tcMar>
              <w:left w:w="58" w:type="dxa"/>
              <w:right w:w="58" w:type="dxa"/>
            </w:tcMar>
          </w:tcPr>
          <w:p w14:paraId="4B88F714"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607BA749" w14:textId="77777777" w:rsidR="00B7027C" w:rsidRDefault="00B7027C" w:rsidP="00B7027C">
            <w:pPr>
              <w:pStyle w:val="TableText"/>
            </w:pPr>
            <w:r>
              <w:t>Spaces</w:t>
            </w:r>
          </w:p>
        </w:tc>
        <w:tc>
          <w:tcPr>
            <w:tcW w:w="540" w:type="dxa"/>
          </w:tcPr>
          <w:p w14:paraId="02CD8061" w14:textId="77777777" w:rsidR="00B7027C" w:rsidRDefault="00B7027C" w:rsidP="00B7027C">
            <w:pPr>
              <w:pStyle w:val="TableText"/>
            </w:pPr>
            <w:r>
              <w:t>-</w:t>
            </w:r>
          </w:p>
        </w:tc>
        <w:tc>
          <w:tcPr>
            <w:tcW w:w="450" w:type="dxa"/>
          </w:tcPr>
          <w:p w14:paraId="20C2A916" w14:textId="77777777" w:rsidR="00B7027C" w:rsidRDefault="00B7027C" w:rsidP="00B7027C">
            <w:pPr>
              <w:pStyle w:val="TableText"/>
            </w:pPr>
            <w:r>
              <w:t>X</w:t>
            </w:r>
          </w:p>
        </w:tc>
        <w:tc>
          <w:tcPr>
            <w:tcW w:w="451" w:type="dxa"/>
          </w:tcPr>
          <w:p w14:paraId="66DD6C09" w14:textId="77777777" w:rsidR="00B7027C" w:rsidRDefault="00B7027C" w:rsidP="00B7027C">
            <w:pPr>
              <w:pStyle w:val="TableText"/>
            </w:pPr>
            <w:r>
              <w:t>X</w:t>
            </w:r>
          </w:p>
        </w:tc>
      </w:tr>
      <w:tr w:rsidR="00B7027C" w14:paraId="335DBA41" w14:textId="77777777" w:rsidTr="00B3142B">
        <w:trPr>
          <w:cantSplit/>
          <w:jc w:val="center"/>
        </w:trPr>
        <w:tc>
          <w:tcPr>
            <w:tcW w:w="802" w:type="dxa"/>
            <w:tcMar>
              <w:left w:w="58" w:type="dxa"/>
              <w:right w:w="58" w:type="dxa"/>
            </w:tcMar>
          </w:tcPr>
          <w:p w14:paraId="5F974658" w14:textId="12ACC0F8" w:rsidR="00B7027C" w:rsidRDefault="00B7027C" w:rsidP="00B7027C">
            <w:pPr>
              <w:pStyle w:val="TableText"/>
            </w:pPr>
            <w:r>
              <w:t>504 – 506</w:t>
            </w:r>
          </w:p>
        </w:tc>
        <w:tc>
          <w:tcPr>
            <w:tcW w:w="2227" w:type="dxa"/>
            <w:tcMar>
              <w:left w:w="58" w:type="dxa"/>
              <w:right w:w="58" w:type="dxa"/>
            </w:tcMar>
          </w:tcPr>
          <w:p w14:paraId="497292DB" w14:textId="77777777" w:rsidR="00B7027C" w:rsidRDefault="00B7027C" w:rsidP="00B7027C">
            <w:pPr>
              <w:pStyle w:val="TableText"/>
            </w:pPr>
            <w:r>
              <w:t>DETAIL MESSAGE NUMBER (2,3)</w:t>
            </w:r>
          </w:p>
        </w:tc>
        <w:tc>
          <w:tcPr>
            <w:tcW w:w="2902" w:type="dxa"/>
            <w:tcMar>
              <w:left w:w="58" w:type="dxa"/>
              <w:right w:w="58" w:type="dxa"/>
            </w:tcMar>
          </w:tcPr>
          <w:p w14:paraId="4B78C32F" w14:textId="4CF01CAD" w:rsidR="00B7027C" w:rsidRDefault="00B7027C" w:rsidP="00B7027C">
            <w:pPr>
              <w:pStyle w:val="TableText"/>
            </w:pPr>
            <w:r>
              <w:t>:P:IDR-</w:t>
            </w:r>
            <w:hyperlink r:id="rId140" w:history="1">
              <w:r>
                <w:rPr>
                  <w:rStyle w:val="Hyperlink"/>
                </w:rPr>
                <w:t>ADS-MSG</w:t>
              </w:r>
            </w:hyperlink>
          </w:p>
        </w:tc>
        <w:tc>
          <w:tcPr>
            <w:tcW w:w="3087" w:type="dxa"/>
            <w:gridSpan w:val="2"/>
            <w:tcMar>
              <w:left w:w="58" w:type="dxa"/>
              <w:right w:w="58" w:type="dxa"/>
            </w:tcMar>
          </w:tcPr>
          <w:p w14:paraId="72E4C3EE" w14:textId="77777777" w:rsidR="00B7027C" w:rsidRDefault="00B7027C" w:rsidP="00B7027C">
            <w:pPr>
              <w:pStyle w:val="TableText"/>
            </w:pPr>
            <w:r>
              <w:t>Letter ADS message number</w:t>
            </w:r>
          </w:p>
          <w:p w14:paraId="43370E2B" w14:textId="77777777" w:rsidR="00B51AFD" w:rsidRDefault="00B7027C" w:rsidP="00B51AFD">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B51AFD">
              <w:rPr>
                <w:rFonts w:cs="Arial"/>
                <w:color w:val="000000"/>
              </w:rPr>
              <w:t xml:space="preserve"> </w:t>
            </w:r>
            <w:r w:rsidR="00B51AFD" w:rsidRPr="009051DF">
              <w:rPr>
                <w:rFonts w:cs="Arial"/>
                <w:color w:val="000000"/>
              </w:rPr>
              <w:t xml:space="preserve">Up to </w:t>
            </w:r>
            <w:r w:rsidR="00B51AFD">
              <w:rPr>
                <w:rFonts w:cs="Arial"/>
                <w:color w:val="000000"/>
              </w:rPr>
              <w:t>eight</w:t>
            </w:r>
            <w:r w:rsidR="00B51AFD" w:rsidRPr="009051DF">
              <w:rPr>
                <w:rFonts w:cs="Arial"/>
                <w:color w:val="000000"/>
              </w:rPr>
              <w:t xml:space="preserve"> message codes can be entered with the detail number of which the question was asked. </w:t>
            </w:r>
            <w:r w:rsidR="00B51AFD">
              <w:t xml:space="preserve">However, MCS only sends the first six to the IDR. </w:t>
            </w:r>
            <w:r w:rsidR="00B51AFD"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4D3D63D7" w14:textId="32276941" w:rsidR="00B7027C" w:rsidRDefault="00B51AFD" w:rsidP="00B51AFD">
            <w:pPr>
              <w:pStyle w:val="TableText"/>
            </w:pPr>
            <w:r w:rsidRPr="009051DF">
              <w:rPr>
                <w:rFonts w:cs="Arial"/>
                <w:color w:val="000000"/>
              </w:rPr>
              <w:t>this refers to the number of the ADS question asked on the claim header or detail.</w:t>
            </w:r>
          </w:p>
        </w:tc>
        <w:tc>
          <w:tcPr>
            <w:tcW w:w="1143" w:type="dxa"/>
            <w:tcMar>
              <w:left w:w="58" w:type="dxa"/>
              <w:right w:w="58" w:type="dxa"/>
            </w:tcMar>
          </w:tcPr>
          <w:p w14:paraId="472C1BFA" w14:textId="77777777" w:rsidR="00B7027C" w:rsidRDefault="00B7027C" w:rsidP="00B7027C">
            <w:pPr>
              <w:pStyle w:val="TableText"/>
              <w:rPr>
                <w:caps/>
              </w:rPr>
            </w:pPr>
            <w:r>
              <w:rPr>
                <w:caps/>
              </w:rPr>
              <w:t>3 N</w:t>
            </w:r>
          </w:p>
        </w:tc>
        <w:tc>
          <w:tcPr>
            <w:tcW w:w="2324" w:type="dxa"/>
            <w:gridSpan w:val="2"/>
            <w:tcMar>
              <w:left w:w="58" w:type="dxa"/>
              <w:right w:w="58" w:type="dxa"/>
            </w:tcMar>
          </w:tcPr>
          <w:p w14:paraId="023A1CBE" w14:textId="49352E3B" w:rsidR="00B7027C" w:rsidRDefault="00B7027C" w:rsidP="00B7027C">
            <w:pPr>
              <w:pStyle w:val="TableText"/>
            </w:pPr>
            <w:r>
              <w:t xml:space="preserve">See Basic value specification </w:t>
            </w:r>
            <w:hyperlink r:id="rId141"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0A6D4D1D" w14:textId="77777777" w:rsidR="00B7027C" w:rsidRDefault="00B7027C" w:rsidP="00B7027C">
            <w:pPr>
              <w:pStyle w:val="TableText"/>
            </w:pPr>
            <w:r>
              <w:t>Zeros</w:t>
            </w:r>
          </w:p>
        </w:tc>
        <w:tc>
          <w:tcPr>
            <w:tcW w:w="540" w:type="dxa"/>
          </w:tcPr>
          <w:p w14:paraId="1E340BD6" w14:textId="77777777" w:rsidR="00B7027C" w:rsidRDefault="00B7027C" w:rsidP="00B7027C">
            <w:pPr>
              <w:pStyle w:val="TableText"/>
            </w:pPr>
            <w:r>
              <w:t>-</w:t>
            </w:r>
          </w:p>
        </w:tc>
        <w:tc>
          <w:tcPr>
            <w:tcW w:w="450" w:type="dxa"/>
          </w:tcPr>
          <w:p w14:paraId="4DB6C0FC" w14:textId="77777777" w:rsidR="00B7027C" w:rsidRDefault="00B7027C" w:rsidP="00B7027C">
            <w:pPr>
              <w:pStyle w:val="TableText"/>
            </w:pPr>
            <w:r>
              <w:t>X</w:t>
            </w:r>
          </w:p>
        </w:tc>
        <w:tc>
          <w:tcPr>
            <w:tcW w:w="451" w:type="dxa"/>
          </w:tcPr>
          <w:p w14:paraId="77167399" w14:textId="77777777" w:rsidR="00B7027C" w:rsidRDefault="00B7027C" w:rsidP="00B7027C">
            <w:pPr>
              <w:pStyle w:val="TableText"/>
            </w:pPr>
            <w:r>
              <w:t>X</w:t>
            </w:r>
          </w:p>
        </w:tc>
      </w:tr>
      <w:tr w:rsidR="00B7027C" w14:paraId="7239E3CF" w14:textId="77777777" w:rsidTr="00B3142B">
        <w:trPr>
          <w:cantSplit/>
          <w:jc w:val="center"/>
        </w:trPr>
        <w:tc>
          <w:tcPr>
            <w:tcW w:w="802" w:type="dxa"/>
            <w:tcMar>
              <w:left w:w="58" w:type="dxa"/>
              <w:right w:w="58" w:type="dxa"/>
            </w:tcMar>
          </w:tcPr>
          <w:p w14:paraId="0C715C28" w14:textId="69B904C2" w:rsidR="00B7027C" w:rsidRDefault="00B7027C" w:rsidP="00B7027C">
            <w:pPr>
              <w:pStyle w:val="TableText"/>
            </w:pPr>
            <w:r>
              <w:t>507 – 508</w:t>
            </w:r>
          </w:p>
        </w:tc>
        <w:tc>
          <w:tcPr>
            <w:tcW w:w="2227" w:type="dxa"/>
            <w:tcMar>
              <w:left w:w="58" w:type="dxa"/>
              <w:right w:w="58" w:type="dxa"/>
            </w:tcMar>
          </w:tcPr>
          <w:p w14:paraId="73E91623" w14:textId="77777777" w:rsidR="00B7027C" w:rsidRDefault="00B7027C" w:rsidP="00B7027C">
            <w:pPr>
              <w:pStyle w:val="TableText"/>
            </w:pPr>
            <w:r>
              <w:t>DETAIL NUMBER FOR LETTER (2,4)</w:t>
            </w:r>
          </w:p>
        </w:tc>
        <w:tc>
          <w:tcPr>
            <w:tcW w:w="2902" w:type="dxa"/>
            <w:tcMar>
              <w:left w:w="58" w:type="dxa"/>
              <w:right w:w="58" w:type="dxa"/>
            </w:tcMar>
          </w:tcPr>
          <w:p w14:paraId="500331FA" w14:textId="3C965BD7" w:rsidR="00B7027C" w:rsidRDefault="00B7027C" w:rsidP="00B7027C">
            <w:pPr>
              <w:pStyle w:val="TableText"/>
            </w:pPr>
            <w:r>
              <w:t>:P:IDR-</w:t>
            </w:r>
            <w:hyperlink r:id="rId142" w:history="1">
              <w:r>
                <w:rPr>
                  <w:rStyle w:val="Hyperlink"/>
                </w:rPr>
                <w:t>ADS-DTL-NUM</w:t>
              </w:r>
            </w:hyperlink>
          </w:p>
        </w:tc>
        <w:tc>
          <w:tcPr>
            <w:tcW w:w="3087" w:type="dxa"/>
            <w:gridSpan w:val="2"/>
            <w:tcMar>
              <w:left w:w="58" w:type="dxa"/>
              <w:right w:w="58" w:type="dxa"/>
            </w:tcMar>
          </w:tcPr>
          <w:p w14:paraId="25A12800" w14:textId="77777777" w:rsidR="00B7027C" w:rsidRDefault="00B7027C" w:rsidP="00B7027C">
            <w:pPr>
              <w:pStyle w:val="TableText"/>
            </w:pPr>
            <w:r>
              <w:t>Letter Detail number</w:t>
            </w:r>
          </w:p>
          <w:p w14:paraId="32885C38" w14:textId="22CEBE62" w:rsidR="00B7027C" w:rsidRDefault="00B7027C" w:rsidP="00B7027C">
            <w:pPr>
              <w:pStyle w:val="TableText"/>
            </w:pPr>
            <w:r w:rsidRPr="00407BE9">
              <w:rPr>
                <w:rFonts w:cs="Arial"/>
                <w:color w:val="000000"/>
              </w:rPr>
              <w:t>Specifies which detail number on the claim for which an ADS letter was processed</w:t>
            </w:r>
            <w:r>
              <w:rPr>
                <w:rFonts w:cs="Arial"/>
                <w:color w:val="000000"/>
              </w:rPr>
              <w:t>.</w:t>
            </w:r>
          </w:p>
        </w:tc>
        <w:tc>
          <w:tcPr>
            <w:tcW w:w="1143" w:type="dxa"/>
            <w:tcMar>
              <w:left w:w="58" w:type="dxa"/>
              <w:right w:w="58" w:type="dxa"/>
            </w:tcMar>
          </w:tcPr>
          <w:p w14:paraId="3446B07A" w14:textId="77777777" w:rsidR="00B7027C" w:rsidRDefault="00B7027C" w:rsidP="00B7027C">
            <w:pPr>
              <w:pStyle w:val="TableText"/>
              <w:rPr>
                <w:caps/>
              </w:rPr>
            </w:pPr>
            <w:r>
              <w:rPr>
                <w:caps/>
              </w:rPr>
              <w:t>2 C</w:t>
            </w:r>
          </w:p>
        </w:tc>
        <w:tc>
          <w:tcPr>
            <w:tcW w:w="2324" w:type="dxa"/>
            <w:gridSpan w:val="2"/>
            <w:tcMar>
              <w:left w:w="58" w:type="dxa"/>
              <w:right w:w="58" w:type="dxa"/>
            </w:tcMar>
          </w:tcPr>
          <w:p w14:paraId="16ED13E3"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20209D98" w14:textId="77777777" w:rsidR="00B7027C" w:rsidRDefault="00B7027C" w:rsidP="00B7027C">
            <w:pPr>
              <w:pStyle w:val="TableText"/>
            </w:pPr>
            <w:r>
              <w:t>Spaces</w:t>
            </w:r>
          </w:p>
        </w:tc>
        <w:tc>
          <w:tcPr>
            <w:tcW w:w="540" w:type="dxa"/>
          </w:tcPr>
          <w:p w14:paraId="1E4A978E" w14:textId="77777777" w:rsidR="00B7027C" w:rsidRDefault="00B7027C" w:rsidP="00B7027C">
            <w:pPr>
              <w:pStyle w:val="TableText"/>
            </w:pPr>
            <w:r>
              <w:t>-</w:t>
            </w:r>
          </w:p>
        </w:tc>
        <w:tc>
          <w:tcPr>
            <w:tcW w:w="450" w:type="dxa"/>
          </w:tcPr>
          <w:p w14:paraId="2EA4D311" w14:textId="77777777" w:rsidR="00B7027C" w:rsidRDefault="00B7027C" w:rsidP="00B7027C">
            <w:pPr>
              <w:pStyle w:val="TableText"/>
            </w:pPr>
            <w:r>
              <w:t>X</w:t>
            </w:r>
          </w:p>
        </w:tc>
        <w:tc>
          <w:tcPr>
            <w:tcW w:w="451" w:type="dxa"/>
          </w:tcPr>
          <w:p w14:paraId="0441FAA9" w14:textId="77777777" w:rsidR="00B7027C" w:rsidRDefault="00B7027C" w:rsidP="00B7027C">
            <w:pPr>
              <w:pStyle w:val="TableText"/>
            </w:pPr>
            <w:r>
              <w:t>X</w:t>
            </w:r>
          </w:p>
        </w:tc>
      </w:tr>
      <w:tr w:rsidR="00B7027C" w14:paraId="28787F9C" w14:textId="77777777" w:rsidTr="00B3142B">
        <w:trPr>
          <w:cantSplit/>
          <w:jc w:val="center"/>
        </w:trPr>
        <w:tc>
          <w:tcPr>
            <w:tcW w:w="802" w:type="dxa"/>
            <w:tcMar>
              <w:left w:w="58" w:type="dxa"/>
              <w:right w:w="58" w:type="dxa"/>
            </w:tcMar>
          </w:tcPr>
          <w:p w14:paraId="31E561CE" w14:textId="4CD82F6B" w:rsidR="00B7027C" w:rsidRDefault="00B7027C" w:rsidP="00B7027C">
            <w:pPr>
              <w:pStyle w:val="TableText"/>
            </w:pPr>
            <w:r>
              <w:t>509 – 511</w:t>
            </w:r>
          </w:p>
        </w:tc>
        <w:tc>
          <w:tcPr>
            <w:tcW w:w="2227" w:type="dxa"/>
            <w:tcMar>
              <w:left w:w="58" w:type="dxa"/>
              <w:right w:w="58" w:type="dxa"/>
            </w:tcMar>
          </w:tcPr>
          <w:p w14:paraId="47E5DB00" w14:textId="77777777" w:rsidR="00B7027C" w:rsidRDefault="00B7027C" w:rsidP="00B7027C">
            <w:pPr>
              <w:pStyle w:val="TableText"/>
            </w:pPr>
            <w:r>
              <w:t>DETAIL MESSAGE NUMBER (2,4)</w:t>
            </w:r>
          </w:p>
        </w:tc>
        <w:tc>
          <w:tcPr>
            <w:tcW w:w="2902" w:type="dxa"/>
            <w:tcMar>
              <w:left w:w="58" w:type="dxa"/>
              <w:right w:w="58" w:type="dxa"/>
            </w:tcMar>
          </w:tcPr>
          <w:p w14:paraId="580F6D8F" w14:textId="22783F6B" w:rsidR="00B7027C" w:rsidRDefault="00B7027C" w:rsidP="00B7027C">
            <w:pPr>
              <w:pStyle w:val="TableText"/>
            </w:pPr>
            <w:r>
              <w:t>:P:IDR-</w:t>
            </w:r>
            <w:hyperlink r:id="rId143" w:history="1">
              <w:r>
                <w:rPr>
                  <w:rStyle w:val="Hyperlink"/>
                </w:rPr>
                <w:t>ADS-MSG</w:t>
              </w:r>
            </w:hyperlink>
          </w:p>
        </w:tc>
        <w:tc>
          <w:tcPr>
            <w:tcW w:w="3087" w:type="dxa"/>
            <w:gridSpan w:val="2"/>
            <w:tcMar>
              <w:left w:w="58" w:type="dxa"/>
              <w:right w:w="58" w:type="dxa"/>
            </w:tcMar>
          </w:tcPr>
          <w:p w14:paraId="62EAE9A1" w14:textId="77777777" w:rsidR="00B7027C" w:rsidRDefault="00B7027C" w:rsidP="00B7027C">
            <w:pPr>
              <w:pStyle w:val="TableText"/>
            </w:pPr>
            <w:r>
              <w:t>Letter ADS message number</w:t>
            </w:r>
          </w:p>
          <w:p w14:paraId="55901CC9" w14:textId="77777777" w:rsidR="00B7027C" w:rsidRDefault="00B7027C" w:rsidP="00B7027C">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B51AFD">
              <w:rPr>
                <w:rFonts w:cs="Arial"/>
                <w:color w:val="000000"/>
              </w:rPr>
              <w:t xml:space="preserve"> </w:t>
            </w:r>
            <w:r w:rsidR="00B51AFD" w:rsidRPr="009051DF">
              <w:rPr>
                <w:rFonts w:cs="Arial"/>
                <w:color w:val="000000"/>
              </w:rPr>
              <w:t xml:space="preserve">Up to </w:t>
            </w:r>
            <w:r w:rsidR="00B51AFD">
              <w:rPr>
                <w:rFonts w:cs="Arial"/>
                <w:color w:val="000000"/>
              </w:rPr>
              <w:t>eight</w:t>
            </w:r>
            <w:r w:rsidR="00B51AFD" w:rsidRPr="009051DF">
              <w:rPr>
                <w:rFonts w:cs="Arial"/>
                <w:color w:val="000000"/>
              </w:rPr>
              <w:t xml:space="preserve"> message codes can be entered with the detail number of which the question was asked. </w:t>
            </w:r>
            <w:r w:rsidR="00B51AFD">
              <w:t xml:space="preserve">However, MCS only sends the first six to the IDR. </w:t>
            </w:r>
            <w:r w:rsidR="00B51AFD"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6911A7CB" w14:textId="1144E0A9" w:rsidR="00B51AFD" w:rsidRPr="00B51AFD" w:rsidRDefault="00B51AFD" w:rsidP="00B7027C">
            <w:pPr>
              <w:pStyle w:val="TableText"/>
              <w:rPr>
                <w:rFonts w:cs="Arial"/>
                <w:color w:val="000000"/>
              </w:rPr>
            </w:pPr>
            <w:r w:rsidRPr="00B51AFD">
              <w:rPr>
                <w:rFonts w:cs="Arial"/>
                <w:color w:val="000000"/>
              </w:rPr>
              <w:t xml:space="preserve">On the </w:t>
            </w:r>
            <w:hyperlink r:id="rId144" w:history="1">
              <w:r w:rsidRPr="00B51AFD">
                <w:rPr>
                  <w:rStyle w:val="Hyperlink"/>
                  <w:rFonts w:cs="Arial"/>
                </w:rPr>
                <w:t>H6</w:t>
              </w:r>
            </w:hyperlink>
            <w:r w:rsidRPr="00B51AFD">
              <w:rPr>
                <w:rFonts w:cs="Arial"/>
                <w:color w:val="000000"/>
              </w:rPr>
              <w:t xml:space="preserve"> screen, this refers to the number of the ADS question asked on the claim header or detail.</w:t>
            </w:r>
          </w:p>
        </w:tc>
        <w:tc>
          <w:tcPr>
            <w:tcW w:w="1143" w:type="dxa"/>
            <w:tcMar>
              <w:left w:w="58" w:type="dxa"/>
              <w:right w:w="58" w:type="dxa"/>
            </w:tcMar>
          </w:tcPr>
          <w:p w14:paraId="655EFC92" w14:textId="77777777" w:rsidR="00B7027C" w:rsidRDefault="00B7027C" w:rsidP="00B7027C">
            <w:pPr>
              <w:pStyle w:val="TableText"/>
              <w:rPr>
                <w:caps/>
              </w:rPr>
            </w:pPr>
            <w:r>
              <w:rPr>
                <w:caps/>
              </w:rPr>
              <w:t>3 N</w:t>
            </w:r>
          </w:p>
        </w:tc>
        <w:tc>
          <w:tcPr>
            <w:tcW w:w="2324" w:type="dxa"/>
            <w:gridSpan w:val="2"/>
            <w:tcMar>
              <w:left w:w="58" w:type="dxa"/>
              <w:right w:w="58" w:type="dxa"/>
            </w:tcMar>
          </w:tcPr>
          <w:p w14:paraId="080C677A" w14:textId="27A0B04E" w:rsidR="00B7027C" w:rsidRDefault="00B7027C" w:rsidP="00B7027C">
            <w:pPr>
              <w:pStyle w:val="TableText"/>
            </w:pPr>
            <w:r>
              <w:t xml:space="preserve">See Basic value specification </w:t>
            </w:r>
            <w:hyperlink r:id="rId145"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5EEA5F27" w14:textId="77777777" w:rsidR="00B7027C" w:rsidRDefault="00B7027C" w:rsidP="00B7027C">
            <w:pPr>
              <w:pStyle w:val="TableText"/>
            </w:pPr>
            <w:r>
              <w:t>Zeros</w:t>
            </w:r>
          </w:p>
        </w:tc>
        <w:tc>
          <w:tcPr>
            <w:tcW w:w="540" w:type="dxa"/>
          </w:tcPr>
          <w:p w14:paraId="60513EF9" w14:textId="77777777" w:rsidR="00B7027C" w:rsidRDefault="00B7027C" w:rsidP="00B7027C">
            <w:pPr>
              <w:pStyle w:val="TableText"/>
            </w:pPr>
            <w:r>
              <w:t>-</w:t>
            </w:r>
          </w:p>
        </w:tc>
        <w:tc>
          <w:tcPr>
            <w:tcW w:w="450" w:type="dxa"/>
          </w:tcPr>
          <w:p w14:paraId="27E9AE33" w14:textId="77777777" w:rsidR="00B7027C" w:rsidRDefault="00B7027C" w:rsidP="00B7027C">
            <w:pPr>
              <w:pStyle w:val="TableText"/>
            </w:pPr>
            <w:r>
              <w:t>X</w:t>
            </w:r>
          </w:p>
        </w:tc>
        <w:tc>
          <w:tcPr>
            <w:tcW w:w="451" w:type="dxa"/>
          </w:tcPr>
          <w:p w14:paraId="4ACCA8E7" w14:textId="77777777" w:rsidR="00B7027C" w:rsidRDefault="00B7027C" w:rsidP="00B7027C">
            <w:pPr>
              <w:pStyle w:val="TableText"/>
            </w:pPr>
            <w:r>
              <w:t>X</w:t>
            </w:r>
          </w:p>
        </w:tc>
      </w:tr>
      <w:tr w:rsidR="00B7027C" w14:paraId="00D5BB17" w14:textId="77777777" w:rsidTr="00B3142B">
        <w:trPr>
          <w:cantSplit/>
          <w:jc w:val="center"/>
        </w:trPr>
        <w:tc>
          <w:tcPr>
            <w:tcW w:w="802" w:type="dxa"/>
            <w:tcMar>
              <w:left w:w="58" w:type="dxa"/>
              <w:right w:w="58" w:type="dxa"/>
            </w:tcMar>
          </w:tcPr>
          <w:p w14:paraId="547F8FDD" w14:textId="284EF41A" w:rsidR="00B7027C" w:rsidRDefault="00B7027C" w:rsidP="00B7027C">
            <w:pPr>
              <w:pStyle w:val="TableText"/>
            </w:pPr>
            <w:r>
              <w:t>512 – 513</w:t>
            </w:r>
          </w:p>
        </w:tc>
        <w:tc>
          <w:tcPr>
            <w:tcW w:w="2227" w:type="dxa"/>
            <w:tcMar>
              <w:left w:w="58" w:type="dxa"/>
              <w:right w:w="58" w:type="dxa"/>
            </w:tcMar>
          </w:tcPr>
          <w:p w14:paraId="3CBEF8D6" w14:textId="77777777" w:rsidR="00B7027C" w:rsidRDefault="00B7027C" w:rsidP="00B7027C">
            <w:pPr>
              <w:pStyle w:val="TableText"/>
            </w:pPr>
            <w:r>
              <w:t>DETAIL NUMBER FOR LETTER (2,5)</w:t>
            </w:r>
          </w:p>
        </w:tc>
        <w:tc>
          <w:tcPr>
            <w:tcW w:w="2902" w:type="dxa"/>
            <w:tcMar>
              <w:left w:w="58" w:type="dxa"/>
              <w:right w:w="58" w:type="dxa"/>
            </w:tcMar>
          </w:tcPr>
          <w:p w14:paraId="055D04A2" w14:textId="21415F52" w:rsidR="00B7027C" w:rsidRDefault="00B7027C" w:rsidP="00B7027C">
            <w:pPr>
              <w:pStyle w:val="TableText"/>
            </w:pPr>
            <w:r>
              <w:t>:P:IDR-</w:t>
            </w:r>
            <w:hyperlink r:id="rId146" w:history="1">
              <w:r>
                <w:rPr>
                  <w:rStyle w:val="Hyperlink"/>
                </w:rPr>
                <w:t>ADS-DTL-NUM</w:t>
              </w:r>
            </w:hyperlink>
          </w:p>
        </w:tc>
        <w:tc>
          <w:tcPr>
            <w:tcW w:w="3087" w:type="dxa"/>
            <w:gridSpan w:val="2"/>
            <w:tcMar>
              <w:left w:w="58" w:type="dxa"/>
              <w:right w:w="58" w:type="dxa"/>
            </w:tcMar>
          </w:tcPr>
          <w:p w14:paraId="5C877AFD" w14:textId="77777777" w:rsidR="00B7027C" w:rsidRDefault="00B7027C" w:rsidP="00B7027C">
            <w:pPr>
              <w:pStyle w:val="TableText"/>
            </w:pPr>
            <w:r>
              <w:t>Letter Detail number</w:t>
            </w:r>
          </w:p>
          <w:p w14:paraId="54862855" w14:textId="77777777" w:rsidR="00B7027C" w:rsidRDefault="00B7027C" w:rsidP="00B7027C">
            <w:pPr>
              <w:pStyle w:val="TableText"/>
            </w:pPr>
            <w:r w:rsidRPr="00407BE9">
              <w:rPr>
                <w:rFonts w:cs="Arial"/>
                <w:color w:val="000000"/>
              </w:rPr>
              <w:t>Specifies which detail number on the claim for which an ADS letter was processed.</w:t>
            </w:r>
          </w:p>
        </w:tc>
        <w:tc>
          <w:tcPr>
            <w:tcW w:w="1143" w:type="dxa"/>
            <w:tcMar>
              <w:left w:w="58" w:type="dxa"/>
              <w:right w:w="58" w:type="dxa"/>
            </w:tcMar>
          </w:tcPr>
          <w:p w14:paraId="39C6185A" w14:textId="77777777" w:rsidR="00B7027C" w:rsidRDefault="00B7027C" w:rsidP="00B7027C">
            <w:pPr>
              <w:pStyle w:val="TableText"/>
              <w:rPr>
                <w:caps/>
              </w:rPr>
            </w:pPr>
            <w:r>
              <w:rPr>
                <w:caps/>
              </w:rPr>
              <w:t>2 C</w:t>
            </w:r>
          </w:p>
        </w:tc>
        <w:tc>
          <w:tcPr>
            <w:tcW w:w="2324" w:type="dxa"/>
            <w:gridSpan w:val="2"/>
            <w:tcMar>
              <w:left w:w="58" w:type="dxa"/>
              <w:right w:w="58" w:type="dxa"/>
            </w:tcMar>
          </w:tcPr>
          <w:p w14:paraId="7FA0F581"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5CF75AA3" w14:textId="77777777" w:rsidR="00B7027C" w:rsidRDefault="00B7027C" w:rsidP="00B7027C">
            <w:pPr>
              <w:pStyle w:val="TableText"/>
            </w:pPr>
            <w:r>
              <w:t>Spaces</w:t>
            </w:r>
          </w:p>
        </w:tc>
        <w:tc>
          <w:tcPr>
            <w:tcW w:w="540" w:type="dxa"/>
          </w:tcPr>
          <w:p w14:paraId="185CF3F6" w14:textId="77777777" w:rsidR="00B7027C" w:rsidRDefault="00B7027C" w:rsidP="00B7027C">
            <w:pPr>
              <w:pStyle w:val="TableText"/>
            </w:pPr>
            <w:r>
              <w:t>-</w:t>
            </w:r>
          </w:p>
        </w:tc>
        <w:tc>
          <w:tcPr>
            <w:tcW w:w="450" w:type="dxa"/>
          </w:tcPr>
          <w:p w14:paraId="4107E88D" w14:textId="77777777" w:rsidR="00B7027C" w:rsidRDefault="00B7027C" w:rsidP="00B7027C">
            <w:pPr>
              <w:pStyle w:val="TableText"/>
            </w:pPr>
            <w:r>
              <w:t>X</w:t>
            </w:r>
          </w:p>
        </w:tc>
        <w:tc>
          <w:tcPr>
            <w:tcW w:w="451" w:type="dxa"/>
          </w:tcPr>
          <w:p w14:paraId="67714E4D" w14:textId="77777777" w:rsidR="00B7027C" w:rsidRDefault="00B7027C" w:rsidP="00B7027C">
            <w:pPr>
              <w:pStyle w:val="TableText"/>
            </w:pPr>
            <w:r>
              <w:t>X</w:t>
            </w:r>
          </w:p>
        </w:tc>
      </w:tr>
      <w:tr w:rsidR="00B7027C" w14:paraId="4F244E72" w14:textId="77777777" w:rsidTr="00B3142B">
        <w:trPr>
          <w:cantSplit/>
          <w:jc w:val="center"/>
        </w:trPr>
        <w:tc>
          <w:tcPr>
            <w:tcW w:w="802" w:type="dxa"/>
            <w:tcMar>
              <w:left w:w="58" w:type="dxa"/>
              <w:right w:w="58" w:type="dxa"/>
            </w:tcMar>
          </w:tcPr>
          <w:p w14:paraId="2277100A" w14:textId="659ADC5E" w:rsidR="00B7027C" w:rsidRDefault="00B7027C" w:rsidP="00B7027C">
            <w:pPr>
              <w:pStyle w:val="TableText"/>
            </w:pPr>
            <w:r>
              <w:t>514 – 516</w:t>
            </w:r>
          </w:p>
        </w:tc>
        <w:tc>
          <w:tcPr>
            <w:tcW w:w="2227" w:type="dxa"/>
            <w:tcMar>
              <w:left w:w="58" w:type="dxa"/>
              <w:right w:w="58" w:type="dxa"/>
            </w:tcMar>
          </w:tcPr>
          <w:p w14:paraId="4CAF0954" w14:textId="77777777" w:rsidR="00B7027C" w:rsidRDefault="00B7027C" w:rsidP="00B7027C">
            <w:pPr>
              <w:pStyle w:val="TableText"/>
            </w:pPr>
            <w:r>
              <w:t>DETAIL MESSAGE NUMBER (2,5)</w:t>
            </w:r>
          </w:p>
        </w:tc>
        <w:tc>
          <w:tcPr>
            <w:tcW w:w="2902" w:type="dxa"/>
            <w:tcMar>
              <w:left w:w="58" w:type="dxa"/>
              <w:right w:w="58" w:type="dxa"/>
            </w:tcMar>
          </w:tcPr>
          <w:p w14:paraId="7205BB9C" w14:textId="6E65465E" w:rsidR="00B7027C" w:rsidRDefault="00B7027C" w:rsidP="00B7027C">
            <w:pPr>
              <w:pStyle w:val="TableText"/>
            </w:pPr>
            <w:r>
              <w:t>:P:IDR-</w:t>
            </w:r>
            <w:hyperlink r:id="rId147" w:history="1">
              <w:r>
                <w:rPr>
                  <w:rStyle w:val="Hyperlink"/>
                </w:rPr>
                <w:t>ADS-MSG</w:t>
              </w:r>
            </w:hyperlink>
          </w:p>
        </w:tc>
        <w:tc>
          <w:tcPr>
            <w:tcW w:w="3087" w:type="dxa"/>
            <w:gridSpan w:val="2"/>
            <w:tcMar>
              <w:left w:w="58" w:type="dxa"/>
              <w:right w:w="58" w:type="dxa"/>
            </w:tcMar>
          </w:tcPr>
          <w:p w14:paraId="60FB3AF8" w14:textId="77777777" w:rsidR="00B7027C" w:rsidRDefault="00B7027C" w:rsidP="00B7027C">
            <w:pPr>
              <w:pStyle w:val="TableText"/>
            </w:pPr>
            <w:r>
              <w:t>Letter ADS message number</w:t>
            </w:r>
          </w:p>
          <w:p w14:paraId="5D4E969F" w14:textId="68A433DC" w:rsidR="00B51AFD" w:rsidRDefault="00B7027C" w:rsidP="00B51AFD">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B51AFD">
              <w:rPr>
                <w:rFonts w:cs="Arial"/>
                <w:color w:val="000000"/>
              </w:rPr>
              <w:t xml:space="preserve"> </w:t>
            </w:r>
            <w:r w:rsidR="00B51AFD" w:rsidRPr="009051DF">
              <w:rPr>
                <w:rFonts w:cs="Arial"/>
                <w:color w:val="000000"/>
              </w:rPr>
              <w:t xml:space="preserve">Up to </w:t>
            </w:r>
            <w:r w:rsidR="00B51AFD">
              <w:rPr>
                <w:rFonts w:cs="Arial"/>
                <w:color w:val="000000"/>
              </w:rPr>
              <w:t>eight</w:t>
            </w:r>
            <w:r w:rsidR="00B51AFD" w:rsidRPr="009051DF">
              <w:rPr>
                <w:rFonts w:cs="Arial"/>
                <w:color w:val="000000"/>
              </w:rPr>
              <w:t xml:space="preserve"> message codes can be entered with the detail number of which the question was asked. </w:t>
            </w:r>
            <w:r w:rsidR="00B51AFD">
              <w:t xml:space="preserve">However, MCS only sends the first six to the IDR. </w:t>
            </w:r>
            <w:r w:rsidR="00B51AFD"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21121A22" w14:textId="207C3B17" w:rsidR="00B7027C" w:rsidRDefault="00B51AFD" w:rsidP="00B7027C">
            <w:pPr>
              <w:pStyle w:val="TableText"/>
            </w:pPr>
            <w:r w:rsidRPr="00B51AFD">
              <w:t xml:space="preserve">On the </w:t>
            </w:r>
            <w:hyperlink r:id="rId148" w:history="1">
              <w:r w:rsidRPr="00B51AFD">
                <w:rPr>
                  <w:rStyle w:val="Hyperlink"/>
                </w:rPr>
                <w:t>H6</w:t>
              </w:r>
            </w:hyperlink>
            <w:r w:rsidRPr="00B51AFD">
              <w:t xml:space="preserve"> screen, this refers to the number of the ADS question asked on the claim header or detail.</w:t>
            </w:r>
          </w:p>
        </w:tc>
        <w:tc>
          <w:tcPr>
            <w:tcW w:w="1143" w:type="dxa"/>
            <w:tcMar>
              <w:left w:w="58" w:type="dxa"/>
              <w:right w:w="58" w:type="dxa"/>
            </w:tcMar>
          </w:tcPr>
          <w:p w14:paraId="4E813C41" w14:textId="77777777" w:rsidR="00B7027C" w:rsidRDefault="00B7027C" w:rsidP="00B7027C">
            <w:pPr>
              <w:pStyle w:val="TableText"/>
              <w:rPr>
                <w:caps/>
              </w:rPr>
            </w:pPr>
            <w:r>
              <w:rPr>
                <w:caps/>
              </w:rPr>
              <w:t>3 N</w:t>
            </w:r>
          </w:p>
        </w:tc>
        <w:tc>
          <w:tcPr>
            <w:tcW w:w="2324" w:type="dxa"/>
            <w:gridSpan w:val="2"/>
            <w:tcMar>
              <w:left w:w="58" w:type="dxa"/>
              <w:right w:w="58" w:type="dxa"/>
            </w:tcMar>
          </w:tcPr>
          <w:p w14:paraId="4EF16267" w14:textId="14E65271" w:rsidR="00B7027C" w:rsidRDefault="00B7027C" w:rsidP="00B7027C">
            <w:pPr>
              <w:pStyle w:val="TableText"/>
            </w:pPr>
            <w:r>
              <w:t xml:space="preserve">See Basic value specification </w:t>
            </w:r>
            <w:hyperlink r:id="rId149" w:history="1">
              <w:r>
                <w:rPr>
                  <w:rStyle w:val="Hyperlink"/>
                  <w:rFonts w:cs="Courier New"/>
                  <w:szCs w:val="16"/>
                </w:rPr>
                <w:t>S0126000</w:t>
              </w:r>
            </w:hyperlink>
            <w:r>
              <w:t>. These documents describe the ADS message numbers and the messages that go with the numbers.</w:t>
            </w:r>
          </w:p>
        </w:tc>
        <w:tc>
          <w:tcPr>
            <w:tcW w:w="736" w:type="dxa"/>
            <w:tcMar>
              <w:left w:w="58" w:type="dxa"/>
              <w:right w:w="58" w:type="dxa"/>
            </w:tcMar>
          </w:tcPr>
          <w:p w14:paraId="1D58ECA0" w14:textId="77777777" w:rsidR="00B7027C" w:rsidRDefault="00B7027C" w:rsidP="00B7027C">
            <w:pPr>
              <w:pStyle w:val="TableText"/>
            </w:pPr>
            <w:r>
              <w:t>Zeros</w:t>
            </w:r>
          </w:p>
        </w:tc>
        <w:tc>
          <w:tcPr>
            <w:tcW w:w="540" w:type="dxa"/>
          </w:tcPr>
          <w:p w14:paraId="777A7C7B" w14:textId="77777777" w:rsidR="00B7027C" w:rsidRDefault="00B7027C" w:rsidP="00B7027C">
            <w:pPr>
              <w:pStyle w:val="TableText"/>
            </w:pPr>
            <w:r>
              <w:t>-</w:t>
            </w:r>
          </w:p>
        </w:tc>
        <w:tc>
          <w:tcPr>
            <w:tcW w:w="450" w:type="dxa"/>
          </w:tcPr>
          <w:p w14:paraId="31066A07" w14:textId="77777777" w:rsidR="00B7027C" w:rsidRDefault="00B7027C" w:rsidP="00B7027C">
            <w:pPr>
              <w:pStyle w:val="TableText"/>
            </w:pPr>
            <w:r>
              <w:t>X</w:t>
            </w:r>
          </w:p>
        </w:tc>
        <w:tc>
          <w:tcPr>
            <w:tcW w:w="451" w:type="dxa"/>
          </w:tcPr>
          <w:p w14:paraId="5E1E6562" w14:textId="77777777" w:rsidR="00B7027C" w:rsidRDefault="00B7027C" w:rsidP="00B7027C">
            <w:pPr>
              <w:pStyle w:val="TableText"/>
            </w:pPr>
            <w:r>
              <w:t>X</w:t>
            </w:r>
          </w:p>
        </w:tc>
      </w:tr>
      <w:tr w:rsidR="00B7027C" w14:paraId="2A39DE23" w14:textId="77777777" w:rsidTr="00B3142B">
        <w:trPr>
          <w:cantSplit/>
          <w:jc w:val="center"/>
        </w:trPr>
        <w:tc>
          <w:tcPr>
            <w:tcW w:w="802" w:type="dxa"/>
            <w:tcMar>
              <w:left w:w="58" w:type="dxa"/>
              <w:right w:w="58" w:type="dxa"/>
            </w:tcMar>
          </w:tcPr>
          <w:p w14:paraId="4BF7233C" w14:textId="38DC10F1" w:rsidR="00B7027C" w:rsidRDefault="00B7027C" w:rsidP="00B7027C">
            <w:pPr>
              <w:pStyle w:val="TableText"/>
            </w:pPr>
            <w:r>
              <w:t>517 – 518</w:t>
            </w:r>
          </w:p>
        </w:tc>
        <w:tc>
          <w:tcPr>
            <w:tcW w:w="2227" w:type="dxa"/>
            <w:tcMar>
              <w:left w:w="58" w:type="dxa"/>
              <w:right w:w="58" w:type="dxa"/>
            </w:tcMar>
          </w:tcPr>
          <w:p w14:paraId="630F8245" w14:textId="77777777" w:rsidR="00B7027C" w:rsidRDefault="00B7027C" w:rsidP="00B7027C">
            <w:pPr>
              <w:pStyle w:val="TableText"/>
            </w:pPr>
            <w:r>
              <w:t>DETAIL NUMBER FOR LETTER (2,6)</w:t>
            </w:r>
          </w:p>
        </w:tc>
        <w:tc>
          <w:tcPr>
            <w:tcW w:w="2902" w:type="dxa"/>
            <w:tcMar>
              <w:left w:w="58" w:type="dxa"/>
              <w:right w:w="58" w:type="dxa"/>
            </w:tcMar>
          </w:tcPr>
          <w:p w14:paraId="65058A39" w14:textId="7B73F2AB" w:rsidR="00B7027C" w:rsidRDefault="00B7027C" w:rsidP="00B7027C">
            <w:pPr>
              <w:pStyle w:val="TableText"/>
            </w:pPr>
            <w:r>
              <w:t>:P:IDR-</w:t>
            </w:r>
            <w:hyperlink r:id="rId150" w:history="1">
              <w:r>
                <w:rPr>
                  <w:rStyle w:val="Hyperlink"/>
                </w:rPr>
                <w:t>ADS-DTL-NUM</w:t>
              </w:r>
            </w:hyperlink>
          </w:p>
        </w:tc>
        <w:tc>
          <w:tcPr>
            <w:tcW w:w="3087" w:type="dxa"/>
            <w:gridSpan w:val="2"/>
            <w:tcMar>
              <w:left w:w="58" w:type="dxa"/>
              <w:right w:w="58" w:type="dxa"/>
            </w:tcMar>
          </w:tcPr>
          <w:p w14:paraId="2094A1E6" w14:textId="77777777" w:rsidR="00B7027C" w:rsidRDefault="00B7027C" w:rsidP="00B7027C">
            <w:pPr>
              <w:pStyle w:val="TableText"/>
            </w:pPr>
            <w:r>
              <w:t>Letter Detail number</w:t>
            </w:r>
          </w:p>
          <w:p w14:paraId="0113AB55" w14:textId="4282FF25" w:rsidR="00B7027C" w:rsidRDefault="00B7027C" w:rsidP="00B7027C">
            <w:pPr>
              <w:pStyle w:val="TableText"/>
            </w:pPr>
            <w:r w:rsidRPr="00407BE9">
              <w:rPr>
                <w:rFonts w:cs="Arial"/>
                <w:color w:val="000000"/>
              </w:rPr>
              <w:t>Specifies which detail number on the claim for which an ADS letter was processed.</w:t>
            </w:r>
          </w:p>
        </w:tc>
        <w:tc>
          <w:tcPr>
            <w:tcW w:w="1143" w:type="dxa"/>
            <w:tcMar>
              <w:left w:w="58" w:type="dxa"/>
              <w:right w:w="58" w:type="dxa"/>
            </w:tcMar>
          </w:tcPr>
          <w:p w14:paraId="6AA086E3" w14:textId="77777777" w:rsidR="00B7027C" w:rsidRDefault="00B7027C" w:rsidP="00B7027C">
            <w:pPr>
              <w:pStyle w:val="TableText"/>
              <w:rPr>
                <w:caps/>
              </w:rPr>
            </w:pPr>
            <w:r>
              <w:rPr>
                <w:caps/>
              </w:rPr>
              <w:t>2 C</w:t>
            </w:r>
          </w:p>
        </w:tc>
        <w:tc>
          <w:tcPr>
            <w:tcW w:w="2324" w:type="dxa"/>
            <w:gridSpan w:val="2"/>
            <w:tcMar>
              <w:left w:w="58" w:type="dxa"/>
              <w:right w:w="58" w:type="dxa"/>
            </w:tcMar>
          </w:tcPr>
          <w:p w14:paraId="2B639659" w14:textId="77777777" w:rsidR="00B7027C" w:rsidRDefault="00B7027C" w:rsidP="00B7027C">
            <w:pPr>
              <w:pStyle w:val="TableText"/>
            </w:pPr>
            <w:r>
              <w:t>Detail # on claim for which an ADS was processed; ’00’ is used for header letters.</w:t>
            </w:r>
          </w:p>
        </w:tc>
        <w:tc>
          <w:tcPr>
            <w:tcW w:w="736" w:type="dxa"/>
            <w:tcMar>
              <w:left w:w="58" w:type="dxa"/>
              <w:right w:w="58" w:type="dxa"/>
            </w:tcMar>
          </w:tcPr>
          <w:p w14:paraId="268B9825" w14:textId="77777777" w:rsidR="00B7027C" w:rsidRDefault="00B7027C" w:rsidP="00B7027C">
            <w:pPr>
              <w:pStyle w:val="TableText"/>
            </w:pPr>
            <w:r>
              <w:t>Spaces</w:t>
            </w:r>
          </w:p>
        </w:tc>
        <w:tc>
          <w:tcPr>
            <w:tcW w:w="540" w:type="dxa"/>
          </w:tcPr>
          <w:p w14:paraId="545885AD" w14:textId="77777777" w:rsidR="00B7027C" w:rsidRDefault="00B7027C" w:rsidP="00B7027C">
            <w:pPr>
              <w:pStyle w:val="TableText"/>
            </w:pPr>
            <w:r>
              <w:t>-</w:t>
            </w:r>
          </w:p>
        </w:tc>
        <w:tc>
          <w:tcPr>
            <w:tcW w:w="450" w:type="dxa"/>
          </w:tcPr>
          <w:p w14:paraId="630D2D90" w14:textId="77777777" w:rsidR="00B7027C" w:rsidRDefault="00B7027C" w:rsidP="00B7027C">
            <w:pPr>
              <w:pStyle w:val="TableText"/>
            </w:pPr>
            <w:r>
              <w:t>X</w:t>
            </w:r>
          </w:p>
        </w:tc>
        <w:tc>
          <w:tcPr>
            <w:tcW w:w="451" w:type="dxa"/>
          </w:tcPr>
          <w:p w14:paraId="0B99E6DA" w14:textId="77777777" w:rsidR="00B7027C" w:rsidRDefault="00B7027C" w:rsidP="00B7027C">
            <w:pPr>
              <w:pStyle w:val="TableText"/>
            </w:pPr>
            <w:r>
              <w:t>X</w:t>
            </w:r>
          </w:p>
        </w:tc>
      </w:tr>
    </w:tbl>
    <w:p w14:paraId="2835AA0E" w14:textId="4B12B2A0" w:rsidR="003F4CA9" w:rsidRPr="003F4CA9" w:rsidRDefault="003F4CA9" w:rsidP="003F4CA9">
      <w:hyperlink w:anchor="_top" w:history="1">
        <w:r w:rsidRPr="003F4CA9">
          <w:rPr>
            <w:rStyle w:val="Hyperlink"/>
          </w:rPr>
          <w:t>Top</w:t>
        </w:r>
      </w:hyperlink>
    </w:p>
    <w:p w14:paraId="63BFC6C4" w14:textId="0358BA68" w:rsidR="00C624BC" w:rsidRDefault="00C624BC" w:rsidP="000A270D">
      <w:pPr>
        <w:pStyle w:val="Caption"/>
      </w:pPr>
      <w:bookmarkStart w:id="289" w:name="_Toc180744867"/>
      <w:r>
        <w:t xml:space="preserve">Table </w:t>
      </w:r>
      <w:r w:rsidR="007826BE">
        <w:fldChar w:fldCharType="begin"/>
      </w:r>
      <w:r w:rsidR="007826BE">
        <w:instrText xml:space="preserve"> SEQ Table \* ARABIC </w:instrText>
      </w:r>
      <w:r w:rsidR="007826BE">
        <w:fldChar w:fldCharType="separate"/>
      </w:r>
      <w:r w:rsidR="007826BE">
        <w:rPr>
          <w:noProof/>
        </w:rPr>
        <w:t>3</w:t>
      </w:r>
      <w:r w:rsidR="007826BE">
        <w:rPr>
          <w:noProof/>
        </w:rPr>
        <w:fldChar w:fldCharType="end"/>
      </w:r>
      <w:r>
        <w:t xml:space="preserve">. </w:t>
      </w:r>
      <w:r w:rsidRPr="00117F20">
        <w:t>IDR Claim Header Layout</w:t>
      </w:r>
      <w:r>
        <w:t xml:space="preserve"> – Field</w:t>
      </w:r>
      <w:r w:rsidR="002C1BDA">
        <w:t>s</w:t>
      </w:r>
      <w:r>
        <w:t xml:space="preserve"> 519 thru 999</w:t>
      </w:r>
      <w:bookmarkEnd w:id="289"/>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Header Layout – Fields 519 thru 999"/>
        <w:tblDescription w:val="Lists number. field, field name, description, format, values, no data value, and identifes Phases I, II, and III"/>
      </w:tblPr>
      <w:tblGrid>
        <w:gridCol w:w="802"/>
        <w:gridCol w:w="2226"/>
        <w:gridCol w:w="2935"/>
        <w:gridCol w:w="9"/>
        <w:gridCol w:w="2840"/>
        <w:gridCol w:w="1080"/>
        <w:gridCol w:w="2340"/>
        <w:gridCol w:w="858"/>
        <w:gridCol w:w="431"/>
        <w:gridCol w:w="431"/>
        <w:gridCol w:w="432"/>
      </w:tblGrid>
      <w:tr w:rsidR="00C624BC" w14:paraId="2D692A1C" w14:textId="77777777" w:rsidTr="00006E83">
        <w:trPr>
          <w:cantSplit/>
          <w:tblHeader/>
          <w:jc w:val="center"/>
        </w:trPr>
        <w:tc>
          <w:tcPr>
            <w:tcW w:w="802" w:type="dxa"/>
            <w:shd w:val="clear" w:color="auto" w:fill="F2F2F2" w:themeFill="background1" w:themeFillShade="F2"/>
            <w:tcMar>
              <w:left w:w="58" w:type="dxa"/>
              <w:right w:w="58" w:type="dxa"/>
            </w:tcMar>
          </w:tcPr>
          <w:p w14:paraId="4F3939D9" w14:textId="77777777" w:rsidR="00C624BC" w:rsidRPr="00135F82" w:rsidRDefault="00C624BC" w:rsidP="00960B82">
            <w:pPr>
              <w:pStyle w:val="TableText"/>
              <w:rPr>
                <w:b/>
              </w:rPr>
            </w:pPr>
            <w:r w:rsidRPr="00135F82">
              <w:rPr>
                <w:b/>
              </w:rPr>
              <w:t>Num.</w:t>
            </w:r>
          </w:p>
        </w:tc>
        <w:tc>
          <w:tcPr>
            <w:tcW w:w="2226" w:type="dxa"/>
            <w:shd w:val="clear" w:color="auto" w:fill="F2F2F2" w:themeFill="background1" w:themeFillShade="F2"/>
            <w:tcMar>
              <w:left w:w="58" w:type="dxa"/>
              <w:right w:w="58" w:type="dxa"/>
            </w:tcMar>
          </w:tcPr>
          <w:p w14:paraId="616D2235" w14:textId="77777777" w:rsidR="00C624BC" w:rsidRPr="00135F82" w:rsidRDefault="00C624BC" w:rsidP="00960B82">
            <w:pPr>
              <w:pStyle w:val="TableText"/>
              <w:rPr>
                <w:b/>
              </w:rPr>
            </w:pPr>
            <w:r w:rsidRPr="00135F82">
              <w:rPr>
                <w:b/>
              </w:rPr>
              <w:t>Field</w:t>
            </w:r>
          </w:p>
        </w:tc>
        <w:tc>
          <w:tcPr>
            <w:tcW w:w="2944" w:type="dxa"/>
            <w:gridSpan w:val="2"/>
            <w:shd w:val="clear" w:color="auto" w:fill="F2F2F2" w:themeFill="background1" w:themeFillShade="F2"/>
            <w:tcMar>
              <w:left w:w="58" w:type="dxa"/>
              <w:right w:w="58" w:type="dxa"/>
            </w:tcMar>
          </w:tcPr>
          <w:p w14:paraId="32C62611" w14:textId="77777777" w:rsidR="00C624BC" w:rsidRPr="00135F82" w:rsidRDefault="00C624BC" w:rsidP="00960B82">
            <w:pPr>
              <w:pStyle w:val="TableText"/>
              <w:rPr>
                <w:b/>
              </w:rPr>
            </w:pPr>
            <w:r w:rsidRPr="00135F82">
              <w:rPr>
                <w:b/>
              </w:rPr>
              <w:t>Field Name</w:t>
            </w:r>
          </w:p>
        </w:tc>
        <w:tc>
          <w:tcPr>
            <w:tcW w:w="2840" w:type="dxa"/>
            <w:shd w:val="clear" w:color="auto" w:fill="F2F2F2" w:themeFill="background1" w:themeFillShade="F2"/>
            <w:tcMar>
              <w:left w:w="58" w:type="dxa"/>
              <w:right w:w="58" w:type="dxa"/>
            </w:tcMar>
          </w:tcPr>
          <w:p w14:paraId="76AF39B5" w14:textId="77777777" w:rsidR="00C624BC" w:rsidRPr="00135F82" w:rsidRDefault="00C624BC" w:rsidP="00960B82">
            <w:pPr>
              <w:pStyle w:val="TableText"/>
              <w:rPr>
                <w:b/>
              </w:rPr>
            </w:pPr>
            <w:r w:rsidRPr="00135F82">
              <w:rPr>
                <w:b/>
              </w:rPr>
              <w:t>Description</w:t>
            </w:r>
          </w:p>
        </w:tc>
        <w:tc>
          <w:tcPr>
            <w:tcW w:w="1080" w:type="dxa"/>
            <w:shd w:val="clear" w:color="auto" w:fill="F2F2F2" w:themeFill="background1" w:themeFillShade="F2"/>
            <w:tcMar>
              <w:left w:w="58" w:type="dxa"/>
              <w:right w:w="58" w:type="dxa"/>
            </w:tcMar>
          </w:tcPr>
          <w:p w14:paraId="3B45C54C" w14:textId="77777777" w:rsidR="00C624BC" w:rsidRPr="00135F82" w:rsidRDefault="00C624BC" w:rsidP="00960B82">
            <w:pPr>
              <w:pStyle w:val="TableText"/>
              <w:rPr>
                <w:b/>
                <w:caps/>
              </w:rPr>
            </w:pPr>
            <w:r w:rsidRPr="00135F82">
              <w:rPr>
                <w:b/>
              </w:rPr>
              <w:t>Format</w:t>
            </w:r>
          </w:p>
        </w:tc>
        <w:tc>
          <w:tcPr>
            <w:tcW w:w="2340" w:type="dxa"/>
            <w:shd w:val="clear" w:color="auto" w:fill="F2F2F2" w:themeFill="background1" w:themeFillShade="F2"/>
            <w:tcMar>
              <w:left w:w="58" w:type="dxa"/>
              <w:right w:w="58" w:type="dxa"/>
            </w:tcMar>
          </w:tcPr>
          <w:p w14:paraId="7EAEC7DA" w14:textId="77777777" w:rsidR="00C624BC" w:rsidRPr="00135F82" w:rsidRDefault="00C624BC" w:rsidP="00960B82">
            <w:pPr>
              <w:pStyle w:val="TableText"/>
              <w:rPr>
                <w:b/>
              </w:rPr>
            </w:pPr>
            <w:r w:rsidRPr="00135F82">
              <w:rPr>
                <w:b/>
              </w:rPr>
              <w:t>Values</w:t>
            </w:r>
          </w:p>
        </w:tc>
        <w:tc>
          <w:tcPr>
            <w:tcW w:w="858" w:type="dxa"/>
            <w:shd w:val="clear" w:color="auto" w:fill="F2F2F2" w:themeFill="background1" w:themeFillShade="F2"/>
            <w:tcMar>
              <w:left w:w="58" w:type="dxa"/>
              <w:right w:w="58" w:type="dxa"/>
            </w:tcMar>
          </w:tcPr>
          <w:p w14:paraId="1235EED5" w14:textId="77777777" w:rsidR="00C624BC" w:rsidRPr="00135F82" w:rsidRDefault="00C624BC" w:rsidP="00960B82">
            <w:pPr>
              <w:pStyle w:val="TableText"/>
              <w:rPr>
                <w:b/>
              </w:rPr>
            </w:pPr>
            <w:r w:rsidRPr="00135F82">
              <w:rPr>
                <w:b/>
              </w:rPr>
              <w:t>No Data Value</w:t>
            </w:r>
          </w:p>
        </w:tc>
        <w:tc>
          <w:tcPr>
            <w:tcW w:w="431" w:type="dxa"/>
            <w:shd w:val="clear" w:color="auto" w:fill="F2F2F2" w:themeFill="background1" w:themeFillShade="F2"/>
          </w:tcPr>
          <w:p w14:paraId="3A1825F0" w14:textId="77777777" w:rsidR="00C624BC" w:rsidRPr="00135F82" w:rsidRDefault="00C624BC" w:rsidP="00960B82">
            <w:pPr>
              <w:pStyle w:val="TableText"/>
              <w:rPr>
                <w:b/>
              </w:rPr>
            </w:pPr>
            <w:r w:rsidRPr="00135F82">
              <w:rPr>
                <w:b/>
              </w:rPr>
              <w:t>I</w:t>
            </w:r>
          </w:p>
        </w:tc>
        <w:tc>
          <w:tcPr>
            <w:tcW w:w="431" w:type="dxa"/>
            <w:shd w:val="clear" w:color="auto" w:fill="F2F2F2" w:themeFill="background1" w:themeFillShade="F2"/>
          </w:tcPr>
          <w:p w14:paraId="4B7449BE" w14:textId="77777777" w:rsidR="00C624BC" w:rsidRPr="00135F82" w:rsidRDefault="00C624BC" w:rsidP="00960B82">
            <w:pPr>
              <w:pStyle w:val="TableText"/>
              <w:rPr>
                <w:b/>
              </w:rPr>
            </w:pPr>
            <w:r w:rsidRPr="00135F82">
              <w:rPr>
                <w:b/>
              </w:rPr>
              <w:t>II</w:t>
            </w:r>
          </w:p>
        </w:tc>
        <w:tc>
          <w:tcPr>
            <w:tcW w:w="432" w:type="dxa"/>
            <w:shd w:val="clear" w:color="auto" w:fill="F2F2F2" w:themeFill="background1" w:themeFillShade="F2"/>
          </w:tcPr>
          <w:p w14:paraId="473DEAE5" w14:textId="77777777" w:rsidR="00C624BC" w:rsidRPr="00135F82" w:rsidRDefault="00C624BC" w:rsidP="00960B82">
            <w:pPr>
              <w:pStyle w:val="TableText"/>
              <w:rPr>
                <w:b/>
              </w:rPr>
            </w:pPr>
            <w:r w:rsidRPr="00135F82">
              <w:rPr>
                <w:b/>
              </w:rPr>
              <w:t>III</w:t>
            </w:r>
          </w:p>
        </w:tc>
      </w:tr>
      <w:tr w:rsidR="00BE396E" w14:paraId="39F4739E" w14:textId="77777777" w:rsidTr="00006E83">
        <w:trPr>
          <w:cantSplit/>
          <w:jc w:val="center"/>
        </w:trPr>
        <w:tc>
          <w:tcPr>
            <w:tcW w:w="802" w:type="dxa"/>
            <w:tcMar>
              <w:left w:w="58" w:type="dxa"/>
              <w:right w:w="58" w:type="dxa"/>
            </w:tcMar>
          </w:tcPr>
          <w:p w14:paraId="090BAD40" w14:textId="4DBAB267" w:rsidR="00BE396E" w:rsidRDefault="00BE396E" w:rsidP="00BE396E">
            <w:pPr>
              <w:pStyle w:val="TableText"/>
            </w:pPr>
            <w:r>
              <w:t>519</w:t>
            </w:r>
            <w:r w:rsidR="00135F82">
              <w:t xml:space="preserve"> – </w:t>
            </w:r>
            <w:r>
              <w:t>521</w:t>
            </w:r>
          </w:p>
        </w:tc>
        <w:tc>
          <w:tcPr>
            <w:tcW w:w="2226" w:type="dxa"/>
            <w:tcMar>
              <w:left w:w="58" w:type="dxa"/>
              <w:right w:w="58" w:type="dxa"/>
            </w:tcMar>
          </w:tcPr>
          <w:p w14:paraId="20021D22" w14:textId="77777777" w:rsidR="00BE396E" w:rsidRDefault="00BE396E" w:rsidP="00BE396E">
            <w:pPr>
              <w:pStyle w:val="TableText"/>
            </w:pPr>
            <w:r>
              <w:t>DETAIL MESSAGE NUMBER (2,6)</w:t>
            </w:r>
          </w:p>
        </w:tc>
        <w:tc>
          <w:tcPr>
            <w:tcW w:w="2935" w:type="dxa"/>
            <w:tcMar>
              <w:left w:w="58" w:type="dxa"/>
              <w:right w:w="58" w:type="dxa"/>
            </w:tcMar>
          </w:tcPr>
          <w:p w14:paraId="0C2473A0" w14:textId="0D54F9FE" w:rsidR="00BE396E" w:rsidRDefault="00BE396E" w:rsidP="00BE396E">
            <w:pPr>
              <w:pStyle w:val="TableText"/>
            </w:pPr>
            <w:r>
              <w:t>:P:IDR-</w:t>
            </w:r>
            <w:hyperlink r:id="rId151" w:history="1">
              <w:r>
                <w:rPr>
                  <w:rStyle w:val="Hyperlink"/>
                </w:rPr>
                <w:t>ADS-MSG</w:t>
              </w:r>
            </w:hyperlink>
          </w:p>
        </w:tc>
        <w:tc>
          <w:tcPr>
            <w:tcW w:w="2849" w:type="dxa"/>
            <w:gridSpan w:val="2"/>
            <w:tcMar>
              <w:left w:w="58" w:type="dxa"/>
              <w:right w:w="58" w:type="dxa"/>
            </w:tcMar>
          </w:tcPr>
          <w:p w14:paraId="6D748588" w14:textId="77777777" w:rsidR="00BE396E" w:rsidRDefault="00BE396E" w:rsidP="00BE396E">
            <w:pPr>
              <w:pStyle w:val="TableText"/>
            </w:pPr>
            <w:r>
              <w:t>Letter ADS message number.</w:t>
            </w:r>
          </w:p>
          <w:p w14:paraId="55A885B8" w14:textId="465A64F2" w:rsidR="00CE3961" w:rsidRPr="00CE3961" w:rsidRDefault="00BE396E" w:rsidP="00CE3961">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CE3961">
              <w:rPr>
                <w:rFonts w:cs="Arial"/>
                <w:color w:val="000000"/>
              </w:rPr>
              <w:t xml:space="preserve"> </w:t>
            </w:r>
            <w:r w:rsidR="00CE3961" w:rsidRPr="00CE3961">
              <w:rPr>
                <w:rFonts w:cs="Arial"/>
                <w:color w:val="000000"/>
              </w:rPr>
              <w:t>Up to eight message codes can be entered with the detail number of which the question was asked. However, MCS only sends the first six to the IDR. The message codes correspond to questions that are asked regarding the detail. Detail number 00 means a question was asked about the claim instead of the detail. These field codes are used internally for identifying specific fields for claim processing.</w:t>
            </w:r>
          </w:p>
          <w:p w14:paraId="2A33AC64" w14:textId="7E75424D" w:rsidR="00BE396E" w:rsidRDefault="00CE3961" w:rsidP="00CE3961">
            <w:pPr>
              <w:pStyle w:val="TableText"/>
            </w:pPr>
            <w:r w:rsidRPr="00CE3961">
              <w:rPr>
                <w:rFonts w:cs="Arial"/>
                <w:color w:val="000000"/>
              </w:rPr>
              <w:t xml:space="preserve">On the </w:t>
            </w:r>
            <w:hyperlink r:id="rId152" w:history="1">
              <w:r w:rsidRPr="00CE3961">
                <w:rPr>
                  <w:rStyle w:val="Hyperlink"/>
                  <w:rFonts w:cs="Arial"/>
                </w:rPr>
                <w:t>H6</w:t>
              </w:r>
            </w:hyperlink>
            <w:r w:rsidRPr="00CE3961">
              <w:rPr>
                <w:rFonts w:cs="Arial"/>
                <w:color w:val="000000"/>
              </w:rPr>
              <w:t xml:space="preserve"> screen, this refers to the number of the ADS question asked on the claim header or detail.</w:t>
            </w:r>
          </w:p>
        </w:tc>
        <w:tc>
          <w:tcPr>
            <w:tcW w:w="1080" w:type="dxa"/>
            <w:tcMar>
              <w:left w:w="58" w:type="dxa"/>
              <w:right w:w="58" w:type="dxa"/>
            </w:tcMar>
          </w:tcPr>
          <w:p w14:paraId="1B694715" w14:textId="77777777" w:rsidR="00BE396E" w:rsidRDefault="00BE396E" w:rsidP="00BE396E">
            <w:pPr>
              <w:pStyle w:val="TableText"/>
              <w:rPr>
                <w:caps/>
              </w:rPr>
            </w:pPr>
            <w:r>
              <w:rPr>
                <w:caps/>
              </w:rPr>
              <w:t>3 N</w:t>
            </w:r>
          </w:p>
        </w:tc>
        <w:tc>
          <w:tcPr>
            <w:tcW w:w="2340" w:type="dxa"/>
            <w:tcMar>
              <w:left w:w="58" w:type="dxa"/>
              <w:right w:w="58" w:type="dxa"/>
            </w:tcMar>
          </w:tcPr>
          <w:p w14:paraId="30D8A06F" w14:textId="2F6199D3" w:rsidR="00BE396E" w:rsidRDefault="00BE396E" w:rsidP="004423C3">
            <w:pPr>
              <w:pStyle w:val="TableText"/>
            </w:pPr>
            <w:r>
              <w:t xml:space="preserve">See Basic value specification </w:t>
            </w:r>
            <w:hyperlink r:id="rId153"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018F97D2" w14:textId="77777777" w:rsidR="00BE396E" w:rsidRDefault="00BE396E" w:rsidP="00BE396E">
            <w:pPr>
              <w:pStyle w:val="TableText"/>
            </w:pPr>
            <w:r>
              <w:t>Zeros</w:t>
            </w:r>
          </w:p>
        </w:tc>
        <w:tc>
          <w:tcPr>
            <w:tcW w:w="431" w:type="dxa"/>
          </w:tcPr>
          <w:p w14:paraId="7CC0106D" w14:textId="77777777" w:rsidR="00BE396E" w:rsidRDefault="00BE396E" w:rsidP="00BE396E">
            <w:pPr>
              <w:pStyle w:val="TableText"/>
            </w:pPr>
            <w:r>
              <w:t>-</w:t>
            </w:r>
          </w:p>
        </w:tc>
        <w:tc>
          <w:tcPr>
            <w:tcW w:w="431" w:type="dxa"/>
          </w:tcPr>
          <w:p w14:paraId="6F432E31" w14:textId="77777777" w:rsidR="00BE396E" w:rsidRDefault="00BE396E" w:rsidP="00BE396E">
            <w:pPr>
              <w:pStyle w:val="TableText"/>
            </w:pPr>
            <w:r>
              <w:t>X</w:t>
            </w:r>
          </w:p>
        </w:tc>
        <w:tc>
          <w:tcPr>
            <w:tcW w:w="432" w:type="dxa"/>
          </w:tcPr>
          <w:p w14:paraId="7F4FF845" w14:textId="77777777" w:rsidR="00BE396E" w:rsidRDefault="00BE396E" w:rsidP="00BE396E">
            <w:pPr>
              <w:pStyle w:val="TableText"/>
            </w:pPr>
            <w:r>
              <w:t>X</w:t>
            </w:r>
          </w:p>
        </w:tc>
      </w:tr>
      <w:tr w:rsidR="00BE396E" w14:paraId="5A959B7C" w14:textId="77777777" w:rsidTr="00006E83">
        <w:trPr>
          <w:cantSplit/>
          <w:jc w:val="center"/>
        </w:trPr>
        <w:tc>
          <w:tcPr>
            <w:tcW w:w="802" w:type="dxa"/>
            <w:tcMar>
              <w:left w:w="58" w:type="dxa"/>
              <w:right w:w="58" w:type="dxa"/>
            </w:tcMar>
          </w:tcPr>
          <w:p w14:paraId="64CE9FF3" w14:textId="77777777" w:rsidR="00BE396E" w:rsidRDefault="00BE396E" w:rsidP="00BE396E">
            <w:pPr>
              <w:pStyle w:val="TableText"/>
            </w:pPr>
            <w:r>
              <w:t>522</w:t>
            </w:r>
          </w:p>
        </w:tc>
        <w:tc>
          <w:tcPr>
            <w:tcW w:w="2226" w:type="dxa"/>
            <w:tcMar>
              <w:left w:w="58" w:type="dxa"/>
              <w:right w:w="58" w:type="dxa"/>
            </w:tcMar>
          </w:tcPr>
          <w:p w14:paraId="65DB1114" w14:textId="77777777" w:rsidR="00BE396E" w:rsidRDefault="00BE396E" w:rsidP="00BE396E">
            <w:pPr>
              <w:pStyle w:val="TableText"/>
            </w:pPr>
            <w:r>
              <w:t>LETTER ADDRESSED TO INDICATOR (3,1)</w:t>
            </w:r>
          </w:p>
        </w:tc>
        <w:tc>
          <w:tcPr>
            <w:tcW w:w="2935" w:type="dxa"/>
            <w:tcMar>
              <w:left w:w="58" w:type="dxa"/>
              <w:right w:w="58" w:type="dxa"/>
            </w:tcMar>
          </w:tcPr>
          <w:p w14:paraId="202B2A5F" w14:textId="782FA02C" w:rsidR="00BE396E" w:rsidRDefault="00BE396E" w:rsidP="00BE396E">
            <w:pPr>
              <w:pStyle w:val="TableText"/>
            </w:pPr>
            <w:r>
              <w:t>:P:IDR-</w:t>
            </w:r>
            <w:hyperlink r:id="rId154" w:history="1">
              <w:r>
                <w:rPr>
                  <w:rStyle w:val="Hyperlink"/>
                </w:rPr>
                <w:t>ADDRESSEE-CODE</w:t>
              </w:r>
            </w:hyperlink>
          </w:p>
        </w:tc>
        <w:tc>
          <w:tcPr>
            <w:tcW w:w="2849" w:type="dxa"/>
            <w:gridSpan w:val="2"/>
            <w:tcMar>
              <w:left w:w="58" w:type="dxa"/>
              <w:right w:w="58" w:type="dxa"/>
            </w:tcMar>
          </w:tcPr>
          <w:p w14:paraId="33054CE3" w14:textId="77777777" w:rsidR="00BE396E" w:rsidRDefault="00BE396E" w:rsidP="00BE396E">
            <w:pPr>
              <w:pStyle w:val="TableText"/>
            </w:pPr>
            <w:r>
              <w:t>Letter Addressee code</w:t>
            </w:r>
          </w:p>
          <w:p w14:paraId="6D637A27" w14:textId="77777777" w:rsidR="00BE396E" w:rsidRDefault="00BE396E" w:rsidP="00BE396E">
            <w:pPr>
              <w:pStyle w:val="TableText"/>
            </w:pPr>
            <w:r>
              <w:rPr>
                <w:rFonts w:cs="Arial"/>
              </w:rPr>
              <w:t>Indicates the beneficiary or type of provider to whom the letter is being sent.</w:t>
            </w:r>
          </w:p>
        </w:tc>
        <w:tc>
          <w:tcPr>
            <w:tcW w:w="1080" w:type="dxa"/>
            <w:tcMar>
              <w:left w:w="58" w:type="dxa"/>
              <w:right w:w="58" w:type="dxa"/>
            </w:tcMar>
          </w:tcPr>
          <w:p w14:paraId="1C521445" w14:textId="77777777" w:rsidR="00BE396E" w:rsidRDefault="00BE396E" w:rsidP="00BE396E">
            <w:pPr>
              <w:pStyle w:val="TableText"/>
              <w:rPr>
                <w:caps/>
              </w:rPr>
            </w:pPr>
            <w:r>
              <w:rPr>
                <w:caps/>
              </w:rPr>
              <w:t>1 c</w:t>
            </w:r>
          </w:p>
        </w:tc>
        <w:tc>
          <w:tcPr>
            <w:tcW w:w="2340" w:type="dxa"/>
            <w:tcMar>
              <w:left w:w="58" w:type="dxa"/>
              <w:right w:w="58" w:type="dxa"/>
            </w:tcMar>
          </w:tcPr>
          <w:p w14:paraId="13E05656" w14:textId="77777777" w:rsidR="00BE396E" w:rsidRPr="0048798E" w:rsidRDefault="00BE396E" w:rsidP="00BE396E">
            <w:pPr>
              <w:pStyle w:val="TableText"/>
              <w:rPr>
                <w:b/>
              </w:rPr>
            </w:pPr>
            <w:r w:rsidRPr="0042502A">
              <w:rPr>
                <w:b/>
              </w:rPr>
              <w:t>Valid Values:</w:t>
            </w:r>
          </w:p>
          <w:p w14:paraId="205CEEB8" w14:textId="15BA155E" w:rsidR="00BE396E" w:rsidRPr="00C80849" w:rsidRDefault="00BE396E" w:rsidP="00245396">
            <w:pPr>
              <w:pStyle w:val="TableTextBullet"/>
            </w:pPr>
            <w:r w:rsidRPr="00C80849">
              <w:t xml:space="preserve">B </w:t>
            </w:r>
            <w:r w:rsidR="004423C3">
              <w:t xml:space="preserve">– </w:t>
            </w:r>
            <w:r w:rsidRPr="00C80849">
              <w:t>Beneficiary</w:t>
            </w:r>
          </w:p>
          <w:p w14:paraId="283EDBA4" w14:textId="0A14C502" w:rsidR="00BE396E" w:rsidRPr="00C80849" w:rsidRDefault="00BE396E" w:rsidP="00245396">
            <w:pPr>
              <w:pStyle w:val="TableTextBullet"/>
            </w:pPr>
            <w:r w:rsidRPr="00C80849">
              <w:t xml:space="preserve">F </w:t>
            </w:r>
            <w:r w:rsidR="004423C3">
              <w:t xml:space="preserve">– </w:t>
            </w:r>
            <w:r w:rsidRPr="00C80849">
              <w:t>Facility provider</w:t>
            </w:r>
          </w:p>
          <w:p w14:paraId="0E7CF168" w14:textId="15BB9E84" w:rsidR="00BE396E" w:rsidRPr="00C80849" w:rsidRDefault="00BE396E" w:rsidP="00245396">
            <w:pPr>
              <w:pStyle w:val="TableTextBullet"/>
            </w:pPr>
            <w:r w:rsidRPr="00C80849">
              <w:t xml:space="preserve">G </w:t>
            </w:r>
            <w:r w:rsidR="004423C3">
              <w:t xml:space="preserve">– </w:t>
            </w:r>
            <w:r w:rsidRPr="00C80849">
              <w:t>Ordering physician</w:t>
            </w:r>
          </w:p>
          <w:p w14:paraId="6A45D98D" w14:textId="405FF0C5" w:rsidR="00BE396E" w:rsidRPr="00C80849" w:rsidRDefault="00BE396E" w:rsidP="00245396">
            <w:pPr>
              <w:pStyle w:val="TableTextBullet"/>
            </w:pPr>
            <w:r w:rsidRPr="00C80849">
              <w:t xml:space="preserve">P </w:t>
            </w:r>
            <w:r w:rsidR="004423C3">
              <w:t xml:space="preserve">– </w:t>
            </w:r>
            <w:r w:rsidRPr="00C80849">
              <w:t>Performing provider</w:t>
            </w:r>
          </w:p>
          <w:p w14:paraId="14B7EDF6" w14:textId="30443B4E" w:rsidR="00BE396E" w:rsidRDefault="00BE396E" w:rsidP="00245396">
            <w:pPr>
              <w:pStyle w:val="TableTextBullet"/>
            </w:pPr>
            <w:r w:rsidRPr="00C80849">
              <w:t xml:space="preserve">V </w:t>
            </w:r>
            <w:r w:rsidR="004423C3">
              <w:t xml:space="preserve">– </w:t>
            </w:r>
            <w:r w:rsidRPr="00C80849">
              <w:t>Billing provider</w:t>
            </w:r>
          </w:p>
        </w:tc>
        <w:tc>
          <w:tcPr>
            <w:tcW w:w="858" w:type="dxa"/>
            <w:tcMar>
              <w:left w:w="58" w:type="dxa"/>
              <w:right w:w="58" w:type="dxa"/>
            </w:tcMar>
          </w:tcPr>
          <w:p w14:paraId="6F30B3E1" w14:textId="77777777" w:rsidR="00BE396E" w:rsidRDefault="00BE396E" w:rsidP="00BE396E">
            <w:pPr>
              <w:pStyle w:val="TableText"/>
            </w:pPr>
            <w:r>
              <w:t>Spaces</w:t>
            </w:r>
          </w:p>
        </w:tc>
        <w:tc>
          <w:tcPr>
            <w:tcW w:w="431" w:type="dxa"/>
          </w:tcPr>
          <w:p w14:paraId="3A71C3D0" w14:textId="77777777" w:rsidR="00BE396E" w:rsidRDefault="00BE396E" w:rsidP="00BE396E">
            <w:pPr>
              <w:pStyle w:val="TableText"/>
            </w:pPr>
            <w:r>
              <w:t>-</w:t>
            </w:r>
          </w:p>
        </w:tc>
        <w:tc>
          <w:tcPr>
            <w:tcW w:w="431" w:type="dxa"/>
          </w:tcPr>
          <w:p w14:paraId="3971CCD1" w14:textId="77777777" w:rsidR="00BE396E" w:rsidRDefault="00BE396E" w:rsidP="00BE396E">
            <w:pPr>
              <w:pStyle w:val="TableText"/>
            </w:pPr>
            <w:r>
              <w:t>X</w:t>
            </w:r>
          </w:p>
        </w:tc>
        <w:tc>
          <w:tcPr>
            <w:tcW w:w="432" w:type="dxa"/>
          </w:tcPr>
          <w:p w14:paraId="5DCB47FD" w14:textId="77777777" w:rsidR="00BE396E" w:rsidRDefault="00BE396E" w:rsidP="00BE396E">
            <w:pPr>
              <w:pStyle w:val="TableText"/>
            </w:pPr>
            <w:r>
              <w:t>X</w:t>
            </w:r>
          </w:p>
        </w:tc>
      </w:tr>
      <w:tr w:rsidR="00BE396E" w14:paraId="53AF0DF5" w14:textId="77777777" w:rsidTr="00006E83">
        <w:trPr>
          <w:cantSplit/>
          <w:jc w:val="center"/>
        </w:trPr>
        <w:tc>
          <w:tcPr>
            <w:tcW w:w="802" w:type="dxa"/>
            <w:tcMar>
              <w:left w:w="58" w:type="dxa"/>
              <w:right w:w="58" w:type="dxa"/>
            </w:tcMar>
          </w:tcPr>
          <w:p w14:paraId="387AD770" w14:textId="237FA104" w:rsidR="00BE396E" w:rsidRDefault="00BE396E" w:rsidP="00BE396E">
            <w:pPr>
              <w:pStyle w:val="TableText"/>
            </w:pPr>
            <w:r>
              <w:t>523</w:t>
            </w:r>
            <w:r w:rsidR="00135F82">
              <w:t xml:space="preserve"> – </w:t>
            </w:r>
            <w:r>
              <w:t>530</w:t>
            </w:r>
          </w:p>
        </w:tc>
        <w:tc>
          <w:tcPr>
            <w:tcW w:w="2226" w:type="dxa"/>
            <w:tcMar>
              <w:left w:w="58" w:type="dxa"/>
              <w:right w:w="58" w:type="dxa"/>
            </w:tcMar>
          </w:tcPr>
          <w:p w14:paraId="5BA7B309" w14:textId="77777777" w:rsidR="00BE396E" w:rsidRDefault="00BE396E" w:rsidP="00BE396E">
            <w:pPr>
              <w:pStyle w:val="TableText"/>
            </w:pPr>
            <w:r>
              <w:t>LETTER DATE (3,1)</w:t>
            </w:r>
          </w:p>
        </w:tc>
        <w:tc>
          <w:tcPr>
            <w:tcW w:w="2935" w:type="dxa"/>
            <w:tcMar>
              <w:left w:w="58" w:type="dxa"/>
              <w:right w:w="58" w:type="dxa"/>
            </w:tcMar>
          </w:tcPr>
          <w:p w14:paraId="4B8C47D2" w14:textId="40079E08" w:rsidR="00BE396E" w:rsidRDefault="00BE396E" w:rsidP="00BE396E">
            <w:pPr>
              <w:pStyle w:val="TableText"/>
            </w:pPr>
            <w:r>
              <w:t>:P:IDR-</w:t>
            </w:r>
            <w:hyperlink r:id="rId155" w:history="1">
              <w:r>
                <w:rPr>
                  <w:rStyle w:val="Hyperlink"/>
                </w:rPr>
                <w:t>INITIAL-LTR-DATE</w:t>
              </w:r>
            </w:hyperlink>
          </w:p>
        </w:tc>
        <w:tc>
          <w:tcPr>
            <w:tcW w:w="2849" w:type="dxa"/>
            <w:gridSpan w:val="2"/>
            <w:tcMar>
              <w:left w:w="58" w:type="dxa"/>
              <w:right w:w="58" w:type="dxa"/>
            </w:tcMar>
          </w:tcPr>
          <w:p w14:paraId="5FAC1E2D" w14:textId="77777777" w:rsidR="00BE396E" w:rsidRDefault="00BE396E" w:rsidP="00BE396E">
            <w:pPr>
              <w:pStyle w:val="TableText"/>
            </w:pPr>
            <w:r>
              <w:t>Date of third letter</w:t>
            </w:r>
          </w:p>
          <w:p w14:paraId="690E8AD9" w14:textId="3F4529C7" w:rsidR="00BE396E" w:rsidRDefault="00BE396E" w:rsidP="004423C3">
            <w:pPr>
              <w:pStyle w:val="TableText"/>
            </w:pPr>
            <w:r w:rsidRPr="00AF7DE3">
              <w:rPr>
                <w:rFonts w:cs="Arial"/>
                <w:color w:val="000000"/>
              </w:rPr>
              <w:t xml:space="preserve">This item displays the date the </w:t>
            </w:r>
            <w:r>
              <w:rPr>
                <w:rFonts w:cs="Arial"/>
                <w:color w:val="000000"/>
              </w:rPr>
              <w:t>third</w:t>
            </w:r>
            <w:r w:rsidRPr="00AF7DE3">
              <w:rPr>
                <w:rFonts w:cs="Arial"/>
                <w:color w:val="000000"/>
              </w:rPr>
              <w:t xml:space="preserve"> ADS letter was sent.</w:t>
            </w:r>
          </w:p>
        </w:tc>
        <w:tc>
          <w:tcPr>
            <w:tcW w:w="1080" w:type="dxa"/>
            <w:tcMar>
              <w:left w:w="58" w:type="dxa"/>
              <w:right w:w="58" w:type="dxa"/>
            </w:tcMar>
          </w:tcPr>
          <w:p w14:paraId="6DF19340" w14:textId="77777777" w:rsidR="00BE396E" w:rsidRDefault="00BE396E" w:rsidP="00BE396E">
            <w:pPr>
              <w:pStyle w:val="TableText"/>
              <w:rPr>
                <w:caps/>
              </w:rPr>
            </w:pPr>
            <w:r>
              <w:rPr>
                <w:caps/>
              </w:rPr>
              <w:t>8 n</w:t>
            </w:r>
          </w:p>
        </w:tc>
        <w:tc>
          <w:tcPr>
            <w:tcW w:w="2340" w:type="dxa"/>
            <w:tcMar>
              <w:left w:w="58" w:type="dxa"/>
              <w:right w:w="58" w:type="dxa"/>
            </w:tcMar>
          </w:tcPr>
          <w:p w14:paraId="67AAF815" w14:textId="77777777" w:rsidR="00BE396E" w:rsidRDefault="00BE396E" w:rsidP="00BE396E">
            <w:pPr>
              <w:pStyle w:val="TableText"/>
            </w:pPr>
            <w:r>
              <w:t>MMDDYYYY</w:t>
            </w:r>
          </w:p>
        </w:tc>
        <w:tc>
          <w:tcPr>
            <w:tcW w:w="858" w:type="dxa"/>
            <w:tcMar>
              <w:left w:w="58" w:type="dxa"/>
              <w:right w:w="58" w:type="dxa"/>
            </w:tcMar>
          </w:tcPr>
          <w:p w14:paraId="24FC24F5" w14:textId="77777777" w:rsidR="00BE396E" w:rsidRDefault="00BE396E" w:rsidP="00BE396E">
            <w:pPr>
              <w:pStyle w:val="TableText"/>
            </w:pPr>
            <w:r>
              <w:t>Zeros</w:t>
            </w:r>
          </w:p>
        </w:tc>
        <w:tc>
          <w:tcPr>
            <w:tcW w:w="431" w:type="dxa"/>
          </w:tcPr>
          <w:p w14:paraId="782290FC" w14:textId="77777777" w:rsidR="00BE396E" w:rsidRDefault="00BE396E" w:rsidP="00BE396E">
            <w:pPr>
              <w:pStyle w:val="TableText"/>
            </w:pPr>
            <w:r>
              <w:t>-</w:t>
            </w:r>
          </w:p>
        </w:tc>
        <w:tc>
          <w:tcPr>
            <w:tcW w:w="431" w:type="dxa"/>
          </w:tcPr>
          <w:p w14:paraId="61210669" w14:textId="77777777" w:rsidR="00BE396E" w:rsidRDefault="00BE396E" w:rsidP="00BE396E">
            <w:pPr>
              <w:pStyle w:val="TableText"/>
            </w:pPr>
            <w:r>
              <w:t>X</w:t>
            </w:r>
          </w:p>
        </w:tc>
        <w:tc>
          <w:tcPr>
            <w:tcW w:w="432" w:type="dxa"/>
          </w:tcPr>
          <w:p w14:paraId="4AFFD584" w14:textId="77777777" w:rsidR="00BE396E" w:rsidRDefault="00BE396E" w:rsidP="00BE396E">
            <w:pPr>
              <w:pStyle w:val="TableText"/>
            </w:pPr>
            <w:r>
              <w:t>X</w:t>
            </w:r>
          </w:p>
        </w:tc>
      </w:tr>
      <w:tr w:rsidR="00BE396E" w14:paraId="4D77CF48" w14:textId="77777777" w:rsidTr="00006E83">
        <w:trPr>
          <w:cantSplit/>
          <w:jc w:val="center"/>
        </w:trPr>
        <w:tc>
          <w:tcPr>
            <w:tcW w:w="802" w:type="dxa"/>
            <w:tcMar>
              <w:left w:w="58" w:type="dxa"/>
              <w:right w:w="58" w:type="dxa"/>
            </w:tcMar>
          </w:tcPr>
          <w:p w14:paraId="7DB74425" w14:textId="23B81A99" w:rsidR="00BE396E" w:rsidRDefault="00BE396E" w:rsidP="00BE396E">
            <w:pPr>
              <w:pStyle w:val="TableText"/>
            </w:pPr>
            <w:r>
              <w:t>531</w:t>
            </w:r>
            <w:r w:rsidR="00135F82">
              <w:t xml:space="preserve"> – </w:t>
            </w:r>
            <w:r>
              <w:t>532</w:t>
            </w:r>
          </w:p>
        </w:tc>
        <w:tc>
          <w:tcPr>
            <w:tcW w:w="2226" w:type="dxa"/>
            <w:tcMar>
              <w:left w:w="58" w:type="dxa"/>
              <w:right w:w="58" w:type="dxa"/>
            </w:tcMar>
          </w:tcPr>
          <w:p w14:paraId="7ABE3EF7" w14:textId="77777777" w:rsidR="00BE396E" w:rsidRDefault="00BE396E" w:rsidP="00BE396E">
            <w:pPr>
              <w:pStyle w:val="TableText"/>
            </w:pPr>
            <w:r>
              <w:t>DETAIL NUMBER FOR LETTER (3,1)</w:t>
            </w:r>
          </w:p>
        </w:tc>
        <w:tc>
          <w:tcPr>
            <w:tcW w:w="2935" w:type="dxa"/>
            <w:tcMar>
              <w:left w:w="58" w:type="dxa"/>
              <w:right w:w="58" w:type="dxa"/>
            </w:tcMar>
          </w:tcPr>
          <w:p w14:paraId="6F828FED" w14:textId="49FDD9F8" w:rsidR="00BE396E" w:rsidRDefault="00BE396E" w:rsidP="00BE396E">
            <w:pPr>
              <w:pStyle w:val="TableText"/>
            </w:pPr>
            <w:r>
              <w:t>:P:IDR-</w:t>
            </w:r>
            <w:hyperlink r:id="rId156" w:history="1">
              <w:r>
                <w:rPr>
                  <w:rStyle w:val="Hyperlink"/>
                </w:rPr>
                <w:t>ADS-DTL-NUM</w:t>
              </w:r>
            </w:hyperlink>
          </w:p>
        </w:tc>
        <w:tc>
          <w:tcPr>
            <w:tcW w:w="2849" w:type="dxa"/>
            <w:gridSpan w:val="2"/>
            <w:tcMar>
              <w:left w:w="58" w:type="dxa"/>
              <w:right w:w="58" w:type="dxa"/>
            </w:tcMar>
          </w:tcPr>
          <w:p w14:paraId="7ED85D39" w14:textId="77777777" w:rsidR="00BE396E" w:rsidRDefault="00BE396E" w:rsidP="00BE396E">
            <w:pPr>
              <w:pStyle w:val="TableText"/>
            </w:pPr>
            <w:r>
              <w:t>Letter Detail number</w:t>
            </w:r>
          </w:p>
          <w:p w14:paraId="4D7D43B9" w14:textId="3F1E1D50" w:rsidR="00BE396E" w:rsidRDefault="00BE396E" w:rsidP="004423C3">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599BFF53" w14:textId="77777777" w:rsidR="00BE396E" w:rsidRDefault="00BE396E" w:rsidP="00BE396E">
            <w:pPr>
              <w:pStyle w:val="TableText"/>
              <w:rPr>
                <w:caps/>
              </w:rPr>
            </w:pPr>
            <w:r>
              <w:rPr>
                <w:caps/>
              </w:rPr>
              <w:t>2 C</w:t>
            </w:r>
          </w:p>
        </w:tc>
        <w:tc>
          <w:tcPr>
            <w:tcW w:w="2340" w:type="dxa"/>
            <w:tcMar>
              <w:left w:w="58" w:type="dxa"/>
              <w:right w:w="58" w:type="dxa"/>
            </w:tcMar>
          </w:tcPr>
          <w:p w14:paraId="509EFB4D"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7E1BA53E" w14:textId="77777777" w:rsidR="00BE396E" w:rsidRDefault="00BE396E" w:rsidP="00BE396E">
            <w:pPr>
              <w:pStyle w:val="TableText"/>
            </w:pPr>
            <w:r>
              <w:t>Spaces</w:t>
            </w:r>
          </w:p>
        </w:tc>
        <w:tc>
          <w:tcPr>
            <w:tcW w:w="431" w:type="dxa"/>
          </w:tcPr>
          <w:p w14:paraId="059F276D" w14:textId="77777777" w:rsidR="00BE396E" w:rsidRDefault="00BE396E" w:rsidP="00BE396E">
            <w:pPr>
              <w:pStyle w:val="TableText"/>
            </w:pPr>
            <w:r>
              <w:t>-</w:t>
            </w:r>
          </w:p>
        </w:tc>
        <w:tc>
          <w:tcPr>
            <w:tcW w:w="431" w:type="dxa"/>
          </w:tcPr>
          <w:p w14:paraId="45B8234A" w14:textId="77777777" w:rsidR="00BE396E" w:rsidRDefault="00BE396E" w:rsidP="00BE396E">
            <w:pPr>
              <w:pStyle w:val="TableText"/>
            </w:pPr>
            <w:r>
              <w:t>X</w:t>
            </w:r>
          </w:p>
        </w:tc>
        <w:tc>
          <w:tcPr>
            <w:tcW w:w="432" w:type="dxa"/>
          </w:tcPr>
          <w:p w14:paraId="442EAB8B" w14:textId="77777777" w:rsidR="00BE396E" w:rsidRDefault="00BE396E" w:rsidP="00BE396E">
            <w:pPr>
              <w:pStyle w:val="TableText"/>
            </w:pPr>
            <w:r>
              <w:t>X</w:t>
            </w:r>
          </w:p>
        </w:tc>
      </w:tr>
      <w:tr w:rsidR="00BE396E" w14:paraId="04578350" w14:textId="77777777" w:rsidTr="00006E83">
        <w:trPr>
          <w:cantSplit/>
          <w:jc w:val="center"/>
        </w:trPr>
        <w:tc>
          <w:tcPr>
            <w:tcW w:w="802" w:type="dxa"/>
            <w:tcMar>
              <w:left w:w="58" w:type="dxa"/>
              <w:right w:w="58" w:type="dxa"/>
            </w:tcMar>
          </w:tcPr>
          <w:p w14:paraId="0857EA8E" w14:textId="1D8279AD" w:rsidR="00BE396E" w:rsidRDefault="00BE396E" w:rsidP="00BE396E">
            <w:pPr>
              <w:pStyle w:val="TableText"/>
            </w:pPr>
            <w:r>
              <w:t>533</w:t>
            </w:r>
            <w:r w:rsidR="00135F82">
              <w:t xml:space="preserve"> – </w:t>
            </w:r>
            <w:r>
              <w:t>535</w:t>
            </w:r>
          </w:p>
        </w:tc>
        <w:tc>
          <w:tcPr>
            <w:tcW w:w="2226" w:type="dxa"/>
            <w:tcMar>
              <w:left w:w="58" w:type="dxa"/>
              <w:right w:w="58" w:type="dxa"/>
            </w:tcMar>
          </w:tcPr>
          <w:p w14:paraId="2FCE048E" w14:textId="77777777" w:rsidR="00BE396E" w:rsidRDefault="00BE396E" w:rsidP="00BE396E">
            <w:pPr>
              <w:pStyle w:val="TableText"/>
            </w:pPr>
            <w:r>
              <w:t>DETAIL MESSAGE NUMBER (3,1)</w:t>
            </w:r>
          </w:p>
        </w:tc>
        <w:tc>
          <w:tcPr>
            <w:tcW w:w="2935" w:type="dxa"/>
            <w:tcMar>
              <w:left w:w="58" w:type="dxa"/>
              <w:right w:w="58" w:type="dxa"/>
            </w:tcMar>
          </w:tcPr>
          <w:p w14:paraId="0D91938E" w14:textId="4F63B0BD" w:rsidR="00BE396E" w:rsidRDefault="00BE396E" w:rsidP="00BE396E">
            <w:pPr>
              <w:pStyle w:val="TableText"/>
            </w:pPr>
            <w:r>
              <w:t>:P:IDR-</w:t>
            </w:r>
            <w:hyperlink r:id="rId157" w:history="1">
              <w:r>
                <w:rPr>
                  <w:rStyle w:val="Hyperlink"/>
                </w:rPr>
                <w:t>ADS-MSG</w:t>
              </w:r>
            </w:hyperlink>
          </w:p>
        </w:tc>
        <w:tc>
          <w:tcPr>
            <w:tcW w:w="2849" w:type="dxa"/>
            <w:gridSpan w:val="2"/>
            <w:tcMar>
              <w:left w:w="58" w:type="dxa"/>
              <w:right w:w="58" w:type="dxa"/>
            </w:tcMar>
          </w:tcPr>
          <w:p w14:paraId="24D66B81" w14:textId="77777777" w:rsidR="00BE396E" w:rsidRDefault="00BE396E" w:rsidP="00BE396E">
            <w:pPr>
              <w:pStyle w:val="TableText"/>
            </w:pPr>
            <w:r>
              <w:t>Letter ADS message number</w:t>
            </w:r>
          </w:p>
          <w:p w14:paraId="50E70130" w14:textId="41E3F75A" w:rsidR="00BE396E" w:rsidRDefault="00BE396E" w:rsidP="004423C3">
            <w:pPr>
              <w:pStyle w:val="TableText"/>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p>
        </w:tc>
        <w:tc>
          <w:tcPr>
            <w:tcW w:w="1080" w:type="dxa"/>
            <w:tcMar>
              <w:left w:w="58" w:type="dxa"/>
              <w:right w:w="58" w:type="dxa"/>
            </w:tcMar>
          </w:tcPr>
          <w:p w14:paraId="492579A9" w14:textId="77777777" w:rsidR="00BE396E" w:rsidRDefault="00BE396E" w:rsidP="00BE396E">
            <w:pPr>
              <w:pStyle w:val="TableText"/>
              <w:rPr>
                <w:caps/>
              </w:rPr>
            </w:pPr>
            <w:r>
              <w:rPr>
                <w:caps/>
              </w:rPr>
              <w:t>3 N</w:t>
            </w:r>
          </w:p>
        </w:tc>
        <w:tc>
          <w:tcPr>
            <w:tcW w:w="2340" w:type="dxa"/>
            <w:tcMar>
              <w:left w:w="58" w:type="dxa"/>
              <w:right w:w="58" w:type="dxa"/>
            </w:tcMar>
          </w:tcPr>
          <w:p w14:paraId="3DB91F76" w14:textId="567E4D64" w:rsidR="00BE396E" w:rsidRDefault="00BE396E" w:rsidP="004423C3">
            <w:pPr>
              <w:pStyle w:val="TableText"/>
            </w:pPr>
            <w:r>
              <w:t xml:space="preserve">See Basic value specification </w:t>
            </w:r>
            <w:hyperlink r:id="rId158"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01F8CE42" w14:textId="77777777" w:rsidR="00BE396E" w:rsidRDefault="00BE396E" w:rsidP="00BE396E">
            <w:pPr>
              <w:pStyle w:val="TableText"/>
            </w:pPr>
            <w:r>
              <w:t>Zeros</w:t>
            </w:r>
          </w:p>
        </w:tc>
        <w:tc>
          <w:tcPr>
            <w:tcW w:w="431" w:type="dxa"/>
          </w:tcPr>
          <w:p w14:paraId="410D6C07" w14:textId="77777777" w:rsidR="00BE396E" w:rsidRDefault="00BE396E" w:rsidP="00BE396E">
            <w:pPr>
              <w:pStyle w:val="TableText"/>
            </w:pPr>
            <w:r>
              <w:t>-</w:t>
            </w:r>
          </w:p>
        </w:tc>
        <w:tc>
          <w:tcPr>
            <w:tcW w:w="431" w:type="dxa"/>
          </w:tcPr>
          <w:p w14:paraId="3AF62F46" w14:textId="77777777" w:rsidR="00BE396E" w:rsidRDefault="00BE396E" w:rsidP="00BE396E">
            <w:pPr>
              <w:pStyle w:val="TableText"/>
            </w:pPr>
            <w:r>
              <w:t>X</w:t>
            </w:r>
          </w:p>
        </w:tc>
        <w:tc>
          <w:tcPr>
            <w:tcW w:w="432" w:type="dxa"/>
          </w:tcPr>
          <w:p w14:paraId="11805C09" w14:textId="77777777" w:rsidR="00BE396E" w:rsidRDefault="00BE396E" w:rsidP="00BE396E">
            <w:pPr>
              <w:pStyle w:val="TableText"/>
            </w:pPr>
            <w:r>
              <w:t>X</w:t>
            </w:r>
          </w:p>
        </w:tc>
      </w:tr>
      <w:tr w:rsidR="00BE396E" w14:paraId="68E20458" w14:textId="77777777" w:rsidTr="00006E83">
        <w:trPr>
          <w:cantSplit/>
          <w:jc w:val="center"/>
        </w:trPr>
        <w:tc>
          <w:tcPr>
            <w:tcW w:w="802" w:type="dxa"/>
            <w:tcMar>
              <w:left w:w="58" w:type="dxa"/>
              <w:right w:w="58" w:type="dxa"/>
            </w:tcMar>
          </w:tcPr>
          <w:p w14:paraId="2C5556D3" w14:textId="7B3F9075" w:rsidR="00BE396E" w:rsidRDefault="00BE396E" w:rsidP="00BE396E">
            <w:pPr>
              <w:pStyle w:val="TableText"/>
            </w:pPr>
            <w:r>
              <w:t>533</w:t>
            </w:r>
            <w:r w:rsidR="00135F82">
              <w:t xml:space="preserve"> – </w:t>
            </w:r>
            <w:r>
              <w:t>535</w:t>
            </w:r>
          </w:p>
          <w:p w14:paraId="60F0B06C" w14:textId="29941529" w:rsidR="00BE396E" w:rsidRDefault="004423C3" w:rsidP="00BE396E">
            <w:pPr>
              <w:pStyle w:val="TableText"/>
            </w:pPr>
            <w:r>
              <w:t>(</w:t>
            </w:r>
            <w:r w:rsidR="00BE396E">
              <w:t>Cont’d</w:t>
            </w:r>
            <w:r>
              <w:t>)</w:t>
            </w:r>
          </w:p>
        </w:tc>
        <w:tc>
          <w:tcPr>
            <w:tcW w:w="2226" w:type="dxa"/>
            <w:tcMar>
              <w:left w:w="58" w:type="dxa"/>
              <w:right w:w="58" w:type="dxa"/>
            </w:tcMar>
          </w:tcPr>
          <w:p w14:paraId="0CACFBED" w14:textId="77777777" w:rsidR="00BE396E" w:rsidRDefault="00BE396E" w:rsidP="00BE396E">
            <w:pPr>
              <w:pStyle w:val="TableText"/>
            </w:pPr>
            <w:r>
              <w:t>DETAIL MESSAGE NUMBER (3,1)</w:t>
            </w:r>
          </w:p>
        </w:tc>
        <w:tc>
          <w:tcPr>
            <w:tcW w:w="2935" w:type="dxa"/>
            <w:tcMar>
              <w:left w:w="58" w:type="dxa"/>
              <w:right w:w="58" w:type="dxa"/>
            </w:tcMar>
          </w:tcPr>
          <w:p w14:paraId="63495AA8" w14:textId="33645A5C" w:rsidR="00BE396E" w:rsidRDefault="00BE396E" w:rsidP="00BE396E">
            <w:pPr>
              <w:pStyle w:val="TableText"/>
            </w:pPr>
            <w:r>
              <w:t>:P:IDR-</w:t>
            </w:r>
            <w:hyperlink r:id="rId159" w:history="1">
              <w:r>
                <w:rPr>
                  <w:rStyle w:val="Hyperlink"/>
                </w:rPr>
                <w:t>ADS-MSG</w:t>
              </w:r>
            </w:hyperlink>
          </w:p>
        </w:tc>
        <w:tc>
          <w:tcPr>
            <w:tcW w:w="2849" w:type="dxa"/>
            <w:gridSpan w:val="2"/>
            <w:tcMar>
              <w:left w:w="58" w:type="dxa"/>
              <w:right w:w="58" w:type="dxa"/>
            </w:tcMar>
          </w:tcPr>
          <w:p w14:paraId="1027DBA4" w14:textId="77777777" w:rsidR="00BE396E" w:rsidRDefault="00BE396E" w:rsidP="00BE396E">
            <w:pPr>
              <w:pStyle w:val="TableText"/>
            </w:pPr>
            <w:r>
              <w:t>Letter ADS message number</w:t>
            </w:r>
          </w:p>
          <w:p w14:paraId="6421D8AD" w14:textId="5FE435F3" w:rsidR="00BE396E" w:rsidRDefault="00BE396E" w:rsidP="00BE396E">
            <w:pPr>
              <w:pStyle w:val="TableText"/>
              <w:rPr>
                <w:rFonts w:cs="Arial"/>
                <w:color w:val="000000"/>
              </w:rPr>
            </w:pPr>
            <w:r w:rsidRPr="009051DF">
              <w:rPr>
                <w:rFonts w:cs="Arial"/>
                <w:color w:val="000000"/>
              </w:rPr>
              <w:t xml:space="preserve">Up to </w:t>
            </w:r>
            <w:r>
              <w:rPr>
                <w:rFonts w:cs="Arial"/>
                <w:color w:val="000000"/>
              </w:rPr>
              <w:t>eight</w:t>
            </w:r>
            <w:r w:rsidRPr="009051DF">
              <w:rPr>
                <w:rFonts w:cs="Arial"/>
                <w:color w:val="000000"/>
              </w:rPr>
              <w:t xml:space="preserve"> message codes can be entered with the detail number of which the question was asked. </w:t>
            </w:r>
            <w:r>
              <w:t xml:space="preserve">However, MCS only sends the first six to the IDR. </w:t>
            </w:r>
            <w:r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r>
              <w:rPr>
                <w:rFonts w:cs="Arial"/>
                <w:color w:val="000000"/>
              </w:rPr>
              <w:t>.</w:t>
            </w:r>
          </w:p>
          <w:p w14:paraId="0182443C" w14:textId="7CF68B3C" w:rsidR="00BE396E" w:rsidRDefault="00BE396E" w:rsidP="00BE396E">
            <w:pPr>
              <w:pStyle w:val="TableText"/>
            </w:pPr>
            <w:r w:rsidRPr="009051DF">
              <w:rPr>
                <w:rFonts w:cs="Arial"/>
                <w:color w:val="000000"/>
              </w:rPr>
              <w:t xml:space="preserve">On the </w:t>
            </w:r>
            <w:hyperlink r:id="rId160"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080" w:type="dxa"/>
            <w:tcMar>
              <w:left w:w="58" w:type="dxa"/>
              <w:right w:w="58" w:type="dxa"/>
            </w:tcMar>
          </w:tcPr>
          <w:p w14:paraId="7D806E09" w14:textId="77777777" w:rsidR="00BE396E" w:rsidRDefault="00BE396E" w:rsidP="00BE396E">
            <w:pPr>
              <w:pStyle w:val="TableText"/>
              <w:rPr>
                <w:caps/>
              </w:rPr>
            </w:pPr>
            <w:r>
              <w:rPr>
                <w:caps/>
              </w:rPr>
              <w:t>3 N</w:t>
            </w:r>
          </w:p>
        </w:tc>
        <w:tc>
          <w:tcPr>
            <w:tcW w:w="2340" w:type="dxa"/>
            <w:tcMar>
              <w:left w:w="58" w:type="dxa"/>
              <w:right w:w="58" w:type="dxa"/>
            </w:tcMar>
          </w:tcPr>
          <w:p w14:paraId="430A50F9" w14:textId="0BD0C7AF" w:rsidR="00BE396E" w:rsidRDefault="00BE396E" w:rsidP="004423C3">
            <w:pPr>
              <w:pStyle w:val="TableText"/>
            </w:pPr>
            <w:r>
              <w:t xml:space="preserve">See Basic value specification </w:t>
            </w:r>
            <w:hyperlink r:id="rId161"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7DD12FA7" w14:textId="77777777" w:rsidR="00BE396E" w:rsidRDefault="00BE396E" w:rsidP="00BE396E">
            <w:pPr>
              <w:pStyle w:val="TableText"/>
            </w:pPr>
            <w:r>
              <w:t>Zeros</w:t>
            </w:r>
          </w:p>
        </w:tc>
        <w:tc>
          <w:tcPr>
            <w:tcW w:w="431" w:type="dxa"/>
          </w:tcPr>
          <w:p w14:paraId="5D1E19A5" w14:textId="77777777" w:rsidR="00BE396E" w:rsidRDefault="00BE396E" w:rsidP="00BE396E">
            <w:pPr>
              <w:pStyle w:val="TableText"/>
            </w:pPr>
            <w:r>
              <w:t>-</w:t>
            </w:r>
          </w:p>
        </w:tc>
        <w:tc>
          <w:tcPr>
            <w:tcW w:w="431" w:type="dxa"/>
          </w:tcPr>
          <w:p w14:paraId="66CAB212" w14:textId="77777777" w:rsidR="00BE396E" w:rsidRDefault="00BE396E" w:rsidP="00BE396E">
            <w:pPr>
              <w:pStyle w:val="TableText"/>
            </w:pPr>
            <w:r>
              <w:t>X</w:t>
            </w:r>
          </w:p>
        </w:tc>
        <w:tc>
          <w:tcPr>
            <w:tcW w:w="432" w:type="dxa"/>
          </w:tcPr>
          <w:p w14:paraId="091E424C" w14:textId="77777777" w:rsidR="00BE396E" w:rsidRDefault="00BE396E" w:rsidP="00BE396E">
            <w:pPr>
              <w:pStyle w:val="TableText"/>
            </w:pPr>
            <w:r>
              <w:t>X</w:t>
            </w:r>
          </w:p>
        </w:tc>
      </w:tr>
      <w:tr w:rsidR="00BE396E" w14:paraId="581A10B8" w14:textId="77777777" w:rsidTr="00006E83">
        <w:trPr>
          <w:cantSplit/>
          <w:jc w:val="center"/>
        </w:trPr>
        <w:tc>
          <w:tcPr>
            <w:tcW w:w="802" w:type="dxa"/>
            <w:tcMar>
              <w:left w:w="58" w:type="dxa"/>
              <w:right w:w="58" w:type="dxa"/>
            </w:tcMar>
          </w:tcPr>
          <w:p w14:paraId="41CDA0A6" w14:textId="1E207B17" w:rsidR="00BE396E" w:rsidRDefault="00BE396E" w:rsidP="00BE396E">
            <w:pPr>
              <w:pStyle w:val="TableText"/>
            </w:pPr>
            <w:r>
              <w:t>536</w:t>
            </w:r>
            <w:r w:rsidR="00135F82">
              <w:t xml:space="preserve"> – </w:t>
            </w:r>
            <w:r>
              <w:t>537</w:t>
            </w:r>
          </w:p>
        </w:tc>
        <w:tc>
          <w:tcPr>
            <w:tcW w:w="2226" w:type="dxa"/>
            <w:tcMar>
              <w:left w:w="58" w:type="dxa"/>
              <w:right w:w="58" w:type="dxa"/>
            </w:tcMar>
          </w:tcPr>
          <w:p w14:paraId="0898E3BD" w14:textId="77777777" w:rsidR="00BE396E" w:rsidRDefault="00BE396E" w:rsidP="00BE396E">
            <w:pPr>
              <w:pStyle w:val="TableText"/>
            </w:pPr>
            <w:r>
              <w:t>DETAIL NUMBER FOR LETTER (3,2)</w:t>
            </w:r>
          </w:p>
        </w:tc>
        <w:tc>
          <w:tcPr>
            <w:tcW w:w="2935" w:type="dxa"/>
            <w:tcMar>
              <w:left w:w="58" w:type="dxa"/>
              <w:right w:w="58" w:type="dxa"/>
            </w:tcMar>
          </w:tcPr>
          <w:p w14:paraId="6C657E8F" w14:textId="21B6C237" w:rsidR="00BE396E" w:rsidRDefault="00BE396E" w:rsidP="00BE396E">
            <w:pPr>
              <w:pStyle w:val="TableText"/>
            </w:pPr>
            <w:r>
              <w:t>:P:IDR-</w:t>
            </w:r>
            <w:hyperlink r:id="rId162" w:history="1">
              <w:r>
                <w:rPr>
                  <w:rStyle w:val="Hyperlink"/>
                </w:rPr>
                <w:t>ADS-DTL-NUM</w:t>
              </w:r>
            </w:hyperlink>
          </w:p>
        </w:tc>
        <w:tc>
          <w:tcPr>
            <w:tcW w:w="2849" w:type="dxa"/>
            <w:gridSpan w:val="2"/>
            <w:tcMar>
              <w:left w:w="58" w:type="dxa"/>
              <w:right w:w="58" w:type="dxa"/>
            </w:tcMar>
          </w:tcPr>
          <w:p w14:paraId="0CB516EF" w14:textId="77777777" w:rsidR="00BE396E" w:rsidRDefault="00BE396E" w:rsidP="00BE396E">
            <w:pPr>
              <w:pStyle w:val="TableText"/>
            </w:pPr>
            <w:r>
              <w:t>Letter Detail number</w:t>
            </w:r>
          </w:p>
          <w:p w14:paraId="1A3D805B" w14:textId="77777777" w:rsidR="00BE396E" w:rsidRDefault="00BE396E" w:rsidP="00BE396E">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4471D902" w14:textId="77777777" w:rsidR="00BE396E" w:rsidRDefault="00BE396E" w:rsidP="00BE396E">
            <w:pPr>
              <w:pStyle w:val="TableText"/>
              <w:rPr>
                <w:caps/>
              </w:rPr>
            </w:pPr>
            <w:r>
              <w:rPr>
                <w:caps/>
              </w:rPr>
              <w:t>2 C</w:t>
            </w:r>
          </w:p>
        </w:tc>
        <w:tc>
          <w:tcPr>
            <w:tcW w:w="2340" w:type="dxa"/>
            <w:tcMar>
              <w:left w:w="58" w:type="dxa"/>
              <w:right w:w="58" w:type="dxa"/>
            </w:tcMar>
          </w:tcPr>
          <w:p w14:paraId="5E9EF32C"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12E3C9D6" w14:textId="77777777" w:rsidR="00BE396E" w:rsidRDefault="00BE396E" w:rsidP="00BE396E">
            <w:pPr>
              <w:pStyle w:val="TableText"/>
            </w:pPr>
            <w:r>
              <w:t>Spaces</w:t>
            </w:r>
          </w:p>
        </w:tc>
        <w:tc>
          <w:tcPr>
            <w:tcW w:w="431" w:type="dxa"/>
          </w:tcPr>
          <w:p w14:paraId="47C2CAF8" w14:textId="77777777" w:rsidR="00BE396E" w:rsidRDefault="00BE396E" w:rsidP="00BE396E">
            <w:pPr>
              <w:pStyle w:val="TableText"/>
            </w:pPr>
            <w:r>
              <w:t>-</w:t>
            </w:r>
          </w:p>
        </w:tc>
        <w:tc>
          <w:tcPr>
            <w:tcW w:w="431" w:type="dxa"/>
          </w:tcPr>
          <w:p w14:paraId="16F156BA" w14:textId="77777777" w:rsidR="00BE396E" w:rsidRDefault="00BE396E" w:rsidP="00BE396E">
            <w:pPr>
              <w:pStyle w:val="TableText"/>
            </w:pPr>
            <w:r>
              <w:t>X</w:t>
            </w:r>
          </w:p>
        </w:tc>
        <w:tc>
          <w:tcPr>
            <w:tcW w:w="432" w:type="dxa"/>
          </w:tcPr>
          <w:p w14:paraId="4398CDC0" w14:textId="77777777" w:rsidR="00BE396E" w:rsidRDefault="00BE396E" w:rsidP="00BE396E">
            <w:pPr>
              <w:pStyle w:val="TableText"/>
            </w:pPr>
            <w:r>
              <w:t>X</w:t>
            </w:r>
          </w:p>
        </w:tc>
      </w:tr>
      <w:tr w:rsidR="00BE396E" w14:paraId="1E99476D" w14:textId="77777777" w:rsidTr="00006E83">
        <w:trPr>
          <w:cantSplit/>
          <w:jc w:val="center"/>
        </w:trPr>
        <w:tc>
          <w:tcPr>
            <w:tcW w:w="802" w:type="dxa"/>
            <w:tcMar>
              <w:left w:w="58" w:type="dxa"/>
              <w:right w:w="58" w:type="dxa"/>
            </w:tcMar>
          </w:tcPr>
          <w:p w14:paraId="7B00581A" w14:textId="4152AD73" w:rsidR="00BE396E" w:rsidRDefault="00BE396E" w:rsidP="00BE396E">
            <w:pPr>
              <w:pStyle w:val="TableText"/>
            </w:pPr>
            <w:r>
              <w:t>538</w:t>
            </w:r>
            <w:r w:rsidR="00135F82">
              <w:t xml:space="preserve"> – </w:t>
            </w:r>
            <w:r>
              <w:t>540</w:t>
            </w:r>
          </w:p>
        </w:tc>
        <w:tc>
          <w:tcPr>
            <w:tcW w:w="2226" w:type="dxa"/>
            <w:tcMar>
              <w:left w:w="58" w:type="dxa"/>
              <w:right w:w="58" w:type="dxa"/>
            </w:tcMar>
          </w:tcPr>
          <w:p w14:paraId="5740E7E9" w14:textId="77777777" w:rsidR="00BE396E" w:rsidRDefault="00BE396E" w:rsidP="00BE396E">
            <w:pPr>
              <w:pStyle w:val="TableText"/>
            </w:pPr>
            <w:r>
              <w:t>DETAIL MESSAGE NUMBER (3,2)</w:t>
            </w:r>
          </w:p>
        </w:tc>
        <w:tc>
          <w:tcPr>
            <w:tcW w:w="2935" w:type="dxa"/>
            <w:tcMar>
              <w:left w:w="58" w:type="dxa"/>
              <w:right w:w="58" w:type="dxa"/>
            </w:tcMar>
          </w:tcPr>
          <w:p w14:paraId="700DC942" w14:textId="35F262BB" w:rsidR="00BE396E" w:rsidRDefault="00BE396E" w:rsidP="00BE396E">
            <w:pPr>
              <w:pStyle w:val="TableText"/>
            </w:pPr>
            <w:r>
              <w:t>:P:IDR-</w:t>
            </w:r>
            <w:hyperlink r:id="rId163" w:history="1">
              <w:r>
                <w:rPr>
                  <w:rStyle w:val="Hyperlink"/>
                </w:rPr>
                <w:t>ADS-MSG</w:t>
              </w:r>
            </w:hyperlink>
          </w:p>
        </w:tc>
        <w:tc>
          <w:tcPr>
            <w:tcW w:w="2849" w:type="dxa"/>
            <w:gridSpan w:val="2"/>
            <w:tcMar>
              <w:left w:w="58" w:type="dxa"/>
              <w:right w:w="58" w:type="dxa"/>
            </w:tcMar>
          </w:tcPr>
          <w:p w14:paraId="5BEECD3B" w14:textId="77777777" w:rsidR="00BE396E" w:rsidRDefault="00BE396E" w:rsidP="00BE396E">
            <w:pPr>
              <w:pStyle w:val="TableText"/>
            </w:pPr>
            <w:r>
              <w:t>Letter ADS message number</w:t>
            </w:r>
          </w:p>
          <w:p w14:paraId="73442BC5" w14:textId="68EC2BCE" w:rsidR="00BE396E" w:rsidRDefault="00BE396E" w:rsidP="004423C3">
            <w:pPr>
              <w:pStyle w:val="TableText"/>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p>
        </w:tc>
        <w:tc>
          <w:tcPr>
            <w:tcW w:w="1080" w:type="dxa"/>
            <w:tcMar>
              <w:left w:w="58" w:type="dxa"/>
              <w:right w:w="58" w:type="dxa"/>
            </w:tcMar>
          </w:tcPr>
          <w:p w14:paraId="19500E85" w14:textId="77777777" w:rsidR="00BE396E" w:rsidRDefault="00BE396E" w:rsidP="00BE396E">
            <w:pPr>
              <w:pStyle w:val="TableText"/>
              <w:rPr>
                <w:caps/>
              </w:rPr>
            </w:pPr>
            <w:r>
              <w:rPr>
                <w:caps/>
              </w:rPr>
              <w:t>3 N</w:t>
            </w:r>
          </w:p>
        </w:tc>
        <w:tc>
          <w:tcPr>
            <w:tcW w:w="2340" w:type="dxa"/>
            <w:tcMar>
              <w:left w:w="58" w:type="dxa"/>
              <w:right w:w="58" w:type="dxa"/>
            </w:tcMar>
          </w:tcPr>
          <w:p w14:paraId="2F49B1CD" w14:textId="746D821E" w:rsidR="00BE396E" w:rsidRDefault="00BE396E" w:rsidP="004423C3">
            <w:pPr>
              <w:pStyle w:val="TableText"/>
            </w:pPr>
            <w:r>
              <w:t xml:space="preserve">See Basic value specification </w:t>
            </w:r>
            <w:hyperlink r:id="rId164"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3936C2C4" w14:textId="77777777" w:rsidR="00BE396E" w:rsidRDefault="00BE396E" w:rsidP="00BE396E">
            <w:pPr>
              <w:pStyle w:val="TableText"/>
            </w:pPr>
            <w:r>
              <w:t>Zeros</w:t>
            </w:r>
          </w:p>
        </w:tc>
        <w:tc>
          <w:tcPr>
            <w:tcW w:w="431" w:type="dxa"/>
          </w:tcPr>
          <w:p w14:paraId="04DAA303" w14:textId="77777777" w:rsidR="00BE396E" w:rsidRDefault="00BE396E" w:rsidP="00BE396E">
            <w:pPr>
              <w:pStyle w:val="TableText"/>
            </w:pPr>
            <w:r>
              <w:t>-</w:t>
            </w:r>
          </w:p>
        </w:tc>
        <w:tc>
          <w:tcPr>
            <w:tcW w:w="431" w:type="dxa"/>
          </w:tcPr>
          <w:p w14:paraId="52AC5A58" w14:textId="77777777" w:rsidR="00BE396E" w:rsidRDefault="00BE396E" w:rsidP="00BE396E">
            <w:pPr>
              <w:pStyle w:val="TableText"/>
            </w:pPr>
            <w:r>
              <w:t>X</w:t>
            </w:r>
          </w:p>
        </w:tc>
        <w:tc>
          <w:tcPr>
            <w:tcW w:w="432" w:type="dxa"/>
          </w:tcPr>
          <w:p w14:paraId="3912BAE9" w14:textId="77777777" w:rsidR="00BE396E" w:rsidRDefault="00BE396E" w:rsidP="00BE396E">
            <w:pPr>
              <w:pStyle w:val="TableText"/>
            </w:pPr>
            <w:r>
              <w:t>X</w:t>
            </w:r>
          </w:p>
        </w:tc>
      </w:tr>
      <w:tr w:rsidR="00BE396E" w14:paraId="2C10AA53" w14:textId="77777777" w:rsidTr="00006E83">
        <w:trPr>
          <w:cantSplit/>
          <w:jc w:val="center"/>
        </w:trPr>
        <w:tc>
          <w:tcPr>
            <w:tcW w:w="802" w:type="dxa"/>
            <w:tcMar>
              <w:left w:w="58" w:type="dxa"/>
              <w:right w:w="58" w:type="dxa"/>
            </w:tcMar>
          </w:tcPr>
          <w:p w14:paraId="7955DEB6" w14:textId="538DCCAA" w:rsidR="00BE396E" w:rsidRDefault="00BE396E" w:rsidP="00BE396E">
            <w:pPr>
              <w:pStyle w:val="TableText"/>
            </w:pPr>
            <w:r>
              <w:t>538</w:t>
            </w:r>
            <w:r w:rsidR="00135F82">
              <w:t xml:space="preserve"> – </w:t>
            </w:r>
            <w:r>
              <w:t>540</w:t>
            </w:r>
          </w:p>
          <w:p w14:paraId="6E4DDC35" w14:textId="4F3DB7E6" w:rsidR="00BE396E" w:rsidRDefault="004423C3" w:rsidP="00BE396E">
            <w:pPr>
              <w:pStyle w:val="TableText"/>
            </w:pPr>
            <w:r>
              <w:t>(</w:t>
            </w:r>
            <w:r w:rsidR="00BE396E">
              <w:t>Cont’d</w:t>
            </w:r>
            <w:r>
              <w:t>)</w:t>
            </w:r>
          </w:p>
        </w:tc>
        <w:tc>
          <w:tcPr>
            <w:tcW w:w="2226" w:type="dxa"/>
            <w:tcMar>
              <w:left w:w="58" w:type="dxa"/>
              <w:right w:w="58" w:type="dxa"/>
            </w:tcMar>
          </w:tcPr>
          <w:p w14:paraId="3C05D344" w14:textId="77777777" w:rsidR="00BE396E" w:rsidRDefault="00BE396E" w:rsidP="00BE396E">
            <w:pPr>
              <w:pStyle w:val="TableText"/>
            </w:pPr>
            <w:r>
              <w:t>DETAIL MESSAGE NUMBER (3,2)</w:t>
            </w:r>
          </w:p>
        </w:tc>
        <w:tc>
          <w:tcPr>
            <w:tcW w:w="2935" w:type="dxa"/>
            <w:tcMar>
              <w:left w:w="58" w:type="dxa"/>
              <w:right w:w="58" w:type="dxa"/>
            </w:tcMar>
          </w:tcPr>
          <w:p w14:paraId="4686B4D7" w14:textId="4988B436" w:rsidR="00BE396E" w:rsidRDefault="00BE396E" w:rsidP="00BE396E">
            <w:pPr>
              <w:pStyle w:val="TableText"/>
            </w:pPr>
            <w:r>
              <w:t>:P:IDR-</w:t>
            </w:r>
            <w:hyperlink r:id="rId165" w:history="1">
              <w:r>
                <w:rPr>
                  <w:rStyle w:val="Hyperlink"/>
                </w:rPr>
                <w:t>ADS-MSG</w:t>
              </w:r>
            </w:hyperlink>
          </w:p>
        </w:tc>
        <w:tc>
          <w:tcPr>
            <w:tcW w:w="2849" w:type="dxa"/>
            <w:gridSpan w:val="2"/>
            <w:tcMar>
              <w:left w:w="58" w:type="dxa"/>
              <w:right w:w="58" w:type="dxa"/>
            </w:tcMar>
          </w:tcPr>
          <w:p w14:paraId="38D46D7A" w14:textId="77777777" w:rsidR="00BE396E" w:rsidRDefault="00BE396E" w:rsidP="00BE396E">
            <w:pPr>
              <w:pStyle w:val="TableText"/>
            </w:pPr>
            <w:r>
              <w:t>Letter ADS message number</w:t>
            </w:r>
          </w:p>
          <w:p w14:paraId="4878C533" w14:textId="2DB132F6" w:rsidR="00BE396E" w:rsidRDefault="00BE396E" w:rsidP="00BE396E">
            <w:pPr>
              <w:pStyle w:val="TableText"/>
              <w:rPr>
                <w:rFonts w:cs="Arial"/>
                <w:color w:val="000000"/>
              </w:rPr>
            </w:pPr>
            <w:r w:rsidRPr="009051DF">
              <w:rPr>
                <w:rFonts w:cs="Arial"/>
                <w:color w:val="000000"/>
              </w:rPr>
              <w:t xml:space="preserve">Up to </w:t>
            </w:r>
            <w:r>
              <w:rPr>
                <w:rFonts w:cs="Arial"/>
                <w:color w:val="000000"/>
              </w:rPr>
              <w:t>eight</w:t>
            </w:r>
            <w:r w:rsidRPr="009051DF">
              <w:rPr>
                <w:rFonts w:cs="Arial"/>
                <w:color w:val="000000"/>
              </w:rPr>
              <w:t xml:space="preserve"> message codes can be entered with the detail number of which the question was asked. </w:t>
            </w:r>
            <w:r>
              <w:t xml:space="preserve">However, MCS only sends the first six to the IDR. </w:t>
            </w:r>
            <w:r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5C32143C" w14:textId="01BF266E" w:rsidR="00BE396E" w:rsidRDefault="00BE396E" w:rsidP="00BE396E">
            <w:pPr>
              <w:pStyle w:val="TableText"/>
            </w:pPr>
            <w:r w:rsidRPr="009051DF">
              <w:rPr>
                <w:rFonts w:cs="Arial"/>
                <w:color w:val="000000"/>
              </w:rPr>
              <w:t xml:space="preserve">On the </w:t>
            </w:r>
            <w:hyperlink r:id="rId166"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080" w:type="dxa"/>
            <w:tcMar>
              <w:left w:w="58" w:type="dxa"/>
              <w:right w:w="58" w:type="dxa"/>
            </w:tcMar>
          </w:tcPr>
          <w:p w14:paraId="083F326B" w14:textId="77777777" w:rsidR="00BE396E" w:rsidRDefault="00BE396E" w:rsidP="00BE396E">
            <w:pPr>
              <w:pStyle w:val="TableText"/>
              <w:rPr>
                <w:caps/>
              </w:rPr>
            </w:pPr>
            <w:r>
              <w:rPr>
                <w:caps/>
              </w:rPr>
              <w:t>3 N</w:t>
            </w:r>
          </w:p>
        </w:tc>
        <w:tc>
          <w:tcPr>
            <w:tcW w:w="2340" w:type="dxa"/>
            <w:tcMar>
              <w:left w:w="58" w:type="dxa"/>
              <w:right w:w="58" w:type="dxa"/>
            </w:tcMar>
          </w:tcPr>
          <w:p w14:paraId="7B7DE691" w14:textId="23C00D40" w:rsidR="00BE396E" w:rsidRDefault="00BE396E" w:rsidP="004423C3">
            <w:pPr>
              <w:pStyle w:val="TableText"/>
            </w:pPr>
            <w:r>
              <w:t xml:space="preserve">See Basic value specification </w:t>
            </w:r>
            <w:hyperlink r:id="rId167"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2803559E" w14:textId="77777777" w:rsidR="00BE396E" w:rsidRDefault="00BE396E" w:rsidP="00BE396E">
            <w:pPr>
              <w:pStyle w:val="TableText"/>
            </w:pPr>
            <w:r>
              <w:t>Zeros</w:t>
            </w:r>
          </w:p>
        </w:tc>
        <w:tc>
          <w:tcPr>
            <w:tcW w:w="431" w:type="dxa"/>
          </w:tcPr>
          <w:p w14:paraId="22F85B80" w14:textId="77777777" w:rsidR="00BE396E" w:rsidRDefault="00BE396E" w:rsidP="00BE396E">
            <w:pPr>
              <w:pStyle w:val="TableText"/>
            </w:pPr>
            <w:r>
              <w:t>-</w:t>
            </w:r>
          </w:p>
        </w:tc>
        <w:tc>
          <w:tcPr>
            <w:tcW w:w="431" w:type="dxa"/>
          </w:tcPr>
          <w:p w14:paraId="2CDB13D2" w14:textId="77777777" w:rsidR="00BE396E" w:rsidRDefault="00BE396E" w:rsidP="00BE396E">
            <w:pPr>
              <w:pStyle w:val="TableText"/>
            </w:pPr>
            <w:r>
              <w:t>X</w:t>
            </w:r>
          </w:p>
        </w:tc>
        <w:tc>
          <w:tcPr>
            <w:tcW w:w="432" w:type="dxa"/>
          </w:tcPr>
          <w:p w14:paraId="6B941C5A" w14:textId="77777777" w:rsidR="00BE396E" w:rsidRDefault="00BE396E" w:rsidP="00BE396E">
            <w:pPr>
              <w:pStyle w:val="TableText"/>
            </w:pPr>
            <w:r>
              <w:t>X</w:t>
            </w:r>
          </w:p>
        </w:tc>
      </w:tr>
      <w:tr w:rsidR="00BE396E" w14:paraId="4B647FF6" w14:textId="77777777" w:rsidTr="00006E83">
        <w:trPr>
          <w:cantSplit/>
          <w:jc w:val="center"/>
        </w:trPr>
        <w:tc>
          <w:tcPr>
            <w:tcW w:w="802" w:type="dxa"/>
            <w:tcMar>
              <w:left w:w="58" w:type="dxa"/>
              <w:right w:w="58" w:type="dxa"/>
            </w:tcMar>
          </w:tcPr>
          <w:p w14:paraId="1662EEEC" w14:textId="265BB1DE" w:rsidR="00BE396E" w:rsidRDefault="00BE396E" w:rsidP="00BE396E">
            <w:pPr>
              <w:pStyle w:val="TableText"/>
            </w:pPr>
            <w:r>
              <w:t>541</w:t>
            </w:r>
            <w:r w:rsidR="00135F82">
              <w:t xml:space="preserve"> – </w:t>
            </w:r>
            <w:r>
              <w:t>542</w:t>
            </w:r>
          </w:p>
        </w:tc>
        <w:tc>
          <w:tcPr>
            <w:tcW w:w="2226" w:type="dxa"/>
            <w:tcMar>
              <w:left w:w="58" w:type="dxa"/>
              <w:right w:w="58" w:type="dxa"/>
            </w:tcMar>
          </w:tcPr>
          <w:p w14:paraId="6C74931F" w14:textId="77777777" w:rsidR="00BE396E" w:rsidRDefault="00BE396E" w:rsidP="00BE396E">
            <w:pPr>
              <w:pStyle w:val="TableText"/>
            </w:pPr>
            <w:r>
              <w:t>DETAIL NUMBER FOR LETTER (3,3)</w:t>
            </w:r>
          </w:p>
        </w:tc>
        <w:tc>
          <w:tcPr>
            <w:tcW w:w="2935" w:type="dxa"/>
            <w:tcMar>
              <w:left w:w="58" w:type="dxa"/>
              <w:right w:w="58" w:type="dxa"/>
            </w:tcMar>
          </w:tcPr>
          <w:p w14:paraId="4F3CFFBA" w14:textId="50E2B9C2" w:rsidR="00BE396E" w:rsidRDefault="00BE396E" w:rsidP="00BE396E">
            <w:pPr>
              <w:pStyle w:val="TableText"/>
            </w:pPr>
            <w:r>
              <w:t>:P:IDR-</w:t>
            </w:r>
            <w:hyperlink r:id="rId168" w:history="1">
              <w:r>
                <w:rPr>
                  <w:rStyle w:val="Hyperlink"/>
                </w:rPr>
                <w:t>ADS-DTL-NUM</w:t>
              </w:r>
            </w:hyperlink>
          </w:p>
        </w:tc>
        <w:tc>
          <w:tcPr>
            <w:tcW w:w="2849" w:type="dxa"/>
            <w:gridSpan w:val="2"/>
            <w:tcMar>
              <w:left w:w="58" w:type="dxa"/>
              <w:right w:w="58" w:type="dxa"/>
            </w:tcMar>
          </w:tcPr>
          <w:p w14:paraId="722B58F6" w14:textId="77777777" w:rsidR="00BE396E" w:rsidRDefault="00BE396E" w:rsidP="00BE396E">
            <w:pPr>
              <w:pStyle w:val="TableText"/>
            </w:pPr>
            <w:r>
              <w:t>Letter Detail number</w:t>
            </w:r>
          </w:p>
          <w:p w14:paraId="0400BFC5" w14:textId="76DC7F9B" w:rsidR="00BE396E" w:rsidRDefault="00BE396E" w:rsidP="004423C3">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2BC99959" w14:textId="77777777" w:rsidR="00BE396E" w:rsidRDefault="00BE396E" w:rsidP="00BE396E">
            <w:pPr>
              <w:pStyle w:val="TableText"/>
              <w:rPr>
                <w:caps/>
              </w:rPr>
            </w:pPr>
            <w:r>
              <w:rPr>
                <w:caps/>
              </w:rPr>
              <w:t>2 C</w:t>
            </w:r>
          </w:p>
        </w:tc>
        <w:tc>
          <w:tcPr>
            <w:tcW w:w="2340" w:type="dxa"/>
            <w:tcMar>
              <w:left w:w="58" w:type="dxa"/>
              <w:right w:w="58" w:type="dxa"/>
            </w:tcMar>
          </w:tcPr>
          <w:p w14:paraId="700CA852"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30A24C73" w14:textId="77777777" w:rsidR="00BE396E" w:rsidRDefault="00BE396E" w:rsidP="00BE396E">
            <w:pPr>
              <w:pStyle w:val="TableText"/>
            </w:pPr>
            <w:r>
              <w:t>Spaces</w:t>
            </w:r>
          </w:p>
        </w:tc>
        <w:tc>
          <w:tcPr>
            <w:tcW w:w="431" w:type="dxa"/>
          </w:tcPr>
          <w:p w14:paraId="5D5B9897" w14:textId="77777777" w:rsidR="00BE396E" w:rsidRDefault="00BE396E" w:rsidP="00BE396E">
            <w:pPr>
              <w:pStyle w:val="TableText"/>
            </w:pPr>
            <w:r>
              <w:t>-</w:t>
            </w:r>
          </w:p>
        </w:tc>
        <w:tc>
          <w:tcPr>
            <w:tcW w:w="431" w:type="dxa"/>
          </w:tcPr>
          <w:p w14:paraId="1DF9B744" w14:textId="77777777" w:rsidR="00BE396E" w:rsidRDefault="00BE396E" w:rsidP="00BE396E">
            <w:pPr>
              <w:pStyle w:val="TableText"/>
            </w:pPr>
            <w:r>
              <w:t>X</w:t>
            </w:r>
          </w:p>
        </w:tc>
        <w:tc>
          <w:tcPr>
            <w:tcW w:w="432" w:type="dxa"/>
          </w:tcPr>
          <w:p w14:paraId="0FF88073" w14:textId="77777777" w:rsidR="00BE396E" w:rsidRDefault="00BE396E" w:rsidP="00BE396E">
            <w:pPr>
              <w:pStyle w:val="TableText"/>
            </w:pPr>
            <w:r>
              <w:t>X</w:t>
            </w:r>
          </w:p>
        </w:tc>
      </w:tr>
      <w:tr w:rsidR="00BE396E" w14:paraId="299831F6" w14:textId="77777777" w:rsidTr="00006E83">
        <w:trPr>
          <w:cantSplit/>
          <w:jc w:val="center"/>
        </w:trPr>
        <w:tc>
          <w:tcPr>
            <w:tcW w:w="802" w:type="dxa"/>
            <w:tcMar>
              <w:left w:w="58" w:type="dxa"/>
              <w:right w:w="58" w:type="dxa"/>
            </w:tcMar>
          </w:tcPr>
          <w:p w14:paraId="698DE571" w14:textId="3013F933" w:rsidR="00BE396E" w:rsidRDefault="00BE396E" w:rsidP="00BE396E">
            <w:pPr>
              <w:pStyle w:val="TableText"/>
            </w:pPr>
            <w:r>
              <w:t>543</w:t>
            </w:r>
            <w:r w:rsidR="00135F82">
              <w:t xml:space="preserve"> – </w:t>
            </w:r>
            <w:r>
              <w:t>545</w:t>
            </w:r>
          </w:p>
        </w:tc>
        <w:tc>
          <w:tcPr>
            <w:tcW w:w="2226" w:type="dxa"/>
            <w:tcMar>
              <w:left w:w="58" w:type="dxa"/>
              <w:right w:w="58" w:type="dxa"/>
            </w:tcMar>
          </w:tcPr>
          <w:p w14:paraId="03A82188" w14:textId="77777777" w:rsidR="00BE396E" w:rsidRDefault="00BE396E" w:rsidP="00BE396E">
            <w:pPr>
              <w:pStyle w:val="TableText"/>
            </w:pPr>
            <w:r>
              <w:t>DETAIL MESSAGE NUMBER (3,3)</w:t>
            </w:r>
          </w:p>
        </w:tc>
        <w:tc>
          <w:tcPr>
            <w:tcW w:w="2935" w:type="dxa"/>
            <w:tcMar>
              <w:left w:w="58" w:type="dxa"/>
              <w:right w:w="58" w:type="dxa"/>
            </w:tcMar>
          </w:tcPr>
          <w:p w14:paraId="641B0D16" w14:textId="1DB4B4F2" w:rsidR="00BE396E" w:rsidRDefault="00BE396E" w:rsidP="00BE396E">
            <w:pPr>
              <w:pStyle w:val="TableText"/>
            </w:pPr>
            <w:r>
              <w:t>:P:IDR-</w:t>
            </w:r>
            <w:hyperlink r:id="rId169" w:history="1">
              <w:r>
                <w:rPr>
                  <w:rStyle w:val="Hyperlink"/>
                </w:rPr>
                <w:t>ADS-MSG</w:t>
              </w:r>
            </w:hyperlink>
          </w:p>
        </w:tc>
        <w:tc>
          <w:tcPr>
            <w:tcW w:w="2849" w:type="dxa"/>
            <w:gridSpan w:val="2"/>
            <w:tcMar>
              <w:left w:w="58" w:type="dxa"/>
              <w:right w:w="58" w:type="dxa"/>
            </w:tcMar>
          </w:tcPr>
          <w:p w14:paraId="7CD1E50C" w14:textId="77777777" w:rsidR="00BE396E" w:rsidRDefault="00BE396E" w:rsidP="00BE396E">
            <w:pPr>
              <w:pStyle w:val="TableText"/>
            </w:pPr>
            <w:r>
              <w:t>Letter ADS message number</w:t>
            </w:r>
          </w:p>
          <w:p w14:paraId="1B4CF852" w14:textId="5C936B82" w:rsidR="00BE396E" w:rsidRDefault="00BE396E" w:rsidP="004423C3">
            <w:pPr>
              <w:pStyle w:val="TableText"/>
            </w:pPr>
            <w:r w:rsidRPr="009051DF">
              <w:rPr>
                <w:rFonts w:cs="Arial"/>
                <w:color w:val="000000"/>
              </w:rPr>
              <w:t xml:space="preserve">In order to provide special processing for ADS, some of the ADS questions are hard-coded within MCS and must be used for the same purpose by all </w:t>
            </w:r>
            <w:r>
              <w:t>A</w:t>
            </w:r>
            <w:r w:rsidRPr="001976E6">
              <w:t xml:space="preserve"> </w:t>
            </w:r>
            <w:r>
              <w:t>MAC</w:t>
            </w:r>
            <w:r w:rsidRPr="009051DF">
              <w:rPr>
                <w:rFonts w:cs="Arial"/>
                <w:color w:val="000000"/>
              </w:rPr>
              <w:t>s. Claims producing ADS letters containing at least one of the following messages are sent to location 014 and are sorted separately from other ADS letters.</w:t>
            </w:r>
          </w:p>
        </w:tc>
        <w:tc>
          <w:tcPr>
            <w:tcW w:w="1080" w:type="dxa"/>
            <w:tcMar>
              <w:left w:w="58" w:type="dxa"/>
              <w:right w:w="58" w:type="dxa"/>
            </w:tcMar>
          </w:tcPr>
          <w:p w14:paraId="72DF181C" w14:textId="77777777" w:rsidR="00BE396E" w:rsidRDefault="00BE396E" w:rsidP="00BE396E">
            <w:pPr>
              <w:pStyle w:val="TableText"/>
              <w:rPr>
                <w:caps/>
              </w:rPr>
            </w:pPr>
            <w:r>
              <w:rPr>
                <w:caps/>
              </w:rPr>
              <w:t>3 N</w:t>
            </w:r>
          </w:p>
        </w:tc>
        <w:tc>
          <w:tcPr>
            <w:tcW w:w="2340" w:type="dxa"/>
            <w:tcMar>
              <w:left w:w="58" w:type="dxa"/>
              <w:right w:w="58" w:type="dxa"/>
            </w:tcMar>
          </w:tcPr>
          <w:p w14:paraId="73ACDE75" w14:textId="4A5A45B9" w:rsidR="00BE396E" w:rsidRDefault="00BE396E" w:rsidP="004423C3">
            <w:pPr>
              <w:pStyle w:val="TableText"/>
            </w:pPr>
            <w:r>
              <w:t xml:space="preserve">See Basic value specification </w:t>
            </w:r>
            <w:hyperlink r:id="rId170"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49DF2B1C" w14:textId="77777777" w:rsidR="00BE396E" w:rsidRDefault="00BE396E" w:rsidP="00BE396E">
            <w:pPr>
              <w:pStyle w:val="TableText"/>
            </w:pPr>
            <w:r>
              <w:t>Zeros</w:t>
            </w:r>
          </w:p>
        </w:tc>
        <w:tc>
          <w:tcPr>
            <w:tcW w:w="431" w:type="dxa"/>
          </w:tcPr>
          <w:p w14:paraId="1185ADB6" w14:textId="77777777" w:rsidR="00BE396E" w:rsidRDefault="00BE396E" w:rsidP="00BE396E">
            <w:pPr>
              <w:pStyle w:val="TableText"/>
            </w:pPr>
            <w:r>
              <w:t>-</w:t>
            </w:r>
          </w:p>
        </w:tc>
        <w:tc>
          <w:tcPr>
            <w:tcW w:w="431" w:type="dxa"/>
          </w:tcPr>
          <w:p w14:paraId="5065DF1B" w14:textId="77777777" w:rsidR="00BE396E" w:rsidRDefault="00BE396E" w:rsidP="00BE396E">
            <w:pPr>
              <w:pStyle w:val="TableText"/>
            </w:pPr>
            <w:r>
              <w:t>X</w:t>
            </w:r>
          </w:p>
        </w:tc>
        <w:tc>
          <w:tcPr>
            <w:tcW w:w="432" w:type="dxa"/>
          </w:tcPr>
          <w:p w14:paraId="6F2CED4A" w14:textId="77777777" w:rsidR="00BE396E" w:rsidRDefault="00BE396E" w:rsidP="00BE396E">
            <w:pPr>
              <w:pStyle w:val="TableText"/>
            </w:pPr>
            <w:r>
              <w:t>X</w:t>
            </w:r>
          </w:p>
        </w:tc>
      </w:tr>
      <w:tr w:rsidR="00BE396E" w14:paraId="42B1B284" w14:textId="77777777" w:rsidTr="00006E83">
        <w:trPr>
          <w:cantSplit/>
          <w:jc w:val="center"/>
        </w:trPr>
        <w:tc>
          <w:tcPr>
            <w:tcW w:w="802" w:type="dxa"/>
            <w:tcMar>
              <w:left w:w="58" w:type="dxa"/>
              <w:right w:w="58" w:type="dxa"/>
            </w:tcMar>
          </w:tcPr>
          <w:p w14:paraId="4EC16A6E" w14:textId="427666CD" w:rsidR="00BE396E" w:rsidRDefault="00BE396E" w:rsidP="00BE396E">
            <w:pPr>
              <w:pStyle w:val="TableText"/>
            </w:pPr>
            <w:r>
              <w:t>543</w:t>
            </w:r>
            <w:r w:rsidR="00135F82">
              <w:t xml:space="preserve"> – </w:t>
            </w:r>
            <w:r>
              <w:t>545</w:t>
            </w:r>
          </w:p>
          <w:p w14:paraId="6D1CE369" w14:textId="0DE5D9FC" w:rsidR="00BE396E" w:rsidRDefault="004423C3" w:rsidP="00BE396E">
            <w:pPr>
              <w:pStyle w:val="TableText"/>
            </w:pPr>
            <w:r>
              <w:t>(</w:t>
            </w:r>
            <w:r w:rsidR="00BE396E">
              <w:t>Cont’d</w:t>
            </w:r>
            <w:r>
              <w:t>)</w:t>
            </w:r>
          </w:p>
        </w:tc>
        <w:tc>
          <w:tcPr>
            <w:tcW w:w="2226" w:type="dxa"/>
            <w:tcMar>
              <w:left w:w="58" w:type="dxa"/>
              <w:right w:w="58" w:type="dxa"/>
            </w:tcMar>
          </w:tcPr>
          <w:p w14:paraId="084D311A" w14:textId="77777777" w:rsidR="00BE396E" w:rsidRDefault="00BE396E" w:rsidP="00BE396E">
            <w:pPr>
              <w:pStyle w:val="TableText"/>
            </w:pPr>
            <w:r>
              <w:t>DETAIL MESSAGE NUMBER (3,3)</w:t>
            </w:r>
          </w:p>
        </w:tc>
        <w:tc>
          <w:tcPr>
            <w:tcW w:w="2935" w:type="dxa"/>
            <w:tcMar>
              <w:left w:w="58" w:type="dxa"/>
              <w:right w:w="58" w:type="dxa"/>
            </w:tcMar>
          </w:tcPr>
          <w:p w14:paraId="146172F6" w14:textId="7D6F890C" w:rsidR="00BE396E" w:rsidRDefault="00BE396E" w:rsidP="00BE396E">
            <w:pPr>
              <w:pStyle w:val="TableText"/>
            </w:pPr>
            <w:r>
              <w:t>:P:IDR-</w:t>
            </w:r>
            <w:hyperlink r:id="rId171" w:history="1">
              <w:r>
                <w:rPr>
                  <w:rStyle w:val="Hyperlink"/>
                </w:rPr>
                <w:t>ADS-MSG</w:t>
              </w:r>
            </w:hyperlink>
          </w:p>
        </w:tc>
        <w:tc>
          <w:tcPr>
            <w:tcW w:w="2849" w:type="dxa"/>
            <w:gridSpan w:val="2"/>
            <w:tcMar>
              <w:left w:w="58" w:type="dxa"/>
              <w:right w:w="58" w:type="dxa"/>
            </w:tcMar>
          </w:tcPr>
          <w:p w14:paraId="798409E6" w14:textId="77777777" w:rsidR="00BE396E" w:rsidRDefault="00BE396E" w:rsidP="00BE396E">
            <w:pPr>
              <w:pStyle w:val="TableText"/>
            </w:pPr>
            <w:r>
              <w:t>Letter ADS message number</w:t>
            </w:r>
          </w:p>
          <w:p w14:paraId="597CC825" w14:textId="55C70E75" w:rsidR="00BE396E" w:rsidRDefault="00BE396E" w:rsidP="00BE396E">
            <w:pPr>
              <w:pStyle w:val="TableText"/>
              <w:rPr>
                <w:rFonts w:cs="Arial"/>
                <w:color w:val="000000"/>
              </w:rPr>
            </w:pPr>
            <w:r w:rsidRPr="009051DF">
              <w:rPr>
                <w:rFonts w:cs="Arial"/>
                <w:color w:val="000000"/>
              </w:rPr>
              <w:t xml:space="preserve">Up to </w:t>
            </w:r>
            <w:r>
              <w:rPr>
                <w:rFonts w:cs="Arial"/>
                <w:color w:val="000000"/>
              </w:rPr>
              <w:t>eight</w:t>
            </w:r>
            <w:r w:rsidRPr="009051DF">
              <w:rPr>
                <w:rFonts w:cs="Arial"/>
                <w:color w:val="000000"/>
              </w:rPr>
              <w:t xml:space="preserve"> message codes can be entered with the detail number of which the question was asked. </w:t>
            </w:r>
            <w:r>
              <w:t xml:space="preserve">However, MCS only sends the first six to the IDR. </w:t>
            </w:r>
            <w:r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23171C91" w14:textId="2E230BD2" w:rsidR="00BE396E" w:rsidRDefault="00BE396E" w:rsidP="00BE396E">
            <w:pPr>
              <w:pStyle w:val="TableText"/>
            </w:pPr>
            <w:r w:rsidRPr="009051DF">
              <w:rPr>
                <w:rFonts w:cs="Arial"/>
                <w:color w:val="000000"/>
              </w:rPr>
              <w:t xml:space="preserve">On the </w:t>
            </w:r>
            <w:hyperlink r:id="rId172"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080" w:type="dxa"/>
            <w:tcMar>
              <w:left w:w="58" w:type="dxa"/>
              <w:right w:w="58" w:type="dxa"/>
            </w:tcMar>
          </w:tcPr>
          <w:p w14:paraId="48AFBA72" w14:textId="77777777" w:rsidR="00BE396E" w:rsidRDefault="00BE396E" w:rsidP="00BE396E">
            <w:pPr>
              <w:pStyle w:val="TableText"/>
              <w:rPr>
                <w:caps/>
              </w:rPr>
            </w:pPr>
            <w:r>
              <w:rPr>
                <w:caps/>
              </w:rPr>
              <w:t>3 N</w:t>
            </w:r>
          </w:p>
        </w:tc>
        <w:tc>
          <w:tcPr>
            <w:tcW w:w="2340" w:type="dxa"/>
            <w:tcMar>
              <w:left w:w="58" w:type="dxa"/>
              <w:right w:w="58" w:type="dxa"/>
            </w:tcMar>
          </w:tcPr>
          <w:p w14:paraId="1890841A" w14:textId="571D88A8" w:rsidR="00BE396E" w:rsidRDefault="00BE396E" w:rsidP="004423C3">
            <w:pPr>
              <w:pStyle w:val="TableText"/>
            </w:pPr>
            <w:r>
              <w:t xml:space="preserve">See Basic value specification </w:t>
            </w:r>
            <w:hyperlink r:id="rId173"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7B28A75E" w14:textId="77777777" w:rsidR="00BE396E" w:rsidRDefault="00BE396E" w:rsidP="00BE396E">
            <w:pPr>
              <w:pStyle w:val="TableText"/>
            </w:pPr>
            <w:r>
              <w:t>Zeros</w:t>
            </w:r>
          </w:p>
        </w:tc>
        <w:tc>
          <w:tcPr>
            <w:tcW w:w="431" w:type="dxa"/>
          </w:tcPr>
          <w:p w14:paraId="61A9BDC1" w14:textId="77777777" w:rsidR="00BE396E" w:rsidRDefault="00BE396E" w:rsidP="00BE396E">
            <w:pPr>
              <w:pStyle w:val="TableText"/>
            </w:pPr>
            <w:r>
              <w:t>-</w:t>
            </w:r>
          </w:p>
        </w:tc>
        <w:tc>
          <w:tcPr>
            <w:tcW w:w="431" w:type="dxa"/>
          </w:tcPr>
          <w:p w14:paraId="47E171A6" w14:textId="77777777" w:rsidR="00BE396E" w:rsidRDefault="00BE396E" w:rsidP="00BE396E">
            <w:pPr>
              <w:pStyle w:val="TableText"/>
            </w:pPr>
            <w:r>
              <w:t>X</w:t>
            </w:r>
          </w:p>
        </w:tc>
        <w:tc>
          <w:tcPr>
            <w:tcW w:w="432" w:type="dxa"/>
          </w:tcPr>
          <w:p w14:paraId="2ED1D3A8" w14:textId="77777777" w:rsidR="00BE396E" w:rsidRDefault="00BE396E" w:rsidP="00BE396E">
            <w:pPr>
              <w:pStyle w:val="TableText"/>
            </w:pPr>
            <w:r>
              <w:t>X</w:t>
            </w:r>
          </w:p>
        </w:tc>
      </w:tr>
      <w:tr w:rsidR="00BE396E" w14:paraId="783BEF55" w14:textId="77777777" w:rsidTr="00006E83">
        <w:trPr>
          <w:cantSplit/>
          <w:jc w:val="center"/>
        </w:trPr>
        <w:tc>
          <w:tcPr>
            <w:tcW w:w="802" w:type="dxa"/>
            <w:tcMar>
              <w:left w:w="58" w:type="dxa"/>
              <w:right w:w="58" w:type="dxa"/>
            </w:tcMar>
          </w:tcPr>
          <w:p w14:paraId="361A4DAB" w14:textId="25BFD902" w:rsidR="00BE396E" w:rsidRDefault="00BE396E" w:rsidP="00BE396E">
            <w:pPr>
              <w:pStyle w:val="TableText"/>
            </w:pPr>
            <w:r>
              <w:t>546</w:t>
            </w:r>
            <w:r w:rsidR="00135F82">
              <w:t xml:space="preserve"> – </w:t>
            </w:r>
            <w:r>
              <w:t>547</w:t>
            </w:r>
          </w:p>
        </w:tc>
        <w:tc>
          <w:tcPr>
            <w:tcW w:w="2226" w:type="dxa"/>
            <w:tcMar>
              <w:left w:w="58" w:type="dxa"/>
              <w:right w:w="58" w:type="dxa"/>
            </w:tcMar>
          </w:tcPr>
          <w:p w14:paraId="2A225930" w14:textId="77777777" w:rsidR="00BE396E" w:rsidRDefault="00BE396E" w:rsidP="00BE396E">
            <w:pPr>
              <w:pStyle w:val="TableText"/>
            </w:pPr>
            <w:r>
              <w:t>DETAIL NUMBER FOR LETTER (3,4)</w:t>
            </w:r>
          </w:p>
        </w:tc>
        <w:tc>
          <w:tcPr>
            <w:tcW w:w="2935" w:type="dxa"/>
            <w:tcMar>
              <w:left w:w="58" w:type="dxa"/>
              <w:right w:w="58" w:type="dxa"/>
            </w:tcMar>
          </w:tcPr>
          <w:p w14:paraId="02C44588" w14:textId="4B5CF172" w:rsidR="00BE396E" w:rsidRDefault="00BE396E" w:rsidP="00BE396E">
            <w:pPr>
              <w:pStyle w:val="TableText"/>
            </w:pPr>
            <w:r>
              <w:t>:P:IDR-</w:t>
            </w:r>
            <w:hyperlink r:id="rId174" w:history="1">
              <w:r>
                <w:rPr>
                  <w:rStyle w:val="Hyperlink"/>
                </w:rPr>
                <w:t>ADS-DTL-NUM</w:t>
              </w:r>
            </w:hyperlink>
          </w:p>
        </w:tc>
        <w:tc>
          <w:tcPr>
            <w:tcW w:w="2849" w:type="dxa"/>
            <w:gridSpan w:val="2"/>
            <w:tcMar>
              <w:left w:w="58" w:type="dxa"/>
              <w:right w:w="58" w:type="dxa"/>
            </w:tcMar>
          </w:tcPr>
          <w:p w14:paraId="3EAC23A2" w14:textId="77777777" w:rsidR="00BE396E" w:rsidRDefault="00BE396E" w:rsidP="00BE396E">
            <w:pPr>
              <w:pStyle w:val="TableText"/>
            </w:pPr>
            <w:r>
              <w:t>Letter Detail number.</w:t>
            </w:r>
          </w:p>
          <w:p w14:paraId="6CDFE4A7" w14:textId="77777777" w:rsidR="00BE396E" w:rsidRDefault="00BE396E" w:rsidP="00BE396E">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6453D39A" w14:textId="77777777" w:rsidR="00BE396E" w:rsidRDefault="00BE396E" w:rsidP="00BE396E">
            <w:pPr>
              <w:pStyle w:val="TableText"/>
              <w:rPr>
                <w:caps/>
              </w:rPr>
            </w:pPr>
            <w:r>
              <w:rPr>
                <w:caps/>
              </w:rPr>
              <w:t>2 C</w:t>
            </w:r>
          </w:p>
        </w:tc>
        <w:tc>
          <w:tcPr>
            <w:tcW w:w="2340" w:type="dxa"/>
            <w:tcMar>
              <w:left w:w="58" w:type="dxa"/>
              <w:right w:w="58" w:type="dxa"/>
            </w:tcMar>
          </w:tcPr>
          <w:p w14:paraId="7EE99B60"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62FAA94F" w14:textId="77777777" w:rsidR="00BE396E" w:rsidRDefault="00BE396E" w:rsidP="00BE396E">
            <w:pPr>
              <w:pStyle w:val="TableText"/>
            </w:pPr>
            <w:r>
              <w:t>Spaces</w:t>
            </w:r>
          </w:p>
        </w:tc>
        <w:tc>
          <w:tcPr>
            <w:tcW w:w="431" w:type="dxa"/>
          </w:tcPr>
          <w:p w14:paraId="453E2A38" w14:textId="77777777" w:rsidR="00BE396E" w:rsidRDefault="00BE396E" w:rsidP="00BE396E">
            <w:pPr>
              <w:pStyle w:val="TableText"/>
            </w:pPr>
            <w:r>
              <w:t>-</w:t>
            </w:r>
          </w:p>
        </w:tc>
        <w:tc>
          <w:tcPr>
            <w:tcW w:w="431" w:type="dxa"/>
          </w:tcPr>
          <w:p w14:paraId="7CE67D1B" w14:textId="77777777" w:rsidR="00BE396E" w:rsidRDefault="00BE396E" w:rsidP="00BE396E">
            <w:pPr>
              <w:pStyle w:val="TableText"/>
            </w:pPr>
            <w:r>
              <w:t>X</w:t>
            </w:r>
          </w:p>
        </w:tc>
        <w:tc>
          <w:tcPr>
            <w:tcW w:w="432" w:type="dxa"/>
          </w:tcPr>
          <w:p w14:paraId="315A820D" w14:textId="77777777" w:rsidR="00BE396E" w:rsidRDefault="00BE396E" w:rsidP="00BE396E">
            <w:pPr>
              <w:pStyle w:val="TableText"/>
            </w:pPr>
            <w:r>
              <w:t>X</w:t>
            </w:r>
          </w:p>
        </w:tc>
      </w:tr>
      <w:tr w:rsidR="00BE396E" w14:paraId="6F382121" w14:textId="77777777" w:rsidTr="00006E83">
        <w:trPr>
          <w:cantSplit/>
          <w:jc w:val="center"/>
        </w:trPr>
        <w:tc>
          <w:tcPr>
            <w:tcW w:w="802" w:type="dxa"/>
            <w:tcMar>
              <w:left w:w="58" w:type="dxa"/>
              <w:right w:w="58" w:type="dxa"/>
            </w:tcMar>
          </w:tcPr>
          <w:p w14:paraId="39F9C9D5" w14:textId="05AAA536" w:rsidR="00BE396E" w:rsidRDefault="00BE396E" w:rsidP="004423C3">
            <w:pPr>
              <w:pStyle w:val="TableText"/>
            </w:pPr>
            <w:r>
              <w:t>548</w:t>
            </w:r>
            <w:r w:rsidR="00135F82">
              <w:t xml:space="preserve"> – </w:t>
            </w:r>
            <w:r>
              <w:t>550</w:t>
            </w:r>
          </w:p>
        </w:tc>
        <w:tc>
          <w:tcPr>
            <w:tcW w:w="2226" w:type="dxa"/>
            <w:tcMar>
              <w:left w:w="58" w:type="dxa"/>
              <w:right w:w="58" w:type="dxa"/>
            </w:tcMar>
          </w:tcPr>
          <w:p w14:paraId="3EC0BD8E" w14:textId="77777777" w:rsidR="00BE396E" w:rsidRDefault="00BE396E" w:rsidP="00BE396E">
            <w:pPr>
              <w:pStyle w:val="TableText"/>
            </w:pPr>
            <w:r>
              <w:t>DETAIL MESSAGE NUMBER (3,4)</w:t>
            </w:r>
          </w:p>
        </w:tc>
        <w:tc>
          <w:tcPr>
            <w:tcW w:w="2935" w:type="dxa"/>
            <w:tcMar>
              <w:left w:w="58" w:type="dxa"/>
              <w:right w:w="58" w:type="dxa"/>
            </w:tcMar>
          </w:tcPr>
          <w:p w14:paraId="0334CDE0" w14:textId="01872212" w:rsidR="00BE396E" w:rsidRDefault="00BE396E" w:rsidP="00BE396E">
            <w:pPr>
              <w:pStyle w:val="TableText"/>
            </w:pPr>
            <w:r>
              <w:t>:P:IDR-</w:t>
            </w:r>
            <w:hyperlink r:id="rId175" w:history="1">
              <w:r>
                <w:rPr>
                  <w:rStyle w:val="Hyperlink"/>
                </w:rPr>
                <w:t>ADS-MSG</w:t>
              </w:r>
            </w:hyperlink>
          </w:p>
        </w:tc>
        <w:tc>
          <w:tcPr>
            <w:tcW w:w="2849" w:type="dxa"/>
            <w:gridSpan w:val="2"/>
            <w:tcMar>
              <w:left w:w="58" w:type="dxa"/>
              <w:right w:w="58" w:type="dxa"/>
            </w:tcMar>
          </w:tcPr>
          <w:p w14:paraId="1BCAC353" w14:textId="77777777" w:rsidR="00BE396E" w:rsidRDefault="00BE396E" w:rsidP="00BE396E">
            <w:pPr>
              <w:pStyle w:val="TableText"/>
            </w:pPr>
            <w:r>
              <w:t>Letter ADS message number</w:t>
            </w:r>
          </w:p>
          <w:p w14:paraId="4CB3FC6E" w14:textId="2BD1220F" w:rsidR="00BE396E" w:rsidRDefault="00BE396E" w:rsidP="004423C3">
            <w:pPr>
              <w:pStyle w:val="TableText"/>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p>
        </w:tc>
        <w:tc>
          <w:tcPr>
            <w:tcW w:w="1080" w:type="dxa"/>
            <w:tcMar>
              <w:left w:w="58" w:type="dxa"/>
              <w:right w:w="58" w:type="dxa"/>
            </w:tcMar>
          </w:tcPr>
          <w:p w14:paraId="2FE7D810" w14:textId="77777777" w:rsidR="00BE396E" w:rsidRDefault="00BE396E" w:rsidP="00BE396E">
            <w:pPr>
              <w:pStyle w:val="TableText"/>
              <w:rPr>
                <w:caps/>
              </w:rPr>
            </w:pPr>
            <w:r>
              <w:rPr>
                <w:caps/>
              </w:rPr>
              <w:t>3 N</w:t>
            </w:r>
          </w:p>
        </w:tc>
        <w:tc>
          <w:tcPr>
            <w:tcW w:w="2340" w:type="dxa"/>
            <w:tcMar>
              <w:left w:w="58" w:type="dxa"/>
              <w:right w:w="58" w:type="dxa"/>
            </w:tcMar>
          </w:tcPr>
          <w:p w14:paraId="6C5897F4" w14:textId="0E39886A" w:rsidR="00BE396E" w:rsidRDefault="00BE396E" w:rsidP="004423C3">
            <w:pPr>
              <w:pStyle w:val="TableText"/>
            </w:pPr>
            <w:r>
              <w:t xml:space="preserve">See Basic value specification </w:t>
            </w:r>
            <w:hyperlink r:id="rId176"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1DCA6A0C" w14:textId="77777777" w:rsidR="00BE396E" w:rsidRDefault="00BE396E" w:rsidP="00BE396E">
            <w:pPr>
              <w:pStyle w:val="TableText"/>
            </w:pPr>
            <w:r>
              <w:t>Zeros</w:t>
            </w:r>
          </w:p>
        </w:tc>
        <w:tc>
          <w:tcPr>
            <w:tcW w:w="431" w:type="dxa"/>
          </w:tcPr>
          <w:p w14:paraId="79531251" w14:textId="77777777" w:rsidR="00BE396E" w:rsidRDefault="00BE396E" w:rsidP="00BE396E">
            <w:pPr>
              <w:pStyle w:val="TableText"/>
            </w:pPr>
            <w:r>
              <w:t>-</w:t>
            </w:r>
          </w:p>
        </w:tc>
        <w:tc>
          <w:tcPr>
            <w:tcW w:w="431" w:type="dxa"/>
          </w:tcPr>
          <w:p w14:paraId="02F2A3F7" w14:textId="77777777" w:rsidR="00BE396E" w:rsidRDefault="00BE396E" w:rsidP="00BE396E">
            <w:pPr>
              <w:pStyle w:val="TableText"/>
            </w:pPr>
            <w:r>
              <w:t>X</w:t>
            </w:r>
          </w:p>
        </w:tc>
        <w:tc>
          <w:tcPr>
            <w:tcW w:w="432" w:type="dxa"/>
          </w:tcPr>
          <w:p w14:paraId="3188FBFF" w14:textId="77777777" w:rsidR="00BE396E" w:rsidRDefault="00BE396E" w:rsidP="00BE396E">
            <w:pPr>
              <w:pStyle w:val="TableText"/>
            </w:pPr>
            <w:r>
              <w:t>X</w:t>
            </w:r>
          </w:p>
        </w:tc>
      </w:tr>
      <w:tr w:rsidR="00BE396E" w14:paraId="1D7CF9BB" w14:textId="77777777" w:rsidTr="00006E83">
        <w:trPr>
          <w:cantSplit/>
          <w:jc w:val="center"/>
        </w:trPr>
        <w:tc>
          <w:tcPr>
            <w:tcW w:w="802" w:type="dxa"/>
            <w:tcMar>
              <w:left w:w="58" w:type="dxa"/>
              <w:right w:w="58" w:type="dxa"/>
            </w:tcMar>
          </w:tcPr>
          <w:p w14:paraId="575BE85F" w14:textId="78110759" w:rsidR="00BE396E" w:rsidRDefault="00BE396E" w:rsidP="00BE396E">
            <w:pPr>
              <w:pStyle w:val="TableText"/>
            </w:pPr>
            <w:r>
              <w:t>548</w:t>
            </w:r>
            <w:r w:rsidR="00135F82">
              <w:t xml:space="preserve"> – </w:t>
            </w:r>
            <w:r>
              <w:t>550</w:t>
            </w:r>
          </w:p>
          <w:p w14:paraId="7BEE683D" w14:textId="3A971DD9" w:rsidR="00BE396E" w:rsidRDefault="004423C3" w:rsidP="00BE396E">
            <w:pPr>
              <w:pStyle w:val="TableText"/>
            </w:pPr>
            <w:r>
              <w:t>(</w:t>
            </w:r>
            <w:r w:rsidR="00BE396E">
              <w:t>Cont’d</w:t>
            </w:r>
            <w:r>
              <w:t>)</w:t>
            </w:r>
          </w:p>
        </w:tc>
        <w:tc>
          <w:tcPr>
            <w:tcW w:w="2226" w:type="dxa"/>
            <w:tcMar>
              <w:left w:w="58" w:type="dxa"/>
              <w:right w:w="58" w:type="dxa"/>
            </w:tcMar>
          </w:tcPr>
          <w:p w14:paraId="0421E34D" w14:textId="77777777" w:rsidR="00BE396E" w:rsidRDefault="00BE396E" w:rsidP="00BE396E">
            <w:pPr>
              <w:pStyle w:val="TableText"/>
            </w:pPr>
            <w:r>
              <w:t>DETAIL MESSAGE NUMBER (3,4)</w:t>
            </w:r>
          </w:p>
        </w:tc>
        <w:tc>
          <w:tcPr>
            <w:tcW w:w="2935" w:type="dxa"/>
            <w:tcMar>
              <w:left w:w="58" w:type="dxa"/>
              <w:right w:w="58" w:type="dxa"/>
            </w:tcMar>
          </w:tcPr>
          <w:p w14:paraId="2319AD42" w14:textId="4F747C26" w:rsidR="00BE396E" w:rsidRDefault="00BE396E" w:rsidP="00BE396E">
            <w:pPr>
              <w:pStyle w:val="TableText"/>
            </w:pPr>
            <w:r>
              <w:t>:P:IDR-</w:t>
            </w:r>
            <w:hyperlink r:id="rId177" w:history="1">
              <w:r>
                <w:rPr>
                  <w:rStyle w:val="Hyperlink"/>
                </w:rPr>
                <w:t>ADS-MSG</w:t>
              </w:r>
            </w:hyperlink>
          </w:p>
        </w:tc>
        <w:tc>
          <w:tcPr>
            <w:tcW w:w="2849" w:type="dxa"/>
            <w:gridSpan w:val="2"/>
            <w:tcMar>
              <w:left w:w="58" w:type="dxa"/>
              <w:right w:w="58" w:type="dxa"/>
            </w:tcMar>
          </w:tcPr>
          <w:p w14:paraId="2B187DDE" w14:textId="77777777" w:rsidR="00BE396E" w:rsidRDefault="00BE396E" w:rsidP="00BE396E">
            <w:pPr>
              <w:pStyle w:val="TableText"/>
            </w:pPr>
            <w:r>
              <w:t>Letter ADS message number</w:t>
            </w:r>
          </w:p>
          <w:p w14:paraId="65A16CA9" w14:textId="0B55741C" w:rsidR="00BE396E" w:rsidRDefault="00BE396E" w:rsidP="00BE396E">
            <w:pPr>
              <w:pStyle w:val="TableText"/>
              <w:rPr>
                <w:rFonts w:cs="Arial"/>
                <w:color w:val="000000"/>
              </w:rPr>
            </w:pPr>
            <w:r w:rsidRPr="009051DF">
              <w:rPr>
                <w:rFonts w:cs="Arial"/>
                <w:color w:val="000000"/>
              </w:rPr>
              <w:t xml:space="preserve">Up to </w:t>
            </w:r>
            <w:r>
              <w:rPr>
                <w:rFonts w:cs="Arial"/>
                <w:color w:val="000000"/>
              </w:rPr>
              <w:t>eight</w:t>
            </w:r>
            <w:r w:rsidRPr="009051DF">
              <w:rPr>
                <w:rFonts w:cs="Arial"/>
                <w:color w:val="000000"/>
              </w:rPr>
              <w:t xml:space="preserve"> message codes can be entered with the detail number of which the question was asked. </w:t>
            </w:r>
            <w:r>
              <w:t xml:space="preserve">However, MCS only sends the first six to the IDR. </w:t>
            </w:r>
            <w:r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7CD28661" w14:textId="191214C5" w:rsidR="00BE396E" w:rsidRDefault="00BE396E" w:rsidP="00BE396E">
            <w:pPr>
              <w:pStyle w:val="TableText"/>
            </w:pPr>
            <w:r w:rsidRPr="009051DF">
              <w:rPr>
                <w:rFonts w:cs="Arial"/>
                <w:color w:val="000000"/>
              </w:rPr>
              <w:t xml:space="preserve">On the </w:t>
            </w:r>
            <w:hyperlink r:id="rId178"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080" w:type="dxa"/>
            <w:tcMar>
              <w:left w:w="58" w:type="dxa"/>
              <w:right w:w="58" w:type="dxa"/>
            </w:tcMar>
          </w:tcPr>
          <w:p w14:paraId="337A2229" w14:textId="77777777" w:rsidR="00BE396E" w:rsidRDefault="00BE396E" w:rsidP="00BE396E">
            <w:pPr>
              <w:pStyle w:val="TableText"/>
              <w:rPr>
                <w:caps/>
              </w:rPr>
            </w:pPr>
            <w:r>
              <w:rPr>
                <w:caps/>
              </w:rPr>
              <w:t>3 N</w:t>
            </w:r>
          </w:p>
        </w:tc>
        <w:tc>
          <w:tcPr>
            <w:tcW w:w="2340" w:type="dxa"/>
            <w:tcMar>
              <w:left w:w="58" w:type="dxa"/>
              <w:right w:w="58" w:type="dxa"/>
            </w:tcMar>
          </w:tcPr>
          <w:p w14:paraId="6F7D6086" w14:textId="32C255CE" w:rsidR="00BE396E" w:rsidRDefault="00BE396E" w:rsidP="004423C3">
            <w:pPr>
              <w:pStyle w:val="TableText"/>
            </w:pPr>
            <w:r>
              <w:t xml:space="preserve">See Basic value specification </w:t>
            </w:r>
            <w:hyperlink r:id="rId179"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37ECE885" w14:textId="77777777" w:rsidR="00BE396E" w:rsidRDefault="00BE396E" w:rsidP="00BE396E">
            <w:pPr>
              <w:pStyle w:val="TableText"/>
            </w:pPr>
            <w:r>
              <w:t>Zeros</w:t>
            </w:r>
          </w:p>
        </w:tc>
        <w:tc>
          <w:tcPr>
            <w:tcW w:w="431" w:type="dxa"/>
          </w:tcPr>
          <w:p w14:paraId="16A10944" w14:textId="77777777" w:rsidR="00BE396E" w:rsidRDefault="00BE396E" w:rsidP="00BE396E">
            <w:pPr>
              <w:pStyle w:val="TableText"/>
            </w:pPr>
            <w:r>
              <w:t>-</w:t>
            </w:r>
          </w:p>
        </w:tc>
        <w:tc>
          <w:tcPr>
            <w:tcW w:w="431" w:type="dxa"/>
          </w:tcPr>
          <w:p w14:paraId="3AED2C1A" w14:textId="77777777" w:rsidR="00BE396E" w:rsidRDefault="00BE396E" w:rsidP="00BE396E">
            <w:pPr>
              <w:pStyle w:val="TableText"/>
            </w:pPr>
            <w:r>
              <w:t>X</w:t>
            </w:r>
          </w:p>
        </w:tc>
        <w:tc>
          <w:tcPr>
            <w:tcW w:w="432" w:type="dxa"/>
          </w:tcPr>
          <w:p w14:paraId="37C1B657" w14:textId="77777777" w:rsidR="00BE396E" w:rsidRDefault="00BE396E" w:rsidP="00BE396E">
            <w:pPr>
              <w:pStyle w:val="TableText"/>
            </w:pPr>
            <w:r>
              <w:t>X</w:t>
            </w:r>
          </w:p>
        </w:tc>
      </w:tr>
      <w:tr w:rsidR="00BE396E" w14:paraId="50FB385F" w14:textId="77777777" w:rsidTr="00006E83">
        <w:trPr>
          <w:cantSplit/>
          <w:jc w:val="center"/>
        </w:trPr>
        <w:tc>
          <w:tcPr>
            <w:tcW w:w="802" w:type="dxa"/>
            <w:tcMar>
              <w:left w:w="58" w:type="dxa"/>
              <w:right w:w="58" w:type="dxa"/>
            </w:tcMar>
          </w:tcPr>
          <w:p w14:paraId="5E853168" w14:textId="697F3EDD" w:rsidR="00BE396E" w:rsidRDefault="00BE396E" w:rsidP="00BE396E">
            <w:pPr>
              <w:pStyle w:val="TableText"/>
            </w:pPr>
            <w:r>
              <w:t>551</w:t>
            </w:r>
            <w:r w:rsidR="00135F82">
              <w:t xml:space="preserve"> – </w:t>
            </w:r>
            <w:r>
              <w:t>552</w:t>
            </w:r>
          </w:p>
        </w:tc>
        <w:tc>
          <w:tcPr>
            <w:tcW w:w="2226" w:type="dxa"/>
            <w:tcMar>
              <w:left w:w="58" w:type="dxa"/>
              <w:right w:w="58" w:type="dxa"/>
            </w:tcMar>
          </w:tcPr>
          <w:p w14:paraId="36C53EA5" w14:textId="77777777" w:rsidR="00BE396E" w:rsidRDefault="00BE396E" w:rsidP="00BE396E">
            <w:pPr>
              <w:pStyle w:val="TableText"/>
            </w:pPr>
            <w:r>
              <w:t>DETAIL NUMBER FOR LETTER (3,5)</w:t>
            </w:r>
          </w:p>
        </w:tc>
        <w:tc>
          <w:tcPr>
            <w:tcW w:w="2935" w:type="dxa"/>
            <w:tcMar>
              <w:left w:w="58" w:type="dxa"/>
              <w:right w:w="58" w:type="dxa"/>
            </w:tcMar>
          </w:tcPr>
          <w:p w14:paraId="48010DF1" w14:textId="357A95D9" w:rsidR="00BE396E" w:rsidRDefault="00BE396E" w:rsidP="00BE396E">
            <w:pPr>
              <w:pStyle w:val="TableText"/>
            </w:pPr>
            <w:r>
              <w:t>:P:IDR-</w:t>
            </w:r>
            <w:hyperlink r:id="rId180" w:history="1">
              <w:r>
                <w:rPr>
                  <w:rStyle w:val="Hyperlink"/>
                </w:rPr>
                <w:t>ADS-DTL-NUM</w:t>
              </w:r>
            </w:hyperlink>
          </w:p>
        </w:tc>
        <w:tc>
          <w:tcPr>
            <w:tcW w:w="2849" w:type="dxa"/>
            <w:gridSpan w:val="2"/>
            <w:tcMar>
              <w:left w:w="58" w:type="dxa"/>
              <w:right w:w="58" w:type="dxa"/>
            </w:tcMar>
          </w:tcPr>
          <w:p w14:paraId="6B80B3C2" w14:textId="77777777" w:rsidR="00BE396E" w:rsidRDefault="00BE396E" w:rsidP="00BE396E">
            <w:pPr>
              <w:pStyle w:val="TableText"/>
            </w:pPr>
            <w:r>
              <w:t>Letter Detail number</w:t>
            </w:r>
          </w:p>
          <w:p w14:paraId="437D182E" w14:textId="77777777" w:rsidR="00BE396E" w:rsidRDefault="00BE396E" w:rsidP="00BE396E">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31157C8C" w14:textId="77777777" w:rsidR="00BE396E" w:rsidRDefault="00BE396E" w:rsidP="00BE396E">
            <w:pPr>
              <w:pStyle w:val="TableText"/>
              <w:rPr>
                <w:caps/>
              </w:rPr>
            </w:pPr>
            <w:r>
              <w:rPr>
                <w:caps/>
              </w:rPr>
              <w:t>2 C</w:t>
            </w:r>
          </w:p>
        </w:tc>
        <w:tc>
          <w:tcPr>
            <w:tcW w:w="2340" w:type="dxa"/>
            <w:tcMar>
              <w:left w:w="58" w:type="dxa"/>
              <w:right w:w="58" w:type="dxa"/>
            </w:tcMar>
          </w:tcPr>
          <w:p w14:paraId="2057C68D"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6268D1D5" w14:textId="77777777" w:rsidR="00BE396E" w:rsidRDefault="00BE396E" w:rsidP="00BE396E">
            <w:pPr>
              <w:pStyle w:val="TableText"/>
            </w:pPr>
            <w:r>
              <w:t>Spaces</w:t>
            </w:r>
          </w:p>
        </w:tc>
        <w:tc>
          <w:tcPr>
            <w:tcW w:w="431" w:type="dxa"/>
          </w:tcPr>
          <w:p w14:paraId="6A46C493" w14:textId="77777777" w:rsidR="00BE396E" w:rsidRDefault="00BE396E" w:rsidP="00BE396E">
            <w:pPr>
              <w:pStyle w:val="TableText"/>
            </w:pPr>
            <w:r>
              <w:t>-</w:t>
            </w:r>
          </w:p>
        </w:tc>
        <w:tc>
          <w:tcPr>
            <w:tcW w:w="431" w:type="dxa"/>
          </w:tcPr>
          <w:p w14:paraId="37F02055" w14:textId="77777777" w:rsidR="00BE396E" w:rsidRDefault="00BE396E" w:rsidP="00BE396E">
            <w:pPr>
              <w:pStyle w:val="TableText"/>
            </w:pPr>
            <w:r>
              <w:t>X</w:t>
            </w:r>
          </w:p>
        </w:tc>
        <w:tc>
          <w:tcPr>
            <w:tcW w:w="432" w:type="dxa"/>
          </w:tcPr>
          <w:p w14:paraId="12152A0F" w14:textId="77777777" w:rsidR="00BE396E" w:rsidRDefault="00BE396E" w:rsidP="00BE396E">
            <w:pPr>
              <w:pStyle w:val="TableText"/>
            </w:pPr>
            <w:r>
              <w:t>X</w:t>
            </w:r>
          </w:p>
        </w:tc>
      </w:tr>
      <w:tr w:rsidR="00BE396E" w14:paraId="10CDF172" w14:textId="77777777" w:rsidTr="00006E83">
        <w:trPr>
          <w:cantSplit/>
          <w:jc w:val="center"/>
        </w:trPr>
        <w:tc>
          <w:tcPr>
            <w:tcW w:w="802" w:type="dxa"/>
            <w:tcMar>
              <w:left w:w="58" w:type="dxa"/>
              <w:right w:w="58" w:type="dxa"/>
            </w:tcMar>
          </w:tcPr>
          <w:p w14:paraId="50AE73D2" w14:textId="593355E7" w:rsidR="00BE396E" w:rsidRDefault="00BE396E" w:rsidP="00BE396E">
            <w:pPr>
              <w:pStyle w:val="TableText"/>
            </w:pPr>
            <w:r>
              <w:t>553</w:t>
            </w:r>
            <w:r w:rsidR="00135F82">
              <w:t xml:space="preserve"> – </w:t>
            </w:r>
            <w:r>
              <w:t>555</w:t>
            </w:r>
          </w:p>
        </w:tc>
        <w:tc>
          <w:tcPr>
            <w:tcW w:w="2226" w:type="dxa"/>
            <w:tcMar>
              <w:left w:w="58" w:type="dxa"/>
              <w:right w:w="58" w:type="dxa"/>
            </w:tcMar>
          </w:tcPr>
          <w:p w14:paraId="4F9E1AED" w14:textId="77777777" w:rsidR="00BE396E" w:rsidRDefault="00BE396E" w:rsidP="00BE396E">
            <w:pPr>
              <w:pStyle w:val="TableText"/>
            </w:pPr>
            <w:r>
              <w:t>DETAIL MESSAGE NUMBER (3,5)</w:t>
            </w:r>
          </w:p>
        </w:tc>
        <w:tc>
          <w:tcPr>
            <w:tcW w:w="2935" w:type="dxa"/>
            <w:tcMar>
              <w:left w:w="58" w:type="dxa"/>
              <w:right w:w="58" w:type="dxa"/>
            </w:tcMar>
          </w:tcPr>
          <w:p w14:paraId="7F7BD58E" w14:textId="5E62C054" w:rsidR="00BE396E" w:rsidRDefault="00BE396E" w:rsidP="00BE396E">
            <w:pPr>
              <w:pStyle w:val="TableText"/>
            </w:pPr>
            <w:r>
              <w:t>:P:IDR-</w:t>
            </w:r>
            <w:hyperlink r:id="rId181" w:history="1">
              <w:r>
                <w:rPr>
                  <w:rStyle w:val="Hyperlink"/>
                </w:rPr>
                <w:t>ADS-MSG</w:t>
              </w:r>
            </w:hyperlink>
          </w:p>
        </w:tc>
        <w:tc>
          <w:tcPr>
            <w:tcW w:w="2849" w:type="dxa"/>
            <w:gridSpan w:val="2"/>
            <w:tcMar>
              <w:left w:w="58" w:type="dxa"/>
              <w:right w:w="58" w:type="dxa"/>
            </w:tcMar>
          </w:tcPr>
          <w:p w14:paraId="4CBC9229" w14:textId="77777777" w:rsidR="00BE396E" w:rsidRDefault="00BE396E" w:rsidP="00BE396E">
            <w:pPr>
              <w:pStyle w:val="TableText"/>
            </w:pPr>
            <w:r>
              <w:t>Letter ADS message number</w:t>
            </w:r>
          </w:p>
          <w:p w14:paraId="7940062F" w14:textId="35CB4A86" w:rsidR="00BE396E" w:rsidRDefault="00BE396E" w:rsidP="004423C3">
            <w:pPr>
              <w:pStyle w:val="TableText"/>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p>
        </w:tc>
        <w:tc>
          <w:tcPr>
            <w:tcW w:w="1080" w:type="dxa"/>
            <w:tcMar>
              <w:left w:w="58" w:type="dxa"/>
              <w:right w:w="58" w:type="dxa"/>
            </w:tcMar>
          </w:tcPr>
          <w:p w14:paraId="283A2A5E" w14:textId="77777777" w:rsidR="00BE396E" w:rsidRDefault="00BE396E" w:rsidP="00BE396E">
            <w:pPr>
              <w:pStyle w:val="TableText"/>
              <w:rPr>
                <w:caps/>
              </w:rPr>
            </w:pPr>
            <w:r>
              <w:rPr>
                <w:caps/>
              </w:rPr>
              <w:t>3 N</w:t>
            </w:r>
          </w:p>
        </w:tc>
        <w:tc>
          <w:tcPr>
            <w:tcW w:w="2340" w:type="dxa"/>
            <w:tcMar>
              <w:left w:w="58" w:type="dxa"/>
              <w:right w:w="58" w:type="dxa"/>
            </w:tcMar>
          </w:tcPr>
          <w:p w14:paraId="5A782433" w14:textId="7EE491D8" w:rsidR="00BE396E" w:rsidRDefault="00BE396E" w:rsidP="004423C3">
            <w:pPr>
              <w:pStyle w:val="TableText"/>
            </w:pPr>
            <w:r>
              <w:t xml:space="preserve">See Basic value specification </w:t>
            </w:r>
            <w:hyperlink r:id="rId182"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4E11A061" w14:textId="77777777" w:rsidR="00BE396E" w:rsidRDefault="00BE396E" w:rsidP="00BE396E">
            <w:pPr>
              <w:pStyle w:val="TableText"/>
            </w:pPr>
            <w:r>
              <w:t>Zeros</w:t>
            </w:r>
          </w:p>
        </w:tc>
        <w:tc>
          <w:tcPr>
            <w:tcW w:w="431" w:type="dxa"/>
          </w:tcPr>
          <w:p w14:paraId="154279A4" w14:textId="77777777" w:rsidR="00BE396E" w:rsidRDefault="00BE396E" w:rsidP="00BE396E">
            <w:pPr>
              <w:pStyle w:val="TableText"/>
            </w:pPr>
            <w:r>
              <w:t>-</w:t>
            </w:r>
          </w:p>
        </w:tc>
        <w:tc>
          <w:tcPr>
            <w:tcW w:w="431" w:type="dxa"/>
          </w:tcPr>
          <w:p w14:paraId="3241383C" w14:textId="77777777" w:rsidR="00BE396E" w:rsidRDefault="00BE396E" w:rsidP="00BE396E">
            <w:pPr>
              <w:pStyle w:val="TableText"/>
            </w:pPr>
            <w:r>
              <w:t>X</w:t>
            </w:r>
          </w:p>
        </w:tc>
        <w:tc>
          <w:tcPr>
            <w:tcW w:w="432" w:type="dxa"/>
          </w:tcPr>
          <w:p w14:paraId="0B171D5B" w14:textId="77777777" w:rsidR="00BE396E" w:rsidRDefault="00BE396E" w:rsidP="00BE396E">
            <w:pPr>
              <w:pStyle w:val="TableText"/>
            </w:pPr>
            <w:r>
              <w:t>X</w:t>
            </w:r>
          </w:p>
        </w:tc>
      </w:tr>
      <w:tr w:rsidR="00BE396E" w14:paraId="53FD35A8" w14:textId="77777777" w:rsidTr="00006E83">
        <w:trPr>
          <w:cantSplit/>
          <w:jc w:val="center"/>
        </w:trPr>
        <w:tc>
          <w:tcPr>
            <w:tcW w:w="802" w:type="dxa"/>
            <w:tcMar>
              <w:left w:w="58" w:type="dxa"/>
              <w:right w:w="58" w:type="dxa"/>
            </w:tcMar>
          </w:tcPr>
          <w:p w14:paraId="47B45D88" w14:textId="62C1A965" w:rsidR="00BE396E" w:rsidRDefault="00BE396E" w:rsidP="00BE396E">
            <w:pPr>
              <w:pStyle w:val="TableText"/>
            </w:pPr>
            <w:r>
              <w:t>553</w:t>
            </w:r>
            <w:r w:rsidR="00135F82">
              <w:t xml:space="preserve"> – </w:t>
            </w:r>
            <w:r>
              <w:t>555</w:t>
            </w:r>
          </w:p>
          <w:p w14:paraId="6D75104E" w14:textId="7C8BA00C" w:rsidR="00BE396E" w:rsidRDefault="004423C3" w:rsidP="00BE396E">
            <w:pPr>
              <w:pStyle w:val="TableText"/>
            </w:pPr>
            <w:r>
              <w:t>(</w:t>
            </w:r>
            <w:r w:rsidR="00BE396E">
              <w:t>Cont’d</w:t>
            </w:r>
            <w:r>
              <w:t>)</w:t>
            </w:r>
          </w:p>
        </w:tc>
        <w:tc>
          <w:tcPr>
            <w:tcW w:w="2226" w:type="dxa"/>
            <w:tcMar>
              <w:left w:w="58" w:type="dxa"/>
              <w:right w:w="58" w:type="dxa"/>
            </w:tcMar>
          </w:tcPr>
          <w:p w14:paraId="3EFF81BD" w14:textId="77777777" w:rsidR="00BE396E" w:rsidRDefault="00BE396E" w:rsidP="00BE396E">
            <w:pPr>
              <w:pStyle w:val="TableText"/>
            </w:pPr>
            <w:r>
              <w:t>DETAIL MESSAGE NUMBER (3,5)</w:t>
            </w:r>
          </w:p>
        </w:tc>
        <w:tc>
          <w:tcPr>
            <w:tcW w:w="2935" w:type="dxa"/>
            <w:tcMar>
              <w:left w:w="58" w:type="dxa"/>
              <w:right w:w="58" w:type="dxa"/>
            </w:tcMar>
          </w:tcPr>
          <w:p w14:paraId="6B20FDCF" w14:textId="47D9030E" w:rsidR="00BE396E" w:rsidRDefault="00BE396E" w:rsidP="00BE396E">
            <w:pPr>
              <w:pStyle w:val="TableText"/>
            </w:pPr>
            <w:r>
              <w:t>:P:IDR-</w:t>
            </w:r>
            <w:hyperlink r:id="rId183" w:history="1">
              <w:r>
                <w:rPr>
                  <w:rStyle w:val="Hyperlink"/>
                </w:rPr>
                <w:t>ADS-MSG</w:t>
              </w:r>
            </w:hyperlink>
          </w:p>
        </w:tc>
        <w:tc>
          <w:tcPr>
            <w:tcW w:w="2849" w:type="dxa"/>
            <w:gridSpan w:val="2"/>
            <w:tcMar>
              <w:left w:w="58" w:type="dxa"/>
              <w:right w:w="58" w:type="dxa"/>
            </w:tcMar>
          </w:tcPr>
          <w:p w14:paraId="6BB5D958" w14:textId="77777777" w:rsidR="00BE396E" w:rsidRDefault="00BE396E" w:rsidP="00BE396E">
            <w:pPr>
              <w:pStyle w:val="TableText"/>
            </w:pPr>
            <w:r>
              <w:t>Letter ADS message number</w:t>
            </w:r>
          </w:p>
          <w:p w14:paraId="3A5FFB95" w14:textId="3FABBBF3" w:rsidR="00BE396E" w:rsidRDefault="00BE396E" w:rsidP="00BE396E">
            <w:pPr>
              <w:pStyle w:val="TableText"/>
              <w:rPr>
                <w:rFonts w:cs="Arial"/>
                <w:color w:val="000000"/>
              </w:rPr>
            </w:pPr>
            <w:r w:rsidRPr="009051DF">
              <w:rPr>
                <w:rFonts w:cs="Arial"/>
                <w:color w:val="000000"/>
              </w:rPr>
              <w:t xml:space="preserve">Up to </w:t>
            </w:r>
            <w:r>
              <w:rPr>
                <w:rFonts w:cs="Arial"/>
                <w:color w:val="000000"/>
              </w:rPr>
              <w:t>eight</w:t>
            </w:r>
            <w:r w:rsidRPr="009051DF">
              <w:rPr>
                <w:rFonts w:cs="Arial"/>
                <w:color w:val="000000"/>
              </w:rPr>
              <w:t xml:space="preserve"> message codes can be entered with the detail number of which the question was asked. </w:t>
            </w:r>
            <w:r>
              <w:t xml:space="preserve">However, MCS only sends the first six to the IDR. </w:t>
            </w:r>
            <w:r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0F434B4A" w14:textId="07831F7C" w:rsidR="00BE396E" w:rsidRDefault="00BE396E" w:rsidP="00BE396E">
            <w:pPr>
              <w:pStyle w:val="TableText"/>
            </w:pPr>
            <w:r w:rsidRPr="009051DF">
              <w:rPr>
                <w:rFonts w:cs="Arial"/>
                <w:color w:val="000000"/>
              </w:rPr>
              <w:t xml:space="preserve">On the </w:t>
            </w:r>
            <w:hyperlink r:id="rId184"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080" w:type="dxa"/>
            <w:tcMar>
              <w:left w:w="58" w:type="dxa"/>
              <w:right w:w="58" w:type="dxa"/>
            </w:tcMar>
          </w:tcPr>
          <w:p w14:paraId="23AC064A" w14:textId="77777777" w:rsidR="00BE396E" w:rsidRDefault="00BE396E" w:rsidP="00BE396E">
            <w:pPr>
              <w:pStyle w:val="TableText"/>
              <w:rPr>
                <w:caps/>
              </w:rPr>
            </w:pPr>
            <w:r>
              <w:rPr>
                <w:caps/>
              </w:rPr>
              <w:t>3 N</w:t>
            </w:r>
          </w:p>
        </w:tc>
        <w:tc>
          <w:tcPr>
            <w:tcW w:w="2340" w:type="dxa"/>
            <w:tcMar>
              <w:left w:w="58" w:type="dxa"/>
              <w:right w:w="58" w:type="dxa"/>
            </w:tcMar>
          </w:tcPr>
          <w:p w14:paraId="197A0566" w14:textId="70E18FE1" w:rsidR="00BE396E" w:rsidRDefault="00BE396E" w:rsidP="004423C3">
            <w:pPr>
              <w:pStyle w:val="TableText"/>
            </w:pPr>
            <w:r>
              <w:t xml:space="preserve">See Basic value specification </w:t>
            </w:r>
            <w:hyperlink r:id="rId185"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792DDC96" w14:textId="77777777" w:rsidR="00BE396E" w:rsidRDefault="00BE396E" w:rsidP="00BE396E">
            <w:pPr>
              <w:pStyle w:val="TableText"/>
            </w:pPr>
            <w:r>
              <w:t>Zeros</w:t>
            </w:r>
          </w:p>
        </w:tc>
        <w:tc>
          <w:tcPr>
            <w:tcW w:w="431" w:type="dxa"/>
          </w:tcPr>
          <w:p w14:paraId="6F747215" w14:textId="77777777" w:rsidR="00BE396E" w:rsidRDefault="00BE396E" w:rsidP="00BE396E">
            <w:pPr>
              <w:pStyle w:val="TableText"/>
            </w:pPr>
            <w:r>
              <w:t>-</w:t>
            </w:r>
          </w:p>
        </w:tc>
        <w:tc>
          <w:tcPr>
            <w:tcW w:w="431" w:type="dxa"/>
          </w:tcPr>
          <w:p w14:paraId="614978C0" w14:textId="77777777" w:rsidR="00BE396E" w:rsidRDefault="00BE396E" w:rsidP="00BE396E">
            <w:pPr>
              <w:pStyle w:val="TableText"/>
            </w:pPr>
            <w:r>
              <w:t>X</w:t>
            </w:r>
          </w:p>
        </w:tc>
        <w:tc>
          <w:tcPr>
            <w:tcW w:w="432" w:type="dxa"/>
          </w:tcPr>
          <w:p w14:paraId="5AAA57F5" w14:textId="77777777" w:rsidR="00BE396E" w:rsidRDefault="00BE396E" w:rsidP="00BE396E">
            <w:pPr>
              <w:pStyle w:val="TableText"/>
            </w:pPr>
            <w:r>
              <w:t>X</w:t>
            </w:r>
          </w:p>
        </w:tc>
      </w:tr>
      <w:tr w:rsidR="00BE396E" w14:paraId="77F6D37E" w14:textId="77777777" w:rsidTr="00006E83">
        <w:trPr>
          <w:cantSplit/>
          <w:jc w:val="center"/>
        </w:trPr>
        <w:tc>
          <w:tcPr>
            <w:tcW w:w="802" w:type="dxa"/>
            <w:tcMar>
              <w:left w:w="58" w:type="dxa"/>
              <w:right w:w="58" w:type="dxa"/>
            </w:tcMar>
          </w:tcPr>
          <w:p w14:paraId="34005E33" w14:textId="38E4F4CB" w:rsidR="00BE396E" w:rsidRDefault="00BE396E" w:rsidP="00BE396E">
            <w:pPr>
              <w:pStyle w:val="TableText"/>
            </w:pPr>
            <w:r>
              <w:t>556</w:t>
            </w:r>
            <w:r w:rsidR="00135F82">
              <w:t xml:space="preserve"> – </w:t>
            </w:r>
            <w:r>
              <w:t>557</w:t>
            </w:r>
          </w:p>
        </w:tc>
        <w:tc>
          <w:tcPr>
            <w:tcW w:w="2226" w:type="dxa"/>
            <w:tcMar>
              <w:left w:w="58" w:type="dxa"/>
              <w:right w:w="58" w:type="dxa"/>
            </w:tcMar>
          </w:tcPr>
          <w:p w14:paraId="0D2AA126" w14:textId="77777777" w:rsidR="00BE396E" w:rsidRDefault="00BE396E" w:rsidP="00BE396E">
            <w:pPr>
              <w:pStyle w:val="TableText"/>
            </w:pPr>
            <w:r>
              <w:t>DETAIL NUMBER FOR LETTER (3,6)</w:t>
            </w:r>
          </w:p>
        </w:tc>
        <w:tc>
          <w:tcPr>
            <w:tcW w:w="2935" w:type="dxa"/>
            <w:tcMar>
              <w:left w:w="58" w:type="dxa"/>
              <w:right w:w="58" w:type="dxa"/>
            </w:tcMar>
          </w:tcPr>
          <w:p w14:paraId="3774E162" w14:textId="43E5A6F4" w:rsidR="00BE396E" w:rsidRDefault="00BE396E" w:rsidP="00BE396E">
            <w:pPr>
              <w:pStyle w:val="TableText"/>
            </w:pPr>
            <w:r>
              <w:t>:P:IDR-</w:t>
            </w:r>
            <w:hyperlink r:id="rId186" w:history="1">
              <w:r>
                <w:rPr>
                  <w:rStyle w:val="Hyperlink"/>
                </w:rPr>
                <w:t>ADS-DTL-NUM</w:t>
              </w:r>
            </w:hyperlink>
          </w:p>
        </w:tc>
        <w:tc>
          <w:tcPr>
            <w:tcW w:w="2849" w:type="dxa"/>
            <w:gridSpan w:val="2"/>
            <w:tcMar>
              <w:left w:w="58" w:type="dxa"/>
              <w:right w:w="58" w:type="dxa"/>
            </w:tcMar>
          </w:tcPr>
          <w:p w14:paraId="19F73762" w14:textId="77777777" w:rsidR="00BE396E" w:rsidRDefault="00BE396E" w:rsidP="00BE396E">
            <w:pPr>
              <w:pStyle w:val="TableText"/>
            </w:pPr>
            <w:r>
              <w:t>Letter Detail number</w:t>
            </w:r>
          </w:p>
          <w:p w14:paraId="3C1468B8" w14:textId="77777777" w:rsidR="00BE396E" w:rsidRDefault="00BE396E" w:rsidP="00BE396E">
            <w:pPr>
              <w:pStyle w:val="TableText"/>
            </w:pPr>
            <w:r w:rsidRPr="00407BE9">
              <w:rPr>
                <w:rFonts w:cs="Arial"/>
                <w:color w:val="000000"/>
              </w:rPr>
              <w:t>Specifies which detail number on the claim for which an ADS letter was processed</w:t>
            </w:r>
            <w:r>
              <w:rPr>
                <w:rFonts w:cs="Arial"/>
                <w:color w:val="000000"/>
              </w:rPr>
              <w:t>.</w:t>
            </w:r>
          </w:p>
        </w:tc>
        <w:tc>
          <w:tcPr>
            <w:tcW w:w="1080" w:type="dxa"/>
            <w:tcMar>
              <w:left w:w="58" w:type="dxa"/>
              <w:right w:w="58" w:type="dxa"/>
            </w:tcMar>
          </w:tcPr>
          <w:p w14:paraId="76022492" w14:textId="77777777" w:rsidR="00BE396E" w:rsidRDefault="00BE396E" w:rsidP="00BE396E">
            <w:pPr>
              <w:pStyle w:val="TableText"/>
              <w:rPr>
                <w:caps/>
              </w:rPr>
            </w:pPr>
            <w:r>
              <w:rPr>
                <w:caps/>
              </w:rPr>
              <w:t>2 C</w:t>
            </w:r>
          </w:p>
        </w:tc>
        <w:tc>
          <w:tcPr>
            <w:tcW w:w="2340" w:type="dxa"/>
            <w:tcMar>
              <w:left w:w="58" w:type="dxa"/>
              <w:right w:w="58" w:type="dxa"/>
            </w:tcMar>
          </w:tcPr>
          <w:p w14:paraId="4B41EB0D"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3AE32EDC" w14:textId="77777777" w:rsidR="00BE396E" w:rsidRDefault="00BE396E" w:rsidP="00BE396E">
            <w:pPr>
              <w:pStyle w:val="TableText"/>
            </w:pPr>
            <w:r>
              <w:t>Spaces</w:t>
            </w:r>
          </w:p>
        </w:tc>
        <w:tc>
          <w:tcPr>
            <w:tcW w:w="431" w:type="dxa"/>
          </w:tcPr>
          <w:p w14:paraId="38897F4B" w14:textId="77777777" w:rsidR="00BE396E" w:rsidRDefault="00BE396E" w:rsidP="00BE396E">
            <w:pPr>
              <w:pStyle w:val="TableText"/>
            </w:pPr>
            <w:r>
              <w:t>-</w:t>
            </w:r>
          </w:p>
        </w:tc>
        <w:tc>
          <w:tcPr>
            <w:tcW w:w="431" w:type="dxa"/>
          </w:tcPr>
          <w:p w14:paraId="0DE54421" w14:textId="77777777" w:rsidR="00BE396E" w:rsidRDefault="00BE396E" w:rsidP="00BE396E">
            <w:pPr>
              <w:pStyle w:val="TableText"/>
            </w:pPr>
            <w:r>
              <w:t>X</w:t>
            </w:r>
          </w:p>
        </w:tc>
        <w:tc>
          <w:tcPr>
            <w:tcW w:w="432" w:type="dxa"/>
          </w:tcPr>
          <w:p w14:paraId="2F735E56" w14:textId="77777777" w:rsidR="00BE396E" w:rsidRDefault="00BE396E" w:rsidP="00BE396E">
            <w:pPr>
              <w:pStyle w:val="TableText"/>
            </w:pPr>
            <w:r>
              <w:t>X</w:t>
            </w:r>
          </w:p>
        </w:tc>
      </w:tr>
      <w:tr w:rsidR="00BE396E" w14:paraId="1708F373" w14:textId="77777777" w:rsidTr="00006E83">
        <w:trPr>
          <w:cantSplit/>
          <w:jc w:val="center"/>
        </w:trPr>
        <w:tc>
          <w:tcPr>
            <w:tcW w:w="802" w:type="dxa"/>
            <w:tcMar>
              <w:left w:w="58" w:type="dxa"/>
              <w:right w:w="58" w:type="dxa"/>
            </w:tcMar>
          </w:tcPr>
          <w:p w14:paraId="531C8933" w14:textId="221B7E0B" w:rsidR="00BE396E" w:rsidRDefault="00BE396E" w:rsidP="00BE396E">
            <w:pPr>
              <w:pStyle w:val="TableText"/>
            </w:pPr>
            <w:r>
              <w:t>558</w:t>
            </w:r>
            <w:r w:rsidR="00135F82">
              <w:t xml:space="preserve"> – </w:t>
            </w:r>
            <w:r>
              <w:t>560</w:t>
            </w:r>
          </w:p>
        </w:tc>
        <w:tc>
          <w:tcPr>
            <w:tcW w:w="2226" w:type="dxa"/>
            <w:tcMar>
              <w:left w:w="58" w:type="dxa"/>
              <w:right w:w="58" w:type="dxa"/>
            </w:tcMar>
          </w:tcPr>
          <w:p w14:paraId="08C85042" w14:textId="77777777" w:rsidR="00BE396E" w:rsidRDefault="00BE396E" w:rsidP="00BE396E">
            <w:pPr>
              <w:pStyle w:val="TableText"/>
            </w:pPr>
            <w:r>
              <w:t>DETAIL MESSAGE NUMBER (3,6)</w:t>
            </w:r>
          </w:p>
        </w:tc>
        <w:tc>
          <w:tcPr>
            <w:tcW w:w="2935" w:type="dxa"/>
            <w:tcMar>
              <w:left w:w="58" w:type="dxa"/>
              <w:right w:w="58" w:type="dxa"/>
            </w:tcMar>
          </w:tcPr>
          <w:p w14:paraId="07BBA894" w14:textId="043C546C" w:rsidR="00BE396E" w:rsidRDefault="00BE396E" w:rsidP="00BE396E">
            <w:pPr>
              <w:pStyle w:val="TableText"/>
            </w:pPr>
            <w:r>
              <w:t>:P:IDR-</w:t>
            </w:r>
            <w:hyperlink r:id="rId187" w:history="1">
              <w:r>
                <w:rPr>
                  <w:rStyle w:val="Hyperlink"/>
                </w:rPr>
                <w:t>ADS-MSG</w:t>
              </w:r>
            </w:hyperlink>
          </w:p>
        </w:tc>
        <w:tc>
          <w:tcPr>
            <w:tcW w:w="2849" w:type="dxa"/>
            <w:gridSpan w:val="2"/>
            <w:tcMar>
              <w:left w:w="58" w:type="dxa"/>
              <w:right w:w="58" w:type="dxa"/>
            </w:tcMar>
          </w:tcPr>
          <w:p w14:paraId="453EFCDF" w14:textId="77777777" w:rsidR="00BE396E" w:rsidRDefault="00BE396E" w:rsidP="00BE396E">
            <w:pPr>
              <w:pStyle w:val="TableText"/>
            </w:pPr>
            <w:r>
              <w:t>Letter ADS message number</w:t>
            </w:r>
          </w:p>
          <w:p w14:paraId="1C77DF50" w14:textId="25577049" w:rsidR="00BE396E" w:rsidRDefault="00BE396E" w:rsidP="006B0C44">
            <w:pPr>
              <w:pStyle w:val="TableText"/>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p>
        </w:tc>
        <w:tc>
          <w:tcPr>
            <w:tcW w:w="1080" w:type="dxa"/>
            <w:tcMar>
              <w:left w:w="58" w:type="dxa"/>
              <w:right w:w="58" w:type="dxa"/>
            </w:tcMar>
          </w:tcPr>
          <w:p w14:paraId="3DBED3E8" w14:textId="77777777" w:rsidR="00BE396E" w:rsidRDefault="00BE396E" w:rsidP="00BE396E">
            <w:pPr>
              <w:pStyle w:val="TableText"/>
              <w:rPr>
                <w:caps/>
              </w:rPr>
            </w:pPr>
            <w:r>
              <w:rPr>
                <w:caps/>
              </w:rPr>
              <w:t>3 N</w:t>
            </w:r>
          </w:p>
        </w:tc>
        <w:tc>
          <w:tcPr>
            <w:tcW w:w="2340" w:type="dxa"/>
            <w:tcMar>
              <w:left w:w="58" w:type="dxa"/>
              <w:right w:w="58" w:type="dxa"/>
            </w:tcMar>
          </w:tcPr>
          <w:p w14:paraId="5CD44EEF" w14:textId="494BF200" w:rsidR="00BE396E" w:rsidRDefault="00BE396E" w:rsidP="006B0C44">
            <w:pPr>
              <w:pStyle w:val="TableText"/>
            </w:pPr>
            <w:r>
              <w:t xml:space="preserve">See Basic value specification </w:t>
            </w:r>
            <w:hyperlink r:id="rId188"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57E516FE" w14:textId="77777777" w:rsidR="00BE396E" w:rsidRDefault="00BE396E" w:rsidP="00BE396E">
            <w:pPr>
              <w:pStyle w:val="TableText"/>
            </w:pPr>
            <w:r>
              <w:t>Zeros</w:t>
            </w:r>
          </w:p>
        </w:tc>
        <w:tc>
          <w:tcPr>
            <w:tcW w:w="431" w:type="dxa"/>
          </w:tcPr>
          <w:p w14:paraId="0AAFE4E5" w14:textId="77777777" w:rsidR="00BE396E" w:rsidRDefault="00BE396E" w:rsidP="00BE396E">
            <w:pPr>
              <w:pStyle w:val="TableText"/>
            </w:pPr>
            <w:r>
              <w:t>-</w:t>
            </w:r>
          </w:p>
        </w:tc>
        <w:tc>
          <w:tcPr>
            <w:tcW w:w="431" w:type="dxa"/>
          </w:tcPr>
          <w:p w14:paraId="18ECD7C5" w14:textId="77777777" w:rsidR="00BE396E" w:rsidRDefault="00BE396E" w:rsidP="00BE396E">
            <w:pPr>
              <w:pStyle w:val="TableText"/>
            </w:pPr>
            <w:r>
              <w:t>X</w:t>
            </w:r>
          </w:p>
        </w:tc>
        <w:tc>
          <w:tcPr>
            <w:tcW w:w="432" w:type="dxa"/>
          </w:tcPr>
          <w:p w14:paraId="511E6B58" w14:textId="77777777" w:rsidR="00BE396E" w:rsidRDefault="00BE396E" w:rsidP="00BE396E">
            <w:pPr>
              <w:pStyle w:val="TableText"/>
            </w:pPr>
            <w:r>
              <w:t>X</w:t>
            </w:r>
          </w:p>
        </w:tc>
      </w:tr>
      <w:tr w:rsidR="00BE396E" w14:paraId="6A5BE5F1" w14:textId="77777777" w:rsidTr="00006E83">
        <w:trPr>
          <w:cantSplit/>
          <w:jc w:val="center"/>
        </w:trPr>
        <w:tc>
          <w:tcPr>
            <w:tcW w:w="802" w:type="dxa"/>
            <w:tcMar>
              <w:left w:w="58" w:type="dxa"/>
              <w:right w:w="58" w:type="dxa"/>
            </w:tcMar>
          </w:tcPr>
          <w:p w14:paraId="4D704C82" w14:textId="27AB452C" w:rsidR="00BE396E" w:rsidRDefault="00BE396E" w:rsidP="00BE396E">
            <w:pPr>
              <w:pStyle w:val="TableText"/>
            </w:pPr>
            <w:r>
              <w:t>558</w:t>
            </w:r>
            <w:r w:rsidR="00135F82">
              <w:t xml:space="preserve"> – </w:t>
            </w:r>
            <w:r>
              <w:t>560</w:t>
            </w:r>
          </w:p>
          <w:p w14:paraId="6833E6E0" w14:textId="0395F390" w:rsidR="00BE396E" w:rsidRDefault="006B0C44" w:rsidP="00BE396E">
            <w:pPr>
              <w:pStyle w:val="TableText"/>
            </w:pPr>
            <w:r>
              <w:t>(</w:t>
            </w:r>
            <w:r w:rsidR="00BE396E">
              <w:t>Cont’d</w:t>
            </w:r>
            <w:r>
              <w:t>)</w:t>
            </w:r>
          </w:p>
        </w:tc>
        <w:tc>
          <w:tcPr>
            <w:tcW w:w="2226" w:type="dxa"/>
            <w:tcMar>
              <w:left w:w="58" w:type="dxa"/>
              <w:right w:w="58" w:type="dxa"/>
            </w:tcMar>
          </w:tcPr>
          <w:p w14:paraId="2A2CFC70" w14:textId="77777777" w:rsidR="00BE396E" w:rsidRDefault="00BE396E" w:rsidP="00BE396E">
            <w:pPr>
              <w:pStyle w:val="TableText"/>
            </w:pPr>
            <w:r>
              <w:t>DETAIL MESSAGE NUMBER (3,6)</w:t>
            </w:r>
          </w:p>
        </w:tc>
        <w:tc>
          <w:tcPr>
            <w:tcW w:w="2935" w:type="dxa"/>
            <w:tcMar>
              <w:left w:w="58" w:type="dxa"/>
              <w:right w:w="58" w:type="dxa"/>
            </w:tcMar>
          </w:tcPr>
          <w:p w14:paraId="1ADD1F18" w14:textId="06865C2F" w:rsidR="00BE396E" w:rsidRDefault="00BE396E" w:rsidP="00BE396E">
            <w:pPr>
              <w:pStyle w:val="TableText"/>
            </w:pPr>
            <w:r>
              <w:t>:P:IDR-</w:t>
            </w:r>
            <w:hyperlink r:id="rId189" w:history="1">
              <w:r>
                <w:rPr>
                  <w:rStyle w:val="Hyperlink"/>
                </w:rPr>
                <w:t>ADS-MSG</w:t>
              </w:r>
            </w:hyperlink>
          </w:p>
        </w:tc>
        <w:tc>
          <w:tcPr>
            <w:tcW w:w="2849" w:type="dxa"/>
            <w:gridSpan w:val="2"/>
            <w:tcMar>
              <w:left w:w="58" w:type="dxa"/>
              <w:right w:w="58" w:type="dxa"/>
            </w:tcMar>
          </w:tcPr>
          <w:p w14:paraId="2FFE9D5B" w14:textId="77777777" w:rsidR="00BE396E" w:rsidRDefault="00BE396E" w:rsidP="00BE396E">
            <w:pPr>
              <w:pStyle w:val="TableText"/>
            </w:pPr>
            <w:r>
              <w:t>Letter ADS message number</w:t>
            </w:r>
          </w:p>
          <w:p w14:paraId="55E78A64" w14:textId="039A336E" w:rsidR="00BE396E" w:rsidRDefault="00BE396E" w:rsidP="00BE396E">
            <w:pPr>
              <w:pStyle w:val="TableText"/>
              <w:rPr>
                <w:rFonts w:cs="Arial"/>
                <w:color w:val="000000"/>
              </w:rPr>
            </w:pPr>
            <w:r w:rsidRPr="009051DF">
              <w:rPr>
                <w:rFonts w:cs="Arial"/>
                <w:color w:val="000000"/>
              </w:rPr>
              <w:t xml:space="preserve">Up to </w:t>
            </w:r>
            <w:r>
              <w:rPr>
                <w:rFonts w:cs="Arial"/>
                <w:color w:val="000000"/>
              </w:rPr>
              <w:t>eight</w:t>
            </w:r>
            <w:r w:rsidRPr="009051DF">
              <w:rPr>
                <w:rFonts w:cs="Arial"/>
                <w:color w:val="000000"/>
              </w:rPr>
              <w:t xml:space="preserve"> message codes can be entered with the detail number of which the question was asked. </w:t>
            </w:r>
            <w:r>
              <w:t xml:space="preserve">However, MCS only sends the first six to the IDR. </w:t>
            </w:r>
            <w:r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2EB51278" w14:textId="528DBBAE" w:rsidR="00BE396E" w:rsidRDefault="00BE396E" w:rsidP="00BE396E">
            <w:pPr>
              <w:pStyle w:val="TableText"/>
            </w:pPr>
            <w:r w:rsidRPr="009051DF">
              <w:rPr>
                <w:rFonts w:cs="Arial"/>
                <w:color w:val="000000"/>
              </w:rPr>
              <w:t xml:space="preserve">On the </w:t>
            </w:r>
            <w:hyperlink r:id="rId190"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080" w:type="dxa"/>
            <w:tcMar>
              <w:left w:w="58" w:type="dxa"/>
              <w:right w:w="58" w:type="dxa"/>
            </w:tcMar>
          </w:tcPr>
          <w:p w14:paraId="73924DE6" w14:textId="77777777" w:rsidR="00BE396E" w:rsidRDefault="00BE396E" w:rsidP="00BE396E">
            <w:pPr>
              <w:pStyle w:val="TableText"/>
              <w:rPr>
                <w:caps/>
              </w:rPr>
            </w:pPr>
            <w:r>
              <w:rPr>
                <w:caps/>
              </w:rPr>
              <w:t>3 N</w:t>
            </w:r>
          </w:p>
        </w:tc>
        <w:tc>
          <w:tcPr>
            <w:tcW w:w="2340" w:type="dxa"/>
            <w:tcMar>
              <w:left w:w="58" w:type="dxa"/>
              <w:right w:w="58" w:type="dxa"/>
            </w:tcMar>
          </w:tcPr>
          <w:p w14:paraId="4EC35542" w14:textId="37CBFB00" w:rsidR="00BE396E" w:rsidRDefault="00BE396E" w:rsidP="006B0C44">
            <w:pPr>
              <w:pStyle w:val="TableText"/>
            </w:pPr>
            <w:r>
              <w:t xml:space="preserve">See Basic value specification </w:t>
            </w:r>
            <w:hyperlink r:id="rId191"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36AAA39D" w14:textId="77777777" w:rsidR="00BE396E" w:rsidRDefault="00BE396E" w:rsidP="00BE396E">
            <w:pPr>
              <w:pStyle w:val="TableText"/>
            </w:pPr>
            <w:r>
              <w:t>Zeros</w:t>
            </w:r>
          </w:p>
        </w:tc>
        <w:tc>
          <w:tcPr>
            <w:tcW w:w="431" w:type="dxa"/>
          </w:tcPr>
          <w:p w14:paraId="4B538152" w14:textId="77777777" w:rsidR="00BE396E" w:rsidRDefault="00BE396E" w:rsidP="00BE396E">
            <w:pPr>
              <w:pStyle w:val="TableText"/>
            </w:pPr>
            <w:r>
              <w:t>-</w:t>
            </w:r>
          </w:p>
        </w:tc>
        <w:tc>
          <w:tcPr>
            <w:tcW w:w="431" w:type="dxa"/>
          </w:tcPr>
          <w:p w14:paraId="5D9504F9" w14:textId="77777777" w:rsidR="00BE396E" w:rsidRDefault="00BE396E" w:rsidP="00BE396E">
            <w:pPr>
              <w:pStyle w:val="TableText"/>
            </w:pPr>
            <w:r>
              <w:t>X</w:t>
            </w:r>
          </w:p>
        </w:tc>
        <w:tc>
          <w:tcPr>
            <w:tcW w:w="432" w:type="dxa"/>
          </w:tcPr>
          <w:p w14:paraId="38ECAAA9" w14:textId="77777777" w:rsidR="00BE396E" w:rsidRDefault="00BE396E" w:rsidP="00BE396E">
            <w:pPr>
              <w:pStyle w:val="TableText"/>
            </w:pPr>
            <w:r>
              <w:t>X</w:t>
            </w:r>
          </w:p>
        </w:tc>
      </w:tr>
      <w:tr w:rsidR="00BE396E" w14:paraId="0B483195" w14:textId="77777777" w:rsidTr="00006E83">
        <w:trPr>
          <w:cantSplit/>
          <w:jc w:val="center"/>
        </w:trPr>
        <w:tc>
          <w:tcPr>
            <w:tcW w:w="802" w:type="dxa"/>
            <w:tcMar>
              <w:left w:w="58" w:type="dxa"/>
              <w:right w:w="58" w:type="dxa"/>
            </w:tcMar>
          </w:tcPr>
          <w:p w14:paraId="62913281" w14:textId="77777777" w:rsidR="00BE396E" w:rsidRDefault="00BE396E" w:rsidP="00BE396E">
            <w:pPr>
              <w:pStyle w:val="TableText"/>
            </w:pPr>
            <w:r>
              <w:t>561</w:t>
            </w:r>
          </w:p>
        </w:tc>
        <w:tc>
          <w:tcPr>
            <w:tcW w:w="2226" w:type="dxa"/>
            <w:tcMar>
              <w:left w:w="58" w:type="dxa"/>
              <w:right w:w="58" w:type="dxa"/>
            </w:tcMar>
          </w:tcPr>
          <w:p w14:paraId="774B648A" w14:textId="77777777" w:rsidR="00BE396E" w:rsidRDefault="00BE396E" w:rsidP="00BE396E">
            <w:pPr>
              <w:pStyle w:val="TableText"/>
            </w:pPr>
            <w:r>
              <w:t>LETTER ADDRESSED TO INDICATOR (4)</w:t>
            </w:r>
          </w:p>
        </w:tc>
        <w:tc>
          <w:tcPr>
            <w:tcW w:w="2935" w:type="dxa"/>
            <w:tcMar>
              <w:left w:w="58" w:type="dxa"/>
              <w:right w:w="58" w:type="dxa"/>
            </w:tcMar>
          </w:tcPr>
          <w:p w14:paraId="225CEEA2" w14:textId="0259FF3B" w:rsidR="00BE396E" w:rsidRDefault="00BE396E" w:rsidP="00BE396E">
            <w:pPr>
              <w:pStyle w:val="TableText"/>
            </w:pPr>
            <w:r>
              <w:t>:P:IDR-</w:t>
            </w:r>
            <w:hyperlink r:id="rId192" w:history="1">
              <w:r>
                <w:rPr>
                  <w:rStyle w:val="Hyperlink"/>
                </w:rPr>
                <w:t>ADDRESSEE-CODE</w:t>
              </w:r>
            </w:hyperlink>
          </w:p>
        </w:tc>
        <w:tc>
          <w:tcPr>
            <w:tcW w:w="2849" w:type="dxa"/>
            <w:gridSpan w:val="2"/>
            <w:tcMar>
              <w:left w:w="58" w:type="dxa"/>
              <w:right w:w="58" w:type="dxa"/>
            </w:tcMar>
          </w:tcPr>
          <w:p w14:paraId="623B70ED" w14:textId="77777777" w:rsidR="00BE396E" w:rsidRDefault="00BE396E" w:rsidP="00BE396E">
            <w:pPr>
              <w:pStyle w:val="TableText"/>
            </w:pPr>
            <w:r>
              <w:t>Letter Addressee code</w:t>
            </w:r>
          </w:p>
          <w:p w14:paraId="1D681728" w14:textId="77777777" w:rsidR="00BE396E" w:rsidRDefault="00BE396E" w:rsidP="00BE396E">
            <w:pPr>
              <w:pStyle w:val="TableText"/>
            </w:pPr>
            <w:r>
              <w:rPr>
                <w:rFonts w:cs="Arial"/>
              </w:rPr>
              <w:t>Indicates the beneficiary or type of provider to whom the letter is being sent.</w:t>
            </w:r>
          </w:p>
        </w:tc>
        <w:tc>
          <w:tcPr>
            <w:tcW w:w="1080" w:type="dxa"/>
            <w:tcMar>
              <w:left w:w="58" w:type="dxa"/>
              <w:right w:w="58" w:type="dxa"/>
            </w:tcMar>
          </w:tcPr>
          <w:p w14:paraId="3D4D11F4" w14:textId="77777777" w:rsidR="00BE396E" w:rsidRDefault="00BE396E" w:rsidP="00BE396E">
            <w:pPr>
              <w:pStyle w:val="TableText"/>
              <w:rPr>
                <w:caps/>
              </w:rPr>
            </w:pPr>
            <w:r>
              <w:rPr>
                <w:caps/>
              </w:rPr>
              <w:t>1 c</w:t>
            </w:r>
          </w:p>
        </w:tc>
        <w:tc>
          <w:tcPr>
            <w:tcW w:w="2340" w:type="dxa"/>
            <w:tcMar>
              <w:left w:w="58" w:type="dxa"/>
              <w:right w:w="58" w:type="dxa"/>
            </w:tcMar>
          </w:tcPr>
          <w:p w14:paraId="50B68EDD" w14:textId="77777777" w:rsidR="00BE396E" w:rsidRPr="0048798E" w:rsidRDefault="00BE396E" w:rsidP="00BE396E">
            <w:pPr>
              <w:pStyle w:val="TableText"/>
              <w:rPr>
                <w:b/>
              </w:rPr>
            </w:pPr>
            <w:r w:rsidRPr="0042502A">
              <w:rPr>
                <w:b/>
              </w:rPr>
              <w:t>Valid Values:</w:t>
            </w:r>
          </w:p>
          <w:p w14:paraId="06938A3B" w14:textId="77777777" w:rsidR="00BE396E" w:rsidRPr="00C80849" w:rsidRDefault="00BE396E" w:rsidP="00245396">
            <w:pPr>
              <w:pStyle w:val="TableTextBullet"/>
            </w:pPr>
            <w:r w:rsidRPr="00C80849">
              <w:t xml:space="preserve">B </w:t>
            </w:r>
            <w:r>
              <w:t xml:space="preserve">– </w:t>
            </w:r>
            <w:r w:rsidRPr="00C80849">
              <w:t>Beneficiary</w:t>
            </w:r>
          </w:p>
          <w:p w14:paraId="652ABA05" w14:textId="77777777" w:rsidR="00BE396E" w:rsidRPr="00C80849" w:rsidRDefault="00BE396E" w:rsidP="00245396">
            <w:pPr>
              <w:pStyle w:val="TableTextBullet"/>
            </w:pPr>
            <w:r w:rsidRPr="00C80849">
              <w:t xml:space="preserve">F </w:t>
            </w:r>
            <w:r>
              <w:t xml:space="preserve">– </w:t>
            </w:r>
            <w:r w:rsidRPr="00C80849">
              <w:t>Facility provider</w:t>
            </w:r>
          </w:p>
          <w:p w14:paraId="332F41AF" w14:textId="77777777" w:rsidR="00BE396E" w:rsidRPr="00C80849" w:rsidRDefault="00BE396E" w:rsidP="00245396">
            <w:pPr>
              <w:pStyle w:val="TableTextBullet"/>
            </w:pPr>
            <w:r w:rsidRPr="00C80849">
              <w:t xml:space="preserve">G </w:t>
            </w:r>
            <w:r>
              <w:t xml:space="preserve">– </w:t>
            </w:r>
            <w:r w:rsidRPr="00C80849">
              <w:t>Ordering physician</w:t>
            </w:r>
          </w:p>
          <w:p w14:paraId="36F7B7AF" w14:textId="77777777" w:rsidR="00BE396E" w:rsidRPr="00C80849" w:rsidRDefault="00BE396E" w:rsidP="00245396">
            <w:pPr>
              <w:pStyle w:val="TableTextBullet"/>
            </w:pPr>
            <w:r w:rsidRPr="00C80849">
              <w:t xml:space="preserve">P </w:t>
            </w:r>
            <w:r>
              <w:t xml:space="preserve">– </w:t>
            </w:r>
            <w:r w:rsidRPr="00C80849">
              <w:t>Performing provider</w:t>
            </w:r>
          </w:p>
          <w:p w14:paraId="584E77A2" w14:textId="77777777" w:rsidR="00BE396E" w:rsidRDefault="00BE396E" w:rsidP="00245396">
            <w:pPr>
              <w:pStyle w:val="TableTextBullet"/>
            </w:pPr>
            <w:r w:rsidRPr="00C80849">
              <w:t xml:space="preserve">V </w:t>
            </w:r>
            <w:r>
              <w:t xml:space="preserve">– </w:t>
            </w:r>
            <w:r w:rsidRPr="00C80849">
              <w:t>Billing provider</w:t>
            </w:r>
          </w:p>
        </w:tc>
        <w:tc>
          <w:tcPr>
            <w:tcW w:w="858" w:type="dxa"/>
            <w:tcMar>
              <w:left w:w="58" w:type="dxa"/>
              <w:right w:w="58" w:type="dxa"/>
            </w:tcMar>
          </w:tcPr>
          <w:p w14:paraId="5550717E" w14:textId="77777777" w:rsidR="00BE396E" w:rsidRDefault="00BE396E" w:rsidP="00BE396E">
            <w:pPr>
              <w:pStyle w:val="TableText"/>
            </w:pPr>
            <w:r>
              <w:t>Spaces</w:t>
            </w:r>
          </w:p>
        </w:tc>
        <w:tc>
          <w:tcPr>
            <w:tcW w:w="431" w:type="dxa"/>
          </w:tcPr>
          <w:p w14:paraId="0A1EE158" w14:textId="77777777" w:rsidR="00BE396E" w:rsidRDefault="00BE396E" w:rsidP="00BE396E">
            <w:pPr>
              <w:pStyle w:val="TableText"/>
            </w:pPr>
            <w:r>
              <w:t>-</w:t>
            </w:r>
          </w:p>
        </w:tc>
        <w:tc>
          <w:tcPr>
            <w:tcW w:w="431" w:type="dxa"/>
          </w:tcPr>
          <w:p w14:paraId="5DB79607" w14:textId="77777777" w:rsidR="00BE396E" w:rsidRDefault="00BE396E" w:rsidP="00BE396E">
            <w:pPr>
              <w:pStyle w:val="TableText"/>
            </w:pPr>
            <w:r>
              <w:t>X</w:t>
            </w:r>
          </w:p>
        </w:tc>
        <w:tc>
          <w:tcPr>
            <w:tcW w:w="432" w:type="dxa"/>
          </w:tcPr>
          <w:p w14:paraId="6703790F" w14:textId="77777777" w:rsidR="00BE396E" w:rsidRDefault="00BE396E" w:rsidP="00BE396E">
            <w:pPr>
              <w:pStyle w:val="TableText"/>
            </w:pPr>
            <w:r>
              <w:t>X</w:t>
            </w:r>
          </w:p>
        </w:tc>
      </w:tr>
      <w:tr w:rsidR="00BE396E" w14:paraId="2AE023F6" w14:textId="77777777" w:rsidTr="00006E83">
        <w:trPr>
          <w:cantSplit/>
          <w:jc w:val="center"/>
        </w:trPr>
        <w:tc>
          <w:tcPr>
            <w:tcW w:w="802" w:type="dxa"/>
            <w:tcMar>
              <w:left w:w="58" w:type="dxa"/>
              <w:right w:w="58" w:type="dxa"/>
            </w:tcMar>
          </w:tcPr>
          <w:p w14:paraId="6BA2E1A4" w14:textId="6378AC56" w:rsidR="00BE396E" w:rsidRDefault="00BE396E" w:rsidP="00BE396E">
            <w:pPr>
              <w:pStyle w:val="TableText"/>
            </w:pPr>
            <w:r>
              <w:t>562</w:t>
            </w:r>
            <w:r w:rsidR="00135F82">
              <w:t xml:space="preserve"> – </w:t>
            </w:r>
            <w:r>
              <w:t>569</w:t>
            </w:r>
          </w:p>
        </w:tc>
        <w:tc>
          <w:tcPr>
            <w:tcW w:w="2226" w:type="dxa"/>
            <w:tcMar>
              <w:left w:w="58" w:type="dxa"/>
              <w:right w:w="58" w:type="dxa"/>
            </w:tcMar>
          </w:tcPr>
          <w:p w14:paraId="62B7397A" w14:textId="77777777" w:rsidR="00BE396E" w:rsidRDefault="00BE396E" w:rsidP="00BE396E">
            <w:pPr>
              <w:pStyle w:val="TableText"/>
            </w:pPr>
            <w:r>
              <w:t>LETTER DATE (4,1)</w:t>
            </w:r>
          </w:p>
        </w:tc>
        <w:tc>
          <w:tcPr>
            <w:tcW w:w="2935" w:type="dxa"/>
            <w:tcMar>
              <w:left w:w="58" w:type="dxa"/>
              <w:right w:w="58" w:type="dxa"/>
            </w:tcMar>
          </w:tcPr>
          <w:p w14:paraId="2A24E28D" w14:textId="3056CAB7" w:rsidR="00BE396E" w:rsidRDefault="00BE396E" w:rsidP="00BE396E">
            <w:pPr>
              <w:pStyle w:val="TableText"/>
            </w:pPr>
            <w:r>
              <w:t>:P:IDR-</w:t>
            </w:r>
            <w:hyperlink r:id="rId193" w:history="1">
              <w:r>
                <w:rPr>
                  <w:rStyle w:val="Hyperlink"/>
                </w:rPr>
                <w:t>INITIAL-LTR-DATE</w:t>
              </w:r>
            </w:hyperlink>
          </w:p>
        </w:tc>
        <w:tc>
          <w:tcPr>
            <w:tcW w:w="2849" w:type="dxa"/>
            <w:gridSpan w:val="2"/>
            <w:tcMar>
              <w:left w:w="58" w:type="dxa"/>
              <w:right w:w="58" w:type="dxa"/>
            </w:tcMar>
          </w:tcPr>
          <w:p w14:paraId="6413FDE8" w14:textId="77777777" w:rsidR="00BE396E" w:rsidRDefault="00BE396E" w:rsidP="00BE396E">
            <w:pPr>
              <w:pStyle w:val="TableText"/>
            </w:pPr>
            <w:r>
              <w:t>Date of fourth letter</w:t>
            </w:r>
          </w:p>
          <w:p w14:paraId="6E00A072" w14:textId="4E205AD8" w:rsidR="00BE396E" w:rsidRDefault="00BE396E" w:rsidP="006B0C44">
            <w:pPr>
              <w:pStyle w:val="TableText"/>
            </w:pPr>
            <w:r w:rsidRPr="00AF7DE3">
              <w:rPr>
                <w:rFonts w:cs="Arial"/>
                <w:color w:val="000000"/>
              </w:rPr>
              <w:t xml:space="preserve">This item displays the date the </w:t>
            </w:r>
            <w:r>
              <w:rPr>
                <w:rFonts w:cs="Arial"/>
                <w:color w:val="000000"/>
              </w:rPr>
              <w:t>fourth</w:t>
            </w:r>
            <w:r w:rsidRPr="00AF7DE3">
              <w:rPr>
                <w:rFonts w:cs="Arial"/>
                <w:color w:val="000000"/>
              </w:rPr>
              <w:t xml:space="preserve"> ADS letter was sent.</w:t>
            </w:r>
          </w:p>
        </w:tc>
        <w:tc>
          <w:tcPr>
            <w:tcW w:w="1080" w:type="dxa"/>
            <w:tcMar>
              <w:left w:w="58" w:type="dxa"/>
              <w:right w:w="58" w:type="dxa"/>
            </w:tcMar>
          </w:tcPr>
          <w:p w14:paraId="29181639" w14:textId="77777777" w:rsidR="00BE396E" w:rsidRDefault="00BE396E" w:rsidP="00BE396E">
            <w:pPr>
              <w:pStyle w:val="TableText"/>
              <w:rPr>
                <w:caps/>
              </w:rPr>
            </w:pPr>
            <w:r>
              <w:rPr>
                <w:caps/>
              </w:rPr>
              <w:t>8 n</w:t>
            </w:r>
          </w:p>
        </w:tc>
        <w:tc>
          <w:tcPr>
            <w:tcW w:w="2340" w:type="dxa"/>
            <w:tcMar>
              <w:left w:w="58" w:type="dxa"/>
              <w:right w:w="58" w:type="dxa"/>
            </w:tcMar>
          </w:tcPr>
          <w:p w14:paraId="1C195643" w14:textId="77777777" w:rsidR="00BE396E" w:rsidRDefault="00BE396E" w:rsidP="00BE396E">
            <w:pPr>
              <w:pStyle w:val="TableText"/>
            </w:pPr>
            <w:r>
              <w:t>MMDDYYYY</w:t>
            </w:r>
          </w:p>
        </w:tc>
        <w:tc>
          <w:tcPr>
            <w:tcW w:w="858" w:type="dxa"/>
            <w:tcMar>
              <w:left w:w="58" w:type="dxa"/>
              <w:right w:w="58" w:type="dxa"/>
            </w:tcMar>
          </w:tcPr>
          <w:p w14:paraId="130EFBBE" w14:textId="77777777" w:rsidR="00BE396E" w:rsidRDefault="00BE396E" w:rsidP="00BE396E">
            <w:pPr>
              <w:pStyle w:val="TableText"/>
            </w:pPr>
            <w:r>
              <w:t>Zeros</w:t>
            </w:r>
          </w:p>
        </w:tc>
        <w:tc>
          <w:tcPr>
            <w:tcW w:w="431" w:type="dxa"/>
          </w:tcPr>
          <w:p w14:paraId="40DC72BA" w14:textId="77777777" w:rsidR="00BE396E" w:rsidRDefault="00BE396E" w:rsidP="00BE396E">
            <w:pPr>
              <w:pStyle w:val="TableText"/>
            </w:pPr>
            <w:r>
              <w:t>-</w:t>
            </w:r>
          </w:p>
        </w:tc>
        <w:tc>
          <w:tcPr>
            <w:tcW w:w="431" w:type="dxa"/>
          </w:tcPr>
          <w:p w14:paraId="642A2714" w14:textId="77777777" w:rsidR="00BE396E" w:rsidRDefault="00BE396E" w:rsidP="00BE396E">
            <w:pPr>
              <w:pStyle w:val="TableText"/>
            </w:pPr>
            <w:r>
              <w:t>X</w:t>
            </w:r>
          </w:p>
        </w:tc>
        <w:tc>
          <w:tcPr>
            <w:tcW w:w="432" w:type="dxa"/>
          </w:tcPr>
          <w:p w14:paraId="402A1E7B" w14:textId="77777777" w:rsidR="00BE396E" w:rsidRDefault="00BE396E" w:rsidP="00BE396E">
            <w:pPr>
              <w:pStyle w:val="TableText"/>
            </w:pPr>
            <w:r>
              <w:t>X</w:t>
            </w:r>
          </w:p>
        </w:tc>
      </w:tr>
      <w:tr w:rsidR="00BE396E" w14:paraId="5E1A7487" w14:textId="77777777" w:rsidTr="00006E83">
        <w:trPr>
          <w:cantSplit/>
          <w:jc w:val="center"/>
        </w:trPr>
        <w:tc>
          <w:tcPr>
            <w:tcW w:w="802" w:type="dxa"/>
            <w:tcMar>
              <w:left w:w="58" w:type="dxa"/>
              <w:right w:w="58" w:type="dxa"/>
            </w:tcMar>
          </w:tcPr>
          <w:p w14:paraId="73D04E95" w14:textId="4B971C44" w:rsidR="00BE396E" w:rsidRDefault="00BE396E" w:rsidP="00BE396E">
            <w:pPr>
              <w:pStyle w:val="TableText"/>
            </w:pPr>
            <w:r>
              <w:t>570</w:t>
            </w:r>
            <w:r w:rsidR="00135F82">
              <w:t xml:space="preserve"> – </w:t>
            </w:r>
            <w:r>
              <w:t>571</w:t>
            </w:r>
          </w:p>
        </w:tc>
        <w:tc>
          <w:tcPr>
            <w:tcW w:w="2226" w:type="dxa"/>
            <w:tcMar>
              <w:left w:w="58" w:type="dxa"/>
              <w:right w:w="58" w:type="dxa"/>
            </w:tcMar>
          </w:tcPr>
          <w:p w14:paraId="1963AF81" w14:textId="77777777" w:rsidR="00BE396E" w:rsidRDefault="00BE396E" w:rsidP="00BE396E">
            <w:pPr>
              <w:pStyle w:val="TableText"/>
            </w:pPr>
            <w:r>
              <w:t>DETAIL NUMBER FOR LETTER (4,1)</w:t>
            </w:r>
          </w:p>
        </w:tc>
        <w:tc>
          <w:tcPr>
            <w:tcW w:w="2935" w:type="dxa"/>
            <w:tcMar>
              <w:left w:w="58" w:type="dxa"/>
              <w:right w:w="58" w:type="dxa"/>
            </w:tcMar>
          </w:tcPr>
          <w:p w14:paraId="2050A7A1" w14:textId="2F205213" w:rsidR="00BE396E" w:rsidRDefault="00BE396E" w:rsidP="00BE396E">
            <w:pPr>
              <w:pStyle w:val="TableText"/>
            </w:pPr>
            <w:r>
              <w:t>:P:IDR-</w:t>
            </w:r>
            <w:hyperlink r:id="rId194" w:history="1">
              <w:r>
                <w:rPr>
                  <w:rStyle w:val="Hyperlink"/>
                </w:rPr>
                <w:t>ADS-DTL-NUM</w:t>
              </w:r>
            </w:hyperlink>
          </w:p>
        </w:tc>
        <w:tc>
          <w:tcPr>
            <w:tcW w:w="2849" w:type="dxa"/>
            <w:gridSpan w:val="2"/>
            <w:tcMar>
              <w:left w:w="58" w:type="dxa"/>
              <w:right w:w="58" w:type="dxa"/>
            </w:tcMar>
          </w:tcPr>
          <w:p w14:paraId="513B9511" w14:textId="77777777" w:rsidR="00BE396E" w:rsidRDefault="00BE396E" w:rsidP="00BE396E">
            <w:pPr>
              <w:pStyle w:val="TableText"/>
            </w:pPr>
            <w:r>
              <w:t>Letter Detail number</w:t>
            </w:r>
          </w:p>
          <w:p w14:paraId="75D29540" w14:textId="77777777" w:rsidR="00BE396E" w:rsidRDefault="00BE396E" w:rsidP="00BE396E">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2AB49D8E" w14:textId="77777777" w:rsidR="00BE396E" w:rsidRDefault="00BE396E" w:rsidP="00BE396E">
            <w:pPr>
              <w:pStyle w:val="TableText"/>
              <w:rPr>
                <w:caps/>
              </w:rPr>
            </w:pPr>
            <w:r>
              <w:rPr>
                <w:caps/>
              </w:rPr>
              <w:t>2 C</w:t>
            </w:r>
          </w:p>
        </w:tc>
        <w:tc>
          <w:tcPr>
            <w:tcW w:w="2340" w:type="dxa"/>
            <w:tcMar>
              <w:left w:w="58" w:type="dxa"/>
              <w:right w:w="58" w:type="dxa"/>
            </w:tcMar>
          </w:tcPr>
          <w:p w14:paraId="6E0D1A3D"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07B48535" w14:textId="77777777" w:rsidR="00BE396E" w:rsidRDefault="00BE396E" w:rsidP="00BE396E">
            <w:pPr>
              <w:pStyle w:val="TableText"/>
            </w:pPr>
            <w:r>
              <w:t>Spaces</w:t>
            </w:r>
          </w:p>
        </w:tc>
        <w:tc>
          <w:tcPr>
            <w:tcW w:w="431" w:type="dxa"/>
          </w:tcPr>
          <w:p w14:paraId="3366FD39" w14:textId="77777777" w:rsidR="00BE396E" w:rsidRDefault="00BE396E" w:rsidP="00BE396E">
            <w:pPr>
              <w:pStyle w:val="TableText"/>
            </w:pPr>
            <w:r>
              <w:t>-</w:t>
            </w:r>
          </w:p>
        </w:tc>
        <w:tc>
          <w:tcPr>
            <w:tcW w:w="431" w:type="dxa"/>
          </w:tcPr>
          <w:p w14:paraId="110D4BAD" w14:textId="77777777" w:rsidR="00BE396E" w:rsidRDefault="00BE396E" w:rsidP="00BE396E">
            <w:pPr>
              <w:pStyle w:val="TableText"/>
            </w:pPr>
            <w:r>
              <w:t>X</w:t>
            </w:r>
          </w:p>
        </w:tc>
        <w:tc>
          <w:tcPr>
            <w:tcW w:w="432" w:type="dxa"/>
          </w:tcPr>
          <w:p w14:paraId="461CE8C4" w14:textId="77777777" w:rsidR="00BE396E" w:rsidRDefault="00BE396E" w:rsidP="00BE396E">
            <w:pPr>
              <w:pStyle w:val="TableText"/>
            </w:pPr>
            <w:r>
              <w:t>X</w:t>
            </w:r>
          </w:p>
        </w:tc>
      </w:tr>
      <w:tr w:rsidR="00BE396E" w14:paraId="329B23C7" w14:textId="77777777" w:rsidTr="00006E83">
        <w:trPr>
          <w:cantSplit/>
          <w:jc w:val="center"/>
        </w:trPr>
        <w:tc>
          <w:tcPr>
            <w:tcW w:w="802" w:type="dxa"/>
            <w:tcMar>
              <w:left w:w="58" w:type="dxa"/>
              <w:right w:w="58" w:type="dxa"/>
            </w:tcMar>
          </w:tcPr>
          <w:p w14:paraId="37F54A44" w14:textId="29649A28" w:rsidR="00BE396E" w:rsidRDefault="00BE396E" w:rsidP="00BE396E">
            <w:pPr>
              <w:pStyle w:val="TableText"/>
            </w:pPr>
            <w:r>
              <w:t>572</w:t>
            </w:r>
            <w:r w:rsidR="00135F82">
              <w:t xml:space="preserve"> – </w:t>
            </w:r>
            <w:r>
              <w:t>574</w:t>
            </w:r>
          </w:p>
        </w:tc>
        <w:tc>
          <w:tcPr>
            <w:tcW w:w="2226" w:type="dxa"/>
            <w:tcMar>
              <w:left w:w="58" w:type="dxa"/>
              <w:right w:w="58" w:type="dxa"/>
            </w:tcMar>
          </w:tcPr>
          <w:p w14:paraId="582EE9C5" w14:textId="77777777" w:rsidR="00BE396E" w:rsidRDefault="00BE396E" w:rsidP="00BE396E">
            <w:pPr>
              <w:pStyle w:val="TableText"/>
            </w:pPr>
            <w:r>
              <w:t>DETAIL MESSAGE NUMBER (4,1)</w:t>
            </w:r>
          </w:p>
        </w:tc>
        <w:tc>
          <w:tcPr>
            <w:tcW w:w="2935" w:type="dxa"/>
            <w:tcMar>
              <w:left w:w="58" w:type="dxa"/>
              <w:right w:w="58" w:type="dxa"/>
            </w:tcMar>
          </w:tcPr>
          <w:p w14:paraId="1ACB06F5" w14:textId="4FEE2E4A" w:rsidR="00BE396E" w:rsidRDefault="00BE396E" w:rsidP="00BE396E">
            <w:pPr>
              <w:pStyle w:val="TableText"/>
            </w:pPr>
            <w:r>
              <w:t>:P:IDR-</w:t>
            </w:r>
            <w:hyperlink r:id="rId195" w:history="1">
              <w:r>
                <w:rPr>
                  <w:rStyle w:val="Hyperlink"/>
                </w:rPr>
                <w:t>ADS-MSG</w:t>
              </w:r>
            </w:hyperlink>
          </w:p>
        </w:tc>
        <w:tc>
          <w:tcPr>
            <w:tcW w:w="2849" w:type="dxa"/>
            <w:gridSpan w:val="2"/>
            <w:tcMar>
              <w:left w:w="58" w:type="dxa"/>
              <w:right w:w="58" w:type="dxa"/>
            </w:tcMar>
          </w:tcPr>
          <w:p w14:paraId="79D6970E" w14:textId="77777777" w:rsidR="00BE396E" w:rsidRDefault="00BE396E" w:rsidP="00BE396E">
            <w:pPr>
              <w:pStyle w:val="TableText"/>
            </w:pPr>
            <w:r>
              <w:t>Letter ADS message number</w:t>
            </w:r>
          </w:p>
          <w:p w14:paraId="394FDB49" w14:textId="3930EAB6" w:rsidR="00CE3961" w:rsidRPr="00CE3961" w:rsidRDefault="00BE396E" w:rsidP="00CE3961">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CE3961">
              <w:rPr>
                <w:rFonts w:cs="Arial"/>
                <w:color w:val="000000"/>
              </w:rPr>
              <w:t xml:space="preserve"> </w:t>
            </w:r>
            <w:r w:rsidR="00CE3961" w:rsidRPr="00CE3961">
              <w:rPr>
                <w:rFonts w:cs="Arial"/>
                <w:color w:val="000000"/>
              </w:rPr>
              <w:t>Up to eight message codes can be entered with the detail number of which the question was asked. However, MCS only sends the first six to the IDR. The message codes correspond to questions that are asked regarding the detail. Detail number 00 means a question was asked about the claim instead of the detail. These field codes are used internally for identifying specific fields for claim processing.</w:t>
            </w:r>
          </w:p>
          <w:p w14:paraId="386DDAD0" w14:textId="6C7B787D" w:rsidR="00BE396E" w:rsidRDefault="00CE3961" w:rsidP="00CE3961">
            <w:pPr>
              <w:pStyle w:val="TableText"/>
            </w:pPr>
            <w:r w:rsidRPr="00CE3961">
              <w:rPr>
                <w:rFonts w:cs="Arial"/>
                <w:color w:val="000000"/>
              </w:rPr>
              <w:t xml:space="preserve">On the </w:t>
            </w:r>
            <w:hyperlink r:id="rId196" w:history="1">
              <w:r w:rsidRPr="00CE3961">
                <w:rPr>
                  <w:rStyle w:val="Hyperlink"/>
                  <w:rFonts w:cs="Arial"/>
                </w:rPr>
                <w:t>H6</w:t>
              </w:r>
            </w:hyperlink>
            <w:r w:rsidRPr="00CE3961">
              <w:rPr>
                <w:rFonts w:cs="Arial"/>
                <w:color w:val="000000"/>
              </w:rPr>
              <w:t xml:space="preserve"> screen, this refers to the number of the ADS question asked on the claim header or detail.</w:t>
            </w:r>
          </w:p>
        </w:tc>
        <w:tc>
          <w:tcPr>
            <w:tcW w:w="1080" w:type="dxa"/>
            <w:tcMar>
              <w:left w:w="58" w:type="dxa"/>
              <w:right w:w="58" w:type="dxa"/>
            </w:tcMar>
          </w:tcPr>
          <w:p w14:paraId="69703899" w14:textId="77777777" w:rsidR="00BE396E" w:rsidRDefault="00BE396E" w:rsidP="00BE396E">
            <w:pPr>
              <w:pStyle w:val="TableText"/>
              <w:rPr>
                <w:caps/>
              </w:rPr>
            </w:pPr>
            <w:r>
              <w:rPr>
                <w:caps/>
              </w:rPr>
              <w:t>3 N</w:t>
            </w:r>
          </w:p>
        </w:tc>
        <w:tc>
          <w:tcPr>
            <w:tcW w:w="2340" w:type="dxa"/>
            <w:tcMar>
              <w:left w:w="58" w:type="dxa"/>
              <w:right w:w="58" w:type="dxa"/>
            </w:tcMar>
          </w:tcPr>
          <w:p w14:paraId="11383A06" w14:textId="060DD5C5" w:rsidR="00BE396E" w:rsidRDefault="00BE396E" w:rsidP="006B0C44">
            <w:pPr>
              <w:pStyle w:val="TableText"/>
            </w:pPr>
            <w:r>
              <w:t xml:space="preserve">See Basic value specification </w:t>
            </w:r>
            <w:hyperlink r:id="rId197"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3516B5FF" w14:textId="77777777" w:rsidR="00BE396E" w:rsidRDefault="00BE396E" w:rsidP="00BE396E">
            <w:pPr>
              <w:pStyle w:val="TableText"/>
            </w:pPr>
            <w:r>
              <w:t>Zeros</w:t>
            </w:r>
          </w:p>
        </w:tc>
        <w:tc>
          <w:tcPr>
            <w:tcW w:w="431" w:type="dxa"/>
          </w:tcPr>
          <w:p w14:paraId="4350CBDB" w14:textId="77777777" w:rsidR="00BE396E" w:rsidRDefault="00BE396E" w:rsidP="00BE396E">
            <w:pPr>
              <w:pStyle w:val="TableText"/>
            </w:pPr>
            <w:r>
              <w:t>-</w:t>
            </w:r>
          </w:p>
        </w:tc>
        <w:tc>
          <w:tcPr>
            <w:tcW w:w="431" w:type="dxa"/>
          </w:tcPr>
          <w:p w14:paraId="0DA970B2" w14:textId="77777777" w:rsidR="00BE396E" w:rsidRDefault="00BE396E" w:rsidP="00BE396E">
            <w:pPr>
              <w:pStyle w:val="TableText"/>
            </w:pPr>
            <w:r>
              <w:t>X</w:t>
            </w:r>
          </w:p>
        </w:tc>
        <w:tc>
          <w:tcPr>
            <w:tcW w:w="432" w:type="dxa"/>
          </w:tcPr>
          <w:p w14:paraId="385511DD" w14:textId="77777777" w:rsidR="00BE396E" w:rsidRDefault="00BE396E" w:rsidP="00BE396E">
            <w:pPr>
              <w:pStyle w:val="TableText"/>
            </w:pPr>
            <w:r>
              <w:t>X</w:t>
            </w:r>
          </w:p>
        </w:tc>
      </w:tr>
      <w:tr w:rsidR="00BE396E" w14:paraId="401B6220" w14:textId="77777777" w:rsidTr="00006E83">
        <w:trPr>
          <w:cantSplit/>
          <w:jc w:val="center"/>
        </w:trPr>
        <w:tc>
          <w:tcPr>
            <w:tcW w:w="802" w:type="dxa"/>
            <w:tcMar>
              <w:left w:w="58" w:type="dxa"/>
              <w:right w:w="58" w:type="dxa"/>
            </w:tcMar>
          </w:tcPr>
          <w:p w14:paraId="381F8261" w14:textId="73821997" w:rsidR="00BE396E" w:rsidRDefault="00BE396E" w:rsidP="00BE396E">
            <w:pPr>
              <w:pStyle w:val="TableText"/>
            </w:pPr>
            <w:r>
              <w:t>575</w:t>
            </w:r>
            <w:r w:rsidR="00135F82">
              <w:t xml:space="preserve"> – </w:t>
            </w:r>
            <w:r>
              <w:t>576</w:t>
            </w:r>
          </w:p>
        </w:tc>
        <w:tc>
          <w:tcPr>
            <w:tcW w:w="2226" w:type="dxa"/>
            <w:tcMar>
              <w:left w:w="58" w:type="dxa"/>
              <w:right w:w="58" w:type="dxa"/>
            </w:tcMar>
          </w:tcPr>
          <w:p w14:paraId="2BD982C7" w14:textId="77777777" w:rsidR="00BE396E" w:rsidRDefault="00BE396E" w:rsidP="00BE396E">
            <w:pPr>
              <w:pStyle w:val="TableText"/>
            </w:pPr>
            <w:r>
              <w:t>DETAIL NUMBER FOR LETTER (4,2)</w:t>
            </w:r>
          </w:p>
        </w:tc>
        <w:tc>
          <w:tcPr>
            <w:tcW w:w="2935" w:type="dxa"/>
            <w:tcMar>
              <w:left w:w="58" w:type="dxa"/>
              <w:right w:w="58" w:type="dxa"/>
            </w:tcMar>
          </w:tcPr>
          <w:p w14:paraId="527AE754" w14:textId="2273AD17" w:rsidR="00BE396E" w:rsidRDefault="00BE396E" w:rsidP="00BE396E">
            <w:pPr>
              <w:pStyle w:val="TableText"/>
            </w:pPr>
            <w:r>
              <w:t>:P:IDR-</w:t>
            </w:r>
            <w:hyperlink r:id="rId198" w:history="1">
              <w:r>
                <w:rPr>
                  <w:rStyle w:val="Hyperlink"/>
                </w:rPr>
                <w:t>ADS-DTL-NUM</w:t>
              </w:r>
            </w:hyperlink>
          </w:p>
        </w:tc>
        <w:tc>
          <w:tcPr>
            <w:tcW w:w="2849" w:type="dxa"/>
            <w:gridSpan w:val="2"/>
            <w:tcMar>
              <w:left w:w="58" w:type="dxa"/>
              <w:right w:w="58" w:type="dxa"/>
            </w:tcMar>
          </w:tcPr>
          <w:p w14:paraId="500975F4" w14:textId="77777777" w:rsidR="00BE396E" w:rsidRDefault="00BE396E" w:rsidP="00BE396E">
            <w:pPr>
              <w:pStyle w:val="TableText"/>
            </w:pPr>
            <w:r>
              <w:t>Letter Detail number</w:t>
            </w:r>
          </w:p>
          <w:p w14:paraId="15FEF5D3" w14:textId="77777777" w:rsidR="00BE396E" w:rsidRDefault="00BE396E" w:rsidP="00BE396E">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71294D81" w14:textId="77777777" w:rsidR="00BE396E" w:rsidRDefault="00BE396E" w:rsidP="00BE396E">
            <w:pPr>
              <w:pStyle w:val="TableText"/>
              <w:rPr>
                <w:caps/>
              </w:rPr>
            </w:pPr>
            <w:r>
              <w:rPr>
                <w:caps/>
              </w:rPr>
              <w:t>2 C</w:t>
            </w:r>
          </w:p>
        </w:tc>
        <w:tc>
          <w:tcPr>
            <w:tcW w:w="2340" w:type="dxa"/>
            <w:tcMar>
              <w:left w:w="58" w:type="dxa"/>
              <w:right w:w="58" w:type="dxa"/>
            </w:tcMar>
          </w:tcPr>
          <w:p w14:paraId="588F545C"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0DA42910" w14:textId="77777777" w:rsidR="00BE396E" w:rsidRDefault="00BE396E" w:rsidP="00BE396E">
            <w:pPr>
              <w:pStyle w:val="TableText"/>
            </w:pPr>
            <w:r>
              <w:t>Spaces</w:t>
            </w:r>
          </w:p>
        </w:tc>
        <w:tc>
          <w:tcPr>
            <w:tcW w:w="431" w:type="dxa"/>
          </w:tcPr>
          <w:p w14:paraId="6DC803E8" w14:textId="77777777" w:rsidR="00BE396E" w:rsidRDefault="00BE396E" w:rsidP="00BE396E">
            <w:pPr>
              <w:pStyle w:val="TableText"/>
            </w:pPr>
            <w:r>
              <w:t>-</w:t>
            </w:r>
          </w:p>
        </w:tc>
        <w:tc>
          <w:tcPr>
            <w:tcW w:w="431" w:type="dxa"/>
          </w:tcPr>
          <w:p w14:paraId="2D4AC4DB" w14:textId="77777777" w:rsidR="00BE396E" w:rsidRDefault="00BE396E" w:rsidP="00BE396E">
            <w:pPr>
              <w:pStyle w:val="TableText"/>
            </w:pPr>
            <w:r>
              <w:t>X</w:t>
            </w:r>
          </w:p>
        </w:tc>
        <w:tc>
          <w:tcPr>
            <w:tcW w:w="432" w:type="dxa"/>
          </w:tcPr>
          <w:p w14:paraId="286EDCDA" w14:textId="77777777" w:rsidR="00BE396E" w:rsidRDefault="00BE396E" w:rsidP="00BE396E">
            <w:pPr>
              <w:pStyle w:val="TableText"/>
            </w:pPr>
            <w:r>
              <w:t>X</w:t>
            </w:r>
          </w:p>
        </w:tc>
      </w:tr>
      <w:tr w:rsidR="00BE396E" w14:paraId="47E87021" w14:textId="77777777" w:rsidTr="00006E83">
        <w:trPr>
          <w:cantSplit/>
          <w:jc w:val="center"/>
        </w:trPr>
        <w:tc>
          <w:tcPr>
            <w:tcW w:w="802" w:type="dxa"/>
            <w:tcMar>
              <w:left w:w="58" w:type="dxa"/>
              <w:right w:w="58" w:type="dxa"/>
            </w:tcMar>
          </w:tcPr>
          <w:p w14:paraId="759031AD" w14:textId="24D4B6F5" w:rsidR="00BE396E" w:rsidRDefault="00BE396E" w:rsidP="00BE396E">
            <w:pPr>
              <w:pStyle w:val="TableText"/>
            </w:pPr>
            <w:r>
              <w:t>577</w:t>
            </w:r>
            <w:r w:rsidR="00135F82">
              <w:t xml:space="preserve"> – </w:t>
            </w:r>
            <w:r>
              <w:t>579</w:t>
            </w:r>
          </w:p>
        </w:tc>
        <w:tc>
          <w:tcPr>
            <w:tcW w:w="2226" w:type="dxa"/>
            <w:tcMar>
              <w:left w:w="58" w:type="dxa"/>
              <w:right w:w="58" w:type="dxa"/>
            </w:tcMar>
          </w:tcPr>
          <w:p w14:paraId="37CEA1B3" w14:textId="77777777" w:rsidR="00BE396E" w:rsidRDefault="00BE396E" w:rsidP="00BE396E">
            <w:pPr>
              <w:pStyle w:val="TableText"/>
            </w:pPr>
            <w:r>
              <w:t>DETAIL MESSAGE NUMBER (4,2)</w:t>
            </w:r>
          </w:p>
        </w:tc>
        <w:tc>
          <w:tcPr>
            <w:tcW w:w="2935" w:type="dxa"/>
            <w:tcMar>
              <w:left w:w="58" w:type="dxa"/>
              <w:right w:w="58" w:type="dxa"/>
            </w:tcMar>
          </w:tcPr>
          <w:p w14:paraId="0D1E2094" w14:textId="5D8112A0" w:rsidR="00BE396E" w:rsidRDefault="00BE396E" w:rsidP="00BE396E">
            <w:pPr>
              <w:pStyle w:val="TableText"/>
            </w:pPr>
            <w:r>
              <w:t>:P:IDR-</w:t>
            </w:r>
            <w:hyperlink r:id="rId199" w:history="1">
              <w:r>
                <w:rPr>
                  <w:rStyle w:val="Hyperlink"/>
                </w:rPr>
                <w:t>ADS-MSG</w:t>
              </w:r>
            </w:hyperlink>
          </w:p>
        </w:tc>
        <w:tc>
          <w:tcPr>
            <w:tcW w:w="2849" w:type="dxa"/>
            <w:gridSpan w:val="2"/>
            <w:tcMar>
              <w:left w:w="58" w:type="dxa"/>
              <w:right w:w="58" w:type="dxa"/>
            </w:tcMar>
          </w:tcPr>
          <w:p w14:paraId="57D48B5B" w14:textId="77777777" w:rsidR="00BE396E" w:rsidRDefault="00BE396E" w:rsidP="00BE396E">
            <w:pPr>
              <w:pStyle w:val="TableText"/>
            </w:pPr>
            <w:r>
              <w:t>Letter ADS message number</w:t>
            </w:r>
          </w:p>
          <w:p w14:paraId="012599D8" w14:textId="77777777" w:rsidR="00CE3961" w:rsidRPr="00CE3961" w:rsidRDefault="00BE396E" w:rsidP="00CE3961">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CE3961">
              <w:rPr>
                <w:rFonts w:cs="Arial"/>
                <w:color w:val="000000"/>
              </w:rPr>
              <w:t xml:space="preserve"> </w:t>
            </w:r>
            <w:r w:rsidR="00CE3961" w:rsidRPr="00CE3961">
              <w:rPr>
                <w:rFonts w:cs="Arial"/>
                <w:color w:val="000000"/>
              </w:rPr>
              <w:t>Up to eight message codes can be entered with the detail number of which the question was asked. However, MCS only sends the first six to the IDR. The message codes correspond to questions that are asked regarding the detail. Detail number 00 means a question was asked about the claim instead of the detail. These field codes are used internally for identifying specific fields for claim processing.</w:t>
            </w:r>
          </w:p>
          <w:p w14:paraId="0FF307BD" w14:textId="13826784" w:rsidR="00BE396E" w:rsidRDefault="00CE3961" w:rsidP="00CE3961">
            <w:pPr>
              <w:pStyle w:val="TableText"/>
            </w:pPr>
            <w:r w:rsidRPr="00CE3961">
              <w:rPr>
                <w:rFonts w:cs="Arial"/>
                <w:color w:val="000000"/>
              </w:rPr>
              <w:t xml:space="preserve">On the </w:t>
            </w:r>
            <w:hyperlink r:id="rId200" w:history="1">
              <w:r w:rsidRPr="00CE3961">
                <w:rPr>
                  <w:rStyle w:val="Hyperlink"/>
                  <w:rFonts w:cs="Arial"/>
                </w:rPr>
                <w:t>H6</w:t>
              </w:r>
            </w:hyperlink>
            <w:r w:rsidRPr="00CE3961">
              <w:rPr>
                <w:rFonts w:cs="Arial"/>
                <w:color w:val="000000"/>
              </w:rPr>
              <w:t xml:space="preserve"> screen, this refers to the number of the ADS question asked on the claim header or detail.</w:t>
            </w:r>
          </w:p>
        </w:tc>
        <w:tc>
          <w:tcPr>
            <w:tcW w:w="1080" w:type="dxa"/>
            <w:tcMar>
              <w:left w:w="58" w:type="dxa"/>
              <w:right w:w="58" w:type="dxa"/>
            </w:tcMar>
          </w:tcPr>
          <w:p w14:paraId="797CA3CA" w14:textId="77777777" w:rsidR="00BE396E" w:rsidRDefault="00BE396E" w:rsidP="00BE396E">
            <w:pPr>
              <w:pStyle w:val="TableText"/>
              <w:rPr>
                <w:caps/>
              </w:rPr>
            </w:pPr>
            <w:r>
              <w:rPr>
                <w:caps/>
              </w:rPr>
              <w:t>3 N</w:t>
            </w:r>
          </w:p>
        </w:tc>
        <w:tc>
          <w:tcPr>
            <w:tcW w:w="2340" w:type="dxa"/>
            <w:tcMar>
              <w:left w:w="58" w:type="dxa"/>
              <w:right w:w="58" w:type="dxa"/>
            </w:tcMar>
          </w:tcPr>
          <w:p w14:paraId="3DA47D2F" w14:textId="38747D51" w:rsidR="00BE396E" w:rsidRDefault="00BE396E" w:rsidP="006B0C44">
            <w:pPr>
              <w:pStyle w:val="TableText"/>
            </w:pPr>
            <w:r>
              <w:t xml:space="preserve">See Basic value specification </w:t>
            </w:r>
            <w:hyperlink r:id="rId201"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6A635734" w14:textId="77777777" w:rsidR="00BE396E" w:rsidRDefault="00BE396E" w:rsidP="00BE396E">
            <w:pPr>
              <w:pStyle w:val="TableText"/>
            </w:pPr>
            <w:r>
              <w:t>Zeros</w:t>
            </w:r>
          </w:p>
        </w:tc>
        <w:tc>
          <w:tcPr>
            <w:tcW w:w="431" w:type="dxa"/>
          </w:tcPr>
          <w:p w14:paraId="00154BA6" w14:textId="77777777" w:rsidR="00BE396E" w:rsidRDefault="00BE396E" w:rsidP="00BE396E">
            <w:pPr>
              <w:pStyle w:val="TableText"/>
            </w:pPr>
            <w:r>
              <w:t>-</w:t>
            </w:r>
          </w:p>
        </w:tc>
        <w:tc>
          <w:tcPr>
            <w:tcW w:w="431" w:type="dxa"/>
          </w:tcPr>
          <w:p w14:paraId="4C03C60B" w14:textId="77777777" w:rsidR="00BE396E" w:rsidRDefault="00BE396E" w:rsidP="00BE396E">
            <w:pPr>
              <w:pStyle w:val="TableText"/>
            </w:pPr>
            <w:r>
              <w:t>X</w:t>
            </w:r>
          </w:p>
        </w:tc>
        <w:tc>
          <w:tcPr>
            <w:tcW w:w="432" w:type="dxa"/>
          </w:tcPr>
          <w:p w14:paraId="47D16A51" w14:textId="77777777" w:rsidR="00BE396E" w:rsidRDefault="00BE396E" w:rsidP="00BE396E">
            <w:pPr>
              <w:pStyle w:val="TableText"/>
            </w:pPr>
            <w:r>
              <w:t>X</w:t>
            </w:r>
          </w:p>
        </w:tc>
      </w:tr>
      <w:tr w:rsidR="00BE396E" w14:paraId="46AE0F2A" w14:textId="77777777" w:rsidTr="00006E83">
        <w:trPr>
          <w:cantSplit/>
          <w:jc w:val="center"/>
        </w:trPr>
        <w:tc>
          <w:tcPr>
            <w:tcW w:w="802" w:type="dxa"/>
            <w:tcMar>
              <w:left w:w="58" w:type="dxa"/>
              <w:right w:w="58" w:type="dxa"/>
            </w:tcMar>
          </w:tcPr>
          <w:p w14:paraId="6F1E6056" w14:textId="767EADDF" w:rsidR="00BE396E" w:rsidRDefault="00BE396E" w:rsidP="00BE396E">
            <w:pPr>
              <w:pStyle w:val="TableText"/>
            </w:pPr>
            <w:r>
              <w:t>580</w:t>
            </w:r>
            <w:r w:rsidR="00135F82">
              <w:t xml:space="preserve"> – </w:t>
            </w:r>
            <w:r>
              <w:t>581</w:t>
            </w:r>
          </w:p>
        </w:tc>
        <w:tc>
          <w:tcPr>
            <w:tcW w:w="2226" w:type="dxa"/>
            <w:tcMar>
              <w:left w:w="58" w:type="dxa"/>
              <w:right w:w="58" w:type="dxa"/>
            </w:tcMar>
          </w:tcPr>
          <w:p w14:paraId="7B62B5E1" w14:textId="77777777" w:rsidR="00BE396E" w:rsidRDefault="00BE396E" w:rsidP="00BE396E">
            <w:pPr>
              <w:pStyle w:val="TableText"/>
            </w:pPr>
            <w:r>
              <w:t>DETAIL NUMBER FOR LETTER (4,3)</w:t>
            </w:r>
          </w:p>
        </w:tc>
        <w:tc>
          <w:tcPr>
            <w:tcW w:w="2935" w:type="dxa"/>
            <w:tcMar>
              <w:left w:w="58" w:type="dxa"/>
              <w:right w:w="58" w:type="dxa"/>
            </w:tcMar>
          </w:tcPr>
          <w:p w14:paraId="14E875A6" w14:textId="3BEE991D" w:rsidR="00BE396E" w:rsidRDefault="00BE396E" w:rsidP="00BE396E">
            <w:pPr>
              <w:pStyle w:val="TableText"/>
            </w:pPr>
            <w:r>
              <w:t>:P:IDR-</w:t>
            </w:r>
            <w:hyperlink r:id="rId202" w:history="1">
              <w:r>
                <w:rPr>
                  <w:rStyle w:val="Hyperlink"/>
                </w:rPr>
                <w:t>ADS-DTL-NUM</w:t>
              </w:r>
            </w:hyperlink>
          </w:p>
        </w:tc>
        <w:tc>
          <w:tcPr>
            <w:tcW w:w="2849" w:type="dxa"/>
            <w:gridSpan w:val="2"/>
            <w:tcMar>
              <w:left w:w="58" w:type="dxa"/>
              <w:right w:w="58" w:type="dxa"/>
            </w:tcMar>
          </w:tcPr>
          <w:p w14:paraId="34F60CFD" w14:textId="77777777" w:rsidR="00BE396E" w:rsidRDefault="00BE396E" w:rsidP="00BE396E">
            <w:pPr>
              <w:pStyle w:val="TableText"/>
            </w:pPr>
            <w:r>
              <w:t>Letter Detail number</w:t>
            </w:r>
          </w:p>
          <w:p w14:paraId="5E5D1BC7" w14:textId="77777777" w:rsidR="00BE396E" w:rsidRDefault="00BE396E" w:rsidP="00BE396E">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34FF8147" w14:textId="77777777" w:rsidR="00BE396E" w:rsidRDefault="00BE396E" w:rsidP="00BE396E">
            <w:pPr>
              <w:pStyle w:val="TableText"/>
              <w:rPr>
                <w:caps/>
              </w:rPr>
            </w:pPr>
            <w:r>
              <w:rPr>
                <w:caps/>
              </w:rPr>
              <w:t>2 C</w:t>
            </w:r>
          </w:p>
        </w:tc>
        <w:tc>
          <w:tcPr>
            <w:tcW w:w="2340" w:type="dxa"/>
            <w:tcMar>
              <w:left w:w="58" w:type="dxa"/>
              <w:right w:w="58" w:type="dxa"/>
            </w:tcMar>
          </w:tcPr>
          <w:p w14:paraId="490F4E6B"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6B403F9A" w14:textId="77777777" w:rsidR="00BE396E" w:rsidRDefault="00BE396E" w:rsidP="00BE396E">
            <w:pPr>
              <w:pStyle w:val="TableText"/>
            </w:pPr>
            <w:r>
              <w:t>Spaces</w:t>
            </w:r>
          </w:p>
        </w:tc>
        <w:tc>
          <w:tcPr>
            <w:tcW w:w="431" w:type="dxa"/>
          </w:tcPr>
          <w:p w14:paraId="1AD4E3E5" w14:textId="77777777" w:rsidR="00BE396E" w:rsidRDefault="00BE396E" w:rsidP="00BE396E">
            <w:pPr>
              <w:pStyle w:val="TableText"/>
            </w:pPr>
            <w:r>
              <w:t>-</w:t>
            </w:r>
          </w:p>
        </w:tc>
        <w:tc>
          <w:tcPr>
            <w:tcW w:w="431" w:type="dxa"/>
          </w:tcPr>
          <w:p w14:paraId="74377FDC" w14:textId="77777777" w:rsidR="00BE396E" w:rsidRDefault="00BE396E" w:rsidP="00BE396E">
            <w:pPr>
              <w:pStyle w:val="TableText"/>
            </w:pPr>
            <w:r>
              <w:t>X</w:t>
            </w:r>
          </w:p>
        </w:tc>
        <w:tc>
          <w:tcPr>
            <w:tcW w:w="432" w:type="dxa"/>
          </w:tcPr>
          <w:p w14:paraId="1031198E" w14:textId="77777777" w:rsidR="00BE396E" w:rsidRDefault="00BE396E" w:rsidP="00BE396E">
            <w:pPr>
              <w:pStyle w:val="TableText"/>
            </w:pPr>
            <w:r>
              <w:t>X</w:t>
            </w:r>
          </w:p>
        </w:tc>
      </w:tr>
      <w:tr w:rsidR="00BE396E" w14:paraId="53B85165" w14:textId="77777777" w:rsidTr="00006E83">
        <w:trPr>
          <w:cantSplit/>
          <w:jc w:val="center"/>
        </w:trPr>
        <w:tc>
          <w:tcPr>
            <w:tcW w:w="802" w:type="dxa"/>
            <w:tcMar>
              <w:left w:w="58" w:type="dxa"/>
              <w:right w:w="58" w:type="dxa"/>
            </w:tcMar>
          </w:tcPr>
          <w:p w14:paraId="1E88890A" w14:textId="7F61F68D" w:rsidR="00BE396E" w:rsidRDefault="00BE396E" w:rsidP="00BE396E">
            <w:pPr>
              <w:pStyle w:val="TableText"/>
            </w:pPr>
            <w:r>
              <w:t>582</w:t>
            </w:r>
            <w:r w:rsidR="00135F82">
              <w:t xml:space="preserve"> – </w:t>
            </w:r>
            <w:r>
              <w:t>584</w:t>
            </w:r>
          </w:p>
        </w:tc>
        <w:tc>
          <w:tcPr>
            <w:tcW w:w="2226" w:type="dxa"/>
            <w:tcMar>
              <w:left w:w="58" w:type="dxa"/>
              <w:right w:w="58" w:type="dxa"/>
            </w:tcMar>
          </w:tcPr>
          <w:p w14:paraId="76FE02BF" w14:textId="77777777" w:rsidR="00BE396E" w:rsidRDefault="00BE396E" w:rsidP="00BE396E">
            <w:pPr>
              <w:pStyle w:val="TableText"/>
            </w:pPr>
            <w:r>
              <w:t>DETAIL MESSAGE NUMBER (4,3)</w:t>
            </w:r>
          </w:p>
        </w:tc>
        <w:tc>
          <w:tcPr>
            <w:tcW w:w="2935" w:type="dxa"/>
            <w:tcMar>
              <w:left w:w="58" w:type="dxa"/>
              <w:right w:w="58" w:type="dxa"/>
            </w:tcMar>
          </w:tcPr>
          <w:p w14:paraId="09BC497C" w14:textId="5911AB0E" w:rsidR="00BE396E" w:rsidRDefault="00BE396E" w:rsidP="00BE396E">
            <w:pPr>
              <w:pStyle w:val="TableText"/>
            </w:pPr>
            <w:r>
              <w:t>:P:IDR-</w:t>
            </w:r>
            <w:hyperlink r:id="rId203" w:history="1">
              <w:r>
                <w:rPr>
                  <w:rStyle w:val="Hyperlink"/>
                </w:rPr>
                <w:t>ADS-MSG</w:t>
              </w:r>
            </w:hyperlink>
          </w:p>
        </w:tc>
        <w:tc>
          <w:tcPr>
            <w:tcW w:w="2849" w:type="dxa"/>
            <w:gridSpan w:val="2"/>
            <w:tcMar>
              <w:left w:w="58" w:type="dxa"/>
              <w:right w:w="58" w:type="dxa"/>
            </w:tcMar>
          </w:tcPr>
          <w:p w14:paraId="175BC356" w14:textId="77777777" w:rsidR="00BE396E" w:rsidRDefault="00BE396E" w:rsidP="00BE396E">
            <w:pPr>
              <w:pStyle w:val="TableText"/>
            </w:pPr>
            <w:r>
              <w:t>Letter ADS message number</w:t>
            </w:r>
          </w:p>
          <w:p w14:paraId="0A17CC30" w14:textId="77777777" w:rsidR="00CE3961" w:rsidRPr="00CE3961" w:rsidRDefault="00BE396E" w:rsidP="00CE3961">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CE3961">
              <w:rPr>
                <w:rFonts w:cs="Arial"/>
                <w:color w:val="000000"/>
              </w:rPr>
              <w:t xml:space="preserve"> </w:t>
            </w:r>
            <w:r w:rsidR="00CE3961" w:rsidRPr="00CE3961">
              <w:rPr>
                <w:rFonts w:cs="Arial"/>
                <w:color w:val="000000"/>
              </w:rPr>
              <w:t>Up to eight message codes can be entered with the detail number of which the question was asked. However, MCS only sends the first six to the IDR. The message codes correspond to questions that are asked regarding the detail. Detail number 00 means a question was asked about the claim instead of the detail. These field codes are used internally for identifying specific fields for claim processing.</w:t>
            </w:r>
          </w:p>
          <w:p w14:paraId="366170F1" w14:textId="39D03E6E" w:rsidR="00BE396E" w:rsidRDefault="00CE3961" w:rsidP="00CE3961">
            <w:pPr>
              <w:pStyle w:val="TableText"/>
            </w:pPr>
            <w:r w:rsidRPr="00CE3961">
              <w:rPr>
                <w:rFonts w:cs="Arial"/>
                <w:color w:val="000000"/>
              </w:rPr>
              <w:t xml:space="preserve">On the </w:t>
            </w:r>
            <w:hyperlink r:id="rId204" w:history="1">
              <w:r w:rsidRPr="00CE3961">
                <w:rPr>
                  <w:rStyle w:val="Hyperlink"/>
                  <w:rFonts w:cs="Arial"/>
                </w:rPr>
                <w:t>H6</w:t>
              </w:r>
            </w:hyperlink>
            <w:r w:rsidRPr="00CE3961">
              <w:rPr>
                <w:rFonts w:cs="Arial"/>
                <w:color w:val="000000"/>
              </w:rPr>
              <w:t xml:space="preserve"> screen, this refers to the number of the ADS question asked on the claim header or detail.</w:t>
            </w:r>
          </w:p>
        </w:tc>
        <w:tc>
          <w:tcPr>
            <w:tcW w:w="1080" w:type="dxa"/>
            <w:tcMar>
              <w:left w:w="58" w:type="dxa"/>
              <w:right w:w="58" w:type="dxa"/>
            </w:tcMar>
          </w:tcPr>
          <w:p w14:paraId="533697F4" w14:textId="77777777" w:rsidR="00BE396E" w:rsidRDefault="00BE396E" w:rsidP="00BE396E">
            <w:pPr>
              <w:pStyle w:val="TableText"/>
              <w:rPr>
                <w:caps/>
              </w:rPr>
            </w:pPr>
            <w:r>
              <w:rPr>
                <w:caps/>
              </w:rPr>
              <w:t>3 N</w:t>
            </w:r>
          </w:p>
        </w:tc>
        <w:tc>
          <w:tcPr>
            <w:tcW w:w="2340" w:type="dxa"/>
            <w:tcMar>
              <w:left w:w="58" w:type="dxa"/>
              <w:right w:w="58" w:type="dxa"/>
            </w:tcMar>
          </w:tcPr>
          <w:p w14:paraId="707053A3" w14:textId="3295C635" w:rsidR="00BE396E" w:rsidRDefault="00BE396E" w:rsidP="006B0C44">
            <w:pPr>
              <w:pStyle w:val="TableText"/>
            </w:pPr>
            <w:r>
              <w:t xml:space="preserve">See Basic value specification </w:t>
            </w:r>
            <w:hyperlink r:id="rId205"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204598EA" w14:textId="77777777" w:rsidR="00BE396E" w:rsidRDefault="00BE396E" w:rsidP="00BE396E">
            <w:pPr>
              <w:pStyle w:val="TableText"/>
            </w:pPr>
            <w:r>
              <w:t>Zeros</w:t>
            </w:r>
          </w:p>
        </w:tc>
        <w:tc>
          <w:tcPr>
            <w:tcW w:w="431" w:type="dxa"/>
          </w:tcPr>
          <w:p w14:paraId="290816DC" w14:textId="77777777" w:rsidR="00BE396E" w:rsidRDefault="00BE396E" w:rsidP="00BE396E">
            <w:pPr>
              <w:pStyle w:val="TableText"/>
            </w:pPr>
            <w:r>
              <w:t>-</w:t>
            </w:r>
          </w:p>
        </w:tc>
        <w:tc>
          <w:tcPr>
            <w:tcW w:w="431" w:type="dxa"/>
          </w:tcPr>
          <w:p w14:paraId="3661C532" w14:textId="77777777" w:rsidR="00BE396E" w:rsidRDefault="00BE396E" w:rsidP="00BE396E">
            <w:pPr>
              <w:pStyle w:val="TableText"/>
            </w:pPr>
            <w:r>
              <w:t>X</w:t>
            </w:r>
          </w:p>
        </w:tc>
        <w:tc>
          <w:tcPr>
            <w:tcW w:w="432" w:type="dxa"/>
          </w:tcPr>
          <w:p w14:paraId="5FD6EFBF" w14:textId="77777777" w:rsidR="00BE396E" w:rsidRDefault="00BE396E" w:rsidP="00BE396E">
            <w:pPr>
              <w:pStyle w:val="TableText"/>
            </w:pPr>
            <w:r>
              <w:t>X</w:t>
            </w:r>
          </w:p>
        </w:tc>
      </w:tr>
      <w:tr w:rsidR="00BE396E" w14:paraId="29221636" w14:textId="77777777" w:rsidTr="00006E83">
        <w:trPr>
          <w:cantSplit/>
          <w:jc w:val="center"/>
        </w:trPr>
        <w:tc>
          <w:tcPr>
            <w:tcW w:w="802" w:type="dxa"/>
            <w:tcMar>
              <w:left w:w="58" w:type="dxa"/>
              <w:right w:w="58" w:type="dxa"/>
            </w:tcMar>
          </w:tcPr>
          <w:p w14:paraId="54A1C482" w14:textId="514DE331" w:rsidR="00BE396E" w:rsidRDefault="00BE396E" w:rsidP="00BE396E">
            <w:pPr>
              <w:pStyle w:val="TableText"/>
            </w:pPr>
            <w:r>
              <w:t>585</w:t>
            </w:r>
            <w:r w:rsidR="00135F82">
              <w:t xml:space="preserve"> – </w:t>
            </w:r>
            <w:r>
              <w:t>586</w:t>
            </w:r>
          </w:p>
        </w:tc>
        <w:tc>
          <w:tcPr>
            <w:tcW w:w="2226" w:type="dxa"/>
            <w:tcMar>
              <w:left w:w="58" w:type="dxa"/>
              <w:right w:w="58" w:type="dxa"/>
            </w:tcMar>
          </w:tcPr>
          <w:p w14:paraId="5CFC8B76" w14:textId="77777777" w:rsidR="00BE396E" w:rsidRDefault="00BE396E" w:rsidP="00BE396E">
            <w:pPr>
              <w:pStyle w:val="TableText"/>
            </w:pPr>
            <w:r>
              <w:t>DETAIL NUMBER FOR LETTER (4,4)</w:t>
            </w:r>
          </w:p>
        </w:tc>
        <w:tc>
          <w:tcPr>
            <w:tcW w:w="2935" w:type="dxa"/>
            <w:tcMar>
              <w:left w:w="58" w:type="dxa"/>
              <w:right w:w="58" w:type="dxa"/>
            </w:tcMar>
          </w:tcPr>
          <w:p w14:paraId="5F7F1EB5" w14:textId="0B980A21" w:rsidR="00BE396E" w:rsidRDefault="00BE396E" w:rsidP="00BE396E">
            <w:pPr>
              <w:pStyle w:val="TableText"/>
            </w:pPr>
            <w:r>
              <w:t>:P:IDR-</w:t>
            </w:r>
            <w:hyperlink r:id="rId206" w:history="1">
              <w:r>
                <w:rPr>
                  <w:rStyle w:val="Hyperlink"/>
                </w:rPr>
                <w:t>ADS-DTL-NUM</w:t>
              </w:r>
            </w:hyperlink>
          </w:p>
        </w:tc>
        <w:tc>
          <w:tcPr>
            <w:tcW w:w="2849" w:type="dxa"/>
            <w:gridSpan w:val="2"/>
            <w:tcMar>
              <w:left w:w="58" w:type="dxa"/>
              <w:right w:w="58" w:type="dxa"/>
            </w:tcMar>
          </w:tcPr>
          <w:p w14:paraId="2AC9F4B9" w14:textId="77777777" w:rsidR="00BE396E" w:rsidRDefault="00BE396E" w:rsidP="00BE396E">
            <w:pPr>
              <w:pStyle w:val="TableText"/>
            </w:pPr>
            <w:r>
              <w:t>Letter Detail number</w:t>
            </w:r>
          </w:p>
          <w:p w14:paraId="20BE376C" w14:textId="77777777" w:rsidR="00BE396E" w:rsidRDefault="00BE396E" w:rsidP="00BE396E">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3C60F863" w14:textId="77777777" w:rsidR="00BE396E" w:rsidRDefault="00BE396E" w:rsidP="00BE396E">
            <w:pPr>
              <w:pStyle w:val="TableText"/>
              <w:rPr>
                <w:caps/>
              </w:rPr>
            </w:pPr>
            <w:r>
              <w:rPr>
                <w:caps/>
              </w:rPr>
              <w:t>2 C</w:t>
            </w:r>
          </w:p>
        </w:tc>
        <w:tc>
          <w:tcPr>
            <w:tcW w:w="2340" w:type="dxa"/>
            <w:tcMar>
              <w:left w:w="58" w:type="dxa"/>
              <w:right w:w="58" w:type="dxa"/>
            </w:tcMar>
          </w:tcPr>
          <w:p w14:paraId="6F25B2BF"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14473FDA" w14:textId="77777777" w:rsidR="00BE396E" w:rsidRDefault="00BE396E" w:rsidP="00BE396E">
            <w:pPr>
              <w:pStyle w:val="TableText"/>
            </w:pPr>
            <w:r>
              <w:t>Spaces</w:t>
            </w:r>
          </w:p>
        </w:tc>
        <w:tc>
          <w:tcPr>
            <w:tcW w:w="431" w:type="dxa"/>
          </w:tcPr>
          <w:p w14:paraId="0C69486B" w14:textId="77777777" w:rsidR="00BE396E" w:rsidRDefault="00BE396E" w:rsidP="00BE396E">
            <w:pPr>
              <w:pStyle w:val="TableText"/>
            </w:pPr>
            <w:r>
              <w:t>-</w:t>
            </w:r>
          </w:p>
        </w:tc>
        <w:tc>
          <w:tcPr>
            <w:tcW w:w="431" w:type="dxa"/>
          </w:tcPr>
          <w:p w14:paraId="3E0BE984" w14:textId="77777777" w:rsidR="00BE396E" w:rsidRDefault="00BE396E" w:rsidP="00BE396E">
            <w:pPr>
              <w:pStyle w:val="TableText"/>
            </w:pPr>
            <w:r>
              <w:t>X</w:t>
            </w:r>
          </w:p>
        </w:tc>
        <w:tc>
          <w:tcPr>
            <w:tcW w:w="432" w:type="dxa"/>
          </w:tcPr>
          <w:p w14:paraId="6A0A5314" w14:textId="77777777" w:rsidR="00BE396E" w:rsidRDefault="00BE396E" w:rsidP="00BE396E">
            <w:pPr>
              <w:pStyle w:val="TableText"/>
            </w:pPr>
            <w:r>
              <w:t>X</w:t>
            </w:r>
          </w:p>
        </w:tc>
      </w:tr>
      <w:tr w:rsidR="00BE396E" w14:paraId="00F7061B" w14:textId="77777777" w:rsidTr="00006E83">
        <w:trPr>
          <w:cantSplit/>
          <w:jc w:val="center"/>
        </w:trPr>
        <w:tc>
          <w:tcPr>
            <w:tcW w:w="802" w:type="dxa"/>
            <w:tcMar>
              <w:left w:w="58" w:type="dxa"/>
              <w:right w:w="58" w:type="dxa"/>
            </w:tcMar>
          </w:tcPr>
          <w:p w14:paraId="1BBAD755" w14:textId="2393B7DB" w:rsidR="00BE396E" w:rsidRDefault="00BE396E" w:rsidP="00BE396E">
            <w:pPr>
              <w:pStyle w:val="TableText"/>
            </w:pPr>
            <w:r>
              <w:t>587</w:t>
            </w:r>
            <w:r w:rsidR="00135F82">
              <w:t xml:space="preserve"> – </w:t>
            </w:r>
            <w:r>
              <w:t>589</w:t>
            </w:r>
          </w:p>
        </w:tc>
        <w:tc>
          <w:tcPr>
            <w:tcW w:w="2226" w:type="dxa"/>
            <w:tcMar>
              <w:left w:w="58" w:type="dxa"/>
              <w:right w:w="58" w:type="dxa"/>
            </w:tcMar>
          </w:tcPr>
          <w:p w14:paraId="69E396D1" w14:textId="77777777" w:rsidR="00BE396E" w:rsidRDefault="00BE396E" w:rsidP="00BE396E">
            <w:pPr>
              <w:pStyle w:val="TableText"/>
            </w:pPr>
            <w:r>
              <w:t>DETAIL MESSAGE NUMBER (4,4)</w:t>
            </w:r>
          </w:p>
        </w:tc>
        <w:tc>
          <w:tcPr>
            <w:tcW w:w="2935" w:type="dxa"/>
            <w:tcMar>
              <w:left w:w="58" w:type="dxa"/>
              <w:right w:w="58" w:type="dxa"/>
            </w:tcMar>
          </w:tcPr>
          <w:p w14:paraId="5B1DBFF1" w14:textId="5E3A983D" w:rsidR="00BE396E" w:rsidRDefault="00BE396E" w:rsidP="00BE396E">
            <w:pPr>
              <w:pStyle w:val="TableText"/>
            </w:pPr>
            <w:r>
              <w:t>:P:IDR-</w:t>
            </w:r>
            <w:hyperlink r:id="rId207" w:history="1">
              <w:r>
                <w:rPr>
                  <w:rStyle w:val="Hyperlink"/>
                </w:rPr>
                <w:t>ADS-MSG</w:t>
              </w:r>
            </w:hyperlink>
          </w:p>
        </w:tc>
        <w:tc>
          <w:tcPr>
            <w:tcW w:w="2849" w:type="dxa"/>
            <w:gridSpan w:val="2"/>
            <w:tcMar>
              <w:left w:w="58" w:type="dxa"/>
              <w:right w:w="58" w:type="dxa"/>
            </w:tcMar>
          </w:tcPr>
          <w:p w14:paraId="1F596F99" w14:textId="77777777" w:rsidR="00BE396E" w:rsidRDefault="00BE396E" w:rsidP="00BE396E">
            <w:pPr>
              <w:pStyle w:val="TableText"/>
            </w:pPr>
            <w:r>
              <w:t>Letter ADS message number</w:t>
            </w:r>
          </w:p>
          <w:p w14:paraId="3169EF43" w14:textId="77777777" w:rsidR="00CE3961" w:rsidRPr="00CE3961" w:rsidRDefault="00BE396E" w:rsidP="00CE3961">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CE3961">
              <w:rPr>
                <w:rFonts w:cs="Arial"/>
                <w:color w:val="000000"/>
              </w:rPr>
              <w:t xml:space="preserve"> </w:t>
            </w:r>
            <w:r w:rsidR="00CE3961" w:rsidRPr="00CE3961">
              <w:rPr>
                <w:rFonts w:cs="Arial"/>
                <w:color w:val="000000"/>
              </w:rPr>
              <w:t>Up to eight message codes can be entered with the detail number of which the question was asked. However, MCS only sends the first six to the IDR. The message codes correspond to questions that are asked regarding the detail. Detail number 00 means a question was asked about the claim instead of the detail. These field codes are used internally for identifying specific fields for claim processing.</w:t>
            </w:r>
          </w:p>
          <w:p w14:paraId="451AFB67" w14:textId="5D6A3EFD" w:rsidR="00BE396E" w:rsidRDefault="00CE3961" w:rsidP="00CE3961">
            <w:pPr>
              <w:pStyle w:val="TableText"/>
            </w:pPr>
            <w:r w:rsidRPr="00CE3961">
              <w:rPr>
                <w:rFonts w:cs="Arial"/>
                <w:color w:val="000000"/>
              </w:rPr>
              <w:t xml:space="preserve">On the </w:t>
            </w:r>
            <w:hyperlink r:id="rId208" w:history="1">
              <w:r w:rsidRPr="00CE3961">
                <w:rPr>
                  <w:rStyle w:val="Hyperlink"/>
                  <w:rFonts w:cs="Arial"/>
                </w:rPr>
                <w:t>H6</w:t>
              </w:r>
            </w:hyperlink>
            <w:r w:rsidRPr="00CE3961">
              <w:rPr>
                <w:rFonts w:cs="Arial"/>
                <w:color w:val="000000"/>
              </w:rPr>
              <w:t xml:space="preserve"> screen, this refers to the number of the ADS question asked on the claim header or detail.</w:t>
            </w:r>
          </w:p>
        </w:tc>
        <w:tc>
          <w:tcPr>
            <w:tcW w:w="1080" w:type="dxa"/>
            <w:tcMar>
              <w:left w:w="58" w:type="dxa"/>
              <w:right w:w="58" w:type="dxa"/>
            </w:tcMar>
          </w:tcPr>
          <w:p w14:paraId="372B6873" w14:textId="77777777" w:rsidR="00BE396E" w:rsidRDefault="00BE396E" w:rsidP="00BE396E">
            <w:pPr>
              <w:pStyle w:val="TableText"/>
              <w:rPr>
                <w:caps/>
              </w:rPr>
            </w:pPr>
            <w:r>
              <w:rPr>
                <w:caps/>
              </w:rPr>
              <w:t>3 N</w:t>
            </w:r>
          </w:p>
        </w:tc>
        <w:tc>
          <w:tcPr>
            <w:tcW w:w="2340" w:type="dxa"/>
            <w:tcMar>
              <w:left w:w="58" w:type="dxa"/>
              <w:right w:w="58" w:type="dxa"/>
            </w:tcMar>
          </w:tcPr>
          <w:p w14:paraId="1752C8F0" w14:textId="107DB3C3" w:rsidR="00BE396E" w:rsidRDefault="00BE396E" w:rsidP="006B0C44">
            <w:pPr>
              <w:pStyle w:val="TableText"/>
            </w:pPr>
            <w:r>
              <w:t xml:space="preserve">See Basic value specification </w:t>
            </w:r>
            <w:hyperlink r:id="rId209"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5DF36BC3" w14:textId="77777777" w:rsidR="00BE396E" w:rsidRDefault="00BE396E" w:rsidP="00BE396E">
            <w:pPr>
              <w:pStyle w:val="TableText"/>
            </w:pPr>
            <w:r>
              <w:t>Zeros</w:t>
            </w:r>
          </w:p>
        </w:tc>
        <w:tc>
          <w:tcPr>
            <w:tcW w:w="431" w:type="dxa"/>
          </w:tcPr>
          <w:p w14:paraId="5E7A0A1B" w14:textId="77777777" w:rsidR="00BE396E" w:rsidRDefault="00BE396E" w:rsidP="00BE396E">
            <w:pPr>
              <w:pStyle w:val="TableText"/>
            </w:pPr>
            <w:r>
              <w:t>-</w:t>
            </w:r>
          </w:p>
        </w:tc>
        <w:tc>
          <w:tcPr>
            <w:tcW w:w="431" w:type="dxa"/>
          </w:tcPr>
          <w:p w14:paraId="0AE287BA" w14:textId="77777777" w:rsidR="00BE396E" w:rsidRDefault="00BE396E" w:rsidP="00BE396E">
            <w:pPr>
              <w:pStyle w:val="TableText"/>
            </w:pPr>
            <w:r>
              <w:t>X</w:t>
            </w:r>
          </w:p>
        </w:tc>
        <w:tc>
          <w:tcPr>
            <w:tcW w:w="432" w:type="dxa"/>
          </w:tcPr>
          <w:p w14:paraId="2F7D9CD9" w14:textId="77777777" w:rsidR="00BE396E" w:rsidRDefault="00BE396E" w:rsidP="00BE396E">
            <w:pPr>
              <w:pStyle w:val="TableText"/>
            </w:pPr>
            <w:r>
              <w:t>X</w:t>
            </w:r>
          </w:p>
        </w:tc>
      </w:tr>
      <w:tr w:rsidR="00BE396E" w14:paraId="27A6BC67" w14:textId="77777777" w:rsidTr="00006E83">
        <w:trPr>
          <w:cantSplit/>
          <w:jc w:val="center"/>
        </w:trPr>
        <w:tc>
          <w:tcPr>
            <w:tcW w:w="802" w:type="dxa"/>
            <w:tcMar>
              <w:left w:w="58" w:type="dxa"/>
              <w:right w:w="58" w:type="dxa"/>
            </w:tcMar>
          </w:tcPr>
          <w:p w14:paraId="1AA457E2" w14:textId="1C49D640" w:rsidR="00BE396E" w:rsidRDefault="00BE396E" w:rsidP="00BE396E">
            <w:pPr>
              <w:pStyle w:val="TableText"/>
            </w:pPr>
            <w:r>
              <w:t>590</w:t>
            </w:r>
            <w:r w:rsidR="00135F82">
              <w:t xml:space="preserve"> – </w:t>
            </w:r>
            <w:r>
              <w:t>591</w:t>
            </w:r>
          </w:p>
        </w:tc>
        <w:tc>
          <w:tcPr>
            <w:tcW w:w="2226" w:type="dxa"/>
            <w:tcMar>
              <w:left w:w="58" w:type="dxa"/>
              <w:right w:w="58" w:type="dxa"/>
            </w:tcMar>
          </w:tcPr>
          <w:p w14:paraId="2DCC3712" w14:textId="77777777" w:rsidR="00BE396E" w:rsidRDefault="00BE396E" w:rsidP="00BE396E">
            <w:pPr>
              <w:pStyle w:val="TableText"/>
            </w:pPr>
            <w:r>
              <w:t>DETAIL NUMBER FOR LETTER (4,5)</w:t>
            </w:r>
          </w:p>
        </w:tc>
        <w:tc>
          <w:tcPr>
            <w:tcW w:w="2935" w:type="dxa"/>
            <w:tcMar>
              <w:left w:w="58" w:type="dxa"/>
              <w:right w:w="58" w:type="dxa"/>
            </w:tcMar>
          </w:tcPr>
          <w:p w14:paraId="0E696956" w14:textId="7E00A9EF" w:rsidR="00BE396E" w:rsidRDefault="00BE396E" w:rsidP="00BE396E">
            <w:pPr>
              <w:pStyle w:val="TableText"/>
            </w:pPr>
            <w:r>
              <w:t>:P:IDR-</w:t>
            </w:r>
            <w:hyperlink r:id="rId210" w:history="1">
              <w:r>
                <w:rPr>
                  <w:rStyle w:val="Hyperlink"/>
                </w:rPr>
                <w:t>ADS-DTL-NUM</w:t>
              </w:r>
            </w:hyperlink>
          </w:p>
        </w:tc>
        <w:tc>
          <w:tcPr>
            <w:tcW w:w="2849" w:type="dxa"/>
            <w:gridSpan w:val="2"/>
            <w:tcMar>
              <w:left w:w="58" w:type="dxa"/>
              <w:right w:w="58" w:type="dxa"/>
            </w:tcMar>
          </w:tcPr>
          <w:p w14:paraId="7CFAB9C4" w14:textId="77777777" w:rsidR="00BE396E" w:rsidRDefault="00BE396E" w:rsidP="00BE396E">
            <w:pPr>
              <w:pStyle w:val="TableText"/>
            </w:pPr>
            <w:r>
              <w:t>Letter Detail number</w:t>
            </w:r>
          </w:p>
          <w:p w14:paraId="39B596E1" w14:textId="77777777" w:rsidR="00BE396E" w:rsidRDefault="00BE396E" w:rsidP="00BE396E">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066A0730" w14:textId="77777777" w:rsidR="00BE396E" w:rsidRDefault="00BE396E" w:rsidP="00BE396E">
            <w:pPr>
              <w:pStyle w:val="TableText"/>
              <w:rPr>
                <w:caps/>
              </w:rPr>
            </w:pPr>
            <w:r>
              <w:rPr>
                <w:caps/>
              </w:rPr>
              <w:t>2 C</w:t>
            </w:r>
          </w:p>
        </w:tc>
        <w:tc>
          <w:tcPr>
            <w:tcW w:w="2340" w:type="dxa"/>
            <w:tcMar>
              <w:left w:w="58" w:type="dxa"/>
              <w:right w:w="58" w:type="dxa"/>
            </w:tcMar>
          </w:tcPr>
          <w:p w14:paraId="2CA280EC"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7138B852" w14:textId="77777777" w:rsidR="00BE396E" w:rsidRDefault="00BE396E" w:rsidP="00BE396E">
            <w:pPr>
              <w:pStyle w:val="TableText"/>
            </w:pPr>
            <w:r>
              <w:t>Spaces</w:t>
            </w:r>
          </w:p>
        </w:tc>
        <w:tc>
          <w:tcPr>
            <w:tcW w:w="431" w:type="dxa"/>
          </w:tcPr>
          <w:p w14:paraId="280412C8" w14:textId="77777777" w:rsidR="00BE396E" w:rsidRDefault="00BE396E" w:rsidP="00BE396E">
            <w:pPr>
              <w:pStyle w:val="TableText"/>
            </w:pPr>
            <w:r>
              <w:t>-</w:t>
            </w:r>
          </w:p>
        </w:tc>
        <w:tc>
          <w:tcPr>
            <w:tcW w:w="431" w:type="dxa"/>
          </w:tcPr>
          <w:p w14:paraId="3F515933" w14:textId="77777777" w:rsidR="00BE396E" w:rsidRDefault="00BE396E" w:rsidP="00BE396E">
            <w:pPr>
              <w:pStyle w:val="TableText"/>
            </w:pPr>
            <w:r>
              <w:t>X</w:t>
            </w:r>
          </w:p>
        </w:tc>
        <w:tc>
          <w:tcPr>
            <w:tcW w:w="432" w:type="dxa"/>
          </w:tcPr>
          <w:p w14:paraId="2ED7CB80" w14:textId="77777777" w:rsidR="00BE396E" w:rsidRDefault="00BE396E" w:rsidP="00BE396E">
            <w:pPr>
              <w:pStyle w:val="TableText"/>
            </w:pPr>
            <w:r>
              <w:t>X</w:t>
            </w:r>
          </w:p>
        </w:tc>
      </w:tr>
      <w:tr w:rsidR="00BE396E" w14:paraId="6E524DE9" w14:textId="77777777" w:rsidTr="00006E83">
        <w:trPr>
          <w:cantSplit/>
          <w:jc w:val="center"/>
        </w:trPr>
        <w:tc>
          <w:tcPr>
            <w:tcW w:w="802" w:type="dxa"/>
            <w:tcMar>
              <w:left w:w="58" w:type="dxa"/>
              <w:right w:w="58" w:type="dxa"/>
            </w:tcMar>
          </w:tcPr>
          <w:p w14:paraId="42967929" w14:textId="2400DB92" w:rsidR="00BE396E" w:rsidRDefault="00BE396E" w:rsidP="00BE396E">
            <w:pPr>
              <w:pStyle w:val="TableText"/>
            </w:pPr>
            <w:r>
              <w:t>592</w:t>
            </w:r>
            <w:r w:rsidR="00135F82">
              <w:t xml:space="preserve"> – </w:t>
            </w:r>
            <w:r>
              <w:t>594</w:t>
            </w:r>
          </w:p>
        </w:tc>
        <w:tc>
          <w:tcPr>
            <w:tcW w:w="2226" w:type="dxa"/>
            <w:tcMar>
              <w:left w:w="58" w:type="dxa"/>
              <w:right w:w="58" w:type="dxa"/>
            </w:tcMar>
          </w:tcPr>
          <w:p w14:paraId="21B2E726" w14:textId="77777777" w:rsidR="00BE396E" w:rsidRDefault="00BE396E" w:rsidP="00BE396E">
            <w:pPr>
              <w:pStyle w:val="TableText"/>
            </w:pPr>
            <w:r>
              <w:t>DETAIL MESSAGE NUMBER (4,5)</w:t>
            </w:r>
          </w:p>
        </w:tc>
        <w:tc>
          <w:tcPr>
            <w:tcW w:w="2935" w:type="dxa"/>
            <w:tcMar>
              <w:left w:w="58" w:type="dxa"/>
              <w:right w:w="58" w:type="dxa"/>
            </w:tcMar>
          </w:tcPr>
          <w:p w14:paraId="675A5AB2" w14:textId="3A1FBEA3" w:rsidR="00BE396E" w:rsidRDefault="00BE396E" w:rsidP="00BE396E">
            <w:pPr>
              <w:pStyle w:val="TableText"/>
            </w:pPr>
            <w:r>
              <w:t>:P:IDR-</w:t>
            </w:r>
            <w:hyperlink r:id="rId211" w:history="1">
              <w:r>
                <w:rPr>
                  <w:rStyle w:val="Hyperlink"/>
                </w:rPr>
                <w:t>ADS-MSG</w:t>
              </w:r>
            </w:hyperlink>
          </w:p>
        </w:tc>
        <w:tc>
          <w:tcPr>
            <w:tcW w:w="2849" w:type="dxa"/>
            <w:gridSpan w:val="2"/>
            <w:tcMar>
              <w:left w:w="58" w:type="dxa"/>
              <w:right w:w="58" w:type="dxa"/>
            </w:tcMar>
          </w:tcPr>
          <w:p w14:paraId="105639DB" w14:textId="77777777" w:rsidR="00BE396E" w:rsidRDefault="00BE396E" w:rsidP="00BE396E">
            <w:pPr>
              <w:pStyle w:val="TableText"/>
            </w:pPr>
            <w:r>
              <w:t>Letter ADS message number</w:t>
            </w:r>
          </w:p>
          <w:p w14:paraId="6DDFB1D6" w14:textId="77777777" w:rsidR="005F6A8B" w:rsidRPr="005F6A8B" w:rsidRDefault="00BE396E" w:rsidP="005F6A8B">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5F6A8B">
              <w:rPr>
                <w:rFonts w:cs="Arial"/>
                <w:color w:val="000000"/>
              </w:rPr>
              <w:t xml:space="preserve"> </w:t>
            </w:r>
            <w:r w:rsidR="005F6A8B" w:rsidRPr="005F6A8B">
              <w:rPr>
                <w:rFonts w:cs="Arial"/>
                <w:color w:val="000000"/>
              </w:rPr>
              <w:t>Up to eight message codes can be entered with the detail number of which the question was asked. However, MCS only sends the first six to the IDR. The message codes correspond to questions that are asked regarding the detail. Detail number 00 means a question was asked about the claim instead of the detail. These field codes are used internally for identifying specific fields for claim processing.</w:t>
            </w:r>
          </w:p>
          <w:p w14:paraId="56F63C35" w14:textId="534D6FA8" w:rsidR="00BE396E" w:rsidRDefault="005F6A8B" w:rsidP="005F6A8B">
            <w:pPr>
              <w:pStyle w:val="TableText"/>
            </w:pPr>
            <w:r w:rsidRPr="005F6A8B">
              <w:rPr>
                <w:rFonts w:cs="Arial"/>
                <w:color w:val="000000"/>
              </w:rPr>
              <w:t xml:space="preserve">On the </w:t>
            </w:r>
            <w:hyperlink r:id="rId212" w:history="1">
              <w:r w:rsidRPr="005F6A8B">
                <w:rPr>
                  <w:rStyle w:val="Hyperlink"/>
                  <w:rFonts w:cs="Arial"/>
                </w:rPr>
                <w:t>H6</w:t>
              </w:r>
            </w:hyperlink>
            <w:r w:rsidRPr="005F6A8B">
              <w:rPr>
                <w:rFonts w:cs="Arial"/>
                <w:color w:val="000000"/>
              </w:rPr>
              <w:t xml:space="preserve"> screen, this refers to the number of the ADS question asked on the claim header or detail.</w:t>
            </w:r>
          </w:p>
        </w:tc>
        <w:tc>
          <w:tcPr>
            <w:tcW w:w="1080" w:type="dxa"/>
            <w:tcMar>
              <w:left w:w="58" w:type="dxa"/>
              <w:right w:w="58" w:type="dxa"/>
            </w:tcMar>
          </w:tcPr>
          <w:p w14:paraId="3F709931" w14:textId="77777777" w:rsidR="00BE396E" w:rsidRDefault="00BE396E" w:rsidP="00BE396E">
            <w:pPr>
              <w:pStyle w:val="TableText"/>
              <w:rPr>
                <w:caps/>
              </w:rPr>
            </w:pPr>
            <w:r>
              <w:rPr>
                <w:caps/>
              </w:rPr>
              <w:t>3 N</w:t>
            </w:r>
          </w:p>
        </w:tc>
        <w:tc>
          <w:tcPr>
            <w:tcW w:w="2340" w:type="dxa"/>
            <w:tcMar>
              <w:left w:w="58" w:type="dxa"/>
              <w:right w:w="58" w:type="dxa"/>
            </w:tcMar>
          </w:tcPr>
          <w:p w14:paraId="5DB1C1C5" w14:textId="7FE999F5" w:rsidR="00BE396E" w:rsidRDefault="00BE396E" w:rsidP="006B0C44">
            <w:pPr>
              <w:pStyle w:val="TableText"/>
            </w:pPr>
            <w:r>
              <w:t xml:space="preserve">See Basic value specification </w:t>
            </w:r>
            <w:hyperlink r:id="rId213"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07637BA9" w14:textId="77777777" w:rsidR="00BE396E" w:rsidRDefault="00BE396E" w:rsidP="00BE396E">
            <w:pPr>
              <w:pStyle w:val="TableText"/>
            </w:pPr>
            <w:r>
              <w:t>Zeros</w:t>
            </w:r>
          </w:p>
        </w:tc>
        <w:tc>
          <w:tcPr>
            <w:tcW w:w="431" w:type="dxa"/>
          </w:tcPr>
          <w:p w14:paraId="0E8BB4C0" w14:textId="77777777" w:rsidR="00BE396E" w:rsidRDefault="00BE396E" w:rsidP="00BE396E">
            <w:pPr>
              <w:pStyle w:val="TableText"/>
            </w:pPr>
            <w:r>
              <w:t>-</w:t>
            </w:r>
          </w:p>
        </w:tc>
        <w:tc>
          <w:tcPr>
            <w:tcW w:w="431" w:type="dxa"/>
          </w:tcPr>
          <w:p w14:paraId="20A1DFA0" w14:textId="77777777" w:rsidR="00BE396E" w:rsidRDefault="00BE396E" w:rsidP="00BE396E">
            <w:pPr>
              <w:pStyle w:val="TableText"/>
            </w:pPr>
            <w:r>
              <w:t>X</w:t>
            </w:r>
          </w:p>
        </w:tc>
        <w:tc>
          <w:tcPr>
            <w:tcW w:w="432" w:type="dxa"/>
          </w:tcPr>
          <w:p w14:paraId="7D0CC79A" w14:textId="77777777" w:rsidR="00BE396E" w:rsidRDefault="00BE396E" w:rsidP="00BE396E">
            <w:pPr>
              <w:pStyle w:val="TableText"/>
            </w:pPr>
            <w:r>
              <w:t>X</w:t>
            </w:r>
          </w:p>
        </w:tc>
      </w:tr>
      <w:tr w:rsidR="00BE396E" w14:paraId="1D781CB9" w14:textId="77777777" w:rsidTr="00006E83">
        <w:trPr>
          <w:cantSplit/>
          <w:jc w:val="center"/>
        </w:trPr>
        <w:tc>
          <w:tcPr>
            <w:tcW w:w="802" w:type="dxa"/>
            <w:tcMar>
              <w:left w:w="58" w:type="dxa"/>
              <w:right w:w="58" w:type="dxa"/>
            </w:tcMar>
          </w:tcPr>
          <w:p w14:paraId="4CA2AE49" w14:textId="2C30ECE3" w:rsidR="00BE396E" w:rsidRDefault="00BE396E" w:rsidP="00BE396E">
            <w:pPr>
              <w:pStyle w:val="TableText"/>
            </w:pPr>
            <w:r>
              <w:t>595</w:t>
            </w:r>
            <w:r w:rsidR="00135F82">
              <w:t xml:space="preserve"> – </w:t>
            </w:r>
            <w:r>
              <w:t>596</w:t>
            </w:r>
          </w:p>
        </w:tc>
        <w:tc>
          <w:tcPr>
            <w:tcW w:w="2226" w:type="dxa"/>
            <w:tcMar>
              <w:left w:w="58" w:type="dxa"/>
              <w:right w:w="58" w:type="dxa"/>
            </w:tcMar>
          </w:tcPr>
          <w:p w14:paraId="18050229" w14:textId="77777777" w:rsidR="00BE396E" w:rsidRDefault="00BE396E" w:rsidP="00BE396E">
            <w:pPr>
              <w:pStyle w:val="TableText"/>
            </w:pPr>
            <w:r>
              <w:t>DETAIL NUMBER FOR LETTER (4,6)</w:t>
            </w:r>
          </w:p>
        </w:tc>
        <w:tc>
          <w:tcPr>
            <w:tcW w:w="2935" w:type="dxa"/>
            <w:tcMar>
              <w:left w:w="58" w:type="dxa"/>
              <w:right w:w="58" w:type="dxa"/>
            </w:tcMar>
          </w:tcPr>
          <w:p w14:paraId="133097FE" w14:textId="67E3280D" w:rsidR="00BE396E" w:rsidRDefault="00BE396E" w:rsidP="00BE396E">
            <w:pPr>
              <w:pStyle w:val="TableText"/>
            </w:pPr>
            <w:r>
              <w:t>:P:IDR-</w:t>
            </w:r>
            <w:hyperlink r:id="rId214" w:history="1">
              <w:r>
                <w:rPr>
                  <w:rStyle w:val="Hyperlink"/>
                </w:rPr>
                <w:t>ADS-DTL-NUM</w:t>
              </w:r>
            </w:hyperlink>
          </w:p>
        </w:tc>
        <w:tc>
          <w:tcPr>
            <w:tcW w:w="2849" w:type="dxa"/>
            <w:gridSpan w:val="2"/>
            <w:tcMar>
              <w:left w:w="58" w:type="dxa"/>
              <w:right w:w="58" w:type="dxa"/>
            </w:tcMar>
          </w:tcPr>
          <w:p w14:paraId="4A43AE7C" w14:textId="77777777" w:rsidR="00BE396E" w:rsidRDefault="00BE396E" w:rsidP="00BE396E">
            <w:pPr>
              <w:pStyle w:val="TableText"/>
            </w:pPr>
            <w:r>
              <w:t>Letter Detail number</w:t>
            </w:r>
          </w:p>
          <w:p w14:paraId="2189A244" w14:textId="0F5479D7" w:rsidR="00BE396E" w:rsidRDefault="00BE396E" w:rsidP="006B0C44">
            <w:pPr>
              <w:pStyle w:val="TableText"/>
            </w:pPr>
            <w:r w:rsidRPr="00407BE9">
              <w:rPr>
                <w:rFonts w:cs="Arial"/>
                <w:color w:val="000000"/>
              </w:rPr>
              <w:t>Specifies which detail number on the claim for which an ADS letter was processed.</w:t>
            </w:r>
          </w:p>
        </w:tc>
        <w:tc>
          <w:tcPr>
            <w:tcW w:w="1080" w:type="dxa"/>
            <w:tcMar>
              <w:left w:w="58" w:type="dxa"/>
              <w:right w:w="58" w:type="dxa"/>
            </w:tcMar>
          </w:tcPr>
          <w:p w14:paraId="3822CEAA" w14:textId="77777777" w:rsidR="00BE396E" w:rsidRDefault="00BE396E" w:rsidP="00BE396E">
            <w:pPr>
              <w:pStyle w:val="TableText"/>
              <w:rPr>
                <w:caps/>
              </w:rPr>
            </w:pPr>
            <w:r>
              <w:rPr>
                <w:caps/>
              </w:rPr>
              <w:t>2 C</w:t>
            </w:r>
          </w:p>
        </w:tc>
        <w:tc>
          <w:tcPr>
            <w:tcW w:w="2340" w:type="dxa"/>
            <w:tcMar>
              <w:left w:w="58" w:type="dxa"/>
              <w:right w:w="58" w:type="dxa"/>
            </w:tcMar>
          </w:tcPr>
          <w:p w14:paraId="2A5F1FEF" w14:textId="77777777" w:rsidR="00BE396E" w:rsidRDefault="00BE396E" w:rsidP="00BE396E">
            <w:pPr>
              <w:pStyle w:val="TableText"/>
            </w:pPr>
            <w:r>
              <w:t>Detail # on claim for which an ADS was processed; ’00’ is used for header letters.</w:t>
            </w:r>
          </w:p>
        </w:tc>
        <w:tc>
          <w:tcPr>
            <w:tcW w:w="858" w:type="dxa"/>
            <w:tcMar>
              <w:left w:w="58" w:type="dxa"/>
              <w:right w:w="58" w:type="dxa"/>
            </w:tcMar>
          </w:tcPr>
          <w:p w14:paraId="1E58D4F0" w14:textId="77777777" w:rsidR="00BE396E" w:rsidRDefault="00BE396E" w:rsidP="00BE396E">
            <w:pPr>
              <w:pStyle w:val="TableText"/>
            </w:pPr>
            <w:r>
              <w:t>Spaces</w:t>
            </w:r>
          </w:p>
        </w:tc>
        <w:tc>
          <w:tcPr>
            <w:tcW w:w="431" w:type="dxa"/>
          </w:tcPr>
          <w:p w14:paraId="50EDCF1B" w14:textId="77777777" w:rsidR="00BE396E" w:rsidRDefault="00BE396E" w:rsidP="00BE396E">
            <w:pPr>
              <w:pStyle w:val="TableText"/>
            </w:pPr>
            <w:r>
              <w:t>-</w:t>
            </w:r>
          </w:p>
        </w:tc>
        <w:tc>
          <w:tcPr>
            <w:tcW w:w="431" w:type="dxa"/>
          </w:tcPr>
          <w:p w14:paraId="4E2F296E" w14:textId="77777777" w:rsidR="00BE396E" w:rsidRDefault="00BE396E" w:rsidP="00BE396E">
            <w:pPr>
              <w:pStyle w:val="TableText"/>
            </w:pPr>
            <w:r>
              <w:t>X</w:t>
            </w:r>
          </w:p>
        </w:tc>
        <w:tc>
          <w:tcPr>
            <w:tcW w:w="432" w:type="dxa"/>
          </w:tcPr>
          <w:p w14:paraId="02554D03" w14:textId="77777777" w:rsidR="00BE396E" w:rsidRDefault="00BE396E" w:rsidP="00BE396E">
            <w:pPr>
              <w:pStyle w:val="TableText"/>
            </w:pPr>
            <w:r>
              <w:t>X</w:t>
            </w:r>
          </w:p>
        </w:tc>
      </w:tr>
      <w:tr w:rsidR="00BE396E" w14:paraId="088630D0" w14:textId="77777777" w:rsidTr="00006E83">
        <w:trPr>
          <w:cantSplit/>
          <w:jc w:val="center"/>
        </w:trPr>
        <w:tc>
          <w:tcPr>
            <w:tcW w:w="802" w:type="dxa"/>
            <w:tcMar>
              <w:left w:w="58" w:type="dxa"/>
              <w:right w:w="58" w:type="dxa"/>
            </w:tcMar>
          </w:tcPr>
          <w:p w14:paraId="23F29444" w14:textId="50B9220C" w:rsidR="00BE396E" w:rsidRDefault="00BE396E" w:rsidP="00BE396E">
            <w:pPr>
              <w:pStyle w:val="TableText"/>
            </w:pPr>
            <w:r>
              <w:t>597</w:t>
            </w:r>
            <w:r w:rsidR="00135F82">
              <w:t xml:space="preserve"> – </w:t>
            </w:r>
            <w:r>
              <w:t>599</w:t>
            </w:r>
          </w:p>
        </w:tc>
        <w:tc>
          <w:tcPr>
            <w:tcW w:w="2226" w:type="dxa"/>
            <w:tcMar>
              <w:left w:w="58" w:type="dxa"/>
              <w:right w:w="58" w:type="dxa"/>
            </w:tcMar>
          </w:tcPr>
          <w:p w14:paraId="2C2EC1E1" w14:textId="77777777" w:rsidR="00BE396E" w:rsidRDefault="00BE396E" w:rsidP="00BE396E">
            <w:pPr>
              <w:pStyle w:val="TableText"/>
            </w:pPr>
            <w:r>
              <w:t>DETAIL MESSAGE NUMBER (4,6)</w:t>
            </w:r>
          </w:p>
        </w:tc>
        <w:tc>
          <w:tcPr>
            <w:tcW w:w="2935" w:type="dxa"/>
            <w:tcMar>
              <w:left w:w="58" w:type="dxa"/>
              <w:right w:w="58" w:type="dxa"/>
            </w:tcMar>
          </w:tcPr>
          <w:p w14:paraId="18D0B207" w14:textId="43A39C55" w:rsidR="00BE396E" w:rsidRDefault="00BE396E" w:rsidP="00BE396E">
            <w:pPr>
              <w:pStyle w:val="TableText"/>
            </w:pPr>
            <w:r>
              <w:t>:P:IDR-</w:t>
            </w:r>
            <w:hyperlink r:id="rId215" w:history="1">
              <w:r>
                <w:rPr>
                  <w:rStyle w:val="Hyperlink"/>
                </w:rPr>
                <w:t>ADS-MSG</w:t>
              </w:r>
            </w:hyperlink>
          </w:p>
        </w:tc>
        <w:tc>
          <w:tcPr>
            <w:tcW w:w="2849" w:type="dxa"/>
            <w:gridSpan w:val="2"/>
            <w:tcMar>
              <w:left w:w="58" w:type="dxa"/>
              <w:right w:w="58" w:type="dxa"/>
            </w:tcMar>
          </w:tcPr>
          <w:p w14:paraId="194A6F7E" w14:textId="77777777" w:rsidR="00BE396E" w:rsidRDefault="00BE396E" w:rsidP="00BE396E">
            <w:pPr>
              <w:pStyle w:val="TableText"/>
            </w:pPr>
            <w:r>
              <w:t>Letter ADS message number</w:t>
            </w:r>
          </w:p>
          <w:p w14:paraId="1F24B8BC" w14:textId="77777777" w:rsidR="005F6A8B" w:rsidRDefault="00BE396E" w:rsidP="005F6A8B">
            <w:pPr>
              <w:pStyle w:val="TableText"/>
              <w:rPr>
                <w:rFonts w:cs="Arial"/>
                <w:color w:val="000000"/>
              </w:rPr>
            </w:pPr>
            <w:r w:rsidRPr="009051DF">
              <w:rPr>
                <w:rFonts w:cs="Arial"/>
                <w:color w:val="000000"/>
              </w:rPr>
              <w:t xml:space="preserve">In order to provide special processing for ADS, some of the ADS questions are hard-coded within MCS and must be used for the same purpose by all </w:t>
            </w:r>
            <w:r>
              <w:t>MAC</w:t>
            </w:r>
            <w:r w:rsidRPr="009051DF">
              <w:rPr>
                <w:rFonts w:cs="Arial"/>
                <w:color w:val="000000"/>
              </w:rPr>
              <w:t>s. Claims producing ADS letters containing at least one of the following messages are sent to location 014 and are sorted separately from other ADS letters.</w:t>
            </w:r>
            <w:r w:rsidR="005F6A8B">
              <w:rPr>
                <w:rFonts w:cs="Arial"/>
                <w:color w:val="000000"/>
              </w:rPr>
              <w:t xml:space="preserve"> </w:t>
            </w:r>
            <w:r w:rsidR="005F6A8B" w:rsidRPr="009051DF">
              <w:rPr>
                <w:rFonts w:cs="Arial"/>
                <w:color w:val="000000"/>
              </w:rPr>
              <w:t xml:space="preserve">Up to </w:t>
            </w:r>
            <w:r w:rsidR="005F6A8B">
              <w:rPr>
                <w:rFonts w:cs="Arial"/>
                <w:color w:val="000000"/>
              </w:rPr>
              <w:t>eight</w:t>
            </w:r>
            <w:r w:rsidR="005F6A8B" w:rsidRPr="009051DF">
              <w:rPr>
                <w:rFonts w:cs="Arial"/>
                <w:color w:val="000000"/>
              </w:rPr>
              <w:t xml:space="preserve"> message codes can be entered with the detail number of which the question was asked. </w:t>
            </w:r>
            <w:r w:rsidR="005F6A8B">
              <w:t xml:space="preserve">However, MCS only sends the first six to the IDR. </w:t>
            </w:r>
            <w:r w:rsidR="005F6A8B" w:rsidRPr="009051DF">
              <w:rPr>
                <w:rFonts w:cs="Arial"/>
                <w:color w:val="000000"/>
              </w:rPr>
              <w:t>The message codes correspond to questions that are asked regarding the detail. Detail number 00 means a question was asked about the claim instead of the detail. These field codes are used internally for identifying specific fields for claim processing.</w:t>
            </w:r>
          </w:p>
          <w:p w14:paraId="57A3EA0C" w14:textId="09BDF9FE" w:rsidR="00BE396E" w:rsidRDefault="005F6A8B" w:rsidP="005F6A8B">
            <w:pPr>
              <w:pStyle w:val="TableText"/>
            </w:pPr>
            <w:r w:rsidRPr="009051DF">
              <w:rPr>
                <w:rFonts w:cs="Arial"/>
                <w:color w:val="000000"/>
              </w:rPr>
              <w:t xml:space="preserve">On the </w:t>
            </w:r>
            <w:hyperlink r:id="rId216" w:history="1">
              <w:r w:rsidRPr="00260D9D">
                <w:rPr>
                  <w:rStyle w:val="Hyperlink"/>
                  <w:rFonts w:cs="Arial"/>
                </w:rPr>
                <w:t>H6</w:t>
              </w:r>
            </w:hyperlink>
            <w:r w:rsidRPr="009051DF">
              <w:rPr>
                <w:rFonts w:cs="Arial"/>
                <w:color w:val="000000"/>
              </w:rPr>
              <w:t xml:space="preserve"> screen, this refers to the number of the ADS question asked on the claim header or detail.</w:t>
            </w:r>
          </w:p>
        </w:tc>
        <w:tc>
          <w:tcPr>
            <w:tcW w:w="1080" w:type="dxa"/>
            <w:tcMar>
              <w:left w:w="58" w:type="dxa"/>
              <w:right w:w="58" w:type="dxa"/>
            </w:tcMar>
          </w:tcPr>
          <w:p w14:paraId="4656ADD1" w14:textId="77777777" w:rsidR="00BE396E" w:rsidRDefault="00BE396E" w:rsidP="00BE396E">
            <w:pPr>
              <w:pStyle w:val="TableText"/>
              <w:rPr>
                <w:caps/>
              </w:rPr>
            </w:pPr>
            <w:r>
              <w:rPr>
                <w:caps/>
              </w:rPr>
              <w:t>3 N</w:t>
            </w:r>
          </w:p>
        </w:tc>
        <w:tc>
          <w:tcPr>
            <w:tcW w:w="2340" w:type="dxa"/>
            <w:tcMar>
              <w:left w:w="58" w:type="dxa"/>
              <w:right w:w="58" w:type="dxa"/>
            </w:tcMar>
          </w:tcPr>
          <w:p w14:paraId="06571481" w14:textId="34DD202A" w:rsidR="00BE396E" w:rsidRDefault="00BE396E" w:rsidP="006B0C44">
            <w:pPr>
              <w:pStyle w:val="TableText"/>
            </w:pPr>
            <w:r>
              <w:t xml:space="preserve">See Basic value specification </w:t>
            </w:r>
            <w:hyperlink r:id="rId217" w:history="1">
              <w:r>
                <w:rPr>
                  <w:rStyle w:val="Hyperlink"/>
                  <w:rFonts w:cs="Courier New"/>
                  <w:szCs w:val="16"/>
                </w:rPr>
                <w:t>S0126000</w:t>
              </w:r>
            </w:hyperlink>
            <w:r>
              <w:t>. These documents describe the ADS message numbers and the messages that go with the numbers.</w:t>
            </w:r>
          </w:p>
        </w:tc>
        <w:tc>
          <w:tcPr>
            <w:tcW w:w="858" w:type="dxa"/>
            <w:tcMar>
              <w:left w:w="58" w:type="dxa"/>
              <w:right w:w="58" w:type="dxa"/>
            </w:tcMar>
          </w:tcPr>
          <w:p w14:paraId="55BA49B7" w14:textId="77777777" w:rsidR="00BE396E" w:rsidRDefault="00BE396E" w:rsidP="00BE396E">
            <w:pPr>
              <w:pStyle w:val="TableText"/>
            </w:pPr>
            <w:r>
              <w:t>Zeros</w:t>
            </w:r>
          </w:p>
        </w:tc>
        <w:tc>
          <w:tcPr>
            <w:tcW w:w="431" w:type="dxa"/>
          </w:tcPr>
          <w:p w14:paraId="66AADBCD" w14:textId="77777777" w:rsidR="00BE396E" w:rsidRDefault="00BE396E" w:rsidP="00BE396E">
            <w:pPr>
              <w:pStyle w:val="TableText"/>
            </w:pPr>
            <w:r>
              <w:t>-</w:t>
            </w:r>
          </w:p>
        </w:tc>
        <w:tc>
          <w:tcPr>
            <w:tcW w:w="431" w:type="dxa"/>
          </w:tcPr>
          <w:p w14:paraId="43BF3E02" w14:textId="77777777" w:rsidR="00BE396E" w:rsidRDefault="00BE396E" w:rsidP="00BE396E">
            <w:pPr>
              <w:pStyle w:val="TableText"/>
            </w:pPr>
            <w:r>
              <w:t>X</w:t>
            </w:r>
          </w:p>
        </w:tc>
        <w:tc>
          <w:tcPr>
            <w:tcW w:w="432" w:type="dxa"/>
          </w:tcPr>
          <w:p w14:paraId="1ABABA35" w14:textId="77777777" w:rsidR="00BE396E" w:rsidRDefault="00BE396E" w:rsidP="00BE396E">
            <w:pPr>
              <w:pStyle w:val="TableText"/>
            </w:pPr>
            <w:r>
              <w:t>X</w:t>
            </w:r>
          </w:p>
        </w:tc>
      </w:tr>
      <w:tr w:rsidR="00BE396E" w14:paraId="5BDB0BB8" w14:textId="77777777" w:rsidTr="00006E83">
        <w:trPr>
          <w:cantSplit/>
          <w:jc w:val="center"/>
        </w:trPr>
        <w:tc>
          <w:tcPr>
            <w:tcW w:w="802" w:type="dxa"/>
            <w:tcMar>
              <w:left w:w="58" w:type="dxa"/>
              <w:right w:w="58" w:type="dxa"/>
            </w:tcMar>
          </w:tcPr>
          <w:p w14:paraId="4AC02D37" w14:textId="5EEFACED" w:rsidR="00BE396E" w:rsidRDefault="00BE396E" w:rsidP="00BE396E">
            <w:pPr>
              <w:pStyle w:val="TableText"/>
            </w:pPr>
            <w:r>
              <w:t>600</w:t>
            </w:r>
            <w:r w:rsidR="00135F82">
              <w:t xml:space="preserve"> – </w:t>
            </w:r>
            <w:r>
              <w:t>609</w:t>
            </w:r>
          </w:p>
        </w:tc>
        <w:tc>
          <w:tcPr>
            <w:tcW w:w="2226" w:type="dxa"/>
            <w:tcMar>
              <w:left w:w="58" w:type="dxa"/>
              <w:right w:w="58" w:type="dxa"/>
            </w:tcMar>
          </w:tcPr>
          <w:p w14:paraId="49936594" w14:textId="77777777" w:rsidR="00BE396E" w:rsidRDefault="00BE396E" w:rsidP="00BE396E">
            <w:pPr>
              <w:pStyle w:val="TableText"/>
            </w:pPr>
            <w:r>
              <w:t>EXTERNAL PROVIDER NUMBER</w:t>
            </w:r>
          </w:p>
        </w:tc>
        <w:tc>
          <w:tcPr>
            <w:tcW w:w="2935" w:type="dxa"/>
            <w:tcMar>
              <w:left w:w="58" w:type="dxa"/>
              <w:right w:w="58" w:type="dxa"/>
            </w:tcMar>
          </w:tcPr>
          <w:p w14:paraId="36ACCD5C" w14:textId="66CD4F46" w:rsidR="00BE396E" w:rsidRDefault="00BE396E" w:rsidP="00BE396E">
            <w:pPr>
              <w:pStyle w:val="TableText"/>
            </w:pPr>
            <w:r>
              <w:t>:P:IDR-</w:t>
            </w:r>
            <w:hyperlink r:id="rId218" w:history="1">
              <w:r>
                <w:rPr>
                  <w:rStyle w:val="Hyperlink"/>
                </w:rPr>
                <w:t>EXT-PROV-NUM</w:t>
              </w:r>
            </w:hyperlink>
          </w:p>
        </w:tc>
        <w:tc>
          <w:tcPr>
            <w:tcW w:w="2849" w:type="dxa"/>
            <w:gridSpan w:val="2"/>
            <w:tcMar>
              <w:left w:w="58" w:type="dxa"/>
              <w:right w:w="58" w:type="dxa"/>
            </w:tcMar>
          </w:tcPr>
          <w:p w14:paraId="1E4F2029" w14:textId="77777777" w:rsidR="00BE396E" w:rsidRDefault="00BE396E" w:rsidP="00BE396E">
            <w:pPr>
              <w:pStyle w:val="TableText"/>
            </w:pPr>
            <w:r>
              <w:t xml:space="preserve">External provider number </w:t>
            </w:r>
          </w:p>
        </w:tc>
        <w:tc>
          <w:tcPr>
            <w:tcW w:w="1080" w:type="dxa"/>
            <w:tcMar>
              <w:left w:w="58" w:type="dxa"/>
              <w:right w:w="58" w:type="dxa"/>
            </w:tcMar>
          </w:tcPr>
          <w:p w14:paraId="5C918149" w14:textId="77777777" w:rsidR="00BE396E" w:rsidRDefault="00BE396E" w:rsidP="00BE396E">
            <w:pPr>
              <w:pStyle w:val="TableText"/>
              <w:rPr>
                <w:caps/>
              </w:rPr>
            </w:pPr>
            <w:r>
              <w:rPr>
                <w:caps/>
              </w:rPr>
              <w:t>10 C</w:t>
            </w:r>
          </w:p>
        </w:tc>
        <w:tc>
          <w:tcPr>
            <w:tcW w:w="2340" w:type="dxa"/>
            <w:tcMar>
              <w:left w:w="58" w:type="dxa"/>
              <w:right w:w="58" w:type="dxa"/>
            </w:tcMar>
          </w:tcPr>
          <w:p w14:paraId="5519B6CB" w14:textId="77777777" w:rsidR="00BE396E" w:rsidRDefault="00BE396E" w:rsidP="00BE396E">
            <w:pPr>
              <w:pStyle w:val="TableText"/>
            </w:pPr>
            <w:r w:rsidRPr="00C42380">
              <w:t>The UPIN of the Referring Provider for non-physician services on this claim.</w:t>
            </w:r>
          </w:p>
        </w:tc>
        <w:tc>
          <w:tcPr>
            <w:tcW w:w="858" w:type="dxa"/>
            <w:tcMar>
              <w:left w:w="58" w:type="dxa"/>
              <w:right w:w="58" w:type="dxa"/>
            </w:tcMar>
          </w:tcPr>
          <w:p w14:paraId="56866B74" w14:textId="77777777" w:rsidR="00BE396E" w:rsidRDefault="00BE396E" w:rsidP="00BE396E">
            <w:pPr>
              <w:pStyle w:val="TableText"/>
            </w:pPr>
            <w:r>
              <w:t>Spaces</w:t>
            </w:r>
          </w:p>
        </w:tc>
        <w:tc>
          <w:tcPr>
            <w:tcW w:w="431" w:type="dxa"/>
          </w:tcPr>
          <w:p w14:paraId="7DD51595" w14:textId="77777777" w:rsidR="00BE396E" w:rsidRDefault="00BE396E" w:rsidP="00BE396E">
            <w:pPr>
              <w:pStyle w:val="TableText"/>
            </w:pPr>
            <w:r>
              <w:t>-</w:t>
            </w:r>
          </w:p>
        </w:tc>
        <w:tc>
          <w:tcPr>
            <w:tcW w:w="431" w:type="dxa"/>
          </w:tcPr>
          <w:p w14:paraId="72A9EA2A" w14:textId="77777777" w:rsidR="00BE396E" w:rsidRDefault="00BE396E" w:rsidP="00BE396E">
            <w:pPr>
              <w:pStyle w:val="TableText"/>
            </w:pPr>
            <w:r>
              <w:t>X</w:t>
            </w:r>
          </w:p>
        </w:tc>
        <w:tc>
          <w:tcPr>
            <w:tcW w:w="432" w:type="dxa"/>
          </w:tcPr>
          <w:p w14:paraId="7B8942F8" w14:textId="77777777" w:rsidR="00BE396E" w:rsidRDefault="00BE396E" w:rsidP="00BE396E">
            <w:pPr>
              <w:pStyle w:val="TableText"/>
            </w:pPr>
            <w:r>
              <w:t>X</w:t>
            </w:r>
          </w:p>
        </w:tc>
      </w:tr>
      <w:tr w:rsidR="00BE396E" w14:paraId="451D57EF" w14:textId="77777777" w:rsidTr="00006E83">
        <w:trPr>
          <w:cantSplit/>
          <w:jc w:val="center"/>
        </w:trPr>
        <w:tc>
          <w:tcPr>
            <w:tcW w:w="802" w:type="dxa"/>
            <w:tcMar>
              <w:left w:w="58" w:type="dxa"/>
              <w:right w:w="58" w:type="dxa"/>
            </w:tcMar>
          </w:tcPr>
          <w:p w14:paraId="7D5D73C6" w14:textId="7D46F4FD" w:rsidR="00BE396E" w:rsidRDefault="00BE396E" w:rsidP="00BE396E">
            <w:pPr>
              <w:pStyle w:val="TableText"/>
            </w:pPr>
            <w:r>
              <w:t>610</w:t>
            </w:r>
            <w:r w:rsidR="00135F82">
              <w:t xml:space="preserve"> – </w:t>
            </w:r>
            <w:r>
              <w:t>620</w:t>
            </w:r>
          </w:p>
        </w:tc>
        <w:tc>
          <w:tcPr>
            <w:tcW w:w="2226" w:type="dxa"/>
            <w:tcMar>
              <w:left w:w="58" w:type="dxa"/>
              <w:right w:w="58" w:type="dxa"/>
            </w:tcMar>
          </w:tcPr>
          <w:p w14:paraId="052F5C48" w14:textId="77777777" w:rsidR="00BE396E" w:rsidRDefault="00BE396E" w:rsidP="00BE396E">
            <w:pPr>
              <w:pStyle w:val="TableText"/>
            </w:pPr>
            <w:r>
              <w:t>CONTROL NUMBER FOR ADS RESPONSE (1)</w:t>
            </w:r>
          </w:p>
        </w:tc>
        <w:tc>
          <w:tcPr>
            <w:tcW w:w="2935" w:type="dxa"/>
            <w:tcMar>
              <w:left w:w="58" w:type="dxa"/>
              <w:right w:w="58" w:type="dxa"/>
            </w:tcMar>
          </w:tcPr>
          <w:p w14:paraId="04F3F89F" w14:textId="299C55B7" w:rsidR="00BE396E" w:rsidRDefault="00BE396E" w:rsidP="00BE396E">
            <w:pPr>
              <w:pStyle w:val="TableText"/>
            </w:pPr>
            <w:r>
              <w:t>:P:IDR-</w:t>
            </w:r>
            <w:bookmarkStart w:id="290" w:name="_Hlt526817711"/>
            <w:r>
              <w:fldChar w:fldCharType="begin"/>
            </w:r>
            <w:r w:rsidR="00A23958">
              <w:instrText>HYPERLINK "..\\..\\DataDictionary\\COBOL\\A\\ACN.docx"</w:instrText>
            </w:r>
            <w:r>
              <w:fldChar w:fldCharType="separate"/>
            </w:r>
            <w:r>
              <w:rPr>
                <w:rStyle w:val="Hyperlink"/>
              </w:rPr>
              <w:t>A</w:t>
            </w:r>
            <w:bookmarkStart w:id="291" w:name="_Hlt514734113"/>
            <w:r>
              <w:rPr>
                <w:rStyle w:val="Hyperlink"/>
              </w:rPr>
              <w:t>C</w:t>
            </w:r>
            <w:bookmarkEnd w:id="291"/>
            <w:r>
              <w:rPr>
                <w:rStyle w:val="Hyperlink"/>
              </w:rPr>
              <w:t>N</w:t>
            </w:r>
            <w:bookmarkEnd w:id="290"/>
            <w:r>
              <w:fldChar w:fldCharType="end"/>
            </w:r>
          </w:p>
        </w:tc>
        <w:tc>
          <w:tcPr>
            <w:tcW w:w="2849" w:type="dxa"/>
            <w:gridSpan w:val="2"/>
            <w:tcMar>
              <w:left w:w="58" w:type="dxa"/>
              <w:right w:w="58" w:type="dxa"/>
            </w:tcMar>
          </w:tcPr>
          <w:p w14:paraId="1E95A3A9" w14:textId="77777777" w:rsidR="00BE396E" w:rsidRDefault="00BE396E" w:rsidP="00BE396E">
            <w:pPr>
              <w:pStyle w:val="TableText"/>
            </w:pPr>
            <w:r>
              <w:t>ADS return number</w:t>
            </w:r>
          </w:p>
          <w:p w14:paraId="6DB45133" w14:textId="77777777" w:rsidR="00BE396E" w:rsidRDefault="00BE396E" w:rsidP="00BE396E">
            <w:pPr>
              <w:pStyle w:val="TableText"/>
            </w:pPr>
            <w:r>
              <w:rPr>
                <w:rFonts w:cs="Arial"/>
                <w:color w:val="000000"/>
              </w:rPr>
              <w:t>This field contains the control number assigned to return mail answering ADS question.</w:t>
            </w:r>
          </w:p>
        </w:tc>
        <w:tc>
          <w:tcPr>
            <w:tcW w:w="1080" w:type="dxa"/>
            <w:tcMar>
              <w:left w:w="58" w:type="dxa"/>
              <w:right w:w="58" w:type="dxa"/>
            </w:tcMar>
          </w:tcPr>
          <w:p w14:paraId="399C0451" w14:textId="77777777" w:rsidR="00BE396E" w:rsidRDefault="00BE396E" w:rsidP="00BE396E">
            <w:pPr>
              <w:pStyle w:val="TableText"/>
              <w:rPr>
                <w:caps/>
              </w:rPr>
            </w:pPr>
            <w:r>
              <w:rPr>
                <w:caps/>
              </w:rPr>
              <w:t>11 n</w:t>
            </w:r>
          </w:p>
        </w:tc>
        <w:tc>
          <w:tcPr>
            <w:tcW w:w="2340" w:type="dxa"/>
            <w:tcMar>
              <w:left w:w="58" w:type="dxa"/>
              <w:right w:w="58" w:type="dxa"/>
            </w:tcMar>
          </w:tcPr>
          <w:p w14:paraId="315E7BC2" w14:textId="77777777" w:rsidR="00BE396E" w:rsidRDefault="00BE396E" w:rsidP="00BE396E">
            <w:pPr>
              <w:pStyle w:val="TableText"/>
            </w:pPr>
            <w:r>
              <w:t>Control number assigned to return mail answering ADS question; 0YYDDDBBBSS where YYDDD is the Julian date, BBB is the batch range, and SS is the sequence number.</w:t>
            </w:r>
          </w:p>
        </w:tc>
        <w:tc>
          <w:tcPr>
            <w:tcW w:w="858" w:type="dxa"/>
            <w:tcMar>
              <w:left w:w="58" w:type="dxa"/>
              <w:right w:w="58" w:type="dxa"/>
            </w:tcMar>
          </w:tcPr>
          <w:p w14:paraId="10BE7D46" w14:textId="77777777" w:rsidR="00BE396E" w:rsidRDefault="00BE396E" w:rsidP="00BE396E">
            <w:pPr>
              <w:pStyle w:val="TableText"/>
            </w:pPr>
            <w:r>
              <w:t>Zeros</w:t>
            </w:r>
          </w:p>
        </w:tc>
        <w:tc>
          <w:tcPr>
            <w:tcW w:w="431" w:type="dxa"/>
          </w:tcPr>
          <w:p w14:paraId="76D897F4" w14:textId="77777777" w:rsidR="00BE396E" w:rsidRDefault="00BE396E" w:rsidP="00BE396E">
            <w:pPr>
              <w:pStyle w:val="TableText"/>
            </w:pPr>
            <w:r>
              <w:t>-</w:t>
            </w:r>
          </w:p>
        </w:tc>
        <w:tc>
          <w:tcPr>
            <w:tcW w:w="431" w:type="dxa"/>
          </w:tcPr>
          <w:p w14:paraId="6E4A6E50" w14:textId="77777777" w:rsidR="00BE396E" w:rsidRDefault="00BE396E" w:rsidP="00BE396E">
            <w:pPr>
              <w:pStyle w:val="TableText"/>
            </w:pPr>
            <w:r>
              <w:t>X</w:t>
            </w:r>
          </w:p>
        </w:tc>
        <w:tc>
          <w:tcPr>
            <w:tcW w:w="432" w:type="dxa"/>
          </w:tcPr>
          <w:p w14:paraId="3876EAE0" w14:textId="77777777" w:rsidR="00BE396E" w:rsidRDefault="00BE396E" w:rsidP="00BE396E">
            <w:pPr>
              <w:pStyle w:val="TableText"/>
            </w:pPr>
            <w:r>
              <w:t>X</w:t>
            </w:r>
          </w:p>
        </w:tc>
      </w:tr>
      <w:tr w:rsidR="00BE396E" w14:paraId="5A0ABAC7" w14:textId="77777777" w:rsidTr="00006E83">
        <w:trPr>
          <w:cantSplit/>
          <w:jc w:val="center"/>
        </w:trPr>
        <w:tc>
          <w:tcPr>
            <w:tcW w:w="802" w:type="dxa"/>
            <w:tcMar>
              <w:left w:w="58" w:type="dxa"/>
              <w:right w:w="58" w:type="dxa"/>
            </w:tcMar>
          </w:tcPr>
          <w:p w14:paraId="11C34D62" w14:textId="5664FD70" w:rsidR="00BE396E" w:rsidRDefault="00BE396E" w:rsidP="00BE396E">
            <w:pPr>
              <w:pStyle w:val="TableText"/>
            </w:pPr>
            <w:r>
              <w:t>621</w:t>
            </w:r>
            <w:r w:rsidR="00135F82">
              <w:t xml:space="preserve"> – </w:t>
            </w:r>
            <w:r>
              <w:t>631</w:t>
            </w:r>
          </w:p>
        </w:tc>
        <w:tc>
          <w:tcPr>
            <w:tcW w:w="2226" w:type="dxa"/>
            <w:tcMar>
              <w:left w:w="58" w:type="dxa"/>
              <w:right w:w="58" w:type="dxa"/>
            </w:tcMar>
          </w:tcPr>
          <w:p w14:paraId="0C7C6F1D" w14:textId="77777777" w:rsidR="00BE396E" w:rsidRDefault="00BE396E" w:rsidP="00BE396E">
            <w:pPr>
              <w:pStyle w:val="TableText"/>
            </w:pPr>
            <w:r>
              <w:t>CONTROL NUMBER FOR ADS RESPONSE (2)</w:t>
            </w:r>
          </w:p>
        </w:tc>
        <w:tc>
          <w:tcPr>
            <w:tcW w:w="2935" w:type="dxa"/>
            <w:tcMar>
              <w:left w:w="58" w:type="dxa"/>
              <w:right w:w="58" w:type="dxa"/>
            </w:tcMar>
          </w:tcPr>
          <w:p w14:paraId="1CBF5C17" w14:textId="744DCA14" w:rsidR="00BE396E" w:rsidRDefault="00BE396E" w:rsidP="00BE396E">
            <w:pPr>
              <w:pStyle w:val="TableText"/>
            </w:pPr>
            <w:r>
              <w:t>:P:IDR-</w:t>
            </w:r>
            <w:hyperlink r:id="rId219" w:history="1">
              <w:r>
                <w:rPr>
                  <w:rStyle w:val="Hyperlink"/>
                </w:rPr>
                <w:t>ACN</w:t>
              </w:r>
            </w:hyperlink>
          </w:p>
        </w:tc>
        <w:tc>
          <w:tcPr>
            <w:tcW w:w="2849" w:type="dxa"/>
            <w:gridSpan w:val="2"/>
            <w:tcMar>
              <w:left w:w="58" w:type="dxa"/>
              <w:right w:w="58" w:type="dxa"/>
            </w:tcMar>
          </w:tcPr>
          <w:p w14:paraId="743CACCD" w14:textId="0249D8FB" w:rsidR="00BE396E" w:rsidRDefault="00BE396E" w:rsidP="00BE396E">
            <w:pPr>
              <w:pStyle w:val="TableText"/>
            </w:pPr>
            <w:r>
              <w:t>ADS return number</w:t>
            </w:r>
          </w:p>
          <w:p w14:paraId="56BE3B7E" w14:textId="77777777" w:rsidR="00BE396E" w:rsidRDefault="00BE396E" w:rsidP="00BE396E">
            <w:pPr>
              <w:pStyle w:val="TableText"/>
            </w:pPr>
            <w:r>
              <w:rPr>
                <w:rFonts w:cs="Arial"/>
                <w:color w:val="000000"/>
              </w:rPr>
              <w:t>This field contains the control number assigned to return mail answering ADS question.</w:t>
            </w:r>
          </w:p>
        </w:tc>
        <w:tc>
          <w:tcPr>
            <w:tcW w:w="1080" w:type="dxa"/>
            <w:tcMar>
              <w:left w:w="58" w:type="dxa"/>
              <w:right w:w="58" w:type="dxa"/>
            </w:tcMar>
          </w:tcPr>
          <w:p w14:paraId="5AFD36E6" w14:textId="77777777" w:rsidR="00BE396E" w:rsidRDefault="00BE396E" w:rsidP="00BE396E">
            <w:pPr>
              <w:pStyle w:val="TableText"/>
              <w:rPr>
                <w:caps/>
              </w:rPr>
            </w:pPr>
            <w:r>
              <w:rPr>
                <w:caps/>
              </w:rPr>
              <w:t>11 n</w:t>
            </w:r>
          </w:p>
        </w:tc>
        <w:tc>
          <w:tcPr>
            <w:tcW w:w="2340" w:type="dxa"/>
            <w:tcMar>
              <w:left w:w="58" w:type="dxa"/>
              <w:right w:w="58" w:type="dxa"/>
            </w:tcMar>
          </w:tcPr>
          <w:p w14:paraId="3F30057F" w14:textId="77777777" w:rsidR="00BE396E" w:rsidRDefault="00BE396E" w:rsidP="00BE396E">
            <w:pPr>
              <w:pStyle w:val="TableText"/>
            </w:pPr>
            <w:r>
              <w:t>Control number assigned to return mail answering ADS question; 0YYDDDBBBSS where YYDDD is the Julian date, BBB is the batch range, and SS is the sequence number.</w:t>
            </w:r>
          </w:p>
        </w:tc>
        <w:tc>
          <w:tcPr>
            <w:tcW w:w="858" w:type="dxa"/>
            <w:tcMar>
              <w:left w:w="58" w:type="dxa"/>
              <w:right w:w="58" w:type="dxa"/>
            </w:tcMar>
          </w:tcPr>
          <w:p w14:paraId="304FC137" w14:textId="77777777" w:rsidR="00BE396E" w:rsidRDefault="00BE396E" w:rsidP="00BE396E">
            <w:pPr>
              <w:pStyle w:val="TableText"/>
            </w:pPr>
            <w:r>
              <w:t>Zeros</w:t>
            </w:r>
          </w:p>
        </w:tc>
        <w:tc>
          <w:tcPr>
            <w:tcW w:w="431" w:type="dxa"/>
          </w:tcPr>
          <w:p w14:paraId="7EB419EB" w14:textId="77777777" w:rsidR="00BE396E" w:rsidRDefault="00BE396E" w:rsidP="00BE396E">
            <w:pPr>
              <w:pStyle w:val="TableText"/>
            </w:pPr>
            <w:r>
              <w:t>-</w:t>
            </w:r>
          </w:p>
        </w:tc>
        <w:tc>
          <w:tcPr>
            <w:tcW w:w="431" w:type="dxa"/>
          </w:tcPr>
          <w:p w14:paraId="5E533C63" w14:textId="77777777" w:rsidR="00BE396E" w:rsidRDefault="00BE396E" w:rsidP="00BE396E">
            <w:pPr>
              <w:pStyle w:val="TableText"/>
            </w:pPr>
            <w:r>
              <w:t>X</w:t>
            </w:r>
          </w:p>
        </w:tc>
        <w:tc>
          <w:tcPr>
            <w:tcW w:w="432" w:type="dxa"/>
          </w:tcPr>
          <w:p w14:paraId="3A409116" w14:textId="77777777" w:rsidR="00BE396E" w:rsidRDefault="00BE396E" w:rsidP="00BE396E">
            <w:pPr>
              <w:pStyle w:val="TableText"/>
            </w:pPr>
            <w:r>
              <w:t>X</w:t>
            </w:r>
          </w:p>
        </w:tc>
      </w:tr>
      <w:tr w:rsidR="00BE396E" w14:paraId="2008E8AC" w14:textId="77777777" w:rsidTr="00006E83">
        <w:trPr>
          <w:cantSplit/>
          <w:jc w:val="center"/>
        </w:trPr>
        <w:tc>
          <w:tcPr>
            <w:tcW w:w="802" w:type="dxa"/>
            <w:tcMar>
              <w:left w:w="58" w:type="dxa"/>
              <w:right w:w="58" w:type="dxa"/>
            </w:tcMar>
          </w:tcPr>
          <w:p w14:paraId="68AC5090" w14:textId="00E7F886" w:rsidR="00BE396E" w:rsidRDefault="00BE396E" w:rsidP="00BE396E">
            <w:pPr>
              <w:pStyle w:val="TableText"/>
            </w:pPr>
            <w:r>
              <w:t>632</w:t>
            </w:r>
            <w:r w:rsidR="00135F82">
              <w:t xml:space="preserve"> – </w:t>
            </w:r>
            <w:r>
              <w:t>642</w:t>
            </w:r>
          </w:p>
        </w:tc>
        <w:tc>
          <w:tcPr>
            <w:tcW w:w="2226" w:type="dxa"/>
            <w:tcMar>
              <w:left w:w="58" w:type="dxa"/>
              <w:right w:w="58" w:type="dxa"/>
            </w:tcMar>
          </w:tcPr>
          <w:p w14:paraId="359B9036" w14:textId="77777777" w:rsidR="00BE396E" w:rsidRDefault="00BE396E" w:rsidP="00BE396E">
            <w:pPr>
              <w:pStyle w:val="TableText"/>
            </w:pPr>
            <w:r>
              <w:t>CONTROL NUMBER FOR ADS RESPONSE (3)</w:t>
            </w:r>
          </w:p>
        </w:tc>
        <w:tc>
          <w:tcPr>
            <w:tcW w:w="2935" w:type="dxa"/>
            <w:tcMar>
              <w:left w:w="58" w:type="dxa"/>
              <w:right w:w="58" w:type="dxa"/>
            </w:tcMar>
          </w:tcPr>
          <w:p w14:paraId="2BF830AC" w14:textId="44FE0A57" w:rsidR="00BE396E" w:rsidRDefault="00BE396E" w:rsidP="00BE396E">
            <w:pPr>
              <w:pStyle w:val="TableText"/>
            </w:pPr>
            <w:r>
              <w:t>:P:IDR-</w:t>
            </w:r>
            <w:hyperlink r:id="rId220" w:history="1">
              <w:r>
                <w:rPr>
                  <w:rStyle w:val="Hyperlink"/>
                </w:rPr>
                <w:t>ACN</w:t>
              </w:r>
            </w:hyperlink>
          </w:p>
        </w:tc>
        <w:tc>
          <w:tcPr>
            <w:tcW w:w="2849" w:type="dxa"/>
            <w:gridSpan w:val="2"/>
            <w:tcMar>
              <w:left w:w="58" w:type="dxa"/>
              <w:right w:w="58" w:type="dxa"/>
            </w:tcMar>
          </w:tcPr>
          <w:p w14:paraId="6B701424" w14:textId="77777777" w:rsidR="00BE396E" w:rsidRDefault="00BE396E" w:rsidP="00BE396E">
            <w:pPr>
              <w:pStyle w:val="TableText"/>
            </w:pPr>
            <w:r>
              <w:t>ADS return number</w:t>
            </w:r>
          </w:p>
          <w:p w14:paraId="45C1AB3B" w14:textId="77777777" w:rsidR="00BE396E" w:rsidRDefault="00BE396E" w:rsidP="00BE396E">
            <w:pPr>
              <w:pStyle w:val="TableText"/>
            </w:pPr>
            <w:r>
              <w:rPr>
                <w:rFonts w:cs="Arial"/>
                <w:color w:val="000000"/>
              </w:rPr>
              <w:t>This field contains the control number assigned to return mail answering ADS question.</w:t>
            </w:r>
          </w:p>
        </w:tc>
        <w:tc>
          <w:tcPr>
            <w:tcW w:w="1080" w:type="dxa"/>
            <w:tcMar>
              <w:left w:w="58" w:type="dxa"/>
              <w:right w:w="58" w:type="dxa"/>
            </w:tcMar>
          </w:tcPr>
          <w:p w14:paraId="31D2BD8B" w14:textId="77777777" w:rsidR="00BE396E" w:rsidRDefault="00BE396E" w:rsidP="00BE396E">
            <w:pPr>
              <w:pStyle w:val="TableText"/>
              <w:rPr>
                <w:caps/>
              </w:rPr>
            </w:pPr>
            <w:r>
              <w:rPr>
                <w:caps/>
              </w:rPr>
              <w:t>11 n</w:t>
            </w:r>
          </w:p>
        </w:tc>
        <w:tc>
          <w:tcPr>
            <w:tcW w:w="2340" w:type="dxa"/>
            <w:tcMar>
              <w:left w:w="58" w:type="dxa"/>
              <w:right w:w="58" w:type="dxa"/>
            </w:tcMar>
          </w:tcPr>
          <w:p w14:paraId="7CBE3F6E" w14:textId="77777777" w:rsidR="00BE396E" w:rsidRDefault="00BE396E" w:rsidP="00BE396E">
            <w:pPr>
              <w:pStyle w:val="TableText"/>
            </w:pPr>
            <w:r>
              <w:t>Control number assigned to return mail answering ADS question; 0YYDDDBBBSS where YYDDD is the Julian date, BBB is the batch range, and SS is the sequence number.</w:t>
            </w:r>
          </w:p>
        </w:tc>
        <w:tc>
          <w:tcPr>
            <w:tcW w:w="858" w:type="dxa"/>
            <w:tcMar>
              <w:left w:w="58" w:type="dxa"/>
              <w:right w:w="58" w:type="dxa"/>
            </w:tcMar>
          </w:tcPr>
          <w:p w14:paraId="2994592C" w14:textId="77777777" w:rsidR="00BE396E" w:rsidRDefault="00BE396E" w:rsidP="00BE396E">
            <w:pPr>
              <w:pStyle w:val="TableText"/>
            </w:pPr>
            <w:r>
              <w:t>Zeros</w:t>
            </w:r>
          </w:p>
        </w:tc>
        <w:tc>
          <w:tcPr>
            <w:tcW w:w="431" w:type="dxa"/>
          </w:tcPr>
          <w:p w14:paraId="3B2DAA5A" w14:textId="77777777" w:rsidR="00BE396E" w:rsidRDefault="00BE396E" w:rsidP="00BE396E">
            <w:pPr>
              <w:pStyle w:val="TableText"/>
            </w:pPr>
            <w:r>
              <w:t>-</w:t>
            </w:r>
          </w:p>
        </w:tc>
        <w:tc>
          <w:tcPr>
            <w:tcW w:w="431" w:type="dxa"/>
          </w:tcPr>
          <w:p w14:paraId="61ED0F77" w14:textId="77777777" w:rsidR="00BE396E" w:rsidRDefault="00BE396E" w:rsidP="00BE396E">
            <w:pPr>
              <w:pStyle w:val="TableText"/>
            </w:pPr>
            <w:r>
              <w:t>X</w:t>
            </w:r>
          </w:p>
        </w:tc>
        <w:tc>
          <w:tcPr>
            <w:tcW w:w="432" w:type="dxa"/>
          </w:tcPr>
          <w:p w14:paraId="5E774117" w14:textId="77777777" w:rsidR="00BE396E" w:rsidRDefault="00BE396E" w:rsidP="00BE396E">
            <w:pPr>
              <w:pStyle w:val="TableText"/>
            </w:pPr>
            <w:r>
              <w:t>X</w:t>
            </w:r>
          </w:p>
        </w:tc>
      </w:tr>
      <w:tr w:rsidR="00BE396E" w14:paraId="0BC099AB" w14:textId="77777777" w:rsidTr="00006E83">
        <w:trPr>
          <w:cantSplit/>
          <w:jc w:val="center"/>
        </w:trPr>
        <w:tc>
          <w:tcPr>
            <w:tcW w:w="802" w:type="dxa"/>
            <w:tcMar>
              <w:left w:w="58" w:type="dxa"/>
              <w:right w:w="58" w:type="dxa"/>
            </w:tcMar>
          </w:tcPr>
          <w:p w14:paraId="10D2D5BF" w14:textId="51BD4909" w:rsidR="00BE396E" w:rsidRDefault="00BE396E" w:rsidP="00BE396E">
            <w:pPr>
              <w:pStyle w:val="TableText"/>
            </w:pPr>
            <w:r>
              <w:t>643</w:t>
            </w:r>
            <w:r w:rsidR="00135F82">
              <w:t xml:space="preserve"> – </w:t>
            </w:r>
            <w:r>
              <w:t>653</w:t>
            </w:r>
          </w:p>
        </w:tc>
        <w:tc>
          <w:tcPr>
            <w:tcW w:w="2226" w:type="dxa"/>
            <w:tcMar>
              <w:left w:w="58" w:type="dxa"/>
              <w:right w:w="58" w:type="dxa"/>
            </w:tcMar>
          </w:tcPr>
          <w:p w14:paraId="035EA9E7" w14:textId="77777777" w:rsidR="00BE396E" w:rsidRDefault="00BE396E" w:rsidP="00BE396E">
            <w:pPr>
              <w:pStyle w:val="TableText"/>
            </w:pPr>
            <w:r>
              <w:t>CONTROL NUMBER FOR ADS RESPONSE (4)</w:t>
            </w:r>
          </w:p>
        </w:tc>
        <w:tc>
          <w:tcPr>
            <w:tcW w:w="2935" w:type="dxa"/>
            <w:tcMar>
              <w:left w:w="58" w:type="dxa"/>
              <w:right w:w="58" w:type="dxa"/>
            </w:tcMar>
          </w:tcPr>
          <w:p w14:paraId="61A8A828" w14:textId="7B094CD5" w:rsidR="00BE396E" w:rsidRDefault="00BE396E" w:rsidP="00BE396E">
            <w:pPr>
              <w:pStyle w:val="TableText"/>
            </w:pPr>
            <w:r>
              <w:t>:P:IDR-</w:t>
            </w:r>
            <w:hyperlink r:id="rId221" w:history="1">
              <w:r>
                <w:rPr>
                  <w:rStyle w:val="Hyperlink"/>
                </w:rPr>
                <w:t>ACN</w:t>
              </w:r>
            </w:hyperlink>
          </w:p>
        </w:tc>
        <w:tc>
          <w:tcPr>
            <w:tcW w:w="2849" w:type="dxa"/>
            <w:gridSpan w:val="2"/>
            <w:tcMar>
              <w:left w:w="58" w:type="dxa"/>
              <w:right w:w="58" w:type="dxa"/>
            </w:tcMar>
          </w:tcPr>
          <w:p w14:paraId="1E47EAF0" w14:textId="53EAC5A2" w:rsidR="00BE396E" w:rsidRDefault="00BE396E" w:rsidP="00BE396E">
            <w:pPr>
              <w:pStyle w:val="TableText"/>
            </w:pPr>
            <w:r>
              <w:t>ADS return number</w:t>
            </w:r>
          </w:p>
          <w:p w14:paraId="480CBBF3" w14:textId="77777777" w:rsidR="00BE396E" w:rsidRDefault="00BE396E" w:rsidP="00BE396E">
            <w:pPr>
              <w:pStyle w:val="TableText"/>
            </w:pPr>
            <w:r>
              <w:rPr>
                <w:rFonts w:cs="Arial"/>
                <w:color w:val="000000"/>
              </w:rPr>
              <w:t>This field contains the control number assigned to return mail answering ADS question.</w:t>
            </w:r>
          </w:p>
        </w:tc>
        <w:tc>
          <w:tcPr>
            <w:tcW w:w="1080" w:type="dxa"/>
            <w:tcMar>
              <w:left w:w="58" w:type="dxa"/>
              <w:right w:w="58" w:type="dxa"/>
            </w:tcMar>
          </w:tcPr>
          <w:p w14:paraId="2B932D0C" w14:textId="77777777" w:rsidR="00BE396E" w:rsidRDefault="00BE396E" w:rsidP="00BE396E">
            <w:pPr>
              <w:pStyle w:val="TableText"/>
              <w:rPr>
                <w:caps/>
              </w:rPr>
            </w:pPr>
            <w:r>
              <w:rPr>
                <w:caps/>
              </w:rPr>
              <w:t>11 N</w:t>
            </w:r>
          </w:p>
        </w:tc>
        <w:tc>
          <w:tcPr>
            <w:tcW w:w="2340" w:type="dxa"/>
            <w:tcMar>
              <w:left w:w="58" w:type="dxa"/>
              <w:right w:w="58" w:type="dxa"/>
            </w:tcMar>
          </w:tcPr>
          <w:p w14:paraId="4834020C" w14:textId="77777777" w:rsidR="00BE396E" w:rsidRDefault="00BE396E" w:rsidP="00BE396E">
            <w:pPr>
              <w:pStyle w:val="TableText"/>
            </w:pPr>
            <w:r>
              <w:t>Control number assigned to return mail answering ADS question; 0YYDDDBBBSS where YYDDD is the Julian date, BBB is the batch range, and SS is the sequence number.</w:t>
            </w:r>
          </w:p>
        </w:tc>
        <w:tc>
          <w:tcPr>
            <w:tcW w:w="858" w:type="dxa"/>
            <w:tcMar>
              <w:left w:w="58" w:type="dxa"/>
              <w:right w:w="58" w:type="dxa"/>
            </w:tcMar>
          </w:tcPr>
          <w:p w14:paraId="0E3F544A" w14:textId="77777777" w:rsidR="00BE396E" w:rsidRDefault="00BE396E" w:rsidP="00BE396E">
            <w:pPr>
              <w:pStyle w:val="TableText"/>
            </w:pPr>
            <w:r>
              <w:t>Zeros</w:t>
            </w:r>
          </w:p>
        </w:tc>
        <w:tc>
          <w:tcPr>
            <w:tcW w:w="431" w:type="dxa"/>
          </w:tcPr>
          <w:p w14:paraId="2E914AC3" w14:textId="77777777" w:rsidR="00BE396E" w:rsidRDefault="00BE396E" w:rsidP="00BE396E">
            <w:pPr>
              <w:pStyle w:val="TableText"/>
            </w:pPr>
            <w:r>
              <w:t>-</w:t>
            </w:r>
          </w:p>
        </w:tc>
        <w:tc>
          <w:tcPr>
            <w:tcW w:w="431" w:type="dxa"/>
          </w:tcPr>
          <w:p w14:paraId="16EDF74E" w14:textId="77777777" w:rsidR="00BE396E" w:rsidRDefault="00BE396E" w:rsidP="00BE396E">
            <w:pPr>
              <w:pStyle w:val="TableText"/>
            </w:pPr>
            <w:r>
              <w:t>X</w:t>
            </w:r>
          </w:p>
        </w:tc>
        <w:tc>
          <w:tcPr>
            <w:tcW w:w="432" w:type="dxa"/>
          </w:tcPr>
          <w:p w14:paraId="4235245B" w14:textId="77777777" w:rsidR="00BE396E" w:rsidRDefault="00BE396E" w:rsidP="00BE396E">
            <w:pPr>
              <w:pStyle w:val="TableText"/>
            </w:pPr>
            <w:r>
              <w:t>X</w:t>
            </w:r>
          </w:p>
        </w:tc>
      </w:tr>
      <w:tr w:rsidR="00BE396E" w14:paraId="613E2FD5" w14:textId="77777777" w:rsidTr="00006E83">
        <w:trPr>
          <w:cantSplit/>
          <w:jc w:val="center"/>
        </w:trPr>
        <w:tc>
          <w:tcPr>
            <w:tcW w:w="802" w:type="dxa"/>
            <w:tcMar>
              <w:left w:w="58" w:type="dxa"/>
              <w:right w:w="58" w:type="dxa"/>
            </w:tcMar>
          </w:tcPr>
          <w:p w14:paraId="76D3EA18" w14:textId="6DCD81A9" w:rsidR="00BE396E" w:rsidRDefault="00BE396E" w:rsidP="00BE396E">
            <w:pPr>
              <w:pStyle w:val="TableText"/>
            </w:pPr>
            <w:r>
              <w:t>654</w:t>
            </w:r>
            <w:r w:rsidR="00135F82">
              <w:t xml:space="preserve"> – </w:t>
            </w:r>
            <w:r>
              <w:t>664</w:t>
            </w:r>
          </w:p>
        </w:tc>
        <w:tc>
          <w:tcPr>
            <w:tcW w:w="2226" w:type="dxa"/>
            <w:tcMar>
              <w:left w:w="58" w:type="dxa"/>
              <w:right w:w="58" w:type="dxa"/>
            </w:tcMar>
          </w:tcPr>
          <w:p w14:paraId="3AC884AB" w14:textId="77777777" w:rsidR="00BE396E" w:rsidRDefault="00BE396E" w:rsidP="00BE396E">
            <w:pPr>
              <w:pStyle w:val="TableText"/>
            </w:pPr>
            <w:r>
              <w:t>SUPPLEMENTAL AD RESPONSE CONTROL NUMBER (1)</w:t>
            </w:r>
          </w:p>
        </w:tc>
        <w:tc>
          <w:tcPr>
            <w:tcW w:w="2935" w:type="dxa"/>
            <w:tcMar>
              <w:left w:w="58" w:type="dxa"/>
              <w:right w:w="58" w:type="dxa"/>
            </w:tcMar>
          </w:tcPr>
          <w:p w14:paraId="399667F7" w14:textId="4EB12878" w:rsidR="00BE396E" w:rsidRDefault="00BE396E" w:rsidP="00BE396E">
            <w:pPr>
              <w:pStyle w:val="TableText"/>
            </w:pPr>
            <w:r>
              <w:t>:P:IDR-</w:t>
            </w:r>
            <w:hyperlink r:id="rId222" w:history="1">
              <w:r>
                <w:rPr>
                  <w:rStyle w:val="Hyperlink"/>
                </w:rPr>
                <w:t>S</w:t>
              </w:r>
              <w:bookmarkStart w:id="292" w:name="_Hlt514734185"/>
              <w:r>
                <w:rPr>
                  <w:rStyle w:val="Hyperlink"/>
                </w:rPr>
                <w:t>U</w:t>
              </w:r>
              <w:bookmarkStart w:id="293" w:name="_Hlt12265588"/>
              <w:bookmarkStart w:id="294" w:name="_Hlt526818167"/>
              <w:bookmarkEnd w:id="292"/>
              <w:bookmarkEnd w:id="293"/>
              <w:r>
                <w:rPr>
                  <w:rStyle w:val="Hyperlink"/>
                </w:rPr>
                <w:t>P</w:t>
              </w:r>
              <w:bookmarkStart w:id="295" w:name="_Hlt517151355"/>
              <w:bookmarkEnd w:id="294"/>
              <w:r>
                <w:rPr>
                  <w:rStyle w:val="Hyperlink"/>
                </w:rPr>
                <w:t>-</w:t>
              </w:r>
              <w:bookmarkStart w:id="296" w:name="_Hlt28687147"/>
              <w:bookmarkEnd w:id="295"/>
              <w:r>
                <w:rPr>
                  <w:rStyle w:val="Hyperlink"/>
                </w:rPr>
                <w:t>A</w:t>
              </w:r>
              <w:bookmarkEnd w:id="296"/>
              <w:r>
                <w:rPr>
                  <w:rStyle w:val="Hyperlink"/>
                </w:rPr>
                <w:t>CN</w:t>
              </w:r>
            </w:hyperlink>
          </w:p>
        </w:tc>
        <w:tc>
          <w:tcPr>
            <w:tcW w:w="2849" w:type="dxa"/>
            <w:gridSpan w:val="2"/>
            <w:tcMar>
              <w:left w:w="58" w:type="dxa"/>
              <w:right w:w="58" w:type="dxa"/>
            </w:tcMar>
          </w:tcPr>
          <w:p w14:paraId="5A1F5262" w14:textId="77777777" w:rsidR="00BE396E" w:rsidRDefault="00BE396E" w:rsidP="00BE396E">
            <w:pPr>
              <w:pStyle w:val="TableText"/>
            </w:pPr>
            <w:r>
              <w:t>Supplemental ADS return</w:t>
            </w:r>
          </w:p>
          <w:p w14:paraId="7EA869C4" w14:textId="77777777" w:rsidR="00BE396E" w:rsidRDefault="00BE396E" w:rsidP="00BE396E">
            <w:pPr>
              <w:pStyle w:val="TableText"/>
            </w:pPr>
            <w:r w:rsidRPr="00F629A5">
              <w:rPr>
                <w:rFonts w:cs="Arial"/>
                <w:color w:val="000000"/>
              </w:rPr>
              <w:t>This field contains the supplemental ADS return control number assigned to return mail answering ADS question.</w:t>
            </w:r>
          </w:p>
        </w:tc>
        <w:tc>
          <w:tcPr>
            <w:tcW w:w="1080" w:type="dxa"/>
            <w:tcMar>
              <w:left w:w="58" w:type="dxa"/>
              <w:right w:w="58" w:type="dxa"/>
            </w:tcMar>
          </w:tcPr>
          <w:p w14:paraId="1DEE8130" w14:textId="77777777" w:rsidR="00BE396E" w:rsidRDefault="00BE396E" w:rsidP="00BE396E">
            <w:pPr>
              <w:pStyle w:val="TableText"/>
              <w:rPr>
                <w:caps/>
              </w:rPr>
            </w:pPr>
            <w:r>
              <w:rPr>
                <w:caps/>
              </w:rPr>
              <w:t>11 n</w:t>
            </w:r>
          </w:p>
        </w:tc>
        <w:tc>
          <w:tcPr>
            <w:tcW w:w="2340" w:type="dxa"/>
            <w:tcMar>
              <w:left w:w="58" w:type="dxa"/>
              <w:right w:w="58" w:type="dxa"/>
            </w:tcMar>
          </w:tcPr>
          <w:p w14:paraId="61DEC103" w14:textId="77777777" w:rsidR="00BE396E" w:rsidRDefault="00BE396E" w:rsidP="00BE396E">
            <w:pPr>
              <w:pStyle w:val="TableText"/>
            </w:pPr>
            <w:r>
              <w:t>See previous field</w:t>
            </w:r>
          </w:p>
        </w:tc>
        <w:tc>
          <w:tcPr>
            <w:tcW w:w="858" w:type="dxa"/>
            <w:tcMar>
              <w:left w:w="58" w:type="dxa"/>
              <w:right w:w="58" w:type="dxa"/>
            </w:tcMar>
          </w:tcPr>
          <w:p w14:paraId="399F813B" w14:textId="77777777" w:rsidR="00BE396E" w:rsidRDefault="00BE396E" w:rsidP="00BE396E">
            <w:pPr>
              <w:pStyle w:val="TableText"/>
            </w:pPr>
            <w:r>
              <w:t>Zeros</w:t>
            </w:r>
          </w:p>
        </w:tc>
        <w:tc>
          <w:tcPr>
            <w:tcW w:w="431" w:type="dxa"/>
          </w:tcPr>
          <w:p w14:paraId="372D98EA" w14:textId="77777777" w:rsidR="00BE396E" w:rsidRDefault="00BE396E" w:rsidP="00BE396E">
            <w:pPr>
              <w:pStyle w:val="TableText"/>
            </w:pPr>
            <w:r>
              <w:t>-</w:t>
            </w:r>
          </w:p>
        </w:tc>
        <w:tc>
          <w:tcPr>
            <w:tcW w:w="431" w:type="dxa"/>
          </w:tcPr>
          <w:p w14:paraId="6B5012BC" w14:textId="77777777" w:rsidR="00BE396E" w:rsidRDefault="00BE396E" w:rsidP="00BE396E">
            <w:pPr>
              <w:pStyle w:val="TableText"/>
            </w:pPr>
            <w:r>
              <w:t>X</w:t>
            </w:r>
          </w:p>
        </w:tc>
        <w:tc>
          <w:tcPr>
            <w:tcW w:w="432" w:type="dxa"/>
          </w:tcPr>
          <w:p w14:paraId="79EBAC4E" w14:textId="77777777" w:rsidR="00BE396E" w:rsidRDefault="00BE396E" w:rsidP="00BE396E">
            <w:pPr>
              <w:pStyle w:val="TableText"/>
            </w:pPr>
            <w:r>
              <w:t>X</w:t>
            </w:r>
          </w:p>
        </w:tc>
      </w:tr>
      <w:tr w:rsidR="00BE396E" w14:paraId="61181D3A" w14:textId="77777777" w:rsidTr="00006E83">
        <w:trPr>
          <w:cantSplit/>
          <w:jc w:val="center"/>
        </w:trPr>
        <w:tc>
          <w:tcPr>
            <w:tcW w:w="802" w:type="dxa"/>
            <w:tcMar>
              <w:left w:w="58" w:type="dxa"/>
              <w:right w:w="58" w:type="dxa"/>
            </w:tcMar>
          </w:tcPr>
          <w:p w14:paraId="29BDF631" w14:textId="54F39B06" w:rsidR="00BE396E" w:rsidRDefault="00BE396E" w:rsidP="00BE396E">
            <w:pPr>
              <w:pStyle w:val="TableText"/>
            </w:pPr>
            <w:r>
              <w:t>665</w:t>
            </w:r>
            <w:r w:rsidR="00135F82">
              <w:t xml:space="preserve"> – </w:t>
            </w:r>
            <w:r>
              <w:t>675</w:t>
            </w:r>
          </w:p>
        </w:tc>
        <w:tc>
          <w:tcPr>
            <w:tcW w:w="2226" w:type="dxa"/>
            <w:tcMar>
              <w:left w:w="58" w:type="dxa"/>
              <w:right w:w="58" w:type="dxa"/>
            </w:tcMar>
          </w:tcPr>
          <w:p w14:paraId="779A7A48" w14:textId="77777777" w:rsidR="00BE396E" w:rsidRDefault="00BE396E" w:rsidP="00BE396E">
            <w:pPr>
              <w:pStyle w:val="TableText"/>
            </w:pPr>
            <w:r>
              <w:t>SUPPLEMENTAL AD RESPONSE CONTROL NUMBER (2)</w:t>
            </w:r>
          </w:p>
        </w:tc>
        <w:tc>
          <w:tcPr>
            <w:tcW w:w="2935" w:type="dxa"/>
            <w:tcMar>
              <w:left w:w="58" w:type="dxa"/>
              <w:right w:w="58" w:type="dxa"/>
            </w:tcMar>
          </w:tcPr>
          <w:p w14:paraId="7C521D1B" w14:textId="7286F467" w:rsidR="00BE396E" w:rsidRDefault="00BE396E" w:rsidP="00BE396E">
            <w:pPr>
              <w:pStyle w:val="TableText"/>
            </w:pPr>
            <w:r>
              <w:t>:P:IDR-</w:t>
            </w:r>
            <w:hyperlink r:id="rId223" w:history="1">
              <w:r>
                <w:rPr>
                  <w:rStyle w:val="Hyperlink"/>
                </w:rPr>
                <w:t>SUP-ACN</w:t>
              </w:r>
            </w:hyperlink>
          </w:p>
        </w:tc>
        <w:tc>
          <w:tcPr>
            <w:tcW w:w="2849" w:type="dxa"/>
            <w:gridSpan w:val="2"/>
            <w:tcMar>
              <w:left w:w="58" w:type="dxa"/>
              <w:right w:w="58" w:type="dxa"/>
            </w:tcMar>
          </w:tcPr>
          <w:p w14:paraId="753385DF" w14:textId="77777777" w:rsidR="00BE396E" w:rsidRDefault="00BE396E" w:rsidP="00BE396E">
            <w:pPr>
              <w:pStyle w:val="TableText"/>
            </w:pPr>
            <w:r>
              <w:t>Supplemental ADS return</w:t>
            </w:r>
          </w:p>
          <w:p w14:paraId="54A3BFF6" w14:textId="77777777" w:rsidR="00BE396E" w:rsidRDefault="00BE396E" w:rsidP="00BE396E">
            <w:pPr>
              <w:pStyle w:val="TableText"/>
            </w:pPr>
            <w:r w:rsidRPr="00F629A5">
              <w:rPr>
                <w:rFonts w:cs="Arial"/>
                <w:color w:val="000000"/>
              </w:rPr>
              <w:t>This field contains the supplemental ADS return control number assigned to return mail answering ADS question.</w:t>
            </w:r>
          </w:p>
        </w:tc>
        <w:tc>
          <w:tcPr>
            <w:tcW w:w="1080" w:type="dxa"/>
            <w:tcMar>
              <w:left w:w="58" w:type="dxa"/>
              <w:right w:w="58" w:type="dxa"/>
            </w:tcMar>
          </w:tcPr>
          <w:p w14:paraId="29081543" w14:textId="77777777" w:rsidR="00BE396E" w:rsidRDefault="00BE396E" w:rsidP="00BE396E">
            <w:pPr>
              <w:pStyle w:val="TableText"/>
              <w:rPr>
                <w:caps/>
              </w:rPr>
            </w:pPr>
            <w:r>
              <w:rPr>
                <w:caps/>
              </w:rPr>
              <w:t>11 n</w:t>
            </w:r>
          </w:p>
        </w:tc>
        <w:tc>
          <w:tcPr>
            <w:tcW w:w="2340" w:type="dxa"/>
            <w:tcMar>
              <w:left w:w="58" w:type="dxa"/>
              <w:right w:w="58" w:type="dxa"/>
            </w:tcMar>
          </w:tcPr>
          <w:p w14:paraId="36247D76" w14:textId="77777777" w:rsidR="00BE396E" w:rsidRDefault="00BE396E" w:rsidP="00BE396E">
            <w:pPr>
              <w:pStyle w:val="TableText"/>
            </w:pPr>
            <w:r>
              <w:t>See previous field</w:t>
            </w:r>
          </w:p>
        </w:tc>
        <w:tc>
          <w:tcPr>
            <w:tcW w:w="858" w:type="dxa"/>
            <w:tcMar>
              <w:left w:w="58" w:type="dxa"/>
              <w:right w:w="58" w:type="dxa"/>
            </w:tcMar>
          </w:tcPr>
          <w:p w14:paraId="30EDF4B4" w14:textId="77777777" w:rsidR="00BE396E" w:rsidRDefault="00BE396E" w:rsidP="00BE396E">
            <w:pPr>
              <w:pStyle w:val="TableText"/>
            </w:pPr>
            <w:r>
              <w:t>Zeros</w:t>
            </w:r>
          </w:p>
        </w:tc>
        <w:tc>
          <w:tcPr>
            <w:tcW w:w="431" w:type="dxa"/>
          </w:tcPr>
          <w:p w14:paraId="33D17941" w14:textId="77777777" w:rsidR="00BE396E" w:rsidRDefault="00BE396E" w:rsidP="00BE396E">
            <w:pPr>
              <w:pStyle w:val="TableText"/>
            </w:pPr>
            <w:r>
              <w:t>-</w:t>
            </w:r>
          </w:p>
        </w:tc>
        <w:tc>
          <w:tcPr>
            <w:tcW w:w="431" w:type="dxa"/>
          </w:tcPr>
          <w:p w14:paraId="0625809E" w14:textId="77777777" w:rsidR="00BE396E" w:rsidRDefault="00BE396E" w:rsidP="00BE396E">
            <w:pPr>
              <w:pStyle w:val="TableText"/>
            </w:pPr>
            <w:r>
              <w:t>X</w:t>
            </w:r>
          </w:p>
        </w:tc>
        <w:tc>
          <w:tcPr>
            <w:tcW w:w="432" w:type="dxa"/>
          </w:tcPr>
          <w:p w14:paraId="67C3E43E" w14:textId="77777777" w:rsidR="00BE396E" w:rsidRDefault="00BE396E" w:rsidP="00BE396E">
            <w:pPr>
              <w:pStyle w:val="TableText"/>
            </w:pPr>
            <w:r>
              <w:t>X</w:t>
            </w:r>
          </w:p>
        </w:tc>
      </w:tr>
      <w:tr w:rsidR="00BE396E" w14:paraId="48BB7D75" w14:textId="77777777" w:rsidTr="00006E83">
        <w:trPr>
          <w:cantSplit/>
          <w:jc w:val="center"/>
        </w:trPr>
        <w:tc>
          <w:tcPr>
            <w:tcW w:w="802" w:type="dxa"/>
            <w:tcMar>
              <w:left w:w="58" w:type="dxa"/>
              <w:right w:w="58" w:type="dxa"/>
            </w:tcMar>
          </w:tcPr>
          <w:p w14:paraId="752619D3" w14:textId="29E71402" w:rsidR="00BE396E" w:rsidRDefault="00BE396E" w:rsidP="00BE396E">
            <w:pPr>
              <w:pStyle w:val="TableText"/>
            </w:pPr>
            <w:r>
              <w:t>676</w:t>
            </w:r>
            <w:r w:rsidR="00135F82">
              <w:t xml:space="preserve"> – </w:t>
            </w:r>
            <w:r>
              <w:t>686</w:t>
            </w:r>
          </w:p>
        </w:tc>
        <w:tc>
          <w:tcPr>
            <w:tcW w:w="2226" w:type="dxa"/>
            <w:tcMar>
              <w:left w:w="58" w:type="dxa"/>
              <w:right w:w="58" w:type="dxa"/>
            </w:tcMar>
          </w:tcPr>
          <w:p w14:paraId="51B9B919" w14:textId="77777777" w:rsidR="00BE396E" w:rsidRDefault="00BE396E" w:rsidP="00BE396E">
            <w:pPr>
              <w:pStyle w:val="TableText"/>
            </w:pPr>
            <w:r>
              <w:t>SUPPLEMENTAL AD RESPONSE CONTROL NUMBER (3)</w:t>
            </w:r>
          </w:p>
        </w:tc>
        <w:tc>
          <w:tcPr>
            <w:tcW w:w="2935" w:type="dxa"/>
            <w:tcMar>
              <w:left w:w="58" w:type="dxa"/>
              <w:right w:w="58" w:type="dxa"/>
            </w:tcMar>
          </w:tcPr>
          <w:p w14:paraId="5CFEE140" w14:textId="43CAF203" w:rsidR="00BE396E" w:rsidRDefault="00BE396E" w:rsidP="00BE396E">
            <w:pPr>
              <w:pStyle w:val="TableText"/>
            </w:pPr>
            <w:r>
              <w:t>:P:IDR-</w:t>
            </w:r>
            <w:hyperlink r:id="rId224" w:history="1">
              <w:r>
                <w:rPr>
                  <w:rStyle w:val="Hyperlink"/>
                </w:rPr>
                <w:t>SUP-ACN</w:t>
              </w:r>
            </w:hyperlink>
          </w:p>
        </w:tc>
        <w:tc>
          <w:tcPr>
            <w:tcW w:w="2849" w:type="dxa"/>
            <w:gridSpan w:val="2"/>
            <w:tcMar>
              <w:left w:w="58" w:type="dxa"/>
              <w:right w:w="58" w:type="dxa"/>
            </w:tcMar>
          </w:tcPr>
          <w:p w14:paraId="3914470A" w14:textId="77777777" w:rsidR="00BE396E" w:rsidRDefault="00BE396E" w:rsidP="00BE396E">
            <w:pPr>
              <w:pStyle w:val="TableText"/>
            </w:pPr>
            <w:r>
              <w:t>Supplemental ADS return</w:t>
            </w:r>
          </w:p>
          <w:p w14:paraId="59F62EF6" w14:textId="4B172177" w:rsidR="00BE396E" w:rsidRDefault="00BE396E" w:rsidP="006B0C44">
            <w:pPr>
              <w:pStyle w:val="TableText"/>
            </w:pPr>
            <w:r w:rsidRPr="00F629A5">
              <w:rPr>
                <w:rFonts w:cs="Arial"/>
                <w:color w:val="000000"/>
              </w:rPr>
              <w:t>This field contains the supplemental ADS return control number assigned to return mail answering ADS question.</w:t>
            </w:r>
          </w:p>
        </w:tc>
        <w:tc>
          <w:tcPr>
            <w:tcW w:w="1080" w:type="dxa"/>
            <w:tcMar>
              <w:left w:w="58" w:type="dxa"/>
              <w:right w:w="58" w:type="dxa"/>
            </w:tcMar>
          </w:tcPr>
          <w:p w14:paraId="54747586" w14:textId="77777777" w:rsidR="00BE396E" w:rsidRDefault="00BE396E" w:rsidP="00BE396E">
            <w:pPr>
              <w:pStyle w:val="TableText"/>
              <w:rPr>
                <w:caps/>
              </w:rPr>
            </w:pPr>
            <w:r>
              <w:rPr>
                <w:caps/>
              </w:rPr>
              <w:t>11 n</w:t>
            </w:r>
          </w:p>
        </w:tc>
        <w:tc>
          <w:tcPr>
            <w:tcW w:w="2340" w:type="dxa"/>
            <w:tcMar>
              <w:left w:w="58" w:type="dxa"/>
              <w:right w:w="58" w:type="dxa"/>
            </w:tcMar>
          </w:tcPr>
          <w:p w14:paraId="12CD6D93" w14:textId="77777777" w:rsidR="00BE396E" w:rsidRDefault="00BE396E" w:rsidP="00BE396E">
            <w:pPr>
              <w:pStyle w:val="TableText"/>
            </w:pPr>
            <w:r>
              <w:t>See previous field</w:t>
            </w:r>
          </w:p>
        </w:tc>
        <w:tc>
          <w:tcPr>
            <w:tcW w:w="858" w:type="dxa"/>
            <w:tcMar>
              <w:left w:w="58" w:type="dxa"/>
              <w:right w:w="58" w:type="dxa"/>
            </w:tcMar>
          </w:tcPr>
          <w:p w14:paraId="6DF15659" w14:textId="77777777" w:rsidR="00BE396E" w:rsidRDefault="00BE396E" w:rsidP="00BE396E">
            <w:pPr>
              <w:pStyle w:val="TableText"/>
            </w:pPr>
            <w:r>
              <w:t>Zeros</w:t>
            </w:r>
          </w:p>
        </w:tc>
        <w:tc>
          <w:tcPr>
            <w:tcW w:w="431" w:type="dxa"/>
          </w:tcPr>
          <w:p w14:paraId="5E8A8C24" w14:textId="77777777" w:rsidR="00BE396E" w:rsidRDefault="00BE396E" w:rsidP="00BE396E">
            <w:pPr>
              <w:pStyle w:val="TableText"/>
            </w:pPr>
            <w:r>
              <w:t>-</w:t>
            </w:r>
          </w:p>
        </w:tc>
        <w:tc>
          <w:tcPr>
            <w:tcW w:w="431" w:type="dxa"/>
          </w:tcPr>
          <w:p w14:paraId="042F2C01" w14:textId="77777777" w:rsidR="00BE396E" w:rsidRDefault="00BE396E" w:rsidP="00BE396E">
            <w:pPr>
              <w:pStyle w:val="TableText"/>
            </w:pPr>
            <w:r>
              <w:t>X</w:t>
            </w:r>
          </w:p>
        </w:tc>
        <w:tc>
          <w:tcPr>
            <w:tcW w:w="432" w:type="dxa"/>
          </w:tcPr>
          <w:p w14:paraId="20B7DD8F" w14:textId="77777777" w:rsidR="00BE396E" w:rsidRDefault="00BE396E" w:rsidP="00BE396E">
            <w:pPr>
              <w:pStyle w:val="TableText"/>
            </w:pPr>
            <w:r>
              <w:t>X</w:t>
            </w:r>
          </w:p>
        </w:tc>
      </w:tr>
      <w:tr w:rsidR="00BE396E" w14:paraId="6B511BB2" w14:textId="77777777" w:rsidTr="00006E83">
        <w:trPr>
          <w:cantSplit/>
          <w:jc w:val="center"/>
        </w:trPr>
        <w:tc>
          <w:tcPr>
            <w:tcW w:w="802" w:type="dxa"/>
            <w:tcMar>
              <w:left w:w="58" w:type="dxa"/>
              <w:right w:w="58" w:type="dxa"/>
            </w:tcMar>
          </w:tcPr>
          <w:p w14:paraId="5BC8C86B" w14:textId="4E0DD65E" w:rsidR="00BE396E" w:rsidRDefault="00BE396E" w:rsidP="00BE396E">
            <w:pPr>
              <w:pStyle w:val="TableText"/>
            </w:pPr>
            <w:r>
              <w:t>687</w:t>
            </w:r>
            <w:r w:rsidR="00135F82">
              <w:t xml:space="preserve"> – </w:t>
            </w:r>
            <w:r>
              <w:t>697</w:t>
            </w:r>
          </w:p>
        </w:tc>
        <w:tc>
          <w:tcPr>
            <w:tcW w:w="2226" w:type="dxa"/>
            <w:tcMar>
              <w:left w:w="58" w:type="dxa"/>
              <w:right w:w="58" w:type="dxa"/>
            </w:tcMar>
          </w:tcPr>
          <w:p w14:paraId="40BDA5AF" w14:textId="77777777" w:rsidR="00BE396E" w:rsidRDefault="00BE396E" w:rsidP="00BE396E">
            <w:pPr>
              <w:pStyle w:val="TableText"/>
            </w:pPr>
            <w:r>
              <w:t>SUPPLEMENTAL AD RESPONSE CONTROL NUMBER (4)</w:t>
            </w:r>
          </w:p>
        </w:tc>
        <w:tc>
          <w:tcPr>
            <w:tcW w:w="2935" w:type="dxa"/>
            <w:tcMar>
              <w:left w:w="58" w:type="dxa"/>
              <w:right w:w="58" w:type="dxa"/>
            </w:tcMar>
          </w:tcPr>
          <w:p w14:paraId="468A0B3B" w14:textId="072964CC" w:rsidR="00BE396E" w:rsidRDefault="00BE396E" w:rsidP="00BE396E">
            <w:pPr>
              <w:pStyle w:val="TableText"/>
            </w:pPr>
            <w:r>
              <w:t>:P:IDR-</w:t>
            </w:r>
            <w:hyperlink r:id="rId225" w:history="1">
              <w:r>
                <w:rPr>
                  <w:rStyle w:val="Hyperlink"/>
                </w:rPr>
                <w:t>SUP-ACN</w:t>
              </w:r>
            </w:hyperlink>
          </w:p>
        </w:tc>
        <w:tc>
          <w:tcPr>
            <w:tcW w:w="2849" w:type="dxa"/>
            <w:gridSpan w:val="2"/>
            <w:tcMar>
              <w:left w:w="58" w:type="dxa"/>
              <w:right w:w="58" w:type="dxa"/>
            </w:tcMar>
          </w:tcPr>
          <w:p w14:paraId="38DDBC69" w14:textId="77777777" w:rsidR="00BE396E" w:rsidRDefault="00BE396E" w:rsidP="00BE396E">
            <w:pPr>
              <w:pStyle w:val="TableText"/>
            </w:pPr>
            <w:r>
              <w:t>Supplemental ADS return</w:t>
            </w:r>
          </w:p>
          <w:p w14:paraId="2D91EA27" w14:textId="05558281" w:rsidR="00BE396E" w:rsidRDefault="00BE396E" w:rsidP="006B0C44">
            <w:pPr>
              <w:pStyle w:val="TableText"/>
            </w:pPr>
            <w:r w:rsidRPr="00F629A5">
              <w:rPr>
                <w:rFonts w:cs="Arial"/>
                <w:color w:val="000000"/>
              </w:rPr>
              <w:t>This field contains the supplemental ADS return control number assigned to return mail answering ADS question.</w:t>
            </w:r>
          </w:p>
        </w:tc>
        <w:tc>
          <w:tcPr>
            <w:tcW w:w="1080" w:type="dxa"/>
            <w:tcMar>
              <w:left w:w="58" w:type="dxa"/>
              <w:right w:w="58" w:type="dxa"/>
            </w:tcMar>
          </w:tcPr>
          <w:p w14:paraId="51D0A41F" w14:textId="77777777" w:rsidR="00BE396E" w:rsidRDefault="00BE396E" w:rsidP="00BE396E">
            <w:pPr>
              <w:pStyle w:val="TableText"/>
              <w:rPr>
                <w:caps/>
              </w:rPr>
            </w:pPr>
            <w:r>
              <w:rPr>
                <w:caps/>
              </w:rPr>
              <w:t>11 n</w:t>
            </w:r>
          </w:p>
        </w:tc>
        <w:tc>
          <w:tcPr>
            <w:tcW w:w="2340" w:type="dxa"/>
            <w:tcMar>
              <w:left w:w="58" w:type="dxa"/>
              <w:right w:w="58" w:type="dxa"/>
            </w:tcMar>
          </w:tcPr>
          <w:p w14:paraId="4C351DD1" w14:textId="77777777" w:rsidR="00BE396E" w:rsidRDefault="00BE396E" w:rsidP="00BE396E">
            <w:pPr>
              <w:pStyle w:val="TableText"/>
            </w:pPr>
            <w:r>
              <w:t>See previous field</w:t>
            </w:r>
          </w:p>
        </w:tc>
        <w:tc>
          <w:tcPr>
            <w:tcW w:w="858" w:type="dxa"/>
            <w:tcMar>
              <w:left w:w="58" w:type="dxa"/>
              <w:right w:w="58" w:type="dxa"/>
            </w:tcMar>
          </w:tcPr>
          <w:p w14:paraId="2CC5ABA0" w14:textId="77777777" w:rsidR="00BE396E" w:rsidRDefault="00BE396E" w:rsidP="00BE396E">
            <w:pPr>
              <w:pStyle w:val="TableText"/>
            </w:pPr>
            <w:r>
              <w:t>Zeros</w:t>
            </w:r>
          </w:p>
        </w:tc>
        <w:tc>
          <w:tcPr>
            <w:tcW w:w="431" w:type="dxa"/>
          </w:tcPr>
          <w:p w14:paraId="3655E4A7" w14:textId="77777777" w:rsidR="00BE396E" w:rsidRDefault="00BE396E" w:rsidP="00BE396E">
            <w:pPr>
              <w:pStyle w:val="TableText"/>
            </w:pPr>
            <w:r>
              <w:t>-</w:t>
            </w:r>
          </w:p>
        </w:tc>
        <w:tc>
          <w:tcPr>
            <w:tcW w:w="431" w:type="dxa"/>
          </w:tcPr>
          <w:p w14:paraId="1831B81B" w14:textId="77777777" w:rsidR="00BE396E" w:rsidRDefault="00BE396E" w:rsidP="00BE396E">
            <w:pPr>
              <w:pStyle w:val="TableText"/>
            </w:pPr>
            <w:r>
              <w:t>X</w:t>
            </w:r>
          </w:p>
        </w:tc>
        <w:tc>
          <w:tcPr>
            <w:tcW w:w="432" w:type="dxa"/>
          </w:tcPr>
          <w:p w14:paraId="4670AAB1" w14:textId="77777777" w:rsidR="00BE396E" w:rsidRDefault="00BE396E" w:rsidP="00BE396E">
            <w:pPr>
              <w:pStyle w:val="TableText"/>
            </w:pPr>
            <w:r>
              <w:t>X</w:t>
            </w:r>
          </w:p>
        </w:tc>
      </w:tr>
      <w:tr w:rsidR="00BE396E" w14:paraId="58345D45" w14:textId="77777777" w:rsidTr="00006E83">
        <w:trPr>
          <w:cantSplit/>
          <w:jc w:val="center"/>
        </w:trPr>
        <w:tc>
          <w:tcPr>
            <w:tcW w:w="802" w:type="dxa"/>
            <w:tcMar>
              <w:left w:w="58" w:type="dxa"/>
              <w:right w:w="58" w:type="dxa"/>
            </w:tcMar>
          </w:tcPr>
          <w:p w14:paraId="21A05BE0" w14:textId="77777777" w:rsidR="00BE396E" w:rsidRDefault="00BE396E" w:rsidP="00BE396E">
            <w:pPr>
              <w:pStyle w:val="TableText"/>
              <w:rPr>
                <w:b/>
              </w:rPr>
            </w:pPr>
            <w:r>
              <w:rPr>
                <w:b/>
              </w:rPr>
              <w:t>698</w:t>
            </w:r>
          </w:p>
        </w:tc>
        <w:tc>
          <w:tcPr>
            <w:tcW w:w="2226" w:type="dxa"/>
            <w:tcMar>
              <w:left w:w="58" w:type="dxa"/>
              <w:right w:w="58" w:type="dxa"/>
            </w:tcMar>
          </w:tcPr>
          <w:p w14:paraId="1FF15C8B" w14:textId="77777777" w:rsidR="00BE396E" w:rsidRDefault="00BE396E" w:rsidP="00BE396E">
            <w:pPr>
              <w:pStyle w:val="TableText"/>
              <w:rPr>
                <w:b/>
              </w:rPr>
            </w:pPr>
            <w:r>
              <w:rPr>
                <w:b/>
              </w:rPr>
              <w:t>-</w:t>
            </w:r>
          </w:p>
        </w:tc>
        <w:tc>
          <w:tcPr>
            <w:tcW w:w="2935" w:type="dxa"/>
            <w:tcMar>
              <w:left w:w="58" w:type="dxa"/>
              <w:right w:w="58" w:type="dxa"/>
            </w:tcMar>
          </w:tcPr>
          <w:p w14:paraId="097814DE" w14:textId="77777777" w:rsidR="00BE396E" w:rsidRDefault="00BE396E" w:rsidP="00BE396E">
            <w:pPr>
              <w:pStyle w:val="TableText"/>
              <w:rPr>
                <w:b/>
              </w:rPr>
            </w:pPr>
            <w:r>
              <w:rPr>
                <w:b/>
              </w:rPr>
              <w:t>-</w:t>
            </w:r>
          </w:p>
        </w:tc>
        <w:tc>
          <w:tcPr>
            <w:tcW w:w="2849" w:type="dxa"/>
            <w:gridSpan w:val="2"/>
            <w:tcMar>
              <w:left w:w="58" w:type="dxa"/>
              <w:right w:w="58" w:type="dxa"/>
            </w:tcMar>
          </w:tcPr>
          <w:p w14:paraId="5EC5505A" w14:textId="77777777" w:rsidR="00BE396E" w:rsidRDefault="00BE396E" w:rsidP="00BE396E">
            <w:pPr>
              <w:pStyle w:val="TableText"/>
              <w:rPr>
                <w:b/>
              </w:rPr>
            </w:pPr>
            <w:r>
              <w:rPr>
                <w:b/>
              </w:rPr>
              <w:t>Information From H Trailer</w:t>
            </w:r>
          </w:p>
        </w:tc>
        <w:tc>
          <w:tcPr>
            <w:tcW w:w="1080" w:type="dxa"/>
            <w:tcMar>
              <w:left w:w="58" w:type="dxa"/>
              <w:right w:w="58" w:type="dxa"/>
            </w:tcMar>
          </w:tcPr>
          <w:p w14:paraId="52A88661" w14:textId="77777777" w:rsidR="00BE396E" w:rsidRDefault="00BE396E" w:rsidP="00BE396E">
            <w:pPr>
              <w:pStyle w:val="TableText"/>
              <w:rPr>
                <w:b/>
                <w:caps/>
              </w:rPr>
            </w:pPr>
            <w:r>
              <w:rPr>
                <w:b/>
                <w:caps/>
              </w:rPr>
              <w:t>-</w:t>
            </w:r>
          </w:p>
        </w:tc>
        <w:tc>
          <w:tcPr>
            <w:tcW w:w="2340" w:type="dxa"/>
            <w:tcMar>
              <w:left w:w="58" w:type="dxa"/>
              <w:right w:w="58" w:type="dxa"/>
            </w:tcMar>
          </w:tcPr>
          <w:p w14:paraId="2638107B" w14:textId="77777777" w:rsidR="00BE396E" w:rsidRDefault="00BE396E" w:rsidP="00BE396E">
            <w:pPr>
              <w:pStyle w:val="TableText"/>
              <w:rPr>
                <w:b/>
              </w:rPr>
            </w:pPr>
            <w:r>
              <w:rPr>
                <w:b/>
              </w:rPr>
              <w:t>-</w:t>
            </w:r>
          </w:p>
        </w:tc>
        <w:tc>
          <w:tcPr>
            <w:tcW w:w="858" w:type="dxa"/>
            <w:tcMar>
              <w:left w:w="58" w:type="dxa"/>
              <w:right w:w="58" w:type="dxa"/>
            </w:tcMar>
          </w:tcPr>
          <w:p w14:paraId="4FDCFEF9" w14:textId="77777777" w:rsidR="00BE396E" w:rsidRDefault="00BE396E" w:rsidP="00BE396E">
            <w:pPr>
              <w:pStyle w:val="TableText"/>
              <w:rPr>
                <w:b/>
              </w:rPr>
            </w:pPr>
            <w:r>
              <w:rPr>
                <w:b/>
              </w:rPr>
              <w:t>-</w:t>
            </w:r>
          </w:p>
        </w:tc>
        <w:tc>
          <w:tcPr>
            <w:tcW w:w="431" w:type="dxa"/>
          </w:tcPr>
          <w:p w14:paraId="6C2E6A73" w14:textId="77777777" w:rsidR="00BE396E" w:rsidRDefault="00BE396E" w:rsidP="00BE396E">
            <w:pPr>
              <w:pStyle w:val="TableText"/>
              <w:rPr>
                <w:b/>
              </w:rPr>
            </w:pPr>
            <w:r>
              <w:rPr>
                <w:b/>
              </w:rPr>
              <w:t>-</w:t>
            </w:r>
          </w:p>
        </w:tc>
        <w:tc>
          <w:tcPr>
            <w:tcW w:w="431" w:type="dxa"/>
          </w:tcPr>
          <w:p w14:paraId="4BB6AF5E" w14:textId="77777777" w:rsidR="00BE396E" w:rsidRDefault="00BE396E" w:rsidP="00BE396E">
            <w:pPr>
              <w:pStyle w:val="TableText"/>
              <w:rPr>
                <w:b/>
              </w:rPr>
            </w:pPr>
            <w:r>
              <w:rPr>
                <w:b/>
              </w:rPr>
              <w:t>-</w:t>
            </w:r>
          </w:p>
        </w:tc>
        <w:tc>
          <w:tcPr>
            <w:tcW w:w="432" w:type="dxa"/>
          </w:tcPr>
          <w:p w14:paraId="3A729113" w14:textId="77777777" w:rsidR="00BE396E" w:rsidRDefault="00BE396E" w:rsidP="00BE396E">
            <w:pPr>
              <w:pStyle w:val="TableText"/>
              <w:rPr>
                <w:b/>
              </w:rPr>
            </w:pPr>
            <w:r>
              <w:rPr>
                <w:b/>
              </w:rPr>
              <w:t>-</w:t>
            </w:r>
          </w:p>
        </w:tc>
      </w:tr>
      <w:tr w:rsidR="00BE396E" w14:paraId="2679B72B" w14:textId="77777777" w:rsidTr="00006E83">
        <w:trPr>
          <w:cantSplit/>
          <w:jc w:val="center"/>
        </w:trPr>
        <w:tc>
          <w:tcPr>
            <w:tcW w:w="802" w:type="dxa"/>
            <w:tcMar>
              <w:left w:w="58" w:type="dxa"/>
              <w:right w:w="58" w:type="dxa"/>
            </w:tcMar>
          </w:tcPr>
          <w:p w14:paraId="6BEAF1F6" w14:textId="1B4B2BDD" w:rsidR="00BE396E" w:rsidRDefault="00BE396E" w:rsidP="00BE396E">
            <w:pPr>
              <w:pStyle w:val="TableText"/>
            </w:pPr>
            <w:r>
              <w:t>698</w:t>
            </w:r>
            <w:r w:rsidR="00135F82">
              <w:t xml:space="preserve"> – </w:t>
            </w:r>
            <w:r>
              <w:t>705</w:t>
            </w:r>
          </w:p>
        </w:tc>
        <w:tc>
          <w:tcPr>
            <w:tcW w:w="2226" w:type="dxa"/>
            <w:tcMar>
              <w:left w:w="58" w:type="dxa"/>
              <w:right w:w="58" w:type="dxa"/>
            </w:tcMar>
          </w:tcPr>
          <w:p w14:paraId="2F5158AA" w14:textId="77777777" w:rsidR="00BE396E" w:rsidRDefault="00BE396E" w:rsidP="00BE396E">
            <w:pPr>
              <w:pStyle w:val="TableText"/>
            </w:pPr>
            <w:r>
              <w:t>HIC CHANGE DATE</w:t>
            </w:r>
          </w:p>
        </w:tc>
        <w:tc>
          <w:tcPr>
            <w:tcW w:w="2935" w:type="dxa"/>
            <w:tcMar>
              <w:left w:w="58" w:type="dxa"/>
              <w:right w:w="58" w:type="dxa"/>
            </w:tcMar>
          </w:tcPr>
          <w:p w14:paraId="5EC3339E" w14:textId="31F0EFB5" w:rsidR="00BE396E" w:rsidRDefault="00BE396E" w:rsidP="00BE396E">
            <w:pPr>
              <w:pStyle w:val="TableText"/>
            </w:pPr>
            <w:r>
              <w:t>:P:IDR-</w:t>
            </w:r>
            <w:hyperlink r:id="rId226" w:history="1">
              <w:r>
                <w:rPr>
                  <w:rStyle w:val="Hyperlink"/>
                </w:rPr>
                <w:t>H</w:t>
              </w:r>
              <w:bookmarkStart w:id="297" w:name="_Hlt526818611"/>
              <w:r>
                <w:rPr>
                  <w:rStyle w:val="Hyperlink"/>
                </w:rPr>
                <w:t>I</w:t>
              </w:r>
              <w:bookmarkStart w:id="298" w:name="_Hlt514734265"/>
              <w:bookmarkEnd w:id="297"/>
              <w:r>
                <w:rPr>
                  <w:rStyle w:val="Hyperlink"/>
                </w:rPr>
                <w:t>C</w:t>
              </w:r>
              <w:bookmarkEnd w:id="298"/>
              <w:r>
                <w:rPr>
                  <w:rStyle w:val="Hyperlink"/>
                </w:rPr>
                <w:t>-</w:t>
              </w:r>
              <w:bookmarkStart w:id="299" w:name="_Hlt30568353"/>
              <w:r>
                <w:rPr>
                  <w:rStyle w:val="Hyperlink"/>
                </w:rPr>
                <w:t>C</w:t>
              </w:r>
              <w:bookmarkStart w:id="300" w:name="_Hlt11745177"/>
              <w:bookmarkEnd w:id="299"/>
              <w:r>
                <w:rPr>
                  <w:rStyle w:val="Hyperlink"/>
                </w:rPr>
                <w:t>H</w:t>
              </w:r>
              <w:bookmarkStart w:id="301" w:name="_Hlt517151367"/>
              <w:bookmarkEnd w:id="300"/>
              <w:r>
                <w:rPr>
                  <w:rStyle w:val="Hyperlink"/>
                </w:rPr>
                <w:t>G</w:t>
              </w:r>
              <w:bookmarkEnd w:id="301"/>
              <w:r>
                <w:rPr>
                  <w:rStyle w:val="Hyperlink"/>
                </w:rPr>
                <w:t>-DATE</w:t>
              </w:r>
            </w:hyperlink>
          </w:p>
        </w:tc>
        <w:tc>
          <w:tcPr>
            <w:tcW w:w="2849" w:type="dxa"/>
            <w:gridSpan w:val="2"/>
            <w:tcMar>
              <w:left w:w="58" w:type="dxa"/>
              <w:right w:w="58" w:type="dxa"/>
            </w:tcMar>
          </w:tcPr>
          <w:p w14:paraId="01A027A4" w14:textId="77777777" w:rsidR="00BE396E" w:rsidRDefault="00BE396E" w:rsidP="00BE396E">
            <w:pPr>
              <w:pStyle w:val="TableText"/>
            </w:pPr>
            <w:r>
              <w:t>Date HIC change occurred</w:t>
            </w:r>
          </w:p>
        </w:tc>
        <w:tc>
          <w:tcPr>
            <w:tcW w:w="1080" w:type="dxa"/>
            <w:tcMar>
              <w:left w:w="58" w:type="dxa"/>
              <w:right w:w="58" w:type="dxa"/>
            </w:tcMar>
          </w:tcPr>
          <w:p w14:paraId="781D7FFD" w14:textId="77777777" w:rsidR="00BE396E" w:rsidRDefault="00BE396E" w:rsidP="00BE396E">
            <w:pPr>
              <w:pStyle w:val="TableText"/>
              <w:rPr>
                <w:caps/>
              </w:rPr>
            </w:pPr>
            <w:r>
              <w:rPr>
                <w:caps/>
              </w:rPr>
              <w:t>8 N</w:t>
            </w:r>
          </w:p>
        </w:tc>
        <w:tc>
          <w:tcPr>
            <w:tcW w:w="2340" w:type="dxa"/>
            <w:tcMar>
              <w:left w:w="58" w:type="dxa"/>
              <w:right w:w="58" w:type="dxa"/>
            </w:tcMar>
          </w:tcPr>
          <w:p w14:paraId="1EC3FCB5" w14:textId="77777777" w:rsidR="00BE396E" w:rsidRDefault="00BE396E" w:rsidP="00BE396E">
            <w:pPr>
              <w:pStyle w:val="TableText"/>
            </w:pPr>
            <w:r>
              <w:t>MMDDYYYY</w:t>
            </w:r>
          </w:p>
        </w:tc>
        <w:tc>
          <w:tcPr>
            <w:tcW w:w="858" w:type="dxa"/>
            <w:tcMar>
              <w:left w:w="58" w:type="dxa"/>
              <w:right w:w="58" w:type="dxa"/>
            </w:tcMar>
          </w:tcPr>
          <w:p w14:paraId="5FC26B11" w14:textId="77777777" w:rsidR="00BE396E" w:rsidRDefault="00BE396E" w:rsidP="00BE396E">
            <w:pPr>
              <w:pStyle w:val="TableText"/>
            </w:pPr>
            <w:r>
              <w:t>Zeros</w:t>
            </w:r>
          </w:p>
        </w:tc>
        <w:tc>
          <w:tcPr>
            <w:tcW w:w="431" w:type="dxa"/>
          </w:tcPr>
          <w:p w14:paraId="409257AC" w14:textId="77777777" w:rsidR="00BE396E" w:rsidRDefault="00BE396E" w:rsidP="00BE396E">
            <w:pPr>
              <w:pStyle w:val="TableText"/>
            </w:pPr>
            <w:r>
              <w:t>-</w:t>
            </w:r>
          </w:p>
        </w:tc>
        <w:tc>
          <w:tcPr>
            <w:tcW w:w="431" w:type="dxa"/>
          </w:tcPr>
          <w:p w14:paraId="493A3BEC" w14:textId="77777777" w:rsidR="00BE396E" w:rsidRDefault="00BE396E" w:rsidP="00BE396E">
            <w:pPr>
              <w:pStyle w:val="TableText"/>
            </w:pPr>
            <w:r>
              <w:t>X</w:t>
            </w:r>
          </w:p>
        </w:tc>
        <w:tc>
          <w:tcPr>
            <w:tcW w:w="432" w:type="dxa"/>
          </w:tcPr>
          <w:p w14:paraId="5A19AFCA" w14:textId="77777777" w:rsidR="00BE396E" w:rsidRDefault="00BE396E" w:rsidP="00BE396E">
            <w:pPr>
              <w:pStyle w:val="TableText"/>
            </w:pPr>
            <w:r>
              <w:t>X</w:t>
            </w:r>
          </w:p>
        </w:tc>
      </w:tr>
      <w:tr w:rsidR="00BE396E" w14:paraId="0EE9B79B" w14:textId="77777777" w:rsidTr="00006E83">
        <w:trPr>
          <w:cantSplit/>
          <w:jc w:val="center"/>
        </w:trPr>
        <w:tc>
          <w:tcPr>
            <w:tcW w:w="802" w:type="dxa"/>
            <w:tcMar>
              <w:left w:w="58" w:type="dxa"/>
              <w:right w:w="58" w:type="dxa"/>
            </w:tcMar>
          </w:tcPr>
          <w:p w14:paraId="2674BDD8" w14:textId="4B75E50B" w:rsidR="00BE396E" w:rsidRDefault="00BE396E" w:rsidP="00BE396E">
            <w:pPr>
              <w:pStyle w:val="TableText"/>
            </w:pPr>
            <w:r>
              <w:t>706</w:t>
            </w:r>
            <w:r w:rsidR="00135F82">
              <w:t xml:space="preserve"> – </w:t>
            </w:r>
            <w:r>
              <w:t>709</w:t>
            </w:r>
          </w:p>
        </w:tc>
        <w:tc>
          <w:tcPr>
            <w:tcW w:w="2226" w:type="dxa"/>
            <w:tcMar>
              <w:left w:w="58" w:type="dxa"/>
              <w:right w:w="58" w:type="dxa"/>
            </w:tcMar>
          </w:tcPr>
          <w:p w14:paraId="67A3DD69" w14:textId="77777777" w:rsidR="00BE396E" w:rsidRDefault="00BE396E" w:rsidP="00BE396E">
            <w:pPr>
              <w:pStyle w:val="TableText"/>
            </w:pPr>
            <w:r>
              <w:t>CLERK ID FOR HIC CHANGE</w:t>
            </w:r>
          </w:p>
        </w:tc>
        <w:tc>
          <w:tcPr>
            <w:tcW w:w="2935" w:type="dxa"/>
            <w:tcMar>
              <w:left w:w="58" w:type="dxa"/>
              <w:right w:w="58" w:type="dxa"/>
            </w:tcMar>
          </w:tcPr>
          <w:p w14:paraId="1471EC19" w14:textId="4C49B6E7" w:rsidR="00BE396E" w:rsidRDefault="00BE396E" w:rsidP="00BE396E">
            <w:pPr>
              <w:pStyle w:val="TableText"/>
            </w:pPr>
            <w:r>
              <w:t>:P:IDR-</w:t>
            </w:r>
            <w:bookmarkStart w:id="302" w:name="_Hlt514734284"/>
            <w:r>
              <w:fldChar w:fldCharType="begin"/>
            </w:r>
            <w:r w:rsidR="00A86503">
              <w:instrText>HYPERLINK "..\\..\\DataDictionary\\COBOL\\HDR-TRLR\\HIC-CHG-CLERK.docx"</w:instrText>
            </w:r>
            <w:r>
              <w:fldChar w:fldCharType="separate"/>
            </w:r>
            <w:r>
              <w:rPr>
                <w:rStyle w:val="Hyperlink"/>
              </w:rPr>
              <w:t>H</w:t>
            </w:r>
            <w:bookmarkStart w:id="303" w:name="_Hlt526818745"/>
            <w:r>
              <w:rPr>
                <w:rStyle w:val="Hyperlink"/>
              </w:rPr>
              <w:t>I</w:t>
            </w:r>
            <w:bookmarkEnd w:id="303"/>
            <w:r>
              <w:rPr>
                <w:rStyle w:val="Hyperlink"/>
              </w:rPr>
              <w:t>C-</w:t>
            </w:r>
            <w:bookmarkStart w:id="304" w:name="_Hlt28687268"/>
            <w:r>
              <w:rPr>
                <w:rStyle w:val="Hyperlink"/>
              </w:rPr>
              <w:t>C</w:t>
            </w:r>
            <w:bookmarkStart w:id="305" w:name="_Hlt11745211"/>
            <w:bookmarkEnd w:id="304"/>
            <w:r>
              <w:rPr>
                <w:rStyle w:val="Hyperlink"/>
              </w:rPr>
              <w:t>H</w:t>
            </w:r>
            <w:bookmarkEnd w:id="305"/>
            <w:r>
              <w:rPr>
                <w:rStyle w:val="Hyperlink"/>
              </w:rPr>
              <w:t>G-C</w:t>
            </w:r>
            <w:bookmarkStart w:id="306" w:name="_Hlt517151378"/>
            <w:r>
              <w:rPr>
                <w:rStyle w:val="Hyperlink"/>
              </w:rPr>
              <w:t>L</w:t>
            </w:r>
            <w:bookmarkEnd w:id="306"/>
            <w:r>
              <w:rPr>
                <w:rStyle w:val="Hyperlink"/>
              </w:rPr>
              <w:t>ERK</w:t>
            </w:r>
            <w:r>
              <w:fldChar w:fldCharType="end"/>
            </w:r>
            <w:bookmarkEnd w:id="302"/>
          </w:p>
        </w:tc>
        <w:tc>
          <w:tcPr>
            <w:tcW w:w="2849" w:type="dxa"/>
            <w:gridSpan w:val="2"/>
            <w:tcMar>
              <w:left w:w="58" w:type="dxa"/>
              <w:right w:w="58" w:type="dxa"/>
            </w:tcMar>
          </w:tcPr>
          <w:p w14:paraId="717B4496" w14:textId="77777777" w:rsidR="00BE396E" w:rsidRDefault="00BE396E" w:rsidP="00BE396E">
            <w:pPr>
              <w:pStyle w:val="TableText"/>
            </w:pPr>
            <w:r w:rsidRPr="0009766B">
              <w:rPr>
                <w:rFonts w:cs="Arial"/>
                <w:color w:val="000000"/>
              </w:rPr>
              <w:t>The identifier of the clerk initiating the HIC change</w:t>
            </w:r>
            <w:r>
              <w:rPr>
                <w:rFonts w:cs="Arial"/>
                <w:color w:val="000000"/>
              </w:rPr>
              <w:t>.</w:t>
            </w:r>
          </w:p>
        </w:tc>
        <w:tc>
          <w:tcPr>
            <w:tcW w:w="1080" w:type="dxa"/>
            <w:tcMar>
              <w:left w:w="58" w:type="dxa"/>
              <w:right w:w="58" w:type="dxa"/>
            </w:tcMar>
          </w:tcPr>
          <w:p w14:paraId="21030F9A" w14:textId="77777777" w:rsidR="00BE396E" w:rsidRDefault="00BE396E" w:rsidP="00BE396E">
            <w:pPr>
              <w:pStyle w:val="TableText"/>
              <w:rPr>
                <w:caps/>
              </w:rPr>
            </w:pPr>
            <w:r>
              <w:rPr>
                <w:caps/>
              </w:rPr>
              <w:t>4 c</w:t>
            </w:r>
          </w:p>
        </w:tc>
        <w:tc>
          <w:tcPr>
            <w:tcW w:w="2340" w:type="dxa"/>
            <w:tcMar>
              <w:left w:w="58" w:type="dxa"/>
              <w:right w:w="58" w:type="dxa"/>
            </w:tcMar>
          </w:tcPr>
          <w:p w14:paraId="0D7A4A02" w14:textId="256AD5AB" w:rsidR="00BE396E" w:rsidRDefault="003A63DC" w:rsidP="003A63DC">
            <w:pPr>
              <w:pStyle w:val="TableText"/>
            </w:pPr>
            <w:r w:rsidRPr="003A63DC">
              <w:t>The value of 5408 or 5108 indicates the HIC change was a result of a CWF response.</w:t>
            </w:r>
          </w:p>
        </w:tc>
        <w:tc>
          <w:tcPr>
            <w:tcW w:w="858" w:type="dxa"/>
            <w:tcMar>
              <w:left w:w="58" w:type="dxa"/>
              <w:right w:w="58" w:type="dxa"/>
            </w:tcMar>
          </w:tcPr>
          <w:p w14:paraId="2775F802" w14:textId="77777777" w:rsidR="00BE396E" w:rsidRDefault="00BE396E" w:rsidP="00BE396E">
            <w:pPr>
              <w:pStyle w:val="TableText"/>
            </w:pPr>
            <w:r>
              <w:t>Spaces</w:t>
            </w:r>
          </w:p>
        </w:tc>
        <w:tc>
          <w:tcPr>
            <w:tcW w:w="431" w:type="dxa"/>
          </w:tcPr>
          <w:p w14:paraId="73B830ED" w14:textId="77777777" w:rsidR="00BE396E" w:rsidRDefault="00BE396E" w:rsidP="00BE396E">
            <w:pPr>
              <w:pStyle w:val="TableText"/>
            </w:pPr>
            <w:r>
              <w:t>-</w:t>
            </w:r>
          </w:p>
        </w:tc>
        <w:tc>
          <w:tcPr>
            <w:tcW w:w="431" w:type="dxa"/>
          </w:tcPr>
          <w:p w14:paraId="7C39E9E2" w14:textId="77777777" w:rsidR="00BE396E" w:rsidRDefault="00BE396E" w:rsidP="00BE396E">
            <w:pPr>
              <w:pStyle w:val="TableText"/>
            </w:pPr>
            <w:r>
              <w:t>X</w:t>
            </w:r>
          </w:p>
        </w:tc>
        <w:tc>
          <w:tcPr>
            <w:tcW w:w="432" w:type="dxa"/>
          </w:tcPr>
          <w:p w14:paraId="54CE719F" w14:textId="77777777" w:rsidR="00BE396E" w:rsidRDefault="00BE396E" w:rsidP="00BE396E">
            <w:pPr>
              <w:pStyle w:val="TableText"/>
            </w:pPr>
            <w:r>
              <w:t>X</w:t>
            </w:r>
          </w:p>
        </w:tc>
      </w:tr>
      <w:tr w:rsidR="00BE396E" w14:paraId="39994D97" w14:textId="77777777" w:rsidTr="00006E83">
        <w:trPr>
          <w:cantSplit/>
          <w:jc w:val="center"/>
        </w:trPr>
        <w:tc>
          <w:tcPr>
            <w:tcW w:w="802" w:type="dxa"/>
            <w:tcMar>
              <w:left w:w="58" w:type="dxa"/>
              <w:right w:w="58" w:type="dxa"/>
            </w:tcMar>
          </w:tcPr>
          <w:p w14:paraId="37357CCB" w14:textId="3BD2C912" w:rsidR="00BE396E" w:rsidRDefault="00BE396E" w:rsidP="00BE396E">
            <w:pPr>
              <w:pStyle w:val="TableText"/>
            </w:pPr>
            <w:r>
              <w:t>710</w:t>
            </w:r>
            <w:r w:rsidR="00135F82">
              <w:t xml:space="preserve"> – </w:t>
            </w:r>
            <w:r>
              <w:t>721</w:t>
            </w:r>
          </w:p>
        </w:tc>
        <w:tc>
          <w:tcPr>
            <w:tcW w:w="2226" w:type="dxa"/>
            <w:tcMar>
              <w:left w:w="58" w:type="dxa"/>
              <w:right w:w="58" w:type="dxa"/>
            </w:tcMar>
          </w:tcPr>
          <w:p w14:paraId="1A01362A" w14:textId="77777777" w:rsidR="00BE396E" w:rsidRDefault="00BE396E" w:rsidP="00BE396E">
            <w:pPr>
              <w:pStyle w:val="TableText"/>
            </w:pPr>
            <w:r>
              <w:t>XREF HIC NUMBER</w:t>
            </w:r>
          </w:p>
        </w:tc>
        <w:tc>
          <w:tcPr>
            <w:tcW w:w="2935" w:type="dxa"/>
            <w:tcMar>
              <w:left w:w="58" w:type="dxa"/>
              <w:right w:w="58" w:type="dxa"/>
            </w:tcMar>
          </w:tcPr>
          <w:p w14:paraId="3B87A87F" w14:textId="23B1AC3F" w:rsidR="00BE396E" w:rsidRDefault="00BE396E" w:rsidP="00BE396E">
            <w:pPr>
              <w:pStyle w:val="TableText"/>
            </w:pPr>
            <w:r>
              <w:t>:P:IDR-</w:t>
            </w:r>
            <w:hyperlink r:id="rId227" w:history="1">
              <w:r>
                <w:rPr>
                  <w:rStyle w:val="Hyperlink"/>
                </w:rPr>
                <w:t>H</w:t>
              </w:r>
              <w:bookmarkStart w:id="307" w:name="_Hlt514734307"/>
              <w:r>
                <w:rPr>
                  <w:rStyle w:val="Hyperlink"/>
                </w:rPr>
                <w:t>I</w:t>
              </w:r>
              <w:bookmarkEnd w:id="307"/>
              <w:r>
                <w:rPr>
                  <w:rStyle w:val="Hyperlink"/>
                </w:rPr>
                <w:t>C</w:t>
              </w:r>
              <w:bookmarkStart w:id="308" w:name="_Hlt526818851"/>
              <w:r>
                <w:rPr>
                  <w:rStyle w:val="Hyperlink"/>
                </w:rPr>
                <w:t>-</w:t>
              </w:r>
              <w:bookmarkStart w:id="309" w:name="_Hlt11745246"/>
              <w:bookmarkEnd w:id="308"/>
              <w:r>
                <w:rPr>
                  <w:rStyle w:val="Hyperlink"/>
                </w:rPr>
                <w:t>X</w:t>
              </w:r>
              <w:bookmarkStart w:id="310" w:name="_Hlt517151383"/>
              <w:bookmarkEnd w:id="309"/>
              <w:r>
                <w:rPr>
                  <w:rStyle w:val="Hyperlink"/>
                </w:rPr>
                <w:t>R</w:t>
              </w:r>
              <w:bookmarkEnd w:id="310"/>
              <w:r>
                <w:rPr>
                  <w:rStyle w:val="Hyperlink"/>
                </w:rPr>
                <w:t>EF-NUM</w:t>
              </w:r>
            </w:hyperlink>
          </w:p>
        </w:tc>
        <w:tc>
          <w:tcPr>
            <w:tcW w:w="2849" w:type="dxa"/>
            <w:gridSpan w:val="2"/>
            <w:tcMar>
              <w:left w:w="58" w:type="dxa"/>
              <w:right w:w="58" w:type="dxa"/>
            </w:tcMar>
          </w:tcPr>
          <w:p w14:paraId="5E57F5AA" w14:textId="77777777" w:rsidR="00BE396E" w:rsidRDefault="00BE396E" w:rsidP="00BE396E">
            <w:pPr>
              <w:pStyle w:val="TableText"/>
            </w:pPr>
            <w:r>
              <w:t>XREF HIC</w:t>
            </w:r>
          </w:p>
          <w:p w14:paraId="6F785951" w14:textId="64B64600" w:rsidR="00BE396E" w:rsidRDefault="00BE396E" w:rsidP="006B0C44">
            <w:pPr>
              <w:pStyle w:val="TableText"/>
            </w:pPr>
            <w:r w:rsidRPr="001F263D">
              <w:rPr>
                <w:rFonts w:cs="Arial"/>
                <w:color w:val="000000"/>
              </w:rPr>
              <w:t>This field will contain, when applicable, a new HIC number assigned by CMS or RRB which usually changes the Medicare status of the beneficiary. All records have been cross-referred (both internally and at CWF) from the original HIC number to this Cross-Referred HIC number. It indicates the HIC the claim came from or the HIC the claim was changed to.</w:t>
            </w:r>
          </w:p>
        </w:tc>
        <w:tc>
          <w:tcPr>
            <w:tcW w:w="1080" w:type="dxa"/>
            <w:tcMar>
              <w:left w:w="58" w:type="dxa"/>
              <w:right w:w="58" w:type="dxa"/>
            </w:tcMar>
          </w:tcPr>
          <w:p w14:paraId="77075B1A" w14:textId="77777777" w:rsidR="00BE396E" w:rsidRDefault="00BE396E" w:rsidP="00BE396E">
            <w:pPr>
              <w:pStyle w:val="TableText"/>
              <w:rPr>
                <w:caps/>
              </w:rPr>
            </w:pPr>
            <w:r>
              <w:rPr>
                <w:caps/>
              </w:rPr>
              <w:t>12 c</w:t>
            </w:r>
          </w:p>
        </w:tc>
        <w:tc>
          <w:tcPr>
            <w:tcW w:w="2340" w:type="dxa"/>
            <w:tcMar>
              <w:left w:w="58" w:type="dxa"/>
              <w:right w:w="58" w:type="dxa"/>
            </w:tcMar>
          </w:tcPr>
          <w:p w14:paraId="703EFD30" w14:textId="77777777" w:rsidR="00BE396E" w:rsidRDefault="00BE396E" w:rsidP="00BE396E">
            <w:pPr>
              <w:pStyle w:val="TableText"/>
            </w:pPr>
            <w:r>
              <w:t>HIC the claim came from or HIC the claim was changed to</w:t>
            </w:r>
          </w:p>
        </w:tc>
        <w:tc>
          <w:tcPr>
            <w:tcW w:w="858" w:type="dxa"/>
            <w:tcMar>
              <w:left w:w="58" w:type="dxa"/>
              <w:right w:w="58" w:type="dxa"/>
            </w:tcMar>
          </w:tcPr>
          <w:p w14:paraId="3B84074F" w14:textId="77777777" w:rsidR="00BE396E" w:rsidRDefault="00BE396E" w:rsidP="00BE396E">
            <w:pPr>
              <w:pStyle w:val="TableText"/>
            </w:pPr>
            <w:r>
              <w:t>Spaces</w:t>
            </w:r>
          </w:p>
        </w:tc>
        <w:tc>
          <w:tcPr>
            <w:tcW w:w="431" w:type="dxa"/>
          </w:tcPr>
          <w:p w14:paraId="531938B1" w14:textId="77777777" w:rsidR="00BE396E" w:rsidRDefault="00BE396E" w:rsidP="00BE396E">
            <w:pPr>
              <w:pStyle w:val="TableText"/>
            </w:pPr>
            <w:r>
              <w:t>-</w:t>
            </w:r>
          </w:p>
        </w:tc>
        <w:tc>
          <w:tcPr>
            <w:tcW w:w="431" w:type="dxa"/>
          </w:tcPr>
          <w:p w14:paraId="09A0B3B9" w14:textId="77777777" w:rsidR="00BE396E" w:rsidRDefault="00BE396E" w:rsidP="00BE396E">
            <w:pPr>
              <w:pStyle w:val="TableText"/>
            </w:pPr>
            <w:r>
              <w:t>X</w:t>
            </w:r>
          </w:p>
        </w:tc>
        <w:tc>
          <w:tcPr>
            <w:tcW w:w="432" w:type="dxa"/>
          </w:tcPr>
          <w:p w14:paraId="751B7661" w14:textId="77777777" w:rsidR="00BE396E" w:rsidRDefault="00BE396E" w:rsidP="00BE396E">
            <w:pPr>
              <w:pStyle w:val="TableText"/>
            </w:pPr>
            <w:r>
              <w:t>X</w:t>
            </w:r>
          </w:p>
        </w:tc>
      </w:tr>
      <w:tr w:rsidR="00BE396E" w14:paraId="1DCD9372" w14:textId="77777777" w:rsidTr="00006E83">
        <w:trPr>
          <w:cantSplit/>
          <w:jc w:val="center"/>
        </w:trPr>
        <w:tc>
          <w:tcPr>
            <w:tcW w:w="802" w:type="dxa"/>
            <w:tcMar>
              <w:left w:w="58" w:type="dxa"/>
              <w:right w:w="58" w:type="dxa"/>
            </w:tcMar>
          </w:tcPr>
          <w:p w14:paraId="4942787D" w14:textId="77777777" w:rsidR="00BE396E" w:rsidRDefault="00BE396E" w:rsidP="00BE396E">
            <w:pPr>
              <w:pStyle w:val="TableText"/>
            </w:pPr>
            <w:r>
              <w:t>722</w:t>
            </w:r>
          </w:p>
        </w:tc>
        <w:tc>
          <w:tcPr>
            <w:tcW w:w="2226" w:type="dxa"/>
            <w:tcMar>
              <w:left w:w="58" w:type="dxa"/>
              <w:right w:w="58" w:type="dxa"/>
            </w:tcMar>
          </w:tcPr>
          <w:p w14:paraId="16153D10" w14:textId="77777777" w:rsidR="00BE396E" w:rsidRDefault="00BE396E" w:rsidP="00BE396E">
            <w:pPr>
              <w:pStyle w:val="TableText"/>
            </w:pPr>
            <w:r>
              <w:t>HIC CHANGE INDICATOR</w:t>
            </w:r>
          </w:p>
        </w:tc>
        <w:tc>
          <w:tcPr>
            <w:tcW w:w="2935" w:type="dxa"/>
            <w:tcMar>
              <w:left w:w="58" w:type="dxa"/>
              <w:right w:w="58" w:type="dxa"/>
            </w:tcMar>
          </w:tcPr>
          <w:p w14:paraId="47D446A2" w14:textId="45133DC3" w:rsidR="00BE396E" w:rsidRDefault="00BE396E" w:rsidP="00BE396E">
            <w:pPr>
              <w:pStyle w:val="TableText"/>
            </w:pPr>
            <w:r>
              <w:t>:P:IDR-</w:t>
            </w:r>
            <w:hyperlink r:id="rId228" w:history="1">
              <w:r>
                <w:rPr>
                  <w:rStyle w:val="Hyperlink"/>
                </w:rPr>
                <w:t>HI</w:t>
              </w:r>
              <w:bookmarkStart w:id="311" w:name="_Hlt514734326"/>
              <w:r>
                <w:rPr>
                  <w:rStyle w:val="Hyperlink"/>
                </w:rPr>
                <w:t>C</w:t>
              </w:r>
              <w:bookmarkEnd w:id="311"/>
              <w:r>
                <w:rPr>
                  <w:rStyle w:val="Hyperlink"/>
                </w:rPr>
                <w:t>-</w:t>
              </w:r>
              <w:bookmarkStart w:id="312" w:name="_Hlt11745389"/>
              <w:bookmarkStart w:id="313" w:name="_Hlt11745383"/>
              <w:bookmarkEnd w:id="312"/>
              <w:r>
                <w:rPr>
                  <w:rStyle w:val="Hyperlink"/>
                </w:rPr>
                <w:t>C</w:t>
              </w:r>
              <w:bookmarkStart w:id="314" w:name="_Hlt30568368"/>
              <w:bookmarkEnd w:id="313"/>
              <w:r>
                <w:rPr>
                  <w:rStyle w:val="Hyperlink"/>
                </w:rPr>
                <w:t>H</w:t>
              </w:r>
              <w:bookmarkEnd w:id="314"/>
              <w:r>
                <w:rPr>
                  <w:rStyle w:val="Hyperlink"/>
                </w:rPr>
                <w:t>G</w:t>
              </w:r>
              <w:bookmarkStart w:id="315" w:name="_Hlt517151387"/>
              <w:r>
                <w:rPr>
                  <w:rStyle w:val="Hyperlink"/>
                </w:rPr>
                <w:t>-</w:t>
              </w:r>
              <w:bookmarkEnd w:id="315"/>
              <w:r>
                <w:rPr>
                  <w:rStyle w:val="Hyperlink"/>
                </w:rPr>
                <w:t>IND</w:t>
              </w:r>
            </w:hyperlink>
          </w:p>
        </w:tc>
        <w:tc>
          <w:tcPr>
            <w:tcW w:w="2849" w:type="dxa"/>
            <w:gridSpan w:val="2"/>
            <w:tcMar>
              <w:left w:w="58" w:type="dxa"/>
              <w:right w:w="58" w:type="dxa"/>
            </w:tcMar>
          </w:tcPr>
          <w:p w14:paraId="35A69B0E" w14:textId="77777777" w:rsidR="00BE396E" w:rsidRDefault="00BE396E" w:rsidP="00BE396E">
            <w:pPr>
              <w:pStyle w:val="TableText"/>
            </w:pPr>
            <w:r>
              <w:t>From/To HIC change indicator</w:t>
            </w:r>
          </w:p>
          <w:p w14:paraId="539738A2" w14:textId="77777777" w:rsidR="00BE396E" w:rsidRDefault="00BE396E" w:rsidP="00BE396E">
            <w:pPr>
              <w:pStyle w:val="TableText"/>
            </w:pPr>
            <w:r w:rsidRPr="001F263D">
              <w:rPr>
                <w:rFonts w:cs="Arial"/>
                <w:color w:val="000000"/>
              </w:rPr>
              <w:t>This field carries an identifier that determines the type of HIC cross-reference that has taken place.</w:t>
            </w:r>
          </w:p>
        </w:tc>
        <w:tc>
          <w:tcPr>
            <w:tcW w:w="1080" w:type="dxa"/>
            <w:tcMar>
              <w:left w:w="58" w:type="dxa"/>
              <w:right w:w="58" w:type="dxa"/>
            </w:tcMar>
          </w:tcPr>
          <w:p w14:paraId="6B6482CE" w14:textId="77777777" w:rsidR="00BE396E" w:rsidRDefault="00BE396E" w:rsidP="00BE396E">
            <w:pPr>
              <w:pStyle w:val="TableText"/>
              <w:rPr>
                <w:caps/>
              </w:rPr>
            </w:pPr>
            <w:r>
              <w:rPr>
                <w:caps/>
              </w:rPr>
              <w:t>1 C</w:t>
            </w:r>
          </w:p>
        </w:tc>
        <w:tc>
          <w:tcPr>
            <w:tcW w:w="2340" w:type="dxa"/>
            <w:tcMar>
              <w:left w:w="58" w:type="dxa"/>
              <w:right w:w="58" w:type="dxa"/>
            </w:tcMar>
          </w:tcPr>
          <w:p w14:paraId="09FAFE84" w14:textId="77777777" w:rsidR="00BE396E" w:rsidRPr="0048798E" w:rsidRDefault="00BE396E" w:rsidP="00BE396E">
            <w:pPr>
              <w:pStyle w:val="TableText"/>
              <w:rPr>
                <w:b/>
              </w:rPr>
            </w:pPr>
            <w:r w:rsidRPr="0042502A">
              <w:rPr>
                <w:b/>
              </w:rPr>
              <w:t>Valid Values:</w:t>
            </w:r>
          </w:p>
          <w:p w14:paraId="7D02D428" w14:textId="69D79B4A" w:rsidR="00BE396E" w:rsidRPr="00C80849" w:rsidRDefault="00BE396E" w:rsidP="00245396">
            <w:pPr>
              <w:pStyle w:val="TableTextBullet"/>
            </w:pPr>
            <w:r w:rsidRPr="00C80849">
              <w:t xml:space="preserve">F </w:t>
            </w:r>
            <w:r w:rsidR="006B0C44">
              <w:t xml:space="preserve">– </w:t>
            </w:r>
            <w:r w:rsidRPr="00C80849">
              <w:t>From</w:t>
            </w:r>
          </w:p>
          <w:p w14:paraId="70920A4C" w14:textId="717C7C79" w:rsidR="00BE396E" w:rsidRPr="00C80849" w:rsidRDefault="00BE396E" w:rsidP="00245396">
            <w:pPr>
              <w:pStyle w:val="TableTextBullet"/>
            </w:pPr>
            <w:r w:rsidRPr="00C80849">
              <w:t xml:space="preserve">T </w:t>
            </w:r>
            <w:r w:rsidR="006B0C44">
              <w:t xml:space="preserve">– </w:t>
            </w:r>
            <w:r w:rsidRPr="00C80849">
              <w:t>To</w:t>
            </w:r>
          </w:p>
          <w:p w14:paraId="2DA20AE9" w14:textId="77777777" w:rsidR="00BE396E" w:rsidRDefault="00BE396E" w:rsidP="00BE396E">
            <w:pPr>
              <w:pStyle w:val="TableText"/>
            </w:pPr>
            <w:r>
              <w:t>Indicates HIC change direction.</w:t>
            </w:r>
          </w:p>
        </w:tc>
        <w:tc>
          <w:tcPr>
            <w:tcW w:w="858" w:type="dxa"/>
            <w:tcMar>
              <w:left w:w="58" w:type="dxa"/>
              <w:right w:w="58" w:type="dxa"/>
            </w:tcMar>
          </w:tcPr>
          <w:p w14:paraId="3C894584" w14:textId="77777777" w:rsidR="00BE396E" w:rsidRDefault="00BE396E" w:rsidP="00BE396E">
            <w:pPr>
              <w:pStyle w:val="TableText"/>
            </w:pPr>
            <w:r>
              <w:t>Spaces</w:t>
            </w:r>
          </w:p>
        </w:tc>
        <w:tc>
          <w:tcPr>
            <w:tcW w:w="431" w:type="dxa"/>
          </w:tcPr>
          <w:p w14:paraId="793CAD9E" w14:textId="77777777" w:rsidR="00BE396E" w:rsidRDefault="00BE396E" w:rsidP="00BE396E">
            <w:pPr>
              <w:pStyle w:val="TableText"/>
            </w:pPr>
            <w:r>
              <w:t>-</w:t>
            </w:r>
          </w:p>
        </w:tc>
        <w:tc>
          <w:tcPr>
            <w:tcW w:w="431" w:type="dxa"/>
          </w:tcPr>
          <w:p w14:paraId="27DD9058" w14:textId="77777777" w:rsidR="00BE396E" w:rsidRDefault="00BE396E" w:rsidP="00BE396E">
            <w:pPr>
              <w:pStyle w:val="TableText"/>
            </w:pPr>
            <w:r>
              <w:t>X</w:t>
            </w:r>
          </w:p>
        </w:tc>
        <w:tc>
          <w:tcPr>
            <w:tcW w:w="432" w:type="dxa"/>
          </w:tcPr>
          <w:p w14:paraId="79F742E0" w14:textId="77777777" w:rsidR="00BE396E" w:rsidRDefault="00BE396E" w:rsidP="00BE396E">
            <w:pPr>
              <w:pStyle w:val="TableText"/>
            </w:pPr>
            <w:r>
              <w:t>X</w:t>
            </w:r>
          </w:p>
        </w:tc>
      </w:tr>
      <w:tr w:rsidR="00BE396E" w14:paraId="08A0CD7E" w14:textId="77777777" w:rsidTr="00006E83">
        <w:trPr>
          <w:cantSplit/>
          <w:jc w:val="center"/>
        </w:trPr>
        <w:tc>
          <w:tcPr>
            <w:tcW w:w="802" w:type="dxa"/>
            <w:tcMar>
              <w:left w:w="58" w:type="dxa"/>
              <w:right w:w="58" w:type="dxa"/>
            </w:tcMar>
          </w:tcPr>
          <w:p w14:paraId="729E50DB" w14:textId="77777777" w:rsidR="00BE396E" w:rsidRDefault="00BE396E" w:rsidP="00BE396E">
            <w:pPr>
              <w:pStyle w:val="TableText"/>
            </w:pPr>
            <w:r>
              <w:t>723</w:t>
            </w:r>
          </w:p>
        </w:tc>
        <w:tc>
          <w:tcPr>
            <w:tcW w:w="2226" w:type="dxa"/>
            <w:tcMar>
              <w:left w:w="58" w:type="dxa"/>
              <w:right w:w="58" w:type="dxa"/>
            </w:tcMar>
          </w:tcPr>
          <w:p w14:paraId="3E90D699" w14:textId="77777777" w:rsidR="00BE396E" w:rsidRDefault="00BE396E" w:rsidP="00BE396E">
            <w:pPr>
              <w:pStyle w:val="TableText"/>
            </w:pPr>
            <w:r>
              <w:t>HIC CHANGE BACK OUT INDICATOR</w:t>
            </w:r>
          </w:p>
        </w:tc>
        <w:tc>
          <w:tcPr>
            <w:tcW w:w="2935" w:type="dxa"/>
            <w:tcMar>
              <w:left w:w="58" w:type="dxa"/>
              <w:right w:w="58" w:type="dxa"/>
            </w:tcMar>
          </w:tcPr>
          <w:p w14:paraId="55857AEE" w14:textId="2D393D1F" w:rsidR="00BE396E" w:rsidRDefault="00BE396E" w:rsidP="00BE396E">
            <w:pPr>
              <w:pStyle w:val="TableText"/>
            </w:pPr>
            <w:r>
              <w:t>:P:IDR-</w:t>
            </w:r>
            <w:hyperlink r:id="rId229" w:history="1">
              <w:r>
                <w:rPr>
                  <w:rStyle w:val="Hyperlink"/>
                </w:rPr>
                <w:t>HI</w:t>
              </w:r>
              <w:bookmarkStart w:id="316" w:name="_Hlt514734341"/>
              <w:r>
                <w:rPr>
                  <w:rStyle w:val="Hyperlink"/>
                </w:rPr>
                <w:t>C</w:t>
              </w:r>
              <w:bookmarkStart w:id="317" w:name="_Hlt30568376"/>
              <w:bookmarkEnd w:id="316"/>
              <w:r>
                <w:rPr>
                  <w:rStyle w:val="Hyperlink"/>
                </w:rPr>
                <w:t>-</w:t>
              </w:r>
              <w:bookmarkEnd w:id="317"/>
              <w:r>
                <w:rPr>
                  <w:rStyle w:val="Hyperlink"/>
                </w:rPr>
                <w:t>C</w:t>
              </w:r>
              <w:bookmarkStart w:id="318" w:name="_Hlt11745411"/>
              <w:r>
                <w:rPr>
                  <w:rStyle w:val="Hyperlink"/>
                </w:rPr>
                <w:t>H</w:t>
              </w:r>
              <w:bookmarkStart w:id="319" w:name="_Hlt517151391"/>
              <w:bookmarkEnd w:id="318"/>
              <w:r>
                <w:rPr>
                  <w:rStyle w:val="Hyperlink"/>
                </w:rPr>
                <w:t>G</w:t>
              </w:r>
              <w:bookmarkEnd w:id="319"/>
              <w:r>
                <w:rPr>
                  <w:rStyle w:val="Hyperlink"/>
                </w:rPr>
                <w:t>-HBACK</w:t>
              </w:r>
            </w:hyperlink>
          </w:p>
        </w:tc>
        <w:tc>
          <w:tcPr>
            <w:tcW w:w="2849" w:type="dxa"/>
            <w:gridSpan w:val="2"/>
            <w:tcMar>
              <w:left w:w="58" w:type="dxa"/>
              <w:right w:w="58" w:type="dxa"/>
            </w:tcMar>
          </w:tcPr>
          <w:p w14:paraId="7CC9E402" w14:textId="77777777" w:rsidR="00BE396E" w:rsidRDefault="00BE396E" w:rsidP="00BE396E">
            <w:pPr>
              <w:pStyle w:val="TableText"/>
            </w:pPr>
            <w:r>
              <w:rPr>
                <w:snapToGrid w:val="0"/>
              </w:rPr>
              <w:t>HIC Change Back Out Indicator</w:t>
            </w:r>
          </w:p>
          <w:p w14:paraId="683D21FA" w14:textId="77777777" w:rsidR="00BE396E" w:rsidRDefault="00BE396E" w:rsidP="00BE396E">
            <w:pPr>
              <w:pStyle w:val="TableText"/>
            </w:pPr>
            <w:r w:rsidRPr="001F263D">
              <w:rPr>
                <w:rFonts w:cs="Arial"/>
                <w:color w:val="000000"/>
              </w:rPr>
              <w:t>This item is used to identify whether or not the claim being adjusted is a CWF suspended claim.</w:t>
            </w:r>
          </w:p>
        </w:tc>
        <w:tc>
          <w:tcPr>
            <w:tcW w:w="1080" w:type="dxa"/>
            <w:tcMar>
              <w:left w:w="58" w:type="dxa"/>
              <w:right w:w="58" w:type="dxa"/>
            </w:tcMar>
          </w:tcPr>
          <w:p w14:paraId="0C4D5A67" w14:textId="77777777" w:rsidR="00BE396E" w:rsidRDefault="00BE396E" w:rsidP="00BE396E">
            <w:pPr>
              <w:pStyle w:val="TableText"/>
              <w:rPr>
                <w:caps/>
              </w:rPr>
            </w:pPr>
            <w:r>
              <w:rPr>
                <w:caps/>
              </w:rPr>
              <w:t>1 C</w:t>
            </w:r>
          </w:p>
        </w:tc>
        <w:tc>
          <w:tcPr>
            <w:tcW w:w="2340" w:type="dxa"/>
            <w:tcMar>
              <w:left w:w="58" w:type="dxa"/>
              <w:right w:w="58" w:type="dxa"/>
            </w:tcMar>
          </w:tcPr>
          <w:p w14:paraId="0E91C816" w14:textId="77777777" w:rsidR="00BE396E" w:rsidRPr="0048798E" w:rsidRDefault="00BE396E" w:rsidP="00BE396E">
            <w:pPr>
              <w:pStyle w:val="TableText"/>
              <w:rPr>
                <w:b/>
              </w:rPr>
            </w:pPr>
            <w:r w:rsidRPr="0042502A">
              <w:rPr>
                <w:b/>
              </w:rPr>
              <w:t>Valid Values:</w:t>
            </w:r>
          </w:p>
          <w:p w14:paraId="09B59CFB" w14:textId="5732FF1B" w:rsidR="00BE396E" w:rsidRPr="00C80849" w:rsidRDefault="00BE396E" w:rsidP="00245396">
            <w:pPr>
              <w:pStyle w:val="TableTextBullet"/>
            </w:pPr>
            <w:r w:rsidRPr="00C80849">
              <w:t xml:space="preserve">B </w:t>
            </w:r>
            <w:r w:rsidR="006B0C44">
              <w:t xml:space="preserve">– </w:t>
            </w:r>
            <w:r w:rsidRPr="00C80849">
              <w:t>IC Change being performed on a claim in CWF suspense</w:t>
            </w:r>
          </w:p>
          <w:p w14:paraId="17540A60" w14:textId="36175C06" w:rsidR="00BE396E" w:rsidRDefault="00BE396E" w:rsidP="00245396">
            <w:pPr>
              <w:pStyle w:val="TableTextBullet"/>
            </w:pPr>
            <w:r w:rsidRPr="00C80849">
              <w:t xml:space="preserve">Blank </w:t>
            </w:r>
            <w:r w:rsidR="006B0C44">
              <w:t xml:space="preserve">– </w:t>
            </w:r>
            <w:r w:rsidRPr="00C80849">
              <w:t>HIC Change being performed on a claim not in CWF suspense</w:t>
            </w:r>
          </w:p>
        </w:tc>
        <w:tc>
          <w:tcPr>
            <w:tcW w:w="858" w:type="dxa"/>
            <w:tcMar>
              <w:left w:w="58" w:type="dxa"/>
              <w:right w:w="58" w:type="dxa"/>
            </w:tcMar>
          </w:tcPr>
          <w:p w14:paraId="0E1EB967" w14:textId="77777777" w:rsidR="00BE396E" w:rsidRDefault="00BE396E" w:rsidP="00BE396E">
            <w:pPr>
              <w:pStyle w:val="TableText"/>
            </w:pPr>
            <w:r>
              <w:t>Spaces</w:t>
            </w:r>
          </w:p>
        </w:tc>
        <w:tc>
          <w:tcPr>
            <w:tcW w:w="431" w:type="dxa"/>
          </w:tcPr>
          <w:p w14:paraId="4BBB648E" w14:textId="77777777" w:rsidR="00BE396E" w:rsidRDefault="00BE396E" w:rsidP="00BE396E">
            <w:pPr>
              <w:pStyle w:val="TableText"/>
            </w:pPr>
            <w:r>
              <w:t>-</w:t>
            </w:r>
          </w:p>
        </w:tc>
        <w:tc>
          <w:tcPr>
            <w:tcW w:w="431" w:type="dxa"/>
          </w:tcPr>
          <w:p w14:paraId="6F0D8801" w14:textId="77777777" w:rsidR="00BE396E" w:rsidRDefault="00BE396E" w:rsidP="00BE396E">
            <w:pPr>
              <w:pStyle w:val="TableText"/>
            </w:pPr>
            <w:r>
              <w:t>X</w:t>
            </w:r>
          </w:p>
        </w:tc>
        <w:tc>
          <w:tcPr>
            <w:tcW w:w="432" w:type="dxa"/>
          </w:tcPr>
          <w:p w14:paraId="75278832" w14:textId="77777777" w:rsidR="00BE396E" w:rsidRDefault="00BE396E" w:rsidP="00BE396E">
            <w:pPr>
              <w:pStyle w:val="TableText"/>
            </w:pPr>
            <w:r>
              <w:t>X</w:t>
            </w:r>
          </w:p>
        </w:tc>
      </w:tr>
      <w:tr w:rsidR="00BE396E" w14:paraId="584540A7" w14:textId="77777777" w:rsidTr="00006E83">
        <w:trPr>
          <w:cantSplit/>
          <w:jc w:val="center"/>
        </w:trPr>
        <w:tc>
          <w:tcPr>
            <w:tcW w:w="802" w:type="dxa"/>
            <w:tcMar>
              <w:left w:w="58" w:type="dxa"/>
              <w:right w:w="58" w:type="dxa"/>
            </w:tcMar>
          </w:tcPr>
          <w:p w14:paraId="1BF820D5" w14:textId="77777777" w:rsidR="00BE396E" w:rsidRDefault="00BE396E" w:rsidP="00BE396E">
            <w:pPr>
              <w:pStyle w:val="TableText"/>
              <w:rPr>
                <w:b/>
              </w:rPr>
            </w:pPr>
            <w:r>
              <w:rPr>
                <w:b/>
              </w:rPr>
              <w:t>724</w:t>
            </w:r>
          </w:p>
        </w:tc>
        <w:tc>
          <w:tcPr>
            <w:tcW w:w="2226" w:type="dxa"/>
            <w:tcMar>
              <w:left w:w="58" w:type="dxa"/>
              <w:right w:w="58" w:type="dxa"/>
            </w:tcMar>
          </w:tcPr>
          <w:p w14:paraId="19105EDA" w14:textId="77777777" w:rsidR="00BE396E" w:rsidRDefault="00BE396E" w:rsidP="00BE396E">
            <w:pPr>
              <w:pStyle w:val="TableText"/>
              <w:rPr>
                <w:b/>
              </w:rPr>
            </w:pPr>
            <w:r>
              <w:rPr>
                <w:b/>
              </w:rPr>
              <w:t>-</w:t>
            </w:r>
          </w:p>
        </w:tc>
        <w:tc>
          <w:tcPr>
            <w:tcW w:w="2935" w:type="dxa"/>
            <w:tcMar>
              <w:left w:w="58" w:type="dxa"/>
              <w:right w:w="58" w:type="dxa"/>
            </w:tcMar>
          </w:tcPr>
          <w:p w14:paraId="24139203" w14:textId="77777777" w:rsidR="00BE396E" w:rsidRDefault="00BE396E" w:rsidP="00BE396E">
            <w:pPr>
              <w:pStyle w:val="TableText"/>
              <w:rPr>
                <w:b/>
              </w:rPr>
            </w:pPr>
            <w:r>
              <w:rPr>
                <w:b/>
              </w:rPr>
              <w:t>-</w:t>
            </w:r>
          </w:p>
        </w:tc>
        <w:tc>
          <w:tcPr>
            <w:tcW w:w="2849" w:type="dxa"/>
            <w:gridSpan w:val="2"/>
            <w:tcMar>
              <w:left w:w="58" w:type="dxa"/>
              <w:right w:w="58" w:type="dxa"/>
            </w:tcMar>
          </w:tcPr>
          <w:p w14:paraId="1DD53523" w14:textId="77777777" w:rsidR="00BE396E" w:rsidRDefault="00BE396E" w:rsidP="00BE396E">
            <w:pPr>
              <w:pStyle w:val="TableText"/>
              <w:rPr>
                <w:b/>
              </w:rPr>
            </w:pPr>
            <w:r>
              <w:rPr>
                <w:b/>
              </w:rPr>
              <w:t>Information From I Trailer</w:t>
            </w:r>
          </w:p>
          <w:p w14:paraId="17645476" w14:textId="457AE540" w:rsidR="00BE396E" w:rsidRDefault="00BE396E" w:rsidP="003962F0">
            <w:pPr>
              <w:pStyle w:val="TableText"/>
              <w:rPr>
                <w:b/>
              </w:rPr>
            </w:pPr>
            <w:r>
              <w:rPr>
                <w:b/>
              </w:rPr>
              <w:t>These fields are triggered by CPT Interest on the claim. If CPT Interest is not present the data may not report to Phase II.</w:t>
            </w:r>
          </w:p>
        </w:tc>
        <w:tc>
          <w:tcPr>
            <w:tcW w:w="1080" w:type="dxa"/>
            <w:tcMar>
              <w:left w:w="58" w:type="dxa"/>
              <w:right w:w="58" w:type="dxa"/>
            </w:tcMar>
          </w:tcPr>
          <w:p w14:paraId="7F08F70C" w14:textId="77777777" w:rsidR="00BE396E" w:rsidRDefault="00BE396E" w:rsidP="00BE396E">
            <w:pPr>
              <w:pStyle w:val="TableText"/>
              <w:rPr>
                <w:b/>
                <w:caps/>
              </w:rPr>
            </w:pPr>
            <w:r>
              <w:rPr>
                <w:b/>
                <w:caps/>
              </w:rPr>
              <w:t>-</w:t>
            </w:r>
          </w:p>
        </w:tc>
        <w:tc>
          <w:tcPr>
            <w:tcW w:w="2340" w:type="dxa"/>
            <w:tcMar>
              <w:left w:w="58" w:type="dxa"/>
              <w:right w:w="58" w:type="dxa"/>
            </w:tcMar>
          </w:tcPr>
          <w:p w14:paraId="15FA92CE" w14:textId="77777777" w:rsidR="00BE396E" w:rsidRDefault="00BE396E" w:rsidP="00BE396E">
            <w:pPr>
              <w:pStyle w:val="TableText"/>
              <w:rPr>
                <w:b/>
              </w:rPr>
            </w:pPr>
            <w:r>
              <w:rPr>
                <w:b/>
              </w:rPr>
              <w:t>-</w:t>
            </w:r>
          </w:p>
        </w:tc>
        <w:tc>
          <w:tcPr>
            <w:tcW w:w="858" w:type="dxa"/>
            <w:tcMar>
              <w:left w:w="58" w:type="dxa"/>
              <w:right w:w="58" w:type="dxa"/>
            </w:tcMar>
          </w:tcPr>
          <w:p w14:paraId="48DE9DA9" w14:textId="77777777" w:rsidR="00BE396E" w:rsidRDefault="00BE396E" w:rsidP="00BE396E">
            <w:pPr>
              <w:pStyle w:val="TableText"/>
              <w:rPr>
                <w:b/>
              </w:rPr>
            </w:pPr>
            <w:r>
              <w:rPr>
                <w:b/>
              </w:rPr>
              <w:t>-</w:t>
            </w:r>
          </w:p>
        </w:tc>
        <w:tc>
          <w:tcPr>
            <w:tcW w:w="431" w:type="dxa"/>
          </w:tcPr>
          <w:p w14:paraId="1F533869" w14:textId="77777777" w:rsidR="00BE396E" w:rsidRDefault="00BE396E" w:rsidP="00BE396E">
            <w:pPr>
              <w:pStyle w:val="TableText"/>
              <w:rPr>
                <w:b/>
              </w:rPr>
            </w:pPr>
            <w:r>
              <w:rPr>
                <w:b/>
              </w:rPr>
              <w:t>-</w:t>
            </w:r>
          </w:p>
        </w:tc>
        <w:tc>
          <w:tcPr>
            <w:tcW w:w="431" w:type="dxa"/>
          </w:tcPr>
          <w:p w14:paraId="56A7C9B8" w14:textId="77777777" w:rsidR="00BE396E" w:rsidRDefault="00BE396E" w:rsidP="00BE396E">
            <w:pPr>
              <w:pStyle w:val="TableText"/>
              <w:rPr>
                <w:b/>
              </w:rPr>
            </w:pPr>
            <w:r>
              <w:rPr>
                <w:b/>
              </w:rPr>
              <w:t>-</w:t>
            </w:r>
          </w:p>
        </w:tc>
        <w:tc>
          <w:tcPr>
            <w:tcW w:w="432" w:type="dxa"/>
          </w:tcPr>
          <w:p w14:paraId="7DF26CCF" w14:textId="77777777" w:rsidR="00BE396E" w:rsidRDefault="00BE396E" w:rsidP="00BE396E">
            <w:pPr>
              <w:pStyle w:val="TableText"/>
              <w:rPr>
                <w:b/>
              </w:rPr>
            </w:pPr>
            <w:r>
              <w:rPr>
                <w:b/>
              </w:rPr>
              <w:t>-</w:t>
            </w:r>
          </w:p>
        </w:tc>
      </w:tr>
      <w:tr w:rsidR="00BE396E" w14:paraId="67338396" w14:textId="77777777" w:rsidTr="00006E83">
        <w:trPr>
          <w:cantSplit/>
          <w:jc w:val="center"/>
        </w:trPr>
        <w:tc>
          <w:tcPr>
            <w:tcW w:w="802" w:type="dxa"/>
            <w:tcMar>
              <w:left w:w="58" w:type="dxa"/>
              <w:right w:w="58" w:type="dxa"/>
            </w:tcMar>
          </w:tcPr>
          <w:p w14:paraId="73CE1F75" w14:textId="48F2F000" w:rsidR="00BE396E" w:rsidRDefault="00BE396E" w:rsidP="00BE396E">
            <w:pPr>
              <w:pStyle w:val="TableText"/>
            </w:pPr>
            <w:r>
              <w:t>724</w:t>
            </w:r>
            <w:r w:rsidR="00135F82">
              <w:t xml:space="preserve"> – </w:t>
            </w:r>
            <w:r>
              <w:t>730</w:t>
            </w:r>
          </w:p>
        </w:tc>
        <w:tc>
          <w:tcPr>
            <w:tcW w:w="2226" w:type="dxa"/>
            <w:tcMar>
              <w:left w:w="58" w:type="dxa"/>
              <w:right w:w="58" w:type="dxa"/>
            </w:tcMar>
          </w:tcPr>
          <w:p w14:paraId="4599AEB5" w14:textId="77777777" w:rsidR="00BE396E" w:rsidRDefault="00BE396E" w:rsidP="00BE396E">
            <w:pPr>
              <w:pStyle w:val="TableText"/>
            </w:pPr>
            <w:r>
              <w:t>BENE INTEREST AMOUNT</w:t>
            </w:r>
          </w:p>
        </w:tc>
        <w:tc>
          <w:tcPr>
            <w:tcW w:w="2935" w:type="dxa"/>
            <w:tcMar>
              <w:left w:w="58" w:type="dxa"/>
              <w:right w:w="58" w:type="dxa"/>
            </w:tcMar>
          </w:tcPr>
          <w:p w14:paraId="33D0427A" w14:textId="50B879AF" w:rsidR="00BE396E" w:rsidRDefault="00BE396E" w:rsidP="00BE396E">
            <w:pPr>
              <w:pStyle w:val="TableText"/>
            </w:pPr>
            <w:r>
              <w:t>:P:IDR-</w:t>
            </w:r>
            <w:hyperlink r:id="rId230" w:history="1">
              <w:r>
                <w:rPr>
                  <w:rStyle w:val="Hyperlink"/>
                </w:rPr>
                <w:t>BE</w:t>
              </w:r>
              <w:bookmarkStart w:id="320" w:name="_Hlt514734357"/>
              <w:r>
                <w:rPr>
                  <w:rStyle w:val="Hyperlink"/>
                </w:rPr>
                <w:t>N</w:t>
              </w:r>
              <w:bookmarkStart w:id="321" w:name="_Hlt30568393"/>
              <w:bookmarkEnd w:id="320"/>
              <w:r>
                <w:rPr>
                  <w:rStyle w:val="Hyperlink"/>
                </w:rPr>
                <w:t>E</w:t>
              </w:r>
              <w:bookmarkStart w:id="322" w:name="_Hlt11747191"/>
              <w:bookmarkEnd w:id="321"/>
              <w:r>
                <w:rPr>
                  <w:rStyle w:val="Hyperlink"/>
                </w:rPr>
                <w:t>-</w:t>
              </w:r>
              <w:bookmarkEnd w:id="322"/>
              <w:r>
                <w:rPr>
                  <w:rStyle w:val="Hyperlink"/>
                </w:rPr>
                <w:t>I</w:t>
              </w:r>
              <w:bookmarkStart w:id="323" w:name="_Hlt517151395"/>
              <w:r>
                <w:rPr>
                  <w:rStyle w:val="Hyperlink"/>
                </w:rPr>
                <w:t>N</w:t>
              </w:r>
              <w:bookmarkEnd w:id="323"/>
              <w:r>
                <w:rPr>
                  <w:rStyle w:val="Hyperlink"/>
                </w:rPr>
                <w:t>T-AMT</w:t>
              </w:r>
            </w:hyperlink>
          </w:p>
        </w:tc>
        <w:tc>
          <w:tcPr>
            <w:tcW w:w="2849" w:type="dxa"/>
            <w:gridSpan w:val="2"/>
            <w:tcMar>
              <w:left w:w="58" w:type="dxa"/>
              <w:right w:w="58" w:type="dxa"/>
            </w:tcMar>
          </w:tcPr>
          <w:p w14:paraId="57930B4D" w14:textId="77777777" w:rsidR="00BE396E" w:rsidRDefault="00BE396E" w:rsidP="00BE396E">
            <w:pPr>
              <w:pStyle w:val="TableText"/>
            </w:pPr>
            <w:r>
              <w:t>Beneficiary Interest amount</w:t>
            </w:r>
          </w:p>
          <w:p w14:paraId="3F255FAA" w14:textId="77777777" w:rsidR="00BE396E" w:rsidRDefault="00BE396E" w:rsidP="00BE396E">
            <w:pPr>
              <w:pStyle w:val="TableText"/>
            </w:pPr>
            <w:r w:rsidRPr="00F53645">
              <w:rPr>
                <w:rFonts w:cs="Arial"/>
                <w:color w:val="000000"/>
              </w:rPr>
              <w:t>Amount of interest paid to the beneficiary due to a delay in the payment of the claim.</w:t>
            </w:r>
          </w:p>
        </w:tc>
        <w:tc>
          <w:tcPr>
            <w:tcW w:w="1080" w:type="dxa"/>
            <w:tcMar>
              <w:left w:w="58" w:type="dxa"/>
              <w:right w:w="58" w:type="dxa"/>
            </w:tcMar>
          </w:tcPr>
          <w:p w14:paraId="17D3DCAB" w14:textId="77777777" w:rsidR="00BE396E" w:rsidRDefault="00BE396E" w:rsidP="00BE396E">
            <w:pPr>
              <w:pStyle w:val="TableText"/>
              <w:rPr>
                <w:caps/>
              </w:rPr>
            </w:pPr>
            <w:r>
              <w:rPr>
                <w:caps/>
              </w:rPr>
              <w:t>7 N (</w:t>
            </w:r>
            <w:r>
              <w:t>99999V99)</w:t>
            </w:r>
          </w:p>
        </w:tc>
        <w:tc>
          <w:tcPr>
            <w:tcW w:w="2340" w:type="dxa"/>
            <w:tcMar>
              <w:left w:w="58" w:type="dxa"/>
              <w:right w:w="58" w:type="dxa"/>
            </w:tcMar>
          </w:tcPr>
          <w:p w14:paraId="35C552C8" w14:textId="77777777" w:rsidR="00BE396E" w:rsidRDefault="00BE396E" w:rsidP="00BE396E">
            <w:pPr>
              <w:pStyle w:val="TableText"/>
            </w:pPr>
            <w:r>
              <w:t>99999v99</w:t>
            </w:r>
          </w:p>
        </w:tc>
        <w:tc>
          <w:tcPr>
            <w:tcW w:w="858" w:type="dxa"/>
            <w:tcMar>
              <w:left w:w="58" w:type="dxa"/>
              <w:right w:w="58" w:type="dxa"/>
            </w:tcMar>
          </w:tcPr>
          <w:p w14:paraId="6E058125" w14:textId="77777777" w:rsidR="00BE396E" w:rsidRDefault="00BE396E" w:rsidP="00BE396E">
            <w:pPr>
              <w:pStyle w:val="TableText"/>
            </w:pPr>
            <w:r>
              <w:t>Zeros</w:t>
            </w:r>
          </w:p>
        </w:tc>
        <w:tc>
          <w:tcPr>
            <w:tcW w:w="431" w:type="dxa"/>
          </w:tcPr>
          <w:p w14:paraId="64385503" w14:textId="77777777" w:rsidR="00BE396E" w:rsidRDefault="00BE396E" w:rsidP="00BE396E">
            <w:pPr>
              <w:pStyle w:val="TableText"/>
            </w:pPr>
            <w:r>
              <w:t>-</w:t>
            </w:r>
          </w:p>
        </w:tc>
        <w:tc>
          <w:tcPr>
            <w:tcW w:w="431" w:type="dxa"/>
          </w:tcPr>
          <w:p w14:paraId="60223592" w14:textId="77777777" w:rsidR="00BE396E" w:rsidRDefault="00BE396E" w:rsidP="00BE396E">
            <w:pPr>
              <w:pStyle w:val="TableText"/>
            </w:pPr>
            <w:r>
              <w:t>X</w:t>
            </w:r>
          </w:p>
        </w:tc>
        <w:tc>
          <w:tcPr>
            <w:tcW w:w="432" w:type="dxa"/>
          </w:tcPr>
          <w:p w14:paraId="1B6E07F2" w14:textId="77777777" w:rsidR="00BE396E" w:rsidRDefault="00BE396E" w:rsidP="00BE396E">
            <w:pPr>
              <w:pStyle w:val="TableText"/>
            </w:pPr>
            <w:r>
              <w:t>X</w:t>
            </w:r>
          </w:p>
        </w:tc>
      </w:tr>
      <w:tr w:rsidR="00BE396E" w14:paraId="75A00630" w14:textId="77777777" w:rsidTr="00006E83">
        <w:trPr>
          <w:cantSplit/>
          <w:jc w:val="center"/>
        </w:trPr>
        <w:tc>
          <w:tcPr>
            <w:tcW w:w="802" w:type="dxa"/>
            <w:tcMar>
              <w:left w:w="58" w:type="dxa"/>
              <w:right w:w="58" w:type="dxa"/>
            </w:tcMar>
          </w:tcPr>
          <w:p w14:paraId="3E4C05EE" w14:textId="0AA5BBA4" w:rsidR="00BE396E" w:rsidRDefault="00BE396E" w:rsidP="00BE396E">
            <w:pPr>
              <w:pStyle w:val="TableText"/>
            </w:pPr>
            <w:r>
              <w:t>731</w:t>
            </w:r>
            <w:r w:rsidR="00135F82">
              <w:t xml:space="preserve"> – </w:t>
            </w:r>
            <w:r>
              <w:t>737</w:t>
            </w:r>
          </w:p>
        </w:tc>
        <w:tc>
          <w:tcPr>
            <w:tcW w:w="2226" w:type="dxa"/>
            <w:tcMar>
              <w:left w:w="58" w:type="dxa"/>
              <w:right w:w="58" w:type="dxa"/>
            </w:tcMar>
          </w:tcPr>
          <w:p w14:paraId="058C5FA5" w14:textId="77777777" w:rsidR="00BE396E" w:rsidRDefault="00BE396E" w:rsidP="00BE396E">
            <w:pPr>
              <w:pStyle w:val="TableText"/>
            </w:pPr>
            <w:r>
              <w:t>PROVIDER INTEREST AMOUNT</w:t>
            </w:r>
          </w:p>
        </w:tc>
        <w:tc>
          <w:tcPr>
            <w:tcW w:w="2935" w:type="dxa"/>
            <w:tcMar>
              <w:left w:w="58" w:type="dxa"/>
              <w:right w:w="58" w:type="dxa"/>
            </w:tcMar>
          </w:tcPr>
          <w:p w14:paraId="753DEACB" w14:textId="2109FCA0" w:rsidR="00BE396E" w:rsidRDefault="00BE396E" w:rsidP="00BE396E">
            <w:pPr>
              <w:pStyle w:val="TableText"/>
            </w:pPr>
            <w:r>
              <w:t>:P:IDR-</w:t>
            </w:r>
            <w:hyperlink r:id="rId231" w:history="1">
              <w:r>
                <w:rPr>
                  <w:rStyle w:val="Hyperlink"/>
                </w:rPr>
                <w:t>P</w:t>
              </w:r>
              <w:bookmarkStart w:id="324" w:name="_Hlt526819252"/>
              <w:r>
                <w:rPr>
                  <w:rStyle w:val="Hyperlink"/>
                </w:rPr>
                <w:t>R</w:t>
              </w:r>
              <w:bookmarkStart w:id="325" w:name="_Hlt526819363"/>
              <w:bookmarkEnd w:id="324"/>
              <w:r>
                <w:rPr>
                  <w:rStyle w:val="Hyperlink"/>
                </w:rPr>
                <w:t>O</w:t>
              </w:r>
              <w:bookmarkStart w:id="326" w:name="_Hlt11747224"/>
              <w:bookmarkEnd w:id="325"/>
              <w:r>
                <w:rPr>
                  <w:rStyle w:val="Hyperlink"/>
                </w:rPr>
                <w:t>V</w:t>
              </w:r>
              <w:bookmarkStart w:id="327" w:name="_Hlt28748298"/>
              <w:bookmarkEnd w:id="326"/>
              <w:r>
                <w:rPr>
                  <w:rStyle w:val="Hyperlink"/>
                </w:rPr>
                <w:t>-</w:t>
              </w:r>
              <w:bookmarkStart w:id="328" w:name="_Hlt506790603"/>
              <w:bookmarkStart w:id="329" w:name="_Hlt506790597"/>
              <w:bookmarkEnd w:id="327"/>
              <w:bookmarkEnd w:id="328"/>
              <w:r>
                <w:rPr>
                  <w:rStyle w:val="Hyperlink"/>
                </w:rPr>
                <w:t>I</w:t>
              </w:r>
              <w:bookmarkStart w:id="330" w:name="_Hlt517151399"/>
              <w:bookmarkEnd w:id="329"/>
              <w:r>
                <w:rPr>
                  <w:rStyle w:val="Hyperlink"/>
                </w:rPr>
                <w:t>N</w:t>
              </w:r>
              <w:bookmarkEnd w:id="330"/>
              <w:r>
                <w:rPr>
                  <w:rStyle w:val="Hyperlink"/>
                </w:rPr>
                <w:t>T-AMT</w:t>
              </w:r>
            </w:hyperlink>
          </w:p>
        </w:tc>
        <w:tc>
          <w:tcPr>
            <w:tcW w:w="2849" w:type="dxa"/>
            <w:gridSpan w:val="2"/>
            <w:tcMar>
              <w:left w:w="58" w:type="dxa"/>
              <w:right w:w="58" w:type="dxa"/>
            </w:tcMar>
          </w:tcPr>
          <w:p w14:paraId="6365743E" w14:textId="77777777" w:rsidR="00BE396E" w:rsidRDefault="00BE396E" w:rsidP="00BE396E">
            <w:pPr>
              <w:pStyle w:val="TableText"/>
            </w:pPr>
            <w:r>
              <w:t>Provider Interest amount</w:t>
            </w:r>
          </w:p>
          <w:p w14:paraId="46294A29" w14:textId="77777777" w:rsidR="00BE396E" w:rsidRDefault="00BE396E" w:rsidP="00BE396E">
            <w:pPr>
              <w:pStyle w:val="TableText"/>
            </w:pPr>
            <w:r w:rsidRPr="00BD6923">
              <w:rPr>
                <w:rFonts w:cs="Arial"/>
                <w:color w:val="000000"/>
              </w:rPr>
              <w:t>Amount of interest paid to the provider due to a delay in the payment of the claim.</w:t>
            </w:r>
          </w:p>
        </w:tc>
        <w:tc>
          <w:tcPr>
            <w:tcW w:w="1080" w:type="dxa"/>
            <w:tcMar>
              <w:left w:w="58" w:type="dxa"/>
              <w:right w:w="58" w:type="dxa"/>
            </w:tcMar>
          </w:tcPr>
          <w:p w14:paraId="390EE65B" w14:textId="77777777" w:rsidR="00BE396E" w:rsidRDefault="00BE396E" w:rsidP="00BE396E">
            <w:pPr>
              <w:pStyle w:val="TableText"/>
              <w:rPr>
                <w:caps/>
              </w:rPr>
            </w:pPr>
            <w:r>
              <w:rPr>
                <w:caps/>
              </w:rPr>
              <w:t>7 N (</w:t>
            </w:r>
            <w:r>
              <w:t>99999V99)</w:t>
            </w:r>
          </w:p>
        </w:tc>
        <w:tc>
          <w:tcPr>
            <w:tcW w:w="2340" w:type="dxa"/>
            <w:tcMar>
              <w:left w:w="58" w:type="dxa"/>
              <w:right w:w="58" w:type="dxa"/>
            </w:tcMar>
          </w:tcPr>
          <w:p w14:paraId="0BA7F446" w14:textId="77777777" w:rsidR="00BE396E" w:rsidRDefault="00BE396E" w:rsidP="00BE396E">
            <w:pPr>
              <w:pStyle w:val="TableText"/>
            </w:pPr>
            <w:r>
              <w:t>99999v99</w:t>
            </w:r>
          </w:p>
        </w:tc>
        <w:tc>
          <w:tcPr>
            <w:tcW w:w="858" w:type="dxa"/>
            <w:tcMar>
              <w:left w:w="58" w:type="dxa"/>
              <w:right w:w="58" w:type="dxa"/>
            </w:tcMar>
          </w:tcPr>
          <w:p w14:paraId="4552D248" w14:textId="77777777" w:rsidR="00BE396E" w:rsidRDefault="00BE396E" w:rsidP="00BE396E">
            <w:pPr>
              <w:pStyle w:val="TableText"/>
            </w:pPr>
            <w:r>
              <w:t>Zeros</w:t>
            </w:r>
          </w:p>
        </w:tc>
        <w:tc>
          <w:tcPr>
            <w:tcW w:w="431" w:type="dxa"/>
          </w:tcPr>
          <w:p w14:paraId="1559FE7C" w14:textId="77777777" w:rsidR="00BE396E" w:rsidRDefault="00BE396E" w:rsidP="00BE396E">
            <w:pPr>
              <w:pStyle w:val="TableText"/>
            </w:pPr>
            <w:r>
              <w:t>-</w:t>
            </w:r>
          </w:p>
        </w:tc>
        <w:tc>
          <w:tcPr>
            <w:tcW w:w="431" w:type="dxa"/>
          </w:tcPr>
          <w:p w14:paraId="388484DC" w14:textId="77777777" w:rsidR="00BE396E" w:rsidRDefault="00BE396E" w:rsidP="00BE396E">
            <w:pPr>
              <w:pStyle w:val="TableText"/>
            </w:pPr>
            <w:r>
              <w:t>X</w:t>
            </w:r>
          </w:p>
        </w:tc>
        <w:tc>
          <w:tcPr>
            <w:tcW w:w="432" w:type="dxa"/>
          </w:tcPr>
          <w:p w14:paraId="4EE9AD09" w14:textId="77777777" w:rsidR="00BE396E" w:rsidRDefault="00BE396E" w:rsidP="00BE396E">
            <w:pPr>
              <w:pStyle w:val="TableText"/>
            </w:pPr>
            <w:r>
              <w:t>X</w:t>
            </w:r>
          </w:p>
        </w:tc>
      </w:tr>
      <w:tr w:rsidR="00BE396E" w14:paraId="7D09BD03" w14:textId="77777777" w:rsidTr="00006E83">
        <w:trPr>
          <w:cantSplit/>
          <w:jc w:val="center"/>
        </w:trPr>
        <w:tc>
          <w:tcPr>
            <w:tcW w:w="802" w:type="dxa"/>
            <w:tcMar>
              <w:left w:w="58" w:type="dxa"/>
              <w:right w:w="58" w:type="dxa"/>
            </w:tcMar>
          </w:tcPr>
          <w:p w14:paraId="171A4A10" w14:textId="3CD6C2CF" w:rsidR="00BE396E" w:rsidRDefault="00BE396E" w:rsidP="00BE396E">
            <w:pPr>
              <w:pStyle w:val="TableText"/>
            </w:pPr>
            <w:r>
              <w:t>738</w:t>
            </w:r>
            <w:r w:rsidR="00135F82">
              <w:t xml:space="preserve"> – </w:t>
            </w:r>
            <w:r>
              <w:t>742</w:t>
            </w:r>
          </w:p>
        </w:tc>
        <w:tc>
          <w:tcPr>
            <w:tcW w:w="2226" w:type="dxa"/>
            <w:tcMar>
              <w:left w:w="58" w:type="dxa"/>
              <w:right w:w="58" w:type="dxa"/>
            </w:tcMar>
          </w:tcPr>
          <w:p w14:paraId="66980D92" w14:textId="77777777" w:rsidR="00BE396E" w:rsidRDefault="00BE396E" w:rsidP="00BE396E">
            <w:pPr>
              <w:pStyle w:val="TableText"/>
            </w:pPr>
            <w:r>
              <w:t>INTEREST RATE</w:t>
            </w:r>
          </w:p>
        </w:tc>
        <w:tc>
          <w:tcPr>
            <w:tcW w:w="2935" w:type="dxa"/>
            <w:tcMar>
              <w:left w:w="58" w:type="dxa"/>
              <w:right w:w="58" w:type="dxa"/>
            </w:tcMar>
          </w:tcPr>
          <w:p w14:paraId="724D77FF" w14:textId="417FA725" w:rsidR="00BE396E" w:rsidRDefault="00BE396E" w:rsidP="00BE396E">
            <w:pPr>
              <w:pStyle w:val="TableText"/>
            </w:pPr>
            <w:r>
              <w:t>:P:IDR-</w:t>
            </w:r>
            <w:hyperlink r:id="rId232" w:history="1">
              <w:r>
                <w:rPr>
                  <w:rStyle w:val="Hyperlink"/>
                </w:rPr>
                <w:t>INT-</w:t>
              </w:r>
              <w:bookmarkStart w:id="331" w:name="_Hlt526819409"/>
              <w:r>
                <w:rPr>
                  <w:rStyle w:val="Hyperlink"/>
                </w:rPr>
                <w:t>R</w:t>
              </w:r>
              <w:bookmarkStart w:id="332" w:name="_Hlt506790472"/>
              <w:r>
                <w:rPr>
                  <w:rStyle w:val="Hyperlink"/>
                </w:rPr>
                <w:t>A</w:t>
              </w:r>
              <w:bookmarkStart w:id="333" w:name="_Hlt517151404"/>
              <w:bookmarkEnd w:id="332"/>
              <w:r>
                <w:rPr>
                  <w:rStyle w:val="Hyperlink"/>
                </w:rPr>
                <w:t>T</w:t>
              </w:r>
              <w:bookmarkEnd w:id="333"/>
              <w:r>
                <w:rPr>
                  <w:rStyle w:val="Hyperlink"/>
                </w:rPr>
                <w:t>E</w:t>
              </w:r>
              <w:bookmarkEnd w:id="331"/>
            </w:hyperlink>
          </w:p>
        </w:tc>
        <w:tc>
          <w:tcPr>
            <w:tcW w:w="2849" w:type="dxa"/>
            <w:gridSpan w:val="2"/>
            <w:tcMar>
              <w:left w:w="58" w:type="dxa"/>
              <w:right w:w="58" w:type="dxa"/>
            </w:tcMar>
          </w:tcPr>
          <w:p w14:paraId="2101694D" w14:textId="77777777" w:rsidR="00BE396E" w:rsidRDefault="00BE396E" w:rsidP="00BE396E">
            <w:pPr>
              <w:pStyle w:val="TableText"/>
            </w:pPr>
            <w:r>
              <w:t>Interest percentage</w:t>
            </w:r>
          </w:p>
          <w:p w14:paraId="4E316598" w14:textId="77777777" w:rsidR="00BE396E" w:rsidRDefault="00BE396E" w:rsidP="00BE396E">
            <w:pPr>
              <w:pStyle w:val="TableText"/>
            </w:pPr>
            <w:r w:rsidRPr="00AF7DE3">
              <w:rPr>
                <w:rFonts w:cs="Arial"/>
                <w:color w:val="000000"/>
              </w:rPr>
              <w:t>Used to identify the rate of the interest percent applicable for the current period.</w:t>
            </w:r>
          </w:p>
        </w:tc>
        <w:tc>
          <w:tcPr>
            <w:tcW w:w="1080" w:type="dxa"/>
            <w:tcMar>
              <w:left w:w="58" w:type="dxa"/>
              <w:right w:w="58" w:type="dxa"/>
            </w:tcMar>
          </w:tcPr>
          <w:p w14:paraId="58136204" w14:textId="77777777" w:rsidR="00BE396E" w:rsidRDefault="00BE396E" w:rsidP="00BE396E">
            <w:pPr>
              <w:pStyle w:val="TableText"/>
              <w:rPr>
                <w:caps/>
              </w:rPr>
            </w:pPr>
            <w:r>
              <w:rPr>
                <w:caps/>
              </w:rPr>
              <w:t>5 n (</w:t>
            </w:r>
            <w:r>
              <w:t>V99999)</w:t>
            </w:r>
          </w:p>
        </w:tc>
        <w:tc>
          <w:tcPr>
            <w:tcW w:w="2340" w:type="dxa"/>
            <w:tcMar>
              <w:left w:w="58" w:type="dxa"/>
              <w:right w:w="58" w:type="dxa"/>
            </w:tcMar>
          </w:tcPr>
          <w:p w14:paraId="7AA41F92" w14:textId="77777777" w:rsidR="00BE396E" w:rsidRDefault="00BE396E" w:rsidP="00BE396E">
            <w:pPr>
              <w:pStyle w:val="TableText"/>
            </w:pPr>
            <w:r>
              <w:t>-</w:t>
            </w:r>
          </w:p>
        </w:tc>
        <w:tc>
          <w:tcPr>
            <w:tcW w:w="858" w:type="dxa"/>
            <w:tcMar>
              <w:left w:w="58" w:type="dxa"/>
              <w:right w:w="58" w:type="dxa"/>
            </w:tcMar>
          </w:tcPr>
          <w:p w14:paraId="055C285E" w14:textId="77777777" w:rsidR="00BE396E" w:rsidRDefault="00BE396E" w:rsidP="00BE396E">
            <w:pPr>
              <w:pStyle w:val="TableText"/>
            </w:pPr>
            <w:r>
              <w:t>Zeros</w:t>
            </w:r>
          </w:p>
        </w:tc>
        <w:tc>
          <w:tcPr>
            <w:tcW w:w="431" w:type="dxa"/>
          </w:tcPr>
          <w:p w14:paraId="3B85493C" w14:textId="77777777" w:rsidR="00BE396E" w:rsidRDefault="00BE396E" w:rsidP="00BE396E">
            <w:pPr>
              <w:pStyle w:val="TableText"/>
            </w:pPr>
            <w:r>
              <w:t>-</w:t>
            </w:r>
          </w:p>
        </w:tc>
        <w:tc>
          <w:tcPr>
            <w:tcW w:w="431" w:type="dxa"/>
          </w:tcPr>
          <w:p w14:paraId="03574749" w14:textId="77777777" w:rsidR="00BE396E" w:rsidRDefault="00BE396E" w:rsidP="00BE396E">
            <w:pPr>
              <w:pStyle w:val="TableText"/>
            </w:pPr>
            <w:r>
              <w:t>X</w:t>
            </w:r>
          </w:p>
        </w:tc>
        <w:tc>
          <w:tcPr>
            <w:tcW w:w="432" w:type="dxa"/>
          </w:tcPr>
          <w:p w14:paraId="46566FBF" w14:textId="77777777" w:rsidR="00BE396E" w:rsidRDefault="00BE396E" w:rsidP="00BE396E">
            <w:pPr>
              <w:pStyle w:val="TableText"/>
            </w:pPr>
            <w:r>
              <w:t>X</w:t>
            </w:r>
          </w:p>
        </w:tc>
      </w:tr>
      <w:tr w:rsidR="00BE396E" w14:paraId="66CCF6C9" w14:textId="77777777" w:rsidTr="00006E83">
        <w:trPr>
          <w:cantSplit/>
          <w:jc w:val="center"/>
        </w:trPr>
        <w:tc>
          <w:tcPr>
            <w:tcW w:w="802" w:type="dxa"/>
            <w:tcMar>
              <w:left w:w="58" w:type="dxa"/>
              <w:right w:w="58" w:type="dxa"/>
            </w:tcMar>
          </w:tcPr>
          <w:p w14:paraId="79A518FE" w14:textId="0D35A334" w:rsidR="00BE396E" w:rsidRDefault="00BE396E" w:rsidP="00BE396E">
            <w:pPr>
              <w:pStyle w:val="TableText"/>
            </w:pPr>
            <w:r>
              <w:t>743</w:t>
            </w:r>
            <w:r w:rsidR="00135F82">
              <w:t xml:space="preserve"> – </w:t>
            </w:r>
            <w:r>
              <w:t>745</w:t>
            </w:r>
          </w:p>
        </w:tc>
        <w:tc>
          <w:tcPr>
            <w:tcW w:w="2226" w:type="dxa"/>
            <w:tcMar>
              <w:left w:w="58" w:type="dxa"/>
              <w:right w:w="58" w:type="dxa"/>
            </w:tcMar>
          </w:tcPr>
          <w:p w14:paraId="4DBCC0AF" w14:textId="77777777" w:rsidR="00BE396E" w:rsidRDefault="00BE396E" w:rsidP="00BE396E">
            <w:pPr>
              <w:pStyle w:val="TableText"/>
            </w:pPr>
            <w:r>
              <w:t>CPT DAYS</w:t>
            </w:r>
          </w:p>
        </w:tc>
        <w:tc>
          <w:tcPr>
            <w:tcW w:w="2935" w:type="dxa"/>
            <w:tcMar>
              <w:left w:w="58" w:type="dxa"/>
              <w:right w:w="58" w:type="dxa"/>
            </w:tcMar>
          </w:tcPr>
          <w:p w14:paraId="5D38CF84" w14:textId="71A25C4E" w:rsidR="00BE396E" w:rsidRDefault="00BE396E" w:rsidP="00BE396E">
            <w:pPr>
              <w:pStyle w:val="TableText"/>
            </w:pPr>
            <w:r>
              <w:t>:P:IDR-</w:t>
            </w:r>
            <w:hyperlink r:id="rId233" w:history="1">
              <w:r>
                <w:rPr>
                  <w:rStyle w:val="Hyperlink"/>
                </w:rPr>
                <w:t>CP</w:t>
              </w:r>
              <w:bookmarkStart w:id="334" w:name="_Hlt526819497"/>
              <w:r>
                <w:rPr>
                  <w:rStyle w:val="Hyperlink"/>
                </w:rPr>
                <w:t>T</w:t>
              </w:r>
              <w:bookmarkStart w:id="335" w:name="_Hlt514734445"/>
              <w:bookmarkStart w:id="336" w:name="_Hlt514734421"/>
              <w:bookmarkEnd w:id="334"/>
              <w:bookmarkEnd w:id="335"/>
              <w:r>
                <w:rPr>
                  <w:rStyle w:val="Hyperlink"/>
                </w:rPr>
                <w:t>-</w:t>
              </w:r>
              <w:bookmarkStart w:id="337" w:name="_Hlt517151408"/>
              <w:bookmarkEnd w:id="336"/>
              <w:r>
                <w:rPr>
                  <w:rStyle w:val="Hyperlink"/>
                </w:rPr>
                <w:t>D</w:t>
              </w:r>
              <w:bookmarkStart w:id="338" w:name="_Hlt506790453"/>
              <w:bookmarkEnd w:id="337"/>
              <w:r>
                <w:rPr>
                  <w:rStyle w:val="Hyperlink"/>
                </w:rPr>
                <w:t>A</w:t>
              </w:r>
              <w:bookmarkEnd w:id="338"/>
              <w:r>
                <w:rPr>
                  <w:rStyle w:val="Hyperlink"/>
                </w:rPr>
                <w:t>YS</w:t>
              </w:r>
            </w:hyperlink>
          </w:p>
        </w:tc>
        <w:tc>
          <w:tcPr>
            <w:tcW w:w="2849" w:type="dxa"/>
            <w:gridSpan w:val="2"/>
            <w:tcMar>
              <w:left w:w="58" w:type="dxa"/>
              <w:right w:w="58" w:type="dxa"/>
            </w:tcMar>
          </w:tcPr>
          <w:p w14:paraId="677DE1E7" w14:textId="77777777" w:rsidR="00BE396E" w:rsidRDefault="00BE396E" w:rsidP="00BE396E">
            <w:pPr>
              <w:pStyle w:val="TableText"/>
            </w:pPr>
            <w:r>
              <w:t>Number of days over 30 claim was paid</w:t>
            </w:r>
          </w:p>
          <w:p w14:paraId="63504AC9" w14:textId="1498C451" w:rsidR="00BE396E" w:rsidRDefault="00BE396E" w:rsidP="006B0C44">
            <w:pPr>
              <w:pStyle w:val="TableText"/>
            </w:pPr>
            <w:r w:rsidRPr="0045531F">
              <w:rPr>
                <w:rFonts w:cs="Arial"/>
                <w:color w:val="000000"/>
              </w:rPr>
              <w:t>Used to indicate the number of days beyond the 30th day the claim was paid. From date of receipt, there are 30 days to process the claim in which no interest will be paid, after 30 days, there will be interest.</w:t>
            </w:r>
          </w:p>
        </w:tc>
        <w:tc>
          <w:tcPr>
            <w:tcW w:w="1080" w:type="dxa"/>
            <w:tcMar>
              <w:left w:w="58" w:type="dxa"/>
              <w:right w:w="58" w:type="dxa"/>
            </w:tcMar>
          </w:tcPr>
          <w:p w14:paraId="1A51E221" w14:textId="77777777" w:rsidR="00BE396E" w:rsidRDefault="00BE396E" w:rsidP="00BE396E">
            <w:pPr>
              <w:pStyle w:val="TableText"/>
              <w:rPr>
                <w:caps/>
              </w:rPr>
            </w:pPr>
            <w:r>
              <w:rPr>
                <w:caps/>
              </w:rPr>
              <w:t>3 N</w:t>
            </w:r>
          </w:p>
        </w:tc>
        <w:tc>
          <w:tcPr>
            <w:tcW w:w="2340" w:type="dxa"/>
            <w:tcMar>
              <w:left w:w="58" w:type="dxa"/>
              <w:right w:w="58" w:type="dxa"/>
            </w:tcMar>
          </w:tcPr>
          <w:p w14:paraId="525CCF0C" w14:textId="77777777" w:rsidR="00BE396E" w:rsidRDefault="00BE396E" w:rsidP="00BE396E">
            <w:pPr>
              <w:pStyle w:val="TableText"/>
            </w:pPr>
            <w:r>
              <w:t>-</w:t>
            </w:r>
          </w:p>
        </w:tc>
        <w:tc>
          <w:tcPr>
            <w:tcW w:w="858" w:type="dxa"/>
            <w:tcMar>
              <w:left w:w="58" w:type="dxa"/>
              <w:right w:w="58" w:type="dxa"/>
            </w:tcMar>
          </w:tcPr>
          <w:p w14:paraId="4D7FEF01" w14:textId="77777777" w:rsidR="00BE396E" w:rsidRDefault="00BE396E" w:rsidP="00BE396E">
            <w:pPr>
              <w:pStyle w:val="TableText"/>
            </w:pPr>
            <w:r>
              <w:t>Zeros</w:t>
            </w:r>
          </w:p>
        </w:tc>
        <w:tc>
          <w:tcPr>
            <w:tcW w:w="431" w:type="dxa"/>
          </w:tcPr>
          <w:p w14:paraId="4000C591" w14:textId="77777777" w:rsidR="00BE396E" w:rsidRDefault="00BE396E" w:rsidP="00BE396E">
            <w:pPr>
              <w:pStyle w:val="TableText"/>
            </w:pPr>
            <w:r>
              <w:t>-</w:t>
            </w:r>
          </w:p>
        </w:tc>
        <w:tc>
          <w:tcPr>
            <w:tcW w:w="431" w:type="dxa"/>
          </w:tcPr>
          <w:p w14:paraId="78A81B19" w14:textId="77777777" w:rsidR="00BE396E" w:rsidRDefault="00BE396E" w:rsidP="00BE396E">
            <w:pPr>
              <w:pStyle w:val="TableText"/>
            </w:pPr>
            <w:r>
              <w:t>X</w:t>
            </w:r>
          </w:p>
        </w:tc>
        <w:tc>
          <w:tcPr>
            <w:tcW w:w="432" w:type="dxa"/>
          </w:tcPr>
          <w:p w14:paraId="64247C99" w14:textId="77777777" w:rsidR="00BE396E" w:rsidRDefault="00BE396E" w:rsidP="00BE396E">
            <w:pPr>
              <w:pStyle w:val="TableText"/>
            </w:pPr>
            <w:r>
              <w:t>X</w:t>
            </w:r>
          </w:p>
        </w:tc>
      </w:tr>
      <w:tr w:rsidR="00BE396E" w14:paraId="00E5FEFF" w14:textId="77777777" w:rsidTr="00006E83">
        <w:trPr>
          <w:cantSplit/>
          <w:jc w:val="center"/>
        </w:trPr>
        <w:tc>
          <w:tcPr>
            <w:tcW w:w="802" w:type="dxa"/>
            <w:tcMar>
              <w:left w:w="58" w:type="dxa"/>
              <w:right w:w="58" w:type="dxa"/>
            </w:tcMar>
          </w:tcPr>
          <w:p w14:paraId="60246ADD" w14:textId="77777777" w:rsidR="00BE396E" w:rsidRDefault="00BE396E" w:rsidP="00BE396E">
            <w:pPr>
              <w:pStyle w:val="TableText"/>
            </w:pPr>
            <w:r>
              <w:t>746</w:t>
            </w:r>
          </w:p>
        </w:tc>
        <w:tc>
          <w:tcPr>
            <w:tcW w:w="2226" w:type="dxa"/>
            <w:tcMar>
              <w:left w:w="58" w:type="dxa"/>
              <w:right w:w="58" w:type="dxa"/>
            </w:tcMar>
          </w:tcPr>
          <w:p w14:paraId="70248510" w14:textId="77777777" w:rsidR="00BE396E" w:rsidRDefault="00BE396E" w:rsidP="00BE396E">
            <w:pPr>
              <w:pStyle w:val="TableText"/>
            </w:pPr>
            <w:r>
              <w:t>CLAIM CLEAN DIRTY INDICATOR</w:t>
            </w:r>
          </w:p>
        </w:tc>
        <w:tc>
          <w:tcPr>
            <w:tcW w:w="2935" w:type="dxa"/>
            <w:tcMar>
              <w:left w:w="58" w:type="dxa"/>
              <w:right w:w="58" w:type="dxa"/>
            </w:tcMar>
          </w:tcPr>
          <w:p w14:paraId="44119C6A" w14:textId="582F656A" w:rsidR="00BE396E" w:rsidRDefault="00BE396E" w:rsidP="00BE396E">
            <w:pPr>
              <w:pStyle w:val="TableText"/>
            </w:pPr>
            <w:r>
              <w:t>:P:IDR-</w:t>
            </w:r>
            <w:bookmarkStart w:id="339" w:name="_Hlt514734451"/>
            <w:r>
              <w:fldChar w:fldCharType="begin"/>
            </w:r>
            <w:r w:rsidR="00D56F76">
              <w:instrText>HYPERLINK "..\\..\\DataDictionary\\COBOL\\CL\\CLEAN-DIRTY-IND.docx"</w:instrText>
            </w:r>
            <w:r>
              <w:fldChar w:fldCharType="separate"/>
            </w:r>
            <w:r>
              <w:rPr>
                <w:rStyle w:val="Hyperlink"/>
              </w:rPr>
              <w:t>CL</w:t>
            </w:r>
            <w:bookmarkStart w:id="340" w:name="_Hlt526819619"/>
            <w:r>
              <w:rPr>
                <w:rStyle w:val="Hyperlink"/>
              </w:rPr>
              <w:t>E</w:t>
            </w:r>
            <w:bookmarkEnd w:id="340"/>
            <w:r>
              <w:rPr>
                <w:rStyle w:val="Hyperlink"/>
              </w:rPr>
              <w:t>A</w:t>
            </w:r>
            <w:bookmarkStart w:id="341" w:name="_Hlt506790403"/>
            <w:r>
              <w:rPr>
                <w:rStyle w:val="Hyperlink"/>
              </w:rPr>
              <w:t>N</w:t>
            </w:r>
            <w:bookmarkStart w:id="342" w:name="_Hlt517151416"/>
            <w:bookmarkEnd w:id="341"/>
            <w:r>
              <w:rPr>
                <w:rStyle w:val="Hyperlink"/>
              </w:rPr>
              <w:t>-</w:t>
            </w:r>
            <w:bookmarkStart w:id="343" w:name="_Hlt30568418"/>
            <w:bookmarkEnd w:id="342"/>
            <w:r>
              <w:rPr>
                <w:rStyle w:val="Hyperlink"/>
              </w:rPr>
              <w:t>D</w:t>
            </w:r>
            <w:bookmarkEnd w:id="343"/>
            <w:r>
              <w:rPr>
                <w:rStyle w:val="Hyperlink"/>
              </w:rPr>
              <w:t>IRTY-IND</w:t>
            </w:r>
            <w:r>
              <w:fldChar w:fldCharType="end"/>
            </w:r>
            <w:bookmarkEnd w:id="339"/>
          </w:p>
        </w:tc>
        <w:tc>
          <w:tcPr>
            <w:tcW w:w="2849" w:type="dxa"/>
            <w:gridSpan w:val="2"/>
            <w:tcMar>
              <w:left w:w="58" w:type="dxa"/>
              <w:right w:w="58" w:type="dxa"/>
            </w:tcMar>
          </w:tcPr>
          <w:p w14:paraId="72AA7408" w14:textId="77777777" w:rsidR="00BE396E" w:rsidRDefault="00BE396E" w:rsidP="00BE396E">
            <w:pPr>
              <w:pStyle w:val="TableText"/>
            </w:pPr>
            <w:r>
              <w:t>Clean/dirty indicator</w:t>
            </w:r>
          </w:p>
          <w:p w14:paraId="10325BD5" w14:textId="45A7DB14" w:rsidR="00BE396E" w:rsidRDefault="00BE396E" w:rsidP="006B0C44">
            <w:pPr>
              <w:pStyle w:val="TableText"/>
            </w:pPr>
            <w:r>
              <w:rPr>
                <w:rFonts w:cs="Arial"/>
                <w:color w:val="000000"/>
              </w:rPr>
              <w:t>U</w:t>
            </w:r>
            <w:r w:rsidRPr="0045756F">
              <w:rPr>
                <w:rFonts w:cs="Arial"/>
                <w:color w:val="000000"/>
              </w:rPr>
              <w:t>sed to determine if the claim should be classified as ‘clean’ or ‘dirty,’ which depends primarily on whether or not all required information is supplied. This value is used in workload and CPT reporting, as well as in determining if interest should be paid on delayed payments.</w:t>
            </w:r>
          </w:p>
        </w:tc>
        <w:tc>
          <w:tcPr>
            <w:tcW w:w="1080" w:type="dxa"/>
            <w:tcMar>
              <w:left w:w="58" w:type="dxa"/>
              <w:right w:w="58" w:type="dxa"/>
            </w:tcMar>
          </w:tcPr>
          <w:p w14:paraId="76F9B6D8" w14:textId="77777777" w:rsidR="00BE396E" w:rsidRDefault="00BE396E" w:rsidP="00BE396E">
            <w:pPr>
              <w:pStyle w:val="TableText"/>
              <w:rPr>
                <w:caps/>
              </w:rPr>
            </w:pPr>
            <w:r>
              <w:rPr>
                <w:caps/>
              </w:rPr>
              <w:t>1 c</w:t>
            </w:r>
          </w:p>
        </w:tc>
        <w:tc>
          <w:tcPr>
            <w:tcW w:w="2340" w:type="dxa"/>
            <w:tcMar>
              <w:left w:w="58" w:type="dxa"/>
              <w:right w:w="58" w:type="dxa"/>
            </w:tcMar>
          </w:tcPr>
          <w:p w14:paraId="64E86CB6" w14:textId="77777777" w:rsidR="00BE396E" w:rsidRPr="0048798E" w:rsidRDefault="00BE396E" w:rsidP="00BE396E">
            <w:pPr>
              <w:pStyle w:val="TableText"/>
              <w:rPr>
                <w:b/>
              </w:rPr>
            </w:pPr>
            <w:r w:rsidRPr="0042502A">
              <w:rPr>
                <w:b/>
              </w:rPr>
              <w:t>Valid Values:</w:t>
            </w:r>
          </w:p>
          <w:p w14:paraId="439F5FDA" w14:textId="74328F6C" w:rsidR="00BE396E" w:rsidRPr="00C80849" w:rsidRDefault="00BE396E" w:rsidP="00245396">
            <w:pPr>
              <w:pStyle w:val="TableTextBullet"/>
            </w:pPr>
            <w:r w:rsidRPr="00C80849">
              <w:t xml:space="preserve">C </w:t>
            </w:r>
            <w:r w:rsidR="006B0C44">
              <w:t xml:space="preserve">– </w:t>
            </w:r>
            <w:r w:rsidRPr="00C80849">
              <w:t>Clean</w:t>
            </w:r>
          </w:p>
          <w:p w14:paraId="542D10F3" w14:textId="0BC8BB18" w:rsidR="00BE396E" w:rsidRDefault="00BE396E" w:rsidP="00245396">
            <w:pPr>
              <w:pStyle w:val="TableTextBullet"/>
            </w:pPr>
            <w:r w:rsidRPr="00C80849">
              <w:t xml:space="preserve">D </w:t>
            </w:r>
            <w:r w:rsidR="006B0C44">
              <w:rPr>
                <w:rFonts w:cs="Arial"/>
              </w:rPr>
              <w:t xml:space="preserve">– </w:t>
            </w:r>
            <w:r w:rsidRPr="00C80849">
              <w:t>Dirty</w:t>
            </w:r>
          </w:p>
          <w:p w14:paraId="5FF0238D" w14:textId="31298852" w:rsidR="00BE396E" w:rsidRPr="00C80849" w:rsidRDefault="00BE396E" w:rsidP="00245396">
            <w:pPr>
              <w:pStyle w:val="TableTextBullet"/>
            </w:pPr>
            <w:r>
              <w:t>P</w:t>
            </w:r>
            <w:r w:rsidR="006B0C44">
              <w:t xml:space="preserve"> – </w:t>
            </w:r>
            <w:r>
              <w:t>Dirty</w:t>
            </w:r>
          </w:p>
          <w:p w14:paraId="1A90B9EF" w14:textId="6DEDD4D3" w:rsidR="00BE396E" w:rsidRDefault="00BE396E" w:rsidP="00245396">
            <w:pPr>
              <w:pStyle w:val="TableTextBullet"/>
            </w:pPr>
            <w:r>
              <w:t>Blank</w:t>
            </w:r>
            <w:r w:rsidR="006B0C44">
              <w:t xml:space="preserve"> – </w:t>
            </w:r>
            <w:r>
              <w:t>Clean</w:t>
            </w:r>
          </w:p>
        </w:tc>
        <w:tc>
          <w:tcPr>
            <w:tcW w:w="858" w:type="dxa"/>
            <w:tcMar>
              <w:left w:w="58" w:type="dxa"/>
              <w:right w:w="58" w:type="dxa"/>
            </w:tcMar>
          </w:tcPr>
          <w:p w14:paraId="3D39B3E8" w14:textId="77777777" w:rsidR="00BE396E" w:rsidRDefault="00BE396E" w:rsidP="00BE396E">
            <w:pPr>
              <w:pStyle w:val="TableText"/>
            </w:pPr>
            <w:r>
              <w:t>Spaces</w:t>
            </w:r>
          </w:p>
        </w:tc>
        <w:tc>
          <w:tcPr>
            <w:tcW w:w="431" w:type="dxa"/>
          </w:tcPr>
          <w:p w14:paraId="69B799F4" w14:textId="77777777" w:rsidR="00BE396E" w:rsidRDefault="00BE396E" w:rsidP="00BE396E">
            <w:pPr>
              <w:pStyle w:val="TableText"/>
            </w:pPr>
            <w:r>
              <w:t>-</w:t>
            </w:r>
          </w:p>
        </w:tc>
        <w:tc>
          <w:tcPr>
            <w:tcW w:w="431" w:type="dxa"/>
          </w:tcPr>
          <w:p w14:paraId="439A1B34" w14:textId="77777777" w:rsidR="00BE396E" w:rsidRDefault="00BE396E" w:rsidP="00BE396E">
            <w:pPr>
              <w:pStyle w:val="TableText"/>
            </w:pPr>
            <w:r>
              <w:t>X</w:t>
            </w:r>
          </w:p>
        </w:tc>
        <w:tc>
          <w:tcPr>
            <w:tcW w:w="432" w:type="dxa"/>
          </w:tcPr>
          <w:p w14:paraId="0A127382" w14:textId="77777777" w:rsidR="00BE396E" w:rsidRDefault="00BE396E" w:rsidP="00BE396E">
            <w:pPr>
              <w:pStyle w:val="TableText"/>
            </w:pPr>
            <w:r>
              <w:t>X</w:t>
            </w:r>
          </w:p>
        </w:tc>
      </w:tr>
      <w:tr w:rsidR="00BE396E" w14:paraId="65433282" w14:textId="77777777" w:rsidTr="00006E83">
        <w:trPr>
          <w:cantSplit/>
          <w:jc w:val="center"/>
        </w:trPr>
        <w:tc>
          <w:tcPr>
            <w:tcW w:w="802" w:type="dxa"/>
            <w:tcMar>
              <w:left w:w="58" w:type="dxa"/>
              <w:right w:w="58" w:type="dxa"/>
            </w:tcMar>
          </w:tcPr>
          <w:p w14:paraId="12743C07" w14:textId="77777777" w:rsidR="00BE396E" w:rsidRDefault="00BE396E" w:rsidP="00BE396E">
            <w:pPr>
              <w:pStyle w:val="TableText"/>
            </w:pPr>
            <w:r>
              <w:t>747</w:t>
            </w:r>
          </w:p>
        </w:tc>
        <w:tc>
          <w:tcPr>
            <w:tcW w:w="2226" w:type="dxa"/>
            <w:tcMar>
              <w:left w:w="58" w:type="dxa"/>
              <w:right w:w="58" w:type="dxa"/>
            </w:tcMar>
          </w:tcPr>
          <w:p w14:paraId="102FA5A6" w14:textId="77777777" w:rsidR="00BE396E" w:rsidRDefault="00BE396E" w:rsidP="00BE396E">
            <w:pPr>
              <w:pStyle w:val="TableText"/>
            </w:pPr>
            <w:r>
              <w:t>PARTICIPATING PROVIDER INDICATOR</w:t>
            </w:r>
          </w:p>
        </w:tc>
        <w:tc>
          <w:tcPr>
            <w:tcW w:w="2935" w:type="dxa"/>
            <w:tcMar>
              <w:left w:w="58" w:type="dxa"/>
              <w:right w:w="58" w:type="dxa"/>
            </w:tcMar>
          </w:tcPr>
          <w:p w14:paraId="0EF28CC3" w14:textId="4D148E32" w:rsidR="00BE396E" w:rsidRPr="00C4752B" w:rsidRDefault="00BE396E" w:rsidP="00BE396E">
            <w:pPr>
              <w:pStyle w:val="TableText"/>
              <w:rPr>
                <w:lang w:val="es-US"/>
              </w:rPr>
            </w:pPr>
            <w:r w:rsidRPr="00C4752B">
              <w:rPr>
                <w:lang w:val="es-US"/>
              </w:rPr>
              <w:t>:P:IDR-</w:t>
            </w:r>
            <w:bookmarkStart w:id="344" w:name="_Hlt526819820"/>
            <w:r>
              <w:fldChar w:fldCharType="begin"/>
            </w:r>
            <w:r w:rsidR="003F75BC">
              <w:instrText>HYPERLINK "..\\..\\DataDictionary\\COBOL\\P\\PAR-PROV-IND.docx"</w:instrText>
            </w:r>
            <w:r>
              <w:fldChar w:fldCharType="separate"/>
            </w:r>
            <w:r w:rsidRPr="00C4752B">
              <w:rPr>
                <w:rStyle w:val="Hyperlink"/>
                <w:lang w:val="es-US"/>
              </w:rPr>
              <w:t>P</w:t>
            </w:r>
            <w:bookmarkStart w:id="345" w:name="_Hlt514734468"/>
            <w:r w:rsidRPr="00C4752B">
              <w:rPr>
                <w:rStyle w:val="Hyperlink"/>
                <w:lang w:val="es-US"/>
              </w:rPr>
              <w:t>A</w:t>
            </w:r>
            <w:bookmarkStart w:id="346" w:name="_Hlt28748407"/>
            <w:bookmarkEnd w:id="345"/>
            <w:r w:rsidRPr="00C4752B">
              <w:rPr>
                <w:rStyle w:val="Hyperlink"/>
                <w:lang w:val="es-US"/>
              </w:rPr>
              <w:t>R</w:t>
            </w:r>
            <w:bookmarkStart w:id="347" w:name="_Hlt517151419"/>
            <w:bookmarkEnd w:id="346"/>
            <w:r w:rsidRPr="00C4752B">
              <w:rPr>
                <w:rStyle w:val="Hyperlink"/>
                <w:lang w:val="es-US"/>
              </w:rPr>
              <w:t>-</w:t>
            </w:r>
            <w:bookmarkStart w:id="348" w:name="_Hlt11747343"/>
            <w:bookmarkEnd w:id="347"/>
            <w:r w:rsidRPr="00C4752B">
              <w:rPr>
                <w:rStyle w:val="Hyperlink"/>
                <w:lang w:val="es-US"/>
              </w:rPr>
              <w:t>P</w:t>
            </w:r>
            <w:bookmarkEnd w:id="348"/>
            <w:r w:rsidRPr="00C4752B">
              <w:rPr>
                <w:rStyle w:val="Hyperlink"/>
                <w:lang w:val="es-US"/>
              </w:rPr>
              <w:t>ROV</w:t>
            </w:r>
            <w:bookmarkStart w:id="349" w:name="_Hlt506790381"/>
            <w:r w:rsidRPr="00C4752B">
              <w:rPr>
                <w:rStyle w:val="Hyperlink"/>
                <w:lang w:val="es-US"/>
              </w:rPr>
              <w:t>-</w:t>
            </w:r>
            <w:bookmarkEnd w:id="349"/>
            <w:r w:rsidRPr="00C4752B">
              <w:rPr>
                <w:rStyle w:val="Hyperlink"/>
                <w:lang w:val="es-US"/>
              </w:rPr>
              <w:t>IND</w:t>
            </w:r>
            <w:r>
              <w:fldChar w:fldCharType="end"/>
            </w:r>
            <w:bookmarkEnd w:id="344"/>
          </w:p>
        </w:tc>
        <w:tc>
          <w:tcPr>
            <w:tcW w:w="2849" w:type="dxa"/>
            <w:gridSpan w:val="2"/>
            <w:tcMar>
              <w:left w:w="58" w:type="dxa"/>
              <w:right w:w="58" w:type="dxa"/>
            </w:tcMar>
          </w:tcPr>
          <w:p w14:paraId="0A0EE08F" w14:textId="77777777" w:rsidR="00BE396E" w:rsidRDefault="00BE396E" w:rsidP="00BE396E">
            <w:pPr>
              <w:pStyle w:val="TableText"/>
            </w:pPr>
            <w:r>
              <w:t>Participating provider indicator</w:t>
            </w:r>
          </w:p>
          <w:p w14:paraId="77C98342" w14:textId="3A16A08F" w:rsidR="00BE396E" w:rsidRDefault="00BE396E" w:rsidP="003962F0">
            <w:pPr>
              <w:pStyle w:val="TableText"/>
            </w:pPr>
            <w:r>
              <w:rPr>
                <w:rFonts w:cs="Arial"/>
                <w:color w:val="000000"/>
              </w:rPr>
              <w:t>I</w:t>
            </w:r>
            <w:r w:rsidRPr="00E06A8A">
              <w:rPr>
                <w:rFonts w:cs="Arial"/>
                <w:color w:val="000000"/>
              </w:rPr>
              <w:t>ndicator identifying participating providers. This information is used in the calculation of workload and CPT reporting.</w:t>
            </w:r>
          </w:p>
        </w:tc>
        <w:tc>
          <w:tcPr>
            <w:tcW w:w="1080" w:type="dxa"/>
            <w:tcMar>
              <w:left w:w="58" w:type="dxa"/>
              <w:right w:w="58" w:type="dxa"/>
            </w:tcMar>
          </w:tcPr>
          <w:p w14:paraId="08BD711B" w14:textId="77777777" w:rsidR="00BE396E" w:rsidRDefault="00BE396E" w:rsidP="00BE396E">
            <w:pPr>
              <w:pStyle w:val="TableText"/>
              <w:rPr>
                <w:caps/>
              </w:rPr>
            </w:pPr>
            <w:r>
              <w:rPr>
                <w:caps/>
              </w:rPr>
              <w:t>1 c</w:t>
            </w:r>
          </w:p>
        </w:tc>
        <w:tc>
          <w:tcPr>
            <w:tcW w:w="2340" w:type="dxa"/>
            <w:tcMar>
              <w:left w:w="58" w:type="dxa"/>
              <w:right w:w="58" w:type="dxa"/>
            </w:tcMar>
          </w:tcPr>
          <w:p w14:paraId="66A8C6E3" w14:textId="77777777" w:rsidR="00BE396E" w:rsidRPr="0048798E" w:rsidRDefault="00BE396E" w:rsidP="00BE396E">
            <w:pPr>
              <w:pStyle w:val="TableText"/>
              <w:rPr>
                <w:b/>
              </w:rPr>
            </w:pPr>
            <w:r w:rsidRPr="0042502A">
              <w:rPr>
                <w:b/>
              </w:rPr>
              <w:t>Valid Values:</w:t>
            </w:r>
          </w:p>
          <w:p w14:paraId="6D3B277C" w14:textId="77777777" w:rsidR="007453DF" w:rsidRDefault="007453DF" w:rsidP="00245396">
            <w:pPr>
              <w:pStyle w:val="TableTextBullet"/>
            </w:pPr>
            <w:r>
              <w:t>P – Participating Phase II and III</w:t>
            </w:r>
          </w:p>
          <w:p w14:paraId="1166AAD3" w14:textId="437AFB20" w:rsidR="007453DF" w:rsidRDefault="007453DF" w:rsidP="00245396">
            <w:pPr>
              <w:pStyle w:val="TableTextBullet"/>
            </w:pPr>
            <w:r>
              <w:t>S -</w:t>
            </w:r>
            <w:r w:rsidR="00111D48">
              <w:t xml:space="preserve"> </w:t>
            </w:r>
            <w:r>
              <w:t xml:space="preserve">Participaing for a non-physician specialty Phase II and III </w:t>
            </w:r>
          </w:p>
          <w:p w14:paraId="2AB40DFC" w14:textId="77777777" w:rsidR="007453DF" w:rsidRDefault="007453DF" w:rsidP="00245396">
            <w:pPr>
              <w:pStyle w:val="TableTextBullet"/>
            </w:pPr>
            <w:r>
              <w:t>N – Non-Participating Phase II and III</w:t>
            </w:r>
          </w:p>
          <w:p w14:paraId="58895243" w14:textId="77777777" w:rsidR="007453DF" w:rsidRDefault="007453DF" w:rsidP="00245396">
            <w:pPr>
              <w:pStyle w:val="TableTextBullet"/>
            </w:pPr>
            <w:r>
              <w:t>1 – Phase I will display a 1 if the provider is Participating</w:t>
            </w:r>
          </w:p>
          <w:p w14:paraId="51C84936" w14:textId="7E2301E8" w:rsidR="00BE396E" w:rsidRDefault="007453DF" w:rsidP="00245396">
            <w:pPr>
              <w:pStyle w:val="TableTextBullet"/>
            </w:pPr>
            <w:r>
              <w:t>Space – Phase I will display a space if the provider is non-participating</w:t>
            </w:r>
          </w:p>
        </w:tc>
        <w:tc>
          <w:tcPr>
            <w:tcW w:w="858" w:type="dxa"/>
            <w:tcMar>
              <w:left w:w="58" w:type="dxa"/>
              <w:right w:w="58" w:type="dxa"/>
            </w:tcMar>
          </w:tcPr>
          <w:p w14:paraId="0BAD9076" w14:textId="200D16EC" w:rsidR="00BE396E" w:rsidRDefault="00BE396E" w:rsidP="007453DF">
            <w:pPr>
              <w:pStyle w:val="TableText"/>
            </w:pPr>
            <w:r>
              <w:t>Space</w:t>
            </w:r>
          </w:p>
        </w:tc>
        <w:tc>
          <w:tcPr>
            <w:tcW w:w="431" w:type="dxa"/>
          </w:tcPr>
          <w:p w14:paraId="1C8BC24E" w14:textId="77777777" w:rsidR="00BE396E" w:rsidRDefault="00BE396E" w:rsidP="00BE396E">
            <w:pPr>
              <w:pStyle w:val="TableText"/>
            </w:pPr>
            <w:r>
              <w:t>X</w:t>
            </w:r>
          </w:p>
        </w:tc>
        <w:tc>
          <w:tcPr>
            <w:tcW w:w="431" w:type="dxa"/>
          </w:tcPr>
          <w:p w14:paraId="38A9F018" w14:textId="77777777" w:rsidR="00BE396E" w:rsidRDefault="00BE396E" w:rsidP="00BE396E">
            <w:pPr>
              <w:pStyle w:val="TableText"/>
            </w:pPr>
            <w:r>
              <w:t>X</w:t>
            </w:r>
          </w:p>
        </w:tc>
        <w:tc>
          <w:tcPr>
            <w:tcW w:w="432" w:type="dxa"/>
          </w:tcPr>
          <w:p w14:paraId="6A6CA6AD" w14:textId="77777777" w:rsidR="00BE396E" w:rsidRDefault="00BE396E" w:rsidP="00BE396E">
            <w:pPr>
              <w:pStyle w:val="TableText"/>
            </w:pPr>
            <w:r>
              <w:t>X</w:t>
            </w:r>
          </w:p>
        </w:tc>
      </w:tr>
      <w:tr w:rsidR="00BE396E" w14:paraId="679C89F2" w14:textId="77777777" w:rsidTr="00006E83">
        <w:trPr>
          <w:cantSplit/>
          <w:jc w:val="center"/>
        </w:trPr>
        <w:tc>
          <w:tcPr>
            <w:tcW w:w="802" w:type="dxa"/>
            <w:tcMar>
              <w:left w:w="58" w:type="dxa"/>
              <w:right w:w="58" w:type="dxa"/>
            </w:tcMar>
          </w:tcPr>
          <w:p w14:paraId="5DF58223" w14:textId="77777777" w:rsidR="00BE396E" w:rsidRDefault="00BE396E" w:rsidP="00BE396E">
            <w:pPr>
              <w:pStyle w:val="TableText"/>
            </w:pPr>
            <w:r>
              <w:t>748</w:t>
            </w:r>
          </w:p>
        </w:tc>
        <w:tc>
          <w:tcPr>
            <w:tcW w:w="2226" w:type="dxa"/>
            <w:tcMar>
              <w:left w:w="58" w:type="dxa"/>
              <w:right w:w="58" w:type="dxa"/>
            </w:tcMar>
          </w:tcPr>
          <w:p w14:paraId="2E8E5B8C" w14:textId="77777777" w:rsidR="00BE396E" w:rsidRDefault="00BE396E" w:rsidP="00BE396E">
            <w:pPr>
              <w:pStyle w:val="TableText"/>
            </w:pPr>
            <w:r>
              <w:t>CLAIM SUPPRESS CHECK INDICATOR</w:t>
            </w:r>
          </w:p>
        </w:tc>
        <w:tc>
          <w:tcPr>
            <w:tcW w:w="2935" w:type="dxa"/>
            <w:tcMar>
              <w:left w:w="58" w:type="dxa"/>
              <w:right w:w="58" w:type="dxa"/>
            </w:tcMar>
          </w:tcPr>
          <w:p w14:paraId="265AD3BE" w14:textId="1A29F1A9" w:rsidR="00BE396E" w:rsidRDefault="00BE396E" w:rsidP="00BE396E">
            <w:pPr>
              <w:pStyle w:val="TableText"/>
            </w:pPr>
            <w:r>
              <w:t>:P: IDR-</w:t>
            </w:r>
            <w:bookmarkStart w:id="350" w:name="_Hlt514734481"/>
            <w:r>
              <w:fldChar w:fldCharType="begin"/>
            </w:r>
            <w:r w:rsidR="00440C82">
              <w:instrText>HYPERLINK "..\\..\\DataDictionary\\COBOL\\CM\\CPT-SUPPRESS-CHK.docx"</w:instrText>
            </w:r>
            <w:r>
              <w:fldChar w:fldCharType="separate"/>
            </w:r>
            <w:r>
              <w:rPr>
                <w:rStyle w:val="Hyperlink"/>
              </w:rPr>
              <w:t>CPT</w:t>
            </w:r>
            <w:bookmarkStart w:id="351" w:name="_Hlt506790360"/>
            <w:r>
              <w:rPr>
                <w:rStyle w:val="Hyperlink"/>
              </w:rPr>
              <w:t>-</w:t>
            </w:r>
            <w:bookmarkStart w:id="352" w:name="_Hlt11747381"/>
            <w:bookmarkEnd w:id="351"/>
            <w:r>
              <w:rPr>
                <w:rStyle w:val="Hyperlink"/>
              </w:rPr>
              <w:t>S</w:t>
            </w:r>
            <w:bookmarkEnd w:id="352"/>
            <w:r>
              <w:rPr>
                <w:rStyle w:val="Hyperlink"/>
              </w:rPr>
              <w:t>U</w:t>
            </w:r>
            <w:bookmarkStart w:id="353" w:name="_Hlt30568437"/>
            <w:bookmarkStart w:id="354" w:name="_Hlt517151423"/>
            <w:bookmarkEnd w:id="353"/>
            <w:r>
              <w:rPr>
                <w:rStyle w:val="Hyperlink"/>
              </w:rPr>
              <w:t>P</w:t>
            </w:r>
            <w:bookmarkEnd w:id="354"/>
            <w:r>
              <w:rPr>
                <w:rStyle w:val="Hyperlink"/>
              </w:rPr>
              <w:t>PRESS-CHK</w:t>
            </w:r>
            <w:r>
              <w:fldChar w:fldCharType="end"/>
            </w:r>
            <w:bookmarkEnd w:id="350"/>
          </w:p>
        </w:tc>
        <w:tc>
          <w:tcPr>
            <w:tcW w:w="2849" w:type="dxa"/>
            <w:gridSpan w:val="2"/>
            <w:tcMar>
              <w:left w:w="58" w:type="dxa"/>
              <w:right w:w="58" w:type="dxa"/>
            </w:tcMar>
          </w:tcPr>
          <w:p w14:paraId="0579D740" w14:textId="77777777" w:rsidR="00BE396E" w:rsidRDefault="00BE396E" w:rsidP="00BE396E">
            <w:pPr>
              <w:pStyle w:val="TableText"/>
            </w:pPr>
            <w:r>
              <w:t>Suppress Check Indicator</w:t>
            </w:r>
          </w:p>
          <w:p w14:paraId="2E4360B5" w14:textId="6EE773AC" w:rsidR="00BE396E" w:rsidRDefault="00BE396E" w:rsidP="00C13A40">
            <w:pPr>
              <w:pStyle w:val="TableText"/>
            </w:pPr>
            <w:r>
              <w:rPr>
                <w:rFonts w:cs="Arial"/>
                <w:color w:val="000000"/>
              </w:rPr>
              <w:t>U</w:t>
            </w:r>
            <w:r w:rsidRPr="00C23BAA">
              <w:rPr>
                <w:rFonts w:cs="Arial"/>
                <w:color w:val="000000"/>
              </w:rPr>
              <w:t>sed to identify if the check was suppressed. There</w:t>
            </w:r>
            <w:r>
              <w:rPr>
                <w:rFonts w:cs="Arial"/>
                <w:color w:val="000000"/>
              </w:rPr>
              <w:t xml:space="preserve"> i</w:t>
            </w:r>
            <w:r w:rsidRPr="00C23BAA">
              <w:rPr>
                <w:rFonts w:cs="Arial"/>
                <w:color w:val="000000"/>
              </w:rPr>
              <w:t>s logic that will suppress a check.</w:t>
            </w:r>
            <w:r>
              <w:rPr>
                <w:rFonts w:cs="Arial"/>
                <w:color w:val="000000"/>
              </w:rPr>
              <w:t xml:space="preserve"> </w:t>
            </w:r>
            <w:r w:rsidRPr="00C23BAA">
              <w:rPr>
                <w:rFonts w:cs="Arial"/>
                <w:color w:val="000000"/>
              </w:rPr>
              <w:t>There</w:t>
            </w:r>
            <w:r>
              <w:rPr>
                <w:rFonts w:cs="Arial"/>
                <w:color w:val="000000"/>
              </w:rPr>
              <w:t xml:space="preserve"> i</w:t>
            </w:r>
            <w:r w:rsidRPr="00C23BAA">
              <w:rPr>
                <w:rFonts w:cs="Arial"/>
                <w:color w:val="000000"/>
              </w:rPr>
              <w:t>s a process that holds checks for less than a dollar in order to increase efficiency for payments (mailing costs, etc.).</w:t>
            </w:r>
          </w:p>
        </w:tc>
        <w:tc>
          <w:tcPr>
            <w:tcW w:w="1080" w:type="dxa"/>
            <w:tcMar>
              <w:left w:w="58" w:type="dxa"/>
              <w:right w:w="58" w:type="dxa"/>
            </w:tcMar>
          </w:tcPr>
          <w:p w14:paraId="69E1CAE8" w14:textId="77777777" w:rsidR="00BE396E" w:rsidRDefault="00BE396E" w:rsidP="00BE396E">
            <w:pPr>
              <w:pStyle w:val="TableText"/>
              <w:rPr>
                <w:caps/>
              </w:rPr>
            </w:pPr>
            <w:r>
              <w:rPr>
                <w:caps/>
              </w:rPr>
              <w:t>1 C</w:t>
            </w:r>
          </w:p>
        </w:tc>
        <w:tc>
          <w:tcPr>
            <w:tcW w:w="2340" w:type="dxa"/>
            <w:tcMar>
              <w:left w:w="58" w:type="dxa"/>
              <w:right w:w="58" w:type="dxa"/>
            </w:tcMar>
          </w:tcPr>
          <w:p w14:paraId="0F18083E" w14:textId="77777777" w:rsidR="00C13A40" w:rsidRPr="0048798E" w:rsidRDefault="00C13A40" w:rsidP="00C13A40">
            <w:pPr>
              <w:pStyle w:val="TableText"/>
              <w:rPr>
                <w:b/>
              </w:rPr>
            </w:pPr>
            <w:r w:rsidRPr="0042502A">
              <w:rPr>
                <w:b/>
              </w:rPr>
              <w:t>Valid Values:</w:t>
            </w:r>
          </w:p>
          <w:p w14:paraId="1632073E" w14:textId="5C15B2C3" w:rsidR="00BE396E" w:rsidRDefault="00BE396E" w:rsidP="00245396">
            <w:pPr>
              <w:pStyle w:val="TableTextBullet"/>
            </w:pPr>
            <w:r>
              <w:t>Y – Yes</w:t>
            </w:r>
          </w:p>
          <w:p w14:paraId="184C8AA6" w14:textId="6CAA5796" w:rsidR="00BE396E" w:rsidRDefault="00BE396E" w:rsidP="00245396">
            <w:pPr>
              <w:pStyle w:val="TableTextBullet"/>
            </w:pPr>
            <w:r>
              <w:t>Spaces</w:t>
            </w:r>
          </w:p>
        </w:tc>
        <w:tc>
          <w:tcPr>
            <w:tcW w:w="858" w:type="dxa"/>
            <w:tcMar>
              <w:left w:w="58" w:type="dxa"/>
              <w:right w:w="58" w:type="dxa"/>
            </w:tcMar>
          </w:tcPr>
          <w:p w14:paraId="4B6FD3D4" w14:textId="77777777" w:rsidR="00BE396E" w:rsidRDefault="00BE396E" w:rsidP="00BE396E">
            <w:pPr>
              <w:pStyle w:val="TableText"/>
            </w:pPr>
            <w:r>
              <w:t>Spaces</w:t>
            </w:r>
          </w:p>
        </w:tc>
        <w:tc>
          <w:tcPr>
            <w:tcW w:w="431" w:type="dxa"/>
          </w:tcPr>
          <w:p w14:paraId="1C1E3779" w14:textId="77777777" w:rsidR="00BE396E" w:rsidRDefault="00BE396E" w:rsidP="00BE396E">
            <w:pPr>
              <w:pStyle w:val="TableText"/>
            </w:pPr>
            <w:r>
              <w:t>-</w:t>
            </w:r>
          </w:p>
        </w:tc>
        <w:tc>
          <w:tcPr>
            <w:tcW w:w="431" w:type="dxa"/>
          </w:tcPr>
          <w:p w14:paraId="4E42CD0F" w14:textId="77777777" w:rsidR="00BE396E" w:rsidRDefault="00BE396E" w:rsidP="00BE396E">
            <w:pPr>
              <w:pStyle w:val="TableText"/>
            </w:pPr>
            <w:r>
              <w:t>X</w:t>
            </w:r>
          </w:p>
        </w:tc>
        <w:tc>
          <w:tcPr>
            <w:tcW w:w="432" w:type="dxa"/>
          </w:tcPr>
          <w:p w14:paraId="73C1A9D0" w14:textId="77777777" w:rsidR="00BE396E" w:rsidRDefault="00BE396E" w:rsidP="00BE396E">
            <w:pPr>
              <w:pStyle w:val="TableText"/>
            </w:pPr>
            <w:r>
              <w:t>X</w:t>
            </w:r>
          </w:p>
        </w:tc>
      </w:tr>
      <w:tr w:rsidR="00BE396E" w14:paraId="0FAF6BAF" w14:textId="77777777" w:rsidTr="00006E83">
        <w:trPr>
          <w:cantSplit/>
          <w:jc w:val="center"/>
        </w:trPr>
        <w:tc>
          <w:tcPr>
            <w:tcW w:w="802" w:type="dxa"/>
            <w:tcMar>
              <w:left w:w="58" w:type="dxa"/>
              <w:right w:w="58" w:type="dxa"/>
            </w:tcMar>
          </w:tcPr>
          <w:p w14:paraId="7B64ECA4" w14:textId="77777777" w:rsidR="00BE396E" w:rsidRDefault="00BE396E" w:rsidP="00BE396E">
            <w:pPr>
              <w:pStyle w:val="TableText"/>
              <w:rPr>
                <w:b/>
              </w:rPr>
            </w:pPr>
            <w:r>
              <w:rPr>
                <w:b/>
              </w:rPr>
              <w:t>749</w:t>
            </w:r>
          </w:p>
        </w:tc>
        <w:tc>
          <w:tcPr>
            <w:tcW w:w="2226" w:type="dxa"/>
            <w:tcMar>
              <w:left w:w="58" w:type="dxa"/>
              <w:right w:w="58" w:type="dxa"/>
            </w:tcMar>
          </w:tcPr>
          <w:p w14:paraId="69D746B6" w14:textId="77777777" w:rsidR="00BE396E" w:rsidRDefault="00BE396E" w:rsidP="00BE396E">
            <w:pPr>
              <w:pStyle w:val="TableText"/>
              <w:rPr>
                <w:b/>
              </w:rPr>
            </w:pPr>
            <w:r>
              <w:rPr>
                <w:b/>
              </w:rPr>
              <w:t>-</w:t>
            </w:r>
          </w:p>
        </w:tc>
        <w:tc>
          <w:tcPr>
            <w:tcW w:w="2935" w:type="dxa"/>
            <w:tcMar>
              <w:left w:w="58" w:type="dxa"/>
              <w:right w:w="58" w:type="dxa"/>
            </w:tcMar>
          </w:tcPr>
          <w:p w14:paraId="02C0AD21" w14:textId="77777777" w:rsidR="00BE396E" w:rsidRDefault="00BE396E" w:rsidP="00BE396E">
            <w:pPr>
              <w:pStyle w:val="TableText"/>
              <w:rPr>
                <w:b/>
              </w:rPr>
            </w:pPr>
            <w:r>
              <w:rPr>
                <w:b/>
              </w:rPr>
              <w:t>-</w:t>
            </w:r>
          </w:p>
        </w:tc>
        <w:tc>
          <w:tcPr>
            <w:tcW w:w="2849" w:type="dxa"/>
            <w:gridSpan w:val="2"/>
            <w:tcMar>
              <w:left w:w="58" w:type="dxa"/>
              <w:right w:w="58" w:type="dxa"/>
            </w:tcMar>
          </w:tcPr>
          <w:p w14:paraId="34BE8BE1" w14:textId="2C9E0E1A" w:rsidR="00BE396E" w:rsidRDefault="00065FFE" w:rsidP="00BE396E">
            <w:pPr>
              <w:pStyle w:val="TableText"/>
              <w:rPr>
                <w:b/>
              </w:rPr>
            </w:pPr>
            <w:r>
              <w:rPr>
                <w:b/>
              </w:rPr>
              <w:t xml:space="preserve">Information From </w:t>
            </w:r>
            <w:r w:rsidR="00BE396E">
              <w:rPr>
                <w:b/>
              </w:rPr>
              <w:t xml:space="preserve">J </w:t>
            </w:r>
            <w:r>
              <w:rPr>
                <w:b/>
              </w:rPr>
              <w:t>Trailer</w:t>
            </w:r>
          </w:p>
        </w:tc>
        <w:tc>
          <w:tcPr>
            <w:tcW w:w="1080" w:type="dxa"/>
            <w:tcMar>
              <w:left w:w="58" w:type="dxa"/>
              <w:right w:w="58" w:type="dxa"/>
            </w:tcMar>
          </w:tcPr>
          <w:p w14:paraId="0D08F5C2" w14:textId="77777777" w:rsidR="00BE396E" w:rsidRDefault="00BE396E" w:rsidP="00BE396E">
            <w:pPr>
              <w:pStyle w:val="TableText"/>
              <w:rPr>
                <w:b/>
                <w:caps/>
              </w:rPr>
            </w:pPr>
            <w:r>
              <w:rPr>
                <w:b/>
                <w:caps/>
              </w:rPr>
              <w:t>-</w:t>
            </w:r>
          </w:p>
        </w:tc>
        <w:tc>
          <w:tcPr>
            <w:tcW w:w="2340" w:type="dxa"/>
            <w:tcMar>
              <w:left w:w="58" w:type="dxa"/>
              <w:right w:w="58" w:type="dxa"/>
            </w:tcMar>
          </w:tcPr>
          <w:p w14:paraId="2BC8D4BE" w14:textId="77777777" w:rsidR="00BE396E" w:rsidRDefault="00BE396E" w:rsidP="00BE396E">
            <w:pPr>
              <w:pStyle w:val="TableText"/>
              <w:rPr>
                <w:b/>
              </w:rPr>
            </w:pPr>
            <w:r>
              <w:rPr>
                <w:b/>
              </w:rPr>
              <w:t>-</w:t>
            </w:r>
          </w:p>
        </w:tc>
        <w:tc>
          <w:tcPr>
            <w:tcW w:w="858" w:type="dxa"/>
            <w:tcMar>
              <w:left w:w="58" w:type="dxa"/>
              <w:right w:w="58" w:type="dxa"/>
            </w:tcMar>
          </w:tcPr>
          <w:p w14:paraId="52963884" w14:textId="77777777" w:rsidR="00BE396E" w:rsidRDefault="00BE396E" w:rsidP="00BE396E">
            <w:pPr>
              <w:pStyle w:val="TableText"/>
              <w:rPr>
                <w:b/>
              </w:rPr>
            </w:pPr>
            <w:r>
              <w:rPr>
                <w:b/>
              </w:rPr>
              <w:t>-</w:t>
            </w:r>
          </w:p>
        </w:tc>
        <w:tc>
          <w:tcPr>
            <w:tcW w:w="431" w:type="dxa"/>
          </w:tcPr>
          <w:p w14:paraId="68030255" w14:textId="77777777" w:rsidR="00BE396E" w:rsidRDefault="00BE396E" w:rsidP="00BE396E">
            <w:pPr>
              <w:pStyle w:val="TableText"/>
              <w:rPr>
                <w:b/>
              </w:rPr>
            </w:pPr>
            <w:r>
              <w:rPr>
                <w:b/>
              </w:rPr>
              <w:t>-</w:t>
            </w:r>
          </w:p>
        </w:tc>
        <w:tc>
          <w:tcPr>
            <w:tcW w:w="431" w:type="dxa"/>
          </w:tcPr>
          <w:p w14:paraId="567D63AC" w14:textId="77777777" w:rsidR="00BE396E" w:rsidRDefault="00BE396E" w:rsidP="00BE396E">
            <w:pPr>
              <w:pStyle w:val="TableText"/>
              <w:rPr>
                <w:b/>
              </w:rPr>
            </w:pPr>
            <w:r>
              <w:rPr>
                <w:b/>
              </w:rPr>
              <w:t>-</w:t>
            </w:r>
          </w:p>
        </w:tc>
        <w:tc>
          <w:tcPr>
            <w:tcW w:w="432" w:type="dxa"/>
          </w:tcPr>
          <w:p w14:paraId="2365B3CC" w14:textId="77777777" w:rsidR="00BE396E" w:rsidRDefault="00BE396E" w:rsidP="00BE396E">
            <w:pPr>
              <w:pStyle w:val="TableText"/>
              <w:rPr>
                <w:b/>
              </w:rPr>
            </w:pPr>
            <w:r>
              <w:rPr>
                <w:b/>
              </w:rPr>
              <w:t>-</w:t>
            </w:r>
          </w:p>
        </w:tc>
      </w:tr>
      <w:tr w:rsidR="00BE396E" w14:paraId="648349A4" w14:textId="77777777" w:rsidTr="00006E83">
        <w:trPr>
          <w:cantSplit/>
          <w:jc w:val="center"/>
        </w:trPr>
        <w:tc>
          <w:tcPr>
            <w:tcW w:w="802" w:type="dxa"/>
            <w:tcMar>
              <w:left w:w="58" w:type="dxa"/>
              <w:right w:w="58" w:type="dxa"/>
            </w:tcMar>
          </w:tcPr>
          <w:p w14:paraId="57C2D27E" w14:textId="14104DAA" w:rsidR="00BE396E" w:rsidRDefault="00135F82" w:rsidP="00BE396E">
            <w:pPr>
              <w:pStyle w:val="TableText"/>
              <w:rPr>
                <w:b/>
              </w:rPr>
            </w:pPr>
            <w:r>
              <w:rPr>
                <w:b/>
              </w:rPr>
              <w:t xml:space="preserve"> – </w:t>
            </w:r>
          </w:p>
        </w:tc>
        <w:tc>
          <w:tcPr>
            <w:tcW w:w="2226" w:type="dxa"/>
            <w:tcMar>
              <w:left w:w="58" w:type="dxa"/>
              <w:right w:w="58" w:type="dxa"/>
            </w:tcMar>
          </w:tcPr>
          <w:p w14:paraId="68121545" w14:textId="77777777" w:rsidR="00BE396E" w:rsidRDefault="00BE396E" w:rsidP="00BE396E">
            <w:pPr>
              <w:pStyle w:val="TableText"/>
              <w:rPr>
                <w:b/>
              </w:rPr>
            </w:pPr>
            <w:r>
              <w:rPr>
                <w:b/>
              </w:rPr>
              <w:t xml:space="preserve">5 x 12 = </w:t>
            </w:r>
          </w:p>
        </w:tc>
        <w:tc>
          <w:tcPr>
            <w:tcW w:w="2935" w:type="dxa"/>
            <w:tcMar>
              <w:left w:w="58" w:type="dxa"/>
              <w:right w:w="58" w:type="dxa"/>
            </w:tcMar>
          </w:tcPr>
          <w:p w14:paraId="18C6EEAE" w14:textId="77777777" w:rsidR="00BE396E" w:rsidRDefault="00BE396E" w:rsidP="00BE396E">
            <w:pPr>
              <w:pStyle w:val="TableText"/>
              <w:rPr>
                <w:b/>
              </w:rPr>
            </w:pPr>
            <w:r>
              <w:rPr>
                <w:b/>
              </w:rPr>
              <w:t>Occurs 12 Times</w:t>
            </w:r>
          </w:p>
        </w:tc>
        <w:tc>
          <w:tcPr>
            <w:tcW w:w="2849" w:type="dxa"/>
            <w:gridSpan w:val="2"/>
            <w:tcMar>
              <w:left w:w="58" w:type="dxa"/>
              <w:right w:w="58" w:type="dxa"/>
            </w:tcMar>
          </w:tcPr>
          <w:p w14:paraId="22BF514B" w14:textId="77777777" w:rsidR="00BE396E" w:rsidRDefault="00BE396E" w:rsidP="00BE396E">
            <w:pPr>
              <w:pStyle w:val="TableText"/>
              <w:rPr>
                <w:b/>
              </w:rPr>
            </w:pPr>
            <w:r>
              <w:rPr>
                <w:b/>
              </w:rPr>
              <w:t>Audits Failed</w:t>
            </w:r>
          </w:p>
        </w:tc>
        <w:tc>
          <w:tcPr>
            <w:tcW w:w="1080" w:type="dxa"/>
            <w:tcMar>
              <w:left w:w="58" w:type="dxa"/>
              <w:right w:w="58" w:type="dxa"/>
            </w:tcMar>
          </w:tcPr>
          <w:p w14:paraId="209E7A0C" w14:textId="77777777" w:rsidR="00BE396E" w:rsidRDefault="00BE396E" w:rsidP="00BE396E">
            <w:pPr>
              <w:pStyle w:val="TableText"/>
              <w:rPr>
                <w:b/>
                <w:caps/>
              </w:rPr>
            </w:pPr>
            <w:r>
              <w:rPr>
                <w:b/>
                <w:caps/>
              </w:rPr>
              <w:t>-</w:t>
            </w:r>
          </w:p>
        </w:tc>
        <w:tc>
          <w:tcPr>
            <w:tcW w:w="2340" w:type="dxa"/>
            <w:tcMar>
              <w:left w:w="58" w:type="dxa"/>
              <w:right w:w="58" w:type="dxa"/>
            </w:tcMar>
          </w:tcPr>
          <w:p w14:paraId="7ABCE2FE" w14:textId="77777777" w:rsidR="00BE396E" w:rsidRDefault="00BE396E" w:rsidP="00BE396E">
            <w:pPr>
              <w:pStyle w:val="TableText"/>
              <w:rPr>
                <w:b/>
              </w:rPr>
            </w:pPr>
            <w:r>
              <w:rPr>
                <w:b/>
              </w:rPr>
              <w:t>-</w:t>
            </w:r>
          </w:p>
        </w:tc>
        <w:tc>
          <w:tcPr>
            <w:tcW w:w="858" w:type="dxa"/>
            <w:tcMar>
              <w:left w:w="58" w:type="dxa"/>
              <w:right w:w="58" w:type="dxa"/>
            </w:tcMar>
          </w:tcPr>
          <w:p w14:paraId="3B5D12CD" w14:textId="77777777" w:rsidR="00BE396E" w:rsidRDefault="00BE396E" w:rsidP="00BE396E">
            <w:pPr>
              <w:pStyle w:val="TableText"/>
              <w:rPr>
                <w:b/>
              </w:rPr>
            </w:pPr>
            <w:r>
              <w:rPr>
                <w:b/>
              </w:rPr>
              <w:t>-</w:t>
            </w:r>
          </w:p>
        </w:tc>
        <w:tc>
          <w:tcPr>
            <w:tcW w:w="431" w:type="dxa"/>
          </w:tcPr>
          <w:p w14:paraId="7CA704EE" w14:textId="77777777" w:rsidR="00BE396E" w:rsidRDefault="00BE396E" w:rsidP="00BE396E">
            <w:pPr>
              <w:pStyle w:val="TableText"/>
              <w:rPr>
                <w:b/>
              </w:rPr>
            </w:pPr>
            <w:r>
              <w:rPr>
                <w:b/>
              </w:rPr>
              <w:t>-</w:t>
            </w:r>
          </w:p>
        </w:tc>
        <w:tc>
          <w:tcPr>
            <w:tcW w:w="431" w:type="dxa"/>
          </w:tcPr>
          <w:p w14:paraId="2E752316" w14:textId="77777777" w:rsidR="00BE396E" w:rsidRDefault="00BE396E" w:rsidP="00BE396E">
            <w:pPr>
              <w:pStyle w:val="TableText"/>
              <w:rPr>
                <w:b/>
              </w:rPr>
            </w:pPr>
            <w:r>
              <w:rPr>
                <w:b/>
              </w:rPr>
              <w:t>-</w:t>
            </w:r>
          </w:p>
        </w:tc>
        <w:tc>
          <w:tcPr>
            <w:tcW w:w="432" w:type="dxa"/>
          </w:tcPr>
          <w:p w14:paraId="5ECFC9F3" w14:textId="77777777" w:rsidR="00BE396E" w:rsidRDefault="00BE396E" w:rsidP="00BE396E">
            <w:pPr>
              <w:pStyle w:val="TableText"/>
              <w:rPr>
                <w:b/>
              </w:rPr>
            </w:pPr>
            <w:r>
              <w:rPr>
                <w:b/>
              </w:rPr>
              <w:t>-</w:t>
            </w:r>
          </w:p>
        </w:tc>
      </w:tr>
      <w:tr w:rsidR="00BE396E" w14:paraId="18AE2556" w14:textId="77777777" w:rsidTr="00006E83">
        <w:trPr>
          <w:cantSplit/>
          <w:jc w:val="center"/>
        </w:trPr>
        <w:tc>
          <w:tcPr>
            <w:tcW w:w="802" w:type="dxa"/>
            <w:tcMar>
              <w:left w:w="58" w:type="dxa"/>
              <w:right w:w="58" w:type="dxa"/>
            </w:tcMar>
          </w:tcPr>
          <w:p w14:paraId="1BACF4AB" w14:textId="61C00104" w:rsidR="00BE396E" w:rsidRDefault="00BE396E" w:rsidP="00BE396E">
            <w:pPr>
              <w:pStyle w:val="TableText"/>
            </w:pPr>
            <w:r>
              <w:t>749</w:t>
            </w:r>
            <w:r w:rsidR="00135F82">
              <w:t xml:space="preserve"> – </w:t>
            </w:r>
            <w:r>
              <w:t>751</w:t>
            </w:r>
          </w:p>
        </w:tc>
        <w:tc>
          <w:tcPr>
            <w:tcW w:w="2226" w:type="dxa"/>
            <w:tcMar>
              <w:left w:w="58" w:type="dxa"/>
              <w:right w:w="58" w:type="dxa"/>
            </w:tcMar>
          </w:tcPr>
          <w:p w14:paraId="553300AA" w14:textId="77777777" w:rsidR="00BE396E" w:rsidRDefault="00BE396E" w:rsidP="00BE396E">
            <w:pPr>
              <w:pStyle w:val="TableText"/>
            </w:pPr>
            <w:r>
              <w:t>AUDIT NUMBER FAILED (1)</w:t>
            </w:r>
          </w:p>
        </w:tc>
        <w:tc>
          <w:tcPr>
            <w:tcW w:w="2935" w:type="dxa"/>
            <w:tcMar>
              <w:left w:w="58" w:type="dxa"/>
              <w:right w:w="58" w:type="dxa"/>
            </w:tcMar>
          </w:tcPr>
          <w:p w14:paraId="20AD4A9C" w14:textId="6DB7E3F1" w:rsidR="00BE396E" w:rsidRDefault="00BE396E" w:rsidP="00BE396E">
            <w:pPr>
              <w:pStyle w:val="TableText"/>
            </w:pPr>
            <w:r>
              <w:t>:P:IDR-</w:t>
            </w:r>
            <w:hyperlink r:id="rId234" w:history="1">
              <w:r>
                <w:rPr>
                  <w:rStyle w:val="Hyperlink"/>
                </w:rPr>
                <w:t>J</w:t>
              </w:r>
              <w:bookmarkStart w:id="355" w:name="_Hlt526820264"/>
              <w:r>
                <w:rPr>
                  <w:rStyle w:val="Hyperlink"/>
                </w:rPr>
                <w:t>-</w:t>
              </w:r>
              <w:bookmarkEnd w:id="355"/>
              <w:r>
                <w:rPr>
                  <w:rStyle w:val="Hyperlink"/>
                </w:rPr>
                <w:t>A</w:t>
              </w:r>
              <w:bookmarkStart w:id="356" w:name="_Hlt514734511"/>
              <w:r>
                <w:rPr>
                  <w:rStyle w:val="Hyperlink"/>
                </w:rPr>
                <w:t>U</w:t>
              </w:r>
              <w:bookmarkStart w:id="357" w:name="_Hlt11747452"/>
              <w:bookmarkEnd w:id="356"/>
              <w:r>
                <w:rPr>
                  <w:rStyle w:val="Hyperlink"/>
                </w:rPr>
                <w:t>D</w:t>
              </w:r>
              <w:bookmarkStart w:id="358" w:name="_Hlt506790282"/>
              <w:bookmarkEnd w:id="357"/>
              <w:r>
                <w:rPr>
                  <w:rStyle w:val="Hyperlink"/>
                </w:rPr>
                <w:t>I</w:t>
              </w:r>
              <w:bookmarkEnd w:id="358"/>
              <w:r>
                <w:rPr>
                  <w:rStyle w:val="Hyperlink"/>
                </w:rPr>
                <w:t>T-NUM</w:t>
              </w:r>
            </w:hyperlink>
          </w:p>
        </w:tc>
        <w:tc>
          <w:tcPr>
            <w:tcW w:w="2849" w:type="dxa"/>
            <w:gridSpan w:val="2"/>
            <w:tcMar>
              <w:left w:w="58" w:type="dxa"/>
              <w:right w:w="58" w:type="dxa"/>
            </w:tcMar>
          </w:tcPr>
          <w:p w14:paraId="3313F5C6" w14:textId="77777777" w:rsidR="00BE396E" w:rsidRDefault="00BE396E" w:rsidP="00BE396E">
            <w:pPr>
              <w:pStyle w:val="TableText"/>
            </w:pPr>
            <w:r>
              <w:t>Audit number</w:t>
            </w:r>
          </w:p>
          <w:p w14:paraId="1FC88220" w14:textId="2001B9AC" w:rsidR="00BE396E" w:rsidRDefault="00BE396E" w:rsidP="00C13A40">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6A34CD41" w14:textId="77777777" w:rsidR="00BE396E" w:rsidRDefault="00BE396E" w:rsidP="00BE396E">
            <w:pPr>
              <w:pStyle w:val="TableText"/>
              <w:rPr>
                <w:caps/>
              </w:rPr>
            </w:pPr>
            <w:r>
              <w:rPr>
                <w:caps/>
              </w:rPr>
              <w:t>3 N</w:t>
            </w:r>
          </w:p>
        </w:tc>
        <w:tc>
          <w:tcPr>
            <w:tcW w:w="2340" w:type="dxa"/>
            <w:tcMar>
              <w:left w:w="58" w:type="dxa"/>
              <w:right w:w="58" w:type="dxa"/>
            </w:tcMar>
          </w:tcPr>
          <w:p w14:paraId="06B32955" w14:textId="790B9A3B" w:rsidR="00BE396E" w:rsidRDefault="00BE396E" w:rsidP="00DB50A1">
            <w:pPr>
              <w:pStyle w:val="TableText"/>
            </w:pPr>
            <w:r w:rsidRPr="00984EF6">
              <w:t>000</w:t>
            </w:r>
            <w:r w:rsidR="00DB50A1">
              <w:t xml:space="preserve"> – </w:t>
            </w:r>
            <w:r w:rsidRPr="00984EF6">
              <w:t>999</w:t>
            </w:r>
          </w:p>
        </w:tc>
        <w:tc>
          <w:tcPr>
            <w:tcW w:w="858" w:type="dxa"/>
            <w:tcMar>
              <w:left w:w="58" w:type="dxa"/>
              <w:right w:w="58" w:type="dxa"/>
            </w:tcMar>
          </w:tcPr>
          <w:p w14:paraId="224558E1" w14:textId="77777777" w:rsidR="00BE396E" w:rsidRDefault="00BE396E" w:rsidP="00BE396E">
            <w:pPr>
              <w:pStyle w:val="TableText"/>
            </w:pPr>
            <w:r>
              <w:t>Zeros</w:t>
            </w:r>
          </w:p>
        </w:tc>
        <w:tc>
          <w:tcPr>
            <w:tcW w:w="431" w:type="dxa"/>
          </w:tcPr>
          <w:p w14:paraId="596F6FA7" w14:textId="77777777" w:rsidR="00BE396E" w:rsidRDefault="00BE396E" w:rsidP="00BE396E">
            <w:pPr>
              <w:pStyle w:val="TableText"/>
            </w:pPr>
            <w:r>
              <w:t>X</w:t>
            </w:r>
          </w:p>
        </w:tc>
        <w:tc>
          <w:tcPr>
            <w:tcW w:w="431" w:type="dxa"/>
          </w:tcPr>
          <w:p w14:paraId="231B3130" w14:textId="77777777" w:rsidR="00BE396E" w:rsidRDefault="00BE396E" w:rsidP="00BE396E">
            <w:pPr>
              <w:pStyle w:val="TableText"/>
            </w:pPr>
            <w:r>
              <w:t>X</w:t>
            </w:r>
          </w:p>
        </w:tc>
        <w:tc>
          <w:tcPr>
            <w:tcW w:w="432" w:type="dxa"/>
          </w:tcPr>
          <w:p w14:paraId="653AB7E8" w14:textId="77777777" w:rsidR="00BE396E" w:rsidRDefault="00BE396E" w:rsidP="00BE396E">
            <w:pPr>
              <w:pStyle w:val="TableText"/>
            </w:pPr>
            <w:r>
              <w:t>X</w:t>
            </w:r>
          </w:p>
        </w:tc>
      </w:tr>
      <w:tr w:rsidR="00BE396E" w14:paraId="5A51293F" w14:textId="77777777" w:rsidTr="00006E83">
        <w:trPr>
          <w:cantSplit/>
          <w:jc w:val="center"/>
        </w:trPr>
        <w:tc>
          <w:tcPr>
            <w:tcW w:w="802" w:type="dxa"/>
            <w:tcMar>
              <w:left w:w="58" w:type="dxa"/>
              <w:right w:w="58" w:type="dxa"/>
            </w:tcMar>
          </w:tcPr>
          <w:p w14:paraId="6BDB16DA" w14:textId="77777777" w:rsidR="00BE396E" w:rsidRDefault="00BE396E" w:rsidP="00BE396E">
            <w:pPr>
              <w:pStyle w:val="TableText"/>
            </w:pPr>
            <w:r>
              <w:t>752</w:t>
            </w:r>
          </w:p>
        </w:tc>
        <w:tc>
          <w:tcPr>
            <w:tcW w:w="2226" w:type="dxa"/>
            <w:tcMar>
              <w:left w:w="58" w:type="dxa"/>
              <w:right w:w="58" w:type="dxa"/>
            </w:tcMar>
          </w:tcPr>
          <w:p w14:paraId="4F089564" w14:textId="77777777" w:rsidR="00BE396E" w:rsidRDefault="00BE396E" w:rsidP="00BE396E">
            <w:pPr>
              <w:pStyle w:val="TableText"/>
            </w:pPr>
            <w:r>
              <w:t>AUDIT SUFFIX (1)</w:t>
            </w:r>
          </w:p>
        </w:tc>
        <w:tc>
          <w:tcPr>
            <w:tcW w:w="2935" w:type="dxa"/>
            <w:tcMar>
              <w:left w:w="58" w:type="dxa"/>
              <w:right w:w="58" w:type="dxa"/>
            </w:tcMar>
          </w:tcPr>
          <w:p w14:paraId="17580242" w14:textId="06B2B6A1" w:rsidR="00BE396E" w:rsidRDefault="00BE396E" w:rsidP="00BE396E">
            <w:pPr>
              <w:pStyle w:val="TableText"/>
            </w:pPr>
            <w:r>
              <w:t>:P:IDR-</w:t>
            </w:r>
            <w:bookmarkStart w:id="359" w:name="_Hlt526820770"/>
            <w:r>
              <w:rPr>
                <w:rStyle w:val="Hyperlink"/>
              </w:rPr>
              <w:fldChar w:fldCharType="begin"/>
            </w:r>
            <w:r w:rsidR="00E947B5">
              <w:rPr>
                <w:rStyle w:val="Hyperlink"/>
              </w:rPr>
              <w:instrText>HYPERLINK "..\\..\\DataDictionary\\COBOL\\J\\J-AUDIT-IND.docx"</w:instrText>
            </w:r>
            <w:r>
              <w:rPr>
                <w:rStyle w:val="Hyperlink"/>
              </w:rPr>
            </w:r>
            <w:r>
              <w:rPr>
                <w:rStyle w:val="Hyperlink"/>
              </w:rPr>
              <w:fldChar w:fldCharType="separate"/>
            </w:r>
            <w:r>
              <w:rPr>
                <w:rStyle w:val="Hyperlink"/>
              </w:rPr>
              <w:t>J</w:t>
            </w:r>
            <w:bookmarkStart w:id="360" w:name="_Hlt514734516"/>
            <w:r>
              <w:rPr>
                <w:rStyle w:val="Hyperlink"/>
              </w:rPr>
              <w:t>-</w:t>
            </w:r>
            <w:bookmarkStart w:id="361" w:name="_Hlt517151437"/>
            <w:bookmarkEnd w:id="360"/>
            <w:r>
              <w:rPr>
                <w:rStyle w:val="Hyperlink"/>
              </w:rPr>
              <w:t>A</w:t>
            </w:r>
            <w:bookmarkStart w:id="362" w:name="_Hlt11747549"/>
            <w:bookmarkEnd w:id="361"/>
            <w:r>
              <w:rPr>
                <w:rStyle w:val="Hyperlink"/>
              </w:rPr>
              <w:t>U</w:t>
            </w:r>
            <w:bookmarkStart w:id="363" w:name="_Hlt28749559"/>
            <w:bookmarkEnd w:id="362"/>
            <w:r>
              <w:rPr>
                <w:rStyle w:val="Hyperlink"/>
              </w:rPr>
              <w:t>D</w:t>
            </w:r>
            <w:bookmarkStart w:id="364" w:name="_Hlt506790261"/>
            <w:bookmarkEnd w:id="363"/>
            <w:r>
              <w:rPr>
                <w:rStyle w:val="Hyperlink"/>
              </w:rPr>
              <w:t>I</w:t>
            </w:r>
            <w:bookmarkEnd w:id="364"/>
            <w:r>
              <w:rPr>
                <w:rStyle w:val="Hyperlink"/>
              </w:rPr>
              <w:t>T-IND</w:t>
            </w:r>
            <w:r>
              <w:rPr>
                <w:rStyle w:val="Hyperlink"/>
              </w:rPr>
              <w:fldChar w:fldCharType="end"/>
            </w:r>
            <w:bookmarkEnd w:id="359"/>
          </w:p>
        </w:tc>
        <w:tc>
          <w:tcPr>
            <w:tcW w:w="2849" w:type="dxa"/>
            <w:gridSpan w:val="2"/>
            <w:tcMar>
              <w:left w:w="58" w:type="dxa"/>
              <w:right w:w="58" w:type="dxa"/>
            </w:tcMar>
          </w:tcPr>
          <w:p w14:paraId="265B6B28" w14:textId="77777777" w:rsidR="00BE396E" w:rsidRDefault="00BE396E" w:rsidP="00BE396E">
            <w:pPr>
              <w:pStyle w:val="TableText"/>
              <w:rPr>
                <w:rFonts w:cs="Arial"/>
                <w:color w:val="000000"/>
              </w:rPr>
            </w:pPr>
            <w:r w:rsidRPr="000E6DDD">
              <w:rPr>
                <w:rFonts w:cs="Arial"/>
                <w:color w:val="000000"/>
              </w:rPr>
              <w:t>AUDIT INDICATOR</w:t>
            </w:r>
          </w:p>
          <w:p w14:paraId="1C2A9475" w14:textId="77777777" w:rsidR="00BE396E" w:rsidRDefault="00BE396E" w:rsidP="00BE396E">
            <w:pPr>
              <w:pStyle w:val="TableText"/>
            </w:pPr>
            <w:r>
              <w:rPr>
                <w:rFonts w:cs="Arial"/>
                <w:color w:val="000000"/>
              </w:rPr>
              <w:t>I</w:t>
            </w:r>
            <w:r w:rsidRPr="000E6DDD">
              <w:rPr>
                <w:rFonts w:cs="Arial"/>
                <w:color w:val="000000"/>
              </w:rPr>
              <w:t xml:space="preserve">ndicates if the number displayed in the J-AUDIT-NUM field is an audit or edit. </w:t>
            </w:r>
          </w:p>
        </w:tc>
        <w:tc>
          <w:tcPr>
            <w:tcW w:w="1080" w:type="dxa"/>
            <w:tcMar>
              <w:left w:w="58" w:type="dxa"/>
              <w:right w:w="58" w:type="dxa"/>
            </w:tcMar>
          </w:tcPr>
          <w:p w14:paraId="288E0573" w14:textId="77777777" w:rsidR="00BE396E" w:rsidRDefault="00BE396E" w:rsidP="00BE396E">
            <w:pPr>
              <w:pStyle w:val="TableText"/>
              <w:rPr>
                <w:caps/>
              </w:rPr>
            </w:pPr>
            <w:r>
              <w:rPr>
                <w:caps/>
              </w:rPr>
              <w:t>1 c</w:t>
            </w:r>
          </w:p>
        </w:tc>
        <w:tc>
          <w:tcPr>
            <w:tcW w:w="2340" w:type="dxa"/>
            <w:tcMar>
              <w:left w:w="58" w:type="dxa"/>
              <w:right w:w="58" w:type="dxa"/>
            </w:tcMar>
          </w:tcPr>
          <w:p w14:paraId="6B73E86A" w14:textId="77777777" w:rsidR="00BE396E" w:rsidRPr="0048798E" w:rsidRDefault="00BE396E" w:rsidP="00BE396E">
            <w:pPr>
              <w:pStyle w:val="TableText"/>
              <w:rPr>
                <w:b/>
              </w:rPr>
            </w:pPr>
            <w:r w:rsidRPr="0042502A">
              <w:rPr>
                <w:b/>
              </w:rPr>
              <w:t>Valid Values:</w:t>
            </w:r>
          </w:p>
          <w:p w14:paraId="58A809F7" w14:textId="4E1A20FC" w:rsidR="00BE396E" w:rsidRPr="00C80849" w:rsidRDefault="00BE396E" w:rsidP="00245396">
            <w:pPr>
              <w:pStyle w:val="TableTextBullet"/>
            </w:pPr>
            <w:r w:rsidRPr="00C80849">
              <w:t xml:space="preserve">A, B, C, K </w:t>
            </w:r>
            <w:r w:rsidR="00C13A40">
              <w:t xml:space="preserve">– </w:t>
            </w:r>
            <w:r w:rsidRPr="00C80849">
              <w:t>Audit</w:t>
            </w:r>
          </w:p>
          <w:p w14:paraId="41933274" w14:textId="7CE9E562" w:rsidR="00BE396E" w:rsidRPr="00C80849" w:rsidRDefault="00BE396E" w:rsidP="00245396">
            <w:pPr>
              <w:pStyle w:val="TableTextBullet"/>
            </w:pPr>
            <w:r w:rsidRPr="00C80849">
              <w:t xml:space="preserve">H, I, J, M </w:t>
            </w:r>
            <w:r w:rsidR="00C13A40">
              <w:t xml:space="preserve">– </w:t>
            </w:r>
            <w:r w:rsidRPr="00C80849">
              <w:t>Header edit</w:t>
            </w:r>
          </w:p>
          <w:p w14:paraId="4703714B" w14:textId="2ADC082D"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6A1E2C53" w14:textId="77777777" w:rsidR="00BE396E" w:rsidRDefault="00BE396E" w:rsidP="00BE396E">
            <w:pPr>
              <w:pStyle w:val="TableText"/>
            </w:pPr>
            <w:r>
              <w:t>Spaces</w:t>
            </w:r>
          </w:p>
        </w:tc>
        <w:tc>
          <w:tcPr>
            <w:tcW w:w="431" w:type="dxa"/>
          </w:tcPr>
          <w:p w14:paraId="22976371" w14:textId="77777777" w:rsidR="00BE396E" w:rsidRDefault="00BE396E" w:rsidP="00BE396E">
            <w:pPr>
              <w:pStyle w:val="TableText"/>
            </w:pPr>
            <w:r>
              <w:t>X</w:t>
            </w:r>
          </w:p>
        </w:tc>
        <w:tc>
          <w:tcPr>
            <w:tcW w:w="431" w:type="dxa"/>
          </w:tcPr>
          <w:p w14:paraId="24CEA01F" w14:textId="77777777" w:rsidR="00BE396E" w:rsidRDefault="00BE396E" w:rsidP="00BE396E">
            <w:pPr>
              <w:pStyle w:val="TableText"/>
            </w:pPr>
            <w:r>
              <w:t>X</w:t>
            </w:r>
          </w:p>
        </w:tc>
        <w:tc>
          <w:tcPr>
            <w:tcW w:w="432" w:type="dxa"/>
          </w:tcPr>
          <w:p w14:paraId="25E19656" w14:textId="77777777" w:rsidR="00BE396E" w:rsidRDefault="00BE396E" w:rsidP="00BE396E">
            <w:pPr>
              <w:pStyle w:val="TableText"/>
            </w:pPr>
            <w:r>
              <w:t>X</w:t>
            </w:r>
          </w:p>
        </w:tc>
      </w:tr>
      <w:tr w:rsidR="00BE396E" w14:paraId="564A6379" w14:textId="77777777" w:rsidTr="00006E83">
        <w:trPr>
          <w:cantSplit/>
          <w:jc w:val="center"/>
        </w:trPr>
        <w:tc>
          <w:tcPr>
            <w:tcW w:w="802" w:type="dxa"/>
            <w:tcMar>
              <w:left w:w="58" w:type="dxa"/>
              <w:right w:w="58" w:type="dxa"/>
            </w:tcMar>
          </w:tcPr>
          <w:p w14:paraId="76A84514" w14:textId="77777777" w:rsidR="00BE396E" w:rsidRDefault="00BE396E" w:rsidP="00BE396E">
            <w:pPr>
              <w:pStyle w:val="TableText"/>
            </w:pPr>
            <w:r>
              <w:t>753</w:t>
            </w:r>
          </w:p>
        </w:tc>
        <w:tc>
          <w:tcPr>
            <w:tcW w:w="2226" w:type="dxa"/>
            <w:tcMar>
              <w:left w:w="58" w:type="dxa"/>
              <w:right w:w="58" w:type="dxa"/>
            </w:tcMar>
          </w:tcPr>
          <w:p w14:paraId="306EFF63" w14:textId="77777777" w:rsidR="00BE396E" w:rsidRDefault="00BE396E" w:rsidP="00BE396E">
            <w:pPr>
              <w:pStyle w:val="TableText"/>
            </w:pPr>
            <w:r>
              <w:t>AUDIT DISPOSITION (1)</w:t>
            </w:r>
          </w:p>
        </w:tc>
        <w:tc>
          <w:tcPr>
            <w:tcW w:w="2935" w:type="dxa"/>
            <w:tcMar>
              <w:left w:w="58" w:type="dxa"/>
              <w:right w:w="58" w:type="dxa"/>
            </w:tcMar>
          </w:tcPr>
          <w:p w14:paraId="2D483AD4" w14:textId="6B908288" w:rsidR="00BE396E" w:rsidRDefault="00BE396E" w:rsidP="00BE396E">
            <w:pPr>
              <w:pStyle w:val="TableText"/>
            </w:pPr>
            <w:r>
              <w:t>:P:IDR-</w:t>
            </w:r>
            <w:hyperlink r:id="rId235" w:history="1">
              <w:r>
                <w:rPr>
                  <w:rStyle w:val="Hyperlink"/>
                </w:rPr>
                <w:t>J</w:t>
              </w:r>
              <w:bookmarkStart w:id="365" w:name="_Hlt526820969"/>
              <w:r>
                <w:rPr>
                  <w:rStyle w:val="Hyperlink"/>
                </w:rPr>
                <w:t>-</w:t>
              </w:r>
              <w:bookmarkEnd w:id="365"/>
              <w:r>
                <w:rPr>
                  <w:rStyle w:val="Hyperlink"/>
                </w:rPr>
                <w:t>A</w:t>
              </w:r>
              <w:bookmarkStart w:id="366" w:name="_Hlt514734527"/>
              <w:r>
                <w:rPr>
                  <w:rStyle w:val="Hyperlink"/>
                </w:rPr>
                <w:t>U</w:t>
              </w:r>
              <w:bookmarkStart w:id="367" w:name="_Hlt517151441"/>
              <w:bookmarkEnd w:id="366"/>
              <w:r>
                <w:rPr>
                  <w:rStyle w:val="Hyperlink"/>
                </w:rPr>
                <w:t>D</w:t>
              </w:r>
              <w:bookmarkStart w:id="368" w:name="_Hlt506790233"/>
              <w:bookmarkEnd w:id="367"/>
              <w:r>
                <w:rPr>
                  <w:rStyle w:val="Hyperlink"/>
                </w:rPr>
                <w:t>I</w:t>
              </w:r>
              <w:bookmarkEnd w:id="368"/>
              <w:r>
                <w:rPr>
                  <w:rStyle w:val="Hyperlink"/>
                </w:rPr>
                <w:t>T-DISP</w:t>
              </w:r>
            </w:hyperlink>
          </w:p>
        </w:tc>
        <w:tc>
          <w:tcPr>
            <w:tcW w:w="2849" w:type="dxa"/>
            <w:gridSpan w:val="2"/>
            <w:tcMar>
              <w:left w:w="58" w:type="dxa"/>
              <w:right w:w="58" w:type="dxa"/>
            </w:tcMar>
          </w:tcPr>
          <w:p w14:paraId="4705A3E4" w14:textId="77777777" w:rsidR="00BE396E" w:rsidRDefault="00BE396E" w:rsidP="00BE396E">
            <w:pPr>
              <w:pStyle w:val="TableText"/>
            </w:pPr>
            <w:r>
              <w:t>Audit disposition</w:t>
            </w:r>
          </w:p>
          <w:p w14:paraId="3E6D499B" w14:textId="77777777" w:rsidR="00BE396E" w:rsidRDefault="00BE396E" w:rsidP="00BE396E">
            <w:pPr>
              <w:pStyle w:val="TableText"/>
            </w:pPr>
            <w:r w:rsidRPr="00AF7DE3">
              <w:rPr>
                <w:rFonts w:cs="Arial"/>
                <w:color w:val="000000"/>
              </w:rPr>
              <w:t>This item is used to identify the disposition of the J-AUDIT-NUM field.</w:t>
            </w:r>
          </w:p>
        </w:tc>
        <w:tc>
          <w:tcPr>
            <w:tcW w:w="1080" w:type="dxa"/>
            <w:tcMar>
              <w:left w:w="58" w:type="dxa"/>
              <w:right w:w="58" w:type="dxa"/>
            </w:tcMar>
          </w:tcPr>
          <w:p w14:paraId="01AD88BE" w14:textId="77777777" w:rsidR="00BE396E" w:rsidRDefault="00BE396E" w:rsidP="00BE396E">
            <w:pPr>
              <w:pStyle w:val="TableText"/>
              <w:rPr>
                <w:caps/>
              </w:rPr>
            </w:pPr>
            <w:r>
              <w:rPr>
                <w:caps/>
              </w:rPr>
              <w:t>1 C</w:t>
            </w:r>
          </w:p>
        </w:tc>
        <w:tc>
          <w:tcPr>
            <w:tcW w:w="2340" w:type="dxa"/>
            <w:tcMar>
              <w:left w:w="58" w:type="dxa"/>
              <w:right w:w="58" w:type="dxa"/>
            </w:tcMar>
          </w:tcPr>
          <w:p w14:paraId="796394CC" w14:textId="07E79D3A" w:rsidR="00BE396E" w:rsidRDefault="00BE396E" w:rsidP="00BE396E">
            <w:pPr>
              <w:pStyle w:val="TableText"/>
            </w:pPr>
            <w:r w:rsidRPr="00AD4529">
              <w:rPr>
                <w:rFonts w:cs="Arial"/>
              </w:rPr>
              <w:t xml:space="preserve">Refer to the </w:t>
            </w:r>
            <w:hyperlink r:id="rId236"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7C5043A7" w14:textId="77777777" w:rsidR="00BE396E" w:rsidRDefault="00BE396E" w:rsidP="00BE396E">
            <w:pPr>
              <w:pStyle w:val="TableText"/>
            </w:pPr>
            <w:r>
              <w:t>Spaces</w:t>
            </w:r>
          </w:p>
        </w:tc>
        <w:tc>
          <w:tcPr>
            <w:tcW w:w="431" w:type="dxa"/>
          </w:tcPr>
          <w:p w14:paraId="2E406404" w14:textId="77777777" w:rsidR="00BE396E" w:rsidRDefault="00BE396E" w:rsidP="00BE396E">
            <w:pPr>
              <w:pStyle w:val="TableText"/>
            </w:pPr>
            <w:r>
              <w:t>X</w:t>
            </w:r>
          </w:p>
        </w:tc>
        <w:tc>
          <w:tcPr>
            <w:tcW w:w="431" w:type="dxa"/>
          </w:tcPr>
          <w:p w14:paraId="7749BB27" w14:textId="77777777" w:rsidR="00BE396E" w:rsidRDefault="00BE396E" w:rsidP="00BE396E">
            <w:pPr>
              <w:pStyle w:val="TableText"/>
            </w:pPr>
            <w:r>
              <w:t>X</w:t>
            </w:r>
          </w:p>
        </w:tc>
        <w:tc>
          <w:tcPr>
            <w:tcW w:w="432" w:type="dxa"/>
          </w:tcPr>
          <w:p w14:paraId="629DAEDE" w14:textId="77777777" w:rsidR="00BE396E" w:rsidRDefault="00BE396E" w:rsidP="00BE396E">
            <w:pPr>
              <w:pStyle w:val="TableText"/>
            </w:pPr>
            <w:r>
              <w:t>X</w:t>
            </w:r>
          </w:p>
        </w:tc>
      </w:tr>
      <w:tr w:rsidR="00BE396E" w14:paraId="0EF51ED8" w14:textId="77777777" w:rsidTr="00006E83">
        <w:trPr>
          <w:cantSplit/>
          <w:jc w:val="center"/>
        </w:trPr>
        <w:tc>
          <w:tcPr>
            <w:tcW w:w="802" w:type="dxa"/>
            <w:tcMar>
              <w:left w:w="58" w:type="dxa"/>
              <w:right w:w="58" w:type="dxa"/>
            </w:tcMar>
          </w:tcPr>
          <w:p w14:paraId="7ED6F737" w14:textId="2F95C762" w:rsidR="00BE396E" w:rsidRDefault="00BE396E" w:rsidP="00BE396E">
            <w:pPr>
              <w:pStyle w:val="TableText"/>
            </w:pPr>
            <w:r>
              <w:t>754</w:t>
            </w:r>
            <w:r w:rsidR="00135F82">
              <w:t xml:space="preserve"> – </w:t>
            </w:r>
            <w:r>
              <w:t>756</w:t>
            </w:r>
          </w:p>
        </w:tc>
        <w:tc>
          <w:tcPr>
            <w:tcW w:w="2226" w:type="dxa"/>
            <w:tcMar>
              <w:left w:w="58" w:type="dxa"/>
              <w:right w:w="58" w:type="dxa"/>
            </w:tcMar>
          </w:tcPr>
          <w:p w14:paraId="17D6E627" w14:textId="77777777" w:rsidR="00BE396E" w:rsidRDefault="00BE396E" w:rsidP="00BE396E">
            <w:pPr>
              <w:pStyle w:val="TableText"/>
            </w:pPr>
            <w:r>
              <w:t>AUDIT NUMBER FAILED (2)</w:t>
            </w:r>
          </w:p>
        </w:tc>
        <w:tc>
          <w:tcPr>
            <w:tcW w:w="2935" w:type="dxa"/>
            <w:tcMar>
              <w:left w:w="58" w:type="dxa"/>
              <w:right w:w="58" w:type="dxa"/>
            </w:tcMar>
          </w:tcPr>
          <w:p w14:paraId="2A4832AC" w14:textId="73ED17C3" w:rsidR="00BE396E" w:rsidRDefault="00BE396E" w:rsidP="00BE396E">
            <w:pPr>
              <w:pStyle w:val="TableText"/>
            </w:pPr>
            <w:r>
              <w:t>:P:IDR-</w:t>
            </w:r>
            <w:hyperlink r:id="rId237" w:history="1">
              <w:r>
                <w:rPr>
                  <w:rStyle w:val="Hyperlink"/>
                </w:rPr>
                <w:t>J-AUDIT-NUM</w:t>
              </w:r>
            </w:hyperlink>
          </w:p>
        </w:tc>
        <w:tc>
          <w:tcPr>
            <w:tcW w:w="2849" w:type="dxa"/>
            <w:gridSpan w:val="2"/>
            <w:tcMar>
              <w:left w:w="58" w:type="dxa"/>
              <w:right w:w="58" w:type="dxa"/>
            </w:tcMar>
          </w:tcPr>
          <w:p w14:paraId="2ECCB56B" w14:textId="77777777" w:rsidR="00BE396E" w:rsidRDefault="00BE396E" w:rsidP="00BE396E">
            <w:pPr>
              <w:pStyle w:val="TableText"/>
            </w:pPr>
            <w:r>
              <w:t>Audit number</w:t>
            </w:r>
          </w:p>
          <w:p w14:paraId="7E58A7E7" w14:textId="30901C51" w:rsidR="00BE396E" w:rsidRDefault="00BE396E" w:rsidP="00C13A40">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2A2E478C" w14:textId="77777777" w:rsidR="00BE396E" w:rsidRDefault="00BE396E" w:rsidP="00BE396E">
            <w:pPr>
              <w:pStyle w:val="TableText"/>
              <w:rPr>
                <w:caps/>
              </w:rPr>
            </w:pPr>
            <w:r>
              <w:rPr>
                <w:caps/>
              </w:rPr>
              <w:t>3 N</w:t>
            </w:r>
          </w:p>
        </w:tc>
        <w:tc>
          <w:tcPr>
            <w:tcW w:w="2340" w:type="dxa"/>
            <w:tcMar>
              <w:left w:w="58" w:type="dxa"/>
              <w:right w:w="58" w:type="dxa"/>
            </w:tcMar>
          </w:tcPr>
          <w:p w14:paraId="4C7B9ECC" w14:textId="77777777" w:rsidR="00BE396E" w:rsidRDefault="00BE396E" w:rsidP="00BE396E">
            <w:pPr>
              <w:pStyle w:val="TableText"/>
            </w:pPr>
            <w:r w:rsidRPr="009963DA">
              <w:t>000-999</w:t>
            </w:r>
          </w:p>
        </w:tc>
        <w:tc>
          <w:tcPr>
            <w:tcW w:w="858" w:type="dxa"/>
            <w:tcMar>
              <w:left w:w="58" w:type="dxa"/>
              <w:right w:w="58" w:type="dxa"/>
            </w:tcMar>
          </w:tcPr>
          <w:p w14:paraId="3D87E940" w14:textId="77777777" w:rsidR="00BE396E" w:rsidRDefault="00BE396E" w:rsidP="00BE396E">
            <w:pPr>
              <w:pStyle w:val="TableText"/>
            </w:pPr>
            <w:r>
              <w:t>Zeros</w:t>
            </w:r>
          </w:p>
        </w:tc>
        <w:tc>
          <w:tcPr>
            <w:tcW w:w="431" w:type="dxa"/>
          </w:tcPr>
          <w:p w14:paraId="220C20BB" w14:textId="77777777" w:rsidR="00BE396E" w:rsidRDefault="00BE396E" w:rsidP="00BE396E">
            <w:pPr>
              <w:pStyle w:val="TableText"/>
            </w:pPr>
            <w:r>
              <w:t>X</w:t>
            </w:r>
          </w:p>
        </w:tc>
        <w:tc>
          <w:tcPr>
            <w:tcW w:w="431" w:type="dxa"/>
          </w:tcPr>
          <w:p w14:paraId="46506FAA" w14:textId="77777777" w:rsidR="00BE396E" w:rsidRDefault="00BE396E" w:rsidP="00BE396E">
            <w:pPr>
              <w:pStyle w:val="TableText"/>
            </w:pPr>
            <w:r>
              <w:t>X</w:t>
            </w:r>
          </w:p>
        </w:tc>
        <w:tc>
          <w:tcPr>
            <w:tcW w:w="432" w:type="dxa"/>
          </w:tcPr>
          <w:p w14:paraId="16D89C69" w14:textId="77777777" w:rsidR="00BE396E" w:rsidRDefault="00BE396E" w:rsidP="00BE396E">
            <w:pPr>
              <w:pStyle w:val="TableText"/>
            </w:pPr>
            <w:r>
              <w:t>X</w:t>
            </w:r>
          </w:p>
        </w:tc>
      </w:tr>
      <w:tr w:rsidR="00BE396E" w14:paraId="3A2AA0C3" w14:textId="77777777" w:rsidTr="00006E83">
        <w:trPr>
          <w:cantSplit/>
          <w:jc w:val="center"/>
        </w:trPr>
        <w:tc>
          <w:tcPr>
            <w:tcW w:w="802" w:type="dxa"/>
            <w:tcMar>
              <w:left w:w="58" w:type="dxa"/>
              <w:right w:w="58" w:type="dxa"/>
            </w:tcMar>
          </w:tcPr>
          <w:p w14:paraId="6CAD0EDF" w14:textId="77777777" w:rsidR="00BE396E" w:rsidRDefault="00BE396E" w:rsidP="00BE396E">
            <w:pPr>
              <w:pStyle w:val="TableText"/>
            </w:pPr>
            <w:r>
              <w:t>757</w:t>
            </w:r>
          </w:p>
        </w:tc>
        <w:tc>
          <w:tcPr>
            <w:tcW w:w="2226" w:type="dxa"/>
            <w:tcMar>
              <w:left w:w="58" w:type="dxa"/>
              <w:right w:w="58" w:type="dxa"/>
            </w:tcMar>
          </w:tcPr>
          <w:p w14:paraId="46206903" w14:textId="77777777" w:rsidR="00BE396E" w:rsidRDefault="00BE396E" w:rsidP="00BE396E">
            <w:pPr>
              <w:pStyle w:val="TableText"/>
            </w:pPr>
            <w:r>
              <w:t>AUDIT SUFFIX (2)</w:t>
            </w:r>
          </w:p>
        </w:tc>
        <w:tc>
          <w:tcPr>
            <w:tcW w:w="2935" w:type="dxa"/>
            <w:tcMar>
              <w:left w:w="58" w:type="dxa"/>
              <w:right w:w="58" w:type="dxa"/>
            </w:tcMar>
          </w:tcPr>
          <w:p w14:paraId="6469766C" w14:textId="76C392BE" w:rsidR="00BE396E" w:rsidRDefault="00BE396E" w:rsidP="00BE396E">
            <w:pPr>
              <w:pStyle w:val="TableText"/>
            </w:pPr>
            <w:r>
              <w:t>:P:IDR-</w:t>
            </w:r>
            <w:hyperlink r:id="rId238" w:history="1">
              <w:r>
                <w:rPr>
                  <w:rStyle w:val="Hyperlink"/>
                </w:rPr>
                <w:t>J-AUDIT-IND</w:t>
              </w:r>
            </w:hyperlink>
          </w:p>
        </w:tc>
        <w:tc>
          <w:tcPr>
            <w:tcW w:w="2849" w:type="dxa"/>
            <w:gridSpan w:val="2"/>
            <w:tcMar>
              <w:left w:w="58" w:type="dxa"/>
              <w:right w:w="58" w:type="dxa"/>
            </w:tcMar>
          </w:tcPr>
          <w:p w14:paraId="3CF10160" w14:textId="77777777" w:rsidR="00BE396E" w:rsidRDefault="00BE396E" w:rsidP="00BE396E">
            <w:pPr>
              <w:pStyle w:val="TableText"/>
              <w:rPr>
                <w:rFonts w:cs="Arial"/>
                <w:color w:val="000000"/>
              </w:rPr>
            </w:pPr>
            <w:r w:rsidRPr="000E6DDD">
              <w:rPr>
                <w:rFonts w:cs="Arial"/>
                <w:color w:val="000000"/>
              </w:rPr>
              <w:t>Audit indicator</w:t>
            </w:r>
          </w:p>
          <w:p w14:paraId="04CE882F" w14:textId="776C0AD0" w:rsidR="00BE396E" w:rsidRDefault="00BE396E" w:rsidP="00C13A40">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024B316B" w14:textId="77777777" w:rsidR="00BE396E" w:rsidRDefault="00BE396E" w:rsidP="00BE396E">
            <w:pPr>
              <w:pStyle w:val="TableText"/>
              <w:rPr>
                <w:caps/>
              </w:rPr>
            </w:pPr>
            <w:r>
              <w:rPr>
                <w:caps/>
              </w:rPr>
              <w:t>1 c</w:t>
            </w:r>
          </w:p>
        </w:tc>
        <w:tc>
          <w:tcPr>
            <w:tcW w:w="2340" w:type="dxa"/>
            <w:tcMar>
              <w:left w:w="58" w:type="dxa"/>
              <w:right w:w="58" w:type="dxa"/>
            </w:tcMar>
          </w:tcPr>
          <w:p w14:paraId="19B38E25" w14:textId="77777777" w:rsidR="00BE396E" w:rsidRPr="0048798E" w:rsidRDefault="00BE396E" w:rsidP="00BE396E">
            <w:pPr>
              <w:pStyle w:val="TableText"/>
              <w:rPr>
                <w:b/>
              </w:rPr>
            </w:pPr>
            <w:r w:rsidRPr="0042502A">
              <w:rPr>
                <w:b/>
              </w:rPr>
              <w:t>Valid Values:</w:t>
            </w:r>
          </w:p>
          <w:p w14:paraId="1860E4BB" w14:textId="33087011" w:rsidR="00BE396E" w:rsidRPr="00C80849" w:rsidRDefault="00BE396E" w:rsidP="00245396">
            <w:pPr>
              <w:pStyle w:val="TableTextBullet"/>
            </w:pPr>
            <w:r w:rsidRPr="00C80849">
              <w:t xml:space="preserve">A, B, C, K </w:t>
            </w:r>
            <w:r w:rsidR="00C13A40">
              <w:t xml:space="preserve">– </w:t>
            </w:r>
            <w:r w:rsidRPr="00C80849">
              <w:t>Audit</w:t>
            </w:r>
          </w:p>
          <w:p w14:paraId="5833A8C2" w14:textId="14810FFB" w:rsidR="00BE396E" w:rsidRPr="00C80849" w:rsidRDefault="00BE396E" w:rsidP="00245396">
            <w:pPr>
              <w:pStyle w:val="TableTextBullet"/>
            </w:pPr>
            <w:r w:rsidRPr="00C80849">
              <w:t xml:space="preserve">H, I, J, M </w:t>
            </w:r>
            <w:r w:rsidR="00C13A40">
              <w:t xml:space="preserve">– </w:t>
            </w:r>
            <w:r w:rsidRPr="00C80849">
              <w:t>Header edit</w:t>
            </w:r>
          </w:p>
          <w:p w14:paraId="50DDF79D" w14:textId="0AA02EEF"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6E711368" w14:textId="77777777" w:rsidR="00BE396E" w:rsidRDefault="00BE396E" w:rsidP="00BE396E">
            <w:pPr>
              <w:pStyle w:val="TableText"/>
            </w:pPr>
            <w:r>
              <w:t>Spaces</w:t>
            </w:r>
          </w:p>
        </w:tc>
        <w:tc>
          <w:tcPr>
            <w:tcW w:w="431" w:type="dxa"/>
          </w:tcPr>
          <w:p w14:paraId="030260AA" w14:textId="77777777" w:rsidR="00BE396E" w:rsidRDefault="00BE396E" w:rsidP="00BE396E">
            <w:pPr>
              <w:pStyle w:val="TableText"/>
            </w:pPr>
            <w:r>
              <w:t>X</w:t>
            </w:r>
          </w:p>
        </w:tc>
        <w:tc>
          <w:tcPr>
            <w:tcW w:w="431" w:type="dxa"/>
          </w:tcPr>
          <w:p w14:paraId="0D43122F" w14:textId="77777777" w:rsidR="00BE396E" w:rsidRDefault="00BE396E" w:rsidP="00BE396E">
            <w:pPr>
              <w:pStyle w:val="TableText"/>
            </w:pPr>
            <w:r>
              <w:t>X</w:t>
            </w:r>
          </w:p>
        </w:tc>
        <w:tc>
          <w:tcPr>
            <w:tcW w:w="432" w:type="dxa"/>
          </w:tcPr>
          <w:p w14:paraId="611D3FEF" w14:textId="77777777" w:rsidR="00BE396E" w:rsidRDefault="00BE396E" w:rsidP="00BE396E">
            <w:pPr>
              <w:pStyle w:val="TableText"/>
            </w:pPr>
            <w:r>
              <w:t>X</w:t>
            </w:r>
          </w:p>
        </w:tc>
      </w:tr>
      <w:tr w:rsidR="00BE396E" w14:paraId="3315CB10" w14:textId="77777777" w:rsidTr="00006E83">
        <w:trPr>
          <w:cantSplit/>
          <w:jc w:val="center"/>
        </w:trPr>
        <w:tc>
          <w:tcPr>
            <w:tcW w:w="802" w:type="dxa"/>
            <w:tcMar>
              <w:left w:w="58" w:type="dxa"/>
              <w:right w:w="58" w:type="dxa"/>
            </w:tcMar>
          </w:tcPr>
          <w:p w14:paraId="10662771" w14:textId="77777777" w:rsidR="00BE396E" w:rsidRDefault="00BE396E" w:rsidP="00BE396E">
            <w:pPr>
              <w:pStyle w:val="TableText"/>
            </w:pPr>
            <w:r>
              <w:t>758</w:t>
            </w:r>
          </w:p>
        </w:tc>
        <w:tc>
          <w:tcPr>
            <w:tcW w:w="2226" w:type="dxa"/>
            <w:tcMar>
              <w:left w:w="58" w:type="dxa"/>
              <w:right w:w="58" w:type="dxa"/>
            </w:tcMar>
          </w:tcPr>
          <w:p w14:paraId="3A03E248" w14:textId="77777777" w:rsidR="00BE396E" w:rsidRDefault="00BE396E" w:rsidP="00BE396E">
            <w:pPr>
              <w:pStyle w:val="TableText"/>
            </w:pPr>
            <w:r>
              <w:t>AUDIT DISPOSITION (2)</w:t>
            </w:r>
          </w:p>
        </w:tc>
        <w:tc>
          <w:tcPr>
            <w:tcW w:w="2935" w:type="dxa"/>
            <w:tcMar>
              <w:left w:w="58" w:type="dxa"/>
              <w:right w:w="58" w:type="dxa"/>
            </w:tcMar>
          </w:tcPr>
          <w:p w14:paraId="420CC1E4" w14:textId="2F0455F5" w:rsidR="00BE396E" w:rsidRDefault="00BE396E" w:rsidP="00BE396E">
            <w:pPr>
              <w:pStyle w:val="TableText"/>
            </w:pPr>
            <w:r>
              <w:t>:P:IDR-</w:t>
            </w:r>
            <w:hyperlink r:id="rId239" w:history="1">
              <w:r>
                <w:rPr>
                  <w:rStyle w:val="Hyperlink"/>
                </w:rPr>
                <w:t>J-AUDIT-DISP</w:t>
              </w:r>
            </w:hyperlink>
          </w:p>
        </w:tc>
        <w:tc>
          <w:tcPr>
            <w:tcW w:w="2849" w:type="dxa"/>
            <w:gridSpan w:val="2"/>
            <w:tcMar>
              <w:left w:w="58" w:type="dxa"/>
              <w:right w:w="58" w:type="dxa"/>
            </w:tcMar>
          </w:tcPr>
          <w:p w14:paraId="7E772A95" w14:textId="77777777" w:rsidR="00BE396E" w:rsidRDefault="00BE396E" w:rsidP="00BE396E">
            <w:pPr>
              <w:pStyle w:val="TableText"/>
            </w:pPr>
            <w:r>
              <w:t>Audit disposition</w:t>
            </w:r>
          </w:p>
          <w:p w14:paraId="3CA97F67" w14:textId="77777777" w:rsidR="00BE396E" w:rsidRDefault="00BE396E" w:rsidP="00BE396E">
            <w:pPr>
              <w:pStyle w:val="TableText"/>
            </w:pPr>
            <w:r w:rsidRPr="00AF7DE3">
              <w:rPr>
                <w:rFonts w:cs="Arial"/>
                <w:color w:val="000000"/>
              </w:rPr>
              <w:t>This item is used to identify the disposition of the J-AUDIT-NUM field.</w:t>
            </w:r>
          </w:p>
        </w:tc>
        <w:tc>
          <w:tcPr>
            <w:tcW w:w="1080" w:type="dxa"/>
            <w:tcMar>
              <w:left w:w="58" w:type="dxa"/>
              <w:right w:w="58" w:type="dxa"/>
            </w:tcMar>
          </w:tcPr>
          <w:p w14:paraId="4D897433" w14:textId="77777777" w:rsidR="00BE396E" w:rsidRDefault="00BE396E" w:rsidP="00BE396E">
            <w:pPr>
              <w:pStyle w:val="TableText"/>
              <w:rPr>
                <w:caps/>
              </w:rPr>
            </w:pPr>
            <w:r>
              <w:rPr>
                <w:caps/>
              </w:rPr>
              <w:t>1 C</w:t>
            </w:r>
          </w:p>
        </w:tc>
        <w:tc>
          <w:tcPr>
            <w:tcW w:w="2340" w:type="dxa"/>
            <w:tcMar>
              <w:left w:w="58" w:type="dxa"/>
              <w:right w:w="58" w:type="dxa"/>
            </w:tcMar>
          </w:tcPr>
          <w:p w14:paraId="2D3BA3F1" w14:textId="5DC4F383" w:rsidR="00BE396E" w:rsidRDefault="00BE396E" w:rsidP="00BE396E">
            <w:pPr>
              <w:pStyle w:val="TableText"/>
            </w:pPr>
            <w:r w:rsidRPr="00AD4529">
              <w:rPr>
                <w:rFonts w:cs="Arial"/>
              </w:rPr>
              <w:t xml:space="preserve">Refer to the </w:t>
            </w:r>
            <w:hyperlink r:id="rId240"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640D1F1A" w14:textId="77777777" w:rsidR="00BE396E" w:rsidRDefault="00BE396E" w:rsidP="00BE396E">
            <w:pPr>
              <w:pStyle w:val="TableText"/>
            </w:pPr>
            <w:r>
              <w:t>Spaces</w:t>
            </w:r>
          </w:p>
        </w:tc>
        <w:tc>
          <w:tcPr>
            <w:tcW w:w="431" w:type="dxa"/>
          </w:tcPr>
          <w:p w14:paraId="666F1E61" w14:textId="77777777" w:rsidR="00BE396E" w:rsidRDefault="00BE396E" w:rsidP="00BE396E">
            <w:pPr>
              <w:pStyle w:val="TableText"/>
            </w:pPr>
            <w:r>
              <w:t>X</w:t>
            </w:r>
          </w:p>
        </w:tc>
        <w:tc>
          <w:tcPr>
            <w:tcW w:w="431" w:type="dxa"/>
          </w:tcPr>
          <w:p w14:paraId="4FED6BB2" w14:textId="77777777" w:rsidR="00BE396E" w:rsidRDefault="00BE396E" w:rsidP="00BE396E">
            <w:pPr>
              <w:pStyle w:val="TableText"/>
            </w:pPr>
            <w:r>
              <w:t>X</w:t>
            </w:r>
          </w:p>
        </w:tc>
        <w:tc>
          <w:tcPr>
            <w:tcW w:w="432" w:type="dxa"/>
          </w:tcPr>
          <w:p w14:paraId="62495A30" w14:textId="77777777" w:rsidR="00BE396E" w:rsidRDefault="00BE396E" w:rsidP="00BE396E">
            <w:pPr>
              <w:pStyle w:val="TableText"/>
            </w:pPr>
            <w:r>
              <w:t>X</w:t>
            </w:r>
          </w:p>
        </w:tc>
      </w:tr>
      <w:tr w:rsidR="00BE396E" w14:paraId="003C5370" w14:textId="77777777" w:rsidTr="00006E83">
        <w:trPr>
          <w:cantSplit/>
          <w:jc w:val="center"/>
        </w:trPr>
        <w:tc>
          <w:tcPr>
            <w:tcW w:w="802" w:type="dxa"/>
            <w:tcMar>
              <w:left w:w="58" w:type="dxa"/>
              <w:right w:w="58" w:type="dxa"/>
            </w:tcMar>
          </w:tcPr>
          <w:p w14:paraId="661C06AB" w14:textId="70BCE9F7" w:rsidR="00BE396E" w:rsidRDefault="00BE396E" w:rsidP="00BE396E">
            <w:pPr>
              <w:pStyle w:val="TableText"/>
            </w:pPr>
            <w:r>
              <w:t>759</w:t>
            </w:r>
            <w:r w:rsidR="00135F82">
              <w:t xml:space="preserve"> – </w:t>
            </w:r>
            <w:r>
              <w:t>761</w:t>
            </w:r>
          </w:p>
        </w:tc>
        <w:tc>
          <w:tcPr>
            <w:tcW w:w="2226" w:type="dxa"/>
            <w:tcMar>
              <w:left w:w="58" w:type="dxa"/>
              <w:right w:w="58" w:type="dxa"/>
            </w:tcMar>
          </w:tcPr>
          <w:p w14:paraId="5C38B080" w14:textId="77777777" w:rsidR="00BE396E" w:rsidRDefault="00BE396E" w:rsidP="00BE396E">
            <w:pPr>
              <w:pStyle w:val="TableText"/>
            </w:pPr>
            <w:r>
              <w:t>AUDIT NUMBER FAILED (3)</w:t>
            </w:r>
          </w:p>
        </w:tc>
        <w:tc>
          <w:tcPr>
            <w:tcW w:w="2935" w:type="dxa"/>
            <w:tcMar>
              <w:left w:w="58" w:type="dxa"/>
              <w:right w:w="58" w:type="dxa"/>
            </w:tcMar>
          </w:tcPr>
          <w:p w14:paraId="05D80B4D" w14:textId="1F8001BE" w:rsidR="00BE396E" w:rsidRDefault="00BE396E" w:rsidP="00BE396E">
            <w:pPr>
              <w:pStyle w:val="TableText"/>
            </w:pPr>
            <w:r>
              <w:t>:P:IDR-</w:t>
            </w:r>
            <w:hyperlink r:id="rId241" w:history="1">
              <w:r>
                <w:rPr>
                  <w:rStyle w:val="Hyperlink"/>
                </w:rPr>
                <w:t>J-AUDIT-NUM</w:t>
              </w:r>
            </w:hyperlink>
          </w:p>
        </w:tc>
        <w:tc>
          <w:tcPr>
            <w:tcW w:w="2849" w:type="dxa"/>
            <w:gridSpan w:val="2"/>
            <w:tcMar>
              <w:left w:w="58" w:type="dxa"/>
              <w:right w:w="58" w:type="dxa"/>
            </w:tcMar>
          </w:tcPr>
          <w:p w14:paraId="4C36328F" w14:textId="77777777" w:rsidR="00BE396E" w:rsidRDefault="00BE396E" w:rsidP="00BE396E">
            <w:pPr>
              <w:pStyle w:val="TableText"/>
            </w:pPr>
            <w:r>
              <w:t>Audit number</w:t>
            </w:r>
          </w:p>
          <w:p w14:paraId="563E6A85" w14:textId="55CCF90B" w:rsidR="00BE396E" w:rsidRDefault="00BE396E" w:rsidP="00C13A40">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3389509A" w14:textId="77777777" w:rsidR="00BE396E" w:rsidRDefault="00BE396E" w:rsidP="00BE396E">
            <w:pPr>
              <w:pStyle w:val="TableText"/>
              <w:rPr>
                <w:caps/>
              </w:rPr>
            </w:pPr>
            <w:r>
              <w:rPr>
                <w:caps/>
              </w:rPr>
              <w:t>3 N</w:t>
            </w:r>
          </w:p>
        </w:tc>
        <w:tc>
          <w:tcPr>
            <w:tcW w:w="2340" w:type="dxa"/>
            <w:tcMar>
              <w:left w:w="58" w:type="dxa"/>
              <w:right w:w="58" w:type="dxa"/>
            </w:tcMar>
          </w:tcPr>
          <w:p w14:paraId="35E5E715" w14:textId="37B9D26A" w:rsidR="00BE396E" w:rsidRDefault="00BE396E" w:rsidP="00C13A40">
            <w:pPr>
              <w:pStyle w:val="TableText"/>
            </w:pPr>
            <w:r>
              <w:t>000</w:t>
            </w:r>
            <w:r w:rsidR="00C13A40">
              <w:t xml:space="preserve"> – </w:t>
            </w:r>
            <w:r>
              <w:t>999</w:t>
            </w:r>
          </w:p>
        </w:tc>
        <w:tc>
          <w:tcPr>
            <w:tcW w:w="858" w:type="dxa"/>
            <w:tcMar>
              <w:left w:w="58" w:type="dxa"/>
              <w:right w:w="58" w:type="dxa"/>
            </w:tcMar>
          </w:tcPr>
          <w:p w14:paraId="4FDEE0E0" w14:textId="77777777" w:rsidR="00BE396E" w:rsidRDefault="00BE396E" w:rsidP="00BE396E">
            <w:pPr>
              <w:pStyle w:val="TableText"/>
            </w:pPr>
            <w:r>
              <w:t>Zeros</w:t>
            </w:r>
          </w:p>
        </w:tc>
        <w:tc>
          <w:tcPr>
            <w:tcW w:w="431" w:type="dxa"/>
          </w:tcPr>
          <w:p w14:paraId="3465DFD2" w14:textId="77777777" w:rsidR="00BE396E" w:rsidRDefault="00BE396E" w:rsidP="00BE396E">
            <w:pPr>
              <w:pStyle w:val="TableText"/>
            </w:pPr>
            <w:r>
              <w:t>X</w:t>
            </w:r>
          </w:p>
        </w:tc>
        <w:tc>
          <w:tcPr>
            <w:tcW w:w="431" w:type="dxa"/>
          </w:tcPr>
          <w:p w14:paraId="43484B16" w14:textId="77777777" w:rsidR="00BE396E" w:rsidRDefault="00BE396E" w:rsidP="00BE396E">
            <w:pPr>
              <w:pStyle w:val="TableText"/>
            </w:pPr>
            <w:r>
              <w:t>X</w:t>
            </w:r>
          </w:p>
        </w:tc>
        <w:tc>
          <w:tcPr>
            <w:tcW w:w="432" w:type="dxa"/>
          </w:tcPr>
          <w:p w14:paraId="477575FD" w14:textId="77777777" w:rsidR="00BE396E" w:rsidRDefault="00BE396E" w:rsidP="00BE396E">
            <w:pPr>
              <w:pStyle w:val="TableText"/>
            </w:pPr>
            <w:r>
              <w:t>X</w:t>
            </w:r>
          </w:p>
        </w:tc>
      </w:tr>
      <w:tr w:rsidR="00BE396E" w14:paraId="620A51F9" w14:textId="77777777" w:rsidTr="00006E83">
        <w:trPr>
          <w:cantSplit/>
          <w:jc w:val="center"/>
        </w:trPr>
        <w:tc>
          <w:tcPr>
            <w:tcW w:w="802" w:type="dxa"/>
            <w:tcMar>
              <w:left w:w="58" w:type="dxa"/>
              <w:right w:w="58" w:type="dxa"/>
            </w:tcMar>
          </w:tcPr>
          <w:p w14:paraId="2559B213" w14:textId="77777777" w:rsidR="00BE396E" w:rsidRDefault="00BE396E" w:rsidP="00BE396E">
            <w:pPr>
              <w:pStyle w:val="TableText"/>
            </w:pPr>
            <w:r>
              <w:t>762</w:t>
            </w:r>
          </w:p>
        </w:tc>
        <w:tc>
          <w:tcPr>
            <w:tcW w:w="2226" w:type="dxa"/>
            <w:tcMar>
              <w:left w:w="58" w:type="dxa"/>
              <w:right w:w="58" w:type="dxa"/>
            </w:tcMar>
          </w:tcPr>
          <w:p w14:paraId="7D115A31" w14:textId="77777777" w:rsidR="00BE396E" w:rsidRDefault="00BE396E" w:rsidP="00BE396E">
            <w:pPr>
              <w:pStyle w:val="TableText"/>
            </w:pPr>
            <w:r>
              <w:t>AUDIT SUFFIX (3)</w:t>
            </w:r>
          </w:p>
        </w:tc>
        <w:tc>
          <w:tcPr>
            <w:tcW w:w="2935" w:type="dxa"/>
            <w:tcMar>
              <w:left w:w="58" w:type="dxa"/>
              <w:right w:w="58" w:type="dxa"/>
            </w:tcMar>
          </w:tcPr>
          <w:p w14:paraId="1DBE097B" w14:textId="13CEC32A" w:rsidR="00BE396E" w:rsidRDefault="00BE396E" w:rsidP="00BE396E">
            <w:pPr>
              <w:pStyle w:val="TableText"/>
            </w:pPr>
            <w:r>
              <w:t>:P:IDR-</w:t>
            </w:r>
            <w:hyperlink r:id="rId242" w:history="1">
              <w:r>
                <w:rPr>
                  <w:rStyle w:val="Hyperlink"/>
                </w:rPr>
                <w:t>J-AUDIT-IND</w:t>
              </w:r>
            </w:hyperlink>
          </w:p>
        </w:tc>
        <w:tc>
          <w:tcPr>
            <w:tcW w:w="2849" w:type="dxa"/>
            <w:gridSpan w:val="2"/>
            <w:tcMar>
              <w:left w:w="58" w:type="dxa"/>
              <w:right w:w="58" w:type="dxa"/>
            </w:tcMar>
          </w:tcPr>
          <w:p w14:paraId="1E7E7AF1" w14:textId="77777777" w:rsidR="00BE396E" w:rsidRDefault="00BE396E" w:rsidP="00BE396E">
            <w:pPr>
              <w:pStyle w:val="TableText"/>
            </w:pPr>
            <w:r>
              <w:t>Audit Suffix</w:t>
            </w:r>
          </w:p>
          <w:p w14:paraId="753F3F6C" w14:textId="77777777" w:rsidR="00BE396E" w:rsidRDefault="00BE396E" w:rsidP="00BE396E">
            <w:pPr>
              <w:pStyle w:val="TableText"/>
              <w:rPr>
                <w:rFonts w:cs="Arial"/>
                <w:color w:val="000000"/>
              </w:rPr>
            </w:pPr>
            <w:r w:rsidRPr="000E6DDD">
              <w:rPr>
                <w:rFonts w:cs="Arial"/>
                <w:color w:val="000000"/>
              </w:rPr>
              <w:t>AUDIT INDICATOR</w:t>
            </w:r>
          </w:p>
          <w:p w14:paraId="16710434" w14:textId="7304310D" w:rsidR="00BE396E" w:rsidRDefault="00BE396E" w:rsidP="00C13A40">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08BAFD03" w14:textId="77777777" w:rsidR="00BE396E" w:rsidRDefault="00BE396E" w:rsidP="00BE396E">
            <w:pPr>
              <w:pStyle w:val="TableText"/>
              <w:rPr>
                <w:caps/>
              </w:rPr>
            </w:pPr>
            <w:r>
              <w:rPr>
                <w:caps/>
              </w:rPr>
              <w:t>1 c</w:t>
            </w:r>
          </w:p>
        </w:tc>
        <w:tc>
          <w:tcPr>
            <w:tcW w:w="2340" w:type="dxa"/>
            <w:tcMar>
              <w:left w:w="58" w:type="dxa"/>
              <w:right w:w="58" w:type="dxa"/>
            </w:tcMar>
          </w:tcPr>
          <w:p w14:paraId="0888FF76" w14:textId="77777777" w:rsidR="00BE396E" w:rsidRPr="0048798E" w:rsidRDefault="00BE396E" w:rsidP="00BE396E">
            <w:pPr>
              <w:pStyle w:val="TableText"/>
              <w:rPr>
                <w:b/>
              </w:rPr>
            </w:pPr>
            <w:r w:rsidRPr="0042502A">
              <w:rPr>
                <w:b/>
              </w:rPr>
              <w:t>Valid Values:</w:t>
            </w:r>
          </w:p>
          <w:p w14:paraId="0ABCFB28" w14:textId="1AB5284E" w:rsidR="00BE396E" w:rsidRPr="00C80849" w:rsidRDefault="00BE396E" w:rsidP="00245396">
            <w:pPr>
              <w:pStyle w:val="TableTextBullet"/>
            </w:pPr>
            <w:r w:rsidRPr="00C80849">
              <w:t xml:space="preserve">A, B, C, K </w:t>
            </w:r>
            <w:r w:rsidR="00C13A40">
              <w:t xml:space="preserve">– </w:t>
            </w:r>
            <w:r w:rsidRPr="00C80849">
              <w:t>Audit</w:t>
            </w:r>
          </w:p>
          <w:p w14:paraId="0EFBE43B" w14:textId="2005A1AB" w:rsidR="00BE396E" w:rsidRPr="00C80849" w:rsidRDefault="00BE396E" w:rsidP="00245396">
            <w:pPr>
              <w:pStyle w:val="TableTextBullet"/>
            </w:pPr>
            <w:r w:rsidRPr="00C80849">
              <w:t xml:space="preserve">H, I, J, M </w:t>
            </w:r>
            <w:r w:rsidR="00C13A40">
              <w:t xml:space="preserve">– </w:t>
            </w:r>
            <w:r w:rsidRPr="00C80849">
              <w:t>Header edit</w:t>
            </w:r>
          </w:p>
          <w:p w14:paraId="706F75D6" w14:textId="636E8D16"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7F087ABD" w14:textId="77777777" w:rsidR="00BE396E" w:rsidRDefault="00BE396E" w:rsidP="00BE396E">
            <w:pPr>
              <w:pStyle w:val="TableText"/>
            </w:pPr>
            <w:r>
              <w:t>Spaces</w:t>
            </w:r>
          </w:p>
        </w:tc>
        <w:tc>
          <w:tcPr>
            <w:tcW w:w="431" w:type="dxa"/>
          </w:tcPr>
          <w:p w14:paraId="0359A95D" w14:textId="77777777" w:rsidR="00BE396E" w:rsidRDefault="00BE396E" w:rsidP="00BE396E">
            <w:pPr>
              <w:pStyle w:val="TableText"/>
            </w:pPr>
            <w:r>
              <w:t>X</w:t>
            </w:r>
          </w:p>
        </w:tc>
        <w:tc>
          <w:tcPr>
            <w:tcW w:w="431" w:type="dxa"/>
          </w:tcPr>
          <w:p w14:paraId="21C2FC46" w14:textId="77777777" w:rsidR="00BE396E" w:rsidRDefault="00BE396E" w:rsidP="00BE396E">
            <w:pPr>
              <w:pStyle w:val="TableText"/>
            </w:pPr>
            <w:r>
              <w:t>X</w:t>
            </w:r>
          </w:p>
        </w:tc>
        <w:tc>
          <w:tcPr>
            <w:tcW w:w="432" w:type="dxa"/>
          </w:tcPr>
          <w:p w14:paraId="5054D8B4" w14:textId="77777777" w:rsidR="00BE396E" w:rsidRDefault="00BE396E" w:rsidP="00BE396E">
            <w:pPr>
              <w:pStyle w:val="TableText"/>
            </w:pPr>
            <w:r>
              <w:t>X</w:t>
            </w:r>
          </w:p>
        </w:tc>
      </w:tr>
      <w:tr w:rsidR="00BE396E" w14:paraId="7D538BD2" w14:textId="77777777" w:rsidTr="00006E83">
        <w:trPr>
          <w:cantSplit/>
          <w:jc w:val="center"/>
        </w:trPr>
        <w:tc>
          <w:tcPr>
            <w:tcW w:w="802" w:type="dxa"/>
            <w:tcMar>
              <w:left w:w="58" w:type="dxa"/>
              <w:right w:w="58" w:type="dxa"/>
            </w:tcMar>
          </w:tcPr>
          <w:p w14:paraId="40F79C77" w14:textId="77777777" w:rsidR="00BE396E" w:rsidRDefault="00BE396E" w:rsidP="00BE396E">
            <w:pPr>
              <w:pStyle w:val="TableText"/>
            </w:pPr>
            <w:r>
              <w:t>763</w:t>
            </w:r>
          </w:p>
        </w:tc>
        <w:tc>
          <w:tcPr>
            <w:tcW w:w="2226" w:type="dxa"/>
            <w:tcMar>
              <w:left w:w="58" w:type="dxa"/>
              <w:right w:w="58" w:type="dxa"/>
            </w:tcMar>
          </w:tcPr>
          <w:p w14:paraId="763A675B" w14:textId="77777777" w:rsidR="00BE396E" w:rsidRDefault="00BE396E" w:rsidP="00BE396E">
            <w:pPr>
              <w:pStyle w:val="TableText"/>
            </w:pPr>
            <w:r>
              <w:t>AUDIT DISPOSITION (3)</w:t>
            </w:r>
          </w:p>
        </w:tc>
        <w:tc>
          <w:tcPr>
            <w:tcW w:w="2935" w:type="dxa"/>
            <w:tcMar>
              <w:left w:w="58" w:type="dxa"/>
              <w:right w:w="58" w:type="dxa"/>
            </w:tcMar>
          </w:tcPr>
          <w:p w14:paraId="399BFE01" w14:textId="718D506D" w:rsidR="00BE396E" w:rsidRDefault="00BE396E" w:rsidP="00BE396E">
            <w:pPr>
              <w:pStyle w:val="TableText"/>
            </w:pPr>
            <w:r>
              <w:t>:P:IDR-</w:t>
            </w:r>
            <w:hyperlink r:id="rId243" w:history="1">
              <w:r>
                <w:rPr>
                  <w:rStyle w:val="Hyperlink"/>
                </w:rPr>
                <w:t>J-AUDIT-DISP</w:t>
              </w:r>
            </w:hyperlink>
          </w:p>
        </w:tc>
        <w:tc>
          <w:tcPr>
            <w:tcW w:w="2849" w:type="dxa"/>
            <w:gridSpan w:val="2"/>
            <w:tcMar>
              <w:left w:w="58" w:type="dxa"/>
              <w:right w:w="58" w:type="dxa"/>
            </w:tcMar>
          </w:tcPr>
          <w:p w14:paraId="306C2E3A" w14:textId="77777777" w:rsidR="00BE396E" w:rsidRDefault="00BE396E" w:rsidP="00BE396E">
            <w:pPr>
              <w:pStyle w:val="TableText"/>
            </w:pPr>
            <w:r>
              <w:t>Audit disposition</w:t>
            </w:r>
          </w:p>
          <w:p w14:paraId="413633F2" w14:textId="77777777" w:rsidR="00BE396E" w:rsidRDefault="00BE396E" w:rsidP="00BE396E">
            <w:pPr>
              <w:pStyle w:val="TableText"/>
            </w:pPr>
            <w:r w:rsidRPr="00AF7DE3">
              <w:rPr>
                <w:rFonts w:cs="Arial"/>
                <w:color w:val="000000"/>
              </w:rPr>
              <w:t>This item is used to identify the disposition of the J-AUDIT-NUM field.</w:t>
            </w:r>
          </w:p>
        </w:tc>
        <w:tc>
          <w:tcPr>
            <w:tcW w:w="1080" w:type="dxa"/>
            <w:tcMar>
              <w:left w:w="58" w:type="dxa"/>
              <w:right w:w="58" w:type="dxa"/>
            </w:tcMar>
          </w:tcPr>
          <w:p w14:paraId="5773B2B0" w14:textId="77777777" w:rsidR="00BE396E" w:rsidRDefault="00BE396E" w:rsidP="00BE396E">
            <w:pPr>
              <w:pStyle w:val="TableText"/>
              <w:rPr>
                <w:caps/>
              </w:rPr>
            </w:pPr>
            <w:r>
              <w:rPr>
                <w:caps/>
              </w:rPr>
              <w:t>1 C</w:t>
            </w:r>
          </w:p>
        </w:tc>
        <w:tc>
          <w:tcPr>
            <w:tcW w:w="2340" w:type="dxa"/>
            <w:tcMar>
              <w:left w:w="58" w:type="dxa"/>
              <w:right w:w="58" w:type="dxa"/>
            </w:tcMar>
          </w:tcPr>
          <w:p w14:paraId="0C9AF9BC" w14:textId="7889DCD7" w:rsidR="00BE396E" w:rsidRDefault="00BE396E" w:rsidP="00BE396E">
            <w:pPr>
              <w:pStyle w:val="TableText"/>
            </w:pPr>
            <w:r w:rsidRPr="00AD4529">
              <w:rPr>
                <w:rFonts w:cs="Arial"/>
              </w:rPr>
              <w:t xml:space="preserve">Refer to the </w:t>
            </w:r>
            <w:hyperlink r:id="rId244"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306B5513" w14:textId="77777777" w:rsidR="00BE396E" w:rsidRDefault="00BE396E" w:rsidP="00BE396E">
            <w:pPr>
              <w:pStyle w:val="TableText"/>
            </w:pPr>
            <w:r>
              <w:t>Spaces</w:t>
            </w:r>
          </w:p>
        </w:tc>
        <w:tc>
          <w:tcPr>
            <w:tcW w:w="431" w:type="dxa"/>
          </w:tcPr>
          <w:p w14:paraId="20AB8116" w14:textId="77777777" w:rsidR="00BE396E" w:rsidRDefault="00BE396E" w:rsidP="00BE396E">
            <w:pPr>
              <w:pStyle w:val="TableText"/>
            </w:pPr>
            <w:r>
              <w:t>X</w:t>
            </w:r>
          </w:p>
        </w:tc>
        <w:tc>
          <w:tcPr>
            <w:tcW w:w="431" w:type="dxa"/>
          </w:tcPr>
          <w:p w14:paraId="6E83F1E5" w14:textId="77777777" w:rsidR="00BE396E" w:rsidRDefault="00BE396E" w:rsidP="00BE396E">
            <w:pPr>
              <w:pStyle w:val="TableText"/>
            </w:pPr>
            <w:r>
              <w:t>X</w:t>
            </w:r>
          </w:p>
        </w:tc>
        <w:tc>
          <w:tcPr>
            <w:tcW w:w="432" w:type="dxa"/>
          </w:tcPr>
          <w:p w14:paraId="56E3D447" w14:textId="77777777" w:rsidR="00BE396E" w:rsidRDefault="00BE396E" w:rsidP="00BE396E">
            <w:pPr>
              <w:pStyle w:val="TableText"/>
            </w:pPr>
            <w:r>
              <w:t>X</w:t>
            </w:r>
          </w:p>
        </w:tc>
      </w:tr>
      <w:tr w:rsidR="00BE396E" w14:paraId="7CABDFAC" w14:textId="77777777" w:rsidTr="00006E83">
        <w:trPr>
          <w:cantSplit/>
          <w:jc w:val="center"/>
        </w:trPr>
        <w:tc>
          <w:tcPr>
            <w:tcW w:w="802" w:type="dxa"/>
            <w:tcMar>
              <w:left w:w="58" w:type="dxa"/>
              <w:right w:w="58" w:type="dxa"/>
            </w:tcMar>
          </w:tcPr>
          <w:p w14:paraId="0927E3F0" w14:textId="3BB86F7C" w:rsidR="00BE396E" w:rsidRDefault="00BE396E" w:rsidP="00BE396E">
            <w:pPr>
              <w:pStyle w:val="TableText"/>
            </w:pPr>
            <w:r>
              <w:t>764</w:t>
            </w:r>
            <w:r w:rsidR="00135F82">
              <w:t xml:space="preserve"> – </w:t>
            </w:r>
            <w:r>
              <w:t>766</w:t>
            </w:r>
          </w:p>
        </w:tc>
        <w:tc>
          <w:tcPr>
            <w:tcW w:w="2226" w:type="dxa"/>
            <w:tcMar>
              <w:left w:w="58" w:type="dxa"/>
              <w:right w:w="58" w:type="dxa"/>
            </w:tcMar>
          </w:tcPr>
          <w:p w14:paraId="5A603059" w14:textId="77777777" w:rsidR="00BE396E" w:rsidRDefault="00BE396E" w:rsidP="00BE396E">
            <w:pPr>
              <w:pStyle w:val="TableText"/>
            </w:pPr>
            <w:r>
              <w:t>AUDIT NUMBER FAILED (4)</w:t>
            </w:r>
          </w:p>
        </w:tc>
        <w:tc>
          <w:tcPr>
            <w:tcW w:w="2935" w:type="dxa"/>
            <w:tcMar>
              <w:left w:w="58" w:type="dxa"/>
              <w:right w:w="58" w:type="dxa"/>
            </w:tcMar>
          </w:tcPr>
          <w:p w14:paraId="372BAF15" w14:textId="411255ED" w:rsidR="00BE396E" w:rsidRDefault="00BE396E" w:rsidP="00BE396E">
            <w:pPr>
              <w:pStyle w:val="TableText"/>
            </w:pPr>
            <w:r>
              <w:t>:P:IDR-</w:t>
            </w:r>
            <w:hyperlink r:id="rId245" w:history="1">
              <w:r>
                <w:rPr>
                  <w:rStyle w:val="Hyperlink"/>
                </w:rPr>
                <w:t>J-AUDIT-NUM</w:t>
              </w:r>
            </w:hyperlink>
          </w:p>
        </w:tc>
        <w:tc>
          <w:tcPr>
            <w:tcW w:w="2849" w:type="dxa"/>
            <w:gridSpan w:val="2"/>
            <w:tcMar>
              <w:left w:w="58" w:type="dxa"/>
              <w:right w:w="58" w:type="dxa"/>
            </w:tcMar>
          </w:tcPr>
          <w:p w14:paraId="21E88FEC" w14:textId="77777777" w:rsidR="00BE396E" w:rsidRDefault="00BE396E" w:rsidP="00BE396E">
            <w:pPr>
              <w:pStyle w:val="TableText"/>
            </w:pPr>
            <w:r>
              <w:t>Audit number</w:t>
            </w:r>
          </w:p>
          <w:p w14:paraId="71E61BA9" w14:textId="77777777" w:rsidR="00BE396E" w:rsidRDefault="00BE396E" w:rsidP="00BE396E">
            <w:pPr>
              <w:pStyle w:val="TableText"/>
            </w:pPr>
            <w:r>
              <w:rPr>
                <w:rFonts w:cs="Arial"/>
                <w:color w:val="000000"/>
              </w:rPr>
              <w:t>I</w:t>
            </w:r>
            <w:r w:rsidRPr="00A64BAC">
              <w:rPr>
                <w:rFonts w:cs="Arial"/>
                <w:color w:val="000000"/>
              </w:rPr>
              <w:t>dentifies the audit</w:t>
            </w:r>
            <w:r>
              <w:rPr>
                <w:rFonts w:cs="Arial"/>
                <w:color w:val="000000"/>
              </w:rPr>
              <w:t xml:space="preserve"> code</w:t>
            </w:r>
            <w:r>
              <w:t xml:space="preserve"> </w:t>
            </w:r>
          </w:p>
        </w:tc>
        <w:tc>
          <w:tcPr>
            <w:tcW w:w="1080" w:type="dxa"/>
            <w:tcMar>
              <w:left w:w="58" w:type="dxa"/>
              <w:right w:w="58" w:type="dxa"/>
            </w:tcMar>
          </w:tcPr>
          <w:p w14:paraId="23C014D0" w14:textId="77777777" w:rsidR="00BE396E" w:rsidRDefault="00BE396E" w:rsidP="00BE396E">
            <w:pPr>
              <w:pStyle w:val="TableText"/>
              <w:rPr>
                <w:caps/>
              </w:rPr>
            </w:pPr>
            <w:r>
              <w:rPr>
                <w:caps/>
              </w:rPr>
              <w:t>3 N</w:t>
            </w:r>
          </w:p>
        </w:tc>
        <w:tc>
          <w:tcPr>
            <w:tcW w:w="2340" w:type="dxa"/>
            <w:tcMar>
              <w:left w:w="58" w:type="dxa"/>
              <w:right w:w="58" w:type="dxa"/>
            </w:tcMar>
          </w:tcPr>
          <w:p w14:paraId="1AEB3121" w14:textId="54C17F57" w:rsidR="00BE396E" w:rsidRDefault="00BE396E" w:rsidP="00C13A40">
            <w:pPr>
              <w:pStyle w:val="TableText"/>
            </w:pPr>
            <w:r>
              <w:t>000</w:t>
            </w:r>
            <w:r w:rsidR="00C13A40">
              <w:t xml:space="preserve"> – </w:t>
            </w:r>
            <w:r>
              <w:t>999</w:t>
            </w:r>
          </w:p>
        </w:tc>
        <w:tc>
          <w:tcPr>
            <w:tcW w:w="858" w:type="dxa"/>
            <w:tcMar>
              <w:left w:w="58" w:type="dxa"/>
              <w:right w:w="58" w:type="dxa"/>
            </w:tcMar>
          </w:tcPr>
          <w:p w14:paraId="4BC86FFE" w14:textId="77777777" w:rsidR="00BE396E" w:rsidRDefault="00BE396E" w:rsidP="00BE396E">
            <w:pPr>
              <w:pStyle w:val="TableText"/>
            </w:pPr>
            <w:r>
              <w:t>Zeros</w:t>
            </w:r>
          </w:p>
        </w:tc>
        <w:tc>
          <w:tcPr>
            <w:tcW w:w="431" w:type="dxa"/>
          </w:tcPr>
          <w:p w14:paraId="637D352B" w14:textId="77777777" w:rsidR="00BE396E" w:rsidRDefault="00BE396E" w:rsidP="00BE396E">
            <w:pPr>
              <w:pStyle w:val="TableText"/>
            </w:pPr>
            <w:r>
              <w:t>X</w:t>
            </w:r>
          </w:p>
        </w:tc>
        <w:tc>
          <w:tcPr>
            <w:tcW w:w="431" w:type="dxa"/>
          </w:tcPr>
          <w:p w14:paraId="556DA0EA" w14:textId="77777777" w:rsidR="00BE396E" w:rsidRDefault="00BE396E" w:rsidP="00BE396E">
            <w:pPr>
              <w:pStyle w:val="TableText"/>
            </w:pPr>
            <w:r>
              <w:t>X</w:t>
            </w:r>
          </w:p>
        </w:tc>
        <w:tc>
          <w:tcPr>
            <w:tcW w:w="432" w:type="dxa"/>
          </w:tcPr>
          <w:p w14:paraId="69C3193B" w14:textId="77777777" w:rsidR="00BE396E" w:rsidRDefault="00BE396E" w:rsidP="00BE396E">
            <w:pPr>
              <w:pStyle w:val="TableText"/>
            </w:pPr>
            <w:r>
              <w:t>X</w:t>
            </w:r>
          </w:p>
        </w:tc>
      </w:tr>
      <w:tr w:rsidR="00BE396E" w14:paraId="5739221E" w14:textId="77777777" w:rsidTr="00006E83">
        <w:trPr>
          <w:cantSplit/>
          <w:jc w:val="center"/>
        </w:trPr>
        <w:tc>
          <w:tcPr>
            <w:tcW w:w="802" w:type="dxa"/>
            <w:tcMar>
              <w:left w:w="58" w:type="dxa"/>
              <w:right w:w="58" w:type="dxa"/>
            </w:tcMar>
          </w:tcPr>
          <w:p w14:paraId="68B0B142" w14:textId="77777777" w:rsidR="00BE396E" w:rsidRDefault="00BE396E" w:rsidP="00BE396E">
            <w:pPr>
              <w:pStyle w:val="TableText"/>
            </w:pPr>
            <w:r>
              <w:t>767</w:t>
            </w:r>
          </w:p>
        </w:tc>
        <w:tc>
          <w:tcPr>
            <w:tcW w:w="2226" w:type="dxa"/>
            <w:tcMar>
              <w:left w:w="58" w:type="dxa"/>
              <w:right w:w="58" w:type="dxa"/>
            </w:tcMar>
          </w:tcPr>
          <w:p w14:paraId="5D8D20D8" w14:textId="77777777" w:rsidR="00BE396E" w:rsidRDefault="00BE396E" w:rsidP="00BE396E">
            <w:pPr>
              <w:pStyle w:val="TableText"/>
            </w:pPr>
            <w:r>
              <w:t>AUDIT SUFFIX (4)</w:t>
            </w:r>
          </w:p>
        </w:tc>
        <w:tc>
          <w:tcPr>
            <w:tcW w:w="2935" w:type="dxa"/>
            <w:tcMar>
              <w:left w:w="58" w:type="dxa"/>
              <w:right w:w="58" w:type="dxa"/>
            </w:tcMar>
          </w:tcPr>
          <w:p w14:paraId="0A31DF94" w14:textId="33FB7744" w:rsidR="00BE396E" w:rsidRDefault="00BE396E" w:rsidP="00BE396E">
            <w:pPr>
              <w:pStyle w:val="TableText"/>
            </w:pPr>
            <w:r>
              <w:t>:P:IDR-</w:t>
            </w:r>
            <w:hyperlink r:id="rId246" w:history="1">
              <w:r>
                <w:rPr>
                  <w:rStyle w:val="Hyperlink"/>
                </w:rPr>
                <w:t>J-AUDIT-IND</w:t>
              </w:r>
            </w:hyperlink>
          </w:p>
        </w:tc>
        <w:tc>
          <w:tcPr>
            <w:tcW w:w="2849" w:type="dxa"/>
            <w:gridSpan w:val="2"/>
            <w:tcMar>
              <w:left w:w="58" w:type="dxa"/>
              <w:right w:w="58" w:type="dxa"/>
            </w:tcMar>
          </w:tcPr>
          <w:p w14:paraId="365AF3D4" w14:textId="77777777" w:rsidR="00BE396E" w:rsidRDefault="00BE396E" w:rsidP="00BE396E">
            <w:pPr>
              <w:pStyle w:val="TableText"/>
              <w:rPr>
                <w:rFonts w:cs="Arial"/>
                <w:color w:val="000000"/>
              </w:rPr>
            </w:pPr>
            <w:r w:rsidRPr="000E6DDD">
              <w:rPr>
                <w:rFonts w:cs="Arial"/>
                <w:color w:val="000000"/>
              </w:rPr>
              <w:t>Audit indicator</w:t>
            </w:r>
            <w:r>
              <w:rPr>
                <w:rFonts w:cs="Arial"/>
                <w:color w:val="000000"/>
              </w:rPr>
              <w:t>.</w:t>
            </w:r>
          </w:p>
          <w:p w14:paraId="5A48D54B" w14:textId="70EB5C2C" w:rsidR="00BE396E" w:rsidRDefault="00BE396E" w:rsidP="00C13A40">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372B90D0" w14:textId="77777777" w:rsidR="00BE396E" w:rsidRDefault="00BE396E" w:rsidP="00BE396E">
            <w:pPr>
              <w:pStyle w:val="TableText"/>
              <w:rPr>
                <w:caps/>
              </w:rPr>
            </w:pPr>
            <w:r>
              <w:rPr>
                <w:caps/>
              </w:rPr>
              <w:t>1 c</w:t>
            </w:r>
          </w:p>
        </w:tc>
        <w:tc>
          <w:tcPr>
            <w:tcW w:w="2340" w:type="dxa"/>
            <w:tcMar>
              <w:left w:w="58" w:type="dxa"/>
              <w:right w:w="58" w:type="dxa"/>
            </w:tcMar>
          </w:tcPr>
          <w:p w14:paraId="1D5F4AFD" w14:textId="77777777" w:rsidR="00BE396E" w:rsidRPr="0048798E" w:rsidRDefault="00BE396E" w:rsidP="00BE396E">
            <w:pPr>
              <w:pStyle w:val="TableText"/>
              <w:rPr>
                <w:b/>
              </w:rPr>
            </w:pPr>
            <w:r w:rsidRPr="0042502A">
              <w:rPr>
                <w:b/>
              </w:rPr>
              <w:t>Valid Values:</w:t>
            </w:r>
          </w:p>
          <w:p w14:paraId="6BCC9410" w14:textId="7DFAD666" w:rsidR="00BE396E" w:rsidRPr="00C80849" w:rsidRDefault="00BE396E" w:rsidP="00245396">
            <w:pPr>
              <w:pStyle w:val="TableTextBullet"/>
            </w:pPr>
            <w:r w:rsidRPr="00C80849">
              <w:t xml:space="preserve">A, B, C, K </w:t>
            </w:r>
            <w:r w:rsidR="00C13A40">
              <w:t xml:space="preserve">– </w:t>
            </w:r>
            <w:r w:rsidRPr="00C80849">
              <w:t>Audit</w:t>
            </w:r>
          </w:p>
          <w:p w14:paraId="225926F2" w14:textId="6A5CE9B8" w:rsidR="00BE396E" w:rsidRPr="00C80849" w:rsidRDefault="00BE396E" w:rsidP="00245396">
            <w:pPr>
              <w:pStyle w:val="TableTextBullet"/>
            </w:pPr>
            <w:r w:rsidRPr="00C80849">
              <w:t xml:space="preserve">H, I, J, M </w:t>
            </w:r>
            <w:r w:rsidR="00C13A40">
              <w:t xml:space="preserve">– </w:t>
            </w:r>
            <w:r w:rsidRPr="00C80849">
              <w:t>Header edit</w:t>
            </w:r>
          </w:p>
          <w:p w14:paraId="5137D294" w14:textId="6F3A25AD"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6596483D" w14:textId="77777777" w:rsidR="00BE396E" w:rsidRDefault="00BE396E" w:rsidP="00BE396E">
            <w:pPr>
              <w:pStyle w:val="TableText"/>
            </w:pPr>
            <w:r>
              <w:t>Spaces</w:t>
            </w:r>
          </w:p>
        </w:tc>
        <w:tc>
          <w:tcPr>
            <w:tcW w:w="431" w:type="dxa"/>
          </w:tcPr>
          <w:p w14:paraId="515E2925" w14:textId="77777777" w:rsidR="00BE396E" w:rsidRDefault="00BE396E" w:rsidP="00BE396E">
            <w:pPr>
              <w:pStyle w:val="TableText"/>
            </w:pPr>
            <w:r>
              <w:t>X</w:t>
            </w:r>
          </w:p>
        </w:tc>
        <w:tc>
          <w:tcPr>
            <w:tcW w:w="431" w:type="dxa"/>
          </w:tcPr>
          <w:p w14:paraId="245D5A3E" w14:textId="77777777" w:rsidR="00BE396E" w:rsidRDefault="00BE396E" w:rsidP="00BE396E">
            <w:pPr>
              <w:pStyle w:val="TableText"/>
            </w:pPr>
            <w:r>
              <w:t>X</w:t>
            </w:r>
          </w:p>
        </w:tc>
        <w:tc>
          <w:tcPr>
            <w:tcW w:w="432" w:type="dxa"/>
          </w:tcPr>
          <w:p w14:paraId="2C5BC249" w14:textId="77777777" w:rsidR="00BE396E" w:rsidRDefault="00BE396E" w:rsidP="00BE396E">
            <w:pPr>
              <w:pStyle w:val="TableText"/>
            </w:pPr>
            <w:r>
              <w:t>X</w:t>
            </w:r>
          </w:p>
        </w:tc>
      </w:tr>
      <w:tr w:rsidR="00BE396E" w14:paraId="6F82297F" w14:textId="77777777" w:rsidTr="00006E83">
        <w:trPr>
          <w:cantSplit/>
          <w:jc w:val="center"/>
        </w:trPr>
        <w:tc>
          <w:tcPr>
            <w:tcW w:w="802" w:type="dxa"/>
            <w:tcMar>
              <w:left w:w="58" w:type="dxa"/>
              <w:right w:w="58" w:type="dxa"/>
            </w:tcMar>
          </w:tcPr>
          <w:p w14:paraId="45DEAA32" w14:textId="77777777" w:rsidR="00BE396E" w:rsidRDefault="00BE396E" w:rsidP="00BE396E">
            <w:pPr>
              <w:pStyle w:val="TableText"/>
            </w:pPr>
            <w:r>
              <w:t>768</w:t>
            </w:r>
          </w:p>
        </w:tc>
        <w:tc>
          <w:tcPr>
            <w:tcW w:w="2226" w:type="dxa"/>
            <w:tcMar>
              <w:left w:w="58" w:type="dxa"/>
              <w:right w:w="58" w:type="dxa"/>
            </w:tcMar>
          </w:tcPr>
          <w:p w14:paraId="0A341D14" w14:textId="77777777" w:rsidR="00BE396E" w:rsidRDefault="00BE396E" w:rsidP="00BE396E">
            <w:pPr>
              <w:pStyle w:val="TableText"/>
            </w:pPr>
            <w:r>
              <w:t>AUDIT DISPOSITION (4)</w:t>
            </w:r>
          </w:p>
        </w:tc>
        <w:tc>
          <w:tcPr>
            <w:tcW w:w="2935" w:type="dxa"/>
            <w:tcMar>
              <w:left w:w="58" w:type="dxa"/>
              <w:right w:w="58" w:type="dxa"/>
            </w:tcMar>
          </w:tcPr>
          <w:p w14:paraId="0C4C44BC" w14:textId="1E1F78FB" w:rsidR="00BE396E" w:rsidRDefault="00BE396E" w:rsidP="00BE396E">
            <w:pPr>
              <w:pStyle w:val="TableText"/>
            </w:pPr>
            <w:r>
              <w:t>:P:IDR-</w:t>
            </w:r>
            <w:hyperlink r:id="rId247" w:history="1">
              <w:r>
                <w:rPr>
                  <w:rStyle w:val="Hyperlink"/>
                </w:rPr>
                <w:t>J-AUDIT-DISP</w:t>
              </w:r>
            </w:hyperlink>
          </w:p>
        </w:tc>
        <w:tc>
          <w:tcPr>
            <w:tcW w:w="2849" w:type="dxa"/>
            <w:gridSpan w:val="2"/>
            <w:tcMar>
              <w:left w:w="58" w:type="dxa"/>
              <w:right w:w="58" w:type="dxa"/>
            </w:tcMar>
          </w:tcPr>
          <w:p w14:paraId="64F5AA2D" w14:textId="77777777" w:rsidR="00BE396E" w:rsidRDefault="00BE396E" w:rsidP="00BE396E">
            <w:pPr>
              <w:pStyle w:val="TableText"/>
            </w:pPr>
            <w:r>
              <w:t>Audit disposition</w:t>
            </w:r>
          </w:p>
          <w:p w14:paraId="3F8E5DEF" w14:textId="77777777" w:rsidR="00BE396E" w:rsidRDefault="00BE396E" w:rsidP="00BE396E">
            <w:pPr>
              <w:pStyle w:val="TableText"/>
            </w:pPr>
            <w:r w:rsidRPr="00AF7DE3">
              <w:rPr>
                <w:rFonts w:cs="Arial"/>
                <w:color w:val="000000"/>
              </w:rPr>
              <w:t>This item is used to identify the disposition of the J-AUDIT-NUM field.</w:t>
            </w:r>
          </w:p>
        </w:tc>
        <w:tc>
          <w:tcPr>
            <w:tcW w:w="1080" w:type="dxa"/>
            <w:tcMar>
              <w:left w:w="58" w:type="dxa"/>
              <w:right w:w="58" w:type="dxa"/>
            </w:tcMar>
          </w:tcPr>
          <w:p w14:paraId="53B66EA4" w14:textId="77777777" w:rsidR="00BE396E" w:rsidRDefault="00BE396E" w:rsidP="00BE396E">
            <w:pPr>
              <w:pStyle w:val="TableText"/>
              <w:rPr>
                <w:caps/>
              </w:rPr>
            </w:pPr>
            <w:r>
              <w:rPr>
                <w:caps/>
              </w:rPr>
              <w:t>1 C</w:t>
            </w:r>
          </w:p>
        </w:tc>
        <w:tc>
          <w:tcPr>
            <w:tcW w:w="2340" w:type="dxa"/>
            <w:tcMar>
              <w:left w:w="58" w:type="dxa"/>
              <w:right w:w="58" w:type="dxa"/>
            </w:tcMar>
          </w:tcPr>
          <w:p w14:paraId="18BF7B19" w14:textId="616ECC79" w:rsidR="00BE396E" w:rsidRDefault="00BE396E" w:rsidP="00BE396E">
            <w:pPr>
              <w:pStyle w:val="TableText"/>
            </w:pPr>
            <w:r w:rsidRPr="00AD4529">
              <w:rPr>
                <w:rFonts w:cs="Arial"/>
              </w:rPr>
              <w:t xml:space="preserve">Refer to the </w:t>
            </w:r>
            <w:hyperlink r:id="rId248"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04E228AE" w14:textId="77777777" w:rsidR="00BE396E" w:rsidRDefault="00BE396E" w:rsidP="00BE396E">
            <w:pPr>
              <w:pStyle w:val="TableText"/>
            </w:pPr>
            <w:r>
              <w:t>Spaces</w:t>
            </w:r>
          </w:p>
        </w:tc>
        <w:tc>
          <w:tcPr>
            <w:tcW w:w="431" w:type="dxa"/>
          </w:tcPr>
          <w:p w14:paraId="733F5055" w14:textId="77777777" w:rsidR="00BE396E" w:rsidRDefault="00BE396E" w:rsidP="00BE396E">
            <w:pPr>
              <w:pStyle w:val="TableText"/>
            </w:pPr>
            <w:r>
              <w:t>-</w:t>
            </w:r>
          </w:p>
        </w:tc>
        <w:tc>
          <w:tcPr>
            <w:tcW w:w="431" w:type="dxa"/>
          </w:tcPr>
          <w:p w14:paraId="5EF9C4C3" w14:textId="77777777" w:rsidR="00BE396E" w:rsidRDefault="00BE396E" w:rsidP="00BE396E">
            <w:pPr>
              <w:pStyle w:val="TableText"/>
            </w:pPr>
            <w:r>
              <w:t>-</w:t>
            </w:r>
          </w:p>
        </w:tc>
        <w:tc>
          <w:tcPr>
            <w:tcW w:w="432" w:type="dxa"/>
          </w:tcPr>
          <w:p w14:paraId="2EFE5EA8" w14:textId="77777777" w:rsidR="00BE396E" w:rsidRDefault="00BE396E" w:rsidP="00BE396E">
            <w:pPr>
              <w:pStyle w:val="TableText"/>
            </w:pPr>
            <w:r>
              <w:t>X</w:t>
            </w:r>
          </w:p>
        </w:tc>
      </w:tr>
      <w:tr w:rsidR="00BE396E" w14:paraId="5F2AE8CD" w14:textId="77777777" w:rsidTr="00006E83">
        <w:trPr>
          <w:cantSplit/>
          <w:jc w:val="center"/>
        </w:trPr>
        <w:tc>
          <w:tcPr>
            <w:tcW w:w="802" w:type="dxa"/>
            <w:tcMar>
              <w:left w:w="58" w:type="dxa"/>
              <w:right w:w="58" w:type="dxa"/>
            </w:tcMar>
          </w:tcPr>
          <w:p w14:paraId="6F7EDE80" w14:textId="0022C275" w:rsidR="00BE396E" w:rsidRDefault="00BE396E" w:rsidP="00BE396E">
            <w:pPr>
              <w:pStyle w:val="TableText"/>
            </w:pPr>
            <w:r>
              <w:t>769</w:t>
            </w:r>
            <w:r w:rsidR="00135F82">
              <w:t xml:space="preserve"> – </w:t>
            </w:r>
            <w:r>
              <w:t>771</w:t>
            </w:r>
          </w:p>
        </w:tc>
        <w:tc>
          <w:tcPr>
            <w:tcW w:w="2226" w:type="dxa"/>
            <w:tcMar>
              <w:left w:w="58" w:type="dxa"/>
              <w:right w:w="58" w:type="dxa"/>
            </w:tcMar>
          </w:tcPr>
          <w:p w14:paraId="712ACDF5" w14:textId="77777777" w:rsidR="00BE396E" w:rsidRDefault="00BE396E" w:rsidP="00BE396E">
            <w:pPr>
              <w:pStyle w:val="TableText"/>
            </w:pPr>
            <w:r>
              <w:t>AUDIT NUMBER FAILED (5)</w:t>
            </w:r>
          </w:p>
        </w:tc>
        <w:tc>
          <w:tcPr>
            <w:tcW w:w="2935" w:type="dxa"/>
            <w:tcMar>
              <w:left w:w="58" w:type="dxa"/>
              <w:right w:w="58" w:type="dxa"/>
            </w:tcMar>
          </w:tcPr>
          <w:p w14:paraId="122C1AC8" w14:textId="148FC200" w:rsidR="00BE396E" w:rsidRDefault="00BE396E" w:rsidP="00BE396E">
            <w:pPr>
              <w:pStyle w:val="TableText"/>
            </w:pPr>
            <w:r>
              <w:t>:P:IDR-</w:t>
            </w:r>
            <w:hyperlink r:id="rId249" w:history="1">
              <w:r>
                <w:rPr>
                  <w:rStyle w:val="Hyperlink"/>
                </w:rPr>
                <w:t>J-AUDIT-NUM</w:t>
              </w:r>
            </w:hyperlink>
          </w:p>
        </w:tc>
        <w:tc>
          <w:tcPr>
            <w:tcW w:w="2849" w:type="dxa"/>
            <w:gridSpan w:val="2"/>
            <w:tcMar>
              <w:left w:w="58" w:type="dxa"/>
              <w:right w:w="58" w:type="dxa"/>
            </w:tcMar>
          </w:tcPr>
          <w:p w14:paraId="410C17FD" w14:textId="77777777" w:rsidR="00BE396E" w:rsidRDefault="00BE396E" w:rsidP="00BE396E">
            <w:pPr>
              <w:pStyle w:val="TableText"/>
            </w:pPr>
            <w:r>
              <w:t>Audit number,</w:t>
            </w:r>
          </w:p>
          <w:p w14:paraId="08011AA2" w14:textId="1C74FE43" w:rsidR="00BE396E" w:rsidRDefault="00BE396E" w:rsidP="00C13A40">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2D676489" w14:textId="77777777" w:rsidR="00BE396E" w:rsidRDefault="00BE396E" w:rsidP="00BE396E">
            <w:pPr>
              <w:pStyle w:val="TableText"/>
              <w:rPr>
                <w:caps/>
              </w:rPr>
            </w:pPr>
            <w:r>
              <w:rPr>
                <w:caps/>
              </w:rPr>
              <w:t>3 N</w:t>
            </w:r>
          </w:p>
        </w:tc>
        <w:tc>
          <w:tcPr>
            <w:tcW w:w="2340" w:type="dxa"/>
            <w:tcMar>
              <w:left w:w="58" w:type="dxa"/>
              <w:right w:w="58" w:type="dxa"/>
            </w:tcMar>
          </w:tcPr>
          <w:p w14:paraId="7288B1A2" w14:textId="75C71A9B" w:rsidR="00BE396E" w:rsidRDefault="00BE396E" w:rsidP="00C13A40">
            <w:pPr>
              <w:pStyle w:val="TableText"/>
            </w:pPr>
            <w:r>
              <w:t>00</w:t>
            </w:r>
            <w:r w:rsidR="00C13A40">
              <w:t xml:space="preserve"> – </w:t>
            </w:r>
            <w:r>
              <w:t>999</w:t>
            </w:r>
          </w:p>
        </w:tc>
        <w:tc>
          <w:tcPr>
            <w:tcW w:w="858" w:type="dxa"/>
            <w:tcMar>
              <w:left w:w="58" w:type="dxa"/>
              <w:right w:w="58" w:type="dxa"/>
            </w:tcMar>
          </w:tcPr>
          <w:p w14:paraId="01139A34" w14:textId="77777777" w:rsidR="00BE396E" w:rsidRDefault="00BE396E" w:rsidP="00BE396E">
            <w:pPr>
              <w:pStyle w:val="TableText"/>
            </w:pPr>
            <w:r>
              <w:t>Zeros</w:t>
            </w:r>
          </w:p>
        </w:tc>
        <w:tc>
          <w:tcPr>
            <w:tcW w:w="431" w:type="dxa"/>
          </w:tcPr>
          <w:p w14:paraId="680F643A" w14:textId="77777777" w:rsidR="00BE396E" w:rsidRDefault="00BE396E" w:rsidP="00BE396E">
            <w:pPr>
              <w:pStyle w:val="TableText"/>
            </w:pPr>
            <w:r>
              <w:t>X</w:t>
            </w:r>
          </w:p>
        </w:tc>
        <w:tc>
          <w:tcPr>
            <w:tcW w:w="431" w:type="dxa"/>
          </w:tcPr>
          <w:p w14:paraId="3184ECC6" w14:textId="77777777" w:rsidR="00BE396E" w:rsidRDefault="00BE396E" w:rsidP="00BE396E">
            <w:pPr>
              <w:pStyle w:val="TableText"/>
            </w:pPr>
            <w:r>
              <w:t>X</w:t>
            </w:r>
          </w:p>
        </w:tc>
        <w:tc>
          <w:tcPr>
            <w:tcW w:w="432" w:type="dxa"/>
          </w:tcPr>
          <w:p w14:paraId="537C35DB" w14:textId="77777777" w:rsidR="00BE396E" w:rsidRDefault="00BE396E" w:rsidP="00BE396E">
            <w:pPr>
              <w:pStyle w:val="TableText"/>
            </w:pPr>
            <w:r>
              <w:t>X</w:t>
            </w:r>
          </w:p>
        </w:tc>
      </w:tr>
      <w:tr w:rsidR="00BE396E" w14:paraId="236B0DB5" w14:textId="77777777" w:rsidTr="00006E83">
        <w:trPr>
          <w:cantSplit/>
          <w:jc w:val="center"/>
        </w:trPr>
        <w:tc>
          <w:tcPr>
            <w:tcW w:w="802" w:type="dxa"/>
            <w:tcMar>
              <w:left w:w="58" w:type="dxa"/>
              <w:right w:w="58" w:type="dxa"/>
            </w:tcMar>
          </w:tcPr>
          <w:p w14:paraId="0C31DCF0" w14:textId="77777777" w:rsidR="00BE396E" w:rsidRDefault="00BE396E" w:rsidP="00BE396E">
            <w:pPr>
              <w:pStyle w:val="TableText"/>
            </w:pPr>
            <w:r>
              <w:t>772</w:t>
            </w:r>
          </w:p>
        </w:tc>
        <w:tc>
          <w:tcPr>
            <w:tcW w:w="2226" w:type="dxa"/>
            <w:tcMar>
              <w:left w:w="58" w:type="dxa"/>
              <w:right w:w="58" w:type="dxa"/>
            </w:tcMar>
          </w:tcPr>
          <w:p w14:paraId="6FF59C35" w14:textId="77777777" w:rsidR="00BE396E" w:rsidRDefault="00BE396E" w:rsidP="00BE396E">
            <w:pPr>
              <w:pStyle w:val="TableText"/>
            </w:pPr>
            <w:r>
              <w:t>AUDIT SUFFIX (5)</w:t>
            </w:r>
          </w:p>
        </w:tc>
        <w:tc>
          <w:tcPr>
            <w:tcW w:w="2935" w:type="dxa"/>
            <w:tcMar>
              <w:left w:w="58" w:type="dxa"/>
              <w:right w:w="58" w:type="dxa"/>
            </w:tcMar>
          </w:tcPr>
          <w:p w14:paraId="3C767FDC" w14:textId="594751E2" w:rsidR="00BE396E" w:rsidRDefault="00BE396E" w:rsidP="00BE396E">
            <w:pPr>
              <w:pStyle w:val="TableText"/>
            </w:pPr>
            <w:r>
              <w:t>:P:IDR-</w:t>
            </w:r>
            <w:hyperlink r:id="rId250" w:history="1">
              <w:r>
                <w:rPr>
                  <w:rStyle w:val="Hyperlink"/>
                </w:rPr>
                <w:t>J-AUDIT-IND</w:t>
              </w:r>
            </w:hyperlink>
          </w:p>
        </w:tc>
        <w:tc>
          <w:tcPr>
            <w:tcW w:w="2849" w:type="dxa"/>
            <w:gridSpan w:val="2"/>
            <w:tcMar>
              <w:left w:w="58" w:type="dxa"/>
              <w:right w:w="58" w:type="dxa"/>
            </w:tcMar>
          </w:tcPr>
          <w:p w14:paraId="2913F643" w14:textId="77777777" w:rsidR="00BE396E" w:rsidRDefault="00BE396E" w:rsidP="00BE396E">
            <w:pPr>
              <w:pStyle w:val="TableText"/>
              <w:rPr>
                <w:rFonts w:cs="Arial"/>
                <w:color w:val="000000"/>
              </w:rPr>
            </w:pPr>
            <w:r w:rsidRPr="000E6DDD">
              <w:rPr>
                <w:rFonts w:cs="Arial"/>
                <w:color w:val="000000"/>
              </w:rPr>
              <w:t>Audit indicator</w:t>
            </w:r>
          </w:p>
          <w:p w14:paraId="7DDB2BEC" w14:textId="20BA97CD" w:rsidR="00BE396E" w:rsidRDefault="00BE396E" w:rsidP="00C13A40">
            <w:pPr>
              <w:pStyle w:val="TableText"/>
            </w:pPr>
            <w:r>
              <w:rPr>
                <w:rFonts w:cs="Arial"/>
                <w:color w:val="000000"/>
              </w:rPr>
              <w:t>I</w:t>
            </w:r>
            <w:r w:rsidRPr="000E6DDD">
              <w:rPr>
                <w:rFonts w:cs="Arial"/>
                <w:color w:val="000000"/>
              </w:rPr>
              <w:t>indicates if the number displayed in the J-AUDIT-NUM field is an audit or edit.</w:t>
            </w:r>
          </w:p>
        </w:tc>
        <w:tc>
          <w:tcPr>
            <w:tcW w:w="1080" w:type="dxa"/>
            <w:tcMar>
              <w:left w:w="58" w:type="dxa"/>
              <w:right w:w="58" w:type="dxa"/>
            </w:tcMar>
          </w:tcPr>
          <w:p w14:paraId="5C30F6CB" w14:textId="77777777" w:rsidR="00BE396E" w:rsidRDefault="00BE396E" w:rsidP="00BE396E">
            <w:pPr>
              <w:pStyle w:val="TableText"/>
              <w:rPr>
                <w:caps/>
              </w:rPr>
            </w:pPr>
            <w:r>
              <w:rPr>
                <w:caps/>
              </w:rPr>
              <w:t>1 c</w:t>
            </w:r>
          </w:p>
        </w:tc>
        <w:tc>
          <w:tcPr>
            <w:tcW w:w="2340" w:type="dxa"/>
            <w:tcMar>
              <w:left w:w="58" w:type="dxa"/>
              <w:right w:w="58" w:type="dxa"/>
            </w:tcMar>
          </w:tcPr>
          <w:p w14:paraId="5D789F8A" w14:textId="77777777" w:rsidR="00BE396E" w:rsidRPr="0048798E" w:rsidRDefault="00BE396E" w:rsidP="00BE396E">
            <w:pPr>
              <w:pStyle w:val="TableText"/>
              <w:rPr>
                <w:b/>
              </w:rPr>
            </w:pPr>
            <w:r w:rsidRPr="0042502A">
              <w:rPr>
                <w:b/>
              </w:rPr>
              <w:t>Valid Values:</w:t>
            </w:r>
          </w:p>
          <w:p w14:paraId="778D4A25" w14:textId="6D33CD61" w:rsidR="00BE396E" w:rsidRPr="00C80849" w:rsidRDefault="00BE396E" w:rsidP="00245396">
            <w:pPr>
              <w:pStyle w:val="TableTextBullet"/>
            </w:pPr>
            <w:r w:rsidRPr="00C80849">
              <w:t xml:space="preserve">A, B, C, K </w:t>
            </w:r>
            <w:r w:rsidR="00C13A40">
              <w:t xml:space="preserve">– </w:t>
            </w:r>
            <w:r w:rsidRPr="00C80849">
              <w:t>Audit</w:t>
            </w:r>
          </w:p>
          <w:p w14:paraId="0262658E" w14:textId="750CEDC0" w:rsidR="00BE396E" w:rsidRPr="00C80849" w:rsidRDefault="00BE396E" w:rsidP="00245396">
            <w:pPr>
              <w:pStyle w:val="TableTextBullet"/>
            </w:pPr>
            <w:r w:rsidRPr="00C80849">
              <w:t xml:space="preserve">H, I, J, M </w:t>
            </w:r>
            <w:r w:rsidR="00C13A40">
              <w:t xml:space="preserve">– </w:t>
            </w:r>
            <w:r w:rsidRPr="00C80849">
              <w:t>Header edit</w:t>
            </w:r>
          </w:p>
          <w:p w14:paraId="13DEB2A9" w14:textId="6ED569C0"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6178A81B" w14:textId="77777777" w:rsidR="00BE396E" w:rsidRDefault="00BE396E" w:rsidP="00BE396E">
            <w:pPr>
              <w:pStyle w:val="TableText"/>
            </w:pPr>
            <w:r>
              <w:t>Spaces</w:t>
            </w:r>
          </w:p>
        </w:tc>
        <w:tc>
          <w:tcPr>
            <w:tcW w:w="431" w:type="dxa"/>
          </w:tcPr>
          <w:p w14:paraId="6CD5F2D1" w14:textId="77777777" w:rsidR="00BE396E" w:rsidRDefault="00BE396E" w:rsidP="00BE396E">
            <w:pPr>
              <w:pStyle w:val="TableText"/>
            </w:pPr>
            <w:r>
              <w:t>X</w:t>
            </w:r>
          </w:p>
        </w:tc>
        <w:tc>
          <w:tcPr>
            <w:tcW w:w="431" w:type="dxa"/>
          </w:tcPr>
          <w:p w14:paraId="66D1220D" w14:textId="77777777" w:rsidR="00BE396E" w:rsidRDefault="00BE396E" w:rsidP="00BE396E">
            <w:pPr>
              <w:pStyle w:val="TableText"/>
            </w:pPr>
            <w:r>
              <w:t>X</w:t>
            </w:r>
          </w:p>
        </w:tc>
        <w:tc>
          <w:tcPr>
            <w:tcW w:w="432" w:type="dxa"/>
          </w:tcPr>
          <w:p w14:paraId="00143CBF" w14:textId="77777777" w:rsidR="00BE396E" w:rsidRDefault="00BE396E" w:rsidP="00BE396E">
            <w:pPr>
              <w:pStyle w:val="TableText"/>
            </w:pPr>
            <w:r>
              <w:t>X</w:t>
            </w:r>
          </w:p>
        </w:tc>
      </w:tr>
      <w:tr w:rsidR="00BE396E" w14:paraId="31E57A33" w14:textId="77777777" w:rsidTr="00006E83">
        <w:trPr>
          <w:cantSplit/>
          <w:jc w:val="center"/>
        </w:trPr>
        <w:tc>
          <w:tcPr>
            <w:tcW w:w="802" w:type="dxa"/>
            <w:tcMar>
              <w:left w:w="58" w:type="dxa"/>
              <w:right w:w="58" w:type="dxa"/>
            </w:tcMar>
          </w:tcPr>
          <w:p w14:paraId="5CF99393" w14:textId="77777777" w:rsidR="00BE396E" w:rsidRDefault="00BE396E" w:rsidP="00BE396E">
            <w:pPr>
              <w:pStyle w:val="TableText"/>
            </w:pPr>
            <w:r>
              <w:t>773</w:t>
            </w:r>
          </w:p>
        </w:tc>
        <w:tc>
          <w:tcPr>
            <w:tcW w:w="2226" w:type="dxa"/>
            <w:tcMar>
              <w:left w:w="58" w:type="dxa"/>
              <w:right w:w="58" w:type="dxa"/>
            </w:tcMar>
          </w:tcPr>
          <w:p w14:paraId="6D9F4611" w14:textId="77777777" w:rsidR="00BE396E" w:rsidRDefault="00BE396E" w:rsidP="00BE396E">
            <w:pPr>
              <w:pStyle w:val="TableText"/>
            </w:pPr>
            <w:r>
              <w:t>AUDIT DISPOSITION (5)</w:t>
            </w:r>
          </w:p>
        </w:tc>
        <w:tc>
          <w:tcPr>
            <w:tcW w:w="2935" w:type="dxa"/>
            <w:tcMar>
              <w:left w:w="58" w:type="dxa"/>
              <w:right w:w="58" w:type="dxa"/>
            </w:tcMar>
          </w:tcPr>
          <w:p w14:paraId="124FE7F3" w14:textId="1BEDA2E5" w:rsidR="00BE396E" w:rsidRDefault="00BE396E" w:rsidP="00BE396E">
            <w:pPr>
              <w:pStyle w:val="TableText"/>
            </w:pPr>
            <w:r>
              <w:t>:P:IDR-</w:t>
            </w:r>
            <w:hyperlink r:id="rId251" w:history="1">
              <w:r>
                <w:rPr>
                  <w:rStyle w:val="Hyperlink"/>
                </w:rPr>
                <w:t>J-AUDIT-DISP</w:t>
              </w:r>
            </w:hyperlink>
          </w:p>
        </w:tc>
        <w:tc>
          <w:tcPr>
            <w:tcW w:w="2849" w:type="dxa"/>
            <w:gridSpan w:val="2"/>
            <w:tcMar>
              <w:left w:w="58" w:type="dxa"/>
              <w:right w:w="58" w:type="dxa"/>
            </w:tcMar>
          </w:tcPr>
          <w:p w14:paraId="1E820CCD" w14:textId="77777777" w:rsidR="00BE396E" w:rsidRDefault="00BE396E" w:rsidP="00BE396E">
            <w:pPr>
              <w:pStyle w:val="TableText"/>
            </w:pPr>
            <w:r>
              <w:t>Audit disposition.</w:t>
            </w:r>
          </w:p>
          <w:p w14:paraId="7E31DECC" w14:textId="77777777" w:rsidR="00BE396E" w:rsidRDefault="00BE396E" w:rsidP="00BE396E">
            <w:pPr>
              <w:pStyle w:val="TableText"/>
            </w:pPr>
            <w:r w:rsidRPr="000E6DDD">
              <w:rPr>
                <w:rFonts w:cs="Arial"/>
                <w:color w:val="000000"/>
              </w:rPr>
              <w:t>This item is used to identify the disposition of the J-AUDIT-NUM field.</w:t>
            </w:r>
          </w:p>
        </w:tc>
        <w:tc>
          <w:tcPr>
            <w:tcW w:w="1080" w:type="dxa"/>
            <w:tcMar>
              <w:left w:w="58" w:type="dxa"/>
              <w:right w:w="58" w:type="dxa"/>
            </w:tcMar>
          </w:tcPr>
          <w:p w14:paraId="5A3D3F81" w14:textId="77777777" w:rsidR="00BE396E" w:rsidRDefault="00BE396E" w:rsidP="00BE396E">
            <w:pPr>
              <w:pStyle w:val="TableText"/>
              <w:rPr>
                <w:caps/>
              </w:rPr>
            </w:pPr>
            <w:r>
              <w:rPr>
                <w:caps/>
              </w:rPr>
              <w:t>1 C</w:t>
            </w:r>
          </w:p>
        </w:tc>
        <w:tc>
          <w:tcPr>
            <w:tcW w:w="2340" w:type="dxa"/>
            <w:tcMar>
              <w:left w:w="58" w:type="dxa"/>
              <w:right w:w="58" w:type="dxa"/>
            </w:tcMar>
          </w:tcPr>
          <w:p w14:paraId="7ABA1A64" w14:textId="32C48F00" w:rsidR="00BE396E" w:rsidRDefault="00BE396E" w:rsidP="00BE396E">
            <w:pPr>
              <w:pStyle w:val="TableText"/>
            </w:pPr>
            <w:r w:rsidRPr="00AD4529">
              <w:rPr>
                <w:rFonts w:cs="Arial"/>
              </w:rPr>
              <w:t xml:space="preserve">Refer to the </w:t>
            </w:r>
            <w:hyperlink r:id="rId252"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5093690F" w14:textId="77777777" w:rsidR="00BE396E" w:rsidRDefault="00BE396E" w:rsidP="00BE396E">
            <w:pPr>
              <w:pStyle w:val="TableText"/>
            </w:pPr>
            <w:r>
              <w:t>Spaces</w:t>
            </w:r>
          </w:p>
        </w:tc>
        <w:tc>
          <w:tcPr>
            <w:tcW w:w="431" w:type="dxa"/>
          </w:tcPr>
          <w:p w14:paraId="423252AB" w14:textId="77777777" w:rsidR="00BE396E" w:rsidRDefault="00BE396E" w:rsidP="00BE396E">
            <w:pPr>
              <w:pStyle w:val="TableText"/>
            </w:pPr>
            <w:r>
              <w:t>X</w:t>
            </w:r>
          </w:p>
        </w:tc>
        <w:tc>
          <w:tcPr>
            <w:tcW w:w="431" w:type="dxa"/>
          </w:tcPr>
          <w:p w14:paraId="1F9A4B61" w14:textId="77777777" w:rsidR="00BE396E" w:rsidRDefault="00BE396E" w:rsidP="00BE396E">
            <w:pPr>
              <w:pStyle w:val="TableText"/>
            </w:pPr>
            <w:r>
              <w:t>X</w:t>
            </w:r>
          </w:p>
        </w:tc>
        <w:tc>
          <w:tcPr>
            <w:tcW w:w="432" w:type="dxa"/>
          </w:tcPr>
          <w:p w14:paraId="7D4A993B" w14:textId="77777777" w:rsidR="00BE396E" w:rsidRDefault="00BE396E" w:rsidP="00BE396E">
            <w:pPr>
              <w:pStyle w:val="TableText"/>
            </w:pPr>
            <w:r>
              <w:t>X</w:t>
            </w:r>
          </w:p>
        </w:tc>
      </w:tr>
      <w:tr w:rsidR="00BE396E" w14:paraId="15B5EE2F" w14:textId="77777777" w:rsidTr="00006E83">
        <w:trPr>
          <w:cantSplit/>
          <w:jc w:val="center"/>
        </w:trPr>
        <w:tc>
          <w:tcPr>
            <w:tcW w:w="802" w:type="dxa"/>
            <w:tcMar>
              <w:left w:w="58" w:type="dxa"/>
              <w:right w:w="58" w:type="dxa"/>
            </w:tcMar>
          </w:tcPr>
          <w:p w14:paraId="4B8DC37A" w14:textId="7534C730" w:rsidR="00BE396E" w:rsidRDefault="00BE396E" w:rsidP="00BE396E">
            <w:pPr>
              <w:pStyle w:val="TableText"/>
            </w:pPr>
            <w:r>
              <w:t>774</w:t>
            </w:r>
            <w:r w:rsidR="00135F82">
              <w:t xml:space="preserve"> – </w:t>
            </w:r>
            <w:r>
              <w:t>776</w:t>
            </w:r>
          </w:p>
        </w:tc>
        <w:tc>
          <w:tcPr>
            <w:tcW w:w="2226" w:type="dxa"/>
            <w:tcMar>
              <w:left w:w="58" w:type="dxa"/>
              <w:right w:w="58" w:type="dxa"/>
            </w:tcMar>
          </w:tcPr>
          <w:p w14:paraId="18910E11" w14:textId="77777777" w:rsidR="00BE396E" w:rsidRDefault="00BE396E" w:rsidP="00BE396E">
            <w:pPr>
              <w:pStyle w:val="TableText"/>
            </w:pPr>
            <w:r>
              <w:t>AUDIT NUMBER FAILED (6)</w:t>
            </w:r>
          </w:p>
        </w:tc>
        <w:tc>
          <w:tcPr>
            <w:tcW w:w="2935" w:type="dxa"/>
            <w:tcMar>
              <w:left w:w="58" w:type="dxa"/>
              <w:right w:w="58" w:type="dxa"/>
            </w:tcMar>
          </w:tcPr>
          <w:p w14:paraId="0FD5677D" w14:textId="00237ABB" w:rsidR="00BE396E" w:rsidRDefault="00BE396E" w:rsidP="00BE396E">
            <w:pPr>
              <w:pStyle w:val="TableText"/>
            </w:pPr>
            <w:r>
              <w:t>:P:IDR-</w:t>
            </w:r>
            <w:hyperlink r:id="rId253" w:history="1">
              <w:r>
                <w:rPr>
                  <w:rStyle w:val="Hyperlink"/>
                </w:rPr>
                <w:t>J-AUDIT-NUM</w:t>
              </w:r>
            </w:hyperlink>
          </w:p>
        </w:tc>
        <w:tc>
          <w:tcPr>
            <w:tcW w:w="2849" w:type="dxa"/>
            <w:gridSpan w:val="2"/>
            <w:tcMar>
              <w:left w:w="58" w:type="dxa"/>
              <w:right w:w="58" w:type="dxa"/>
            </w:tcMar>
          </w:tcPr>
          <w:p w14:paraId="08EFDA90" w14:textId="77777777" w:rsidR="00BE396E" w:rsidRDefault="00BE396E" w:rsidP="00BE396E">
            <w:pPr>
              <w:pStyle w:val="TableText"/>
            </w:pPr>
            <w:r>
              <w:t>Audit number</w:t>
            </w:r>
          </w:p>
          <w:p w14:paraId="74A089F8" w14:textId="337D70D5" w:rsidR="00BE396E" w:rsidRDefault="00BE396E" w:rsidP="00C13A40">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4DD9F01F" w14:textId="77777777" w:rsidR="00BE396E" w:rsidRDefault="00BE396E" w:rsidP="00BE396E">
            <w:pPr>
              <w:pStyle w:val="TableText"/>
              <w:rPr>
                <w:caps/>
              </w:rPr>
            </w:pPr>
            <w:r>
              <w:rPr>
                <w:caps/>
              </w:rPr>
              <w:t>3 N</w:t>
            </w:r>
          </w:p>
        </w:tc>
        <w:tc>
          <w:tcPr>
            <w:tcW w:w="2340" w:type="dxa"/>
            <w:tcMar>
              <w:left w:w="58" w:type="dxa"/>
              <w:right w:w="58" w:type="dxa"/>
            </w:tcMar>
          </w:tcPr>
          <w:p w14:paraId="3CDDA702" w14:textId="7FC21D07" w:rsidR="00BE396E" w:rsidRDefault="00BE396E" w:rsidP="00C13A40">
            <w:pPr>
              <w:pStyle w:val="TableText"/>
            </w:pPr>
            <w:r>
              <w:t>000</w:t>
            </w:r>
            <w:r w:rsidR="00C13A40">
              <w:t xml:space="preserve"> – </w:t>
            </w:r>
            <w:r>
              <w:t>999</w:t>
            </w:r>
          </w:p>
        </w:tc>
        <w:tc>
          <w:tcPr>
            <w:tcW w:w="858" w:type="dxa"/>
            <w:tcMar>
              <w:left w:w="58" w:type="dxa"/>
              <w:right w:w="58" w:type="dxa"/>
            </w:tcMar>
          </w:tcPr>
          <w:p w14:paraId="1E5CD816" w14:textId="77777777" w:rsidR="00BE396E" w:rsidRDefault="00BE396E" w:rsidP="00BE396E">
            <w:pPr>
              <w:pStyle w:val="TableText"/>
            </w:pPr>
            <w:r>
              <w:t>Zeros</w:t>
            </w:r>
          </w:p>
        </w:tc>
        <w:tc>
          <w:tcPr>
            <w:tcW w:w="431" w:type="dxa"/>
          </w:tcPr>
          <w:p w14:paraId="6ADA8E18" w14:textId="77777777" w:rsidR="00BE396E" w:rsidRDefault="00BE396E" w:rsidP="00BE396E">
            <w:pPr>
              <w:pStyle w:val="TableText"/>
            </w:pPr>
            <w:r>
              <w:t>X</w:t>
            </w:r>
          </w:p>
        </w:tc>
        <w:tc>
          <w:tcPr>
            <w:tcW w:w="431" w:type="dxa"/>
          </w:tcPr>
          <w:p w14:paraId="5D8A2135" w14:textId="77777777" w:rsidR="00BE396E" w:rsidRDefault="00BE396E" w:rsidP="00BE396E">
            <w:pPr>
              <w:pStyle w:val="TableText"/>
            </w:pPr>
            <w:r>
              <w:t>X</w:t>
            </w:r>
          </w:p>
        </w:tc>
        <w:tc>
          <w:tcPr>
            <w:tcW w:w="432" w:type="dxa"/>
          </w:tcPr>
          <w:p w14:paraId="1728DD13" w14:textId="77777777" w:rsidR="00BE396E" w:rsidRDefault="00BE396E" w:rsidP="00BE396E">
            <w:pPr>
              <w:pStyle w:val="TableText"/>
            </w:pPr>
            <w:r>
              <w:t>X</w:t>
            </w:r>
          </w:p>
        </w:tc>
      </w:tr>
      <w:tr w:rsidR="00BE396E" w14:paraId="5D650E55" w14:textId="77777777" w:rsidTr="00006E83">
        <w:trPr>
          <w:cantSplit/>
          <w:jc w:val="center"/>
        </w:trPr>
        <w:tc>
          <w:tcPr>
            <w:tcW w:w="802" w:type="dxa"/>
            <w:tcMar>
              <w:left w:w="58" w:type="dxa"/>
              <w:right w:w="58" w:type="dxa"/>
            </w:tcMar>
          </w:tcPr>
          <w:p w14:paraId="7F7F311A" w14:textId="77777777" w:rsidR="00BE396E" w:rsidRDefault="00BE396E" w:rsidP="00BE396E">
            <w:pPr>
              <w:pStyle w:val="TableText"/>
            </w:pPr>
            <w:r>
              <w:t>777</w:t>
            </w:r>
          </w:p>
        </w:tc>
        <w:tc>
          <w:tcPr>
            <w:tcW w:w="2226" w:type="dxa"/>
            <w:tcMar>
              <w:left w:w="58" w:type="dxa"/>
              <w:right w:w="58" w:type="dxa"/>
            </w:tcMar>
          </w:tcPr>
          <w:p w14:paraId="4D8B9CD8" w14:textId="77777777" w:rsidR="00BE396E" w:rsidRDefault="00BE396E" w:rsidP="00BE396E">
            <w:pPr>
              <w:pStyle w:val="TableText"/>
            </w:pPr>
            <w:r>
              <w:t>AUDIT SUFFIX (6)</w:t>
            </w:r>
          </w:p>
        </w:tc>
        <w:tc>
          <w:tcPr>
            <w:tcW w:w="2935" w:type="dxa"/>
            <w:tcMar>
              <w:left w:w="58" w:type="dxa"/>
              <w:right w:w="58" w:type="dxa"/>
            </w:tcMar>
          </w:tcPr>
          <w:p w14:paraId="000CE19D" w14:textId="598972F4" w:rsidR="00BE396E" w:rsidRDefault="00BE396E" w:rsidP="00BE396E">
            <w:pPr>
              <w:pStyle w:val="TableText"/>
            </w:pPr>
            <w:r>
              <w:t>:P:IDR-</w:t>
            </w:r>
            <w:hyperlink r:id="rId254" w:history="1">
              <w:r>
                <w:rPr>
                  <w:rStyle w:val="Hyperlink"/>
                </w:rPr>
                <w:t>J-AUDIT-IND</w:t>
              </w:r>
            </w:hyperlink>
          </w:p>
        </w:tc>
        <w:tc>
          <w:tcPr>
            <w:tcW w:w="2849" w:type="dxa"/>
            <w:gridSpan w:val="2"/>
            <w:tcMar>
              <w:left w:w="58" w:type="dxa"/>
              <w:right w:w="58" w:type="dxa"/>
            </w:tcMar>
          </w:tcPr>
          <w:p w14:paraId="09380108" w14:textId="77777777" w:rsidR="00BE396E" w:rsidRDefault="00BE396E" w:rsidP="00BE396E">
            <w:pPr>
              <w:pStyle w:val="TableText"/>
            </w:pPr>
            <w:r>
              <w:t>Audit Suffix</w:t>
            </w:r>
          </w:p>
          <w:p w14:paraId="448C3DD7" w14:textId="77777777" w:rsidR="00BE396E" w:rsidRDefault="00BE396E" w:rsidP="00BE396E">
            <w:pPr>
              <w:pStyle w:val="TableText"/>
              <w:rPr>
                <w:rFonts w:cs="Arial"/>
                <w:color w:val="000000"/>
              </w:rPr>
            </w:pPr>
            <w:r w:rsidRPr="000E6DDD">
              <w:rPr>
                <w:rFonts w:cs="Arial"/>
                <w:color w:val="000000"/>
              </w:rPr>
              <w:t>Audit indicator</w:t>
            </w:r>
          </w:p>
          <w:p w14:paraId="532D2F80" w14:textId="5D5DEE40" w:rsidR="00BE396E" w:rsidRDefault="00BE396E" w:rsidP="00C13A40">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07841353" w14:textId="77777777" w:rsidR="00BE396E" w:rsidRDefault="00BE396E" w:rsidP="00BE396E">
            <w:pPr>
              <w:pStyle w:val="TableText"/>
              <w:rPr>
                <w:caps/>
              </w:rPr>
            </w:pPr>
            <w:r>
              <w:rPr>
                <w:caps/>
              </w:rPr>
              <w:t>1 c</w:t>
            </w:r>
          </w:p>
        </w:tc>
        <w:tc>
          <w:tcPr>
            <w:tcW w:w="2340" w:type="dxa"/>
            <w:tcMar>
              <w:left w:w="58" w:type="dxa"/>
              <w:right w:w="58" w:type="dxa"/>
            </w:tcMar>
          </w:tcPr>
          <w:p w14:paraId="70E6181D" w14:textId="77777777" w:rsidR="00BE396E" w:rsidRPr="0048798E" w:rsidRDefault="00BE396E" w:rsidP="00BE396E">
            <w:pPr>
              <w:pStyle w:val="TableText"/>
              <w:rPr>
                <w:b/>
              </w:rPr>
            </w:pPr>
            <w:r w:rsidRPr="0042502A">
              <w:rPr>
                <w:b/>
              </w:rPr>
              <w:t>Valid Values:</w:t>
            </w:r>
          </w:p>
          <w:p w14:paraId="4637FCE2" w14:textId="30303F60" w:rsidR="00BE396E" w:rsidRPr="00C80849" w:rsidRDefault="00BE396E" w:rsidP="00245396">
            <w:pPr>
              <w:pStyle w:val="TableTextBullet"/>
            </w:pPr>
            <w:r w:rsidRPr="00C80849">
              <w:t xml:space="preserve">A, B, C, K </w:t>
            </w:r>
            <w:r w:rsidR="00C13A40">
              <w:t xml:space="preserve">– </w:t>
            </w:r>
            <w:r w:rsidRPr="00C80849">
              <w:t>Audit</w:t>
            </w:r>
          </w:p>
          <w:p w14:paraId="6CED36C0" w14:textId="727696E0" w:rsidR="00BE396E" w:rsidRPr="00C80849" w:rsidRDefault="00BE396E" w:rsidP="00245396">
            <w:pPr>
              <w:pStyle w:val="TableTextBullet"/>
            </w:pPr>
            <w:r w:rsidRPr="00C80849">
              <w:t xml:space="preserve">H, I, J, M </w:t>
            </w:r>
            <w:r w:rsidR="00C13A40">
              <w:t xml:space="preserve">– </w:t>
            </w:r>
            <w:r w:rsidRPr="00C80849">
              <w:t>Header edit</w:t>
            </w:r>
          </w:p>
          <w:p w14:paraId="635A5CFB" w14:textId="3AA1302F"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1CAE057E" w14:textId="77777777" w:rsidR="00BE396E" w:rsidRDefault="00BE396E" w:rsidP="00BE396E">
            <w:pPr>
              <w:pStyle w:val="TableText"/>
            </w:pPr>
            <w:r>
              <w:t>Spaces</w:t>
            </w:r>
          </w:p>
        </w:tc>
        <w:tc>
          <w:tcPr>
            <w:tcW w:w="431" w:type="dxa"/>
          </w:tcPr>
          <w:p w14:paraId="5B15735C" w14:textId="77777777" w:rsidR="00BE396E" w:rsidRDefault="00BE396E" w:rsidP="00BE396E">
            <w:pPr>
              <w:pStyle w:val="TableText"/>
            </w:pPr>
            <w:r>
              <w:t>X</w:t>
            </w:r>
          </w:p>
        </w:tc>
        <w:tc>
          <w:tcPr>
            <w:tcW w:w="431" w:type="dxa"/>
          </w:tcPr>
          <w:p w14:paraId="60F7804A" w14:textId="77777777" w:rsidR="00BE396E" w:rsidRDefault="00BE396E" w:rsidP="00BE396E">
            <w:pPr>
              <w:pStyle w:val="TableText"/>
            </w:pPr>
            <w:r>
              <w:t>X</w:t>
            </w:r>
          </w:p>
        </w:tc>
        <w:tc>
          <w:tcPr>
            <w:tcW w:w="432" w:type="dxa"/>
          </w:tcPr>
          <w:p w14:paraId="120177FE" w14:textId="77777777" w:rsidR="00BE396E" w:rsidRDefault="00BE396E" w:rsidP="00BE396E">
            <w:pPr>
              <w:pStyle w:val="TableText"/>
            </w:pPr>
            <w:r>
              <w:t>X</w:t>
            </w:r>
          </w:p>
        </w:tc>
      </w:tr>
      <w:tr w:rsidR="00BE396E" w14:paraId="47C1F50D" w14:textId="77777777" w:rsidTr="00006E83">
        <w:trPr>
          <w:cantSplit/>
          <w:jc w:val="center"/>
        </w:trPr>
        <w:tc>
          <w:tcPr>
            <w:tcW w:w="802" w:type="dxa"/>
            <w:tcMar>
              <w:left w:w="58" w:type="dxa"/>
              <w:right w:w="58" w:type="dxa"/>
            </w:tcMar>
          </w:tcPr>
          <w:p w14:paraId="08E3C287" w14:textId="77777777" w:rsidR="00BE396E" w:rsidRDefault="00BE396E" w:rsidP="00BE396E">
            <w:pPr>
              <w:pStyle w:val="TableText"/>
            </w:pPr>
            <w:r>
              <w:t>778</w:t>
            </w:r>
          </w:p>
        </w:tc>
        <w:tc>
          <w:tcPr>
            <w:tcW w:w="2226" w:type="dxa"/>
            <w:tcMar>
              <w:left w:w="58" w:type="dxa"/>
              <w:right w:w="58" w:type="dxa"/>
            </w:tcMar>
          </w:tcPr>
          <w:p w14:paraId="24AA5AE2" w14:textId="77777777" w:rsidR="00BE396E" w:rsidRDefault="00BE396E" w:rsidP="00BE396E">
            <w:pPr>
              <w:pStyle w:val="TableText"/>
            </w:pPr>
            <w:r>
              <w:t>AUDIT DISPOSITION (6)</w:t>
            </w:r>
          </w:p>
        </w:tc>
        <w:tc>
          <w:tcPr>
            <w:tcW w:w="2935" w:type="dxa"/>
            <w:tcMar>
              <w:left w:w="58" w:type="dxa"/>
              <w:right w:w="58" w:type="dxa"/>
            </w:tcMar>
          </w:tcPr>
          <w:p w14:paraId="366D5F87" w14:textId="25310C60" w:rsidR="00BE396E" w:rsidRDefault="00BE396E" w:rsidP="00BE396E">
            <w:pPr>
              <w:pStyle w:val="TableText"/>
            </w:pPr>
            <w:r>
              <w:t>:P:IDR-</w:t>
            </w:r>
            <w:hyperlink r:id="rId255" w:history="1">
              <w:r>
                <w:rPr>
                  <w:rStyle w:val="Hyperlink"/>
                </w:rPr>
                <w:t>J-AUDIT-DISP</w:t>
              </w:r>
            </w:hyperlink>
          </w:p>
        </w:tc>
        <w:tc>
          <w:tcPr>
            <w:tcW w:w="2849" w:type="dxa"/>
            <w:gridSpan w:val="2"/>
            <w:tcMar>
              <w:left w:w="58" w:type="dxa"/>
              <w:right w:w="58" w:type="dxa"/>
            </w:tcMar>
          </w:tcPr>
          <w:p w14:paraId="1CF68634" w14:textId="77777777" w:rsidR="00BE396E" w:rsidRDefault="00BE396E" w:rsidP="00BE396E">
            <w:pPr>
              <w:pStyle w:val="TableText"/>
            </w:pPr>
            <w:r>
              <w:t>Audit disposition</w:t>
            </w:r>
          </w:p>
          <w:p w14:paraId="3887294C" w14:textId="77777777" w:rsidR="00BE396E" w:rsidRDefault="00BE396E" w:rsidP="00BE396E">
            <w:pPr>
              <w:pStyle w:val="TableText"/>
            </w:pPr>
            <w:r w:rsidRPr="000E6DDD">
              <w:rPr>
                <w:rFonts w:cs="Arial"/>
                <w:color w:val="000000"/>
              </w:rPr>
              <w:t>This item is used to identify the disposition of the J-AUDIT-NUM field.</w:t>
            </w:r>
          </w:p>
        </w:tc>
        <w:tc>
          <w:tcPr>
            <w:tcW w:w="1080" w:type="dxa"/>
            <w:tcMar>
              <w:left w:w="58" w:type="dxa"/>
              <w:right w:w="58" w:type="dxa"/>
            </w:tcMar>
          </w:tcPr>
          <w:p w14:paraId="34480920" w14:textId="77777777" w:rsidR="00BE396E" w:rsidRDefault="00BE396E" w:rsidP="00BE396E">
            <w:pPr>
              <w:pStyle w:val="TableText"/>
              <w:rPr>
                <w:caps/>
              </w:rPr>
            </w:pPr>
            <w:r>
              <w:rPr>
                <w:caps/>
              </w:rPr>
              <w:t>1 C</w:t>
            </w:r>
          </w:p>
        </w:tc>
        <w:tc>
          <w:tcPr>
            <w:tcW w:w="2340" w:type="dxa"/>
            <w:tcMar>
              <w:left w:w="58" w:type="dxa"/>
              <w:right w:w="58" w:type="dxa"/>
            </w:tcMar>
          </w:tcPr>
          <w:p w14:paraId="4A92D329" w14:textId="5A4E0D6E" w:rsidR="00BE396E" w:rsidRDefault="00BE396E" w:rsidP="00BE396E">
            <w:pPr>
              <w:pStyle w:val="TableText"/>
            </w:pPr>
            <w:r w:rsidRPr="00AD4529">
              <w:rPr>
                <w:rFonts w:cs="Arial"/>
              </w:rPr>
              <w:t xml:space="preserve">Refer to the </w:t>
            </w:r>
            <w:hyperlink r:id="rId256"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7DBBB11F" w14:textId="77777777" w:rsidR="00BE396E" w:rsidRDefault="00BE396E" w:rsidP="00BE396E">
            <w:pPr>
              <w:pStyle w:val="TableText"/>
            </w:pPr>
            <w:r>
              <w:t>Spaces</w:t>
            </w:r>
          </w:p>
        </w:tc>
        <w:tc>
          <w:tcPr>
            <w:tcW w:w="431" w:type="dxa"/>
          </w:tcPr>
          <w:p w14:paraId="2486DB50" w14:textId="77777777" w:rsidR="00BE396E" w:rsidRDefault="00BE396E" w:rsidP="00BE396E">
            <w:pPr>
              <w:pStyle w:val="TableText"/>
            </w:pPr>
            <w:r>
              <w:t>X</w:t>
            </w:r>
          </w:p>
        </w:tc>
        <w:tc>
          <w:tcPr>
            <w:tcW w:w="431" w:type="dxa"/>
          </w:tcPr>
          <w:p w14:paraId="64985903" w14:textId="77777777" w:rsidR="00BE396E" w:rsidRDefault="00BE396E" w:rsidP="00BE396E">
            <w:pPr>
              <w:pStyle w:val="TableText"/>
            </w:pPr>
            <w:r>
              <w:t>X</w:t>
            </w:r>
          </w:p>
        </w:tc>
        <w:tc>
          <w:tcPr>
            <w:tcW w:w="432" w:type="dxa"/>
          </w:tcPr>
          <w:p w14:paraId="439BB6D5" w14:textId="77777777" w:rsidR="00BE396E" w:rsidRDefault="00BE396E" w:rsidP="00BE396E">
            <w:pPr>
              <w:pStyle w:val="TableText"/>
            </w:pPr>
            <w:r>
              <w:t>X</w:t>
            </w:r>
          </w:p>
        </w:tc>
      </w:tr>
      <w:tr w:rsidR="00BE396E" w14:paraId="281A5792" w14:textId="77777777" w:rsidTr="00006E83">
        <w:trPr>
          <w:cantSplit/>
          <w:jc w:val="center"/>
        </w:trPr>
        <w:tc>
          <w:tcPr>
            <w:tcW w:w="802" w:type="dxa"/>
            <w:tcMar>
              <w:left w:w="58" w:type="dxa"/>
              <w:right w:w="58" w:type="dxa"/>
            </w:tcMar>
          </w:tcPr>
          <w:p w14:paraId="76E2CE3C" w14:textId="6810C641" w:rsidR="00BE396E" w:rsidRDefault="00BE396E" w:rsidP="00BE396E">
            <w:pPr>
              <w:pStyle w:val="TableText"/>
            </w:pPr>
            <w:r>
              <w:t>779</w:t>
            </w:r>
            <w:r w:rsidR="00135F82">
              <w:t xml:space="preserve"> – </w:t>
            </w:r>
            <w:r>
              <w:t>781</w:t>
            </w:r>
          </w:p>
        </w:tc>
        <w:tc>
          <w:tcPr>
            <w:tcW w:w="2226" w:type="dxa"/>
            <w:tcMar>
              <w:left w:w="58" w:type="dxa"/>
              <w:right w:w="58" w:type="dxa"/>
            </w:tcMar>
          </w:tcPr>
          <w:p w14:paraId="760EBDD1" w14:textId="77777777" w:rsidR="00BE396E" w:rsidRDefault="00BE396E" w:rsidP="00BE396E">
            <w:pPr>
              <w:pStyle w:val="TableText"/>
            </w:pPr>
            <w:r>
              <w:t>AUDIT NUMBER FAILED (7)</w:t>
            </w:r>
          </w:p>
        </w:tc>
        <w:tc>
          <w:tcPr>
            <w:tcW w:w="2935" w:type="dxa"/>
            <w:tcMar>
              <w:left w:w="58" w:type="dxa"/>
              <w:right w:w="58" w:type="dxa"/>
            </w:tcMar>
          </w:tcPr>
          <w:p w14:paraId="2E94FC07" w14:textId="0B2FCAAE" w:rsidR="00BE396E" w:rsidRDefault="00BE396E" w:rsidP="00BE396E">
            <w:pPr>
              <w:pStyle w:val="TableText"/>
            </w:pPr>
            <w:r>
              <w:t>:P:IDR-</w:t>
            </w:r>
            <w:hyperlink r:id="rId257" w:history="1">
              <w:r>
                <w:rPr>
                  <w:rStyle w:val="Hyperlink"/>
                </w:rPr>
                <w:t>J-AUDIT-NUM</w:t>
              </w:r>
            </w:hyperlink>
          </w:p>
        </w:tc>
        <w:tc>
          <w:tcPr>
            <w:tcW w:w="2849" w:type="dxa"/>
            <w:gridSpan w:val="2"/>
            <w:tcMar>
              <w:left w:w="58" w:type="dxa"/>
              <w:right w:w="58" w:type="dxa"/>
            </w:tcMar>
          </w:tcPr>
          <w:p w14:paraId="2495712F" w14:textId="77777777" w:rsidR="00BE396E" w:rsidRDefault="00BE396E" w:rsidP="00BE396E">
            <w:pPr>
              <w:pStyle w:val="TableText"/>
            </w:pPr>
            <w:r>
              <w:t>Audit number</w:t>
            </w:r>
          </w:p>
          <w:p w14:paraId="1423ED58" w14:textId="6B425639" w:rsidR="00BE396E" w:rsidRDefault="00BE396E" w:rsidP="00C13A40">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41551792" w14:textId="77777777" w:rsidR="00BE396E" w:rsidRDefault="00BE396E" w:rsidP="00BE396E">
            <w:pPr>
              <w:pStyle w:val="TableText"/>
              <w:rPr>
                <w:caps/>
              </w:rPr>
            </w:pPr>
            <w:r>
              <w:rPr>
                <w:caps/>
              </w:rPr>
              <w:t>3 N</w:t>
            </w:r>
          </w:p>
        </w:tc>
        <w:tc>
          <w:tcPr>
            <w:tcW w:w="2340" w:type="dxa"/>
            <w:tcMar>
              <w:left w:w="58" w:type="dxa"/>
              <w:right w:w="58" w:type="dxa"/>
            </w:tcMar>
          </w:tcPr>
          <w:p w14:paraId="78760444" w14:textId="26C7257A" w:rsidR="00BE396E" w:rsidRDefault="00BE396E" w:rsidP="00C13A40">
            <w:pPr>
              <w:pStyle w:val="TableText"/>
            </w:pPr>
            <w:r>
              <w:t>000</w:t>
            </w:r>
            <w:r w:rsidR="00C13A40">
              <w:t xml:space="preserve"> – </w:t>
            </w:r>
            <w:r>
              <w:t>999</w:t>
            </w:r>
          </w:p>
        </w:tc>
        <w:tc>
          <w:tcPr>
            <w:tcW w:w="858" w:type="dxa"/>
            <w:tcMar>
              <w:left w:w="58" w:type="dxa"/>
              <w:right w:w="58" w:type="dxa"/>
            </w:tcMar>
          </w:tcPr>
          <w:p w14:paraId="628EA8CD" w14:textId="77777777" w:rsidR="00BE396E" w:rsidRDefault="00BE396E" w:rsidP="00BE396E">
            <w:pPr>
              <w:pStyle w:val="TableText"/>
            </w:pPr>
            <w:r>
              <w:t>Zeros</w:t>
            </w:r>
          </w:p>
        </w:tc>
        <w:tc>
          <w:tcPr>
            <w:tcW w:w="431" w:type="dxa"/>
          </w:tcPr>
          <w:p w14:paraId="15EEA34E" w14:textId="77777777" w:rsidR="00BE396E" w:rsidRDefault="00BE396E" w:rsidP="00BE396E">
            <w:pPr>
              <w:pStyle w:val="TableText"/>
            </w:pPr>
            <w:r>
              <w:t>X</w:t>
            </w:r>
          </w:p>
        </w:tc>
        <w:tc>
          <w:tcPr>
            <w:tcW w:w="431" w:type="dxa"/>
          </w:tcPr>
          <w:p w14:paraId="7EFBB136" w14:textId="77777777" w:rsidR="00BE396E" w:rsidRDefault="00BE396E" w:rsidP="00BE396E">
            <w:pPr>
              <w:pStyle w:val="TableText"/>
            </w:pPr>
            <w:r>
              <w:t>X</w:t>
            </w:r>
          </w:p>
        </w:tc>
        <w:tc>
          <w:tcPr>
            <w:tcW w:w="432" w:type="dxa"/>
          </w:tcPr>
          <w:p w14:paraId="18CA6892" w14:textId="77777777" w:rsidR="00BE396E" w:rsidRDefault="00BE396E" w:rsidP="00BE396E">
            <w:pPr>
              <w:pStyle w:val="TableText"/>
            </w:pPr>
            <w:r>
              <w:t>X</w:t>
            </w:r>
          </w:p>
        </w:tc>
      </w:tr>
      <w:tr w:rsidR="00BE396E" w14:paraId="7EE8C124" w14:textId="77777777" w:rsidTr="00006E83">
        <w:trPr>
          <w:cantSplit/>
          <w:jc w:val="center"/>
        </w:trPr>
        <w:tc>
          <w:tcPr>
            <w:tcW w:w="802" w:type="dxa"/>
            <w:tcMar>
              <w:left w:w="58" w:type="dxa"/>
              <w:right w:w="58" w:type="dxa"/>
            </w:tcMar>
          </w:tcPr>
          <w:p w14:paraId="159E4E2A" w14:textId="77777777" w:rsidR="00BE396E" w:rsidRDefault="00BE396E" w:rsidP="00BE396E">
            <w:pPr>
              <w:pStyle w:val="TableText"/>
            </w:pPr>
            <w:r>
              <w:t>782</w:t>
            </w:r>
          </w:p>
        </w:tc>
        <w:tc>
          <w:tcPr>
            <w:tcW w:w="2226" w:type="dxa"/>
            <w:tcMar>
              <w:left w:w="58" w:type="dxa"/>
              <w:right w:w="58" w:type="dxa"/>
            </w:tcMar>
          </w:tcPr>
          <w:p w14:paraId="752957BA" w14:textId="77777777" w:rsidR="00BE396E" w:rsidRDefault="00BE396E" w:rsidP="00BE396E">
            <w:pPr>
              <w:pStyle w:val="TableText"/>
            </w:pPr>
            <w:r>
              <w:t>AUDIT SUFFIX (7)</w:t>
            </w:r>
          </w:p>
        </w:tc>
        <w:tc>
          <w:tcPr>
            <w:tcW w:w="2935" w:type="dxa"/>
            <w:tcMar>
              <w:left w:w="58" w:type="dxa"/>
              <w:right w:w="58" w:type="dxa"/>
            </w:tcMar>
          </w:tcPr>
          <w:p w14:paraId="4E177CCC" w14:textId="012EAF44" w:rsidR="00BE396E" w:rsidRDefault="00BE396E" w:rsidP="00BE396E">
            <w:pPr>
              <w:pStyle w:val="TableText"/>
            </w:pPr>
            <w:r>
              <w:t>:P:IDR-</w:t>
            </w:r>
            <w:hyperlink r:id="rId258" w:history="1">
              <w:r>
                <w:rPr>
                  <w:rStyle w:val="Hyperlink"/>
                </w:rPr>
                <w:t>J-AUDIT-IND</w:t>
              </w:r>
            </w:hyperlink>
          </w:p>
        </w:tc>
        <w:tc>
          <w:tcPr>
            <w:tcW w:w="2849" w:type="dxa"/>
            <w:gridSpan w:val="2"/>
            <w:tcMar>
              <w:left w:w="58" w:type="dxa"/>
              <w:right w:w="58" w:type="dxa"/>
            </w:tcMar>
          </w:tcPr>
          <w:p w14:paraId="761B6C42" w14:textId="77777777" w:rsidR="00BE396E" w:rsidRDefault="00BE396E" w:rsidP="00BE396E">
            <w:pPr>
              <w:pStyle w:val="TableText"/>
            </w:pPr>
            <w:r>
              <w:t>Audit Suffix</w:t>
            </w:r>
          </w:p>
          <w:p w14:paraId="15150B21" w14:textId="77777777" w:rsidR="00BE396E" w:rsidRDefault="00BE396E" w:rsidP="00BE396E">
            <w:pPr>
              <w:pStyle w:val="TableText"/>
              <w:rPr>
                <w:rFonts w:cs="Arial"/>
                <w:color w:val="000000"/>
              </w:rPr>
            </w:pPr>
            <w:r w:rsidRPr="000E6DDD">
              <w:rPr>
                <w:rFonts w:cs="Arial"/>
                <w:color w:val="000000"/>
              </w:rPr>
              <w:t>Audit indicator</w:t>
            </w:r>
          </w:p>
          <w:p w14:paraId="63589ADF" w14:textId="77777777" w:rsidR="00BE396E" w:rsidRDefault="00BE396E" w:rsidP="00BE396E">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593A4B74" w14:textId="77777777" w:rsidR="00BE396E" w:rsidRDefault="00BE396E" w:rsidP="00BE396E">
            <w:pPr>
              <w:pStyle w:val="TableText"/>
              <w:rPr>
                <w:caps/>
              </w:rPr>
            </w:pPr>
            <w:r>
              <w:rPr>
                <w:caps/>
              </w:rPr>
              <w:t>1 c</w:t>
            </w:r>
          </w:p>
        </w:tc>
        <w:tc>
          <w:tcPr>
            <w:tcW w:w="2340" w:type="dxa"/>
            <w:tcMar>
              <w:left w:w="58" w:type="dxa"/>
              <w:right w:w="58" w:type="dxa"/>
            </w:tcMar>
          </w:tcPr>
          <w:p w14:paraId="2C6D974E" w14:textId="77777777" w:rsidR="00BE396E" w:rsidRPr="0048798E" w:rsidRDefault="00BE396E" w:rsidP="00BE396E">
            <w:pPr>
              <w:pStyle w:val="TableText"/>
              <w:rPr>
                <w:b/>
              </w:rPr>
            </w:pPr>
            <w:r w:rsidRPr="0042502A">
              <w:rPr>
                <w:b/>
              </w:rPr>
              <w:t>Valid Values:</w:t>
            </w:r>
          </w:p>
          <w:p w14:paraId="03524FF9" w14:textId="7BDBB6ED" w:rsidR="00BE396E" w:rsidRPr="00C80849" w:rsidRDefault="00BE396E" w:rsidP="00245396">
            <w:pPr>
              <w:pStyle w:val="TableTextBullet"/>
            </w:pPr>
            <w:r w:rsidRPr="00C80849">
              <w:t xml:space="preserve">A, B, C, K </w:t>
            </w:r>
            <w:r w:rsidR="00C13A40">
              <w:t xml:space="preserve">– </w:t>
            </w:r>
            <w:r w:rsidRPr="00C80849">
              <w:t>Audit</w:t>
            </w:r>
          </w:p>
          <w:p w14:paraId="07D2C59F" w14:textId="6D168264" w:rsidR="00BE396E" w:rsidRPr="00C80849" w:rsidRDefault="00BE396E" w:rsidP="00245396">
            <w:pPr>
              <w:pStyle w:val="TableTextBullet"/>
            </w:pPr>
            <w:r w:rsidRPr="00C80849">
              <w:t xml:space="preserve">H, I, J, M </w:t>
            </w:r>
            <w:r w:rsidR="00C13A40">
              <w:t xml:space="preserve">– </w:t>
            </w:r>
            <w:r w:rsidRPr="00C80849">
              <w:t>Header edit</w:t>
            </w:r>
          </w:p>
          <w:p w14:paraId="3BF42727" w14:textId="5C9C451F"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208ECB18" w14:textId="77777777" w:rsidR="00BE396E" w:rsidRDefault="00BE396E" w:rsidP="00BE396E">
            <w:pPr>
              <w:pStyle w:val="TableText"/>
            </w:pPr>
            <w:r>
              <w:t>Spaces</w:t>
            </w:r>
          </w:p>
        </w:tc>
        <w:tc>
          <w:tcPr>
            <w:tcW w:w="431" w:type="dxa"/>
          </w:tcPr>
          <w:p w14:paraId="21120A4C" w14:textId="77777777" w:rsidR="00BE396E" w:rsidRDefault="00BE396E" w:rsidP="00BE396E">
            <w:pPr>
              <w:pStyle w:val="TableText"/>
            </w:pPr>
            <w:r>
              <w:t>X</w:t>
            </w:r>
          </w:p>
        </w:tc>
        <w:tc>
          <w:tcPr>
            <w:tcW w:w="431" w:type="dxa"/>
          </w:tcPr>
          <w:p w14:paraId="4C21D063" w14:textId="77777777" w:rsidR="00BE396E" w:rsidRDefault="00BE396E" w:rsidP="00BE396E">
            <w:pPr>
              <w:pStyle w:val="TableText"/>
            </w:pPr>
            <w:r>
              <w:t>X</w:t>
            </w:r>
          </w:p>
        </w:tc>
        <w:tc>
          <w:tcPr>
            <w:tcW w:w="432" w:type="dxa"/>
          </w:tcPr>
          <w:p w14:paraId="48444A72" w14:textId="77777777" w:rsidR="00BE396E" w:rsidRDefault="00BE396E" w:rsidP="00BE396E">
            <w:pPr>
              <w:pStyle w:val="TableText"/>
            </w:pPr>
            <w:r>
              <w:t>X</w:t>
            </w:r>
          </w:p>
        </w:tc>
      </w:tr>
      <w:tr w:rsidR="00BE396E" w14:paraId="49D0528A" w14:textId="77777777" w:rsidTr="00006E83">
        <w:trPr>
          <w:cantSplit/>
          <w:jc w:val="center"/>
        </w:trPr>
        <w:tc>
          <w:tcPr>
            <w:tcW w:w="802" w:type="dxa"/>
            <w:tcMar>
              <w:left w:w="58" w:type="dxa"/>
              <w:right w:w="58" w:type="dxa"/>
            </w:tcMar>
          </w:tcPr>
          <w:p w14:paraId="42467817" w14:textId="77777777" w:rsidR="00BE396E" w:rsidRDefault="00BE396E" w:rsidP="00BE396E">
            <w:pPr>
              <w:pStyle w:val="TableText"/>
            </w:pPr>
            <w:r>
              <w:t>783</w:t>
            </w:r>
          </w:p>
        </w:tc>
        <w:tc>
          <w:tcPr>
            <w:tcW w:w="2226" w:type="dxa"/>
            <w:tcMar>
              <w:left w:w="58" w:type="dxa"/>
              <w:right w:w="58" w:type="dxa"/>
            </w:tcMar>
          </w:tcPr>
          <w:p w14:paraId="2479E77E" w14:textId="77777777" w:rsidR="00BE396E" w:rsidRDefault="00BE396E" w:rsidP="00BE396E">
            <w:pPr>
              <w:pStyle w:val="TableText"/>
            </w:pPr>
            <w:r>
              <w:t>AUDIT DISPOSITION (7)</w:t>
            </w:r>
          </w:p>
        </w:tc>
        <w:tc>
          <w:tcPr>
            <w:tcW w:w="2935" w:type="dxa"/>
            <w:tcMar>
              <w:left w:w="58" w:type="dxa"/>
              <w:right w:w="58" w:type="dxa"/>
            </w:tcMar>
          </w:tcPr>
          <w:p w14:paraId="73B29E25" w14:textId="505B9742" w:rsidR="00BE396E" w:rsidRDefault="00BE396E" w:rsidP="00BE396E">
            <w:pPr>
              <w:pStyle w:val="TableText"/>
            </w:pPr>
            <w:r>
              <w:t>:P:IDR-</w:t>
            </w:r>
            <w:hyperlink r:id="rId259" w:history="1">
              <w:r>
                <w:rPr>
                  <w:rStyle w:val="Hyperlink"/>
                </w:rPr>
                <w:t>J-AUDIT-DISP</w:t>
              </w:r>
            </w:hyperlink>
          </w:p>
        </w:tc>
        <w:tc>
          <w:tcPr>
            <w:tcW w:w="2849" w:type="dxa"/>
            <w:gridSpan w:val="2"/>
            <w:tcMar>
              <w:left w:w="58" w:type="dxa"/>
              <w:right w:w="58" w:type="dxa"/>
            </w:tcMar>
          </w:tcPr>
          <w:p w14:paraId="2669D553" w14:textId="77777777" w:rsidR="00BE396E" w:rsidRDefault="00BE396E" w:rsidP="00BE396E">
            <w:pPr>
              <w:pStyle w:val="TableText"/>
            </w:pPr>
            <w:r>
              <w:t>Audit disposition</w:t>
            </w:r>
          </w:p>
          <w:p w14:paraId="45298993" w14:textId="77777777" w:rsidR="00BE396E" w:rsidRDefault="00BE396E" w:rsidP="00BE396E">
            <w:pPr>
              <w:pStyle w:val="TableText"/>
            </w:pPr>
            <w:r w:rsidRPr="000E6DDD">
              <w:rPr>
                <w:rFonts w:cs="Arial"/>
                <w:color w:val="000000"/>
              </w:rPr>
              <w:t>This item is used to identify the disposition of the J-AUDIT-NUM field.</w:t>
            </w:r>
          </w:p>
        </w:tc>
        <w:tc>
          <w:tcPr>
            <w:tcW w:w="1080" w:type="dxa"/>
            <w:tcMar>
              <w:left w:w="58" w:type="dxa"/>
              <w:right w:w="58" w:type="dxa"/>
            </w:tcMar>
          </w:tcPr>
          <w:p w14:paraId="658F9D9F" w14:textId="77777777" w:rsidR="00BE396E" w:rsidRDefault="00BE396E" w:rsidP="00BE396E">
            <w:pPr>
              <w:pStyle w:val="TableText"/>
              <w:rPr>
                <w:caps/>
              </w:rPr>
            </w:pPr>
            <w:r>
              <w:rPr>
                <w:caps/>
              </w:rPr>
              <w:t>1 C</w:t>
            </w:r>
          </w:p>
        </w:tc>
        <w:tc>
          <w:tcPr>
            <w:tcW w:w="2340" w:type="dxa"/>
            <w:tcMar>
              <w:left w:w="58" w:type="dxa"/>
              <w:right w:w="58" w:type="dxa"/>
            </w:tcMar>
          </w:tcPr>
          <w:p w14:paraId="519ED911" w14:textId="3545748B" w:rsidR="00BE396E" w:rsidRDefault="00BE396E" w:rsidP="00BE396E">
            <w:pPr>
              <w:pStyle w:val="TableText"/>
            </w:pPr>
            <w:r w:rsidRPr="00AD4529">
              <w:rPr>
                <w:rFonts w:cs="Arial"/>
              </w:rPr>
              <w:t xml:space="preserve">Refer to the </w:t>
            </w:r>
            <w:hyperlink r:id="rId260"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55FA4820" w14:textId="77777777" w:rsidR="00BE396E" w:rsidRDefault="00BE396E" w:rsidP="00BE396E">
            <w:pPr>
              <w:pStyle w:val="TableText"/>
            </w:pPr>
            <w:r>
              <w:t>Spaces</w:t>
            </w:r>
          </w:p>
        </w:tc>
        <w:tc>
          <w:tcPr>
            <w:tcW w:w="431" w:type="dxa"/>
          </w:tcPr>
          <w:p w14:paraId="7DADE37D" w14:textId="77777777" w:rsidR="00BE396E" w:rsidRDefault="00BE396E" w:rsidP="00BE396E">
            <w:pPr>
              <w:pStyle w:val="TableText"/>
            </w:pPr>
            <w:r>
              <w:t>X</w:t>
            </w:r>
          </w:p>
        </w:tc>
        <w:tc>
          <w:tcPr>
            <w:tcW w:w="431" w:type="dxa"/>
          </w:tcPr>
          <w:p w14:paraId="12FD39E2" w14:textId="77777777" w:rsidR="00BE396E" w:rsidRDefault="00BE396E" w:rsidP="00BE396E">
            <w:pPr>
              <w:pStyle w:val="TableText"/>
            </w:pPr>
            <w:r>
              <w:t>X</w:t>
            </w:r>
          </w:p>
        </w:tc>
        <w:tc>
          <w:tcPr>
            <w:tcW w:w="432" w:type="dxa"/>
          </w:tcPr>
          <w:p w14:paraId="17A2562A" w14:textId="77777777" w:rsidR="00BE396E" w:rsidRDefault="00BE396E" w:rsidP="00BE396E">
            <w:pPr>
              <w:pStyle w:val="TableText"/>
            </w:pPr>
            <w:r>
              <w:t>X</w:t>
            </w:r>
          </w:p>
        </w:tc>
      </w:tr>
      <w:tr w:rsidR="00BE396E" w14:paraId="5EF8E800" w14:textId="77777777" w:rsidTr="00006E83">
        <w:trPr>
          <w:cantSplit/>
          <w:jc w:val="center"/>
        </w:trPr>
        <w:tc>
          <w:tcPr>
            <w:tcW w:w="802" w:type="dxa"/>
            <w:tcMar>
              <w:left w:w="58" w:type="dxa"/>
              <w:right w:w="58" w:type="dxa"/>
            </w:tcMar>
          </w:tcPr>
          <w:p w14:paraId="57FB4455" w14:textId="23046C0A" w:rsidR="00BE396E" w:rsidRDefault="00BE396E" w:rsidP="00BE396E">
            <w:pPr>
              <w:pStyle w:val="TableText"/>
            </w:pPr>
            <w:r>
              <w:t>784</w:t>
            </w:r>
            <w:r w:rsidR="00135F82">
              <w:t xml:space="preserve"> – </w:t>
            </w:r>
            <w:r>
              <w:t>786</w:t>
            </w:r>
          </w:p>
        </w:tc>
        <w:tc>
          <w:tcPr>
            <w:tcW w:w="2226" w:type="dxa"/>
            <w:tcMar>
              <w:left w:w="58" w:type="dxa"/>
              <w:right w:w="58" w:type="dxa"/>
            </w:tcMar>
          </w:tcPr>
          <w:p w14:paraId="5D7966AA" w14:textId="77777777" w:rsidR="00BE396E" w:rsidRDefault="00BE396E" w:rsidP="00BE396E">
            <w:pPr>
              <w:pStyle w:val="TableText"/>
            </w:pPr>
            <w:r>
              <w:t>AUDIT NUMBER FAILED (8)</w:t>
            </w:r>
          </w:p>
        </w:tc>
        <w:tc>
          <w:tcPr>
            <w:tcW w:w="2935" w:type="dxa"/>
            <w:tcMar>
              <w:left w:w="58" w:type="dxa"/>
              <w:right w:w="58" w:type="dxa"/>
            </w:tcMar>
          </w:tcPr>
          <w:p w14:paraId="15647648" w14:textId="19BB1CEC" w:rsidR="00BE396E" w:rsidRDefault="00BE396E" w:rsidP="00BE396E">
            <w:pPr>
              <w:pStyle w:val="TableText"/>
            </w:pPr>
            <w:r>
              <w:t>:P:IDR-</w:t>
            </w:r>
            <w:hyperlink r:id="rId261" w:history="1">
              <w:r>
                <w:rPr>
                  <w:rStyle w:val="Hyperlink"/>
                </w:rPr>
                <w:t>J-AUDIT-NUM</w:t>
              </w:r>
            </w:hyperlink>
          </w:p>
        </w:tc>
        <w:tc>
          <w:tcPr>
            <w:tcW w:w="2849" w:type="dxa"/>
            <w:gridSpan w:val="2"/>
            <w:tcMar>
              <w:left w:w="58" w:type="dxa"/>
              <w:right w:w="58" w:type="dxa"/>
            </w:tcMar>
          </w:tcPr>
          <w:p w14:paraId="4A1A588F" w14:textId="77777777" w:rsidR="00BE396E" w:rsidRDefault="00BE396E" w:rsidP="00BE396E">
            <w:pPr>
              <w:pStyle w:val="TableText"/>
            </w:pPr>
            <w:r>
              <w:t>Audit number</w:t>
            </w:r>
          </w:p>
          <w:p w14:paraId="6FC44CD3" w14:textId="5410C3F3" w:rsidR="00BE396E" w:rsidRDefault="00BE396E" w:rsidP="00C13A40">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58C4238D" w14:textId="77777777" w:rsidR="00BE396E" w:rsidRDefault="00BE396E" w:rsidP="00BE396E">
            <w:pPr>
              <w:pStyle w:val="TableText"/>
              <w:rPr>
                <w:caps/>
              </w:rPr>
            </w:pPr>
            <w:r>
              <w:rPr>
                <w:caps/>
              </w:rPr>
              <w:t>3 N</w:t>
            </w:r>
          </w:p>
        </w:tc>
        <w:tc>
          <w:tcPr>
            <w:tcW w:w="2340" w:type="dxa"/>
            <w:tcMar>
              <w:left w:w="58" w:type="dxa"/>
              <w:right w:w="58" w:type="dxa"/>
            </w:tcMar>
          </w:tcPr>
          <w:p w14:paraId="7794BD73" w14:textId="65D08A66" w:rsidR="00BE396E" w:rsidRDefault="00BE396E" w:rsidP="00C13A40">
            <w:pPr>
              <w:pStyle w:val="TableText"/>
            </w:pPr>
            <w:r>
              <w:t>000</w:t>
            </w:r>
            <w:r w:rsidR="00C13A40">
              <w:t xml:space="preserve"> – </w:t>
            </w:r>
            <w:r>
              <w:t>999</w:t>
            </w:r>
          </w:p>
        </w:tc>
        <w:tc>
          <w:tcPr>
            <w:tcW w:w="858" w:type="dxa"/>
            <w:tcMar>
              <w:left w:w="58" w:type="dxa"/>
              <w:right w:w="58" w:type="dxa"/>
            </w:tcMar>
          </w:tcPr>
          <w:p w14:paraId="2034CDD4" w14:textId="77777777" w:rsidR="00BE396E" w:rsidRDefault="00BE396E" w:rsidP="00BE396E">
            <w:pPr>
              <w:pStyle w:val="TableText"/>
            </w:pPr>
            <w:r>
              <w:t>Zeros</w:t>
            </w:r>
          </w:p>
        </w:tc>
        <w:tc>
          <w:tcPr>
            <w:tcW w:w="431" w:type="dxa"/>
          </w:tcPr>
          <w:p w14:paraId="24C90AF8" w14:textId="77777777" w:rsidR="00BE396E" w:rsidRDefault="00BE396E" w:rsidP="00BE396E">
            <w:pPr>
              <w:pStyle w:val="TableText"/>
            </w:pPr>
            <w:r>
              <w:t>X</w:t>
            </w:r>
          </w:p>
        </w:tc>
        <w:tc>
          <w:tcPr>
            <w:tcW w:w="431" w:type="dxa"/>
          </w:tcPr>
          <w:p w14:paraId="4FB69479" w14:textId="77777777" w:rsidR="00BE396E" w:rsidRDefault="00BE396E" w:rsidP="00BE396E">
            <w:pPr>
              <w:pStyle w:val="TableText"/>
            </w:pPr>
            <w:r>
              <w:t>X</w:t>
            </w:r>
          </w:p>
        </w:tc>
        <w:tc>
          <w:tcPr>
            <w:tcW w:w="432" w:type="dxa"/>
          </w:tcPr>
          <w:p w14:paraId="2A6AD1A1" w14:textId="77777777" w:rsidR="00BE396E" w:rsidRDefault="00BE396E" w:rsidP="00BE396E">
            <w:pPr>
              <w:pStyle w:val="TableText"/>
            </w:pPr>
            <w:r>
              <w:t>X</w:t>
            </w:r>
          </w:p>
        </w:tc>
      </w:tr>
      <w:tr w:rsidR="00BE396E" w14:paraId="131B1636" w14:textId="77777777" w:rsidTr="00006E83">
        <w:trPr>
          <w:cantSplit/>
          <w:jc w:val="center"/>
        </w:trPr>
        <w:tc>
          <w:tcPr>
            <w:tcW w:w="802" w:type="dxa"/>
            <w:tcMar>
              <w:left w:w="58" w:type="dxa"/>
              <w:right w:w="58" w:type="dxa"/>
            </w:tcMar>
          </w:tcPr>
          <w:p w14:paraId="0DE93207" w14:textId="77777777" w:rsidR="00BE396E" w:rsidRDefault="00BE396E" w:rsidP="00BE396E">
            <w:pPr>
              <w:pStyle w:val="TableText"/>
            </w:pPr>
            <w:r>
              <w:t>787</w:t>
            </w:r>
          </w:p>
        </w:tc>
        <w:tc>
          <w:tcPr>
            <w:tcW w:w="2226" w:type="dxa"/>
            <w:tcMar>
              <w:left w:w="58" w:type="dxa"/>
              <w:right w:w="58" w:type="dxa"/>
            </w:tcMar>
          </w:tcPr>
          <w:p w14:paraId="4630EAD8" w14:textId="77777777" w:rsidR="00BE396E" w:rsidRDefault="00BE396E" w:rsidP="00BE396E">
            <w:pPr>
              <w:pStyle w:val="TableText"/>
            </w:pPr>
            <w:r>
              <w:t>AUDIT SUFFIX (8)</w:t>
            </w:r>
          </w:p>
        </w:tc>
        <w:tc>
          <w:tcPr>
            <w:tcW w:w="2935" w:type="dxa"/>
            <w:tcMar>
              <w:left w:w="58" w:type="dxa"/>
              <w:right w:w="58" w:type="dxa"/>
            </w:tcMar>
          </w:tcPr>
          <w:p w14:paraId="5DAE3210" w14:textId="5921D83D" w:rsidR="00BE396E" w:rsidRDefault="00BE396E" w:rsidP="00BE396E">
            <w:pPr>
              <w:pStyle w:val="TableText"/>
            </w:pPr>
            <w:r>
              <w:t>:P:IDR-</w:t>
            </w:r>
            <w:hyperlink r:id="rId262" w:history="1">
              <w:r>
                <w:rPr>
                  <w:rStyle w:val="Hyperlink"/>
                </w:rPr>
                <w:t>J-AUDIT-IND</w:t>
              </w:r>
            </w:hyperlink>
          </w:p>
        </w:tc>
        <w:tc>
          <w:tcPr>
            <w:tcW w:w="2849" w:type="dxa"/>
            <w:gridSpan w:val="2"/>
            <w:tcMar>
              <w:left w:w="58" w:type="dxa"/>
              <w:right w:w="58" w:type="dxa"/>
            </w:tcMar>
          </w:tcPr>
          <w:p w14:paraId="7EC38898" w14:textId="77777777" w:rsidR="00BE396E" w:rsidRDefault="00BE396E" w:rsidP="00BE396E">
            <w:pPr>
              <w:pStyle w:val="TableText"/>
              <w:rPr>
                <w:rFonts w:cs="Arial"/>
                <w:color w:val="000000"/>
              </w:rPr>
            </w:pPr>
            <w:r w:rsidRPr="000E6DDD">
              <w:rPr>
                <w:rFonts w:cs="Arial"/>
                <w:color w:val="000000"/>
              </w:rPr>
              <w:t>Audit indicator</w:t>
            </w:r>
          </w:p>
          <w:p w14:paraId="2E5C27EE" w14:textId="77777777" w:rsidR="00BE396E" w:rsidRDefault="00BE396E" w:rsidP="00BE396E">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2074A0EA" w14:textId="77777777" w:rsidR="00BE396E" w:rsidRDefault="00BE396E" w:rsidP="00BE396E">
            <w:pPr>
              <w:pStyle w:val="TableText"/>
              <w:rPr>
                <w:caps/>
              </w:rPr>
            </w:pPr>
            <w:r>
              <w:rPr>
                <w:caps/>
              </w:rPr>
              <w:t>1 c</w:t>
            </w:r>
          </w:p>
        </w:tc>
        <w:tc>
          <w:tcPr>
            <w:tcW w:w="2340" w:type="dxa"/>
            <w:tcMar>
              <w:left w:w="58" w:type="dxa"/>
              <w:right w:w="58" w:type="dxa"/>
            </w:tcMar>
          </w:tcPr>
          <w:p w14:paraId="354E077A" w14:textId="77777777" w:rsidR="00BE396E" w:rsidRPr="0048798E" w:rsidRDefault="00BE396E" w:rsidP="00BE396E">
            <w:pPr>
              <w:pStyle w:val="TableText"/>
              <w:rPr>
                <w:b/>
              </w:rPr>
            </w:pPr>
            <w:r w:rsidRPr="0042502A">
              <w:rPr>
                <w:b/>
              </w:rPr>
              <w:t>Valid Values:</w:t>
            </w:r>
          </w:p>
          <w:p w14:paraId="0D819E54" w14:textId="52CA8AE7" w:rsidR="00BE396E" w:rsidRPr="00C80849" w:rsidRDefault="00BE396E" w:rsidP="00245396">
            <w:pPr>
              <w:pStyle w:val="TableTextBullet"/>
            </w:pPr>
            <w:r w:rsidRPr="00C80849">
              <w:t xml:space="preserve">A, B, C, K </w:t>
            </w:r>
            <w:r w:rsidR="00C13A40">
              <w:t xml:space="preserve">– </w:t>
            </w:r>
            <w:r w:rsidRPr="00C80849">
              <w:t>Audit</w:t>
            </w:r>
          </w:p>
          <w:p w14:paraId="40A3A92C" w14:textId="068A32B0" w:rsidR="00BE396E" w:rsidRPr="00C80849" w:rsidRDefault="00BE396E" w:rsidP="00245396">
            <w:pPr>
              <w:pStyle w:val="TableTextBullet"/>
            </w:pPr>
            <w:r w:rsidRPr="00C80849">
              <w:t xml:space="preserve">H, I, J, M </w:t>
            </w:r>
            <w:r w:rsidR="00C13A40">
              <w:t xml:space="preserve">– </w:t>
            </w:r>
            <w:r w:rsidRPr="00C80849">
              <w:t>Header edit</w:t>
            </w:r>
          </w:p>
          <w:p w14:paraId="619DE0B6" w14:textId="3A587687"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00C29D42" w14:textId="77777777" w:rsidR="00BE396E" w:rsidRDefault="00BE396E" w:rsidP="00BE396E">
            <w:pPr>
              <w:pStyle w:val="TableText"/>
            </w:pPr>
            <w:r>
              <w:t>Spaces</w:t>
            </w:r>
          </w:p>
        </w:tc>
        <w:tc>
          <w:tcPr>
            <w:tcW w:w="431" w:type="dxa"/>
          </w:tcPr>
          <w:p w14:paraId="4517991C" w14:textId="77777777" w:rsidR="00BE396E" w:rsidRDefault="00BE396E" w:rsidP="00BE396E">
            <w:pPr>
              <w:pStyle w:val="TableText"/>
            </w:pPr>
            <w:r>
              <w:t>X</w:t>
            </w:r>
          </w:p>
        </w:tc>
        <w:tc>
          <w:tcPr>
            <w:tcW w:w="431" w:type="dxa"/>
          </w:tcPr>
          <w:p w14:paraId="3559A07D" w14:textId="77777777" w:rsidR="00BE396E" w:rsidRDefault="00BE396E" w:rsidP="00BE396E">
            <w:pPr>
              <w:pStyle w:val="TableText"/>
            </w:pPr>
            <w:r>
              <w:t>X</w:t>
            </w:r>
          </w:p>
        </w:tc>
        <w:tc>
          <w:tcPr>
            <w:tcW w:w="432" w:type="dxa"/>
          </w:tcPr>
          <w:p w14:paraId="4A6EAE21" w14:textId="77777777" w:rsidR="00BE396E" w:rsidRDefault="00BE396E" w:rsidP="00BE396E">
            <w:pPr>
              <w:pStyle w:val="TableText"/>
            </w:pPr>
            <w:r>
              <w:t>X</w:t>
            </w:r>
          </w:p>
        </w:tc>
      </w:tr>
      <w:tr w:rsidR="00BE396E" w14:paraId="33AA3203" w14:textId="77777777" w:rsidTr="00006E83">
        <w:trPr>
          <w:cantSplit/>
          <w:jc w:val="center"/>
        </w:trPr>
        <w:tc>
          <w:tcPr>
            <w:tcW w:w="802" w:type="dxa"/>
            <w:tcMar>
              <w:left w:w="58" w:type="dxa"/>
              <w:right w:w="58" w:type="dxa"/>
            </w:tcMar>
          </w:tcPr>
          <w:p w14:paraId="112FD084" w14:textId="77777777" w:rsidR="00BE396E" w:rsidRDefault="00BE396E" w:rsidP="00BE396E">
            <w:pPr>
              <w:pStyle w:val="TableText"/>
            </w:pPr>
            <w:r>
              <w:t>788</w:t>
            </w:r>
          </w:p>
        </w:tc>
        <w:tc>
          <w:tcPr>
            <w:tcW w:w="2226" w:type="dxa"/>
            <w:tcMar>
              <w:left w:w="58" w:type="dxa"/>
              <w:right w:w="58" w:type="dxa"/>
            </w:tcMar>
          </w:tcPr>
          <w:p w14:paraId="725F0296" w14:textId="77777777" w:rsidR="00BE396E" w:rsidRDefault="00BE396E" w:rsidP="00BE396E">
            <w:pPr>
              <w:pStyle w:val="TableText"/>
            </w:pPr>
            <w:r>
              <w:t>AUDIT DISPOSITION (8)</w:t>
            </w:r>
          </w:p>
        </w:tc>
        <w:tc>
          <w:tcPr>
            <w:tcW w:w="2935" w:type="dxa"/>
            <w:tcMar>
              <w:left w:w="58" w:type="dxa"/>
              <w:right w:w="58" w:type="dxa"/>
            </w:tcMar>
          </w:tcPr>
          <w:p w14:paraId="41F31BE5" w14:textId="55613454" w:rsidR="00BE396E" w:rsidRDefault="00BE396E" w:rsidP="00BE396E">
            <w:pPr>
              <w:pStyle w:val="TableText"/>
            </w:pPr>
            <w:r>
              <w:t>:P:IDR-</w:t>
            </w:r>
            <w:hyperlink r:id="rId263" w:history="1">
              <w:r>
                <w:rPr>
                  <w:rStyle w:val="Hyperlink"/>
                </w:rPr>
                <w:t>J-AUDIT-DISP</w:t>
              </w:r>
            </w:hyperlink>
          </w:p>
        </w:tc>
        <w:tc>
          <w:tcPr>
            <w:tcW w:w="2849" w:type="dxa"/>
            <w:gridSpan w:val="2"/>
            <w:tcMar>
              <w:left w:w="58" w:type="dxa"/>
              <w:right w:w="58" w:type="dxa"/>
            </w:tcMar>
          </w:tcPr>
          <w:p w14:paraId="2681ED25" w14:textId="77777777" w:rsidR="00BE396E" w:rsidRDefault="00BE396E" w:rsidP="00BE396E">
            <w:pPr>
              <w:pStyle w:val="TableText"/>
            </w:pPr>
            <w:r>
              <w:t>Audit disposition</w:t>
            </w:r>
          </w:p>
          <w:p w14:paraId="61736CD2" w14:textId="77777777" w:rsidR="00BE396E" w:rsidRDefault="00BE396E" w:rsidP="00BE396E">
            <w:pPr>
              <w:pStyle w:val="TableText"/>
            </w:pPr>
            <w:r w:rsidRPr="000E6DDD">
              <w:rPr>
                <w:rFonts w:cs="Arial"/>
                <w:color w:val="000000"/>
              </w:rPr>
              <w:t>This item is used to identify the disposition of the J-AUDIT-NUM field.</w:t>
            </w:r>
          </w:p>
        </w:tc>
        <w:tc>
          <w:tcPr>
            <w:tcW w:w="1080" w:type="dxa"/>
            <w:tcMar>
              <w:left w:w="58" w:type="dxa"/>
              <w:right w:w="58" w:type="dxa"/>
            </w:tcMar>
          </w:tcPr>
          <w:p w14:paraId="24229FF7" w14:textId="77777777" w:rsidR="00BE396E" w:rsidRDefault="00BE396E" w:rsidP="00BE396E">
            <w:pPr>
              <w:pStyle w:val="TableText"/>
              <w:rPr>
                <w:caps/>
              </w:rPr>
            </w:pPr>
            <w:r>
              <w:rPr>
                <w:caps/>
              </w:rPr>
              <w:t>1 C</w:t>
            </w:r>
          </w:p>
        </w:tc>
        <w:tc>
          <w:tcPr>
            <w:tcW w:w="2340" w:type="dxa"/>
            <w:tcMar>
              <w:left w:w="58" w:type="dxa"/>
              <w:right w:w="58" w:type="dxa"/>
            </w:tcMar>
          </w:tcPr>
          <w:p w14:paraId="5F5F7AE1" w14:textId="51D9594E" w:rsidR="00BE396E" w:rsidRDefault="00BE396E" w:rsidP="00BE396E">
            <w:pPr>
              <w:pStyle w:val="TableText"/>
            </w:pPr>
            <w:r w:rsidRPr="00AD4529">
              <w:rPr>
                <w:rFonts w:cs="Arial"/>
              </w:rPr>
              <w:t xml:space="preserve">Refer to the </w:t>
            </w:r>
            <w:hyperlink r:id="rId264"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6CF9F3C2" w14:textId="77777777" w:rsidR="00BE396E" w:rsidRDefault="00BE396E" w:rsidP="00BE396E">
            <w:pPr>
              <w:pStyle w:val="TableText"/>
            </w:pPr>
            <w:r>
              <w:t>Spaces</w:t>
            </w:r>
          </w:p>
        </w:tc>
        <w:tc>
          <w:tcPr>
            <w:tcW w:w="431" w:type="dxa"/>
          </w:tcPr>
          <w:p w14:paraId="4C095A81" w14:textId="77777777" w:rsidR="00BE396E" w:rsidRDefault="00BE396E" w:rsidP="00BE396E">
            <w:pPr>
              <w:pStyle w:val="TableText"/>
            </w:pPr>
            <w:r>
              <w:t>X</w:t>
            </w:r>
          </w:p>
        </w:tc>
        <w:tc>
          <w:tcPr>
            <w:tcW w:w="431" w:type="dxa"/>
          </w:tcPr>
          <w:p w14:paraId="1DE1D89D" w14:textId="77777777" w:rsidR="00BE396E" w:rsidRDefault="00BE396E" w:rsidP="00BE396E">
            <w:pPr>
              <w:pStyle w:val="TableText"/>
            </w:pPr>
            <w:r>
              <w:t>X</w:t>
            </w:r>
          </w:p>
        </w:tc>
        <w:tc>
          <w:tcPr>
            <w:tcW w:w="432" w:type="dxa"/>
          </w:tcPr>
          <w:p w14:paraId="7C3FB907" w14:textId="77777777" w:rsidR="00BE396E" w:rsidRDefault="00BE396E" w:rsidP="00BE396E">
            <w:pPr>
              <w:pStyle w:val="TableText"/>
            </w:pPr>
            <w:r>
              <w:t>X</w:t>
            </w:r>
          </w:p>
        </w:tc>
      </w:tr>
      <w:tr w:rsidR="00BE396E" w14:paraId="58D6603D" w14:textId="77777777" w:rsidTr="00006E83">
        <w:trPr>
          <w:cantSplit/>
          <w:jc w:val="center"/>
        </w:trPr>
        <w:tc>
          <w:tcPr>
            <w:tcW w:w="802" w:type="dxa"/>
            <w:tcMar>
              <w:left w:w="58" w:type="dxa"/>
              <w:right w:w="58" w:type="dxa"/>
            </w:tcMar>
          </w:tcPr>
          <w:p w14:paraId="234D694B" w14:textId="65C5FFE1" w:rsidR="00BE396E" w:rsidRDefault="00BE396E" w:rsidP="00BE396E">
            <w:pPr>
              <w:pStyle w:val="TableText"/>
            </w:pPr>
            <w:r>
              <w:t>789</w:t>
            </w:r>
            <w:r w:rsidR="00135F82">
              <w:t xml:space="preserve"> – </w:t>
            </w:r>
            <w:r>
              <w:t>791</w:t>
            </w:r>
          </w:p>
        </w:tc>
        <w:tc>
          <w:tcPr>
            <w:tcW w:w="2226" w:type="dxa"/>
            <w:tcMar>
              <w:left w:w="58" w:type="dxa"/>
              <w:right w:w="58" w:type="dxa"/>
            </w:tcMar>
          </w:tcPr>
          <w:p w14:paraId="6BCD31AB" w14:textId="77777777" w:rsidR="00BE396E" w:rsidRDefault="00BE396E" w:rsidP="00BE396E">
            <w:pPr>
              <w:pStyle w:val="TableText"/>
            </w:pPr>
            <w:r>
              <w:t>AUDIT NUMBER FAILED (9)</w:t>
            </w:r>
          </w:p>
        </w:tc>
        <w:tc>
          <w:tcPr>
            <w:tcW w:w="2935" w:type="dxa"/>
            <w:tcMar>
              <w:left w:w="58" w:type="dxa"/>
              <w:right w:w="58" w:type="dxa"/>
            </w:tcMar>
          </w:tcPr>
          <w:p w14:paraId="39F75BA4" w14:textId="371DC6CF" w:rsidR="00BE396E" w:rsidRDefault="00BE396E" w:rsidP="00BE396E">
            <w:pPr>
              <w:pStyle w:val="TableText"/>
            </w:pPr>
            <w:r>
              <w:t>:P:IDR-</w:t>
            </w:r>
            <w:hyperlink r:id="rId265" w:history="1">
              <w:r>
                <w:rPr>
                  <w:rStyle w:val="Hyperlink"/>
                </w:rPr>
                <w:t>J-AUDIT-NUM</w:t>
              </w:r>
            </w:hyperlink>
          </w:p>
        </w:tc>
        <w:tc>
          <w:tcPr>
            <w:tcW w:w="2849" w:type="dxa"/>
            <w:gridSpan w:val="2"/>
            <w:tcMar>
              <w:left w:w="58" w:type="dxa"/>
              <w:right w:w="58" w:type="dxa"/>
            </w:tcMar>
          </w:tcPr>
          <w:p w14:paraId="6183796B" w14:textId="77777777" w:rsidR="00BE396E" w:rsidRDefault="00BE396E" w:rsidP="00BE396E">
            <w:pPr>
              <w:pStyle w:val="TableText"/>
            </w:pPr>
            <w:r>
              <w:t>Audit number</w:t>
            </w:r>
          </w:p>
          <w:p w14:paraId="0BD5EBB8" w14:textId="25B962DF" w:rsidR="00BE396E" w:rsidRDefault="00BE396E" w:rsidP="00C13A40">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28C0B043" w14:textId="77777777" w:rsidR="00BE396E" w:rsidRDefault="00BE396E" w:rsidP="00BE396E">
            <w:pPr>
              <w:pStyle w:val="TableText"/>
              <w:rPr>
                <w:caps/>
              </w:rPr>
            </w:pPr>
            <w:r>
              <w:rPr>
                <w:caps/>
              </w:rPr>
              <w:t>3 N</w:t>
            </w:r>
          </w:p>
        </w:tc>
        <w:tc>
          <w:tcPr>
            <w:tcW w:w="2340" w:type="dxa"/>
            <w:tcMar>
              <w:left w:w="58" w:type="dxa"/>
              <w:right w:w="58" w:type="dxa"/>
            </w:tcMar>
          </w:tcPr>
          <w:p w14:paraId="0336B995" w14:textId="0848689F" w:rsidR="00BE396E" w:rsidRDefault="00BE396E" w:rsidP="00C13A40">
            <w:pPr>
              <w:pStyle w:val="TableText"/>
            </w:pPr>
            <w:r>
              <w:t>000</w:t>
            </w:r>
            <w:r w:rsidR="00C13A40">
              <w:t xml:space="preserve"> – </w:t>
            </w:r>
            <w:r>
              <w:t>999</w:t>
            </w:r>
          </w:p>
        </w:tc>
        <w:tc>
          <w:tcPr>
            <w:tcW w:w="858" w:type="dxa"/>
            <w:tcMar>
              <w:left w:w="58" w:type="dxa"/>
              <w:right w:w="58" w:type="dxa"/>
            </w:tcMar>
          </w:tcPr>
          <w:p w14:paraId="657A484B" w14:textId="77777777" w:rsidR="00BE396E" w:rsidRDefault="00BE396E" w:rsidP="00BE396E">
            <w:pPr>
              <w:pStyle w:val="TableText"/>
            </w:pPr>
            <w:r>
              <w:t>Zeros</w:t>
            </w:r>
          </w:p>
        </w:tc>
        <w:tc>
          <w:tcPr>
            <w:tcW w:w="431" w:type="dxa"/>
          </w:tcPr>
          <w:p w14:paraId="1F3443CF" w14:textId="77777777" w:rsidR="00BE396E" w:rsidRDefault="00BE396E" w:rsidP="00BE396E">
            <w:pPr>
              <w:pStyle w:val="TableText"/>
            </w:pPr>
            <w:r>
              <w:t>X</w:t>
            </w:r>
          </w:p>
        </w:tc>
        <w:tc>
          <w:tcPr>
            <w:tcW w:w="431" w:type="dxa"/>
          </w:tcPr>
          <w:p w14:paraId="331A2F85" w14:textId="77777777" w:rsidR="00BE396E" w:rsidRDefault="00BE396E" w:rsidP="00BE396E">
            <w:pPr>
              <w:pStyle w:val="TableText"/>
            </w:pPr>
            <w:r>
              <w:t>X</w:t>
            </w:r>
          </w:p>
        </w:tc>
        <w:tc>
          <w:tcPr>
            <w:tcW w:w="432" w:type="dxa"/>
          </w:tcPr>
          <w:p w14:paraId="0E9DDA8F" w14:textId="77777777" w:rsidR="00BE396E" w:rsidRDefault="00BE396E" w:rsidP="00BE396E">
            <w:pPr>
              <w:pStyle w:val="TableText"/>
            </w:pPr>
            <w:r>
              <w:t>X</w:t>
            </w:r>
          </w:p>
        </w:tc>
      </w:tr>
      <w:tr w:rsidR="00BE396E" w14:paraId="424C1B6C" w14:textId="77777777" w:rsidTr="00006E83">
        <w:trPr>
          <w:cantSplit/>
          <w:jc w:val="center"/>
        </w:trPr>
        <w:tc>
          <w:tcPr>
            <w:tcW w:w="802" w:type="dxa"/>
            <w:tcMar>
              <w:left w:w="58" w:type="dxa"/>
              <w:right w:w="58" w:type="dxa"/>
            </w:tcMar>
          </w:tcPr>
          <w:p w14:paraId="3336D828" w14:textId="77777777" w:rsidR="00BE396E" w:rsidRDefault="00BE396E" w:rsidP="00BE396E">
            <w:pPr>
              <w:pStyle w:val="TableText"/>
            </w:pPr>
            <w:r>
              <w:t>792</w:t>
            </w:r>
          </w:p>
        </w:tc>
        <w:tc>
          <w:tcPr>
            <w:tcW w:w="2226" w:type="dxa"/>
            <w:tcMar>
              <w:left w:w="58" w:type="dxa"/>
              <w:right w:w="58" w:type="dxa"/>
            </w:tcMar>
          </w:tcPr>
          <w:p w14:paraId="5A0F41C2" w14:textId="77777777" w:rsidR="00BE396E" w:rsidRDefault="00BE396E" w:rsidP="00BE396E">
            <w:pPr>
              <w:pStyle w:val="TableText"/>
            </w:pPr>
            <w:r>
              <w:t>AUDIT SUFFIX (9)</w:t>
            </w:r>
          </w:p>
        </w:tc>
        <w:tc>
          <w:tcPr>
            <w:tcW w:w="2935" w:type="dxa"/>
            <w:tcMar>
              <w:left w:w="58" w:type="dxa"/>
              <w:right w:w="58" w:type="dxa"/>
            </w:tcMar>
          </w:tcPr>
          <w:p w14:paraId="165A9768" w14:textId="7556D074" w:rsidR="00BE396E" w:rsidRDefault="00BE396E" w:rsidP="00BE396E">
            <w:pPr>
              <w:pStyle w:val="TableText"/>
            </w:pPr>
            <w:r>
              <w:t>:P:IDR-</w:t>
            </w:r>
            <w:hyperlink r:id="rId266" w:history="1">
              <w:r>
                <w:rPr>
                  <w:rStyle w:val="Hyperlink"/>
                </w:rPr>
                <w:t>J-AUDIT-IND</w:t>
              </w:r>
            </w:hyperlink>
          </w:p>
        </w:tc>
        <w:tc>
          <w:tcPr>
            <w:tcW w:w="2849" w:type="dxa"/>
            <w:gridSpan w:val="2"/>
            <w:tcMar>
              <w:left w:w="58" w:type="dxa"/>
              <w:right w:w="58" w:type="dxa"/>
            </w:tcMar>
          </w:tcPr>
          <w:p w14:paraId="2C6F21C9" w14:textId="77777777" w:rsidR="00BE396E" w:rsidRDefault="00BE396E" w:rsidP="00BE396E">
            <w:pPr>
              <w:pStyle w:val="TableText"/>
              <w:rPr>
                <w:rFonts w:cs="Arial"/>
                <w:color w:val="000000"/>
              </w:rPr>
            </w:pPr>
            <w:r w:rsidRPr="000E6DDD">
              <w:rPr>
                <w:rFonts w:cs="Arial"/>
                <w:color w:val="000000"/>
              </w:rPr>
              <w:t>Audit indicator</w:t>
            </w:r>
          </w:p>
          <w:p w14:paraId="3E6FEDEB" w14:textId="2E4BE471" w:rsidR="00BE396E" w:rsidRDefault="00BE396E" w:rsidP="00C13A40">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6707184D" w14:textId="77777777" w:rsidR="00BE396E" w:rsidRDefault="00BE396E" w:rsidP="00BE396E">
            <w:pPr>
              <w:pStyle w:val="TableText"/>
              <w:rPr>
                <w:caps/>
              </w:rPr>
            </w:pPr>
            <w:r>
              <w:rPr>
                <w:caps/>
              </w:rPr>
              <w:t>1 c</w:t>
            </w:r>
          </w:p>
        </w:tc>
        <w:tc>
          <w:tcPr>
            <w:tcW w:w="2340" w:type="dxa"/>
            <w:tcMar>
              <w:left w:w="58" w:type="dxa"/>
              <w:right w:w="58" w:type="dxa"/>
            </w:tcMar>
          </w:tcPr>
          <w:p w14:paraId="163C2A33" w14:textId="77777777" w:rsidR="00BE396E" w:rsidRPr="0048798E" w:rsidRDefault="00BE396E" w:rsidP="00BE396E">
            <w:pPr>
              <w:pStyle w:val="TableText"/>
              <w:rPr>
                <w:b/>
              </w:rPr>
            </w:pPr>
            <w:r w:rsidRPr="0042502A">
              <w:rPr>
                <w:b/>
              </w:rPr>
              <w:t>Valid Values:</w:t>
            </w:r>
          </w:p>
          <w:p w14:paraId="1D2BB368" w14:textId="09716B77" w:rsidR="00BE396E" w:rsidRPr="00C80849" w:rsidRDefault="00BE396E" w:rsidP="00245396">
            <w:pPr>
              <w:pStyle w:val="TableTextBullet"/>
            </w:pPr>
            <w:r w:rsidRPr="00C80849">
              <w:t xml:space="preserve">A, B, C, K </w:t>
            </w:r>
            <w:r w:rsidR="00C13A40">
              <w:t xml:space="preserve">– </w:t>
            </w:r>
            <w:r w:rsidRPr="00C80849">
              <w:t>Audit</w:t>
            </w:r>
          </w:p>
          <w:p w14:paraId="308E5E32" w14:textId="7B49FC17" w:rsidR="00BE396E" w:rsidRPr="00C80849" w:rsidRDefault="00BE396E" w:rsidP="00245396">
            <w:pPr>
              <w:pStyle w:val="TableTextBullet"/>
            </w:pPr>
            <w:r w:rsidRPr="00C80849">
              <w:t xml:space="preserve">H, I, J, M </w:t>
            </w:r>
            <w:r w:rsidR="00C13A40">
              <w:t xml:space="preserve">– </w:t>
            </w:r>
            <w:r w:rsidRPr="00C80849">
              <w:t>Header edit</w:t>
            </w:r>
          </w:p>
          <w:p w14:paraId="60C06D98" w14:textId="51EDFCE7"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51393A5B" w14:textId="77777777" w:rsidR="00BE396E" w:rsidRDefault="00BE396E" w:rsidP="00BE396E">
            <w:pPr>
              <w:pStyle w:val="TableText"/>
            </w:pPr>
            <w:r>
              <w:t>Spaces</w:t>
            </w:r>
          </w:p>
        </w:tc>
        <w:tc>
          <w:tcPr>
            <w:tcW w:w="431" w:type="dxa"/>
          </w:tcPr>
          <w:p w14:paraId="1B80A29B" w14:textId="77777777" w:rsidR="00BE396E" w:rsidRDefault="00BE396E" w:rsidP="00BE396E">
            <w:pPr>
              <w:pStyle w:val="TableText"/>
            </w:pPr>
            <w:r>
              <w:t>X</w:t>
            </w:r>
          </w:p>
        </w:tc>
        <w:tc>
          <w:tcPr>
            <w:tcW w:w="431" w:type="dxa"/>
          </w:tcPr>
          <w:p w14:paraId="30EADD37" w14:textId="77777777" w:rsidR="00BE396E" w:rsidRDefault="00BE396E" w:rsidP="00BE396E">
            <w:pPr>
              <w:pStyle w:val="TableText"/>
            </w:pPr>
            <w:r>
              <w:t>X</w:t>
            </w:r>
          </w:p>
        </w:tc>
        <w:tc>
          <w:tcPr>
            <w:tcW w:w="432" w:type="dxa"/>
          </w:tcPr>
          <w:p w14:paraId="3D3556B4" w14:textId="77777777" w:rsidR="00BE396E" w:rsidRDefault="00BE396E" w:rsidP="00BE396E">
            <w:pPr>
              <w:pStyle w:val="TableText"/>
            </w:pPr>
            <w:r>
              <w:t>X</w:t>
            </w:r>
          </w:p>
        </w:tc>
      </w:tr>
      <w:tr w:rsidR="00BE396E" w14:paraId="1BA2EBC5" w14:textId="77777777" w:rsidTr="00006E83">
        <w:trPr>
          <w:cantSplit/>
          <w:jc w:val="center"/>
        </w:trPr>
        <w:tc>
          <w:tcPr>
            <w:tcW w:w="802" w:type="dxa"/>
            <w:tcMar>
              <w:left w:w="58" w:type="dxa"/>
              <w:right w:w="58" w:type="dxa"/>
            </w:tcMar>
          </w:tcPr>
          <w:p w14:paraId="7CC4C484" w14:textId="77777777" w:rsidR="00BE396E" w:rsidRDefault="00BE396E" w:rsidP="00BE396E">
            <w:pPr>
              <w:pStyle w:val="TableText"/>
            </w:pPr>
            <w:r>
              <w:t>793</w:t>
            </w:r>
          </w:p>
        </w:tc>
        <w:tc>
          <w:tcPr>
            <w:tcW w:w="2226" w:type="dxa"/>
            <w:tcMar>
              <w:left w:w="58" w:type="dxa"/>
              <w:right w:w="58" w:type="dxa"/>
            </w:tcMar>
          </w:tcPr>
          <w:p w14:paraId="23B3E455" w14:textId="77777777" w:rsidR="00BE396E" w:rsidRDefault="00BE396E" w:rsidP="00BE396E">
            <w:pPr>
              <w:pStyle w:val="TableText"/>
            </w:pPr>
            <w:r>
              <w:t>AUDIT DISPOSITION (9)</w:t>
            </w:r>
          </w:p>
        </w:tc>
        <w:tc>
          <w:tcPr>
            <w:tcW w:w="2935" w:type="dxa"/>
            <w:tcMar>
              <w:left w:w="58" w:type="dxa"/>
              <w:right w:w="58" w:type="dxa"/>
            </w:tcMar>
          </w:tcPr>
          <w:p w14:paraId="474B4567" w14:textId="5E8EA121" w:rsidR="00BE396E" w:rsidRDefault="00BE396E" w:rsidP="00BE396E">
            <w:pPr>
              <w:pStyle w:val="TableText"/>
            </w:pPr>
            <w:r>
              <w:t>:P:IDR-</w:t>
            </w:r>
            <w:hyperlink r:id="rId267" w:history="1">
              <w:r>
                <w:rPr>
                  <w:rStyle w:val="Hyperlink"/>
                </w:rPr>
                <w:t>J-AUDIT-DISP</w:t>
              </w:r>
            </w:hyperlink>
          </w:p>
        </w:tc>
        <w:tc>
          <w:tcPr>
            <w:tcW w:w="2849" w:type="dxa"/>
            <w:gridSpan w:val="2"/>
            <w:tcMar>
              <w:left w:w="58" w:type="dxa"/>
              <w:right w:w="58" w:type="dxa"/>
            </w:tcMar>
          </w:tcPr>
          <w:p w14:paraId="2DB266EC" w14:textId="77777777" w:rsidR="00BE396E" w:rsidRDefault="00BE396E" w:rsidP="00BE396E">
            <w:pPr>
              <w:pStyle w:val="TableText"/>
            </w:pPr>
            <w:r>
              <w:t>Audit disposition</w:t>
            </w:r>
          </w:p>
          <w:p w14:paraId="302331CB" w14:textId="77777777" w:rsidR="00BE396E" w:rsidRDefault="00BE396E" w:rsidP="00BE396E">
            <w:pPr>
              <w:pStyle w:val="TableText"/>
            </w:pPr>
            <w:r w:rsidRPr="000E6DDD">
              <w:rPr>
                <w:rFonts w:cs="Arial"/>
                <w:color w:val="000000"/>
              </w:rPr>
              <w:t>This item is used to identify the disposition of the J-AUDIT-NUM field.</w:t>
            </w:r>
          </w:p>
        </w:tc>
        <w:tc>
          <w:tcPr>
            <w:tcW w:w="1080" w:type="dxa"/>
            <w:tcMar>
              <w:left w:w="58" w:type="dxa"/>
              <w:right w:w="58" w:type="dxa"/>
            </w:tcMar>
          </w:tcPr>
          <w:p w14:paraId="513A0C37" w14:textId="77777777" w:rsidR="00BE396E" w:rsidRDefault="00BE396E" w:rsidP="00BE396E">
            <w:pPr>
              <w:pStyle w:val="TableText"/>
              <w:rPr>
                <w:caps/>
              </w:rPr>
            </w:pPr>
            <w:r>
              <w:rPr>
                <w:caps/>
              </w:rPr>
              <w:t>1 C</w:t>
            </w:r>
          </w:p>
        </w:tc>
        <w:tc>
          <w:tcPr>
            <w:tcW w:w="2340" w:type="dxa"/>
            <w:tcMar>
              <w:left w:w="58" w:type="dxa"/>
              <w:right w:w="58" w:type="dxa"/>
            </w:tcMar>
          </w:tcPr>
          <w:p w14:paraId="3AF38128" w14:textId="3F0ED9A5" w:rsidR="00BE396E" w:rsidRDefault="00BE396E" w:rsidP="00BE396E">
            <w:pPr>
              <w:pStyle w:val="TableText"/>
            </w:pPr>
            <w:r w:rsidRPr="00AD4529">
              <w:rPr>
                <w:rFonts w:cs="Arial"/>
              </w:rPr>
              <w:t xml:space="preserve">Refer to the </w:t>
            </w:r>
            <w:hyperlink r:id="rId268"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2AAEB9F1" w14:textId="77777777" w:rsidR="00BE396E" w:rsidRDefault="00BE396E" w:rsidP="00BE396E">
            <w:pPr>
              <w:pStyle w:val="TableText"/>
            </w:pPr>
            <w:r>
              <w:t>Spaces</w:t>
            </w:r>
          </w:p>
        </w:tc>
        <w:tc>
          <w:tcPr>
            <w:tcW w:w="431" w:type="dxa"/>
          </w:tcPr>
          <w:p w14:paraId="0C20274C" w14:textId="77777777" w:rsidR="00BE396E" w:rsidRDefault="00BE396E" w:rsidP="00BE396E">
            <w:pPr>
              <w:pStyle w:val="TableText"/>
            </w:pPr>
            <w:r>
              <w:t>X</w:t>
            </w:r>
          </w:p>
        </w:tc>
        <w:tc>
          <w:tcPr>
            <w:tcW w:w="431" w:type="dxa"/>
          </w:tcPr>
          <w:p w14:paraId="489052CB" w14:textId="77777777" w:rsidR="00BE396E" w:rsidRDefault="00BE396E" w:rsidP="00BE396E">
            <w:pPr>
              <w:pStyle w:val="TableText"/>
            </w:pPr>
            <w:r>
              <w:t>X</w:t>
            </w:r>
          </w:p>
        </w:tc>
        <w:tc>
          <w:tcPr>
            <w:tcW w:w="432" w:type="dxa"/>
          </w:tcPr>
          <w:p w14:paraId="63C51AD3" w14:textId="77777777" w:rsidR="00BE396E" w:rsidRDefault="00BE396E" w:rsidP="00BE396E">
            <w:pPr>
              <w:pStyle w:val="TableText"/>
            </w:pPr>
            <w:r>
              <w:t>X</w:t>
            </w:r>
          </w:p>
        </w:tc>
      </w:tr>
      <w:tr w:rsidR="00BE396E" w14:paraId="412199A3" w14:textId="77777777" w:rsidTr="00006E83">
        <w:trPr>
          <w:cantSplit/>
          <w:jc w:val="center"/>
        </w:trPr>
        <w:tc>
          <w:tcPr>
            <w:tcW w:w="802" w:type="dxa"/>
            <w:tcMar>
              <w:left w:w="58" w:type="dxa"/>
              <w:right w:w="58" w:type="dxa"/>
            </w:tcMar>
          </w:tcPr>
          <w:p w14:paraId="543B933F" w14:textId="3D3A4D32" w:rsidR="00BE396E" w:rsidRDefault="00BE396E" w:rsidP="00BE396E">
            <w:pPr>
              <w:pStyle w:val="TableText"/>
            </w:pPr>
            <w:r>
              <w:t>794</w:t>
            </w:r>
            <w:r w:rsidR="00135F82">
              <w:t xml:space="preserve"> – </w:t>
            </w:r>
            <w:r>
              <w:t>796</w:t>
            </w:r>
          </w:p>
        </w:tc>
        <w:tc>
          <w:tcPr>
            <w:tcW w:w="2226" w:type="dxa"/>
            <w:tcMar>
              <w:left w:w="58" w:type="dxa"/>
              <w:right w:w="58" w:type="dxa"/>
            </w:tcMar>
          </w:tcPr>
          <w:p w14:paraId="0C8CB7F3" w14:textId="77777777" w:rsidR="00BE396E" w:rsidRDefault="00BE396E" w:rsidP="00BE396E">
            <w:pPr>
              <w:pStyle w:val="TableText"/>
            </w:pPr>
            <w:r>
              <w:t>AUDIT NUMBER FAILED (10)</w:t>
            </w:r>
          </w:p>
        </w:tc>
        <w:tc>
          <w:tcPr>
            <w:tcW w:w="2935" w:type="dxa"/>
            <w:tcMar>
              <w:left w:w="58" w:type="dxa"/>
              <w:right w:w="58" w:type="dxa"/>
            </w:tcMar>
          </w:tcPr>
          <w:p w14:paraId="0D799383" w14:textId="6A587FA5" w:rsidR="00BE396E" w:rsidRDefault="00BE396E" w:rsidP="00BE396E">
            <w:pPr>
              <w:pStyle w:val="TableText"/>
            </w:pPr>
            <w:r>
              <w:t>:P:IDR-</w:t>
            </w:r>
            <w:hyperlink r:id="rId269" w:history="1">
              <w:r>
                <w:rPr>
                  <w:rStyle w:val="Hyperlink"/>
                </w:rPr>
                <w:t>J-AUDIT-NUM</w:t>
              </w:r>
            </w:hyperlink>
          </w:p>
        </w:tc>
        <w:tc>
          <w:tcPr>
            <w:tcW w:w="2849" w:type="dxa"/>
            <w:gridSpan w:val="2"/>
            <w:tcMar>
              <w:left w:w="58" w:type="dxa"/>
              <w:right w:w="58" w:type="dxa"/>
            </w:tcMar>
          </w:tcPr>
          <w:p w14:paraId="0C1CBED7" w14:textId="77777777" w:rsidR="00BE396E" w:rsidRDefault="00BE396E" w:rsidP="00BE396E">
            <w:pPr>
              <w:pStyle w:val="TableText"/>
            </w:pPr>
            <w:r>
              <w:t>Audit number</w:t>
            </w:r>
          </w:p>
          <w:p w14:paraId="45D20510" w14:textId="77777777" w:rsidR="00BE396E" w:rsidRDefault="00BE396E" w:rsidP="00BE396E">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2519112E" w14:textId="77777777" w:rsidR="00BE396E" w:rsidRDefault="00BE396E" w:rsidP="00BE396E">
            <w:pPr>
              <w:pStyle w:val="TableText"/>
              <w:rPr>
                <w:caps/>
              </w:rPr>
            </w:pPr>
            <w:r>
              <w:rPr>
                <w:caps/>
              </w:rPr>
              <w:t>3 N</w:t>
            </w:r>
          </w:p>
        </w:tc>
        <w:tc>
          <w:tcPr>
            <w:tcW w:w="2340" w:type="dxa"/>
            <w:tcMar>
              <w:left w:w="58" w:type="dxa"/>
              <w:right w:w="58" w:type="dxa"/>
            </w:tcMar>
          </w:tcPr>
          <w:p w14:paraId="4DB4C76F" w14:textId="4C5298FB" w:rsidR="00BE396E" w:rsidRDefault="00BE396E" w:rsidP="00C13A40">
            <w:pPr>
              <w:pStyle w:val="TableText"/>
            </w:pPr>
            <w:r>
              <w:t>000</w:t>
            </w:r>
            <w:r w:rsidR="00C13A40">
              <w:t xml:space="preserve"> – </w:t>
            </w:r>
            <w:r>
              <w:t>999</w:t>
            </w:r>
          </w:p>
        </w:tc>
        <w:tc>
          <w:tcPr>
            <w:tcW w:w="858" w:type="dxa"/>
            <w:tcMar>
              <w:left w:w="58" w:type="dxa"/>
              <w:right w:w="58" w:type="dxa"/>
            </w:tcMar>
          </w:tcPr>
          <w:p w14:paraId="2B53D03B" w14:textId="77777777" w:rsidR="00BE396E" w:rsidRDefault="00BE396E" w:rsidP="00BE396E">
            <w:pPr>
              <w:pStyle w:val="TableText"/>
            </w:pPr>
            <w:r>
              <w:t>Zeros</w:t>
            </w:r>
          </w:p>
        </w:tc>
        <w:tc>
          <w:tcPr>
            <w:tcW w:w="431" w:type="dxa"/>
          </w:tcPr>
          <w:p w14:paraId="49683848" w14:textId="77777777" w:rsidR="00BE396E" w:rsidRDefault="00BE396E" w:rsidP="00BE396E">
            <w:pPr>
              <w:pStyle w:val="TableText"/>
            </w:pPr>
            <w:r>
              <w:t>X</w:t>
            </w:r>
          </w:p>
        </w:tc>
        <w:tc>
          <w:tcPr>
            <w:tcW w:w="431" w:type="dxa"/>
          </w:tcPr>
          <w:p w14:paraId="3E43FB9F" w14:textId="77777777" w:rsidR="00BE396E" w:rsidRDefault="00BE396E" w:rsidP="00BE396E">
            <w:pPr>
              <w:pStyle w:val="TableText"/>
            </w:pPr>
            <w:r>
              <w:t>X</w:t>
            </w:r>
          </w:p>
        </w:tc>
        <w:tc>
          <w:tcPr>
            <w:tcW w:w="432" w:type="dxa"/>
          </w:tcPr>
          <w:p w14:paraId="5118D7F4" w14:textId="77777777" w:rsidR="00BE396E" w:rsidRDefault="00BE396E" w:rsidP="00BE396E">
            <w:pPr>
              <w:pStyle w:val="TableText"/>
            </w:pPr>
            <w:r>
              <w:t>X</w:t>
            </w:r>
          </w:p>
        </w:tc>
      </w:tr>
      <w:tr w:rsidR="00BE396E" w14:paraId="02FD2350" w14:textId="77777777" w:rsidTr="00006E83">
        <w:trPr>
          <w:cantSplit/>
          <w:jc w:val="center"/>
        </w:trPr>
        <w:tc>
          <w:tcPr>
            <w:tcW w:w="802" w:type="dxa"/>
            <w:tcMar>
              <w:left w:w="58" w:type="dxa"/>
              <w:right w:w="58" w:type="dxa"/>
            </w:tcMar>
          </w:tcPr>
          <w:p w14:paraId="410FCE91" w14:textId="77777777" w:rsidR="00BE396E" w:rsidRDefault="00BE396E" w:rsidP="00BE396E">
            <w:pPr>
              <w:pStyle w:val="TableText"/>
            </w:pPr>
            <w:r>
              <w:t>797</w:t>
            </w:r>
          </w:p>
        </w:tc>
        <w:tc>
          <w:tcPr>
            <w:tcW w:w="2226" w:type="dxa"/>
            <w:tcMar>
              <w:left w:w="58" w:type="dxa"/>
              <w:right w:w="58" w:type="dxa"/>
            </w:tcMar>
          </w:tcPr>
          <w:p w14:paraId="16746E0A" w14:textId="77777777" w:rsidR="00BE396E" w:rsidRDefault="00BE396E" w:rsidP="00BE396E">
            <w:pPr>
              <w:pStyle w:val="TableText"/>
            </w:pPr>
            <w:r>
              <w:t>AUDIT SUFFIX (10)</w:t>
            </w:r>
          </w:p>
        </w:tc>
        <w:tc>
          <w:tcPr>
            <w:tcW w:w="2935" w:type="dxa"/>
            <w:tcMar>
              <w:left w:w="58" w:type="dxa"/>
              <w:right w:w="58" w:type="dxa"/>
            </w:tcMar>
          </w:tcPr>
          <w:p w14:paraId="0BAE358D" w14:textId="27EF42A0" w:rsidR="00BE396E" w:rsidRDefault="00BE396E" w:rsidP="00BE396E">
            <w:pPr>
              <w:pStyle w:val="TableText"/>
            </w:pPr>
            <w:r>
              <w:t>:P:IDR-</w:t>
            </w:r>
            <w:hyperlink r:id="rId270" w:history="1">
              <w:r>
                <w:rPr>
                  <w:rStyle w:val="Hyperlink"/>
                </w:rPr>
                <w:t>J-AUDIT-IND</w:t>
              </w:r>
            </w:hyperlink>
          </w:p>
        </w:tc>
        <w:tc>
          <w:tcPr>
            <w:tcW w:w="2849" w:type="dxa"/>
            <w:gridSpan w:val="2"/>
            <w:tcMar>
              <w:left w:w="58" w:type="dxa"/>
              <w:right w:w="58" w:type="dxa"/>
            </w:tcMar>
          </w:tcPr>
          <w:p w14:paraId="35491360" w14:textId="68E4C218" w:rsidR="00BE396E" w:rsidRDefault="00BE396E" w:rsidP="00BE396E">
            <w:pPr>
              <w:pStyle w:val="TableText"/>
              <w:rPr>
                <w:rFonts w:cs="Arial"/>
                <w:color w:val="000000"/>
              </w:rPr>
            </w:pPr>
            <w:r w:rsidRPr="000E6DDD">
              <w:rPr>
                <w:rFonts w:cs="Arial"/>
                <w:color w:val="000000"/>
              </w:rPr>
              <w:t>Audit indicator</w:t>
            </w:r>
          </w:p>
          <w:p w14:paraId="4F7929B5" w14:textId="774F9BF6" w:rsidR="00BE396E" w:rsidRDefault="00BE396E" w:rsidP="00C13A40">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7641EACE" w14:textId="77777777" w:rsidR="00BE396E" w:rsidRDefault="00BE396E" w:rsidP="00BE396E">
            <w:pPr>
              <w:pStyle w:val="TableText"/>
              <w:rPr>
                <w:caps/>
              </w:rPr>
            </w:pPr>
            <w:r>
              <w:rPr>
                <w:caps/>
              </w:rPr>
              <w:t>1 c</w:t>
            </w:r>
          </w:p>
        </w:tc>
        <w:tc>
          <w:tcPr>
            <w:tcW w:w="2340" w:type="dxa"/>
            <w:tcMar>
              <w:left w:w="58" w:type="dxa"/>
              <w:right w:w="58" w:type="dxa"/>
            </w:tcMar>
          </w:tcPr>
          <w:p w14:paraId="59D9C9CF" w14:textId="77777777" w:rsidR="00BE396E" w:rsidRPr="00865B7A" w:rsidRDefault="00BE396E" w:rsidP="00BE396E">
            <w:pPr>
              <w:pStyle w:val="TableText"/>
            </w:pPr>
            <w:r w:rsidRPr="0042502A">
              <w:rPr>
                <w:b/>
              </w:rPr>
              <w:t>Valid Values:</w:t>
            </w:r>
          </w:p>
          <w:p w14:paraId="131FF679" w14:textId="311C5A25" w:rsidR="00BE396E" w:rsidRPr="00C80849" w:rsidRDefault="00BE396E" w:rsidP="00245396">
            <w:pPr>
              <w:pStyle w:val="TableTextBullet"/>
            </w:pPr>
            <w:r w:rsidRPr="00C80849">
              <w:t xml:space="preserve">A, B, C, K </w:t>
            </w:r>
            <w:r w:rsidR="00C13A40">
              <w:t xml:space="preserve">– </w:t>
            </w:r>
            <w:r w:rsidRPr="00C80849">
              <w:t>Audit</w:t>
            </w:r>
          </w:p>
          <w:p w14:paraId="4C3F457D" w14:textId="4BDE4057" w:rsidR="00BE396E" w:rsidRPr="00C80849" w:rsidRDefault="00BE396E" w:rsidP="00245396">
            <w:pPr>
              <w:pStyle w:val="TableTextBullet"/>
            </w:pPr>
            <w:r w:rsidRPr="00C80849">
              <w:t xml:space="preserve">H, I, J, M </w:t>
            </w:r>
            <w:r w:rsidR="00C13A40">
              <w:t xml:space="preserve">– </w:t>
            </w:r>
            <w:r w:rsidRPr="00C80849">
              <w:t>Header edit</w:t>
            </w:r>
          </w:p>
          <w:p w14:paraId="3259BBD4" w14:textId="34AC5EEB"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378791AD" w14:textId="77777777" w:rsidR="00BE396E" w:rsidRDefault="00BE396E" w:rsidP="00BE396E">
            <w:pPr>
              <w:pStyle w:val="TableText"/>
            </w:pPr>
            <w:r>
              <w:t>Spaces</w:t>
            </w:r>
          </w:p>
        </w:tc>
        <w:tc>
          <w:tcPr>
            <w:tcW w:w="431" w:type="dxa"/>
          </w:tcPr>
          <w:p w14:paraId="66EC75A2" w14:textId="77777777" w:rsidR="00BE396E" w:rsidRDefault="00BE396E" w:rsidP="00BE396E">
            <w:pPr>
              <w:pStyle w:val="TableText"/>
            </w:pPr>
            <w:r>
              <w:t>X</w:t>
            </w:r>
          </w:p>
        </w:tc>
        <w:tc>
          <w:tcPr>
            <w:tcW w:w="431" w:type="dxa"/>
          </w:tcPr>
          <w:p w14:paraId="1869B540" w14:textId="77777777" w:rsidR="00BE396E" w:rsidRDefault="00BE396E" w:rsidP="00BE396E">
            <w:pPr>
              <w:pStyle w:val="TableText"/>
            </w:pPr>
            <w:r>
              <w:t>X</w:t>
            </w:r>
          </w:p>
        </w:tc>
        <w:tc>
          <w:tcPr>
            <w:tcW w:w="432" w:type="dxa"/>
          </w:tcPr>
          <w:p w14:paraId="2A5B1338" w14:textId="77777777" w:rsidR="00BE396E" w:rsidRDefault="00BE396E" w:rsidP="00BE396E">
            <w:pPr>
              <w:pStyle w:val="TableText"/>
            </w:pPr>
            <w:r>
              <w:t>X</w:t>
            </w:r>
          </w:p>
        </w:tc>
      </w:tr>
      <w:tr w:rsidR="00BE396E" w14:paraId="77C7C054" w14:textId="77777777" w:rsidTr="00006E83">
        <w:trPr>
          <w:cantSplit/>
          <w:jc w:val="center"/>
        </w:trPr>
        <w:tc>
          <w:tcPr>
            <w:tcW w:w="802" w:type="dxa"/>
            <w:tcMar>
              <w:left w:w="58" w:type="dxa"/>
              <w:right w:w="58" w:type="dxa"/>
            </w:tcMar>
          </w:tcPr>
          <w:p w14:paraId="444070FB" w14:textId="77777777" w:rsidR="00BE396E" w:rsidRDefault="00BE396E" w:rsidP="00BE396E">
            <w:pPr>
              <w:pStyle w:val="TableText"/>
            </w:pPr>
            <w:r>
              <w:t>798</w:t>
            </w:r>
          </w:p>
        </w:tc>
        <w:tc>
          <w:tcPr>
            <w:tcW w:w="2226" w:type="dxa"/>
            <w:tcMar>
              <w:left w:w="58" w:type="dxa"/>
              <w:right w:w="58" w:type="dxa"/>
            </w:tcMar>
          </w:tcPr>
          <w:p w14:paraId="773B1A82" w14:textId="77777777" w:rsidR="00BE396E" w:rsidRDefault="00BE396E" w:rsidP="00BE396E">
            <w:pPr>
              <w:pStyle w:val="TableText"/>
            </w:pPr>
            <w:r>
              <w:t>AUDIT DISPOSITION (10)</w:t>
            </w:r>
          </w:p>
        </w:tc>
        <w:tc>
          <w:tcPr>
            <w:tcW w:w="2935" w:type="dxa"/>
            <w:tcMar>
              <w:left w:w="58" w:type="dxa"/>
              <w:right w:w="58" w:type="dxa"/>
            </w:tcMar>
          </w:tcPr>
          <w:p w14:paraId="3174EF74" w14:textId="263AEACD" w:rsidR="00BE396E" w:rsidRDefault="00BE396E" w:rsidP="00BE396E">
            <w:pPr>
              <w:pStyle w:val="TableText"/>
            </w:pPr>
            <w:r>
              <w:t>:P:IDR-</w:t>
            </w:r>
            <w:hyperlink r:id="rId271" w:history="1">
              <w:r>
                <w:rPr>
                  <w:rStyle w:val="Hyperlink"/>
                </w:rPr>
                <w:t>J-AUDIT-DISP</w:t>
              </w:r>
            </w:hyperlink>
          </w:p>
        </w:tc>
        <w:tc>
          <w:tcPr>
            <w:tcW w:w="2849" w:type="dxa"/>
            <w:gridSpan w:val="2"/>
            <w:tcMar>
              <w:left w:w="58" w:type="dxa"/>
              <w:right w:w="58" w:type="dxa"/>
            </w:tcMar>
          </w:tcPr>
          <w:p w14:paraId="6E13034A" w14:textId="77777777" w:rsidR="00BE396E" w:rsidRDefault="00BE396E" w:rsidP="00BE396E">
            <w:pPr>
              <w:pStyle w:val="TableText"/>
            </w:pPr>
            <w:r>
              <w:t>Audit disposition</w:t>
            </w:r>
          </w:p>
          <w:p w14:paraId="6A721907" w14:textId="77777777" w:rsidR="00BE396E" w:rsidRDefault="00BE396E" w:rsidP="00BE396E">
            <w:pPr>
              <w:pStyle w:val="TableText"/>
            </w:pPr>
            <w:r w:rsidRPr="000E6DDD">
              <w:rPr>
                <w:rFonts w:cs="Arial"/>
                <w:color w:val="000000"/>
              </w:rPr>
              <w:t>This item is used to identify the disposition of the J-AUDIT-NUM field.</w:t>
            </w:r>
          </w:p>
        </w:tc>
        <w:tc>
          <w:tcPr>
            <w:tcW w:w="1080" w:type="dxa"/>
            <w:tcMar>
              <w:left w:w="58" w:type="dxa"/>
              <w:right w:w="58" w:type="dxa"/>
            </w:tcMar>
          </w:tcPr>
          <w:p w14:paraId="36371828" w14:textId="77777777" w:rsidR="00BE396E" w:rsidRDefault="00BE396E" w:rsidP="00BE396E">
            <w:pPr>
              <w:pStyle w:val="TableText"/>
              <w:rPr>
                <w:caps/>
              </w:rPr>
            </w:pPr>
            <w:r>
              <w:rPr>
                <w:caps/>
              </w:rPr>
              <w:t>1 C</w:t>
            </w:r>
          </w:p>
        </w:tc>
        <w:tc>
          <w:tcPr>
            <w:tcW w:w="2340" w:type="dxa"/>
            <w:tcMar>
              <w:left w:w="58" w:type="dxa"/>
              <w:right w:w="58" w:type="dxa"/>
            </w:tcMar>
          </w:tcPr>
          <w:p w14:paraId="7AA67E9C" w14:textId="05BFEABC" w:rsidR="00BE396E" w:rsidRDefault="00BE396E" w:rsidP="00BE396E">
            <w:pPr>
              <w:pStyle w:val="TableText"/>
            </w:pPr>
            <w:r w:rsidRPr="00AD4529">
              <w:rPr>
                <w:rFonts w:cs="Arial"/>
              </w:rPr>
              <w:t xml:space="preserve">Refer to the </w:t>
            </w:r>
            <w:hyperlink r:id="rId272"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60541CD5" w14:textId="77777777" w:rsidR="00BE396E" w:rsidRDefault="00BE396E" w:rsidP="00BE396E">
            <w:pPr>
              <w:pStyle w:val="TableText"/>
            </w:pPr>
            <w:r>
              <w:t>Spaces</w:t>
            </w:r>
          </w:p>
        </w:tc>
        <w:tc>
          <w:tcPr>
            <w:tcW w:w="431" w:type="dxa"/>
          </w:tcPr>
          <w:p w14:paraId="15E30274" w14:textId="77777777" w:rsidR="00BE396E" w:rsidRDefault="00BE396E" w:rsidP="00BE396E">
            <w:pPr>
              <w:pStyle w:val="TableText"/>
            </w:pPr>
            <w:r>
              <w:t>X</w:t>
            </w:r>
          </w:p>
        </w:tc>
        <w:tc>
          <w:tcPr>
            <w:tcW w:w="431" w:type="dxa"/>
          </w:tcPr>
          <w:p w14:paraId="40E1E545" w14:textId="77777777" w:rsidR="00BE396E" w:rsidRDefault="00BE396E" w:rsidP="00BE396E">
            <w:pPr>
              <w:pStyle w:val="TableText"/>
            </w:pPr>
            <w:r>
              <w:t>X</w:t>
            </w:r>
          </w:p>
        </w:tc>
        <w:tc>
          <w:tcPr>
            <w:tcW w:w="432" w:type="dxa"/>
          </w:tcPr>
          <w:p w14:paraId="35256CB2" w14:textId="77777777" w:rsidR="00BE396E" w:rsidRDefault="00BE396E" w:rsidP="00BE396E">
            <w:pPr>
              <w:pStyle w:val="TableText"/>
            </w:pPr>
            <w:r>
              <w:t>X</w:t>
            </w:r>
          </w:p>
        </w:tc>
      </w:tr>
      <w:tr w:rsidR="00BE396E" w14:paraId="603B51E1" w14:textId="77777777" w:rsidTr="00006E83">
        <w:trPr>
          <w:cantSplit/>
          <w:jc w:val="center"/>
        </w:trPr>
        <w:tc>
          <w:tcPr>
            <w:tcW w:w="802" w:type="dxa"/>
            <w:tcMar>
              <w:left w:w="58" w:type="dxa"/>
              <w:right w:w="58" w:type="dxa"/>
            </w:tcMar>
          </w:tcPr>
          <w:p w14:paraId="452A4449" w14:textId="0457851D" w:rsidR="00BE396E" w:rsidRDefault="00BE396E" w:rsidP="00BE396E">
            <w:pPr>
              <w:pStyle w:val="TableText"/>
            </w:pPr>
            <w:r>
              <w:t>799</w:t>
            </w:r>
            <w:r w:rsidR="00135F82">
              <w:t xml:space="preserve"> – </w:t>
            </w:r>
            <w:r>
              <w:t>801</w:t>
            </w:r>
          </w:p>
        </w:tc>
        <w:tc>
          <w:tcPr>
            <w:tcW w:w="2226" w:type="dxa"/>
            <w:tcMar>
              <w:left w:w="58" w:type="dxa"/>
              <w:right w:w="58" w:type="dxa"/>
            </w:tcMar>
          </w:tcPr>
          <w:p w14:paraId="018A8269" w14:textId="77777777" w:rsidR="00BE396E" w:rsidRDefault="00BE396E" w:rsidP="00BE396E">
            <w:pPr>
              <w:pStyle w:val="TableText"/>
            </w:pPr>
            <w:r>
              <w:t>AUDIT NUMBER FAILED (11)</w:t>
            </w:r>
          </w:p>
        </w:tc>
        <w:tc>
          <w:tcPr>
            <w:tcW w:w="2935" w:type="dxa"/>
            <w:tcMar>
              <w:left w:w="58" w:type="dxa"/>
              <w:right w:w="58" w:type="dxa"/>
            </w:tcMar>
          </w:tcPr>
          <w:p w14:paraId="39B99A1C" w14:textId="5670F95D" w:rsidR="00BE396E" w:rsidRDefault="00BE396E" w:rsidP="00BE396E">
            <w:pPr>
              <w:pStyle w:val="TableText"/>
            </w:pPr>
            <w:r>
              <w:t>:P:IDR-</w:t>
            </w:r>
            <w:hyperlink r:id="rId273" w:history="1">
              <w:r>
                <w:rPr>
                  <w:rStyle w:val="Hyperlink"/>
                </w:rPr>
                <w:t>J-AUDIT-NUM</w:t>
              </w:r>
            </w:hyperlink>
          </w:p>
        </w:tc>
        <w:tc>
          <w:tcPr>
            <w:tcW w:w="2849" w:type="dxa"/>
            <w:gridSpan w:val="2"/>
            <w:tcMar>
              <w:left w:w="58" w:type="dxa"/>
              <w:right w:w="58" w:type="dxa"/>
            </w:tcMar>
          </w:tcPr>
          <w:p w14:paraId="205A0535" w14:textId="16FC7EF5" w:rsidR="00BE396E" w:rsidRDefault="00BE396E" w:rsidP="00BE396E">
            <w:pPr>
              <w:pStyle w:val="TableText"/>
            </w:pPr>
            <w:r>
              <w:t>Audit number</w:t>
            </w:r>
          </w:p>
          <w:p w14:paraId="388689D0" w14:textId="77777777" w:rsidR="00BE396E" w:rsidRDefault="00BE396E" w:rsidP="00BE396E">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1C61B5F3" w14:textId="77777777" w:rsidR="00BE396E" w:rsidRDefault="00BE396E" w:rsidP="00BE396E">
            <w:pPr>
              <w:pStyle w:val="TableText"/>
              <w:rPr>
                <w:caps/>
              </w:rPr>
            </w:pPr>
            <w:r>
              <w:rPr>
                <w:caps/>
              </w:rPr>
              <w:t>3 N</w:t>
            </w:r>
          </w:p>
        </w:tc>
        <w:tc>
          <w:tcPr>
            <w:tcW w:w="2340" w:type="dxa"/>
            <w:tcMar>
              <w:left w:w="58" w:type="dxa"/>
              <w:right w:w="58" w:type="dxa"/>
            </w:tcMar>
          </w:tcPr>
          <w:p w14:paraId="6B8DE665" w14:textId="23F0B58C" w:rsidR="00BE396E" w:rsidRDefault="00BE396E" w:rsidP="00C13A40">
            <w:pPr>
              <w:pStyle w:val="TableText"/>
            </w:pPr>
            <w:r>
              <w:t>000</w:t>
            </w:r>
            <w:r w:rsidR="00C13A40">
              <w:t xml:space="preserve"> – </w:t>
            </w:r>
            <w:r>
              <w:t>999</w:t>
            </w:r>
          </w:p>
        </w:tc>
        <w:tc>
          <w:tcPr>
            <w:tcW w:w="858" w:type="dxa"/>
            <w:tcMar>
              <w:left w:w="58" w:type="dxa"/>
              <w:right w:w="58" w:type="dxa"/>
            </w:tcMar>
          </w:tcPr>
          <w:p w14:paraId="3DCC9698" w14:textId="77777777" w:rsidR="00BE396E" w:rsidRDefault="00BE396E" w:rsidP="00BE396E">
            <w:pPr>
              <w:pStyle w:val="TableText"/>
            </w:pPr>
            <w:r>
              <w:t>Zeros</w:t>
            </w:r>
          </w:p>
        </w:tc>
        <w:tc>
          <w:tcPr>
            <w:tcW w:w="431" w:type="dxa"/>
          </w:tcPr>
          <w:p w14:paraId="6CBA2041" w14:textId="77777777" w:rsidR="00BE396E" w:rsidRDefault="00BE396E" w:rsidP="00BE396E">
            <w:pPr>
              <w:pStyle w:val="TableText"/>
            </w:pPr>
            <w:r>
              <w:t>X</w:t>
            </w:r>
          </w:p>
        </w:tc>
        <w:tc>
          <w:tcPr>
            <w:tcW w:w="431" w:type="dxa"/>
          </w:tcPr>
          <w:p w14:paraId="3B74520D" w14:textId="77777777" w:rsidR="00BE396E" w:rsidRDefault="00BE396E" w:rsidP="00BE396E">
            <w:pPr>
              <w:pStyle w:val="TableText"/>
            </w:pPr>
            <w:r>
              <w:t>X</w:t>
            </w:r>
          </w:p>
        </w:tc>
        <w:tc>
          <w:tcPr>
            <w:tcW w:w="432" w:type="dxa"/>
          </w:tcPr>
          <w:p w14:paraId="787CA10C" w14:textId="77777777" w:rsidR="00BE396E" w:rsidRDefault="00BE396E" w:rsidP="00BE396E">
            <w:pPr>
              <w:pStyle w:val="TableText"/>
            </w:pPr>
            <w:r>
              <w:t>X</w:t>
            </w:r>
          </w:p>
        </w:tc>
      </w:tr>
      <w:tr w:rsidR="00BE396E" w14:paraId="3D4124DC" w14:textId="77777777" w:rsidTr="00006E83">
        <w:trPr>
          <w:cantSplit/>
          <w:jc w:val="center"/>
        </w:trPr>
        <w:tc>
          <w:tcPr>
            <w:tcW w:w="802" w:type="dxa"/>
            <w:tcMar>
              <w:left w:w="58" w:type="dxa"/>
              <w:right w:w="58" w:type="dxa"/>
            </w:tcMar>
          </w:tcPr>
          <w:p w14:paraId="5EC0FCC7" w14:textId="77777777" w:rsidR="00BE396E" w:rsidRDefault="00BE396E" w:rsidP="00BE396E">
            <w:pPr>
              <w:pStyle w:val="TableText"/>
            </w:pPr>
            <w:r>
              <w:t>802</w:t>
            </w:r>
          </w:p>
        </w:tc>
        <w:tc>
          <w:tcPr>
            <w:tcW w:w="2226" w:type="dxa"/>
            <w:tcMar>
              <w:left w:w="58" w:type="dxa"/>
              <w:right w:w="58" w:type="dxa"/>
            </w:tcMar>
          </w:tcPr>
          <w:p w14:paraId="2CAE488B" w14:textId="77777777" w:rsidR="00BE396E" w:rsidRDefault="00BE396E" w:rsidP="00BE396E">
            <w:pPr>
              <w:pStyle w:val="TableText"/>
            </w:pPr>
            <w:r>
              <w:t>AUDIT SUFFIX (11)</w:t>
            </w:r>
          </w:p>
        </w:tc>
        <w:tc>
          <w:tcPr>
            <w:tcW w:w="2935" w:type="dxa"/>
            <w:tcMar>
              <w:left w:w="58" w:type="dxa"/>
              <w:right w:w="58" w:type="dxa"/>
            </w:tcMar>
          </w:tcPr>
          <w:p w14:paraId="3521C5B4" w14:textId="7D6ED893" w:rsidR="00BE396E" w:rsidRDefault="00BE396E" w:rsidP="00BE396E">
            <w:pPr>
              <w:pStyle w:val="TableText"/>
            </w:pPr>
            <w:r>
              <w:t>:P:IDR-</w:t>
            </w:r>
            <w:hyperlink r:id="rId274" w:history="1">
              <w:r>
                <w:rPr>
                  <w:rStyle w:val="Hyperlink"/>
                </w:rPr>
                <w:t>J-AUDIT-IND</w:t>
              </w:r>
            </w:hyperlink>
          </w:p>
        </w:tc>
        <w:tc>
          <w:tcPr>
            <w:tcW w:w="2849" w:type="dxa"/>
            <w:gridSpan w:val="2"/>
            <w:tcMar>
              <w:left w:w="58" w:type="dxa"/>
              <w:right w:w="58" w:type="dxa"/>
            </w:tcMar>
          </w:tcPr>
          <w:p w14:paraId="6BAA4F9F" w14:textId="592079CE" w:rsidR="00BE396E" w:rsidRDefault="00BE396E" w:rsidP="00BE396E">
            <w:pPr>
              <w:pStyle w:val="TableText"/>
              <w:rPr>
                <w:rFonts w:cs="Arial"/>
                <w:color w:val="000000"/>
              </w:rPr>
            </w:pPr>
            <w:r w:rsidRPr="000E6DDD">
              <w:rPr>
                <w:rFonts w:cs="Arial"/>
                <w:color w:val="000000"/>
              </w:rPr>
              <w:t>Audit indicator</w:t>
            </w:r>
          </w:p>
          <w:p w14:paraId="7FBD80AB" w14:textId="77777777" w:rsidR="00BE396E" w:rsidRDefault="00BE396E" w:rsidP="00BE396E">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23FE0E58" w14:textId="77777777" w:rsidR="00BE396E" w:rsidRDefault="00BE396E" w:rsidP="00BE396E">
            <w:pPr>
              <w:pStyle w:val="TableText"/>
              <w:rPr>
                <w:caps/>
              </w:rPr>
            </w:pPr>
            <w:r>
              <w:rPr>
                <w:caps/>
              </w:rPr>
              <w:t>1 c</w:t>
            </w:r>
          </w:p>
        </w:tc>
        <w:tc>
          <w:tcPr>
            <w:tcW w:w="2340" w:type="dxa"/>
            <w:tcMar>
              <w:left w:w="58" w:type="dxa"/>
              <w:right w:w="58" w:type="dxa"/>
            </w:tcMar>
          </w:tcPr>
          <w:p w14:paraId="647900EF" w14:textId="77777777" w:rsidR="00BE396E" w:rsidRPr="00865B7A" w:rsidRDefault="00BE396E" w:rsidP="00BE396E">
            <w:pPr>
              <w:pStyle w:val="TableText"/>
            </w:pPr>
            <w:r w:rsidRPr="0042502A">
              <w:rPr>
                <w:b/>
              </w:rPr>
              <w:t>Valid Values:</w:t>
            </w:r>
          </w:p>
          <w:p w14:paraId="1125CF28" w14:textId="2586270B" w:rsidR="00BE396E" w:rsidRPr="00C80849" w:rsidRDefault="00BE396E" w:rsidP="00245396">
            <w:pPr>
              <w:pStyle w:val="TableTextBullet"/>
            </w:pPr>
            <w:r w:rsidRPr="00C80849">
              <w:t xml:space="preserve">A, B, C, K </w:t>
            </w:r>
            <w:r w:rsidR="00C13A40">
              <w:t xml:space="preserve">– </w:t>
            </w:r>
            <w:r w:rsidRPr="00C80849">
              <w:t>Audit</w:t>
            </w:r>
          </w:p>
          <w:p w14:paraId="7288EE72" w14:textId="2D1D8B70" w:rsidR="00BE396E" w:rsidRPr="00C80849" w:rsidRDefault="00BE396E" w:rsidP="00245396">
            <w:pPr>
              <w:pStyle w:val="TableTextBullet"/>
            </w:pPr>
            <w:r w:rsidRPr="00C80849">
              <w:t xml:space="preserve">H, I, J, M </w:t>
            </w:r>
            <w:r w:rsidR="00C13A40">
              <w:t xml:space="preserve">– </w:t>
            </w:r>
            <w:r w:rsidRPr="00C80849">
              <w:t>Header edit</w:t>
            </w:r>
          </w:p>
          <w:p w14:paraId="0A307F1B" w14:textId="4949A62B"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0188F3AC" w14:textId="77777777" w:rsidR="00BE396E" w:rsidRDefault="00BE396E" w:rsidP="00BE396E">
            <w:pPr>
              <w:pStyle w:val="TableText"/>
            </w:pPr>
            <w:r>
              <w:t>Spaces</w:t>
            </w:r>
          </w:p>
        </w:tc>
        <w:tc>
          <w:tcPr>
            <w:tcW w:w="431" w:type="dxa"/>
          </w:tcPr>
          <w:p w14:paraId="7DF8BE2F" w14:textId="77777777" w:rsidR="00BE396E" w:rsidRDefault="00BE396E" w:rsidP="00BE396E">
            <w:pPr>
              <w:pStyle w:val="TableText"/>
            </w:pPr>
            <w:r>
              <w:t>X</w:t>
            </w:r>
          </w:p>
        </w:tc>
        <w:tc>
          <w:tcPr>
            <w:tcW w:w="431" w:type="dxa"/>
          </w:tcPr>
          <w:p w14:paraId="4AA513D3" w14:textId="77777777" w:rsidR="00BE396E" w:rsidRDefault="00BE396E" w:rsidP="00BE396E">
            <w:pPr>
              <w:pStyle w:val="TableText"/>
            </w:pPr>
            <w:r>
              <w:t>X</w:t>
            </w:r>
          </w:p>
        </w:tc>
        <w:tc>
          <w:tcPr>
            <w:tcW w:w="432" w:type="dxa"/>
          </w:tcPr>
          <w:p w14:paraId="39F669AF" w14:textId="77777777" w:rsidR="00BE396E" w:rsidRDefault="00BE396E" w:rsidP="00BE396E">
            <w:pPr>
              <w:pStyle w:val="TableText"/>
            </w:pPr>
            <w:r>
              <w:t>X</w:t>
            </w:r>
          </w:p>
        </w:tc>
      </w:tr>
      <w:tr w:rsidR="00BE396E" w14:paraId="3814A603" w14:textId="77777777" w:rsidTr="00006E83">
        <w:trPr>
          <w:cantSplit/>
          <w:jc w:val="center"/>
        </w:trPr>
        <w:tc>
          <w:tcPr>
            <w:tcW w:w="802" w:type="dxa"/>
            <w:tcMar>
              <w:left w:w="58" w:type="dxa"/>
              <w:right w:w="58" w:type="dxa"/>
            </w:tcMar>
          </w:tcPr>
          <w:p w14:paraId="072FCDF0" w14:textId="77777777" w:rsidR="00BE396E" w:rsidRDefault="00BE396E" w:rsidP="00BE396E">
            <w:pPr>
              <w:pStyle w:val="TableText"/>
            </w:pPr>
            <w:r>
              <w:t>803</w:t>
            </w:r>
          </w:p>
        </w:tc>
        <w:tc>
          <w:tcPr>
            <w:tcW w:w="2226" w:type="dxa"/>
            <w:tcMar>
              <w:left w:w="58" w:type="dxa"/>
              <w:right w:w="58" w:type="dxa"/>
            </w:tcMar>
          </w:tcPr>
          <w:p w14:paraId="4FFC24A3" w14:textId="77777777" w:rsidR="00BE396E" w:rsidRDefault="00BE396E" w:rsidP="00BE396E">
            <w:pPr>
              <w:pStyle w:val="TableText"/>
            </w:pPr>
            <w:r>
              <w:t>AUDIT DISPOSITION (11)</w:t>
            </w:r>
          </w:p>
        </w:tc>
        <w:tc>
          <w:tcPr>
            <w:tcW w:w="2935" w:type="dxa"/>
            <w:tcMar>
              <w:left w:w="58" w:type="dxa"/>
              <w:right w:w="58" w:type="dxa"/>
            </w:tcMar>
          </w:tcPr>
          <w:p w14:paraId="171660C0" w14:textId="23A38C44" w:rsidR="00BE396E" w:rsidRDefault="00BE396E" w:rsidP="00BE396E">
            <w:pPr>
              <w:pStyle w:val="TableText"/>
            </w:pPr>
            <w:r>
              <w:t>:P:IDR-</w:t>
            </w:r>
            <w:hyperlink r:id="rId275" w:history="1">
              <w:r>
                <w:rPr>
                  <w:rStyle w:val="Hyperlink"/>
                </w:rPr>
                <w:t>J-AUDIT-DISP</w:t>
              </w:r>
            </w:hyperlink>
          </w:p>
        </w:tc>
        <w:tc>
          <w:tcPr>
            <w:tcW w:w="2849" w:type="dxa"/>
            <w:gridSpan w:val="2"/>
            <w:tcMar>
              <w:left w:w="58" w:type="dxa"/>
              <w:right w:w="58" w:type="dxa"/>
            </w:tcMar>
          </w:tcPr>
          <w:p w14:paraId="508A6FEE" w14:textId="77777777" w:rsidR="00BE396E" w:rsidRDefault="00BE396E" w:rsidP="00BE396E">
            <w:pPr>
              <w:pStyle w:val="TableText"/>
            </w:pPr>
            <w:r>
              <w:t>Audit disposition</w:t>
            </w:r>
          </w:p>
          <w:p w14:paraId="69F4D08E" w14:textId="77777777" w:rsidR="00BE396E" w:rsidRDefault="00BE396E" w:rsidP="00BE396E">
            <w:pPr>
              <w:pStyle w:val="TableText"/>
            </w:pPr>
            <w:r w:rsidRPr="000E6DDD">
              <w:rPr>
                <w:rFonts w:cs="Arial"/>
                <w:color w:val="000000"/>
              </w:rPr>
              <w:t>This item is used to identify the disposition of the J-AUDIT-NUM field.</w:t>
            </w:r>
          </w:p>
        </w:tc>
        <w:tc>
          <w:tcPr>
            <w:tcW w:w="1080" w:type="dxa"/>
            <w:tcMar>
              <w:left w:w="58" w:type="dxa"/>
              <w:right w:w="58" w:type="dxa"/>
            </w:tcMar>
          </w:tcPr>
          <w:p w14:paraId="6FF1C248" w14:textId="77777777" w:rsidR="00BE396E" w:rsidRDefault="00BE396E" w:rsidP="00BE396E">
            <w:pPr>
              <w:pStyle w:val="TableText"/>
              <w:rPr>
                <w:caps/>
              </w:rPr>
            </w:pPr>
            <w:r>
              <w:rPr>
                <w:caps/>
              </w:rPr>
              <w:t>1 C</w:t>
            </w:r>
          </w:p>
        </w:tc>
        <w:tc>
          <w:tcPr>
            <w:tcW w:w="2340" w:type="dxa"/>
            <w:tcMar>
              <w:left w:w="58" w:type="dxa"/>
              <w:right w:w="58" w:type="dxa"/>
            </w:tcMar>
          </w:tcPr>
          <w:p w14:paraId="28B7372C" w14:textId="0A3765E4" w:rsidR="00BE396E" w:rsidRDefault="00BE396E" w:rsidP="00BE396E">
            <w:pPr>
              <w:pStyle w:val="TableText"/>
            </w:pPr>
            <w:r w:rsidRPr="00AD4529">
              <w:rPr>
                <w:rFonts w:cs="Arial"/>
              </w:rPr>
              <w:t xml:space="preserve">Refer to the </w:t>
            </w:r>
            <w:hyperlink r:id="rId276"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17CC65EF" w14:textId="77777777" w:rsidR="00BE396E" w:rsidRDefault="00BE396E" w:rsidP="00BE396E">
            <w:pPr>
              <w:pStyle w:val="TableText"/>
            </w:pPr>
            <w:r>
              <w:t>Spaces</w:t>
            </w:r>
          </w:p>
        </w:tc>
        <w:tc>
          <w:tcPr>
            <w:tcW w:w="431" w:type="dxa"/>
          </w:tcPr>
          <w:p w14:paraId="176F383A" w14:textId="77777777" w:rsidR="00BE396E" w:rsidRDefault="00BE396E" w:rsidP="00BE396E">
            <w:pPr>
              <w:pStyle w:val="TableText"/>
            </w:pPr>
            <w:r>
              <w:t>X</w:t>
            </w:r>
          </w:p>
        </w:tc>
        <w:tc>
          <w:tcPr>
            <w:tcW w:w="431" w:type="dxa"/>
          </w:tcPr>
          <w:p w14:paraId="20CCB79A" w14:textId="77777777" w:rsidR="00BE396E" w:rsidRDefault="00BE396E" w:rsidP="00BE396E">
            <w:pPr>
              <w:pStyle w:val="TableText"/>
            </w:pPr>
            <w:r>
              <w:t>X</w:t>
            </w:r>
          </w:p>
        </w:tc>
        <w:tc>
          <w:tcPr>
            <w:tcW w:w="432" w:type="dxa"/>
          </w:tcPr>
          <w:p w14:paraId="68AC6111" w14:textId="77777777" w:rsidR="00BE396E" w:rsidRDefault="00BE396E" w:rsidP="00BE396E">
            <w:pPr>
              <w:pStyle w:val="TableText"/>
            </w:pPr>
            <w:r>
              <w:t>X</w:t>
            </w:r>
          </w:p>
        </w:tc>
      </w:tr>
      <w:tr w:rsidR="00BE396E" w14:paraId="5DF39197" w14:textId="77777777" w:rsidTr="00006E83">
        <w:trPr>
          <w:cantSplit/>
          <w:jc w:val="center"/>
        </w:trPr>
        <w:tc>
          <w:tcPr>
            <w:tcW w:w="802" w:type="dxa"/>
            <w:tcMar>
              <w:left w:w="58" w:type="dxa"/>
              <w:right w:w="58" w:type="dxa"/>
            </w:tcMar>
          </w:tcPr>
          <w:p w14:paraId="0B319CF5" w14:textId="36CCF1D5" w:rsidR="00BE396E" w:rsidRDefault="00BE396E" w:rsidP="00BE396E">
            <w:pPr>
              <w:pStyle w:val="TableText"/>
            </w:pPr>
            <w:r>
              <w:t>804</w:t>
            </w:r>
            <w:r w:rsidR="00135F82">
              <w:t xml:space="preserve"> – </w:t>
            </w:r>
            <w:r>
              <w:t>806</w:t>
            </w:r>
          </w:p>
        </w:tc>
        <w:tc>
          <w:tcPr>
            <w:tcW w:w="2226" w:type="dxa"/>
            <w:tcMar>
              <w:left w:w="58" w:type="dxa"/>
              <w:right w:w="58" w:type="dxa"/>
            </w:tcMar>
          </w:tcPr>
          <w:p w14:paraId="095F0AA5" w14:textId="77777777" w:rsidR="00BE396E" w:rsidRDefault="00BE396E" w:rsidP="00BE396E">
            <w:pPr>
              <w:pStyle w:val="TableText"/>
            </w:pPr>
            <w:r>
              <w:t>AUDIT NUMBER FAILED (12)</w:t>
            </w:r>
          </w:p>
        </w:tc>
        <w:tc>
          <w:tcPr>
            <w:tcW w:w="2935" w:type="dxa"/>
            <w:tcMar>
              <w:left w:w="58" w:type="dxa"/>
              <w:right w:w="58" w:type="dxa"/>
            </w:tcMar>
          </w:tcPr>
          <w:p w14:paraId="1E2812CB" w14:textId="34706889" w:rsidR="00BE396E" w:rsidRDefault="00BE396E" w:rsidP="00BE396E">
            <w:pPr>
              <w:pStyle w:val="TableText"/>
            </w:pPr>
            <w:r>
              <w:t>:P:IDR-</w:t>
            </w:r>
            <w:hyperlink r:id="rId277" w:history="1">
              <w:r>
                <w:rPr>
                  <w:rStyle w:val="Hyperlink"/>
                </w:rPr>
                <w:t>J-AUDIT-NUM</w:t>
              </w:r>
            </w:hyperlink>
          </w:p>
        </w:tc>
        <w:tc>
          <w:tcPr>
            <w:tcW w:w="2849" w:type="dxa"/>
            <w:gridSpan w:val="2"/>
            <w:tcMar>
              <w:left w:w="58" w:type="dxa"/>
              <w:right w:w="58" w:type="dxa"/>
            </w:tcMar>
          </w:tcPr>
          <w:p w14:paraId="0265A7BA" w14:textId="77777777" w:rsidR="00BE396E" w:rsidRDefault="00BE396E" w:rsidP="00BE396E">
            <w:pPr>
              <w:pStyle w:val="TableText"/>
            </w:pPr>
            <w:r>
              <w:t>Audit number</w:t>
            </w:r>
          </w:p>
          <w:p w14:paraId="10E043F8" w14:textId="70B5DD44" w:rsidR="00BE396E" w:rsidRDefault="00BE396E" w:rsidP="00C13A40">
            <w:pPr>
              <w:pStyle w:val="TableText"/>
            </w:pPr>
            <w:r>
              <w:rPr>
                <w:rFonts w:cs="Arial"/>
                <w:color w:val="000000"/>
              </w:rPr>
              <w:t>I</w:t>
            </w:r>
            <w:r w:rsidRPr="00A64BAC">
              <w:rPr>
                <w:rFonts w:cs="Arial"/>
                <w:color w:val="000000"/>
              </w:rPr>
              <w:t>dentifies the audit</w:t>
            </w:r>
            <w:r>
              <w:rPr>
                <w:rFonts w:cs="Arial"/>
                <w:color w:val="000000"/>
              </w:rPr>
              <w:t xml:space="preserve"> code.</w:t>
            </w:r>
          </w:p>
        </w:tc>
        <w:tc>
          <w:tcPr>
            <w:tcW w:w="1080" w:type="dxa"/>
            <w:tcMar>
              <w:left w:w="58" w:type="dxa"/>
              <w:right w:w="58" w:type="dxa"/>
            </w:tcMar>
          </w:tcPr>
          <w:p w14:paraId="069C39D2" w14:textId="77777777" w:rsidR="00BE396E" w:rsidRDefault="00BE396E" w:rsidP="00BE396E">
            <w:pPr>
              <w:pStyle w:val="TableText"/>
              <w:rPr>
                <w:caps/>
              </w:rPr>
            </w:pPr>
            <w:r>
              <w:rPr>
                <w:caps/>
              </w:rPr>
              <w:t>3 N</w:t>
            </w:r>
          </w:p>
        </w:tc>
        <w:tc>
          <w:tcPr>
            <w:tcW w:w="2340" w:type="dxa"/>
            <w:tcMar>
              <w:left w:w="58" w:type="dxa"/>
              <w:right w:w="58" w:type="dxa"/>
            </w:tcMar>
          </w:tcPr>
          <w:p w14:paraId="3262E4AA" w14:textId="7C21982F" w:rsidR="00BE396E" w:rsidRDefault="00BE396E" w:rsidP="00C13A40">
            <w:pPr>
              <w:pStyle w:val="TableText"/>
            </w:pPr>
            <w:r>
              <w:t>000</w:t>
            </w:r>
            <w:r w:rsidR="00C13A40">
              <w:t xml:space="preserve"> – </w:t>
            </w:r>
            <w:r>
              <w:t>999</w:t>
            </w:r>
          </w:p>
        </w:tc>
        <w:tc>
          <w:tcPr>
            <w:tcW w:w="858" w:type="dxa"/>
            <w:tcMar>
              <w:left w:w="58" w:type="dxa"/>
              <w:right w:w="58" w:type="dxa"/>
            </w:tcMar>
          </w:tcPr>
          <w:p w14:paraId="16EB0A27" w14:textId="77777777" w:rsidR="00BE396E" w:rsidRDefault="00BE396E" w:rsidP="00BE396E">
            <w:pPr>
              <w:pStyle w:val="TableText"/>
            </w:pPr>
            <w:r>
              <w:t>Zeros</w:t>
            </w:r>
          </w:p>
        </w:tc>
        <w:tc>
          <w:tcPr>
            <w:tcW w:w="431" w:type="dxa"/>
          </w:tcPr>
          <w:p w14:paraId="51F13D14" w14:textId="77777777" w:rsidR="00BE396E" w:rsidRDefault="00BE396E" w:rsidP="00BE396E">
            <w:pPr>
              <w:pStyle w:val="TableText"/>
            </w:pPr>
            <w:r>
              <w:t>X</w:t>
            </w:r>
          </w:p>
        </w:tc>
        <w:tc>
          <w:tcPr>
            <w:tcW w:w="431" w:type="dxa"/>
          </w:tcPr>
          <w:p w14:paraId="2EC109F9" w14:textId="77777777" w:rsidR="00BE396E" w:rsidRDefault="00BE396E" w:rsidP="00BE396E">
            <w:pPr>
              <w:pStyle w:val="TableText"/>
            </w:pPr>
            <w:r>
              <w:t>X</w:t>
            </w:r>
          </w:p>
        </w:tc>
        <w:tc>
          <w:tcPr>
            <w:tcW w:w="432" w:type="dxa"/>
          </w:tcPr>
          <w:p w14:paraId="3EA869E7" w14:textId="77777777" w:rsidR="00BE396E" w:rsidRDefault="00BE396E" w:rsidP="00BE396E">
            <w:pPr>
              <w:pStyle w:val="TableText"/>
            </w:pPr>
            <w:r>
              <w:t>X</w:t>
            </w:r>
          </w:p>
        </w:tc>
      </w:tr>
      <w:tr w:rsidR="00BE396E" w14:paraId="358F010B" w14:textId="77777777" w:rsidTr="00006E83">
        <w:trPr>
          <w:cantSplit/>
          <w:jc w:val="center"/>
        </w:trPr>
        <w:tc>
          <w:tcPr>
            <w:tcW w:w="802" w:type="dxa"/>
            <w:tcMar>
              <w:left w:w="58" w:type="dxa"/>
              <w:right w:w="58" w:type="dxa"/>
            </w:tcMar>
          </w:tcPr>
          <w:p w14:paraId="6425436B" w14:textId="77777777" w:rsidR="00BE396E" w:rsidRDefault="00BE396E" w:rsidP="00BE396E">
            <w:pPr>
              <w:pStyle w:val="TableText"/>
            </w:pPr>
            <w:r>
              <w:t>807</w:t>
            </w:r>
          </w:p>
        </w:tc>
        <w:tc>
          <w:tcPr>
            <w:tcW w:w="2226" w:type="dxa"/>
            <w:tcMar>
              <w:left w:w="58" w:type="dxa"/>
              <w:right w:w="58" w:type="dxa"/>
            </w:tcMar>
          </w:tcPr>
          <w:p w14:paraId="0498397D" w14:textId="77777777" w:rsidR="00BE396E" w:rsidRDefault="00BE396E" w:rsidP="00BE396E">
            <w:pPr>
              <w:pStyle w:val="TableText"/>
            </w:pPr>
            <w:r>
              <w:t>AUDIT SUFFIX (12)</w:t>
            </w:r>
          </w:p>
        </w:tc>
        <w:tc>
          <w:tcPr>
            <w:tcW w:w="2935" w:type="dxa"/>
            <w:tcMar>
              <w:left w:w="58" w:type="dxa"/>
              <w:right w:w="58" w:type="dxa"/>
            </w:tcMar>
          </w:tcPr>
          <w:p w14:paraId="5EE22D2D" w14:textId="2CE7A982" w:rsidR="00BE396E" w:rsidRDefault="00BE396E" w:rsidP="00BE396E">
            <w:pPr>
              <w:pStyle w:val="TableText"/>
            </w:pPr>
            <w:r>
              <w:t>:P:IDR-</w:t>
            </w:r>
            <w:hyperlink r:id="rId278" w:history="1">
              <w:r>
                <w:rPr>
                  <w:rStyle w:val="Hyperlink"/>
                </w:rPr>
                <w:t>J-AUDIT-IND</w:t>
              </w:r>
            </w:hyperlink>
          </w:p>
        </w:tc>
        <w:tc>
          <w:tcPr>
            <w:tcW w:w="2849" w:type="dxa"/>
            <w:gridSpan w:val="2"/>
            <w:tcMar>
              <w:left w:w="58" w:type="dxa"/>
              <w:right w:w="58" w:type="dxa"/>
            </w:tcMar>
          </w:tcPr>
          <w:p w14:paraId="25EBFD1A" w14:textId="77777777" w:rsidR="00BE396E" w:rsidRDefault="00BE396E" w:rsidP="00BE396E">
            <w:pPr>
              <w:pStyle w:val="TableText"/>
              <w:rPr>
                <w:rFonts w:cs="Arial"/>
                <w:color w:val="000000"/>
              </w:rPr>
            </w:pPr>
            <w:r w:rsidRPr="000E6DDD">
              <w:rPr>
                <w:rFonts w:cs="Arial"/>
                <w:color w:val="000000"/>
              </w:rPr>
              <w:t>Audit indicator</w:t>
            </w:r>
          </w:p>
          <w:p w14:paraId="69599B8B" w14:textId="77777777" w:rsidR="00BE396E" w:rsidRDefault="00BE396E" w:rsidP="00BE396E">
            <w:pPr>
              <w:pStyle w:val="TableText"/>
            </w:pPr>
            <w:r>
              <w:rPr>
                <w:rFonts w:cs="Arial"/>
                <w:color w:val="000000"/>
              </w:rPr>
              <w:t>I</w:t>
            </w:r>
            <w:r w:rsidRPr="000E6DDD">
              <w:rPr>
                <w:rFonts w:cs="Arial"/>
                <w:color w:val="000000"/>
              </w:rPr>
              <w:t>ndicates if the number displayed in the J-AUDIT-NUM field is an audit or edit.</w:t>
            </w:r>
          </w:p>
        </w:tc>
        <w:tc>
          <w:tcPr>
            <w:tcW w:w="1080" w:type="dxa"/>
            <w:tcMar>
              <w:left w:w="58" w:type="dxa"/>
              <w:right w:w="58" w:type="dxa"/>
            </w:tcMar>
          </w:tcPr>
          <w:p w14:paraId="2DB1202E" w14:textId="77777777" w:rsidR="00BE396E" w:rsidRDefault="00BE396E" w:rsidP="00BE396E">
            <w:pPr>
              <w:pStyle w:val="TableText"/>
              <w:rPr>
                <w:caps/>
              </w:rPr>
            </w:pPr>
            <w:r>
              <w:rPr>
                <w:caps/>
              </w:rPr>
              <w:t>1 c</w:t>
            </w:r>
          </w:p>
        </w:tc>
        <w:tc>
          <w:tcPr>
            <w:tcW w:w="2340" w:type="dxa"/>
            <w:tcMar>
              <w:left w:w="58" w:type="dxa"/>
              <w:right w:w="58" w:type="dxa"/>
            </w:tcMar>
          </w:tcPr>
          <w:p w14:paraId="7F2C41C6" w14:textId="77777777" w:rsidR="00BE396E" w:rsidRPr="00865B7A" w:rsidRDefault="00BE396E" w:rsidP="00BE396E">
            <w:pPr>
              <w:pStyle w:val="TableText"/>
            </w:pPr>
            <w:r w:rsidRPr="0042502A">
              <w:rPr>
                <w:b/>
              </w:rPr>
              <w:t>Valid Values:</w:t>
            </w:r>
          </w:p>
          <w:p w14:paraId="5FE44A8E" w14:textId="3B8D2021" w:rsidR="00BE396E" w:rsidRPr="00C80849" w:rsidRDefault="00BE396E" w:rsidP="00245396">
            <w:pPr>
              <w:pStyle w:val="TableTextBullet"/>
            </w:pPr>
            <w:r w:rsidRPr="00C80849">
              <w:t xml:space="preserve">A, B, C, K </w:t>
            </w:r>
            <w:r w:rsidR="00C13A40">
              <w:t xml:space="preserve">– </w:t>
            </w:r>
            <w:r w:rsidRPr="00C80849">
              <w:t>Audit</w:t>
            </w:r>
          </w:p>
          <w:p w14:paraId="540D0CB7" w14:textId="64D4F0F9" w:rsidR="00BE396E" w:rsidRPr="00C80849" w:rsidRDefault="00BE396E" w:rsidP="00245396">
            <w:pPr>
              <w:pStyle w:val="TableTextBullet"/>
            </w:pPr>
            <w:r w:rsidRPr="00C80849">
              <w:t xml:space="preserve">H, I, J, M </w:t>
            </w:r>
            <w:r w:rsidR="00C13A40">
              <w:t xml:space="preserve">– </w:t>
            </w:r>
            <w:r w:rsidRPr="00C80849">
              <w:t>Header edit</w:t>
            </w:r>
          </w:p>
          <w:p w14:paraId="13ADAE3C" w14:textId="62B0DBF5" w:rsidR="00BE396E" w:rsidRDefault="00BE396E" w:rsidP="00245396">
            <w:pPr>
              <w:pStyle w:val="TableTextBullet"/>
            </w:pPr>
            <w:r w:rsidRPr="00C80849">
              <w:t xml:space="preserve">D, F, G, L </w:t>
            </w:r>
            <w:r w:rsidR="00C13A40">
              <w:t xml:space="preserve">– </w:t>
            </w:r>
            <w:r w:rsidRPr="00C80849">
              <w:t>Detail edit</w:t>
            </w:r>
          </w:p>
        </w:tc>
        <w:tc>
          <w:tcPr>
            <w:tcW w:w="858" w:type="dxa"/>
            <w:tcMar>
              <w:left w:w="58" w:type="dxa"/>
              <w:right w:w="58" w:type="dxa"/>
            </w:tcMar>
          </w:tcPr>
          <w:p w14:paraId="090200E7" w14:textId="77777777" w:rsidR="00BE396E" w:rsidRDefault="00BE396E" w:rsidP="00BE396E">
            <w:pPr>
              <w:pStyle w:val="TableText"/>
            </w:pPr>
            <w:r>
              <w:t>Spaces</w:t>
            </w:r>
          </w:p>
        </w:tc>
        <w:tc>
          <w:tcPr>
            <w:tcW w:w="431" w:type="dxa"/>
          </w:tcPr>
          <w:p w14:paraId="2CE94DE0" w14:textId="77777777" w:rsidR="00BE396E" w:rsidRDefault="00BE396E" w:rsidP="00BE396E">
            <w:pPr>
              <w:pStyle w:val="TableText"/>
            </w:pPr>
            <w:r>
              <w:t>X</w:t>
            </w:r>
          </w:p>
        </w:tc>
        <w:tc>
          <w:tcPr>
            <w:tcW w:w="431" w:type="dxa"/>
          </w:tcPr>
          <w:p w14:paraId="0D5D4772" w14:textId="77777777" w:rsidR="00BE396E" w:rsidRDefault="00BE396E" w:rsidP="00BE396E">
            <w:pPr>
              <w:pStyle w:val="TableText"/>
            </w:pPr>
            <w:r>
              <w:t>X</w:t>
            </w:r>
          </w:p>
        </w:tc>
        <w:tc>
          <w:tcPr>
            <w:tcW w:w="432" w:type="dxa"/>
          </w:tcPr>
          <w:p w14:paraId="4E8A9550" w14:textId="77777777" w:rsidR="00BE396E" w:rsidRDefault="00BE396E" w:rsidP="00BE396E">
            <w:pPr>
              <w:pStyle w:val="TableText"/>
            </w:pPr>
            <w:r>
              <w:t>X</w:t>
            </w:r>
          </w:p>
        </w:tc>
      </w:tr>
      <w:tr w:rsidR="00BE396E" w14:paraId="64FBB84F" w14:textId="77777777" w:rsidTr="00006E83">
        <w:trPr>
          <w:cantSplit/>
          <w:jc w:val="center"/>
        </w:trPr>
        <w:tc>
          <w:tcPr>
            <w:tcW w:w="802" w:type="dxa"/>
            <w:tcMar>
              <w:left w:w="58" w:type="dxa"/>
              <w:right w:w="58" w:type="dxa"/>
            </w:tcMar>
          </w:tcPr>
          <w:p w14:paraId="4A27DAD0" w14:textId="77777777" w:rsidR="00BE396E" w:rsidRDefault="00BE396E" w:rsidP="00BE396E">
            <w:pPr>
              <w:pStyle w:val="TableText"/>
            </w:pPr>
            <w:r>
              <w:t>808</w:t>
            </w:r>
          </w:p>
        </w:tc>
        <w:tc>
          <w:tcPr>
            <w:tcW w:w="2226" w:type="dxa"/>
            <w:tcMar>
              <w:left w:w="58" w:type="dxa"/>
              <w:right w:w="58" w:type="dxa"/>
            </w:tcMar>
          </w:tcPr>
          <w:p w14:paraId="760232E7" w14:textId="77777777" w:rsidR="00BE396E" w:rsidRDefault="00BE396E" w:rsidP="00BE396E">
            <w:pPr>
              <w:pStyle w:val="TableText"/>
            </w:pPr>
            <w:r>
              <w:t>AUDIT DISPOSITION (12)</w:t>
            </w:r>
          </w:p>
        </w:tc>
        <w:tc>
          <w:tcPr>
            <w:tcW w:w="2935" w:type="dxa"/>
            <w:tcMar>
              <w:left w:w="58" w:type="dxa"/>
              <w:right w:w="58" w:type="dxa"/>
            </w:tcMar>
          </w:tcPr>
          <w:p w14:paraId="4D67C3D9" w14:textId="202C7158" w:rsidR="00BE396E" w:rsidRDefault="00BE396E" w:rsidP="00BE396E">
            <w:pPr>
              <w:pStyle w:val="TableText"/>
            </w:pPr>
            <w:r>
              <w:t>:P:IDR-</w:t>
            </w:r>
            <w:hyperlink r:id="rId279" w:history="1">
              <w:r>
                <w:rPr>
                  <w:rStyle w:val="Hyperlink"/>
                </w:rPr>
                <w:t>J-AUDIT-DISP</w:t>
              </w:r>
            </w:hyperlink>
          </w:p>
        </w:tc>
        <w:tc>
          <w:tcPr>
            <w:tcW w:w="2849" w:type="dxa"/>
            <w:gridSpan w:val="2"/>
            <w:tcMar>
              <w:left w:w="58" w:type="dxa"/>
              <w:right w:w="58" w:type="dxa"/>
            </w:tcMar>
          </w:tcPr>
          <w:p w14:paraId="20D14675" w14:textId="77777777" w:rsidR="00BE396E" w:rsidRDefault="00BE396E" w:rsidP="00BE396E">
            <w:pPr>
              <w:pStyle w:val="TableText"/>
            </w:pPr>
            <w:r>
              <w:t>Audit disposition</w:t>
            </w:r>
          </w:p>
          <w:p w14:paraId="1788BC31" w14:textId="77777777" w:rsidR="00BE396E" w:rsidRDefault="00BE396E" w:rsidP="00BE396E">
            <w:pPr>
              <w:pStyle w:val="TableText"/>
            </w:pPr>
            <w:r w:rsidRPr="000E6DDD">
              <w:rPr>
                <w:rFonts w:cs="Arial"/>
                <w:color w:val="000000"/>
              </w:rPr>
              <w:t>This item is used to identify the disposition of the J-AUDIT-NUM field.</w:t>
            </w:r>
          </w:p>
        </w:tc>
        <w:tc>
          <w:tcPr>
            <w:tcW w:w="1080" w:type="dxa"/>
            <w:tcMar>
              <w:left w:w="58" w:type="dxa"/>
              <w:right w:w="58" w:type="dxa"/>
            </w:tcMar>
          </w:tcPr>
          <w:p w14:paraId="73A8546D" w14:textId="77777777" w:rsidR="00BE396E" w:rsidRDefault="00BE396E" w:rsidP="00BE396E">
            <w:pPr>
              <w:pStyle w:val="TableText"/>
              <w:rPr>
                <w:caps/>
              </w:rPr>
            </w:pPr>
            <w:r>
              <w:rPr>
                <w:caps/>
              </w:rPr>
              <w:t>1 C</w:t>
            </w:r>
          </w:p>
        </w:tc>
        <w:tc>
          <w:tcPr>
            <w:tcW w:w="2340" w:type="dxa"/>
            <w:tcMar>
              <w:left w:w="58" w:type="dxa"/>
              <w:right w:w="58" w:type="dxa"/>
            </w:tcMar>
          </w:tcPr>
          <w:p w14:paraId="1BBBD562" w14:textId="3132016B" w:rsidR="00BE396E" w:rsidRDefault="00BE396E" w:rsidP="00BE396E">
            <w:pPr>
              <w:pStyle w:val="TableText"/>
            </w:pPr>
            <w:r w:rsidRPr="00AD4529">
              <w:rPr>
                <w:rFonts w:cs="Arial"/>
              </w:rPr>
              <w:t xml:space="preserve">Refer to the </w:t>
            </w:r>
            <w:hyperlink r:id="rId280" w:history="1">
              <w:r w:rsidRPr="008D25DC">
                <w:rPr>
                  <w:rStyle w:val="Hyperlink"/>
                  <w:rFonts w:cs="Arial"/>
                </w:rPr>
                <w:t>AX</w:t>
              </w:r>
            </w:hyperlink>
            <w:r w:rsidRPr="00AD4529">
              <w:rPr>
                <w:rFonts w:cs="Arial"/>
              </w:rPr>
              <w:t xml:space="preserve"> screen specification for valid values.</w:t>
            </w:r>
          </w:p>
        </w:tc>
        <w:tc>
          <w:tcPr>
            <w:tcW w:w="858" w:type="dxa"/>
            <w:tcMar>
              <w:left w:w="58" w:type="dxa"/>
              <w:right w:w="58" w:type="dxa"/>
            </w:tcMar>
          </w:tcPr>
          <w:p w14:paraId="0FF5C6C7" w14:textId="77777777" w:rsidR="00BE396E" w:rsidRDefault="00BE396E" w:rsidP="00BE396E">
            <w:pPr>
              <w:pStyle w:val="TableText"/>
            </w:pPr>
            <w:r>
              <w:t>Spaces</w:t>
            </w:r>
          </w:p>
        </w:tc>
        <w:tc>
          <w:tcPr>
            <w:tcW w:w="431" w:type="dxa"/>
          </w:tcPr>
          <w:p w14:paraId="62D78048" w14:textId="77777777" w:rsidR="00BE396E" w:rsidRDefault="00BE396E" w:rsidP="00BE396E">
            <w:pPr>
              <w:pStyle w:val="TableText"/>
            </w:pPr>
            <w:r>
              <w:t>X</w:t>
            </w:r>
          </w:p>
        </w:tc>
        <w:tc>
          <w:tcPr>
            <w:tcW w:w="431" w:type="dxa"/>
          </w:tcPr>
          <w:p w14:paraId="006128A5" w14:textId="77777777" w:rsidR="00BE396E" w:rsidRDefault="00BE396E" w:rsidP="00BE396E">
            <w:pPr>
              <w:pStyle w:val="TableText"/>
            </w:pPr>
            <w:r>
              <w:t>X</w:t>
            </w:r>
          </w:p>
        </w:tc>
        <w:tc>
          <w:tcPr>
            <w:tcW w:w="432" w:type="dxa"/>
          </w:tcPr>
          <w:p w14:paraId="2A60F74B" w14:textId="77777777" w:rsidR="00BE396E" w:rsidRDefault="00BE396E" w:rsidP="00BE396E">
            <w:pPr>
              <w:pStyle w:val="TableText"/>
            </w:pPr>
            <w:r>
              <w:t>X</w:t>
            </w:r>
          </w:p>
        </w:tc>
      </w:tr>
      <w:tr w:rsidR="00BE396E" w14:paraId="2D58FE19" w14:textId="77777777" w:rsidTr="00006E83">
        <w:trPr>
          <w:cantSplit/>
          <w:jc w:val="center"/>
        </w:trPr>
        <w:tc>
          <w:tcPr>
            <w:tcW w:w="802" w:type="dxa"/>
            <w:tcMar>
              <w:left w:w="58" w:type="dxa"/>
              <w:right w:w="58" w:type="dxa"/>
            </w:tcMar>
          </w:tcPr>
          <w:p w14:paraId="27DAA28A" w14:textId="41046BCB" w:rsidR="00BE396E" w:rsidRDefault="00BE396E" w:rsidP="00BE396E">
            <w:pPr>
              <w:pStyle w:val="TableText"/>
            </w:pPr>
            <w:r>
              <w:t>809</w:t>
            </w:r>
            <w:r w:rsidR="00135F82">
              <w:t xml:space="preserve"> – </w:t>
            </w:r>
            <w:r>
              <w:t>813</w:t>
            </w:r>
          </w:p>
        </w:tc>
        <w:tc>
          <w:tcPr>
            <w:tcW w:w="2226" w:type="dxa"/>
            <w:tcMar>
              <w:left w:w="58" w:type="dxa"/>
              <w:right w:w="58" w:type="dxa"/>
            </w:tcMar>
          </w:tcPr>
          <w:p w14:paraId="099A5AEF" w14:textId="77777777" w:rsidR="00BE396E" w:rsidRDefault="00BE396E" w:rsidP="00BE396E">
            <w:pPr>
              <w:pStyle w:val="TableText"/>
            </w:pPr>
            <w:r>
              <w:t>SPLIT PAY SUPPRESSION AMOUNT</w:t>
            </w:r>
          </w:p>
        </w:tc>
        <w:tc>
          <w:tcPr>
            <w:tcW w:w="2935" w:type="dxa"/>
            <w:tcMar>
              <w:left w:w="58" w:type="dxa"/>
              <w:right w:w="58" w:type="dxa"/>
            </w:tcMar>
          </w:tcPr>
          <w:p w14:paraId="019F2B4A" w14:textId="04CB01FB" w:rsidR="00BE396E" w:rsidRDefault="00BE396E" w:rsidP="00BE396E">
            <w:pPr>
              <w:pStyle w:val="TableText"/>
            </w:pPr>
            <w:r>
              <w:t>:P:IDR-</w:t>
            </w:r>
            <w:hyperlink r:id="rId281" w:history="1">
              <w:r>
                <w:rPr>
                  <w:rStyle w:val="Hyperlink"/>
                </w:rPr>
                <w:t>SP</w:t>
              </w:r>
              <w:bookmarkStart w:id="369" w:name="_Hlt514734532"/>
              <w:r>
                <w:rPr>
                  <w:rStyle w:val="Hyperlink"/>
                </w:rPr>
                <w:t>L</w:t>
              </w:r>
              <w:bookmarkStart w:id="370" w:name="_Hlt526820997"/>
              <w:bookmarkEnd w:id="369"/>
              <w:r>
                <w:rPr>
                  <w:rStyle w:val="Hyperlink"/>
                </w:rPr>
                <w:t>I</w:t>
              </w:r>
              <w:bookmarkStart w:id="371" w:name="_Hlt506790205"/>
              <w:bookmarkEnd w:id="370"/>
              <w:r>
                <w:rPr>
                  <w:rStyle w:val="Hyperlink"/>
                </w:rPr>
                <w:t>T</w:t>
              </w:r>
              <w:bookmarkStart w:id="372" w:name="_Hlt28749597"/>
              <w:bookmarkEnd w:id="371"/>
              <w:r>
                <w:rPr>
                  <w:rStyle w:val="Hyperlink"/>
                </w:rPr>
                <w:t>-</w:t>
              </w:r>
              <w:bookmarkEnd w:id="372"/>
              <w:r>
                <w:rPr>
                  <w:rStyle w:val="Hyperlink"/>
                </w:rPr>
                <w:t>PA</w:t>
              </w:r>
              <w:bookmarkStart w:id="373" w:name="_Hlt526820985"/>
              <w:r>
                <w:rPr>
                  <w:rStyle w:val="Hyperlink"/>
                </w:rPr>
                <w:t>Y</w:t>
              </w:r>
              <w:bookmarkEnd w:id="373"/>
              <w:r>
                <w:rPr>
                  <w:rStyle w:val="Hyperlink"/>
                </w:rPr>
                <w:t>-SUPP</w:t>
              </w:r>
            </w:hyperlink>
          </w:p>
        </w:tc>
        <w:tc>
          <w:tcPr>
            <w:tcW w:w="2849" w:type="dxa"/>
            <w:gridSpan w:val="2"/>
            <w:tcMar>
              <w:left w:w="58" w:type="dxa"/>
              <w:right w:w="58" w:type="dxa"/>
            </w:tcMar>
          </w:tcPr>
          <w:p w14:paraId="524C6CA8" w14:textId="77777777" w:rsidR="00BE396E" w:rsidRDefault="00BE396E" w:rsidP="00BE396E">
            <w:pPr>
              <w:pStyle w:val="TableText"/>
            </w:pPr>
            <w:r>
              <w:t>Split pay suppression amount</w:t>
            </w:r>
          </w:p>
        </w:tc>
        <w:tc>
          <w:tcPr>
            <w:tcW w:w="1080" w:type="dxa"/>
            <w:tcMar>
              <w:left w:w="58" w:type="dxa"/>
              <w:right w:w="58" w:type="dxa"/>
            </w:tcMar>
          </w:tcPr>
          <w:p w14:paraId="58F13A67" w14:textId="77777777" w:rsidR="00BE396E" w:rsidRDefault="00BE396E" w:rsidP="00BE396E">
            <w:pPr>
              <w:pStyle w:val="TableText"/>
              <w:rPr>
                <w:caps/>
              </w:rPr>
            </w:pPr>
            <w:r>
              <w:rPr>
                <w:caps/>
              </w:rPr>
              <w:t>5 N</w:t>
            </w:r>
          </w:p>
          <w:p w14:paraId="395A70C3" w14:textId="77777777" w:rsidR="00BE396E" w:rsidRDefault="00BE396E" w:rsidP="00BE396E">
            <w:pPr>
              <w:pStyle w:val="TableText"/>
              <w:rPr>
                <w:caps/>
              </w:rPr>
            </w:pPr>
            <w:r>
              <w:rPr>
                <w:caps/>
              </w:rPr>
              <w:t>(999V99)</w:t>
            </w:r>
          </w:p>
        </w:tc>
        <w:tc>
          <w:tcPr>
            <w:tcW w:w="2340" w:type="dxa"/>
            <w:tcMar>
              <w:left w:w="58" w:type="dxa"/>
              <w:right w:w="58" w:type="dxa"/>
            </w:tcMar>
          </w:tcPr>
          <w:p w14:paraId="5DA4BF88" w14:textId="77777777" w:rsidR="00BE396E" w:rsidRDefault="00BE396E" w:rsidP="00BE396E">
            <w:pPr>
              <w:pStyle w:val="TableText"/>
            </w:pPr>
            <w:r>
              <w:t>Amount suppressed to beneficiary under $1.00.</w:t>
            </w:r>
          </w:p>
        </w:tc>
        <w:tc>
          <w:tcPr>
            <w:tcW w:w="858" w:type="dxa"/>
            <w:tcMar>
              <w:left w:w="58" w:type="dxa"/>
              <w:right w:w="58" w:type="dxa"/>
            </w:tcMar>
          </w:tcPr>
          <w:p w14:paraId="1454A451" w14:textId="77777777" w:rsidR="00BE396E" w:rsidRDefault="00BE396E" w:rsidP="00BE396E">
            <w:pPr>
              <w:pStyle w:val="TableText"/>
            </w:pPr>
            <w:r>
              <w:t>Zeros</w:t>
            </w:r>
          </w:p>
        </w:tc>
        <w:tc>
          <w:tcPr>
            <w:tcW w:w="431" w:type="dxa"/>
          </w:tcPr>
          <w:p w14:paraId="0E307E16" w14:textId="77777777" w:rsidR="00BE396E" w:rsidRDefault="00BE396E" w:rsidP="00BE396E">
            <w:pPr>
              <w:pStyle w:val="TableText"/>
            </w:pPr>
            <w:r>
              <w:t>-</w:t>
            </w:r>
          </w:p>
        </w:tc>
        <w:tc>
          <w:tcPr>
            <w:tcW w:w="431" w:type="dxa"/>
          </w:tcPr>
          <w:p w14:paraId="7561D07B" w14:textId="77777777" w:rsidR="00BE396E" w:rsidRDefault="00BE396E" w:rsidP="00BE396E">
            <w:pPr>
              <w:pStyle w:val="TableText"/>
            </w:pPr>
            <w:r>
              <w:t>X</w:t>
            </w:r>
          </w:p>
        </w:tc>
        <w:tc>
          <w:tcPr>
            <w:tcW w:w="432" w:type="dxa"/>
          </w:tcPr>
          <w:p w14:paraId="4487EB41" w14:textId="77777777" w:rsidR="00BE396E" w:rsidRDefault="00BE396E" w:rsidP="00BE396E">
            <w:pPr>
              <w:pStyle w:val="TableText"/>
            </w:pPr>
            <w:r>
              <w:t>X</w:t>
            </w:r>
          </w:p>
        </w:tc>
      </w:tr>
      <w:tr w:rsidR="00BE396E" w14:paraId="33CD6BB8" w14:textId="77777777" w:rsidTr="00006E83">
        <w:trPr>
          <w:cantSplit/>
          <w:jc w:val="center"/>
        </w:trPr>
        <w:tc>
          <w:tcPr>
            <w:tcW w:w="802" w:type="dxa"/>
            <w:tcMar>
              <w:left w:w="58" w:type="dxa"/>
              <w:right w:w="58" w:type="dxa"/>
            </w:tcMar>
          </w:tcPr>
          <w:p w14:paraId="4A18C49F" w14:textId="0B4857E4" w:rsidR="00BE396E" w:rsidRDefault="00BE396E" w:rsidP="00BE396E">
            <w:pPr>
              <w:pStyle w:val="TableText"/>
            </w:pPr>
            <w:r>
              <w:t>814</w:t>
            </w:r>
            <w:r w:rsidR="00135F82">
              <w:t xml:space="preserve"> – </w:t>
            </w:r>
            <w:r>
              <w:t>822</w:t>
            </w:r>
          </w:p>
        </w:tc>
        <w:tc>
          <w:tcPr>
            <w:tcW w:w="2226" w:type="dxa"/>
            <w:tcMar>
              <w:left w:w="58" w:type="dxa"/>
              <w:right w:w="58" w:type="dxa"/>
            </w:tcMar>
          </w:tcPr>
          <w:p w14:paraId="333BE2CD" w14:textId="77777777" w:rsidR="00BE396E" w:rsidRDefault="00BE396E" w:rsidP="00BE396E">
            <w:pPr>
              <w:pStyle w:val="TableText"/>
            </w:pPr>
            <w:r>
              <w:t>BILLING PROVIDER TAX ID</w:t>
            </w:r>
          </w:p>
        </w:tc>
        <w:tc>
          <w:tcPr>
            <w:tcW w:w="2935" w:type="dxa"/>
            <w:tcMar>
              <w:left w:w="58" w:type="dxa"/>
              <w:right w:w="58" w:type="dxa"/>
            </w:tcMar>
          </w:tcPr>
          <w:p w14:paraId="1B78A08D" w14:textId="53C4BCB7" w:rsidR="00BE396E" w:rsidRDefault="00BE396E" w:rsidP="00BE396E">
            <w:pPr>
              <w:pStyle w:val="TableText"/>
            </w:pPr>
            <w:r>
              <w:t>:P:IDR-</w:t>
            </w:r>
            <w:hyperlink r:id="rId282" w:history="1">
              <w:r>
                <w:rPr>
                  <w:rStyle w:val="Hyperlink"/>
                </w:rPr>
                <w:t>J-BPROV-TIN</w:t>
              </w:r>
            </w:hyperlink>
          </w:p>
        </w:tc>
        <w:tc>
          <w:tcPr>
            <w:tcW w:w="2849" w:type="dxa"/>
            <w:gridSpan w:val="2"/>
            <w:tcMar>
              <w:left w:w="58" w:type="dxa"/>
              <w:right w:w="58" w:type="dxa"/>
            </w:tcMar>
          </w:tcPr>
          <w:p w14:paraId="7DB3FF09" w14:textId="77777777" w:rsidR="00BE396E" w:rsidRDefault="00BE396E" w:rsidP="00BE396E">
            <w:pPr>
              <w:pStyle w:val="TableText"/>
            </w:pPr>
            <w:r>
              <w:t>Billing provider tax ID</w:t>
            </w:r>
          </w:p>
        </w:tc>
        <w:tc>
          <w:tcPr>
            <w:tcW w:w="1080" w:type="dxa"/>
            <w:tcMar>
              <w:left w:w="58" w:type="dxa"/>
              <w:right w:w="58" w:type="dxa"/>
            </w:tcMar>
          </w:tcPr>
          <w:p w14:paraId="7D4BF6D9" w14:textId="77777777" w:rsidR="00BE396E" w:rsidRDefault="00BE396E" w:rsidP="00BE396E">
            <w:pPr>
              <w:pStyle w:val="TableText"/>
              <w:rPr>
                <w:caps/>
              </w:rPr>
            </w:pPr>
            <w:r>
              <w:rPr>
                <w:caps/>
              </w:rPr>
              <w:t>9 c</w:t>
            </w:r>
          </w:p>
        </w:tc>
        <w:tc>
          <w:tcPr>
            <w:tcW w:w="2340" w:type="dxa"/>
            <w:tcMar>
              <w:left w:w="58" w:type="dxa"/>
              <w:right w:w="58" w:type="dxa"/>
            </w:tcMar>
          </w:tcPr>
          <w:p w14:paraId="6649E954" w14:textId="77777777" w:rsidR="00BE396E" w:rsidRDefault="00BE396E" w:rsidP="00BE396E">
            <w:pPr>
              <w:pStyle w:val="TableText"/>
            </w:pPr>
            <w:r w:rsidRPr="00C42380">
              <w:t>The Tax Identification Number (TIN) for the Billing Provider for this claim.</w:t>
            </w:r>
          </w:p>
        </w:tc>
        <w:tc>
          <w:tcPr>
            <w:tcW w:w="858" w:type="dxa"/>
            <w:tcMar>
              <w:left w:w="58" w:type="dxa"/>
              <w:right w:w="58" w:type="dxa"/>
            </w:tcMar>
          </w:tcPr>
          <w:p w14:paraId="3C891727" w14:textId="77777777" w:rsidR="00BE396E" w:rsidRDefault="00BE396E" w:rsidP="00BE396E">
            <w:pPr>
              <w:pStyle w:val="TableText"/>
            </w:pPr>
            <w:r>
              <w:t>Spaces</w:t>
            </w:r>
          </w:p>
        </w:tc>
        <w:tc>
          <w:tcPr>
            <w:tcW w:w="431" w:type="dxa"/>
          </w:tcPr>
          <w:p w14:paraId="724A12A0" w14:textId="77777777" w:rsidR="00BE396E" w:rsidRDefault="00BE396E" w:rsidP="00BE396E">
            <w:pPr>
              <w:pStyle w:val="TableText"/>
            </w:pPr>
            <w:r>
              <w:t>X</w:t>
            </w:r>
          </w:p>
        </w:tc>
        <w:tc>
          <w:tcPr>
            <w:tcW w:w="431" w:type="dxa"/>
          </w:tcPr>
          <w:p w14:paraId="1EB96DB4" w14:textId="77777777" w:rsidR="00BE396E" w:rsidRDefault="00BE396E" w:rsidP="00BE396E">
            <w:pPr>
              <w:pStyle w:val="TableText"/>
            </w:pPr>
            <w:r>
              <w:t>X</w:t>
            </w:r>
          </w:p>
        </w:tc>
        <w:tc>
          <w:tcPr>
            <w:tcW w:w="432" w:type="dxa"/>
          </w:tcPr>
          <w:p w14:paraId="4AB24352" w14:textId="77777777" w:rsidR="00BE396E" w:rsidRDefault="00BE396E" w:rsidP="00BE396E">
            <w:pPr>
              <w:pStyle w:val="TableText"/>
            </w:pPr>
            <w:r>
              <w:t>X</w:t>
            </w:r>
          </w:p>
        </w:tc>
      </w:tr>
      <w:tr w:rsidR="00BE396E" w14:paraId="0DE7C7BC" w14:textId="77777777" w:rsidTr="00006E83">
        <w:trPr>
          <w:cantSplit/>
          <w:jc w:val="center"/>
        </w:trPr>
        <w:tc>
          <w:tcPr>
            <w:tcW w:w="802" w:type="dxa"/>
            <w:tcMar>
              <w:left w:w="58" w:type="dxa"/>
              <w:right w:w="58" w:type="dxa"/>
            </w:tcMar>
          </w:tcPr>
          <w:p w14:paraId="6AAA3DE5" w14:textId="77777777" w:rsidR="00BE396E" w:rsidRDefault="00BE396E" w:rsidP="00BE396E">
            <w:pPr>
              <w:pStyle w:val="TableText"/>
            </w:pPr>
            <w:r>
              <w:t>823</w:t>
            </w:r>
          </w:p>
        </w:tc>
        <w:tc>
          <w:tcPr>
            <w:tcW w:w="2226" w:type="dxa"/>
            <w:tcMar>
              <w:left w:w="58" w:type="dxa"/>
              <w:right w:w="58" w:type="dxa"/>
            </w:tcMar>
          </w:tcPr>
          <w:p w14:paraId="2015620B" w14:textId="77777777" w:rsidR="00BE396E" w:rsidRDefault="00BE396E" w:rsidP="00BE396E">
            <w:pPr>
              <w:pStyle w:val="TableText"/>
            </w:pPr>
            <w:r>
              <w:t>BILLING PROVIDER TAX ID INDICATOR</w:t>
            </w:r>
          </w:p>
        </w:tc>
        <w:tc>
          <w:tcPr>
            <w:tcW w:w="2935" w:type="dxa"/>
            <w:tcMar>
              <w:left w:w="58" w:type="dxa"/>
              <w:right w:w="58" w:type="dxa"/>
            </w:tcMar>
          </w:tcPr>
          <w:p w14:paraId="6F5F1064" w14:textId="3DF747B7" w:rsidR="00BE396E" w:rsidRDefault="00BE396E" w:rsidP="00BE396E">
            <w:pPr>
              <w:pStyle w:val="TableText"/>
            </w:pPr>
            <w:r>
              <w:t>:P:IDR-</w:t>
            </w:r>
            <w:hyperlink r:id="rId283" w:history="1">
              <w:r>
                <w:rPr>
                  <w:rStyle w:val="Hyperlink"/>
                </w:rPr>
                <w:t>J-BPROV-TIN-IND</w:t>
              </w:r>
            </w:hyperlink>
          </w:p>
        </w:tc>
        <w:tc>
          <w:tcPr>
            <w:tcW w:w="2849" w:type="dxa"/>
            <w:gridSpan w:val="2"/>
            <w:tcMar>
              <w:left w:w="58" w:type="dxa"/>
              <w:right w:w="58" w:type="dxa"/>
            </w:tcMar>
          </w:tcPr>
          <w:p w14:paraId="2D04C8B6" w14:textId="77777777" w:rsidR="00BE396E" w:rsidRDefault="00BE396E" w:rsidP="00BE396E">
            <w:pPr>
              <w:pStyle w:val="TableText"/>
            </w:pPr>
            <w:r>
              <w:t>Billing provider tax ID indicator</w:t>
            </w:r>
          </w:p>
          <w:p w14:paraId="2B94B5AD" w14:textId="77777777" w:rsidR="00BE396E" w:rsidRDefault="00BE396E" w:rsidP="00BE396E">
            <w:pPr>
              <w:pStyle w:val="TableText"/>
            </w:pPr>
            <w:r w:rsidRPr="00CE4ACB">
              <w:rPr>
                <w:rFonts w:cs="Arial"/>
                <w:color w:val="000000"/>
              </w:rPr>
              <w:t>This segment of data carries the tax identification number indicator for the billing provider.</w:t>
            </w:r>
          </w:p>
        </w:tc>
        <w:tc>
          <w:tcPr>
            <w:tcW w:w="1080" w:type="dxa"/>
            <w:tcMar>
              <w:left w:w="58" w:type="dxa"/>
              <w:right w:w="58" w:type="dxa"/>
            </w:tcMar>
          </w:tcPr>
          <w:p w14:paraId="030A733C" w14:textId="77777777" w:rsidR="00BE396E" w:rsidRDefault="00BE396E" w:rsidP="00BE396E">
            <w:pPr>
              <w:pStyle w:val="TableText"/>
              <w:rPr>
                <w:caps/>
              </w:rPr>
            </w:pPr>
            <w:r>
              <w:rPr>
                <w:caps/>
              </w:rPr>
              <w:t>1 C</w:t>
            </w:r>
          </w:p>
        </w:tc>
        <w:tc>
          <w:tcPr>
            <w:tcW w:w="2340" w:type="dxa"/>
            <w:tcMar>
              <w:left w:w="58" w:type="dxa"/>
              <w:right w:w="58" w:type="dxa"/>
            </w:tcMar>
          </w:tcPr>
          <w:p w14:paraId="42F37FEA" w14:textId="77777777" w:rsidR="00BE396E" w:rsidRPr="00865B7A" w:rsidRDefault="00BE396E" w:rsidP="00BE396E">
            <w:pPr>
              <w:pStyle w:val="TableText"/>
            </w:pPr>
            <w:r w:rsidRPr="0042502A">
              <w:rPr>
                <w:b/>
              </w:rPr>
              <w:t>Valid Values:</w:t>
            </w:r>
          </w:p>
          <w:p w14:paraId="127F19EA" w14:textId="54B0FD0D" w:rsidR="00BE396E" w:rsidRPr="00E43F45" w:rsidRDefault="00BE396E" w:rsidP="00245396">
            <w:pPr>
              <w:pStyle w:val="TableTextBullet"/>
            </w:pPr>
            <w:r w:rsidRPr="00E43F45">
              <w:t xml:space="preserve">S </w:t>
            </w:r>
            <w:r w:rsidR="00C13A40">
              <w:t xml:space="preserve">– </w:t>
            </w:r>
            <w:r w:rsidRPr="00E43F45">
              <w:t>Social Security Number (SSN)</w:t>
            </w:r>
          </w:p>
          <w:p w14:paraId="3111F1B0" w14:textId="0D313682" w:rsidR="00BE396E" w:rsidRDefault="00BE396E" w:rsidP="00245396">
            <w:pPr>
              <w:pStyle w:val="TableTextBullet"/>
            </w:pPr>
            <w:r w:rsidRPr="00E43F45">
              <w:t xml:space="preserve">E </w:t>
            </w:r>
            <w:r w:rsidR="00C13A40">
              <w:t xml:space="preserve">– </w:t>
            </w:r>
            <w:r w:rsidRPr="00E43F45">
              <w:t>Employer Identification Number (EIN)</w:t>
            </w:r>
          </w:p>
        </w:tc>
        <w:tc>
          <w:tcPr>
            <w:tcW w:w="858" w:type="dxa"/>
            <w:tcMar>
              <w:left w:w="58" w:type="dxa"/>
              <w:right w:w="58" w:type="dxa"/>
            </w:tcMar>
          </w:tcPr>
          <w:p w14:paraId="1871B1F3" w14:textId="77777777" w:rsidR="00BE396E" w:rsidRDefault="00BE396E" w:rsidP="00BE396E">
            <w:pPr>
              <w:pStyle w:val="TableText"/>
            </w:pPr>
            <w:r>
              <w:t>Spaces</w:t>
            </w:r>
          </w:p>
        </w:tc>
        <w:tc>
          <w:tcPr>
            <w:tcW w:w="431" w:type="dxa"/>
          </w:tcPr>
          <w:p w14:paraId="5CC475EA" w14:textId="77777777" w:rsidR="00BE396E" w:rsidRDefault="00BE396E" w:rsidP="00BE396E">
            <w:pPr>
              <w:pStyle w:val="TableText"/>
            </w:pPr>
            <w:r>
              <w:t>X</w:t>
            </w:r>
          </w:p>
        </w:tc>
        <w:tc>
          <w:tcPr>
            <w:tcW w:w="431" w:type="dxa"/>
          </w:tcPr>
          <w:p w14:paraId="77EC8C83" w14:textId="77777777" w:rsidR="00BE396E" w:rsidRDefault="00BE396E" w:rsidP="00BE396E">
            <w:pPr>
              <w:pStyle w:val="TableText"/>
            </w:pPr>
            <w:r>
              <w:t>X</w:t>
            </w:r>
          </w:p>
        </w:tc>
        <w:tc>
          <w:tcPr>
            <w:tcW w:w="432" w:type="dxa"/>
          </w:tcPr>
          <w:p w14:paraId="48D77D1E" w14:textId="77777777" w:rsidR="00BE396E" w:rsidRDefault="00BE396E" w:rsidP="00BE396E">
            <w:pPr>
              <w:pStyle w:val="TableText"/>
            </w:pPr>
            <w:r>
              <w:t>X</w:t>
            </w:r>
          </w:p>
        </w:tc>
      </w:tr>
      <w:tr w:rsidR="00BE396E" w14:paraId="14AA1ADB" w14:textId="77777777" w:rsidTr="00006E83">
        <w:trPr>
          <w:cantSplit/>
          <w:jc w:val="center"/>
        </w:trPr>
        <w:tc>
          <w:tcPr>
            <w:tcW w:w="802" w:type="dxa"/>
            <w:tcMar>
              <w:left w:w="58" w:type="dxa"/>
              <w:right w:w="58" w:type="dxa"/>
            </w:tcMar>
          </w:tcPr>
          <w:p w14:paraId="0FE636FD" w14:textId="1DC12F82" w:rsidR="00BE396E" w:rsidRDefault="00BE396E" w:rsidP="00BE396E">
            <w:pPr>
              <w:pStyle w:val="TableText"/>
            </w:pPr>
            <w:r>
              <w:t>824</w:t>
            </w:r>
            <w:r w:rsidR="00135F82">
              <w:t xml:space="preserve"> – </w:t>
            </w:r>
            <w:r>
              <w:t>833</w:t>
            </w:r>
          </w:p>
        </w:tc>
        <w:tc>
          <w:tcPr>
            <w:tcW w:w="2226" w:type="dxa"/>
            <w:tcMar>
              <w:left w:w="58" w:type="dxa"/>
              <w:right w:w="58" w:type="dxa"/>
            </w:tcMar>
          </w:tcPr>
          <w:p w14:paraId="0DD84A86" w14:textId="77777777" w:rsidR="00BE396E" w:rsidRDefault="00BE396E" w:rsidP="00BE396E">
            <w:pPr>
              <w:pStyle w:val="TableText"/>
            </w:pPr>
            <w:r>
              <w:t>CARE PLAN OVERSIGHT PROVIDER NPI</w:t>
            </w:r>
          </w:p>
        </w:tc>
        <w:tc>
          <w:tcPr>
            <w:tcW w:w="2935" w:type="dxa"/>
            <w:tcMar>
              <w:left w:w="58" w:type="dxa"/>
              <w:right w:w="58" w:type="dxa"/>
            </w:tcMar>
          </w:tcPr>
          <w:p w14:paraId="3DAFBC83" w14:textId="244E35D7" w:rsidR="00BE396E" w:rsidRDefault="00BE396E" w:rsidP="00BE396E">
            <w:pPr>
              <w:pStyle w:val="TableText"/>
            </w:pPr>
            <w:r>
              <w:t>:P:IDR-</w:t>
            </w:r>
            <w:hyperlink r:id="rId284" w:history="1">
              <w:r>
                <w:rPr>
                  <w:rStyle w:val="Hyperlink"/>
                </w:rPr>
                <w:t>J-CPO-NPI</w:t>
              </w:r>
            </w:hyperlink>
          </w:p>
        </w:tc>
        <w:tc>
          <w:tcPr>
            <w:tcW w:w="2849" w:type="dxa"/>
            <w:gridSpan w:val="2"/>
            <w:tcMar>
              <w:left w:w="58" w:type="dxa"/>
              <w:right w:w="58" w:type="dxa"/>
            </w:tcMar>
          </w:tcPr>
          <w:p w14:paraId="19DFD285" w14:textId="77777777" w:rsidR="00BE396E" w:rsidRDefault="00BE396E" w:rsidP="00BE396E">
            <w:pPr>
              <w:pStyle w:val="TableText"/>
            </w:pPr>
            <w:r>
              <w:t>Care Plan Oversight provider NPI</w:t>
            </w:r>
          </w:p>
          <w:p w14:paraId="3A9C057E" w14:textId="77777777" w:rsidR="00BE396E" w:rsidRDefault="00BE396E" w:rsidP="00BE396E">
            <w:pPr>
              <w:pStyle w:val="TableText"/>
              <w:rPr>
                <w:rFonts w:cs="Arial"/>
              </w:rPr>
            </w:pPr>
            <w:r w:rsidRPr="00CE4ACB">
              <w:rPr>
                <w:rFonts w:cs="Arial"/>
              </w:rPr>
              <w:t>This field is used to document one of three items:</w:t>
            </w:r>
          </w:p>
          <w:p w14:paraId="0E8B9010" w14:textId="77777777" w:rsidR="00BE396E" w:rsidRDefault="00BE396E" w:rsidP="00245396">
            <w:pPr>
              <w:pStyle w:val="TableTextBullet"/>
            </w:pPr>
            <w:r w:rsidRPr="00CE4ACB">
              <w:t>The Peer Review Organization (PRO) authorization number for a specified surgical procedure.</w:t>
            </w:r>
          </w:p>
          <w:p w14:paraId="1B226EC3" w14:textId="77777777" w:rsidR="00BE396E" w:rsidRDefault="00BE396E" w:rsidP="00245396">
            <w:pPr>
              <w:pStyle w:val="TableTextBullet"/>
            </w:pPr>
            <w:r w:rsidRPr="00CE4ACB">
              <w:t>The Investigation</w:t>
            </w:r>
            <w:r>
              <w:t>al</w:t>
            </w:r>
            <w:r w:rsidRPr="00CE4ACB">
              <w:t xml:space="preserve"> device numbers for items requiring an IDE number.</w:t>
            </w:r>
          </w:p>
          <w:p w14:paraId="12FFE41E" w14:textId="77777777" w:rsidR="00BE396E" w:rsidRDefault="00BE396E" w:rsidP="00245396">
            <w:pPr>
              <w:pStyle w:val="TableTextBullet"/>
            </w:pPr>
            <w:r w:rsidRPr="00CE4ACB">
              <w:t>The Home Health or Hospice provider number for Care Plan Oversight claims.</w:t>
            </w:r>
          </w:p>
        </w:tc>
        <w:tc>
          <w:tcPr>
            <w:tcW w:w="1080" w:type="dxa"/>
            <w:tcMar>
              <w:left w:w="58" w:type="dxa"/>
              <w:right w:w="58" w:type="dxa"/>
            </w:tcMar>
          </w:tcPr>
          <w:p w14:paraId="7DDF0BFE" w14:textId="77777777" w:rsidR="00BE396E" w:rsidRDefault="00BE396E" w:rsidP="00BE396E">
            <w:pPr>
              <w:pStyle w:val="TableText"/>
              <w:rPr>
                <w:caps/>
              </w:rPr>
            </w:pPr>
            <w:r>
              <w:rPr>
                <w:caps/>
              </w:rPr>
              <w:t>10 C</w:t>
            </w:r>
          </w:p>
        </w:tc>
        <w:tc>
          <w:tcPr>
            <w:tcW w:w="2340" w:type="dxa"/>
            <w:tcMar>
              <w:left w:w="58" w:type="dxa"/>
              <w:right w:w="58" w:type="dxa"/>
            </w:tcMar>
          </w:tcPr>
          <w:p w14:paraId="70DBF8D8" w14:textId="77777777" w:rsidR="00BE396E" w:rsidRDefault="00BE396E" w:rsidP="00BE396E">
            <w:pPr>
              <w:pStyle w:val="TableText"/>
            </w:pPr>
            <w:r>
              <w:t>Number for CPO provider NPI</w:t>
            </w:r>
          </w:p>
        </w:tc>
        <w:tc>
          <w:tcPr>
            <w:tcW w:w="858" w:type="dxa"/>
            <w:tcMar>
              <w:left w:w="58" w:type="dxa"/>
              <w:right w:w="58" w:type="dxa"/>
            </w:tcMar>
          </w:tcPr>
          <w:p w14:paraId="41E67420" w14:textId="77777777" w:rsidR="00BE396E" w:rsidRDefault="00BE396E" w:rsidP="00BE396E">
            <w:pPr>
              <w:pStyle w:val="TableText"/>
            </w:pPr>
            <w:r>
              <w:t>Spaces</w:t>
            </w:r>
          </w:p>
        </w:tc>
        <w:tc>
          <w:tcPr>
            <w:tcW w:w="431" w:type="dxa"/>
          </w:tcPr>
          <w:p w14:paraId="4101BAA1" w14:textId="77777777" w:rsidR="00BE396E" w:rsidRDefault="00BE396E" w:rsidP="00BE396E">
            <w:pPr>
              <w:pStyle w:val="TableText"/>
            </w:pPr>
            <w:r>
              <w:t>X</w:t>
            </w:r>
          </w:p>
        </w:tc>
        <w:tc>
          <w:tcPr>
            <w:tcW w:w="431" w:type="dxa"/>
          </w:tcPr>
          <w:p w14:paraId="7A618581" w14:textId="77777777" w:rsidR="00BE396E" w:rsidRDefault="00BE396E" w:rsidP="00BE396E">
            <w:pPr>
              <w:pStyle w:val="TableText"/>
            </w:pPr>
            <w:r>
              <w:t>X</w:t>
            </w:r>
          </w:p>
        </w:tc>
        <w:tc>
          <w:tcPr>
            <w:tcW w:w="432" w:type="dxa"/>
          </w:tcPr>
          <w:p w14:paraId="0A4BAFF6" w14:textId="77777777" w:rsidR="00BE396E" w:rsidRDefault="00BE396E" w:rsidP="00BE396E">
            <w:pPr>
              <w:pStyle w:val="TableText"/>
            </w:pPr>
            <w:r>
              <w:t>X</w:t>
            </w:r>
          </w:p>
        </w:tc>
      </w:tr>
      <w:tr w:rsidR="00BE396E" w14:paraId="7680FB1C" w14:textId="77777777" w:rsidTr="00006E83">
        <w:trPr>
          <w:cantSplit/>
          <w:jc w:val="center"/>
        </w:trPr>
        <w:tc>
          <w:tcPr>
            <w:tcW w:w="802" w:type="dxa"/>
            <w:tcMar>
              <w:left w:w="58" w:type="dxa"/>
              <w:right w:w="58" w:type="dxa"/>
            </w:tcMar>
          </w:tcPr>
          <w:p w14:paraId="5CD4F6A9" w14:textId="4E68B5E2" w:rsidR="00BE396E" w:rsidRDefault="00BE396E" w:rsidP="00BE396E">
            <w:pPr>
              <w:pStyle w:val="TableText"/>
            </w:pPr>
            <w:r>
              <w:t>834</w:t>
            </w:r>
            <w:r w:rsidR="00135F82">
              <w:t xml:space="preserve"> – </w:t>
            </w:r>
            <w:r>
              <w:t>843</w:t>
            </w:r>
          </w:p>
        </w:tc>
        <w:tc>
          <w:tcPr>
            <w:tcW w:w="2226" w:type="dxa"/>
            <w:tcMar>
              <w:left w:w="58" w:type="dxa"/>
              <w:right w:w="58" w:type="dxa"/>
            </w:tcMar>
          </w:tcPr>
          <w:p w14:paraId="71078696" w14:textId="77777777" w:rsidR="00BE396E" w:rsidRDefault="00BE396E" w:rsidP="00BE396E">
            <w:pPr>
              <w:pStyle w:val="TableText"/>
            </w:pPr>
            <w:r>
              <w:t>REFERRING PROVIDER NPI</w:t>
            </w:r>
          </w:p>
        </w:tc>
        <w:tc>
          <w:tcPr>
            <w:tcW w:w="2935" w:type="dxa"/>
            <w:tcMar>
              <w:left w:w="58" w:type="dxa"/>
              <w:right w:w="58" w:type="dxa"/>
            </w:tcMar>
          </w:tcPr>
          <w:p w14:paraId="48C3167D" w14:textId="71DBBF66" w:rsidR="00BE396E" w:rsidRDefault="00BE396E" w:rsidP="00BE396E">
            <w:pPr>
              <w:pStyle w:val="TableText"/>
            </w:pPr>
            <w:r>
              <w:t>:P:IDR-</w:t>
            </w:r>
            <w:hyperlink r:id="rId285" w:history="1">
              <w:r>
                <w:rPr>
                  <w:rStyle w:val="Hyperlink"/>
                </w:rPr>
                <w:t>J-REFERRING-PROV-NPI</w:t>
              </w:r>
            </w:hyperlink>
          </w:p>
        </w:tc>
        <w:tc>
          <w:tcPr>
            <w:tcW w:w="2849" w:type="dxa"/>
            <w:gridSpan w:val="2"/>
            <w:tcMar>
              <w:left w:w="58" w:type="dxa"/>
              <w:right w:w="58" w:type="dxa"/>
            </w:tcMar>
          </w:tcPr>
          <w:p w14:paraId="7F4285C2" w14:textId="77777777" w:rsidR="00BE396E" w:rsidRDefault="00BE396E" w:rsidP="00BE396E">
            <w:pPr>
              <w:pStyle w:val="TableText"/>
            </w:pPr>
            <w:r>
              <w:t>Referring provider NPI</w:t>
            </w:r>
          </w:p>
          <w:p w14:paraId="36126734" w14:textId="6F4C8ED3" w:rsidR="00BE396E" w:rsidRDefault="00BE396E" w:rsidP="00C13A40">
            <w:pPr>
              <w:pStyle w:val="TableText"/>
            </w:pPr>
            <w:r w:rsidRPr="00342CD6">
              <w:rPr>
                <w:rFonts w:cs="Arial"/>
                <w:color w:val="000000"/>
              </w:rPr>
              <w:t>This field carries the referring or ordering provider’s National Provider Identifier (NPI) number</w:t>
            </w:r>
            <w:r w:rsidR="00C13A40">
              <w:rPr>
                <w:rFonts w:cs="Arial"/>
                <w:color w:val="000000"/>
              </w:rPr>
              <w:t>.</w:t>
            </w:r>
          </w:p>
        </w:tc>
        <w:tc>
          <w:tcPr>
            <w:tcW w:w="1080" w:type="dxa"/>
            <w:tcMar>
              <w:left w:w="58" w:type="dxa"/>
              <w:right w:w="58" w:type="dxa"/>
            </w:tcMar>
          </w:tcPr>
          <w:p w14:paraId="7B0DF5F3" w14:textId="77777777" w:rsidR="00BE396E" w:rsidRDefault="00BE396E" w:rsidP="00BE396E">
            <w:pPr>
              <w:pStyle w:val="TableText"/>
              <w:rPr>
                <w:caps/>
              </w:rPr>
            </w:pPr>
            <w:r>
              <w:rPr>
                <w:caps/>
              </w:rPr>
              <w:t>10 C</w:t>
            </w:r>
          </w:p>
        </w:tc>
        <w:tc>
          <w:tcPr>
            <w:tcW w:w="2340" w:type="dxa"/>
            <w:tcMar>
              <w:left w:w="58" w:type="dxa"/>
              <w:right w:w="58" w:type="dxa"/>
            </w:tcMar>
          </w:tcPr>
          <w:p w14:paraId="61A17718" w14:textId="77777777" w:rsidR="00BE396E" w:rsidRDefault="00BE396E" w:rsidP="00BE396E">
            <w:pPr>
              <w:pStyle w:val="TableText"/>
            </w:pPr>
            <w:r>
              <w:t>Number for referring provider NPI</w:t>
            </w:r>
          </w:p>
        </w:tc>
        <w:tc>
          <w:tcPr>
            <w:tcW w:w="858" w:type="dxa"/>
            <w:tcMar>
              <w:left w:w="58" w:type="dxa"/>
              <w:right w:w="58" w:type="dxa"/>
            </w:tcMar>
          </w:tcPr>
          <w:p w14:paraId="0A62AB77" w14:textId="77777777" w:rsidR="00BE396E" w:rsidRDefault="00BE396E" w:rsidP="00BE396E">
            <w:pPr>
              <w:pStyle w:val="TableText"/>
            </w:pPr>
            <w:r>
              <w:t>Spaces</w:t>
            </w:r>
          </w:p>
        </w:tc>
        <w:tc>
          <w:tcPr>
            <w:tcW w:w="431" w:type="dxa"/>
          </w:tcPr>
          <w:p w14:paraId="06589C3F" w14:textId="77777777" w:rsidR="00BE396E" w:rsidRDefault="00BE396E" w:rsidP="00BE396E">
            <w:pPr>
              <w:pStyle w:val="TableText"/>
            </w:pPr>
            <w:r>
              <w:t>X</w:t>
            </w:r>
          </w:p>
        </w:tc>
        <w:tc>
          <w:tcPr>
            <w:tcW w:w="431" w:type="dxa"/>
          </w:tcPr>
          <w:p w14:paraId="106ED037" w14:textId="77777777" w:rsidR="00BE396E" w:rsidRDefault="00BE396E" w:rsidP="00BE396E">
            <w:pPr>
              <w:pStyle w:val="TableText"/>
            </w:pPr>
            <w:r>
              <w:t>X</w:t>
            </w:r>
          </w:p>
        </w:tc>
        <w:tc>
          <w:tcPr>
            <w:tcW w:w="432" w:type="dxa"/>
          </w:tcPr>
          <w:p w14:paraId="063691B8" w14:textId="77777777" w:rsidR="00BE396E" w:rsidRDefault="00BE396E" w:rsidP="00BE396E">
            <w:pPr>
              <w:pStyle w:val="TableText"/>
            </w:pPr>
            <w:r>
              <w:t>X</w:t>
            </w:r>
          </w:p>
        </w:tc>
      </w:tr>
      <w:tr w:rsidR="00BE396E" w14:paraId="1AADEEC3" w14:textId="77777777" w:rsidTr="00006E83">
        <w:trPr>
          <w:cantSplit/>
          <w:jc w:val="center"/>
        </w:trPr>
        <w:tc>
          <w:tcPr>
            <w:tcW w:w="802" w:type="dxa"/>
            <w:tcMar>
              <w:left w:w="58" w:type="dxa"/>
              <w:right w:w="58" w:type="dxa"/>
            </w:tcMar>
          </w:tcPr>
          <w:p w14:paraId="4D2E5503" w14:textId="54F0B2CA" w:rsidR="00BE396E" w:rsidRDefault="00BE396E" w:rsidP="00BE396E">
            <w:pPr>
              <w:pStyle w:val="TableText"/>
            </w:pPr>
            <w:r>
              <w:t>844</w:t>
            </w:r>
            <w:r w:rsidR="00135F82">
              <w:t xml:space="preserve"> – </w:t>
            </w:r>
            <w:r>
              <w:t>853</w:t>
            </w:r>
          </w:p>
        </w:tc>
        <w:tc>
          <w:tcPr>
            <w:tcW w:w="2226" w:type="dxa"/>
            <w:tcMar>
              <w:left w:w="58" w:type="dxa"/>
              <w:right w:w="58" w:type="dxa"/>
            </w:tcMar>
          </w:tcPr>
          <w:p w14:paraId="0580270A" w14:textId="77777777" w:rsidR="00BE396E" w:rsidRDefault="00BE396E" w:rsidP="00BE396E">
            <w:pPr>
              <w:pStyle w:val="TableText"/>
            </w:pPr>
            <w:r>
              <w:t>FACILITY PROVIDER NPI</w:t>
            </w:r>
          </w:p>
        </w:tc>
        <w:tc>
          <w:tcPr>
            <w:tcW w:w="2935" w:type="dxa"/>
            <w:tcMar>
              <w:left w:w="58" w:type="dxa"/>
              <w:right w:w="58" w:type="dxa"/>
            </w:tcMar>
          </w:tcPr>
          <w:p w14:paraId="20666108" w14:textId="4660D885" w:rsidR="00BE396E" w:rsidRDefault="00BE396E" w:rsidP="00BE396E">
            <w:pPr>
              <w:pStyle w:val="TableText"/>
            </w:pPr>
            <w:r>
              <w:t>:P:IDR-</w:t>
            </w:r>
            <w:hyperlink r:id="rId286" w:history="1">
              <w:r>
                <w:rPr>
                  <w:rStyle w:val="Hyperlink"/>
                </w:rPr>
                <w:t>J-FAC-PROV-NPI</w:t>
              </w:r>
            </w:hyperlink>
          </w:p>
        </w:tc>
        <w:tc>
          <w:tcPr>
            <w:tcW w:w="2849" w:type="dxa"/>
            <w:gridSpan w:val="2"/>
            <w:tcMar>
              <w:left w:w="58" w:type="dxa"/>
              <w:right w:w="58" w:type="dxa"/>
            </w:tcMar>
          </w:tcPr>
          <w:p w14:paraId="12A544CE" w14:textId="77777777" w:rsidR="00BE396E" w:rsidRDefault="00BE396E" w:rsidP="00BE396E">
            <w:pPr>
              <w:pStyle w:val="TableText"/>
            </w:pPr>
            <w:r>
              <w:t>Facility provider NPI</w:t>
            </w:r>
          </w:p>
          <w:p w14:paraId="694D3E98" w14:textId="0263CBE4" w:rsidR="00BE396E" w:rsidRDefault="00BE396E" w:rsidP="00C13A40">
            <w:pPr>
              <w:pStyle w:val="TableText"/>
            </w:pPr>
            <w:r w:rsidRPr="00957366">
              <w:rPr>
                <w:rFonts w:cs="Arial"/>
                <w:color w:val="000000"/>
              </w:rPr>
              <w:t>This field carries the National Provider Identifier (NPI) number of the facility or laboratory where services were performed, if applicable.</w:t>
            </w:r>
          </w:p>
        </w:tc>
        <w:tc>
          <w:tcPr>
            <w:tcW w:w="1080" w:type="dxa"/>
            <w:tcMar>
              <w:left w:w="58" w:type="dxa"/>
              <w:right w:w="58" w:type="dxa"/>
            </w:tcMar>
          </w:tcPr>
          <w:p w14:paraId="53672A0E" w14:textId="77777777" w:rsidR="00BE396E" w:rsidRDefault="00BE396E" w:rsidP="00BE396E">
            <w:pPr>
              <w:pStyle w:val="TableText"/>
              <w:rPr>
                <w:caps/>
              </w:rPr>
            </w:pPr>
            <w:r>
              <w:rPr>
                <w:caps/>
              </w:rPr>
              <w:t>10 C</w:t>
            </w:r>
          </w:p>
        </w:tc>
        <w:tc>
          <w:tcPr>
            <w:tcW w:w="2340" w:type="dxa"/>
            <w:tcMar>
              <w:left w:w="58" w:type="dxa"/>
              <w:right w:w="58" w:type="dxa"/>
            </w:tcMar>
          </w:tcPr>
          <w:p w14:paraId="37C536F3" w14:textId="77777777" w:rsidR="00BE396E" w:rsidRDefault="00BE396E" w:rsidP="00BE396E">
            <w:pPr>
              <w:pStyle w:val="TableText"/>
            </w:pPr>
            <w:r>
              <w:t>-</w:t>
            </w:r>
          </w:p>
        </w:tc>
        <w:tc>
          <w:tcPr>
            <w:tcW w:w="858" w:type="dxa"/>
            <w:tcMar>
              <w:left w:w="58" w:type="dxa"/>
              <w:right w:w="58" w:type="dxa"/>
            </w:tcMar>
          </w:tcPr>
          <w:p w14:paraId="23D9D648" w14:textId="77777777" w:rsidR="00BE396E" w:rsidRDefault="00BE396E" w:rsidP="00BE396E">
            <w:pPr>
              <w:pStyle w:val="TableText"/>
            </w:pPr>
            <w:r>
              <w:t>Spaces</w:t>
            </w:r>
          </w:p>
        </w:tc>
        <w:tc>
          <w:tcPr>
            <w:tcW w:w="431" w:type="dxa"/>
          </w:tcPr>
          <w:p w14:paraId="76FE3F00" w14:textId="77777777" w:rsidR="00BE396E" w:rsidRDefault="00BE396E" w:rsidP="00BE396E">
            <w:pPr>
              <w:pStyle w:val="TableText"/>
            </w:pPr>
            <w:r>
              <w:t>X</w:t>
            </w:r>
          </w:p>
        </w:tc>
        <w:tc>
          <w:tcPr>
            <w:tcW w:w="431" w:type="dxa"/>
          </w:tcPr>
          <w:p w14:paraId="12C3E1B5" w14:textId="77777777" w:rsidR="00BE396E" w:rsidRDefault="00BE396E" w:rsidP="00BE396E">
            <w:pPr>
              <w:pStyle w:val="TableText"/>
            </w:pPr>
            <w:r>
              <w:t>X</w:t>
            </w:r>
          </w:p>
        </w:tc>
        <w:tc>
          <w:tcPr>
            <w:tcW w:w="432" w:type="dxa"/>
          </w:tcPr>
          <w:p w14:paraId="7FB69638" w14:textId="77777777" w:rsidR="00BE396E" w:rsidRDefault="00BE396E" w:rsidP="00BE396E">
            <w:pPr>
              <w:pStyle w:val="TableText"/>
            </w:pPr>
            <w:r>
              <w:t>X</w:t>
            </w:r>
          </w:p>
        </w:tc>
      </w:tr>
      <w:tr w:rsidR="00BE396E" w14:paraId="055F4E99" w14:textId="77777777" w:rsidTr="00006E83">
        <w:trPr>
          <w:cantSplit/>
          <w:jc w:val="center"/>
        </w:trPr>
        <w:tc>
          <w:tcPr>
            <w:tcW w:w="802" w:type="dxa"/>
            <w:tcMar>
              <w:left w:w="58" w:type="dxa"/>
              <w:right w:w="58" w:type="dxa"/>
            </w:tcMar>
          </w:tcPr>
          <w:p w14:paraId="1DAD719A" w14:textId="12D66059" w:rsidR="00BE396E" w:rsidRDefault="00BE396E" w:rsidP="00BE396E">
            <w:pPr>
              <w:pStyle w:val="TableText"/>
            </w:pPr>
            <w:r>
              <w:t>854</w:t>
            </w:r>
            <w:r w:rsidR="00135F82">
              <w:t xml:space="preserve"> – </w:t>
            </w:r>
            <w:r>
              <w:t>863</w:t>
            </w:r>
          </w:p>
        </w:tc>
        <w:tc>
          <w:tcPr>
            <w:tcW w:w="2226" w:type="dxa"/>
            <w:tcMar>
              <w:left w:w="58" w:type="dxa"/>
              <w:right w:w="58" w:type="dxa"/>
            </w:tcMar>
          </w:tcPr>
          <w:p w14:paraId="21EBF4B8" w14:textId="77777777" w:rsidR="00BE396E" w:rsidRDefault="00BE396E" w:rsidP="00BE396E">
            <w:pPr>
              <w:pStyle w:val="TableText"/>
            </w:pPr>
            <w:r>
              <w:t>FACILITY PROVIDER NUMBER</w:t>
            </w:r>
          </w:p>
        </w:tc>
        <w:tc>
          <w:tcPr>
            <w:tcW w:w="2935" w:type="dxa"/>
            <w:tcMar>
              <w:left w:w="58" w:type="dxa"/>
              <w:right w:w="58" w:type="dxa"/>
            </w:tcMar>
          </w:tcPr>
          <w:p w14:paraId="7417ED2A" w14:textId="3F7495F3" w:rsidR="00BE396E" w:rsidRDefault="00BE396E" w:rsidP="00BE396E">
            <w:pPr>
              <w:pStyle w:val="TableText"/>
            </w:pPr>
            <w:r>
              <w:t>:P:IDR-</w:t>
            </w:r>
            <w:hyperlink r:id="rId287" w:history="1">
              <w:r>
                <w:rPr>
                  <w:rStyle w:val="Hyperlink"/>
                </w:rPr>
                <w:t>J-FAC-PROV-NUM</w:t>
              </w:r>
            </w:hyperlink>
          </w:p>
        </w:tc>
        <w:tc>
          <w:tcPr>
            <w:tcW w:w="2849" w:type="dxa"/>
            <w:gridSpan w:val="2"/>
            <w:tcMar>
              <w:left w:w="58" w:type="dxa"/>
              <w:right w:w="58" w:type="dxa"/>
            </w:tcMar>
          </w:tcPr>
          <w:p w14:paraId="54F2588C" w14:textId="77777777" w:rsidR="00BE396E" w:rsidRDefault="00BE396E" w:rsidP="00BE396E">
            <w:pPr>
              <w:pStyle w:val="TableText"/>
            </w:pPr>
            <w:r>
              <w:t>Facility provider number</w:t>
            </w:r>
          </w:p>
          <w:p w14:paraId="703BC919" w14:textId="77777777" w:rsidR="00BE396E" w:rsidRDefault="00BE396E" w:rsidP="00BE396E">
            <w:pPr>
              <w:pStyle w:val="TableText"/>
            </w:pPr>
            <w:r w:rsidRPr="00957366">
              <w:rPr>
                <w:rFonts w:cs="Arial"/>
                <w:color w:val="000000"/>
              </w:rPr>
              <w:t>This field carries the identification number of the facility, such as a hospital or lab, at which the service was performed.</w:t>
            </w:r>
          </w:p>
        </w:tc>
        <w:tc>
          <w:tcPr>
            <w:tcW w:w="1080" w:type="dxa"/>
            <w:tcMar>
              <w:left w:w="58" w:type="dxa"/>
              <w:right w:w="58" w:type="dxa"/>
            </w:tcMar>
          </w:tcPr>
          <w:p w14:paraId="409EC6E8" w14:textId="77777777" w:rsidR="00BE396E" w:rsidRDefault="00BE396E" w:rsidP="00BE396E">
            <w:pPr>
              <w:pStyle w:val="TableText"/>
              <w:rPr>
                <w:caps/>
              </w:rPr>
            </w:pPr>
            <w:r>
              <w:rPr>
                <w:caps/>
              </w:rPr>
              <w:t>10 c</w:t>
            </w:r>
          </w:p>
        </w:tc>
        <w:tc>
          <w:tcPr>
            <w:tcW w:w="2340" w:type="dxa"/>
            <w:tcMar>
              <w:left w:w="58" w:type="dxa"/>
              <w:right w:w="58" w:type="dxa"/>
            </w:tcMar>
          </w:tcPr>
          <w:p w14:paraId="264191D1" w14:textId="77777777" w:rsidR="00BE396E" w:rsidRDefault="00BE396E" w:rsidP="00BE396E">
            <w:pPr>
              <w:pStyle w:val="TableText"/>
            </w:pPr>
            <w:r>
              <w:t>-</w:t>
            </w:r>
          </w:p>
        </w:tc>
        <w:tc>
          <w:tcPr>
            <w:tcW w:w="858" w:type="dxa"/>
            <w:tcMar>
              <w:left w:w="58" w:type="dxa"/>
              <w:right w:w="58" w:type="dxa"/>
            </w:tcMar>
          </w:tcPr>
          <w:p w14:paraId="3C83C91B" w14:textId="77777777" w:rsidR="00BE396E" w:rsidRDefault="00BE396E" w:rsidP="00BE396E">
            <w:pPr>
              <w:pStyle w:val="TableText"/>
            </w:pPr>
            <w:r>
              <w:t>Spaces</w:t>
            </w:r>
          </w:p>
        </w:tc>
        <w:tc>
          <w:tcPr>
            <w:tcW w:w="431" w:type="dxa"/>
          </w:tcPr>
          <w:p w14:paraId="26C6E3E8" w14:textId="77777777" w:rsidR="00BE396E" w:rsidRDefault="00BE396E" w:rsidP="00BE396E">
            <w:pPr>
              <w:pStyle w:val="TableText"/>
            </w:pPr>
            <w:r>
              <w:t>-</w:t>
            </w:r>
          </w:p>
        </w:tc>
        <w:tc>
          <w:tcPr>
            <w:tcW w:w="431" w:type="dxa"/>
          </w:tcPr>
          <w:p w14:paraId="3721FF9E" w14:textId="77777777" w:rsidR="00BE396E" w:rsidRDefault="00BE396E" w:rsidP="00BE396E">
            <w:pPr>
              <w:pStyle w:val="TableText"/>
            </w:pPr>
            <w:r>
              <w:t>X</w:t>
            </w:r>
          </w:p>
        </w:tc>
        <w:tc>
          <w:tcPr>
            <w:tcW w:w="432" w:type="dxa"/>
          </w:tcPr>
          <w:p w14:paraId="2E581D0D" w14:textId="77777777" w:rsidR="00BE396E" w:rsidRDefault="00BE396E" w:rsidP="00BE396E">
            <w:pPr>
              <w:pStyle w:val="TableText"/>
            </w:pPr>
            <w:r>
              <w:t>X</w:t>
            </w:r>
          </w:p>
        </w:tc>
      </w:tr>
      <w:tr w:rsidR="00BE396E" w14:paraId="51D72863" w14:textId="77777777" w:rsidTr="00006E83">
        <w:trPr>
          <w:cantSplit/>
          <w:jc w:val="center"/>
        </w:trPr>
        <w:tc>
          <w:tcPr>
            <w:tcW w:w="802" w:type="dxa"/>
            <w:tcMar>
              <w:left w:w="58" w:type="dxa"/>
              <w:right w:w="58" w:type="dxa"/>
            </w:tcMar>
          </w:tcPr>
          <w:p w14:paraId="3456F303" w14:textId="00E63357" w:rsidR="00BE396E" w:rsidRDefault="00BE396E" w:rsidP="00BE396E">
            <w:pPr>
              <w:pStyle w:val="TableText"/>
            </w:pPr>
            <w:r>
              <w:t>864</w:t>
            </w:r>
            <w:r w:rsidR="00135F82">
              <w:t xml:space="preserve"> – </w:t>
            </w:r>
            <w:r>
              <w:t>865</w:t>
            </w:r>
          </w:p>
        </w:tc>
        <w:tc>
          <w:tcPr>
            <w:tcW w:w="2226" w:type="dxa"/>
            <w:tcMar>
              <w:left w:w="58" w:type="dxa"/>
              <w:right w:w="58" w:type="dxa"/>
            </w:tcMar>
          </w:tcPr>
          <w:p w14:paraId="06B5931C" w14:textId="77777777" w:rsidR="00BE396E" w:rsidRDefault="00BE396E" w:rsidP="00BE396E">
            <w:pPr>
              <w:pStyle w:val="TableText"/>
            </w:pPr>
            <w:r>
              <w:t>FACILITY PROVIDER LOCALITY</w:t>
            </w:r>
          </w:p>
        </w:tc>
        <w:tc>
          <w:tcPr>
            <w:tcW w:w="2935" w:type="dxa"/>
            <w:tcMar>
              <w:left w:w="58" w:type="dxa"/>
              <w:right w:w="58" w:type="dxa"/>
            </w:tcMar>
          </w:tcPr>
          <w:p w14:paraId="7ED9448D" w14:textId="5CA4558B" w:rsidR="00BE396E" w:rsidRDefault="00BE396E" w:rsidP="00BE396E">
            <w:pPr>
              <w:pStyle w:val="TableText"/>
            </w:pPr>
            <w:r>
              <w:t>:P:IDR-</w:t>
            </w:r>
            <w:hyperlink r:id="rId288" w:history="1">
              <w:r>
                <w:rPr>
                  <w:rStyle w:val="Hyperlink"/>
                </w:rPr>
                <w:t>J-FAC-PROV-LOCALITY</w:t>
              </w:r>
            </w:hyperlink>
          </w:p>
        </w:tc>
        <w:tc>
          <w:tcPr>
            <w:tcW w:w="2849" w:type="dxa"/>
            <w:gridSpan w:val="2"/>
            <w:tcMar>
              <w:left w:w="58" w:type="dxa"/>
              <w:right w:w="58" w:type="dxa"/>
            </w:tcMar>
          </w:tcPr>
          <w:p w14:paraId="7027DBF1" w14:textId="77777777" w:rsidR="00BE396E" w:rsidRDefault="00BE396E" w:rsidP="00BE396E">
            <w:pPr>
              <w:pStyle w:val="TableText"/>
            </w:pPr>
            <w:r>
              <w:t>Facility provider locality</w:t>
            </w:r>
          </w:p>
          <w:p w14:paraId="442D9D2B" w14:textId="77777777" w:rsidR="00BE396E" w:rsidRDefault="00BE396E" w:rsidP="00BE396E">
            <w:pPr>
              <w:pStyle w:val="TableText"/>
            </w:pPr>
            <w:r w:rsidRPr="00AD70F0">
              <w:rPr>
                <w:rFonts w:cs="Arial"/>
                <w:color w:val="000000"/>
              </w:rPr>
              <w:t>This item is used to identify the facility provider locality at which the service was performed.</w:t>
            </w:r>
          </w:p>
        </w:tc>
        <w:tc>
          <w:tcPr>
            <w:tcW w:w="1080" w:type="dxa"/>
            <w:tcMar>
              <w:left w:w="58" w:type="dxa"/>
              <w:right w:w="58" w:type="dxa"/>
            </w:tcMar>
          </w:tcPr>
          <w:p w14:paraId="24F354C3" w14:textId="77777777" w:rsidR="00BE396E" w:rsidRDefault="00BE396E" w:rsidP="00BE396E">
            <w:pPr>
              <w:pStyle w:val="TableText"/>
              <w:rPr>
                <w:caps/>
              </w:rPr>
            </w:pPr>
            <w:r>
              <w:rPr>
                <w:caps/>
              </w:rPr>
              <w:t>2 c</w:t>
            </w:r>
          </w:p>
        </w:tc>
        <w:tc>
          <w:tcPr>
            <w:tcW w:w="2340" w:type="dxa"/>
            <w:tcMar>
              <w:left w:w="58" w:type="dxa"/>
              <w:right w:w="58" w:type="dxa"/>
            </w:tcMar>
          </w:tcPr>
          <w:p w14:paraId="26078406" w14:textId="77777777" w:rsidR="00BE396E" w:rsidRDefault="00BE396E" w:rsidP="00BE396E">
            <w:pPr>
              <w:pStyle w:val="TableText"/>
            </w:pPr>
            <w:r>
              <w:t>Facility provider number</w:t>
            </w:r>
          </w:p>
        </w:tc>
        <w:tc>
          <w:tcPr>
            <w:tcW w:w="858" w:type="dxa"/>
            <w:tcMar>
              <w:left w:w="58" w:type="dxa"/>
              <w:right w:w="58" w:type="dxa"/>
            </w:tcMar>
          </w:tcPr>
          <w:p w14:paraId="0960A317" w14:textId="77777777" w:rsidR="00BE396E" w:rsidRDefault="00BE396E" w:rsidP="00BE396E">
            <w:pPr>
              <w:pStyle w:val="TableText"/>
            </w:pPr>
            <w:r>
              <w:t>Spaces</w:t>
            </w:r>
          </w:p>
        </w:tc>
        <w:tc>
          <w:tcPr>
            <w:tcW w:w="431" w:type="dxa"/>
          </w:tcPr>
          <w:p w14:paraId="5B5D52B7" w14:textId="77777777" w:rsidR="00BE396E" w:rsidRDefault="00BE396E" w:rsidP="00BE396E">
            <w:pPr>
              <w:pStyle w:val="TableText"/>
            </w:pPr>
            <w:r>
              <w:t>X</w:t>
            </w:r>
          </w:p>
        </w:tc>
        <w:tc>
          <w:tcPr>
            <w:tcW w:w="431" w:type="dxa"/>
          </w:tcPr>
          <w:p w14:paraId="263B1A83" w14:textId="77777777" w:rsidR="00BE396E" w:rsidRDefault="00BE396E" w:rsidP="00BE396E">
            <w:pPr>
              <w:pStyle w:val="TableText"/>
            </w:pPr>
            <w:r>
              <w:t>X</w:t>
            </w:r>
          </w:p>
        </w:tc>
        <w:tc>
          <w:tcPr>
            <w:tcW w:w="432" w:type="dxa"/>
          </w:tcPr>
          <w:p w14:paraId="4474D9DF" w14:textId="77777777" w:rsidR="00BE396E" w:rsidRDefault="00BE396E" w:rsidP="00BE396E">
            <w:pPr>
              <w:pStyle w:val="TableText"/>
            </w:pPr>
            <w:r>
              <w:t>X</w:t>
            </w:r>
          </w:p>
        </w:tc>
      </w:tr>
      <w:tr w:rsidR="00BE396E" w14:paraId="7A02CF1D" w14:textId="77777777" w:rsidTr="00006E83">
        <w:trPr>
          <w:cantSplit/>
          <w:jc w:val="center"/>
        </w:trPr>
        <w:tc>
          <w:tcPr>
            <w:tcW w:w="802" w:type="dxa"/>
            <w:tcMar>
              <w:left w:w="58" w:type="dxa"/>
              <w:right w:w="58" w:type="dxa"/>
            </w:tcMar>
          </w:tcPr>
          <w:p w14:paraId="463538C7" w14:textId="7A473206" w:rsidR="00BE396E" w:rsidRDefault="00BE396E" w:rsidP="00BE396E">
            <w:pPr>
              <w:pStyle w:val="TableText"/>
            </w:pPr>
            <w:r>
              <w:t>866</w:t>
            </w:r>
            <w:r w:rsidR="00135F82">
              <w:t xml:space="preserve"> – </w:t>
            </w:r>
            <w:r>
              <w:t>867</w:t>
            </w:r>
          </w:p>
        </w:tc>
        <w:tc>
          <w:tcPr>
            <w:tcW w:w="2226" w:type="dxa"/>
            <w:tcMar>
              <w:left w:w="58" w:type="dxa"/>
              <w:right w:w="58" w:type="dxa"/>
            </w:tcMar>
          </w:tcPr>
          <w:p w14:paraId="02D009D5" w14:textId="77777777" w:rsidR="00BE396E" w:rsidRDefault="00BE396E" w:rsidP="00BE396E">
            <w:pPr>
              <w:pStyle w:val="TableText"/>
            </w:pPr>
            <w:r>
              <w:t>FACILITY PROVIDER TYPE</w:t>
            </w:r>
          </w:p>
        </w:tc>
        <w:tc>
          <w:tcPr>
            <w:tcW w:w="2935" w:type="dxa"/>
            <w:tcMar>
              <w:left w:w="58" w:type="dxa"/>
              <w:right w:w="58" w:type="dxa"/>
            </w:tcMar>
          </w:tcPr>
          <w:p w14:paraId="0215D433" w14:textId="70F1A7E9" w:rsidR="00BE396E" w:rsidRDefault="00BE396E" w:rsidP="00BE396E">
            <w:pPr>
              <w:pStyle w:val="TableText"/>
            </w:pPr>
            <w:r>
              <w:t>:P:IDR-</w:t>
            </w:r>
            <w:hyperlink r:id="rId289" w:history="1">
              <w:r>
                <w:rPr>
                  <w:rStyle w:val="Hyperlink"/>
                </w:rPr>
                <w:t>J-FAC-PROV-TYPE</w:t>
              </w:r>
            </w:hyperlink>
          </w:p>
        </w:tc>
        <w:tc>
          <w:tcPr>
            <w:tcW w:w="2849" w:type="dxa"/>
            <w:gridSpan w:val="2"/>
            <w:tcMar>
              <w:left w:w="58" w:type="dxa"/>
              <w:right w:w="58" w:type="dxa"/>
            </w:tcMar>
          </w:tcPr>
          <w:p w14:paraId="1A7A5544" w14:textId="77777777" w:rsidR="00BE396E" w:rsidRDefault="00BE396E" w:rsidP="00BE396E">
            <w:pPr>
              <w:pStyle w:val="TableText"/>
            </w:pPr>
            <w:r>
              <w:t>Facility provider – type</w:t>
            </w:r>
          </w:p>
          <w:p w14:paraId="6225C6AC" w14:textId="77777777" w:rsidR="00BE396E" w:rsidRDefault="00BE396E" w:rsidP="00BE396E">
            <w:pPr>
              <w:pStyle w:val="TableText"/>
            </w:pPr>
            <w:r w:rsidRPr="00152C22">
              <w:rPr>
                <w:rFonts w:cs="Arial"/>
                <w:color w:val="000000"/>
              </w:rPr>
              <w:t>This is a two-number code that is associated with identifying the provider's type.</w:t>
            </w:r>
          </w:p>
        </w:tc>
        <w:tc>
          <w:tcPr>
            <w:tcW w:w="1080" w:type="dxa"/>
            <w:tcMar>
              <w:left w:w="58" w:type="dxa"/>
              <w:right w:w="58" w:type="dxa"/>
            </w:tcMar>
          </w:tcPr>
          <w:p w14:paraId="5E4396CF" w14:textId="77777777" w:rsidR="00BE396E" w:rsidRDefault="00BE396E" w:rsidP="00BE396E">
            <w:pPr>
              <w:pStyle w:val="TableText"/>
              <w:rPr>
                <w:caps/>
              </w:rPr>
            </w:pPr>
            <w:r>
              <w:rPr>
                <w:caps/>
              </w:rPr>
              <w:t>2 C</w:t>
            </w:r>
          </w:p>
        </w:tc>
        <w:tc>
          <w:tcPr>
            <w:tcW w:w="2340" w:type="dxa"/>
            <w:tcMar>
              <w:left w:w="58" w:type="dxa"/>
              <w:right w:w="58" w:type="dxa"/>
            </w:tcMar>
          </w:tcPr>
          <w:p w14:paraId="61FD6128" w14:textId="4747385B" w:rsidR="00BE396E" w:rsidRDefault="00BE396E" w:rsidP="00BE396E">
            <w:pPr>
              <w:pStyle w:val="TableText"/>
            </w:pPr>
            <w:r>
              <w:t xml:space="preserve">See Basic values specification </w:t>
            </w:r>
            <w:hyperlink r:id="rId290" w:history="1">
              <w:r>
                <w:rPr>
                  <w:rStyle w:val="Hyperlink"/>
                  <w:rFonts w:cs="Courier New"/>
                  <w:szCs w:val="16"/>
                </w:rPr>
                <w:t>S0105010</w:t>
              </w:r>
            </w:hyperlink>
          </w:p>
        </w:tc>
        <w:tc>
          <w:tcPr>
            <w:tcW w:w="858" w:type="dxa"/>
            <w:tcMar>
              <w:left w:w="58" w:type="dxa"/>
              <w:right w:w="58" w:type="dxa"/>
            </w:tcMar>
          </w:tcPr>
          <w:p w14:paraId="50853331" w14:textId="77777777" w:rsidR="00BE396E" w:rsidRDefault="00BE396E" w:rsidP="00BE396E">
            <w:pPr>
              <w:pStyle w:val="TableText"/>
            </w:pPr>
            <w:r>
              <w:t>Spaces</w:t>
            </w:r>
          </w:p>
        </w:tc>
        <w:tc>
          <w:tcPr>
            <w:tcW w:w="431" w:type="dxa"/>
          </w:tcPr>
          <w:p w14:paraId="2109BBB7" w14:textId="77777777" w:rsidR="00BE396E" w:rsidRDefault="00BE396E" w:rsidP="00BE396E">
            <w:pPr>
              <w:pStyle w:val="TableText"/>
            </w:pPr>
            <w:r>
              <w:t>X</w:t>
            </w:r>
          </w:p>
        </w:tc>
        <w:tc>
          <w:tcPr>
            <w:tcW w:w="431" w:type="dxa"/>
          </w:tcPr>
          <w:p w14:paraId="0D7317F3" w14:textId="77777777" w:rsidR="00BE396E" w:rsidRDefault="00BE396E" w:rsidP="00BE396E">
            <w:pPr>
              <w:pStyle w:val="TableText"/>
            </w:pPr>
            <w:r>
              <w:t>X</w:t>
            </w:r>
          </w:p>
        </w:tc>
        <w:tc>
          <w:tcPr>
            <w:tcW w:w="432" w:type="dxa"/>
          </w:tcPr>
          <w:p w14:paraId="136A8F29" w14:textId="77777777" w:rsidR="00BE396E" w:rsidRDefault="00BE396E" w:rsidP="00BE396E">
            <w:pPr>
              <w:pStyle w:val="TableText"/>
            </w:pPr>
            <w:r>
              <w:t>X</w:t>
            </w:r>
          </w:p>
        </w:tc>
      </w:tr>
      <w:tr w:rsidR="00BE396E" w14:paraId="70AF3468" w14:textId="77777777" w:rsidTr="00006E83">
        <w:trPr>
          <w:cantSplit/>
          <w:jc w:val="center"/>
        </w:trPr>
        <w:tc>
          <w:tcPr>
            <w:tcW w:w="802" w:type="dxa"/>
            <w:tcMar>
              <w:left w:w="58" w:type="dxa"/>
              <w:right w:w="58" w:type="dxa"/>
            </w:tcMar>
          </w:tcPr>
          <w:p w14:paraId="58D086B7" w14:textId="5E62E9BA" w:rsidR="00BE396E" w:rsidRDefault="00BE396E" w:rsidP="00BE396E">
            <w:pPr>
              <w:pStyle w:val="TableText"/>
            </w:pPr>
            <w:r>
              <w:t>868</w:t>
            </w:r>
            <w:r w:rsidR="00135F82">
              <w:t xml:space="preserve"> – </w:t>
            </w:r>
            <w:r>
              <w:t>869</w:t>
            </w:r>
          </w:p>
        </w:tc>
        <w:tc>
          <w:tcPr>
            <w:tcW w:w="2226" w:type="dxa"/>
            <w:tcMar>
              <w:left w:w="58" w:type="dxa"/>
              <w:right w:w="58" w:type="dxa"/>
            </w:tcMar>
          </w:tcPr>
          <w:p w14:paraId="52CD0BFF" w14:textId="77777777" w:rsidR="00BE396E" w:rsidRDefault="00BE396E" w:rsidP="00BE396E">
            <w:pPr>
              <w:pStyle w:val="TableText"/>
            </w:pPr>
            <w:r>
              <w:t>FACILITY PROVIDER SPECIALTY CODE</w:t>
            </w:r>
          </w:p>
        </w:tc>
        <w:tc>
          <w:tcPr>
            <w:tcW w:w="2935" w:type="dxa"/>
            <w:tcMar>
              <w:left w:w="58" w:type="dxa"/>
              <w:right w:w="58" w:type="dxa"/>
            </w:tcMar>
          </w:tcPr>
          <w:p w14:paraId="1F521699" w14:textId="34685084" w:rsidR="00BE396E" w:rsidRDefault="00BE396E" w:rsidP="00BE396E">
            <w:pPr>
              <w:pStyle w:val="TableText"/>
            </w:pPr>
            <w:r>
              <w:t>:P:IDR-</w:t>
            </w:r>
            <w:hyperlink r:id="rId291" w:history="1">
              <w:r>
                <w:rPr>
                  <w:rStyle w:val="Hyperlink"/>
                </w:rPr>
                <w:t>J-FAC-PROV-SPEC</w:t>
              </w:r>
            </w:hyperlink>
          </w:p>
        </w:tc>
        <w:tc>
          <w:tcPr>
            <w:tcW w:w="2849" w:type="dxa"/>
            <w:gridSpan w:val="2"/>
            <w:tcMar>
              <w:left w:w="58" w:type="dxa"/>
              <w:right w:w="58" w:type="dxa"/>
            </w:tcMar>
          </w:tcPr>
          <w:p w14:paraId="2B39A0B5" w14:textId="77777777" w:rsidR="00BE396E" w:rsidRDefault="00BE396E" w:rsidP="00BE396E">
            <w:pPr>
              <w:pStyle w:val="TableText"/>
            </w:pPr>
            <w:r>
              <w:t>Facility provider – specialty code</w:t>
            </w:r>
          </w:p>
          <w:p w14:paraId="5CD71146" w14:textId="77777777" w:rsidR="00BE396E" w:rsidRDefault="00BE396E" w:rsidP="00BE396E">
            <w:pPr>
              <w:pStyle w:val="TableText"/>
            </w:pPr>
            <w:r w:rsidRPr="00152C22">
              <w:rPr>
                <w:rFonts w:cs="Arial"/>
                <w:color w:val="000000"/>
              </w:rPr>
              <w:t>The facility provider specialty code is a two-character code that identifies the provider's specialty.</w:t>
            </w:r>
          </w:p>
        </w:tc>
        <w:tc>
          <w:tcPr>
            <w:tcW w:w="1080" w:type="dxa"/>
            <w:tcMar>
              <w:left w:w="58" w:type="dxa"/>
              <w:right w:w="58" w:type="dxa"/>
            </w:tcMar>
          </w:tcPr>
          <w:p w14:paraId="41BE9C3F" w14:textId="77777777" w:rsidR="00BE396E" w:rsidRDefault="00BE396E" w:rsidP="00BE396E">
            <w:pPr>
              <w:pStyle w:val="TableText"/>
              <w:rPr>
                <w:caps/>
              </w:rPr>
            </w:pPr>
            <w:r>
              <w:rPr>
                <w:caps/>
              </w:rPr>
              <w:t>2 C</w:t>
            </w:r>
          </w:p>
        </w:tc>
        <w:tc>
          <w:tcPr>
            <w:tcW w:w="2340" w:type="dxa"/>
            <w:tcMar>
              <w:left w:w="58" w:type="dxa"/>
              <w:right w:w="58" w:type="dxa"/>
            </w:tcMar>
          </w:tcPr>
          <w:p w14:paraId="487CF35B" w14:textId="26A34D44" w:rsidR="00BE396E" w:rsidRDefault="00BE396E" w:rsidP="00BE396E">
            <w:pPr>
              <w:pStyle w:val="TableText"/>
            </w:pPr>
            <w:r>
              <w:t xml:space="preserve">See Basic values specification </w:t>
            </w:r>
            <w:hyperlink r:id="rId292" w:history="1">
              <w:r>
                <w:rPr>
                  <w:rStyle w:val="Hyperlink"/>
                  <w:rFonts w:cs="Courier New"/>
                  <w:szCs w:val="16"/>
                </w:rPr>
                <w:t>S0106010</w:t>
              </w:r>
            </w:hyperlink>
          </w:p>
        </w:tc>
        <w:tc>
          <w:tcPr>
            <w:tcW w:w="858" w:type="dxa"/>
            <w:tcMar>
              <w:left w:w="58" w:type="dxa"/>
              <w:right w:w="58" w:type="dxa"/>
            </w:tcMar>
          </w:tcPr>
          <w:p w14:paraId="7C90B50F" w14:textId="77777777" w:rsidR="00BE396E" w:rsidRDefault="00BE396E" w:rsidP="00BE396E">
            <w:pPr>
              <w:pStyle w:val="TableText"/>
            </w:pPr>
            <w:r>
              <w:t>Spaces</w:t>
            </w:r>
          </w:p>
        </w:tc>
        <w:tc>
          <w:tcPr>
            <w:tcW w:w="431" w:type="dxa"/>
          </w:tcPr>
          <w:p w14:paraId="567EF9D5" w14:textId="77777777" w:rsidR="00BE396E" w:rsidRDefault="00BE396E" w:rsidP="00BE396E">
            <w:pPr>
              <w:pStyle w:val="TableText"/>
            </w:pPr>
            <w:r>
              <w:t>X</w:t>
            </w:r>
          </w:p>
        </w:tc>
        <w:tc>
          <w:tcPr>
            <w:tcW w:w="431" w:type="dxa"/>
          </w:tcPr>
          <w:p w14:paraId="6043441B" w14:textId="77777777" w:rsidR="00BE396E" w:rsidRDefault="00BE396E" w:rsidP="00BE396E">
            <w:pPr>
              <w:pStyle w:val="TableText"/>
            </w:pPr>
            <w:r>
              <w:t>X</w:t>
            </w:r>
          </w:p>
        </w:tc>
        <w:tc>
          <w:tcPr>
            <w:tcW w:w="432" w:type="dxa"/>
          </w:tcPr>
          <w:p w14:paraId="0F98B6F3" w14:textId="77777777" w:rsidR="00BE396E" w:rsidRDefault="00BE396E" w:rsidP="00BE396E">
            <w:pPr>
              <w:pStyle w:val="TableText"/>
            </w:pPr>
            <w:r>
              <w:t>X</w:t>
            </w:r>
          </w:p>
        </w:tc>
      </w:tr>
      <w:tr w:rsidR="00BE396E" w14:paraId="0728A88F" w14:textId="77777777" w:rsidTr="00006E83">
        <w:trPr>
          <w:cantSplit/>
          <w:jc w:val="center"/>
        </w:trPr>
        <w:tc>
          <w:tcPr>
            <w:tcW w:w="802" w:type="dxa"/>
            <w:tcMar>
              <w:left w:w="58" w:type="dxa"/>
              <w:right w:w="58" w:type="dxa"/>
            </w:tcMar>
          </w:tcPr>
          <w:p w14:paraId="0C7A7976" w14:textId="77777777" w:rsidR="00BE396E" w:rsidRDefault="00BE396E" w:rsidP="00BE396E">
            <w:pPr>
              <w:pStyle w:val="TableText"/>
            </w:pPr>
            <w:r>
              <w:t>870</w:t>
            </w:r>
          </w:p>
        </w:tc>
        <w:tc>
          <w:tcPr>
            <w:tcW w:w="2226" w:type="dxa"/>
            <w:tcMar>
              <w:left w:w="58" w:type="dxa"/>
              <w:right w:w="58" w:type="dxa"/>
            </w:tcMar>
          </w:tcPr>
          <w:p w14:paraId="51926B20" w14:textId="77777777" w:rsidR="00BE396E" w:rsidRDefault="00BE396E" w:rsidP="00BE396E">
            <w:pPr>
              <w:pStyle w:val="TableText"/>
            </w:pPr>
            <w:r>
              <w:t>FACILITY PROVIDER STATUS</w:t>
            </w:r>
          </w:p>
        </w:tc>
        <w:tc>
          <w:tcPr>
            <w:tcW w:w="2935" w:type="dxa"/>
            <w:tcMar>
              <w:left w:w="58" w:type="dxa"/>
              <w:right w:w="58" w:type="dxa"/>
            </w:tcMar>
          </w:tcPr>
          <w:p w14:paraId="79247A7F" w14:textId="3352681B" w:rsidR="00BE396E" w:rsidRDefault="00BE396E" w:rsidP="00BE396E">
            <w:pPr>
              <w:pStyle w:val="TableText"/>
            </w:pPr>
            <w:r>
              <w:t>:P:IDR-</w:t>
            </w:r>
            <w:hyperlink r:id="rId293" w:history="1">
              <w:r>
                <w:rPr>
                  <w:rStyle w:val="Hyperlink"/>
                </w:rPr>
                <w:t>J-FAC-PROV-STATUS</w:t>
              </w:r>
            </w:hyperlink>
          </w:p>
        </w:tc>
        <w:tc>
          <w:tcPr>
            <w:tcW w:w="2849" w:type="dxa"/>
            <w:gridSpan w:val="2"/>
            <w:tcMar>
              <w:left w:w="58" w:type="dxa"/>
              <w:right w:w="58" w:type="dxa"/>
            </w:tcMar>
          </w:tcPr>
          <w:p w14:paraId="46D2FED4" w14:textId="40E07E3B" w:rsidR="00BE396E" w:rsidRDefault="007453DF">
            <w:pPr>
              <w:pStyle w:val="TableText"/>
            </w:pPr>
            <w:r>
              <w:t>This field is not used and any data that may be in this field is invalid.</w:t>
            </w:r>
          </w:p>
        </w:tc>
        <w:tc>
          <w:tcPr>
            <w:tcW w:w="1080" w:type="dxa"/>
            <w:tcMar>
              <w:left w:w="58" w:type="dxa"/>
              <w:right w:w="58" w:type="dxa"/>
            </w:tcMar>
          </w:tcPr>
          <w:p w14:paraId="2786DAAB" w14:textId="77777777" w:rsidR="00BE396E" w:rsidRDefault="00BE396E" w:rsidP="00BE396E">
            <w:pPr>
              <w:pStyle w:val="TableText"/>
              <w:rPr>
                <w:caps/>
              </w:rPr>
            </w:pPr>
            <w:r>
              <w:rPr>
                <w:caps/>
              </w:rPr>
              <w:t>1 C</w:t>
            </w:r>
          </w:p>
        </w:tc>
        <w:tc>
          <w:tcPr>
            <w:tcW w:w="2340" w:type="dxa"/>
            <w:tcMar>
              <w:left w:w="58" w:type="dxa"/>
              <w:right w:w="58" w:type="dxa"/>
            </w:tcMar>
          </w:tcPr>
          <w:p w14:paraId="7B7F88D1" w14:textId="77777777" w:rsidR="00BE396E" w:rsidRPr="00865B7A" w:rsidRDefault="00BE396E" w:rsidP="00BE396E">
            <w:pPr>
              <w:pStyle w:val="TableText"/>
            </w:pPr>
            <w:r w:rsidRPr="0042502A">
              <w:rPr>
                <w:b/>
              </w:rPr>
              <w:t>Valid Values:</w:t>
            </w:r>
          </w:p>
          <w:p w14:paraId="22913061" w14:textId="3A740FA0" w:rsidR="00BE396E" w:rsidRDefault="007453DF" w:rsidP="00245396">
            <w:pPr>
              <w:pStyle w:val="TableTextBullet"/>
            </w:pPr>
            <w:r>
              <w:t>N/A</w:t>
            </w:r>
          </w:p>
        </w:tc>
        <w:tc>
          <w:tcPr>
            <w:tcW w:w="858" w:type="dxa"/>
            <w:tcMar>
              <w:left w:w="58" w:type="dxa"/>
              <w:right w:w="58" w:type="dxa"/>
            </w:tcMar>
          </w:tcPr>
          <w:p w14:paraId="36F9B82E" w14:textId="11885162" w:rsidR="00BE396E" w:rsidRDefault="00BE396E" w:rsidP="007453DF">
            <w:pPr>
              <w:pStyle w:val="TableText"/>
            </w:pPr>
            <w:r>
              <w:t>Space</w:t>
            </w:r>
          </w:p>
        </w:tc>
        <w:tc>
          <w:tcPr>
            <w:tcW w:w="431" w:type="dxa"/>
          </w:tcPr>
          <w:p w14:paraId="251B865E" w14:textId="77777777" w:rsidR="00BE396E" w:rsidRDefault="00BE396E" w:rsidP="00BE396E">
            <w:pPr>
              <w:pStyle w:val="TableText"/>
            </w:pPr>
            <w:r>
              <w:t>X</w:t>
            </w:r>
          </w:p>
        </w:tc>
        <w:tc>
          <w:tcPr>
            <w:tcW w:w="431" w:type="dxa"/>
          </w:tcPr>
          <w:p w14:paraId="2BFE8CD5" w14:textId="77777777" w:rsidR="00BE396E" w:rsidRDefault="00BE396E" w:rsidP="00BE396E">
            <w:pPr>
              <w:pStyle w:val="TableText"/>
            </w:pPr>
            <w:r>
              <w:t>X</w:t>
            </w:r>
          </w:p>
        </w:tc>
        <w:tc>
          <w:tcPr>
            <w:tcW w:w="432" w:type="dxa"/>
          </w:tcPr>
          <w:p w14:paraId="5F6D8232" w14:textId="77777777" w:rsidR="00BE396E" w:rsidRDefault="00BE396E" w:rsidP="00BE396E">
            <w:pPr>
              <w:pStyle w:val="TableText"/>
            </w:pPr>
            <w:r>
              <w:t>X</w:t>
            </w:r>
          </w:p>
        </w:tc>
      </w:tr>
      <w:tr w:rsidR="00BE396E" w14:paraId="4833AE01" w14:textId="77777777" w:rsidTr="00006E83">
        <w:trPr>
          <w:cantSplit/>
          <w:jc w:val="center"/>
        </w:trPr>
        <w:tc>
          <w:tcPr>
            <w:tcW w:w="802" w:type="dxa"/>
            <w:tcMar>
              <w:left w:w="58" w:type="dxa"/>
              <w:right w:w="58" w:type="dxa"/>
            </w:tcMar>
          </w:tcPr>
          <w:p w14:paraId="3DD73B1C" w14:textId="7E228745" w:rsidR="00BE396E" w:rsidRDefault="00BE396E" w:rsidP="00BE396E">
            <w:pPr>
              <w:pStyle w:val="TableText"/>
            </w:pPr>
            <w:r>
              <w:t>871</w:t>
            </w:r>
            <w:r w:rsidR="00135F82">
              <w:t xml:space="preserve"> – </w:t>
            </w:r>
            <w:r>
              <w:t>872</w:t>
            </w:r>
          </w:p>
        </w:tc>
        <w:tc>
          <w:tcPr>
            <w:tcW w:w="2226" w:type="dxa"/>
            <w:tcMar>
              <w:left w:w="58" w:type="dxa"/>
              <w:right w:w="58" w:type="dxa"/>
            </w:tcMar>
          </w:tcPr>
          <w:p w14:paraId="05036DC1" w14:textId="77777777" w:rsidR="00BE396E" w:rsidRDefault="00BE396E" w:rsidP="00BE396E">
            <w:pPr>
              <w:pStyle w:val="TableText"/>
            </w:pPr>
            <w:r>
              <w:t>FACILITY PROVIDER PRICING SPECIALTY</w:t>
            </w:r>
          </w:p>
        </w:tc>
        <w:tc>
          <w:tcPr>
            <w:tcW w:w="2935" w:type="dxa"/>
            <w:tcMar>
              <w:left w:w="58" w:type="dxa"/>
              <w:right w:w="58" w:type="dxa"/>
            </w:tcMar>
          </w:tcPr>
          <w:p w14:paraId="6F962AA6" w14:textId="2AC2E200" w:rsidR="00BE396E" w:rsidRDefault="00BE396E" w:rsidP="00BE396E">
            <w:pPr>
              <w:pStyle w:val="TableText"/>
            </w:pPr>
            <w:r>
              <w:t>:P:IDR-</w:t>
            </w:r>
            <w:hyperlink r:id="rId294" w:history="1">
              <w:r>
                <w:rPr>
                  <w:rStyle w:val="Hyperlink"/>
                </w:rPr>
                <w:t>J-FAC-PROV-PRSP</w:t>
              </w:r>
            </w:hyperlink>
          </w:p>
        </w:tc>
        <w:tc>
          <w:tcPr>
            <w:tcW w:w="2849" w:type="dxa"/>
            <w:gridSpan w:val="2"/>
            <w:tcMar>
              <w:left w:w="58" w:type="dxa"/>
              <w:right w:w="58" w:type="dxa"/>
            </w:tcMar>
          </w:tcPr>
          <w:p w14:paraId="6EEF2294" w14:textId="77777777" w:rsidR="00BE396E" w:rsidRDefault="00BE396E" w:rsidP="00BE396E">
            <w:pPr>
              <w:pStyle w:val="TableText"/>
            </w:pPr>
            <w:r>
              <w:t>Facility provider – pricing specialty</w:t>
            </w:r>
          </w:p>
          <w:p w14:paraId="670E86C4" w14:textId="77777777" w:rsidR="00BE396E" w:rsidRDefault="00BE396E" w:rsidP="00BE396E">
            <w:pPr>
              <w:pStyle w:val="TableText"/>
            </w:pPr>
            <w:r w:rsidRPr="00957366">
              <w:rPr>
                <w:rFonts w:cs="Arial"/>
                <w:color w:val="000000"/>
              </w:rPr>
              <w:t>The facility provider specialty code is a two-character code that identifies the facility’s provider specialty.</w:t>
            </w:r>
          </w:p>
        </w:tc>
        <w:tc>
          <w:tcPr>
            <w:tcW w:w="1080" w:type="dxa"/>
            <w:tcMar>
              <w:left w:w="58" w:type="dxa"/>
              <w:right w:w="58" w:type="dxa"/>
            </w:tcMar>
          </w:tcPr>
          <w:p w14:paraId="335508E9" w14:textId="77777777" w:rsidR="00BE396E" w:rsidRDefault="00BE396E" w:rsidP="00BE396E">
            <w:pPr>
              <w:pStyle w:val="TableText"/>
              <w:rPr>
                <w:caps/>
              </w:rPr>
            </w:pPr>
            <w:r>
              <w:rPr>
                <w:caps/>
              </w:rPr>
              <w:t>2 C</w:t>
            </w:r>
          </w:p>
        </w:tc>
        <w:tc>
          <w:tcPr>
            <w:tcW w:w="2340" w:type="dxa"/>
            <w:tcMar>
              <w:left w:w="58" w:type="dxa"/>
              <w:right w:w="58" w:type="dxa"/>
            </w:tcMar>
          </w:tcPr>
          <w:p w14:paraId="6043A836" w14:textId="63CC8BBF" w:rsidR="00BE396E" w:rsidRDefault="00BE396E" w:rsidP="00C13A40">
            <w:pPr>
              <w:pStyle w:val="TableText"/>
            </w:pPr>
            <w:r>
              <w:t xml:space="preserve">See Basic values specification </w:t>
            </w:r>
            <w:hyperlink r:id="rId295" w:history="1">
              <w:r>
                <w:rPr>
                  <w:rStyle w:val="Hyperlink"/>
                  <w:rFonts w:cs="Courier New"/>
                  <w:szCs w:val="16"/>
                </w:rPr>
                <w:t>S0106010</w:t>
              </w:r>
            </w:hyperlink>
          </w:p>
        </w:tc>
        <w:tc>
          <w:tcPr>
            <w:tcW w:w="858" w:type="dxa"/>
            <w:tcMar>
              <w:left w:w="58" w:type="dxa"/>
              <w:right w:w="58" w:type="dxa"/>
            </w:tcMar>
          </w:tcPr>
          <w:p w14:paraId="1E990A18" w14:textId="77777777" w:rsidR="00BE396E" w:rsidRDefault="00BE396E" w:rsidP="00BE396E">
            <w:pPr>
              <w:pStyle w:val="TableText"/>
            </w:pPr>
            <w:r>
              <w:t>Spaces</w:t>
            </w:r>
          </w:p>
        </w:tc>
        <w:tc>
          <w:tcPr>
            <w:tcW w:w="431" w:type="dxa"/>
          </w:tcPr>
          <w:p w14:paraId="7024F276" w14:textId="77777777" w:rsidR="00BE396E" w:rsidRDefault="00BE396E" w:rsidP="00BE396E">
            <w:pPr>
              <w:pStyle w:val="TableText"/>
            </w:pPr>
            <w:r>
              <w:t>-</w:t>
            </w:r>
          </w:p>
        </w:tc>
        <w:tc>
          <w:tcPr>
            <w:tcW w:w="431" w:type="dxa"/>
          </w:tcPr>
          <w:p w14:paraId="54769E77" w14:textId="77777777" w:rsidR="00BE396E" w:rsidRDefault="00BE396E" w:rsidP="00BE396E">
            <w:pPr>
              <w:pStyle w:val="TableText"/>
            </w:pPr>
            <w:r>
              <w:t>X</w:t>
            </w:r>
          </w:p>
        </w:tc>
        <w:tc>
          <w:tcPr>
            <w:tcW w:w="432" w:type="dxa"/>
          </w:tcPr>
          <w:p w14:paraId="65AA0FF9" w14:textId="77777777" w:rsidR="00BE396E" w:rsidRDefault="00BE396E" w:rsidP="00BE396E">
            <w:pPr>
              <w:pStyle w:val="TableText"/>
            </w:pPr>
            <w:r>
              <w:t>X</w:t>
            </w:r>
          </w:p>
        </w:tc>
      </w:tr>
      <w:tr w:rsidR="00BE396E" w14:paraId="7BC412F7" w14:textId="77777777" w:rsidTr="00006E83">
        <w:trPr>
          <w:cantSplit/>
          <w:jc w:val="center"/>
        </w:trPr>
        <w:tc>
          <w:tcPr>
            <w:tcW w:w="802" w:type="dxa"/>
            <w:tcMar>
              <w:left w:w="58" w:type="dxa"/>
              <w:right w:w="58" w:type="dxa"/>
            </w:tcMar>
          </w:tcPr>
          <w:p w14:paraId="01A74172" w14:textId="26C77F79" w:rsidR="00BE396E" w:rsidRDefault="00BE396E" w:rsidP="00BE396E">
            <w:pPr>
              <w:pStyle w:val="TableText"/>
            </w:pPr>
            <w:r>
              <w:t>873</w:t>
            </w:r>
            <w:r w:rsidR="00135F82">
              <w:t xml:space="preserve"> – </w:t>
            </w:r>
            <w:r>
              <w:t>874</w:t>
            </w:r>
          </w:p>
        </w:tc>
        <w:tc>
          <w:tcPr>
            <w:tcW w:w="2226" w:type="dxa"/>
            <w:tcMar>
              <w:left w:w="58" w:type="dxa"/>
              <w:right w:w="58" w:type="dxa"/>
            </w:tcMar>
          </w:tcPr>
          <w:p w14:paraId="0886672B" w14:textId="77777777" w:rsidR="00BE396E" w:rsidRDefault="00BE396E" w:rsidP="00BE396E">
            <w:pPr>
              <w:pStyle w:val="TableText"/>
            </w:pPr>
            <w:r>
              <w:t>FACILITY PROVIDER COUNTY</w:t>
            </w:r>
          </w:p>
        </w:tc>
        <w:tc>
          <w:tcPr>
            <w:tcW w:w="2935" w:type="dxa"/>
            <w:tcMar>
              <w:left w:w="58" w:type="dxa"/>
              <w:right w:w="58" w:type="dxa"/>
            </w:tcMar>
          </w:tcPr>
          <w:p w14:paraId="27308B4E" w14:textId="39EC1A57" w:rsidR="00BE396E" w:rsidRDefault="00BE396E" w:rsidP="00BE396E">
            <w:pPr>
              <w:pStyle w:val="TableText"/>
            </w:pPr>
            <w:r>
              <w:t>:P:IDR-</w:t>
            </w:r>
            <w:hyperlink r:id="rId296" w:history="1">
              <w:r>
                <w:rPr>
                  <w:rStyle w:val="Hyperlink"/>
                </w:rPr>
                <w:t>J-FAC-PROV-CNTY</w:t>
              </w:r>
            </w:hyperlink>
          </w:p>
        </w:tc>
        <w:tc>
          <w:tcPr>
            <w:tcW w:w="2849" w:type="dxa"/>
            <w:gridSpan w:val="2"/>
            <w:tcMar>
              <w:left w:w="58" w:type="dxa"/>
              <w:right w:w="58" w:type="dxa"/>
            </w:tcMar>
          </w:tcPr>
          <w:p w14:paraId="0C5CF489" w14:textId="77777777" w:rsidR="00BE396E" w:rsidRDefault="00BE396E" w:rsidP="00BE396E">
            <w:pPr>
              <w:pStyle w:val="TableText"/>
            </w:pPr>
            <w:r>
              <w:t>Facility provider – county</w:t>
            </w:r>
          </w:p>
          <w:p w14:paraId="651DE8A6" w14:textId="3FF528E0" w:rsidR="00BE396E" w:rsidRDefault="00BE396E" w:rsidP="00C13A40">
            <w:pPr>
              <w:pStyle w:val="TableText"/>
            </w:pPr>
            <w:r w:rsidRPr="00886126">
              <w:rPr>
                <w:rFonts w:cs="Arial"/>
                <w:color w:val="000000"/>
              </w:rPr>
              <w:t>This item is used to identify the county in which the facility provider is located</w:t>
            </w:r>
            <w:r w:rsidR="00C13A40">
              <w:rPr>
                <w:rFonts w:cs="Arial"/>
                <w:color w:val="000000"/>
              </w:rPr>
              <w:t>.</w:t>
            </w:r>
          </w:p>
        </w:tc>
        <w:tc>
          <w:tcPr>
            <w:tcW w:w="1080" w:type="dxa"/>
            <w:tcMar>
              <w:left w:w="58" w:type="dxa"/>
              <w:right w:w="58" w:type="dxa"/>
            </w:tcMar>
          </w:tcPr>
          <w:p w14:paraId="47730554" w14:textId="77777777" w:rsidR="00BE396E" w:rsidRDefault="00BE396E" w:rsidP="00BE396E">
            <w:pPr>
              <w:pStyle w:val="TableText"/>
              <w:rPr>
                <w:caps/>
              </w:rPr>
            </w:pPr>
            <w:r>
              <w:rPr>
                <w:caps/>
              </w:rPr>
              <w:t>2 C</w:t>
            </w:r>
          </w:p>
        </w:tc>
        <w:tc>
          <w:tcPr>
            <w:tcW w:w="2340" w:type="dxa"/>
            <w:tcMar>
              <w:left w:w="58" w:type="dxa"/>
              <w:right w:w="58" w:type="dxa"/>
            </w:tcMar>
          </w:tcPr>
          <w:p w14:paraId="22A04195" w14:textId="77777777" w:rsidR="00BE396E" w:rsidRDefault="00BE396E" w:rsidP="00BE396E">
            <w:pPr>
              <w:pStyle w:val="TableText"/>
            </w:pPr>
            <w:r>
              <w:t>-</w:t>
            </w:r>
          </w:p>
        </w:tc>
        <w:tc>
          <w:tcPr>
            <w:tcW w:w="858" w:type="dxa"/>
            <w:tcMar>
              <w:left w:w="58" w:type="dxa"/>
              <w:right w:w="58" w:type="dxa"/>
            </w:tcMar>
          </w:tcPr>
          <w:p w14:paraId="7900B157" w14:textId="77777777" w:rsidR="00BE396E" w:rsidRDefault="00BE396E" w:rsidP="00BE396E">
            <w:pPr>
              <w:pStyle w:val="TableText"/>
            </w:pPr>
            <w:r>
              <w:t>Spaces</w:t>
            </w:r>
          </w:p>
        </w:tc>
        <w:tc>
          <w:tcPr>
            <w:tcW w:w="431" w:type="dxa"/>
          </w:tcPr>
          <w:p w14:paraId="2AA049FF" w14:textId="77777777" w:rsidR="00BE396E" w:rsidRDefault="00BE396E" w:rsidP="00BE396E">
            <w:pPr>
              <w:pStyle w:val="TableText"/>
            </w:pPr>
            <w:r>
              <w:t>-</w:t>
            </w:r>
          </w:p>
        </w:tc>
        <w:tc>
          <w:tcPr>
            <w:tcW w:w="431" w:type="dxa"/>
          </w:tcPr>
          <w:p w14:paraId="62438AFC" w14:textId="77777777" w:rsidR="00BE396E" w:rsidRDefault="00BE396E" w:rsidP="00BE396E">
            <w:pPr>
              <w:pStyle w:val="TableText"/>
            </w:pPr>
            <w:r>
              <w:t>X</w:t>
            </w:r>
          </w:p>
        </w:tc>
        <w:tc>
          <w:tcPr>
            <w:tcW w:w="432" w:type="dxa"/>
          </w:tcPr>
          <w:p w14:paraId="5437CD19" w14:textId="77777777" w:rsidR="00BE396E" w:rsidRDefault="00BE396E" w:rsidP="00BE396E">
            <w:pPr>
              <w:pStyle w:val="TableText"/>
            </w:pPr>
            <w:r>
              <w:t>X</w:t>
            </w:r>
          </w:p>
        </w:tc>
      </w:tr>
      <w:tr w:rsidR="00BE396E" w14:paraId="5E2747A2" w14:textId="77777777" w:rsidTr="00006E83">
        <w:trPr>
          <w:cantSplit/>
          <w:jc w:val="center"/>
        </w:trPr>
        <w:tc>
          <w:tcPr>
            <w:tcW w:w="802" w:type="dxa"/>
            <w:tcMar>
              <w:left w:w="58" w:type="dxa"/>
              <w:right w:w="58" w:type="dxa"/>
            </w:tcMar>
          </w:tcPr>
          <w:p w14:paraId="2C189A99" w14:textId="05DBA5EC" w:rsidR="00BE396E" w:rsidRDefault="00BE396E" w:rsidP="00BE396E">
            <w:pPr>
              <w:pStyle w:val="TableText"/>
            </w:pPr>
            <w:r>
              <w:t>875</w:t>
            </w:r>
            <w:r w:rsidR="00135F82">
              <w:t xml:space="preserve"> – </w:t>
            </w:r>
            <w:r>
              <w:t>878</w:t>
            </w:r>
          </w:p>
        </w:tc>
        <w:tc>
          <w:tcPr>
            <w:tcW w:w="2226" w:type="dxa"/>
            <w:tcMar>
              <w:left w:w="58" w:type="dxa"/>
              <w:right w:w="58" w:type="dxa"/>
            </w:tcMar>
          </w:tcPr>
          <w:p w14:paraId="46EFA5A4" w14:textId="77777777" w:rsidR="00BE396E" w:rsidRDefault="00BE396E" w:rsidP="00BE396E">
            <w:pPr>
              <w:pStyle w:val="TableText"/>
            </w:pPr>
            <w:r>
              <w:t>MPAP OVERRIDE FLAG</w:t>
            </w:r>
          </w:p>
        </w:tc>
        <w:tc>
          <w:tcPr>
            <w:tcW w:w="2935" w:type="dxa"/>
            <w:tcMar>
              <w:left w:w="58" w:type="dxa"/>
              <w:right w:w="58" w:type="dxa"/>
            </w:tcMar>
          </w:tcPr>
          <w:p w14:paraId="72B2580C" w14:textId="77DE69B5" w:rsidR="00BE396E" w:rsidRPr="00C4752B" w:rsidRDefault="00BE396E" w:rsidP="00BE396E">
            <w:pPr>
              <w:pStyle w:val="TableText"/>
              <w:rPr>
                <w:lang w:val="es-US"/>
              </w:rPr>
            </w:pPr>
            <w:r w:rsidRPr="00C4752B">
              <w:rPr>
                <w:lang w:val="es-US"/>
              </w:rPr>
              <w:t>:P:IDR-J-</w:t>
            </w:r>
            <w:hyperlink r:id="rId297" w:history="1">
              <w:r w:rsidRPr="00C4752B">
                <w:rPr>
                  <w:rStyle w:val="Hyperlink"/>
                  <w:lang w:val="es-US"/>
                </w:rPr>
                <w:t>MPA-OVERRIDE-CODES</w:t>
              </w:r>
            </w:hyperlink>
          </w:p>
          <w:p w14:paraId="3EE8AB89" w14:textId="150B822F" w:rsidR="00BE396E" w:rsidRDefault="00BE396E" w:rsidP="00BE396E">
            <w:pPr>
              <w:pStyle w:val="TableText"/>
            </w:pPr>
            <w:r>
              <w:t>:P:IDR-J-</w:t>
            </w:r>
            <w:hyperlink r:id="rId298" w:history="1">
              <w:r w:rsidRPr="00315AD9">
                <w:rPr>
                  <w:rStyle w:val="Hyperlink"/>
                </w:rPr>
                <w:t>OVER-DENY-TO-SUSP</w:t>
              </w:r>
            </w:hyperlink>
          </w:p>
          <w:p w14:paraId="7F098540" w14:textId="66703DC2" w:rsidR="00BE396E" w:rsidRDefault="00BE396E" w:rsidP="00BE396E">
            <w:pPr>
              <w:pStyle w:val="TableText"/>
            </w:pPr>
            <w:r>
              <w:t>:P:IDR-J-</w:t>
            </w:r>
            <w:hyperlink r:id="rId299" w:history="1">
              <w:r w:rsidRPr="00315AD9">
                <w:rPr>
                  <w:rStyle w:val="Hyperlink"/>
                </w:rPr>
                <w:t>OVER-LISTED-AUDIT</w:t>
              </w:r>
            </w:hyperlink>
          </w:p>
          <w:p w14:paraId="2B49EA54" w14:textId="036474FF" w:rsidR="00BE396E" w:rsidRDefault="00BE396E" w:rsidP="00BE396E">
            <w:pPr>
              <w:pStyle w:val="TableText"/>
            </w:pPr>
            <w:r>
              <w:t>:P:IDR-J-</w:t>
            </w:r>
            <w:hyperlink r:id="rId300" w:history="1">
              <w:r w:rsidRPr="00315AD9">
                <w:rPr>
                  <w:rStyle w:val="Hyperlink"/>
                </w:rPr>
                <w:t>OVER-DUP-EDITS</w:t>
              </w:r>
            </w:hyperlink>
          </w:p>
          <w:p w14:paraId="4DAF5894" w14:textId="67E3E1D4" w:rsidR="00BE396E" w:rsidRDefault="00BE396E" w:rsidP="00BE396E">
            <w:pPr>
              <w:pStyle w:val="TableText"/>
            </w:pPr>
            <w:r>
              <w:t>:P:IDR-J-</w:t>
            </w:r>
            <w:hyperlink r:id="rId301" w:history="1">
              <w:r w:rsidRPr="00315AD9">
                <w:rPr>
                  <w:rStyle w:val="Hyperlink"/>
                </w:rPr>
                <w:t>OVER-MEDPOL-LIMIT</w:t>
              </w:r>
            </w:hyperlink>
          </w:p>
        </w:tc>
        <w:tc>
          <w:tcPr>
            <w:tcW w:w="2849" w:type="dxa"/>
            <w:gridSpan w:val="2"/>
            <w:tcMar>
              <w:left w:w="58" w:type="dxa"/>
              <w:right w:w="58" w:type="dxa"/>
            </w:tcMar>
          </w:tcPr>
          <w:p w14:paraId="5AE60B38" w14:textId="77777777" w:rsidR="00BE396E" w:rsidRDefault="00BE396E" w:rsidP="00BE396E">
            <w:pPr>
              <w:pStyle w:val="TableText"/>
            </w:pPr>
            <w:r>
              <w:t>Header MPAP override flag</w:t>
            </w:r>
          </w:p>
        </w:tc>
        <w:tc>
          <w:tcPr>
            <w:tcW w:w="1080" w:type="dxa"/>
            <w:tcMar>
              <w:left w:w="58" w:type="dxa"/>
              <w:right w:w="58" w:type="dxa"/>
            </w:tcMar>
          </w:tcPr>
          <w:p w14:paraId="46493AEF" w14:textId="77777777" w:rsidR="00BE396E" w:rsidRDefault="00BE396E" w:rsidP="00BE396E">
            <w:pPr>
              <w:pStyle w:val="TableText"/>
              <w:rPr>
                <w:caps/>
              </w:rPr>
            </w:pPr>
            <w:r>
              <w:rPr>
                <w:caps/>
              </w:rPr>
              <w:t>4 C</w:t>
            </w:r>
          </w:p>
        </w:tc>
        <w:tc>
          <w:tcPr>
            <w:tcW w:w="2340" w:type="dxa"/>
            <w:tcMar>
              <w:left w:w="58" w:type="dxa"/>
              <w:right w:w="58" w:type="dxa"/>
            </w:tcMar>
          </w:tcPr>
          <w:p w14:paraId="0266C9A1" w14:textId="5A5E4F8A" w:rsidR="00BE396E" w:rsidRDefault="00BE396E" w:rsidP="00BE396E">
            <w:pPr>
              <w:pStyle w:val="TableText"/>
            </w:pPr>
            <w:r>
              <w:t>This field is made up of 4 override indicators. Each field can have a value of Y or N.</w:t>
            </w:r>
          </w:p>
          <w:p w14:paraId="3C51E10F" w14:textId="77777777" w:rsidR="00BE396E" w:rsidRDefault="00BE396E" w:rsidP="00BE396E">
            <w:pPr>
              <w:pStyle w:val="TableText"/>
            </w:pPr>
            <w:r w:rsidRPr="00E90957">
              <w:rPr>
                <w:i/>
              </w:rPr>
              <w:t>OVER-DENY-TO-SUSP</w:t>
            </w:r>
            <w:r>
              <w:t xml:space="preserve"> – set to Y if W Action was used on detail to reverse a denial</w:t>
            </w:r>
          </w:p>
          <w:p w14:paraId="2C33BF70" w14:textId="155565BF" w:rsidR="00BE396E" w:rsidRDefault="00BE396E" w:rsidP="00BE396E">
            <w:pPr>
              <w:pStyle w:val="TableText"/>
            </w:pPr>
            <w:r w:rsidRPr="00E90957">
              <w:rPr>
                <w:i/>
              </w:rPr>
              <w:t>OVER-LISTED-AUDIT</w:t>
            </w:r>
            <w:r>
              <w:t xml:space="preserve"> – will set Y if all audits on the claim are overridden or a *9 is used at the header. Will set N if all audits are not overridden.</w:t>
            </w:r>
          </w:p>
          <w:p w14:paraId="58440500" w14:textId="77777777" w:rsidR="00BE396E" w:rsidRDefault="00BE396E" w:rsidP="00BE396E">
            <w:pPr>
              <w:pStyle w:val="TableText"/>
            </w:pPr>
            <w:r w:rsidRPr="00E90957">
              <w:rPr>
                <w:i/>
              </w:rPr>
              <w:t>OVER-DUP-EDITS</w:t>
            </w:r>
            <w:r>
              <w:t xml:space="preserve"> – if a dupe edit is overridden</w:t>
            </w:r>
          </w:p>
          <w:p w14:paraId="4480BE9F" w14:textId="77777777" w:rsidR="00BE396E" w:rsidRDefault="00BE396E" w:rsidP="00BE396E">
            <w:pPr>
              <w:pStyle w:val="TableText"/>
            </w:pPr>
            <w:r w:rsidRPr="00E90957">
              <w:rPr>
                <w:i/>
              </w:rPr>
              <w:t>OVER-MEDPOL-LIMIT</w:t>
            </w:r>
            <w:r>
              <w:t xml:space="preserve"> – if an audit set up for medical policy limit has been overridden</w:t>
            </w:r>
          </w:p>
          <w:p w14:paraId="1A1DA9A3" w14:textId="77777777" w:rsidR="00BE396E" w:rsidRDefault="00BE396E" w:rsidP="00245396">
            <w:pPr>
              <w:pStyle w:val="TableTextBullet"/>
            </w:pPr>
            <w:r>
              <w:t>Y indicates yes to the override</w:t>
            </w:r>
          </w:p>
          <w:p w14:paraId="7F019DD0" w14:textId="77777777" w:rsidR="00BE396E" w:rsidRDefault="00BE396E" w:rsidP="00245396">
            <w:pPr>
              <w:pStyle w:val="TableTextBullet"/>
            </w:pPr>
            <w:r>
              <w:t>N indicates no to the override</w:t>
            </w:r>
          </w:p>
        </w:tc>
        <w:tc>
          <w:tcPr>
            <w:tcW w:w="858" w:type="dxa"/>
            <w:tcMar>
              <w:left w:w="58" w:type="dxa"/>
              <w:right w:w="58" w:type="dxa"/>
            </w:tcMar>
          </w:tcPr>
          <w:p w14:paraId="7C103F54" w14:textId="77777777" w:rsidR="00BE396E" w:rsidRDefault="00BE396E" w:rsidP="00BE396E">
            <w:pPr>
              <w:pStyle w:val="TableText"/>
            </w:pPr>
            <w:r>
              <w:t>Spaces</w:t>
            </w:r>
          </w:p>
        </w:tc>
        <w:tc>
          <w:tcPr>
            <w:tcW w:w="431" w:type="dxa"/>
          </w:tcPr>
          <w:p w14:paraId="165A62A5" w14:textId="77777777" w:rsidR="00BE396E" w:rsidRDefault="00BE396E" w:rsidP="00BE396E">
            <w:pPr>
              <w:pStyle w:val="TableText"/>
            </w:pPr>
            <w:r>
              <w:t>-</w:t>
            </w:r>
          </w:p>
        </w:tc>
        <w:tc>
          <w:tcPr>
            <w:tcW w:w="431" w:type="dxa"/>
          </w:tcPr>
          <w:p w14:paraId="2487016D" w14:textId="77777777" w:rsidR="00BE396E" w:rsidRDefault="00BE396E" w:rsidP="00BE396E">
            <w:pPr>
              <w:pStyle w:val="TableText"/>
            </w:pPr>
            <w:r>
              <w:t>X</w:t>
            </w:r>
          </w:p>
        </w:tc>
        <w:tc>
          <w:tcPr>
            <w:tcW w:w="432" w:type="dxa"/>
          </w:tcPr>
          <w:p w14:paraId="6A4E6FE3" w14:textId="77777777" w:rsidR="00BE396E" w:rsidRDefault="00BE396E" w:rsidP="00BE396E">
            <w:pPr>
              <w:pStyle w:val="TableText"/>
            </w:pPr>
            <w:r>
              <w:t>X</w:t>
            </w:r>
          </w:p>
        </w:tc>
      </w:tr>
      <w:tr w:rsidR="00BE396E" w14:paraId="26693B37" w14:textId="77777777" w:rsidTr="00006E83">
        <w:trPr>
          <w:cantSplit/>
          <w:jc w:val="center"/>
        </w:trPr>
        <w:tc>
          <w:tcPr>
            <w:tcW w:w="802" w:type="dxa"/>
            <w:tcMar>
              <w:left w:w="58" w:type="dxa"/>
              <w:right w:w="58" w:type="dxa"/>
            </w:tcMar>
          </w:tcPr>
          <w:p w14:paraId="23F3E879" w14:textId="7AFD874B" w:rsidR="00BE396E" w:rsidRDefault="00BE396E" w:rsidP="00BE396E">
            <w:pPr>
              <w:pStyle w:val="TableText"/>
            </w:pPr>
            <w:r>
              <w:t>879</w:t>
            </w:r>
            <w:r w:rsidR="00135F82">
              <w:t xml:space="preserve"> – </w:t>
            </w:r>
            <w:r>
              <w:t>881</w:t>
            </w:r>
          </w:p>
        </w:tc>
        <w:tc>
          <w:tcPr>
            <w:tcW w:w="2226" w:type="dxa"/>
            <w:tcMar>
              <w:left w:w="58" w:type="dxa"/>
              <w:right w:w="58" w:type="dxa"/>
            </w:tcMar>
          </w:tcPr>
          <w:p w14:paraId="5F2A1C88" w14:textId="77777777" w:rsidR="00BE396E" w:rsidRDefault="00BE396E" w:rsidP="00BE396E">
            <w:pPr>
              <w:pStyle w:val="TableText"/>
            </w:pPr>
            <w:r>
              <w:t>MPAP OVERRIDE AUDIT</w:t>
            </w:r>
          </w:p>
        </w:tc>
        <w:tc>
          <w:tcPr>
            <w:tcW w:w="2935" w:type="dxa"/>
            <w:tcMar>
              <w:left w:w="58" w:type="dxa"/>
              <w:right w:w="58" w:type="dxa"/>
            </w:tcMar>
          </w:tcPr>
          <w:p w14:paraId="6D957E8C" w14:textId="4D26B572" w:rsidR="00BE396E" w:rsidRDefault="00BE396E" w:rsidP="00BE396E">
            <w:pPr>
              <w:pStyle w:val="TableText"/>
            </w:pPr>
            <w:r>
              <w:t>:P:IDR-</w:t>
            </w:r>
            <w:hyperlink r:id="rId302" w:history="1">
              <w:r>
                <w:rPr>
                  <w:rStyle w:val="Hyperlink"/>
                </w:rPr>
                <w:t>J</w:t>
              </w:r>
              <w:bookmarkStart w:id="374" w:name="_Hlt526822468"/>
              <w:r>
                <w:rPr>
                  <w:rStyle w:val="Hyperlink"/>
                </w:rPr>
                <w:t>-</w:t>
              </w:r>
              <w:bookmarkStart w:id="375" w:name="_Hlt514734589"/>
              <w:bookmarkEnd w:id="374"/>
              <w:r>
                <w:rPr>
                  <w:rStyle w:val="Hyperlink"/>
                </w:rPr>
                <w:t>M</w:t>
              </w:r>
              <w:bookmarkEnd w:id="375"/>
              <w:r>
                <w:rPr>
                  <w:rStyle w:val="Hyperlink"/>
                </w:rPr>
                <w:t>P</w:t>
              </w:r>
              <w:bookmarkStart w:id="376" w:name="_Hlt526822475"/>
              <w:r>
                <w:rPr>
                  <w:rStyle w:val="Hyperlink"/>
                </w:rPr>
                <w:t>A</w:t>
              </w:r>
              <w:bookmarkStart w:id="377" w:name="_Hlt11748492"/>
              <w:bookmarkEnd w:id="376"/>
              <w:r>
                <w:rPr>
                  <w:rStyle w:val="Hyperlink"/>
                </w:rPr>
                <w:t>-</w:t>
              </w:r>
              <w:bookmarkEnd w:id="377"/>
              <w:r>
                <w:rPr>
                  <w:rStyle w:val="Hyperlink"/>
                </w:rPr>
                <w:t>O</w:t>
              </w:r>
              <w:bookmarkStart w:id="378" w:name="_Hlt517151483"/>
              <w:r>
                <w:rPr>
                  <w:rStyle w:val="Hyperlink"/>
                </w:rPr>
                <w:t>V</w:t>
              </w:r>
              <w:bookmarkEnd w:id="378"/>
              <w:r>
                <w:rPr>
                  <w:rStyle w:val="Hyperlink"/>
                </w:rPr>
                <w:t>R-</w:t>
              </w:r>
              <w:bookmarkStart w:id="379" w:name="_Hlt506788007"/>
              <w:r>
                <w:rPr>
                  <w:rStyle w:val="Hyperlink"/>
                </w:rPr>
                <w:t>A</w:t>
              </w:r>
              <w:bookmarkEnd w:id="379"/>
              <w:r>
                <w:rPr>
                  <w:rStyle w:val="Hyperlink"/>
                </w:rPr>
                <w:t>UDIT</w:t>
              </w:r>
            </w:hyperlink>
          </w:p>
        </w:tc>
        <w:tc>
          <w:tcPr>
            <w:tcW w:w="2849" w:type="dxa"/>
            <w:gridSpan w:val="2"/>
            <w:tcMar>
              <w:left w:w="58" w:type="dxa"/>
              <w:right w:w="58" w:type="dxa"/>
            </w:tcMar>
          </w:tcPr>
          <w:p w14:paraId="1B24A557" w14:textId="77777777" w:rsidR="00BE396E" w:rsidRDefault="00BE396E" w:rsidP="00BE396E">
            <w:pPr>
              <w:pStyle w:val="TableText"/>
            </w:pPr>
            <w:r>
              <w:t>Header MPAP override audit</w:t>
            </w:r>
          </w:p>
          <w:p w14:paraId="67E7C468" w14:textId="77777777" w:rsidR="00BE396E" w:rsidRDefault="00BE396E" w:rsidP="00BE396E">
            <w:pPr>
              <w:pStyle w:val="TableText"/>
            </w:pPr>
            <w:r>
              <w:rPr>
                <w:rFonts w:cs="Arial"/>
                <w:color w:val="000000"/>
              </w:rPr>
              <w:t>T</w:t>
            </w:r>
            <w:r w:rsidRPr="005B4031">
              <w:rPr>
                <w:rFonts w:cs="Arial"/>
                <w:color w:val="000000"/>
              </w:rPr>
              <w:t>he SCC audit/edit number encountered during the processing of a particular claim that was overridden.</w:t>
            </w:r>
          </w:p>
        </w:tc>
        <w:tc>
          <w:tcPr>
            <w:tcW w:w="1080" w:type="dxa"/>
            <w:tcMar>
              <w:left w:w="58" w:type="dxa"/>
              <w:right w:w="58" w:type="dxa"/>
            </w:tcMar>
          </w:tcPr>
          <w:p w14:paraId="4166C6C3" w14:textId="77777777" w:rsidR="00BE396E" w:rsidRDefault="00BE396E" w:rsidP="00BE396E">
            <w:pPr>
              <w:pStyle w:val="TableText"/>
              <w:rPr>
                <w:caps/>
              </w:rPr>
            </w:pPr>
            <w:r>
              <w:rPr>
                <w:caps/>
              </w:rPr>
              <w:t>3 N</w:t>
            </w:r>
          </w:p>
        </w:tc>
        <w:tc>
          <w:tcPr>
            <w:tcW w:w="2340" w:type="dxa"/>
            <w:tcMar>
              <w:left w:w="58" w:type="dxa"/>
              <w:right w:w="58" w:type="dxa"/>
            </w:tcMar>
          </w:tcPr>
          <w:p w14:paraId="1EE3FFC8" w14:textId="77777777" w:rsidR="00BE396E" w:rsidRDefault="00BE396E" w:rsidP="00BE396E">
            <w:pPr>
              <w:pStyle w:val="TableText"/>
            </w:pPr>
            <w:r>
              <w:t>Audit to be overridden</w:t>
            </w:r>
          </w:p>
        </w:tc>
        <w:tc>
          <w:tcPr>
            <w:tcW w:w="858" w:type="dxa"/>
            <w:tcMar>
              <w:left w:w="58" w:type="dxa"/>
              <w:right w:w="58" w:type="dxa"/>
            </w:tcMar>
          </w:tcPr>
          <w:p w14:paraId="2BD86670" w14:textId="77777777" w:rsidR="00BE396E" w:rsidRDefault="00BE396E" w:rsidP="00BE396E">
            <w:pPr>
              <w:pStyle w:val="TableText"/>
            </w:pPr>
            <w:r>
              <w:t>Zeros</w:t>
            </w:r>
          </w:p>
        </w:tc>
        <w:tc>
          <w:tcPr>
            <w:tcW w:w="431" w:type="dxa"/>
          </w:tcPr>
          <w:p w14:paraId="27DE94CE" w14:textId="77777777" w:rsidR="00BE396E" w:rsidRDefault="00BE396E" w:rsidP="00BE396E">
            <w:pPr>
              <w:pStyle w:val="TableText"/>
            </w:pPr>
            <w:r>
              <w:t>-</w:t>
            </w:r>
          </w:p>
        </w:tc>
        <w:tc>
          <w:tcPr>
            <w:tcW w:w="431" w:type="dxa"/>
          </w:tcPr>
          <w:p w14:paraId="20FF6C91" w14:textId="77777777" w:rsidR="00BE396E" w:rsidRDefault="00BE396E" w:rsidP="00BE396E">
            <w:pPr>
              <w:pStyle w:val="TableText"/>
            </w:pPr>
            <w:r>
              <w:t>X</w:t>
            </w:r>
          </w:p>
        </w:tc>
        <w:tc>
          <w:tcPr>
            <w:tcW w:w="432" w:type="dxa"/>
          </w:tcPr>
          <w:p w14:paraId="01F4C654" w14:textId="77777777" w:rsidR="00BE396E" w:rsidRDefault="00BE396E" w:rsidP="00BE396E">
            <w:pPr>
              <w:pStyle w:val="TableText"/>
            </w:pPr>
            <w:r>
              <w:t>X</w:t>
            </w:r>
          </w:p>
        </w:tc>
      </w:tr>
      <w:tr w:rsidR="00BE396E" w14:paraId="35CABF02" w14:textId="77777777" w:rsidTr="00006E83">
        <w:trPr>
          <w:cantSplit/>
          <w:jc w:val="center"/>
        </w:trPr>
        <w:tc>
          <w:tcPr>
            <w:tcW w:w="802" w:type="dxa"/>
            <w:tcMar>
              <w:left w:w="58" w:type="dxa"/>
              <w:right w:w="58" w:type="dxa"/>
            </w:tcMar>
          </w:tcPr>
          <w:p w14:paraId="2E117763" w14:textId="77777777" w:rsidR="00BE396E" w:rsidRDefault="00BE396E" w:rsidP="00BE396E">
            <w:pPr>
              <w:pStyle w:val="TableText"/>
            </w:pPr>
            <w:r>
              <w:t>882</w:t>
            </w:r>
          </w:p>
        </w:tc>
        <w:tc>
          <w:tcPr>
            <w:tcW w:w="2226" w:type="dxa"/>
            <w:tcMar>
              <w:left w:w="58" w:type="dxa"/>
              <w:right w:w="58" w:type="dxa"/>
            </w:tcMar>
          </w:tcPr>
          <w:p w14:paraId="6F1DE99A" w14:textId="77777777" w:rsidR="00BE396E" w:rsidRDefault="00BE396E" w:rsidP="00BE396E">
            <w:pPr>
              <w:pStyle w:val="TableText"/>
            </w:pPr>
            <w:r>
              <w:t>MPAP OVERRIDE SUFFIX</w:t>
            </w:r>
          </w:p>
        </w:tc>
        <w:tc>
          <w:tcPr>
            <w:tcW w:w="2935" w:type="dxa"/>
            <w:tcMar>
              <w:left w:w="58" w:type="dxa"/>
              <w:right w:w="58" w:type="dxa"/>
            </w:tcMar>
          </w:tcPr>
          <w:p w14:paraId="6997B493" w14:textId="1B555E2E" w:rsidR="00BE396E" w:rsidRPr="00C4752B" w:rsidRDefault="00BE396E" w:rsidP="00BE396E">
            <w:pPr>
              <w:pStyle w:val="TableText"/>
              <w:rPr>
                <w:lang w:val="es-US"/>
              </w:rPr>
            </w:pPr>
            <w:r w:rsidRPr="00C4752B">
              <w:rPr>
                <w:lang w:val="es-US"/>
              </w:rPr>
              <w:t>:P:IDR-</w:t>
            </w:r>
            <w:bookmarkStart w:id="380" w:name="_Hlt526822596"/>
            <w:r>
              <w:fldChar w:fldCharType="begin"/>
            </w:r>
            <w:r w:rsidR="00195BC9">
              <w:instrText>HYPERLINK "..\\..\\DataDictionary\\COBOL\\J\\J-MPA-OVR-IND.docx"</w:instrText>
            </w:r>
            <w:r>
              <w:fldChar w:fldCharType="separate"/>
            </w:r>
            <w:r w:rsidRPr="00C4752B">
              <w:rPr>
                <w:rStyle w:val="Hyperlink"/>
                <w:lang w:val="es-US"/>
              </w:rPr>
              <w:t>J-</w:t>
            </w:r>
            <w:bookmarkStart w:id="381" w:name="_Hlt514734600"/>
            <w:r w:rsidRPr="00C4752B">
              <w:rPr>
                <w:rStyle w:val="Hyperlink"/>
                <w:lang w:val="es-US"/>
              </w:rPr>
              <w:t>M</w:t>
            </w:r>
            <w:bookmarkStart w:id="382" w:name="_Hlt517151487"/>
            <w:bookmarkEnd w:id="381"/>
            <w:r w:rsidRPr="00C4752B">
              <w:rPr>
                <w:rStyle w:val="Hyperlink"/>
                <w:lang w:val="es-US"/>
              </w:rPr>
              <w:t>P</w:t>
            </w:r>
            <w:bookmarkStart w:id="383" w:name="_Hlt506787986"/>
            <w:bookmarkEnd w:id="382"/>
            <w:r w:rsidRPr="00C4752B">
              <w:rPr>
                <w:rStyle w:val="Hyperlink"/>
                <w:lang w:val="es-US"/>
              </w:rPr>
              <w:t>A</w:t>
            </w:r>
            <w:bookmarkStart w:id="384" w:name="_Hlt11748505"/>
            <w:bookmarkEnd w:id="383"/>
            <w:r w:rsidRPr="00C4752B">
              <w:rPr>
                <w:rStyle w:val="Hyperlink"/>
                <w:lang w:val="es-US"/>
              </w:rPr>
              <w:t>-</w:t>
            </w:r>
            <w:bookmarkEnd w:id="384"/>
            <w:r w:rsidRPr="00C4752B">
              <w:rPr>
                <w:rStyle w:val="Hyperlink"/>
                <w:lang w:val="es-US"/>
              </w:rPr>
              <w:t>OVR-IND</w:t>
            </w:r>
            <w:r>
              <w:fldChar w:fldCharType="end"/>
            </w:r>
            <w:bookmarkEnd w:id="380"/>
          </w:p>
        </w:tc>
        <w:tc>
          <w:tcPr>
            <w:tcW w:w="2849" w:type="dxa"/>
            <w:gridSpan w:val="2"/>
            <w:tcMar>
              <w:left w:w="58" w:type="dxa"/>
              <w:right w:w="58" w:type="dxa"/>
            </w:tcMar>
          </w:tcPr>
          <w:p w14:paraId="7BF76083" w14:textId="77777777" w:rsidR="00BE396E" w:rsidRDefault="00BE396E" w:rsidP="00BE396E">
            <w:pPr>
              <w:pStyle w:val="TableText"/>
              <w:rPr>
                <w:rFonts w:cs="Arial"/>
                <w:color w:val="000000"/>
              </w:rPr>
            </w:pPr>
            <w:r w:rsidRPr="00342CD6">
              <w:rPr>
                <w:rFonts w:cs="Arial"/>
                <w:color w:val="000000"/>
              </w:rPr>
              <w:t>MPAP override indicator</w:t>
            </w:r>
          </w:p>
          <w:p w14:paraId="5C3E7E1F" w14:textId="77777777" w:rsidR="00BE396E" w:rsidRDefault="00BE396E" w:rsidP="00BE396E">
            <w:pPr>
              <w:pStyle w:val="TableText"/>
            </w:pPr>
            <w:r>
              <w:rPr>
                <w:rFonts w:cs="Arial"/>
                <w:color w:val="000000"/>
              </w:rPr>
              <w:t>U</w:t>
            </w:r>
            <w:r w:rsidRPr="00342CD6">
              <w:rPr>
                <w:rFonts w:cs="Arial"/>
                <w:color w:val="000000"/>
              </w:rPr>
              <w:t>sed to identify if the override audit is being applied against a detail or header record.</w:t>
            </w:r>
          </w:p>
        </w:tc>
        <w:tc>
          <w:tcPr>
            <w:tcW w:w="1080" w:type="dxa"/>
            <w:tcMar>
              <w:left w:w="58" w:type="dxa"/>
              <w:right w:w="58" w:type="dxa"/>
            </w:tcMar>
          </w:tcPr>
          <w:p w14:paraId="647940E7" w14:textId="77777777" w:rsidR="00BE396E" w:rsidRDefault="00BE396E" w:rsidP="00BE396E">
            <w:pPr>
              <w:pStyle w:val="TableText"/>
              <w:rPr>
                <w:caps/>
              </w:rPr>
            </w:pPr>
            <w:r>
              <w:rPr>
                <w:caps/>
              </w:rPr>
              <w:t>1C</w:t>
            </w:r>
          </w:p>
        </w:tc>
        <w:tc>
          <w:tcPr>
            <w:tcW w:w="2340" w:type="dxa"/>
            <w:tcMar>
              <w:left w:w="58" w:type="dxa"/>
              <w:right w:w="58" w:type="dxa"/>
            </w:tcMar>
          </w:tcPr>
          <w:p w14:paraId="1ABBCF5D" w14:textId="77777777" w:rsidR="00BE396E" w:rsidRDefault="00BE396E" w:rsidP="00BE396E">
            <w:pPr>
              <w:pStyle w:val="TableText"/>
            </w:pPr>
            <w:r>
              <w:t>Audit suffix (A, B, C, K)</w:t>
            </w:r>
          </w:p>
        </w:tc>
        <w:tc>
          <w:tcPr>
            <w:tcW w:w="858" w:type="dxa"/>
            <w:tcMar>
              <w:left w:w="58" w:type="dxa"/>
              <w:right w:w="58" w:type="dxa"/>
            </w:tcMar>
          </w:tcPr>
          <w:p w14:paraId="320ED669" w14:textId="77777777" w:rsidR="00BE396E" w:rsidRDefault="00BE396E" w:rsidP="00BE396E">
            <w:pPr>
              <w:pStyle w:val="TableText"/>
            </w:pPr>
            <w:r>
              <w:t>Spaces</w:t>
            </w:r>
          </w:p>
        </w:tc>
        <w:tc>
          <w:tcPr>
            <w:tcW w:w="431" w:type="dxa"/>
          </w:tcPr>
          <w:p w14:paraId="7E4459C0" w14:textId="77777777" w:rsidR="00BE396E" w:rsidRDefault="00BE396E" w:rsidP="00BE396E">
            <w:pPr>
              <w:pStyle w:val="TableText"/>
            </w:pPr>
            <w:r>
              <w:t>-</w:t>
            </w:r>
          </w:p>
        </w:tc>
        <w:tc>
          <w:tcPr>
            <w:tcW w:w="431" w:type="dxa"/>
          </w:tcPr>
          <w:p w14:paraId="1F341243" w14:textId="77777777" w:rsidR="00BE396E" w:rsidRDefault="00BE396E" w:rsidP="00BE396E">
            <w:pPr>
              <w:pStyle w:val="TableText"/>
            </w:pPr>
            <w:r>
              <w:t>X</w:t>
            </w:r>
          </w:p>
        </w:tc>
        <w:tc>
          <w:tcPr>
            <w:tcW w:w="432" w:type="dxa"/>
          </w:tcPr>
          <w:p w14:paraId="2BAD6364" w14:textId="77777777" w:rsidR="00BE396E" w:rsidRDefault="00BE396E" w:rsidP="00BE396E">
            <w:pPr>
              <w:pStyle w:val="TableText"/>
            </w:pPr>
            <w:r>
              <w:t>X</w:t>
            </w:r>
          </w:p>
        </w:tc>
      </w:tr>
      <w:tr w:rsidR="00BE396E" w14:paraId="1084F14C" w14:textId="77777777" w:rsidTr="00006E83">
        <w:trPr>
          <w:cantSplit/>
          <w:jc w:val="center"/>
        </w:trPr>
        <w:tc>
          <w:tcPr>
            <w:tcW w:w="802" w:type="dxa"/>
            <w:tcMar>
              <w:left w:w="58" w:type="dxa"/>
              <w:right w:w="58" w:type="dxa"/>
            </w:tcMar>
          </w:tcPr>
          <w:p w14:paraId="3E0E74BC" w14:textId="0488C086" w:rsidR="00BE396E" w:rsidRDefault="00BE396E" w:rsidP="00BE396E">
            <w:pPr>
              <w:pStyle w:val="TableText"/>
            </w:pPr>
            <w:r>
              <w:t>883</w:t>
            </w:r>
            <w:r w:rsidR="00135F82">
              <w:t xml:space="preserve"> – </w:t>
            </w:r>
            <w:r>
              <w:t>889</w:t>
            </w:r>
          </w:p>
        </w:tc>
        <w:tc>
          <w:tcPr>
            <w:tcW w:w="2226" w:type="dxa"/>
            <w:tcMar>
              <w:left w:w="58" w:type="dxa"/>
              <w:right w:w="58" w:type="dxa"/>
            </w:tcMar>
          </w:tcPr>
          <w:p w14:paraId="4BA1354D" w14:textId="77777777" w:rsidR="00BE396E" w:rsidRDefault="00BE396E" w:rsidP="00BE396E">
            <w:pPr>
              <w:pStyle w:val="TableText"/>
            </w:pPr>
            <w:r>
              <w:t>REMAINING PROVIDER PAYMENT AMOUNT</w:t>
            </w:r>
          </w:p>
        </w:tc>
        <w:tc>
          <w:tcPr>
            <w:tcW w:w="2935" w:type="dxa"/>
            <w:tcMar>
              <w:left w:w="58" w:type="dxa"/>
              <w:right w:w="58" w:type="dxa"/>
            </w:tcMar>
          </w:tcPr>
          <w:p w14:paraId="02869F1F" w14:textId="7AFDA8C6" w:rsidR="00BE396E" w:rsidRDefault="00BE396E" w:rsidP="00BE396E">
            <w:pPr>
              <w:pStyle w:val="TableText"/>
            </w:pPr>
            <w:r>
              <w:t>:P:IDR-</w:t>
            </w:r>
            <w:bookmarkStart w:id="385" w:name="_Hlt514734607"/>
            <w:r>
              <w:fldChar w:fldCharType="begin"/>
            </w:r>
            <w:r w:rsidR="00254CC4">
              <w:instrText>HYPERLINK "..\\..\\DataDictionary\\COBOL\\J\\J-REM-PROV-PAY.docx"</w:instrText>
            </w:r>
            <w:r>
              <w:fldChar w:fldCharType="separate"/>
            </w:r>
            <w:r>
              <w:rPr>
                <w:rStyle w:val="Hyperlink"/>
              </w:rPr>
              <w:t>J</w:t>
            </w:r>
            <w:bookmarkStart w:id="386" w:name="_Hlt526822877"/>
            <w:r>
              <w:rPr>
                <w:rStyle w:val="Hyperlink"/>
              </w:rPr>
              <w:t>-</w:t>
            </w:r>
            <w:bookmarkEnd w:id="386"/>
            <w:r>
              <w:rPr>
                <w:rStyle w:val="Hyperlink"/>
              </w:rPr>
              <w:t>R</w:t>
            </w:r>
            <w:bookmarkStart w:id="387" w:name="_Hlt517151491"/>
            <w:r>
              <w:rPr>
                <w:rStyle w:val="Hyperlink"/>
              </w:rPr>
              <w:t>E</w:t>
            </w:r>
            <w:bookmarkStart w:id="388" w:name="_Hlt30568593"/>
            <w:bookmarkEnd w:id="387"/>
            <w:r>
              <w:rPr>
                <w:rStyle w:val="Hyperlink"/>
              </w:rPr>
              <w:t>M</w:t>
            </w:r>
            <w:bookmarkStart w:id="389" w:name="_Hlt11748528"/>
            <w:bookmarkEnd w:id="388"/>
            <w:r>
              <w:rPr>
                <w:rStyle w:val="Hyperlink"/>
              </w:rPr>
              <w:t>-</w:t>
            </w:r>
            <w:bookmarkStart w:id="390" w:name="_Hlt28749828"/>
            <w:bookmarkEnd w:id="389"/>
            <w:r>
              <w:rPr>
                <w:rStyle w:val="Hyperlink"/>
              </w:rPr>
              <w:t>P</w:t>
            </w:r>
            <w:bookmarkStart w:id="391" w:name="_Hlt506787964"/>
            <w:bookmarkEnd w:id="390"/>
            <w:r>
              <w:rPr>
                <w:rStyle w:val="Hyperlink"/>
              </w:rPr>
              <w:t>R</w:t>
            </w:r>
            <w:bookmarkEnd w:id="391"/>
            <w:r>
              <w:rPr>
                <w:rStyle w:val="Hyperlink"/>
              </w:rPr>
              <w:t>OV-PAY</w:t>
            </w:r>
            <w:r>
              <w:fldChar w:fldCharType="end"/>
            </w:r>
            <w:bookmarkEnd w:id="385"/>
          </w:p>
        </w:tc>
        <w:tc>
          <w:tcPr>
            <w:tcW w:w="2849" w:type="dxa"/>
            <w:gridSpan w:val="2"/>
            <w:tcMar>
              <w:left w:w="58" w:type="dxa"/>
              <w:right w:w="58" w:type="dxa"/>
            </w:tcMar>
          </w:tcPr>
          <w:p w14:paraId="01931B11" w14:textId="77777777" w:rsidR="00BE396E" w:rsidRDefault="00BE396E" w:rsidP="00BE396E">
            <w:pPr>
              <w:pStyle w:val="TableText"/>
            </w:pPr>
            <w:r>
              <w:t>Remaining provider pay</w:t>
            </w:r>
          </w:p>
          <w:p w14:paraId="03821481" w14:textId="77777777" w:rsidR="00BE396E" w:rsidRDefault="00BE396E" w:rsidP="00BE396E">
            <w:pPr>
              <w:pStyle w:val="TableText"/>
            </w:pPr>
            <w:r w:rsidRPr="003378B1">
              <w:rPr>
                <w:rFonts w:cs="Arial"/>
                <w:color w:val="000000"/>
              </w:rPr>
              <w:t>If the provider has an accounts receivable record, this field carries the amount still due after any offsets.</w:t>
            </w:r>
          </w:p>
        </w:tc>
        <w:tc>
          <w:tcPr>
            <w:tcW w:w="1080" w:type="dxa"/>
            <w:tcMar>
              <w:left w:w="58" w:type="dxa"/>
              <w:right w:w="58" w:type="dxa"/>
            </w:tcMar>
          </w:tcPr>
          <w:p w14:paraId="30593B40" w14:textId="77777777" w:rsidR="00BE396E" w:rsidRDefault="00BE396E" w:rsidP="00BE396E">
            <w:pPr>
              <w:pStyle w:val="TableText"/>
              <w:rPr>
                <w:caps/>
              </w:rPr>
            </w:pPr>
            <w:r>
              <w:rPr>
                <w:caps/>
              </w:rPr>
              <w:t>7 N</w:t>
            </w:r>
          </w:p>
          <w:p w14:paraId="6A42DB46" w14:textId="77777777" w:rsidR="00BE396E" w:rsidRDefault="00BE396E" w:rsidP="00BE396E">
            <w:pPr>
              <w:pStyle w:val="TableText"/>
              <w:rPr>
                <w:caps/>
              </w:rPr>
            </w:pPr>
            <w:r>
              <w:rPr>
                <w:caps/>
              </w:rPr>
              <w:t>(99999V99)</w:t>
            </w:r>
          </w:p>
        </w:tc>
        <w:tc>
          <w:tcPr>
            <w:tcW w:w="2340" w:type="dxa"/>
            <w:tcMar>
              <w:left w:w="58" w:type="dxa"/>
              <w:right w:w="58" w:type="dxa"/>
            </w:tcMar>
          </w:tcPr>
          <w:p w14:paraId="21E2F45B" w14:textId="77777777" w:rsidR="00BE396E" w:rsidRDefault="00BE396E" w:rsidP="00BE396E">
            <w:pPr>
              <w:pStyle w:val="TableText"/>
            </w:pPr>
            <w:r>
              <w:t>-</w:t>
            </w:r>
          </w:p>
        </w:tc>
        <w:tc>
          <w:tcPr>
            <w:tcW w:w="858" w:type="dxa"/>
            <w:tcMar>
              <w:left w:w="58" w:type="dxa"/>
              <w:right w:w="58" w:type="dxa"/>
            </w:tcMar>
          </w:tcPr>
          <w:p w14:paraId="1AC51E6D" w14:textId="77777777" w:rsidR="00BE396E" w:rsidRDefault="00BE396E" w:rsidP="00BE396E">
            <w:pPr>
              <w:pStyle w:val="TableText"/>
            </w:pPr>
            <w:r>
              <w:t>Zeros</w:t>
            </w:r>
          </w:p>
        </w:tc>
        <w:tc>
          <w:tcPr>
            <w:tcW w:w="431" w:type="dxa"/>
          </w:tcPr>
          <w:p w14:paraId="172D0D7F" w14:textId="77777777" w:rsidR="00BE396E" w:rsidRDefault="00BE396E" w:rsidP="00BE396E">
            <w:pPr>
              <w:pStyle w:val="TableText"/>
            </w:pPr>
            <w:r>
              <w:t>-</w:t>
            </w:r>
          </w:p>
        </w:tc>
        <w:tc>
          <w:tcPr>
            <w:tcW w:w="431" w:type="dxa"/>
          </w:tcPr>
          <w:p w14:paraId="366B8912" w14:textId="77777777" w:rsidR="00BE396E" w:rsidRDefault="00BE396E" w:rsidP="00BE396E">
            <w:pPr>
              <w:pStyle w:val="TableText"/>
            </w:pPr>
            <w:r>
              <w:t>-</w:t>
            </w:r>
          </w:p>
        </w:tc>
        <w:tc>
          <w:tcPr>
            <w:tcW w:w="432" w:type="dxa"/>
          </w:tcPr>
          <w:p w14:paraId="56763966" w14:textId="77777777" w:rsidR="00BE396E" w:rsidRDefault="00BE396E" w:rsidP="00BE396E">
            <w:pPr>
              <w:pStyle w:val="TableText"/>
            </w:pPr>
            <w:r>
              <w:t>X</w:t>
            </w:r>
          </w:p>
        </w:tc>
      </w:tr>
      <w:tr w:rsidR="00BE396E" w14:paraId="194020C4" w14:textId="77777777" w:rsidTr="00006E83">
        <w:trPr>
          <w:cantSplit/>
          <w:jc w:val="center"/>
        </w:trPr>
        <w:tc>
          <w:tcPr>
            <w:tcW w:w="802" w:type="dxa"/>
            <w:tcMar>
              <w:left w:w="58" w:type="dxa"/>
              <w:right w:w="58" w:type="dxa"/>
            </w:tcMar>
          </w:tcPr>
          <w:p w14:paraId="5729B205" w14:textId="17E4428D" w:rsidR="00BE396E" w:rsidRDefault="00BE396E" w:rsidP="00BE396E">
            <w:pPr>
              <w:pStyle w:val="TableText"/>
            </w:pPr>
            <w:r>
              <w:t>890</w:t>
            </w:r>
            <w:r w:rsidR="00135F82">
              <w:t xml:space="preserve"> – </w:t>
            </w:r>
            <w:r>
              <w:t>892</w:t>
            </w:r>
          </w:p>
        </w:tc>
        <w:tc>
          <w:tcPr>
            <w:tcW w:w="2226" w:type="dxa"/>
            <w:tcMar>
              <w:left w:w="58" w:type="dxa"/>
              <w:right w:w="58" w:type="dxa"/>
            </w:tcMar>
          </w:tcPr>
          <w:p w14:paraId="759F599B" w14:textId="77777777" w:rsidR="00BE396E" w:rsidRDefault="00BE396E" w:rsidP="00BE396E">
            <w:pPr>
              <w:pStyle w:val="TableText"/>
            </w:pPr>
            <w:r>
              <w:t>EOMB MESSAGE (2)</w:t>
            </w:r>
          </w:p>
        </w:tc>
        <w:tc>
          <w:tcPr>
            <w:tcW w:w="2935" w:type="dxa"/>
            <w:tcMar>
              <w:left w:w="58" w:type="dxa"/>
              <w:right w:w="58" w:type="dxa"/>
            </w:tcMar>
          </w:tcPr>
          <w:p w14:paraId="7D3D8FCF" w14:textId="7E0EC54D" w:rsidR="00BE396E" w:rsidRDefault="00BE396E" w:rsidP="00BE396E">
            <w:pPr>
              <w:pStyle w:val="TableText"/>
            </w:pPr>
            <w:r>
              <w:t>:P:IDR-</w:t>
            </w:r>
            <w:hyperlink r:id="rId303" w:history="1">
              <w:r>
                <w:rPr>
                  <w:rStyle w:val="Hyperlink"/>
                </w:rPr>
                <w:t>J-EOMB-NUM</w:t>
              </w:r>
            </w:hyperlink>
          </w:p>
        </w:tc>
        <w:tc>
          <w:tcPr>
            <w:tcW w:w="2849" w:type="dxa"/>
            <w:gridSpan w:val="2"/>
            <w:tcMar>
              <w:left w:w="58" w:type="dxa"/>
              <w:right w:w="58" w:type="dxa"/>
            </w:tcMar>
          </w:tcPr>
          <w:p w14:paraId="3DC2E5D2" w14:textId="607985C0" w:rsidR="00BE396E" w:rsidRDefault="00BE396E" w:rsidP="00E90957">
            <w:pPr>
              <w:pStyle w:val="TableText"/>
            </w:pPr>
            <w:r>
              <w:t>Claim EOMB message</w:t>
            </w:r>
          </w:p>
        </w:tc>
        <w:tc>
          <w:tcPr>
            <w:tcW w:w="1080" w:type="dxa"/>
            <w:tcMar>
              <w:left w:w="58" w:type="dxa"/>
              <w:right w:w="58" w:type="dxa"/>
            </w:tcMar>
          </w:tcPr>
          <w:p w14:paraId="78F7793C" w14:textId="77777777" w:rsidR="00BE396E" w:rsidRDefault="00BE396E" w:rsidP="00BE396E">
            <w:pPr>
              <w:pStyle w:val="TableText"/>
              <w:rPr>
                <w:caps/>
              </w:rPr>
            </w:pPr>
            <w:r>
              <w:rPr>
                <w:caps/>
              </w:rPr>
              <w:t>3 C</w:t>
            </w:r>
          </w:p>
        </w:tc>
        <w:tc>
          <w:tcPr>
            <w:tcW w:w="2340" w:type="dxa"/>
            <w:tcMar>
              <w:left w:w="58" w:type="dxa"/>
              <w:right w:w="58" w:type="dxa"/>
            </w:tcMar>
          </w:tcPr>
          <w:p w14:paraId="48F2EBBB" w14:textId="72BFE7E3" w:rsidR="00BE396E" w:rsidRDefault="00BE396E" w:rsidP="00BE396E">
            <w:pPr>
              <w:pStyle w:val="TableText"/>
            </w:pPr>
            <w:r>
              <w:t xml:space="preserve">See Basic values document </w:t>
            </w:r>
            <w:hyperlink r:id="rId304" w:history="1">
              <w:r>
                <w:rPr>
                  <w:rStyle w:val="Hyperlink"/>
                  <w:rFonts w:cs="Courier New"/>
                  <w:szCs w:val="16"/>
                </w:rPr>
                <w:t>S0118010</w:t>
              </w:r>
            </w:hyperlink>
            <w:r>
              <w:t>.</w:t>
            </w:r>
          </w:p>
        </w:tc>
        <w:tc>
          <w:tcPr>
            <w:tcW w:w="858" w:type="dxa"/>
            <w:tcMar>
              <w:left w:w="58" w:type="dxa"/>
              <w:right w:w="58" w:type="dxa"/>
            </w:tcMar>
          </w:tcPr>
          <w:p w14:paraId="2A4A455E" w14:textId="77777777" w:rsidR="00BE396E" w:rsidRDefault="00BE396E" w:rsidP="00BE396E">
            <w:pPr>
              <w:pStyle w:val="TableText"/>
            </w:pPr>
            <w:r>
              <w:t>Spaces</w:t>
            </w:r>
          </w:p>
        </w:tc>
        <w:tc>
          <w:tcPr>
            <w:tcW w:w="431" w:type="dxa"/>
          </w:tcPr>
          <w:p w14:paraId="7E53F838" w14:textId="77777777" w:rsidR="00BE396E" w:rsidRDefault="00BE396E" w:rsidP="00BE396E">
            <w:pPr>
              <w:pStyle w:val="TableText"/>
            </w:pPr>
            <w:r>
              <w:t>-</w:t>
            </w:r>
          </w:p>
        </w:tc>
        <w:tc>
          <w:tcPr>
            <w:tcW w:w="431" w:type="dxa"/>
          </w:tcPr>
          <w:p w14:paraId="76666AB6" w14:textId="77777777" w:rsidR="00BE396E" w:rsidRDefault="00BE396E" w:rsidP="00BE396E">
            <w:pPr>
              <w:pStyle w:val="TableText"/>
            </w:pPr>
            <w:r>
              <w:t>X</w:t>
            </w:r>
          </w:p>
        </w:tc>
        <w:tc>
          <w:tcPr>
            <w:tcW w:w="432" w:type="dxa"/>
          </w:tcPr>
          <w:p w14:paraId="5218B763" w14:textId="77777777" w:rsidR="00BE396E" w:rsidRDefault="00BE396E" w:rsidP="00BE396E">
            <w:pPr>
              <w:pStyle w:val="TableText"/>
            </w:pPr>
            <w:r>
              <w:t>X</w:t>
            </w:r>
          </w:p>
        </w:tc>
      </w:tr>
      <w:tr w:rsidR="00BE396E" w14:paraId="21835C9D" w14:textId="77777777" w:rsidTr="00006E83">
        <w:trPr>
          <w:cantSplit/>
          <w:jc w:val="center"/>
        </w:trPr>
        <w:tc>
          <w:tcPr>
            <w:tcW w:w="802" w:type="dxa"/>
            <w:tcMar>
              <w:left w:w="58" w:type="dxa"/>
              <w:right w:w="58" w:type="dxa"/>
            </w:tcMar>
          </w:tcPr>
          <w:p w14:paraId="4C35C3D6" w14:textId="0434142A" w:rsidR="00BE396E" w:rsidRDefault="00BE396E" w:rsidP="00BE396E">
            <w:pPr>
              <w:pStyle w:val="TableText"/>
            </w:pPr>
            <w:r>
              <w:t>893</w:t>
            </w:r>
            <w:r w:rsidR="00135F82">
              <w:t xml:space="preserve"> – </w:t>
            </w:r>
            <w:r>
              <w:t>895</w:t>
            </w:r>
          </w:p>
        </w:tc>
        <w:tc>
          <w:tcPr>
            <w:tcW w:w="2226" w:type="dxa"/>
            <w:tcMar>
              <w:left w:w="58" w:type="dxa"/>
              <w:right w:w="58" w:type="dxa"/>
            </w:tcMar>
          </w:tcPr>
          <w:p w14:paraId="45A6D144" w14:textId="77777777" w:rsidR="00BE396E" w:rsidRDefault="00BE396E" w:rsidP="00BE396E">
            <w:pPr>
              <w:pStyle w:val="TableText"/>
            </w:pPr>
            <w:r>
              <w:t>EOMB MESSAGE (3)</w:t>
            </w:r>
          </w:p>
        </w:tc>
        <w:tc>
          <w:tcPr>
            <w:tcW w:w="2935" w:type="dxa"/>
            <w:tcMar>
              <w:left w:w="58" w:type="dxa"/>
              <w:right w:w="58" w:type="dxa"/>
            </w:tcMar>
          </w:tcPr>
          <w:p w14:paraId="2BB70674" w14:textId="120507BC" w:rsidR="00BE396E" w:rsidRDefault="00BE396E" w:rsidP="00BE396E">
            <w:pPr>
              <w:pStyle w:val="TableText"/>
            </w:pPr>
            <w:r>
              <w:t>:P:IDR-</w:t>
            </w:r>
            <w:hyperlink r:id="rId305" w:history="1">
              <w:r>
                <w:rPr>
                  <w:rStyle w:val="Hyperlink"/>
                </w:rPr>
                <w:t>J-EOMB-NUM</w:t>
              </w:r>
            </w:hyperlink>
          </w:p>
        </w:tc>
        <w:tc>
          <w:tcPr>
            <w:tcW w:w="2849" w:type="dxa"/>
            <w:gridSpan w:val="2"/>
            <w:tcMar>
              <w:left w:w="58" w:type="dxa"/>
              <w:right w:w="58" w:type="dxa"/>
            </w:tcMar>
          </w:tcPr>
          <w:p w14:paraId="277F676F" w14:textId="3BD61FEE" w:rsidR="00BE396E" w:rsidRDefault="00BE396E" w:rsidP="00E90957">
            <w:pPr>
              <w:pStyle w:val="TableText"/>
            </w:pPr>
            <w:r>
              <w:t>Claim EOMB message</w:t>
            </w:r>
          </w:p>
        </w:tc>
        <w:tc>
          <w:tcPr>
            <w:tcW w:w="1080" w:type="dxa"/>
            <w:tcMar>
              <w:left w:w="58" w:type="dxa"/>
              <w:right w:w="58" w:type="dxa"/>
            </w:tcMar>
          </w:tcPr>
          <w:p w14:paraId="5DAFD840" w14:textId="77777777" w:rsidR="00BE396E" w:rsidRDefault="00BE396E" w:rsidP="00BE396E">
            <w:pPr>
              <w:pStyle w:val="TableText"/>
              <w:rPr>
                <w:caps/>
              </w:rPr>
            </w:pPr>
            <w:r>
              <w:rPr>
                <w:caps/>
              </w:rPr>
              <w:t>3 C</w:t>
            </w:r>
          </w:p>
        </w:tc>
        <w:tc>
          <w:tcPr>
            <w:tcW w:w="2340" w:type="dxa"/>
            <w:tcMar>
              <w:left w:w="58" w:type="dxa"/>
              <w:right w:w="58" w:type="dxa"/>
            </w:tcMar>
          </w:tcPr>
          <w:p w14:paraId="3E0801AA" w14:textId="20A80F2E" w:rsidR="00BE396E" w:rsidRDefault="00BE396E" w:rsidP="00BE396E">
            <w:pPr>
              <w:pStyle w:val="TableText"/>
            </w:pPr>
            <w:r>
              <w:t xml:space="preserve">See Basic values document </w:t>
            </w:r>
            <w:hyperlink r:id="rId306" w:history="1">
              <w:r>
                <w:rPr>
                  <w:rStyle w:val="Hyperlink"/>
                  <w:rFonts w:cs="Courier New"/>
                  <w:szCs w:val="16"/>
                </w:rPr>
                <w:t>S0118010</w:t>
              </w:r>
            </w:hyperlink>
            <w:r>
              <w:t>.</w:t>
            </w:r>
          </w:p>
        </w:tc>
        <w:tc>
          <w:tcPr>
            <w:tcW w:w="858" w:type="dxa"/>
            <w:tcMar>
              <w:left w:w="58" w:type="dxa"/>
              <w:right w:w="58" w:type="dxa"/>
            </w:tcMar>
          </w:tcPr>
          <w:p w14:paraId="5434BE9C" w14:textId="77777777" w:rsidR="00BE396E" w:rsidRDefault="00BE396E" w:rsidP="00BE396E">
            <w:pPr>
              <w:pStyle w:val="TableText"/>
            </w:pPr>
            <w:r>
              <w:t>Spaces</w:t>
            </w:r>
          </w:p>
        </w:tc>
        <w:tc>
          <w:tcPr>
            <w:tcW w:w="431" w:type="dxa"/>
          </w:tcPr>
          <w:p w14:paraId="06813713" w14:textId="77777777" w:rsidR="00BE396E" w:rsidRDefault="00BE396E" w:rsidP="00BE396E">
            <w:pPr>
              <w:pStyle w:val="TableText"/>
            </w:pPr>
            <w:r>
              <w:t>-</w:t>
            </w:r>
          </w:p>
        </w:tc>
        <w:tc>
          <w:tcPr>
            <w:tcW w:w="431" w:type="dxa"/>
          </w:tcPr>
          <w:p w14:paraId="262A838F" w14:textId="77777777" w:rsidR="00BE396E" w:rsidRDefault="00BE396E" w:rsidP="00BE396E">
            <w:pPr>
              <w:pStyle w:val="TableText"/>
            </w:pPr>
            <w:r>
              <w:t>X</w:t>
            </w:r>
          </w:p>
        </w:tc>
        <w:tc>
          <w:tcPr>
            <w:tcW w:w="432" w:type="dxa"/>
          </w:tcPr>
          <w:p w14:paraId="4805CC81" w14:textId="77777777" w:rsidR="00BE396E" w:rsidRDefault="00BE396E" w:rsidP="00BE396E">
            <w:pPr>
              <w:pStyle w:val="TableText"/>
            </w:pPr>
            <w:r>
              <w:t>X</w:t>
            </w:r>
          </w:p>
        </w:tc>
      </w:tr>
      <w:tr w:rsidR="00BE396E" w14:paraId="3D576632" w14:textId="77777777" w:rsidTr="00006E83">
        <w:trPr>
          <w:cantSplit/>
          <w:jc w:val="center"/>
        </w:trPr>
        <w:tc>
          <w:tcPr>
            <w:tcW w:w="802" w:type="dxa"/>
            <w:tcMar>
              <w:left w:w="58" w:type="dxa"/>
              <w:right w:w="58" w:type="dxa"/>
            </w:tcMar>
          </w:tcPr>
          <w:p w14:paraId="4784AE27" w14:textId="6E487985" w:rsidR="00BE396E" w:rsidRDefault="00BE396E" w:rsidP="00BE396E">
            <w:pPr>
              <w:pStyle w:val="TableText"/>
            </w:pPr>
            <w:r>
              <w:t>896</w:t>
            </w:r>
            <w:r w:rsidR="00135F82">
              <w:t xml:space="preserve"> – </w:t>
            </w:r>
            <w:r>
              <w:t>898</w:t>
            </w:r>
          </w:p>
        </w:tc>
        <w:tc>
          <w:tcPr>
            <w:tcW w:w="2226" w:type="dxa"/>
            <w:tcMar>
              <w:left w:w="58" w:type="dxa"/>
              <w:right w:w="58" w:type="dxa"/>
            </w:tcMar>
          </w:tcPr>
          <w:p w14:paraId="4819F412" w14:textId="77777777" w:rsidR="00BE396E" w:rsidRDefault="00BE396E" w:rsidP="00BE396E">
            <w:pPr>
              <w:pStyle w:val="TableText"/>
            </w:pPr>
            <w:r>
              <w:t>EOMB MESSAGE (4)</w:t>
            </w:r>
          </w:p>
        </w:tc>
        <w:tc>
          <w:tcPr>
            <w:tcW w:w="2935" w:type="dxa"/>
            <w:tcMar>
              <w:left w:w="58" w:type="dxa"/>
              <w:right w:w="58" w:type="dxa"/>
            </w:tcMar>
          </w:tcPr>
          <w:p w14:paraId="26B53194" w14:textId="43C5CB38" w:rsidR="00BE396E" w:rsidRDefault="00BE396E" w:rsidP="00BE396E">
            <w:pPr>
              <w:pStyle w:val="TableText"/>
            </w:pPr>
            <w:r>
              <w:t>:P:IDR-</w:t>
            </w:r>
            <w:hyperlink r:id="rId307" w:history="1">
              <w:r>
                <w:rPr>
                  <w:rStyle w:val="Hyperlink"/>
                </w:rPr>
                <w:t>J-EOMB-NUM</w:t>
              </w:r>
            </w:hyperlink>
          </w:p>
        </w:tc>
        <w:tc>
          <w:tcPr>
            <w:tcW w:w="2849" w:type="dxa"/>
            <w:gridSpan w:val="2"/>
            <w:tcMar>
              <w:left w:w="58" w:type="dxa"/>
              <w:right w:w="58" w:type="dxa"/>
            </w:tcMar>
          </w:tcPr>
          <w:p w14:paraId="103BC8D8" w14:textId="60EFFC32" w:rsidR="00BE396E" w:rsidRDefault="00BE396E" w:rsidP="00E90957">
            <w:pPr>
              <w:pStyle w:val="TableText"/>
            </w:pPr>
            <w:r>
              <w:t>Claim EOMB message</w:t>
            </w:r>
          </w:p>
        </w:tc>
        <w:tc>
          <w:tcPr>
            <w:tcW w:w="1080" w:type="dxa"/>
            <w:tcMar>
              <w:left w:w="58" w:type="dxa"/>
              <w:right w:w="58" w:type="dxa"/>
            </w:tcMar>
          </w:tcPr>
          <w:p w14:paraId="6094C448" w14:textId="77777777" w:rsidR="00BE396E" w:rsidRDefault="00BE396E" w:rsidP="00BE396E">
            <w:pPr>
              <w:pStyle w:val="TableText"/>
              <w:rPr>
                <w:caps/>
              </w:rPr>
            </w:pPr>
            <w:r>
              <w:rPr>
                <w:caps/>
              </w:rPr>
              <w:t>3 C</w:t>
            </w:r>
          </w:p>
        </w:tc>
        <w:tc>
          <w:tcPr>
            <w:tcW w:w="2340" w:type="dxa"/>
            <w:tcMar>
              <w:left w:w="58" w:type="dxa"/>
              <w:right w:w="58" w:type="dxa"/>
            </w:tcMar>
          </w:tcPr>
          <w:p w14:paraId="463AF8BD" w14:textId="4B05676D" w:rsidR="00BE396E" w:rsidRDefault="00BE396E" w:rsidP="00BE396E">
            <w:pPr>
              <w:pStyle w:val="TableText"/>
            </w:pPr>
            <w:r>
              <w:t xml:space="preserve">See Basic values document </w:t>
            </w:r>
            <w:hyperlink r:id="rId308" w:history="1">
              <w:r>
                <w:rPr>
                  <w:rStyle w:val="Hyperlink"/>
                  <w:rFonts w:cs="Courier New"/>
                  <w:szCs w:val="16"/>
                </w:rPr>
                <w:t>S0118010</w:t>
              </w:r>
            </w:hyperlink>
            <w:r>
              <w:t>.</w:t>
            </w:r>
          </w:p>
        </w:tc>
        <w:tc>
          <w:tcPr>
            <w:tcW w:w="858" w:type="dxa"/>
            <w:tcMar>
              <w:left w:w="58" w:type="dxa"/>
              <w:right w:w="58" w:type="dxa"/>
            </w:tcMar>
          </w:tcPr>
          <w:p w14:paraId="5F654ACB" w14:textId="77777777" w:rsidR="00BE396E" w:rsidRDefault="00BE396E" w:rsidP="00BE396E">
            <w:pPr>
              <w:pStyle w:val="TableText"/>
            </w:pPr>
            <w:r>
              <w:t>Spaces</w:t>
            </w:r>
          </w:p>
        </w:tc>
        <w:tc>
          <w:tcPr>
            <w:tcW w:w="431" w:type="dxa"/>
          </w:tcPr>
          <w:p w14:paraId="4BF3294F" w14:textId="77777777" w:rsidR="00BE396E" w:rsidRDefault="00BE396E" w:rsidP="00BE396E">
            <w:pPr>
              <w:pStyle w:val="TableText"/>
            </w:pPr>
            <w:r>
              <w:t>-</w:t>
            </w:r>
          </w:p>
        </w:tc>
        <w:tc>
          <w:tcPr>
            <w:tcW w:w="431" w:type="dxa"/>
          </w:tcPr>
          <w:p w14:paraId="4A849430" w14:textId="77777777" w:rsidR="00BE396E" w:rsidRDefault="00BE396E" w:rsidP="00BE396E">
            <w:pPr>
              <w:pStyle w:val="TableText"/>
            </w:pPr>
            <w:r>
              <w:t>X</w:t>
            </w:r>
          </w:p>
        </w:tc>
        <w:tc>
          <w:tcPr>
            <w:tcW w:w="432" w:type="dxa"/>
          </w:tcPr>
          <w:p w14:paraId="5B35E322" w14:textId="77777777" w:rsidR="00BE396E" w:rsidRDefault="00BE396E" w:rsidP="00BE396E">
            <w:pPr>
              <w:pStyle w:val="TableText"/>
            </w:pPr>
            <w:r>
              <w:t>X</w:t>
            </w:r>
          </w:p>
        </w:tc>
      </w:tr>
      <w:tr w:rsidR="00BE396E" w14:paraId="116F9CFC" w14:textId="77777777" w:rsidTr="00006E83">
        <w:trPr>
          <w:cantSplit/>
          <w:jc w:val="center"/>
        </w:trPr>
        <w:tc>
          <w:tcPr>
            <w:tcW w:w="802" w:type="dxa"/>
            <w:tcMar>
              <w:left w:w="58" w:type="dxa"/>
              <w:right w:w="58" w:type="dxa"/>
            </w:tcMar>
          </w:tcPr>
          <w:p w14:paraId="5CF853A5" w14:textId="347FA6EA" w:rsidR="00BE396E" w:rsidRDefault="00BE396E" w:rsidP="00BE396E">
            <w:pPr>
              <w:pStyle w:val="TableText"/>
            </w:pPr>
            <w:r>
              <w:t>899</w:t>
            </w:r>
            <w:r w:rsidR="00135F82">
              <w:t xml:space="preserve"> – </w:t>
            </w:r>
            <w:r>
              <w:t>901</w:t>
            </w:r>
          </w:p>
        </w:tc>
        <w:tc>
          <w:tcPr>
            <w:tcW w:w="2226" w:type="dxa"/>
            <w:tcMar>
              <w:left w:w="58" w:type="dxa"/>
              <w:right w:w="58" w:type="dxa"/>
            </w:tcMar>
          </w:tcPr>
          <w:p w14:paraId="3DADC5B8" w14:textId="77777777" w:rsidR="00BE396E" w:rsidRDefault="00BE396E" w:rsidP="00BE396E">
            <w:pPr>
              <w:pStyle w:val="TableText"/>
            </w:pPr>
            <w:r>
              <w:t>EOMB MESSAGE (5)</w:t>
            </w:r>
          </w:p>
        </w:tc>
        <w:tc>
          <w:tcPr>
            <w:tcW w:w="2935" w:type="dxa"/>
            <w:tcMar>
              <w:left w:w="58" w:type="dxa"/>
              <w:right w:w="58" w:type="dxa"/>
            </w:tcMar>
          </w:tcPr>
          <w:p w14:paraId="4E870972" w14:textId="0930D2E3" w:rsidR="00BE396E" w:rsidRDefault="00BE396E" w:rsidP="00BE396E">
            <w:pPr>
              <w:pStyle w:val="TableText"/>
            </w:pPr>
            <w:r>
              <w:t>:P:IDR-</w:t>
            </w:r>
            <w:hyperlink r:id="rId309" w:history="1">
              <w:r>
                <w:rPr>
                  <w:rStyle w:val="Hyperlink"/>
                </w:rPr>
                <w:t>J-EOMB-NUM</w:t>
              </w:r>
            </w:hyperlink>
          </w:p>
        </w:tc>
        <w:tc>
          <w:tcPr>
            <w:tcW w:w="2849" w:type="dxa"/>
            <w:gridSpan w:val="2"/>
            <w:tcMar>
              <w:left w:w="58" w:type="dxa"/>
              <w:right w:w="58" w:type="dxa"/>
            </w:tcMar>
          </w:tcPr>
          <w:p w14:paraId="2D823FF1" w14:textId="1DF4ECEA" w:rsidR="00BE396E" w:rsidRDefault="00BE396E" w:rsidP="00E90957">
            <w:pPr>
              <w:pStyle w:val="TableText"/>
            </w:pPr>
            <w:r>
              <w:t>Claim EOMB message</w:t>
            </w:r>
          </w:p>
        </w:tc>
        <w:tc>
          <w:tcPr>
            <w:tcW w:w="1080" w:type="dxa"/>
            <w:tcMar>
              <w:left w:w="58" w:type="dxa"/>
              <w:right w:w="58" w:type="dxa"/>
            </w:tcMar>
          </w:tcPr>
          <w:p w14:paraId="78DBDF1B" w14:textId="77777777" w:rsidR="00BE396E" w:rsidRDefault="00BE396E" w:rsidP="00BE396E">
            <w:pPr>
              <w:pStyle w:val="TableText"/>
              <w:rPr>
                <w:caps/>
              </w:rPr>
            </w:pPr>
            <w:r>
              <w:rPr>
                <w:caps/>
              </w:rPr>
              <w:t>3 C</w:t>
            </w:r>
          </w:p>
        </w:tc>
        <w:tc>
          <w:tcPr>
            <w:tcW w:w="2340" w:type="dxa"/>
            <w:tcMar>
              <w:left w:w="58" w:type="dxa"/>
              <w:right w:w="58" w:type="dxa"/>
            </w:tcMar>
          </w:tcPr>
          <w:p w14:paraId="260B17DB" w14:textId="59B277BB" w:rsidR="00BE396E" w:rsidRDefault="00BE396E" w:rsidP="00BE396E">
            <w:pPr>
              <w:pStyle w:val="TableText"/>
            </w:pPr>
            <w:r>
              <w:t xml:space="preserve">See Basic values document </w:t>
            </w:r>
            <w:hyperlink r:id="rId310" w:history="1">
              <w:r>
                <w:rPr>
                  <w:rStyle w:val="Hyperlink"/>
                  <w:rFonts w:cs="Courier New"/>
                  <w:szCs w:val="16"/>
                </w:rPr>
                <w:t>S0118010</w:t>
              </w:r>
            </w:hyperlink>
            <w:r>
              <w:t>.</w:t>
            </w:r>
          </w:p>
        </w:tc>
        <w:tc>
          <w:tcPr>
            <w:tcW w:w="858" w:type="dxa"/>
            <w:tcMar>
              <w:left w:w="58" w:type="dxa"/>
              <w:right w:w="58" w:type="dxa"/>
            </w:tcMar>
          </w:tcPr>
          <w:p w14:paraId="129EE894" w14:textId="77777777" w:rsidR="00BE396E" w:rsidRDefault="00BE396E" w:rsidP="00BE396E">
            <w:pPr>
              <w:pStyle w:val="TableText"/>
            </w:pPr>
            <w:r>
              <w:t>Spaces</w:t>
            </w:r>
          </w:p>
        </w:tc>
        <w:tc>
          <w:tcPr>
            <w:tcW w:w="431" w:type="dxa"/>
          </w:tcPr>
          <w:p w14:paraId="754D3C32" w14:textId="77777777" w:rsidR="00BE396E" w:rsidRDefault="00BE396E" w:rsidP="00BE396E">
            <w:pPr>
              <w:pStyle w:val="TableText"/>
            </w:pPr>
            <w:r>
              <w:t>-</w:t>
            </w:r>
          </w:p>
        </w:tc>
        <w:tc>
          <w:tcPr>
            <w:tcW w:w="431" w:type="dxa"/>
          </w:tcPr>
          <w:p w14:paraId="2F0B407A" w14:textId="77777777" w:rsidR="00BE396E" w:rsidRDefault="00BE396E" w:rsidP="00BE396E">
            <w:pPr>
              <w:pStyle w:val="TableText"/>
            </w:pPr>
            <w:r>
              <w:t>X</w:t>
            </w:r>
          </w:p>
        </w:tc>
        <w:tc>
          <w:tcPr>
            <w:tcW w:w="432" w:type="dxa"/>
          </w:tcPr>
          <w:p w14:paraId="5DB55AF7" w14:textId="77777777" w:rsidR="00BE396E" w:rsidRDefault="00BE396E" w:rsidP="00BE396E">
            <w:pPr>
              <w:pStyle w:val="TableText"/>
            </w:pPr>
            <w:r>
              <w:t>X</w:t>
            </w:r>
          </w:p>
        </w:tc>
      </w:tr>
      <w:tr w:rsidR="00BE396E" w14:paraId="43E51F25" w14:textId="77777777" w:rsidTr="00006E83">
        <w:trPr>
          <w:cantSplit/>
          <w:jc w:val="center"/>
        </w:trPr>
        <w:tc>
          <w:tcPr>
            <w:tcW w:w="802" w:type="dxa"/>
            <w:tcMar>
              <w:left w:w="58" w:type="dxa"/>
              <w:right w:w="58" w:type="dxa"/>
            </w:tcMar>
          </w:tcPr>
          <w:p w14:paraId="01E62E91" w14:textId="679FF3EF" w:rsidR="00BE396E" w:rsidRDefault="00BE396E" w:rsidP="00BE396E">
            <w:pPr>
              <w:pStyle w:val="TableText"/>
            </w:pPr>
            <w:r>
              <w:t>902</w:t>
            </w:r>
            <w:r w:rsidR="00135F82">
              <w:t xml:space="preserve"> – </w:t>
            </w:r>
            <w:r>
              <w:t>911</w:t>
            </w:r>
          </w:p>
        </w:tc>
        <w:tc>
          <w:tcPr>
            <w:tcW w:w="2226" w:type="dxa"/>
            <w:tcMar>
              <w:left w:w="58" w:type="dxa"/>
              <w:right w:w="58" w:type="dxa"/>
            </w:tcMar>
          </w:tcPr>
          <w:p w14:paraId="76951AEF" w14:textId="77777777" w:rsidR="00BE396E" w:rsidRDefault="00BE396E" w:rsidP="00BE396E">
            <w:pPr>
              <w:pStyle w:val="TableText"/>
            </w:pPr>
            <w:r>
              <w:t>REFERRING PROVIDER UPIN</w:t>
            </w:r>
          </w:p>
        </w:tc>
        <w:tc>
          <w:tcPr>
            <w:tcW w:w="2935" w:type="dxa"/>
            <w:tcMar>
              <w:left w:w="58" w:type="dxa"/>
              <w:right w:w="58" w:type="dxa"/>
            </w:tcMar>
          </w:tcPr>
          <w:p w14:paraId="51372DC0" w14:textId="053FAB44" w:rsidR="00BE396E" w:rsidRDefault="00BE396E" w:rsidP="00BE396E">
            <w:pPr>
              <w:pStyle w:val="TableText"/>
            </w:pPr>
            <w:r>
              <w:t>:P:IDR-</w:t>
            </w:r>
            <w:hyperlink r:id="rId311" w:history="1">
              <w:r>
                <w:rPr>
                  <w:rStyle w:val="Hyperlink"/>
                </w:rPr>
                <w:t>J-REFERRING-PROV-UPIN</w:t>
              </w:r>
            </w:hyperlink>
          </w:p>
        </w:tc>
        <w:tc>
          <w:tcPr>
            <w:tcW w:w="2849" w:type="dxa"/>
            <w:gridSpan w:val="2"/>
            <w:tcMar>
              <w:left w:w="58" w:type="dxa"/>
              <w:right w:w="58" w:type="dxa"/>
            </w:tcMar>
          </w:tcPr>
          <w:p w14:paraId="4CE2F0F2" w14:textId="77777777" w:rsidR="00BE396E" w:rsidRDefault="00BE396E" w:rsidP="00BE396E">
            <w:pPr>
              <w:pStyle w:val="TableText"/>
            </w:pPr>
            <w:r>
              <w:t>Referring provider UPIN.</w:t>
            </w:r>
          </w:p>
          <w:p w14:paraId="394257B8" w14:textId="77777777" w:rsidR="00BE396E" w:rsidRDefault="00BE396E" w:rsidP="00BE396E">
            <w:pPr>
              <w:pStyle w:val="TableText"/>
              <w:rPr>
                <w:rFonts w:cs="Arial"/>
                <w:color w:val="000000"/>
              </w:rPr>
            </w:pPr>
            <w:r w:rsidRPr="006C3C4E">
              <w:rPr>
                <w:rFonts w:cs="Arial"/>
                <w:color w:val="000000"/>
              </w:rPr>
              <w:t>This field is used to record a unique identification number assigned to each provider who refers services to or orders services for a Medicare beneficiary.</w:t>
            </w:r>
          </w:p>
          <w:p w14:paraId="412C0596" w14:textId="77777777" w:rsidR="00BE396E" w:rsidRDefault="00BE396E" w:rsidP="00BE396E">
            <w:pPr>
              <w:pStyle w:val="TableText"/>
            </w:pPr>
            <w:r w:rsidRPr="006C3C4E">
              <w:rPr>
                <w:rFonts w:cs="Arial"/>
                <w:color w:val="000000"/>
              </w:rPr>
              <w:t>UPINs are becoming obsolete. It was intended to be a numbering mechanism</w:t>
            </w:r>
            <w:r>
              <w:rPr>
                <w:rFonts w:cs="Arial"/>
                <w:color w:val="000000"/>
              </w:rPr>
              <w:t>.</w:t>
            </w:r>
          </w:p>
        </w:tc>
        <w:tc>
          <w:tcPr>
            <w:tcW w:w="1080" w:type="dxa"/>
            <w:tcMar>
              <w:left w:w="58" w:type="dxa"/>
              <w:right w:w="58" w:type="dxa"/>
            </w:tcMar>
          </w:tcPr>
          <w:p w14:paraId="50DF19DE" w14:textId="77777777" w:rsidR="00BE396E" w:rsidRDefault="00BE396E" w:rsidP="00BE396E">
            <w:pPr>
              <w:pStyle w:val="TableText"/>
              <w:rPr>
                <w:caps/>
              </w:rPr>
            </w:pPr>
            <w:r>
              <w:rPr>
                <w:caps/>
              </w:rPr>
              <w:t>10 C</w:t>
            </w:r>
          </w:p>
        </w:tc>
        <w:tc>
          <w:tcPr>
            <w:tcW w:w="2340" w:type="dxa"/>
            <w:tcMar>
              <w:left w:w="58" w:type="dxa"/>
              <w:right w:w="58" w:type="dxa"/>
            </w:tcMar>
          </w:tcPr>
          <w:p w14:paraId="19F03357" w14:textId="77777777" w:rsidR="00BE396E" w:rsidRDefault="00BE396E" w:rsidP="00BE396E">
            <w:pPr>
              <w:pStyle w:val="TableText"/>
            </w:pPr>
            <w:r w:rsidRPr="00C42380">
              <w:t>The UPIN for the Referring Provider for this claim.</w:t>
            </w:r>
          </w:p>
          <w:p w14:paraId="2EEE5458" w14:textId="737C76E3" w:rsidR="00BE396E" w:rsidRDefault="00BE396E" w:rsidP="003962F0">
            <w:pPr>
              <w:pStyle w:val="TableText"/>
            </w:pPr>
            <w:r w:rsidRPr="006360E6">
              <w:rPr>
                <w:b/>
              </w:rPr>
              <w:t>Note:</w:t>
            </w:r>
            <w:r>
              <w:t xml:space="preserve"> If the UPIN is present, it is mapped in the first six positions (see </w:t>
            </w:r>
            <w:hyperlink r:id="rId312" w:history="1">
              <w:r w:rsidRPr="006360E6">
                <w:rPr>
                  <w:rStyle w:val="Hyperlink"/>
                </w:rPr>
                <w:t>HDR-REFER-PROV-UPIN</w:t>
              </w:r>
            </w:hyperlink>
            <w:r>
              <w:t xml:space="preserve">). If the referring indicator is present it is mapped in the seventh position. (see </w:t>
            </w:r>
            <w:hyperlink r:id="rId313" w:history="1">
              <w:r w:rsidRPr="006360E6">
                <w:rPr>
                  <w:rStyle w:val="Hyperlink"/>
                </w:rPr>
                <w:t>HDR-REFER-NAME-IND</w:t>
              </w:r>
            </w:hyperlink>
            <w:r>
              <w:t>). The next three positions are always spaces.</w:t>
            </w:r>
          </w:p>
        </w:tc>
        <w:tc>
          <w:tcPr>
            <w:tcW w:w="858" w:type="dxa"/>
            <w:tcMar>
              <w:left w:w="58" w:type="dxa"/>
              <w:right w:w="58" w:type="dxa"/>
            </w:tcMar>
          </w:tcPr>
          <w:p w14:paraId="08266F3E" w14:textId="77777777" w:rsidR="00BE396E" w:rsidRDefault="00BE396E" w:rsidP="00BE396E">
            <w:pPr>
              <w:pStyle w:val="TableText"/>
            </w:pPr>
            <w:r>
              <w:t>Spaces</w:t>
            </w:r>
          </w:p>
        </w:tc>
        <w:tc>
          <w:tcPr>
            <w:tcW w:w="431" w:type="dxa"/>
          </w:tcPr>
          <w:p w14:paraId="458644A3" w14:textId="77777777" w:rsidR="00BE396E" w:rsidRDefault="00BE396E" w:rsidP="00BE396E">
            <w:pPr>
              <w:pStyle w:val="TableText"/>
            </w:pPr>
            <w:r>
              <w:t>-</w:t>
            </w:r>
          </w:p>
        </w:tc>
        <w:tc>
          <w:tcPr>
            <w:tcW w:w="431" w:type="dxa"/>
          </w:tcPr>
          <w:p w14:paraId="4B03F403" w14:textId="77777777" w:rsidR="00BE396E" w:rsidRDefault="00BE396E" w:rsidP="00BE396E">
            <w:pPr>
              <w:pStyle w:val="TableText"/>
            </w:pPr>
            <w:r>
              <w:t>X</w:t>
            </w:r>
          </w:p>
        </w:tc>
        <w:tc>
          <w:tcPr>
            <w:tcW w:w="432" w:type="dxa"/>
          </w:tcPr>
          <w:p w14:paraId="71B4E5E9" w14:textId="77777777" w:rsidR="00BE396E" w:rsidRDefault="00BE396E" w:rsidP="00BE396E">
            <w:pPr>
              <w:pStyle w:val="TableText"/>
            </w:pPr>
            <w:r>
              <w:t>X</w:t>
            </w:r>
          </w:p>
        </w:tc>
      </w:tr>
      <w:tr w:rsidR="00BE396E" w14:paraId="7F056919" w14:textId="77777777" w:rsidTr="00006E83">
        <w:trPr>
          <w:cantSplit/>
          <w:jc w:val="center"/>
        </w:trPr>
        <w:tc>
          <w:tcPr>
            <w:tcW w:w="802" w:type="dxa"/>
            <w:tcMar>
              <w:left w:w="58" w:type="dxa"/>
              <w:right w:w="58" w:type="dxa"/>
            </w:tcMar>
          </w:tcPr>
          <w:p w14:paraId="47E89FE3" w14:textId="77ECB752" w:rsidR="00BE396E" w:rsidRDefault="00BE396E" w:rsidP="00BE396E">
            <w:pPr>
              <w:pStyle w:val="TableText"/>
            </w:pPr>
            <w:r>
              <w:t>912</w:t>
            </w:r>
            <w:r w:rsidR="00135F82">
              <w:t xml:space="preserve"> – </w:t>
            </w:r>
            <w:r>
              <w:t>926</w:t>
            </w:r>
          </w:p>
        </w:tc>
        <w:tc>
          <w:tcPr>
            <w:tcW w:w="2226" w:type="dxa"/>
            <w:tcMar>
              <w:left w:w="58" w:type="dxa"/>
              <w:right w:w="58" w:type="dxa"/>
            </w:tcMar>
          </w:tcPr>
          <w:p w14:paraId="424AB250" w14:textId="77777777" w:rsidR="00BE396E" w:rsidRDefault="00BE396E" w:rsidP="00BE396E">
            <w:pPr>
              <w:pStyle w:val="TableText"/>
            </w:pPr>
            <w:r>
              <w:t>COMPLEMENTARY NUMBER</w:t>
            </w:r>
          </w:p>
        </w:tc>
        <w:tc>
          <w:tcPr>
            <w:tcW w:w="2935" w:type="dxa"/>
            <w:tcMar>
              <w:left w:w="58" w:type="dxa"/>
              <w:right w:w="58" w:type="dxa"/>
            </w:tcMar>
          </w:tcPr>
          <w:p w14:paraId="46A781A7" w14:textId="0E7E9952" w:rsidR="00BE396E" w:rsidRDefault="00BE396E" w:rsidP="00BE396E">
            <w:pPr>
              <w:pStyle w:val="TableText"/>
            </w:pPr>
            <w:r>
              <w:t>:P:IDR-</w:t>
            </w:r>
            <w:hyperlink r:id="rId314" w:history="1">
              <w:r w:rsidRPr="00F9224A">
                <w:rPr>
                  <w:rStyle w:val="Hyperlink"/>
                </w:rPr>
                <w:t>J-C</w:t>
              </w:r>
              <w:bookmarkStart w:id="392" w:name="_Hlt526823414"/>
              <w:r w:rsidRPr="00F9224A">
                <w:rPr>
                  <w:rStyle w:val="Hyperlink"/>
                </w:rPr>
                <w:t>O</w:t>
              </w:r>
              <w:bookmarkStart w:id="393" w:name="_Hlt514734639"/>
              <w:bookmarkEnd w:id="392"/>
              <w:r w:rsidRPr="00F9224A">
                <w:rPr>
                  <w:rStyle w:val="Hyperlink"/>
                </w:rPr>
                <w:t>M</w:t>
              </w:r>
              <w:bookmarkEnd w:id="393"/>
              <w:r w:rsidRPr="00F9224A">
                <w:rPr>
                  <w:rStyle w:val="Hyperlink"/>
                </w:rPr>
                <w:t>P-</w:t>
              </w:r>
              <w:bookmarkStart w:id="394" w:name="_Hlt506787768"/>
              <w:r w:rsidRPr="00F9224A">
                <w:rPr>
                  <w:rStyle w:val="Hyperlink"/>
                </w:rPr>
                <w:t>N</w:t>
              </w:r>
              <w:bookmarkEnd w:id="394"/>
              <w:r w:rsidRPr="00F9224A">
                <w:rPr>
                  <w:rStyle w:val="Hyperlink"/>
                </w:rPr>
                <w:t>UM</w:t>
              </w:r>
            </w:hyperlink>
          </w:p>
        </w:tc>
        <w:tc>
          <w:tcPr>
            <w:tcW w:w="2849" w:type="dxa"/>
            <w:gridSpan w:val="2"/>
            <w:tcMar>
              <w:left w:w="58" w:type="dxa"/>
              <w:right w:w="58" w:type="dxa"/>
            </w:tcMar>
          </w:tcPr>
          <w:p w14:paraId="2325AE4C" w14:textId="77777777" w:rsidR="00BE396E" w:rsidRDefault="00BE396E" w:rsidP="00BE396E">
            <w:pPr>
              <w:pStyle w:val="TableText"/>
            </w:pPr>
            <w:r>
              <w:t>Complementary number</w:t>
            </w:r>
          </w:p>
          <w:p w14:paraId="779C7026" w14:textId="4D56B8F9" w:rsidR="00BE396E" w:rsidRDefault="00BE396E" w:rsidP="00BE396E">
            <w:pPr>
              <w:pStyle w:val="TableText"/>
              <w:rPr>
                <w:rFonts w:cs="Arial"/>
              </w:rPr>
            </w:pPr>
            <w:r w:rsidRPr="00E34732">
              <w:rPr>
                <w:rFonts w:cs="Arial"/>
              </w:rPr>
              <w:t>This field shows any Trading Partners that had active eligibility information as of the date this claim was adjudicated. This field is for information use only. It will be most useful in determining why a claim crossed; or in conjunction with various suppression reasons, understanding why a claim did not cross.</w:t>
            </w:r>
          </w:p>
          <w:p w14:paraId="47875A24" w14:textId="1145262B" w:rsidR="00BE396E" w:rsidRDefault="00BE396E" w:rsidP="00E90957">
            <w:pPr>
              <w:pStyle w:val="TableText"/>
            </w:pPr>
            <w:r w:rsidRPr="00E34732">
              <w:rPr>
                <w:rFonts w:cs="Arial"/>
              </w:rPr>
              <w:t xml:space="preserve">Trading partner is another name for the crossover insurer. When MCS finishes processing, they send it on to supplemental insurance payment. This field is used to map a beneficiary's Medigap </w:t>
            </w:r>
            <w:r w:rsidRPr="00FB269E">
              <w:t>policy number if that information is submitted on the claim</w:t>
            </w:r>
            <w:r w:rsidR="00E90957">
              <w:t>.</w:t>
            </w:r>
          </w:p>
        </w:tc>
        <w:tc>
          <w:tcPr>
            <w:tcW w:w="1080" w:type="dxa"/>
            <w:tcMar>
              <w:left w:w="58" w:type="dxa"/>
              <w:right w:w="58" w:type="dxa"/>
            </w:tcMar>
          </w:tcPr>
          <w:p w14:paraId="2E99E621" w14:textId="77777777" w:rsidR="00BE396E" w:rsidRDefault="00BE396E" w:rsidP="00BE396E">
            <w:pPr>
              <w:pStyle w:val="TableText"/>
              <w:rPr>
                <w:caps/>
              </w:rPr>
            </w:pPr>
            <w:r>
              <w:rPr>
                <w:caps/>
              </w:rPr>
              <w:t>15 c</w:t>
            </w:r>
          </w:p>
        </w:tc>
        <w:tc>
          <w:tcPr>
            <w:tcW w:w="2340" w:type="dxa"/>
            <w:tcMar>
              <w:left w:w="58" w:type="dxa"/>
              <w:right w:w="58" w:type="dxa"/>
            </w:tcMar>
          </w:tcPr>
          <w:p w14:paraId="611E4BAA" w14:textId="77777777" w:rsidR="00BE396E" w:rsidRDefault="00BE396E" w:rsidP="00BE396E">
            <w:pPr>
              <w:pStyle w:val="TableText"/>
            </w:pPr>
            <w:r>
              <w:t>-</w:t>
            </w:r>
          </w:p>
        </w:tc>
        <w:tc>
          <w:tcPr>
            <w:tcW w:w="858" w:type="dxa"/>
            <w:tcMar>
              <w:left w:w="58" w:type="dxa"/>
              <w:right w:w="58" w:type="dxa"/>
            </w:tcMar>
          </w:tcPr>
          <w:p w14:paraId="6249A421" w14:textId="77777777" w:rsidR="00BE396E" w:rsidRDefault="00BE396E" w:rsidP="00BE396E">
            <w:pPr>
              <w:pStyle w:val="TableText"/>
            </w:pPr>
            <w:r>
              <w:t>Spaces</w:t>
            </w:r>
          </w:p>
        </w:tc>
        <w:tc>
          <w:tcPr>
            <w:tcW w:w="431" w:type="dxa"/>
          </w:tcPr>
          <w:p w14:paraId="3E2A6AFE" w14:textId="77777777" w:rsidR="00BE396E" w:rsidRDefault="00BE396E" w:rsidP="00BE396E">
            <w:pPr>
              <w:pStyle w:val="TableText"/>
            </w:pPr>
            <w:r>
              <w:t>-</w:t>
            </w:r>
          </w:p>
        </w:tc>
        <w:tc>
          <w:tcPr>
            <w:tcW w:w="431" w:type="dxa"/>
          </w:tcPr>
          <w:p w14:paraId="7C57666A" w14:textId="77777777" w:rsidR="00BE396E" w:rsidRDefault="00BE396E" w:rsidP="00BE396E">
            <w:pPr>
              <w:pStyle w:val="TableText"/>
            </w:pPr>
            <w:r>
              <w:t>X</w:t>
            </w:r>
          </w:p>
        </w:tc>
        <w:tc>
          <w:tcPr>
            <w:tcW w:w="432" w:type="dxa"/>
          </w:tcPr>
          <w:p w14:paraId="4000F009" w14:textId="77777777" w:rsidR="00BE396E" w:rsidRDefault="00BE396E" w:rsidP="00BE396E">
            <w:pPr>
              <w:pStyle w:val="TableText"/>
            </w:pPr>
            <w:r>
              <w:t>X</w:t>
            </w:r>
          </w:p>
        </w:tc>
      </w:tr>
      <w:tr w:rsidR="00BE396E" w14:paraId="70C45C63" w14:textId="77777777" w:rsidTr="00006E83">
        <w:trPr>
          <w:cantSplit/>
          <w:jc w:val="center"/>
        </w:trPr>
        <w:tc>
          <w:tcPr>
            <w:tcW w:w="802" w:type="dxa"/>
            <w:tcMar>
              <w:left w:w="58" w:type="dxa"/>
              <w:right w:w="58" w:type="dxa"/>
            </w:tcMar>
          </w:tcPr>
          <w:p w14:paraId="0D9DF080" w14:textId="2643B7A6" w:rsidR="00BE396E" w:rsidRDefault="00BE396E" w:rsidP="00BE396E">
            <w:pPr>
              <w:pStyle w:val="TableText"/>
            </w:pPr>
            <w:r>
              <w:t>927</w:t>
            </w:r>
            <w:r w:rsidR="00135F82">
              <w:t xml:space="preserve"> – </w:t>
            </w:r>
            <w:r>
              <w:t>936</w:t>
            </w:r>
          </w:p>
        </w:tc>
        <w:tc>
          <w:tcPr>
            <w:tcW w:w="2226" w:type="dxa"/>
            <w:tcMar>
              <w:left w:w="58" w:type="dxa"/>
              <w:right w:w="58" w:type="dxa"/>
            </w:tcMar>
          </w:tcPr>
          <w:p w14:paraId="7F202142" w14:textId="77777777" w:rsidR="00BE396E" w:rsidRDefault="00BE396E" w:rsidP="00BE396E">
            <w:pPr>
              <w:pStyle w:val="TableText"/>
            </w:pPr>
            <w:r>
              <w:t>HDR CLIA NUMBER</w:t>
            </w:r>
          </w:p>
        </w:tc>
        <w:tc>
          <w:tcPr>
            <w:tcW w:w="2935" w:type="dxa"/>
            <w:tcMar>
              <w:left w:w="58" w:type="dxa"/>
              <w:right w:w="58" w:type="dxa"/>
            </w:tcMar>
          </w:tcPr>
          <w:p w14:paraId="0EA8DB1D" w14:textId="2A0B15BF" w:rsidR="00BE396E" w:rsidRPr="00C4752B" w:rsidRDefault="00BE396E" w:rsidP="00BE396E">
            <w:pPr>
              <w:pStyle w:val="TableText"/>
              <w:rPr>
                <w:lang w:val="es-US"/>
              </w:rPr>
            </w:pPr>
            <w:r w:rsidRPr="00C4752B">
              <w:rPr>
                <w:lang w:val="es-US"/>
              </w:rPr>
              <w:t>:P:IDR-J-</w:t>
            </w:r>
            <w:hyperlink r:id="rId315" w:history="1">
              <w:r w:rsidRPr="00C4752B">
                <w:rPr>
                  <w:rStyle w:val="Hyperlink"/>
                  <w:lang w:val="es-US"/>
                </w:rPr>
                <w:t>CLIA-NUM</w:t>
              </w:r>
            </w:hyperlink>
          </w:p>
        </w:tc>
        <w:tc>
          <w:tcPr>
            <w:tcW w:w="2849" w:type="dxa"/>
            <w:gridSpan w:val="2"/>
            <w:tcMar>
              <w:left w:w="58" w:type="dxa"/>
              <w:right w:w="58" w:type="dxa"/>
            </w:tcMar>
          </w:tcPr>
          <w:p w14:paraId="7EEA9E01" w14:textId="77777777" w:rsidR="00BE396E" w:rsidRDefault="00BE396E" w:rsidP="00BE396E">
            <w:pPr>
              <w:pStyle w:val="TableText"/>
            </w:pPr>
            <w:r>
              <w:t>Clinical Laboratory Improvement Act (CLIA) Certification number</w:t>
            </w:r>
          </w:p>
        </w:tc>
        <w:tc>
          <w:tcPr>
            <w:tcW w:w="1080" w:type="dxa"/>
            <w:tcMar>
              <w:left w:w="58" w:type="dxa"/>
              <w:right w:w="58" w:type="dxa"/>
            </w:tcMar>
          </w:tcPr>
          <w:p w14:paraId="09BC8E98" w14:textId="77777777" w:rsidR="00BE396E" w:rsidRDefault="00BE396E" w:rsidP="00BE396E">
            <w:pPr>
              <w:pStyle w:val="TableText"/>
              <w:rPr>
                <w:caps/>
              </w:rPr>
            </w:pPr>
            <w:r>
              <w:rPr>
                <w:caps/>
              </w:rPr>
              <w:t>10 C</w:t>
            </w:r>
          </w:p>
        </w:tc>
        <w:tc>
          <w:tcPr>
            <w:tcW w:w="2340" w:type="dxa"/>
            <w:tcMar>
              <w:left w:w="58" w:type="dxa"/>
              <w:right w:w="58" w:type="dxa"/>
            </w:tcMar>
          </w:tcPr>
          <w:p w14:paraId="21B70502" w14:textId="77777777" w:rsidR="00BE396E" w:rsidRDefault="00BE396E" w:rsidP="00BE396E">
            <w:pPr>
              <w:pStyle w:val="TableText"/>
            </w:pPr>
            <w:r>
              <w:t>CLIA certification</w:t>
            </w:r>
          </w:p>
        </w:tc>
        <w:tc>
          <w:tcPr>
            <w:tcW w:w="858" w:type="dxa"/>
            <w:tcMar>
              <w:left w:w="58" w:type="dxa"/>
              <w:right w:w="58" w:type="dxa"/>
            </w:tcMar>
          </w:tcPr>
          <w:p w14:paraId="0547E284" w14:textId="77777777" w:rsidR="00BE396E" w:rsidRDefault="00BE396E" w:rsidP="00BE396E">
            <w:pPr>
              <w:pStyle w:val="TableText"/>
            </w:pPr>
            <w:r>
              <w:t>Spaces</w:t>
            </w:r>
          </w:p>
        </w:tc>
        <w:tc>
          <w:tcPr>
            <w:tcW w:w="431" w:type="dxa"/>
          </w:tcPr>
          <w:p w14:paraId="31C98BB0" w14:textId="77777777" w:rsidR="00BE396E" w:rsidRDefault="00BE396E" w:rsidP="00BE396E">
            <w:pPr>
              <w:pStyle w:val="TableText"/>
            </w:pPr>
            <w:r>
              <w:t>X</w:t>
            </w:r>
          </w:p>
        </w:tc>
        <w:tc>
          <w:tcPr>
            <w:tcW w:w="431" w:type="dxa"/>
          </w:tcPr>
          <w:p w14:paraId="1C00BF73" w14:textId="77777777" w:rsidR="00BE396E" w:rsidRDefault="00BE396E" w:rsidP="00BE396E">
            <w:pPr>
              <w:pStyle w:val="TableText"/>
            </w:pPr>
            <w:r>
              <w:t>X</w:t>
            </w:r>
          </w:p>
        </w:tc>
        <w:tc>
          <w:tcPr>
            <w:tcW w:w="432" w:type="dxa"/>
          </w:tcPr>
          <w:p w14:paraId="63BD5074" w14:textId="77777777" w:rsidR="00BE396E" w:rsidRDefault="00BE396E" w:rsidP="00BE396E">
            <w:pPr>
              <w:pStyle w:val="TableText"/>
            </w:pPr>
            <w:r>
              <w:t>X</w:t>
            </w:r>
          </w:p>
        </w:tc>
      </w:tr>
      <w:tr w:rsidR="00DF0598" w14:paraId="6A7DF3B6" w14:textId="77777777" w:rsidTr="00DF0598">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FCB9463" w14:textId="77777777" w:rsidR="00DF0598" w:rsidRDefault="00DF0598" w:rsidP="000E3463">
            <w:pPr>
              <w:pStyle w:val="TableText"/>
            </w:pPr>
            <w:r>
              <w:t>937 -937</w:t>
            </w:r>
          </w:p>
        </w:tc>
        <w:tc>
          <w:tcPr>
            <w:tcW w:w="2226" w:type="dxa"/>
            <w:tcBorders>
              <w:top w:val="single" w:sz="6" w:space="0" w:color="auto"/>
              <w:left w:val="single" w:sz="6" w:space="0" w:color="auto"/>
              <w:bottom w:val="single" w:sz="6" w:space="0" w:color="auto"/>
              <w:right w:val="single" w:sz="6" w:space="0" w:color="auto"/>
            </w:tcBorders>
            <w:tcMar>
              <w:left w:w="58" w:type="dxa"/>
              <w:right w:w="58" w:type="dxa"/>
            </w:tcMar>
          </w:tcPr>
          <w:p w14:paraId="20088B2F" w14:textId="77777777" w:rsidR="00DF0598" w:rsidRDefault="00DF0598" w:rsidP="000E3463">
            <w:pPr>
              <w:pStyle w:val="TableText"/>
            </w:pPr>
            <w:r>
              <w:t>HDR BILLING PROVIDER FLAG</w:t>
            </w:r>
          </w:p>
        </w:tc>
        <w:tc>
          <w:tcPr>
            <w:tcW w:w="2935" w:type="dxa"/>
            <w:tcBorders>
              <w:top w:val="single" w:sz="6" w:space="0" w:color="auto"/>
              <w:left w:val="single" w:sz="6" w:space="0" w:color="auto"/>
              <w:bottom w:val="single" w:sz="6" w:space="0" w:color="auto"/>
              <w:right w:val="single" w:sz="6" w:space="0" w:color="auto"/>
            </w:tcBorders>
            <w:tcMar>
              <w:left w:w="58" w:type="dxa"/>
              <w:right w:w="58" w:type="dxa"/>
            </w:tcMar>
          </w:tcPr>
          <w:p w14:paraId="02D04F2A" w14:textId="78A80A69" w:rsidR="00DF0598" w:rsidRPr="00DF0598" w:rsidRDefault="00DF0598" w:rsidP="000E3463">
            <w:pPr>
              <w:pStyle w:val="TableText"/>
              <w:rPr>
                <w:lang w:val="es-US"/>
              </w:rPr>
            </w:pPr>
            <w:r w:rsidRPr="00DF0598">
              <w:rPr>
                <w:lang w:val="es-US"/>
              </w:rPr>
              <w:t>:P:IDR-J-</w:t>
            </w:r>
            <w:hyperlink r:id="rId316" w:history="1">
              <w:r w:rsidRPr="00DF0598">
                <w:rPr>
                  <w:rStyle w:val="Hyperlink"/>
                  <w:lang w:val="es-US"/>
                </w:rPr>
                <w:t>BILL-PROV-FLAG</w:t>
              </w:r>
            </w:hyperlink>
          </w:p>
        </w:tc>
        <w:tc>
          <w:tcPr>
            <w:tcW w:w="2849" w:type="dxa"/>
            <w:gridSpan w:val="2"/>
            <w:tcBorders>
              <w:top w:val="single" w:sz="6" w:space="0" w:color="auto"/>
              <w:left w:val="single" w:sz="6" w:space="0" w:color="auto"/>
              <w:bottom w:val="single" w:sz="6" w:space="0" w:color="auto"/>
              <w:right w:val="single" w:sz="6" w:space="0" w:color="auto"/>
            </w:tcBorders>
            <w:tcMar>
              <w:left w:w="58" w:type="dxa"/>
              <w:right w:w="58" w:type="dxa"/>
            </w:tcMar>
          </w:tcPr>
          <w:p w14:paraId="0C799D82" w14:textId="77490ABB" w:rsidR="00DF0598" w:rsidRDefault="00DF0598" w:rsidP="000E3463">
            <w:pPr>
              <w:pStyle w:val="TableText"/>
            </w:pPr>
            <w:r>
              <w:t xml:space="preserve">Billing Provider Match Flag (see </w:t>
            </w:r>
            <w:hyperlink r:id="rId317" w:history="1">
              <w:r w:rsidRPr="00DF0598">
                <w:rPr>
                  <w:rStyle w:val="Hyperlink"/>
                </w:rPr>
                <w:t>S1501020</w:t>
              </w:r>
            </w:hyperlink>
            <w:r>
              <w:t>)</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09C2DE4" w14:textId="77777777" w:rsidR="00DF0598" w:rsidRDefault="00DF0598" w:rsidP="000E3463">
            <w:pPr>
              <w:pStyle w:val="TableText"/>
              <w:rPr>
                <w:caps/>
              </w:rPr>
            </w:pPr>
            <w:r>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2994DFF" w14:textId="32F12E05" w:rsidR="00DF0598" w:rsidRPr="00865B7A" w:rsidRDefault="00292B94" w:rsidP="000E3463">
            <w:pPr>
              <w:pStyle w:val="TableText"/>
            </w:pPr>
            <w:r w:rsidRPr="00292B94">
              <w:rPr>
                <w:b/>
                <w:bCs/>
              </w:rPr>
              <w:t>Valid Values:</w:t>
            </w:r>
          </w:p>
          <w:p w14:paraId="7E5219D8" w14:textId="77777777" w:rsidR="00DF0598" w:rsidRPr="00DF0598" w:rsidRDefault="00DF0598" w:rsidP="000E3463">
            <w:pPr>
              <w:pStyle w:val="TableTextBullet"/>
              <w:ind w:left="461" w:hanging="274"/>
            </w:pPr>
            <w:r>
              <w:t>2 – MDPP Provider Demo 82/D1 specialty</w:t>
            </w:r>
          </w:p>
          <w:p w14:paraId="2EB672C6" w14:textId="77777777" w:rsidR="00DF0598" w:rsidRPr="00DF0598" w:rsidRDefault="00DF0598" w:rsidP="000E3463">
            <w:pPr>
              <w:pStyle w:val="TableTextBullet"/>
              <w:ind w:left="461" w:hanging="274"/>
            </w:pPr>
            <w:r>
              <w:t>8 – 837 Submitted</w:t>
            </w:r>
          </w:p>
          <w:p w14:paraId="285DE0C9" w14:textId="77777777" w:rsidR="00DF0598" w:rsidRPr="00DF0598" w:rsidRDefault="00DF0598" w:rsidP="000E3463">
            <w:pPr>
              <w:pStyle w:val="TableTextBullet"/>
              <w:ind w:left="461" w:hanging="274"/>
            </w:pPr>
            <w:r>
              <w:t>9 – Not Found</w:t>
            </w:r>
          </w:p>
          <w:p w14:paraId="3485441B" w14:textId="77777777" w:rsidR="00DF0598" w:rsidRPr="0033454B" w:rsidRDefault="00DF0598" w:rsidP="000E3463">
            <w:pPr>
              <w:pStyle w:val="TableTextBullet"/>
              <w:ind w:left="461" w:hanging="274"/>
            </w:pPr>
            <w:r w:rsidRPr="0033454B">
              <w:t>A</w:t>
            </w:r>
            <w:r>
              <w:t xml:space="preserve"> – </w:t>
            </w:r>
            <w:r w:rsidRPr="0033454B">
              <w:t>Practice/Pay To Address Zip Code Match</w:t>
            </w:r>
          </w:p>
          <w:p w14:paraId="7792856A" w14:textId="77777777" w:rsidR="00DF0598" w:rsidRPr="0033454B" w:rsidRDefault="00DF0598" w:rsidP="000E3463">
            <w:pPr>
              <w:pStyle w:val="TableTextBullet"/>
              <w:ind w:left="461" w:hanging="274"/>
            </w:pPr>
            <w:r w:rsidRPr="0033454B">
              <w:t>C</w:t>
            </w:r>
            <w:r>
              <w:t xml:space="preserve"> – </w:t>
            </w:r>
            <w:r w:rsidRPr="0033454B">
              <w:t>CLIA Number Match</w:t>
            </w:r>
          </w:p>
          <w:p w14:paraId="4B1529E5" w14:textId="77777777" w:rsidR="00DF0598" w:rsidRPr="0033454B" w:rsidRDefault="00DF0598" w:rsidP="000E3463">
            <w:pPr>
              <w:pStyle w:val="TableTextBullet"/>
              <w:ind w:left="461" w:hanging="274"/>
            </w:pPr>
            <w:r w:rsidRPr="0033454B">
              <w:t>E</w:t>
            </w:r>
            <w:r>
              <w:t xml:space="preserve"> – </w:t>
            </w:r>
            <w:r w:rsidRPr="0033454B">
              <w:t>Medicare Effective Date Match</w:t>
            </w:r>
          </w:p>
          <w:p w14:paraId="05F50FBC" w14:textId="77777777" w:rsidR="00DF0598" w:rsidRPr="00DF0598" w:rsidRDefault="00DF0598" w:rsidP="000E3463">
            <w:pPr>
              <w:pStyle w:val="TableTextBullet"/>
              <w:ind w:left="461" w:hanging="274"/>
            </w:pPr>
            <w:r w:rsidRPr="00DF0598">
              <w:t>D – Deactivated</w:t>
            </w:r>
          </w:p>
          <w:p w14:paraId="25695519" w14:textId="77777777" w:rsidR="00DF0598" w:rsidRPr="0033454B" w:rsidRDefault="00DF0598" w:rsidP="000E3463">
            <w:pPr>
              <w:pStyle w:val="TableTextBullet"/>
              <w:ind w:left="461" w:hanging="274"/>
            </w:pPr>
            <w:r w:rsidRPr="0033454B">
              <w:t>G</w:t>
            </w:r>
            <w:r>
              <w:t xml:space="preserve"> – </w:t>
            </w:r>
            <w:r w:rsidRPr="0033454B">
              <w:t>Group Member PTAN Match</w:t>
            </w:r>
          </w:p>
          <w:p w14:paraId="54F26397" w14:textId="77777777" w:rsidR="00DF0598" w:rsidRDefault="00DF0598" w:rsidP="000E3463">
            <w:pPr>
              <w:pStyle w:val="TableTextBullet"/>
              <w:ind w:left="461" w:hanging="274"/>
            </w:pPr>
            <w:r w:rsidRPr="0033454B">
              <w:t>N</w:t>
            </w:r>
            <w:r>
              <w:t xml:space="preserve"> – </w:t>
            </w:r>
            <w:r w:rsidRPr="0033454B">
              <w:t>No Match Found</w:t>
            </w:r>
          </w:p>
          <w:p w14:paraId="71E38AF1" w14:textId="77777777" w:rsidR="00DF0598" w:rsidRPr="0033454B" w:rsidRDefault="00DF0598" w:rsidP="000E3463">
            <w:pPr>
              <w:pStyle w:val="TableTextBullet"/>
              <w:ind w:left="461" w:hanging="274"/>
            </w:pPr>
            <w:r>
              <w:t>O – Option Code 3 or 8</w:t>
            </w:r>
          </w:p>
          <w:p w14:paraId="41563FC1" w14:textId="77777777" w:rsidR="00DF0598" w:rsidRPr="0033454B" w:rsidRDefault="00DF0598" w:rsidP="000E3463">
            <w:pPr>
              <w:pStyle w:val="TableTextBullet"/>
              <w:ind w:left="461" w:hanging="274"/>
            </w:pPr>
            <w:r w:rsidRPr="0033454B">
              <w:t>P</w:t>
            </w:r>
            <w:r>
              <w:t xml:space="preserve"> – </w:t>
            </w:r>
            <w:r w:rsidRPr="0033454B">
              <w:t>Preferred PTAN’s</w:t>
            </w:r>
          </w:p>
          <w:p w14:paraId="24D8A0DD" w14:textId="77777777" w:rsidR="00DF0598" w:rsidRPr="0033454B" w:rsidRDefault="00DF0598" w:rsidP="000E3463">
            <w:pPr>
              <w:pStyle w:val="TableTextBullet"/>
              <w:ind w:left="461" w:hanging="274"/>
            </w:pPr>
            <w:r w:rsidRPr="0033454B">
              <w:t>R</w:t>
            </w:r>
            <w:r>
              <w:t xml:space="preserve"> – </w:t>
            </w:r>
            <w:r w:rsidRPr="0033454B">
              <w:t>Group/Member Relationship</w:t>
            </w:r>
          </w:p>
          <w:p w14:paraId="259FF848" w14:textId="77777777" w:rsidR="00DF0598" w:rsidRPr="0033454B" w:rsidRDefault="00DF0598" w:rsidP="000E3463">
            <w:pPr>
              <w:pStyle w:val="TableTextBullet"/>
              <w:ind w:left="461" w:hanging="274"/>
            </w:pPr>
            <w:r w:rsidRPr="0033454B">
              <w:t>S</w:t>
            </w:r>
            <w:r>
              <w:t xml:space="preserve"> – </w:t>
            </w:r>
            <w:r w:rsidRPr="0033454B">
              <w:t>Taxonomy/Specialty Match</w:t>
            </w:r>
          </w:p>
          <w:p w14:paraId="0504AC44" w14:textId="77777777" w:rsidR="00DF0598" w:rsidRPr="0033454B" w:rsidRDefault="00DF0598" w:rsidP="000E3463">
            <w:pPr>
              <w:pStyle w:val="TableTextBullet"/>
              <w:ind w:left="461" w:hanging="274"/>
            </w:pPr>
            <w:r w:rsidRPr="0033454B">
              <w:t>U</w:t>
            </w:r>
            <w:r>
              <w:t xml:space="preserve"> – </w:t>
            </w:r>
            <w:r w:rsidRPr="0033454B">
              <w:t>Unique Match</w:t>
            </w:r>
          </w:p>
          <w:p w14:paraId="1F515278" w14:textId="77777777" w:rsidR="00DF0598" w:rsidRDefault="00DF0598" w:rsidP="000E3463">
            <w:pPr>
              <w:pStyle w:val="TableTextBullet"/>
              <w:ind w:left="461" w:hanging="274"/>
            </w:pPr>
            <w:r w:rsidRPr="0033454B">
              <w:t>Z</w:t>
            </w:r>
            <w:r>
              <w:t xml:space="preserve"> – </w:t>
            </w:r>
            <w:r w:rsidRPr="0033454B">
              <w:t>Place of Service/Service Facility Location Zip Code Match</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0DD58E0E" w14:textId="77777777" w:rsidR="00DF0598" w:rsidRDefault="00DF0598" w:rsidP="000E3463">
            <w:pPr>
              <w:pStyle w:val="TableText"/>
            </w:pPr>
            <w:r>
              <w:t>Space</w:t>
            </w:r>
          </w:p>
        </w:tc>
        <w:tc>
          <w:tcPr>
            <w:tcW w:w="431" w:type="dxa"/>
            <w:tcBorders>
              <w:top w:val="single" w:sz="6" w:space="0" w:color="auto"/>
              <w:left w:val="single" w:sz="6" w:space="0" w:color="auto"/>
              <w:bottom w:val="single" w:sz="6" w:space="0" w:color="auto"/>
              <w:right w:val="single" w:sz="6" w:space="0" w:color="auto"/>
            </w:tcBorders>
          </w:tcPr>
          <w:p w14:paraId="54B75500" w14:textId="77777777" w:rsidR="00DF0598" w:rsidRDefault="00DF0598" w:rsidP="000E3463">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1844B765" w14:textId="77777777" w:rsidR="00DF0598" w:rsidRDefault="00DF0598" w:rsidP="000E3463">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1F3C61BB" w14:textId="77777777" w:rsidR="00DF0598" w:rsidRDefault="00DF0598" w:rsidP="000E3463">
            <w:pPr>
              <w:pStyle w:val="TableText"/>
            </w:pPr>
            <w:r>
              <w:t>X</w:t>
            </w:r>
          </w:p>
        </w:tc>
      </w:tr>
      <w:tr w:rsidR="00DF0598" w14:paraId="1A67F413" w14:textId="77777777" w:rsidTr="00DF0598">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CFB7078" w14:textId="77777777" w:rsidR="00DF0598" w:rsidRDefault="00DF0598" w:rsidP="000E3463">
            <w:pPr>
              <w:pStyle w:val="TableText"/>
            </w:pPr>
            <w:r>
              <w:t>938 – 938</w:t>
            </w:r>
          </w:p>
        </w:tc>
        <w:tc>
          <w:tcPr>
            <w:tcW w:w="2226" w:type="dxa"/>
            <w:tcBorders>
              <w:top w:val="single" w:sz="6" w:space="0" w:color="auto"/>
              <w:left w:val="single" w:sz="6" w:space="0" w:color="auto"/>
              <w:bottom w:val="single" w:sz="6" w:space="0" w:color="auto"/>
              <w:right w:val="single" w:sz="6" w:space="0" w:color="auto"/>
            </w:tcBorders>
            <w:tcMar>
              <w:left w:w="58" w:type="dxa"/>
              <w:right w:w="58" w:type="dxa"/>
            </w:tcMar>
          </w:tcPr>
          <w:p w14:paraId="5516A640" w14:textId="77777777" w:rsidR="00DF0598" w:rsidRDefault="00DF0598" w:rsidP="000E3463">
            <w:pPr>
              <w:pStyle w:val="TableText"/>
            </w:pPr>
            <w:r>
              <w:t>HDR FACILITATING PROVIDER FLAG</w:t>
            </w:r>
          </w:p>
        </w:tc>
        <w:tc>
          <w:tcPr>
            <w:tcW w:w="2935" w:type="dxa"/>
            <w:tcBorders>
              <w:top w:val="single" w:sz="6" w:space="0" w:color="auto"/>
              <w:left w:val="single" w:sz="6" w:space="0" w:color="auto"/>
              <w:bottom w:val="single" w:sz="6" w:space="0" w:color="auto"/>
              <w:right w:val="single" w:sz="6" w:space="0" w:color="auto"/>
            </w:tcBorders>
            <w:tcMar>
              <w:left w:w="58" w:type="dxa"/>
              <w:right w:w="58" w:type="dxa"/>
            </w:tcMar>
          </w:tcPr>
          <w:p w14:paraId="249AE5BB" w14:textId="1B1F3276" w:rsidR="00DF0598" w:rsidRPr="00DF0598" w:rsidRDefault="00DF0598" w:rsidP="00DF0598">
            <w:pPr>
              <w:pStyle w:val="TableText"/>
              <w:rPr>
                <w:lang w:val="es-US"/>
              </w:rPr>
            </w:pPr>
            <w:r w:rsidRPr="00DF0598">
              <w:rPr>
                <w:lang w:val="es-US"/>
              </w:rPr>
              <w:t>:P:IDR-J-</w:t>
            </w:r>
            <w:hyperlink r:id="rId318" w:history="1">
              <w:r w:rsidRPr="00DF0598">
                <w:rPr>
                  <w:rStyle w:val="Hyperlink"/>
                  <w:lang w:val="es-US"/>
                </w:rPr>
                <w:t>FAC-PROV-FLAG</w:t>
              </w:r>
            </w:hyperlink>
          </w:p>
        </w:tc>
        <w:tc>
          <w:tcPr>
            <w:tcW w:w="2849" w:type="dxa"/>
            <w:gridSpan w:val="2"/>
            <w:tcBorders>
              <w:top w:val="single" w:sz="6" w:space="0" w:color="auto"/>
              <w:left w:val="single" w:sz="6" w:space="0" w:color="auto"/>
              <w:bottom w:val="single" w:sz="6" w:space="0" w:color="auto"/>
              <w:right w:val="single" w:sz="6" w:space="0" w:color="auto"/>
            </w:tcBorders>
            <w:tcMar>
              <w:left w:w="58" w:type="dxa"/>
              <w:right w:w="58" w:type="dxa"/>
            </w:tcMar>
          </w:tcPr>
          <w:p w14:paraId="59313178" w14:textId="1AD56999" w:rsidR="00DF0598" w:rsidRDefault="00DF0598" w:rsidP="00DF0598">
            <w:pPr>
              <w:pStyle w:val="TableText"/>
            </w:pPr>
            <w:r>
              <w:t xml:space="preserve">Facility Provider Match Flag (see </w:t>
            </w:r>
            <w:hyperlink r:id="rId319" w:history="1">
              <w:r w:rsidRPr="00DF0598">
                <w:rPr>
                  <w:rStyle w:val="Hyperlink"/>
                </w:rPr>
                <w:t>S1501020</w:t>
              </w:r>
            </w:hyperlink>
            <w:r>
              <w:t xml:space="preserve">) </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4F43B324" w14:textId="77777777" w:rsidR="00DF0598" w:rsidRDefault="00DF0598" w:rsidP="000E3463">
            <w:pPr>
              <w:pStyle w:val="TableText"/>
              <w:rPr>
                <w:caps/>
              </w:rPr>
            </w:pPr>
            <w:r>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33C5127" w14:textId="501D7FDF" w:rsidR="00DF0598" w:rsidRPr="00865B7A" w:rsidRDefault="00292B94" w:rsidP="000E3463">
            <w:pPr>
              <w:pStyle w:val="TableText"/>
            </w:pPr>
            <w:r w:rsidRPr="00292B94">
              <w:rPr>
                <w:b/>
                <w:bCs/>
              </w:rPr>
              <w:t>Valid Values:</w:t>
            </w:r>
          </w:p>
          <w:p w14:paraId="6C0246A4" w14:textId="77777777" w:rsidR="00DF0598" w:rsidRPr="0033454B" w:rsidRDefault="00DF0598" w:rsidP="000E3463">
            <w:pPr>
              <w:pStyle w:val="TableTextBullet"/>
              <w:ind w:left="461" w:hanging="274"/>
            </w:pPr>
            <w:r>
              <w:t>8 – 837 Submitted</w:t>
            </w:r>
          </w:p>
          <w:p w14:paraId="2E5CFCFD" w14:textId="77777777" w:rsidR="00DF0598" w:rsidRPr="0033454B" w:rsidRDefault="00DF0598" w:rsidP="000E3463">
            <w:pPr>
              <w:pStyle w:val="TableTextBullet"/>
              <w:ind w:left="461" w:hanging="274"/>
            </w:pPr>
            <w:r w:rsidRPr="0033454B">
              <w:t>J</w:t>
            </w:r>
            <w:r>
              <w:t xml:space="preserve"> – </w:t>
            </w:r>
            <w:r w:rsidRPr="0033454B">
              <w:t>Referring UPIN/Supervising UPIN/Facility provider Field</w:t>
            </w:r>
          </w:p>
          <w:p w14:paraId="40622FAE" w14:textId="77777777" w:rsidR="00DF0598" w:rsidRPr="0033454B" w:rsidRDefault="00DF0598" w:rsidP="000E3463">
            <w:pPr>
              <w:pStyle w:val="TableTextBullet"/>
              <w:ind w:left="461" w:hanging="274"/>
            </w:pPr>
            <w:r w:rsidRPr="0033454B">
              <w:t>N</w:t>
            </w:r>
            <w:r>
              <w:t xml:space="preserve"> – </w:t>
            </w:r>
            <w:r w:rsidRPr="0033454B">
              <w:t>No Match Found</w:t>
            </w:r>
          </w:p>
          <w:p w14:paraId="5A6CE16B" w14:textId="71F8EB08" w:rsidR="00DF0598" w:rsidRDefault="00DF0598" w:rsidP="009C6E65">
            <w:pPr>
              <w:pStyle w:val="TableTextBullet"/>
              <w:ind w:left="461" w:hanging="274"/>
            </w:pPr>
            <w:r w:rsidRPr="0033454B">
              <w:t>U</w:t>
            </w:r>
            <w:r>
              <w:t xml:space="preserve"> – </w:t>
            </w:r>
            <w:r w:rsidRPr="0033454B">
              <w:t>Unique Match</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1E10B392" w14:textId="77777777" w:rsidR="00DF0598" w:rsidRDefault="00DF0598" w:rsidP="000E3463">
            <w:pPr>
              <w:pStyle w:val="TableText"/>
            </w:pPr>
            <w:r>
              <w:t>Space</w:t>
            </w:r>
          </w:p>
        </w:tc>
        <w:tc>
          <w:tcPr>
            <w:tcW w:w="431" w:type="dxa"/>
            <w:tcBorders>
              <w:top w:val="single" w:sz="6" w:space="0" w:color="auto"/>
              <w:left w:val="single" w:sz="6" w:space="0" w:color="auto"/>
              <w:bottom w:val="single" w:sz="6" w:space="0" w:color="auto"/>
              <w:right w:val="single" w:sz="6" w:space="0" w:color="auto"/>
            </w:tcBorders>
          </w:tcPr>
          <w:p w14:paraId="01C59886" w14:textId="77777777" w:rsidR="00DF0598" w:rsidRDefault="00DF0598" w:rsidP="000E3463">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1478EDCD" w14:textId="77777777" w:rsidR="00DF0598" w:rsidRDefault="00DF0598" w:rsidP="000E3463">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7E478FE3" w14:textId="77777777" w:rsidR="00DF0598" w:rsidRDefault="00DF0598" w:rsidP="000E3463">
            <w:pPr>
              <w:pStyle w:val="TableText"/>
            </w:pPr>
            <w:r>
              <w:t>X</w:t>
            </w:r>
          </w:p>
        </w:tc>
      </w:tr>
      <w:tr w:rsidR="00BE396E" w14:paraId="04AADC97" w14:textId="77777777" w:rsidTr="00006E83">
        <w:trPr>
          <w:cantSplit/>
          <w:jc w:val="center"/>
        </w:trPr>
        <w:tc>
          <w:tcPr>
            <w:tcW w:w="802" w:type="dxa"/>
            <w:tcMar>
              <w:left w:w="58" w:type="dxa"/>
              <w:right w:w="58" w:type="dxa"/>
            </w:tcMar>
          </w:tcPr>
          <w:p w14:paraId="38193189" w14:textId="3AAACD17" w:rsidR="00BE396E" w:rsidRDefault="00BE396E" w:rsidP="00DF0598">
            <w:pPr>
              <w:pStyle w:val="TableText"/>
            </w:pPr>
            <w:r>
              <w:t>93</w:t>
            </w:r>
            <w:r w:rsidR="00DF0598">
              <w:t>9</w:t>
            </w:r>
            <w:r w:rsidR="00135F82">
              <w:t xml:space="preserve"> – </w:t>
            </w:r>
            <w:r>
              <w:t>940</w:t>
            </w:r>
          </w:p>
        </w:tc>
        <w:tc>
          <w:tcPr>
            <w:tcW w:w="2226" w:type="dxa"/>
            <w:tcMar>
              <w:left w:w="58" w:type="dxa"/>
              <w:right w:w="58" w:type="dxa"/>
            </w:tcMar>
          </w:tcPr>
          <w:p w14:paraId="398E1A14" w14:textId="458ABE60" w:rsidR="00BE396E" w:rsidRDefault="00DF0598" w:rsidP="00DF0598">
            <w:pPr>
              <w:pStyle w:val="TableText"/>
            </w:pPr>
            <w:r>
              <w:t>FILLER</w:t>
            </w:r>
          </w:p>
        </w:tc>
        <w:tc>
          <w:tcPr>
            <w:tcW w:w="2935" w:type="dxa"/>
            <w:tcMar>
              <w:left w:w="58" w:type="dxa"/>
              <w:right w:w="58" w:type="dxa"/>
            </w:tcMar>
          </w:tcPr>
          <w:p w14:paraId="1B8B4BC8" w14:textId="77777777" w:rsidR="00BE396E" w:rsidRDefault="00BE396E" w:rsidP="00BE396E">
            <w:pPr>
              <w:pStyle w:val="TableText"/>
            </w:pPr>
            <w:r>
              <w:t>FILLER</w:t>
            </w:r>
          </w:p>
        </w:tc>
        <w:tc>
          <w:tcPr>
            <w:tcW w:w="2849" w:type="dxa"/>
            <w:gridSpan w:val="2"/>
            <w:tcMar>
              <w:left w:w="58" w:type="dxa"/>
              <w:right w:w="58" w:type="dxa"/>
            </w:tcMar>
          </w:tcPr>
          <w:p w14:paraId="49E6FB51" w14:textId="77777777" w:rsidR="00BE396E" w:rsidRDefault="00BE396E" w:rsidP="00BE396E">
            <w:pPr>
              <w:pStyle w:val="TableText"/>
            </w:pPr>
            <w:r>
              <w:t>Not used</w:t>
            </w:r>
          </w:p>
        </w:tc>
        <w:tc>
          <w:tcPr>
            <w:tcW w:w="1080" w:type="dxa"/>
            <w:tcMar>
              <w:left w:w="58" w:type="dxa"/>
              <w:right w:w="58" w:type="dxa"/>
            </w:tcMar>
          </w:tcPr>
          <w:p w14:paraId="3D442D17" w14:textId="76B64C9A" w:rsidR="00BE396E" w:rsidRDefault="00DF0598" w:rsidP="00DF0598">
            <w:pPr>
              <w:pStyle w:val="TableText"/>
              <w:rPr>
                <w:caps/>
              </w:rPr>
            </w:pPr>
            <w:r>
              <w:rPr>
                <w:caps/>
              </w:rPr>
              <w:t>2</w:t>
            </w:r>
          </w:p>
        </w:tc>
        <w:tc>
          <w:tcPr>
            <w:tcW w:w="2340" w:type="dxa"/>
            <w:tcMar>
              <w:left w:w="58" w:type="dxa"/>
              <w:right w:w="58" w:type="dxa"/>
            </w:tcMar>
          </w:tcPr>
          <w:p w14:paraId="7B829CF3" w14:textId="77777777" w:rsidR="00BE396E" w:rsidRDefault="00BE396E" w:rsidP="00BE396E">
            <w:pPr>
              <w:pStyle w:val="TableText"/>
            </w:pPr>
            <w:r>
              <w:t>Spaces</w:t>
            </w:r>
          </w:p>
        </w:tc>
        <w:tc>
          <w:tcPr>
            <w:tcW w:w="858" w:type="dxa"/>
            <w:tcMar>
              <w:left w:w="58" w:type="dxa"/>
              <w:right w:w="58" w:type="dxa"/>
            </w:tcMar>
          </w:tcPr>
          <w:p w14:paraId="5CCC0F0F" w14:textId="77777777" w:rsidR="00BE396E" w:rsidRDefault="00BE396E" w:rsidP="00BE396E">
            <w:pPr>
              <w:pStyle w:val="TableText"/>
            </w:pPr>
            <w:r>
              <w:t>Spaces</w:t>
            </w:r>
          </w:p>
        </w:tc>
        <w:tc>
          <w:tcPr>
            <w:tcW w:w="431" w:type="dxa"/>
          </w:tcPr>
          <w:p w14:paraId="1B6AAB29" w14:textId="77777777" w:rsidR="00BE396E" w:rsidRDefault="00BE396E" w:rsidP="00BE396E">
            <w:pPr>
              <w:pStyle w:val="TableText"/>
            </w:pPr>
            <w:r>
              <w:t>X</w:t>
            </w:r>
          </w:p>
        </w:tc>
        <w:tc>
          <w:tcPr>
            <w:tcW w:w="431" w:type="dxa"/>
          </w:tcPr>
          <w:p w14:paraId="66350F45" w14:textId="77777777" w:rsidR="00BE396E" w:rsidRDefault="00BE396E" w:rsidP="00BE396E">
            <w:pPr>
              <w:pStyle w:val="TableText"/>
            </w:pPr>
            <w:r>
              <w:t xml:space="preserve">X </w:t>
            </w:r>
          </w:p>
        </w:tc>
        <w:tc>
          <w:tcPr>
            <w:tcW w:w="432" w:type="dxa"/>
          </w:tcPr>
          <w:p w14:paraId="1C97BFEE" w14:textId="77777777" w:rsidR="00BE396E" w:rsidRDefault="00BE396E" w:rsidP="00BE396E">
            <w:pPr>
              <w:pStyle w:val="TableText"/>
            </w:pPr>
            <w:r>
              <w:t>X</w:t>
            </w:r>
          </w:p>
        </w:tc>
      </w:tr>
      <w:tr w:rsidR="00BE396E" w14:paraId="6A3F5FFE" w14:textId="77777777" w:rsidTr="00006E83">
        <w:trPr>
          <w:cantSplit/>
          <w:jc w:val="center"/>
        </w:trPr>
        <w:tc>
          <w:tcPr>
            <w:tcW w:w="802" w:type="dxa"/>
            <w:tcMar>
              <w:left w:w="58" w:type="dxa"/>
              <w:right w:w="58" w:type="dxa"/>
            </w:tcMar>
          </w:tcPr>
          <w:p w14:paraId="29DD3924" w14:textId="6B52BFD8" w:rsidR="00BE396E" w:rsidRDefault="00BE396E" w:rsidP="00BE396E">
            <w:pPr>
              <w:pStyle w:val="TableText"/>
            </w:pPr>
            <w:r>
              <w:t>941</w:t>
            </w:r>
            <w:r w:rsidR="00135F82">
              <w:t xml:space="preserve"> – </w:t>
            </w:r>
            <w:r>
              <w:t>954</w:t>
            </w:r>
          </w:p>
        </w:tc>
        <w:tc>
          <w:tcPr>
            <w:tcW w:w="2226" w:type="dxa"/>
            <w:tcMar>
              <w:left w:w="58" w:type="dxa"/>
              <w:right w:w="58" w:type="dxa"/>
            </w:tcMar>
          </w:tcPr>
          <w:p w14:paraId="26E5DAF8" w14:textId="77777777" w:rsidR="00BE396E" w:rsidRDefault="00BE396E" w:rsidP="00BE396E">
            <w:pPr>
              <w:pStyle w:val="TableText"/>
            </w:pPr>
            <w:r>
              <w:t>PEER REVIEW NUMBER</w:t>
            </w:r>
          </w:p>
        </w:tc>
        <w:tc>
          <w:tcPr>
            <w:tcW w:w="2935" w:type="dxa"/>
            <w:tcMar>
              <w:left w:w="58" w:type="dxa"/>
              <w:right w:w="58" w:type="dxa"/>
            </w:tcMar>
          </w:tcPr>
          <w:p w14:paraId="5B0E1B1B" w14:textId="39EC48C0" w:rsidR="00BE396E" w:rsidRDefault="00BE396E" w:rsidP="00BE396E">
            <w:pPr>
              <w:pStyle w:val="TableText"/>
            </w:pPr>
            <w:r>
              <w:t>:P:IDR-</w:t>
            </w:r>
            <w:hyperlink r:id="rId320" w:history="1">
              <w:r>
                <w:rPr>
                  <w:rStyle w:val="Hyperlink"/>
                </w:rPr>
                <w:t>J-</w:t>
              </w:r>
              <w:bookmarkStart w:id="395" w:name="_Hlt514734654"/>
              <w:r>
                <w:rPr>
                  <w:rStyle w:val="Hyperlink"/>
                </w:rPr>
                <w:t>P</w:t>
              </w:r>
              <w:bookmarkStart w:id="396" w:name="_Hlt506787722"/>
              <w:bookmarkEnd w:id="395"/>
              <w:r>
                <w:rPr>
                  <w:rStyle w:val="Hyperlink"/>
                </w:rPr>
                <w:t>E</w:t>
              </w:r>
              <w:bookmarkStart w:id="397" w:name="_Hlt11749054"/>
              <w:bookmarkEnd w:id="396"/>
              <w:r>
                <w:rPr>
                  <w:rStyle w:val="Hyperlink"/>
                </w:rPr>
                <w:t>E</w:t>
              </w:r>
              <w:bookmarkEnd w:id="397"/>
              <w:r>
                <w:rPr>
                  <w:rStyle w:val="Hyperlink"/>
                </w:rPr>
                <w:t>R</w:t>
              </w:r>
              <w:bookmarkStart w:id="398" w:name="_Hlt517151510"/>
              <w:r>
                <w:rPr>
                  <w:rStyle w:val="Hyperlink"/>
                </w:rPr>
                <w:t>-</w:t>
              </w:r>
              <w:bookmarkEnd w:id="398"/>
              <w:r>
                <w:rPr>
                  <w:rStyle w:val="Hyperlink"/>
                </w:rPr>
                <w:t>REV-ORG</w:t>
              </w:r>
            </w:hyperlink>
          </w:p>
        </w:tc>
        <w:tc>
          <w:tcPr>
            <w:tcW w:w="2849" w:type="dxa"/>
            <w:gridSpan w:val="2"/>
            <w:tcMar>
              <w:left w:w="58" w:type="dxa"/>
              <w:right w:w="58" w:type="dxa"/>
            </w:tcMar>
          </w:tcPr>
          <w:p w14:paraId="4732D1CB" w14:textId="77777777" w:rsidR="00BE396E" w:rsidRDefault="00BE396E" w:rsidP="00BE396E">
            <w:pPr>
              <w:pStyle w:val="TableText"/>
            </w:pPr>
            <w:r>
              <w:t>Peer review number</w:t>
            </w:r>
          </w:p>
          <w:p w14:paraId="03A743AC" w14:textId="3CD2B575" w:rsidR="00BE396E" w:rsidRDefault="00BE396E" w:rsidP="00E90957">
            <w:pPr>
              <w:pStyle w:val="TableText"/>
            </w:pPr>
            <w:r w:rsidRPr="00342CD6">
              <w:rPr>
                <w:rFonts w:cs="Arial"/>
                <w:color w:val="000000"/>
              </w:rPr>
              <w:t>This field is used to document the Peer Review Organization (PRO) authorization number for procedures that require prior authorization or HHA hospice provider number.</w:t>
            </w:r>
          </w:p>
        </w:tc>
        <w:tc>
          <w:tcPr>
            <w:tcW w:w="1080" w:type="dxa"/>
            <w:tcMar>
              <w:left w:w="58" w:type="dxa"/>
              <w:right w:w="58" w:type="dxa"/>
            </w:tcMar>
          </w:tcPr>
          <w:p w14:paraId="42DBD8AE" w14:textId="77777777" w:rsidR="00BE396E" w:rsidRDefault="00BE396E" w:rsidP="00BE396E">
            <w:pPr>
              <w:pStyle w:val="TableText"/>
              <w:rPr>
                <w:caps/>
              </w:rPr>
            </w:pPr>
            <w:r>
              <w:rPr>
                <w:caps/>
              </w:rPr>
              <w:t>14 c</w:t>
            </w:r>
          </w:p>
        </w:tc>
        <w:tc>
          <w:tcPr>
            <w:tcW w:w="2340" w:type="dxa"/>
            <w:tcMar>
              <w:left w:w="58" w:type="dxa"/>
              <w:right w:w="58" w:type="dxa"/>
            </w:tcMar>
          </w:tcPr>
          <w:p w14:paraId="071451B9" w14:textId="77777777" w:rsidR="00BE396E" w:rsidRDefault="00BE396E" w:rsidP="00BE396E">
            <w:pPr>
              <w:pStyle w:val="TableText"/>
            </w:pPr>
            <w:r>
              <w:t>Number for procedures that require prior authorization or HHA hospice provider number (CPO number).</w:t>
            </w:r>
          </w:p>
        </w:tc>
        <w:tc>
          <w:tcPr>
            <w:tcW w:w="858" w:type="dxa"/>
            <w:tcMar>
              <w:left w:w="58" w:type="dxa"/>
              <w:right w:w="58" w:type="dxa"/>
            </w:tcMar>
          </w:tcPr>
          <w:p w14:paraId="318FD6C3" w14:textId="77777777" w:rsidR="00BE396E" w:rsidRDefault="00BE396E" w:rsidP="00BE396E">
            <w:pPr>
              <w:pStyle w:val="TableText"/>
            </w:pPr>
            <w:r>
              <w:t>Spaces</w:t>
            </w:r>
          </w:p>
        </w:tc>
        <w:tc>
          <w:tcPr>
            <w:tcW w:w="431" w:type="dxa"/>
          </w:tcPr>
          <w:p w14:paraId="762EC549" w14:textId="77777777" w:rsidR="00BE396E" w:rsidRDefault="00BE396E" w:rsidP="00BE396E">
            <w:pPr>
              <w:pStyle w:val="TableText"/>
            </w:pPr>
            <w:r>
              <w:t>X</w:t>
            </w:r>
          </w:p>
        </w:tc>
        <w:tc>
          <w:tcPr>
            <w:tcW w:w="431" w:type="dxa"/>
          </w:tcPr>
          <w:p w14:paraId="7B538889" w14:textId="77777777" w:rsidR="00BE396E" w:rsidRDefault="00BE396E" w:rsidP="00BE396E">
            <w:pPr>
              <w:pStyle w:val="TableText"/>
            </w:pPr>
            <w:r>
              <w:t>X</w:t>
            </w:r>
          </w:p>
        </w:tc>
        <w:tc>
          <w:tcPr>
            <w:tcW w:w="432" w:type="dxa"/>
          </w:tcPr>
          <w:p w14:paraId="4EA9FC42" w14:textId="77777777" w:rsidR="00BE396E" w:rsidRDefault="00BE396E" w:rsidP="00BE396E">
            <w:pPr>
              <w:pStyle w:val="TableText"/>
            </w:pPr>
            <w:r>
              <w:t>X</w:t>
            </w:r>
          </w:p>
        </w:tc>
      </w:tr>
      <w:tr w:rsidR="00BE396E" w14:paraId="23C59455" w14:textId="77777777" w:rsidTr="00006E83">
        <w:trPr>
          <w:cantSplit/>
          <w:jc w:val="center"/>
        </w:trPr>
        <w:tc>
          <w:tcPr>
            <w:tcW w:w="802" w:type="dxa"/>
            <w:tcMar>
              <w:left w:w="58" w:type="dxa"/>
              <w:right w:w="58" w:type="dxa"/>
            </w:tcMar>
          </w:tcPr>
          <w:p w14:paraId="1C528252" w14:textId="1248EF78" w:rsidR="00BE396E" w:rsidRDefault="00BE396E" w:rsidP="00BE396E">
            <w:pPr>
              <w:pStyle w:val="TableText"/>
            </w:pPr>
            <w:r>
              <w:t>955</w:t>
            </w:r>
            <w:r w:rsidR="00135F82">
              <w:t xml:space="preserve"> – </w:t>
            </w:r>
            <w:r>
              <w:t>969</w:t>
            </w:r>
          </w:p>
        </w:tc>
        <w:tc>
          <w:tcPr>
            <w:tcW w:w="2226" w:type="dxa"/>
            <w:tcMar>
              <w:left w:w="58" w:type="dxa"/>
              <w:right w:w="58" w:type="dxa"/>
            </w:tcMar>
          </w:tcPr>
          <w:p w14:paraId="245E3E9C" w14:textId="77777777" w:rsidR="00BE396E" w:rsidRDefault="00BE396E" w:rsidP="00BE396E">
            <w:pPr>
              <w:pStyle w:val="TableText"/>
            </w:pPr>
            <w:r>
              <w:t>MEDIGAP COMPIMENTARY NUMBER</w:t>
            </w:r>
          </w:p>
        </w:tc>
        <w:tc>
          <w:tcPr>
            <w:tcW w:w="2935" w:type="dxa"/>
            <w:tcMar>
              <w:left w:w="58" w:type="dxa"/>
              <w:right w:w="58" w:type="dxa"/>
            </w:tcMar>
          </w:tcPr>
          <w:p w14:paraId="4E94B0B3" w14:textId="471C04F9" w:rsidR="00BE396E" w:rsidRDefault="00BE396E" w:rsidP="00BE396E">
            <w:pPr>
              <w:pStyle w:val="TableText"/>
            </w:pPr>
            <w:r>
              <w:t>:P:IDR-</w:t>
            </w:r>
            <w:hyperlink r:id="rId321" w:history="1">
              <w:r>
                <w:rPr>
                  <w:rStyle w:val="Hyperlink"/>
                </w:rPr>
                <w:t>J-M</w:t>
              </w:r>
              <w:bookmarkStart w:id="399" w:name="_Hlt514734662"/>
              <w:r>
                <w:rPr>
                  <w:rStyle w:val="Hyperlink"/>
                </w:rPr>
                <w:t>E</w:t>
              </w:r>
              <w:bookmarkEnd w:id="399"/>
              <w:r>
                <w:rPr>
                  <w:rStyle w:val="Hyperlink"/>
                </w:rPr>
                <w:t>D</w:t>
              </w:r>
              <w:bookmarkStart w:id="400" w:name="_Hlt526823709"/>
              <w:r>
                <w:rPr>
                  <w:rStyle w:val="Hyperlink"/>
                </w:rPr>
                <w:t>-</w:t>
              </w:r>
              <w:bookmarkStart w:id="401" w:name="_Hlt506787696"/>
              <w:bookmarkEnd w:id="400"/>
              <w:r>
                <w:rPr>
                  <w:rStyle w:val="Hyperlink"/>
                </w:rPr>
                <w:t>C</w:t>
              </w:r>
              <w:bookmarkStart w:id="402" w:name="_Hlt11749069"/>
              <w:bookmarkEnd w:id="401"/>
              <w:r>
                <w:rPr>
                  <w:rStyle w:val="Hyperlink"/>
                </w:rPr>
                <w:t>O</w:t>
              </w:r>
              <w:bookmarkEnd w:id="402"/>
              <w:r>
                <w:rPr>
                  <w:rStyle w:val="Hyperlink"/>
                </w:rPr>
                <w:t>M</w:t>
              </w:r>
              <w:bookmarkStart w:id="403" w:name="_Hlt517151514"/>
              <w:r>
                <w:rPr>
                  <w:rStyle w:val="Hyperlink"/>
                </w:rPr>
                <w:t>P</w:t>
              </w:r>
              <w:bookmarkEnd w:id="403"/>
              <w:r>
                <w:rPr>
                  <w:rStyle w:val="Hyperlink"/>
                </w:rPr>
                <w:t>-NUM</w:t>
              </w:r>
            </w:hyperlink>
          </w:p>
        </w:tc>
        <w:tc>
          <w:tcPr>
            <w:tcW w:w="2849" w:type="dxa"/>
            <w:gridSpan w:val="2"/>
            <w:tcMar>
              <w:left w:w="58" w:type="dxa"/>
              <w:right w:w="58" w:type="dxa"/>
            </w:tcMar>
          </w:tcPr>
          <w:p w14:paraId="394BAE8D" w14:textId="77777777" w:rsidR="00BE396E" w:rsidRDefault="00BE396E" w:rsidP="00BE396E">
            <w:pPr>
              <w:pStyle w:val="TableText"/>
            </w:pPr>
            <w:r>
              <w:t>Medigap complimentary number</w:t>
            </w:r>
          </w:p>
          <w:p w14:paraId="277423CD" w14:textId="76C494C7" w:rsidR="00BE396E" w:rsidRDefault="00BE396E" w:rsidP="00E90957">
            <w:pPr>
              <w:pStyle w:val="TableText"/>
            </w:pPr>
            <w:r w:rsidRPr="00152C22">
              <w:rPr>
                <w:rFonts w:cs="Arial"/>
                <w:color w:val="000000"/>
              </w:rPr>
              <w:t>The beneficiary's policy number in the Medigap insurer's system. This field shows any Trading Partners that had active eligibility information as of the date this claim was adjudicated. This field is for informational use only.</w:t>
            </w:r>
          </w:p>
        </w:tc>
        <w:tc>
          <w:tcPr>
            <w:tcW w:w="1080" w:type="dxa"/>
            <w:tcMar>
              <w:left w:w="58" w:type="dxa"/>
              <w:right w:w="58" w:type="dxa"/>
            </w:tcMar>
          </w:tcPr>
          <w:p w14:paraId="2D8E3B60" w14:textId="77777777" w:rsidR="00BE396E" w:rsidRDefault="00BE396E" w:rsidP="00BE396E">
            <w:pPr>
              <w:pStyle w:val="TableText"/>
              <w:rPr>
                <w:caps/>
              </w:rPr>
            </w:pPr>
            <w:r>
              <w:rPr>
                <w:caps/>
              </w:rPr>
              <w:t>15 c</w:t>
            </w:r>
          </w:p>
        </w:tc>
        <w:tc>
          <w:tcPr>
            <w:tcW w:w="2340" w:type="dxa"/>
            <w:tcMar>
              <w:left w:w="58" w:type="dxa"/>
              <w:right w:w="58" w:type="dxa"/>
            </w:tcMar>
          </w:tcPr>
          <w:p w14:paraId="4488ABCA" w14:textId="77777777" w:rsidR="00BE396E" w:rsidRDefault="00BE396E" w:rsidP="00BE396E">
            <w:pPr>
              <w:pStyle w:val="TableText"/>
            </w:pPr>
            <w:r>
              <w:t>-</w:t>
            </w:r>
          </w:p>
        </w:tc>
        <w:tc>
          <w:tcPr>
            <w:tcW w:w="858" w:type="dxa"/>
            <w:tcMar>
              <w:left w:w="58" w:type="dxa"/>
              <w:right w:w="58" w:type="dxa"/>
            </w:tcMar>
          </w:tcPr>
          <w:p w14:paraId="4A333D06" w14:textId="77777777" w:rsidR="00BE396E" w:rsidRDefault="00BE396E" w:rsidP="00BE396E">
            <w:pPr>
              <w:pStyle w:val="TableText"/>
            </w:pPr>
            <w:r>
              <w:t>Spaces</w:t>
            </w:r>
          </w:p>
        </w:tc>
        <w:tc>
          <w:tcPr>
            <w:tcW w:w="431" w:type="dxa"/>
          </w:tcPr>
          <w:p w14:paraId="2AB8E473" w14:textId="77777777" w:rsidR="00BE396E" w:rsidRDefault="00BE396E" w:rsidP="00BE396E">
            <w:pPr>
              <w:pStyle w:val="TableText"/>
            </w:pPr>
            <w:r>
              <w:t>X</w:t>
            </w:r>
          </w:p>
        </w:tc>
        <w:tc>
          <w:tcPr>
            <w:tcW w:w="431" w:type="dxa"/>
          </w:tcPr>
          <w:p w14:paraId="1220DE61" w14:textId="77777777" w:rsidR="00BE396E" w:rsidRDefault="00BE396E" w:rsidP="00BE396E">
            <w:pPr>
              <w:pStyle w:val="TableText"/>
            </w:pPr>
            <w:r>
              <w:t>X</w:t>
            </w:r>
          </w:p>
        </w:tc>
        <w:tc>
          <w:tcPr>
            <w:tcW w:w="432" w:type="dxa"/>
          </w:tcPr>
          <w:p w14:paraId="11FFF779" w14:textId="77777777" w:rsidR="00BE396E" w:rsidRDefault="00BE396E" w:rsidP="00BE396E">
            <w:pPr>
              <w:pStyle w:val="TableText"/>
            </w:pPr>
            <w:r>
              <w:t>X</w:t>
            </w:r>
          </w:p>
        </w:tc>
      </w:tr>
      <w:tr w:rsidR="00BE396E" w14:paraId="63ED26F9" w14:textId="77777777" w:rsidTr="00006E83">
        <w:trPr>
          <w:cantSplit/>
          <w:jc w:val="center"/>
        </w:trPr>
        <w:tc>
          <w:tcPr>
            <w:tcW w:w="802" w:type="dxa"/>
            <w:tcMar>
              <w:left w:w="58" w:type="dxa"/>
              <w:right w:w="58" w:type="dxa"/>
            </w:tcMar>
          </w:tcPr>
          <w:p w14:paraId="6DD83D45" w14:textId="0B74F538" w:rsidR="00BE396E" w:rsidRDefault="00BE396E" w:rsidP="00BE396E">
            <w:pPr>
              <w:pStyle w:val="TableText"/>
            </w:pPr>
            <w:r>
              <w:t>970</w:t>
            </w:r>
            <w:r w:rsidR="00135F82">
              <w:t xml:space="preserve"> – </w:t>
            </w:r>
            <w:r>
              <w:t>974</w:t>
            </w:r>
          </w:p>
        </w:tc>
        <w:tc>
          <w:tcPr>
            <w:tcW w:w="2226" w:type="dxa"/>
            <w:tcMar>
              <w:left w:w="58" w:type="dxa"/>
              <w:right w:w="58" w:type="dxa"/>
            </w:tcMar>
          </w:tcPr>
          <w:p w14:paraId="1BB36958" w14:textId="77777777" w:rsidR="00BE396E" w:rsidRDefault="00BE396E" w:rsidP="00BE396E">
            <w:pPr>
              <w:pStyle w:val="TableText"/>
            </w:pPr>
            <w:r>
              <w:t>MEDIGAP INSURER NUMBER</w:t>
            </w:r>
          </w:p>
        </w:tc>
        <w:tc>
          <w:tcPr>
            <w:tcW w:w="2935" w:type="dxa"/>
            <w:tcMar>
              <w:left w:w="58" w:type="dxa"/>
              <w:right w:w="58" w:type="dxa"/>
            </w:tcMar>
          </w:tcPr>
          <w:p w14:paraId="4CDD1063" w14:textId="6D138BB4" w:rsidR="00BE396E" w:rsidRDefault="00BE396E" w:rsidP="00BE396E">
            <w:pPr>
              <w:pStyle w:val="TableText"/>
            </w:pPr>
            <w:r>
              <w:t>:P:IDR-</w:t>
            </w:r>
            <w:hyperlink r:id="rId322" w:history="1">
              <w:r>
                <w:rPr>
                  <w:rStyle w:val="Hyperlink"/>
                </w:rPr>
                <w:t>J</w:t>
              </w:r>
              <w:bookmarkStart w:id="404" w:name="_Hlt514734668"/>
              <w:r>
                <w:rPr>
                  <w:rStyle w:val="Hyperlink"/>
                </w:rPr>
                <w:t>-</w:t>
              </w:r>
              <w:bookmarkEnd w:id="404"/>
              <w:r>
                <w:rPr>
                  <w:rStyle w:val="Hyperlink"/>
                </w:rPr>
                <w:t>M</w:t>
              </w:r>
              <w:bookmarkStart w:id="405" w:name="_Hlt517151517"/>
              <w:r>
                <w:rPr>
                  <w:rStyle w:val="Hyperlink"/>
                </w:rPr>
                <w:t>E</w:t>
              </w:r>
              <w:bookmarkEnd w:id="405"/>
              <w:r>
                <w:rPr>
                  <w:rStyle w:val="Hyperlink"/>
                </w:rPr>
                <w:t>D</w:t>
              </w:r>
              <w:bookmarkStart w:id="406" w:name="_Hlt506787571"/>
              <w:r>
                <w:rPr>
                  <w:rStyle w:val="Hyperlink"/>
                </w:rPr>
                <w:t>-</w:t>
              </w:r>
              <w:bookmarkEnd w:id="406"/>
              <w:r>
                <w:rPr>
                  <w:rStyle w:val="Hyperlink"/>
                </w:rPr>
                <w:t>INS-NUM</w:t>
              </w:r>
            </w:hyperlink>
          </w:p>
        </w:tc>
        <w:tc>
          <w:tcPr>
            <w:tcW w:w="2849" w:type="dxa"/>
            <w:gridSpan w:val="2"/>
            <w:tcMar>
              <w:left w:w="58" w:type="dxa"/>
              <w:right w:w="58" w:type="dxa"/>
            </w:tcMar>
          </w:tcPr>
          <w:p w14:paraId="57CA8160" w14:textId="77777777" w:rsidR="00BE396E" w:rsidRDefault="00BE396E" w:rsidP="00BE396E">
            <w:pPr>
              <w:pStyle w:val="TableText"/>
            </w:pPr>
            <w:r>
              <w:t>Medigap insurer number</w:t>
            </w:r>
          </w:p>
          <w:p w14:paraId="0ED230CC" w14:textId="3994FBD2" w:rsidR="00BE396E" w:rsidRDefault="00BE396E" w:rsidP="00E90957">
            <w:pPr>
              <w:pStyle w:val="TableText"/>
            </w:pPr>
            <w:r w:rsidRPr="00152C22">
              <w:rPr>
                <w:rFonts w:cs="Arial"/>
                <w:color w:val="000000"/>
              </w:rPr>
              <w:t>This field displays the beneficiary’s group policy number that was assigned by their secondary insurer. This information is supplied on the eligibility file sent by the trading partner.</w:t>
            </w:r>
          </w:p>
        </w:tc>
        <w:tc>
          <w:tcPr>
            <w:tcW w:w="1080" w:type="dxa"/>
            <w:tcMar>
              <w:left w:w="58" w:type="dxa"/>
              <w:right w:w="58" w:type="dxa"/>
            </w:tcMar>
          </w:tcPr>
          <w:p w14:paraId="30A6AB52" w14:textId="77777777" w:rsidR="00BE396E" w:rsidRDefault="00BE396E" w:rsidP="00BE396E">
            <w:pPr>
              <w:pStyle w:val="TableText"/>
              <w:rPr>
                <w:caps/>
              </w:rPr>
            </w:pPr>
            <w:r>
              <w:rPr>
                <w:caps/>
              </w:rPr>
              <w:t>5 c</w:t>
            </w:r>
          </w:p>
        </w:tc>
        <w:tc>
          <w:tcPr>
            <w:tcW w:w="2340" w:type="dxa"/>
            <w:tcMar>
              <w:left w:w="58" w:type="dxa"/>
              <w:right w:w="58" w:type="dxa"/>
            </w:tcMar>
          </w:tcPr>
          <w:p w14:paraId="05073EE3" w14:textId="77777777" w:rsidR="00BE396E" w:rsidRDefault="00BE396E" w:rsidP="00BE396E">
            <w:pPr>
              <w:pStyle w:val="TableText"/>
            </w:pPr>
            <w:r>
              <w:t>-</w:t>
            </w:r>
          </w:p>
        </w:tc>
        <w:tc>
          <w:tcPr>
            <w:tcW w:w="858" w:type="dxa"/>
            <w:tcMar>
              <w:left w:w="58" w:type="dxa"/>
              <w:right w:w="58" w:type="dxa"/>
            </w:tcMar>
          </w:tcPr>
          <w:p w14:paraId="020432A1" w14:textId="77777777" w:rsidR="00BE396E" w:rsidRDefault="00BE396E" w:rsidP="00BE396E">
            <w:pPr>
              <w:pStyle w:val="TableText"/>
            </w:pPr>
            <w:r>
              <w:t>Spaces</w:t>
            </w:r>
          </w:p>
        </w:tc>
        <w:tc>
          <w:tcPr>
            <w:tcW w:w="431" w:type="dxa"/>
          </w:tcPr>
          <w:p w14:paraId="76170BBF" w14:textId="77777777" w:rsidR="00BE396E" w:rsidRDefault="00BE396E" w:rsidP="00BE396E">
            <w:pPr>
              <w:pStyle w:val="TableText"/>
            </w:pPr>
            <w:r>
              <w:t>X</w:t>
            </w:r>
          </w:p>
        </w:tc>
        <w:tc>
          <w:tcPr>
            <w:tcW w:w="431" w:type="dxa"/>
          </w:tcPr>
          <w:p w14:paraId="6D2AA69B" w14:textId="77777777" w:rsidR="00BE396E" w:rsidRDefault="00BE396E" w:rsidP="00BE396E">
            <w:pPr>
              <w:pStyle w:val="TableText"/>
            </w:pPr>
            <w:r>
              <w:t>X</w:t>
            </w:r>
          </w:p>
        </w:tc>
        <w:tc>
          <w:tcPr>
            <w:tcW w:w="432" w:type="dxa"/>
          </w:tcPr>
          <w:p w14:paraId="184681C5" w14:textId="77777777" w:rsidR="00BE396E" w:rsidRDefault="00BE396E" w:rsidP="00BE396E">
            <w:pPr>
              <w:pStyle w:val="TableText"/>
            </w:pPr>
            <w:r>
              <w:t>X</w:t>
            </w:r>
          </w:p>
        </w:tc>
      </w:tr>
      <w:tr w:rsidR="00BE396E" w14:paraId="5A4E1D8C" w14:textId="77777777" w:rsidTr="00006E83">
        <w:trPr>
          <w:cantSplit/>
          <w:jc w:val="center"/>
        </w:trPr>
        <w:tc>
          <w:tcPr>
            <w:tcW w:w="802" w:type="dxa"/>
            <w:tcMar>
              <w:left w:w="58" w:type="dxa"/>
              <w:right w:w="58" w:type="dxa"/>
            </w:tcMar>
          </w:tcPr>
          <w:p w14:paraId="1BFD1871" w14:textId="77777777" w:rsidR="00BE396E" w:rsidRDefault="00BE396E" w:rsidP="00BE396E">
            <w:pPr>
              <w:pStyle w:val="TableText"/>
            </w:pPr>
            <w:r>
              <w:t>975</w:t>
            </w:r>
          </w:p>
        </w:tc>
        <w:tc>
          <w:tcPr>
            <w:tcW w:w="2226" w:type="dxa"/>
            <w:tcMar>
              <w:left w:w="58" w:type="dxa"/>
              <w:right w:w="58" w:type="dxa"/>
            </w:tcMar>
          </w:tcPr>
          <w:p w14:paraId="579F75CD" w14:textId="77777777" w:rsidR="00BE396E" w:rsidRDefault="00BE396E" w:rsidP="00BE396E">
            <w:pPr>
              <w:pStyle w:val="TableText"/>
            </w:pPr>
            <w:r>
              <w:t>MEDIGAP SIGNATURE</w:t>
            </w:r>
          </w:p>
        </w:tc>
        <w:tc>
          <w:tcPr>
            <w:tcW w:w="2935" w:type="dxa"/>
            <w:tcMar>
              <w:left w:w="58" w:type="dxa"/>
              <w:right w:w="58" w:type="dxa"/>
            </w:tcMar>
          </w:tcPr>
          <w:p w14:paraId="1B770FA5" w14:textId="2C76E97C" w:rsidR="00BE396E" w:rsidRDefault="00BE396E" w:rsidP="00BE396E">
            <w:pPr>
              <w:pStyle w:val="TableText"/>
            </w:pPr>
            <w:r>
              <w:t>:P:IDR-</w:t>
            </w:r>
            <w:hyperlink r:id="rId323" w:history="1">
              <w:r>
                <w:rPr>
                  <w:rStyle w:val="Hyperlink"/>
                </w:rPr>
                <w:t>J-</w:t>
              </w:r>
              <w:bookmarkStart w:id="407" w:name="_Hlt514734673"/>
              <w:r>
                <w:rPr>
                  <w:rStyle w:val="Hyperlink"/>
                </w:rPr>
                <w:t>M</w:t>
              </w:r>
              <w:bookmarkEnd w:id="407"/>
              <w:r>
                <w:rPr>
                  <w:rStyle w:val="Hyperlink"/>
                </w:rPr>
                <w:t>E</w:t>
              </w:r>
              <w:bookmarkStart w:id="408" w:name="_Hlt526824249"/>
              <w:r>
                <w:rPr>
                  <w:rStyle w:val="Hyperlink"/>
                </w:rPr>
                <w:t>D</w:t>
              </w:r>
              <w:bookmarkStart w:id="409" w:name="_Hlt517151520"/>
              <w:bookmarkEnd w:id="408"/>
              <w:r>
                <w:rPr>
                  <w:rStyle w:val="Hyperlink"/>
                </w:rPr>
                <w:t>-</w:t>
              </w:r>
              <w:bookmarkEnd w:id="409"/>
              <w:r>
                <w:rPr>
                  <w:rStyle w:val="Hyperlink"/>
                </w:rPr>
                <w:t>S</w:t>
              </w:r>
              <w:bookmarkStart w:id="410" w:name="_Hlt30568648"/>
              <w:r>
                <w:rPr>
                  <w:rStyle w:val="Hyperlink"/>
                </w:rPr>
                <w:t>I</w:t>
              </w:r>
              <w:bookmarkEnd w:id="410"/>
              <w:r>
                <w:rPr>
                  <w:rStyle w:val="Hyperlink"/>
                </w:rPr>
                <w:t>G</w:t>
              </w:r>
              <w:bookmarkStart w:id="411" w:name="_Hlt506787548"/>
              <w:r>
                <w:rPr>
                  <w:rStyle w:val="Hyperlink"/>
                </w:rPr>
                <w:t>N</w:t>
              </w:r>
              <w:bookmarkEnd w:id="411"/>
              <w:r>
                <w:rPr>
                  <w:rStyle w:val="Hyperlink"/>
                </w:rPr>
                <w:t>ATUR</w:t>
              </w:r>
              <w:bookmarkStart w:id="412" w:name="_Hlt500317974"/>
              <w:r>
                <w:rPr>
                  <w:rStyle w:val="Hyperlink"/>
                </w:rPr>
                <w:t>E</w:t>
              </w:r>
              <w:bookmarkEnd w:id="412"/>
            </w:hyperlink>
          </w:p>
        </w:tc>
        <w:tc>
          <w:tcPr>
            <w:tcW w:w="2849" w:type="dxa"/>
            <w:gridSpan w:val="2"/>
            <w:tcMar>
              <w:left w:w="58" w:type="dxa"/>
              <w:right w:w="58" w:type="dxa"/>
            </w:tcMar>
          </w:tcPr>
          <w:p w14:paraId="419FDC12" w14:textId="77777777" w:rsidR="00BE396E" w:rsidRDefault="00BE396E" w:rsidP="00BE396E">
            <w:pPr>
              <w:pStyle w:val="TableText"/>
            </w:pPr>
            <w:r>
              <w:t>Medigap signature</w:t>
            </w:r>
          </w:p>
          <w:p w14:paraId="2CCA820C" w14:textId="77777777" w:rsidR="00BE396E" w:rsidRDefault="00BE396E" w:rsidP="00BE396E">
            <w:pPr>
              <w:pStyle w:val="TableText"/>
            </w:pPr>
            <w:r w:rsidRPr="005B4031">
              <w:rPr>
                <w:rFonts w:cs="Arial"/>
                <w:color w:val="000000"/>
              </w:rPr>
              <w:t>This field indicates if the insurer’s signature is present, signifying that there is Medigap coverage</w:t>
            </w:r>
            <w:r>
              <w:rPr>
                <w:rFonts w:cs="Arial"/>
                <w:color w:val="000000"/>
              </w:rPr>
              <w:t>.</w:t>
            </w:r>
          </w:p>
        </w:tc>
        <w:tc>
          <w:tcPr>
            <w:tcW w:w="1080" w:type="dxa"/>
            <w:tcMar>
              <w:left w:w="58" w:type="dxa"/>
              <w:right w:w="58" w:type="dxa"/>
            </w:tcMar>
          </w:tcPr>
          <w:p w14:paraId="6FEBC239" w14:textId="77777777" w:rsidR="00BE396E" w:rsidRDefault="00BE396E" w:rsidP="00BE396E">
            <w:pPr>
              <w:pStyle w:val="TableText"/>
              <w:rPr>
                <w:caps/>
              </w:rPr>
            </w:pPr>
            <w:r>
              <w:rPr>
                <w:caps/>
              </w:rPr>
              <w:t>1 c</w:t>
            </w:r>
          </w:p>
        </w:tc>
        <w:tc>
          <w:tcPr>
            <w:tcW w:w="2340" w:type="dxa"/>
            <w:tcMar>
              <w:left w:w="58" w:type="dxa"/>
              <w:right w:w="58" w:type="dxa"/>
            </w:tcMar>
          </w:tcPr>
          <w:p w14:paraId="428709EE" w14:textId="77777777" w:rsidR="00BE396E" w:rsidRPr="00865B7A" w:rsidRDefault="00BE396E" w:rsidP="00BE396E">
            <w:pPr>
              <w:pStyle w:val="TableText"/>
            </w:pPr>
            <w:r w:rsidRPr="0042502A">
              <w:rPr>
                <w:b/>
              </w:rPr>
              <w:t>Valid Values:</w:t>
            </w:r>
          </w:p>
          <w:p w14:paraId="5194C7CD" w14:textId="66BAC4AD" w:rsidR="00BE396E" w:rsidRPr="00E43F45" w:rsidRDefault="00BE396E" w:rsidP="00245396">
            <w:pPr>
              <w:pStyle w:val="TableTextBullet"/>
            </w:pPr>
            <w:r w:rsidRPr="00E43F45">
              <w:t xml:space="preserve">Y </w:t>
            </w:r>
            <w:r w:rsidR="00E90957">
              <w:t xml:space="preserve">– </w:t>
            </w:r>
            <w:r w:rsidRPr="00E43F45">
              <w:t>Yes</w:t>
            </w:r>
          </w:p>
          <w:p w14:paraId="53C1E33B" w14:textId="0127018B" w:rsidR="00BE396E" w:rsidRDefault="00BE396E" w:rsidP="00245396">
            <w:pPr>
              <w:pStyle w:val="TableTextBullet"/>
            </w:pPr>
            <w:r w:rsidRPr="00E43F45">
              <w:t xml:space="preserve">N </w:t>
            </w:r>
            <w:r w:rsidR="00E90957">
              <w:t xml:space="preserve">– </w:t>
            </w:r>
            <w:r w:rsidRPr="00E43F45">
              <w:t>No</w:t>
            </w:r>
          </w:p>
        </w:tc>
        <w:tc>
          <w:tcPr>
            <w:tcW w:w="858" w:type="dxa"/>
            <w:tcMar>
              <w:left w:w="58" w:type="dxa"/>
              <w:right w:w="58" w:type="dxa"/>
            </w:tcMar>
          </w:tcPr>
          <w:p w14:paraId="50372D84" w14:textId="77777777" w:rsidR="00BE396E" w:rsidRDefault="00BE396E" w:rsidP="00BE396E">
            <w:pPr>
              <w:pStyle w:val="TableText"/>
            </w:pPr>
            <w:r>
              <w:t>Spaces</w:t>
            </w:r>
          </w:p>
        </w:tc>
        <w:tc>
          <w:tcPr>
            <w:tcW w:w="431" w:type="dxa"/>
          </w:tcPr>
          <w:p w14:paraId="6FDA0E0C" w14:textId="77777777" w:rsidR="00BE396E" w:rsidRDefault="00BE396E" w:rsidP="00BE396E">
            <w:pPr>
              <w:pStyle w:val="TableText"/>
            </w:pPr>
            <w:r>
              <w:t>X</w:t>
            </w:r>
          </w:p>
        </w:tc>
        <w:tc>
          <w:tcPr>
            <w:tcW w:w="431" w:type="dxa"/>
          </w:tcPr>
          <w:p w14:paraId="1B59CE2F" w14:textId="77777777" w:rsidR="00BE396E" w:rsidRDefault="00BE396E" w:rsidP="00BE396E">
            <w:pPr>
              <w:pStyle w:val="TableText"/>
            </w:pPr>
            <w:r>
              <w:t>X</w:t>
            </w:r>
          </w:p>
        </w:tc>
        <w:tc>
          <w:tcPr>
            <w:tcW w:w="432" w:type="dxa"/>
          </w:tcPr>
          <w:p w14:paraId="5F47A33C" w14:textId="77777777" w:rsidR="00BE396E" w:rsidRDefault="00BE396E" w:rsidP="00BE396E">
            <w:pPr>
              <w:pStyle w:val="TableText"/>
            </w:pPr>
            <w:r>
              <w:t>X</w:t>
            </w:r>
          </w:p>
        </w:tc>
      </w:tr>
      <w:tr w:rsidR="00BE396E" w14:paraId="62F856F4" w14:textId="77777777" w:rsidTr="00006E83">
        <w:trPr>
          <w:cantSplit/>
          <w:jc w:val="center"/>
        </w:trPr>
        <w:tc>
          <w:tcPr>
            <w:tcW w:w="802" w:type="dxa"/>
            <w:tcMar>
              <w:left w:w="58" w:type="dxa"/>
              <w:right w:w="58" w:type="dxa"/>
            </w:tcMar>
          </w:tcPr>
          <w:p w14:paraId="01D05B28" w14:textId="3596263B" w:rsidR="00BE396E" w:rsidRDefault="00BE396E" w:rsidP="00BE396E">
            <w:pPr>
              <w:pStyle w:val="TableText"/>
            </w:pPr>
            <w:r>
              <w:t>976</w:t>
            </w:r>
            <w:r w:rsidR="00135F82">
              <w:t xml:space="preserve"> – </w:t>
            </w:r>
            <w:r>
              <w:t>983</w:t>
            </w:r>
          </w:p>
        </w:tc>
        <w:tc>
          <w:tcPr>
            <w:tcW w:w="2226" w:type="dxa"/>
            <w:tcMar>
              <w:left w:w="58" w:type="dxa"/>
              <w:right w:w="58" w:type="dxa"/>
            </w:tcMar>
          </w:tcPr>
          <w:p w14:paraId="3145B219" w14:textId="77777777" w:rsidR="00BE396E" w:rsidRDefault="00BE396E" w:rsidP="00BE396E">
            <w:pPr>
              <w:pStyle w:val="TableText"/>
            </w:pPr>
            <w:r>
              <w:t>CLAIM THIRD DX</w:t>
            </w:r>
          </w:p>
        </w:tc>
        <w:tc>
          <w:tcPr>
            <w:tcW w:w="2935" w:type="dxa"/>
            <w:tcMar>
              <w:left w:w="58" w:type="dxa"/>
              <w:right w:w="58" w:type="dxa"/>
            </w:tcMar>
          </w:tcPr>
          <w:p w14:paraId="59CE3523" w14:textId="2852F407" w:rsidR="00BE396E" w:rsidRDefault="00BE396E" w:rsidP="00BE396E">
            <w:pPr>
              <w:pStyle w:val="TableText"/>
            </w:pPr>
            <w:r>
              <w:t>:P:IDR-</w:t>
            </w:r>
            <w:hyperlink r:id="rId324" w:history="1">
              <w:r w:rsidRPr="001D0CC0">
                <w:rPr>
                  <w:rStyle w:val="Hyperlink"/>
                </w:rPr>
                <w:t>J-DIAG-3-12</w:t>
              </w:r>
            </w:hyperlink>
          </w:p>
          <w:p w14:paraId="56D95834" w14:textId="72948324" w:rsidR="00BE396E" w:rsidRDefault="00BE396E" w:rsidP="00BE396E">
            <w:pPr>
              <w:pStyle w:val="TableText"/>
            </w:pPr>
            <w:r>
              <w:t>:P:IDR-</w:t>
            </w:r>
            <w:hyperlink r:id="rId325" w:history="1">
              <w:r w:rsidRPr="001D0CC0">
                <w:rPr>
                  <w:rStyle w:val="Hyperlink"/>
                </w:rPr>
                <w:t>J-DIAG-ICD-TYPE</w:t>
              </w:r>
            </w:hyperlink>
            <w:r>
              <w:t xml:space="preserve"> (1)</w:t>
            </w:r>
          </w:p>
          <w:p w14:paraId="6B19B095" w14:textId="0366CFDF" w:rsidR="00BE396E" w:rsidRPr="00C4752B" w:rsidRDefault="00BE396E" w:rsidP="00BE396E">
            <w:pPr>
              <w:pStyle w:val="TableText"/>
              <w:rPr>
                <w:lang w:val="es-US"/>
              </w:rPr>
            </w:pPr>
            <w:r w:rsidRPr="00C4752B">
              <w:rPr>
                <w:lang w:val="es-US"/>
              </w:rPr>
              <w:t>:P:IDR-J-</w:t>
            </w:r>
            <w:hyperlink r:id="rId326" w:history="1">
              <w:r w:rsidRPr="00C4752B">
                <w:rPr>
                  <w:rStyle w:val="Hyperlink"/>
                  <w:lang w:val="es-US"/>
                </w:rPr>
                <w:t>DIAG-CODE</w:t>
              </w:r>
            </w:hyperlink>
            <w:r w:rsidRPr="00C4752B">
              <w:rPr>
                <w:lang w:val="es-US"/>
              </w:rPr>
              <w:t xml:space="preserve"> (7)</w:t>
            </w:r>
          </w:p>
        </w:tc>
        <w:tc>
          <w:tcPr>
            <w:tcW w:w="2849" w:type="dxa"/>
            <w:gridSpan w:val="2"/>
            <w:tcMar>
              <w:left w:w="58" w:type="dxa"/>
              <w:right w:w="58" w:type="dxa"/>
            </w:tcMar>
          </w:tcPr>
          <w:p w14:paraId="53984155" w14:textId="77777777" w:rsidR="00BE396E" w:rsidRDefault="00BE396E" w:rsidP="00BE396E">
            <w:pPr>
              <w:pStyle w:val="TableText"/>
            </w:pPr>
            <w:r>
              <w:t>Claim third diagnosis</w:t>
            </w:r>
          </w:p>
          <w:p w14:paraId="130F47CD" w14:textId="77777777" w:rsidR="00BE396E" w:rsidRDefault="00BE396E" w:rsidP="00BE396E">
            <w:pPr>
              <w:pStyle w:val="TableText"/>
            </w:pPr>
            <w:r w:rsidRPr="00F02A0B">
              <w:t>Position 1 is space until ICD 10 is implemented.</w:t>
            </w:r>
          </w:p>
          <w:p w14:paraId="4C4248DB" w14:textId="31BB025F" w:rsidR="00BE396E" w:rsidRDefault="00BE396E" w:rsidP="00E90957">
            <w:pPr>
              <w:pStyle w:val="TableText"/>
            </w:pPr>
            <w:r w:rsidRPr="00C92FB6">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25F1DB0B" w14:textId="77777777" w:rsidR="00BE396E" w:rsidRDefault="00BE396E" w:rsidP="00BE396E">
            <w:pPr>
              <w:pStyle w:val="TableText"/>
              <w:rPr>
                <w:caps/>
              </w:rPr>
            </w:pPr>
            <w:r>
              <w:rPr>
                <w:caps/>
              </w:rPr>
              <w:t>8 C</w:t>
            </w:r>
          </w:p>
        </w:tc>
        <w:tc>
          <w:tcPr>
            <w:tcW w:w="2340" w:type="dxa"/>
            <w:tcMar>
              <w:left w:w="58" w:type="dxa"/>
              <w:right w:w="58" w:type="dxa"/>
            </w:tcMar>
          </w:tcPr>
          <w:p w14:paraId="4A6CF489" w14:textId="0F93F582" w:rsidR="00BE396E" w:rsidRDefault="00BE396E" w:rsidP="00BE396E">
            <w:pPr>
              <w:pStyle w:val="TableText"/>
            </w:pPr>
            <w:r>
              <w:t>Third diagnosis</w:t>
            </w:r>
          </w:p>
          <w:p w14:paraId="50EE06CF" w14:textId="6BA8F481" w:rsidR="00BE396E" w:rsidRDefault="00BE396E" w:rsidP="00BE396E">
            <w:pPr>
              <w:pStyle w:val="TableText"/>
            </w:pPr>
            <w:r>
              <w:t>Pos</w:t>
            </w:r>
            <w:r w:rsidR="00421AE1">
              <w:t>ition 1 is diagnosis qualifier.</w:t>
            </w:r>
            <w:r w:rsidR="00421AE1">
              <w:br/>
            </w:r>
            <w:r w:rsidRPr="00E90957">
              <w:rPr>
                <w:b/>
              </w:rPr>
              <w:t>Valid Values</w:t>
            </w:r>
            <w:r w:rsidR="00E90957">
              <w:rPr>
                <w:b/>
              </w:rPr>
              <w:t>:</w:t>
            </w:r>
            <w:r>
              <w:t xml:space="preserve"> 0 or 9.</w:t>
            </w:r>
          </w:p>
          <w:p w14:paraId="56880146" w14:textId="7858F44D" w:rsidR="00BE396E" w:rsidRDefault="00BE396E" w:rsidP="00E90957">
            <w:pPr>
              <w:pStyle w:val="TableText"/>
            </w:pPr>
            <w:r>
              <w:t>Positions 2</w:t>
            </w:r>
            <w:r w:rsidR="00E90957">
              <w:t xml:space="preserve"> – </w:t>
            </w:r>
            <w:r>
              <w:t>8 is the diagnosis code.</w:t>
            </w:r>
          </w:p>
        </w:tc>
        <w:tc>
          <w:tcPr>
            <w:tcW w:w="858" w:type="dxa"/>
            <w:tcMar>
              <w:left w:w="58" w:type="dxa"/>
              <w:right w:w="58" w:type="dxa"/>
            </w:tcMar>
          </w:tcPr>
          <w:p w14:paraId="3AA5BE9C" w14:textId="77777777" w:rsidR="00BE396E" w:rsidRDefault="00BE396E" w:rsidP="00BE396E">
            <w:pPr>
              <w:pStyle w:val="TableText"/>
            </w:pPr>
            <w:r>
              <w:t>Spaces</w:t>
            </w:r>
          </w:p>
        </w:tc>
        <w:tc>
          <w:tcPr>
            <w:tcW w:w="431" w:type="dxa"/>
          </w:tcPr>
          <w:p w14:paraId="038E3AE5" w14:textId="77777777" w:rsidR="00BE396E" w:rsidRDefault="00BE396E" w:rsidP="00BE396E">
            <w:pPr>
              <w:pStyle w:val="TableText"/>
            </w:pPr>
            <w:r>
              <w:t>X</w:t>
            </w:r>
          </w:p>
        </w:tc>
        <w:tc>
          <w:tcPr>
            <w:tcW w:w="431" w:type="dxa"/>
          </w:tcPr>
          <w:p w14:paraId="02761CF7" w14:textId="77777777" w:rsidR="00BE396E" w:rsidRDefault="00BE396E" w:rsidP="00BE396E">
            <w:pPr>
              <w:pStyle w:val="TableText"/>
            </w:pPr>
            <w:r>
              <w:t>X</w:t>
            </w:r>
          </w:p>
        </w:tc>
        <w:tc>
          <w:tcPr>
            <w:tcW w:w="432" w:type="dxa"/>
          </w:tcPr>
          <w:p w14:paraId="0841E4EF" w14:textId="77777777" w:rsidR="00BE396E" w:rsidRDefault="00BE396E" w:rsidP="00BE396E">
            <w:pPr>
              <w:pStyle w:val="TableText"/>
            </w:pPr>
            <w:r>
              <w:t>X</w:t>
            </w:r>
          </w:p>
        </w:tc>
      </w:tr>
      <w:tr w:rsidR="00BE396E" w14:paraId="2D8C7347" w14:textId="77777777" w:rsidTr="00006E83">
        <w:trPr>
          <w:cantSplit/>
          <w:jc w:val="center"/>
        </w:trPr>
        <w:tc>
          <w:tcPr>
            <w:tcW w:w="802" w:type="dxa"/>
            <w:tcMar>
              <w:left w:w="58" w:type="dxa"/>
              <w:right w:w="58" w:type="dxa"/>
            </w:tcMar>
          </w:tcPr>
          <w:p w14:paraId="6C2CACF7" w14:textId="6E817102" w:rsidR="00BE396E" w:rsidRDefault="00BE396E" w:rsidP="00BE396E">
            <w:pPr>
              <w:pStyle w:val="TableText"/>
            </w:pPr>
            <w:r>
              <w:t>984</w:t>
            </w:r>
            <w:r w:rsidR="00135F82">
              <w:t xml:space="preserve"> – </w:t>
            </w:r>
            <w:r>
              <w:t>991</w:t>
            </w:r>
          </w:p>
        </w:tc>
        <w:tc>
          <w:tcPr>
            <w:tcW w:w="2226" w:type="dxa"/>
            <w:tcMar>
              <w:left w:w="58" w:type="dxa"/>
              <w:right w:w="58" w:type="dxa"/>
            </w:tcMar>
          </w:tcPr>
          <w:p w14:paraId="08F46496" w14:textId="77777777" w:rsidR="00BE396E" w:rsidRDefault="00BE396E" w:rsidP="00BE396E">
            <w:pPr>
              <w:pStyle w:val="TableText"/>
            </w:pPr>
            <w:r>
              <w:t>CLAIM FOURTH DX</w:t>
            </w:r>
          </w:p>
        </w:tc>
        <w:tc>
          <w:tcPr>
            <w:tcW w:w="2935" w:type="dxa"/>
            <w:tcMar>
              <w:left w:w="58" w:type="dxa"/>
              <w:right w:w="58" w:type="dxa"/>
            </w:tcMar>
          </w:tcPr>
          <w:p w14:paraId="22C394DA" w14:textId="5653206B" w:rsidR="00BE396E" w:rsidRDefault="00BE396E" w:rsidP="00BE396E">
            <w:pPr>
              <w:pStyle w:val="TableText"/>
            </w:pPr>
            <w:r>
              <w:t>:P:IDR-</w:t>
            </w:r>
            <w:hyperlink r:id="rId327" w:history="1">
              <w:r w:rsidRPr="001D0CC0">
                <w:rPr>
                  <w:rStyle w:val="Hyperlink"/>
                </w:rPr>
                <w:t>J-DIAG-3-12</w:t>
              </w:r>
            </w:hyperlink>
          </w:p>
          <w:p w14:paraId="4432382D" w14:textId="4589211B" w:rsidR="00BE396E" w:rsidRDefault="00BE396E" w:rsidP="00BE396E">
            <w:pPr>
              <w:pStyle w:val="TableText"/>
            </w:pPr>
            <w:r>
              <w:t>:P:IDR-</w:t>
            </w:r>
            <w:hyperlink r:id="rId328" w:history="1">
              <w:r w:rsidRPr="001D0CC0">
                <w:rPr>
                  <w:rStyle w:val="Hyperlink"/>
                </w:rPr>
                <w:t>J-DIAG-ICD-TYPE</w:t>
              </w:r>
            </w:hyperlink>
            <w:r>
              <w:t xml:space="preserve"> (1)</w:t>
            </w:r>
          </w:p>
          <w:p w14:paraId="55A1ED0A" w14:textId="680F634F" w:rsidR="00BE396E" w:rsidRPr="00C4752B" w:rsidRDefault="00BE396E" w:rsidP="00BE396E">
            <w:pPr>
              <w:pStyle w:val="TableText"/>
              <w:rPr>
                <w:lang w:val="es-US"/>
              </w:rPr>
            </w:pPr>
            <w:r w:rsidRPr="00C4752B">
              <w:rPr>
                <w:lang w:val="es-US"/>
              </w:rPr>
              <w:t>:P:IDR-J-</w:t>
            </w:r>
            <w:hyperlink r:id="rId329" w:history="1">
              <w:r w:rsidRPr="00C4752B">
                <w:rPr>
                  <w:rStyle w:val="Hyperlink"/>
                  <w:lang w:val="es-US"/>
                </w:rPr>
                <w:t>DIAG-CODE</w:t>
              </w:r>
            </w:hyperlink>
            <w:r w:rsidRPr="00C4752B">
              <w:rPr>
                <w:lang w:val="es-US"/>
              </w:rPr>
              <w:t xml:space="preserve"> (7)</w:t>
            </w:r>
          </w:p>
        </w:tc>
        <w:tc>
          <w:tcPr>
            <w:tcW w:w="2849" w:type="dxa"/>
            <w:gridSpan w:val="2"/>
            <w:tcMar>
              <w:left w:w="58" w:type="dxa"/>
              <w:right w:w="58" w:type="dxa"/>
            </w:tcMar>
          </w:tcPr>
          <w:p w14:paraId="400F788B" w14:textId="77777777" w:rsidR="00BE396E" w:rsidRDefault="00BE396E" w:rsidP="00BE396E">
            <w:pPr>
              <w:pStyle w:val="TableText"/>
            </w:pPr>
            <w:r>
              <w:t>Claim fourth diagnosis</w:t>
            </w:r>
          </w:p>
          <w:p w14:paraId="2C903328" w14:textId="77777777" w:rsidR="00BE396E" w:rsidRDefault="00BE396E" w:rsidP="00BE396E">
            <w:pPr>
              <w:pStyle w:val="TableText"/>
            </w:pPr>
            <w:r w:rsidRPr="00F02A0B">
              <w:t>Position 1 is space until ICD 10 is implemented.</w:t>
            </w:r>
          </w:p>
          <w:p w14:paraId="33074406" w14:textId="787BA280" w:rsidR="00BE396E" w:rsidRDefault="00BE396E" w:rsidP="003962F0">
            <w:pPr>
              <w:pStyle w:val="TableText"/>
            </w:pPr>
            <w:r w:rsidRPr="00C92FB6">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38C96063" w14:textId="77777777" w:rsidR="00BE396E" w:rsidRDefault="00BE396E" w:rsidP="00BE396E">
            <w:pPr>
              <w:pStyle w:val="TableText"/>
              <w:rPr>
                <w:caps/>
              </w:rPr>
            </w:pPr>
            <w:r>
              <w:rPr>
                <w:caps/>
              </w:rPr>
              <w:t>8 C</w:t>
            </w:r>
          </w:p>
        </w:tc>
        <w:tc>
          <w:tcPr>
            <w:tcW w:w="2340" w:type="dxa"/>
            <w:tcMar>
              <w:left w:w="58" w:type="dxa"/>
              <w:right w:w="58" w:type="dxa"/>
            </w:tcMar>
          </w:tcPr>
          <w:p w14:paraId="20839760" w14:textId="7114BDFE" w:rsidR="00BE396E" w:rsidRDefault="00BE396E" w:rsidP="00BE396E">
            <w:pPr>
              <w:pStyle w:val="TableText"/>
            </w:pPr>
            <w:r>
              <w:t>Fourth diagnosis</w:t>
            </w:r>
          </w:p>
          <w:p w14:paraId="7352F671" w14:textId="1E68B647" w:rsidR="00BE396E" w:rsidRDefault="00BE396E" w:rsidP="00BE396E">
            <w:pPr>
              <w:pStyle w:val="TableText"/>
            </w:pPr>
            <w:r>
              <w:t>Pos</w:t>
            </w:r>
            <w:r w:rsidR="00421AE1">
              <w:t>ition 1 is diagnosis qualifier.</w:t>
            </w:r>
            <w:r w:rsidR="00421AE1">
              <w:br/>
            </w:r>
            <w:r w:rsidRPr="00E90957">
              <w:rPr>
                <w:b/>
              </w:rPr>
              <w:t>Valid Values</w:t>
            </w:r>
            <w:r w:rsidR="00E90957">
              <w:rPr>
                <w:b/>
              </w:rPr>
              <w:t>:</w:t>
            </w:r>
            <w:r>
              <w:t xml:space="preserve"> 0 or 9.</w:t>
            </w:r>
          </w:p>
          <w:p w14:paraId="50C55293" w14:textId="592E2A49" w:rsidR="00BE396E" w:rsidRDefault="00BE396E" w:rsidP="00E90957">
            <w:pPr>
              <w:pStyle w:val="TableText"/>
            </w:pPr>
            <w:r>
              <w:t>Positions 2</w:t>
            </w:r>
            <w:r w:rsidR="00E90957">
              <w:t xml:space="preserve"> – </w:t>
            </w:r>
            <w:r>
              <w:t>8 is the diagnosis code.</w:t>
            </w:r>
          </w:p>
        </w:tc>
        <w:tc>
          <w:tcPr>
            <w:tcW w:w="858" w:type="dxa"/>
            <w:tcMar>
              <w:left w:w="58" w:type="dxa"/>
              <w:right w:w="58" w:type="dxa"/>
            </w:tcMar>
          </w:tcPr>
          <w:p w14:paraId="3CFD9F41" w14:textId="77777777" w:rsidR="00BE396E" w:rsidRDefault="00BE396E" w:rsidP="00BE396E">
            <w:pPr>
              <w:pStyle w:val="TableText"/>
            </w:pPr>
            <w:r>
              <w:t>Spaces</w:t>
            </w:r>
          </w:p>
        </w:tc>
        <w:tc>
          <w:tcPr>
            <w:tcW w:w="431" w:type="dxa"/>
          </w:tcPr>
          <w:p w14:paraId="68D34FE3" w14:textId="77777777" w:rsidR="00BE396E" w:rsidRDefault="00BE396E" w:rsidP="00BE396E">
            <w:pPr>
              <w:pStyle w:val="TableText"/>
            </w:pPr>
            <w:r>
              <w:t>X</w:t>
            </w:r>
          </w:p>
        </w:tc>
        <w:tc>
          <w:tcPr>
            <w:tcW w:w="431" w:type="dxa"/>
          </w:tcPr>
          <w:p w14:paraId="0DAC980D" w14:textId="77777777" w:rsidR="00BE396E" w:rsidRDefault="00BE396E" w:rsidP="00BE396E">
            <w:pPr>
              <w:pStyle w:val="TableText"/>
            </w:pPr>
            <w:r>
              <w:t>X</w:t>
            </w:r>
          </w:p>
        </w:tc>
        <w:tc>
          <w:tcPr>
            <w:tcW w:w="432" w:type="dxa"/>
          </w:tcPr>
          <w:p w14:paraId="3151E35F" w14:textId="77777777" w:rsidR="00BE396E" w:rsidRDefault="00BE396E" w:rsidP="00BE396E">
            <w:pPr>
              <w:pStyle w:val="TableText"/>
            </w:pPr>
            <w:r>
              <w:t>X</w:t>
            </w:r>
          </w:p>
        </w:tc>
      </w:tr>
      <w:tr w:rsidR="00BE396E" w14:paraId="7C4704E9" w14:textId="77777777" w:rsidTr="00006E83">
        <w:trPr>
          <w:cantSplit/>
          <w:jc w:val="center"/>
        </w:trPr>
        <w:tc>
          <w:tcPr>
            <w:tcW w:w="802" w:type="dxa"/>
            <w:tcMar>
              <w:left w:w="58" w:type="dxa"/>
              <w:right w:w="58" w:type="dxa"/>
            </w:tcMar>
          </w:tcPr>
          <w:p w14:paraId="002F3460" w14:textId="096A87A9" w:rsidR="00BE396E" w:rsidRDefault="00BE396E" w:rsidP="00BE396E">
            <w:pPr>
              <w:pStyle w:val="TableText"/>
            </w:pPr>
            <w:r>
              <w:t>992</w:t>
            </w:r>
            <w:r w:rsidR="00135F82">
              <w:t xml:space="preserve"> – </w:t>
            </w:r>
            <w:r>
              <w:t>999</w:t>
            </w:r>
          </w:p>
        </w:tc>
        <w:tc>
          <w:tcPr>
            <w:tcW w:w="2226" w:type="dxa"/>
            <w:tcMar>
              <w:left w:w="58" w:type="dxa"/>
              <w:right w:w="58" w:type="dxa"/>
            </w:tcMar>
          </w:tcPr>
          <w:p w14:paraId="2DF90897" w14:textId="77777777" w:rsidR="00BE396E" w:rsidRDefault="00BE396E" w:rsidP="00BE396E">
            <w:pPr>
              <w:pStyle w:val="TableText"/>
            </w:pPr>
            <w:r>
              <w:t>CLAIM FIFTH DX</w:t>
            </w:r>
          </w:p>
        </w:tc>
        <w:tc>
          <w:tcPr>
            <w:tcW w:w="2935" w:type="dxa"/>
            <w:tcMar>
              <w:left w:w="58" w:type="dxa"/>
              <w:right w:w="58" w:type="dxa"/>
            </w:tcMar>
          </w:tcPr>
          <w:p w14:paraId="45CB47CC" w14:textId="0EF1566E" w:rsidR="00BE396E" w:rsidRDefault="00BE396E" w:rsidP="00BE396E">
            <w:pPr>
              <w:pStyle w:val="TableText"/>
            </w:pPr>
            <w:r>
              <w:t>:P:IDR-</w:t>
            </w:r>
            <w:hyperlink r:id="rId330" w:history="1">
              <w:r w:rsidRPr="001D0CC0">
                <w:rPr>
                  <w:rStyle w:val="Hyperlink"/>
                </w:rPr>
                <w:t>J-DIAG-3-12</w:t>
              </w:r>
            </w:hyperlink>
          </w:p>
          <w:p w14:paraId="228E3527" w14:textId="5E72336A" w:rsidR="00BE396E" w:rsidRDefault="00BE396E" w:rsidP="00BE396E">
            <w:pPr>
              <w:pStyle w:val="TableText"/>
            </w:pPr>
            <w:r>
              <w:t>:P:IDR-</w:t>
            </w:r>
            <w:hyperlink r:id="rId331" w:history="1">
              <w:r w:rsidRPr="001D0CC0">
                <w:rPr>
                  <w:rStyle w:val="Hyperlink"/>
                </w:rPr>
                <w:t>J-DIAG-ICD-TYPE</w:t>
              </w:r>
            </w:hyperlink>
          </w:p>
          <w:p w14:paraId="4499DD0E" w14:textId="3F6140DF" w:rsidR="00BE396E" w:rsidRPr="00C4752B" w:rsidRDefault="00BE396E" w:rsidP="00BE396E">
            <w:pPr>
              <w:pStyle w:val="TableText"/>
              <w:rPr>
                <w:lang w:val="es-US"/>
              </w:rPr>
            </w:pPr>
            <w:r w:rsidRPr="00C4752B">
              <w:rPr>
                <w:lang w:val="es-US"/>
              </w:rPr>
              <w:t>:P:IDR-J-</w:t>
            </w:r>
            <w:hyperlink r:id="rId332" w:history="1">
              <w:r w:rsidRPr="00C4752B">
                <w:rPr>
                  <w:rStyle w:val="Hyperlink"/>
                  <w:lang w:val="es-US"/>
                </w:rPr>
                <w:t>DIAG-CODE</w:t>
              </w:r>
            </w:hyperlink>
          </w:p>
        </w:tc>
        <w:tc>
          <w:tcPr>
            <w:tcW w:w="2849" w:type="dxa"/>
            <w:gridSpan w:val="2"/>
            <w:tcMar>
              <w:left w:w="58" w:type="dxa"/>
              <w:right w:w="58" w:type="dxa"/>
            </w:tcMar>
          </w:tcPr>
          <w:p w14:paraId="5DC22B4A" w14:textId="77777777" w:rsidR="00BE396E" w:rsidRDefault="00BE396E" w:rsidP="00BE396E">
            <w:pPr>
              <w:pStyle w:val="TableText"/>
            </w:pPr>
            <w:r>
              <w:t>Claim fifth diagnosis</w:t>
            </w:r>
          </w:p>
          <w:p w14:paraId="7D03A17A" w14:textId="77777777" w:rsidR="00BE396E" w:rsidRPr="00E34732" w:rsidRDefault="00BE396E" w:rsidP="00BE396E">
            <w:pPr>
              <w:pStyle w:val="TableText"/>
              <w:rPr>
                <w:rFonts w:cs="Arial"/>
              </w:rPr>
            </w:pPr>
            <w:r w:rsidRPr="00E34732">
              <w:rPr>
                <w:rFonts w:cs="Arial"/>
                <w:color w:val="000000"/>
              </w:rPr>
              <w:t>Position 1 is space until ICD 10 is implemented.</w:t>
            </w:r>
          </w:p>
          <w:p w14:paraId="0F56BF3B" w14:textId="1A2DC43C" w:rsidR="00BE396E" w:rsidRDefault="00BE396E" w:rsidP="00E90957">
            <w:pPr>
              <w:pStyle w:val="TableText"/>
            </w:pPr>
            <w:r w:rsidRPr="00E34732">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0DF3024B" w14:textId="77777777" w:rsidR="00BE396E" w:rsidRDefault="00BE396E" w:rsidP="00BE396E">
            <w:pPr>
              <w:pStyle w:val="TableText"/>
              <w:rPr>
                <w:caps/>
              </w:rPr>
            </w:pPr>
            <w:r>
              <w:rPr>
                <w:caps/>
              </w:rPr>
              <w:t>8 C</w:t>
            </w:r>
          </w:p>
        </w:tc>
        <w:tc>
          <w:tcPr>
            <w:tcW w:w="2340" w:type="dxa"/>
            <w:tcMar>
              <w:left w:w="58" w:type="dxa"/>
              <w:right w:w="58" w:type="dxa"/>
            </w:tcMar>
          </w:tcPr>
          <w:p w14:paraId="3EABB224" w14:textId="6DBC0264" w:rsidR="00BE396E" w:rsidRDefault="00BE396E" w:rsidP="00BE396E">
            <w:pPr>
              <w:pStyle w:val="TableText"/>
            </w:pPr>
            <w:r>
              <w:t>Fifth diagnosis</w:t>
            </w:r>
          </w:p>
          <w:p w14:paraId="2C85DF71" w14:textId="77777777" w:rsidR="00421AE1" w:rsidRDefault="00BE396E" w:rsidP="00BE396E">
            <w:pPr>
              <w:pStyle w:val="TableText"/>
            </w:pPr>
            <w:r>
              <w:t>Pos</w:t>
            </w:r>
            <w:r w:rsidR="00421AE1">
              <w:t>ition 1 is diagnosis qualifier.</w:t>
            </w:r>
          </w:p>
          <w:p w14:paraId="5BDDE013" w14:textId="4DD2D6C3" w:rsidR="00BE396E" w:rsidRDefault="00BE396E" w:rsidP="00BE396E">
            <w:pPr>
              <w:pStyle w:val="TableText"/>
            </w:pPr>
            <w:r w:rsidRPr="00E90957">
              <w:rPr>
                <w:b/>
              </w:rPr>
              <w:t>Valid Values</w:t>
            </w:r>
            <w:r w:rsidR="00E90957">
              <w:rPr>
                <w:b/>
              </w:rPr>
              <w:t>:</w:t>
            </w:r>
            <w:r>
              <w:t xml:space="preserve"> 0 or 9.</w:t>
            </w:r>
          </w:p>
          <w:p w14:paraId="69EA204D" w14:textId="34108F95" w:rsidR="00BE396E" w:rsidRDefault="00BE396E" w:rsidP="00E90957">
            <w:pPr>
              <w:pStyle w:val="TableText"/>
            </w:pPr>
            <w:r>
              <w:t>Positions 2</w:t>
            </w:r>
            <w:r w:rsidR="00E90957">
              <w:t xml:space="preserve"> – </w:t>
            </w:r>
            <w:r>
              <w:t>8 is the diagnosis code.</w:t>
            </w:r>
          </w:p>
        </w:tc>
        <w:tc>
          <w:tcPr>
            <w:tcW w:w="858" w:type="dxa"/>
            <w:tcMar>
              <w:left w:w="58" w:type="dxa"/>
              <w:right w:w="58" w:type="dxa"/>
            </w:tcMar>
          </w:tcPr>
          <w:p w14:paraId="55E61D49" w14:textId="77777777" w:rsidR="00BE396E" w:rsidRDefault="00BE396E" w:rsidP="00BE396E">
            <w:pPr>
              <w:pStyle w:val="TableText"/>
            </w:pPr>
            <w:r>
              <w:t>Spaces</w:t>
            </w:r>
          </w:p>
        </w:tc>
        <w:tc>
          <w:tcPr>
            <w:tcW w:w="431" w:type="dxa"/>
          </w:tcPr>
          <w:p w14:paraId="77FE6843" w14:textId="77777777" w:rsidR="00BE396E" w:rsidRDefault="00BE396E" w:rsidP="00BE396E">
            <w:pPr>
              <w:pStyle w:val="TableText"/>
            </w:pPr>
            <w:r>
              <w:t>X</w:t>
            </w:r>
          </w:p>
        </w:tc>
        <w:tc>
          <w:tcPr>
            <w:tcW w:w="431" w:type="dxa"/>
          </w:tcPr>
          <w:p w14:paraId="75F2BE02" w14:textId="77777777" w:rsidR="00BE396E" w:rsidRDefault="00BE396E" w:rsidP="00BE396E">
            <w:pPr>
              <w:pStyle w:val="TableText"/>
            </w:pPr>
            <w:r>
              <w:t>X</w:t>
            </w:r>
          </w:p>
        </w:tc>
        <w:tc>
          <w:tcPr>
            <w:tcW w:w="432" w:type="dxa"/>
          </w:tcPr>
          <w:p w14:paraId="7C7053AD" w14:textId="77777777" w:rsidR="00BE396E" w:rsidRDefault="00BE396E" w:rsidP="00BE396E">
            <w:pPr>
              <w:pStyle w:val="TableText"/>
            </w:pPr>
            <w:r>
              <w:t>X</w:t>
            </w:r>
          </w:p>
        </w:tc>
      </w:tr>
    </w:tbl>
    <w:p w14:paraId="452E6B3D" w14:textId="28731396" w:rsidR="001E2A0C" w:rsidRPr="003F4CA9" w:rsidRDefault="001E2A0C" w:rsidP="001E2A0C">
      <w:hyperlink w:anchor="_top" w:history="1">
        <w:r w:rsidRPr="003F4CA9">
          <w:rPr>
            <w:rStyle w:val="Hyperlink"/>
          </w:rPr>
          <w:t>Top</w:t>
        </w:r>
      </w:hyperlink>
    </w:p>
    <w:p w14:paraId="0780D573" w14:textId="2C098DCB" w:rsidR="007B6606" w:rsidRDefault="00D04CC7" w:rsidP="000A270D">
      <w:pPr>
        <w:pStyle w:val="Caption"/>
      </w:pPr>
      <w:bookmarkStart w:id="413" w:name="_Toc180744868"/>
      <w:r>
        <w:t xml:space="preserve">Table </w:t>
      </w:r>
      <w:r w:rsidR="007826BE">
        <w:fldChar w:fldCharType="begin"/>
      </w:r>
      <w:r w:rsidR="007826BE">
        <w:instrText xml:space="preserve"> SEQ Table \* ARABIC </w:instrText>
      </w:r>
      <w:r w:rsidR="007826BE">
        <w:fldChar w:fldCharType="separate"/>
      </w:r>
      <w:r w:rsidR="007826BE">
        <w:rPr>
          <w:noProof/>
        </w:rPr>
        <w:t>4</w:t>
      </w:r>
      <w:r w:rsidR="007826BE">
        <w:rPr>
          <w:noProof/>
        </w:rPr>
        <w:fldChar w:fldCharType="end"/>
      </w:r>
      <w:r>
        <w:t xml:space="preserve">. </w:t>
      </w:r>
      <w:r w:rsidRPr="00157C12">
        <w:t>IDR Claim Header Layout – Field</w:t>
      </w:r>
      <w:r w:rsidR="002C1BDA">
        <w:t>s</w:t>
      </w:r>
      <w:r w:rsidRPr="00157C12">
        <w:t xml:space="preserve"> 1000 thru </w:t>
      </w:r>
      <w:r w:rsidR="00960B82">
        <w:t>1293</w:t>
      </w:r>
      <w:bookmarkEnd w:id="413"/>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Header Layout – Fields 1000 thru 1293"/>
        <w:tblDescription w:val="Lists number. field, field name, description, format, values, no data value, and identifies Phases I, II, and III"/>
      </w:tblPr>
      <w:tblGrid>
        <w:gridCol w:w="802"/>
        <w:gridCol w:w="2227"/>
        <w:gridCol w:w="13"/>
        <w:gridCol w:w="2921"/>
        <w:gridCol w:w="9"/>
        <w:gridCol w:w="2840"/>
        <w:gridCol w:w="1080"/>
        <w:gridCol w:w="2340"/>
        <w:gridCol w:w="858"/>
        <w:gridCol w:w="431"/>
        <w:gridCol w:w="431"/>
        <w:gridCol w:w="432"/>
      </w:tblGrid>
      <w:tr w:rsidR="007B6606" w14:paraId="255ADEB4" w14:textId="77777777" w:rsidTr="00B04E5B">
        <w:trPr>
          <w:cantSplit/>
          <w:tblHeader/>
          <w:jc w:val="center"/>
        </w:trPr>
        <w:tc>
          <w:tcPr>
            <w:tcW w:w="802" w:type="dxa"/>
            <w:shd w:val="clear" w:color="auto" w:fill="F2F2F2" w:themeFill="background1" w:themeFillShade="F2"/>
            <w:tcMar>
              <w:left w:w="58" w:type="dxa"/>
              <w:right w:w="58" w:type="dxa"/>
            </w:tcMar>
          </w:tcPr>
          <w:p w14:paraId="74894949" w14:textId="77777777" w:rsidR="007B6606" w:rsidRPr="00135F82" w:rsidRDefault="007B6606" w:rsidP="007B6606">
            <w:pPr>
              <w:pStyle w:val="TableText"/>
              <w:rPr>
                <w:b/>
              </w:rPr>
            </w:pPr>
            <w:r w:rsidRPr="00135F82">
              <w:rPr>
                <w:b/>
              </w:rPr>
              <w:t>Num.</w:t>
            </w:r>
          </w:p>
        </w:tc>
        <w:tc>
          <w:tcPr>
            <w:tcW w:w="2227" w:type="dxa"/>
            <w:shd w:val="clear" w:color="auto" w:fill="F2F2F2" w:themeFill="background1" w:themeFillShade="F2"/>
            <w:tcMar>
              <w:left w:w="58" w:type="dxa"/>
              <w:right w:w="58" w:type="dxa"/>
            </w:tcMar>
          </w:tcPr>
          <w:p w14:paraId="51CD624E" w14:textId="77777777" w:rsidR="007B6606" w:rsidRPr="00135F82" w:rsidRDefault="007B6606" w:rsidP="007B6606">
            <w:pPr>
              <w:pStyle w:val="TableText"/>
              <w:rPr>
                <w:b/>
              </w:rPr>
            </w:pPr>
            <w:r w:rsidRPr="00135F82">
              <w:rPr>
                <w:b/>
              </w:rPr>
              <w:t>Field</w:t>
            </w:r>
          </w:p>
        </w:tc>
        <w:tc>
          <w:tcPr>
            <w:tcW w:w="2943" w:type="dxa"/>
            <w:gridSpan w:val="3"/>
            <w:shd w:val="clear" w:color="auto" w:fill="F2F2F2" w:themeFill="background1" w:themeFillShade="F2"/>
            <w:tcMar>
              <w:left w:w="58" w:type="dxa"/>
              <w:right w:w="58" w:type="dxa"/>
            </w:tcMar>
          </w:tcPr>
          <w:p w14:paraId="4F413183" w14:textId="77777777" w:rsidR="007B6606" w:rsidRPr="00135F82" w:rsidRDefault="007B6606" w:rsidP="007B6606">
            <w:pPr>
              <w:pStyle w:val="TableText"/>
              <w:rPr>
                <w:b/>
              </w:rPr>
            </w:pPr>
            <w:r w:rsidRPr="00135F82">
              <w:rPr>
                <w:b/>
              </w:rPr>
              <w:t>Field Name</w:t>
            </w:r>
          </w:p>
        </w:tc>
        <w:tc>
          <w:tcPr>
            <w:tcW w:w="2840" w:type="dxa"/>
            <w:shd w:val="clear" w:color="auto" w:fill="F2F2F2" w:themeFill="background1" w:themeFillShade="F2"/>
            <w:tcMar>
              <w:left w:w="58" w:type="dxa"/>
              <w:right w:w="58" w:type="dxa"/>
            </w:tcMar>
          </w:tcPr>
          <w:p w14:paraId="13154D01" w14:textId="77777777" w:rsidR="007B6606" w:rsidRPr="00135F82" w:rsidRDefault="007B6606" w:rsidP="007B6606">
            <w:pPr>
              <w:pStyle w:val="TableText"/>
              <w:rPr>
                <w:b/>
              </w:rPr>
            </w:pPr>
            <w:r w:rsidRPr="00135F82">
              <w:rPr>
                <w:b/>
              </w:rPr>
              <w:t>Description</w:t>
            </w:r>
          </w:p>
        </w:tc>
        <w:tc>
          <w:tcPr>
            <w:tcW w:w="1080" w:type="dxa"/>
            <w:shd w:val="clear" w:color="auto" w:fill="F2F2F2" w:themeFill="background1" w:themeFillShade="F2"/>
            <w:tcMar>
              <w:left w:w="58" w:type="dxa"/>
              <w:right w:w="58" w:type="dxa"/>
            </w:tcMar>
          </w:tcPr>
          <w:p w14:paraId="3337CDBF" w14:textId="77777777" w:rsidR="007B6606" w:rsidRPr="00135F82" w:rsidRDefault="007B6606" w:rsidP="007B6606">
            <w:pPr>
              <w:pStyle w:val="TableText"/>
              <w:rPr>
                <w:b/>
                <w:caps/>
              </w:rPr>
            </w:pPr>
            <w:r w:rsidRPr="00135F82">
              <w:rPr>
                <w:b/>
              </w:rPr>
              <w:t>Format</w:t>
            </w:r>
          </w:p>
        </w:tc>
        <w:tc>
          <w:tcPr>
            <w:tcW w:w="2340" w:type="dxa"/>
            <w:shd w:val="clear" w:color="auto" w:fill="F2F2F2" w:themeFill="background1" w:themeFillShade="F2"/>
            <w:tcMar>
              <w:left w:w="58" w:type="dxa"/>
              <w:right w:w="58" w:type="dxa"/>
            </w:tcMar>
          </w:tcPr>
          <w:p w14:paraId="7EDCDC91" w14:textId="77777777" w:rsidR="007B6606" w:rsidRPr="00135F82" w:rsidRDefault="007B6606" w:rsidP="007B6606">
            <w:pPr>
              <w:pStyle w:val="TableText"/>
              <w:rPr>
                <w:b/>
              </w:rPr>
            </w:pPr>
            <w:r w:rsidRPr="00135F82">
              <w:rPr>
                <w:b/>
              </w:rPr>
              <w:t>Values</w:t>
            </w:r>
          </w:p>
        </w:tc>
        <w:tc>
          <w:tcPr>
            <w:tcW w:w="858" w:type="dxa"/>
            <w:shd w:val="clear" w:color="auto" w:fill="F2F2F2" w:themeFill="background1" w:themeFillShade="F2"/>
            <w:tcMar>
              <w:left w:w="58" w:type="dxa"/>
              <w:right w:w="58" w:type="dxa"/>
            </w:tcMar>
          </w:tcPr>
          <w:p w14:paraId="7A06B21D" w14:textId="77777777" w:rsidR="007B6606" w:rsidRPr="00135F82" w:rsidRDefault="007B6606" w:rsidP="007B6606">
            <w:pPr>
              <w:pStyle w:val="TableText"/>
              <w:rPr>
                <w:b/>
              </w:rPr>
            </w:pPr>
            <w:r w:rsidRPr="00135F82">
              <w:rPr>
                <w:b/>
              </w:rPr>
              <w:t>No Data Value</w:t>
            </w:r>
          </w:p>
        </w:tc>
        <w:tc>
          <w:tcPr>
            <w:tcW w:w="431" w:type="dxa"/>
            <w:shd w:val="clear" w:color="auto" w:fill="F2F2F2" w:themeFill="background1" w:themeFillShade="F2"/>
          </w:tcPr>
          <w:p w14:paraId="6DEC0415" w14:textId="77777777" w:rsidR="007B6606" w:rsidRPr="00135F82" w:rsidRDefault="007B6606" w:rsidP="007B6606">
            <w:pPr>
              <w:pStyle w:val="TableText"/>
              <w:rPr>
                <w:b/>
              </w:rPr>
            </w:pPr>
            <w:r w:rsidRPr="00135F82">
              <w:rPr>
                <w:b/>
              </w:rPr>
              <w:t>I</w:t>
            </w:r>
          </w:p>
        </w:tc>
        <w:tc>
          <w:tcPr>
            <w:tcW w:w="431" w:type="dxa"/>
            <w:shd w:val="clear" w:color="auto" w:fill="F2F2F2" w:themeFill="background1" w:themeFillShade="F2"/>
          </w:tcPr>
          <w:p w14:paraId="12659C15" w14:textId="77777777" w:rsidR="007B6606" w:rsidRPr="00135F82" w:rsidRDefault="007B6606" w:rsidP="007B6606">
            <w:pPr>
              <w:pStyle w:val="TableText"/>
              <w:rPr>
                <w:b/>
              </w:rPr>
            </w:pPr>
            <w:r w:rsidRPr="00135F82">
              <w:rPr>
                <w:b/>
              </w:rPr>
              <w:t>II</w:t>
            </w:r>
          </w:p>
        </w:tc>
        <w:tc>
          <w:tcPr>
            <w:tcW w:w="432" w:type="dxa"/>
            <w:shd w:val="clear" w:color="auto" w:fill="F2F2F2" w:themeFill="background1" w:themeFillShade="F2"/>
          </w:tcPr>
          <w:p w14:paraId="5F218E3F" w14:textId="77777777" w:rsidR="007B6606" w:rsidRPr="00135F82" w:rsidRDefault="007B6606" w:rsidP="007B6606">
            <w:pPr>
              <w:pStyle w:val="TableText"/>
              <w:rPr>
                <w:b/>
              </w:rPr>
            </w:pPr>
            <w:r w:rsidRPr="00135F82">
              <w:rPr>
                <w:b/>
              </w:rPr>
              <w:t>III</w:t>
            </w:r>
          </w:p>
        </w:tc>
      </w:tr>
      <w:tr w:rsidR="00BE396E" w14:paraId="32DDBA21" w14:textId="77777777" w:rsidTr="00B04E5B">
        <w:trPr>
          <w:cantSplit/>
          <w:jc w:val="center"/>
        </w:trPr>
        <w:tc>
          <w:tcPr>
            <w:tcW w:w="802" w:type="dxa"/>
            <w:tcMar>
              <w:left w:w="58" w:type="dxa"/>
              <w:right w:w="58" w:type="dxa"/>
            </w:tcMar>
          </w:tcPr>
          <w:p w14:paraId="4B946298" w14:textId="5FD56DD2" w:rsidR="00BE396E" w:rsidRDefault="00BE396E" w:rsidP="00BE396E">
            <w:pPr>
              <w:pStyle w:val="TableText"/>
            </w:pPr>
            <w:r>
              <w:t>1000</w:t>
            </w:r>
            <w:r w:rsidR="00135F82">
              <w:t xml:space="preserve"> – </w:t>
            </w:r>
            <w:r>
              <w:t>1007</w:t>
            </w:r>
          </w:p>
        </w:tc>
        <w:tc>
          <w:tcPr>
            <w:tcW w:w="2227" w:type="dxa"/>
            <w:tcMar>
              <w:left w:w="58" w:type="dxa"/>
              <w:right w:w="58" w:type="dxa"/>
            </w:tcMar>
          </w:tcPr>
          <w:p w14:paraId="1697361E" w14:textId="77777777" w:rsidR="00BE396E" w:rsidRDefault="00BE396E" w:rsidP="00BE396E">
            <w:pPr>
              <w:pStyle w:val="TableText"/>
            </w:pPr>
            <w:r>
              <w:t>CLAIM SIXTH DX</w:t>
            </w:r>
          </w:p>
        </w:tc>
        <w:tc>
          <w:tcPr>
            <w:tcW w:w="2934" w:type="dxa"/>
            <w:gridSpan w:val="2"/>
            <w:tcMar>
              <w:left w:w="58" w:type="dxa"/>
              <w:right w:w="58" w:type="dxa"/>
            </w:tcMar>
          </w:tcPr>
          <w:p w14:paraId="4203C8A8" w14:textId="34DE09C6" w:rsidR="00BE396E" w:rsidRDefault="00BE396E" w:rsidP="00BE396E">
            <w:pPr>
              <w:pStyle w:val="TableText"/>
            </w:pPr>
            <w:r>
              <w:t>:P:IDR-</w:t>
            </w:r>
            <w:hyperlink r:id="rId333" w:history="1">
              <w:r w:rsidRPr="001D0CC0">
                <w:rPr>
                  <w:rStyle w:val="Hyperlink"/>
                </w:rPr>
                <w:t>J-DIAG-3-12</w:t>
              </w:r>
            </w:hyperlink>
          </w:p>
          <w:p w14:paraId="2635B1DF" w14:textId="705D2D56" w:rsidR="00BE396E" w:rsidRDefault="00BE396E" w:rsidP="00BE396E">
            <w:pPr>
              <w:pStyle w:val="TableText"/>
            </w:pPr>
            <w:r>
              <w:t>:P:IDR-</w:t>
            </w:r>
            <w:hyperlink r:id="rId334" w:history="1">
              <w:r w:rsidRPr="001D0CC0">
                <w:rPr>
                  <w:rStyle w:val="Hyperlink"/>
                </w:rPr>
                <w:t>J-DIAG-ICD-TYPE</w:t>
              </w:r>
            </w:hyperlink>
          </w:p>
          <w:p w14:paraId="74F56D82" w14:textId="6233EC2D" w:rsidR="00BE396E" w:rsidRPr="00C4752B" w:rsidRDefault="00BE396E" w:rsidP="00BE396E">
            <w:pPr>
              <w:pStyle w:val="TableText"/>
              <w:rPr>
                <w:lang w:val="es-US"/>
              </w:rPr>
            </w:pPr>
            <w:r w:rsidRPr="00C4752B">
              <w:rPr>
                <w:lang w:val="es-US"/>
              </w:rPr>
              <w:t>:P:IDR-J-</w:t>
            </w:r>
            <w:hyperlink r:id="rId335" w:history="1">
              <w:r w:rsidRPr="00C4752B">
                <w:rPr>
                  <w:rStyle w:val="Hyperlink"/>
                  <w:lang w:val="es-US"/>
                </w:rPr>
                <w:t>DIAG-CODE</w:t>
              </w:r>
            </w:hyperlink>
          </w:p>
        </w:tc>
        <w:tc>
          <w:tcPr>
            <w:tcW w:w="2849" w:type="dxa"/>
            <w:gridSpan w:val="2"/>
            <w:tcMar>
              <w:left w:w="58" w:type="dxa"/>
              <w:right w:w="58" w:type="dxa"/>
            </w:tcMar>
          </w:tcPr>
          <w:p w14:paraId="06770898" w14:textId="77777777" w:rsidR="00BE396E" w:rsidRDefault="00BE396E" w:rsidP="00BE396E">
            <w:pPr>
              <w:pStyle w:val="TableText"/>
            </w:pPr>
            <w:r>
              <w:t>Claim sixth diagnosis</w:t>
            </w:r>
          </w:p>
          <w:p w14:paraId="1F916625" w14:textId="77777777" w:rsidR="00BE396E" w:rsidRPr="004515FB" w:rsidRDefault="00BE396E" w:rsidP="00BE396E">
            <w:pPr>
              <w:pStyle w:val="TableText"/>
              <w:rPr>
                <w:rFonts w:cs="Arial"/>
              </w:rPr>
            </w:pPr>
            <w:r w:rsidRPr="004515FB">
              <w:rPr>
                <w:rFonts w:cs="Arial"/>
                <w:color w:val="000000"/>
              </w:rPr>
              <w:t>Position 1 is space until ICD 10 is implemented.</w:t>
            </w:r>
          </w:p>
          <w:p w14:paraId="28085264" w14:textId="592A89CB" w:rsidR="00BE396E" w:rsidRDefault="00BE396E" w:rsidP="00E90957">
            <w:pPr>
              <w:pStyle w:val="TableText"/>
            </w:pPr>
            <w:r w:rsidRPr="00E34732">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624D7B9A" w14:textId="77777777" w:rsidR="00BE396E" w:rsidRDefault="00BE396E" w:rsidP="00BE396E">
            <w:pPr>
              <w:pStyle w:val="TableText"/>
              <w:rPr>
                <w:caps/>
              </w:rPr>
            </w:pPr>
            <w:r>
              <w:rPr>
                <w:caps/>
              </w:rPr>
              <w:t>8 C</w:t>
            </w:r>
          </w:p>
        </w:tc>
        <w:tc>
          <w:tcPr>
            <w:tcW w:w="2340" w:type="dxa"/>
            <w:tcMar>
              <w:left w:w="58" w:type="dxa"/>
              <w:right w:w="58" w:type="dxa"/>
            </w:tcMar>
          </w:tcPr>
          <w:p w14:paraId="518BA267" w14:textId="25F2F484" w:rsidR="00BE396E" w:rsidRDefault="00BE396E" w:rsidP="00BE396E">
            <w:pPr>
              <w:pStyle w:val="TableText"/>
            </w:pPr>
            <w:r>
              <w:t>Sixth diagnosis</w:t>
            </w:r>
          </w:p>
          <w:p w14:paraId="691A34A2" w14:textId="77777777" w:rsidR="00B04E5B" w:rsidRDefault="00BE396E" w:rsidP="00BE396E">
            <w:pPr>
              <w:pStyle w:val="TableText"/>
            </w:pPr>
            <w:r>
              <w:t>Pos</w:t>
            </w:r>
            <w:r w:rsidR="00B04E5B">
              <w:t>ition 1 is diagnosis qualifier.</w:t>
            </w:r>
          </w:p>
          <w:p w14:paraId="7B169625" w14:textId="77777777" w:rsidR="00BE396E" w:rsidRDefault="00BE396E" w:rsidP="00B04E5B">
            <w:pPr>
              <w:pStyle w:val="TableText"/>
            </w:pPr>
            <w:r w:rsidRPr="00E90957">
              <w:rPr>
                <w:b/>
              </w:rPr>
              <w:t>Valid Values</w:t>
            </w:r>
            <w:r w:rsidR="00E90957">
              <w:rPr>
                <w:b/>
              </w:rPr>
              <w:t>:</w:t>
            </w:r>
            <w:r>
              <w:t xml:space="preserve"> 0 or 9.</w:t>
            </w:r>
          </w:p>
          <w:p w14:paraId="24CB117E" w14:textId="1809A33C" w:rsidR="00B04E5B" w:rsidRDefault="00B04E5B" w:rsidP="00B04E5B">
            <w:pPr>
              <w:pStyle w:val="TableText"/>
            </w:pPr>
            <w:r>
              <w:t>Positions 2-8 – is the diagnosis code.</w:t>
            </w:r>
          </w:p>
        </w:tc>
        <w:tc>
          <w:tcPr>
            <w:tcW w:w="858" w:type="dxa"/>
            <w:tcMar>
              <w:left w:w="58" w:type="dxa"/>
              <w:right w:w="58" w:type="dxa"/>
            </w:tcMar>
          </w:tcPr>
          <w:p w14:paraId="1D6AD2BC" w14:textId="77777777" w:rsidR="00BE396E" w:rsidRDefault="00BE396E" w:rsidP="00BE396E">
            <w:pPr>
              <w:pStyle w:val="TableText"/>
            </w:pPr>
            <w:r>
              <w:t>Spaces</w:t>
            </w:r>
          </w:p>
        </w:tc>
        <w:tc>
          <w:tcPr>
            <w:tcW w:w="431" w:type="dxa"/>
          </w:tcPr>
          <w:p w14:paraId="26234679" w14:textId="77777777" w:rsidR="00BE396E" w:rsidRDefault="00BE396E" w:rsidP="00BE396E">
            <w:pPr>
              <w:pStyle w:val="TableText"/>
            </w:pPr>
            <w:r>
              <w:t>X</w:t>
            </w:r>
          </w:p>
        </w:tc>
        <w:tc>
          <w:tcPr>
            <w:tcW w:w="431" w:type="dxa"/>
          </w:tcPr>
          <w:p w14:paraId="32535112" w14:textId="77777777" w:rsidR="00BE396E" w:rsidRDefault="00BE396E" w:rsidP="00BE396E">
            <w:pPr>
              <w:pStyle w:val="TableText"/>
            </w:pPr>
            <w:r>
              <w:t>X</w:t>
            </w:r>
          </w:p>
        </w:tc>
        <w:tc>
          <w:tcPr>
            <w:tcW w:w="432" w:type="dxa"/>
          </w:tcPr>
          <w:p w14:paraId="4159F376" w14:textId="77777777" w:rsidR="00BE396E" w:rsidRDefault="00BE396E" w:rsidP="00BE396E">
            <w:pPr>
              <w:pStyle w:val="TableText"/>
            </w:pPr>
            <w:r>
              <w:t>X</w:t>
            </w:r>
          </w:p>
        </w:tc>
      </w:tr>
      <w:tr w:rsidR="00BE396E" w14:paraId="3173B234" w14:textId="77777777" w:rsidTr="00B04E5B">
        <w:trPr>
          <w:cantSplit/>
          <w:jc w:val="center"/>
        </w:trPr>
        <w:tc>
          <w:tcPr>
            <w:tcW w:w="802" w:type="dxa"/>
            <w:tcMar>
              <w:left w:w="58" w:type="dxa"/>
              <w:right w:w="58" w:type="dxa"/>
            </w:tcMar>
          </w:tcPr>
          <w:p w14:paraId="7F3A49AB" w14:textId="33D5C678" w:rsidR="00BE396E" w:rsidRDefault="00BE396E" w:rsidP="00BE396E">
            <w:pPr>
              <w:pStyle w:val="TableText"/>
            </w:pPr>
            <w:r>
              <w:t>1008</w:t>
            </w:r>
            <w:r w:rsidR="00135F82">
              <w:t xml:space="preserve"> – </w:t>
            </w:r>
            <w:r>
              <w:t>1015</w:t>
            </w:r>
          </w:p>
        </w:tc>
        <w:tc>
          <w:tcPr>
            <w:tcW w:w="2227" w:type="dxa"/>
            <w:tcMar>
              <w:left w:w="58" w:type="dxa"/>
              <w:right w:w="58" w:type="dxa"/>
            </w:tcMar>
          </w:tcPr>
          <w:p w14:paraId="7A292279" w14:textId="77777777" w:rsidR="00BE396E" w:rsidRDefault="00BE396E" w:rsidP="00BE396E">
            <w:pPr>
              <w:pStyle w:val="TableText"/>
            </w:pPr>
            <w:r>
              <w:t>CLAIM SEVENTH DX</w:t>
            </w:r>
          </w:p>
        </w:tc>
        <w:tc>
          <w:tcPr>
            <w:tcW w:w="2934" w:type="dxa"/>
            <w:gridSpan w:val="2"/>
            <w:tcMar>
              <w:left w:w="58" w:type="dxa"/>
              <w:right w:w="58" w:type="dxa"/>
            </w:tcMar>
          </w:tcPr>
          <w:p w14:paraId="171C77D1" w14:textId="5FE1CEAA" w:rsidR="00BE396E" w:rsidRDefault="00BE396E" w:rsidP="00BE396E">
            <w:pPr>
              <w:pStyle w:val="TableText"/>
            </w:pPr>
            <w:r>
              <w:t>:P:IDR-</w:t>
            </w:r>
            <w:hyperlink r:id="rId336" w:history="1">
              <w:r w:rsidRPr="001D0CC0">
                <w:rPr>
                  <w:rStyle w:val="Hyperlink"/>
                </w:rPr>
                <w:t>J-DIAG-3-12</w:t>
              </w:r>
            </w:hyperlink>
          </w:p>
          <w:p w14:paraId="3A2D4A25" w14:textId="5BB676BB" w:rsidR="00BE396E" w:rsidRDefault="00BE396E" w:rsidP="00BE396E">
            <w:pPr>
              <w:pStyle w:val="TableText"/>
            </w:pPr>
            <w:r>
              <w:t>:P:IDR-</w:t>
            </w:r>
            <w:hyperlink r:id="rId337" w:history="1">
              <w:r w:rsidRPr="001D0CC0">
                <w:rPr>
                  <w:rStyle w:val="Hyperlink"/>
                </w:rPr>
                <w:t>J-DIAG-ICD-TYPE</w:t>
              </w:r>
            </w:hyperlink>
          </w:p>
          <w:p w14:paraId="76823046" w14:textId="4C869AB4" w:rsidR="00BE396E" w:rsidRPr="00C4752B" w:rsidRDefault="00BE396E" w:rsidP="00BE396E">
            <w:pPr>
              <w:pStyle w:val="TableText"/>
              <w:rPr>
                <w:lang w:val="es-US"/>
              </w:rPr>
            </w:pPr>
            <w:r w:rsidRPr="00C4752B">
              <w:rPr>
                <w:lang w:val="es-US"/>
              </w:rPr>
              <w:t>:P:IDR-J-</w:t>
            </w:r>
            <w:hyperlink r:id="rId338" w:history="1">
              <w:r w:rsidRPr="00C4752B">
                <w:rPr>
                  <w:rStyle w:val="Hyperlink"/>
                  <w:lang w:val="es-US"/>
                </w:rPr>
                <w:t>DIAG-CODE</w:t>
              </w:r>
            </w:hyperlink>
          </w:p>
        </w:tc>
        <w:tc>
          <w:tcPr>
            <w:tcW w:w="2849" w:type="dxa"/>
            <w:gridSpan w:val="2"/>
            <w:tcMar>
              <w:left w:w="58" w:type="dxa"/>
              <w:right w:w="58" w:type="dxa"/>
            </w:tcMar>
          </w:tcPr>
          <w:p w14:paraId="7B82EE87" w14:textId="77777777" w:rsidR="00BE396E" w:rsidRDefault="00BE396E" w:rsidP="00BE396E">
            <w:pPr>
              <w:pStyle w:val="TableText"/>
            </w:pPr>
            <w:r>
              <w:t>Claim seventh diagnosis</w:t>
            </w:r>
          </w:p>
          <w:p w14:paraId="6905B00B" w14:textId="77777777" w:rsidR="00BE396E" w:rsidRDefault="00BE396E" w:rsidP="00BE396E">
            <w:pPr>
              <w:pStyle w:val="TableText"/>
              <w:rPr>
                <w:rFonts w:cs="Arial"/>
                <w:color w:val="000000"/>
              </w:rPr>
            </w:pPr>
            <w:r w:rsidRPr="004515FB">
              <w:rPr>
                <w:rFonts w:cs="Arial"/>
                <w:color w:val="000000"/>
              </w:rPr>
              <w:t>Position 1 is space until ICD 10 is implemented.</w:t>
            </w:r>
          </w:p>
          <w:p w14:paraId="1A3F91B5" w14:textId="600AC26A" w:rsidR="00BE396E" w:rsidRDefault="00BE396E" w:rsidP="003962F0">
            <w:pPr>
              <w:pStyle w:val="TableText"/>
            </w:pPr>
            <w:r w:rsidRPr="00C92FB6">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13C57BF6" w14:textId="77777777" w:rsidR="00BE396E" w:rsidRDefault="00BE396E" w:rsidP="00BE396E">
            <w:pPr>
              <w:pStyle w:val="TableText"/>
              <w:rPr>
                <w:caps/>
              </w:rPr>
            </w:pPr>
            <w:r>
              <w:rPr>
                <w:caps/>
              </w:rPr>
              <w:t>8 C</w:t>
            </w:r>
          </w:p>
        </w:tc>
        <w:tc>
          <w:tcPr>
            <w:tcW w:w="2340" w:type="dxa"/>
            <w:tcMar>
              <w:left w:w="58" w:type="dxa"/>
              <w:right w:w="58" w:type="dxa"/>
            </w:tcMar>
          </w:tcPr>
          <w:p w14:paraId="1A31507B" w14:textId="70C4119B" w:rsidR="00BE396E" w:rsidRDefault="00BE396E" w:rsidP="00BE396E">
            <w:pPr>
              <w:pStyle w:val="TableText"/>
            </w:pPr>
            <w:r>
              <w:t>Seventh diagnosis</w:t>
            </w:r>
          </w:p>
          <w:p w14:paraId="150402A9" w14:textId="77777777" w:rsidR="00B04E5B" w:rsidRDefault="00BE396E" w:rsidP="00BE396E">
            <w:pPr>
              <w:pStyle w:val="TableText"/>
            </w:pPr>
            <w:r>
              <w:t>Pos</w:t>
            </w:r>
            <w:r w:rsidR="00B04E5B">
              <w:t>ition 1 is diagnosis qualifier.</w:t>
            </w:r>
          </w:p>
          <w:p w14:paraId="70E9366D" w14:textId="487A405D" w:rsidR="00BE396E" w:rsidRDefault="00BE396E" w:rsidP="00BE396E">
            <w:pPr>
              <w:pStyle w:val="TableText"/>
            </w:pPr>
            <w:r w:rsidRPr="00E90957">
              <w:rPr>
                <w:b/>
              </w:rPr>
              <w:t>Valid Values</w:t>
            </w:r>
            <w:r w:rsidR="00E90957">
              <w:rPr>
                <w:b/>
              </w:rPr>
              <w:t>:</w:t>
            </w:r>
            <w:r>
              <w:t xml:space="preserve"> 0 or 9.</w:t>
            </w:r>
          </w:p>
          <w:p w14:paraId="3DD9F932" w14:textId="2D96FDB6" w:rsidR="00BE396E" w:rsidRDefault="00BE396E" w:rsidP="00E90957">
            <w:pPr>
              <w:pStyle w:val="TableText"/>
            </w:pPr>
            <w:r>
              <w:t>Positions 2</w:t>
            </w:r>
            <w:r w:rsidR="00E90957">
              <w:t xml:space="preserve"> – </w:t>
            </w:r>
            <w:r>
              <w:t>8 is the diagnosis code.</w:t>
            </w:r>
          </w:p>
        </w:tc>
        <w:tc>
          <w:tcPr>
            <w:tcW w:w="858" w:type="dxa"/>
            <w:tcMar>
              <w:left w:w="58" w:type="dxa"/>
              <w:right w:w="58" w:type="dxa"/>
            </w:tcMar>
          </w:tcPr>
          <w:p w14:paraId="6E39C7E8" w14:textId="77777777" w:rsidR="00BE396E" w:rsidRDefault="00BE396E" w:rsidP="00BE396E">
            <w:pPr>
              <w:pStyle w:val="TableText"/>
            </w:pPr>
            <w:r>
              <w:t>Spaces</w:t>
            </w:r>
          </w:p>
        </w:tc>
        <w:tc>
          <w:tcPr>
            <w:tcW w:w="431" w:type="dxa"/>
          </w:tcPr>
          <w:p w14:paraId="39B6F9D4" w14:textId="77777777" w:rsidR="00BE396E" w:rsidRDefault="00BE396E" w:rsidP="00BE396E">
            <w:pPr>
              <w:pStyle w:val="TableText"/>
            </w:pPr>
            <w:r>
              <w:t>X</w:t>
            </w:r>
          </w:p>
        </w:tc>
        <w:tc>
          <w:tcPr>
            <w:tcW w:w="431" w:type="dxa"/>
          </w:tcPr>
          <w:p w14:paraId="3B9B1F3F" w14:textId="77777777" w:rsidR="00BE396E" w:rsidRDefault="00BE396E" w:rsidP="00BE396E">
            <w:pPr>
              <w:pStyle w:val="TableText"/>
            </w:pPr>
            <w:r>
              <w:t>X</w:t>
            </w:r>
          </w:p>
        </w:tc>
        <w:tc>
          <w:tcPr>
            <w:tcW w:w="432" w:type="dxa"/>
          </w:tcPr>
          <w:p w14:paraId="490A7693" w14:textId="77777777" w:rsidR="00BE396E" w:rsidRDefault="00BE396E" w:rsidP="00BE396E">
            <w:pPr>
              <w:pStyle w:val="TableText"/>
            </w:pPr>
            <w:r>
              <w:t>X</w:t>
            </w:r>
          </w:p>
        </w:tc>
      </w:tr>
      <w:tr w:rsidR="00BE396E" w14:paraId="1730ABFC" w14:textId="77777777" w:rsidTr="00B04E5B">
        <w:trPr>
          <w:cantSplit/>
          <w:jc w:val="center"/>
        </w:trPr>
        <w:tc>
          <w:tcPr>
            <w:tcW w:w="802" w:type="dxa"/>
            <w:tcMar>
              <w:left w:w="58" w:type="dxa"/>
              <w:right w:w="58" w:type="dxa"/>
            </w:tcMar>
          </w:tcPr>
          <w:p w14:paraId="3E8855B3" w14:textId="467CE773" w:rsidR="00BE396E" w:rsidRDefault="00BE396E" w:rsidP="00BE396E">
            <w:pPr>
              <w:pStyle w:val="TableText"/>
            </w:pPr>
            <w:r>
              <w:t>1016</w:t>
            </w:r>
            <w:r w:rsidR="00135F82">
              <w:t xml:space="preserve"> – </w:t>
            </w:r>
            <w:r>
              <w:t>1023</w:t>
            </w:r>
          </w:p>
        </w:tc>
        <w:tc>
          <w:tcPr>
            <w:tcW w:w="2227" w:type="dxa"/>
            <w:tcMar>
              <w:left w:w="58" w:type="dxa"/>
              <w:right w:w="58" w:type="dxa"/>
            </w:tcMar>
          </w:tcPr>
          <w:p w14:paraId="0F4C8195" w14:textId="77777777" w:rsidR="00BE396E" w:rsidRDefault="00BE396E" w:rsidP="00BE396E">
            <w:pPr>
              <w:pStyle w:val="TableText"/>
            </w:pPr>
            <w:r>
              <w:t>CLAIM EIGHTH DX</w:t>
            </w:r>
          </w:p>
        </w:tc>
        <w:tc>
          <w:tcPr>
            <w:tcW w:w="2934" w:type="dxa"/>
            <w:gridSpan w:val="2"/>
            <w:tcMar>
              <w:left w:w="58" w:type="dxa"/>
              <w:right w:w="58" w:type="dxa"/>
            </w:tcMar>
          </w:tcPr>
          <w:p w14:paraId="0513E489" w14:textId="3DDB8A20" w:rsidR="00BE396E" w:rsidRDefault="00BE396E" w:rsidP="00BE396E">
            <w:pPr>
              <w:pStyle w:val="TableText"/>
            </w:pPr>
            <w:r>
              <w:t>:P:IDR-</w:t>
            </w:r>
            <w:hyperlink r:id="rId339" w:history="1">
              <w:r w:rsidRPr="001D0CC0">
                <w:rPr>
                  <w:rStyle w:val="Hyperlink"/>
                </w:rPr>
                <w:t>J-DIAG-3-12</w:t>
              </w:r>
            </w:hyperlink>
          </w:p>
          <w:p w14:paraId="6733001C" w14:textId="2AFF1523" w:rsidR="00BE396E" w:rsidRDefault="00BE396E" w:rsidP="00BE396E">
            <w:pPr>
              <w:pStyle w:val="TableText"/>
            </w:pPr>
            <w:r>
              <w:t>:P:IDR-</w:t>
            </w:r>
            <w:hyperlink r:id="rId340" w:history="1">
              <w:r w:rsidRPr="001D0CC0">
                <w:rPr>
                  <w:rStyle w:val="Hyperlink"/>
                </w:rPr>
                <w:t>J-DIAG-ICD-TYPE</w:t>
              </w:r>
            </w:hyperlink>
          </w:p>
          <w:p w14:paraId="2A980FAF" w14:textId="5E2D43DB" w:rsidR="00BE396E" w:rsidRPr="00C4752B" w:rsidRDefault="00BE396E" w:rsidP="00BE396E">
            <w:pPr>
              <w:pStyle w:val="TableText"/>
              <w:rPr>
                <w:lang w:val="es-US"/>
              </w:rPr>
            </w:pPr>
            <w:r w:rsidRPr="00C4752B">
              <w:rPr>
                <w:lang w:val="es-US"/>
              </w:rPr>
              <w:t>:P:IDR-J-</w:t>
            </w:r>
            <w:hyperlink r:id="rId341" w:history="1">
              <w:r w:rsidRPr="00C4752B">
                <w:rPr>
                  <w:rStyle w:val="Hyperlink"/>
                  <w:lang w:val="es-US"/>
                </w:rPr>
                <w:t>DIAG-CODE</w:t>
              </w:r>
            </w:hyperlink>
          </w:p>
        </w:tc>
        <w:tc>
          <w:tcPr>
            <w:tcW w:w="2849" w:type="dxa"/>
            <w:gridSpan w:val="2"/>
            <w:tcMar>
              <w:left w:w="58" w:type="dxa"/>
              <w:right w:w="58" w:type="dxa"/>
            </w:tcMar>
          </w:tcPr>
          <w:p w14:paraId="269E7A6D" w14:textId="77777777" w:rsidR="00BE396E" w:rsidRDefault="00BE396E" w:rsidP="00BE396E">
            <w:pPr>
              <w:pStyle w:val="TableText"/>
            </w:pPr>
            <w:r>
              <w:t>Claim eighth diagnosis</w:t>
            </w:r>
          </w:p>
          <w:p w14:paraId="28CB76E0" w14:textId="77777777" w:rsidR="00BE396E" w:rsidRPr="004515FB" w:rsidRDefault="00BE396E" w:rsidP="00BE396E">
            <w:pPr>
              <w:pStyle w:val="TableText"/>
              <w:rPr>
                <w:rFonts w:cs="Arial"/>
              </w:rPr>
            </w:pPr>
            <w:r w:rsidRPr="004515FB">
              <w:rPr>
                <w:rFonts w:cs="Arial"/>
                <w:color w:val="000000"/>
              </w:rPr>
              <w:t>Position 1 is space until ICD 10 is implemented.</w:t>
            </w:r>
          </w:p>
          <w:p w14:paraId="209C2999" w14:textId="637C0BA5" w:rsidR="00BE396E" w:rsidRDefault="00BE396E" w:rsidP="00E90957">
            <w:pPr>
              <w:pStyle w:val="TableText"/>
            </w:pPr>
            <w:r w:rsidRPr="00C92FB6">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21F48B3B" w14:textId="77777777" w:rsidR="00BE396E" w:rsidRDefault="00BE396E" w:rsidP="00BE396E">
            <w:pPr>
              <w:pStyle w:val="TableText"/>
              <w:rPr>
                <w:caps/>
              </w:rPr>
            </w:pPr>
            <w:r>
              <w:rPr>
                <w:caps/>
              </w:rPr>
              <w:t>8 C</w:t>
            </w:r>
          </w:p>
        </w:tc>
        <w:tc>
          <w:tcPr>
            <w:tcW w:w="2340" w:type="dxa"/>
            <w:tcMar>
              <w:left w:w="58" w:type="dxa"/>
              <w:right w:w="58" w:type="dxa"/>
            </w:tcMar>
          </w:tcPr>
          <w:p w14:paraId="3D8E1633" w14:textId="7AAC61A4" w:rsidR="00BE396E" w:rsidRDefault="00BE396E" w:rsidP="00BE396E">
            <w:pPr>
              <w:pStyle w:val="TableText"/>
            </w:pPr>
            <w:r>
              <w:t>Eighth diagnosis</w:t>
            </w:r>
          </w:p>
          <w:p w14:paraId="6CB40E72" w14:textId="77777777" w:rsidR="00B04E5B" w:rsidRDefault="00BE396E" w:rsidP="00BE396E">
            <w:pPr>
              <w:pStyle w:val="TableText"/>
            </w:pPr>
            <w:r>
              <w:t>Pos</w:t>
            </w:r>
            <w:r w:rsidR="00B04E5B">
              <w:t>ition 1 is diagnosis qualifier.</w:t>
            </w:r>
          </w:p>
          <w:p w14:paraId="0EF66C1C" w14:textId="29D85EA8" w:rsidR="00BE396E" w:rsidRDefault="00BE396E" w:rsidP="00BE396E">
            <w:pPr>
              <w:pStyle w:val="TableText"/>
            </w:pPr>
            <w:r w:rsidRPr="00E90957">
              <w:rPr>
                <w:b/>
              </w:rPr>
              <w:t>Valid Values</w:t>
            </w:r>
            <w:r w:rsidR="00E90957" w:rsidRPr="00E90957">
              <w:rPr>
                <w:b/>
              </w:rPr>
              <w:t>:</w:t>
            </w:r>
            <w:r>
              <w:t xml:space="preserve"> 0 or 9.</w:t>
            </w:r>
          </w:p>
          <w:p w14:paraId="1E9E2FE3" w14:textId="7D4B33CB" w:rsidR="00BE396E" w:rsidRDefault="00BE396E" w:rsidP="00E90957">
            <w:pPr>
              <w:pStyle w:val="TableText"/>
            </w:pPr>
            <w:r>
              <w:t>Positions 2</w:t>
            </w:r>
            <w:r w:rsidR="00E90957">
              <w:t xml:space="preserve"> – </w:t>
            </w:r>
            <w:r>
              <w:t>8 is the diagnosis code.</w:t>
            </w:r>
          </w:p>
        </w:tc>
        <w:tc>
          <w:tcPr>
            <w:tcW w:w="858" w:type="dxa"/>
            <w:tcMar>
              <w:left w:w="58" w:type="dxa"/>
              <w:right w:w="58" w:type="dxa"/>
            </w:tcMar>
          </w:tcPr>
          <w:p w14:paraId="359FD668" w14:textId="77777777" w:rsidR="00BE396E" w:rsidRDefault="00BE396E" w:rsidP="00BE396E">
            <w:pPr>
              <w:pStyle w:val="TableText"/>
            </w:pPr>
            <w:r>
              <w:t>Spaces</w:t>
            </w:r>
          </w:p>
        </w:tc>
        <w:tc>
          <w:tcPr>
            <w:tcW w:w="431" w:type="dxa"/>
          </w:tcPr>
          <w:p w14:paraId="4FF11D6F" w14:textId="77777777" w:rsidR="00BE396E" w:rsidRDefault="00BE396E" w:rsidP="00BE396E">
            <w:pPr>
              <w:pStyle w:val="TableText"/>
            </w:pPr>
            <w:r>
              <w:t>X</w:t>
            </w:r>
          </w:p>
        </w:tc>
        <w:tc>
          <w:tcPr>
            <w:tcW w:w="431" w:type="dxa"/>
          </w:tcPr>
          <w:p w14:paraId="70031A5E" w14:textId="77777777" w:rsidR="00BE396E" w:rsidRDefault="00BE396E" w:rsidP="00BE396E">
            <w:pPr>
              <w:pStyle w:val="TableText"/>
            </w:pPr>
            <w:r>
              <w:t>X</w:t>
            </w:r>
          </w:p>
        </w:tc>
        <w:tc>
          <w:tcPr>
            <w:tcW w:w="432" w:type="dxa"/>
          </w:tcPr>
          <w:p w14:paraId="42176955" w14:textId="77777777" w:rsidR="00BE396E" w:rsidRDefault="00BE396E" w:rsidP="00BE396E">
            <w:pPr>
              <w:pStyle w:val="TableText"/>
            </w:pPr>
            <w:r>
              <w:t>X</w:t>
            </w:r>
          </w:p>
        </w:tc>
      </w:tr>
      <w:tr w:rsidR="00BE396E" w14:paraId="7A0784E6" w14:textId="77777777" w:rsidTr="00B04E5B">
        <w:trPr>
          <w:cantSplit/>
          <w:jc w:val="center"/>
        </w:trPr>
        <w:tc>
          <w:tcPr>
            <w:tcW w:w="802" w:type="dxa"/>
            <w:tcMar>
              <w:left w:w="58" w:type="dxa"/>
              <w:right w:w="58" w:type="dxa"/>
            </w:tcMar>
          </w:tcPr>
          <w:p w14:paraId="4142AEAD" w14:textId="519ED829" w:rsidR="00BE396E" w:rsidRDefault="00BE396E" w:rsidP="00BE396E">
            <w:pPr>
              <w:pStyle w:val="TableText"/>
            </w:pPr>
            <w:r>
              <w:t>1024</w:t>
            </w:r>
            <w:r w:rsidR="00135F82">
              <w:t xml:space="preserve"> – </w:t>
            </w:r>
            <w:r>
              <w:t>1031</w:t>
            </w:r>
          </w:p>
        </w:tc>
        <w:tc>
          <w:tcPr>
            <w:tcW w:w="2227" w:type="dxa"/>
            <w:tcMar>
              <w:left w:w="58" w:type="dxa"/>
              <w:right w:w="58" w:type="dxa"/>
            </w:tcMar>
          </w:tcPr>
          <w:p w14:paraId="3633EB4E" w14:textId="77777777" w:rsidR="00BE396E" w:rsidRDefault="00BE396E" w:rsidP="00BE396E">
            <w:pPr>
              <w:pStyle w:val="TableText"/>
            </w:pPr>
            <w:r>
              <w:t>CLAIM NINTH DX</w:t>
            </w:r>
          </w:p>
        </w:tc>
        <w:tc>
          <w:tcPr>
            <w:tcW w:w="2934" w:type="dxa"/>
            <w:gridSpan w:val="2"/>
            <w:tcMar>
              <w:left w:w="58" w:type="dxa"/>
              <w:right w:w="58" w:type="dxa"/>
            </w:tcMar>
          </w:tcPr>
          <w:p w14:paraId="00D6DB9E" w14:textId="1AAB7984" w:rsidR="00BE396E" w:rsidRDefault="00BE396E" w:rsidP="00BE396E">
            <w:pPr>
              <w:pStyle w:val="TableText"/>
            </w:pPr>
            <w:r>
              <w:t>:P:IDR-</w:t>
            </w:r>
            <w:hyperlink r:id="rId342" w:history="1">
              <w:r w:rsidRPr="001D0CC0">
                <w:rPr>
                  <w:rStyle w:val="Hyperlink"/>
                </w:rPr>
                <w:t>J-DIAG-3-12</w:t>
              </w:r>
            </w:hyperlink>
          </w:p>
          <w:p w14:paraId="4DB3EC6D" w14:textId="17EC6018" w:rsidR="00BE396E" w:rsidRDefault="00BE396E" w:rsidP="00BE396E">
            <w:pPr>
              <w:pStyle w:val="TableText"/>
            </w:pPr>
            <w:r>
              <w:t>:P:IDR-</w:t>
            </w:r>
            <w:hyperlink r:id="rId343" w:history="1">
              <w:r w:rsidRPr="001D0CC0">
                <w:rPr>
                  <w:rStyle w:val="Hyperlink"/>
                </w:rPr>
                <w:t>J-DIAG-ICD-TYPE</w:t>
              </w:r>
            </w:hyperlink>
          </w:p>
          <w:p w14:paraId="0A81FC00" w14:textId="46EA69E5" w:rsidR="00BE396E" w:rsidRPr="00C4752B" w:rsidRDefault="00BE396E" w:rsidP="00BE396E">
            <w:pPr>
              <w:pStyle w:val="TableText"/>
              <w:rPr>
                <w:lang w:val="es-US"/>
              </w:rPr>
            </w:pPr>
            <w:r w:rsidRPr="00C4752B">
              <w:rPr>
                <w:lang w:val="es-US"/>
              </w:rPr>
              <w:t>:P:IDR-J-</w:t>
            </w:r>
            <w:hyperlink r:id="rId344" w:history="1">
              <w:r w:rsidRPr="00C4752B">
                <w:rPr>
                  <w:rStyle w:val="Hyperlink"/>
                  <w:lang w:val="es-US"/>
                </w:rPr>
                <w:t>DIAG-CODE</w:t>
              </w:r>
            </w:hyperlink>
          </w:p>
        </w:tc>
        <w:tc>
          <w:tcPr>
            <w:tcW w:w="2849" w:type="dxa"/>
            <w:gridSpan w:val="2"/>
            <w:tcMar>
              <w:left w:w="58" w:type="dxa"/>
              <w:right w:w="58" w:type="dxa"/>
            </w:tcMar>
          </w:tcPr>
          <w:p w14:paraId="37AD483E" w14:textId="77777777" w:rsidR="00BE396E" w:rsidRDefault="00BE396E" w:rsidP="00BE396E">
            <w:pPr>
              <w:pStyle w:val="TableText"/>
            </w:pPr>
            <w:r>
              <w:t>Claim ninth diagnosis</w:t>
            </w:r>
          </w:p>
          <w:p w14:paraId="0DB94DDD" w14:textId="77777777" w:rsidR="00BE396E" w:rsidRPr="004515FB" w:rsidRDefault="00BE396E" w:rsidP="00BE396E">
            <w:pPr>
              <w:pStyle w:val="TableText"/>
              <w:rPr>
                <w:rFonts w:cs="Arial"/>
              </w:rPr>
            </w:pPr>
            <w:r w:rsidRPr="004515FB">
              <w:rPr>
                <w:rFonts w:cs="Arial"/>
                <w:color w:val="000000"/>
              </w:rPr>
              <w:t>Position 1 is space until ICD 10 is implemented.</w:t>
            </w:r>
          </w:p>
          <w:p w14:paraId="18ECDAE0" w14:textId="2553EE80" w:rsidR="00BE396E" w:rsidRDefault="00BE396E" w:rsidP="00E90957">
            <w:pPr>
              <w:pStyle w:val="TableText"/>
            </w:pPr>
            <w:r w:rsidRPr="00C92FB6">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519570B5" w14:textId="77777777" w:rsidR="00BE396E" w:rsidRDefault="00BE396E" w:rsidP="00BE396E">
            <w:pPr>
              <w:pStyle w:val="TableText"/>
              <w:rPr>
                <w:caps/>
              </w:rPr>
            </w:pPr>
            <w:r>
              <w:rPr>
                <w:caps/>
              </w:rPr>
              <w:t>8 C</w:t>
            </w:r>
          </w:p>
        </w:tc>
        <w:tc>
          <w:tcPr>
            <w:tcW w:w="2340" w:type="dxa"/>
            <w:tcMar>
              <w:left w:w="58" w:type="dxa"/>
              <w:right w:w="58" w:type="dxa"/>
            </w:tcMar>
          </w:tcPr>
          <w:p w14:paraId="6D11A578" w14:textId="571CE024" w:rsidR="00BE396E" w:rsidRDefault="00BE396E" w:rsidP="00BE396E">
            <w:pPr>
              <w:pStyle w:val="TableText"/>
            </w:pPr>
            <w:r>
              <w:t>Ninth diagnosis</w:t>
            </w:r>
          </w:p>
          <w:p w14:paraId="2D5280E5" w14:textId="77777777" w:rsidR="00B04E5B" w:rsidRDefault="00BE396E" w:rsidP="00BE396E">
            <w:pPr>
              <w:pStyle w:val="TableText"/>
            </w:pPr>
            <w:r>
              <w:t>Pos</w:t>
            </w:r>
            <w:r w:rsidR="00B04E5B">
              <w:t>ition 1 is diagnosis qualifier.</w:t>
            </w:r>
          </w:p>
          <w:p w14:paraId="5905E501" w14:textId="230C6384" w:rsidR="00BE396E" w:rsidRDefault="00BE396E" w:rsidP="00BE396E">
            <w:pPr>
              <w:pStyle w:val="TableText"/>
            </w:pPr>
            <w:r w:rsidRPr="00E90957">
              <w:rPr>
                <w:b/>
              </w:rPr>
              <w:t>Valid Values</w:t>
            </w:r>
            <w:r w:rsidR="00E90957" w:rsidRPr="00E90957">
              <w:rPr>
                <w:b/>
              </w:rPr>
              <w:t>:</w:t>
            </w:r>
            <w:r>
              <w:t xml:space="preserve"> 0 or 9.</w:t>
            </w:r>
          </w:p>
          <w:p w14:paraId="522F2D4E" w14:textId="2DE8D2B6" w:rsidR="00BE396E" w:rsidRDefault="00BE396E" w:rsidP="00E90957">
            <w:pPr>
              <w:pStyle w:val="TableText"/>
            </w:pPr>
            <w:r>
              <w:t>Positions 2</w:t>
            </w:r>
            <w:r w:rsidR="00E90957">
              <w:t xml:space="preserve"> – </w:t>
            </w:r>
            <w:r>
              <w:t>8 is the diagnosis code.</w:t>
            </w:r>
          </w:p>
        </w:tc>
        <w:tc>
          <w:tcPr>
            <w:tcW w:w="858" w:type="dxa"/>
            <w:tcMar>
              <w:left w:w="58" w:type="dxa"/>
              <w:right w:w="58" w:type="dxa"/>
            </w:tcMar>
          </w:tcPr>
          <w:p w14:paraId="76E9F049" w14:textId="77777777" w:rsidR="00BE396E" w:rsidRDefault="00BE396E" w:rsidP="00BE396E">
            <w:pPr>
              <w:pStyle w:val="TableText"/>
            </w:pPr>
            <w:r>
              <w:t>Spaces</w:t>
            </w:r>
          </w:p>
        </w:tc>
        <w:tc>
          <w:tcPr>
            <w:tcW w:w="431" w:type="dxa"/>
          </w:tcPr>
          <w:p w14:paraId="07B41064" w14:textId="77777777" w:rsidR="00BE396E" w:rsidRDefault="00BE396E" w:rsidP="00BE396E">
            <w:pPr>
              <w:pStyle w:val="TableText"/>
            </w:pPr>
            <w:r>
              <w:t>X</w:t>
            </w:r>
          </w:p>
        </w:tc>
        <w:tc>
          <w:tcPr>
            <w:tcW w:w="431" w:type="dxa"/>
          </w:tcPr>
          <w:p w14:paraId="21E58726" w14:textId="77777777" w:rsidR="00BE396E" w:rsidRDefault="00BE396E" w:rsidP="00BE396E">
            <w:pPr>
              <w:pStyle w:val="TableText"/>
            </w:pPr>
            <w:r>
              <w:t>X</w:t>
            </w:r>
          </w:p>
        </w:tc>
        <w:tc>
          <w:tcPr>
            <w:tcW w:w="432" w:type="dxa"/>
          </w:tcPr>
          <w:p w14:paraId="7D7E86D5" w14:textId="77777777" w:rsidR="00BE396E" w:rsidRDefault="00BE396E" w:rsidP="00BE396E">
            <w:pPr>
              <w:pStyle w:val="TableText"/>
            </w:pPr>
            <w:r>
              <w:t>X</w:t>
            </w:r>
          </w:p>
        </w:tc>
      </w:tr>
      <w:tr w:rsidR="00BE396E" w14:paraId="3BAEA8FF" w14:textId="77777777" w:rsidTr="00B04E5B">
        <w:trPr>
          <w:cantSplit/>
          <w:jc w:val="center"/>
        </w:trPr>
        <w:tc>
          <w:tcPr>
            <w:tcW w:w="802" w:type="dxa"/>
            <w:tcMar>
              <w:left w:w="58" w:type="dxa"/>
              <w:right w:w="58" w:type="dxa"/>
            </w:tcMar>
          </w:tcPr>
          <w:p w14:paraId="0D825E93" w14:textId="44F5E759" w:rsidR="00BE396E" w:rsidRDefault="00BE396E" w:rsidP="00BE396E">
            <w:pPr>
              <w:pStyle w:val="TableText"/>
            </w:pPr>
            <w:r>
              <w:t>1032</w:t>
            </w:r>
            <w:r w:rsidR="00135F82">
              <w:t xml:space="preserve"> – </w:t>
            </w:r>
            <w:r>
              <w:t>1039</w:t>
            </w:r>
          </w:p>
        </w:tc>
        <w:tc>
          <w:tcPr>
            <w:tcW w:w="2227" w:type="dxa"/>
            <w:tcMar>
              <w:left w:w="58" w:type="dxa"/>
              <w:right w:w="58" w:type="dxa"/>
            </w:tcMar>
          </w:tcPr>
          <w:p w14:paraId="5D72D9FC" w14:textId="77777777" w:rsidR="00BE396E" w:rsidRDefault="00BE396E" w:rsidP="00BE396E">
            <w:pPr>
              <w:pStyle w:val="TableText"/>
            </w:pPr>
            <w:r>
              <w:t>CLAIM TENTH DX</w:t>
            </w:r>
          </w:p>
        </w:tc>
        <w:tc>
          <w:tcPr>
            <w:tcW w:w="2934" w:type="dxa"/>
            <w:gridSpan w:val="2"/>
            <w:tcMar>
              <w:left w:w="58" w:type="dxa"/>
              <w:right w:w="58" w:type="dxa"/>
            </w:tcMar>
          </w:tcPr>
          <w:p w14:paraId="1A217550" w14:textId="124EDB9F" w:rsidR="00BE396E" w:rsidRDefault="00BE396E" w:rsidP="00BE396E">
            <w:pPr>
              <w:pStyle w:val="TableText"/>
            </w:pPr>
            <w:r>
              <w:t>:P:IDR-</w:t>
            </w:r>
            <w:hyperlink r:id="rId345" w:history="1">
              <w:r w:rsidRPr="001D0CC0">
                <w:rPr>
                  <w:rStyle w:val="Hyperlink"/>
                </w:rPr>
                <w:t>J-DIAG-3-12</w:t>
              </w:r>
            </w:hyperlink>
          </w:p>
          <w:p w14:paraId="109E2C99" w14:textId="617682E3" w:rsidR="00BE396E" w:rsidRDefault="00BE396E" w:rsidP="00BE396E">
            <w:pPr>
              <w:pStyle w:val="TableText"/>
            </w:pPr>
            <w:r>
              <w:t>:P:IDR-</w:t>
            </w:r>
            <w:hyperlink r:id="rId346" w:history="1">
              <w:r w:rsidRPr="001D0CC0">
                <w:rPr>
                  <w:rStyle w:val="Hyperlink"/>
                </w:rPr>
                <w:t>J-DIAG-ICD-TYPE</w:t>
              </w:r>
            </w:hyperlink>
          </w:p>
          <w:p w14:paraId="1F219558" w14:textId="77603D39" w:rsidR="00BE396E" w:rsidRPr="00C4752B" w:rsidRDefault="00BE396E" w:rsidP="00BE396E">
            <w:pPr>
              <w:pStyle w:val="TableText"/>
              <w:rPr>
                <w:lang w:val="es-US"/>
              </w:rPr>
            </w:pPr>
            <w:r w:rsidRPr="00C4752B">
              <w:rPr>
                <w:lang w:val="es-US"/>
              </w:rPr>
              <w:t>:P:IDR-J-</w:t>
            </w:r>
            <w:hyperlink r:id="rId347" w:history="1">
              <w:r w:rsidRPr="00C4752B">
                <w:rPr>
                  <w:rStyle w:val="Hyperlink"/>
                  <w:lang w:val="es-US"/>
                </w:rPr>
                <w:t>DIAG-CODE</w:t>
              </w:r>
            </w:hyperlink>
          </w:p>
        </w:tc>
        <w:tc>
          <w:tcPr>
            <w:tcW w:w="2849" w:type="dxa"/>
            <w:gridSpan w:val="2"/>
            <w:tcMar>
              <w:left w:w="58" w:type="dxa"/>
              <w:right w:w="58" w:type="dxa"/>
            </w:tcMar>
          </w:tcPr>
          <w:p w14:paraId="666B0771" w14:textId="77777777" w:rsidR="00BE396E" w:rsidRDefault="00BE396E" w:rsidP="00BE396E">
            <w:pPr>
              <w:pStyle w:val="TableText"/>
            </w:pPr>
            <w:r>
              <w:t>Claim tenth diagnosis</w:t>
            </w:r>
          </w:p>
          <w:p w14:paraId="330955EA" w14:textId="77777777" w:rsidR="00BE396E" w:rsidRPr="004515FB" w:rsidRDefault="00BE396E" w:rsidP="00BE396E">
            <w:pPr>
              <w:pStyle w:val="TableText"/>
              <w:rPr>
                <w:rFonts w:cs="Arial"/>
              </w:rPr>
            </w:pPr>
            <w:r w:rsidRPr="004515FB">
              <w:rPr>
                <w:rFonts w:cs="Arial"/>
                <w:color w:val="000000"/>
              </w:rPr>
              <w:t>Position 1 is space until ICD 10 is implemented.</w:t>
            </w:r>
          </w:p>
          <w:p w14:paraId="0831C003" w14:textId="33543DE9" w:rsidR="00BE396E" w:rsidRDefault="00BE396E" w:rsidP="00E90957">
            <w:pPr>
              <w:pStyle w:val="TableText"/>
            </w:pPr>
            <w:r w:rsidRPr="00C92FB6">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779FE9EF" w14:textId="77777777" w:rsidR="00BE396E" w:rsidRDefault="00BE396E" w:rsidP="00BE396E">
            <w:pPr>
              <w:pStyle w:val="TableText"/>
              <w:rPr>
                <w:caps/>
              </w:rPr>
            </w:pPr>
            <w:r>
              <w:rPr>
                <w:caps/>
              </w:rPr>
              <w:t>8 C</w:t>
            </w:r>
          </w:p>
        </w:tc>
        <w:tc>
          <w:tcPr>
            <w:tcW w:w="2340" w:type="dxa"/>
            <w:tcMar>
              <w:left w:w="58" w:type="dxa"/>
              <w:right w:w="58" w:type="dxa"/>
            </w:tcMar>
          </w:tcPr>
          <w:p w14:paraId="4CDE7487" w14:textId="2E5AF332" w:rsidR="00BE396E" w:rsidRDefault="00BE396E" w:rsidP="00BE396E">
            <w:pPr>
              <w:pStyle w:val="TableText"/>
            </w:pPr>
            <w:r>
              <w:t>Tenth diagnosis</w:t>
            </w:r>
          </w:p>
          <w:p w14:paraId="0D293EE1" w14:textId="77777777" w:rsidR="00BE396E" w:rsidRDefault="00BE396E" w:rsidP="00BE396E">
            <w:pPr>
              <w:pStyle w:val="TableText"/>
            </w:pPr>
            <w:r>
              <w:t>Position 1 is diagnosis qualifier.</w:t>
            </w:r>
          </w:p>
          <w:p w14:paraId="025DFD6E" w14:textId="6830A917" w:rsidR="00BE396E" w:rsidRDefault="00BE396E" w:rsidP="00E90957">
            <w:pPr>
              <w:pStyle w:val="TableText"/>
            </w:pPr>
            <w:r>
              <w:t>Positions 2</w:t>
            </w:r>
            <w:r w:rsidR="00E90957">
              <w:t xml:space="preserve"> – </w:t>
            </w:r>
            <w:r>
              <w:t>8 is the diagnosis code.</w:t>
            </w:r>
          </w:p>
        </w:tc>
        <w:tc>
          <w:tcPr>
            <w:tcW w:w="858" w:type="dxa"/>
            <w:tcMar>
              <w:left w:w="58" w:type="dxa"/>
              <w:right w:w="58" w:type="dxa"/>
            </w:tcMar>
          </w:tcPr>
          <w:p w14:paraId="6AD02792" w14:textId="77777777" w:rsidR="00BE396E" w:rsidRDefault="00BE396E" w:rsidP="00BE396E">
            <w:pPr>
              <w:pStyle w:val="TableText"/>
            </w:pPr>
            <w:r>
              <w:t>Spaces</w:t>
            </w:r>
          </w:p>
        </w:tc>
        <w:tc>
          <w:tcPr>
            <w:tcW w:w="431" w:type="dxa"/>
          </w:tcPr>
          <w:p w14:paraId="4E8AF83D" w14:textId="77777777" w:rsidR="00BE396E" w:rsidRDefault="00BE396E" w:rsidP="00BE396E">
            <w:pPr>
              <w:pStyle w:val="TableText"/>
            </w:pPr>
            <w:r>
              <w:t>X</w:t>
            </w:r>
          </w:p>
        </w:tc>
        <w:tc>
          <w:tcPr>
            <w:tcW w:w="431" w:type="dxa"/>
          </w:tcPr>
          <w:p w14:paraId="446211CE" w14:textId="77777777" w:rsidR="00BE396E" w:rsidRDefault="00BE396E" w:rsidP="00BE396E">
            <w:pPr>
              <w:pStyle w:val="TableText"/>
            </w:pPr>
            <w:r>
              <w:t>X</w:t>
            </w:r>
          </w:p>
        </w:tc>
        <w:tc>
          <w:tcPr>
            <w:tcW w:w="432" w:type="dxa"/>
          </w:tcPr>
          <w:p w14:paraId="0151D6EB" w14:textId="77777777" w:rsidR="00BE396E" w:rsidRDefault="00BE396E" w:rsidP="00BE396E">
            <w:pPr>
              <w:pStyle w:val="TableText"/>
            </w:pPr>
            <w:r>
              <w:t>X</w:t>
            </w:r>
          </w:p>
        </w:tc>
      </w:tr>
      <w:tr w:rsidR="00BE396E" w14:paraId="241E9789" w14:textId="77777777" w:rsidTr="00B04E5B">
        <w:trPr>
          <w:cantSplit/>
          <w:jc w:val="center"/>
        </w:trPr>
        <w:tc>
          <w:tcPr>
            <w:tcW w:w="802" w:type="dxa"/>
            <w:tcMar>
              <w:left w:w="58" w:type="dxa"/>
              <w:right w:w="58" w:type="dxa"/>
            </w:tcMar>
          </w:tcPr>
          <w:p w14:paraId="36961E3F" w14:textId="62DDDB6D" w:rsidR="00BE396E" w:rsidRDefault="00BE396E" w:rsidP="00BE396E">
            <w:pPr>
              <w:pStyle w:val="TableText"/>
            </w:pPr>
            <w:r>
              <w:t>1040</w:t>
            </w:r>
            <w:r w:rsidR="00135F82">
              <w:t xml:space="preserve"> – </w:t>
            </w:r>
            <w:r>
              <w:t>1047</w:t>
            </w:r>
          </w:p>
        </w:tc>
        <w:tc>
          <w:tcPr>
            <w:tcW w:w="2227" w:type="dxa"/>
            <w:tcMar>
              <w:left w:w="58" w:type="dxa"/>
              <w:right w:w="58" w:type="dxa"/>
            </w:tcMar>
          </w:tcPr>
          <w:p w14:paraId="38133380" w14:textId="77777777" w:rsidR="00BE396E" w:rsidRDefault="00BE396E" w:rsidP="00BE396E">
            <w:pPr>
              <w:pStyle w:val="TableText"/>
            </w:pPr>
            <w:r>
              <w:t>CLAIM ELEVENTH DX</w:t>
            </w:r>
          </w:p>
        </w:tc>
        <w:tc>
          <w:tcPr>
            <w:tcW w:w="2934" w:type="dxa"/>
            <w:gridSpan w:val="2"/>
            <w:tcMar>
              <w:left w:w="58" w:type="dxa"/>
              <w:right w:w="58" w:type="dxa"/>
            </w:tcMar>
          </w:tcPr>
          <w:p w14:paraId="53AB7C75" w14:textId="6C37E47F" w:rsidR="00BE396E" w:rsidRDefault="00BE396E" w:rsidP="00BE396E">
            <w:pPr>
              <w:pStyle w:val="TableText"/>
            </w:pPr>
            <w:r>
              <w:t>:P:IDR-</w:t>
            </w:r>
            <w:hyperlink r:id="rId348" w:history="1">
              <w:r w:rsidRPr="001D0CC0">
                <w:rPr>
                  <w:rStyle w:val="Hyperlink"/>
                </w:rPr>
                <w:t>J-DIAG-3-12</w:t>
              </w:r>
            </w:hyperlink>
          </w:p>
          <w:p w14:paraId="74D26EDD" w14:textId="0C3CFD49" w:rsidR="00BE396E" w:rsidRDefault="00BE396E" w:rsidP="00BE396E">
            <w:pPr>
              <w:pStyle w:val="TableText"/>
            </w:pPr>
            <w:r>
              <w:t>:P:IDR-</w:t>
            </w:r>
            <w:hyperlink r:id="rId349" w:history="1">
              <w:r w:rsidRPr="001D0CC0">
                <w:rPr>
                  <w:rStyle w:val="Hyperlink"/>
                </w:rPr>
                <w:t>J-DIAG-ICD-TYPE</w:t>
              </w:r>
            </w:hyperlink>
          </w:p>
          <w:p w14:paraId="47F416BC" w14:textId="5D8F62D0" w:rsidR="00BE396E" w:rsidRPr="00C4752B" w:rsidRDefault="00BE396E" w:rsidP="00BE396E">
            <w:pPr>
              <w:pStyle w:val="TableText"/>
              <w:rPr>
                <w:lang w:val="es-US"/>
              </w:rPr>
            </w:pPr>
            <w:r w:rsidRPr="00C4752B">
              <w:rPr>
                <w:lang w:val="es-US"/>
              </w:rPr>
              <w:t>:P:IDR-J-</w:t>
            </w:r>
            <w:hyperlink r:id="rId350" w:history="1">
              <w:r w:rsidRPr="00C4752B">
                <w:rPr>
                  <w:rStyle w:val="Hyperlink"/>
                  <w:lang w:val="es-US"/>
                </w:rPr>
                <w:t>DIAG-CODE</w:t>
              </w:r>
            </w:hyperlink>
          </w:p>
        </w:tc>
        <w:tc>
          <w:tcPr>
            <w:tcW w:w="2849" w:type="dxa"/>
            <w:gridSpan w:val="2"/>
            <w:tcMar>
              <w:left w:w="58" w:type="dxa"/>
              <w:right w:w="58" w:type="dxa"/>
            </w:tcMar>
          </w:tcPr>
          <w:p w14:paraId="7A190D46" w14:textId="77777777" w:rsidR="00BE396E" w:rsidRDefault="00BE396E" w:rsidP="00BE396E">
            <w:pPr>
              <w:pStyle w:val="TableText"/>
            </w:pPr>
            <w:r>
              <w:t>Claim eleventh diagnosis</w:t>
            </w:r>
          </w:p>
          <w:p w14:paraId="2E1F349C" w14:textId="77777777" w:rsidR="00BE396E" w:rsidRPr="004515FB" w:rsidRDefault="00BE396E" w:rsidP="00BE396E">
            <w:pPr>
              <w:pStyle w:val="TableText"/>
              <w:rPr>
                <w:rFonts w:cs="Arial"/>
              </w:rPr>
            </w:pPr>
            <w:r w:rsidRPr="004515FB">
              <w:rPr>
                <w:rFonts w:cs="Arial"/>
                <w:color w:val="000000"/>
              </w:rPr>
              <w:t>Position 1 is space until ICD 10 is implemented.</w:t>
            </w:r>
          </w:p>
          <w:p w14:paraId="7E321A03" w14:textId="0242A746" w:rsidR="00BE396E" w:rsidRDefault="00BE396E" w:rsidP="003962F0">
            <w:pPr>
              <w:pStyle w:val="TableText"/>
            </w:pPr>
            <w:r w:rsidRPr="00C92FB6">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631CE105" w14:textId="77777777" w:rsidR="00BE396E" w:rsidRDefault="00BE396E" w:rsidP="00BE396E">
            <w:pPr>
              <w:pStyle w:val="TableText"/>
              <w:rPr>
                <w:caps/>
              </w:rPr>
            </w:pPr>
            <w:r>
              <w:rPr>
                <w:caps/>
              </w:rPr>
              <w:t>8 C</w:t>
            </w:r>
          </w:p>
        </w:tc>
        <w:tc>
          <w:tcPr>
            <w:tcW w:w="2340" w:type="dxa"/>
            <w:tcMar>
              <w:left w:w="58" w:type="dxa"/>
              <w:right w:w="58" w:type="dxa"/>
            </w:tcMar>
          </w:tcPr>
          <w:p w14:paraId="65F16770" w14:textId="59BAD26A" w:rsidR="00BE396E" w:rsidRDefault="00BE396E" w:rsidP="00BE396E">
            <w:pPr>
              <w:pStyle w:val="TableText"/>
            </w:pPr>
            <w:r>
              <w:t>Eleventh diagnosis</w:t>
            </w:r>
          </w:p>
          <w:p w14:paraId="791A1FBB" w14:textId="77777777" w:rsidR="00BE396E" w:rsidRDefault="00BE396E" w:rsidP="00BE396E">
            <w:pPr>
              <w:pStyle w:val="TableText"/>
            </w:pPr>
            <w:r>
              <w:t>Position 1 is diagnosis qualifier.</w:t>
            </w:r>
          </w:p>
          <w:p w14:paraId="7A404649" w14:textId="0132C044" w:rsidR="00BE396E" w:rsidRDefault="00BE396E" w:rsidP="00E90957">
            <w:pPr>
              <w:pStyle w:val="TableText"/>
            </w:pPr>
            <w:r>
              <w:t>Positions 2</w:t>
            </w:r>
            <w:r w:rsidR="00E90957">
              <w:t xml:space="preserve"> – </w:t>
            </w:r>
            <w:r>
              <w:t>8 is the diagnosis code.</w:t>
            </w:r>
          </w:p>
        </w:tc>
        <w:tc>
          <w:tcPr>
            <w:tcW w:w="858" w:type="dxa"/>
            <w:tcMar>
              <w:left w:w="58" w:type="dxa"/>
              <w:right w:w="58" w:type="dxa"/>
            </w:tcMar>
          </w:tcPr>
          <w:p w14:paraId="0ED55A61" w14:textId="77777777" w:rsidR="00BE396E" w:rsidRDefault="00BE396E" w:rsidP="00BE396E">
            <w:pPr>
              <w:pStyle w:val="TableText"/>
            </w:pPr>
            <w:r>
              <w:t>Spaces</w:t>
            </w:r>
          </w:p>
        </w:tc>
        <w:tc>
          <w:tcPr>
            <w:tcW w:w="431" w:type="dxa"/>
          </w:tcPr>
          <w:p w14:paraId="29F8F875" w14:textId="77777777" w:rsidR="00BE396E" w:rsidRDefault="00BE396E" w:rsidP="00BE396E">
            <w:pPr>
              <w:pStyle w:val="TableText"/>
            </w:pPr>
            <w:r>
              <w:t>X</w:t>
            </w:r>
          </w:p>
        </w:tc>
        <w:tc>
          <w:tcPr>
            <w:tcW w:w="431" w:type="dxa"/>
          </w:tcPr>
          <w:p w14:paraId="4F606357" w14:textId="77777777" w:rsidR="00BE396E" w:rsidRDefault="00BE396E" w:rsidP="00BE396E">
            <w:pPr>
              <w:pStyle w:val="TableText"/>
            </w:pPr>
            <w:r>
              <w:t>X</w:t>
            </w:r>
          </w:p>
        </w:tc>
        <w:tc>
          <w:tcPr>
            <w:tcW w:w="432" w:type="dxa"/>
          </w:tcPr>
          <w:p w14:paraId="3FCFDB58" w14:textId="77777777" w:rsidR="00BE396E" w:rsidRDefault="00BE396E" w:rsidP="00BE396E">
            <w:pPr>
              <w:pStyle w:val="TableText"/>
            </w:pPr>
            <w:r>
              <w:t>X</w:t>
            </w:r>
          </w:p>
        </w:tc>
      </w:tr>
      <w:tr w:rsidR="00BE396E" w14:paraId="72C471C3" w14:textId="77777777" w:rsidTr="00B04E5B">
        <w:trPr>
          <w:cantSplit/>
          <w:jc w:val="center"/>
        </w:trPr>
        <w:tc>
          <w:tcPr>
            <w:tcW w:w="802" w:type="dxa"/>
            <w:tcMar>
              <w:left w:w="58" w:type="dxa"/>
              <w:right w:w="58" w:type="dxa"/>
            </w:tcMar>
          </w:tcPr>
          <w:p w14:paraId="44A83112" w14:textId="1DA7F14A" w:rsidR="00BE396E" w:rsidRDefault="00BE396E" w:rsidP="00BE396E">
            <w:pPr>
              <w:pStyle w:val="TableText"/>
            </w:pPr>
            <w:r>
              <w:t>1048</w:t>
            </w:r>
            <w:r w:rsidR="00135F82">
              <w:t xml:space="preserve"> – </w:t>
            </w:r>
            <w:r>
              <w:t>1055</w:t>
            </w:r>
          </w:p>
        </w:tc>
        <w:tc>
          <w:tcPr>
            <w:tcW w:w="2227" w:type="dxa"/>
            <w:tcMar>
              <w:left w:w="58" w:type="dxa"/>
              <w:right w:w="58" w:type="dxa"/>
            </w:tcMar>
          </w:tcPr>
          <w:p w14:paraId="036F5244" w14:textId="77777777" w:rsidR="00BE396E" w:rsidRDefault="00BE396E" w:rsidP="00BE396E">
            <w:pPr>
              <w:pStyle w:val="TableText"/>
            </w:pPr>
            <w:r>
              <w:t>CLAIM TWELFTH DX</w:t>
            </w:r>
          </w:p>
        </w:tc>
        <w:tc>
          <w:tcPr>
            <w:tcW w:w="2934" w:type="dxa"/>
            <w:gridSpan w:val="2"/>
            <w:tcMar>
              <w:left w:w="58" w:type="dxa"/>
              <w:right w:w="58" w:type="dxa"/>
            </w:tcMar>
          </w:tcPr>
          <w:p w14:paraId="60B39C32" w14:textId="72BA5918" w:rsidR="00BE396E" w:rsidRDefault="00BE396E" w:rsidP="00BE396E">
            <w:pPr>
              <w:pStyle w:val="TableText"/>
            </w:pPr>
            <w:r>
              <w:t>:P:IDR-</w:t>
            </w:r>
            <w:hyperlink r:id="rId351" w:history="1">
              <w:r w:rsidRPr="001D0CC0">
                <w:rPr>
                  <w:rStyle w:val="Hyperlink"/>
                </w:rPr>
                <w:t>J-DIAG-3-12</w:t>
              </w:r>
            </w:hyperlink>
          </w:p>
          <w:p w14:paraId="657C0B6B" w14:textId="74FA71FE" w:rsidR="00BE396E" w:rsidRDefault="00BE396E" w:rsidP="00BE396E">
            <w:pPr>
              <w:pStyle w:val="TableText"/>
            </w:pPr>
            <w:r>
              <w:t>:P:IDR-</w:t>
            </w:r>
            <w:hyperlink r:id="rId352" w:history="1">
              <w:r w:rsidRPr="001D0CC0">
                <w:rPr>
                  <w:rStyle w:val="Hyperlink"/>
                </w:rPr>
                <w:t>J-DIAG-ICD-TYPE</w:t>
              </w:r>
            </w:hyperlink>
          </w:p>
          <w:p w14:paraId="62CEFF3B" w14:textId="1F3B1623" w:rsidR="00BE396E" w:rsidRPr="00C4752B" w:rsidRDefault="00BE396E" w:rsidP="00BE396E">
            <w:pPr>
              <w:pStyle w:val="TableText"/>
              <w:rPr>
                <w:lang w:val="es-US"/>
              </w:rPr>
            </w:pPr>
            <w:r w:rsidRPr="00C4752B">
              <w:rPr>
                <w:lang w:val="es-US"/>
              </w:rPr>
              <w:t>:P:IDR-J-</w:t>
            </w:r>
            <w:hyperlink r:id="rId353" w:history="1">
              <w:r w:rsidRPr="00C4752B">
                <w:rPr>
                  <w:rStyle w:val="Hyperlink"/>
                  <w:lang w:val="es-US"/>
                </w:rPr>
                <w:t>DIAG-CODE</w:t>
              </w:r>
            </w:hyperlink>
          </w:p>
        </w:tc>
        <w:tc>
          <w:tcPr>
            <w:tcW w:w="2849" w:type="dxa"/>
            <w:gridSpan w:val="2"/>
            <w:tcMar>
              <w:left w:w="58" w:type="dxa"/>
              <w:right w:w="58" w:type="dxa"/>
            </w:tcMar>
          </w:tcPr>
          <w:p w14:paraId="3A2261D6" w14:textId="77777777" w:rsidR="00BE396E" w:rsidRDefault="00BE396E" w:rsidP="00BE396E">
            <w:pPr>
              <w:pStyle w:val="TableText"/>
            </w:pPr>
            <w:r>
              <w:t>Claim twelfth diagnosis</w:t>
            </w:r>
          </w:p>
          <w:p w14:paraId="54101BB1" w14:textId="77777777" w:rsidR="00BE396E" w:rsidRPr="004515FB" w:rsidRDefault="00BE396E" w:rsidP="00BE396E">
            <w:pPr>
              <w:pStyle w:val="TableText"/>
              <w:rPr>
                <w:rFonts w:cs="Arial"/>
              </w:rPr>
            </w:pPr>
            <w:r w:rsidRPr="004515FB">
              <w:rPr>
                <w:rFonts w:cs="Arial"/>
                <w:color w:val="000000"/>
              </w:rPr>
              <w:t>Position 1 is space until ICD 10 is implemented.</w:t>
            </w:r>
          </w:p>
          <w:p w14:paraId="0903440C" w14:textId="13B88FDA" w:rsidR="00BE396E" w:rsidRDefault="00BE396E" w:rsidP="004D7B21">
            <w:pPr>
              <w:pStyle w:val="TableText"/>
            </w:pPr>
            <w:r w:rsidRPr="00C92FB6">
              <w:rPr>
                <w:rFonts w:cs="Arial"/>
              </w:rPr>
              <w:t>This is the number of the diagnosis code(s) used on the service for which that line item was performed. The primary and secondary fields denote the ICD-9 diagnosis codes in the Diagnosis fields numbers 1 and 2 (the first and second Diagnosis Codes listed by the provider), at the claim level.</w:t>
            </w:r>
          </w:p>
        </w:tc>
        <w:tc>
          <w:tcPr>
            <w:tcW w:w="1080" w:type="dxa"/>
            <w:tcMar>
              <w:left w:w="58" w:type="dxa"/>
              <w:right w:w="58" w:type="dxa"/>
            </w:tcMar>
          </w:tcPr>
          <w:p w14:paraId="5D5645AB" w14:textId="77777777" w:rsidR="00BE396E" w:rsidRDefault="00BE396E" w:rsidP="00BE396E">
            <w:pPr>
              <w:pStyle w:val="TableText"/>
              <w:rPr>
                <w:caps/>
              </w:rPr>
            </w:pPr>
            <w:r>
              <w:rPr>
                <w:caps/>
              </w:rPr>
              <w:t>8 C</w:t>
            </w:r>
          </w:p>
        </w:tc>
        <w:tc>
          <w:tcPr>
            <w:tcW w:w="2340" w:type="dxa"/>
            <w:tcMar>
              <w:left w:w="58" w:type="dxa"/>
              <w:right w:w="58" w:type="dxa"/>
            </w:tcMar>
          </w:tcPr>
          <w:p w14:paraId="51BB8BA2" w14:textId="210628DA" w:rsidR="00BE396E" w:rsidRDefault="00BE396E" w:rsidP="00BE396E">
            <w:pPr>
              <w:pStyle w:val="TableText"/>
            </w:pPr>
            <w:r>
              <w:t>Twelfth diagnosis</w:t>
            </w:r>
          </w:p>
          <w:p w14:paraId="22E8AFE1" w14:textId="77777777" w:rsidR="00BE396E" w:rsidRDefault="00BE396E" w:rsidP="00BE396E">
            <w:pPr>
              <w:pStyle w:val="TableText"/>
            </w:pPr>
            <w:r>
              <w:t>Position 1 is diagnosis qualifier.</w:t>
            </w:r>
          </w:p>
          <w:p w14:paraId="53AFFF0A" w14:textId="671CF082" w:rsidR="00BE396E" w:rsidRDefault="00BE396E" w:rsidP="004D7B21">
            <w:pPr>
              <w:pStyle w:val="TableText"/>
            </w:pPr>
            <w:r>
              <w:t>Positions 2</w:t>
            </w:r>
            <w:r w:rsidR="004D7B21">
              <w:t xml:space="preserve"> – </w:t>
            </w:r>
            <w:r>
              <w:t>8 is the diagnosis code.</w:t>
            </w:r>
          </w:p>
        </w:tc>
        <w:tc>
          <w:tcPr>
            <w:tcW w:w="858" w:type="dxa"/>
            <w:tcMar>
              <w:left w:w="58" w:type="dxa"/>
              <w:right w:w="58" w:type="dxa"/>
            </w:tcMar>
          </w:tcPr>
          <w:p w14:paraId="21D7F43B" w14:textId="77777777" w:rsidR="00BE396E" w:rsidRDefault="00BE396E" w:rsidP="00BE396E">
            <w:pPr>
              <w:pStyle w:val="TableText"/>
            </w:pPr>
            <w:r>
              <w:t>Spaces</w:t>
            </w:r>
          </w:p>
        </w:tc>
        <w:tc>
          <w:tcPr>
            <w:tcW w:w="431" w:type="dxa"/>
          </w:tcPr>
          <w:p w14:paraId="74C14DDA" w14:textId="77777777" w:rsidR="00BE396E" w:rsidRDefault="00BE396E" w:rsidP="00BE396E">
            <w:pPr>
              <w:pStyle w:val="TableText"/>
            </w:pPr>
            <w:r>
              <w:t>X</w:t>
            </w:r>
          </w:p>
        </w:tc>
        <w:tc>
          <w:tcPr>
            <w:tcW w:w="431" w:type="dxa"/>
          </w:tcPr>
          <w:p w14:paraId="36D49CE8" w14:textId="77777777" w:rsidR="00BE396E" w:rsidRDefault="00BE396E" w:rsidP="00BE396E">
            <w:pPr>
              <w:pStyle w:val="TableText"/>
            </w:pPr>
            <w:r>
              <w:t>X</w:t>
            </w:r>
          </w:p>
        </w:tc>
        <w:tc>
          <w:tcPr>
            <w:tcW w:w="432" w:type="dxa"/>
          </w:tcPr>
          <w:p w14:paraId="15943BBD" w14:textId="77777777" w:rsidR="00BE396E" w:rsidRDefault="00BE396E" w:rsidP="00BE396E">
            <w:pPr>
              <w:pStyle w:val="TableText"/>
            </w:pPr>
            <w:r>
              <w:t>X</w:t>
            </w:r>
          </w:p>
        </w:tc>
      </w:tr>
      <w:tr w:rsidR="00BE396E" w14:paraId="659A504D" w14:textId="77777777" w:rsidTr="00B04E5B">
        <w:trPr>
          <w:cantSplit/>
          <w:jc w:val="center"/>
        </w:trPr>
        <w:tc>
          <w:tcPr>
            <w:tcW w:w="802" w:type="dxa"/>
            <w:tcMar>
              <w:left w:w="58" w:type="dxa"/>
              <w:right w:w="58" w:type="dxa"/>
            </w:tcMar>
          </w:tcPr>
          <w:p w14:paraId="754D3734" w14:textId="77777777" w:rsidR="00BE396E" w:rsidRDefault="00BE396E" w:rsidP="00BE396E">
            <w:pPr>
              <w:pStyle w:val="TableText"/>
            </w:pPr>
            <w:r>
              <w:t>1056</w:t>
            </w:r>
          </w:p>
        </w:tc>
        <w:tc>
          <w:tcPr>
            <w:tcW w:w="2227" w:type="dxa"/>
            <w:tcMar>
              <w:left w:w="58" w:type="dxa"/>
              <w:right w:w="58" w:type="dxa"/>
            </w:tcMar>
          </w:tcPr>
          <w:p w14:paraId="2E4BBF5A" w14:textId="77777777" w:rsidR="00BE396E" w:rsidRDefault="00BE396E" w:rsidP="00BE396E">
            <w:pPr>
              <w:pStyle w:val="TableText"/>
            </w:pPr>
            <w:r>
              <w:t>ADJUSTMENT SUPPRESSION INDICATOR</w:t>
            </w:r>
          </w:p>
        </w:tc>
        <w:tc>
          <w:tcPr>
            <w:tcW w:w="2934" w:type="dxa"/>
            <w:gridSpan w:val="2"/>
            <w:tcMar>
              <w:left w:w="58" w:type="dxa"/>
              <w:right w:w="58" w:type="dxa"/>
            </w:tcMar>
          </w:tcPr>
          <w:p w14:paraId="2AF8A41B" w14:textId="2B9CDD27" w:rsidR="00BE396E" w:rsidRDefault="00BE396E" w:rsidP="00BE396E">
            <w:pPr>
              <w:pStyle w:val="TableText"/>
            </w:pPr>
            <w:r>
              <w:t>:P:IDR-</w:t>
            </w:r>
            <w:hyperlink r:id="rId354" w:history="1">
              <w:r>
                <w:rPr>
                  <w:rStyle w:val="Hyperlink"/>
                </w:rPr>
                <w:t>J-SUPR-IND</w:t>
              </w:r>
            </w:hyperlink>
          </w:p>
        </w:tc>
        <w:tc>
          <w:tcPr>
            <w:tcW w:w="2849" w:type="dxa"/>
            <w:gridSpan w:val="2"/>
            <w:tcMar>
              <w:left w:w="58" w:type="dxa"/>
              <w:right w:w="58" w:type="dxa"/>
            </w:tcMar>
          </w:tcPr>
          <w:p w14:paraId="1FBC736E" w14:textId="77777777" w:rsidR="00BE396E" w:rsidRDefault="00BE396E" w:rsidP="00BE396E">
            <w:pPr>
              <w:pStyle w:val="TableText"/>
            </w:pPr>
            <w:r>
              <w:t>Adjustment suppression indicator</w:t>
            </w:r>
          </w:p>
          <w:p w14:paraId="1BA511B7" w14:textId="77777777" w:rsidR="00BE396E" w:rsidRDefault="00BE396E" w:rsidP="00BE396E">
            <w:pPr>
              <w:pStyle w:val="TableText"/>
            </w:pPr>
            <w:r>
              <w:rPr>
                <w:rFonts w:cs="Arial"/>
                <w:color w:val="000000"/>
              </w:rPr>
              <w:t>D</w:t>
            </w:r>
            <w:r w:rsidRPr="003378B1">
              <w:rPr>
                <w:rFonts w:cs="Arial"/>
                <w:color w:val="000000"/>
              </w:rPr>
              <w:t>etermines if payment should be suppressed.</w:t>
            </w:r>
          </w:p>
        </w:tc>
        <w:tc>
          <w:tcPr>
            <w:tcW w:w="1080" w:type="dxa"/>
            <w:tcMar>
              <w:left w:w="58" w:type="dxa"/>
              <w:right w:w="58" w:type="dxa"/>
            </w:tcMar>
          </w:tcPr>
          <w:p w14:paraId="26A54949" w14:textId="77777777" w:rsidR="00BE396E" w:rsidRDefault="00BE396E" w:rsidP="00BE396E">
            <w:pPr>
              <w:pStyle w:val="TableText"/>
              <w:rPr>
                <w:caps/>
              </w:rPr>
            </w:pPr>
            <w:r>
              <w:rPr>
                <w:caps/>
              </w:rPr>
              <w:t>1C</w:t>
            </w:r>
          </w:p>
        </w:tc>
        <w:tc>
          <w:tcPr>
            <w:tcW w:w="2340" w:type="dxa"/>
            <w:tcMar>
              <w:left w:w="58" w:type="dxa"/>
              <w:right w:w="58" w:type="dxa"/>
            </w:tcMar>
          </w:tcPr>
          <w:p w14:paraId="2DF94B04" w14:textId="77777777" w:rsidR="00BE396E" w:rsidRPr="00865B7A" w:rsidRDefault="00BE396E" w:rsidP="00BE396E">
            <w:pPr>
              <w:pStyle w:val="TableText"/>
            </w:pPr>
            <w:r w:rsidRPr="0042502A">
              <w:rPr>
                <w:b/>
              </w:rPr>
              <w:t>Valid Values:</w:t>
            </w:r>
          </w:p>
          <w:p w14:paraId="4FBF9598" w14:textId="46547AE3" w:rsidR="00BE396E" w:rsidRPr="00FE7AD8" w:rsidRDefault="00BE396E" w:rsidP="00245396">
            <w:pPr>
              <w:pStyle w:val="TableTextBullet"/>
            </w:pPr>
            <w:r w:rsidRPr="00FE7AD8">
              <w:t xml:space="preserve">Y </w:t>
            </w:r>
            <w:r w:rsidR="004D7B21">
              <w:t xml:space="preserve">– </w:t>
            </w:r>
            <w:r w:rsidRPr="00FE7AD8">
              <w:t>Suppress payment</w:t>
            </w:r>
          </w:p>
          <w:p w14:paraId="03DACA74" w14:textId="0BCF59A4" w:rsidR="00BE396E" w:rsidRDefault="00BE396E" w:rsidP="00245396">
            <w:pPr>
              <w:pStyle w:val="TableTextBullet"/>
            </w:pPr>
            <w:r w:rsidRPr="00FE7AD8">
              <w:t xml:space="preserve">Blank </w:t>
            </w:r>
            <w:r w:rsidR="004D7B21">
              <w:t xml:space="preserve">– </w:t>
            </w:r>
            <w:r w:rsidRPr="00FE7AD8">
              <w:t>Do not suppress payment</w:t>
            </w:r>
          </w:p>
        </w:tc>
        <w:tc>
          <w:tcPr>
            <w:tcW w:w="858" w:type="dxa"/>
            <w:tcMar>
              <w:left w:w="58" w:type="dxa"/>
              <w:right w:w="58" w:type="dxa"/>
            </w:tcMar>
          </w:tcPr>
          <w:p w14:paraId="7B957CA2" w14:textId="77777777" w:rsidR="00BE396E" w:rsidRDefault="00BE396E" w:rsidP="00BE396E">
            <w:pPr>
              <w:pStyle w:val="TableText"/>
            </w:pPr>
            <w:r>
              <w:t>Spaces</w:t>
            </w:r>
          </w:p>
        </w:tc>
        <w:tc>
          <w:tcPr>
            <w:tcW w:w="431" w:type="dxa"/>
          </w:tcPr>
          <w:p w14:paraId="30DB5168" w14:textId="77777777" w:rsidR="00BE396E" w:rsidRDefault="00BE396E" w:rsidP="00BE396E">
            <w:pPr>
              <w:pStyle w:val="TableText"/>
            </w:pPr>
            <w:r>
              <w:t>-</w:t>
            </w:r>
          </w:p>
        </w:tc>
        <w:tc>
          <w:tcPr>
            <w:tcW w:w="431" w:type="dxa"/>
          </w:tcPr>
          <w:p w14:paraId="68CED4AD" w14:textId="77777777" w:rsidR="00BE396E" w:rsidRDefault="00BE396E" w:rsidP="00BE396E">
            <w:pPr>
              <w:pStyle w:val="TableText"/>
            </w:pPr>
            <w:r>
              <w:t>X</w:t>
            </w:r>
          </w:p>
        </w:tc>
        <w:tc>
          <w:tcPr>
            <w:tcW w:w="432" w:type="dxa"/>
          </w:tcPr>
          <w:p w14:paraId="61C1DF24" w14:textId="77777777" w:rsidR="00BE396E" w:rsidRDefault="00BE396E" w:rsidP="00BE396E">
            <w:pPr>
              <w:pStyle w:val="TableText"/>
            </w:pPr>
            <w:r>
              <w:t>X</w:t>
            </w:r>
          </w:p>
        </w:tc>
      </w:tr>
      <w:tr w:rsidR="00BE396E" w14:paraId="41B09D7A" w14:textId="77777777" w:rsidTr="00B04E5B">
        <w:trPr>
          <w:cantSplit/>
          <w:jc w:val="center"/>
        </w:trPr>
        <w:tc>
          <w:tcPr>
            <w:tcW w:w="802" w:type="dxa"/>
            <w:tcMar>
              <w:left w:w="58" w:type="dxa"/>
              <w:right w:w="58" w:type="dxa"/>
            </w:tcMar>
          </w:tcPr>
          <w:p w14:paraId="6C078D36" w14:textId="77777777" w:rsidR="00BE396E" w:rsidRDefault="00BE396E" w:rsidP="00BE396E">
            <w:pPr>
              <w:pStyle w:val="TableText"/>
            </w:pPr>
            <w:r>
              <w:t>1057</w:t>
            </w:r>
          </w:p>
        </w:tc>
        <w:tc>
          <w:tcPr>
            <w:tcW w:w="2227" w:type="dxa"/>
            <w:tcMar>
              <w:left w:w="58" w:type="dxa"/>
              <w:right w:w="58" w:type="dxa"/>
            </w:tcMar>
          </w:tcPr>
          <w:p w14:paraId="78C13864" w14:textId="77777777" w:rsidR="00BE396E" w:rsidRDefault="00BE396E" w:rsidP="00BE396E">
            <w:pPr>
              <w:pStyle w:val="TableText"/>
            </w:pPr>
            <w:r>
              <w:t>MASS ADJ TYPE</w:t>
            </w:r>
          </w:p>
        </w:tc>
        <w:tc>
          <w:tcPr>
            <w:tcW w:w="2934" w:type="dxa"/>
            <w:gridSpan w:val="2"/>
            <w:tcMar>
              <w:left w:w="58" w:type="dxa"/>
              <w:right w:w="58" w:type="dxa"/>
            </w:tcMar>
          </w:tcPr>
          <w:p w14:paraId="279D4433" w14:textId="247FD0F7" w:rsidR="00BE396E" w:rsidRDefault="00BE396E" w:rsidP="00BE396E">
            <w:pPr>
              <w:pStyle w:val="TableText"/>
            </w:pPr>
            <w:r>
              <w:t xml:space="preserve">:P: </w:t>
            </w:r>
            <w:hyperlink r:id="rId355" w:history="1">
              <w:r>
                <w:rPr>
                  <w:rStyle w:val="Hyperlink"/>
                </w:rPr>
                <w:t>J-MASS-ADJ-TYPE</w:t>
              </w:r>
            </w:hyperlink>
          </w:p>
        </w:tc>
        <w:tc>
          <w:tcPr>
            <w:tcW w:w="2849" w:type="dxa"/>
            <w:gridSpan w:val="2"/>
            <w:tcMar>
              <w:left w:w="58" w:type="dxa"/>
              <w:right w:w="58" w:type="dxa"/>
            </w:tcMar>
          </w:tcPr>
          <w:p w14:paraId="574E1358" w14:textId="77777777" w:rsidR="00BE396E" w:rsidRDefault="00BE396E" w:rsidP="00BE396E">
            <w:pPr>
              <w:pStyle w:val="TableText"/>
            </w:pPr>
            <w:r>
              <w:t>Mass adjustment type</w:t>
            </w:r>
          </w:p>
          <w:p w14:paraId="6949075C" w14:textId="44C95B62" w:rsidR="00BE396E" w:rsidRDefault="00BE396E" w:rsidP="004D7B21">
            <w:pPr>
              <w:pStyle w:val="TableText"/>
            </w:pPr>
            <w:r w:rsidRPr="00EB313B">
              <w:rPr>
                <w:rFonts w:cs="Arial"/>
                <w:color w:val="000000"/>
              </w:rPr>
              <w:t>This field indicates whether the mass adjustment was due to a fee schedule pricing issue or another reason.</w:t>
            </w:r>
          </w:p>
        </w:tc>
        <w:tc>
          <w:tcPr>
            <w:tcW w:w="1080" w:type="dxa"/>
            <w:tcMar>
              <w:left w:w="58" w:type="dxa"/>
              <w:right w:w="58" w:type="dxa"/>
            </w:tcMar>
          </w:tcPr>
          <w:p w14:paraId="31AC3FF2" w14:textId="77777777" w:rsidR="00BE396E" w:rsidRDefault="00BE396E" w:rsidP="00BE396E">
            <w:pPr>
              <w:pStyle w:val="TableText"/>
              <w:rPr>
                <w:caps/>
              </w:rPr>
            </w:pPr>
            <w:r>
              <w:rPr>
                <w:caps/>
              </w:rPr>
              <w:t>1 c</w:t>
            </w:r>
          </w:p>
        </w:tc>
        <w:tc>
          <w:tcPr>
            <w:tcW w:w="2340" w:type="dxa"/>
            <w:tcMar>
              <w:left w:w="58" w:type="dxa"/>
              <w:right w:w="58" w:type="dxa"/>
            </w:tcMar>
          </w:tcPr>
          <w:p w14:paraId="381DF37E" w14:textId="77777777" w:rsidR="00BE396E" w:rsidRPr="00865B7A" w:rsidRDefault="00BE396E" w:rsidP="00BE396E">
            <w:pPr>
              <w:pStyle w:val="TableText"/>
            </w:pPr>
            <w:r w:rsidRPr="0042502A">
              <w:rPr>
                <w:b/>
              </w:rPr>
              <w:t>Valid Values:</w:t>
            </w:r>
          </w:p>
          <w:p w14:paraId="7012F4AC" w14:textId="77777777" w:rsidR="00BE396E" w:rsidRPr="00E43F45" w:rsidRDefault="00BE396E" w:rsidP="00245396">
            <w:pPr>
              <w:pStyle w:val="TableTextBullet"/>
            </w:pPr>
            <w:r w:rsidRPr="00E43F45">
              <w:t>M -Mass adjustment to correct fee schedule pricing issue</w:t>
            </w:r>
          </w:p>
          <w:p w14:paraId="22416AC4" w14:textId="0B3D1F1E" w:rsidR="00BE396E" w:rsidRPr="00E43F45" w:rsidRDefault="00BE396E" w:rsidP="00245396">
            <w:pPr>
              <w:pStyle w:val="TableTextBullet"/>
            </w:pPr>
            <w:r w:rsidRPr="00E43F45">
              <w:t xml:space="preserve">O </w:t>
            </w:r>
            <w:r w:rsidR="004D7B21">
              <w:t xml:space="preserve">– </w:t>
            </w:r>
            <w:r w:rsidRPr="00E43F45">
              <w:t>Mass adjustment to correct other issue</w:t>
            </w:r>
          </w:p>
          <w:p w14:paraId="42A9937B" w14:textId="14D15114" w:rsidR="00BE396E" w:rsidRDefault="00BE396E" w:rsidP="00245396">
            <w:pPr>
              <w:pStyle w:val="TableTextBullet"/>
            </w:pPr>
            <w:r w:rsidRPr="00E43F45">
              <w:t xml:space="preserve">Space </w:t>
            </w:r>
            <w:r w:rsidR="004D7B21">
              <w:t xml:space="preserve">– </w:t>
            </w:r>
            <w:r w:rsidRPr="00E43F45">
              <w:t>Claim is not a mass adjustment</w:t>
            </w:r>
          </w:p>
        </w:tc>
        <w:tc>
          <w:tcPr>
            <w:tcW w:w="858" w:type="dxa"/>
            <w:tcMar>
              <w:left w:w="58" w:type="dxa"/>
              <w:right w:w="58" w:type="dxa"/>
            </w:tcMar>
          </w:tcPr>
          <w:p w14:paraId="7E8BAAF3" w14:textId="77777777" w:rsidR="00BE396E" w:rsidRDefault="00BE396E" w:rsidP="00BE396E">
            <w:pPr>
              <w:pStyle w:val="TableText"/>
            </w:pPr>
            <w:r>
              <w:t>Spaces</w:t>
            </w:r>
          </w:p>
        </w:tc>
        <w:tc>
          <w:tcPr>
            <w:tcW w:w="431" w:type="dxa"/>
          </w:tcPr>
          <w:p w14:paraId="4F2A213D" w14:textId="77777777" w:rsidR="00BE396E" w:rsidRDefault="00BE396E" w:rsidP="00BE396E">
            <w:pPr>
              <w:pStyle w:val="TableText"/>
            </w:pPr>
            <w:r>
              <w:t>-</w:t>
            </w:r>
          </w:p>
        </w:tc>
        <w:tc>
          <w:tcPr>
            <w:tcW w:w="431" w:type="dxa"/>
          </w:tcPr>
          <w:p w14:paraId="1E4A0FD5" w14:textId="77777777" w:rsidR="00BE396E" w:rsidRDefault="00BE396E" w:rsidP="00BE396E">
            <w:pPr>
              <w:pStyle w:val="TableText"/>
            </w:pPr>
            <w:r>
              <w:t>X</w:t>
            </w:r>
          </w:p>
        </w:tc>
        <w:tc>
          <w:tcPr>
            <w:tcW w:w="432" w:type="dxa"/>
          </w:tcPr>
          <w:p w14:paraId="1A4E1CB9" w14:textId="77777777" w:rsidR="00BE396E" w:rsidRDefault="00BE396E" w:rsidP="00BE396E">
            <w:pPr>
              <w:pStyle w:val="TableText"/>
            </w:pPr>
            <w:r>
              <w:t>X</w:t>
            </w:r>
          </w:p>
        </w:tc>
      </w:tr>
      <w:tr w:rsidR="00BE396E" w14:paraId="206BB052" w14:textId="77777777" w:rsidTr="00B04E5B">
        <w:trPr>
          <w:cantSplit/>
          <w:jc w:val="center"/>
        </w:trPr>
        <w:tc>
          <w:tcPr>
            <w:tcW w:w="802" w:type="dxa"/>
            <w:tcMar>
              <w:left w:w="58" w:type="dxa"/>
              <w:right w:w="58" w:type="dxa"/>
            </w:tcMar>
          </w:tcPr>
          <w:p w14:paraId="2F963AF8" w14:textId="77777777" w:rsidR="00BE396E" w:rsidRDefault="00BE396E" w:rsidP="00BE396E">
            <w:pPr>
              <w:pStyle w:val="TableText"/>
            </w:pPr>
            <w:r>
              <w:t>1058</w:t>
            </w:r>
          </w:p>
        </w:tc>
        <w:tc>
          <w:tcPr>
            <w:tcW w:w="2227" w:type="dxa"/>
            <w:tcMar>
              <w:left w:w="58" w:type="dxa"/>
              <w:right w:w="58" w:type="dxa"/>
            </w:tcMar>
          </w:tcPr>
          <w:p w14:paraId="31611A48" w14:textId="77777777" w:rsidR="00BE396E" w:rsidRDefault="00BE396E" w:rsidP="00BE396E">
            <w:pPr>
              <w:pStyle w:val="TableText"/>
            </w:pPr>
            <w:r>
              <w:t>CLAIM CROSSOVER TYPE</w:t>
            </w:r>
          </w:p>
        </w:tc>
        <w:tc>
          <w:tcPr>
            <w:tcW w:w="2934" w:type="dxa"/>
            <w:gridSpan w:val="2"/>
            <w:tcMar>
              <w:left w:w="58" w:type="dxa"/>
              <w:right w:w="58" w:type="dxa"/>
            </w:tcMar>
          </w:tcPr>
          <w:p w14:paraId="7539FBFE" w14:textId="15438AE2" w:rsidR="00BE396E" w:rsidRDefault="00BE396E" w:rsidP="00BE396E">
            <w:pPr>
              <w:pStyle w:val="TableText"/>
            </w:pPr>
            <w:r>
              <w:t>:P:IDR-</w:t>
            </w:r>
            <w:hyperlink r:id="rId356" w:history="1">
              <w:r>
                <w:rPr>
                  <w:rStyle w:val="Hyperlink"/>
                </w:rPr>
                <w:t>J-XOVR-CLAIM-TYPE</w:t>
              </w:r>
            </w:hyperlink>
          </w:p>
        </w:tc>
        <w:tc>
          <w:tcPr>
            <w:tcW w:w="2849" w:type="dxa"/>
            <w:gridSpan w:val="2"/>
            <w:tcMar>
              <w:left w:w="58" w:type="dxa"/>
              <w:right w:w="58" w:type="dxa"/>
            </w:tcMar>
          </w:tcPr>
          <w:p w14:paraId="4C85362F" w14:textId="77777777" w:rsidR="00BE396E" w:rsidRDefault="00BE396E" w:rsidP="00BE396E">
            <w:pPr>
              <w:pStyle w:val="TableText"/>
            </w:pPr>
            <w:r>
              <w:t>Crossover claim type</w:t>
            </w:r>
          </w:p>
          <w:p w14:paraId="2D7C8D1B" w14:textId="77777777" w:rsidR="00BE396E" w:rsidRDefault="00BE396E" w:rsidP="00BE396E">
            <w:pPr>
              <w:pStyle w:val="TableText"/>
            </w:pPr>
            <w:r w:rsidRPr="00B94F75">
              <w:rPr>
                <w:rFonts w:cs="Arial"/>
                <w:color w:val="000000"/>
              </w:rPr>
              <w:t>This field indicates the type of claim (adjustment vs. non-adjustment) for crossover purposes.</w:t>
            </w:r>
          </w:p>
        </w:tc>
        <w:tc>
          <w:tcPr>
            <w:tcW w:w="1080" w:type="dxa"/>
            <w:tcMar>
              <w:left w:w="58" w:type="dxa"/>
              <w:right w:w="58" w:type="dxa"/>
            </w:tcMar>
          </w:tcPr>
          <w:p w14:paraId="1E3E0B18" w14:textId="77777777" w:rsidR="00BE396E" w:rsidRDefault="00BE396E" w:rsidP="00BE396E">
            <w:pPr>
              <w:pStyle w:val="TableText"/>
              <w:rPr>
                <w:caps/>
              </w:rPr>
            </w:pPr>
            <w:r>
              <w:rPr>
                <w:caps/>
              </w:rPr>
              <w:t>1 C</w:t>
            </w:r>
          </w:p>
        </w:tc>
        <w:tc>
          <w:tcPr>
            <w:tcW w:w="2340" w:type="dxa"/>
            <w:tcMar>
              <w:left w:w="58" w:type="dxa"/>
              <w:right w:w="58" w:type="dxa"/>
            </w:tcMar>
          </w:tcPr>
          <w:p w14:paraId="4D3C59BB" w14:textId="77777777" w:rsidR="00BE396E" w:rsidRPr="00865B7A" w:rsidRDefault="00BE396E" w:rsidP="00BE396E">
            <w:pPr>
              <w:pStyle w:val="TableText"/>
            </w:pPr>
            <w:r w:rsidRPr="0042502A">
              <w:rPr>
                <w:b/>
              </w:rPr>
              <w:t>Valid Values:</w:t>
            </w:r>
          </w:p>
          <w:p w14:paraId="1F4B35C0" w14:textId="2FE3DD59" w:rsidR="00BE396E" w:rsidRPr="00E43F45" w:rsidRDefault="00BE396E" w:rsidP="00245396">
            <w:pPr>
              <w:pStyle w:val="TableTextBullet"/>
            </w:pPr>
            <w:r w:rsidRPr="00E43F45">
              <w:t xml:space="preserve">A </w:t>
            </w:r>
            <w:r w:rsidR="004D7B21">
              <w:t xml:space="preserve">– </w:t>
            </w:r>
            <w:r w:rsidRPr="00E43F45">
              <w:t>claim is considered an adjustment for crossover purposes</w:t>
            </w:r>
          </w:p>
          <w:p w14:paraId="2359BFEC" w14:textId="1FDBC95A" w:rsidR="00BE396E" w:rsidRPr="00E43F45" w:rsidRDefault="00BE396E" w:rsidP="00245396">
            <w:pPr>
              <w:pStyle w:val="TableTextBullet"/>
            </w:pPr>
            <w:r w:rsidRPr="00E43F45">
              <w:t xml:space="preserve">N </w:t>
            </w:r>
            <w:r w:rsidR="004D7B21">
              <w:t xml:space="preserve">– </w:t>
            </w:r>
            <w:r w:rsidRPr="00E43F45">
              <w:t>claim is considered a non</w:t>
            </w:r>
            <w:r w:rsidR="004D7B21">
              <w:t xml:space="preserve">– </w:t>
            </w:r>
            <w:r w:rsidRPr="00E43F45">
              <w:t>adjustment for crossover purposes</w:t>
            </w:r>
          </w:p>
          <w:p w14:paraId="45248AEA" w14:textId="00F235A3" w:rsidR="00BE396E" w:rsidRDefault="00BE396E" w:rsidP="00245396">
            <w:pPr>
              <w:pStyle w:val="TableTextBullet"/>
            </w:pPr>
            <w:r w:rsidRPr="00E43F45">
              <w:t xml:space="preserve">Space </w:t>
            </w:r>
            <w:r w:rsidR="004D7B21">
              <w:t xml:space="preserve">– </w:t>
            </w:r>
            <w:r w:rsidRPr="00E43F45">
              <w:t>Crossover claim type can be determined from :P:IDR-CWF-query-code field located in Q-trailer information</w:t>
            </w:r>
          </w:p>
        </w:tc>
        <w:tc>
          <w:tcPr>
            <w:tcW w:w="858" w:type="dxa"/>
            <w:tcMar>
              <w:left w:w="58" w:type="dxa"/>
              <w:right w:w="58" w:type="dxa"/>
            </w:tcMar>
          </w:tcPr>
          <w:p w14:paraId="50E0FE24" w14:textId="77777777" w:rsidR="00BE396E" w:rsidRDefault="00BE396E" w:rsidP="00BE396E">
            <w:pPr>
              <w:pStyle w:val="TableText"/>
            </w:pPr>
            <w:r>
              <w:t>Spaces</w:t>
            </w:r>
          </w:p>
        </w:tc>
        <w:tc>
          <w:tcPr>
            <w:tcW w:w="431" w:type="dxa"/>
          </w:tcPr>
          <w:p w14:paraId="62829E17" w14:textId="77777777" w:rsidR="00BE396E" w:rsidRDefault="00BE396E" w:rsidP="00BE396E">
            <w:pPr>
              <w:pStyle w:val="TableText"/>
            </w:pPr>
            <w:r>
              <w:t>-</w:t>
            </w:r>
          </w:p>
        </w:tc>
        <w:tc>
          <w:tcPr>
            <w:tcW w:w="431" w:type="dxa"/>
          </w:tcPr>
          <w:p w14:paraId="47F7D197" w14:textId="77777777" w:rsidR="00BE396E" w:rsidRDefault="00BE396E" w:rsidP="00BE396E">
            <w:pPr>
              <w:pStyle w:val="TableText"/>
            </w:pPr>
            <w:r>
              <w:t>X</w:t>
            </w:r>
          </w:p>
        </w:tc>
        <w:tc>
          <w:tcPr>
            <w:tcW w:w="432" w:type="dxa"/>
          </w:tcPr>
          <w:p w14:paraId="093063A7" w14:textId="77777777" w:rsidR="00BE396E" w:rsidRDefault="00BE396E" w:rsidP="00BE396E">
            <w:pPr>
              <w:pStyle w:val="TableText"/>
            </w:pPr>
            <w:r>
              <w:t>X</w:t>
            </w:r>
          </w:p>
        </w:tc>
      </w:tr>
      <w:tr w:rsidR="00BE396E" w14:paraId="42A40FF0" w14:textId="77777777" w:rsidTr="00B04E5B">
        <w:trPr>
          <w:cantSplit/>
          <w:jc w:val="center"/>
        </w:trPr>
        <w:tc>
          <w:tcPr>
            <w:tcW w:w="802" w:type="dxa"/>
            <w:tcMar>
              <w:left w:w="58" w:type="dxa"/>
              <w:right w:w="58" w:type="dxa"/>
            </w:tcMar>
          </w:tcPr>
          <w:p w14:paraId="5E580B89" w14:textId="77777777" w:rsidR="00BE396E" w:rsidRDefault="00BE396E" w:rsidP="00BE396E">
            <w:pPr>
              <w:pStyle w:val="TableText"/>
            </w:pPr>
            <w:r>
              <w:t>1059</w:t>
            </w:r>
          </w:p>
        </w:tc>
        <w:tc>
          <w:tcPr>
            <w:tcW w:w="2227" w:type="dxa"/>
            <w:tcMar>
              <w:left w:w="58" w:type="dxa"/>
              <w:right w:w="58" w:type="dxa"/>
            </w:tcMar>
          </w:tcPr>
          <w:p w14:paraId="72BF6720" w14:textId="77777777" w:rsidR="00BE396E" w:rsidRDefault="00BE396E" w:rsidP="00BE396E">
            <w:pPr>
              <w:pStyle w:val="TableText"/>
            </w:pPr>
            <w:r>
              <w:t>CWF SANCTION PROVIDER INDICATOR</w:t>
            </w:r>
          </w:p>
        </w:tc>
        <w:tc>
          <w:tcPr>
            <w:tcW w:w="2934" w:type="dxa"/>
            <w:gridSpan w:val="2"/>
            <w:tcMar>
              <w:left w:w="58" w:type="dxa"/>
              <w:right w:w="58" w:type="dxa"/>
            </w:tcMar>
          </w:tcPr>
          <w:p w14:paraId="33E42718" w14:textId="68C7EE95" w:rsidR="00BE396E" w:rsidRDefault="00BE396E" w:rsidP="00BE396E">
            <w:pPr>
              <w:pStyle w:val="TableText"/>
            </w:pPr>
            <w:r>
              <w:t>:P:IDR-</w:t>
            </w:r>
            <w:hyperlink r:id="rId357" w:history="1">
              <w:r>
                <w:rPr>
                  <w:rStyle w:val="Hyperlink"/>
                </w:rPr>
                <w:t>J-CWF-PROV-SAN-IND</w:t>
              </w:r>
            </w:hyperlink>
          </w:p>
        </w:tc>
        <w:tc>
          <w:tcPr>
            <w:tcW w:w="2849" w:type="dxa"/>
            <w:gridSpan w:val="2"/>
            <w:tcMar>
              <w:left w:w="58" w:type="dxa"/>
              <w:right w:w="58" w:type="dxa"/>
            </w:tcMar>
          </w:tcPr>
          <w:p w14:paraId="52BC8FEC" w14:textId="77777777" w:rsidR="00BE396E" w:rsidRDefault="00BE396E" w:rsidP="00BE396E">
            <w:pPr>
              <w:pStyle w:val="TableText"/>
            </w:pPr>
            <w:r>
              <w:t>CWF Sanction provider indicator</w:t>
            </w:r>
          </w:p>
          <w:p w14:paraId="26EA2029" w14:textId="77777777" w:rsidR="00BE396E" w:rsidRDefault="00BE396E" w:rsidP="00BE396E">
            <w:pPr>
              <w:pStyle w:val="TableText"/>
            </w:pPr>
            <w:r>
              <w:rPr>
                <w:rFonts w:cs="Arial"/>
                <w:color w:val="000000"/>
              </w:rPr>
              <w:t>S</w:t>
            </w:r>
            <w:r w:rsidRPr="00CE4ACB">
              <w:rPr>
                <w:rFonts w:cs="Arial"/>
                <w:color w:val="000000"/>
              </w:rPr>
              <w:t>ets when the CWF Provider Sanction applies</w:t>
            </w:r>
            <w:r>
              <w:rPr>
                <w:rFonts w:cs="Arial"/>
                <w:color w:val="000000"/>
              </w:rPr>
              <w:t>.</w:t>
            </w:r>
          </w:p>
        </w:tc>
        <w:tc>
          <w:tcPr>
            <w:tcW w:w="1080" w:type="dxa"/>
            <w:tcMar>
              <w:left w:w="58" w:type="dxa"/>
              <w:right w:w="58" w:type="dxa"/>
            </w:tcMar>
          </w:tcPr>
          <w:p w14:paraId="7EE08D0C" w14:textId="77777777" w:rsidR="00BE396E" w:rsidRDefault="00BE396E" w:rsidP="00BE396E">
            <w:pPr>
              <w:pStyle w:val="TableText"/>
              <w:rPr>
                <w:caps/>
              </w:rPr>
            </w:pPr>
            <w:r>
              <w:rPr>
                <w:caps/>
              </w:rPr>
              <w:t>1C</w:t>
            </w:r>
          </w:p>
        </w:tc>
        <w:tc>
          <w:tcPr>
            <w:tcW w:w="2340" w:type="dxa"/>
            <w:tcMar>
              <w:left w:w="58" w:type="dxa"/>
              <w:right w:w="58" w:type="dxa"/>
            </w:tcMar>
          </w:tcPr>
          <w:p w14:paraId="0790027E" w14:textId="77777777" w:rsidR="00BE396E" w:rsidRPr="00865B7A" w:rsidRDefault="00BE396E" w:rsidP="00BE396E">
            <w:pPr>
              <w:pStyle w:val="TableText"/>
            </w:pPr>
            <w:r w:rsidRPr="0042502A">
              <w:rPr>
                <w:b/>
              </w:rPr>
              <w:t>Valid Values:</w:t>
            </w:r>
          </w:p>
          <w:p w14:paraId="3ABC5C70" w14:textId="0DA38636" w:rsidR="00BE396E" w:rsidRPr="00E43F45" w:rsidRDefault="00BE396E" w:rsidP="00245396">
            <w:pPr>
              <w:pStyle w:val="TableTextBullet"/>
            </w:pPr>
            <w:r w:rsidRPr="00E43F45">
              <w:t xml:space="preserve">S </w:t>
            </w:r>
            <w:r w:rsidR="004D7B21">
              <w:t xml:space="preserve">– </w:t>
            </w:r>
            <w:r w:rsidRPr="00E43F45">
              <w:t>CWF Sanction Provider</w:t>
            </w:r>
          </w:p>
          <w:p w14:paraId="67330529" w14:textId="29C8CE53" w:rsidR="00BE396E" w:rsidRDefault="00BE396E" w:rsidP="00245396">
            <w:pPr>
              <w:pStyle w:val="TableTextBullet"/>
            </w:pPr>
            <w:r w:rsidRPr="00E43F45">
              <w:t xml:space="preserve">Blank </w:t>
            </w:r>
            <w:r w:rsidR="004D7B21">
              <w:t xml:space="preserve">– </w:t>
            </w:r>
            <w:r w:rsidRPr="00E43F45">
              <w:t>not sanction</w:t>
            </w:r>
          </w:p>
        </w:tc>
        <w:tc>
          <w:tcPr>
            <w:tcW w:w="858" w:type="dxa"/>
            <w:tcMar>
              <w:left w:w="58" w:type="dxa"/>
              <w:right w:w="58" w:type="dxa"/>
            </w:tcMar>
          </w:tcPr>
          <w:p w14:paraId="2FFBEB8A" w14:textId="77777777" w:rsidR="00BE396E" w:rsidRDefault="00BE396E" w:rsidP="00BE396E">
            <w:pPr>
              <w:pStyle w:val="TableText"/>
            </w:pPr>
            <w:r>
              <w:t>Spaces</w:t>
            </w:r>
          </w:p>
        </w:tc>
        <w:tc>
          <w:tcPr>
            <w:tcW w:w="431" w:type="dxa"/>
          </w:tcPr>
          <w:p w14:paraId="6E87D2E3" w14:textId="77777777" w:rsidR="00BE396E" w:rsidRDefault="00BE396E" w:rsidP="00BE396E">
            <w:pPr>
              <w:pStyle w:val="TableText"/>
            </w:pPr>
            <w:r>
              <w:t>-</w:t>
            </w:r>
          </w:p>
        </w:tc>
        <w:tc>
          <w:tcPr>
            <w:tcW w:w="431" w:type="dxa"/>
          </w:tcPr>
          <w:p w14:paraId="6BB252C9" w14:textId="77777777" w:rsidR="00BE396E" w:rsidRDefault="00BE396E" w:rsidP="00BE396E">
            <w:pPr>
              <w:pStyle w:val="TableText"/>
            </w:pPr>
            <w:r>
              <w:t>X</w:t>
            </w:r>
          </w:p>
        </w:tc>
        <w:tc>
          <w:tcPr>
            <w:tcW w:w="432" w:type="dxa"/>
          </w:tcPr>
          <w:p w14:paraId="331EE0D5" w14:textId="77777777" w:rsidR="00BE396E" w:rsidRDefault="00BE396E" w:rsidP="00BE396E">
            <w:pPr>
              <w:pStyle w:val="TableText"/>
            </w:pPr>
            <w:r>
              <w:t>X</w:t>
            </w:r>
          </w:p>
        </w:tc>
      </w:tr>
      <w:tr w:rsidR="00BE396E" w14:paraId="37E8350B" w14:textId="77777777" w:rsidTr="00B04E5B">
        <w:trPr>
          <w:cantSplit/>
          <w:jc w:val="center"/>
        </w:trPr>
        <w:tc>
          <w:tcPr>
            <w:tcW w:w="802" w:type="dxa"/>
            <w:tcMar>
              <w:left w:w="58" w:type="dxa"/>
              <w:right w:w="58" w:type="dxa"/>
            </w:tcMar>
          </w:tcPr>
          <w:p w14:paraId="2B044BBF" w14:textId="0EE33D57" w:rsidR="00BE396E" w:rsidRDefault="00BE396E" w:rsidP="00BE396E">
            <w:pPr>
              <w:pStyle w:val="TableText"/>
            </w:pPr>
            <w:r>
              <w:t>1060</w:t>
            </w:r>
            <w:r w:rsidR="00135F82">
              <w:t xml:space="preserve"> – </w:t>
            </w:r>
            <w:r>
              <w:t>1067</w:t>
            </w:r>
          </w:p>
        </w:tc>
        <w:tc>
          <w:tcPr>
            <w:tcW w:w="2227" w:type="dxa"/>
            <w:tcMar>
              <w:left w:w="58" w:type="dxa"/>
              <w:right w:w="58" w:type="dxa"/>
            </w:tcMar>
          </w:tcPr>
          <w:p w14:paraId="5EDAA4E5" w14:textId="77777777" w:rsidR="00BE396E" w:rsidRDefault="00BE396E" w:rsidP="00BE396E">
            <w:pPr>
              <w:pStyle w:val="TableText"/>
            </w:pPr>
            <w:r>
              <w:t>CLINICAL TRIAL NUMBER</w:t>
            </w:r>
          </w:p>
        </w:tc>
        <w:tc>
          <w:tcPr>
            <w:tcW w:w="2934" w:type="dxa"/>
            <w:gridSpan w:val="2"/>
            <w:tcMar>
              <w:left w:w="58" w:type="dxa"/>
              <w:right w:w="58" w:type="dxa"/>
            </w:tcMar>
          </w:tcPr>
          <w:p w14:paraId="04F4BC1D" w14:textId="25AFA0B8" w:rsidR="00BE396E" w:rsidRDefault="00BE396E" w:rsidP="00BE396E">
            <w:pPr>
              <w:pStyle w:val="TableText"/>
            </w:pPr>
            <w:r>
              <w:t>:P:IDR-</w:t>
            </w:r>
            <w:hyperlink r:id="rId358" w:history="1">
              <w:r>
                <w:rPr>
                  <w:rStyle w:val="Hyperlink"/>
                </w:rPr>
                <w:t>J-CLIN-TRIAL-NBR</w:t>
              </w:r>
            </w:hyperlink>
          </w:p>
        </w:tc>
        <w:tc>
          <w:tcPr>
            <w:tcW w:w="2849" w:type="dxa"/>
            <w:gridSpan w:val="2"/>
            <w:tcMar>
              <w:left w:w="58" w:type="dxa"/>
              <w:right w:w="58" w:type="dxa"/>
            </w:tcMar>
          </w:tcPr>
          <w:p w14:paraId="3BE14C9F" w14:textId="77777777" w:rsidR="00BE396E" w:rsidRDefault="00BE396E" w:rsidP="00BE396E">
            <w:pPr>
              <w:pStyle w:val="TableText"/>
            </w:pPr>
            <w:r>
              <w:t>Clinical trial number</w:t>
            </w:r>
          </w:p>
          <w:p w14:paraId="4D45506B" w14:textId="7E3CB499" w:rsidR="00BE396E" w:rsidRDefault="00BE396E" w:rsidP="004D7B21">
            <w:pPr>
              <w:pStyle w:val="TableText"/>
            </w:pPr>
            <w:r w:rsidRPr="00CE4ACB">
              <w:rPr>
                <w:rFonts w:cs="Arial"/>
                <w:color w:val="000000"/>
              </w:rPr>
              <w:t>The clinical trial number identifies a specific study that is registered by a sponsor or investigator. This number is assigned to the study by the National Library of Medicine (NLM) Clinical Trials Data Bank</w:t>
            </w:r>
            <w:r>
              <w:rPr>
                <w:rFonts w:cs="Arial"/>
                <w:color w:val="000000"/>
              </w:rPr>
              <w:t>.</w:t>
            </w:r>
          </w:p>
        </w:tc>
        <w:tc>
          <w:tcPr>
            <w:tcW w:w="1080" w:type="dxa"/>
            <w:tcMar>
              <w:left w:w="58" w:type="dxa"/>
              <w:right w:w="58" w:type="dxa"/>
            </w:tcMar>
          </w:tcPr>
          <w:p w14:paraId="772AFED8" w14:textId="77777777" w:rsidR="00BE396E" w:rsidRDefault="00BE396E" w:rsidP="00BE396E">
            <w:pPr>
              <w:pStyle w:val="TableText"/>
              <w:rPr>
                <w:caps/>
              </w:rPr>
            </w:pPr>
            <w:r>
              <w:rPr>
                <w:caps/>
              </w:rPr>
              <w:t>8C</w:t>
            </w:r>
          </w:p>
        </w:tc>
        <w:tc>
          <w:tcPr>
            <w:tcW w:w="2340" w:type="dxa"/>
            <w:tcMar>
              <w:left w:w="58" w:type="dxa"/>
              <w:right w:w="58" w:type="dxa"/>
            </w:tcMar>
          </w:tcPr>
          <w:p w14:paraId="477FACD7" w14:textId="649F9482" w:rsidR="00BE396E" w:rsidRDefault="00BE396E" w:rsidP="004D7B21">
            <w:pPr>
              <w:pStyle w:val="TableText"/>
            </w:pPr>
            <w:r>
              <w:t>Clinical Trial Number</w:t>
            </w:r>
          </w:p>
        </w:tc>
        <w:tc>
          <w:tcPr>
            <w:tcW w:w="858" w:type="dxa"/>
            <w:tcMar>
              <w:left w:w="58" w:type="dxa"/>
              <w:right w:w="58" w:type="dxa"/>
            </w:tcMar>
          </w:tcPr>
          <w:p w14:paraId="08167E10" w14:textId="77777777" w:rsidR="00BE396E" w:rsidRDefault="00BE396E" w:rsidP="00BE396E">
            <w:pPr>
              <w:pStyle w:val="TableText"/>
            </w:pPr>
            <w:r>
              <w:t>Spaces</w:t>
            </w:r>
          </w:p>
        </w:tc>
        <w:tc>
          <w:tcPr>
            <w:tcW w:w="431" w:type="dxa"/>
          </w:tcPr>
          <w:p w14:paraId="61EEEA00" w14:textId="77777777" w:rsidR="00BE396E" w:rsidRDefault="00BE396E" w:rsidP="00BE396E">
            <w:pPr>
              <w:pStyle w:val="TableText"/>
            </w:pPr>
            <w:r>
              <w:t>-</w:t>
            </w:r>
          </w:p>
        </w:tc>
        <w:tc>
          <w:tcPr>
            <w:tcW w:w="431" w:type="dxa"/>
          </w:tcPr>
          <w:p w14:paraId="2593F910" w14:textId="77777777" w:rsidR="00BE396E" w:rsidRDefault="00BE396E" w:rsidP="00BE396E">
            <w:pPr>
              <w:pStyle w:val="TableText"/>
            </w:pPr>
            <w:r>
              <w:t>X</w:t>
            </w:r>
          </w:p>
        </w:tc>
        <w:tc>
          <w:tcPr>
            <w:tcW w:w="432" w:type="dxa"/>
          </w:tcPr>
          <w:p w14:paraId="38C6A657" w14:textId="77777777" w:rsidR="00BE396E" w:rsidRDefault="00BE396E" w:rsidP="00BE396E">
            <w:pPr>
              <w:pStyle w:val="TableText"/>
            </w:pPr>
            <w:r>
              <w:t>X</w:t>
            </w:r>
          </w:p>
        </w:tc>
      </w:tr>
      <w:tr w:rsidR="00BE396E" w14:paraId="78DAE6E6" w14:textId="77777777" w:rsidTr="00B04E5B">
        <w:trPr>
          <w:cantSplit/>
          <w:jc w:val="center"/>
        </w:trPr>
        <w:tc>
          <w:tcPr>
            <w:tcW w:w="802" w:type="dxa"/>
            <w:tcMar>
              <w:left w:w="58" w:type="dxa"/>
              <w:right w:w="58" w:type="dxa"/>
            </w:tcMar>
          </w:tcPr>
          <w:p w14:paraId="6247ADE0" w14:textId="3CF1450B" w:rsidR="00BE396E" w:rsidRDefault="00BE396E" w:rsidP="00BE396E">
            <w:pPr>
              <w:pStyle w:val="TableText"/>
            </w:pPr>
            <w:r>
              <w:t>1068</w:t>
            </w:r>
            <w:r w:rsidR="00135F82">
              <w:t xml:space="preserve"> – </w:t>
            </w:r>
            <w:r>
              <w:t>1069</w:t>
            </w:r>
          </w:p>
        </w:tc>
        <w:tc>
          <w:tcPr>
            <w:tcW w:w="2240" w:type="dxa"/>
            <w:gridSpan w:val="2"/>
            <w:tcMar>
              <w:left w:w="58" w:type="dxa"/>
              <w:right w:w="58" w:type="dxa"/>
            </w:tcMar>
          </w:tcPr>
          <w:p w14:paraId="72E66421" w14:textId="77777777" w:rsidR="00BE396E" w:rsidRDefault="00BE396E" w:rsidP="00BE396E">
            <w:pPr>
              <w:pStyle w:val="TableText"/>
            </w:pPr>
            <w:r>
              <w:t>935 ADJUSTMENT INDICATOR</w:t>
            </w:r>
          </w:p>
        </w:tc>
        <w:tc>
          <w:tcPr>
            <w:tcW w:w="2930" w:type="dxa"/>
            <w:gridSpan w:val="2"/>
            <w:tcMar>
              <w:left w:w="58" w:type="dxa"/>
              <w:right w:w="58" w:type="dxa"/>
            </w:tcMar>
          </w:tcPr>
          <w:p w14:paraId="0B9C4C90" w14:textId="15876DEB" w:rsidR="00BE396E" w:rsidRDefault="00BE396E" w:rsidP="00BE396E">
            <w:pPr>
              <w:pStyle w:val="TableText"/>
            </w:pPr>
            <w:r>
              <w:t>:P:IDR-</w:t>
            </w:r>
            <w:hyperlink r:id="rId359" w:history="1">
              <w:r>
                <w:rPr>
                  <w:rStyle w:val="Hyperlink"/>
                </w:rPr>
                <w:t>J-935-ADJ-IND</w:t>
              </w:r>
            </w:hyperlink>
          </w:p>
        </w:tc>
        <w:tc>
          <w:tcPr>
            <w:tcW w:w="2840" w:type="dxa"/>
            <w:tcMar>
              <w:left w:w="58" w:type="dxa"/>
              <w:right w:w="58" w:type="dxa"/>
            </w:tcMar>
          </w:tcPr>
          <w:p w14:paraId="0631EC7C" w14:textId="77777777" w:rsidR="00BE396E" w:rsidRDefault="00BE396E" w:rsidP="00BE396E">
            <w:pPr>
              <w:pStyle w:val="TableText"/>
            </w:pPr>
            <w:r>
              <w:t>935 adjustment indicator</w:t>
            </w:r>
          </w:p>
        </w:tc>
        <w:tc>
          <w:tcPr>
            <w:tcW w:w="1080" w:type="dxa"/>
            <w:tcMar>
              <w:left w:w="58" w:type="dxa"/>
              <w:right w:w="58" w:type="dxa"/>
            </w:tcMar>
          </w:tcPr>
          <w:p w14:paraId="4449FF0E" w14:textId="77777777" w:rsidR="00BE396E" w:rsidRDefault="00BE396E" w:rsidP="00BE396E">
            <w:pPr>
              <w:pStyle w:val="TableText"/>
              <w:rPr>
                <w:caps/>
              </w:rPr>
            </w:pPr>
            <w:r>
              <w:rPr>
                <w:caps/>
              </w:rPr>
              <w:t>2C</w:t>
            </w:r>
          </w:p>
        </w:tc>
        <w:tc>
          <w:tcPr>
            <w:tcW w:w="2340" w:type="dxa"/>
            <w:tcMar>
              <w:left w:w="58" w:type="dxa"/>
              <w:right w:w="58" w:type="dxa"/>
            </w:tcMar>
          </w:tcPr>
          <w:p w14:paraId="65CA83CA" w14:textId="77777777" w:rsidR="00BE396E" w:rsidRPr="00B2186D" w:rsidRDefault="00BE396E" w:rsidP="00BE396E">
            <w:pPr>
              <w:pStyle w:val="TableText"/>
              <w:rPr>
                <w:rFonts w:ascii="Arial Narrow" w:hAnsi="Arial Narrow"/>
              </w:rPr>
            </w:pPr>
            <w:r w:rsidRPr="0042502A">
              <w:rPr>
                <w:rFonts w:ascii="Arial Narrow" w:hAnsi="Arial Narrow"/>
                <w:b/>
              </w:rPr>
              <w:t>Valid Values:</w:t>
            </w:r>
          </w:p>
          <w:p w14:paraId="252ED611" w14:textId="038BD6B0" w:rsidR="00BE396E" w:rsidRPr="00CA483F" w:rsidRDefault="00BE396E" w:rsidP="00245396">
            <w:pPr>
              <w:pStyle w:val="TableTextBullet"/>
            </w:pPr>
            <w:r w:rsidRPr="00CA483F">
              <w:t xml:space="preserve">AN </w:t>
            </w:r>
            <w:r w:rsidR="004D7B21">
              <w:t>– M</w:t>
            </w:r>
            <w:r w:rsidRPr="00CA483F">
              <w:t>ass adjustment/non 935 applicable</w:t>
            </w:r>
          </w:p>
          <w:p w14:paraId="10D7236B" w14:textId="10E4D600" w:rsidR="00BE396E" w:rsidRPr="00CA483F" w:rsidRDefault="00BE396E" w:rsidP="00245396">
            <w:pPr>
              <w:pStyle w:val="TableTextBullet"/>
            </w:pPr>
            <w:r w:rsidRPr="00CA483F">
              <w:t xml:space="preserve">AY </w:t>
            </w:r>
            <w:r w:rsidR="004D7B21">
              <w:t>– M</w:t>
            </w:r>
            <w:r w:rsidRPr="00CA483F">
              <w:t>ass adjustment/935 applies</w:t>
            </w:r>
          </w:p>
          <w:p w14:paraId="28768029" w14:textId="27ED8289" w:rsidR="00BE396E" w:rsidRPr="00CA483F" w:rsidRDefault="00BE396E" w:rsidP="00245396">
            <w:pPr>
              <w:pStyle w:val="TableTextBullet"/>
            </w:pPr>
            <w:r w:rsidRPr="00CA483F">
              <w:t xml:space="preserve">BN </w:t>
            </w:r>
            <w:r w:rsidR="004D7B21">
              <w:t>– B</w:t>
            </w:r>
            <w:r w:rsidRPr="00CA483F">
              <w:t>enefit integrity PSC review/non 935 applicable</w:t>
            </w:r>
          </w:p>
          <w:p w14:paraId="651F78E3" w14:textId="3D6EC100" w:rsidR="00BE396E" w:rsidRPr="00CA483F" w:rsidRDefault="00BE396E" w:rsidP="00245396">
            <w:pPr>
              <w:pStyle w:val="TableTextBullet"/>
            </w:pPr>
            <w:r w:rsidRPr="00CA483F">
              <w:t xml:space="preserve">BY </w:t>
            </w:r>
            <w:r w:rsidR="004D7B21">
              <w:t>– B</w:t>
            </w:r>
            <w:r w:rsidRPr="00CA483F">
              <w:t>enefit integrity PSC review/935 applies</w:t>
            </w:r>
          </w:p>
          <w:p w14:paraId="036D8E0F" w14:textId="28B269CD" w:rsidR="00BE396E" w:rsidRPr="00CA483F" w:rsidRDefault="00BE396E" w:rsidP="00245396">
            <w:pPr>
              <w:pStyle w:val="TableTextBullet"/>
            </w:pPr>
            <w:r w:rsidRPr="00CA483F">
              <w:t xml:space="preserve">CN </w:t>
            </w:r>
            <w:r w:rsidR="004D7B21">
              <w:t xml:space="preserve">– </w:t>
            </w:r>
            <w:r>
              <w:t>MAC</w:t>
            </w:r>
            <w:r w:rsidRPr="00CA483F">
              <w:t xml:space="preserve"> initiated/non 935 applicable</w:t>
            </w:r>
          </w:p>
          <w:p w14:paraId="2C284239" w14:textId="77777777" w:rsidR="00BE396E" w:rsidRDefault="00BE396E" w:rsidP="00245396">
            <w:pPr>
              <w:pStyle w:val="TableTextBullet"/>
            </w:pPr>
            <w:r w:rsidRPr="00CA483F">
              <w:t xml:space="preserve">CY </w:t>
            </w:r>
            <w:r w:rsidR="004D7B21">
              <w:t xml:space="preserve">– </w:t>
            </w:r>
            <w:r>
              <w:t>MAC</w:t>
            </w:r>
            <w:r w:rsidRPr="00CA483F">
              <w:t xml:space="preserve"> initiated/935 applies</w:t>
            </w:r>
          </w:p>
          <w:p w14:paraId="7188392C" w14:textId="77777777" w:rsidR="00421AE1" w:rsidRPr="00CA483F" w:rsidRDefault="00421AE1" w:rsidP="00245396">
            <w:pPr>
              <w:pStyle w:val="TableTextBullet"/>
            </w:pPr>
            <w:r w:rsidRPr="00CA483F">
              <w:t>MN</w:t>
            </w:r>
            <w:r>
              <w:t>– M</w:t>
            </w:r>
            <w:r w:rsidRPr="00CA483F">
              <w:t>edical review/non 935 applicable</w:t>
            </w:r>
          </w:p>
          <w:p w14:paraId="12064A45" w14:textId="77777777" w:rsidR="00421AE1" w:rsidRDefault="00421AE1" w:rsidP="00245396">
            <w:pPr>
              <w:pStyle w:val="TableTextBullet"/>
            </w:pPr>
            <w:r w:rsidRPr="00CA483F">
              <w:t>MY</w:t>
            </w:r>
            <w:r>
              <w:t>– M</w:t>
            </w:r>
            <w:r w:rsidRPr="00CA483F">
              <w:t>edical review/935 applies</w:t>
            </w:r>
          </w:p>
          <w:p w14:paraId="1CEF9704" w14:textId="3C357B5D" w:rsidR="00421AE1" w:rsidRDefault="00421AE1" w:rsidP="00245396">
            <w:pPr>
              <w:pStyle w:val="TableTextBullet"/>
            </w:pPr>
            <w:r w:rsidRPr="00B2186D">
              <w:t>ON</w:t>
            </w:r>
            <w:r>
              <w:t>– O</w:t>
            </w:r>
            <w:r w:rsidRPr="00B2186D">
              <w:t>the</w:t>
            </w:r>
            <w:r>
              <w:t>r adjustment/non 935 applicable</w:t>
            </w:r>
          </w:p>
        </w:tc>
        <w:tc>
          <w:tcPr>
            <w:tcW w:w="858" w:type="dxa"/>
            <w:tcMar>
              <w:left w:w="58" w:type="dxa"/>
              <w:right w:w="58" w:type="dxa"/>
            </w:tcMar>
          </w:tcPr>
          <w:p w14:paraId="2E812575" w14:textId="77777777" w:rsidR="00BE396E" w:rsidRDefault="00BE396E" w:rsidP="00BE396E">
            <w:pPr>
              <w:pStyle w:val="TableText"/>
            </w:pPr>
            <w:r>
              <w:t>Spaces</w:t>
            </w:r>
          </w:p>
        </w:tc>
        <w:tc>
          <w:tcPr>
            <w:tcW w:w="431" w:type="dxa"/>
          </w:tcPr>
          <w:p w14:paraId="2B86CB67" w14:textId="77777777" w:rsidR="00BE396E" w:rsidRDefault="00BE396E" w:rsidP="00BE396E">
            <w:pPr>
              <w:pStyle w:val="TableText"/>
            </w:pPr>
            <w:r>
              <w:t>X</w:t>
            </w:r>
          </w:p>
        </w:tc>
        <w:tc>
          <w:tcPr>
            <w:tcW w:w="431" w:type="dxa"/>
          </w:tcPr>
          <w:p w14:paraId="6D35F659" w14:textId="77777777" w:rsidR="00BE396E" w:rsidRDefault="00BE396E" w:rsidP="00BE396E">
            <w:pPr>
              <w:pStyle w:val="TableText"/>
            </w:pPr>
            <w:r>
              <w:t>X</w:t>
            </w:r>
          </w:p>
        </w:tc>
        <w:tc>
          <w:tcPr>
            <w:tcW w:w="432" w:type="dxa"/>
          </w:tcPr>
          <w:p w14:paraId="4A389C8F" w14:textId="77777777" w:rsidR="00BE396E" w:rsidRDefault="00BE396E" w:rsidP="00BE396E">
            <w:pPr>
              <w:pStyle w:val="TableText"/>
            </w:pPr>
            <w:r>
              <w:t>X</w:t>
            </w:r>
          </w:p>
        </w:tc>
      </w:tr>
      <w:tr w:rsidR="00BE396E" w14:paraId="1D2F9AE5" w14:textId="77777777" w:rsidTr="00B04E5B">
        <w:trPr>
          <w:cantSplit/>
          <w:jc w:val="center"/>
        </w:trPr>
        <w:tc>
          <w:tcPr>
            <w:tcW w:w="802" w:type="dxa"/>
            <w:tcMar>
              <w:left w:w="58" w:type="dxa"/>
              <w:right w:w="58" w:type="dxa"/>
            </w:tcMar>
          </w:tcPr>
          <w:p w14:paraId="00D8F44E" w14:textId="095DC26B" w:rsidR="00BE396E" w:rsidRDefault="00BE396E" w:rsidP="00BE396E">
            <w:pPr>
              <w:pStyle w:val="TableText"/>
            </w:pPr>
            <w:r>
              <w:t>1068</w:t>
            </w:r>
            <w:r w:rsidR="00135F82">
              <w:t xml:space="preserve"> – </w:t>
            </w:r>
            <w:r>
              <w:t>1069</w:t>
            </w:r>
          </w:p>
          <w:p w14:paraId="1E20F36F" w14:textId="0B97EE44" w:rsidR="00BE396E" w:rsidRDefault="004D7B21" w:rsidP="00BE396E">
            <w:pPr>
              <w:pStyle w:val="TableText"/>
            </w:pPr>
            <w:r>
              <w:t>(</w:t>
            </w:r>
            <w:r w:rsidR="00BE396E">
              <w:t>Cont’d</w:t>
            </w:r>
            <w:r>
              <w:t>)</w:t>
            </w:r>
          </w:p>
        </w:tc>
        <w:tc>
          <w:tcPr>
            <w:tcW w:w="2240" w:type="dxa"/>
            <w:gridSpan w:val="2"/>
            <w:tcMar>
              <w:left w:w="58" w:type="dxa"/>
              <w:right w:w="58" w:type="dxa"/>
            </w:tcMar>
          </w:tcPr>
          <w:p w14:paraId="7127AB69" w14:textId="77777777" w:rsidR="00BE396E" w:rsidRDefault="00BE396E" w:rsidP="00BE396E">
            <w:pPr>
              <w:pStyle w:val="TableText"/>
            </w:pPr>
            <w:r>
              <w:t>935 ADJUSTMENT INDICATOR</w:t>
            </w:r>
          </w:p>
        </w:tc>
        <w:tc>
          <w:tcPr>
            <w:tcW w:w="2930" w:type="dxa"/>
            <w:gridSpan w:val="2"/>
            <w:tcMar>
              <w:left w:w="58" w:type="dxa"/>
              <w:right w:w="58" w:type="dxa"/>
            </w:tcMar>
          </w:tcPr>
          <w:p w14:paraId="19E7C86E" w14:textId="4EBD0664" w:rsidR="00BE396E" w:rsidRDefault="00BE396E" w:rsidP="00BE396E">
            <w:pPr>
              <w:pStyle w:val="TableText"/>
            </w:pPr>
            <w:r>
              <w:t>:P:IDR-</w:t>
            </w:r>
            <w:hyperlink r:id="rId360" w:history="1">
              <w:r>
                <w:rPr>
                  <w:rStyle w:val="Hyperlink"/>
                </w:rPr>
                <w:t>J-935-ADJ-IND</w:t>
              </w:r>
            </w:hyperlink>
          </w:p>
        </w:tc>
        <w:tc>
          <w:tcPr>
            <w:tcW w:w="2840" w:type="dxa"/>
            <w:tcMar>
              <w:left w:w="58" w:type="dxa"/>
              <w:right w:w="58" w:type="dxa"/>
            </w:tcMar>
          </w:tcPr>
          <w:p w14:paraId="6C00E7C5" w14:textId="6FEBE9B8" w:rsidR="00BE396E" w:rsidRDefault="00BE396E" w:rsidP="006206F5">
            <w:pPr>
              <w:pStyle w:val="TableText"/>
            </w:pPr>
            <w:r>
              <w:t>935 adjustment indicator</w:t>
            </w:r>
          </w:p>
        </w:tc>
        <w:tc>
          <w:tcPr>
            <w:tcW w:w="1080" w:type="dxa"/>
            <w:tcMar>
              <w:left w:w="58" w:type="dxa"/>
              <w:right w:w="58" w:type="dxa"/>
            </w:tcMar>
          </w:tcPr>
          <w:p w14:paraId="79C8592A" w14:textId="77777777" w:rsidR="00BE396E" w:rsidRDefault="00BE396E" w:rsidP="00BE396E">
            <w:pPr>
              <w:pStyle w:val="TableText"/>
              <w:rPr>
                <w:caps/>
              </w:rPr>
            </w:pPr>
            <w:r>
              <w:rPr>
                <w:caps/>
              </w:rPr>
              <w:t>2C</w:t>
            </w:r>
          </w:p>
        </w:tc>
        <w:tc>
          <w:tcPr>
            <w:tcW w:w="2340" w:type="dxa"/>
            <w:tcMar>
              <w:left w:w="58" w:type="dxa"/>
              <w:right w:w="58" w:type="dxa"/>
            </w:tcMar>
          </w:tcPr>
          <w:p w14:paraId="16118FFB" w14:textId="77777777" w:rsidR="00BE396E" w:rsidRPr="0097365E" w:rsidRDefault="00BE396E" w:rsidP="00BE396E">
            <w:pPr>
              <w:pStyle w:val="TableText"/>
              <w:rPr>
                <w:rFonts w:ascii="Arial Narrow" w:hAnsi="Arial Narrow"/>
              </w:rPr>
            </w:pPr>
            <w:r w:rsidRPr="0042502A">
              <w:rPr>
                <w:rFonts w:ascii="Arial Narrow" w:hAnsi="Arial Narrow"/>
                <w:b/>
              </w:rPr>
              <w:t>Valid Values:</w:t>
            </w:r>
          </w:p>
          <w:p w14:paraId="671B0421" w14:textId="766FAC52" w:rsidR="00BE396E" w:rsidRPr="00B2186D" w:rsidRDefault="00BE396E" w:rsidP="00245396">
            <w:pPr>
              <w:pStyle w:val="TableTextBullet"/>
            </w:pPr>
            <w:r w:rsidRPr="00B2186D">
              <w:t>OY</w:t>
            </w:r>
            <w:r w:rsidR="004D7B21">
              <w:t>– O</w:t>
            </w:r>
            <w:r w:rsidRPr="00B2186D">
              <w:t>ther adj/935 applies</w:t>
            </w:r>
          </w:p>
          <w:p w14:paraId="127A6226" w14:textId="3460510E" w:rsidR="00BE396E" w:rsidRPr="00B2186D" w:rsidRDefault="00BE396E" w:rsidP="00245396">
            <w:pPr>
              <w:pStyle w:val="TableTextBullet"/>
            </w:pPr>
            <w:r w:rsidRPr="00B2186D">
              <w:t>PN</w:t>
            </w:r>
            <w:r w:rsidR="004D7B21">
              <w:t>– P</w:t>
            </w:r>
            <w:r w:rsidRPr="00B2186D">
              <w:t>rovider initiated/non 935 applicable</w:t>
            </w:r>
          </w:p>
          <w:p w14:paraId="3F6B0466" w14:textId="77777777" w:rsidR="00BE396E" w:rsidRDefault="00BE396E" w:rsidP="00245396">
            <w:pPr>
              <w:pStyle w:val="TableTextBullet"/>
            </w:pPr>
            <w:r>
              <w:t>RN</w:t>
            </w:r>
            <w:r w:rsidR="004D7B21">
              <w:t xml:space="preserve">– </w:t>
            </w:r>
            <w:r w:rsidRPr="00B2186D">
              <w:t>RAC review/non 935 applicable</w:t>
            </w:r>
          </w:p>
          <w:p w14:paraId="3B5AC7AF" w14:textId="77777777" w:rsidR="006206F5" w:rsidRPr="00B2186D" w:rsidRDefault="006206F5" w:rsidP="00245396">
            <w:pPr>
              <w:pStyle w:val="TableTextBullet"/>
            </w:pPr>
            <w:r w:rsidRPr="00B2186D">
              <w:t>RY</w:t>
            </w:r>
            <w:r>
              <w:t xml:space="preserve">– </w:t>
            </w:r>
            <w:r w:rsidRPr="00B2186D">
              <w:t>RAC review/935 applies</w:t>
            </w:r>
          </w:p>
          <w:p w14:paraId="24AB464A" w14:textId="77777777" w:rsidR="006206F5" w:rsidRPr="00B2186D" w:rsidRDefault="006206F5" w:rsidP="00245396">
            <w:pPr>
              <w:pStyle w:val="TableTextBullet"/>
            </w:pPr>
            <w:r w:rsidRPr="00B2186D">
              <w:t>UN</w:t>
            </w:r>
            <w:r>
              <w:t>– U</w:t>
            </w:r>
            <w:r w:rsidRPr="00B2186D">
              <w:t>nsolicited response/non 935 applicable</w:t>
            </w:r>
          </w:p>
          <w:p w14:paraId="59B45AD3" w14:textId="77777777" w:rsidR="006206F5" w:rsidRPr="00B2186D" w:rsidRDefault="006206F5" w:rsidP="00245396">
            <w:pPr>
              <w:pStyle w:val="TableTextBullet"/>
            </w:pPr>
            <w:r w:rsidRPr="00B2186D">
              <w:t>UY</w:t>
            </w:r>
            <w:r>
              <w:t>– U</w:t>
            </w:r>
            <w:r w:rsidRPr="00B2186D">
              <w:t>nsolicited response/935 applies</w:t>
            </w:r>
          </w:p>
          <w:p w14:paraId="770D379A" w14:textId="77777777" w:rsidR="006206F5" w:rsidRPr="00B2186D" w:rsidRDefault="006206F5" w:rsidP="00245396">
            <w:pPr>
              <w:pStyle w:val="TableTextBullet"/>
            </w:pPr>
            <w:r w:rsidRPr="00B2186D">
              <w:t>XN</w:t>
            </w:r>
            <w:r>
              <w:t>– E</w:t>
            </w:r>
            <w:r w:rsidRPr="00B2186D">
              <w:t>xpress adjustment/non 935 applicable</w:t>
            </w:r>
          </w:p>
          <w:p w14:paraId="7C13FE74" w14:textId="511AFED0" w:rsidR="006206F5" w:rsidRDefault="006206F5" w:rsidP="00245396">
            <w:pPr>
              <w:pStyle w:val="TableTextBullet"/>
            </w:pPr>
            <w:r>
              <w:t>XY– E</w:t>
            </w:r>
            <w:r w:rsidRPr="00B2186D">
              <w:t>express adjustment/935 applies</w:t>
            </w:r>
          </w:p>
        </w:tc>
        <w:tc>
          <w:tcPr>
            <w:tcW w:w="858" w:type="dxa"/>
            <w:tcMar>
              <w:left w:w="58" w:type="dxa"/>
              <w:right w:w="58" w:type="dxa"/>
            </w:tcMar>
          </w:tcPr>
          <w:p w14:paraId="2615A041" w14:textId="77777777" w:rsidR="00BE396E" w:rsidRDefault="00BE396E" w:rsidP="00BE396E">
            <w:pPr>
              <w:pStyle w:val="TableText"/>
            </w:pPr>
            <w:r>
              <w:t>Spaces</w:t>
            </w:r>
          </w:p>
        </w:tc>
        <w:tc>
          <w:tcPr>
            <w:tcW w:w="431" w:type="dxa"/>
          </w:tcPr>
          <w:p w14:paraId="26B197AF" w14:textId="77777777" w:rsidR="00BE396E" w:rsidRDefault="00BE396E" w:rsidP="00BE396E">
            <w:pPr>
              <w:pStyle w:val="TableText"/>
            </w:pPr>
            <w:r>
              <w:t>X</w:t>
            </w:r>
          </w:p>
        </w:tc>
        <w:tc>
          <w:tcPr>
            <w:tcW w:w="431" w:type="dxa"/>
          </w:tcPr>
          <w:p w14:paraId="0614E5A7" w14:textId="77777777" w:rsidR="00BE396E" w:rsidRDefault="00BE396E" w:rsidP="00BE396E">
            <w:pPr>
              <w:pStyle w:val="TableText"/>
            </w:pPr>
            <w:r>
              <w:t>X</w:t>
            </w:r>
          </w:p>
        </w:tc>
        <w:tc>
          <w:tcPr>
            <w:tcW w:w="432" w:type="dxa"/>
          </w:tcPr>
          <w:p w14:paraId="6ABAD94F" w14:textId="77777777" w:rsidR="00BE396E" w:rsidRDefault="00BE396E" w:rsidP="00BE396E">
            <w:pPr>
              <w:pStyle w:val="TableText"/>
            </w:pPr>
            <w:r>
              <w:t>X</w:t>
            </w:r>
          </w:p>
        </w:tc>
      </w:tr>
      <w:tr w:rsidR="00BE396E" w14:paraId="2812D179" w14:textId="77777777" w:rsidTr="00B04E5B">
        <w:trPr>
          <w:cantSplit/>
          <w:jc w:val="center"/>
        </w:trPr>
        <w:tc>
          <w:tcPr>
            <w:tcW w:w="802" w:type="dxa"/>
            <w:tcMar>
              <w:left w:w="58" w:type="dxa"/>
              <w:right w:w="58" w:type="dxa"/>
            </w:tcMar>
          </w:tcPr>
          <w:p w14:paraId="0810312B" w14:textId="77777777" w:rsidR="00BE396E" w:rsidRDefault="00BE396E" w:rsidP="00BE396E">
            <w:pPr>
              <w:pStyle w:val="TableText"/>
            </w:pPr>
            <w:r>
              <w:t>1070</w:t>
            </w:r>
          </w:p>
        </w:tc>
        <w:tc>
          <w:tcPr>
            <w:tcW w:w="2240" w:type="dxa"/>
            <w:gridSpan w:val="2"/>
            <w:tcMar>
              <w:left w:w="58" w:type="dxa"/>
              <w:right w:w="58" w:type="dxa"/>
            </w:tcMar>
          </w:tcPr>
          <w:p w14:paraId="703B038D" w14:textId="77777777" w:rsidR="00BE396E" w:rsidRDefault="00BE396E" w:rsidP="00BE396E">
            <w:pPr>
              <w:pStyle w:val="TableText"/>
            </w:pPr>
            <w:r>
              <w:t>CLAIM MSP ACTION CODE</w:t>
            </w:r>
          </w:p>
        </w:tc>
        <w:tc>
          <w:tcPr>
            <w:tcW w:w="2930" w:type="dxa"/>
            <w:gridSpan w:val="2"/>
            <w:tcMar>
              <w:left w:w="58" w:type="dxa"/>
              <w:right w:w="58" w:type="dxa"/>
            </w:tcMar>
          </w:tcPr>
          <w:p w14:paraId="23043C9F" w14:textId="704191FD" w:rsidR="00BE396E" w:rsidRDefault="00BE396E" w:rsidP="00BE396E">
            <w:pPr>
              <w:pStyle w:val="TableText"/>
            </w:pPr>
            <w:r>
              <w:t>:P:IDR-</w:t>
            </w:r>
            <w:hyperlink r:id="rId361" w:history="1">
              <w:r>
                <w:rPr>
                  <w:rStyle w:val="Hyperlink"/>
                  <w:rFonts w:cs="Courier New"/>
                  <w:szCs w:val="16"/>
                </w:rPr>
                <w:t>J-CLM-MSP-ACTION-CODE</w:t>
              </w:r>
            </w:hyperlink>
          </w:p>
        </w:tc>
        <w:tc>
          <w:tcPr>
            <w:tcW w:w="2840" w:type="dxa"/>
            <w:tcMar>
              <w:left w:w="58" w:type="dxa"/>
              <w:right w:w="58" w:type="dxa"/>
            </w:tcMar>
          </w:tcPr>
          <w:p w14:paraId="74967819" w14:textId="77777777" w:rsidR="00BE396E" w:rsidRDefault="00BE396E" w:rsidP="00BE396E">
            <w:pPr>
              <w:pStyle w:val="TableText"/>
            </w:pPr>
            <w:r>
              <w:t>MSP Action Code</w:t>
            </w:r>
          </w:p>
        </w:tc>
        <w:tc>
          <w:tcPr>
            <w:tcW w:w="1080" w:type="dxa"/>
            <w:tcMar>
              <w:left w:w="58" w:type="dxa"/>
              <w:right w:w="58" w:type="dxa"/>
            </w:tcMar>
          </w:tcPr>
          <w:p w14:paraId="4B8A5D34" w14:textId="77777777" w:rsidR="00BE396E" w:rsidRDefault="00BE396E" w:rsidP="00BE396E">
            <w:pPr>
              <w:pStyle w:val="TableText"/>
              <w:rPr>
                <w:caps/>
              </w:rPr>
            </w:pPr>
            <w:r>
              <w:rPr>
                <w:caps/>
              </w:rPr>
              <w:t>1 c</w:t>
            </w:r>
          </w:p>
        </w:tc>
        <w:tc>
          <w:tcPr>
            <w:tcW w:w="2340" w:type="dxa"/>
            <w:tcMar>
              <w:left w:w="58" w:type="dxa"/>
              <w:right w:w="58" w:type="dxa"/>
            </w:tcMar>
          </w:tcPr>
          <w:p w14:paraId="16267321" w14:textId="77777777" w:rsidR="00BE396E" w:rsidRPr="00C708F2" w:rsidRDefault="00BE396E" w:rsidP="00BE396E">
            <w:pPr>
              <w:pStyle w:val="TableText"/>
              <w:rPr>
                <w:b/>
              </w:rPr>
            </w:pPr>
            <w:r w:rsidRPr="0042502A">
              <w:rPr>
                <w:b/>
              </w:rPr>
              <w:t>Valid Values:</w:t>
            </w:r>
          </w:p>
          <w:p w14:paraId="5C1B674B" w14:textId="3FD461B0" w:rsidR="00BE396E" w:rsidRPr="00B2186D" w:rsidRDefault="00BE396E" w:rsidP="00245396">
            <w:pPr>
              <w:pStyle w:val="TableTextBullet"/>
            </w:pPr>
            <w:r>
              <w:t>A</w:t>
            </w:r>
            <w:r w:rsidR="004D7B21">
              <w:t xml:space="preserve"> – </w:t>
            </w:r>
            <w:r w:rsidRPr="00B2186D">
              <w:t>Add Amount to the submitted Primary Paid Amount</w:t>
            </w:r>
          </w:p>
          <w:p w14:paraId="22568BD4" w14:textId="1B12724E" w:rsidR="00BE396E" w:rsidRPr="00B2186D" w:rsidRDefault="00BE396E" w:rsidP="00245396">
            <w:pPr>
              <w:pStyle w:val="TableTextBullet"/>
            </w:pPr>
            <w:r>
              <w:t>D</w:t>
            </w:r>
            <w:r w:rsidR="004D7B21">
              <w:t xml:space="preserve"> – </w:t>
            </w:r>
            <w:r w:rsidRPr="00B2186D">
              <w:t>Deny</w:t>
            </w:r>
          </w:p>
          <w:p w14:paraId="6D3F06D9" w14:textId="056DDA48" w:rsidR="00BE396E" w:rsidRPr="00B2186D" w:rsidRDefault="00BE396E" w:rsidP="00245396">
            <w:pPr>
              <w:pStyle w:val="TableTextBullet"/>
            </w:pPr>
            <w:r>
              <w:t>P</w:t>
            </w:r>
            <w:r w:rsidR="004D7B21">
              <w:t xml:space="preserve"> – </w:t>
            </w:r>
            <w:r w:rsidRPr="00B2186D">
              <w:t>Pay as Primary</w:t>
            </w:r>
          </w:p>
          <w:p w14:paraId="25F6B3EF" w14:textId="6B0BB598" w:rsidR="00BE396E" w:rsidRPr="00B2186D" w:rsidRDefault="00BE396E" w:rsidP="00245396">
            <w:pPr>
              <w:pStyle w:val="TableTextBullet"/>
            </w:pPr>
            <w:r>
              <w:t>S</w:t>
            </w:r>
            <w:r w:rsidR="004D7B21">
              <w:t xml:space="preserve"> – </w:t>
            </w:r>
            <w:r w:rsidRPr="00B2186D">
              <w:t>Suspend</w:t>
            </w:r>
          </w:p>
          <w:p w14:paraId="0461B078" w14:textId="54F21837" w:rsidR="00BE396E" w:rsidRPr="00B2186D" w:rsidRDefault="00BE396E" w:rsidP="00245396">
            <w:pPr>
              <w:pStyle w:val="TableTextBullet"/>
            </w:pPr>
            <w:r>
              <w:t>W</w:t>
            </w:r>
            <w:r w:rsidR="004D7B21">
              <w:t xml:space="preserve"> – </w:t>
            </w:r>
            <w:r w:rsidRPr="00B2186D">
              <w:t>Set Workers’ Comp Flag and Reject</w:t>
            </w:r>
          </w:p>
          <w:p w14:paraId="32BB9A80" w14:textId="5C4CB22D" w:rsidR="00BE396E" w:rsidRPr="00B2186D" w:rsidRDefault="00BE396E" w:rsidP="00245396">
            <w:pPr>
              <w:pStyle w:val="TableTextBullet"/>
            </w:pPr>
            <w:r>
              <w:t>X</w:t>
            </w:r>
            <w:r w:rsidR="004D7B21">
              <w:t xml:space="preserve"> – </w:t>
            </w:r>
            <w:r w:rsidRPr="00B2186D">
              <w:t>Set Workers' Comp Flag</w:t>
            </w:r>
          </w:p>
          <w:p w14:paraId="6222EF19" w14:textId="64592462" w:rsidR="00BE396E" w:rsidRDefault="00BE396E" w:rsidP="00245396">
            <w:pPr>
              <w:pStyle w:val="TableTextBullet"/>
            </w:pPr>
            <w:r>
              <w:t>Spaces</w:t>
            </w:r>
            <w:r w:rsidR="004D7B21">
              <w:t xml:space="preserve"> – </w:t>
            </w:r>
            <w:r w:rsidRPr="00B2186D">
              <w:t>None</w:t>
            </w:r>
          </w:p>
        </w:tc>
        <w:tc>
          <w:tcPr>
            <w:tcW w:w="858" w:type="dxa"/>
            <w:tcMar>
              <w:left w:w="58" w:type="dxa"/>
              <w:right w:w="58" w:type="dxa"/>
            </w:tcMar>
          </w:tcPr>
          <w:p w14:paraId="713B80AC" w14:textId="77777777" w:rsidR="00BE396E" w:rsidRDefault="00BE396E" w:rsidP="00BE396E">
            <w:pPr>
              <w:pStyle w:val="TableText"/>
            </w:pPr>
            <w:r>
              <w:t>Spaces</w:t>
            </w:r>
          </w:p>
        </w:tc>
        <w:tc>
          <w:tcPr>
            <w:tcW w:w="431" w:type="dxa"/>
          </w:tcPr>
          <w:p w14:paraId="12C44A96" w14:textId="77777777" w:rsidR="00BE396E" w:rsidRDefault="00BE396E" w:rsidP="00BE396E">
            <w:pPr>
              <w:pStyle w:val="TableText"/>
            </w:pPr>
            <w:r>
              <w:t>X</w:t>
            </w:r>
          </w:p>
        </w:tc>
        <w:tc>
          <w:tcPr>
            <w:tcW w:w="431" w:type="dxa"/>
          </w:tcPr>
          <w:p w14:paraId="0F6E18F6" w14:textId="77777777" w:rsidR="00BE396E" w:rsidRDefault="00BE396E" w:rsidP="00BE396E">
            <w:pPr>
              <w:pStyle w:val="TableText"/>
            </w:pPr>
            <w:r>
              <w:t>X</w:t>
            </w:r>
          </w:p>
        </w:tc>
        <w:tc>
          <w:tcPr>
            <w:tcW w:w="432" w:type="dxa"/>
          </w:tcPr>
          <w:p w14:paraId="0DC05F40" w14:textId="77777777" w:rsidR="00BE396E" w:rsidRDefault="00BE396E" w:rsidP="00BE396E">
            <w:pPr>
              <w:pStyle w:val="TableText"/>
            </w:pPr>
            <w:r>
              <w:t>X</w:t>
            </w:r>
          </w:p>
        </w:tc>
      </w:tr>
      <w:tr w:rsidR="00BE396E" w14:paraId="659304E5" w14:textId="77777777" w:rsidTr="00B04E5B">
        <w:trPr>
          <w:cantSplit/>
          <w:jc w:val="center"/>
        </w:trPr>
        <w:tc>
          <w:tcPr>
            <w:tcW w:w="802" w:type="dxa"/>
            <w:tcMar>
              <w:left w:w="58" w:type="dxa"/>
              <w:right w:w="58" w:type="dxa"/>
            </w:tcMar>
          </w:tcPr>
          <w:p w14:paraId="74FAE3C6" w14:textId="4F66E1F9" w:rsidR="00BE396E" w:rsidRDefault="00BE396E" w:rsidP="00BE396E">
            <w:pPr>
              <w:pStyle w:val="TableText"/>
            </w:pPr>
            <w:r>
              <w:t>1071</w:t>
            </w:r>
            <w:r w:rsidR="00135F82">
              <w:t xml:space="preserve"> – </w:t>
            </w:r>
            <w:r>
              <w:t>1075</w:t>
            </w:r>
          </w:p>
        </w:tc>
        <w:tc>
          <w:tcPr>
            <w:tcW w:w="2240" w:type="dxa"/>
            <w:gridSpan w:val="2"/>
            <w:tcMar>
              <w:left w:w="58" w:type="dxa"/>
              <w:right w:w="58" w:type="dxa"/>
            </w:tcMar>
          </w:tcPr>
          <w:p w14:paraId="58011472" w14:textId="77777777" w:rsidR="00BE396E" w:rsidRDefault="00BE396E" w:rsidP="00BE396E">
            <w:pPr>
              <w:pStyle w:val="TableText"/>
            </w:pPr>
            <w:r>
              <w:t>ORDERING PROVIDER NAME</w:t>
            </w:r>
          </w:p>
        </w:tc>
        <w:tc>
          <w:tcPr>
            <w:tcW w:w="2930" w:type="dxa"/>
            <w:gridSpan w:val="2"/>
            <w:tcMar>
              <w:left w:w="58" w:type="dxa"/>
              <w:right w:w="58" w:type="dxa"/>
            </w:tcMar>
          </w:tcPr>
          <w:p w14:paraId="3C7A3A72" w14:textId="436FC0E7" w:rsidR="00BE396E" w:rsidRDefault="00BE396E" w:rsidP="00BE396E">
            <w:pPr>
              <w:pStyle w:val="TableText"/>
            </w:pPr>
            <w:r>
              <w:rPr>
                <w:color w:val="000000"/>
              </w:rPr>
              <w:t>:P:IDR</w:t>
            </w:r>
            <w:r>
              <w:t>-J-</w:t>
            </w:r>
            <w:hyperlink r:id="rId362" w:history="1">
              <w:r>
                <w:rPr>
                  <w:rStyle w:val="Hyperlink"/>
                  <w:rFonts w:cs="Courier New"/>
                  <w:szCs w:val="16"/>
                </w:rPr>
                <w:t>ORDERING-PROV-NAME</w:t>
              </w:r>
            </w:hyperlink>
          </w:p>
        </w:tc>
        <w:tc>
          <w:tcPr>
            <w:tcW w:w="2840" w:type="dxa"/>
            <w:tcMar>
              <w:left w:w="58" w:type="dxa"/>
              <w:right w:w="58" w:type="dxa"/>
            </w:tcMar>
          </w:tcPr>
          <w:p w14:paraId="382109DF" w14:textId="77777777" w:rsidR="00BE396E" w:rsidRDefault="00BE396E" w:rsidP="00BE396E">
            <w:pPr>
              <w:pStyle w:val="TableText"/>
            </w:pPr>
            <w:r>
              <w:t>Referring/Ordering Provider Name</w:t>
            </w:r>
          </w:p>
        </w:tc>
        <w:tc>
          <w:tcPr>
            <w:tcW w:w="1080" w:type="dxa"/>
            <w:tcMar>
              <w:left w:w="58" w:type="dxa"/>
              <w:right w:w="58" w:type="dxa"/>
            </w:tcMar>
          </w:tcPr>
          <w:p w14:paraId="66847D69" w14:textId="77777777" w:rsidR="00BE396E" w:rsidRDefault="00BE396E" w:rsidP="00BE396E">
            <w:pPr>
              <w:pStyle w:val="TableText"/>
              <w:rPr>
                <w:caps/>
              </w:rPr>
            </w:pPr>
            <w:r>
              <w:rPr>
                <w:caps/>
              </w:rPr>
              <w:t>5 C</w:t>
            </w:r>
          </w:p>
        </w:tc>
        <w:tc>
          <w:tcPr>
            <w:tcW w:w="2340" w:type="dxa"/>
            <w:tcMar>
              <w:left w:w="58" w:type="dxa"/>
              <w:right w:w="58" w:type="dxa"/>
            </w:tcMar>
          </w:tcPr>
          <w:p w14:paraId="03CC1757" w14:textId="77777777" w:rsidR="00BE396E" w:rsidRDefault="00BE396E" w:rsidP="00BE396E">
            <w:pPr>
              <w:pStyle w:val="TableText"/>
            </w:pPr>
            <w:r>
              <w:t>First initial and first four characters of last name</w:t>
            </w:r>
          </w:p>
        </w:tc>
        <w:tc>
          <w:tcPr>
            <w:tcW w:w="858" w:type="dxa"/>
            <w:tcMar>
              <w:left w:w="58" w:type="dxa"/>
              <w:right w:w="58" w:type="dxa"/>
            </w:tcMar>
          </w:tcPr>
          <w:p w14:paraId="47A81130" w14:textId="77777777" w:rsidR="00BE396E" w:rsidRDefault="00BE396E" w:rsidP="00BE396E">
            <w:pPr>
              <w:pStyle w:val="TableText"/>
            </w:pPr>
            <w:r>
              <w:t>Spaces</w:t>
            </w:r>
          </w:p>
        </w:tc>
        <w:tc>
          <w:tcPr>
            <w:tcW w:w="431" w:type="dxa"/>
          </w:tcPr>
          <w:p w14:paraId="15A83B34" w14:textId="77777777" w:rsidR="00BE396E" w:rsidRDefault="00BE396E" w:rsidP="00BE396E">
            <w:pPr>
              <w:pStyle w:val="TableText"/>
            </w:pPr>
            <w:r>
              <w:t>X</w:t>
            </w:r>
          </w:p>
        </w:tc>
        <w:tc>
          <w:tcPr>
            <w:tcW w:w="431" w:type="dxa"/>
          </w:tcPr>
          <w:p w14:paraId="71F3E86B" w14:textId="77777777" w:rsidR="00BE396E" w:rsidRDefault="00BE396E" w:rsidP="00BE396E">
            <w:pPr>
              <w:pStyle w:val="TableText"/>
            </w:pPr>
            <w:r>
              <w:t>X</w:t>
            </w:r>
          </w:p>
        </w:tc>
        <w:tc>
          <w:tcPr>
            <w:tcW w:w="432" w:type="dxa"/>
          </w:tcPr>
          <w:p w14:paraId="3528495B" w14:textId="77777777" w:rsidR="00BE396E" w:rsidRDefault="00BE396E" w:rsidP="00BE396E">
            <w:pPr>
              <w:pStyle w:val="TableText"/>
            </w:pPr>
            <w:r>
              <w:t>X</w:t>
            </w:r>
          </w:p>
        </w:tc>
      </w:tr>
      <w:tr w:rsidR="00BE396E" w14:paraId="70170618" w14:textId="77777777" w:rsidTr="00B04E5B">
        <w:trPr>
          <w:cantSplit/>
          <w:jc w:val="center"/>
        </w:trPr>
        <w:tc>
          <w:tcPr>
            <w:tcW w:w="802" w:type="dxa"/>
            <w:tcMar>
              <w:left w:w="58" w:type="dxa"/>
              <w:right w:w="58" w:type="dxa"/>
            </w:tcMar>
          </w:tcPr>
          <w:p w14:paraId="542FA10D" w14:textId="1C6DC959" w:rsidR="00BE396E" w:rsidRDefault="00BE396E" w:rsidP="00BE396E">
            <w:pPr>
              <w:pStyle w:val="TableText"/>
            </w:pPr>
            <w:r>
              <w:t>1076</w:t>
            </w:r>
            <w:r w:rsidR="00135F82">
              <w:t xml:space="preserve"> – </w:t>
            </w:r>
            <w:r>
              <w:t>1085</w:t>
            </w:r>
          </w:p>
        </w:tc>
        <w:tc>
          <w:tcPr>
            <w:tcW w:w="2240" w:type="dxa"/>
            <w:gridSpan w:val="2"/>
            <w:tcMar>
              <w:left w:w="58" w:type="dxa"/>
              <w:right w:w="58" w:type="dxa"/>
            </w:tcMar>
          </w:tcPr>
          <w:p w14:paraId="42426416" w14:textId="77777777" w:rsidR="00BE396E" w:rsidRDefault="00BE396E" w:rsidP="00BE396E">
            <w:pPr>
              <w:pStyle w:val="TableText"/>
            </w:pPr>
            <w:r>
              <w:t>ORDERING PROVIDER NUMBER</w:t>
            </w:r>
          </w:p>
        </w:tc>
        <w:tc>
          <w:tcPr>
            <w:tcW w:w="2930" w:type="dxa"/>
            <w:gridSpan w:val="2"/>
            <w:tcMar>
              <w:left w:w="58" w:type="dxa"/>
              <w:right w:w="58" w:type="dxa"/>
            </w:tcMar>
          </w:tcPr>
          <w:p w14:paraId="08067D35" w14:textId="3BE5EFC2" w:rsidR="00BE396E" w:rsidRDefault="00BE396E" w:rsidP="00BE396E">
            <w:pPr>
              <w:pStyle w:val="TableText"/>
            </w:pPr>
            <w:r>
              <w:t>:P:IDR-</w:t>
            </w:r>
            <w:hyperlink r:id="rId363" w:history="1">
              <w:r>
                <w:rPr>
                  <w:rStyle w:val="Hyperlink"/>
                  <w:rFonts w:cs="Courier New"/>
                  <w:szCs w:val="16"/>
                </w:rPr>
                <w:t>J-ORDERING-PROV-NUMB</w:t>
              </w:r>
            </w:hyperlink>
          </w:p>
        </w:tc>
        <w:tc>
          <w:tcPr>
            <w:tcW w:w="2840" w:type="dxa"/>
            <w:tcMar>
              <w:left w:w="58" w:type="dxa"/>
              <w:right w:w="58" w:type="dxa"/>
            </w:tcMar>
          </w:tcPr>
          <w:p w14:paraId="7BFE0C3A" w14:textId="77777777" w:rsidR="00BE396E" w:rsidRDefault="00BE396E" w:rsidP="00BE396E">
            <w:pPr>
              <w:pStyle w:val="TableText"/>
            </w:pPr>
            <w:r>
              <w:t>Referring/Ordering Provider Number</w:t>
            </w:r>
          </w:p>
        </w:tc>
        <w:tc>
          <w:tcPr>
            <w:tcW w:w="1080" w:type="dxa"/>
            <w:tcMar>
              <w:left w:w="58" w:type="dxa"/>
              <w:right w:w="58" w:type="dxa"/>
            </w:tcMar>
          </w:tcPr>
          <w:p w14:paraId="5C281331" w14:textId="77777777" w:rsidR="00BE396E" w:rsidRDefault="00BE396E" w:rsidP="00BE396E">
            <w:pPr>
              <w:pStyle w:val="TableText"/>
              <w:rPr>
                <w:caps/>
              </w:rPr>
            </w:pPr>
            <w:r>
              <w:rPr>
                <w:caps/>
              </w:rPr>
              <w:t>10 C</w:t>
            </w:r>
          </w:p>
        </w:tc>
        <w:tc>
          <w:tcPr>
            <w:tcW w:w="2340" w:type="dxa"/>
            <w:tcMar>
              <w:left w:w="58" w:type="dxa"/>
              <w:right w:w="58" w:type="dxa"/>
            </w:tcMar>
          </w:tcPr>
          <w:p w14:paraId="08751E0A" w14:textId="0F022044" w:rsidR="00BE396E" w:rsidRDefault="00BE396E" w:rsidP="004D7B21">
            <w:pPr>
              <w:pStyle w:val="TableText"/>
            </w:pPr>
            <w:r w:rsidRPr="00C42380">
              <w:t>The PIN (also referred to as the PTAN) for the Referring/Ordering Provider for this claim</w:t>
            </w:r>
          </w:p>
        </w:tc>
        <w:tc>
          <w:tcPr>
            <w:tcW w:w="858" w:type="dxa"/>
            <w:tcMar>
              <w:left w:w="58" w:type="dxa"/>
              <w:right w:w="58" w:type="dxa"/>
            </w:tcMar>
          </w:tcPr>
          <w:p w14:paraId="100E13F1" w14:textId="77777777" w:rsidR="00BE396E" w:rsidRDefault="00BE396E" w:rsidP="00BE396E">
            <w:pPr>
              <w:pStyle w:val="TableText"/>
            </w:pPr>
            <w:r>
              <w:t>Spaces</w:t>
            </w:r>
          </w:p>
        </w:tc>
        <w:tc>
          <w:tcPr>
            <w:tcW w:w="431" w:type="dxa"/>
          </w:tcPr>
          <w:p w14:paraId="071FC1C5" w14:textId="77777777" w:rsidR="00BE396E" w:rsidRDefault="00BE396E" w:rsidP="00BE396E">
            <w:pPr>
              <w:pStyle w:val="TableText"/>
            </w:pPr>
            <w:r>
              <w:t>X</w:t>
            </w:r>
          </w:p>
        </w:tc>
        <w:tc>
          <w:tcPr>
            <w:tcW w:w="431" w:type="dxa"/>
          </w:tcPr>
          <w:p w14:paraId="68596566" w14:textId="77777777" w:rsidR="00BE396E" w:rsidRDefault="00BE396E" w:rsidP="00BE396E">
            <w:pPr>
              <w:pStyle w:val="TableText"/>
            </w:pPr>
            <w:r>
              <w:t>X</w:t>
            </w:r>
          </w:p>
        </w:tc>
        <w:tc>
          <w:tcPr>
            <w:tcW w:w="432" w:type="dxa"/>
          </w:tcPr>
          <w:p w14:paraId="4893FB28" w14:textId="77777777" w:rsidR="00BE396E" w:rsidRDefault="00BE396E" w:rsidP="00BE396E">
            <w:pPr>
              <w:pStyle w:val="TableText"/>
            </w:pPr>
            <w:r>
              <w:t>X</w:t>
            </w:r>
          </w:p>
        </w:tc>
      </w:tr>
      <w:tr w:rsidR="00BE396E" w14:paraId="6B18273C" w14:textId="77777777" w:rsidTr="00B04E5B">
        <w:trPr>
          <w:cantSplit/>
          <w:jc w:val="center"/>
        </w:trPr>
        <w:tc>
          <w:tcPr>
            <w:tcW w:w="802" w:type="dxa"/>
            <w:tcMar>
              <w:left w:w="58" w:type="dxa"/>
              <w:right w:w="58" w:type="dxa"/>
            </w:tcMar>
          </w:tcPr>
          <w:p w14:paraId="3E51BB62" w14:textId="28BCBF4B" w:rsidR="00BE396E" w:rsidRDefault="00BE396E" w:rsidP="00BE396E">
            <w:pPr>
              <w:pStyle w:val="TableText"/>
            </w:pPr>
            <w:r>
              <w:t>1086</w:t>
            </w:r>
            <w:r w:rsidR="00135F82">
              <w:t xml:space="preserve"> – </w:t>
            </w:r>
            <w:r>
              <w:t>1093</w:t>
            </w:r>
          </w:p>
        </w:tc>
        <w:tc>
          <w:tcPr>
            <w:tcW w:w="2240" w:type="dxa"/>
            <w:gridSpan w:val="2"/>
            <w:tcMar>
              <w:left w:w="58" w:type="dxa"/>
              <w:right w:w="58" w:type="dxa"/>
            </w:tcMar>
          </w:tcPr>
          <w:p w14:paraId="608E7165" w14:textId="77777777" w:rsidR="00BE396E" w:rsidRDefault="00BE396E" w:rsidP="00BE396E">
            <w:pPr>
              <w:pStyle w:val="TableText"/>
            </w:pPr>
            <w:r>
              <w:t>APPEAL DATE</w:t>
            </w:r>
          </w:p>
        </w:tc>
        <w:tc>
          <w:tcPr>
            <w:tcW w:w="2930" w:type="dxa"/>
            <w:gridSpan w:val="2"/>
            <w:tcMar>
              <w:left w:w="58" w:type="dxa"/>
              <w:right w:w="58" w:type="dxa"/>
            </w:tcMar>
          </w:tcPr>
          <w:p w14:paraId="53A124E1" w14:textId="4D852A85" w:rsidR="00BE396E" w:rsidRDefault="00BE396E" w:rsidP="00BE396E">
            <w:pPr>
              <w:pStyle w:val="TableText"/>
            </w:pPr>
            <w:r>
              <w:t>:P:IDR-</w:t>
            </w:r>
            <w:hyperlink r:id="rId364" w:history="1">
              <w:r w:rsidRPr="00E530E5">
                <w:rPr>
                  <w:rStyle w:val="Hyperlink"/>
                  <w:szCs w:val="16"/>
                </w:rPr>
                <w:t>J-APPEAL-DATE</w:t>
              </w:r>
            </w:hyperlink>
          </w:p>
        </w:tc>
        <w:tc>
          <w:tcPr>
            <w:tcW w:w="2840" w:type="dxa"/>
            <w:tcMar>
              <w:left w:w="58" w:type="dxa"/>
              <w:right w:w="58" w:type="dxa"/>
            </w:tcMar>
          </w:tcPr>
          <w:p w14:paraId="6810A8DF" w14:textId="77777777" w:rsidR="00BE396E" w:rsidRDefault="00BE396E" w:rsidP="00BE396E">
            <w:pPr>
              <w:pStyle w:val="TableText"/>
            </w:pPr>
            <w:r>
              <w:t>Reserved for future use</w:t>
            </w:r>
          </w:p>
        </w:tc>
        <w:tc>
          <w:tcPr>
            <w:tcW w:w="1080" w:type="dxa"/>
            <w:tcMar>
              <w:left w:w="58" w:type="dxa"/>
              <w:right w:w="58" w:type="dxa"/>
            </w:tcMar>
          </w:tcPr>
          <w:p w14:paraId="622B6ABF" w14:textId="77777777" w:rsidR="00BE396E" w:rsidRDefault="00BE396E" w:rsidP="00BE396E">
            <w:pPr>
              <w:pStyle w:val="TableText"/>
              <w:rPr>
                <w:caps/>
              </w:rPr>
            </w:pPr>
            <w:r>
              <w:rPr>
                <w:caps/>
              </w:rPr>
              <w:t>8 N</w:t>
            </w:r>
          </w:p>
        </w:tc>
        <w:tc>
          <w:tcPr>
            <w:tcW w:w="2340" w:type="dxa"/>
            <w:tcMar>
              <w:left w:w="58" w:type="dxa"/>
              <w:right w:w="58" w:type="dxa"/>
            </w:tcMar>
          </w:tcPr>
          <w:p w14:paraId="36AB0544" w14:textId="77777777" w:rsidR="00BE396E" w:rsidRDefault="00BE396E" w:rsidP="00BE396E">
            <w:pPr>
              <w:pStyle w:val="TableText"/>
            </w:pPr>
            <w:r>
              <w:t>None at this time</w:t>
            </w:r>
          </w:p>
        </w:tc>
        <w:tc>
          <w:tcPr>
            <w:tcW w:w="858" w:type="dxa"/>
            <w:tcMar>
              <w:left w:w="58" w:type="dxa"/>
              <w:right w:w="58" w:type="dxa"/>
            </w:tcMar>
          </w:tcPr>
          <w:p w14:paraId="59F5E069" w14:textId="77777777" w:rsidR="00BE396E" w:rsidRDefault="00BE396E" w:rsidP="00BE396E">
            <w:pPr>
              <w:pStyle w:val="TableText"/>
            </w:pPr>
            <w:r>
              <w:t>Zeros</w:t>
            </w:r>
          </w:p>
        </w:tc>
        <w:tc>
          <w:tcPr>
            <w:tcW w:w="431" w:type="dxa"/>
          </w:tcPr>
          <w:p w14:paraId="48AF0CC3" w14:textId="77777777" w:rsidR="00BE396E" w:rsidRDefault="00BE396E" w:rsidP="00BE396E">
            <w:pPr>
              <w:pStyle w:val="TableText"/>
            </w:pPr>
            <w:r>
              <w:t>-</w:t>
            </w:r>
          </w:p>
        </w:tc>
        <w:tc>
          <w:tcPr>
            <w:tcW w:w="431" w:type="dxa"/>
          </w:tcPr>
          <w:p w14:paraId="7E896EE6" w14:textId="77777777" w:rsidR="00BE396E" w:rsidRDefault="00BE396E" w:rsidP="00BE396E">
            <w:pPr>
              <w:pStyle w:val="TableText"/>
            </w:pPr>
            <w:r>
              <w:t>-</w:t>
            </w:r>
          </w:p>
        </w:tc>
        <w:tc>
          <w:tcPr>
            <w:tcW w:w="432" w:type="dxa"/>
          </w:tcPr>
          <w:p w14:paraId="79707A7E" w14:textId="77777777" w:rsidR="00BE396E" w:rsidRDefault="00BE396E" w:rsidP="00BE396E">
            <w:pPr>
              <w:pStyle w:val="TableText"/>
            </w:pPr>
            <w:r>
              <w:t>-</w:t>
            </w:r>
          </w:p>
        </w:tc>
      </w:tr>
      <w:tr w:rsidR="00BE396E" w14:paraId="2256EA08" w14:textId="77777777" w:rsidTr="00B04E5B">
        <w:trPr>
          <w:cantSplit/>
          <w:jc w:val="center"/>
        </w:trPr>
        <w:tc>
          <w:tcPr>
            <w:tcW w:w="802" w:type="dxa"/>
            <w:tcMar>
              <w:left w:w="58" w:type="dxa"/>
              <w:right w:w="58" w:type="dxa"/>
            </w:tcMar>
          </w:tcPr>
          <w:p w14:paraId="18A6258E" w14:textId="5AC322EF" w:rsidR="00BE396E" w:rsidRDefault="00BE396E" w:rsidP="00BE396E">
            <w:pPr>
              <w:pStyle w:val="TableText"/>
            </w:pPr>
            <w:r>
              <w:t>1094</w:t>
            </w:r>
            <w:r w:rsidR="00135F82">
              <w:t xml:space="preserve"> – </w:t>
            </w:r>
            <w:r>
              <w:t>1101</w:t>
            </w:r>
          </w:p>
        </w:tc>
        <w:tc>
          <w:tcPr>
            <w:tcW w:w="2227" w:type="dxa"/>
            <w:tcMar>
              <w:left w:w="58" w:type="dxa"/>
              <w:right w:w="58" w:type="dxa"/>
            </w:tcMar>
          </w:tcPr>
          <w:p w14:paraId="38FB7CB2" w14:textId="77777777" w:rsidR="00BE396E" w:rsidRDefault="00BE396E" w:rsidP="00BE396E">
            <w:pPr>
              <w:pStyle w:val="TableText"/>
            </w:pPr>
            <w:r>
              <w:t>XICN RECEIPT DATE</w:t>
            </w:r>
          </w:p>
        </w:tc>
        <w:tc>
          <w:tcPr>
            <w:tcW w:w="2934" w:type="dxa"/>
            <w:gridSpan w:val="2"/>
            <w:tcMar>
              <w:left w:w="58" w:type="dxa"/>
              <w:right w:w="58" w:type="dxa"/>
            </w:tcMar>
          </w:tcPr>
          <w:p w14:paraId="22EB96C7" w14:textId="55920558" w:rsidR="00BE396E" w:rsidRDefault="00BE396E" w:rsidP="00BE396E">
            <w:pPr>
              <w:pStyle w:val="TableText"/>
            </w:pPr>
            <w:r>
              <w:t>:P:IDR-</w:t>
            </w:r>
            <w:hyperlink r:id="rId365" w:history="1">
              <w:r w:rsidRPr="001E3D56">
                <w:rPr>
                  <w:rStyle w:val="Hyperlink"/>
                  <w:rFonts w:cs="Courier New"/>
                  <w:szCs w:val="16"/>
                </w:rPr>
                <w:t>J-XICN-RECEIPT-DATE</w:t>
              </w:r>
            </w:hyperlink>
          </w:p>
        </w:tc>
        <w:tc>
          <w:tcPr>
            <w:tcW w:w="2849" w:type="dxa"/>
            <w:gridSpan w:val="2"/>
            <w:tcMar>
              <w:left w:w="58" w:type="dxa"/>
              <w:right w:w="58" w:type="dxa"/>
            </w:tcMar>
          </w:tcPr>
          <w:p w14:paraId="4304092A" w14:textId="77777777" w:rsidR="00BE396E" w:rsidRDefault="00BE396E" w:rsidP="00BE396E">
            <w:pPr>
              <w:pStyle w:val="TableText"/>
            </w:pPr>
            <w:r>
              <w:t>Cross reference receipt date</w:t>
            </w:r>
          </w:p>
        </w:tc>
        <w:tc>
          <w:tcPr>
            <w:tcW w:w="1080" w:type="dxa"/>
            <w:tcMar>
              <w:left w:w="58" w:type="dxa"/>
              <w:right w:w="58" w:type="dxa"/>
            </w:tcMar>
          </w:tcPr>
          <w:p w14:paraId="0CE064EE" w14:textId="77777777" w:rsidR="00BE396E" w:rsidRDefault="00BE396E" w:rsidP="00BE396E">
            <w:pPr>
              <w:pStyle w:val="TableText"/>
              <w:rPr>
                <w:caps/>
              </w:rPr>
            </w:pPr>
            <w:r>
              <w:rPr>
                <w:caps/>
              </w:rPr>
              <w:t>8 C</w:t>
            </w:r>
          </w:p>
        </w:tc>
        <w:tc>
          <w:tcPr>
            <w:tcW w:w="2340" w:type="dxa"/>
            <w:tcMar>
              <w:left w:w="58" w:type="dxa"/>
              <w:right w:w="58" w:type="dxa"/>
            </w:tcMar>
          </w:tcPr>
          <w:p w14:paraId="178CBBAE" w14:textId="77777777" w:rsidR="00BE396E" w:rsidRDefault="00BE396E" w:rsidP="00BE396E">
            <w:pPr>
              <w:pStyle w:val="TableText"/>
            </w:pPr>
            <w:r>
              <w:t>MMDDYYYY</w:t>
            </w:r>
          </w:p>
        </w:tc>
        <w:tc>
          <w:tcPr>
            <w:tcW w:w="858" w:type="dxa"/>
            <w:tcMar>
              <w:left w:w="58" w:type="dxa"/>
              <w:right w:w="58" w:type="dxa"/>
            </w:tcMar>
          </w:tcPr>
          <w:p w14:paraId="0D08C50D" w14:textId="77777777" w:rsidR="00BE396E" w:rsidRDefault="00BE396E" w:rsidP="00BE396E">
            <w:pPr>
              <w:pStyle w:val="TableText"/>
            </w:pPr>
            <w:r>
              <w:t>Zeros</w:t>
            </w:r>
          </w:p>
        </w:tc>
        <w:tc>
          <w:tcPr>
            <w:tcW w:w="431" w:type="dxa"/>
          </w:tcPr>
          <w:p w14:paraId="247C3819" w14:textId="77777777" w:rsidR="00BE396E" w:rsidRDefault="00BE396E" w:rsidP="00BE396E">
            <w:pPr>
              <w:pStyle w:val="TableText"/>
            </w:pPr>
            <w:r>
              <w:t>X</w:t>
            </w:r>
          </w:p>
        </w:tc>
        <w:tc>
          <w:tcPr>
            <w:tcW w:w="431" w:type="dxa"/>
          </w:tcPr>
          <w:p w14:paraId="4C80EFA6" w14:textId="77777777" w:rsidR="00BE396E" w:rsidRDefault="00BE396E" w:rsidP="00BE396E">
            <w:pPr>
              <w:pStyle w:val="TableText"/>
            </w:pPr>
            <w:r>
              <w:t>X</w:t>
            </w:r>
          </w:p>
        </w:tc>
        <w:tc>
          <w:tcPr>
            <w:tcW w:w="432" w:type="dxa"/>
          </w:tcPr>
          <w:p w14:paraId="0976819C" w14:textId="77777777" w:rsidR="00BE396E" w:rsidRDefault="00BE396E" w:rsidP="00BE396E">
            <w:pPr>
              <w:pStyle w:val="TableText"/>
            </w:pPr>
            <w:r>
              <w:t>X</w:t>
            </w:r>
          </w:p>
        </w:tc>
      </w:tr>
      <w:tr w:rsidR="00BE396E" w14:paraId="4C526CE1" w14:textId="77777777" w:rsidTr="00B04E5B">
        <w:trPr>
          <w:cantSplit/>
          <w:jc w:val="center"/>
        </w:trPr>
        <w:tc>
          <w:tcPr>
            <w:tcW w:w="802" w:type="dxa"/>
            <w:tcMar>
              <w:left w:w="58" w:type="dxa"/>
              <w:right w:w="58" w:type="dxa"/>
            </w:tcMar>
          </w:tcPr>
          <w:p w14:paraId="7B5CFCC2" w14:textId="6659FFB0" w:rsidR="00BE396E" w:rsidRPr="00F84490" w:rsidRDefault="00BE396E" w:rsidP="00BE396E">
            <w:pPr>
              <w:pStyle w:val="TableText"/>
            </w:pPr>
            <w:r w:rsidRPr="00F84490">
              <w:t>1</w:t>
            </w:r>
            <w:r>
              <w:t>1</w:t>
            </w:r>
            <w:r w:rsidRPr="00F84490">
              <w:t>0</w:t>
            </w:r>
            <w:r>
              <w:t>2</w:t>
            </w:r>
            <w:r w:rsidR="00135F82">
              <w:t xml:space="preserve"> – </w:t>
            </w:r>
            <w:r w:rsidRPr="00F84490">
              <w:t>1</w:t>
            </w:r>
            <w:r>
              <w:t>1</w:t>
            </w:r>
            <w:r w:rsidRPr="00F84490">
              <w:t>0</w:t>
            </w:r>
            <w:r>
              <w:t>3</w:t>
            </w:r>
          </w:p>
        </w:tc>
        <w:tc>
          <w:tcPr>
            <w:tcW w:w="2240" w:type="dxa"/>
            <w:gridSpan w:val="2"/>
            <w:tcMar>
              <w:left w:w="58" w:type="dxa"/>
              <w:right w:w="58" w:type="dxa"/>
            </w:tcMar>
          </w:tcPr>
          <w:p w14:paraId="3959A619" w14:textId="77777777" w:rsidR="00BE396E" w:rsidRPr="00F84490" w:rsidRDefault="00BE396E" w:rsidP="00BE396E">
            <w:pPr>
              <w:pStyle w:val="TableText"/>
            </w:pPr>
            <w:r w:rsidRPr="00F84490">
              <w:t>PWK Count</w:t>
            </w:r>
          </w:p>
        </w:tc>
        <w:tc>
          <w:tcPr>
            <w:tcW w:w="2930" w:type="dxa"/>
            <w:gridSpan w:val="2"/>
            <w:tcMar>
              <w:left w:w="58" w:type="dxa"/>
              <w:right w:w="58" w:type="dxa"/>
            </w:tcMar>
          </w:tcPr>
          <w:p w14:paraId="3F45DE3B" w14:textId="08A75060" w:rsidR="00BE396E" w:rsidRDefault="00BE396E" w:rsidP="00BE396E">
            <w:pPr>
              <w:pStyle w:val="TableText"/>
              <w:rPr>
                <w:b/>
              </w:rPr>
            </w:pPr>
            <w:r w:rsidRPr="00DA1643">
              <w:rPr>
                <w:rFonts w:cs="Arial"/>
              </w:rPr>
              <w:t>:P:IDR-J-</w:t>
            </w:r>
            <w:hyperlink r:id="rId366" w:history="1">
              <w:r w:rsidRPr="00F84490">
                <w:rPr>
                  <w:rStyle w:val="Hyperlink"/>
                  <w:rFonts w:cs="Arial"/>
                </w:rPr>
                <w:t>PWK-COUNT</w:t>
              </w:r>
            </w:hyperlink>
          </w:p>
        </w:tc>
        <w:tc>
          <w:tcPr>
            <w:tcW w:w="2840" w:type="dxa"/>
            <w:tcMar>
              <w:left w:w="58" w:type="dxa"/>
              <w:right w:w="58" w:type="dxa"/>
            </w:tcMar>
          </w:tcPr>
          <w:p w14:paraId="766B4C68" w14:textId="77777777" w:rsidR="00BE396E" w:rsidRPr="00F84490" w:rsidRDefault="00BE396E" w:rsidP="00BE396E">
            <w:pPr>
              <w:pStyle w:val="TableText"/>
            </w:pPr>
            <w:r w:rsidRPr="00F84490">
              <w:t>PWK Count represents the number of PWK segments submitted in the 2300 loop on a 5010A1 claim</w:t>
            </w:r>
            <w:r>
              <w:t>.</w:t>
            </w:r>
          </w:p>
        </w:tc>
        <w:tc>
          <w:tcPr>
            <w:tcW w:w="1080" w:type="dxa"/>
            <w:tcMar>
              <w:left w:w="58" w:type="dxa"/>
              <w:right w:w="58" w:type="dxa"/>
            </w:tcMar>
          </w:tcPr>
          <w:p w14:paraId="0D5F1CDB" w14:textId="77777777" w:rsidR="00BE396E" w:rsidRPr="00F84490" w:rsidRDefault="00BE396E" w:rsidP="00BE396E">
            <w:pPr>
              <w:pStyle w:val="TableText"/>
              <w:rPr>
                <w:caps/>
              </w:rPr>
            </w:pPr>
            <w:r w:rsidRPr="00F84490">
              <w:rPr>
                <w:caps/>
              </w:rPr>
              <w:t>2 C</w:t>
            </w:r>
          </w:p>
        </w:tc>
        <w:tc>
          <w:tcPr>
            <w:tcW w:w="2340" w:type="dxa"/>
            <w:tcMar>
              <w:left w:w="58" w:type="dxa"/>
              <w:right w:w="58" w:type="dxa"/>
            </w:tcMar>
          </w:tcPr>
          <w:p w14:paraId="14E2C6C4" w14:textId="77777777" w:rsidR="00BE396E" w:rsidRPr="00C93D5A" w:rsidRDefault="00BE396E" w:rsidP="00BE396E">
            <w:pPr>
              <w:pStyle w:val="TableText"/>
              <w:rPr>
                <w:b/>
              </w:rPr>
            </w:pPr>
            <w:r w:rsidRPr="0042502A">
              <w:rPr>
                <w:b/>
              </w:rPr>
              <w:t>Valid Values:</w:t>
            </w:r>
          </w:p>
          <w:p w14:paraId="5AF01270" w14:textId="1D266F6A" w:rsidR="00BE396E" w:rsidRPr="00B2186D" w:rsidRDefault="00BE396E" w:rsidP="00245396">
            <w:pPr>
              <w:pStyle w:val="TableTextBullet"/>
            </w:pPr>
            <w:r>
              <w:t>P1</w:t>
            </w:r>
            <w:r w:rsidR="004D7B21">
              <w:t xml:space="preserve"> – O</w:t>
            </w:r>
            <w:r w:rsidRPr="00B2186D">
              <w:t>ne iteration</w:t>
            </w:r>
          </w:p>
          <w:p w14:paraId="4700263C" w14:textId="0CEF01EA" w:rsidR="00BE396E" w:rsidRPr="00B2186D" w:rsidRDefault="00BE396E" w:rsidP="00245396">
            <w:pPr>
              <w:pStyle w:val="TableTextBullet"/>
            </w:pPr>
            <w:r>
              <w:t>P2</w:t>
            </w:r>
            <w:r w:rsidR="004D7B21">
              <w:t xml:space="preserve"> – T</w:t>
            </w:r>
            <w:r w:rsidRPr="00B2186D">
              <w:t>two iterations</w:t>
            </w:r>
          </w:p>
          <w:p w14:paraId="6BC79393" w14:textId="52209153" w:rsidR="00BE396E" w:rsidRPr="00B2186D" w:rsidRDefault="00BE396E" w:rsidP="00245396">
            <w:pPr>
              <w:pStyle w:val="TableTextBullet"/>
            </w:pPr>
            <w:r>
              <w:t>P3</w:t>
            </w:r>
            <w:r w:rsidR="004D7B21">
              <w:t xml:space="preserve"> – T</w:t>
            </w:r>
            <w:r w:rsidRPr="00B2186D">
              <w:t>hree iterations</w:t>
            </w:r>
          </w:p>
          <w:p w14:paraId="62756F0D" w14:textId="65D732DC" w:rsidR="00BE396E" w:rsidRPr="00B2186D" w:rsidRDefault="00BE396E" w:rsidP="00245396">
            <w:pPr>
              <w:pStyle w:val="TableTextBullet"/>
            </w:pPr>
            <w:r>
              <w:t>P4</w:t>
            </w:r>
            <w:r w:rsidR="004D7B21">
              <w:t xml:space="preserve"> – F</w:t>
            </w:r>
            <w:r w:rsidRPr="00B2186D">
              <w:t>our iterations</w:t>
            </w:r>
          </w:p>
          <w:p w14:paraId="4E324147" w14:textId="7AC1CE94" w:rsidR="00BE396E" w:rsidRPr="00B2186D" w:rsidRDefault="00BE396E" w:rsidP="00245396">
            <w:pPr>
              <w:pStyle w:val="TableTextBullet"/>
            </w:pPr>
            <w:r>
              <w:t>P5</w:t>
            </w:r>
            <w:r w:rsidR="004D7B21">
              <w:t xml:space="preserve"> – F</w:t>
            </w:r>
            <w:r w:rsidRPr="00B2186D">
              <w:t>ive iterations</w:t>
            </w:r>
          </w:p>
          <w:p w14:paraId="78FF2EC9" w14:textId="276C1C89" w:rsidR="00BE396E" w:rsidRPr="00B2186D" w:rsidRDefault="00BE396E" w:rsidP="00245396">
            <w:pPr>
              <w:pStyle w:val="TableTextBullet"/>
            </w:pPr>
            <w:r>
              <w:t>P6</w:t>
            </w:r>
            <w:r w:rsidR="004D7B21">
              <w:t xml:space="preserve"> – S</w:t>
            </w:r>
            <w:r w:rsidRPr="00B2186D">
              <w:t>ix iterations</w:t>
            </w:r>
          </w:p>
          <w:p w14:paraId="70B2C7BB" w14:textId="22A0F944" w:rsidR="00BE396E" w:rsidRPr="00B2186D" w:rsidRDefault="00BE396E" w:rsidP="00245396">
            <w:pPr>
              <w:pStyle w:val="TableTextBullet"/>
            </w:pPr>
            <w:r>
              <w:t>P7</w:t>
            </w:r>
            <w:r w:rsidR="004D7B21">
              <w:t xml:space="preserve"> – S</w:t>
            </w:r>
            <w:r w:rsidRPr="00B2186D">
              <w:t>even iterations</w:t>
            </w:r>
          </w:p>
          <w:p w14:paraId="15A554BC" w14:textId="0ADFB8AC" w:rsidR="00BE396E" w:rsidRPr="00B2186D" w:rsidRDefault="00BE396E" w:rsidP="00245396">
            <w:pPr>
              <w:pStyle w:val="TableTextBullet"/>
            </w:pPr>
            <w:r>
              <w:t>P8</w:t>
            </w:r>
            <w:r w:rsidR="004D7B21">
              <w:t xml:space="preserve"> – E</w:t>
            </w:r>
            <w:r w:rsidRPr="00B2186D">
              <w:t>ight iterations</w:t>
            </w:r>
          </w:p>
          <w:p w14:paraId="02B07742" w14:textId="12A791AA" w:rsidR="00BE396E" w:rsidRPr="00B2186D" w:rsidRDefault="00BE396E" w:rsidP="00245396">
            <w:pPr>
              <w:pStyle w:val="TableTextBullet"/>
            </w:pPr>
            <w:r>
              <w:t>P9</w:t>
            </w:r>
            <w:r w:rsidR="004D7B21">
              <w:t xml:space="preserve"> – N</w:t>
            </w:r>
            <w:r w:rsidRPr="00B2186D">
              <w:t>ine iterations</w:t>
            </w:r>
          </w:p>
          <w:p w14:paraId="46DBD2FA" w14:textId="5AD5858D" w:rsidR="00BE396E" w:rsidRPr="00B2186D" w:rsidRDefault="00BE396E" w:rsidP="00245396">
            <w:pPr>
              <w:pStyle w:val="TableTextBullet"/>
            </w:pPr>
            <w:r>
              <w:t>P0</w:t>
            </w:r>
            <w:r w:rsidR="004D7B21">
              <w:t xml:space="preserve"> – T</w:t>
            </w:r>
            <w:r w:rsidRPr="00B2186D">
              <w:t>en iterations</w:t>
            </w:r>
          </w:p>
          <w:p w14:paraId="7A399CE8" w14:textId="77777777" w:rsidR="00BE396E" w:rsidRPr="00F84490" w:rsidRDefault="00BE396E" w:rsidP="00BE396E">
            <w:pPr>
              <w:pStyle w:val="TableText"/>
            </w:pPr>
            <w:r>
              <w:t>Spaces represents no iterations of PWK</w:t>
            </w:r>
          </w:p>
        </w:tc>
        <w:tc>
          <w:tcPr>
            <w:tcW w:w="858" w:type="dxa"/>
            <w:tcMar>
              <w:left w:w="58" w:type="dxa"/>
              <w:right w:w="58" w:type="dxa"/>
            </w:tcMar>
          </w:tcPr>
          <w:p w14:paraId="0F456A31" w14:textId="77777777" w:rsidR="00BE396E" w:rsidRDefault="00BE396E" w:rsidP="00BE396E">
            <w:pPr>
              <w:pStyle w:val="TableText"/>
            </w:pPr>
            <w:r>
              <w:t>Spaces</w:t>
            </w:r>
          </w:p>
        </w:tc>
        <w:tc>
          <w:tcPr>
            <w:tcW w:w="431" w:type="dxa"/>
          </w:tcPr>
          <w:p w14:paraId="7507A1A7" w14:textId="77777777" w:rsidR="00BE396E" w:rsidRDefault="00BE396E" w:rsidP="00BE396E">
            <w:pPr>
              <w:pStyle w:val="TableText"/>
            </w:pPr>
            <w:r>
              <w:t>X</w:t>
            </w:r>
          </w:p>
        </w:tc>
        <w:tc>
          <w:tcPr>
            <w:tcW w:w="431" w:type="dxa"/>
          </w:tcPr>
          <w:p w14:paraId="40D18B4A" w14:textId="77777777" w:rsidR="00BE396E" w:rsidRDefault="00BE396E" w:rsidP="00BE396E">
            <w:pPr>
              <w:pStyle w:val="TableText"/>
            </w:pPr>
            <w:r>
              <w:t>X</w:t>
            </w:r>
          </w:p>
        </w:tc>
        <w:tc>
          <w:tcPr>
            <w:tcW w:w="432" w:type="dxa"/>
          </w:tcPr>
          <w:p w14:paraId="41D96708" w14:textId="77777777" w:rsidR="00BE396E" w:rsidRDefault="00BE396E" w:rsidP="00BE396E">
            <w:pPr>
              <w:pStyle w:val="TableText"/>
            </w:pPr>
            <w:r>
              <w:t>X</w:t>
            </w:r>
          </w:p>
        </w:tc>
      </w:tr>
      <w:tr w:rsidR="00BE396E" w14:paraId="080DD126" w14:textId="77777777" w:rsidTr="00B04E5B">
        <w:trPr>
          <w:cantSplit/>
          <w:jc w:val="center"/>
        </w:trPr>
        <w:tc>
          <w:tcPr>
            <w:tcW w:w="802" w:type="dxa"/>
            <w:tcMar>
              <w:left w:w="58" w:type="dxa"/>
              <w:right w:w="58" w:type="dxa"/>
            </w:tcMar>
          </w:tcPr>
          <w:p w14:paraId="1127DED0" w14:textId="5AF78283" w:rsidR="00BE396E" w:rsidRPr="00F84490" w:rsidRDefault="00BE396E" w:rsidP="00BE396E">
            <w:pPr>
              <w:pStyle w:val="TableText"/>
            </w:pPr>
            <w:r>
              <w:t>1104</w:t>
            </w:r>
            <w:r w:rsidR="00135F82">
              <w:t xml:space="preserve"> – </w:t>
            </w:r>
            <w:r>
              <w:t>1105</w:t>
            </w:r>
          </w:p>
        </w:tc>
        <w:tc>
          <w:tcPr>
            <w:tcW w:w="2240" w:type="dxa"/>
            <w:gridSpan w:val="2"/>
            <w:tcMar>
              <w:left w:w="58" w:type="dxa"/>
              <w:right w:w="58" w:type="dxa"/>
            </w:tcMar>
          </w:tcPr>
          <w:p w14:paraId="419B9AB1" w14:textId="77777777" w:rsidR="00BE396E" w:rsidRPr="00F84490" w:rsidRDefault="00BE396E" w:rsidP="00BE396E">
            <w:pPr>
              <w:pStyle w:val="TableText"/>
            </w:pPr>
            <w:r>
              <w:t>DEMO2 NUMBER</w:t>
            </w:r>
          </w:p>
        </w:tc>
        <w:tc>
          <w:tcPr>
            <w:tcW w:w="2930" w:type="dxa"/>
            <w:gridSpan w:val="2"/>
            <w:tcMar>
              <w:left w:w="58" w:type="dxa"/>
              <w:right w:w="58" w:type="dxa"/>
            </w:tcMar>
          </w:tcPr>
          <w:p w14:paraId="098A5CEF" w14:textId="7BE50DE1" w:rsidR="00BE396E" w:rsidRPr="00977EA9" w:rsidRDefault="00BE396E" w:rsidP="00BE396E">
            <w:pPr>
              <w:pStyle w:val="TableText"/>
            </w:pPr>
            <w:r w:rsidRPr="00977EA9">
              <w:t>:P: IDR-J-</w:t>
            </w:r>
            <w:hyperlink r:id="rId367" w:history="1">
              <w:r w:rsidRPr="00977EA9">
                <w:rPr>
                  <w:rStyle w:val="Hyperlink"/>
                </w:rPr>
                <w:t>DEMO2</w:t>
              </w:r>
            </w:hyperlink>
          </w:p>
        </w:tc>
        <w:tc>
          <w:tcPr>
            <w:tcW w:w="2840" w:type="dxa"/>
            <w:tcMar>
              <w:left w:w="58" w:type="dxa"/>
              <w:right w:w="58" w:type="dxa"/>
            </w:tcMar>
          </w:tcPr>
          <w:p w14:paraId="1C1BEE21" w14:textId="77777777" w:rsidR="00BE396E" w:rsidRDefault="00BE396E" w:rsidP="00BE396E">
            <w:pPr>
              <w:pStyle w:val="TableText"/>
            </w:pPr>
            <w:r>
              <w:t>Second Demo number</w:t>
            </w:r>
          </w:p>
          <w:p w14:paraId="768B2F64" w14:textId="1CEA64DE" w:rsidR="00BE396E" w:rsidRPr="00F84490" w:rsidRDefault="00BE396E" w:rsidP="007449FC">
            <w:pPr>
              <w:pStyle w:val="TableText"/>
            </w:pPr>
            <w:r w:rsidRPr="007A4E7A">
              <w:rPr>
                <w:rFonts w:cs="Arial"/>
                <w:color w:val="000000"/>
              </w:rPr>
              <w:t xml:space="preserve">This field </w:t>
            </w:r>
            <w:r w:rsidR="007449FC">
              <w:rPr>
                <w:rFonts w:cs="Arial"/>
                <w:color w:val="000000"/>
              </w:rPr>
              <w:t>is</w:t>
            </w:r>
            <w:r w:rsidRPr="007A4E7A">
              <w:rPr>
                <w:rFonts w:cs="Arial"/>
                <w:color w:val="000000"/>
              </w:rPr>
              <w:t xml:space="preserve"> used to hold the 2-byte number </w:t>
            </w:r>
            <w:r w:rsidR="007449FC">
              <w:rPr>
                <w:rFonts w:cs="Arial"/>
                <w:color w:val="000000"/>
              </w:rPr>
              <w:t>that identifies the second Demonstration Project number that appies to the claim.</w:t>
            </w:r>
          </w:p>
        </w:tc>
        <w:tc>
          <w:tcPr>
            <w:tcW w:w="1080" w:type="dxa"/>
            <w:tcMar>
              <w:left w:w="58" w:type="dxa"/>
              <w:right w:w="58" w:type="dxa"/>
            </w:tcMar>
          </w:tcPr>
          <w:p w14:paraId="54A61380" w14:textId="77777777" w:rsidR="00BE396E" w:rsidRPr="00F84490" w:rsidRDefault="00BE396E" w:rsidP="00BE396E">
            <w:pPr>
              <w:pStyle w:val="TableText"/>
              <w:rPr>
                <w:caps/>
              </w:rPr>
            </w:pPr>
            <w:r>
              <w:rPr>
                <w:caps/>
              </w:rPr>
              <w:t>2 C</w:t>
            </w:r>
          </w:p>
        </w:tc>
        <w:tc>
          <w:tcPr>
            <w:tcW w:w="2340" w:type="dxa"/>
            <w:tcMar>
              <w:left w:w="58" w:type="dxa"/>
              <w:right w:w="58" w:type="dxa"/>
            </w:tcMar>
          </w:tcPr>
          <w:p w14:paraId="0246FF3A" w14:textId="77777777" w:rsidR="00BE396E" w:rsidRDefault="00BE396E" w:rsidP="00BE396E">
            <w:pPr>
              <w:pStyle w:val="TableText"/>
              <w:rPr>
                <w:b/>
              </w:rPr>
            </w:pPr>
            <w:r>
              <w:rPr>
                <w:b/>
              </w:rPr>
              <w:t>-</w:t>
            </w:r>
          </w:p>
        </w:tc>
        <w:tc>
          <w:tcPr>
            <w:tcW w:w="858" w:type="dxa"/>
            <w:tcMar>
              <w:left w:w="58" w:type="dxa"/>
              <w:right w:w="58" w:type="dxa"/>
            </w:tcMar>
          </w:tcPr>
          <w:p w14:paraId="78BA12DB" w14:textId="77777777" w:rsidR="00BE396E" w:rsidRDefault="00BE396E" w:rsidP="00BE396E">
            <w:pPr>
              <w:pStyle w:val="TableText"/>
            </w:pPr>
            <w:r>
              <w:t>Spaces</w:t>
            </w:r>
          </w:p>
        </w:tc>
        <w:tc>
          <w:tcPr>
            <w:tcW w:w="431" w:type="dxa"/>
          </w:tcPr>
          <w:p w14:paraId="15726402" w14:textId="77777777" w:rsidR="00BE396E" w:rsidRDefault="00BE396E" w:rsidP="00BE396E">
            <w:pPr>
              <w:pStyle w:val="TableText"/>
            </w:pPr>
            <w:r>
              <w:t>X</w:t>
            </w:r>
          </w:p>
        </w:tc>
        <w:tc>
          <w:tcPr>
            <w:tcW w:w="431" w:type="dxa"/>
          </w:tcPr>
          <w:p w14:paraId="6073624A" w14:textId="77777777" w:rsidR="00BE396E" w:rsidRDefault="00BE396E" w:rsidP="00BE396E">
            <w:pPr>
              <w:pStyle w:val="TableText"/>
            </w:pPr>
            <w:r>
              <w:t>X</w:t>
            </w:r>
          </w:p>
        </w:tc>
        <w:tc>
          <w:tcPr>
            <w:tcW w:w="432" w:type="dxa"/>
          </w:tcPr>
          <w:p w14:paraId="458E8840" w14:textId="77777777" w:rsidR="00BE396E" w:rsidRDefault="00BE396E" w:rsidP="00BE396E">
            <w:pPr>
              <w:pStyle w:val="TableText"/>
            </w:pPr>
            <w:r>
              <w:t>X</w:t>
            </w:r>
          </w:p>
        </w:tc>
      </w:tr>
      <w:tr w:rsidR="00BE396E" w14:paraId="1E16344C" w14:textId="77777777" w:rsidTr="00B04E5B">
        <w:trPr>
          <w:cantSplit/>
          <w:jc w:val="center"/>
        </w:trPr>
        <w:tc>
          <w:tcPr>
            <w:tcW w:w="802" w:type="dxa"/>
            <w:tcMar>
              <w:left w:w="58" w:type="dxa"/>
              <w:right w:w="58" w:type="dxa"/>
            </w:tcMar>
          </w:tcPr>
          <w:p w14:paraId="151D66BD" w14:textId="722C9892" w:rsidR="00BE396E" w:rsidRPr="00F84490" w:rsidRDefault="00BE396E" w:rsidP="00BE396E">
            <w:pPr>
              <w:pStyle w:val="TableText"/>
            </w:pPr>
            <w:r>
              <w:t>1106</w:t>
            </w:r>
            <w:r w:rsidR="00135F82">
              <w:t xml:space="preserve"> – </w:t>
            </w:r>
            <w:r>
              <w:t>1107</w:t>
            </w:r>
          </w:p>
        </w:tc>
        <w:tc>
          <w:tcPr>
            <w:tcW w:w="2240" w:type="dxa"/>
            <w:gridSpan w:val="2"/>
            <w:tcMar>
              <w:left w:w="58" w:type="dxa"/>
              <w:right w:w="58" w:type="dxa"/>
            </w:tcMar>
          </w:tcPr>
          <w:p w14:paraId="23FB2286" w14:textId="77777777" w:rsidR="00BE396E" w:rsidRPr="00F84490" w:rsidRDefault="00BE396E" w:rsidP="00BE396E">
            <w:pPr>
              <w:pStyle w:val="TableText"/>
            </w:pPr>
            <w:r>
              <w:t>DEMO3 NUMBER</w:t>
            </w:r>
          </w:p>
        </w:tc>
        <w:tc>
          <w:tcPr>
            <w:tcW w:w="2930" w:type="dxa"/>
            <w:gridSpan w:val="2"/>
            <w:tcMar>
              <w:left w:w="58" w:type="dxa"/>
              <w:right w:w="58" w:type="dxa"/>
            </w:tcMar>
          </w:tcPr>
          <w:p w14:paraId="74683B8E" w14:textId="7E846224" w:rsidR="00BE396E" w:rsidRPr="00977EA9" w:rsidRDefault="00BE396E" w:rsidP="00BE396E">
            <w:pPr>
              <w:pStyle w:val="TableText"/>
            </w:pPr>
            <w:r w:rsidRPr="00977EA9">
              <w:t>:P: IDR-J-</w:t>
            </w:r>
            <w:hyperlink r:id="rId368" w:history="1">
              <w:r w:rsidRPr="00977EA9">
                <w:rPr>
                  <w:rStyle w:val="Hyperlink"/>
                </w:rPr>
                <w:t>DEMO3</w:t>
              </w:r>
            </w:hyperlink>
          </w:p>
        </w:tc>
        <w:tc>
          <w:tcPr>
            <w:tcW w:w="2840" w:type="dxa"/>
            <w:tcMar>
              <w:left w:w="58" w:type="dxa"/>
              <w:right w:w="58" w:type="dxa"/>
            </w:tcMar>
          </w:tcPr>
          <w:p w14:paraId="5DC19E5C" w14:textId="77777777" w:rsidR="00BE396E" w:rsidRDefault="00BE396E" w:rsidP="00BE396E">
            <w:pPr>
              <w:pStyle w:val="TableText"/>
            </w:pPr>
            <w:r>
              <w:t>Third Demo number</w:t>
            </w:r>
          </w:p>
          <w:p w14:paraId="67E51F4A" w14:textId="40F8A3DB" w:rsidR="00BE396E" w:rsidRPr="00F84490" w:rsidRDefault="007449FC" w:rsidP="00BE396E">
            <w:pPr>
              <w:pStyle w:val="TableText"/>
            </w:pPr>
            <w:r w:rsidRPr="007A4E7A">
              <w:rPr>
                <w:rFonts w:cs="Arial"/>
                <w:color w:val="000000"/>
              </w:rPr>
              <w:t xml:space="preserve">This field </w:t>
            </w:r>
            <w:r>
              <w:rPr>
                <w:rFonts w:cs="Arial"/>
                <w:color w:val="000000"/>
              </w:rPr>
              <w:t xml:space="preserve">is </w:t>
            </w:r>
            <w:r w:rsidRPr="007A4E7A">
              <w:rPr>
                <w:rFonts w:cs="Arial"/>
                <w:color w:val="000000"/>
              </w:rPr>
              <w:t xml:space="preserve">used to hold the 2-byte number </w:t>
            </w:r>
            <w:r>
              <w:rPr>
                <w:rFonts w:cs="Arial"/>
                <w:color w:val="000000"/>
              </w:rPr>
              <w:t>that identifies the third Demonstration Project number that appies to the claim.</w:t>
            </w:r>
          </w:p>
        </w:tc>
        <w:tc>
          <w:tcPr>
            <w:tcW w:w="1080" w:type="dxa"/>
            <w:tcMar>
              <w:left w:w="58" w:type="dxa"/>
              <w:right w:w="58" w:type="dxa"/>
            </w:tcMar>
          </w:tcPr>
          <w:p w14:paraId="5BEE3AFD" w14:textId="77777777" w:rsidR="00BE396E" w:rsidRPr="00F84490" w:rsidRDefault="00BE396E" w:rsidP="00BE396E">
            <w:pPr>
              <w:pStyle w:val="TableText"/>
              <w:rPr>
                <w:caps/>
              </w:rPr>
            </w:pPr>
            <w:r>
              <w:rPr>
                <w:caps/>
              </w:rPr>
              <w:t>2 C</w:t>
            </w:r>
          </w:p>
        </w:tc>
        <w:tc>
          <w:tcPr>
            <w:tcW w:w="2340" w:type="dxa"/>
            <w:tcMar>
              <w:left w:w="58" w:type="dxa"/>
              <w:right w:w="58" w:type="dxa"/>
            </w:tcMar>
          </w:tcPr>
          <w:p w14:paraId="5D59E555" w14:textId="77777777" w:rsidR="00BE396E" w:rsidRDefault="00BE396E" w:rsidP="00BE396E">
            <w:pPr>
              <w:pStyle w:val="TableText"/>
              <w:rPr>
                <w:b/>
              </w:rPr>
            </w:pPr>
            <w:r>
              <w:rPr>
                <w:b/>
              </w:rPr>
              <w:t>-</w:t>
            </w:r>
          </w:p>
        </w:tc>
        <w:tc>
          <w:tcPr>
            <w:tcW w:w="858" w:type="dxa"/>
            <w:tcMar>
              <w:left w:w="58" w:type="dxa"/>
              <w:right w:w="58" w:type="dxa"/>
            </w:tcMar>
          </w:tcPr>
          <w:p w14:paraId="5CBFDD85" w14:textId="77777777" w:rsidR="00BE396E" w:rsidRDefault="00BE396E" w:rsidP="00BE396E">
            <w:pPr>
              <w:pStyle w:val="TableText"/>
            </w:pPr>
            <w:r>
              <w:t>Spaces</w:t>
            </w:r>
          </w:p>
        </w:tc>
        <w:tc>
          <w:tcPr>
            <w:tcW w:w="431" w:type="dxa"/>
          </w:tcPr>
          <w:p w14:paraId="47A229E2" w14:textId="77777777" w:rsidR="00BE396E" w:rsidRDefault="00BE396E" w:rsidP="00BE396E">
            <w:pPr>
              <w:pStyle w:val="TableText"/>
            </w:pPr>
            <w:r>
              <w:t>X</w:t>
            </w:r>
          </w:p>
        </w:tc>
        <w:tc>
          <w:tcPr>
            <w:tcW w:w="431" w:type="dxa"/>
          </w:tcPr>
          <w:p w14:paraId="332D9287" w14:textId="77777777" w:rsidR="00BE396E" w:rsidRDefault="00BE396E" w:rsidP="00BE396E">
            <w:pPr>
              <w:pStyle w:val="TableText"/>
            </w:pPr>
            <w:r>
              <w:t>X</w:t>
            </w:r>
          </w:p>
        </w:tc>
        <w:tc>
          <w:tcPr>
            <w:tcW w:w="432" w:type="dxa"/>
          </w:tcPr>
          <w:p w14:paraId="765B0D32" w14:textId="77777777" w:rsidR="00BE396E" w:rsidRDefault="00BE396E" w:rsidP="00BE396E">
            <w:pPr>
              <w:pStyle w:val="TableText"/>
            </w:pPr>
            <w:r>
              <w:t>X</w:t>
            </w:r>
          </w:p>
        </w:tc>
      </w:tr>
      <w:tr w:rsidR="00BE396E" w14:paraId="21DF3072" w14:textId="77777777" w:rsidTr="00B04E5B">
        <w:trPr>
          <w:cantSplit/>
          <w:jc w:val="center"/>
        </w:trPr>
        <w:tc>
          <w:tcPr>
            <w:tcW w:w="802" w:type="dxa"/>
            <w:tcMar>
              <w:left w:w="58" w:type="dxa"/>
              <w:right w:w="58" w:type="dxa"/>
            </w:tcMar>
          </w:tcPr>
          <w:p w14:paraId="54E10846" w14:textId="1DE1AB95" w:rsidR="00BE396E" w:rsidRPr="00F84490" w:rsidRDefault="00BE396E" w:rsidP="00BE396E">
            <w:pPr>
              <w:pStyle w:val="TableText"/>
            </w:pPr>
            <w:r>
              <w:t>1108</w:t>
            </w:r>
            <w:r w:rsidR="00135F82">
              <w:t xml:space="preserve"> – </w:t>
            </w:r>
            <w:r>
              <w:t>1109</w:t>
            </w:r>
          </w:p>
        </w:tc>
        <w:tc>
          <w:tcPr>
            <w:tcW w:w="2240" w:type="dxa"/>
            <w:gridSpan w:val="2"/>
            <w:tcMar>
              <w:left w:w="58" w:type="dxa"/>
              <w:right w:w="58" w:type="dxa"/>
            </w:tcMar>
          </w:tcPr>
          <w:p w14:paraId="580735E7" w14:textId="77777777" w:rsidR="00BE396E" w:rsidRPr="00F84490" w:rsidRDefault="00BE396E" w:rsidP="00BE396E">
            <w:pPr>
              <w:pStyle w:val="TableText"/>
            </w:pPr>
            <w:r>
              <w:t>DEMO4 NUMBER</w:t>
            </w:r>
          </w:p>
        </w:tc>
        <w:tc>
          <w:tcPr>
            <w:tcW w:w="2930" w:type="dxa"/>
            <w:gridSpan w:val="2"/>
            <w:tcMar>
              <w:left w:w="58" w:type="dxa"/>
              <w:right w:w="58" w:type="dxa"/>
            </w:tcMar>
          </w:tcPr>
          <w:p w14:paraId="27ABBBE8" w14:textId="59603DBC" w:rsidR="00BE396E" w:rsidRPr="00977EA9" w:rsidRDefault="00BE396E" w:rsidP="00BE396E">
            <w:pPr>
              <w:pStyle w:val="TableText"/>
            </w:pPr>
            <w:r w:rsidRPr="00977EA9">
              <w:t>:P: IDR-J-</w:t>
            </w:r>
            <w:hyperlink r:id="rId369" w:history="1">
              <w:r w:rsidRPr="00977EA9">
                <w:rPr>
                  <w:rStyle w:val="Hyperlink"/>
                </w:rPr>
                <w:t>DEMO4</w:t>
              </w:r>
            </w:hyperlink>
          </w:p>
        </w:tc>
        <w:tc>
          <w:tcPr>
            <w:tcW w:w="2840" w:type="dxa"/>
            <w:tcMar>
              <w:left w:w="58" w:type="dxa"/>
              <w:right w:w="58" w:type="dxa"/>
            </w:tcMar>
          </w:tcPr>
          <w:p w14:paraId="025476B9" w14:textId="77777777" w:rsidR="00BE396E" w:rsidRDefault="00BE396E" w:rsidP="00BE396E">
            <w:pPr>
              <w:pStyle w:val="TableText"/>
            </w:pPr>
            <w:r>
              <w:t>Fourth Demo number</w:t>
            </w:r>
          </w:p>
          <w:p w14:paraId="7D5B3699" w14:textId="0D4B4AD2" w:rsidR="00BE396E" w:rsidRPr="00F84490" w:rsidRDefault="007449FC" w:rsidP="00BE396E">
            <w:pPr>
              <w:pStyle w:val="TableText"/>
            </w:pPr>
            <w:r w:rsidRPr="007A4E7A">
              <w:rPr>
                <w:rFonts w:cs="Arial"/>
                <w:color w:val="000000"/>
              </w:rPr>
              <w:t xml:space="preserve">This field </w:t>
            </w:r>
            <w:r>
              <w:rPr>
                <w:rFonts w:cs="Arial"/>
                <w:color w:val="000000"/>
              </w:rPr>
              <w:t xml:space="preserve">is </w:t>
            </w:r>
            <w:r w:rsidRPr="007A4E7A">
              <w:rPr>
                <w:rFonts w:cs="Arial"/>
                <w:color w:val="000000"/>
              </w:rPr>
              <w:t xml:space="preserve">used to hold the 2-byte number </w:t>
            </w:r>
            <w:r>
              <w:rPr>
                <w:rFonts w:cs="Arial"/>
                <w:color w:val="000000"/>
              </w:rPr>
              <w:t>that identifies the fourth Demonstration Project number that appies to the claim.</w:t>
            </w:r>
          </w:p>
        </w:tc>
        <w:tc>
          <w:tcPr>
            <w:tcW w:w="1080" w:type="dxa"/>
            <w:tcMar>
              <w:left w:w="58" w:type="dxa"/>
              <w:right w:w="58" w:type="dxa"/>
            </w:tcMar>
          </w:tcPr>
          <w:p w14:paraId="2F4A8FE9" w14:textId="77777777" w:rsidR="00BE396E" w:rsidRPr="00F84490" w:rsidRDefault="00BE396E" w:rsidP="00BE396E">
            <w:pPr>
              <w:pStyle w:val="TableText"/>
              <w:rPr>
                <w:caps/>
              </w:rPr>
            </w:pPr>
            <w:r>
              <w:rPr>
                <w:caps/>
              </w:rPr>
              <w:t>2 C</w:t>
            </w:r>
          </w:p>
        </w:tc>
        <w:tc>
          <w:tcPr>
            <w:tcW w:w="2340" w:type="dxa"/>
            <w:tcMar>
              <w:left w:w="58" w:type="dxa"/>
              <w:right w:w="58" w:type="dxa"/>
            </w:tcMar>
          </w:tcPr>
          <w:p w14:paraId="5A7F9FA8" w14:textId="77777777" w:rsidR="00BE396E" w:rsidRDefault="00BE396E" w:rsidP="00BE396E">
            <w:pPr>
              <w:pStyle w:val="TableText"/>
              <w:rPr>
                <w:b/>
              </w:rPr>
            </w:pPr>
            <w:r>
              <w:rPr>
                <w:b/>
              </w:rPr>
              <w:t>-</w:t>
            </w:r>
          </w:p>
        </w:tc>
        <w:tc>
          <w:tcPr>
            <w:tcW w:w="858" w:type="dxa"/>
            <w:tcMar>
              <w:left w:w="58" w:type="dxa"/>
              <w:right w:w="58" w:type="dxa"/>
            </w:tcMar>
          </w:tcPr>
          <w:p w14:paraId="6D1CCAD8" w14:textId="77777777" w:rsidR="00BE396E" w:rsidRDefault="00BE396E" w:rsidP="00BE396E">
            <w:pPr>
              <w:pStyle w:val="TableText"/>
            </w:pPr>
            <w:r>
              <w:t>Spaces</w:t>
            </w:r>
          </w:p>
        </w:tc>
        <w:tc>
          <w:tcPr>
            <w:tcW w:w="431" w:type="dxa"/>
          </w:tcPr>
          <w:p w14:paraId="049EA002" w14:textId="77777777" w:rsidR="00BE396E" w:rsidRDefault="00BE396E" w:rsidP="00BE396E">
            <w:pPr>
              <w:pStyle w:val="TableText"/>
            </w:pPr>
            <w:r>
              <w:t>X</w:t>
            </w:r>
          </w:p>
        </w:tc>
        <w:tc>
          <w:tcPr>
            <w:tcW w:w="431" w:type="dxa"/>
          </w:tcPr>
          <w:p w14:paraId="546D109E" w14:textId="77777777" w:rsidR="00BE396E" w:rsidRDefault="00BE396E" w:rsidP="00BE396E">
            <w:pPr>
              <w:pStyle w:val="TableText"/>
            </w:pPr>
            <w:r>
              <w:t>X</w:t>
            </w:r>
          </w:p>
        </w:tc>
        <w:tc>
          <w:tcPr>
            <w:tcW w:w="432" w:type="dxa"/>
          </w:tcPr>
          <w:p w14:paraId="77235776" w14:textId="77777777" w:rsidR="00BE396E" w:rsidRDefault="00BE396E" w:rsidP="00BE396E">
            <w:pPr>
              <w:pStyle w:val="TableText"/>
            </w:pPr>
            <w:r>
              <w:t>X</w:t>
            </w:r>
          </w:p>
        </w:tc>
      </w:tr>
      <w:tr w:rsidR="00BE396E" w14:paraId="4655F474" w14:textId="77777777" w:rsidTr="00B04E5B">
        <w:trPr>
          <w:cantSplit/>
          <w:jc w:val="center"/>
        </w:trPr>
        <w:tc>
          <w:tcPr>
            <w:tcW w:w="802" w:type="dxa"/>
            <w:tcMar>
              <w:left w:w="58" w:type="dxa"/>
              <w:right w:w="58" w:type="dxa"/>
            </w:tcMar>
          </w:tcPr>
          <w:p w14:paraId="0A525285" w14:textId="52E25C9F" w:rsidR="00BE396E" w:rsidRPr="00F84490" w:rsidRDefault="00BE396E" w:rsidP="00BE396E">
            <w:pPr>
              <w:pStyle w:val="TableText"/>
            </w:pPr>
            <w:r>
              <w:t>1110</w:t>
            </w:r>
            <w:r w:rsidR="00135F82">
              <w:t xml:space="preserve"> – </w:t>
            </w:r>
            <w:r>
              <w:t>1116</w:t>
            </w:r>
          </w:p>
        </w:tc>
        <w:tc>
          <w:tcPr>
            <w:tcW w:w="2240" w:type="dxa"/>
            <w:gridSpan w:val="2"/>
            <w:tcMar>
              <w:left w:w="58" w:type="dxa"/>
              <w:right w:w="58" w:type="dxa"/>
            </w:tcMar>
          </w:tcPr>
          <w:p w14:paraId="13346846" w14:textId="77777777" w:rsidR="00BE396E" w:rsidRDefault="00BE396E" w:rsidP="00BE396E">
            <w:pPr>
              <w:pStyle w:val="TableText"/>
            </w:pPr>
            <w:r>
              <w:t>IDE NUMBER</w:t>
            </w:r>
          </w:p>
        </w:tc>
        <w:tc>
          <w:tcPr>
            <w:tcW w:w="2930" w:type="dxa"/>
            <w:gridSpan w:val="2"/>
            <w:tcMar>
              <w:left w:w="58" w:type="dxa"/>
              <w:right w:w="58" w:type="dxa"/>
            </w:tcMar>
          </w:tcPr>
          <w:p w14:paraId="5C91027F" w14:textId="5044978B" w:rsidR="00BE396E" w:rsidRPr="00C4752B" w:rsidRDefault="00BE396E" w:rsidP="00BE396E">
            <w:pPr>
              <w:pStyle w:val="TableText"/>
              <w:rPr>
                <w:lang w:val="es-US"/>
              </w:rPr>
            </w:pPr>
            <w:r w:rsidRPr="00C4752B">
              <w:rPr>
                <w:lang w:val="es-US"/>
              </w:rPr>
              <w:t>:P:IDR-J-</w:t>
            </w:r>
            <w:hyperlink r:id="rId370" w:history="1">
              <w:r w:rsidRPr="00C4752B">
                <w:rPr>
                  <w:rStyle w:val="Hyperlink"/>
                  <w:lang w:val="es-US"/>
                </w:rPr>
                <w:t>IDE-NUM</w:t>
              </w:r>
            </w:hyperlink>
          </w:p>
        </w:tc>
        <w:tc>
          <w:tcPr>
            <w:tcW w:w="2840" w:type="dxa"/>
            <w:tcMar>
              <w:left w:w="58" w:type="dxa"/>
              <w:right w:w="58" w:type="dxa"/>
            </w:tcMar>
          </w:tcPr>
          <w:p w14:paraId="42199D66" w14:textId="77777777" w:rsidR="00BE396E" w:rsidRPr="00F84490" w:rsidRDefault="00BE396E" w:rsidP="00BE396E">
            <w:pPr>
              <w:pStyle w:val="TableText"/>
            </w:pPr>
            <w:r>
              <w:t>Investigational Device Exemption (IDE)</w:t>
            </w:r>
          </w:p>
        </w:tc>
        <w:tc>
          <w:tcPr>
            <w:tcW w:w="1080" w:type="dxa"/>
            <w:tcMar>
              <w:left w:w="58" w:type="dxa"/>
              <w:right w:w="58" w:type="dxa"/>
            </w:tcMar>
          </w:tcPr>
          <w:p w14:paraId="6BB83508" w14:textId="77777777" w:rsidR="00BE396E" w:rsidRDefault="00BE396E" w:rsidP="00BE396E">
            <w:pPr>
              <w:pStyle w:val="TableText"/>
              <w:rPr>
                <w:caps/>
              </w:rPr>
            </w:pPr>
            <w:r>
              <w:rPr>
                <w:caps/>
              </w:rPr>
              <w:t>7 C</w:t>
            </w:r>
          </w:p>
        </w:tc>
        <w:tc>
          <w:tcPr>
            <w:tcW w:w="2340" w:type="dxa"/>
            <w:tcMar>
              <w:left w:w="58" w:type="dxa"/>
              <w:right w:w="58" w:type="dxa"/>
            </w:tcMar>
          </w:tcPr>
          <w:p w14:paraId="14D77217" w14:textId="77777777" w:rsidR="00BE396E" w:rsidRPr="00FB269E" w:rsidRDefault="00BE396E" w:rsidP="00BE396E">
            <w:pPr>
              <w:pStyle w:val="TableText"/>
            </w:pPr>
            <w:r w:rsidRPr="00A775DB">
              <w:t xml:space="preserve">7-digit </w:t>
            </w:r>
            <w:r>
              <w:t>alphanumeric; refer to SPITAB HXXTIDE</w:t>
            </w:r>
          </w:p>
        </w:tc>
        <w:tc>
          <w:tcPr>
            <w:tcW w:w="858" w:type="dxa"/>
            <w:tcMar>
              <w:left w:w="58" w:type="dxa"/>
              <w:right w:w="58" w:type="dxa"/>
            </w:tcMar>
          </w:tcPr>
          <w:p w14:paraId="28408B56" w14:textId="77777777" w:rsidR="00BE396E" w:rsidRDefault="00BE396E" w:rsidP="00BE396E">
            <w:pPr>
              <w:pStyle w:val="TableText"/>
            </w:pPr>
            <w:r>
              <w:t>Spaces</w:t>
            </w:r>
          </w:p>
        </w:tc>
        <w:tc>
          <w:tcPr>
            <w:tcW w:w="431" w:type="dxa"/>
          </w:tcPr>
          <w:p w14:paraId="4F2E37CF" w14:textId="77777777" w:rsidR="00BE396E" w:rsidRDefault="00BE396E" w:rsidP="00BE396E">
            <w:pPr>
              <w:pStyle w:val="TableText"/>
            </w:pPr>
            <w:r>
              <w:t>X</w:t>
            </w:r>
          </w:p>
        </w:tc>
        <w:tc>
          <w:tcPr>
            <w:tcW w:w="431" w:type="dxa"/>
          </w:tcPr>
          <w:p w14:paraId="3B1FEAAC" w14:textId="77777777" w:rsidR="00BE396E" w:rsidRDefault="00BE396E" w:rsidP="00BE396E">
            <w:pPr>
              <w:pStyle w:val="TableText"/>
            </w:pPr>
            <w:r>
              <w:t>X</w:t>
            </w:r>
          </w:p>
        </w:tc>
        <w:tc>
          <w:tcPr>
            <w:tcW w:w="432" w:type="dxa"/>
          </w:tcPr>
          <w:p w14:paraId="527AA698" w14:textId="77777777" w:rsidR="00BE396E" w:rsidRDefault="00BE396E" w:rsidP="00BE396E">
            <w:pPr>
              <w:pStyle w:val="TableText"/>
            </w:pPr>
            <w:r>
              <w:t>X</w:t>
            </w:r>
          </w:p>
        </w:tc>
      </w:tr>
      <w:tr w:rsidR="00BE396E" w14:paraId="7C782C1A" w14:textId="77777777" w:rsidTr="00B04E5B">
        <w:trPr>
          <w:cantSplit/>
          <w:jc w:val="center"/>
        </w:trPr>
        <w:tc>
          <w:tcPr>
            <w:tcW w:w="802" w:type="dxa"/>
            <w:tcMar>
              <w:left w:w="58" w:type="dxa"/>
              <w:right w:w="58" w:type="dxa"/>
            </w:tcMar>
          </w:tcPr>
          <w:p w14:paraId="6A8FDACF" w14:textId="42461287" w:rsidR="00BE396E" w:rsidRPr="00F84490" w:rsidRDefault="00BE396E" w:rsidP="00BE396E">
            <w:pPr>
              <w:pStyle w:val="TableText"/>
            </w:pPr>
            <w:r w:rsidRPr="00F84490">
              <w:t>1</w:t>
            </w:r>
            <w:r>
              <w:t>11</w:t>
            </w:r>
            <w:r w:rsidRPr="00F84490">
              <w:t>0</w:t>
            </w:r>
            <w:r w:rsidR="00135F82">
              <w:t xml:space="preserve"> – </w:t>
            </w:r>
            <w:r w:rsidRPr="00F84490">
              <w:t>1</w:t>
            </w:r>
            <w:r>
              <w:t>1</w:t>
            </w:r>
            <w:r w:rsidRPr="00F84490">
              <w:t>17</w:t>
            </w:r>
          </w:p>
        </w:tc>
        <w:tc>
          <w:tcPr>
            <w:tcW w:w="2240" w:type="dxa"/>
            <w:gridSpan w:val="2"/>
            <w:tcMar>
              <w:left w:w="58" w:type="dxa"/>
              <w:right w:w="58" w:type="dxa"/>
            </w:tcMar>
          </w:tcPr>
          <w:p w14:paraId="2BCA1AC8" w14:textId="77777777" w:rsidR="00BE396E" w:rsidRPr="00F84490" w:rsidRDefault="00BE396E" w:rsidP="00BE396E">
            <w:pPr>
              <w:pStyle w:val="TableText"/>
            </w:pPr>
            <w:r>
              <w:t>FILLER</w:t>
            </w:r>
          </w:p>
        </w:tc>
        <w:tc>
          <w:tcPr>
            <w:tcW w:w="2930" w:type="dxa"/>
            <w:gridSpan w:val="2"/>
            <w:tcMar>
              <w:left w:w="58" w:type="dxa"/>
              <w:right w:w="58" w:type="dxa"/>
            </w:tcMar>
          </w:tcPr>
          <w:p w14:paraId="03722D7F" w14:textId="77777777" w:rsidR="00BE396E" w:rsidRPr="00F84490" w:rsidRDefault="00BE396E" w:rsidP="00BE396E">
            <w:pPr>
              <w:pStyle w:val="TableText"/>
            </w:pPr>
            <w:r w:rsidRPr="00F84490">
              <w:t>:P:IDR-J-FILLER</w:t>
            </w:r>
          </w:p>
        </w:tc>
        <w:tc>
          <w:tcPr>
            <w:tcW w:w="2840" w:type="dxa"/>
            <w:tcMar>
              <w:left w:w="58" w:type="dxa"/>
              <w:right w:w="58" w:type="dxa"/>
            </w:tcMar>
          </w:tcPr>
          <w:p w14:paraId="4E481583" w14:textId="77777777" w:rsidR="00BE396E" w:rsidRPr="00F84490" w:rsidRDefault="00BE396E" w:rsidP="00BE396E">
            <w:pPr>
              <w:pStyle w:val="TableText"/>
            </w:pPr>
            <w:r w:rsidRPr="00F84490">
              <w:t>Filler</w:t>
            </w:r>
          </w:p>
        </w:tc>
        <w:tc>
          <w:tcPr>
            <w:tcW w:w="1080" w:type="dxa"/>
            <w:tcMar>
              <w:left w:w="58" w:type="dxa"/>
              <w:right w:w="58" w:type="dxa"/>
            </w:tcMar>
          </w:tcPr>
          <w:p w14:paraId="3E6E1B28" w14:textId="77777777" w:rsidR="00BE396E" w:rsidRPr="00F84490" w:rsidRDefault="00BE396E" w:rsidP="00BE396E">
            <w:pPr>
              <w:pStyle w:val="TableText"/>
              <w:rPr>
                <w:caps/>
              </w:rPr>
            </w:pPr>
            <w:r>
              <w:rPr>
                <w:caps/>
              </w:rPr>
              <w:t>1</w:t>
            </w:r>
            <w:r w:rsidRPr="00F84490">
              <w:rPr>
                <w:caps/>
              </w:rPr>
              <w:t xml:space="preserve"> C</w:t>
            </w:r>
          </w:p>
        </w:tc>
        <w:tc>
          <w:tcPr>
            <w:tcW w:w="2340" w:type="dxa"/>
            <w:tcMar>
              <w:left w:w="58" w:type="dxa"/>
              <w:right w:w="58" w:type="dxa"/>
            </w:tcMar>
          </w:tcPr>
          <w:p w14:paraId="21149BD5" w14:textId="77777777" w:rsidR="00BE396E" w:rsidRPr="00FB269E" w:rsidRDefault="00BE396E" w:rsidP="00BE396E">
            <w:pPr>
              <w:pStyle w:val="TableText"/>
            </w:pPr>
            <w:r w:rsidRPr="00FB269E">
              <w:t>Spaces</w:t>
            </w:r>
          </w:p>
        </w:tc>
        <w:tc>
          <w:tcPr>
            <w:tcW w:w="858" w:type="dxa"/>
            <w:tcMar>
              <w:left w:w="58" w:type="dxa"/>
              <w:right w:w="58" w:type="dxa"/>
            </w:tcMar>
          </w:tcPr>
          <w:p w14:paraId="2EAB0D1A" w14:textId="77777777" w:rsidR="00BE396E" w:rsidRDefault="00BE396E" w:rsidP="00BE396E">
            <w:pPr>
              <w:pStyle w:val="TableText"/>
            </w:pPr>
            <w:r>
              <w:t>Spaces</w:t>
            </w:r>
          </w:p>
        </w:tc>
        <w:tc>
          <w:tcPr>
            <w:tcW w:w="431" w:type="dxa"/>
          </w:tcPr>
          <w:p w14:paraId="7322664C" w14:textId="77777777" w:rsidR="00BE396E" w:rsidRDefault="00BE396E" w:rsidP="00BE396E">
            <w:pPr>
              <w:pStyle w:val="TableText"/>
            </w:pPr>
            <w:r>
              <w:t>X</w:t>
            </w:r>
          </w:p>
        </w:tc>
        <w:tc>
          <w:tcPr>
            <w:tcW w:w="431" w:type="dxa"/>
          </w:tcPr>
          <w:p w14:paraId="09BB793C" w14:textId="77777777" w:rsidR="00BE396E" w:rsidRDefault="00BE396E" w:rsidP="00BE396E">
            <w:pPr>
              <w:pStyle w:val="TableText"/>
            </w:pPr>
            <w:r>
              <w:t>X</w:t>
            </w:r>
          </w:p>
        </w:tc>
        <w:tc>
          <w:tcPr>
            <w:tcW w:w="432" w:type="dxa"/>
          </w:tcPr>
          <w:p w14:paraId="78269D94" w14:textId="77777777" w:rsidR="00BE396E" w:rsidRDefault="00BE396E" w:rsidP="00BE396E">
            <w:pPr>
              <w:pStyle w:val="TableText"/>
            </w:pPr>
            <w:r>
              <w:t>X</w:t>
            </w:r>
          </w:p>
        </w:tc>
      </w:tr>
      <w:tr w:rsidR="00BE396E" w14:paraId="700DF27B" w14:textId="77777777" w:rsidTr="00B04E5B">
        <w:trPr>
          <w:cantSplit/>
          <w:jc w:val="center"/>
        </w:trPr>
        <w:tc>
          <w:tcPr>
            <w:tcW w:w="802" w:type="dxa"/>
            <w:tcMar>
              <w:left w:w="58" w:type="dxa"/>
              <w:right w:w="58" w:type="dxa"/>
            </w:tcMar>
          </w:tcPr>
          <w:p w14:paraId="2940CCAB" w14:textId="77777777" w:rsidR="00BE396E" w:rsidRDefault="00BE396E" w:rsidP="00BE396E">
            <w:pPr>
              <w:pStyle w:val="TableText"/>
              <w:rPr>
                <w:b/>
              </w:rPr>
            </w:pPr>
            <w:r>
              <w:rPr>
                <w:b/>
              </w:rPr>
              <w:t>1118</w:t>
            </w:r>
          </w:p>
        </w:tc>
        <w:tc>
          <w:tcPr>
            <w:tcW w:w="2240" w:type="dxa"/>
            <w:gridSpan w:val="2"/>
            <w:tcMar>
              <w:left w:w="58" w:type="dxa"/>
              <w:right w:w="58" w:type="dxa"/>
            </w:tcMar>
          </w:tcPr>
          <w:p w14:paraId="35F89343" w14:textId="77777777" w:rsidR="00BE396E" w:rsidRDefault="00BE396E" w:rsidP="00BE396E">
            <w:pPr>
              <w:pStyle w:val="TableText"/>
              <w:rPr>
                <w:b/>
              </w:rPr>
            </w:pPr>
            <w:r>
              <w:rPr>
                <w:b/>
              </w:rPr>
              <w:t>-</w:t>
            </w:r>
          </w:p>
        </w:tc>
        <w:tc>
          <w:tcPr>
            <w:tcW w:w="2930" w:type="dxa"/>
            <w:gridSpan w:val="2"/>
            <w:tcMar>
              <w:left w:w="58" w:type="dxa"/>
              <w:right w:w="58" w:type="dxa"/>
            </w:tcMar>
          </w:tcPr>
          <w:p w14:paraId="1C3654B3" w14:textId="77777777" w:rsidR="00BE396E" w:rsidRDefault="00BE396E" w:rsidP="00BE396E">
            <w:pPr>
              <w:pStyle w:val="TableText"/>
              <w:rPr>
                <w:b/>
              </w:rPr>
            </w:pPr>
            <w:r>
              <w:rPr>
                <w:b/>
              </w:rPr>
              <w:t>-</w:t>
            </w:r>
          </w:p>
        </w:tc>
        <w:tc>
          <w:tcPr>
            <w:tcW w:w="2840" w:type="dxa"/>
            <w:tcMar>
              <w:left w:w="58" w:type="dxa"/>
              <w:right w:w="58" w:type="dxa"/>
            </w:tcMar>
          </w:tcPr>
          <w:p w14:paraId="6B5C04F5" w14:textId="41CBEECE" w:rsidR="00BE396E" w:rsidRDefault="006206F5" w:rsidP="00BE396E">
            <w:pPr>
              <w:pStyle w:val="TableText"/>
              <w:rPr>
                <w:b/>
              </w:rPr>
            </w:pPr>
            <w:r>
              <w:rPr>
                <w:b/>
              </w:rPr>
              <w:t xml:space="preserve">Information From </w:t>
            </w:r>
            <w:r w:rsidR="00BE396E">
              <w:rPr>
                <w:b/>
              </w:rPr>
              <w:t xml:space="preserve">L </w:t>
            </w:r>
            <w:r>
              <w:rPr>
                <w:b/>
              </w:rPr>
              <w:t>Trailer</w:t>
            </w:r>
          </w:p>
          <w:p w14:paraId="4437121B" w14:textId="77777777" w:rsidR="00BE396E" w:rsidRDefault="00BE396E" w:rsidP="00BE396E">
            <w:pPr>
              <w:pStyle w:val="TableText"/>
            </w:pPr>
            <w:r w:rsidRPr="000B4954">
              <w:rPr>
                <w:b/>
              </w:rPr>
              <w:t xml:space="preserve">Note: </w:t>
            </w:r>
            <w:r>
              <w:t>Regarding Location fields beginning at position 1018.</w:t>
            </w:r>
          </w:p>
          <w:p w14:paraId="0FBE6D41" w14:textId="003274A2" w:rsidR="00BE396E" w:rsidRDefault="00BE396E" w:rsidP="003962F0">
            <w:pPr>
              <w:pStyle w:val="TableText"/>
              <w:rPr>
                <w:b/>
              </w:rPr>
            </w:pPr>
            <w:r>
              <w:t>The most recent claim location will report to (1). The claims locations are reported from most recent to latest date.</w:t>
            </w:r>
          </w:p>
        </w:tc>
        <w:tc>
          <w:tcPr>
            <w:tcW w:w="1080" w:type="dxa"/>
            <w:tcMar>
              <w:left w:w="58" w:type="dxa"/>
              <w:right w:w="58" w:type="dxa"/>
            </w:tcMar>
          </w:tcPr>
          <w:p w14:paraId="1772091E" w14:textId="77777777" w:rsidR="00BE396E" w:rsidRDefault="00BE396E" w:rsidP="00BE396E">
            <w:pPr>
              <w:pStyle w:val="TableText"/>
              <w:rPr>
                <w:b/>
                <w:caps/>
              </w:rPr>
            </w:pPr>
            <w:r>
              <w:rPr>
                <w:b/>
                <w:caps/>
              </w:rPr>
              <w:t>-</w:t>
            </w:r>
          </w:p>
        </w:tc>
        <w:tc>
          <w:tcPr>
            <w:tcW w:w="2340" w:type="dxa"/>
            <w:tcMar>
              <w:left w:w="58" w:type="dxa"/>
              <w:right w:w="58" w:type="dxa"/>
            </w:tcMar>
          </w:tcPr>
          <w:p w14:paraId="0CD487B6" w14:textId="77777777" w:rsidR="00BE396E" w:rsidRDefault="00BE396E" w:rsidP="00BE396E">
            <w:pPr>
              <w:pStyle w:val="TableText"/>
              <w:rPr>
                <w:b/>
              </w:rPr>
            </w:pPr>
            <w:r>
              <w:rPr>
                <w:b/>
              </w:rPr>
              <w:t>-</w:t>
            </w:r>
          </w:p>
        </w:tc>
        <w:tc>
          <w:tcPr>
            <w:tcW w:w="858" w:type="dxa"/>
            <w:tcMar>
              <w:left w:w="58" w:type="dxa"/>
              <w:right w:w="58" w:type="dxa"/>
            </w:tcMar>
          </w:tcPr>
          <w:p w14:paraId="5067135A" w14:textId="77777777" w:rsidR="00BE396E" w:rsidRDefault="00BE396E" w:rsidP="00BE396E">
            <w:pPr>
              <w:pStyle w:val="TableText"/>
            </w:pPr>
            <w:r>
              <w:t>-</w:t>
            </w:r>
          </w:p>
        </w:tc>
        <w:tc>
          <w:tcPr>
            <w:tcW w:w="431" w:type="dxa"/>
          </w:tcPr>
          <w:p w14:paraId="1D5E536A" w14:textId="77777777" w:rsidR="00BE396E" w:rsidRDefault="00BE396E" w:rsidP="00BE396E">
            <w:pPr>
              <w:pStyle w:val="TableText"/>
            </w:pPr>
            <w:r>
              <w:t>-</w:t>
            </w:r>
          </w:p>
        </w:tc>
        <w:tc>
          <w:tcPr>
            <w:tcW w:w="431" w:type="dxa"/>
          </w:tcPr>
          <w:p w14:paraId="46B2DCAE" w14:textId="77777777" w:rsidR="00BE396E" w:rsidRDefault="00BE396E" w:rsidP="00BE396E">
            <w:pPr>
              <w:pStyle w:val="TableText"/>
            </w:pPr>
            <w:r>
              <w:t>-</w:t>
            </w:r>
          </w:p>
        </w:tc>
        <w:tc>
          <w:tcPr>
            <w:tcW w:w="432" w:type="dxa"/>
          </w:tcPr>
          <w:p w14:paraId="56C8CA83" w14:textId="77777777" w:rsidR="00BE396E" w:rsidRDefault="00BE396E" w:rsidP="00BE396E">
            <w:pPr>
              <w:pStyle w:val="TableText"/>
            </w:pPr>
            <w:r>
              <w:t>-</w:t>
            </w:r>
          </w:p>
        </w:tc>
      </w:tr>
      <w:tr w:rsidR="00BE396E" w14:paraId="2E3A65B7" w14:textId="77777777" w:rsidTr="00B04E5B">
        <w:trPr>
          <w:cantSplit/>
          <w:jc w:val="center"/>
        </w:trPr>
        <w:tc>
          <w:tcPr>
            <w:tcW w:w="802" w:type="dxa"/>
            <w:tcMar>
              <w:left w:w="58" w:type="dxa"/>
              <w:right w:w="58" w:type="dxa"/>
            </w:tcMar>
          </w:tcPr>
          <w:p w14:paraId="621C524A" w14:textId="0FAD2A78" w:rsidR="00BE396E" w:rsidRDefault="00BE396E" w:rsidP="00BE396E">
            <w:pPr>
              <w:pStyle w:val="TableText"/>
            </w:pPr>
            <w:r>
              <w:t>1118</w:t>
            </w:r>
            <w:r w:rsidR="00135F82">
              <w:t xml:space="preserve"> – </w:t>
            </w:r>
            <w:r>
              <w:t>1121</w:t>
            </w:r>
          </w:p>
        </w:tc>
        <w:tc>
          <w:tcPr>
            <w:tcW w:w="2227" w:type="dxa"/>
            <w:tcMar>
              <w:left w:w="58" w:type="dxa"/>
              <w:right w:w="58" w:type="dxa"/>
            </w:tcMar>
          </w:tcPr>
          <w:p w14:paraId="738DD997" w14:textId="77777777" w:rsidR="00BE396E" w:rsidRDefault="00BE396E" w:rsidP="00BE396E">
            <w:pPr>
              <w:pStyle w:val="TableText"/>
            </w:pPr>
            <w:r>
              <w:t>CLERK (1)</w:t>
            </w:r>
          </w:p>
        </w:tc>
        <w:tc>
          <w:tcPr>
            <w:tcW w:w="2943" w:type="dxa"/>
            <w:gridSpan w:val="3"/>
            <w:tcMar>
              <w:left w:w="58" w:type="dxa"/>
              <w:right w:w="58" w:type="dxa"/>
            </w:tcMar>
          </w:tcPr>
          <w:p w14:paraId="23E16799" w14:textId="4BC9B405" w:rsidR="00BE396E" w:rsidRDefault="00BE396E" w:rsidP="00BE396E">
            <w:pPr>
              <w:pStyle w:val="TableText"/>
            </w:pPr>
            <w:r>
              <w:t>:P:IDR-</w:t>
            </w:r>
            <w:hyperlink r:id="rId371" w:history="1">
              <w:r>
                <w:rPr>
                  <w:rStyle w:val="Hyperlink"/>
                </w:rPr>
                <w:t>LO</w:t>
              </w:r>
              <w:bookmarkStart w:id="414" w:name="_Hlt514734912"/>
              <w:r>
                <w:rPr>
                  <w:rStyle w:val="Hyperlink"/>
                </w:rPr>
                <w:t>C</w:t>
              </w:r>
              <w:bookmarkStart w:id="415" w:name="_Hlt30569372"/>
              <w:bookmarkEnd w:id="414"/>
              <w:r>
                <w:rPr>
                  <w:rStyle w:val="Hyperlink"/>
                </w:rPr>
                <w:t>-</w:t>
              </w:r>
              <w:bookmarkStart w:id="416" w:name="_Hlt28751744"/>
              <w:bookmarkEnd w:id="415"/>
              <w:r>
                <w:rPr>
                  <w:rStyle w:val="Hyperlink"/>
                </w:rPr>
                <w:t>C</w:t>
              </w:r>
              <w:bookmarkEnd w:id="416"/>
              <w:r>
                <w:rPr>
                  <w:rStyle w:val="Hyperlink"/>
                </w:rPr>
                <w:t>L</w:t>
              </w:r>
              <w:bookmarkStart w:id="417" w:name="_Hlt517151538"/>
              <w:r>
                <w:rPr>
                  <w:rStyle w:val="Hyperlink"/>
                </w:rPr>
                <w:t>E</w:t>
              </w:r>
              <w:bookmarkStart w:id="418" w:name="_Hlt506786936"/>
              <w:bookmarkEnd w:id="417"/>
              <w:r>
                <w:rPr>
                  <w:rStyle w:val="Hyperlink"/>
                </w:rPr>
                <w:t>R</w:t>
              </w:r>
              <w:bookmarkEnd w:id="418"/>
              <w:r>
                <w:rPr>
                  <w:rStyle w:val="Hyperlink"/>
                </w:rPr>
                <w:t>K</w:t>
              </w:r>
            </w:hyperlink>
          </w:p>
        </w:tc>
        <w:tc>
          <w:tcPr>
            <w:tcW w:w="2840" w:type="dxa"/>
            <w:tcMar>
              <w:left w:w="58" w:type="dxa"/>
              <w:right w:w="58" w:type="dxa"/>
            </w:tcMar>
          </w:tcPr>
          <w:p w14:paraId="1950283C" w14:textId="5D31AA6A" w:rsidR="00BE396E" w:rsidRDefault="00BE396E" w:rsidP="00BE396E">
            <w:pPr>
              <w:pStyle w:val="TableText"/>
            </w:pPr>
            <w:r>
              <w:t>C</w:t>
            </w:r>
            <w:r w:rsidR="004D7B21">
              <w:t>lerk</w:t>
            </w:r>
          </w:p>
          <w:p w14:paraId="33243C7F" w14:textId="77777777" w:rsidR="00BE396E" w:rsidRDefault="00BE396E" w:rsidP="00BE396E">
            <w:pPr>
              <w:pStyle w:val="TableText"/>
            </w:pPr>
            <w:r w:rsidRPr="00576F2C">
              <w:rPr>
                <w:rFonts w:cs="Arial"/>
                <w:color w:val="000000"/>
              </w:rPr>
              <w:t>This item is used to identify the operator who last updated the information on the location audit trailer</w:t>
            </w:r>
          </w:p>
        </w:tc>
        <w:tc>
          <w:tcPr>
            <w:tcW w:w="1080" w:type="dxa"/>
            <w:tcMar>
              <w:left w:w="58" w:type="dxa"/>
              <w:right w:w="58" w:type="dxa"/>
            </w:tcMar>
          </w:tcPr>
          <w:p w14:paraId="10319E8B" w14:textId="77777777" w:rsidR="00BE396E" w:rsidRDefault="00BE396E" w:rsidP="00BE396E">
            <w:pPr>
              <w:pStyle w:val="TableText"/>
              <w:rPr>
                <w:caps/>
              </w:rPr>
            </w:pPr>
            <w:r>
              <w:rPr>
                <w:caps/>
              </w:rPr>
              <w:t>4 C</w:t>
            </w:r>
          </w:p>
        </w:tc>
        <w:tc>
          <w:tcPr>
            <w:tcW w:w="2340" w:type="dxa"/>
            <w:tcMar>
              <w:left w:w="58" w:type="dxa"/>
              <w:right w:w="58" w:type="dxa"/>
            </w:tcMar>
          </w:tcPr>
          <w:p w14:paraId="5A9BFC22" w14:textId="77777777" w:rsidR="00BE396E" w:rsidRDefault="00BE396E" w:rsidP="00BE396E">
            <w:pPr>
              <w:pStyle w:val="TableText"/>
            </w:pPr>
            <w:r>
              <w:t>-</w:t>
            </w:r>
          </w:p>
        </w:tc>
        <w:tc>
          <w:tcPr>
            <w:tcW w:w="858" w:type="dxa"/>
            <w:tcMar>
              <w:left w:w="58" w:type="dxa"/>
              <w:right w:w="58" w:type="dxa"/>
            </w:tcMar>
          </w:tcPr>
          <w:p w14:paraId="2D2482B0" w14:textId="77777777" w:rsidR="00BE396E" w:rsidRDefault="00BE396E" w:rsidP="00BE396E">
            <w:pPr>
              <w:pStyle w:val="TableText"/>
            </w:pPr>
            <w:r>
              <w:t>Spaces</w:t>
            </w:r>
          </w:p>
        </w:tc>
        <w:tc>
          <w:tcPr>
            <w:tcW w:w="431" w:type="dxa"/>
          </w:tcPr>
          <w:p w14:paraId="6CB667B6" w14:textId="77777777" w:rsidR="00BE396E" w:rsidRDefault="00BE396E" w:rsidP="00BE396E">
            <w:pPr>
              <w:pStyle w:val="TableText"/>
            </w:pPr>
            <w:r>
              <w:t>X</w:t>
            </w:r>
          </w:p>
        </w:tc>
        <w:tc>
          <w:tcPr>
            <w:tcW w:w="431" w:type="dxa"/>
          </w:tcPr>
          <w:p w14:paraId="2CB59FCA" w14:textId="77777777" w:rsidR="00BE396E" w:rsidRDefault="00BE396E" w:rsidP="00BE396E">
            <w:pPr>
              <w:pStyle w:val="TableText"/>
            </w:pPr>
            <w:r>
              <w:t>X</w:t>
            </w:r>
          </w:p>
        </w:tc>
        <w:tc>
          <w:tcPr>
            <w:tcW w:w="432" w:type="dxa"/>
          </w:tcPr>
          <w:p w14:paraId="4EBFC6CC" w14:textId="77777777" w:rsidR="00BE396E" w:rsidRDefault="00BE396E" w:rsidP="00BE396E">
            <w:pPr>
              <w:pStyle w:val="TableText"/>
            </w:pPr>
            <w:r>
              <w:t>X</w:t>
            </w:r>
          </w:p>
        </w:tc>
      </w:tr>
      <w:tr w:rsidR="00BE396E" w14:paraId="67240C84" w14:textId="77777777" w:rsidTr="00B04E5B">
        <w:trPr>
          <w:cantSplit/>
          <w:jc w:val="center"/>
        </w:trPr>
        <w:tc>
          <w:tcPr>
            <w:tcW w:w="802" w:type="dxa"/>
            <w:tcMar>
              <w:left w:w="58" w:type="dxa"/>
              <w:right w:w="58" w:type="dxa"/>
            </w:tcMar>
          </w:tcPr>
          <w:p w14:paraId="115CDCA6" w14:textId="0129C593" w:rsidR="00BE396E" w:rsidRDefault="00BE396E" w:rsidP="00BE396E">
            <w:pPr>
              <w:pStyle w:val="TableText"/>
            </w:pPr>
            <w:r>
              <w:t>1122</w:t>
            </w:r>
            <w:r w:rsidR="00135F82">
              <w:t xml:space="preserve"> – </w:t>
            </w:r>
            <w:r>
              <w:t>1124</w:t>
            </w:r>
          </w:p>
        </w:tc>
        <w:tc>
          <w:tcPr>
            <w:tcW w:w="2227" w:type="dxa"/>
            <w:tcMar>
              <w:left w:w="58" w:type="dxa"/>
              <w:right w:w="58" w:type="dxa"/>
            </w:tcMar>
          </w:tcPr>
          <w:p w14:paraId="32898481" w14:textId="77777777" w:rsidR="00BE396E" w:rsidRDefault="00BE396E" w:rsidP="00BE396E">
            <w:pPr>
              <w:pStyle w:val="TableText"/>
            </w:pPr>
            <w:r>
              <w:t>LOC (1)</w:t>
            </w:r>
          </w:p>
        </w:tc>
        <w:tc>
          <w:tcPr>
            <w:tcW w:w="2943" w:type="dxa"/>
            <w:gridSpan w:val="3"/>
            <w:tcMar>
              <w:left w:w="58" w:type="dxa"/>
              <w:right w:w="58" w:type="dxa"/>
            </w:tcMar>
          </w:tcPr>
          <w:p w14:paraId="60AD052E" w14:textId="2E05C590" w:rsidR="00BE396E" w:rsidRDefault="00BE396E" w:rsidP="00BE396E">
            <w:pPr>
              <w:pStyle w:val="TableText"/>
            </w:pPr>
            <w:r>
              <w:t>:P:IDR-</w:t>
            </w:r>
            <w:bookmarkStart w:id="419" w:name="_Hlt514734971"/>
            <w:r>
              <w:fldChar w:fldCharType="begin"/>
            </w:r>
            <w:r w:rsidR="009A36AD">
              <w:instrText>HYPERLINK "..\\..\\DataDictionary\\COBOL\\L\\LOC-CODE.docx"</w:instrText>
            </w:r>
            <w:r>
              <w:fldChar w:fldCharType="separate"/>
            </w:r>
            <w:r>
              <w:rPr>
                <w:rStyle w:val="Hyperlink"/>
              </w:rPr>
              <w:t>L</w:t>
            </w:r>
            <w:bookmarkStart w:id="420" w:name="_Hlt30569376"/>
            <w:r>
              <w:rPr>
                <w:rStyle w:val="Hyperlink"/>
              </w:rPr>
              <w:t>O</w:t>
            </w:r>
            <w:bookmarkStart w:id="421" w:name="_Hlt526824730"/>
            <w:bookmarkEnd w:id="420"/>
            <w:r>
              <w:rPr>
                <w:rStyle w:val="Hyperlink"/>
              </w:rPr>
              <w:t>C</w:t>
            </w:r>
            <w:bookmarkStart w:id="422" w:name="_Hlt517151541"/>
            <w:bookmarkEnd w:id="421"/>
            <w:r>
              <w:rPr>
                <w:rStyle w:val="Hyperlink"/>
              </w:rPr>
              <w:t>-</w:t>
            </w:r>
            <w:bookmarkStart w:id="423" w:name="_Hlt11749271"/>
            <w:bookmarkEnd w:id="422"/>
            <w:r>
              <w:rPr>
                <w:rStyle w:val="Hyperlink"/>
              </w:rPr>
              <w:t>C</w:t>
            </w:r>
            <w:bookmarkEnd w:id="423"/>
            <w:r>
              <w:rPr>
                <w:rStyle w:val="Hyperlink"/>
              </w:rPr>
              <w:t>ODE</w:t>
            </w:r>
            <w:r>
              <w:fldChar w:fldCharType="end"/>
            </w:r>
            <w:bookmarkEnd w:id="419"/>
          </w:p>
        </w:tc>
        <w:tc>
          <w:tcPr>
            <w:tcW w:w="2840" w:type="dxa"/>
            <w:tcMar>
              <w:left w:w="58" w:type="dxa"/>
              <w:right w:w="58" w:type="dxa"/>
            </w:tcMar>
          </w:tcPr>
          <w:p w14:paraId="68AC9804" w14:textId="77777777" w:rsidR="00BE396E" w:rsidRDefault="00BE396E" w:rsidP="00BE396E">
            <w:pPr>
              <w:pStyle w:val="TableText"/>
            </w:pPr>
            <w:r>
              <w:t>Most recent claim location code</w:t>
            </w:r>
          </w:p>
          <w:p w14:paraId="4050B748" w14:textId="23BD82E0"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73941939" w14:textId="729FF607" w:rsidR="00BE396E" w:rsidRDefault="00BE396E" w:rsidP="004D7B21">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13989845" w14:textId="77777777" w:rsidR="00BE396E" w:rsidRDefault="00BE396E" w:rsidP="00BE396E">
            <w:pPr>
              <w:pStyle w:val="TableText"/>
              <w:rPr>
                <w:caps/>
              </w:rPr>
            </w:pPr>
            <w:r>
              <w:rPr>
                <w:caps/>
              </w:rPr>
              <w:t>3 c</w:t>
            </w:r>
          </w:p>
        </w:tc>
        <w:tc>
          <w:tcPr>
            <w:tcW w:w="2340" w:type="dxa"/>
            <w:tcMar>
              <w:left w:w="58" w:type="dxa"/>
              <w:right w:w="58" w:type="dxa"/>
            </w:tcMar>
          </w:tcPr>
          <w:p w14:paraId="60164C95" w14:textId="70BF2569" w:rsidR="00BE396E" w:rsidRDefault="00BE396E" w:rsidP="00BE396E">
            <w:pPr>
              <w:pStyle w:val="TableText"/>
            </w:pPr>
            <w:r>
              <w:t xml:space="preserve">See Basic values specification </w:t>
            </w:r>
            <w:hyperlink r:id="rId372" w:history="1">
              <w:r>
                <w:rPr>
                  <w:rStyle w:val="Hyperlink"/>
                  <w:rFonts w:cs="Courier New"/>
                  <w:szCs w:val="16"/>
                </w:rPr>
                <w:t>S0119010</w:t>
              </w:r>
            </w:hyperlink>
            <w:r>
              <w:t>.</w:t>
            </w:r>
          </w:p>
          <w:p w14:paraId="5284CED6" w14:textId="56114BD4" w:rsidR="00BE396E" w:rsidRDefault="00BE396E" w:rsidP="004D7B21">
            <w:pPr>
              <w:pStyle w:val="TableText"/>
            </w:pPr>
            <w:r w:rsidRPr="004D7B21">
              <w:rPr>
                <w:b/>
              </w:rPr>
              <w:t>Note:</w:t>
            </w:r>
            <w:r>
              <w:t xml:space="preserve"> A deleted claim is indicated by status value 090.</w:t>
            </w:r>
          </w:p>
        </w:tc>
        <w:tc>
          <w:tcPr>
            <w:tcW w:w="858" w:type="dxa"/>
            <w:tcMar>
              <w:left w:w="58" w:type="dxa"/>
              <w:right w:w="58" w:type="dxa"/>
            </w:tcMar>
          </w:tcPr>
          <w:p w14:paraId="4BFFD85C" w14:textId="77777777" w:rsidR="00BE396E" w:rsidRDefault="00BE396E" w:rsidP="00BE396E">
            <w:pPr>
              <w:pStyle w:val="TableText"/>
            </w:pPr>
            <w:r>
              <w:t>Spaces</w:t>
            </w:r>
          </w:p>
        </w:tc>
        <w:tc>
          <w:tcPr>
            <w:tcW w:w="431" w:type="dxa"/>
          </w:tcPr>
          <w:p w14:paraId="311C1B7D" w14:textId="77777777" w:rsidR="00BE396E" w:rsidRDefault="00BE396E" w:rsidP="00BE396E">
            <w:pPr>
              <w:pStyle w:val="TableText"/>
            </w:pPr>
            <w:r>
              <w:t>X</w:t>
            </w:r>
          </w:p>
        </w:tc>
        <w:tc>
          <w:tcPr>
            <w:tcW w:w="431" w:type="dxa"/>
          </w:tcPr>
          <w:p w14:paraId="1E574AA0" w14:textId="77777777" w:rsidR="00BE396E" w:rsidRDefault="00BE396E" w:rsidP="00BE396E">
            <w:pPr>
              <w:pStyle w:val="TableText"/>
            </w:pPr>
            <w:r>
              <w:t>X</w:t>
            </w:r>
          </w:p>
        </w:tc>
        <w:tc>
          <w:tcPr>
            <w:tcW w:w="432" w:type="dxa"/>
          </w:tcPr>
          <w:p w14:paraId="15D6A927" w14:textId="77777777" w:rsidR="00BE396E" w:rsidRDefault="00BE396E" w:rsidP="00BE396E">
            <w:pPr>
              <w:pStyle w:val="TableText"/>
            </w:pPr>
            <w:r>
              <w:t>X</w:t>
            </w:r>
          </w:p>
        </w:tc>
      </w:tr>
      <w:tr w:rsidR="00BE396E" w14:paraId="1143FA1F" w14:textId="77777777" w:rsidTr="00B04E5B">
        <w:trPr>
          <w:cantSplit/>
          <w:jc w:val="center"/>
        </w:trPr>
        <w:tc>
          <w:tcPr>
            <w:tcW w:w="802" w:type="dxa"/>
            <w:tcMar>
              <w:left w:w="58" w:type="dxa"/>
              <w:right w:w="58" w:type="dxa"/>
            </w:tcMar>
          </w:tcPr>
          <w:p w14:paraId="6D010B80" w14:textId="5B7C3EB3" w:rsidR="00BE396E" w:rsidRDefault="00BE396E" w:rsidP="00BE396E">
            <w:pPr>
              <w:pStyle w:val="TableText"/>
            </w:pPr>
            <w:r>
              <w:t>1125</w:t>
            </w:r>
            <w:r w:rsidR="00135F82">
              <w:t xml:space="preserve"> – </w:t>
            </w:r>
            <w:r>
              <w:t>1132</w:t>
            </w:r>
          </w:p>
        </w:tc>
        <w:tc>
          <w:tcPr>
            <w:tcW w:w="2227" w:type="dxa"/>
            <w:tcMar>
              <w:left w:w="58" w:type="dxa"/>
              <w:right w:w="58" w:type="dxa"/>
            </w:tcMar>
          </w:tcPr>
          <w:p w14:paraId="5C232EC0" w14:textId="77777777" w:rsidR="00BE396E" w:rsidRDefault="00BE396E" w:rsidP="00BE396E">
            <w:pPr>
              <w:pStyle w:val="TableText"/>
            </w:pPr>
            <w:r>
              <w:t>LOCATION DATE (1)</w:t>
            </w:r>
          </w:p>
        </w:tc>
        <w:tc>
          <w:tcPr>
            <w:tcW w:w="2943" w:type="dxa"/>
            <w:gridSpan w:val="3"/>
            <w:tcMar>
              <w:left w:w="58" w:type="dxa"/>
              <w:right w:w="58" w:type="dxa"/>
            </w:tcMar>
          </w:tcPr>
          <w:p w14:paraId="4CC56254" w14:textId="746228E9" w:rsidR="00BE396E" w:rsidRDefault="00BE396E" w:rsidP="00BE396E">
            <w:pPr>
              <w:pStyle w:val="TableText"/>
            </w:pPr>
            <w:r>
              <w:t>:P:IDR-</w:t>
            </w:r>
            <w:bookmarkStart w:id="424" w:name="_Hlt526824816"/>
            <w:r>
              <w:fldChar w:fldCharType="begin"/>
            </w:r>
            <w:r w:rsidR="004674C2">
              <w:instrText>HYPERLINK "..\\..\\DataDictionary\\COBOL\\L\\LOC-DATE.docx"</w:instrText>
            </w:r>
            <w:r>
              <w:fldChar w:fldCharType="separate"/>
            </w:r>
            <w:r>
              <w:rPr>
                <w:rStyle w:val="Hyperlink"/>
              </w:rPr>
              <w:t>L</w:t>
            </w:r>
            <w:bookmarkStart w:id="425" w:name="_Hlt514735045"/>
            <w:r>
              <w:rPr>
                <w:rStyle w:val="Hyperlink"/>
              </w:rPr>
              <w:t>O</w:t>
            </w:r>
            <w:bookmarkStart w:id="426" w:name="_Hlt514734995"/>
            <w:bookmarkEnd w:id="425"/>
            <w:r>
              <w:rPr>
                <w:rStyle w:val="Hyperlink"/>
              </w:rPr>
              <w:t>C</w:t>
            </w:r>
            <w:bookmarkStart w:id="427" w:name="_Hlt517151546"/>
            <w:bookmarkEnd w:id="426"/>
            <w:r>
              <w:rPr>
                <w:rStyle w:val="Hyperlink"/>
              </w:rPr>
              <w:t>-</w:t>
            </w:r>
            <w:bookmarkStart w:id="428" w:name="_Hlt526824885"/>
            <w:bookmarkEnd w:id="427"/>
            <w:r>
              <w:rPr>
                <w:rStyle w:val="Hyperlink"/>
              </w:rPr>
              <w:t>D</w:t>
            </w:r>
            <w:bookmarkStart w:id="429" w:name="_Hlt506786817"/>
            <w:bookmarkEnd w:id="428"/>
            <w:r>
              <w:rPr>
                <w:rStyle w:val="Hyperlink"/>
              </w:rPr>
              <w:t>A</w:t>
            </w:r>
            <w:bookmarkEnd w:id="429"/>
            <w:r>
              <w:rPr>
                <w:rStyle w:val="Hyperlink"/>
              </w:rPr>
              <w:t>TE</w:t>
            </w:r>
            <w:r>
              <w:fldChar w:fldCharType="end"/>
            </w:r>
            <w:bookmarkEnd w:id="424"/>
          </w:p>
        </w:tc>
        <w:tc>
          <w:tcPr>
            <w:tcW w:w="2840" w:type="dxa"/>
            <w:tcMar>
              <w:left w:w="58" w:type="dxa"/>
              <w:right w:w="58" w:type="dxa"/>
            </w:tcMar>
          </w:tcPr>
          <w:p w14:paraId="4B59FD8B" w14:textId="77777777" w:rsidR="00BE396E" w:rsidRDefault="00BE396E" w:rsidP="00BE396E">
            <w:pPr>
              <w:pStyle w:val="TableText"/>
            </w:pPr>
            <w:r>
              <w:t>Activity date</w:t>
            </w:r>
          </w:p>
          <w:p w14:paraId="56608CD8" w14:textId="4E6684AA" w:rsidR="00BE396E" w:rsidRDefault="00BE396E" w:rsidP="003962F0">
            <w:pPr>
              <w:pStyle w:val="TableText"/>
            </w:pPr>
            <w:r w:rsidRPr="00576F2C">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51082205" w14:textId="77777777" w:rsidR="00BE396E" w:rsidRDefault="00BE396E" w:rsidP="00BE396E">
            <w:pPr>
              <w:pStyle w:val="TableText"/>
              <w:rPr>
                <w:caps/>
              </w:rPr>
            </w:pPr>
            <w:r>
              <w:rPr>
                <w:caps/>
              </w:rPr>
              <w:t>8 n</w:t>
            </w:r>
          </w:p>
        </w:tc>
        <w:tc>
          <w:tcPr>
            <w:tcW w:w="2340" w:type="dxa"/>
            <w:tcMar>
              <w:left w:w="58" w:type="dxa"/>
              <w:right w:w="58" w:type="dxa"/>
            </w:tcMar>
          </w:tcPr>
          <w:p w14:paraId="400DF4B4" w14:textId="77777777" w:rsidR="00BE396E" w:rsidRDefault="00BE396E" w:rsidP="00BE396E">
            <w:pPr>
              <w:pStyle w:val="TableText"/>
            </w:pPr>
            <w:r>
              <w:t>MMDDYYYY</w:t>
            </w:r>
          </w:p>
        </w:tc>
        <w:tc>
          <w:tcPr>
            <w:tcW w:w="858" w:type="dxa"/>
            <w:tcMar>
              <w:left w:w="58" w:type="dxa"/>
              <w:right w:w="58" w:type="dxa"/>
            </w:tcMar>
          </w:tcPr>
          <w:p w14:paraId="727183E4" w14:textId="77777777" w:rsidR="00BE396E" w:rsidRDefault="00BE396E" w:rsidP="00BE396E">
            <w:pPr>
              <w:pStyle w:val="TableText"/>
            </w:pPr>
            <w:r>
              <w:t>Zeros</w:t>
            </w:r>
          </w:p>
        </w:tc>
        <w:tc>
          <w:tcPr>
            <w:tcW w:w="431" w:type="dxa"/>
          </w:tcPr>
          <w:p w14:paraId="07DDAE41" w14:textId="77777777" w:rsidR="00BE396E" w:rsidRDefault="00BE396E" w:rsidP="00BE396E">
            <w:pPr>
              <w:pStyle w:val="TableText"/>
            </w:pPr>
            <w:r>
              <w:t>X</w:t>
            </w:r>
          </w:p>
        </w:tc>
        <w:tc>
          <w:tcPr>
            <w:tcW w:w="431" w:type="dxa"/>
          </w:tcPr>
          <w:p w14:paraId="5E72A0CB" w14:textId="77777777" w:rsidR="00BE396E" w:rsidRDefault="00BE396E" w:rsidP="00BE396E">
            <w:pPr>
              <w:pStyle w:val="TableText"/>
            </w:pPr>
            <w:r>
              <w:t>X</w:t>
            </w:r>
          </w:p>
        </w:tc>
        <w:tc>
          <w:tcPr>
            <w:tcW w:w="432" w:type="dxa"/>
          </w:tcPr>
          <w:p w14:paraId="6E8F79E3" w14:textId="77777777" w:rsidR="00BE396E" w:rsidRDefault="00BE396E" w:rsidP="00BE396E">
            <w:pPr>
              <w:pStyle w:val="TableText"/>
            </w:pPr>
            <w:r>
              <w:t>X</w:t>
            </w:r>
          </w:p>
        </w:tc>
      </w:tr>
      <w:tr w:rsidR="00BE396E" w14:paraId="7805EDA4" w14:textId="77777777" w:rsidTr="00B04E5B">
        <w:trPr>
          <w:cantSplit/>
          <w:jc w:val="center"/>
        </w:trPr>
        <w:tc>
          <w:tcPr>
            <w:tcW w:w="802" w:type="dxa"/>
            <w:tcMar>
              <w:left w:w="58" w:type="dxa"/>
              <w:right w:w="58" w:type="dxa"/>
            </w:tcMar>
          </w:tcPr>
          <w:p w14:paraId="77DF2617" w14:textId="77777777" w:rsidR="00BE396E" w:rsidRDefault="00BE396E" w:rsidP="00BE396E">
            <w:pPr>
              <w:pStyle w:val="TableText"/>
              <w:rPr>
                <w:color w:val="000000"/>
              </w:rPr>
            </w:pPr>
            <w:r>
              <w:rPr>
                <w:color w:val="000000"/>
              </w:rPr>
              <w:t>1133</w:t>
            </w:r>
          </w:p>
        </w:tc>
        <w:tc>
          <w:tcPr>
            <w:tcW w:w="2227" w:type="dxa"/>
            <w:tcMar>
              <w:left w:w="58" w:type="dxa"/>
              <w:right w:w="58" w:type="dxa"/>
            </w:tcMar>
          </w:tcPr>
          <w:p w14:paraId="46C52E5A" w14:textId="77777777" w:rsidR="00BE396E" w:rsidRDefault="00BE396E" w:rsidP="00BE396E">
            <w:pPr>
              <w:pStyle w:val="TableText"/>
              <w:rPr>
                <w:color w:val="000000"/>
              </w:rPr>
            </w:pPr>
            <w:r>
              <w:rPr>
                <w:color w:val="000000"/>
              </w:rPr>
              <w:t>LOCATION ACTIVITY (1)</w:t>
            </w:r>
          </w:p>
        </w:tc>
        <w:tc>
          <w:tcPr>
            <w:tcW w:w="2943" w:type="dxa"/>
            <w:gridSpan w:val="3"/>
            <w:tcMar>
              <w:left w:w="58" w:type="dxa"/>
              <w:right w:w="58" w:type="dxa"/>
            </w:tcMar>
          </w:tcPr>
          <w:p w14:paraId="158FFF0D" w14:textId="44A671B9" w:rsidR="00BE396E" w:rsidRDefault="00BE396E" w:rsidP="00BE396E">
            <w:pPr>
              <w:pStyle w:val="TableText"/>
              <w:rPr>
                <w:color w:val="000000"/>
              </w:rPr>
            </w:pPr>
            <w:r>
              <w:rPr>
                <w:color w:val="000000"/>
              </w:rPr>
              <w:t>:P:IDR-</w:t>
            </w:r>
            <w:hyperlink r:id="rId373" w:history="1">
              <w:r>
                <w:rPr>
                  <w:rStyle w:val="Hyperlink"/>
                </w:rPr>
                <w:t>LO</w:t>
              </w:r>
              <w:bookmarkStart w:id="430" w:name="_Hlt514735052"/>
              <w:r>
                <w:rPr>
                  <w:rStyle w:val="Hyperlink"/>
                </w:rPr>
                <w:t>C</w:t>
              </w:r>
              <w:bookmarkStart w:id="431" w:name="_Hlt526824890"/>
              <w:bookmarkEnd w:id="430"/>
              <w:r>
                <w:rPr>
                  <w:rStyle w:val="Hyperlink"/>
                </w:rPr>
                <w:t>-</w:t>
              </w:r>
              <w:bookmarkStart w:id="432" w:name="_Hlt11749348"/>
              <w:bookmarkEnd w:id="431"/>
              <w:r>
                <w:rPr>
                  <w:rStyle w:val="Hyperlink"/>
                </w:rPr>
                <w:t>A</w:t>
              </w:r>
              <w:bookmarkEnd w:id="432"/>
              <w:r>
                <w:rPr>
                  <w:rStyle w:val="Hyperlink"/>
                </w:rPr>
                <w:t>CTV-</w:t>
              </w:r>
              <w:bookmarkStart w:id="433" w:name="_Hlt506786794"/>
              <w:r>
                <w:rPr>
                  <w:rStyle w:val="Hyperlink"/>
                </w:rPr>
                <w:t>C</w:t>
              </w:r>
              <w:bookmarkEnd w:id="433"/>
              <w:r>
                <w:rPr>
                  <w:rStyle w:val="Hyperlink"/>
                </w:rPr>
                <w:t>ODE</w:t>
              </w:r>
            </w:hyperlink>
          </w:p>
        </w:tc>
        <w:tc>
          <w:tcPr>
            <w:tcW w:w="2840" w:type="dxa"/>
            <w:tcMar>
              <w:left w:w="58" w:type="dxa"/>
              <w:right w:w="58" w:type="dxa"/>
            </w:tcMar>
          </w:tcPr>
          <w:p w14:paraId="50384CB8" w14:textId="77777777" w:rsidR="00BE396E" w:rsidRDefault="00BE396E" w:rsidP="00BE396E">
            <w:pPr>
              <w:pStyle w:val="TableText"/>
              <w:rPr>
                <w:color w:val="000000"/>
              </w:rPr>
            </w:pPr>
            <w:r>
              <w:rPr>
                <w:color w:val="000000"/>
              </w:rPr>
              <w:t>Front End Activity Code</w:t>
            </w:r>
          </w:p>
          <w:p w14:paraId="1AE41520"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p>
        </w:tc>
        <w:tc>
          <w:tcPr>
            <w:tcW w:w="1080" w:type="dxa"/>
            <w:tcMar>
              <w:left w:w="58" w:type="dxa"/>
              <w:right w:w="58" w:type="dxa"/>
            </w:tcMar>
          </w:tcPr>
          <w:p w14:paraId="3B0B1DC7"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34823B21" w14:textId="77777777" w:rsidR="00BE396E" w:rsidRPr="00865B7A" w:rsidRDefault="00BE396E" w:rsidP="00BE396E">
            <w:pPr>
              <w:pStyle w:val="TableText"/>
            </w:pPr>
            <w:r w:rsidRPr="0042502A">
              <w:rPr>
                <w:b/>
              </w:rPr>
              <w:t>Valid Values:</w:t>
            </w:r>
          </w:p>
          <w:p w14:paraId="032320AE" w14:textId="62014A9D" w:rsidR="00BE396E" w:rsidRPr="0097365E" w:rsidRDefault="00BE396E" w:rsidP="00245396">
            <w:pPr>
              <w:pStyle w:val="TableTextBullet"/>
            </w:pPr>
            <w:r>
              <w:t>A</w:t>
            </w:r>
            <w:r w:rsidR="004D7B21">
              <w:t xml:space="preserve"> – </w:t>
            </w:r>
            <w:r w:rsidRPr="0097365E">
              <w:t>Activation activity</w:t>
            </w:r>
          </w:p>
          <w:p w14:paraId="75A975D2" w14:textId="0651B0E6" w:rsidR="00BE396E" w:rsidRPr="0097365E" w:rsidRDefault="00BE396E" w:rsidP="00245396">
            <w:pPr>
              <w:pStyle w:val="TableTextBullet"/>
            </w:pPr>
            <w:r>
              <w:t>B</w:t>
            </w:r>
            <w:r w:rsidR="004D7B21">
              <w:t xml:space="preserve"> – </w:t>
            </w:r>
            <w:r w:rsidRPr="0097365E">
              <w:t>Location transfer</w:t>
            </w:r>
          </w:p>
          <w:p w14:paraId="0119E57E" w14:textId="7259E709" w:rsidR="00BE396E" w:rsidRPr="0097365E" w:rsidRDefault="00BE396E" w:rsidP="00245396">
            <w:pPr>
              <w:pStyle w:val="TableTextBullet"/>
            </w:pPr>
            <w:r>
              <w:t>C</w:t>
            </w:r>
            <w:r w:rsidR="004D7B21">
              <w:t xml:space="preserve"> – </w:t>
            </w:r>
            <w:r w:rsidRPr="0097365E">
              <w:t>Aged out of previous location</w:t>
            </w:r>
          </w:p>
          <w:p w14:paraId="5985C20D" w14:textId="7CFC0963" w:rsidR="00BE396E" w:rsidRPr="0097365E" w:rsidRDefault="00BE396E" w:rsidP="00245396">
            <w:pPr>
              <w:pStyle w:val="TableTextBullet"/>
            </w:pPr>
            <w:r>
              <w:t>D</w:t>
            </w:r>
            <w:r w:rsidR="004D7B21">
              <w:t xml:space="preserve"> – </w:t>
            </w:r>
            <w:r w:rsidRPr="0097365E">
              <w:t>Delay notice due (for reporting purposes only)</w:t>
            </w:r>
          </w:p>
          <w:p w14:paraId="7B725E29" w14:textId="556965EC" w:rsidR="00BE396E" w:rsidRPr="0097365E" w:rsidRDefault="00BE396E" w:rsidP="00245396">
            <w:pPr>
              <w:pStyle w:val="TableTextBullet"/>
            </w:pPr>
            <w:r>
              <w:t>E</w:t>
            </w:r>
            <w:r w:rsidR="004D7B21">
              <w:t xml:space="preserve"> – </w:t>
            </w:r>
            <w:r w:rsidRPr="0097365E">
              <w:t>First time claim was processed</w:t>
            </w:r>
          </w:p>
          <w:p w14:paraId="6D9356B5" w14:textId="462C7496" w:rsidR="00BE396E" w:rsidRPr="0097365E" w:rsidRDefault="00BE396E" w:rsidP="00245396">
            <w:pPr>
              <w:pStyle w:val="TableTextBullet"/>
            </w:pPr>
            <w:r>
              <w:t>F</w:t>
            </w:r>
            <w:r w:rsidR="004D7B21">
              <w:t xml:space="preserve"> – </w:t>
            </w:r>
            <w:r w:rsidRPr="0097365E">
              <w:t>Maintenance applied from worksheet</w:t>
            </w:r>
          </w:p>
          <w:p w14:paraId="48725BDC" w14:textId="15FEB61D" w:rsidR="00BE396E" w:rsidRPr="0097365E" w:rsidRDefault="00BE396E" w:rsidP="00245396">
            <w:pPr>
              <w:pStyle w:val="TableTextBullet"/>
            </w:pPr>
            <w:r>
              <w:t>G</w:t>
            </w:r>
            <w:r w:rsidR="004D7B21">
              <w:t xml:space="preserve"> – </w:t>
            </w:r>
            <w:r w:rsidRPr="0097365E">
              <w:t>Maintenance applied from worksheet</w:t>
            </w:r>
          </w:p>
          <w:p w14:paraId="4307BF7F" w14:textId="77777777" w:rsidR="00BE396E" w:rsidRDefault="00BE396E" w:rsidP="00245396">
            <w:pPr>
              <w:pStyle w:val="TableTextBullet"/>
            </w:pPr>
            <w:r>
              <w:t>H</w:t>
            </w:r>
            <w:r w:rsidR="004D7B21">
              <w:t xml:space="preserve"> – </w:t>
            </w:r>
            <w:r w:rsidRPr="0097365E">
              <w:t>Maintenance applied from letter</w:t>
            </w:r>
          </w:p>
          <w:p w14:paraId="70B16907" w14:textId="77777777" w:rsidR="00C62B96" w:rsidRPr="0097365E" w:rsidRDefault="00C62B96" w:rsidP="00245396">
            <w:pPr>
              <w:pStyle w:val="TableTextBullet"/>
            </w:pPr>
            <w:r>
              <w:t xml:space="preserve">J – </w:t>
            </w:r>
            <w:r w:rsidRPr="0097365E">
              <w:t>Location adjustment activity</w:t>
            </w:r>
          </w:p>
          <w:p w14:paraId="61171B57" w14:textId="77777777" w:rsidR="00C62B96" w:rsidRPr="0097365E" w:rsidRDefault="00C62B96" w:rsidP="00245396">
            <w:pPr>
              <w:pStyle w:val="TableTextBullet"/>
            </w:pPr>
            <w:r>
              <w:t xml:space="preserve">K – </w:t>
            </w:r>
            <w:r w:rsidRPr="0097365E">
              <w:t>Financial response activity</w:t>
            </w:r>
          </w:p>
          <w:p w14:paraId="4E80C4BA" w14:textId="77777777" w:rsidR="00C62B96" w:rsidRPr="0097365E" w:rsidRDefault="00C62B96" w:rsidP="00245396">
            <w:pPr>
              <w:pStyle w:val="TableTextBullet"/>
            </w:pPr>
            <w:r>
              <w:t xml:space="preserve">L – </w:t>
            </w:r>
            <w:r w:rsidRPr="0097365E">
              <w:t>Letter reprint activity</w:t>
            </w:r>
          </w:p>
          <w:p w14:paraId="3D07F188" w14:textId="77777777" w:rsidR="00C62B96" w:rsidRPr="0097365E" w:rsidRDefault="00C62B96" w:rsidP="00245396">
            <w:pPr>
              <w:pStyle w:val="TableTextBullet"/>
            </w:pPr>
            <w:r>
              <w:t xml:space="preserve">M – </w:t>
            </w:r>
            <w:r w:rsidRPr="0097365E">
              <w:t>MPAP response applied</w:t>
            </w:r>
          </w:p>
          <w:p w14:paraId="74C9BFB3" w14:textId="77777777" w:rsidR="00C62B96" w:rsidRPr="0097365E" w:rsidRDefault="00C62B96" w:rsidP="00245396">
            <w:pPr>
              <w:pStyle w:val="TableTextBullet"/>
            </w:pPr>
            <w:r>
              <w:t xml:space="preserve">N – </w:t>
            </w:r>
            <w:r w:rsidRPr="0097365E">
              <w:t>Claim is missing</w:t>
            </w:r>
          </w:p>
          <w:p w14:paraId="7ACC394C" w14:textId="77777777" w:rsidR="00C62B96" w:rsidRPr="0097365E" w:rsidRDefault="00C62B96" w:rsidP="00245396">
            <w:pPr>
              <w:pStyle w:val="TableTextBullet"/>
            </w:pPr>
            <w:r>
              <w:t xml:space="preserve">O – </w:t>
            </w:r>
            <w:r w:rsidRPr="0097365E">
              <w:t>Adjustment history response applied</w:t>
            </w:r>
          </w:p>
          <w:p w14:paraId="07BF21CF" w14:textId="77777777" w:rsidR="00C62B96" w:rsidRPr="0097365E" w:rsidRDefault="00C62B96" w:rsidP="00245396">
            <w:pPr>
              <w:pStyle w:val="TableTextBullet"/>
            </w:pPr>
            <w:r>
              <w:t xml:space="preserve">Q – </w:t>
            </w:r>
            <w:r w:rsidRPr="0097365E">
              <w:t>CAS activity</w:t>
            </w:r>
          </w:p>
          <w:p w14:paraId="4A80A5CA" w14:textId="77777777" w:rsidR="00C62B96" w:rsidRPr="0097365E" w:rsidRDefault="00C62B96" w:rsidP="00245396">
            <w:pPr>
              <w:pStyle w:val="TableTextBullet"/>
            </w:pPr>
            <w:r>
              <w:t xml:space="preserve">R– </w:t>
            </w:r>
            <w:r w:rsidRPr="0097365E">
              <w:t>Correction document reprint</w:t>
            </w:r>
          </w:p>
          <w:p w14:paraId="44651AF0" w14:textId="77777777" w:rsidR="00C62B96" w:rsidRPr="0097365E" w:rsidRDefault="00C62B96" w:rsidP="00245396">
            <w:pPr>
              <w:pStyle w:val="TableTextBullet"/>
            </w:pPr>
            <w:r>
              <w:t xml:space="preserve">S – </w:t>
            </w:r>
            <w:r w:rsidRPr="0097365E">
              <w:t>TACS activity</w:t>
            </w:r>
          </w:p>
          <w:p w14:paraId="663AD55F" w14:textId="75C739E2" w:rsidR="00C62B96" w:rsidRDefault="00C62B96" w:rsidP="00245396">
            <w:pPr>
              <w:pStyle w:val="TableTextBullet"/>
            </w:pPr>
            <w:r>
              <w:t xml:space="preserve">Space – </w:t>
            </w:r>
            <w:r w:rsidRPr="0097365E">
              <w:t>No activity</w:t>
            </w:r>
          </w:p>
        </w:tc>
        <w:tc>
          <w:tcPr>
            <w:tcW w:w="858" w:type="dxa"/>
            <w:tcMar>
              <w:left w:w="58" w:type="dxa"/>
              <w:right w:w="58" w:type="dxa"/>
            </w:tcMar>
          </w:tcPr>
          <w:p w14:paraId="7A187E2A" w14:textId="77777777" w:rsidR="00BE396E" w:rsidRDefault="00BE396E" w:rsidP="00BE396E">
            <w:pPr>
              <w:pStyle w:val="TableText"/>
            </w:pPr>
            <w:r>
              <w:t>Spaces</w:t>
            </w:r>
          </w:p>
        </w:tc>
        <w:tc>
          <w:tcPr>
            <w:tcW w:w="431" w:type="dxa"/>
          </w:tcPr>
          <w:p w14:paraId="18AD1D9A" w14:textId="77777777" w:rsidR="00BE396E" w:rsidRDefault="00BE396E" w:rsidP="00BE396E">
            <w:pPr>
              <w:pStyle w:val="TableText"/>
            </w:pPr>
            <w:r>
              <w:t>X</w:t>
            </w:r>
          </w:p>
        </w:tc>
        <w:tc>
          <w:tcPr>
            <w:tcW w:w="431" w:type="dxa"/>
          </w:tcPr>
          <w:p w14:paraId="445558AA" w14:textId="77777777" w:rsidR="00BE396E" w:rsidRDefault="00BE396E" w:rsidP="00BE396E">
            <w:pPr>
              <w:pStyle w:val="TableText"/>
            </w:pPr>
            <w:r>
              <w:t>X</w:t>
            </w:r>
          </w:p>
        </w:tc>
        <w:tc>
          <w:tcPr>
            <w:tcW w:w="432" w:type="dxa"/>
          </w:tcPr>
          <w:p w14:paraId="193742AF" w14:textId="77777777" w:rsidR="00BE396E" w:rsidRDefault="00BE396E" w:rsidP="00BE396E">
            <w:pPr>
              <w:pStyle w:val="TableText"/>
            </w:pPr>
            <w:r>
              <w:t>X</w:t>
            </w:r>
          </w:p>
        </w:tc>
      </w:tr>
      <w:tr w:rsidR="00BE396E" w14:paraId="091B5296" w14:textId="77777777" w:rsidTr="00B04E5B">
        <w:trPr>
          <w:cantSplit/>
          <w:jc w:val="center"/>
        </w:trPr>
        <w:tc>
          <w:tcPr>
            <w:tcW w:w="802" w:type="dxa"/>
            <w:tcMar>
              <w:left w:w="58" w:type="dxa"/>
              <w:right w:w="58" w:type="dxa"/>
            </w:tcMar>
          </w:tcPr>
          <w:p w14:paraId="3803029F" w14:textId="2D55561B" w:rsidR="00BE396E" w:rsidRDefault="00BE396E" w:rsidP="00BE396E">
            <w:pPr>
              <w:pStyle w:val="TableText"/>
              <w:rPr>
                <w:color w:val="000000"/>
              </w:rPr>
            </w:pPr>
            <w:r>
              <w:rPr>
                <w:color w:val="000000"/>
              </w:rPr>
              <w:t>1134</w:t>
            </w:r>
            <w:r w:rsidR="00135F82">
              <w:rPr>
                <w:color w:val="000000"/>
              </w:rPr>
              <w:t xml:space="preserve"> – </w:t>
            </w:r>
            <w:r>
              <w:rPr>
                <w:color w:val="000000"/>
              </w:rPr>
              <w:t>1137</w:t>
            </w:r>
          </w:p>
        </w:tc>
        <w:tc>
          <w:tcPr>
            <w:tcW w:w="2227" w:type="dxa"/>
            <w:tcMar>
              <w:left w:w="58" w:type="dxa"/>
              <w:right w:w="58" w:type="dxa"/>
            </w:tcMar>
          </w:tcPr>
          <w:p w14:paraId="66884CC6" w14:textId="77777777" w:rsidR="00BE396E" w:rsidRDefault="00BE396E" w:rsidP="00BE396E">
            <w:pPr>
              <w:pStyle w:val="TableText"/>
            </w:pPr>
            <w:r>
              <w:t>CLERK (2)</w:t>
            </w:r>
          </w:p>
        </w:tc>
        <w:tc>
          <w:tcPr>
            <w:tcW w:w="2943" w:type="dxa"/>
            <w:gridSpan w:val="3"/>
            <w:tcMar>
              <w:left w:w="58" w:type="dxa"/>
              <w:right w:w="58" w:type="dxa"/>
            </w:tcMar>
          </w:tcPr>
          <w:p w14:paraId="15F63EEB" w14:textId="15AE3E8D" w:rsidR="00BE396E" w:rsidRDefault="00BE396E" w:rsidP="00BE396E">
            <w:pPr>
              <w:pStyle w:val="TableText"/>
            </w:pPr>
            <w:r>
              <w:t>:P:IDR-</w:t>
            </w:r>
            <w:hyperlink r:id="rId374" w:history="1">
              <w:r>
                <w:rPr>
                  <w:rStyle w:val="Hyperlink"/>
                </w:rPr>
                <w:t>LOC-CLERK</w:t>
              </w:r>
            </w:hyperlink>
          </w:p>
        </w:tc>
        <w:tc>
          <w:tcPr>
            <w:tcW w:w="2840" w:type="dxa"/>
            <w:tcMar>
              <w:left w:w="58" w:type="dxa"/>
              <w:right w:w="58" w:type="dxa"/>
            </w:tcMar>
          </w:tcPr>
          <w:p w14:paraId="22D881EF" w14:textId="47BAD72D" w:rsidR="00BE396E" w:rsidRDefault="00BE396E" w:rsidP="00BE396E">
            <w:pPr>
              <w:pStyle w:val="TableText"/>
            </w:pPr>
            <w:r>
              <w:t>C</w:t>
            </w:r>
            <w:r w:rsidR="0055725A">
              <w:t>lerk</w:t>
            </w:r>
          </w:p>
          <w:p w14:paraId="66FD6904" w14:textId="77777777" w:rsidR="00BE396E" w:rsidRDefault="00BE396E" w:rsidP="00BE396E">
            <w:pPr>
              <w:pStyle w:val="TableText"/>
            </w:pPr>
            <w:r w:rsidRPr="00E34732">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22B2AB53" w14:textId="77777777" w:rsidR="00BE396E" w:rsidRDefault="00BE396E" w:rsidP="00BE396E">
            <w:pPr>
              <w:pStyle w:val="TableText"/>
              <w:rPr>
                <w:caps/>
              </w:rPr>
            </w:pPr>
            <w:r>
              <w:rPr>
                <w:caps/>
              </w:rPr>
              <w:t>4 C</w:t>
            </w:r>
          </w:p>
        </w:tc>
        <w:tc>
          <w:tcPr>
            <w:tcW w:w="2340" w:type="dxa"/>
            <w:tcMar>
              <w:left w:w="58" w:type="dxa"/>
              <w:right w:w="58" w:type="dxa"/>
            </w:tcMar>
          </w:tcPr>
          <w:p w14:paraId="3B636612" w14:textId="77777777" w:rsidR="00BE396E" w:rsidRDefault="00BE396E" w:rsidP="00BE396E">
            <w:pPr>
              <w:pStyle w:val="TableText"/>
            </w:pPr>
            <w:r>
              <w:t>-</w:t>
            </w:r>
          </w:p>
        </w:tc>
        <w:tc>
          <w:tcPr>
            <w:tcW w:w="858" w:type="dxa"/>
            <w:tcMar>
              <w:left w:w="58" w:type="dxa"/>
              <w:right w:w="58" w:type="dxa"/>
            </w:tcMar>
          </w:tcPr>
          <w:p w14:paraId="6F4F8EFD" w14:textId="77777777" w:rsidR="00BE396E" w:rsidRDefault="00BE396E" w:rsidP="00BE396E">
            <w:pPr>
              <w:pStyle w:val="TableText"/>
            </w:pPr>
            <w:r>
              <w:t>Spaces</w:t>
            </w:r>
          </w:p>
        </w:tc>
        <w:tc>
          <w:tcPr>
            <w:tcW w:w="431" w:type="dxa"/>
          </w:tcPr>
          <w:p w14:paraId="5A2D6091" w14:textId="77777777" w:rsidR="00BE396E" w:rsidRDefault="00BE396E" w:rsidP="00BE396E">
            <w:pPr>
              <w:pStyle w:val="TableText"/>
            </w:pPr>
            <w:r>
              <w:t>X</w:t>
            </w:r>
          </w:p>
        </w:tc>
        <w:tc>
          <w:tcPr>
            <w:tcW w:w="431" w:type="dxa"/>
          </w:tcPr>
          <w:p w14:paraId="19DE80CE" w14:textId="77777777" w:rsidR="00BE396E" w:rsidRDefault="00BE396E" w:rsidP="00BE396E">
            <w:pPr>
              <w:pStyle w:val="TableText"/>
            </w:pPr>
            <w:r>
              <w:t>X</w:t>
            </w:r>
          </w:p>
        </w:tc>
        <w:tc>
          <w:tcPr>
            <w:tcW w:w="432" w:type="dxa"/>
          </w:tcPr>
          <w:p w14:paraId="0800286B" w14:textId="77777777" w:rsidR="00BE396E" w:rsidRDefault="00BE396E" w:rsidP="00BE396E">
            <w:pPr>
              <w:pStyle w:val="TableText"/>
            </w:pPr>
            <w:r>
              <w:t>X</w:t>
            </w:r>
          </w:p>
        </w:tc>
      </w:tr>
      <w:tr w:rsidR="00BE396E" w14:paraId="143488C4" w14:textId="77777777" w:rsidTr="00B04E5B">
        <w:trPr>
          <w:cantSplit/>
          <w:jc w:val="center"/>
        </w:trPr>
        <w:tc>
          <w:tcPr>
            <w:tcW w:w="802" w:type="dxa"/>
            <w:tcMar>
              <w:left w:w="58" w:type="dxa"/>
              <w:right w:w="58" w:type="dxa"/>
            </w:tcMar>
          </w:tcPr>
          <w:p w14:paraId="783C036E" w14:textId="31E869F5" w:rsidR="00BE396E" w:rsidRDefault="00BE396E" w:rsidP="00BE396E">
            <w:pPr>
              <w:pStyle w:val="TableText"/>
              <w:rPr>
                <w:color w:val="000000"/>
              </w:rPr>
            </w:pPr>
            <w:r>
              <w:rPr>
                <w:color w:val="000000"/>
              </w:rPr>
              <w:t>1138</w:t>
            </w:r>
            <w:r w:rsidR="00135F82">
              <w:rPr>
                <w:color w:val="000000"/>
              </w:rPr>
              <w:t xml:space="preserve"> – </w:t>
            </w:r>
            <w:r>
              <w:rPr>
                <w:color w:val="000000"/>
              </w:rPr>
              <w:t>1140</w:t>
            </w:r>
          </w:p>
        </w:tc>
        <w:tc>
          <w:tcPr>
            <w:tcW w:w="2227" w:type="dxa"/>
            <w:tcMar>
              <w:left w:w="58" w:type="dxa"/>
              <w:right w:w="58" w:type="dxa"/>
            </w:tcMar>
          </w:tcPr>
          <w:p w14:paraId="315C82FB" w14:textId="77777777" w:rsidR="00BE396E" w:rsidRDefault="00BE396E" w:rsidP="00BE396E">
            <w:pPr>
              <w:pStyle w:val="TableText"/>
            </w:pPr>
            <w:r>
              <w:t>LOC (2)</w:t>
            </w:r>
          </w:p>
        </w:tc>
        <w:tc>
          <w:tcPr>
            <w:tcW w:w="2943" w:type="dxa"/>
            <w:gridSpan w:val="3"/>
            <w:tcMar>
              <w:left w:w="58" w:type="dxa"/>
              <w:right w:w="58" w:type="dxa"/>
            </w:tcMar>
          </w:tcPr>
          <w:p w14:paraId="45199FF0" w14:textId="69E57B05" w:rsidR="00BE396E" w:rsidRDefault="00BE396E" w:rsidP="00BE396E">
            <w:pPr>
              <w:pStyle w:val="TableText"/>
            </w:pPr>
            <w:r>
              <w:t>:P:IDR-</w:t>
            </w:r>
            <w:hyperlink r:id="rId375" w:history="1">
              <w:r>
                <w:rPr>
                  <w:rStyle w:val="Hyperlink"/>
                </w:rPr>
                <w:t>LOC-CODE</w:t>
              </w:r>
            </w:hyperlink>
          </w:p>
        </w:tc>
        <w:tc>
          <w:tcPr>
            <w:tcW w:w="2840" w:type="dxa"/>
            <w:tcMar>
              <w:left w:w="58" w:type="dxa"/>
              <w:right w:w="58" w:type="dxa"/>
            </w:tcMar>
          </w:tcPr>
          <w:p w14:paraId="0319A258" w14:textId="77777777" w:rsidR="00BE396E" w:rsidRDefault="00BE396E" w:rsidP="00BE396E">
            <w:pPr>
              <w:pStyle w:val="TableText"/>
            </w:pPr>
            <w:r>
              <w:t>Location code</w:t>
            </w:r>
          </w:p>
          <w:p w14:paraId="0975A984" w14:textId="73EF2DF0"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01F4F27E" w14:textId="584FC964" w:rsidR="00BE396E" w:rsidRDefault="00BE396E" w:rsidP="0055725A">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2D078576" w14:textId="77777777" w:rsidR="00BE396E" w:rsidRDefault="00BE396E" w:rsidP="00BE396E">
            <w:pPr>
              <w:pStyle w:val="TableText"/>
              <w:rPr>
                <w:caps/>
              </w:rPr>
            </w:pPr>
            <w:r>
              <w:rPr>
                <w:caps/>
              </w:rPr>
              <w:t>3 c</w:t>
            </w:r>
          </w:p>
        </w:tc>
        <w:tc>
          <w:tcPr>
            <w:tcW w:w="2340" w:type="dxa"/>
            <w:tcMar>
              <w:left w:w="58" w:type="dxa"/>
              <w:right w:w="58" w:type="dxa"/>
            </w:tcMar>
          </w:tcPr>
          <w:p w14:paraId="1497C536" w14:textId="4F88E47D" w:rsidR="00BE396E" w:rsidRDefault="00BE396E" w:rsidP="00BE396E">
            <w:pPr>
              <w:pStyle w:val="TableText"/>
            </w:pPr>
            <w:r>
              <w:t xml:space="preserve">See Basic values specification </w:t>
            </w:r>
            <w:hyperlink r:id="rId376" w:history="1">
              <w:r>
                <w:rPr>
                  <w:rStyle w:val="Hyperlink"/>
                  <w:rFonts w:cs="Courier New"/>
                  <w:szCs w:val="16"/>
                </w:rPr>
                <w:t>S0119010</w:t>
              </w:r>
            </w:hyperlink>
            <w:r>
              <w:t>.</w:t>
            </w:r>
          </w:p>
          <w:p w14:paraId="1D7554D4" w14:textId="726D658E" w:rsidR="00BE396E" w:rsidRDefault="00BE396E" w:rsidP="0055725A">
            <w:pPr>
              <w:pStyle w:val="TableText"/>
            </w:pPr>
            <w:r w:rsidRPr="0055725A">
              <w:rPr>
                <w:b/>
              </w:rPr>
              <w:t>Note:</w:t>
            </w:r>
            <w:r>
              <w:t xml:space="preserve"> A deleted claim is indicated by status value 090.</w:t>
            </w:r>
          </w:p>
        </w:tc>
        <w:tc>
          <w:tcPr>
            <w:tcW w:w="858" w:type="dxa"/>
            <w:tcMar>
              <w:left w:w="58" w:type="dxa"/>
              <w:right w:w="58" w:type="dxa"/>
            </w:tcMar>
          </w:tcPr>
          <w:p w14:paraId="394402F0" w14:textId="77777777" w:rsidR="00BE396E" w:rsidRDefault="00BE396E" w:rsidP="00BE396E">
            <w:pPr>
              <w:pStyle w:val="TableText"/>
            </w:pPr>
            <w:r>
              <w:t>Spaces</w:t>
            </w:r>
          </w:p>
        </w:tc>
        <w:tc>
          <w:tcPr>
            <w:tcW w:w="431" w:type="dxa"/>
          </w:tcPr>
          <w:p w14:paraId="01317454" w14:textId="77777777" w:rsidR="00BE396E" w:rsidRDefault="00BE396E" w:rsidP="00BE396E">
            <w:pPr>
              <w:pStyle w:val="TableText"/>
            </w:pPr>
            <w:r>
              <w:t>X</w:t>
            </w:r>
          </w:p>
        </w:tc>
        <w:tc>
          <w:tcPr>
            <w:tcW w:w="431" w:type="dxa"/>
          </w:tcPr>
          <w:p w14:paraId="61486466" w14:textId="77777777" w:rsidR="00BE396E" w:rsidRDefault="00BE396E" w:rsidP="00BE396E">
            <w:pPr>
              <w:pStyle w:val="TableText"/>
            </w:pPr>
            <w:r>
              <w:t>X</w:t>
            </w:r>
          </w:p>
        </w:tc>
        <w:tc>
          <w:tcPr>
            <w:tcW w:w="432" w:type="dxa"/>
          </w:tcPr>
          <w:p w14:paraId="31408B80" w14:textId="77777777" w:rsidR="00BE396E" w:rsidRDefault="00BE396E" w:rsidP="00BE396E">
            <w:pPr>
              <w:pStyle w:val="TableText"/>
            </w:pPr>
            <w:r>
              <w:t>X</w:t>
            </w:r>
          </w:p>
        </w:tc>
      </w:tr>
      <w:tr w:rsidR="00BE396E" w14:paraId="31AF995D" w14:textId="77777777" w:rsidTr="00B04E5B">
        <w:trPr>
          <w:cantSplit/>
          <w:jc w:val="center"/>
        </w:trPr>
        <w:tc>
          <w:tcPr>
            <w:tcW w:w="802" w:type="dxa"/>
            <w:tcMar>
              <w:left w:w="58" w:type="dxa"/>
              <w:right w:w="58" w:type="dxa"/>
            </w:tcMar>
          </w:tcPr>
          <w:p w14:paraId="3E6F83D2" w14:textId="6FFEBA22" w:rsidR="00BE396E" w:rsidRDefault="00BE396E" w:rsidP="00BE396E">
            <w:pPr>
              <w:pStyle w:val="TableText"/>
              <w:rPr>
                <w:color w:val="000000"/>
              </w:rPr>
            </w:pPr>
            <w:r>
              <w:rPr>
                <w:color w:val="000000"/>
              </w:rPr>
              <w:t>1141</w:t>
            </w:r>
            <w:r w:rsidR="00135F82">
              <w:rPr>
                <w:color w:val="000000"/>
              </w:rPr>
              <w:t xml:space="preserve"> – </w:t>
            </w:r>
            <w:r>
              <w:rPr>
                <w:color w:val="000000"/>
              </w:rPr>
              <w:t>1148</w:t>
            </w:r>
          </w:p>
        </w:tc>
        <w:tc>
          <w:tcPr>
            <w:tcW w:w="2227" w:type="dxa"/>
            <w:tcMar>
              <w:left w:w="58" w:type="dxa"/>
              <w:right w:w="58" w:type="dxa"/>
            </w:tcMar>
          </w:tcPr>
          <w:p w14:paraId="5720E71B" w14:textId="77777777" w:rsidR="00BE396E" w:rsidRDefault="00BE396E" w:rsidP="00BE396E">
            <w:pPr>
              <w:pStyle w:val="TableText"/>
            </w:pPr>
            <w:r>
              <w:t>LOCATION DATE (2)</w:t>
            </w:r>
          </w:p>
        </w:tc>
        <w:tc>
          <w:tcPr>
            <w:tcW w:w="2943" w:type="dxa"/>
            <w:gridSpan w:val="3"/>
            <w:tcMar>
              <w:left w:w="58" w:type="dxa"/>
              <w:right w:w="58" w:type="dxa"/>
            </w:tcMar>
          </w:tcPr>
          <w:p w14:paraId="244ECC27" w14:textId="446B4EB3" w:rsidR="00BE396E" w:rsidRDefault="00BE396E" w:rsidP="00BE396E">
            <w:pPr>
              <w:pStyle w:val="TableText"/>
            </w:pPr>
            <w:r>
              <w:t>:P:IDR-</w:t>
            </w:r>
            <w:hyperlink r:id="rId377" w:history="1">
              <w:r>
                <w:rPr>
                  <w:rStyle w:val="Hyperlink"/>
                </w:rPr>
                <w:t>LOC-DATE</w:t>
              </w:r>
            </w:hyperlink>
          </w:p>
        </w:tc>
        <w:tc>
          <w:tcPr>
            <w:tcW w:w="2840" w:type="dxa"/>
            <w:tcMar>
              <w:left w:w="58" w:type="dxa"/>
              <w:right w:w="58" w:type="dxa"/>
            </w:tcMar>
          </w:tcPr>
          <w:p w14:paraId="7DFAC9BC" w14:textId="77777777" w:rsidR="00BE396E" w:rsidRDefault="00BE396E" w:rsidP="00BE396E">
            <w:pPr>
              <w:pStyle w:val="TableText"/>
            </w:pPr>
            <w:r>
              <w:t>Activity date</w:t>
            </w:r>
          </w:p>
          <w:p w14:paraId="191A1BC6" w14:textId="005B27F5" w:rsidR="00BE396E" w:rsidRDefault="00BE396E" w:rsidP="003962F0">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19A832C1" w14:textId="77777777" w:rsidR="00BE396E" w:rsidRDefault="00BE396E" w:rsidP="00BE396E">
            <w:pPr>
              <w:pStyle w:val="TableText"/>
              <w:rPr>
                <w:caps/>
              </w:rPr>
            </w:pPr>
            <w:r>
              <w:rPr>
                <w:caps/>
              </w:rPr>
              <w:t>8 n</w:t>
            </w:r>
          </w:p>
        </w:tc>
        <w:tc>
          <w:tcPr>
            <w:tcW w:w="2340" w:type="dxa"/>
            <w:tcMar>
              <w:left w:w="58" w:type="dxa"/>
              <w:right w:w="58" w:type="dxa"/>
            </w:tcMar>
          </w:tcPr>
          <w:p w14:paraId="64AFD5F3" w14:textId="77777777" w:rsidR="00BE396E" w:rsidRDefault="00BE396E" w:rsidP="00BE396E">
            <w:pPr>
              <w:pStyle w:val="TableText"/>
            </w:pPr>
            <w:r>
              <w:t>MMDDYYYY</w:t>
            </w:r>
          </w:p>
        </w:tc>
        <w:tc>
          <w:tcPr>
            <w:tcW w:w="858" w:type="dxa"/>
            <w:tcMar>
              <w:left w:w="58" w:type="dxa"/>
              <w:right w:w="58" w:type="dxa"/>
            </w:tcMar>
          </w:tcPr>
          <w:p w14:paraId="48AFC230" w14:textId="77777777" w:rsidR="00BE396E" w:rsidRDefault="00BE396E" w:rsidP="00BE396E">
            <w:pPr>
              <w:pStyle w:val="TableText"/>
            </w:pPr>
            <w:r>
              <w:t>Zeros</w:t>
            </w:r>
          </w:p>
        </w:tc>
        <w:tc>
          <w:tcPr>
            <w:tcW w:w="431" w:type="dxa"/>
          </w:tcPr>
          <w:p w14:paraId="19B98F65" w14:textId="77777777" w:rsidR="00BE396E" w:rsidRDefault="00BE396E" w:rsidP="00BE396E">
            <w:pPr>
              <w:pStyle w:val="TableText"/>
            </w:pPr>
            <w:r>
              <w:t>X</w:t>
            </w:r>
          </w:p>
        </w:tc>
        <w:tc>
          <w:tcPr>
            <w:tcW w:w="431" w:type="dxa"/>
          </w:tcPr>
          <w:p w14:paraId="7EBED501" w14:textId="77777777" w:rsidR="00BE396E" w:rsidRDefault="00BE396E" w:rsidP="00BE396E">
            <w:pPr>
              <w:pStyle w:val="TableText"/>
            </w:pPr>
            <w:r>
              <w:t>X</w:t>
            </w:r>
          </w:p>
        </w:tc>
        <w:tc>
          <w:tcPr>
            <w:tcW w:w="432" w:type="dxa"/>
          </w:tcPr>
          <w:p w14:paraId="79FE73DB" w14:textId="77777777" w:rsidR="00BE396E" w:rsidRDefault="00BE396E" w:rsidP="00BE396E">
            <w:pPr>
              <w:pStyle w:val="TableText"/>
            </w:pPr>
            <w:r>
              <w:t>X</w:t>
            </w:r>
          </w:p>
        </w:tc>
      </w:tr>
      <w:tr w:rsidR="00BE396E" w14:paraId="0742D26A" w14:textId="77777777" w:rsidTr="00B04E5B">
        <w:trPr>
          <w:cantSplit/>
          <w:jc w:val="center"/>
        </w:trPr>
        <w:tc>
          <w:tcPr>
            <w:tcW w:w="802" w:type="dxa"/>
            <w:tcMar>
              <w:left w:w="58" w:type="dxa"/>
              <w:right w:w="58" w:type="dxa"/>
            </w:tcMar>
          </w:tcPr>
          <w:p w14:paraId="389B418E" w14:textId="77777777" w:rsidR="00BE396E" w:rsidRDefault="00BE396E" w:rsidP="00BE396E">
            <w:pPr>
              <w:pStyle w:val="TableText"/>
              <w:rPr>
                <w:color w:val="000000"/>
              </w:rPr>
            </w:pPr>
            <w:r>
              <w:rPr>
                <w:color w:val="000000"/>
              </w:rPr>
              <w:t>1149</w:t>
            </w:r>
          </w:p>
        </w:tc>
        <w:tc>
          <w:tcPr>
            <w:tcW w:w="2227" w:type="dxa"/>
            <w:tcMar>
              <w:left w:w="58" w:type="dxa"/>
              <w:right w:w="58" w:type="dxa"/>
            </w:tcMar>
          </w:tcPr>
          <w:p w14:paraId="372EA3FA" w14:textId="77777777" w:rsidR="00BE396E" w:rsidRDefault="00BE396E" w:rsidP="00BE396E">
            <w:pPr>
              <w:pStyle w:val="TableText"/>
              <w:rPr>
                <w:color w:val="000000"/>
              </w:rPr>
            </w:pPr>
            <w:r>
              <w:rPr>
                <w:color w:val="000000"/>
              </w:rPr>
              <w:t>LOCATION ACTIVITY (2)</w:t>
            </w:r>
          </w:p>
        </w:tc>
        <w:tc>
          <w:tcPr>
            <w:tcW w:w="2943" w:type="dxa"/>
            <w:gridSpan w:val="3"/>
            <w:tcMar>
              <w:left w:w="58" w:type="dxa"/>
              <w:right w:w="58" w:type="dxa"/>
            </w:tcMar>
          </w:tcPr>
          <w:p w14:paraId="13557AED" w14:textId="7CD968A1" w:rsidR="00BE396E" w:rsidRDefault="00BE396E" w:rsidP="00BE396E">
            <w:pPr>
              <w:pStyle w:val="TableText"/>
              <w:rPr>
                <w:color w:val="000000"/>
              </w:rPr>
            </w:pPr>
            <w:r>
              <w:rPr>
                <w:color w:val="000000"/>
              </w:rPr>
              <w:t>:P:IDR-</w:t>
            </w:r>
            <w:hyperlink r:id="rId378" w:history="1">
              <w:r>
                <w:rPr>
                  <w:rStyle w:val="Hyperlink"/>
                </w:rPr>
                <w:t>LOC-ACTV-CODE</w:t>
              </w:r>
            </w:hyperlink>
          </w:p>
        </w:tc>
        <w:tc>
          <w:tcPr>
            <w:tcW w:w="2840" w:type="dxa"/>
            <w:tcMar>
              <w:left w:w="58" w:type="dxa"/>
              <w:right w:w="58" w:type="dxa"/>
            </w:tcMar>
          </w:tcPr>
          <w:p w14:paraId="5159860D" w14:textId="77777777" w:rsidR="00BE396E" w:rsidRDefault="00BE396E" w:rsidP="00BE396E">
            <w:pPr>
              <w:pStyle w:val="TableText"/>
              <w:rPr>
                <w:color w:val="000000"/>
              </w:rPr>
            </w:pPr>
            <w:r>
              <w:rPr>
                <w:color w:val="000000"/>
              </w:rPr>
              <w:t>Front End Activity Code</w:t>
            </w:r>
          </w:p>
          <w:p w14:paraId="72788426"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p>
        </w:tc>
        <w:tc>
          <w:tcPr>
            <w:tcW w:w="1080" w:type="dxa"/>
            <w:tcMar>
              <w:left w:w="58" w:type="dxa"/>
              <w:right w:w="58" w:type="dxa"/>
            </w:tcMar>
          </w:tcPr>
          <w:p w14:paraId="1472A76F"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0D8E0A18" w14:textId="77777777" w:rsidR="00BE396E" w:rsidRPr="00865B7A" w:rsidRDefault="00BE396E" w:rsidP="00BE396E">
            <w:pPr>
              <w:pStyle w:val="TableText"/>
            </w:pPr>
            <w:r w:rsidRPr="0042502A">
              <w:rPr>
                <w:b/>
              </w:rPr>
              <w:t>Valid Values:</w:t>
            </w:r>
          </w:p>
          <w:p w14:paraId="1D25FA1C" w14:textId="591E6DCC" w:rsidR="00BE396E" w:rsidRPr="0097365E" w:rsidRDefault="00BE396E" w:rsidP="00245396">
            <w:pPr>
              <w:pStyle w:val="TableTextBullet"/>
            </w:pPr>
            <w:r w:rsidRPr="0097365E">
              <w:t xml:space="preserve">A </w:t>
            </w:r>
            <w:r w:rsidR="0055725A">
              <w:t xml:space="preserve">– </w:t>
            </w:r>
            <w:r w:rsidRPr="0097365E">
              <w:t>Activation activity</w:t>
            </w:r>
          </w:p>
          <w:p w14:paraId="54F8D146" w14:textId="31044F9E" w:rsidR="00BE396E" w:rsidRPr="0097365E" w:rsidRDefault="00BE396E" w:rsidP="00245396">
            <w:pPr>
              <w:pStyle w:val="TableTextBullet"/>
            </w:pPr>
            <w:r w:rsidRPr="0097365E">
              <w:t xml:space="preserve">B </w:t>
            </w:r>
            <w:r w:rsidR="0055725A">
              <w:t xml:space="preserve">– </w:t>
            </w:r>
            <w:r w:rsidRPr="0097365E">
              <w:t>Location transfer</w:t>
            </w:r>
          </w:p>
          <w:p w14:paraId="688140BF" w14:textId="7FDD7F09" w:rsidR="00BE396E" w:rsidRPr="0097365E" w:rsidRDefault="00BE396E" w:rsidP="00245396">
            <w:pPr>
              <w:pStyle w:val="TableTextBullet"/>
            </w:pPr>
            <w:r w:rsidRPr="0097365E">
              <w:t xml:space="preserve">C </w:t>
            </w:r>
            <w:r w:rsidR="0055725A">
              <w:t xml:space="preserve">– </w:t>
            </w:r>
            <w:r w:rsidRPr="0097365E">
              <w:t>Aged out of previous location</w:t>
            </w:r>
          </w:p>
          <w:p w14:paraId="419DC2D1" w14:textId="3B6554A8" w:rsidR="00BE396E" w:rsidRPr="0097365E" w:rsidRDefault="00BE396E" w:rsidP="00245396">
            <w:pPr>
              <w:pStyle w:val="TableTextBullet"/>
            </w:pPr>
            <w:r w:rsidRPr="0097365E">
              <w:t xml:space="preserve">D </w:t>
            </w:r>
            <w:r w:rsidR="0055725A">
              <w:t xml:space="preserve">– </w:t>
            </w:r>
            <w:r w:rsidRPr="0097365E">
              <w:t>Delay notice due (for reporting purposes only)</w:t>
            </w:r>
          </w:p>
          <w:p w14:paraId="5C47A730" w14:textId="3802BAE1" w:rsidR="00BE396E" w:rsidRPr="0097365E" w:rsidRDefault="00BE396E" w:rsidP="00245396">
            <w:pPr>
              <w:pStyle w:val="TableTextBullet"/>
            </w:pPr>
            <w:r w:rsidRPr="0097365E">
              <w:t xml:space="preserve">E </w:t>
            </w:r>
            <w:r w:rsidR="0055725A">
              <w:t xml:space="preserve">– </w:t>
            </w:r>
            <w:r w:rsidRPr="0097365E">
              <w:t>First time claim was processed</w:t>
            </w:r>
          </w:p>
          <w:p w14:paraId="43E5BF6B" w14:textId="249FDDC1" w:rsidR="00BE396E" w:rsidRPr="0097365E" w:rsidRDefault="00BE396E" w:rsidP="00245396">
            <w:pPr>
              <w:pStyle w:val="TableTextBullet"/>
            </w:pPr>
            <w:r w:rsidRPr="0097365E">
              <w:t xml:space="preserve">F </w:t>
            </w:r>
            <w:r w:rsidR="0055725A">
              <w:t xml:space="preserve">– </w:t>
            </w:r>
            <w:r w:rsidRPr="0097365E">
              <w:t>Maintenance applied from worksheet</w:t>
            </w:r>
          </w:p>
          <w:p w14:paraId="5FED43AF" w14:textId="553E4FD9" w:rsidR="00BE396E" w:rsidRPr="0097365E" w:rsidRDefault="00BE396E" w:rsidP="00245396">
            <w:pPr>
              <w:pStyle w:val="TableTextBullet"/>
            </w:pPr>
            <w:r w:rsidRPr="0097365E">
              <w:t xml:space="preserve">G </w:t>
            </w:r>
            <w:r w:rsidR="0055725A">
              <w:t xml:space="preserve">– </w:t>
            </w:r>
            <w:r w:rsidRPr="0097365E">
              <w:t>Maintenance applied from worksheet</w:t>
            </w:r>
          </w:p>
          <w:p w14:paraId="2C4A8C48" w14:textId="18EE2177" w:rsidR="00BE396E" w:rsidRPr="0097365E" w:rsidRDefault="00BE396E" w:rsidP="00245396">
            <w:pPr>
              <w:pStyle w:val="TableTextBullet"/>
            </w:pPr>
            <w:r w:rsidRPr="0097365E">
              <w:t xml:space="preserve">H </w:t>
            </w:r>
            <w:r w:rsidR="0055725A">
              <w:t xml:space="preserve">– </w:t>
            </w:r>
            <w:r w:rsidRPr="0097365E">
              <w:t>Maintenance applied from letter</w:t>
            </w:r>
          </w:p>
          <w:p w14:paraId="315F4F94" w14:textId="77777777" w:rsidR="00BE396E" w:rsidRPr="00C62B96" w:rsidRDefault="00BE396E" w:rsidP="00245396">
            <w:pPr>
              <w:pStyle w:val="TableTextBullet"/>
              <w:rPr>
                <w:b/>
              </w:rPr>
            </w:pPr>
            <w:r w:rsidRPr="0097365E">
              <w:t xml:space="preserve">J </w:t>
            </w:r>
            <w:r w:rsidR="0055725A">
              <w:t xml:space="preserve">– </w:t>
            </w:r>
            <w:r w:rsidRPr="0097365E">
              <w:t>Location adjustment activity</w:t>
            </w:r>
          </w:p>
          <w:p w14:paraId="24541490" w14:textId="77777777" w:rsidR="00C62B96" w:rsidRPr="0097365E" w:rsidRDefault="00C62B96" w:rsidP="00245396">
            <w:pPr>
              <w:pStyle w:val="TableTextBullet"/>
            </w:pPr>
            <w:r w:rsidRPr="0097365E">
              <w:t xml:space="preserve">K </w:t>
            </w:r>
            <w:r>
              <w:t xml:space="preserve">– </w:t>
            </w:r>
            <w:r w:rsidRPr="0097365E">
              <w:t>Financial response activity</w:t>
            </w:r>
          </w:p>
          <w:p w14:paraId="48A5AB68" w14:textId="77777777" w:rsidR="00C62B96" w:rsidRPr="0097365E" w:rsidRDefault="00C62B96" w:rsidP="00245396">
            <w:pPr>
              <w:pStyle w:val="TableTextBullet"/>
            </w:pPr>
            <w:r w:rsidRPr="0097365E">
              <w:t xml:space="preserve">L </w:t>
            </w:r>
            <w:r>
              <w:t xml:space="preserve">– </w:t>
            </w:r>
            <w:r w:rsidRPr="0097365E">
              <w:t>Letter reprint activity</w:t>
            </w:r>
          </w:p>
          <w:p w14:paraId="16AD9F7B" w14:textId="77777777" w:rsidR="00C62B96" w:rsidRPr="0097365E" w:rsidRDefault="00C62B96" w:rsidP="00245396">
            <w:pPr>
              <w:pStyle w:val="TableTextBullet"/>
            </w:pPr>
            <w:r w:rsidRPr="0097365E">
              <w:t xml:space="preserve">M </w:t>
            </w:r>
            <w:r>
              <w:t xml:space="preserve">– </w:t>
            </w:r>
            <w:r w:rsidRPr="0097365E">
              <w:t>MPAP response applied</w:t>
            </w:r>
          </w:p>
          <w:p w14:paraId="1DCBFE56" w14:textId="77777777" w:rsidR="00C62B96" w:rsidRPr="0097365E" w:rsidRDefault="00C62B96" w:rsidP="00245396">
            <w:pPr>
              <w:pStyle w:val="TableTextBullet"/>
            </w:pPr>
            <w:r w:rsidRPr="0097365E">
              <w:t xml:space="preserve">N </w:t>
            </w:r>
            <w:r>
              <w:t xml:space="preserve">– </w:t>
            </w:r>
            <w:r w:rsidRPr="0097365E">
              <w:t>Claim is missing</w:t>
            </w:r>
          </w:p>
          <w:p w14:paraId="35E8FC1D" w14:textId="77777777" w:rsidR="00C62B96" w:rsidRPr="0097365E" w:rsidRDefault="00C62B96" w:rsidP="00245396">
            <w:pPr>
              <w:pStyle w:val="TableTextBullet"/>
            </w:pPr>
            <w:r w:rsidRPr="0097365E">
              <w:t xml:space="preserve">O </w:t>
            </w:r>
            <w:r>
              <w:t xml:space="preserve">– </w:t>
            </w:r>
            <w:r w:rsidRPr="0097365E">
              <w:t>Adjustment history response applied</w:t>
            </w:r>
          </w:p>
          <w:p w14:paraId="461CBA54" w14:textId="77777777" w:rsidR="00C62B96" w:rsidRPr="0097365E" w:rsidRDefault="00C62B96" w:rsidP="00245396">
            <w:pPr>
              <w:pStyle w:val="TableTextBullet"/>
            </w:pPr>
            <w:r w:rsidRPr="0097365E">
              <w:t xml:space="preserve">Q </w:t>
            </w:r>
            <w:r>
              <w:t xml:space="preserve">– </w:t>
            </w:r>
            <w:r w:rsidRPr="0097365E">
              <w:t>CAS activity</w:t>
            </w:r>
          </w:p>
          <w:p w14:paraId="57250188" w14:textId="77777777" w:rsidR="00C62B96" w:rsidRPr="0097365E" w:rsidRDefault="00C62B96" w:rsidP="00245396">
            <w:pPr>
              <w:pStyle w:val="TableTextBullet"/>
            </w:pPr>
            <w:r w:rsidRPr="0097365E">
              <w:t xml:space="preserve">R </w:t>
            </w:r>
            <w:r>
              <w:t xml:space="preserve">– </w:t>
            </w:r>
            <w:r w:rsidRPr="0097365E">
              <w:t>Correction document reprint</w:t>
            </w:r>
          </w:p>
          <w:p w14:paraId="41B89027" w14:textId="77777777" w:rsidR="00C62B96" w:rsidRPr="0097365E" w:rsidRDefault="00C62B96" w:rsidP="00245396">
            <w:pPr>
              <w:pStyle w:val="TableTextBullet"/>
            </w:pPr>
            <w:r w:rsidRPr="0097365E">
              <w:t xml:space="preserve">S </w:t>
            </w:r>
            <w:r>
              <w:t xml:space="preserve">– </w:t>
            </w:r>
            <w:r w:rsidRPr="0097365E">
              <w:t>TACS activity</w:t>
            </w:r>
          </w:p>
          <w:p w14:paraId="42F47BB9" w14:textId="607F0886" w:rsidR="00C62B96" w:rsidRDefault="00C62B96" w:rsidP="00245396">
            <w:pPr>
              <w:pStyle w:val="TableTextBullet"/>
              <w:rPr>
                <w:b/>
              </w:rPr>
            </w:pPr>
            <w:r w:rsidRPr="0097365E">
              <w:t>Space</w:t>
            </w:r>
            <w:r>
              <w:t xml:space="preserve"> – </w:t>
            </w:r>
            <w:r w:rsidRPr="0097365E">
              <w:t>No activity</w:t>
            </w:r>
          </w:p>
        </w:tc>
        <w:tc>
          <w:tcPr>
            <w:tcW w:w="858" w:type="dxa"/>
            <w:tcMar>
              <w:left w:w="58" w:type="dxa"/>
              <w:right w:w="58" w:type="dxa"/>
            </w:tcMar>
          </w:tcPr>
          <w:p w14:paraId="383B52AE" w14:textId="77777777" w:rsidR="00BE396E" w:rsidRDefault="00BE396E" w:rsidP="00BE396E">
            <w:pPr>
              <w:pStyle w:val="TableText"/>
            </w:pPr>
            <w:r>
              <w:t>Spaces</w:t>
            </w:r>
          </w:p>
        </w:tc>
        <w:tc>
          <w:tcPr>
            <w:tcW w:w="431" w:type="dxa"/>
          </w:tcPr>
          <w:p w14:paraId="56DFBB52" w14:textId="77777777" w:rsidR="00BE396E" w:rsidRDefault="00BE396E" w:rsidP="00BE396E">
            <w:pPr>
              <w:pStyle w:val="TableText"/>
            </w:pPr>
            <w:r>
              <w:t>X</w:t>
            </w:r>
          </w:p>
        </w:tc>
        <w:tc>
          <w:tcPr>
            <w:tcW w:w="431" w:type="dxa"/>
          </w:tcPr>
          <w:p w14:paraId="60221805" w14:textId="77777777" w:rsidR="00BE396E" w:rsidRDefault="00BE396E" w:rsidP="00BE396E">
            <w:pPr>
              <w:pStyle w:val="TableText"/>
            </w:pPr>
            <w:r>
              <w:t>X</w:t>
            </w:r>
          </w:p>
        </w:tc>
        <w:tc>
          <w:tcPr>
            <w:tcW w:w="432" w:type="dxa"/>
          </w:tcPr>
          <w:p w14:paraId="170072DA" w14:textId="77777777" w:rsidR="00BE396E" w:rsidRDefault="00BE396E" w:rsidP="00BE396E">
            <w:pPr>
              <w:pStyle w:val="TableText"/>
            </w:pPr>
            <w:r>
              <w:t>X</w:t>
            </w:r>
          </w:p>
        </w:tc>
      </w:tr>
      <w:tr w:rsidR="00BE396E" w14:paraId="1B9972F8" w14:textId="77777777" w:rsidTr="00B04E5B">
        <w:trPr>
          <w:cantSplit/>
          <w:jc w:val="center"/>
        </w:trPr>
        <w:tc>
          <w:tcPr>
            <w:tcW w:w="802" w:type="dxa"/>
            <w:tcMar>
              <w:left w:w="58" w:type="dxa"/>
              <w:right w:w="58" w:type="dxa"/>
            </w:tcMar>
          </w:tcPr>
          <w:p w14:paraId="592B4A85" w14:textId="64D3388A" w:rsidR="00BE396E" w:rsidRDefault="00BE396E" w:rsidP="00BE396E">
            <w:pPr>
              <w:pStyle w:val="TableText"/>
              <w:rPr>
                <w:color w:val="000000"/>
              </w:rPr>
            </w:pPr>
            <w:r>
              <w:rPr>
                <w:color w:val="000000"/>
              </w:rPr>
              <w:t>1150</w:t>
            </w:r>
            <w:r w:rsidR="00135F82">
              <w:rPr>
                <w:color w:val="000000"/>
              </w:rPr>
              <w:t xml:space="preserve"> – </w:t>
            </w:r>
            <w:r>
              <w:rPr>
                <w:color w:val="000000"/>
              </w:rPr>
              <w:t>1153</w:t>
            </w:r>
          </w:p>
        </w:tc>
        <w:tc>
          <w:tcPr>
            <w:tcW w:w="2227" w:type="dxa"/>
            <w:tcMar>
              <w:left w:w="58" w:type="dxa"/>
              <w:right w:w="58" w:type="dxa"/>
            </w:tcMar>
          </w:tcPr>
          <w:p w14:paraId="6CD6B578" w14:textId="77777777" w:rsidR="00BE396E" w:rsidRDefault="00BE396E" w:rsidP="00BE396E">
            <w:pPr>
              <w:pStyle w:val="TableText"/>
            </w:pPr>
            <w:r>
              <w:t>CLERK (3)</w:t>
            </w:r>
          </w:p>
        </w:tc>
        <w:tc>
          <w:tcPr>
            <w:tcW w:w="2943" w:type="dxa"/>
            <w:gridSpan w:val="3"/>
            <w:tcMar>
              <w:left w:w="58" w:type="dxa"/>
              <w:right w:w="58" w:type="dxa"/>
            </w:tcMar>
          </w:tcPr>
          <w:p w14:paraId="03FC9EAE" w14:textId="1BECD3E5" w:rsidR="00BE396E" w:rsidRDefault="00BE396E" w:rsidP="00BE396E">
            <w:pPr>
              <w:pStyle w:val="TableText"/>
            </w:pPr>
            <w:r>
              <w:t>:P:IDR-</w:t>
            </w:r>
            <w:hyperlink r:id="rId379" w:history="1">
              <w:r>
                <w:rPr>
                  <w:rStyle w:val="Hyperlink"/>
                </w:rPr>
                <w:t>LOC-CLERK</w:t>
              </w:r>
            </w:hyperlink>
          </w:p>
        </w:tc>
        <w:tc>
          <w:tcPr>
            <w:tcW w:w="2840" w:type="dxa"/>
            <w:tcMar>
              <w:left w:w="58" w:type="dxa"/>
              <w:right w:w="58" w:type="dxa"/>
            </w:tcMar>
          </w:tcPr>
          <w:p w14:paraId="0D6023D9" w14:textId="77777777" w:rsidR="00BE396E" w:rsidRDefault="00BE396E" w:rsidP="00BE396E">
            <w:pPr>
              <w:pStyle w:val="TableText"/>
            </w:pPr>
            <w:r>
              <w:t>CLERK</w:t>
            </w:r>
          </w:p>
          <w:p w14:paraId="3C4BFCDF" w14:textId="77777777" w:rsidR="00BE396E" w:rsidRDefault="00BE396E" w:rsidP="00BE396E">
            <w:pPr>
              <w:pStyle w:val="TableText"/>
            </w:pPr>
            <w:r w:rsidRPr="00E34732">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4A30C3F6" w14:textId="77777777" w:rsidR="00BE396E" w:rsidRDefault="00BE396E" w:rsidP="00BE396E">
            <w:pPr>
              <w:pStyle w:val="TableText"/>
              <w:rPr>
                <w:caps/>
              </w:rPr>
            </w:pPr>
            <w:r>
              <w:rPr>
                <w:caps/>
              </w:rPr>
              <w:t>4 C</w:t>
            </w:r>
          </w:p>
        </w:tc>
        <w:tc>
          <w:tcPr>
            <w:tcW w:w="2340" w:type="dxa"/>
            <w:tcMar>
              <w:left w:w="58" w:type="dxa"/>
              <w:right w:w="58" w:type="dxa"/>
            </w:tcMar>
          </w:tcPr>
          <w:p w14:paraId="4BDAA31C" w14:textId="77777777" w:rsidR="00BE396E" w:rsidRDefault="00BE396E" w:rsidP="00BE396E">
            <w:pPr>
              <w:pStyle w:val="TableText"/>
            </w:pPr>
            <w:r>
              <w:t>-</w:t>
            </w:r>
          </w:p>
        </w:tc>
        <w:tc>
          <w:tcPr>
            <w:tcW w:w="858" w:type="dxa"/>
            <w:tcMar>
              <w:left w:w="58" w:type="dxa"/>
              <w:right w:w="58" w:type="dxa"/>
            </w:tcMar>
          </w:tcPr>
          <w:p w14:paraId="1DB054D9" w14:textId="77777777" w:rsidR="00BE396E" w:rsidRDefault="00BE396E" w:rsidP="00BE396E">
            <w:pPr>
              <w:pStyle w:val="TableText"/>
            </w:pPr>
            <w:r>
              <w:t>Spaces</w:t>
            </w:r>
          </w:p>
        </w:tc>
        <w:tc>
          <w:tcPr>
            <w:tcW w:w="431" w:type="dxa"/>
          </w:tcPr>
          <w:p w14:paraId="10B3BCFC" w14:textId="77777777" w:rsidR="00BE396E" w:rsidRDefault="00BE396E" w:rsidP="00BE396E">
            <w:pPr>
              <w:pStyle w:val="TableText"/>
            </w:pPr>
            <w:r>
              <w:t>X</w:t>
            </w:r>
          </w:p>
        </w:tc>
        <w:tc>
          <w:tcPr>
            <w:tcW w:w="431" w:type="dxa"/>
          </w:tcPr>
          <w:p w14:paraId="5A65D335" w14:textId="77777777" w:rsidR="00BE396E" w:rsidRDefault="00BE396E" w:rsidP="00BE396E">
            <w:pPr>
              <w:pStyle w:val="TableText"/>
            </w:pPr>
            <w:r>
              <w:t>X</w:t>
            </w:r>
          </w:p>
        </w:tc>
        <w:tc>
          <w:tcPr>
            <w:tcW w:w="432" w:type="dxa"/>
          </w:tcPr>
          <w:p w14:paraId="0F6472EC" w14:textId="77777777" w:rsidR="00BE396E" w:rsidRDefault="00BE396E" w:rsidP="00BE396E">
            <w:pPr>
              <w:pStyle w:val="TableText"/>
            </w:pPr>
            <w:r>
              <w:t>X</w:t>
            </w:r>
          </w:p>
        </w:tc>
      </w:tr>
      <w:tr w:rsidR="00BE396E" w14:paraId="0EBD16A9" w14:textId="77777777" w:rsidTr="00B04E5B">
        <w:trPr>
          <w:cantSplit/>
          <w:jc w:val="center"/>
        </w:trPr>
        <w:tc>
          <w:tcPr>
            <w:tcW w:w="802" w:type="dxa"/>
            <w:tcMar>
              <w:left w:w="58" w:type="dxa"/>
              <w:right w:w="58" w:type="dxa"/>
            </w:tcMar>
          </w:tcPr>
          <w:p w14:paraId="68DC6683" w14:textId="56CF14A1" w:rsidR="00BE396E" w:rsidRDefault="00BE396E" w:rsidP="00BE396E">
            <w:pPr>
              <w:pStyle w:val="TableText"/>
              <w:rPr>
                <w:color w:val="000000"/>
              </w:rPr>
            </w:pPr>
            <w:r>
              <w:rPr>
                <w:color w:val="000000"/>
              </w:rPr>
              <w:t>1154</w:t>
            </w:r>
            <w:r w:rsidR="00135F82">
              <w:rPr>
                <w:color w:val="000000"/>
              </w:rPr>
              <w:t xml:space="preserve"> – </w:t>
            </w:r>
            <w:r>
              <w:rPr>
                <w:color w:val="000000"/>
              </w:rPr>
              <w:t>1156</w:t>
            </w:r>
          </w:p>
        </w:tc>
        <w:tc>
          <w:tcPr>
            <w:tcW w:w="2227" w:type="dxa"/>
            <w:tcMar>
              <w:left w:w="58" w:type="dxa"/>
              <w:right w:w="58" w:type="dxa"/>
            </w:tcMar>
          </w:tcPr>
          <w:p w14:paraId="6A55A84C" w14:textId="77777777" w:rsidR="00BE396E" w:rsidRDefault="00BE396E" w:rsidP="00BE396E">
            <w:pPr>
              <w:pStyle w:val="TableText"/>
            </w:pPr>
            <w:r>
              <w:t>LOC (3)</w:t>
            </w:r>
          </w:p>
        </w:tc>
        <w:tc>
          <w:tcPr>
            <w:tcW w:w="2943" w:type="dxa"/>
            <w:gridSpan w:val="3"/>
            <w:tcMar>
              <w:left w:w="58" w:type="dxa"/>
              <w:right w:w="58" w:type="dxa"/>
            </w:tcMar>
          </w:tcPr>
          <w:p w14:paraId="73265D59" w14:textId="27F5EC02" w:rsidR="00BE396E" w:rsidRDefault="00BE396E" w:rsidP="00BE396E">
            <w:pPr>
              <w:pStyle w:val="TableText"/>
            </w:pPr>
            <w:r>
              <w:t>:P:IDR-</w:t>
            </w:r>
            <w:hyperlink r:id="rId380" w:history="1">
              <w:r>
                <w:rPr>
                  <w:rStyle w:val="Hyperlink"/>
                </w:rPr>
                <w:t>LOC-CODE</w:t>
              </w:r>
            </w:hyperlink>
          </w:p>
        </w:tc>
        <w:tc>
          <w:tcPr>
            <w:tcW w:w="2840" w:type="dxa"/>
            <w:tcMar>
              <w:left w:w="58" w:type="dxa"/>
              <w:right w:w="58" w:type="dxa"/>
            </w:tcMar>
          </w:tcPr>
          <w:p w14:paraId="21D81532" w14:textId="77777777" w:rsidR="00BE396E" w:rsidRDefault="00BE396E" w:rsidP="00BE396E">
            <w:pPr>
              <w:pStyle w:val="TableText"/>
            </w:pPr>
            <w:r>
              <w:t>Location code</w:t>
            </w:r>
          </w:p>
          <w:p w14:paraId="79B1EE5C" w14:textId="2EC0E7CB"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3A123F66" w14:textId="3DDF8FD1" w:rsidR="00BE396E" w:rsidRDefault="00BE396E" w:rsidP="0055725A">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69170F2F" w14:textId="77777777" w:rsidR="00BE396E" w:rsidRDefault="00BE396E" w:rsidP="00BE396E">
            <w:pPr>
              <w:pStyle w:val="TableText"/>
              <w:rPr>
                <w:caps/>
              </w:rPr>
            </w:pPr>
            <w:r>
              <w:rPr>
                <w:caps/>
              </w:rPr>
              <w:t>3 c</w:t>
            </w:r>
          </w:p>
        </w:tc>
        <w:tc>
          <w:tcPr>
            <w:tcW w:w="2340" w:type="dxa"/>
            <w:tcMar>
              <w:left w:w="58" w:type="dxa"/>
              <w:right w:w="58" w:type="dxa"/>
            </w:tcMar>
          </w:tcPr>
          <w:p w14:paraId="34AE63D4" w14:textId="65F3C571" w:rsidR="00BE396E" w:rsidRDefault="00BE396E" w:rsidP="00BE396E">
            <w:pPr>
              <w:pStyle w:val="TableText"/>
            </w:pPr>
            <w:r>
              <w:t xml:space="preserve">See Basic values specification </w:t>
            </w:r>
            <w:hyperlink r:id="rId381" w:history="1">
              <w:r>
                <w:rPr>
                  <w:rStyle w:val="Hyperlink"/>
                  <w:rFonts w:cs="Courier New"/>
                  <w:szCs w:val="16"/>
                </w:rPr>
                <w:t>S0119010</w:t>
              </w:r>
            </w:hyperlink>
            <w:r>
              <w:t>.</w:t>
            </w:r>
          </w:p>
          <w:p w14:paraId="2138891E" w14:textId="65892B25" w:rsidR="00BE396E" w:rsidRDefault="00BE396E" w:rsidP="0055725A">
            <w:pPr>
              <w:pStyle w:val="TableText"/>
            </w:pPr>
            <w:r w:rsidRPr="0055725A">
              <w:rPr>
                <w:b/>
              </w:rPr>
              <w:t>Note:</w:t>
            </w:r>
            <w:r>
              <w:t xml:space="preserve"> A deleted claim is indicated by status value 090.</w:t>
            </w:r>
          </w:p>
        </w:tc>
        <w:tc>
          <w:tcPr>
            <w:tcW w:w="858" w:type="dxa"/>
            <w:tcMar>
              <w:left w:w="58" w:type="dxa"/>
              <w:right w:w="58" w:type="dxa"/>
            </w:tcMar>
          </w:tcPr>
          <w:p w14:paraId="10F11A38" w14:textId="77777777" w:rsidR="00BE396E" w:rsidRDefault="00BE396E" w:rsidP="00BE396E">
            <w:pPr>
              <w:pStyle w:val="TableText"/>
            </w:pPr>
            <w:r>
              <w:t>Spaces</w:t>
            </w:r>
          </w:p>
        </w:tc>
        <w:tc>
          <w:tcPr>
            <w:tcW w:w="431" w:type="dxa"/>
          </w:tcPr>
          <w:p w14:paraId="0C87936A" w14:textId="77777777" w:rsidR="00BE396E" w:rsidRDefault="00BE396E" w:rsidP="00BE396E">
            <w:pPr>
              <w:pStyle w:val="TableText"/>
            </w:pPr>
            <w:r>
              <w:t>X</w:t>
            </w:r>
          </w:p>
        </w:tc>
        <w:tc>
          <w:tcPr>
            <w:tcW w:w="431" w:type="dxa"/>
          </w:tcPr>
          <w:p w14:paraId="482EFE68" w14:textId="77777777" w:rsidR="00BE396E" w:rsidRDefault="00BE396E" w:rsidP="00BE396E">
            <w:pPr>
              <w:pStyle w:val="TableText"/>
            </w:pPr>
            <w:r>
              <w:t>X</w:t>
            </w:r>
          </w:p>
        </w:tc>
        <w:tc>
          <w:tcPr>
            <w:tcW w:w="432" w:type="dxa"/>
          </w:tcPr>
          <w:p w14:paraId="4DE2BEC3" w14:textId="77777777" w:rsidR="00BE396E" w:rsidRDefault="00BE396E" w:rsidP="00BE396E">
            <w:pPr>
              <w:pStyle w:val="TableText"/>
            </w:pPr>
            <w:r>
              <w:t>X</w:t>
            </w:r>
          </w:p>
        </w:tc>
      </w:tr>
      <w:tr w:rsidR="00BE396E" w14:paraId="5FF7ED2D" w14:textId="77777777" w:rsidTr="00B04E5B">
        <w:trPr>
          <w:cantSplit/>
          <w:jc w:val="center"/>
        </w:trPr>
        <w:tc>
          <w:tcPr>
            <w:tcW w:w="802" w:type="dxa"/>
            <w:tcMar>
              <w:left w:w="58" w:type="dxa"/>
              <w:right w:w="58" w:type="dxa"/>
            </w:tcMar>
          </w:tcPr>
          <w:p w14:paraId="071B0061" w14:textId="6F0C9F80" w:rsidR="00BE396E" w:rsidRDefault="00BE396E" w:rsidP="00BE396E">
            <w:pPr>
              <w:pStyle w:val="TableText"/>
              <w:rPr>
                <w:color w:val="000000"/>
              </w:rPr>
            </w:pPr>
            <w:r>
              <w:rPr>
                <w:color w:val="000000"/>
              </w:rPr>
              <w:t>1157</w:t>
            </w:r>
            <w:r w:rsidR="00135F82">
              <w:rPr>
                <w:color w:val="000000"/>
              </w:rPr>
              <w:t xml:space="preserve"> – </w:t>
            </w:r>
            <w:r>
              <w:rPr>
                <w:color w:val="000000"/>
              </w:rPr>
              <w:t>1164</w:t>
            </w:r>
          </w:p>
        </w:tc>
        <w:tc>
          <w:tcPr>
            <w:tcW w:w="2227" w:type="dxa"/>
            <w:tcMar>
              <w:left w:w="58" w:type="dxa"/>
              <w:right w:w="58" w:type="dxa"/>
            </w:tcMar>
          </w:tcPr>
          <w:p w14:paraId="31EA3872" w14:textId="77777777" w:rsidR="00BE396E" w:rsidRDefault="00BE396E" w:rsidP="00BE396E">
            <w:pPr>
              <w:pStyle w:val="TableText"/>
            </w:pPr>
            <w:r>
              <w:t>LOCATION DATE (3)</w:t>
            </w:r>
          </w:p>
        </w:tc>
        <w:tc>
          <w:tcPr>
            <w:tcW w:w="2943" w:type="dxa"/>
            <w:gridSpan w:val="3"/>
            <w:tcMar>
              <w:left w:w="58" w:type="dxa"/>
              <w:right w:w="58" w:type="dxa"/>
            </w:tcMar>
          </w:tcPr>
          <w:p w14:paraId="01843187" w14:textId="61E321DA" w:rsidR="00BE396E" w:rsidRDefault="00BE396E" w:rsidP="00BE396E">
            <w:pPr>
              <w:pStyle w:val="TableText"/>
            </w:pPr>
            <w:r>
              <w:t>:P:IDR-</w:t>
            </w:r>
            <w:hyperlink r:id="rId382" w:history="1">
              <w:r>
                <w:rPr>
                  <w:rStyle w:val="Hyperlink"/>
                </w:rPr>
                <w:t>LOC-DATE</w:t>
              </w:r>
            </w:hyperlink>
          </w:p>
        </w:tc>
        <w:tc>
          <w:tcPr>
            <w:tcW w:w="2840" w:type="dxa"/>
            <w:tcMar>
              <w:left w:w="58" w:type="dxa"/>
              <w:right w:w="58" w:type="dxa"/>
            </w:tcMar>
          </w:tcPr>
          <w:p w14:paraId="476CBFCA" w14:textId="77777777" w:rsidR="00BE396E" w:rsidRDefault="00BE396E" w:rsidP="00BE396E">
            <w:pPr>
              <w:pStyle w:val="TableText"/>
            </w:pPr>
            <w:r>
              <w:t>Activity date</w:t>
            </w:r>
          </w:p>
          <w:p w14:paraId="3206879E" w14:textId="68774CBD" w:rsidR="00BE396E" w:rsidRDefault="00BE396E" w:rsidP="003962F0">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3F8D9888" w14:textId="77777777" w:rsidR="00BE396E" w:rsidRDefault="00BE396E" w:rsidP="00BE396E">
            <w:pPr>
              <w:pStyle w:val="TableText"/>
              <w:rPr>
                <w:caps/>
              </w:rPr>
            </w:pPr>
            <w:r>
              <w:rPr>
                <w:caps/>
              </w:rPr>
              <w:t>8 n</w:t>
            </w:r>
          </w:p>
        </w:tc>
        <w:tc>
          <w:tcPr>
            <w:tcW w:w="2340" w:type="dxa"/>
            <w:tcMar>
              <w:left w:w="58" w:type="dxa"/>
              <w:right w:w="58" w:type="dxa"/>
            </w:tcMar>
          </w:tcPr>
          <w:p w14:paraId="362174F8" w14:textId="77777777" w:rsidR="00BE396E" w:rsidRDefault="00BE396E" w:rsidP="00BE396E">
            <w:pPr>
              <w:pStyle w:val="TableText"/>
            </w:pPr>
            <w:r>
              <w:t>MMDDYYYY</w:t>
            </w:r>
          </w:p>
        </w:tc>
        <w:tc>
          <w:tcPr>
            <w:tcW w:w="858" w:type="dxa"/>
            <w:tcMar>
              <w:left w:w="58" w:type="dxa"/>
              <w:right w:w="58" w:type="dxa"/>
            </w:tcMar>
          </w:tcPr>
          <w:p w14:paraId="3C912696" w14:textId="77777777" w:rsidR="00BE396E" w:rsidRDefault="00BE396E" w:rsidP="00BE396E">
            <w:pPr>
              <w:pStyle w:val="TableText"/>
            </w:pPr>
            <w:r>
              <w:t>Zeros</w:t>
            </w:r>
          </w:p>
        </w:tc>
        <w:tc>
          <w:tcPr>
            <w:tcW w:w="431" w:type="dxa"/>
          </w:tcPr>
          <w:p w14:paraId="27820FD3" w14:textId="77777777" w:rsidR="00BE396E" w:rsidRDefault="00BE396E" w:rsidP="00BE396E">
            <w:pPr>
              <w:pStyle w:val="TableText"/>
            </w:pPr>
            <w:r>
              <w:t>X</w:t>
            </w:r>
          </w:p>
        </w:tc>
        <w:tc>
          <w:tcPr>
            <w:tcW w:w="431" w:type="dxa"/>
          </w:tcPr>
          <w:p w14:paraId="43A5E87F" w14:textId="77777777" w:rsidR="00BE396E" w:rsidRDefault="00BE396E" w:rsidP="00BE396E">
            <w:pPr>
              <w:pStyle w:val="TableText"/>
            </w:pPr>
            <w:r>
              <w:t>X</w:t>
            </w:r>
          </w:p>
        </w:tc>
        <w:tc>
          <w:tcPr>
            <w:tcW w:w="432" w:type="dxa"/>
          </w:tcPr>
          <w:p w14:paraId="4ED5179E" w14:textId="77777777" w:rsidR="00BE396E" w:rsidRDefault="00BE396E" w:rsidP="00BE396E">
            <w:pPr>
              <w:pStyle w:val="TableText"/>
            </w:pPr>
            <w:r>
              <w:t>X</w:t>
            </w:r>
          </w:p>
        </w:tc>
      </w:tr>
      <w:tr w:rsidR="00BE396E" w14:paraId="196DFF15" w14:textId="77777777" w:rsidTr="00B04E5B">
        <w:trPr>
          <w:cantSplit/>
          <w:jc w:val="center"/>
        </w:trPr>
        <w:tc>
          <w:tcPr>
            <w:tcW w:w="802" w:type="dxa"/>
            <w:tcMar>
              <w:left w:w="58" w:type="dxa"/>
              <w:right w:w="58" w:type="dxa"/>
            </w:tcMar>
          </w:tcPr>
          <w:p w14:paraId="4552BCF3" w14:textId="77777777" w:rsidR="00BE396E" w:rsidRDefault="00BE396E" w:rsidP="00BE396E">
            <w:pPr>
              <w:pStyle w:val="TableText"/>
              <w:rPr>
                <w:color w:val="000000"/>
              </w:rPr>
            </w:pPr>
            <w:r>
              <w:rPr>
                <w:color w:val="000000"/>
              </w:rPr>
              <w:t>1165</w:t>
            </w:r>
          </w:p>
        </w:tc>
        <w:tc>
          <w:tcPr>
            <w:tcW w:w="2227" w:type="dxa"/>
            <w:tcMar>
              <w:left w:w="58" w:type="dxa"/>
              <w:right w:w="58" w:type="dxa"/>
            </w:tcMar>
          </w:tcPr>
          <w:p w14:paraId="12279BCF" w14:textId="77777777" w:rsidR="00BE396E" w:rsidRDefault="00BE396E" w:rsidP="00BE396E">
            <w:pPr>
              <w:pStyle w:val="TableText"/>
              <w:rPr>
                <w:color w:val="000000"/>
              </w:rPr>
            </w:pPr>
            <w:r>
              <w:rPr>
                <w:color w:val="000000"/>
              </w:rPr>
              <w:t>LOCATION ACTIVITY (3)</w:t>
            </w:r>
          </w:p>
        </w:tc>
        <w:tc>
          <w:tcPr>
            <w:tcW w:w="2943" w:type="dxa"/>
            <w:gridSpan w:val="3"/>
            <w:tcMar>
              <w:left w:w="58" w:type="dxa"/>
              <w:right w:w="58" w:type="dxa"/>
            </w:tcMar>
          </w:tcPr>
          <w:p w14:paraId="14910C66" w14:textId="65F90596" w:rsidR="00BE396E" w:rsidRDefault="00BE396E" w:rsidP="00BE396E">
            <w:pPr>
              <w:pStyle w:val="TableText"/>
              <w:rPr>
                <w:color w:val="000000"/>
              </w:rPr>
            </w:pPr>
            <w:r>
              <w:rPr>
                <w:color w:val="000000"/>
              </w:rPr>
              <w:t>:P:IDR-</w:t>
            </w:r>
            <w:hyperlink r:id="rId383" w:history="1">
              <w:r>
                <w:rPr>
                  <w:rStyle w:val="Hyperlink"/>
                </w:rPr>
                <w:t>LOC-ACTV-CODE</w:t>
              </w:r>
            </w:hyperlink>
          </w:p>
        </w:tc>
        <w:tc>
          <w:tcPr>
            <w:tcW w:w="2840" w:type="dxa"/>
            <w:tcMar>
              <w:left w:w="58" w:type="dxa"/>
              <w:right w:w="58" w:type="dxa"/>
            </w:tcMar>
          </w:tcPr>
          <w:p w14:paraId="1B956160" w14:textId="77777777" w:rsidR="00BE396E" w:rsidRDefault="00BE396E" w:rsidP="00BE396E">
            <w:pPr>
              <w:pStyle w:val="TableText"/>
              <w:rPr>
                <w:color w:val="000000"/>
              </w:rPr>
            </w:pPr>
            <w:r>
              <w:rPr>
                <w:color w:val="000000"/>
              </w:rPr>
              <w:t>Front End Activity Code</w:t>
            </w:r>
          </w:p>
          <w:p w14:paraId="4CC55BD1"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p>
        </w:tc>
        <w:tc>
          <w:tcPr>
            <w:tcW w:w="1080" w:type="dxa"/>
            <w:tcMar>
              <w:left w:w="58" w:type="dxa"/>
              <w:right w:w="58" w:type="dxa"/>
            </w:tcMar>
          </w:tcPr>
          <w:p w14:paraId="4A6046C1"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6A872E2E" w14:textId="77777777" w:rsidR="00BE396E" w:rsidRPr="00865B7A" w:rsidRDefault="00BE396E" w:rsidP="00BE396E">
            <w:pPr>
              <w:pStyle w:val="TableText"/>
            </w:pPr>
            <w:r w:rsidRPr="0042502A">
              <w:rPr>
                <w:b/>
              </w:rPr>
              <w:t>Valid Values:</w:t>
            </w:r>
          </w:p>
          <w:p w14:paraId="5F039345" w14:textId="6CD7DF7B" w:rsidR="00BE396E" w:rsidRPr="0097365E" w:rsidRDefault="00BE396E" w:rsidP="00245396">
            <w:pPr>
              <w:pStyle w:val="TableTextBullet"/>
            </w:pPr>
            <w:r w:rsidRPr="0097365E">
              <w:t xml:space="preserve">A </w:t>
            </w:r>
            <w:r w:rsidR="0055725A">
              <w:t xml:space="preserve">– </w:t>
            </w:r>
            <w:r w:rsidRPr="0097365E">
              <w:t>Activation activity</w:t>
            </w:r>
          </w:p>
          <w:p w14:paraId="2735A1DF" w14:textId="5698DD01" w:rsidR="00BE396E" w:rsidRPr="0097365E" w:rsidRDefault="00BE396E" w:rsidP="00245396">
            <w:pPr>
              <w:pStyle w:val="TableTextBullet"/>
            </w:pPr>
            <w:r w:rsidRPr="0097365E">
              <w:t xml:space="preserve">B </w:t>
            </w:r>
            <w:r w:rsidR="0055725A">
              <w:t xml:space="preserve">– </w:t>
            </w:r>
            <w:r w:rsidRPr="0097365E">
              <w:t>Location transfer</w:t>
            </w:r>
          </w:p>
          <w:p w14:paraId="4F8FBFC1" w14:textId="191040A9" w:rsidR="00BE396E" w:rsidRPr="0097365E" w:rsidRDefault="00BE396E" w:rsidP="00245396">
            <w:pPr>
              <w:pStyle w:val="TableTextBullet"/>
            </w:pPr>
            <w:r w:rsidRPr="0097365E">
              <w:t xml:space="preserve">C </w:t>
            </w:r>
            <w:r w:rsidR="0055725A">
              <w:t xml:space="preserve">– </w:t>
            </w:r>
            <w:r w:rsidRPr="0097365E">
              <w:t>Aged out of previous location</w:t>
            </w:r>
          </w:p>
          <w:p w14:paraId="58BC1D7D" w14:textId="0B407B0A" w:rsidR="00BE396E" w:rsidRPr="0097365E" w:rsidRDefault="00BE396E" w:rsidP="00245396">
            <w:pPr>
              <w:pStyle w:val="TableTextBullet"/>
            </w:pPr>
            <w:r w:rsidRPr="0097365E">
              <w:t xml:space="preserve">D </w:t>
            </w:r>
            <w:r w:rsidR="0055725A">
              <w:t xml:space="preserve">– </w:t>
            </w:r>
            <w:r w:rsidRPr="0097365E">
              <w:t>Delay notice due (for reporting purposes only)</w:t>
            </w:r>
          </w:p>
          <w:p w14:paraId="43C41E19" w14:textId="402CBE7E" w:rsidR="00BE396E" w:rsidRPr="0097365E" w:rsidRDefault="00BE396E" w:rsidP="00245396">
            <w:pPr>
              <w:pStyle w:val="TableTextBullet"/>
            </w:pPr>
            <w:r w:rsidRPr="0097365E">
              <w:t xml:space="preserve">E </w:t>
            </w:r>
            <w:r w:rsidR="0055725A">
              <w:t xml:space="preserve">– </w:t>
            </w:r>
            <w:r w:rsidRPr="0097365E">
              <w:t>First time claim was processed</w:t>
            </w:r>
          </w:p>
          <w:p w14:paraId="55C38F2E" w14:textId="5619F522" w:rsidR="00BE396E" w:rsidRPr="0097365E" w:rsidRDefault="00BE396E" w:rsidP="00245396">
            <w:pPr>
              <w:pStyle w:val="TableTextBullet"/>
            </w:pPr>
            <w:r w:rsidRPr="0097365E">
              <w:t xml:space="preserve">F </w:t>
            </w:r>
            <w:r w:rsidR="0055725A">
              <w:t xml:space="preserve">– </w:t>
            </w:r>
            <w:r w:rsidRPr="0097365E">
              <w:t>Maintenance applied from worksheet</w:t>
            </w:r>
          </w:p>
          <w:p w14:paraId="4A58B958" w14:textId="3A7EFD87" w:rsidR="00BE396E" w:rsidRPr="0097365E" w:rsidRDefault="00BE396E" w:rsidP="00245396">
            <w:pPr>
              <w:pStyle w:val="TableTextBullet"/>
            </w:pPr>
            <w:r w:rsidRPr="0097365E">
              <w:t xml:space="preserve">G </w:t>
            </w:r>
            <w:r w:rsidR="0055725A">
              <w:t xml:space="preserve">– </w:t>
            </w:r>
            <w:r w:rsidRPr="0097365E">
              <w:t>Maintenance applied from worksheet</w:t>
            </w:r>
          </w:p>
          <w:p w14:paraId="5BBD3A0E" w14:textId="77777777" w:rsidR="00BE396E" w:rsidRDefault="00BE396E" w:rsidP="00245396">
            <w:pPr>
              <w:pStyle w:val="TableTextBullet"/>
            </w:pPr>
            <w:r w:rsidRPr="0097365E">
              <w:t xml:space="preserve">H </w:t>
            </w:r>
            <w:r w:rsidR="0055725A">
              <w:t xml:space="preserve">– </w:t>
            </w:r>
            <w:r w:rsidRPr="0097365E">
              <w:t>Maintenance applied from letter</w:t>
            </w:r>
          </w:p>
          <w:p w14:paraId="79A1C095" w14:textId="77777777" w:rsidR="00056CEA" w:rsidRPr="0097365E" w:rsidRDefault="00056CEA" w:rsidP="00245396">
            <w:pPr>
              <w:pStyle w:val="TableTextBullet"/>
            </w:pPr>
            <w:r w:rsidRPr="0097365E">
              <w:t xml:space="preserve">J </w:t>
            </w:r>
            <w:r>
              <w:t xml:space="preserve">– </w:t>
            </w:r>
            <w:r w:rsidRPr="0097365E">
              <w:t>Location adjustment activity</w:t>
            </w:r>
          </w:p>
          <w:p w14:paraId="4D6619CD" w14:textId="77777777" w:rsidR="00056CEA" w:rsidRPr="0097365E" w:rsidRDefault="00056CEA" w:rsidP="00245396">
            <w:pPr>
              <w:pStyle w:val="TableTextBullet"/>
            </w:pPr>
            <w:r w:rsidRPr="0097365E">
              <w:t xml:space="preserve">K </w:t>
            </w:r>
            <w:r>
              <w:t xml:space="preserve">– </w:t>
            </w:r>
            <w:r w:rsidRPr="0097365E">
              <w:t>Financial response activity</w:t>
            </w:r>
          </w:p>
          <w:p w14:paraId="60F8A91C" w14:textId="77777777" w:rsidR="00056CEA" w:rsidRPr="0097365E" w:rsidRDefault="00056CEA" w:rsidP="00245396">
            <w:pPr>
              <w:pStyle w:val="TableTextBullet"/>
            </w:pPr>
            <w:r w:rsidRPr="0097365E">
              <w:t xml:space="preserve">L </w:t>
            </w:r>
            <w:r>
              <w:t xml:space="preserve">– </w:t>
            </w:r>
            <w:r w:rsidRPr="0097365E">
              <w:t>Letter reprint activity</w:t>
            </w:r>
          </w:p>
          <w:p w14:paraId="3E7C76A2" w14:textId="77777777" w:rsidR="00056CEA" w:rsidRPr="0097365E" w:rsidRDefault="00056CEA" w:rsidP="00245396">
            <w:pPr>
              <w:pStyle w:val="TableTextBullet"/>
            </w:pPr>
            <w:r w:rsidRPr="0097365E">
              <w:t xml:space="preserve">M </w:t>
            </w:r>
            <w:r>
              <w:t xml:space="preserve">– </w:t>
            </w:r>
            <w:r w:rsidRPr="0097365E">
              <w:t>MPAP response applied</w:t>
            </w:r>
          </w:p>
          <w:p w14:paraId="47DFE810" w14:textId="77777777" w:rsidR="00056CEA" w:rsidRPr="0097365E" w:rsidRDefault="00056CEA" w:rsidP="00245396">
            <w:pPr>
              <w:pStyle w:val="TableTextBullet"/>
            </w:pPr>
            <w:r w:rsidRPr="0097365E">
              <w:t xml:space="preserve">N </w:t>
            </w:r>
            <w:r>
              <w:t xml:space="preserve">– </w:t>
            </w:r>
            <w:r w:rsidRPr="0097365E">
              <w:t>Claim is missing</w:t>
            </w:r>
          </w:p>
          <w:p w14:paraId="73D68507" w14:textId="77777777" w:rsidR="00056CEA" w:rsidRPr="0097365E" w:rsidRDefault="00056CEA" w:rsidP="00245396">
            <w:pPr>
              <w:pStyle w:val="TableTextBullet"/>
            </w:pPr>
            <w:r w:rsidRPr="0097365E">
              <w:t xml:space="preserve">O </w:t>
            </w:r>
            <w:r>
              <w:t xml:space="preserve">– </w:t>
            </w:r>
            <w:r w:rsidRPr="0097365E">
              <w:t>Adjustment history response applied</w:t>
            </w:r>
          </w:p>
          <w:p w14:paraId="07BA47DF" w14:textId="77777777" w:rsidR="00056CEA" w:rsidRPr="0097365E" w:rsidRDefault="00056CEA" w:rsidP="00245396">
            <w:pPr>
              <w:pStyle w:val="TableTextBullet"/>
            </w:pPr>
            <w:r w:rsidRPr="0097365E">
              <w:t xml:space="preserve">Q </w:t>
            </w:r>
            <w:r>
              <w:t xml:space="preserve">– </w:t>
            </w:r>
            <w:r w:rsidRPr="0097365E">
              <w:t>CAS activity</w:t>
            </w:r>
          </w:p>
          <w:p w14:paraId="1063DFE6" w14:textId="77777777" w:rsidR="00056CEA" w:rsidRPr="0097365E" w:rsidRDefault="00056CEA" w:rsidP="00245396">
            <w:pPr>
              <w:pStyle w:val="TableTextBullet"/>
            </w:pPr>
            <w:r w:rsidRPr="0097365E">
              <w:t xml:space="preserve">R </w:t>
            </w:r>
            <w:r>
              <w:t xml:space="preserve">– </w:t>
            </w:r>
            <w:r w:rsidRPr="0097365E">
              <w:t>Correction document reprint</w:t>
            </w:r>
          </w:p>
          <w:p w14:paraId="629142A2" w14:textId="77777777" w:rsidR="00056CEA" w:rsidRPr="0097365E" w:rsidRDefault="00056CEA" w:rsidP="00245396">
            <w:pPr>
              <w:pStyle w:val="TableTextBullet"/>
            </w:pPr>
            <w:r w:rsidRPr="0097365E">
              <w:t xml:space="preserve">S </w:t>
            </w:r>
            <w:r>
              <w:t xml:space="preserve">– </w:t>
            </w:r>
            <w:r w:rsidRPr="0097365E">
              <w:t>TACS activity</w:t>
            </w:r>
          </w:p>
          <w:p w14:paraId="48CB3272" w14:textId="79B63703" w:rsidR="00056CEA" w:rsidRDefault="00056CEA" w:rsidP="00245396">
            <w:pPr>
              <w:pStyle w:val="TableTextBullet"/>
            </w:pPr>
            <w:r w:rsidRPr="0097365E">
              <w:t>Space</w:t>
            </w:r>
            <w:r>
              <w:t xml:space="preserve"> – </w:t>
            </w:r>
            <w:r w:rsidRPr="0097365E">
              <w:t>No activity</w:t>
            </w:r>
          </w:p>
        </w:tc>
        <w:tc>
          <w:tcPr>
            <w:tcW w:w="858" w:type="dxa"/>
            <w:tcMar>
              <w:left w:w="58" w:type="dxa"/>
              <w:right w:w="58" w:type="dxa"/>
            </w:tcMar>
          </w:tcPr>
          <w:p w14:paraId="365B1236" w14:textId="77777777" w:rsidR="00BE396E" w:rsidRDefault="00BE396E" w:rsidP="00BE396E">
            <w:pPr>
              <w:pStyle w:val="TableText"/>
            </w:pPr>
            <w:r>
              <w:t>Spaces</w:t>
            </w:r>
          </w:p>
        </w:tc>
        <w:tc>
          <w:tcPr>
            <w:tcW w:w="431" w:type="dxa"/>
          </w:tcPr>
          <w:p w14:paraId="5ED67071" w14:textId="77777777" w:rsidR="00BE396E" w:rsidRDefault="00BE396E" w:rsidP="00BE396E">
            <w:pPr>
              <w:pStyle w:val="TableText"/>
            </w:pPr>
            <w:r>
              <w:t>X</w:t>
            </w:r>
          </w:p>
        </w:tc>
        <w:tc>
          <w:tcPr>
            <w:tcW w:w="431" w:type="dxa"/>
          </w:tcPr>
          <w:p w14:paraId="63A47C2F" w14:textId="77777777" w:rsidR="00BE396E" w:rsidRDefault="00BE396E" w:rsidP="00BE396E">
            <w:pPr>
              <w:pStyle w:val="TableText"/>
            </w:pPr>
            <w:r>
              <w:t>X</w:t>
            </w:r>
          </w:p>
        </w:tc>
        <w:tc>
          <w:tcPr>
            <w:tcW w:w="432" w:type="dxa"/>
          </w:tcPr>
          <w:p w14:paraId="383D0ECF" w14:textId="77777777" w:rsidR="00BE396E" w:rsidRDefault="00BE396E" w:rsidP="00BE396E">
            <w:pPr>
              <w:pStyle w:val="TableText"/>
            </w:pPr>
            <w:r>
              <w:t>X</w:t>
            </w:r>
          </w:p>
        </w:tc>
      </w:tr>
      <w:tr w:rsidR="00BE396E" w14:paraId="5ABBC7F8" w14:textId="77777777" w:rsidTr="00B04E5B">
        <w:trPr>
          <w:cantSplit/>
          <w:jc w:val="center"/>
        </w:trPr>
        <w:tc>
          <w:tcPr>
            <w:tcW w:w="802" w:type="dxa"/>
            <w:tcMar>
              <w:left w:w="58" w:type="dxa"/>
              <w:right w:w="58" w:type="dxa"/>
            </w:tcMar>
          </w:tcPr>
          <w:p w14:paraId="267464F5" w14:textId="5B6C2C97" w:rsidR="00BE396E" w:rsidRDefault="00BE396E" w:rsidP="00BE396E">
            <w:pPr>
              <w:pStyle w:val="TableText"/>
              <w:rPr>
                <w:color w:val="000000"/>
              </w:rPr>
            </w:pPr>
            <w:r>
              <w:rPr>
                <w:color w:val="000000"/>
              </w:rPr>
              <w:t>1166</w:t>
            </w:r>
            <w:r w:rsidR="00135F82">
              <w:rPr>
                <w:color w:val="000000"/>
              </w:rPr>
              <w:t xml:space="preserve"> – </w:t>
            </w:r>
            <w:r>
              <w:rPr>
                <w:color w:val="000000"/>
              </w:rPr>
              <w:t>1169</w:t>
            </w:r>
          </w:p>
        </w:tc>
        <w:tc>
          <w:tcPr>
            <w:tcW w:w="2227" w:type="dxa"/>
            <w:tcMar>
              <w:left w:w="58" w:type="dxa"/>
              <w:right w:w="58" w:type="dxa"/>
            </w:tcMar>
          </w:tcPr>
          <w:p w14:paraId="5A51D5B5" w14:textId="77777777" w:rsidR="00BE396E" w:rsidRDefault="00BE396E" w:rsidP="00BE396E">
            <w:pPr>
              <w:pStyle w:val="TableText"/>
            </w:pPr>
            <w:r>
              <w:t>CLERK (4)</w:t>
            </w:r>
          </w:p>
        </w:tc>
        <w:tc>
          <w:tcPr>
            <w:tcW w:w="2943" w:type="dxa"/>
            <w:gridSpan w:val="3"/>
            <w:tcMar>
              <w:left w:w="58" w:type="dxa"/>
              <w:right w:w="58" w:type="dxa"/>
            </w:tcMar>
          </w:tcPr>
          <w:p w14:paraId="10805E45" w14:textId="5CA23CC3" w:rsidR="00BE396E" w:rsidRDefault="00BE396E" w:rsidP="00BE396E">
            <w:pPr>
              <w:pStyle w:val="TableText"/>
            </w:pPr>
            <w:r>
              <w:t>:P:IDR-</w:t>
            </w:r>
            <w:hyperlink r:id="rId384" w:history="1">
              <w:r>
                <w:rPr>
                  <w:rStyle w:val="Hyperlink"/>
                </w:rPr>
                <w:t>LOC-CLERK</w:t>
              </w:r>
            </w:hyperlink>
          </w:p>
        </w:tc>
        <w:tc>
          <w:tcPr>
            <w:tcW w:w="2840" w:type="dxa"/>
            <w:tcMar>
              <w:left w:w="58" w:type="dxa"/>
              <w:right w:w="58" w:type="dxa"/>
            </w:tcMar>
          </w:tcPr>
          <w:p w14:paraId="27AD248E" w14:textId="77777777" w:rsidR="00BE396E" w:rsidRDefault="00BE396E" w:rsidP="00BE396E">
            <w:pPr>
              <w:pStyle w:val="TableText"/>
            </w:pPr>
            <w:r>
              <w:t>CLERK</w:t>
            </w:r>
          </w:p>
          <w:p w14:paraId="38602ADC" w14:textId="77777777" w:rsidR="00BE396E" w:rsidRDefault="00BE396E" w:rsidP="00BE396E">
            <w:pPr>
              <w:pStyle w:val="TableText"/>
            </w:pPr>
            <w:r w:rsidRPr="00E34732">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5C591A81" w14:textId="77777777" w:rsidR="00BE396E" w:rsidRDefault="00BE396E" w:rsidP="00BE396E">
            <w:pPr>
              <w:pStyle w:val="TableText"/>
              <w:rPr>
                <w:caps/>
              </w:rPr>
            </w:pPr>
            <w:r>
              <w:rPr>
                <w:caps/>
              </w:rPr>
              <w:t>4 C</w:t>
            </w:r>
          </w:p>
        </w:tc>
        <w:tc>
          <w:tcPr>
            <w:tcW w:w="2340" w:type="dxa"/>
            <w:tcMar>
              <w:left w:w="58" w:type="dxa"/>
              <w:right w:w="58" w:type="dxa"/>
            </w:tcMar>
          </w:tcPr>
          <w:p w14:paraId="615AA5DF" w14:textId="77777777" w:rsidR="00BE396E" w:rsidRDefault="00BE396E" w:rsidP="00BE396E">
            <w:pPr>
              <w:pStyle w:val="TableText"/>
            </w:pPr>
            <w:r>
              <w:t>-</w:t>
            </w:r>
          </w:p>
        </w:tc>
        <w:tc>
          <w:tcPr>
            <w:tcW w:w="858" w:type="dxa"/>
            <w:tcMar>
              <w:left w:w="58" w:type="dxa"/>
              <w:right w:w="58" w:type="dxa"/>
            </w:tcMar>
          </w:tcPr>
          <w:p w14:paraId="6D9A4223" w14:textId="77777777" w:rsidR="00BE396E" w:rsidRDefault="00BE396E" w:rsidP="00BE396E">
            <w:pPr>
              <w:pStyle w:val="TableText"/>
            </w:pPr>
            <w:r>
              <w:t>Spaces</w:t>
            </w:r>
          </w:p>
        </w:tc>
        <w:tc>
          <w:tcPr>
            <w:tcW w:w="431" w:type="dxa"/>
          </w:tcPr>
          <w:p w14:paraId="51E828A8" w14:textId="77777777" w:rsidR="00BE396E" w:rsidRDefault="00BE396E" w:rsidP="00BE396E">
            <w:pPr>
              <w:pStyle w:val="TableText"/>
            </w:pPr>
            <w:r>
              <w:t>X</w:t>
            </w:r>
          </w:p>
        </w:tc>
        <w:tc>
          <w:tcPr>
            <w:tcW w:w="431" w:type="dxa"/>
          </w:tcPr>
          <w:p w14:paraId="526C9D41" w14:textId="77777777" w:rsidR="00BE396E" w:rsidRDefault="00BE396E" w:rsidP="00BE396E">
            <w:pPr>
              <w:pStyle w:val="TableText"/>
            </w:pPr>
            <w:r>
              <w:t>X</w:t>
            </w:r>
          </w:p>
        </w:tc>
        <w:tc>
          <w:tcPr>
            <w:tcW w:w="432" w:type="dxa"/>
          </w:tcPr>
          <w:p w14:paraId="2BD9B9DB" w14:textId="77777777" w:rsidR="00BE396E" w:rsidRDefault="00BE396E" w:rsidP="00BE396E">
            <w:pPr>
              <w:pStyle w:val="TableText"/>
            </w:pPr>
            <w:r>
              <w:t>X</w:t>
            </w:r>
          </w:p>
        </w:tc>
      </w:tr>
      <w:tr w:rsidR="00BE396E" w14:paraId="03986CF6" w14:textId="77777777" w:rsidTr="00B04E5B">
        <w:trPr>
          <w:cantSplit/>
          <w:jc w:val="center"/>
        </w:trPr>
        <w:tc>
          <w:tcPr>
            <w:tcW w:w="802" w:type="dxa"/>
            <w:tcMar>
              <w:left w:w="58" w:type="dxa"/>
              <w:right w:w="58" w:type="dxa"/>
            </w:tcMar>
          </w:tcPr>
          <w:p w14:paraId="70F364E2" w14:textId="32BF85C7" w:rsidR="00BE396E" w:rsidRDefault="00BE396E" w:rsidP="00BE396E">
            <w:pPr>
              <w:pStyle w:val="TableText"/>
              <w:rPr>
                <w:color w:val="000000"/>
              </w:rPr>
            </w:pPr>
            <w:r>
              <w:rPr>
                <w:color w:val="000000"/>
              </w:rPr>
              <w:t>1170</w:t>
            </w:r>
            <w:r w:rsidR="00135F82">
              <w:rPr>
                <w:color w:val="000000"/>
              </w:rPr>
              <w:t xml:space="preserve"> – </w:t>
            </w:r>
            <w:r>
              <w:rPr>
                <w:color w:val="000000"/>
              </w:rPr>
              <w:t>1172</w:t>
            </w:r>
          </w:p>
        </w:tc>
        <w:tc>
          <w:tcPr>
            <w:tcW w:w="2227" w:type="dxa"/>
            <w:tcMar>
              <w:left w:w="58" w:type="dxa"/>
              <w:right w:w="58" w:type="dxa"/>
            </w:tcMar>
          </w:tcPr>
          <w:p w14:paraId="4472329B" w14:textId="77777777" w:rsidR="00BE396E" w:rsidRDefault="00BE396E" w:rsidP="00BE396E">
            <w:pPr>
              <w:pStyle w:val="TableText"/>
            </w:pPr>
            <w:r>
              <w:t>LOC (4)</w:t>
            </w:r>
          </w:p>
        </w:tc>
        <w:tc>
          <w:tcPr>
            <w:tcW w:w="2943" w:type="dxa"/>
            <w:gridSpan w:val="3"/>
            <w:tcMar>
              <w:left w:w="58" w:type="dxa"/>
              <w:right w:w="58" w:type="dxa"/>
            </w:tcMar>
          </w:tcPr>
          <w:p w14:paraId="6C0C2B90" w14:textId="7E4FA4CD" w:rsidR="00BE396E" w:rsidRDefault="00BE396E" w:rsidP="00BE396E">
            <w:pPr>
              <w:pStyle w:val="TableText"/>
            </w:pPr>
            <w:r>
              <w:t>:P:IDR-</w:t>
            </w:r>
            <w:hyperlink r:id="rId385" w:history="1">
              <w:r>
                <w:rPr>
                  <w:rStyle w:val="Hyperlink"/>
                </w:rPr>
                <w:t>LOC-CODE</w:t>
              </w:r>
            </w:hyperlink>
          </w:p>
        </w:tc>
        <w:tc>
          <w:tcPr>
            <w:tcW w:w="2840" w:type="dxa"/>
            <w:tcMar>
              <w:left w:w="58" w:type="dxa"/>
              <w:right w:w="58" w:type="dxa"/>
            </w:tcMar>
          </w:tcPr>
          <w:p w14:paraId="29F0298D" w14:textId="77777777" w:rsidR="00BE396E" w:rsidRDefault="00BE396E" w:rsidP="00BE396E">
            <w:pPr>
              <w:pStyle w:val="TableText"/>
            </w:pPr>
            <w:r>
              <w:t>Location code</w:t>
            </w:r>
          </w:p>
          <w:p w14:paraId="7D76D1F9" w14:textId="176FE471"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52622FCC" w14:textId="1A0AD612" w:rsidR="00BE396E" w:rsidRDefault="00BE396E" w:rsidP="0055725A">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1BD08625" w14:textId="77777777" w:rsidR="00BE396E" w:rsidRDefault="00BE396E" w:rsidP="00BE396E">
            <w:pPr>
              <w:pStyle w:val="TableText"/>
              <w:rPr>
                <w:caps/>
              </w:rPr>
            </w:pPr>
            <w:r>
              <w:rPr>
                <w:caps/>
              </w:rPr>
              <w:t>3 c</w:t>
            </w:r>
          </w:p>
        </w:tc>
        <w:tc>
          <w:tcPr>
            <w:tcW w:w="2340" w:type="dxa"/>
            <w:tcMar>
              <w:left w:w="58" w:type="dxa"/>
              <w:right w:w="58" w:type="dxa"/>
            </w:tcMar>
          </w:tcPr>
          <w:p w14:paraId="29B6F589" w14:textId="4B9B3E87" w:rsidR="00BE396E" w:rsidRDefault="00BE396E" w:rsidP="00BE396E">
            <w:pPr>
              <w:pStyle w:val="TableText"/>
            </w:pPr>
            <w:r>
              <w:t xml:space="preserve">See Basic values specification </w:t>
            </w:r>
            <w:hyperlink r:id="rId386" w:history="1">
              <w:r>
                <w:rPr>
                  <w:rStyle w:val="Hyperlink"/>
                  <w:rFonts w:cs="Courier New"/>
                  <w:szCs w:val="16"/>
                </w:rPr>
                <w:t>S0119010</w:t>
              </w:r>
            </w:hyperlink>
            <w:r>
              <w:t>.</w:t>
            </w:r>
          </w:p>
          <w:p w14:paraId="6AF6562B" w14:textId="281A8644" w:rsidR="00BE396E" w:rsidRDefault="00BE396E" w:rsidP="0055725A">
            <w:pPr>
              <w:pStyle w:val="TableText"/>
            </w:pPr>
            <w:r w:rsidRPr="0055725A">
              <w:rPr>
                <w:b/>
              </w:rPr>
              <w:t>Note:</w:t>
            </w:r>
            <w:r>
              <w:t xml:space="preserve"> A deleted claim is indicated by status value 090.</w:t>
            </w:r>
          </w:p>
        </w:tc>
        <w:tc>
          <w:tcPr>
            <w:tcW w:w="858" w:type="dxa"/>
            <w:tcMar>
              <w:left w:w="58" w:type="dxa"/>
              <w:right w:w="58" w:type="dxa"/>
            </w:tcMar>
          </w:tcPr>
          <w:p w14:paraId="0754A1D1" w14:textId="77777777" w:rsidR="00BE396E" w:rsidRDefault="00BE396E" w:rsidP="00BE396E">
            <w:pPr>
              <w:pStyle w:val="TableText"/>
            </w:pPr>
            <w:r>
              <w:t>Spaces</w:t>
            </w:r>
          </w:p>
        </w:tc>
        <w:tc>
          <w:tcPr>
            <w:tcW w:w="431" w:type="dxa"/>
          </w:tcPr>
          <w:p w14:paraId="54D07B82" w14:textId="77777777" w:rsidR="00BE396E" w:rsidRDefault="00BE396E" w:rsidP="00BE396E">
            <w:pPr>
              <w:pStyle w:val="TableText"/>
            </w:pPr>
            <w:r>
              <w:t>X</w:t>
            </w:r>
          </w:p>
        </w:tc>
        <w:tc>
          <w:tcPr>
            <w:tcW w:w="431" w:type="dxa"/>
          </w:tcPr>
          <w:p w14:paraId="5D1F06FD" w14:textId="77777777" w:rsidR="00BE396E" w:rsidRDefault="00BE396E" w:rsidP="00BE396E">
            <w:pPr>
              <w:pStyle w:val="TableText"/>
            </w:pPr>
            <w:r>
              <w:t>X</w:t>
            </w:r>
          </w:p>
        </w:tc>
        <w:tc>
          <w:tcPr>
            <w:tcW w:w="432" w:type="dxa"/>
          </w:tcPr>
          <w:p w14:paraId="0A5BECCF" w14:textId="77777777" w:rsidR="00BE396E" w:rsidRDefault="00BE396E" w:rsidP="00BE396E">
            <w:pPr>
              <w:pStyle w:val="TableText"/>
            </w:pPr>
            <w:r>
              <w:t>X</w:t>
            </w:r>
          </w:p>
        </w:tc>
      </w:tr>
      <w:tr w:rsidR="00BE396E" w14:paraId="2DC5AB43" w14:textId="77777777" w:rsidTr="00B04E5B">
        <w:trPr>
          <w:cantSplit/>
          <w:jc w:val="center"/>
        </w:trPr>
        <w:tc>
          <w:tcPr>
            <w:tcW w:w="802" w:type="dxa"/>
            <w:tcMar>
              <w:left w:w="58" w:type="dxa"/>
              <w:right w:w="58" w:type="dxa"/>
            </w:tcMar>
          </w:tcPr>
          <w:p w14:paraId="0998CFD8" w14:textId="46B0BE46" w:rsidR="00BE396E" w:rsidRDefault="00BE396E" w:rsidP="00BE396E">
            <w:pPr>
              <w:pStyle w:val="TableText"/>
              <w:rPr>
                <w:color w:val="000000"/>
              </w:rPr>
            </w:pPr>
            <w:r>
              <w:rPr>
                <w:color w:val="000000"/>
              </w:rPr>
              <w:t>1173</w:t>
            </w:r>
            <w:r w:rsidR="00135F82">
              <w:rPr>
                <w:color w:val="000000"/>
              </w:rPr>
              <w:t xml:space="preserve"> – </w:t>
            </w:r>
            <w:r>
              <w:rPr>
                <w:color w:val="000000"/>
              </w:rPr>
              <w:t>1180</w:t>
            </w:r>
          </w:p>
        </w:tc>
        <w:tc>
          <w:tcPr>
            <w:tcW w:w="2227" w:type="dxa"/>
            <w:tcMar>
              <w:left w:w="58" w:type="dxa"/>
              <w:right w:w="58" w:type="dxa"/>
            </w:tcMar>
          </w:tcPr>
          <w:p w14:paraId="466A46F8" w14:textId="77777777" w:rsidR="00BE396E" w:rsidRDefault="00BE396E" w:rsidP="00BE396E">
            <w:pPr>
              <w:pStyle w:val="TableText"/>
            </w:pPr>
            <w:r>
              <w:t>LOCATION DATE (4)</w:t>
            </w:r>
          </w:p>
        </w:tc>
        <w:tc>
          <w:tcPr>
            <w:tcW w:w="2943" w:type="dxa"/>
            <w:gridSpan w:val="3"/>
            <w:tcMar>
              <w:left w:w="58" w:type="dxa"/>
              <w:right w:w="58" w:type="dxa"/>
            </w:tcMar>
          </w:tcPr>
          <w:p w14:paraId="76316617" w14:textId="1CA92CB2" w:rsidR="00BE396E" w:rsidRDefault="00BE396E" w:rsidP="00BE396E">
            <w:pPr>
              <w:pStyle w:val="TableText"/>
            </w:pPr>
            <w:r>
              <w:t>:P:IDR-</w:t>
            </w:r>
            <w:hyperlink r:id="rId387" w:history="1">
              <w:r>
                <w:rPr>
                  <w:rStyle w:val="Hyperlink"/>
                </w:rPr>
                <w:t>LOC-DATE</w:t>
              </w:r>
            </w:hyperlink>
          </w:p>
        </w:tc>
        <w:tc>
          <w:tcPr>
            <w:tcW w:w="2840" w:type="dxa"/>
            <w:tcMar>
              <w:left w:w="58" w:type="dxa"/>
              <w:right w:w="58" w:type="dxa"/>
            </w:tcMar>
          </w:tcPr>
          <w:p w14:paraId="602683EE" w14:textId="0E169278" w:rsidR="00BE396E" w:rsidRDefault="00BE396E" w:rsidP="00BE396E">
            <w:pPr>
              <w:pStyle w:val="TableText"/>
            </w:pPr>
            <w:r>
              <w:t>Activity date</w:t>
            </w:r>
          </w:p>
          <w:p w14:paraId="40A019CD" w14:textId="1F92DAB4" w:rsidR="00BE396E" w:rsidRDefault="00BE396E" w:rsidP="003962F0">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590AAD3B" w14:textId="77777777" w:rsidR="00BE396E" w:rsidRDefault="00BE396E" w:rsidP="00BE396E">
            <w:pPr>
              <w:pStyle w:val="TableText"/>
              <w:rPr>
                <w:caps/>
              </w:rPr>
            </w:pPr>
            <w:r>
              <w:rPr>
                <w:caps/>
              </w:rPr>
              <w:t>8 n</w:t>
            </w:r>
          </w:p>
        </w:tc>
        <w:tc>
          <w:tcPr>
            <w:tcW w:w="2340" w:type="dxa"/>
            <w:tcMar>
              <w:left w:w="58" w:type="dxa"/>
              <w:right w:w="58" w:type="dxa"/>
            </w:tcMar>
          </w:tcPr>
          <w:p w14:paraId="09A48F85" w14:textId="77777777" w:rsidR="00BE396E" w:rsidRDefault="00BE396E" w:rsidP="00BE396E">
            <w:pPr>
              <w:pStyle w:val="TableText"/>
            </w:pPr>
            <w:r>
              <w:t>MMDDYYYY</w:t>
            </w:r>
          </w:p>
        </w:tc>
        <w:tc>
          <w:tcPr>
            <w:tcW w:w="858" w:type="dxa"/>
            <w:tcMar>
              <w:left w:w="58" w:type="dxa"/>
              <w:right w:w="58" w:type="dxa"/>
            </w:tcMar>
          </w:tcPr>
          <w:p w14:paraId="0922A80D" w14:textId="77777777" w:rsidR="00BE396E" w:rsidRDefault="00BE396E" w:rsidP="00BE396E">
            <w:pPr>
              <w:pStyle w:val="TableText"/>
            </w:pPr>
            <w:r>
              <w:t>Zeros</w:t>
            </w:r>
          </w:p>
        </w:tc>
        <w:tc>
          <w:tcPr>
            <w:tcW w:w="431" w:type="dxa"/>
          </w:tcPr>
          <w:p w14:paraId="1195C02F" w14:textId="77777777" w:rsidR="00BE396E" w:rsidRDefault="00BE396E" w:rsidP="00BE396E">
            <w:pPr>
              <w:pStyle w:val="TableText"/>
            </w:pPr>
            <w:r>
              <w:t>X</w:t>
            </w:r>
          </w:p>
        </w:tc>
        <w:tc>
          <w:tcPr>
            <w:tcW w:w="431" w:type="dxa"/>
          </w:tcPr>
          <w:p w14:paraId="38FA8D29" w14:textId="77777777" w:rsidR="00BE396E" w:rsidRDefault="00BE396E" w:rsidP="00BE396E">
            <w:pPr>
              <w:pStyle w:val="TableText"/>
            </w:pPr>
            <w:r>
              <w:t>X</w:t>
            </w:r>
          </w:p>
        </w:tc>
        <w:tc>
          <w:tcPr>
            <w:tcW w:w="432" w:type="dxa"/>
          </w:tcPr>
          <w:p w14:paraId="7F063FAC" w14:textId="77777777" w:rsidR="00BE396E" w:rsidRDefault="00BE396E" w:rsidP="00BE396E">
            <w:pPr>
              <w:pStyle w:val="TableText"/>
            </w:pPr>
            <w:r>
              <w:t>X</w:t>
            </w:r>
          </w:p>
        </w:tc>
      </w:tr>
      <w:tr w:rsidR="00BE396E" w14:paraId="62D8C989" w14:textId="77777777" w:rsidTr="00B04E5B">
        <w:trPr>
          <w:cantSplit/>
          <w:jc w:val="center"/>
        </w:trPr>
        <w:tc>
          <w:tcPr>
            <w:tcW w:w="802" w:type="dxa"/>
            <w:tcMar>
              <w:left w:w="58" w:type="dxa"/>
              <w:right w:w="58" w:type="dxa"/>
            </w:tcMar>
          </w:tcPr>
          <w:p w14:paraId="1347F3E6" w14:textId="77777777" w:rsidR="00BE396E" w:rsidRDefault="00BE396E" w:rsidP="00BE396E">
            <w:pPr>
              <w:pStyle w:val="TableText"/>
              <w:rPr>
                <w:color w:val="000000"/>
              </w:rPr>
            </w:pPr>
            <w:r>
              <w:rPr>
                <w:color w:val="000000"/>
              </w:rPr>
              <w:t>1181</w:t>
            </w:r>
          </w:p>
        </w:tc>
        <w:tc>
          <w:tcPr>
            <w:tcW w:w="2227" w:type="dxa"/>
            <w:tcMar>
              <w:left w:w="58" w:type="dxa"/>
              <w:right w:w="58" w:type="dxa"/>
            </w:tcMar>
          </w:tcPr>
          <w:p w14:paraId="4A6467C4" w14:textId="77777777" w:rsidR="00BE396E" w:rsidRDefault="00BE396E" w:rsidP="00BE396E">
            <w:pPr>
              <w:pStyle w:val="TableText"/>
              <w:rPr>
                <w:color w:val="000000"/>
              </w:rPr>
            </w:pPr>
            <w:r>
              <w:rPr>
                <w:color w:val="000000"/>
              </w:rPr>
              <w:t>LOCATION ACTIVITY (4)</w:t>
            </w:r>
          </w:p>
        </w:tc>
        <w:tc>
          <w:tcPr>
            <w:tcW w:w="2943" w:type="dxa"/>
            <w:gridSpan w:val="3"/>
            <w:tcMar>
              <w:left w:w="58" w:type="dxa"/>
              <w:right w:w="58" w:type="dxa"/>
            </w:tcMar>
          </w:tcPr>
          <w:p w14:paraId="08EDA04D" w14:textId="0DAFE312" w:rsidR="00BE396E" w:rsidRDefault="00BE396E" w:rsidP="00BE396E">
            <w:pPr>
              <w:pStyle w:val="TableText"/>
              <w:rPr>
                <w:color w:val="000000"/>
              </w:rPr>
            </w:pPr>
            <w:r>
              <w:rPr>
                <w:color w:val="000000"/>
              </w:rPr>
              <w:t>:P:IDR-</w:t>
            </w:r>
            <w:hyperlink r:id="rId388" w:history="1">
              <w:r>
                <w:rPr>
                  <w:rStyle w:val="Hyperlink"/>
                </w:rPr>
                <w:t>LOC-ACTV-CODE</w:t>
              </w:r>
            </w:hyperlink>
          </w:p>
        </w:tc>
        <w:tc>
          <w:tcPr>
            <w:tcW w:w="2840" w:type="dxa"/>
            <w:tcMar>
              <w:left w:w="58" w:type="dxa"/>
              <w:right w:w="58" w:type="dxa"/>
            </w:tcMar>
          </w:tcPr>
          <w:p w14:paraId="1F2B5223" w14:textId="77777777" w:rsidR="00BE396E" w:rsidRDefault="00BE396E" w:rsidP="00BE396E">
            <w:pPr>
              <w:pStyle w:val="TableText"/>
              <w:rPr>
                <w:color w:val="000000"/>
              </w:rPr>
            </w:pPr>
            <w:r>
              <w:rPr>
                <w:color w:val="000000"/>
              </w:rPr>
              <w:t>Front End Activity Code</w:t>
            </w:r>
          </w:p>
          <w:p w14:paraId="5BFAC9FA"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p>
        </w:tc>
        <w:tc>
          <w:tcPr>
            <w:tcW w:w="1080" w:type="dxa"/>
            <w:tcMar>
              <w:left w:w="58" w:type="dxa"/>
              <w:right w:w="58" w:type="dxa"/>
            </w:tcMar>
          </w:tcPr>
          <w:p w14:paraId="3F235DAD"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4ACD983A" w14:textId="77777777" w:rsidR="00BE396E" w:rsidRPr="00865B7A" w:rsidRDefault="00BE396E" w:rsidP="00BE396E">
            <w:pPr>
              <w:pStyle w:val="TableText"/>
            </w:pPr>
            <w:r w:rsidRPr="0042502A">
              <w:rPr>
                <w:b/>
              </w:rPr>
              <w:t>Valid Values:</w:t>
            </w:r>
          </w:p>
          <w:p w14:paraId="4C55D5DE" w14:textId="7BCF4399" w:rsidR="00BE396E" w:rsidRPr="0097365E" w:rsidRDefault="00BE396E" w:rsidP="00245396">
            <w:pPr>
              <w:pStyle w:val="TableTextBullet"/>
            </w:pPr>
            <w:r w:rsidRPr="0097365E">
              <w:t xml:space="preserve">A </w:t>
            </w:r>
            <w:r w:rsidR="0055725A">
              <w:t xml:space="preserve">– </w:t>
            </w:r>
            <w:r w:rsidRPr="0097365E">
              <w:t>Activation activity</w:t>
            </w:r>
          </w:p>
          <w:p w14:paraId="13FA759A" w14:textId="01A47B46" w:rsidR="00BE396E" w:rsidRPr="0097365E" w:rsidRDefault="00BE396E" w:rsidP="00245396">
            <w:pPr>
              <w:pStyle w:val="TableTextBullet"/>
            </w:pPr>
            <w:r w:rsidRPr="0097365E">
              <w:t xml:space="preserve">B </w:t>
            </w:r>
            <w:r w:rsidR="0055725A">
              <w:t xml:space="preserve">– </w:t>
            </w:r>
            <w:r w:rsidRPr="0097365E">
              <w:t>Location transfer</w:t>
            </w:r>
          </w:p>
          <w:p w14:paraId="0A7E4128" w14:textId="60E38222" w:rsidR="00BE396E" w:rsidRPr="0097365E" w:rsidRDefault="00BE396E" w:rsidP="00245396">
            <w:pPr>
              <w:pStyle w:val="TableTextBullet"/>
            </w:pPr>
            <w:r w:rsidRPr="0097365E">
              <w:t xml:space="preserve">C </w:t>
            </w:r>
            <w:r w:rsidR="0055725A">
              <w:t xml:space="preserve">– </w:t>
            </w:r>
            <w:r w:rsidRPr="0097365E">
              <w:t>Aged out of previous location</w:t>
            </w:r>
          </w:p>
          <w:p w14:paraId="28965574" w14:textId="2762D8D9" w:rsidR="00BE396E" w:rsidRPr="0097365E" w:rsidRDefault="00BE396E" w:rsidP="00245396">
            <w:pPr>
              <w:pStyle w:val="TableTextBullet"/>
            </w:pPr>
            <w:r w:rsidRPr="0097365E">
              <w:t xml:space="preserve">D </w:t>
            </w:r>
            <w:r w:rsidR="0055725A">
              <w:t xml:space="preserve">– </w:t>
            </w:r>
            <w:r w:rsidRPr="0097365E">
              <w:t>Delay notice due (for reporting purposes only)</w:t>
            </w:r>
          </w:p>
          <w:p w14:paraId="2A590647" w14:textId="4230F29C" w:rsidR="00BE396E" w:rsidRPr="0097365E" w:rsidRDefault="00BE396E" w:rsidP="00245396">
            <w:pPr>
              <w:pStyle w:val="TableTextBullet"/>
            </w:pPr>
            <w:r w:rsidRPr="0097365E">
              <w:t xml:space="preserve">E </w:t>
            </w:r>
            <w:r w:rsidR="0055725A">
              <w:t xml:space="preserve">– </w:t>
            </w:r>
            <w:r w:rsidRPr="0097365E">
              <w:t>First time claim was processed</w:t>
            </w:r>
          </w:p>
          <w:p w14:paraId="3452A20B" w14:textId="7ECFE059" w:rsidR="00BE396E" w:rsidRPr="0097365E" w:rsidRDefault="00BE396E" w:rsidP="00245396">
            <w:pPr>
              <w:pStyle w:val="TableTextBullet"/>
            </w:pPr>
            <w:r w:rsidRPr="0097365E">
              <w:t xml:space="preserve">F </w:t>
            </w:r>
            <w:r w:rsidR="0055725A">
              <w:t xml:space="preserve">– </w:t>
            </w:r>
            <w:r w:rsidRPr="0097365E">
              <w:t>Maintenance applied from worksheet</w:t>
            </w:r>
          </w:p>
          <w:p w14:paraId="611F4813" w14:textId="051082E7" w:rsidR="00BE396E" w:rsidRPr="0097365E" w:rsidRDefault="00BE396E" w:rsidP="00245396">
            <w:pPr>
              <w:pStyle w:val="TableTextBullet"/>
            </w:pPr>
            <w:r w:rsidRPr="0097365E">
              <w:t xml:space="preserve">G </w:t>
            </w:r>
            <w:r w:rsidR="0055725A">
              <w:t xml:space="preserve">– </w:t>
            </w:r>
            <w:r w:rsidRPr="0097365E">
              <w:t>Maintenance applied from worksheet</w:t>
            </w:r>
          </w:p>
          <w:p w14:paraId="26D33D77" w14:textId="77777777" w:rsidR="00BE396E" w:rsidRDefault="00BE396E" w:rsidP="00245396">
            <w:pPr>
              <w:pStyle w:val="TableTextBullet"/>
            </w:pPr>
            <w:r w:rsidRPr="0097365E">
              <w:t xml:space="preserve">H </w:t>
            </w:r>
            <w:r w:rsidR="0055725A">
              <w:t xml:space="preserve">– </w:t>
            </w:r>
            <w:r w:rsidRPr="0097365E">
              <w:t>Maintenance applied from letter</w:t>
            </w:r>
          </w:p>
          <w:p w14:paraId="2BBB94F4" w14:textId="77777777" w:rsidR="00056CEA" w:rsidRPr="0097365E" w:rsidRDefault="00056CEA" w:rsidP="00245396">
            <w:pPr>
              <w:pStyle w:val="TableTextBullet"/>
            </w:pPr>
            <w:r w:rsidRPr="0097365E">
              <w:t xml:space="preserve">J </w:t>
            </w:r>
            <w:r>
              <w:t xml:space="preserve">– </w:t>
            </w:r>
            <w:r w:rsidRPr="0097365E">
              <w:t>Location adjustment activity</w:t>
            </w:r>
          </w:p>
          <w:p w14:paraId="564E28DC" w14:textId="77777777" w:rsidR="00056CEA" w:rsidRPr="0097365E" w:rsidRDefault="00056CEA" w:rsidP="00245396">
            <w:pPr>
              <w:pStyle w:val="TableTextBullet"/>
            </w:pPr>
            <w:r w:rsidRPr="0097365E">
              <w:t xml:space="preserve">K </w:t>
            </w:r>
            <w:r>
              <w:t xml:space="preserve">– </w:t>
            </w:r>
            <w:r w:rsidRPr="0097365E">
              <w:t>Financial response activity</w:t>
            </w:r>
          </w:p>
          <w:p w14:paraId="0F82600F" w14:textId="77777777" w:rsidR="00056CEA" w:rsidRPr="0097365E" w:rsidRDefault="00056CEA" w:rsidP="00245396">
            <w:pPr>
              <w:pStyle w:val="TableTextBullet"/>
            </w:pPr>
            <w:r w:rsidRPr="0097365E">
              <w:t xml:space="preserve">L </w:t>
            </w:r>
            <w:r>
              <w:t xml:space="preserve">– </w:t>
            </w:r>
            <w:r w:rsidRPr="0097365E">
              <w:t>Letter reprint activity</w:t>
            </w:r>
          </w:p>
          <w:p w14:paraId="17ABD4A7" w14:textId="77777777" w:rsidR="00056CEA" w:rsidRPr="0097365E" w:rsidRDefault="00056CEA" w:rsidP="00245396">
            <w:pPr>
              <w:pStyle w:val="TableTextBullet"/>
            </w:pPr>
            <w:r w:rsidRPr="0097365E">
              <w:t xml:space="preserve">M </w:t>
            </w:r>
            <w:r>
              <w:t xml:space="preserve">– </w:t>
            </w:r>
            <w:r w:rsidRPr="0097365E">
              <w:t>MPAP response applied</w:t>
            </w:r>
          </w:p>
          <w:p w14:paraId="3609BCCC" w14:textId="77777777" w:rsidR="00056CEA" w:rsidRPr="0097365E" w:rsidRDefault="00056CEA" w:rsidP="00245396">
            <w:pPr>
              <w:pStyle w:val="TableTextBullet"/>
            </w:pPr>
            <w:r w:rsidRPr="0097365E">
              <w:t xml:space="preserve">N </w:t>
            </w:r>
            <w:r>
              <w:t xml:space="preserve">– </w:t>
            </w:r>
            <w:r w:rsidRPr="0097365E">
              <w:t>Claim is missing</w:t>
            </w:r>
          </w:p>
          <w:p w14:paraId="2E9CA571" w14:textId="77777777" w:rsidR="00056CEA" w:rsidRPr="0097365E" w:rsidRDefault="00056CEA" w:rsidP="00245396">
            <w:pPr>
              <w:pStyle w:val="TableTextBullet"/>
            </w:pPr>
            <w:r w:rsidRPr="0097365E">
              <w:t xml:space="preserve">O </w:t>
            </w:r>
            <w:r>
              <w:t xml:space="preserve">– </w:t>
            </w:r>
            <w:r w:rsidRPr="0097365E">
              <w:t>Adjustment history response applied</w:t>
            </w:r>
          </w:p>
          <w:p w14:paraId="4A83B6E4" w14:textId="77777777" w:rsidR="00056CEA" w:rsidRPr="0097365E" w:rsidRDefault="00056CEA" w:rsidP="00245396">
            <w:pPr>
              <w:pStyle w:val="TableTextBullet"/>
            </w:pPr>
            <w:r w:rsidRPr="0097365E">
              <w:t xml:space="preserve">Q </w:t>
            </w:r>
            <w:r>
              <w:t xml:space="preserve">– </w:t>
            </w:r>
            <w:r w:rsidRPr="0097365E">
              <w:t>CAS activity</w:t>
            </w:r>
          </w:p>
          <w:p w14:paraId="3A0C36AC" w14:textId="77777777" w:rsidR="00056CEA" w:rsidRPr="0097365E" w:rsidRDefault="00056CEA" w:rsidP="00245396">
            <w:pPr>
              <w:pStyle w:val="TableTextBullet"/>
            </w:pPr>
            <w:r w:rsidRPr="0097365E">
              <w:t xml:space="preserve">R </w:t>
            </w:r>
            <w:r>
              <w:t xml:space="preserve">– </w:t>
            </w:r>
            <w:r w:rsidRPr="0097365E">
              <w:t>Correction document reprint</w:t>
            </w:r>
          </w:p>
          <w:p w14:paraId="019A4944" w14:textId="77777777" w:rsidR="00056CEA" w:rsidRPr="0097365E" w:rsidRDefault="00056CEA" w:rsidP="00245396">
            <w:pPr>
              <w:pStyle w:val="TableTextBullet"/>
            </w:pPr>
            <w:r w:rsidRPr="0097365E">
              <w:t xml:space="preserve">S </w:t>
            </w:r>
            <w:r>
              <w:t xml:space="preserve">– </w:t>
            </w:r>
            <w:r w:rsidRPr="0097365E">
              <w:t>TACS activity</w:t>
            </w:r>
          </w:p>
          <w:p w14:paraId="081CF711" w14:textId="16F974F2" w:rsidR="00056CEA" w:rsidRDefault="00056CEA" w:rsidP="00245396">
            <w:pPr>
              <w:pStyle w:val="TableTextBullet"/>
            </w:pPr>
            <w:r w:rsidRPr="0097365E">
              <w:t>Space</w:t>
            </w:r>
            <w:r>
              <w:t xml:space="preserve"> – </w:t>
            </w:r>
            <w:r w:rsidRPr="0097365E">
              <w:t>No activity</w:t>
            </w:r>
          </w:p>
        </w:tc>
        <w:tc>
          <w:tcPr>
            <w:tcW w:w="858" w:type="dxa"/>
            <w:tcMar>
              <w:left w:w="58" w:type="dxa"/>
              <w:right w:w="58" w:type="dxa"/>
            </w:tcMar>
          </w:tcPr>
          <w:p w14:paraId="5A3F0BCF" w14:textId="77777777" w:rsidR="00BE396E" w:rsidRDefault="00BE396E" w:rsidP="00BE396E">
            <w:pPr>
              <w:pStyle w:val="TableText"/>
            </w:pPr>
            <w:r>
              <w:t>Spaces</w:t>
            </w:r>
          </w:p>
        </w:tc>
        <w:tc>
          <w:tcPr>
            <w:tcW w:w="431" w:type="dxa"/>
          </w:tcPr>
          <w:p w14:paraId="3FB4ECB9" w14:textId="77777777" w:rsidR="00BE396E" w:rsidRDefault="00BE396E" w:rsidP="00BE396E">
            <w:pPr>
              <w:pStyle w:val="TableText"/>
            </w:pPr>
            <w:r>
              <w:t>X</w:t>
            </w:r>
          </w:p>
        </w:tc>
        <w:tc>
          <w:tcPr>
            <w:tcW w:w="431" w:type="dxa"/>
          </w:tcPr>
          <w:p w14:paraId="1AEA5DF6" w14:textId="77777777" w:rsidR="00BE396E" w:rsidRDefault="00BE396E" w:rsidP="00BE396E">
            <w:pPr>
              <w:pStyle w:val="TableText"/>
            </w:pPr>
            <w:r>
              <w:t>X</w:t>
            </w:r>
          </w:p>
        </w:tc>
        <w:tc>
          <w:tcPr>
            <w:tcW w:w="432" w:type="dxa"/>
          </w:tcPr>
          <w:p w14:paraId="2C23574C" w14:textId="77777777" w:rsidR="00BE396E" w:rsidRDefault="00BE396E" w:rsidP="00BE396E">
            <w:pPr>
              <w:pStyle w:val="TableText"/>
            </w:pPr>
            <w:r>
              <w:t>X</w:t>
            </w:r>
          </w:p>
        </w:tc>
      </w:tr>
      <w:tr w:rsidR="00BE396E" w14:paraId="27948BB7" w14:textId="77777777" w:rsidTr="00B04E5B">
        <w:trPr>
          <w:cantSplit/>
          <w:jc w:val="center"/>
        </w:trPr>
        <w:tc>
          <w:tcPr>
            <w:tcW w:w="802" w:type="dxa"/>
            <w:tcMar>
              <w:left w:w="58" w:type="dxa"/>
              <w:right w:w="58" w:type="dxa"/>
            </w:tcMar>
          </w:tcPr>
          <w:p w14:paraId="31ED3541" w14:textId="2A755B7F" w:rsidR="00BE396E" w:rsidRDefault="00BE396E" w:rsidP="00BE396E">
            <w:pPr>
              <w:pStyle w:val="TableText"/>
              <w:rPr>
                <w:color w:val="000000"/>
              </w:rPr>
            </w:pPr>
            <w:r>
              <w:rPr>
                <w:color w:val="000000"/>
              </w:rPr>
              <w:t>1182</w:t>
            </w:r>
            <w:r w:rsidR="00135F82">
              <w:rPr>
                <w:color w:val="000000"/>
              </w:rPr>
              <w:t xml:space="preserve"> – </w:t>
            </w:r>
            <w:r>
              <w:rPr>
                <w:color w:val="000000"/>
              </w:rPr>
              <w:t>1185</w:t>
            </w:r>
          </w:p>
        </w:tc>
        <w:tc>
          <w:tcPr>
            <w:tcW w:w="2227" w:type="dxa"/>
            <w:tcMar>
              <w:left w:w="58" w:type="dxa"/>
              <w:right w:w="58" w:type="dxa"/>
            </w:tcMar>
          </w:tcPr>
          <w:p w14:paraId="7420CFE8" w14:textId="77777777" w:rsidR="00BE396E" w:rsidRDefault="00BE396E" w:rsidP="00BE396E">
            <w:pPr>
              <w:pStyle w:val="TableText"/>
            </w:pPr>
            <w:r>
              <w:t>CLERK (5)</w:t>
            </w:r>
          </w:p>
        </w:tc>
        <w:tc>
          <w:tcPr>
            <w:tcW w:w="2943" w:type="dxa"/>
            <w:gridSpan w:val="3"/>
            <w:tcMar>
              <w:left w:w="58" w:type="dxa"/>
              <w:right w:w="58" w:type="dxa"/>
            </w:tcMar>
          </w:tcPr>
          <w:p w14:paraId="29D4FA8F" w14:textId="2D93E9FC" w:rsidR="00BE396E" w:rsidRDefault="00BE396E" w:rsidP="00BE396E">
            <w:pPr>
              <w:pStyle w:val="TableText"/>
            </w:pPr>
            <w:r>
              <w:t>:P:IDR-</w:t>
            </w:r>
            <w:hyperlink r:id="rId389" w:history="1">
              <w:r>
                <w:rPr>
                  <w:rStyle w:val="Hyperlink"/>
                </w:rPr>
                <w:t>LOC-CLERK</w:t>
              </w:r>
            </w:hyperlink>
          </w:p>
        </w:tc>
        <w:tc>
          <w:tcPr>
            <w:tcW w:w="2840" w:type="dxa"/>
            <w:tcMar>
              <w:left w:w="58" w:type="dxa"/>
              <w:right w:w="58" w:type="dxa"/>
            </w:tcMar>
          </w:tcPr>
          <w:p w14:paraId="6A9CFC6A" w14:textId="589A2249" w:rsidR="00BE396E" w:rsidRDefault="00BE396E" w:rsidP="00BE396E">
            <w:pPr>
              <w:pStyle w:val="TableText"/>
            </w:pPr>
            <w:r>
              <w:t>C</w:t>
            </w:r>
            <w:r w:rsidR="00DB50A1">
              <w:t>lerk</w:t>
            </w:r>
          </w:p>
          <w:p w14:paraId="238C5EC1" w14:textId="77777777" w:rsidR="00BE396E" w:rsidRDefault="00BE396E" w:rsidP="00BE396E">
            <w:pPr>
              <w:pStyle w:val="TableText"/>
            </w:pPr>
            <w:r w:rsidRPr="003B28B3">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5B1BC956" w14:textId="77777777" w:rsidR="00BE396E" w:rsidRDefault="00BE396E" w:rsidP="00BE396E">
            <w:pPr>
              <w:pStyle w:val="TableText"/>
              <w:rPr>
                <w:caps/>
              </w:rPr>
            </w:pPr>
            <w:r>
              <w:rPr>
                <w:caps/>
              </w:rPr>
              <w:t>4 C</w:t>
            </w:r>
          </w:p>
        </w:tc>
        <w:tc>
          <w:tcPr>
            <w:tcW w:w="2340" w:type="dxa"/>
            <w:tcMar>
              <w:left w:w="58" w:type="dxa"/>
              <w:right w:w="58" w:type="dxa"/>
            </w:tcMar>
          </w:tcPr>
          <w:p w14:paraId="5407BD0F" w14:textId="77777777" w:rsidR="00BE396E" w:rsidRDefault="00BE396E" w:rsidP="00BE396E">
            <w:pPr>
              <w:pStyle w:val="TableText"/>
            </w:pPr>
            <w:r>
              <w:t>-</w:t>
            </w:r>
          </w:p>
        </w:tc>
        <w:tc>
          <w:tcPr>
            <w:tcW w:w="858" w:type="dxa"/>
            <w:tcMar>
              <w:left w:w="58" w:type="dxa"/>
              <w:right w:w="58" w:type="dxa"/>
            </w:tcMar>
          </w:tcPr>
          <w:p w14:paraId="47ECD9F7" w14:textId="77777777" w:rsidR="00BE396E" w:rsidRDefault="00BE396E" w:rsidP="00BE396E">
            <w:pPr>
              <w:pStyle w:val="TableText"/>
            </w:pPr>
            <w:r>
              <w:t>Spaces</w:t>
            </w:r>
          </w:p>
        </w:tc>
        <w:tc>
          <w:tcPr>
            <w:tcW w:w="431" w:type="dxa"/>
          </w:tcPr>
          <w:p w14:paraId="6472B9B0" w14:textId="77777777" w:rsidR="00BE396E" w:rsidRDefault="00BE396E" w:rsidP="00BE396E">
            <w:pPr>
              <w:pStyle w:val="TableText"/>
            </w:pPr>
            <w:r>
              <w:t>X</w:t>
            </w:r>
          </w:p>
        </w:tc>
        <w:tc>
          <w:tcPr>
            <w:tcW w:w="431" w:type="dxa"/>
          </w:tcPr>
          <w:p w14:paraId="204A706D" w14:textId="77777777" w:rsidR="00BE396E" w:rsidRDefault="00BE396E" w:rsidP="00BE396E">
            <w:pPr>
              <w:pStyle w:val="TableText"/>
            </w:pPr>
            <w:r>
              <w:t>X</w:t>
            </w:r>
          </w:p>
        </w:tc>
        <w:tc>
          <w:tcPr>
            <w:tcW w:w="432" w:type="dxa"/>
          </w:tcPr>
          <w:p w14:paraId="62C7D71E" w14:textId="77777777" w:rsidR="00BE396E" w:rsidRDefault="00BE396E" w:rsidP="00BE396E">
            <w:pPr>
              <w:pStyle w:val="TableText"/>
            </w:pPr>
            <w:r>
              <w:t>X</w:t>
            </w:r>
          </w:p>
        </w:tc>
      </w:tr>
      <w:tr w:rsidR="00BE396E" w14:paraId="5F9A3A34" w14:textId="77777777" w:rsidTr="00B04E5B">
        <w:trPr>
          <w:cantSplit/>
          <w:jc w:val="center"/>
        </w:trPr>
        <w:tc>
          <w:tcPr>
            <w:tcW w:w="802" w:type="dxa"/>
            <w:tcMar>
              <w:left w:w="58" w:type="dxa"/>
              <w:right w:w="58" w:type="dxa"/>
            </w:tcMar>
          </w:tcPr>
          <w:p w14:paraId="08C0C1F4" w14:textId="0DB1D8D4" w:rsidR="00BE396E" w:rsidRDefault="00BE396E" w:rsidP="00BE396E">
            <w:pPr>
              <w:pStyle w:val="TableText"/>
              <w:rPr>
                <w:color w:val="000000"/>
              </w:rPr>
            </w:pPr>
            <w:r>
              <w:rPr>
                <w:color w:val="000000"/>
              </w:rPr>
              <w:t>1186</w:t>
            </w:r>
            <w:r w:rsidR="00135F82">
              <w:rPr>
                <w:color w:val="000000"/>
              </w:rPr>
              <w:t xml:space="preserve"> – </w:t>
            </w:r>
            <w:r>
              <w:rPr>
                <w:color w:val="000000"/>
              </w:rPr>
              <w:t>1188</w:t>
            </w:r>
          </w:p>
        </w:tc>
        <w:tc>
          <w:tcPr>
            <w:tcW w:w="2227" w:type="dxa"/>
            <w:tcMar>
              <w:left w:w="58" w:type="dxa"/>
              <w:right w:w="58" w:type="dxa"/>
            </w:tcMar>
          </w:tcPr>
          <w:p w14:paraId="65DD5247" w14:textId="77777777" w:rsidR="00BE396E" w:rsidRDefault="00BE396E" w:rsidP="00BE396E">
            <w:pPr>
              <w:pStyle w:val="TableText"/>
            </w:pPr>
            <w:r>
              <w:t>LOC (5)</w:t>
            </w:r>
          </w:p>
        </w:tc>
        <w:tc>
          <w:tcPr>
            <w:tcW w:w="2943" w:type="dxa"/>
            <w:gridSpan w:val="3"/>
            <w:tcMar>
              <w:left w:w="58" w:type="dxa"/>
              <w:right w:w="58" w:type="dxa"/>
            </w:tcMar>
          </w:tcPr>
          <w:p w14:paraId="76AA672C" w14:textId="4E05BA69" w:rsidR="00BE396E" w:rsidRDefault="00BE396E" w:rsidP="00BE396E">
            <w:pPr>
              <w:pStyle w:val="TableText"/>
            </w:pPr>
            <w:r>
              <w:t>:P:IDR-</w:t>
            </w:r>
            <w:hyperlink r:id="rId390" w:history="1">
              <w:r>
                <w:rPr>
                  <w:rStyle w:val="Hyperlink"/>
                </w:rPr>
                <w:t>LOC-CODE</w:t>
              </w:r>
            </w:hyperlink>
          </w:p>
        </w:tc>
        <w:tc>
          <w:tcPr>
            <w:tcW w:w="2840" w:type="dxa"/>
            <w:tcMar>
              <w:left w:w="58" w:type="dxa"/>
              <w:right w:w="58" w:type="dxa"/>
            </w:tcMar>
          </w:tcPr>
          <w:p w14:paraId="02450D15" w14:textId="77777777" w:rsidR="00BE396E" w:rsidRDefault="00BE396E" w:rsidP="00BE396E">
            <w:pPr>
              <w:pStyle w:val="TableText"/>
            </w:pPr>
            <w:r>
              <w:t>Location code</w:t>
            </w:r>
          </w:p>
          <w:p w14:paraId="2E13891D" w14:textId="11282BEA"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3E7FF701" w14:textId="495D2D59" w:rsidR="00BE396E" w:rsidRDefault="00BE396E" w:rsidP="00DB50A1">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4E33A732" w14:textId="77777777" w:rsidR="00BE396E" w:rsidRDefault="00BE396E" w:rsidP="00BE396E">
            <w:pPr>
              <w:pStyle w:val="TableText"/>
              <w:rPr>
                <w:caps/>
              </w:rPr>
            </w:pPr>
            <w:r>
              <w:rPr>
                <w:caps/>
              </w:rPr>
              <w:t>3 c</w:t>
            </w:r>
          </w:p>
        </w:tc>
        <w:tc>
          <w:tcPr>
            <w:tcW w:w="2340" w:type="dxa"/>
            <w:tcMar>
              <w:left w:w="58" w:type="dxa"/>
              <w:right w:w="58" w:type="dxa"/>
            </w:tcMar>
          </w:tcPr>
          <w:p w14:paraId="2EA20E18" w14:textId="765B5684" w:rsidR="00BE396E" w:rsidRDefault="00BE396E" w:rsidP="00BE396E">
            <w:pPr>
              <w:pStyle w:val="TableText"/>
            </w:pPr>
            <w:r>
              <w:t xml:space="preserve">See Basic values specification </w:t>
            </w:r>
            <w:hyperlink r:id="rId391" w:history="1">
              <w:r>
                <w:rPr>
                  <w:rStyle w:val="Hyperlink"/>
                  <w:rFonts w:cs="Courier New"/>
                  <w:szCs w:val="16"/>
                </w:rPr>
                <w:t>S0119010</w:t>
              </w:r>
            </w:hyperlink>
            <w:r>
              <w:t>.</w:t>
            </w:r>
          </w:p>
          <w:p w14:paraId="1A037BE6" w14:textId="784512A4" w:rsidR="00BE396E" w:rsidRDefault="00BE396E" w:rsidP="00DB50A1">
            <w:pPr>
              <w:pStyle w:val="TableText"/>
            </w:pPr>
            <w:r w:rsidRPr="00DB50A1">
              <w:rPr>
                <w:b/>
              </w:rPr>
              <w:t>Note:</w:t>
            </w:r>
            <w:r>
              <w:t xml:space="preserve"> A deleted claim is indicated by status value 090.</w:t>
            </w:r>
          </w:p>
        </w:tc>
        <w:tc>
          <w:tcPr>
            <w:tcW w:w="858" w:type="dxa"/>
            <w:tcMar>
              <w:left w:w="58" w:type="dxa"/>
              <w:right w:w="58" w:type="dxa"/>
            </w:tcMar>
          </w:tcPr>
          <w:p w14:paraId="12B4DD7B" w14:textId="77777777" w:rsidR="00BE396E" w:rsidRDefault="00BE396E" w:rsidP="00BE396E">
            <w:pPr>
              <w:pStyle w:val="TableText"/>
            </w:pPr>
            <w:r>
              <w:t>Spaces</w:t>
            </w:r>
          </w:p>
        </w:tc>
        <w:tc>
          <w:tcPr>
            <w:tcW w:w="431" w:type="dxa"/>
          </w:tcPr>
          <w:p w14:paraId="3FA170A1" w14:textId="77777777" w:rsidR="00BE396E" w:rsidRDefault="00BE396E" w:rsidP="00BE396E">
            <w:pPr>
              <w:pStyle w:val="TableText"/>
            </w:pPr>
            <w:r>
              <w:t>X</w:t>
            </w:r>
          </w:p>
        </w:tc>
        <w:tc>
          <w:tcPr>
            <w:tcW w:w="431" w:type="dxa"/>
          </w:tcPr>
          <w:p w14:paraId="2F6AAC20" w14:textId="77777777" w:rsidR="00BE396E" w:rsidRDefault="00BE396E" w:rsidP="00BE396E">
            <w:pPr>
              <w:pStyle w:val="TableText"/>
            </w:pPr>
            <w:r>
              <w:t>X</w:t>
            </w:r>
          </w:p>
        </w:tc>
        <w:tc>
          <w:tcPr>
            <w:tcW w:w="432" w:type="dxa"/>
          </w:tcPr>
          <w:p w14:paraId="2A5A2716" w14:textId="77777777" w:rsidR="00BE396E" w:rsidRDefault="00BE396E" w:rsidP="00BE396E">
            <w:pPr>
              <w:pStyle w:val="TableText"/>
            </w:pPr>
            <w:r>
              <w:t>X</w:t>
            </w:r>
          </w:p>
        </w:tc>
      </w:tr>
      <w:tr w:rsidR="00BE396E" w14:paraId="470BFC5A" w14:textId="77777777" w:rsidTr="00B04E5B">
        <w:trPr>
          <w:cantSplit/>
          <w:jc w:val="center"/>
        </w:trPr>
        <w:tc>
          <w:tcPr>
            <w:tcW w:w="802" w:type="dxa"/>
            <w:tcMar>
              <w:left w:w="58" w:type="dxa"/>
              <w:right w:w="58" w:type="dxa"/>
            </w:tcMar>
          </w:tcPr>
          <w:p w14:paraId="3AB7B41C" w14:textId="484BEDCB" w:rsidR="00BE396E" w:rsidRDefault="00BE396E" w:rsidP="00BE396E">
            <w:pPr>
              <w:pStyle w:val="TableText"/>
              <w:rPr>
                <w:color w:val="000000"/>
              </w:rPr>
            </w:pPr>
            <w:r>
              <w:rPr>
                <w:color w:val="000000"/>
              </w:rPr>
              <w:t>1189</w:t>
            </w:r>
            <w:r w:rsidR="00135F82">
              <w:rPr>
                <w:color w:val="000000"/>
              </w:rPr>
              <w:t xml:space="preserve"> – </w:t>
            </w:r>
            <w:r>
              <w:rPr>
                <w:color w:val="000000"/>
              </w:rPr>
              <w:t>1196</w:t>
            </w:r>
          </w:p>
        </w:tc>
        <w:tc>
          <w:tcPr>
            <w:tcW w:w="2227" w:type="dxa"/>
            <w:tcMar>
              <w:left w:w="58" w:type="dxa"/>
              <w:right w:w="58" w:type="dxa"/>
            </w:tcMar>
          </w:tcPr>
          <w:p w14:paraId="34855A22" w14:textId="77777777" w:rsidR="00BE396E" w:rsidRDefault="00BE396E" w:rsidP="00BE396E">
            <w:pPr>
              <w:pStyle w:val="TableText"/>
            </w:pPr>
            <w:r>
              <w:t>LOCATION DATE (5)</w:t>
            </w:r>
          </w:p>
        </w:tc>
        <w:tc>
          <w:tcPr>
            <w:tcW w:w="2943" w:type="dxa"/>
            <w:gridSpan w:val="3"/>
            <w:tcMar>
              <w:left w:w="58" w:type="dxa"/>
              <w:right w:w="58" w:type="dxa"/>
            </w:tcMar>
          </w:tcPr>
          <w:p w14:paraId="7ADF9A86" w14:textId="597B62BA" w:rsidR="00BE396E" w:rsidRDefault="00BE396E" w:rsidP="00BE396E">
            <w:pPr>
              <w:pStyle w:val="TableText"/>
            </w:pPr>
            <w:r>
              <w:t>:P:IDR-</w:t>
            </w:r>
            <w:hyperlink r:id="rId392" w:history="1">
              <w:r>
                <w:rPr>
                  <w:rStyle w:val="Hyperlink"/>
                </w:rPr>
                <w:t>LOC-DATE</w:t>
              </w:r>
            </w:hyperlink>
          </w:p>
        </w:tc>
        <w:tc>
          <w:tcPr>
            <w:tcW w:w="2840" w:type="dxa"/>
            <w:tcMar>
              <w:left w:w="58" w:type="dxa"/>
              <w:right w:w="58" w:type="dxa"/>
            </w:tcMar>
          </w:tcPr>
          <w:p w14:paraId="6F37EE27" w14:textId="77777777" w:rsidR="00BE396E" w:rsidRDefault="00BE396E" w:rsidP="00BE396E">
            <w:pPr>
              <w:pStyle w:val="TableText"/>
            </w:pPr>
            <w:r>
              <w:t>Activity date</w:t>
            </w:r>
          </w:p>
          <w:p w14:paraId="4FB84886" w14:textId="1B633766" w:rsidR="00BE396E" w:rsidRDefault="00BE396E" w:rsidP="00DB50A1">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6BC32E58" w14:textId="77777777" w:rsidR="00BE396E" w:rsidRDefault="00BE396E" w:rsidP="00BE396E">
            <w:pPr>
              <w:pStyle w:val="TableText"/>
              <w:rPr>
                <w:caps/>
              </w:rPr>
            </w:pPr>
            <w:r>
              <w:rPr>
                <w:caps/>
              </w:rPr>
              <w:t>8 n</w:t>
            </w:r>
          </w:p>
        </w:tc>
        <w:tc>
          <w:tcPr>
            <w:tcW w:w="2340" w:type="dxa"/>
            <w:tcMar>
              <w:left w:w="58" w:type="dxa"/>
              <w:right w:w="58" w:type="dxa"/>
            </w:tcMar>
          </w:tcPr>
          <w:p w14:paraId="39D5D4DD" w14:textId="77777777" w:rsidR="00BE396E" w:rsidRDefault="00BE396E" w:rsidP="00BE396E">
            <w:pPr>
              <w:pStyle w:val="TableText"/>
            </w:pPr>
            <w:r>
              <w:t>MMDDYYYY</w:t>
            </w:r>
          </w:p>
        </w:tc>
        <w:tc>
          <w:tcPr>
            <w:tcW w:w="858" w:type="dxa"/>
            <w:tcMar>
              <w:left w:w="58" w:type="dxa"/>
              <w:right w:w="58" w:type="dxa"/>
            </w:tcMar>
          </w:tcPr>
          <w:p w14:paraId="5B53F587" w14:textId="77777777" w:rsidR="00BE396E" w:rsidRDefault="00BE396E" w:rsidP="00BE396E">
            <w:pPr>
              <w:pStyle w:val="TableText"/>
            </w:pPr>
            <w:r>
              <w:t>Zeros</w:t>
            </w:r>
          </w:p>
        </w:tc>
        <w:tc>
          <w:tcPr>
            <w:tcW w:w="431" w:type="dxa"/>
          </w:tcPr>
          <w:p w14:paraId="3EFF34AE" w14:textId="77777777" w:rsidR="00BE396E" w:rsidRDefault="00BE396E" w:rsidP="00BE396E">
            <w:pPr>
              <w:pStyle w:val="TableText"/>
            </w:pPr>
            <w:r>
              <w:t>X</w:t>
            </w:r>
          </w:p>
        </w:tc>
        <w:tc>
          <w:tcPr>
            <w:tcW w:w="431" w:type="dxa"/>
          </w:tcPr>
          <w:p w14:paraId="5F94BB9E" w14:textId="77777777" w:rsidR="00BE396E" w:rsidRDefault="00BE396E" w:rsidP="00BE396E">
            <w:pPr>
              <w:pStyle w:val="TableText"/>
            </w:pPr>
            <w:r>
              <w:t>X</w:t>
            </w:r>
          </w:p>
        </w:tc>
        <w:tc>
          <w:tcPr>
            <w:tcW w:w="432" w:type="dxa"/>
          </w:tcPr>
          <w:p w14:paraId="67EE9661" w14:textId="77777777" w:rsidR="00BE396E" w:rsidRDefault="00BE396E" w:rsidP="00BE396E">
            <w:pPr>
              <w:pStyle w:val="TableText"/>
            </w:pPr>
            <w:r>
              <w:t>X</w:t>
            </w:r>
          </w:p>
        </w:tc>
      </w:tr>
      <w:tr w:rsidR="00BE396E" w14:paraId="31CA84F1" w14:textId="77777777" w:rsidTr="00B04E5B">
        <w:trPr>
          <w:cantSplit/>
          <w:jc w:val="center"/>
        </w:trPr>
        <w:tc>
          <w:tcPr>
            <w:tcW w:w="802" w:type="dxa"/>
            <w:tcMar>
              <w:left w:w="58" w:type="dxa"/>
              <w:right w:w="58" w:type="dxa"/>
            </w:tcMar>
          </w:tcPr>
          <w:p w14:paraId="31DCDEDD" w14:textId="77777777" w:rsidR="00BE396E" w:rsidRDefault="00BE396E" w:rsidP="00BE396E">
            <w:pPr>
              <w:pStyle w:val="TableText"/>
              <w:rPr>
                <w:color w:val="000000"/>
              </w:rPr>
            </w:pPr>
            <w:r>
              <w:rPr>
                <w:color w:val="000000"/>
              </w:rPr>
              <w:t>1197</w:t>
            </w:r>
          </w:p>
        </w:tc>
        <w:tc>
          <w:tcPr>
            <w:tcW w:w="2227" w:type="dxa"/>
            <w:tcMar>
              <w:left w:w="58" w:type="dxa"/>
              <w:right w:w="58" w:type="dxa"/>
            </w:tcMar>
          </w:tcPr>
          <w:p w14:paraId="015E99C8" w14:textId="77777777" w:rsidR="00BE396E" w:rsidRDefault="00BE396E" w:rsidP="00BE396E">
            <w:pPr>
              <w:pStyle w:val="TableText"/>
              <w:rPr>
                <w:color w:val="000000"/>
              </w:rPr>
            </w:pPr>
            <w:r>
              <w:rPr>
                <w:color w:val="000000"/>
              </w:rPr>
              <w:t>LOCATION ACTIVITY (5)</w:t>
            </w:r>
          </w:p>
        </w:tc>
        <w:tc>
          <w:tcPr>
            <w:tcW w:w="2943" w:type="dxa"/>
            <w:gridSpan w:val="3"/>
            <w:tcMar>
              <w:left w:w="58" w:type="dxa"/>
              <w:right w:w="58" w:type="dxa"/>
            </w:tcMar>
          </w:tcPr>
          <w:p w14:paraId="253E4ACD" w14:textId="7FE4A348" w:rsidR="00BE396E" w:rsidRDefault="00BE396E" w:rsidP="00BE396E">
            <w:pPr>
              <w:pStyle w:val="TableText"/>
              <w:rPr>
                <w:color w:val="000000"/>
              </w:rPr>
            </w:pPr>
            <w:r>
              <w:rPr>
                <w:color w:val="000000"/>
              </w:rPr>
              <w:t>:P:IDR-</w:t>
            </w:r>
            <w:hyperlink r:id="rId393" w:history="1">
              <w:r>
                <w:rPr>
                  <w:rStyle w:val="Hyperlink"/>
                </w:rPr>
                <w:t>LOC-ACTV-CODE</w:t>
              </w:r>
            </w:hyperlink>
          </w:p>
        </w:tc>
        <w:tc>
          <w:tcPr>
            <w:tcW w:w="2840" w:type="dxa"/>
            <w:tcMar>
              <w:left w:w="58" w:type="dxa"/>
              <w:right w:w="58" w:type="dxa"/>
            </w:tcMar>
          </w:tcPr>
          <w:p w14:paraId="61C85657" w14:textId="77777777" w:rsidR="00BE396E" w:rsidRDefault="00BE396E" w:rsidP="00BE396E">
            <w:pPr>
              <w:pStyle w:val="TableText"/>
              <w:rPr>
                <w:color w:val="000000"/>
              </w:rPr>
            </w:pPr>
            <w:r>
              <w:rPr>
                <w:color w:val="000000"/>
              </w:rPr>
              <w:t>Front End Activity Code</w:t>
            </w:r>
          </w:p>
          <w:p w14:paraId="5DA531F7"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r>
              <w:rPr>
                <w:rFonts w:cs="Arial"/>
                <w:color w:val="000000"/>
              </w:rPr>
              <w:t>.</w:t>
            </w:r>
          </w:p>
        </w:tc>
        <w:tc>
          <w:tcPr>
            <w:tcW w:w="1080" w:type="dxa"/>
            <w:tcMar>
              <w:left w:w="58" w:type="dxa"/>
              <w:right w:w="58" w:type="dxa"/>
            </w:tcMar>
          </w:tcPr>
          <w:p w14:paraId="257AB789"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6FDFBE56" w14:textId="77777777" w:rsidR="00BE396E" w:rsidRPr="00865B7A" w:rsidRDefault="00BE396E" w:rsidP="00BE396E">
            <w:pPr>
              <w:pStyle w:val="TableText"/>
            </w:pPr>
            <w:r w:rsidRPr="0042502A">
              <w:rPr>
                <w:b/>
              </w:rPr>
              <w:t>Valid Values:</w:t>
            </w:r>
          </w:p>
          <w:p w14:paraId="7595D297" w14:textId="42FF3B5E" w:rsidR="00BE396E" w:rsidRPr="0097365E" w:rsidRDefault="00BE396E" w:rsidP="00245396">
            <w:pPr>
              <w:pStyle w:val="TableTextBullet"/>
            </w:pPr>
            <w:r w:rsidRPr="0097365E">
              <w:t xml:space="preserve">A </w:t>
            </w:r>
            <w:r w:rsidR="00DB50A1">
              <w:t xml:space="preserve">– </w:t>
            </w:r>
            <w:r w:rsidRPr="0097365E">
              <w:t>Activation activity</w:t>
            </w:r>
          </w:p>
          <w:p w14:paraId="0FBCD3AF" w14:textId="01B8A1CC" w:rsidR="00BE396E" w:rsidRPr="0097365E" w:rsidRDefault="00BE396E" w:rsidP="00245396">
            <w:pPr>
              <w:pStyle w:val="TableTextBullet"/>
            </w:pPr>
            <w:r w:rsidRPr="0097365E">
              <w:t xml:space="preserve">B </w:t>
            </w:r>
            <w:r w:rsidR="00DB50A1">
              <w:t xml:space="preserve">– </w:t>
            </w:r>
            <w:r w:rsidRPr="0097365E">
              <w:t>Location transfer</w:t>
            </w:r>
          </w:p>
          <w:p w14:paraId="5A11988B" w14:textId="2F4B7664" w:rsidR="00BE396E" w:rsidRPr="0097365E" w:rsidRDefault="00BE396E" w:rsidP="00245396">
            <w:pPr>
              <w:pStyle w:val="TableTextBullet"/>
            </w:pPr>
            <w:r w:rsidRPr="0097365E">
              <w:t xml:space="preserve">C </w:t>
            </w:r>
            <w:r w:rsidR="00DB50A1">
              <w:t xml:space="preserve">– </w:t>
            </w:r>
            <w:r w:rsidRPr="0097365E">
              <w:t>Aged out of previous location</w:t>
            </w:r>
          </w:p>
          <w:p w14:paraId="701600A2" w14:textId="7557E990" w:rsidR="00BE396E" w:rsidRPr="0097365E" w:rsidRDefault="00BE396E" w:rsidP="00245396">
            <w:pPr>
              <w:pStyle w:val="TableTextBullet"/>
            </w:pPr>
            <w:r w:rsidRPr="0097365E">
              <w:t xml:space="preserve">D </w:t>
            </w:r>
            <w:r w:rsidR="00DB50A1">
              <w:t xml:space="preserve">– </w:t>
            </w:r>
            <w:r w:rsidRPr="0097365E">
              <w:t>Delay notice due (for reporting purposes only)</w:t>
            </w:r>
          </w:p>
          <w:p w14:paraId="17233586" w14:textId="759432A6" w:rsidR="00BE396E" w:rsidRPr="0097365E" w:rsidRDefault="00BE396E" w:rsidP="00245396">
            <w:pPr>
              <w:pStyle w:val="TableTextBullet"/>
            </w:pPr>
            <w:r w:rsidRPr="0097365E">
              <w:t xml:space="preserve">E </w:t>
            </w:r>
            <w:r w:rsidR="00DB50A1">
              <w:t xml:space="preserve">– </w:t>
            </w:r>
            <w:r w:rsidRPr="0097365E">
              <w:t>First time claim was processed</w:t>
            </w:r>
          </w:p>
          <w:p w14:paraId="3CC91418" w14:textId="1F98CCB4" w:rsidR="00BE396E" w:rsidRPr="0097365E" w:rsidRDefault="00BE396E" w:rsidP="00245396">
            <w:pPr>
              <w:pStyle w:val="TableTextBullet"/>
            </w:pPr>
            <w:r w:rsidRPr="0097365E">
              <w:t xml:space="preserve">F </w:t>
            </w:r>
            <w:r w:rsidR="00DB50A1">
              <w:t xml:space="preserve">– </w:t>
            </w:r>
            <w:r w:rsidRPr="0097365E">
              <w:t>Maintenance applied from worksheet</w:t>
            </w:r>
          </w:p>
          <w:p w14:paraId="0914C253" w14:textId="2EA25396" w:rsidR="00BE396E" w:rsidRPr="0097365E" w:rsidRDefault="00BE396E" w:rsidP="00245396">
            <w:pPr>
              <w:pStyle w:val="TableTextBullet"/>
            </w:pPr>
            <w:r w:rsidRPr="0097365E">
              <w:t xml:space="preserve">G </w:t>
            </w:r>
            <w:r w:rsidR="00DB50A1">
              <w:t xml:space="preserve">– </w:t>
            </w:r>
            <w:r w:rsidRPr="0097365E">
              <w:t>Maintenance applied from worksheet</w:t>
            </w:r>
          </w:p>
          <w:p w14:paraId="6B84E96A" w14:textId="77777777" w:rsidR="00BE396E" w:rsidRDefault="00BE396E" w:rsidP="00245396">
            <w:pPr>
              <w:pStyle w:val="TableTextBullet"/>
            </w:pPr>
            <w:r w:rsidRPr="0097365E">
              <w:t xml:space="preserve">H </w:t>
            </w:r>
            <w:r w:rsidR="00DB50A1">
              <w:t xml:space="preserve">– </w:t>
            </w:r>
            <w:r w:rsidRPr="0097365E">
              <w:t>Maintenance applied from letter</w:t>
            </w:r>
          </w:p>
          <w:p w14:paraId="5007B562" w14:textId="77777777" w:rsidR="00056CEA" w:rsidRPr="0097365E" w:rsidRDefault="00056CEA" w:rsidP="00245396">
            <w:pPr>
              <w:pStyle w:val="TableTextBullet"/>
            </w:pPr>
            <w:r w:rsidRPr="0097365E">
              <w:t xml:space="preserve">J </w:t>
            </w:r>
            <w:r>
              <w:t xml:space="preserve">– </w:t>
            </w:r>
            <w:r w:rsidRPr="0097365E">
              <w:t>Location adjustment activity</w:t>
            </w:r>
          </w:p>
          <w:p w14:paraId="52C6620B" w14:textId="77777777" w:rsidR="00056CEA" w:rsidRPr="0097365E" w:rsidRDefault="00056CEA" w:rsidP="00245396">
            <w:pPr>
              <w:pStyle w:val="TableTextBullet"/>
            </w:pPr>
            <w:r w:rsidRPr="0097365E">
              <w:t xml:space="preserve">K </w:t>
            </w:r>
            <w:r>
              <w:t xml:space="preserve">– </w:t>
            </w:r>
            <w:r w:rsidRPr="0097365E">
              <w:t>Financial response activity</w:t>
            </w:r>
          </w:p>
          <w:p w14:paraId="1FAC19FD" w14:textId="77777777" w:rsidR="00056CEA" w:rsidRPr="0097365E" w:rsidRDefault="00056CEA" w:rsidP="00245396">
            <w:pPr>
              <w:pStyle w:val="TableTextBullet"/>
            </w:pPr>
            <w:r w:rsidRPr="0097365E">
              <w:t xml:space="preserve">L </w:t>
            </w:r>
            <w:r>
              <w:t xml:space="preserve">– </w:t>
            </w:r>
            <w:r w:rsidRPr="0097365E">
              <w:t>Letter reprint activity</w:t>
            </w:r>
          </w:p>
          <w:p w14:paraId="286DB828" w14:textId="77777777" w:rsidR="00056CEA" w:rsidRPr="0097365E" w:rsidRDefault="00056CEA" w:rsidP="00245396">
            <w:pPr>
              <w:pStyle w:val="TableTextBullet"/>
            </w:pPr>
            <w:r w:rsidRPr="0097365E">
              <w:t xml:space="preserve">M </w:t>
            </w:r>
            <w:r>
              <w:t xml:space="preserve">– </w:t>
            </w:r>
            <w:r w:rsidRPr="0097365E">
              <w:t>MPAP response applied</w:t>
            </w:r>
          </w:p>
          <w:p w14:paraId="143EA7AE" w14:textId="77777777" w:rsidR="00056CEA" w:rsidRPr="0097365E" w:rsidRDefault="00056CEA" w:rsidP="00245396">
            <w:pPr>
              <w:pStyle w:val="TableTextBullet"/>
            </w:pPr>
            <w:r w:rsidRPr="0097365E">
              <w:t xml:space="preserve">N </w:t>
            </w:r>
            <w:r>
              <w:t xml:space="preserve">– </w:t>
            </w:r>
            <w:r w:rsidRPr="0097365E">
              <w:t>Claim is missing</w:t>
            </w:r>
          </w:p>
          <w:p w14:paraId="42B38D2F" w14:textId="77777777" w:rsidR="00056CEA" w:rsidRPr="0097365E" w:rsidRDefault="00056CEA" w:rsidP="00245396">
            <w:pPr>
              <w:pStyle w:val="TableTextBullet"/>
            </w:pPr>
            <w:r w:rsidRPr="0097365E">
              <w:t xml:space="preserve">O </w:t>
            </w:r>
            <w:r>
              <w:t xml:space="preserve">– </w:t>
            </w:r>
            <w:r w:rsidRPr="0097365E">
              <w:t>Adjustment history response applied</w:t>
            </w:r>
          </w:p>
          <w:p w14:paraId="7D3C2F25" w14:textId="77777777" w:rsidR="00056CEA" w:rsidRPr="0097365E" w:rsidRDefault="00056CEA" w:rsidP="00245396">
            <w:pPr>
              <w:pStyle w:val="TableTextBullet"/>
            </w:pPr>
            <w:r w:rsidRPr="0097365E">
              <w:t xml:space="preserve">Q </w:t>
            </w:r>
            <w:r>
              <w:t xml:space="preserve">– </w:t>
            </w:r>
            <w:r w:rsidRPr="0097365E">
              <w:t>CAS activity</w:t>
            </w:r>
          </w:p>
          <w:p w14:paraId="08E98DF0" w14:textId="77777777" w:rsidR="00056CEA" w:rsidRPr="0097365E" w:rsidRDefault="00056CEA" w:rsidP="00245396">
            <w:pPr>
              <w:pStyle w:val="TableTextBullet"/>
            </w:pPr>
            <w:r w:rsidRPr="0097365E">
              <w:t xml:space="preserve">R </w:t>
            </w:r>
            <w:r>
              <w:t xml:space="preserve">– </w:t>
            </w:r>
            <w:r w:rsidRPr="0097365E">
              <w:t>Correction document reprint</w:t>
            </w:r>
          </w:p>
          <w:p w14:paraId="02F6EE75" w14:textId="77777777" w:rsidR="00056CEA" w:rsidRPr="0097365E" w:rsidRDefault="00056CEA" w:rsidP="00245396">
            <w:pPr>
              <w:pStyle w:val="TableTextBullet"/>
            </w:pPr>
            <w:r w:rsidRPr="0097365E">
              <w:t xml:space="preserve">S </w:t>
            </w:r>
            <w:r>
              <w:t xml:space="preserve">– </w:t>
            </w:r>
            <w:r w:rsidRPr="0097365E">
              <w:t>TACS activity</w:t>
            </w:r>
          </w:p>
          <w:p w14:paraId="7C6FA950" w14:textId="5626AFCE" w:rsidR="00056CEA" w:rsidRDefault="00056CEA" w:rsidP="00245396">
            <w:pPr>
              <w:pStyle w:val="TableTextBullet"/>
            </w:pPr>
            <w:r w:rsidRPr="0097365E">
              <w:t>Space</w:t>
            </w:r>
            <w:r>
              <w:t xml:space="preserve"> – </w:t>
            </w:r>
            <w:r w:rsidRPr="0097365E">
              <w:t>No activity</w:t>
            </w:r>
          </w:p>
        </w:tc>
        <w:tc>
          <w:tcPr>
            <w:tcW w:w="858" w:type="dxa"/>
            <w:tcMar>
              <w:left w:w="58" w:type="dxa"/>
              <w:right w:w="58" w:type="dxa"/>
            </w:tcMar>
          </w:tcPr>
          <w:p w14:paraId="62BF66FC" w14:textId="77777777" w:rsidR="00BE396E" w:rsidRDefault="00BE396E" w:rsidP="00BE396E">
            <w:pPr>
              <w:pStyle w:val="TableText"/>
            </w:pPr>
            <w:r>
              <w:t>Spaces</w:t>
            </w:r>
          </w:p>
        </w:tc>
        <w:tc>
          <w:tcPr>
            <w:tcW w:w="431" w:type="dxa"/>
          </w:tcPr>
          <w:p w14:paraId="63DEB460" w14:textId="77777777" w:rsidR="00BE396E" w:rsidRDefault="00BE396E" w:rsidP="00BE396E">
            <w:pPr>
              <w:pStyle w:val="TableText"/>
            </w:pPr>
            <w:r>
              <w:t>X</w:t>
            </w:r>
          </w:p>
        </w:tc>
        <w:tc>
          <w:tcPr>
            <w:tcW w:w="431" w:type="dxa"/>
          </w:tcPr>
          <w:p w14:paraId="71BAB71D" w14:textId="77777777" w:rsidR="00BE396E" w:rsidRDefault="00BE396E" w:rsidP="00BE396E">
            <w:pPr>
              <w:pStyle w:val="TableText"/>
            </w:pPr>
            <w:r>
              <w:t>X</w:t>
            </w:r>
          </w:p>
        </w:tc>
        <w:tc>
          <w:tcPr>
            <w:tcW w:w="432" w:type="dxa"/>
          </w:tcPr>
          <w:p w14:paraId="230FD77C" w14:textId="77777777" w:rsidR="00BE396E" w:rsidRDefault="00BE396E" w:rsidP="00BE396E">
            <w:pPr>
              <w:pStyle w:val="TableText"/>
            </w:pPr>
            <w:r>
              <w:t>X</w:t>
            </w:r>
          </w:p>
        </w:tc>
      </w:tr>
      <w:tr w:rsidR="00BE396E" w14:paraId="4ECBED9C" w14:textId="77777777" w:rsidTr="00B04E5B">
        <w:trPr>
          <w:cantSplit/>
          <w:jc w:val="center"/>
        </w:trPr>
        <w:tc>
          <w:tcPr>
            <w:tcW w:w="802" w:type="dxa"/>
            <w:tcMar>
              <w:left w:w="58" w:type="dxa"/>
              <w:right w:w="58" w:type="dxa"/>
            </w:tcMar>
          </w:tcPr>
          <w:p w14:paraId="5CA9065C" w14:textId="084E0D96" w:rsidR="00BE396E" w:rsidRDefault="00BE396E" w:rsidP="00BE396E">
            <w:pPr>
              <w:pStyle w:val="TableText"/>
              <w:rPr>
                <w:color w:val="000000"/>
              </w:rPr>
            </w:pPr>
            <w:r>
              <w:rPr>
                <w:color w:val="000000"/>
              </w:rPr>
              <w:t>1198</w:t>
            </w:r>
            <w:r w:rsidR="00135F82">
              <w:rPr>
                <w:color w:val="000000"/>
              </w:rPr>
              <w:t xml:space="preserve"> – </w:t>
            </w:r>
            <w:r>
              <w:rPr>
                <w:color w:val="000000"/>
              </w:rPr>
              <w:t>1201</w:t>
            </w:r>
          </w:p>
        </w:tc>
        <w:tc>
          <w:tcPr>
            <w:tcW w:w="2227" w:type="dxa"/>
            <w:tcMar>
              <w:left w:w="58" w:type="dxa"/>
              <w:right w:w="58" w:type="dxa"/>
            </w:tcMar>
          </w:tcPr>
          <w:p w14:paraId="5B65D71B" w14:textId="77777777" w:rsidR="00BE396E" w:rsidRDefault="00BE396E" w:rsidP="00BE396E">
            <w:pPr>
              <w:pStyle w:val="TableText"/>
            </w:pPr>
            <w:r>
              <w:t>CLERK (6)</w:t>
            </w:r>
          </w:p>
        </w:tc>
        <w:tc>
          <w:tcPr>
            <w:tcW w:w="2943" w:type="dxa"/>
            <w:gridSpan w:val="3"/>
            <w:tcMar>
              <w:left w:w="58" w:type="dxa"/>
              <w:right w:w="58" w:type="dxa"/>
            </w:tcMar>
          </w:tcPr>
          <w:p w14:paraId="6CF9FEEC" w14:textId="4DB5C241" w:rsidR="00BE396E" w:rsidRDefault="00BE396E" w:rsidP="00BE396E">
            <w:pPr>
              <w:pStyle w:val="TableText"/>
            </w:pPr>
            <w:r>
              <w:t>:P:IDR-</w:t>
            </w:r>
            <w:hyperlink r:id="rId394" w:history="1">
              <w:r>
                <w:rPr>
                  <w:rStyle w:val="Hyperlink"/>
                </w:rPr>
                <w:t>LOC-CLERK</w:t>
              </w:r>
            </w:hyperlink>
          </w:p>
        </w:tc>
        <w:tc>
          <w:tcPr>
            <w:tcW w:w="2840" w:type="dxa"/>
            <w:tcMar>
              <w:left w:w="58" w:type="dxa"/>
              <w:right w:w="58" w:type="dxa"/>
            </w:tcMar>
          </w:tcPr>
          <w:p w14:paraId="4DB594F3" w14:textId="4F91BFFE" w:rsidR="00BE396E" w:rsidRDefault="00BE396E" w:rsidP="00BE396E">
            <w:pPr>
              <w:pStyle w:val="TableText"/>
            </w:pPr>
            <w:r>
              <w:t>C</w:t>
            </w:r>
            <w:r w:rsidR="00DB50A1">
              <w:t>lerk</w:t>
            </w:r>
          </w:p>
          <w:p w14:paraId="4A2019CD" w14:textId="77777777" w:rsidR="00BE396E" w:rsidRDefault="00BE396E" w:rsidP="00BE396E">
            <w:pPr>
              <w:pStyle w:val="TableText"/>
            </w:pPr>
            <w:r w:rsidRPr="003B28B3">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4C8A9A0D" w14:textId="77777777" w:rsidR="00BE396E" w:rsidRDefault="00BE396E" w:rsidP="00BE396E">
            <w:pPr>
              <w:pStyle w:val="TableText"/>
              <w:rPr>
                <w:caps/>
              </w:rPr>
            </w:pPr>
            <w:r>
              <w:rPr>
                <w:caps/>
              </w:rPr>
              <w:t>4 C</w:t>
            </w:r>
          </w:p>
        </w:tc>
        <w:tc>
          <w:tcPr>
            <w:tcW w:w="2340" w:type="dxa"/>
            <w:tcMar>
              <w:left w:w="58" w:type="dxa"/>
              <w:right w:w="58" w:type="dxa"/>
            </w:tcMar>
          </w:tcPr>
          <w:p w14:paraId="7C44B09F" w14:textId="77777777" w:rsidR="00BE396E" w:rsidRDefault="00BE396E" w:rsidP="00BE396E">
            <w:pPr>
              <w:pStyle w:val="TableText"/>
            </w:pPr>
            <w:r>
              <w:t>-</w:t>
            </w:r>
          </w:p>
        </w:tc>
        <w:tc>
          <w:tcPr>
            <w:tcW w:w="858" w:type="dxa"/>
            <w:tcMar>
              <w:left w:w="58" w:type="dxa"/>
              <w:right w:w="58" w:type="dxa"/>
            </w:tcMar>
          </w:tcPr>
          <w:p w14:paraId="7238C409" w14:textId="77777777" w:rsidR="00BE396E" w:rsidRDefault="00BE396E" w:rsidP="00BE396E">
            <w:pPr>
              <w:pStyle w:val="TableText"/>
            </w:pPr>
            <w:r>
              <w:t>Spaces</w:t>
            </w:r>
          </w:p>
        </w:tc>
        <w:tc>
          <w:tcPr>
            <w:tcW w:w="431" w:type="dxa"/>
          </w:tcPr>
          <w:p w14:paraId="06C58C47" w14:textId="77777777" w:rsidR="00BE396E" w:rsidRDefault="00BE396E" w:rsidP="00BE396E">
            <w:pPr>
              <w:pStyle w:val="TableText"/>
            </w:pPr>
            <w:r>
              <w:t>X</w:t>
            </w:r>
          </w:p>
        </w:tc>
        <w:tc>
          <w:tcPr>
            <w:tcW w:w="431" w:type="dxa"/>
          </w:tcPr>
          <w:p w14:paraId="63A32EC5" w14:textId="77777777" w:rsidR="00BE396E" w:rsidRDefault="00BE396E" w:rsidP="00BE396E">
            <w:pPr>
              <w:pStyle w:val="TableText"/>
            </w:pPr>
            <w:r>
              <w:t>X</w:t>
            </w:r>
          </w:p>
        </w:tc>
        <w:tc>
          <w:tcPr>
            <w:tcW w:w="432" w:type="dxa"/>
          </w:tcPr>
          <w:p w14:paraId="06463780" w14:textId="77777777" w:rsidR="00BE396E" w:rsidRDefault="00BE396E" w:rsidP="00BE396E">
            <w:pPr>
              <w:pStyle w:val="TableText"/>
            </w:pPr>
            <w:r>
              <w:t>X</w:t>
            </w:r>
          </w:p>
        </w:tc>
      </w:tr>
      <w:tr w:rsidR="00BE396E" w14:paraId="50B48638" w14:textId="77777777" w:rsidTr="00B04E5B">
        <w:trPr>
          <w:cantSplit/>
          <w:jc w:val="center"/>
        </w:trPr>
        <w:tc>
          <w:tcPr>
            <w:tcW w:w="802" w:type="dxa"/>
            <w:tcMar>
              <w:left w:w="58" w:type="dxa"/>
              <w:right w:w="58" w:type="dxa"/>
            </w:tcMar>
          </w:tcPr>
          <w:p w14:paraId="006757C9" w14:textId="0629D98C" w:rsidR="00BE396E" w:rsidRDefault="00BE396E" w:rsidP="00BE396E">
            <w:pPr>
              <w:pStyle w:val="TableText"/>
              <w:rPr>
                <w:color w:val="000000"/>
              </w:rPr>
            </w:pPr>
            <w:r>
              <w:rPr>
                <w:color w:val="000000"/>
              </w:rPr>
              <w:t>1202</w:t>
            </w:r>
            <w:r w:rsidR="00135F82">
              <w:rPr>
                <w:color w:val="000000"/>
              </w:rPr>
              <w:t xml:space="preserve"> – </w:t>
            </w:r>
            <w:r>
              <w:rPr>
                <w:color w:val="000000"/>
              </w:rPr>
              <w:t>1204</w:t>
            </w:r>
          </w:p>
        </w:tc>
        <w:tc>
          <w:tcPr>
            <w:tcW w:w="2227" w:type="dxa"/>
            <w:tcMar>
              <w:left w:w="58" w:type="dxa"/>
              <w:right w:w="58" w:type="dxa"/>
            </w:tcMar>
          </w:tcPr>
          <w:p w14:paraId="179F72E5" w14:textId="77777777" w:rsidR="00BE396E" w:rsidRDefault="00BE396E" w:rsidP="00BE396E">
            <w:pPr>
              <w:pStyle w:val="TableText"/>
            </w:pPr>
            <w:r>
              <w:t>LOC (6)</w:t>
            </w:r>
          </w:p>
        </w:tc>
        <w:tc>
          <w:tcPr>
            <w:tcW w:w="2943" w:type="dxa"/>
            <w:gridSpan w:val="3"/>
            <w:tcMar>
              <w:left w:w="58" w:type="dxa"/>
              <w:right w:w="58" w:type="dxa"/>
            </w:tcMar>
          </w:tcPr>
          <w:p w14:paraId="5B07697F" w14:textId="41D427F0" w:rsidR="00BE396E" w:rsidRDefault="00BE396E" w:rsidP="00BE396E">
            <w:pPr>
              <w:pStyle w:val="TableText"/>
            </w:pPr>
            <w:r>
              <w:t>:P:IDR-</w:t>
            </w:r>
            <w:hyperlink r:id="rId395" w:history="1">
              <w:r>
                <w:rPr>
                  <w:rStyle w:val="Hyperlink"/>
                </w:rPr>
                <w:t>LOC-CODE</w:t>
              </w:r>
            </w:hyperlink>
          </w:p>
        </w:tc>
        <w:tc>
          <w:tcPr>
            <w:tcW w:w="2840" w:type="dxa"/>
            <w:tcMar>
              <w:left w:w="58" w:type="dxa"/>
              <w:right w:w="58" w:type="dxa"/>
            </w:tcMar>
          </w:tcPr>
          <w:p w14:paraId="46671F15" w14:textId="77777777" w:rsidR="00BE396E" w:rsidRDefault="00BE396E" w:rsidP="00BE396E">
            <w:pPr>
              <w:pStyle w:val="TableText"/>
            </w:pPr>
            <w:r>
              <w:t>Location code</w:t>
            </w:r>
          </w:p>
          <w:p w14:paraId="7D2054E6" w14:textId="02C50576"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5C65E773" w14:textId="7634C916" w:rsidR="00BE396E" w:rsidRDefault="00BE396E" w:rsidP="00DB50A1">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4C6D1632" w14:textId="77777777" w:rsidR="00BE396E" w:rsidRDefault="00BE396E" w:rsidP="00BE396E">
            <w:pPr>
              <w:pStyle w:val="TableText"/>
              <w:rPr>
                <w:caps/>
              </w:rPr>
            </w:pPr>
            <w:r>
              <w:rPr>
                <w:caps/>
              </w:rPr>
              <w:t>3 c</w:t>
            </w:r>
          </w:p>
        </w:tc>
        <w:tc>
          <w:tcPr>
            <w:tcW w:w="2340" w:type="dxa"/>
            <w:tcMar>
              <w:left w:w="58" w:type="dxa"/>
              <w:right w:w="58" w:type="dxa"/>
            </w:tcMar>
          </w:tcPr>
          <w:p w14:paraId="0FF959D4" w14:textId="21D7851E" w:rsidR="00BE396E" w:rsidRDefault="00BE396E" w:rsidP="00BE396E">
            <w:pPr>
              <w:pStyle w:val="TableText"/>
            </w:pPr>
            <w:r>
              <w:t xml:space="preserve">See Basic values specification </w:t>
            </w:r>
            <w:hyperlink r:id="rId396" w:history="1">
              <w:r>
                <w:rPr>
                  <w:rStyle w:val="Hyperlink"/>
                  <w:rFonts w:cs="Courier New"/>
                  <w:szCs w:val="16"/>
                </w:rPr>
                <w:t>S0119010</w:t>
              </w:r>
            </w:hyperlink>
            <w:r>
              <w:t>.</w:t>
            </w:r>
          </w:p>
          <w:p w14:paraId="6BF7CF70" w14:textId="4E6286A8" w:rsidR="00BE396E" w:rsidRDefault="00BE396E" w:rsidP="00DB50A1">
            <w:pPr>
              <w:pStyle w:val="TableText"/>
            </w:pPr>
            <w:r w:rsidRPr="00DB50A1">
              <w:rPr>
                <w:b/>
              </w:rPr>
              <w:t>N</w:t>
            </w:r>
            <w:r w:rsidR="00DB50A1" w:rsidRPr="00DB50A1">
              <w:rPr>
                <w:b/>
              </w:rPr>
              <w:t>ote</w:t>
            </w:r>
            <w:r w:rsidRPr="00DB50A1">
              <w:rPr>
                <w:b/>
              </w:rPr>
              <w:t>:</w:t>
            </w:r>
            <w:r>
              <w:t xml:space="preserve"> A deleted claim is indicated by status value 090.</w:t>
            </w:r>
          </w:p>
        </w:tc>
        <w:tc>
          <w:tcPr>
            <w:tcW w:w="858" w:type="dxa"/>
            <w:tcMar>
              <w:left w:w="58" w:type="dxa"/>
              <w:right w:w="58" w:type="dxa"/>
            </w:tcMar>
          </w:tcPr>
          <w:p w14:paraId="1CDDE916" w14:textId="77777777" w:rsidR="00BE396E" w:rsidRDefault="00BE396E" w:rsidP="00BE396E">
            <w:pPr>
              <w:pStyle w:val="TableText"/>
            </w:pPr>
            <w:r>
              <w:t>Spaces</w:t>
            </w:r>
          </w:p>
        </w:tc>
        <w:tc>
          <w:tcPr>
            <w:tcW w:w="431" w:type="dxa"/>
          </w:tcPr>
          <w:p w14:paraId="0843ABF7" w14:textId="77777777" w:rsidR="00BE396E" w:rsidRDefault="00BE396E" w:rsidP="00BE396E">
            <w:pPr>
              <w:pStyle w:val="TableText"/>
            </w:pPr>
            <w:r>
              <w:t>X</w:t>
            </w:r>
          </w:p>
        </w:tc>
        <w:tc>
          <w:tcPr>
            <w:tcW w:w="431" w:type="dxa"/>
          </w:tcPr>
          <w:p w14:paraId="2728D456" w14:textId="77777777" w:rsidR="00BE396E" w:rsidRDefault="00BE396E" w:rsidP="00BE396E">
            <w:pPr>
              <w:pStyle w:val="TableText"/>
            </w:pPr>
            <w:r>
              <w:t>X</w:t>
            </w:r>
          </w:p>
        </w:tc>
        <w:tc>
          <w:tcPr>
            <w:tcW w:w="432" w:type="dxa"/>
          </w:tcPr>
          <w:p w14:paraId="6466A428" w14:textId="77777777" w:rsidR="00BE396E" w:rsidRDefault="00BE396E" w:rsidP="00BE396E">
            <w:pPr>
              <w:pStyle w:val="TableText"/>
            </w:pPr>
            <w:r>
              <w:t>X</w:t>
            </w:r>
          </w:p>
        </w:tc>
      </w:tr>
      <w:tr w:rsidR="00BE396E" w14:paraId="70520452" w14:textId="77777777" w:rsidTr="00B04E5B">
        <w:trPr>
          <w:cantSplit/>
          <w:jc w:val="center"/>
        </w:trPr>
        <w:tc>
          <w:tcPr>
            <w:tcW w:w="802" w:type="dxa"/>
            <w:tcMar>
              <w:left w:w="58" w:type="dxa"/>
              <w:right w:w="58" w:type="dxa"/>
            </w:tcMar>
          </w:tcPr>
          <w:p w14:paraId="388DFD91" w14:textId="19C445B6" w:rsidR="00BE396E" w:rsidRDefault="00BE396E" w:rsidP="00BE396E">
            <w:pPr>
              <w:pStyle w:val="TableText"/>
              <w:rPr>
                <w:color w:val="000000"/>
              </w:rPr>
            </w:pPr>
            <w:r>
              <w:rPr>
                <w:color w:val="000000"/>
              </w:rPr>
              <w:t>1205</w:t>
            </w:r>
            <w:r w:rsidR="00135F82">
              <w:rPr>
                <w:color w:val="000000"/>
              </w:rPr>
              <w:t xml:space="preserve"> – </w:t>
            </w:r>
            <w:r>
              <w:rPr>
                <w:color w:val="000000"/>
              </w:rPr>
              <w:t>1212</w:t>
            </w:r>
          </w:p>
        </w:tc>
        <w:tc>
          <w:tcPr>
            <w:tcW w:w="2227" w:type="dxa"/>
            <w:tcMar>
              <w:left w:w="58" w:type="dxa"/>
              <w:right w:w="58" w:type="dxa"/>
            </w:tcMar>
          </w:tcPr>
          <w:p w14:paraId="3A457ABE" w14:textId="77777777" w:rsidR="00BE396E" w:rsidRDefault="00BE396E" w:rsidP="00BE396E">
            <w:pPr>
              <w:pStyle w:val="TableText"/>
            </w:pPr>
            <w:r>
              <w:t>LOCATION DATE (6)</w:t>
            </w:r>
          </w:p>
        </w:tc>
        <w:tc>
          <w:tcPr>
            <w:tcW w:w="2943" w:type="dxa"/>
            <w:gridSpan w:val="3"/>
            <w:tcMar>
              <w:left w:w="58" w:type="dxa"/>
              <w:right w:w="58" w:type="dxa"/>
            </w:tcMar>
          </w:tcPr>
          <w:p w14:paraId="1682A76A" w14:textId="6A178C90" w:rsidR="00BE396E" w:rsidRDefault="00BE396E" w:rsidP="00BE396E">
            <w:pPr>
              <w:pStyle w:val="TableText"/>
            </w:pPr>
            <w:r>
              <w:t>:P:IDR-</w:t>
            </w:r>
            <w:hyperlink r:id="rId397" w:history="1">
              <w:r>
                <w:rPr>
                  <w:rStyle w:val="Hyperlink"/>
                </w:rPr>
                <w:t>LOC-DATE</w:t>
              </w:r>
            </w:hyperlink>
          </w:p>
        </w:tc>
        <w:tc>
          <w:tcPr>
            <w:tcW w:w="2840" w:type="dxa"/>
            <w:tcMar>
              <w:left w:w="58" w:type="dxa"/>
              <w:right w:w="58" w:type="dxa"/>
            </w:tcMar>
          </w:tcPr>
          <w:p w14:paraId="2D5D3F90" w14:textId="77777777" w:rsidR="00BE396E" w:rsidRDefault="00BE396E" w:rsidP="00BE396E">
            <w:pPr>
              <w:pStyle w:val="TableText"/>
            </w:pPr>
            <w:r>
              <w:t>Activity date</w:t>
            </w:r>
          </w:p>
          <w:p w14:paraId="6D5C37AC" w14:textId="29B1050E" w:rsidR="00BE396E" w:rsidRDefault="00BE396E" w:rsidP="00DB50A1">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05D0C2D1" w14:textId="77777777" w:rsidR="00BE396E" w:rsidRDefault="00BE396E" w:rsidP="00BE396E">
            <w:pPr>
              <w:pStyle w:val="TableText"/>
              <w:rPr>
                <w:caps/>
              </w:rPr>
            </w:pPr>
            <w:r>
              <w:rPr>
                <w:caps/>
              </w:rPr>
              <w:t>8 n</w:t>
            </w:r>
          </w:p>
        </w:tc>
        <w:tc>
          <w:tcPr>
            <w:tcW w:w="2340" w:type="dxa"/>
            <w:tcMar>
              <w:left w:w="58" w:type="dxa"/>
              <w:right w:w="58" w:type="dxa"/>
            </w:tcMar>
          </w:tcPr>
          <w:p w14:paraId="34CE6CD2" w14:textId="77777777" w:rsidR="00BE396E" w:rsidRDefault="00BE396E" w:rsidP="00BE396E">
            <w:pPr>
              <w:pStyle w:val="TableText"/>
            </w:pPr>
            <w:r>
              <w:t>MMDDYYYY</w:t>
            </w:r>
          </w:p>
        </w:tc>
        <w:tc>
          <w:tcPr>
            <w:tcW w:w="858" w:type="dxa"/>
            <w:tcMar>
              <w:left w:w="58" w:type="dxa"/>
              <w:right w:w="58" w:type="dxa"/>
            </w:tcMar>
          </w:tcPr>
          <w:p w14:paraId="6E318429" w14:textId="77777777" w:rsidR="00BE396E" w:rsidRDefault="00BE396E" w:rsidP="00BE396E">
            <w:pPr>
              <w:pStyle w:val="TableText"/>
            </w:pPr>
            <w:r>
              <w:t>Zeros</w:t>
            </w:r>
          </w:p>
        </w:tc>
        <w:tc>
          <w:tcPr>
            <w:tcW w:w="431" w:type="dxa"/>
          </w:tcPr>
          <w:p w14:paraId="7CA80ADB" w14:textId="77777777" w:rsidR="00BE396E" w:rsidRDefault="00BE396E" w:rsidP="00BE396E">
            <w:pPr>
              <w:pStyle w:val="TableText"/>
            </w:pPr>
            <w:r>
              <w:t>X</w:t>
            </w:r>
          </w:p>
        </w:tc>
        <w:tc>
          <w:tcPr>
            <w:tcW w:w="431" w:type="dxa"/>
          </w:tcPr>
          <w:p w14:paraId="55B57E66" w14:textId="77777777" w:rsidR="00BE396E" w:rsidRDefault="00BE396E" w:rsidP="00BE396E">
            <w:pPr>
              <w:pStyle w:val="TableText"/>
            </w:pPr>
            <w:r>
              <w:t>X</w:t>
            </w:r>
          </w:p>
        </w:tc>
        <w:tc>
          <w:tcPr>
            <w:tcW w:w="432" w:type="dxa"/>
          </w:tcPr>
          <w:p w14:paraId="2EBEFF39" w14:textId="77777777" w:rsidR="00BE396E" w:rsidRDefault="00BE396E" w:rsidP="00BE396E">
            <w:pPr>
              <w:pStyle w:val="TableText"/>
            </w:pPr>
            <w:r>
              <w:t>X</w:t>
            </w:r>
          </w:p>
        </w:tc>
      </w:tr>
      <w:tr w:rsidR="00BE396E" w14:paraId="05E2F0A2" w14:textId="77777777" w:rsidTr="00B04E5B">
        <w:trPr>
          <w:cantSplit/>
          <w:jc w:val="center"/>
        </w:trPr>
        <w:tc>
          <w:tcPr>
            <w:tcW w:w="802" w:type="dxa"/>
            <w:tcMar>
              <w:left w:w="58" w:type="dxa"/>
              <w:right w:w="58" w:type="dxa"/>
            </w:tcMar>
          </w:tcPr>
          <w:p w14:paraId="157CBD18" w14:textId="77777777" w:rsidR="00BE396E" w:rsidRDefault="00BE396E" w:rsidP="00BE396E">
            <w:pPr>
              <w:pStyle w:val="TableText"/>
              <w:rPr>
                <w:color w:val="000000"/>
              </w:rPr>
            </w:pPr>
            <w:r>
              <w:rPr>
                <w:color w:val="000000"/>
              </w:rPr>
              <w:t>1213</w:t>
            </w:r>
          </w:p>
        </w:tc>
        <w:tc>
          <w:tcPr>
            <w:tcW w:w="2227" w:type="dxa"/>
            <w:tcMar>
              <w:left w:w="58" w:type="dxa"/>
              <w:right w:w="58" w:type="dxa"/>
            </w:tcMar>
          </w:tcPr>
          <w:p w14:paraId="6D6F0C92" w14:textId="77777777" w:rsidR="00BE396E" w:rsidRDefault="00BE396E" w:rsidP="00BE396E">
            <w:pPr>
              <w:pStyle w:val="TableText"/>
              <w:rPr>
                <w:color w:val="000000"/>
              </w:rPr>
            </w:pPr>
            <w:r>
              <w:rPr>
                <w:color w:val="000000"/>
              </w:rPr>
              <w:t>LOCATION ACTIVITY (6)</w:t>
            </w:r>
          </w:p>
        </w:tc>
        <w:tc>
          <w:tcPr>
            <w:tcW w:w="2943" w:type="dxa"/>
            <w:gridSpan w:val="3"/>
            <w:tcMar>
              <w:left w:w="58" w:type="dxa"/>
              <w:right w:w="58" w:type="dxa"/>
            </w:tcMar>
          </w:tcPr>
          <w:p w14:paraId="5842287C" w14:textId="38930B61" w:rsidR="00BE396E" w:rsidRDefault="00BE396E" w:rsidP="00BE396E">
            <w:pPr>
              <w:pStyle w:val="TableText"/>
              <w:rPr>
                <w:color w:val="000000"/>
              </w:rPr>
            </w:pPr>
            <w:r>
              <w:rPr>
                <w:color w:val="000000"/>
              </w:rPr>
              <w:t>:P:IDR-</w:t>
            </w:r>
            <w:hyperlink r:id="rId398" w:history="1">
              <w:r>
                <w:rPr>
                  <w:rStyle w:val="Hyperlink"/>
                </w:rPr>
                <w:t>LOC-ACTV-CODE</w:t>
              </w:r>
            </w:hyperlink>
          </w:p>
        </w:tc>
        <w:tc>
          <w:tcPr>
            <w:tcW w:w="2840" w:type="dxa"/>
            <w:tcMar>
              <w:left w:w="58" w:type="dxa"/>
              <w:right w:w="58" w:type="dxa"/>
            </w:tcMar>
          </w:tcPr>
          <w:p w14:paraId="7D18092A" w14:textId="77777777" w:rsidR="00BE396E" w:rsidRDefault="00BE396E" w:rsidP="00BE396E">
            <w:pPr>
              <w:pStyle w:val="TableText"/>
              <w:rPr>
                <w:color w:val="000000"/>
              </w:rPr>
            </w:pPr>
            <w:r>
              <w:rPr>
                <w:color w:val="000000"/>
              </w:rPr>
              <w:t>Front End Activity Code</w:t>
            </w:r>
          </w:p>
          <w:p w14:paraId="1E249495"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r>
              <w:rPr>
                <w:rFonts w:cs="Arial"/>
                <w:color w:val="000000"/>
              </w:rPr>
              <w:t>.</w:t>
            </w:r>
          </w:p>
        </w:tc>
        <w:tc>
          <w:tcPr>
            <w:tcW w:w="1080" w:type="dxa"/>
            <w:tcMar>
              <w:left w:w="58" w:type="dxa"/>
              <w:right w:w="58" w:type="dxa"/>
            </w:tcMar>
          </w:tcPr>
          <w:p w14:paraId="7C64E993"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46619740" w14:textId="77777777" w:rsidR="00BE396E" w:rsidRPr="00865B7A" w:rsidRDefault="00BE396E" w:rsidP="00BE396E">
            <w:pPr>
              <w:pStyle w:val="TableText"/>
            </w:pPr>
            <w:r w:rsidRPr="0042502A">
              <w:rPr>
                <w:b/>
              </w:rPr>
              <w:t>Valid Values:</w:t>
            </w:r>
          </w:p>
          <w:p w14:paraId="28F44CFD" w14:textId="1C1A6C42" w:rsidR="00BE396E" w:rsidRPr="0097365E" w:rsidRDefault="00BE396E" w:rsidP="00245396">
            <w:pPr>
              <w:pStyle w:val="TableTextBullet"/>
            </w:pPr>
            <w:r w:rsidRPr="0097365E">
              <w:t xml:space="preserve">A </w:t>
            </w:r>
            <w:r w:rsidR="00DB50A1">
              <w:t xml:space="preserve">– </w:t>
            </w:r>
            <w:r w:rsidRPr="0097365E">
              <w:t>Activation activity</w:t>
            </w:r>
          </w:p>
          <w:p w14:paraId="3F3A5E7A" w14:textId="72FE6BC8" w:rsidR="00BE396E" w:rsidRPr="0097365E" w:rsidRDefault="00BE396E" w:rsidP="00245396">
            <w:pPr>
              <w:pStyle w:val="TableTextBullet"/>
            </w:pPr>
            <w:r w:rsidRPr="0097365E">
              <w:t xml:space="preserve">B </w:t>
            </w:r>
            <w:r w:rsidR="00DB50A1">
              <w:t xml:space="preserve">– </w:t>
            </w:r>
            <w:r w:rsidRPr="0097365E">
              <w:t>Location transfer</w:t>
            </w:r>
          </w:p>
          <w:p w14:paraId="3D473C9F" w14:textId="4E6C23E4" w:rsidR="00BE396E" w:rsidRPr="0097365E" w:rsidRDefault="00BE396E" w:rsidP="00245396">
            <w:pPr>
              <w:pStyle w:val="TableTextBullet"/>
            </w:pPr>
            <w:r w:rsidRPr="0097365E">
              <w:t xml:space="preserve">C </w:t>
            </w:r>
            <w:r w:rsidR="00DB50A1">
              <w:t xml:space="preserve">– </w:t>
            </w:r>
            <w:r w:rsidRPr="0097365E">
              <w:t>Aged out of previous location</w:t>
            </w:r>
          </w:p>
          <w:p w14:paraId="70ED727B" w14:textId="7E969E00" w:rsidR="00BE396E" w:rsidRPr="0097365E" w:rsidRDefault="00BE396E" w:rsidP="00245396">
            <w:pPr>
              <w:pStyle w:val="TableTextBullet"/>
            </w:pPr>
            <w:r w:rsidRPr="0097365E">
              <w:t xml:space="preserve">D </w:t>
            </w:r>
            <w:r w:rsidR="00DB50A1">
              <w:t xml:space="preserve">– </w:t>
            </w:r>
            <w:r w:rsidRPr="0097365E">
              <w:t>Delay notice due (for reporting purposes only)</w:t>
            </w:r>
          </w:p>
          <w:p w14:paraId="604DC6E7" w14:textId="563CC4A2" w:rsidR="00BE396E" w:rsidRPr="0097365E" w:rsidRDefault="00BE396E" w:rsidP="00245396">
            <w:pPr>
              <w:pStyle w:val="TableTextBullet"/>
            </w:pPr>
            <w:r w:rsidRPr="0097365E">
              <w:t xml:space="preserve">E </w:t>
            </w:r>
            <w:r w:rsidR="00DB50A1">
              <w:t xml:space="preserve">– </w:t>
            </w:r>
            <w:r w:rsidRPr="0097365E">
              <w:t>First time claim was processed</w:t>
            </w:r>
          </w:p>
          <w:p w14:paraId="22D46D40" w14:textId="4A8E47CC" w:rsidR="00BE396E" w:rsidRPr="0097365E" w:rsidRDefault="00BE396E" w:rsidP="00245396">
            <w:pPr>
              <w:pStyle w:val="TableTextBullet"/>
            </w:pPr>
            <w:r w:rsidRPr="0097365E">
              <w:t xml:space="preserve">F </w:t>
            </w:r>
            <w:r w:rsidR="00DB50A1">
              <w:t xml:space="preserve">– </w:t>
            </w:r>
            <w:r w:rsidRPr="0097365E">
              <w:t>Maintenance applied from worksheet</w:t>
            </w:r>
          </w:p>
          <w:p w14:paraId="4A700837" w14:textId="7A52CA6D" w:rsidR="00BE396E" w:rsidRPr="0097365E" w:rsidRDefault="00BE396E" w:rsidP="00245396">
            <w:pPr>
              <w:pStyle w:val="TableTextBullet"/>
            </w:pPr>
            <w:r w:rsidRPr="0097365E">
              <w:t xml:space="preserve">G </w:t>
            </w:r>
            <w:r w:rsidR="00DB50A1">
              <w:t xml:space="preserve">– </w:t>
            </w:r>
            <w:r w:rsidRPr="0097365E">
              <w:t>Maintenance applied from worksheet</w:t>
            </w:r>
          </w:p>
          <w:p w14:paraId="1C7746A1" w14:textId="77777777" w:rsidR="00BE396E" w:rsidRPr="00056CEA" w:rsidRDefault="00BE396E" w:rsidP="00245396">
            <w:pPr>
              <w:pStyle w:val="TableTextBullet"/>
              <w:rPr>
                <w:b/>
              </w:rPr>
            </w:pPr>
            <w:r w:rsidRPr="0097365E">
              <w:t xml:space="preserve">H </w:t>
            </w:r>
            <w:r w:rsidR="00DB50A1">
              <w:t xml:space="preserve">– </w:t>
            </w:r>
            <w:r w:rsidRPr="0097365E">
              <w:t>Maintenance applied from letter</w:t>
            </w:r>
          </w:p>
          <w:p w14:paraId="0FB25423" w14:textId="77777777" w:rsidR="00056CEA" w:rsidRPr="0097365E" w:rsidRDefault="00056CEA" w:rsidP="00245396">
            <w:pPr>
              <w:pStyle w:val="TableTextBullet"/>
            </w:pPr>
            <w:r w:rsidRPr="0097365E">
              <w:t xml:space="preserve">J </w:t>
            </w:r>
            <w:r>
              <w:t xml:space="preserve">– </w:t>
            </w:r>
            <w:r w:rsidRPr="0097365E">
              <w:t>Location adjustment activity</w:t>
            </w:r>
          </w:p>
          <w:p w14:paraId="475269FA" w14:textId="77777777" w:rsidR="00056CEA" w:rsidRPr="0097365E" w:rsidRDefault="00056CEA" w:rsidP="00245396">
            <w:pPr>
              <w:pStyle w:val="TableTextBullet"/>
            </w:pPr>
            <w:r w:rsidRPr="0097365E">
              <w:t xml:space="preserve">K </w:t>
            </w:r>
            <w:r>
              <w:t xml:space="preserve">– </w:t>
            </w:r>
            <w:r w:rsidRPr="0097365E">
              <w:t>Financial response activity</w:t>
            </w:r>
          </w:p>
          <w:p w14:paraId="3FB87C8E" w14:textId="77777777" w:rsidR="00056CEA" w:rsidRPr="0097365E" w:rsidRDefault="00056CEA" w:rsidP="00245396">
            <w:pPr>
              <w:pStyle w:val="TableTextBullet"/>
            </w:pPr>
            <w:r w:rsidRPr="0097365E">
              <w:t xml:space="preserve">L </w:t>
            </w:r>
            <w:r>
              <w:t xml:space="preserve">– </w:t>
            </w:r>
            <w:r w:rsidRPr="0097365E">
              <w:t>Letter reprint activity</w:t>
            </w:r>
          </w:p>
          <w:p w14:paraId="238F1A2C" w14:textId="77777777" w:rsidR="00056CEA" w:rsidRPr="0097365E" w:rsidRDefault="00056CEA" w:rsidP="00245396">
            <w:pPr>
              <w:pStyle w:val="TableTextBullet"/>
            </w:pPr>
            <w:r w:rsidRPr="0097365E">
              <w:t xml:space="preserve">M </w:t>
            </w:r>
            <w:r>
              <w:t xml:space="preserve">– </w:t>
            </w:r>
            <w:r w:rsidRPr="0097365E">
              <w:t>MPAP response applied</w:t>
            </w:r>
          </w:p>
          <w:p w14:paraId="43EBC182" w14:textId="77777777" w:rsidR="00056CEA" w:rsidRPr="0097365E" w:rsidRDefault="00056CEA" w:rsidP="00245396">
            <w:pPr>
              <w:pStyle w:val="TableTextBullet"/>
            </w:pPr>
            <w:r w:rsidRPr="0097365E">
              <w:t xml:space="preserve">N </w:t>
            </w:r>
            <w:r>
              <w:t xml:space="preserve">– </w:t>
            </w:r>
            <w:r w:rsidRPr="0097365E">
              <w:t>Claim is missing</w:t>
            </w:r>
          </w:p>
          <w:p w14:paraId="466B628E" w14:textId="77777777" w:rsidR="00056CEA" w:rsidRPr="0097365E" w:rsidRDefault="00056CEA" w:rsidP="00245396">
            <w:pPr>
              <w:pStyle w:val="TableTextBullet"/>
            </w:pPr>
            <w:r w:rsidRPr="0097365E">
              <w:t xml:space="preserve">O </w:t>
            </w:r>
            <w:r>
              <w:t xml:space="preserve">– </w:t>
            </w:r>
            <w:r w:rsidRPr="0097365E">
              <w:t>Adjustment history response applied</w:t>
            </w:r>
          </w:p>
          <w:p w14:paraId="20B0C29F" w14:textId="77777777" w:rsidR="00056CEA" w:rsidRPr="0097365E" w:rsidRDefault="00056CEA" w:rsidP="00245396">
            <w:pPr>
              <w:pStyle w:val="TableTextBullet"/>
            </w:pPr>
            <w:r w:rsidRPr="0097365E">
              <w:t xml:space="preserve">Q </w:t>
            </w:r>
            <w:r>
              <w:t xml:space="preserve">– </w:t>
            </w:r>
            <w:r w:rsidRPr="0097365E">
              <w:t>CAS activity</w:t>
            </w:r>
          </w:p>
          <w:p w14:paraId="382709DB" w14:textId="77777777" w:rsidR="00056CEA" w:rsidRPr="0097365E" w:rsidRDefault="00056CEA" w:rsidP="00245396">
            <w:pPr>
              <w:pStyle w:val="TableTextBullet"/>
            </w:pPr>
            <w:r w:rsidRPr="0097365E">
              <w:t xml:space="preserve">R </w:t>
            </w:r>
            <w:r>
              <w:t xml:space="preserve">– </w:t>
            </w:r>
            <w:r w:rsidRPr="0097365E">
              <w:t>Correction document reprint</w:t>
            </w:r>
          </w:p>
          <w:p w14:paraId="4CB1E3F6" w14:textId="77777777" w:rsidR="00056CEA" w:rsidRPr="0097365E" w:rsidRDefault="00056CEA" w:rsidP="00245396">
            <w:pPr>
              <w:pStyle w:val="TableTextBullet"/>
            </w:pPr>
            <w:r w:rsidRPr="0097365E">
              <w:t xml:space="preserve">S </w:t>
            </w:r>
            <w:r>
              <w:t xml:space="preserve">– </w:t>
            </w:r>
            <w:r w:rsidRPr="0097365E">
              <w:t>TACS activity</w:t>
            </w:r>
          </w:p>
          <w:p w14:paraId="46F80943" w14:textId="5F832031" w:rsidR="00056CEA" w:rsidRDefault="00056CEA" w:rsidP="00245396">
            <w:pPr>
              <w:pStyle w:val="TableTextBullet"/>
              <w:rPr>
                <w:b/>
              </w:rPr>
            </w:pPr>
            <w:r w:rsidRPr="0097365E">
              <w:t>Space</w:t>
            </w:r>
            <w:r>
              <w:t xml:space="preserve"> – </w:t>
            </w:r>
            <w:r w:rsidRPr="0097365E">
              <w:t>No activity</w:t>
            </w:r>
          </w:p>
        </w:tc>
        <w:tc>
          <w:tcPr>
            <w:tcW w:w="858" w:type="dxa"/>
            <w:tcMar>
              <w:left w:w="58" w:type="dxa"/>
              <w:right w:w="58" w:type="dxa"/>
            </w:tcMar>
          </w:tcPr>
          <w:p w14:paraId="34881CAB" w14:textId="77777777" w:rsidR="00BE396E" w:rsidRDefault="00BE396E" w:rsidP="00BE396E">
            <w:pPr>
              <w:pStyle w:val="TableText"/>
            </w:pPr>
            <w:r>
              <w:t>Spaces</w:t>
            </w:r>
          </w:p>
        </w:tc>
        <w:tc>
          <w:tcPr>
            <w:tcW w:w="431" w:type="dxa"/>
          </w:tcPr>
          <w:p w14:paraId="64C090FA" w14:textId="77777777" w:rsidR="00BE396E" w:rsidRDefault="00BE396E" w:rsidP="00BE396E">
            <w:pPr>
              <w:pStyle w:val="TableText"/>
            </w:pPr>
            <w:r>
              <w:t>X</w:t>
            </w:r>
          </w:p>
        </w:tc>
        <w:tc>
          <w:tcPr>
            <w:tcW w:w="431" w:type="dxa"/>
          </w:tcPr>
          <w:p w14:paraId="4A86C440" w14:textId="77777777" w:rsidR="00BE396E" w:rsidRDefault="00BE396E" w:rsidP="00BE396E">
            <w:pPr>
              <w:pStyle w:val="TableText"/>
            </w:pPr>
            <w:r>
              <w:t>X</w:t>
            </w:r>
          </w:p>
        </w:tc>
        <w:tc>
          <w:tcPr>
            <w:tcW w:w="432" w:type="dxa"/>
          </w:tcPr>
          <w:p w14:paraId="2F23A7A3" w14:textId="77777777" w:rsidR="00BE396E" w:rsidRDefault="00BE396E" w:rsidP="00BE396E">
            <w:pPr>
              <w:pStyle w:val="TableText"/>
            </w:pPr>
            <w:r>
              <w:t>X</w:t>
            </w:r>
          </w:p>
        </w:tc>
      </w:tr>
      <w:tr w:rsidR="00BE396E" w14:paraId="7D1EF429" w14:textId="77777777" w:rsidTr="00B04E5B">
        <w:trPr>
          <w:cantSplit/>
          <w:jc w:val="center"/>
        </w:trPr>
        <w:tc>
          <w:tcPr>
            <w:tcW w:w="802" w:type="dxa"/>
            <w:tcMar>
              <w:left w:w="58" w:type="dxa"/>
              <w:right w:w="58" w:type="dxa"/>
            </w:tcMar>
          </w:tcPr>
          <w:p w14:paraId="79C80AF2" w14:textId="03B30604" w:rsidR="00BE396E" w:rsidRDefault="00BE396E" w:rsidP="00BE396E">
            <w:pPr>
              <w:pStyle w:val="TableText"/>
              <w:rPr>
                <w:color w:val="000000"/>
              </w:rPr>
            </w:pPr>
            <w:r>
              <w:rPr>
                <w:color w:val="000000"/>
              </w:rPr>
              <w:t>1214</w:t>
            </w:r>
            <w:r w:rsidR="00135F82">
              <w:rPr>
                <w:color w:val="000000"/>
              </w:rPr>
              <w:t xml:space="preserve"> – </w:t>
            </w:r>
            <w:r>
              <w:rPr>
                <w:color w:val="000000"/>
              </w:rPr>
              <w:t>1217</w:t>
            </w:r>
          </w:p>
        </w:tc>
        <w:tc>
          <w:tcPr>
            <w:tcW w:w="2227" w:type="dxa"/>
            <w:tcMar>
              <w:left w:w="58" w:type="dxa"/>
              <w:right w:w="58" w:type="dxa"/>
            </w:tcMar>
          </w:tcPr>
          <w:p w14:paraId="0A58EAEA" w14:textId="77777777" w:rsidR="00BE396E" w:rsidRDefault="00BE396E" w:rsidP="00BE396E">
            <w:pPr>
              <w:pStyle w:val="TableText"/>
            </w:pPr>
            <w:r>
              <w:t>CLERK (7)</w:t>
            </w:r>
          </w:p>
        </w:tc>
        <w:tc>
          <w:tcPr>
            <w:tcW w:w="2943" w:type="dxa"/>
            <w:gridSpan w:val="3"/>
            <w:tcMar>
              <w:left w:w="58" w:type="dxa"/>
              <w:right w:w="58" w:type="dxa"/>
            </w:tcMar>
          </w:tcPr>
          <w:p w14:paraId="1038D65F" w14:textId="346CC942" w:rsidR="00BE396E" w:rsidRDefault="00BE396E" w:rsidP="00BE396E">
            <w:pPr>
              <w:pStyle w:val="TableText"/>
            </w:pPr>
            <w:r>
              <w:t>:P:IDR-</w:t>
            </w:r>
            <w:hyperlink r:id="rId399" w:history="1">
              <w:r>
                <w:rPr>
                  <w:rStyle w:val="Hyperlink"/>
                </w:rPr>
                <w:t>LOC-CLERK</w:t>
              </w:r>
            </w:hyperlink>
          </w:p>
        </w:tc>
        <w:tc>
          <w:tcPr>
            <w:tcW w:w="2840" w:type="dxa"/>
            <w:tcMar>
              <w:left w:w="58" w:type="dxa"/>
              <w:right w:w="58" w:type="dxa"/>
            </w:tcMar>
          </w:tcPr>
          <w:p w14:paraId="6F84B94D" w14:textId="01CF39CF" w:rsidR="00BE396E" w:rsidRDefault="00BE396E" w:rsidP="00BE396E">
            <w:pPr>
              <w:pStyle w:val="TableText"/>
            </w:pPr>
            <w:r>
              <w:t>C</w:t>
            </w:r>
            <w:r w:rsidR="00DB50A1">
              <w:t>lerk</w:t>
            </w:r>
          </w:p>
          <w:p w14:paraId="51C5A10E" w14:textId="77777777" w:rsidR="00BE396E" w:rsidRDefault="00BE396E" w:rsidP="00BE396E">
            <w:pPr>
              <w:pStyle w:val="TableText"/>
            </w:pPr>
            <w:r w:rsidRPr="003B28B3">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25C06716" w14:textId="77777777" w:rsidR="00BE396E" w:rsidRDefault="00BE396E" w:rsidP="00BE396E">
            <w:pPr>
              <w:pStyle w:val="TableText"/>
              <w:rPr>
                <w:caps/>
              </w:rPr>
            </w:pPr>
            <w:r>
              <w:rPr>
                <w:caps/>
              </w:rPr>
              <w:t>4 C</w:t>
            </w:r>
          </w:p>
        </w:tc>
        <w:tc>
          <w:tcPr>
            <w:tcW w:w="2340" w:type="dxa"/>
            <w:tcMar>
              <w:left w:w="58" w:type="dxa"/>
              <w:right w:w="58" w:type="dxa"/>
            </w:tcMar>
          </w:tcPr>
          <w:p w14:paraId="613F7807" w14:textId="77777777" w:rsidR="00BE396E" w:rsidRDefault="00BE396E" w:rsidP="00BE396E">
            <w:pPr>
              <w:pStyle w:val="TableText"/>
            </w:pPr>
            <w:r>
              <w:t>-</w:t>
            </w:r>
          </w:p>
        </w:tc>
        <w:tc>
          <w:tcPr>
            <w:tcW w:w="858" w:type="dxa"/>
            <w:tcMar>
              <w:left w:w="58" w:type="dxa"/>
              <w:right w:w="58" w:type="dxa"/>
            </w:tcMar>
          </w:tcPr>
          <w:p w14:paraId="5AEC97DB" w14:textId="77777777" w:rsidR="00BE396E" w:rsidRDefault="00BE396E" w:rsidP="00BE396E">
            <w:pPr>
              <w:pStyle w:val="TableText"/>
            </w:pPr>
            <w:r>
              <w:t>Spaces</w:t>
            </w:r>
          </w:p>
        </w:tc>
        <w:tc>
          <w:tcPr>
            <w:tcW w:w="431" w:type="dxa"/>
          </w:tcPr>
          <w:p w14:paraId="418A9B4E" w14:textId="77777777" w:rsidR="00BE396E" w:rsidRDefault="00BE396E" w:rsidP="00BE396E">
            <w:pPr>
              <w:pStyle w:val="TableText"/>
            </w:pPr>
            <w:r>
              <w:t>X</w:t>
            </w:r>
          </w:p>
        </w:tc>
        <w:tc>
          <w:tcPr>
            <w:tcW w:w="431" w:type="dxa"/>
          </w:tcPr>
          <w:p w14:paraId="7D74C4A4" w14:textId="77777777" w:rsidR="00BE396E" w:rsidRDefault="00BE396E" w:rsidP="00BE396E">
            <w:pPr>
              <w:pStyle w:val="TableText"/>
            </w:pPr>
            <w:r>
              <w:t>X</w:t>
            </w:r>
          </w:p>
        </w:tc>
        <w:tc>
          <w:tcPr>
            <w:tcW w:w="432" w:type="dxa"/>
          </w:tcPr>
          <w:p w14:paraId="03A8C875" w14:textId="77777777" w:rsidR="00BE396E" w:rsidRDefault="00BE396E" w:rsidP="00BE396E">
            <w:pPr>
              <w:pStyle w:val="TableText"/>
            </w:pPr>
            <w:r>
              <w:t>X</w:t>
            </w:r>
          </w:p>
        </w:tc>
      </w:tr>
      <w:tr w:rsidR="00BE396E" w14:paraId="5D8BE955" w14:textId="77777777" w:rsidTr="00B04E5B">
        <w:trPr>
          <w:cantSplit/>
          <w:jc w:val="center"/>
        </w:trPr>
        <w:tc>
          <w:tcPr>
            <w:tcW w:w="802" w:type="dxa"/>
            <w:tcMar>
              <w:left w:w="58" w:type="dxa"/>
              <w:right w:w="58" w:type="dxa"/>
            </w:tcMar>
          </w:tcPr>
          <w:p w14:paraId="2789C9EC" w14:textId="76983F21" w:rsidR="00BE396E" w:rsidRDefault="00BE396E" w:rsidP="00BE396E">
            <w:pPr>
              <w:pStyle w:val="TableText"/>
              <w:rPr>
                <w:color w:val="000000"/>
              </w:rPr>
            </w:pPr>
            <w:r>
              <w:rPr>
                <w:color w:val="000000"/>
              </w:rPr>
              <w:t>1218</w:t>
            </w:r>
            <w:r w:rsidR="00135F82">
              <w:rPr>
                <w:color w:val="000000"/>
              </w:rPr>
              <w:t xml:space="preserve"> – </w:t>
            </w:r>
            <w:r>
              <w:rPr>
                <w:color w:val="000000"/>
              </w:rPr>
              <w:t>1220</w:t>
            </w:r>
          </w:p>
        </w:tc>
        <w:tc>
          <w:tcPr>
            <w:tcW w:w="2227" w:type="dxa"/>
            <w:tcMar>
              <w:left w:w="58" w:type="dxa"/>
              <w:right w:w="58" w:type="dxa"/>
            </w:tcMar>
          </w:tcPr>
          <w:p w14:paraId="6C14347B" w14:textId="77777777" w:rsidR="00BE396E" w:rsidRDefault="00BE396E" w:rsidP="00BE396E">
            <w:pPr>
              <w:pStyle w:val="TableText"/>
            </w:pPr>
            <w:r>
              <w:t>LOC (7)</w:t>
            </w:r>
          </w:p>
        </w:tc>
        <w:tc>
          <w:tcPr>
            <w:tcW w:w="2943" w:type="dxa"/>
            <w:gridSpan w:val="3"/>
            <w:tcMar>
              <w:left w:w="58" w:type="dxa"/>
              <w:right w:w="58" w:type="dxa"/>
            </w:tcMar>
          </w:tcPr>
          <w:p w14:paraId="5E2E330A" w14:textId="40F5B87F" w:rsidR="00BE396E" w:rsidRDefault="00BE396E" w:rsidP="00BE396E">
            <w:pPr>
              <w:pStyle w:val="TableText"/>
            </w:pPr>
            <w:r>
              <w:t>:P:IDR-</w:t>
            </w:r>
            <w:hyperlink r:id="rId400" w:history="1">
              <w:r>
                <w:rPr>
                  <w:rStyle w:val="Hyperlink"/>
                </w:rPr>
                <w:t>LOC-CODE</w:t>
              </w:r>
            </w:hyperlink>
          </w:p>
        </w:tc>
        <w:tc>
          <w:tcPr>
            <w:tcW w:w="2840" w:type="dxa"/>
            <w:tcMar>
              <w:left w:w="58" w:type="dxa"/>
              <w:right w:w="58" w:type="dxa"/>
            </w:tcMar>
          </w:tcPr>
          <w:p w14:paraId="2D68F740" w14:textId="77777777" w:rsidR="00BE396E" w:rsidRDefault="00BE396E" w:rsidP="00BE396E">
            <w:pPr>
              <w:pStyle w:val="TableText"/>
            </w:pPr>
            <w:r>
              <w:t>Location code</w:t>
            </w:r>
          </w:p>
          <w:p w14:paraId="2EE22C51" w14:textId="21937D1C"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35CADFA4" w14:textId="5300F40D" w:rsidR="00BE396E" w:rsidRDefault="00BE396E" w:rsidP="00DB50A1">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42F2639B" w14:textId="77777777" w:rsidR="00BE396E" w:rsidRDefault="00BE396E" w:rsidP="00BE396E">
            <w:pPr>
              <w:pStyle w:val="TableText"/>
              <w:rPr>
                <w:caps/>
              </w:rPr>
            </w:pPr>
            <w:r>
              <w:rPr>
                <w:caps/>
              </w:rPr>
              <w:t>3 c</w:t>
            </w:r>
          </w:p>
        </w:tc>
        <w:tc>
          <w:tcPr>
            <w:tcW w:w="2340" w:type="dxa"/>
            <w:tcMar>
              <w:left w:w="58" w:type="dxa"/>
              <w:right w:w="58" w:type="dxa"/>
            </w:tcMar>
          </w:tcPr>
          <w:p w14:paraId="67E400A8" w14:textId="64DB2781" w:rsidR="00BE396E" w:rsidRDefault="00BE396E" w:rsidP="00BE396E">
            <w:pPr>
              <w:pStyle w:val="TableText"/>
            </w:pPr>
            <w:r>
              <w:t xml:space="preserve">See Basic values specification </w:t>
            </w:r>
            <w:hyperlink r:id="rId401" w:history="1">
              <w:r>
                <w:rPr>
                  <w:rStyle w:val="Hyperlink"/>
                  <w:rFonts w:cs="Courier New"/>
                  <w:szCs w:val="16"/>
                </w:rPr>
                <w:t>S0119010</w:t>
              </w:r>
            </w:hyperlink>
            <w:r>
              <w:t>.</w:t>
            </w:r>
          </w:p>
          <w:p w14:paraId="30FA1495" w14:textId="1AE16FAD" w:rsidR="00BE396E" w:rsidRDefault="00BE396E" w:rsidP="00DB50A1">
            <w:pPr>
              <w:pStyle w:val="TableText"/>
            </w:pPr>
            <w:r w:rsidRPr="00DB50A1">
              <w:rPr>
                <w:b/>
              </w:rPr>
              <w:t>Note:</w:t>
            </w:r>
            <w:r>
              <w:t xml:space="preserve"> A deleted claim is indicated by status value 090.</w:t>
            </w:r>
          </w:p>
        </w:tc>
        <w:tc>
          <w:tcPr>
            <w:tcW w:w="858" w:type="dxa"/>
            <w:tcMar>
              <w:left w:w="58" w:type="dxa"/>
              <w:right w:w="58" w:type="dxa"/>
            </w:tcMar>
          </w:tcPr>
          <w:p w14:paraId="04F47305" w14:textId="77777777" w:rsidR="00BE396E" w:rsidRDefault="00BE396E" w:rsidP="00BE396E">
            <w:pPr>
              <w:pStyle w:val="TableText"/>
            </w:pPr>
            <w:r>
              <w:t>Spaces</w:t>
            </w:r>
          </w:p>
        </w:tc>
        <w:tc>
          <w:tcPr>
            <w:tcW w:w="431" w:type="dxa"/>
          </w:tcPr>
          <w:p w14:paraId="30ED46F5" w14:textId="77777777" w:rsidR="00BE396E" w:rsidRDefault="00BE396E" w:rsidP="00BE396E">
            <w:pPr>
              <w:pStyle w:val="TableText"/>
            </w:pPr>
            <w:r>
              <w:t>X</w:t>
            </w:r>
          </w:p>
        </w:tc>
        <w:tc>
          <w:tcPr>
            <w:tcW w:w="431" w:type="dxa"/>
          </w:tcPr>
          <w:p w14:paraId="19C7EB11" w14:textId="77777777" w:rsidR="00BE396E" w:rsidRDefault="00BE396E" w:rsidP="00BE396E">
            <w:pPr>
              <w:pStyle w:val="TableText"/>
            </w:pPr>
            <w:r>
              <w:t>X</w:t>
            </w:r>
          </w:p>
        </w:tc>
        <w:tc>
          <w:tcPr>
            <w:tcW w:w="432" w:type="dxa"/>
          </w:tcPr>
          <w:p w14:paraId="25919849" w14:textId="77777777" w:rsidR="00BE396E" w:rsidRDefault="00BE396E" w:rsidP="00BE396E">
            <w:pPr>
              <w:pStyle w:val="TableText"/>
            </w:pPr>
            <w:r>
              <w:t>X</w:t>
            </w:r>
          </w:p>
        </w:tc>
      </w:tr>
      <w:tr w:rsidR="00BE396E" w14:paraId="2BE019F3" w14:textId="77777777" w:rsidTr="00B04E5B">
        <w:trPr>
          <w:cantSplit/>
          <w:jc w:val="center"/>
        </w:trPr>
        <w:tc>
          <w:tcPr>
            <w:tcW w:w="802" w:type="dxa"/>
            <w:tcMar>
              <w:left w:w="58" w:type="dxa"/>
              <w:right w:w="58" w:type="dxa"/>
            </w:tcMar>
          </w:tcPr>
          <w:p w14:paraId="5B83404A" w14:textId="1CD9E9D9" w:rsidR="00BE396E" w:rsidRDefault="00BE396E" w:rsidP="00BE396E">
            <w:pPr>
              <w:pStyle w:val="TableText"/>
              <w:rPr>
                <w:color w:val="000000"/>
              </w:rPr>
            </w:pPr>
            <w:r>
              <w:rPr>
                <w:color w:val="000000"/>
              </w:rPr>
              <w:t>1221</w:t>
            </w:r>
            <w:r w:rsidR="00135F82">
              <w:rPr>
                <w:color w:val="000000"/>
              </w:rPr>
              <w:t xml:space="preserve"> – </w:t>
            </w:r>
            <w:r>
              <w:rPr>
                <w:color w:val="000000"/>
              </w:rPr>
              <w:t>1228</w:t>
            </w:r>
          </w:p>
        </w:tc>
        <w:tc>
          <w:tcPr>
            <w:tcW w:w="2227" w:type="dxa"/>
            <w:tcMar>
              <w:left w:w="58" w:type="dxa"/>
              <w:right w:w="58" w:type="dxa"/>
            </w:tcMar>
          </w:tcPr>
          <w:p w14:paraId="55462BA0" w14:textId="77777777" w:rsidR="00BE396E" w:rsidRDefault="00BE396E" w:rsidP="00BE396E">
            <w:pPr>
              <w:pStyle w:val="TableText"/>
            </w:pPr>
            <w:r>
              <w:t>LOCATION DATE (7)</w:t>
            </w:r>
          </w:p>
        </w:tc>
        <w:tc>
          <w:tcPr>
            <w:tcW w:w="2943" w:type="dxa"/>
            <w:gridSpan w:val="3"/>
            <w:tcMar>
              <w:left w:w="58" w:type="dxa"/>
              <w:right w:w="58" w:type="dxa"/>
            </w:tcMar>
          </w:tcPr>
          <w:p w14:paraId="000483AD" w14:textId="55B66FF4" w:rsidR="00BE396E" w:rsidRDefault="00BE396E" w:rsidP="00BE396E">
            <w:pPr>
              <w:pStyle w:val="TableText"/>
            </w:pPr>
            <w:r>
              <w:t>:P:IDR-</w:t>
            </w:r>
            <w:hyperlink r:id="rId402" w:history="1">
              <w:r>
                <w:rPr>
                  <w:rStyle w:val="Hyperlink"/>
                </w:rPr>
                <w:t>LOC-DATE</w:t>
              </w:r>
            </w:hyperlink>
          </w:p>
        </w:tc>
        <w:tc>
          <w:tcPr>
            <w:tcW w:w="2840" w:type="dxa"/>
            <w:tcMar>
              <w:left w:w="58" w:type="dxa"/>
              <w:right w:w="58" w:type="dxa"/>
            </w:tcMar>
          </w:tcPr>
          <w:p w14:paraId="483C4290" w14:textId="3805E4F5" w:rsidR="00BE396E" w:rsidRDefault="00BE396E" w:rsidP="00BE396E">
            <w:pPr>
              <w:pStyle w:val="TableText"/>
            </w:pPr>
            <w:r>
              <w:t>Activity date</w:t>
            </w:r>
          </w:p>
          <w:p w14:paraId="4AD2696D" w14:textId="2905D887" w:rsidR="00BE396E" w:rsidRDefault="00BE396E" w:rsidP="003962F0">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05235D82" w14:textId="77777777" w:rsidR="00BE396E" w:rsidRDefault="00BE396E" w:rsidP="00BE396E">
            <w:pPr>
              <w:pStyle w:val="TableText"/>
              <w:rPr>
                <w:caps/>
              </w:rPr>
            </w:pPr>
            <w:r>
              <w:rPr>
                <w:caps/>
              </w:rPr>
              <w:t>8 n</w:t>
            </w:r>
          </w:p>
        </w:tc>
        <w:tc>
          <w:tcPr>
            <w:tcW w:w="2340" w:type="dxa"/>
            <w:tcMar>
              <w:left w:w="58" w:type="dxa"/>
              <w:right w:w="58" w:type="dxa"/>
            </w:tcMar>
          </w:tcPr>
          <w:p w14:paraId="38C6EEB6" w14:textId="77777777" w:rsidR="00BE396E" w:rsidRDefault="00BE396E" w:rsidP="00BE396E">
            <w:pPr>
              <w:pStyle w:val="TableText"/>
            </w:pPr>
            <w:r>
              <w:t>MMDDYYYY</w:t>
            </w:r>
          </w:p>
        </w:tc>
        <w:tc>
          <w:tcPr>
            <w:tcW w:w="858" w:type="dxa"/>
            <w:tcMar>
              <w:left w:w="58" w:type="dxa"/>
              <w:right w:w="58" w:type="dxa"/>
            </w:tcMar>
          </w:tcPr>
          <w:p w14:paraId="42C09595" w14:textId="77777777" w:rsidR="00BE396E" w:rsidRDefault="00BE396E" w:rsidP="00BE396E">
            <w:pPr>
              <w:pStyle w:val="TableText"/>
            </w:pPr>
            <w:r>
              <w:t>Zeros</w:t>
            </w:r>
          </w:p>
        </w:tc>
        <w:tc>
          <w:tcPr>
            <w:tcW w:w="431" w:type="dxa"/>
          </w:tcPr>
          <w:p w14:paraId="71374A52" w14:textId="77777777" w:rsidR="00BE396E" w:rsidRDefault="00BE396E" w:rsidP="00BE396E">
            <w:pPr>
              <w:pStyle w:val="TableText"/>
            </w:pPr>
            <w:r>
              <w:t>X</w:t>
            </w:r>
          </w:p>
        </w:tc>
        <w:tc>
          <w:tcPr>
            <w:tcW w:w="431" w:type="dxa"/>
          </w:tcPr>
          <w:p w14:paraId="712B19C8" w14:textId="77777777" w:rsidR="00BE396E" w:rsidRDefault="00BE396E" w:rsidP="00BE396E">
            <w:pPr>
              <w:pStyle w:val="TableText"/>
            </w:pPr>
            <w:r>
              <w:t>X</w:t>
            </w:r>
          </w:p>
        </w:tc>
        <w:tc>
          <w:tcPr>
            <w:tcW w:w="432" w:type="dxa"/>
          </w:tcPr>
          <w:p w14:paraId="1D890060" w14:textId="77777777" w:rsidR="00BE396E" w:rsidRDefault="00BE396E" w:rsidP="00BE396E">
            <w:pPr>
              <w:pStyle w:val="TableText"/>
            </w:pPr>
            <w:r>
              <w:t>X</w:t>
            </w:r>
          </w:p>
        </w:tc>
      </w:tr>
      <w:tr w:rsidR="00BE396E" w14:paraId="78A4B6DF" w14:textId="77777777" w:rsidTr="00B04E5B">
        <w:trPr>
          <w:cantSplit/>
          <w:jc w:val="center"/>
        </w:trPr>
        <w:tc>
          <w:tcPr>
            <w:tcW w:w="802" w:type="dxa"/>
            <w:tcMar>
              <w:left w:w="58" w:type="dxa"/>
              <w:right w:w="58" w:type="dxa"/>
            </w:tcMar>
          </w:tcPr>
          <w:p w14:paraId="4F504629" w14:textId="77777777" w:rsidR="00BE396E" w:rsidRDefault="00BE396E" w:rsidP="00BE396E">
            <w:pPr>
              <w:pStyle w:val="TableText"/>
              <w:rPr>
                <w:color w:val="000000"/>
              </w:rPr>
            </w:pPr>
            <w:r>
              <w:rPr>
                <w:color w:val="000000"/>
              </w:rPr>
              <w:t>1229</w:t>
            </w:r>
          </w:p>
        </w:tc>
        <w:tc>
          <w:tcPr>
            <w:tcW w:w="2227" w:type="dxa"/>
            <w:tcMar>
              <w:left w:w="58" w:type="dxa"/>
              <w:right w:w="58" w:type="dxa"/>
            </w:tcMar>
          </w:tcPr>
          <w:p w14:paraId="55A0664A" w14:textId="77777777" w:rsidR="00BE396E" w:rsidRDefault="00BE396E" w:rsidP="00BE396E">
            <w:pPr>
              <w:pStyle w:val="TableText"/>
              <w:rPr>
                <w:color w:val="000000"/>
              </w:rPr>
            </w:pPr>
            <w:r>
              <w:rPr>
                <w:color w:val="000000"/>
              </w:rPr>
              <w:t>LOCATION ACTIVITY (7)</w:t>
            </w:r>
          </w:p>
        </w:tc>
        <w:tc>
          <w:tcPr>
            <w:tcW w:w="2943" w:type="dxa"/>
            <w:gridSpan w:val="3"/>
            <w:tcMar>
              <w:left w:w="58" w:type="dxa"/>
              <w:right w:w="58" w:type="dxa"/>
            </w:tcMar>
          </w:tcPr>
          <w:p w14:paraId="05810518" w14:textId="1F27278C" w:rsidR="00BE396E" w:rsidRDefault="00BE396E" w:rsidP="00BE396E">
            <w:pPr>
              <w:pStyle w:val="TableText"/>
              <w:rPr>
                <w:color w:val="000000"/>
              </w:rPr>
            </w:pPr>
            <w:r>
              <w:rPr>
                <w:color w:val="000000"/>
              </w:rPr>
              <w:t>:P:IDR-</w:t>
            </w:r>
            <w:hyperlink r:id="rId403" w:history="1">
              <w:r>
                <w:rPr>
                  <w:rStyle w:val="Hyperlink"/>
                </w:rPr>
                <w:t>LOC-ACTV-CODE</w:t>
              </w:r>
            </w:hyperlink>
          </w:p>
        </w:tc>
        <w:tc>
          <w:tcPr>
            <w:tcW w:w="2840" w:type="dxa"/>
            <w:tcMar>
              <w:left w:w="58" w:type="dxa"/>
              <w:right w:w="58" w:type="dxa"/>
            </w:tcMar>
          </w:tcPr>
          <w:p w14:paraId="41AD25E3" w14:textId="77777777" w:rsidR="00BE396E" w:rsidRDefault="00BE396E" w:rsidP="00BE396E">
            <w:pPr>
              <w:pStyle w:val="TableText"/>
              <w:rPr>
                <w:color w:val="000000"/>
              </w:rPr>
            </w:pPr>
            <w:r>
              <w:rPr>
                <w:color w:val="000000"/>
              </w:rPr>
              <w:t>Front End Activity Code</w:t>
            </w:r>
          </w:p>
          <w:p w14:paraId="2A9349D6"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w:t>
            </w:r>
            <w:r>
              <w:rPr>
                <w:rFonts w:cs="Arial"/>
                <w:color w:val="000000"/>
              </w:rPr>
              <w:t>t.</w:t>
            </w:r>
          </w:p>
        </w:tc>
        <w:tc>
          <w:tcPr>
            <w:tcW w:w="1080" w:type="dxa"/>
            <w:tcMar>
              <w:left w:w="58" w:type="dxa"/>
              <w:right w:w="58" w:type="dxa"/>
            </w:tcMar>
          </w:tcPr>
          <w:p w14:paraId="6F845E72"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44283519" w14:textId="77777777" w:rsidR="00BE396E" w:rsidRPr="00865B7A" w:rsidRDefault="00BE396E" w:rsidP="00BE396E">
            <w:pPr>
              <w:pStyle w:val="TableText"/>
            </w:pPr>
            <w:r w:rsidRPr="0042502A">
              <w:rPr>
                <w:b/>
              </w:rPr>
              <w:t>Valid Values:</w:t>
            </w:r>
          </w:p>
          <w:p w14:paraId="5589D952" w14:textId="213D2144" w:rsidR="00BE396E" w:rsidRPr="0097365E" w:rsidRDefault="00BE396E" w:rsidP="00245396">
            <w:pPr>
              <w:pStyle w:val="TableTextBullet"/>
            </w:pPr>
            <w:r w:rsidRPr="0097365E">
              <w:t xml:space="preserve">A </w:t>
            </w:r>
            <w:r w:rsidR="00DB50A1">
              <w:t xml:space="preserve">– </w:t>
            </w:r>
            <w:r w:rsidRPr="0097365E">
              <w:t>Activation activity</w:t>
            </w:r>
          </w:p>
          <w:p w14:paraId="24630571" w14:textId="31EBCFA2" w:rsidR="00BE396E" w:rsidRPr="0097365E" w:rsidRDefault="00BE396E" w:rsidP="00245396">
            <w:pPr>
              <w:pStyle w:val="TableTextBullet"/>
            </w:pPr>
            <w:r w:rsidRPr="0097365E">
              <w:t xml:space="preserve">B </w:t>
            </w:r>
            <w:r w:rsidR="00DB50A1">
              <w:t xml:space="preserve">– </w:t>
            </w:r>
            <w:r w:rsidRPr="0097365E">
              <w:t>Location transfer</w:t>
            </w:r>
          </w:p>
          <w:p w14:paraId="05D4940D" w14:textId="34A1A761" w:rsidR="00BE396E" w:rsidRPr="0097365E" w:rsidRDefault="00BE396E" w:rsidP="00245396">
            <w:pPr>
              <w:pStyle w:val="TableTextBullet"/>
            </w:pPr>
            <w:r w:rsidRPr="0097365E">
              <w:t xml:space="preserve">C </w:t>
            </w:r>
            <w:r w:rsidR="00DB50A1">
              <w:t xml:space="preserve">– </w:t>
            </w:r>
            <w:r w:rsidRPr="0097365E">
              <w:t>Aged out of previous location</w:t>
            </w:r>
          </w:p>
          <w:p w14:paraId="47405B96" w14:textId="48C0C8E1" w:rsidR="00BE396E" w:rsidRPr="0097365E" w:rsidRDefault="00BE396E" w:rsidP="00245396">
            <w:pPr>
              <w:pStyle w:val="TableTextBullet"/>
            </w:pPr>
            <w:r w:rsidRPr="0097365E">
              <w:t xml:space="preserve">D </w:t>
            </w:r>
            <w:r w:rsidR="00DB50A1">
              <w:t xml:space="preserve">– </w:t>
            </w:r>
            <w:r w:rsidRPr="0097365E">
              <w:t>Delay notice due (for reporting purposes only)</w:t>
            </w:r>
          </w:p>
          <w:p w14:paraId="0B06716C" w14:textId="0D4B6EF4" w:rsidR="00BE396E" w:rsidRPr="0097365E" w:rsidRDefault="00BE396E" w:rsidP="00245396">
            <w:pPr>
              <w:pStyle w:val="TableTextBullet"/>
            </w:pPr>
            <w:r w:rsidRPr="0097365E">
              <w:t xml:space="preserve">E </w:t>
            </w:r>
            <w:r w:rsidR="00DB50A1">
              <w:t xml:space="preserve">– </w:t>
            </w:r>
            <w:r w:rsidRPr="0097365E">
              <w:t>First time claim was processed</w:t>
            </w:r>
          </w:p>
          <w:p w14:paraId="1139ED3E" w14:textId="7E8CC1EC" w:rsidR="00BE396E" w:rsidRPr="0097365E" w:rsidRDefault="00BE396E" w:rsidP="00245396">
            <w:pPr>
              <w:pStyle w:val="TableTextBullet"/>
            </w:pPr>
            <w:r w:rsidRPr="0097365E">
              <w:t xml:space="preserve">F </w:t>
            </w:r>
            <w:r w:rsidR="00DB50A1">
              <w:t xml:space="preserve">– </w:t>
            </w:r>
            <w:r w:rsidRPr="0097365E">
              <w:t>Maintenance applied from worksheet</w:t>
            </w:r>
          </w:p>
          <w:p w14:paraId="764F0F0E" w14:textId="6C695F59" w:rsidR="00BE396E" w:rsidRPr="0097365E" w:rsidRDefault="00BE396E" w:rsidP="00245396">
            <w:pPr>
              <w:pStyle w:val="TableTextBullet"/>
            </w:pPr>
            <w:r w:rsidRPr="0097365E">
              <w:t xml:space="preserve">G </w:t>
            </w:r>
            <w:r w:rsidR="00DB50A1">
              <w:t xml:space="preserve">– </w:t>
            </w:r>
            <w:r w:rsidRPr="0097365E">
              <w:t>Maintenance applied from worksheet</w:t>
            </w:r>
          </w:p>
          <w:p w14:paraId="5ED4B557" w14:textId="77777777" w:rsidR="0013052C" w:rsidRDefault="00BE396E" w:rsidP="00245396">
            <w:pPr>
              <w:pStyle w:val="TableTextBullet"/>
            </w:pPr>
            <w:r w:rsidRPr="0097365E">
              <w:t xml:space="preserve">H </w:t>
            </w:r>
            <w:r w:rsidR="00DB50A1">
              <w:t xml:space="preserve">– </w:t>
            </w:r>
            <w:r w:rsidRPr="0097365E">
              <w:t>Maintenance applied from letter</w:t>
            </w:r>
          </w:p>
          <w:p w14:paraId="6544DD5E" w14:textId="343E8DDA" w:rsidR="0013052C" w:rsidRPr="0097365E" w:rsidRDefault="0013052C" w:rsidP="00245396">
            <w:pPr>
              <w:pStyle w:val="TableTextBullet"/>
            </w:pPr>
            <w:r w:rsidRPr="0097365E">
              <w:t xml:space="preserve">J </w:t>
            </w:r>
            <w:r>
              <w:t xml:space="preserve">– </w:t>
            </w:r>
            <w:r w:rsidRPr="0097365E">
              <w:t>Location adjustment activity</w:t>
            </w:r>
          </w:p>
          <w:p w14:paraId="1DED52D7" w14:textId="77777777" w:rsidR="0013052C" w:rsidRPr="0097365E" w:rsidRDefault="0013052C" w:rsidP="00245396">
            <w:pPr>
              <w:pStyle w:val="TableTextBullet"/>
            </w:pPr>
            <w:r w:rsidRPr="0097365E">
              <w:t xml:space="preserve">K </w:t>
            </w:r>
            <w:r>
              <w:t xml:space="preserve">– </w:t>
            </w:r>
            <w:r w:rsidRPr="0097365E">
              <w:t>Financial response activity</w:t>
            </w:r>
          </w:p>
          <w:p w14:paraId="348FC6F7" w14:textId="77777777" w:rsidR="0013052C" w:rsidRPr="0097365E" w:rsidRDefault="0013052C" w:rsidP="00245396">
            <w:pPr>
              <w:pStyle w:val="TableTextBullet"/>
            </w:pPr>
            <w:r w:rsidRPr="0097365E">
              <w:t xml:space="preserve">L </w:t>
            </w:r>
            <w:r>
              <w:t xml:space="preserve">– </w:t>
            </w:r>
            <w:r w:rsidRPr="0097365E">
              <w:t>Letter reprint activity</w:t>
            </w:r>
          </w:p>
          <w:p w14:paraId="0AD0C8CD" w14:textId="77777777" w:rsidR="0013052C" w:rsidRPr="0097365E" w:rsidRDefault="0013052C" w:rsidP="00245396">
            <w:pPr>
              <w:pStyle w:val="TableTextBullet"/>
            </w:pPr>
            <w:r w:rsidRPr="0097365E">
              <w:t xml:space="preserve">M </w:t>
            </w:r>
            <w:r>
              <w:t xml:space="preserve">– </w:t>
            </w:r>
            <w:r w:rsidRPr="0097365E">
              <w:t>MPAP response applied</w:t>
            </w:r>
          </w:p>
          <w:p w14:paraId="06B41680" w14:textId="77777777" w:rsidR="0013052C" w:rsidRPr="0097365E" w:rsidRDefault="0013052C" w:rsidP="00245396">
            <w:pPr>
              <w:pStyle w:val="TableTextBullet"/>
            </w:pPr>
            <w:r w:rsidRPr="0097365E">
              <w:t xml:space="preserve">N </w:t>
            </w:r>
            <w:r>
              <w:t xml:space="preserve">– </w:t>
            </w:r>
            <w:r w:rsidRPr="0097365E">
              <w:t>Claim is missing</w:t>
            </w:r>
          </w:p>
          <w:p w14:paraId="45CFDE8D" w14:textId="77777777" w:rsidR="0013052C" w:rsidRPr="0097365E" w:rsidRDefault="0013052C" w:rsidP="00245396">
            <w:pPr>
              <w:pStyle w:val="TableTextBullet"/>
            </w:pPr>
            <w:r w:rsidRPr="0097365E">
              <w:t xml:space="preserve">O </w:t>
            </w:r>
            <w:r>
              <w:t xml:space="preserve">– </w:t>
            </w:r>
            <w:r w:rsidRPr="0097365E">
              <w:t>Adjustment history response applied</w:t>
            </w:r>
          </w:p>
          <w:p w14:paraId="5299ADF3" w14:textId="77777777" w:rsidR="0013052C" w:rsidRPr="0097365E" w:rsidRDefault="0013052C" w:rsidP="00245396">
            <w:pPr>
              <w:pStyle w:val="TableTextBullet"/>
            </w:pPr>
            <w:r w:rsidRPr="0097365E">
              <w:t xml:space="preserve">Q </w:t>
            </w:r>
            <w:r>
              <w:t xml:space="preserve">– </w:t>
            </w:r>
            <w:r w:rsidRPr="0097365E">
              <w:t>CAS activity</w:t>
            </w:r>
          </w:p>
          <w:p w14:paraId="6CB31E3D" w14:textId="77777777" w:rsidR="0013052C" w:rsidRPr="0097365E" w:rsidRDefault="0013052C" w:rsidP="00245396">
            <w:pPr>
              <w:pStyle w:val="TableTextBullet"/>
            </w:pPr>
            <w:r w:rsidRPr="0097365E">
              <w:t xml:space="preserve">R </w:t>
            </w:r>
            <w:r>
              <w:t xml:space="preserve">– </w:t>
            </w:r>
            <w:r w:rsidRPr="0097365E">
              <w:t>Correction document reprint</w:t>
            </w:r>
          </w:p>
          <w:p w14:paraId="2E9BF7A2" w14:textId="77777777" w:rsidR="0013052C" w:rsidRPr="0097365E" w:rsidRDefault="0013052C" w:rsidP="00245396">
            <w:pPr>
              <w:pStyle w:val="TableTextBullet"/>
            </w:pPr>
            <w:r w:rsidRPr="0097365E">
              <w:t xml:space="preserve">S </w:t>
            </w:r>
            <w:r>
              <w:t xml:space="preserve">– </w:t>
            </w:r>
            <w:r w:rsidRPr="0097365E">
              <w:t>TACS activity</w:t>
            </w:r>
          </w:p>
          <w:p w14:paraId="52017A61" w14:textId="3077C3DD" w:rsidR="00BE396E" w:rsidRDefault="0013052C" w:rsidP="00245396">
            <w:pPr>
              <w:pStyle w:val="TableTextBullet"/>
            </w:pPr>
            <w:r w:rsidRPr="0097365E">
              <w:t>Space</w:t>
            </w:r>
            <w:r>
              <w:t xml:space="preserve">– </w:t>
            </w:r>
            <w:r w:rsidRPr="0097365E">
              <w:t>No activity</w:t>
            </w:r>
          </w:p>
        </w:tc>
        <w:tc>
          <w:tcPr>
            <w:tcW w:w="858" w:type="dxa"/>
            <w:tcMar>
              <w:left w:w="58" w:type="dxa"/>
              <w:right w:w="58" w:type="dxa"/>
            </w:tcMar>
          </w:tcPr>
          <w:p w14:paraId="1DC0C377" w14:textId="77777777" w:rsidR="00BE396E" w:rsidRDefault="00BE396E" w:rsidP="00BE396E">
            <w:pPr>
              <w:pStyle w:val="TableText"/>
            </w:pPr>
            <w:r>
              <w:t>Spaces</w:t>
            </w:r>
          </w:p>
        </w:tc>
        <w:tc>
          <w:tcPr>
            <w:tcW w:w="431" w:type="dxa"/>
          </w:tcPr>
          <w:p w14:paraId="0717791C" w14:textId="77777777" w:rsidR="00BE396E" w:rsidRDefault="00BE396E" w:rsidP="00BE396E">
            <w:pPr>
              <w:pStyle w:val="TableText"/>
            </w:pPr>
            <w:r>
              <w:t>X</w:t>
            </w:r>
          </w:p>
        </w:tc>
        <w:tc>
          <w:tcPr>
            <w:tcW w:w="431" w:type="dxa"/>
          </w:tcPr>
          <w:p w14:paraId="2A8DE896" w14:textId="77777777" w:rsidR="00BE396E" w:rsidRDefault="00BE396E" w:rsidP="00BE396E">
            <w:pPr>
              <w:pStyle w:val="TableText"/>
            </w:pPr>
            <w:r>
              <w:t>X</w:t>
            </w:r>
          </w:p>
        </w:tc>
        <w:tc>
          <w:tcPr>
            <w:tcW w:w="432" w:type="dxa"/>
          </w:tcPr>
          <w:p w14:paraId="21208BED" w14:textId="77777777" w:rsidR="00BE396E" w:rsidRDefault="00BE396E" w:rsidP="00BE396E">
            <w:pPr>
              <w:pStyle w:val="TableText"/>
            </w:pPr>
            <w:r>
              <w:t>X</w:t>
            </w:r>
          </w:p>
        </w:tc>
      </w:tr>
      <w:tr w:rsidR="00BE396E" w14:paraId="2432DC82" w14:textId="77777777" w:rsidTr="00B04E5B">
        <w:trPr>
          <w:cantSplit/>
          <w:jc w:val="center"/>
        </w:trPr>
        <w:tc>
          <w:tcPr>
            <w:tcW w:w="802" w:type="dxa"/>
            <w:tcMar>
              <w:left w:w="58" w:type="dxa"/>
              <w:right w:w="58" w:type="dxa"/>
            </w:tcMar>
          </w:tcPr>
          <w:p w14:paraId="3AB4AD50" w14:textId="10E74662" w:rsidR="00BE396E" w:rsidRDefault="00BE396E" w:rsidP="00BE396E">
            <w:pPr>
              <w:pStyle w:val="TableText"/>
              <w:rPr>
                <w:color w:val="000000"/>
              </w:rPr>
            </w:pPr>
            <w:r>
              <w:rPr>
                <w:color w:val="000000"/>
              </w:rPr>
              <w:t>1230</w:t>
            </w:r>
            <w:r w:rsidR="00135F82">
              <w:rPr>
                <w:color w:val="000000"/>
              </w:rPr>
              <w:t xml:space="preserve"> – </w:t>
            </w:r>
            <w:r>
              <w:rPr>
                <w:color w:val="000000"/>
              </w:rPr>
              <w:t>1233</w:t>
            </w:r>
          </w:p>
        </w:tc>
        <w:tc>
          <w:tcPr>
            <w:tcW w:w="2227" w:type="dxa"/>
            <w:tcMar>
              <w:left w:w="58" w:type="dxa"/>
              <w:right w:w="58" w:type="dxa"/>
            </w:tcMar>
          </w:tcPr>
          <w:p w14:paraId="4069BB24" w14:textId="77777777" w:rsidR="00BE396E" w:rsidRDefault="00BE396E" w:rsidP="00BE396E">
            <w:pPr>
              <w:pStyle w:val="TableText"/>
            </w:pPr>
            <w:r>
              <w:t>CLERK (8)</w:t>
            </w:r>
          </w:p>
        </w:tc>
        <w:tc>
          <w:tcPr>
            <w:tcW w:w="2943" w:type="dxa"/>
            <w:gridSpan w:val="3"/>
            <w:tcMar>
              <w:left w:w="58" w:type="dxa"/>
              <w:right w:w="58" w:type="dxa"/>
            </w:tcMar>
          </w:tcPr>
          <w:p w14:paraId="333D2F31" w14:textId="6F7B69D7" w:rsidR="00BE396E" w:rsidRDefault="00BE396E" w:rsidP="00BE396E">
            <w:pPr>
              <w:pStyle w:val="TableText"/>
            </w:pPr>
            <w:r>
              <w:t>:P:IDR-</w:t>
            </w:r>
            <w:hyperlink r:id="rId404" w:history="1">
              <w:r>
                <w:rPr>
                  <w:rStyle w:val="Hyperlink"/>
                </w:rPr>
                <w:t>LOC-CLERK</w:t>
              </w:r>
            </w:hyperlink>
          </w:p>
        </w:tc>
        <w:tc>
          <w:tcPr>
            <w:tcW w:w="2840" w:type="dxa"/>
            <w:tcMar>
              <w:left w:w="58" w:type="dxa"/>
              <w:right w:w="58" w:type="dxa"/>
            </w:tcMar>
          </w:tcPr>
          <w:p w14:paraId="4D483FD8" w14:textId="25E22561" w:rsidR="00BE396E" w:rsidRDefault="00BE396E" w:rsidP="00BE396E">
            <w:pPr>
              <w:pStyle w:val="TableText"/>
            </w:pPr>
            <w:r>
              <w:t>C</w:t>
            </w:r>
            <w:r w:rsidR="00DB50A1">
              <w:t>lerk</w:t>
            </w:r>
          </w:p>
          <w:p w14:paraId="67C62186" w14:textId="77777777" w:rsidR="00BE396E" w:rsidRDefault="00BE396E" w:rsidP="00BE396E">
            <w:pPr>
              <w:pStyle w:val="TableText"/>
            </w:pPr>
            <w:r w:rsidRPr="003B28B3">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37010CA3" w14:textId="77777777" w:rsidR="00BE396E" w:rsidRDefault="00BE396E" w:rsidP="00BE396E">
            <w:pPr>
              <w:pStyle w:val="TableText"/>
              <w:rPr>
                <w:caps/>
              </w:rPr>
            </w:pPr>
            <w:r>
              <w:rPr>
                <w:caps/>
              </w:rPr>
              <w:t>4 C</w:t>
            </w:r>
          </w:p>
        </w:tc>
        <w:tc>
          <w:tcPr>
            <w:tcW w:w="2340" w:type="dxa"/>
            <w:tcMar>
              <w:left w:w="58" w:type="dxa"/>
              <w:right w:w="58" w:type="dxa"/>
            </w:tcMar>
          </w:tcPr>
          <w:p w14:paraId="3E4EA5D4" w14:textId="77777777" w:rsidR="00BE396E" w:rsidRDefault="00BE396E" w:rsidP="00BE396E">
            <w:pPr>
              <w:pStyle w:val="TableText"/>
            </w:pPr>
            <w:r>
              <w:t>-</w:t>
            </w:r>
          </w:p>
        </w:tc>
        <w:tc>
          <w:tcPr>
            <w:tcW w:w="858" w:type="dxa"/>
            <w:tcMar>
              <w:left w:w="58" w:type="dxa"/>
              <w:right w:w="58" w:type="dxa"/>
            </w:tcMar>
          </w:tcPr>
          <w:p w14:paraId="6A3C7CF8" w14:textId="77777777" w:rsidR="00BE396E" w:rsidRDefault="00BE396E" w:rsidP="00BE396E">
            <w:pPr>
              <w:pStyle w:val="TableText"/>
            </w:pPr>
            <w:r>
              <w:t>Spaces</w:t>
            </w:r>
          </w:p>
        </w:tc>
        <w:tc>
          <w:tcPr>
            <w:tcW w:w="431" w:type="dxa"/>
          </w:tcPr>
          <w:p w14:paraId="2D9336D2" w14:textId="77777777" w:rsidR="00BE396E" w:rsidRDefault="00BE396E" w:rsidP="00BE396E">
            <w:pPr>
              <w:pStyle w:val="TableText"/>
            </w:pPr>
            <w:r>
              <w:t>X</w:t>
            </w:r>
          </w:p>
        </w:tc>
        <w:tc>
          <w:tcPr>
            <w:tcW w:w="431" w:type="dxa"/>
          </w:tcPr>
          <w:p w14:paraId="03AAF261" w14:textId="77777777" w:rsidR="00BE396E" w:rsidRDefault="00BE396E" w:rsidP="00BE396E">
            <w:pPr>
              <w:pStyle w:val="TableText"/>
            </w:pPr>
            <w:r>
              <w:t>X</w:t>
            </w:r>
          </w:p>
        </w:tc>
        <w:tc>
          <w:tcPr>
            <w:tcW w:w="432" w:type="dxa"/>
          </w:tcPr>
          <w:p w14:paraId="50212FC8" w14:textId="77777777" w:rsidR="00BE396E" w:rsidRDefault="00BE396E" w:rsidP="00BE396E">
            <w:pPr>
              <w:pStyle w:val="TableText"/>
            </w:pPr>
            <w:r>
              <w:t>X</w:t>
            </w:r>
          </w:p>
        </w:tc>
      </w:tr>
      <w:tr w:rsidR="00BE396E" w14:paraId="78CA3091" w14:textId="77777777" w:rsidTr="00B04E5B">
        <w:trPr>
          <w:cantSplit/>
          <w:jc w:val="center"/>
        </w:trPr>
        <w:tc>
          <w:tcPr>
            <w:tcW w:w="802" w:type="dxa"/>
            <w:tcMar>
              <w:left w:w="58" w:type="dxa"/>
              <w:right w:w="58" w:type="dxa"/>
            </w:tcMar>
          </w:tcPr>
          <w:p w14:paraId="4E421A54" w14:textId="4229C740" w:rsidR="00BE396E" w:rsidRDefault="00BE396E" w:rsidP="00BE396E">
            <w:pPr>
              <w:pStyle w:val="TableText"/>
              <w:rPr>
                <w:color w:val="000000"/>
              </w:rPr>
            </w:pPr>
            <w:r>
              <w:rPr>
                <w:color w:val="000000"/>
              </w:rPr>
              <w:t>1234</w:t>
            </w:r>
            <w:r w:rsidR="00135F82">
              <w:rPr>
                <w:color w:val="000000"/>
              </w:rPr>
              <w:t xml:space="preserve"> – </w:t>
            </w:r>
            <w:r>
              <w:rPr>
                <w:color w:val="000000"/>
              </w:rPr>
              <w:t>1236</w:t>
            </w:r>
          </w:p>
        </w:tc>
        <w:tc>
          <w:tcPr>
            <w:tcW w:w="2227" w:type="dxa"/>
            <w:tcMar>
              <w:left w:w="58" w:type="dxa"/>
              <w:right w:w="58" w:type="dxa"/>
            </w:tcMar>
          </w:tcPr>
          <w:p w14:paraId="58F8DDB5" w14:textId="77777777" w:rsidR="00BE396E" w:rsidRDefault="00BE396E" w:rsidP="00BE396E">
            <w:pPr>
              <w:pStyle w:val="TableText"/>
            </w:pPr>
            <w:r>
              <w:t>LOC (8)</w:t>
            </w:r>
          </w:p>
        </w:tc>
        <w:tc>
          <w:tcPr>
            <w:tcW w:w="2943" w:type="dxa"/>
            <w:gridSpan w:val="3"/>
            <w:tcMar>
              <w:left w:w="58" w:type="dxa"/>
              <w:right w:w="58" w:type="dxa"/>
            </w:tcMar>
          </w:tcPr>
          <w:p w14:paraId="5E5E56BF" w14:textId="28805CA5" w:rsidR="00BE396E" w:rsidRDefault="00BE396E" w:rsidP="00BE396E">
            <w:pPr>
              <w:pStyle w:val="TableText"/>
            </w:pPr>
            <w:r>
              <w:t>:P:IDR-</w:t>
            </w:r>
            <w:hyperlink r:id="rId405" w:history="1">
              <w:r>
                <w:rPr>
                  <w:rStyle w:val="Hyperlink"/>
                </w:rPr>
                <w:t>LOC-CODE</w:t>
              </w:r>
            </w:hyperlink>
          </w:p>
        </w:tc>
        <w:tc>
          <w:tcPr>
            <w:tcW w:w="2840" w:type="dxa"/>
            <w:tcMar>
              <w:left w:w="58" w:type="dxa"/>
              <w:right w:w="58" w:type="dxa"/>
            </w:tcMar>
          </w:tcPr>
          <w:p w14:paraId="6432D01A" w14:textId="77777777" w:rsidR="00BE396E" w:rsidRDefault="00BE396E" w:rsidP="00BE396E">
            <w:pPr>
              <w:pStyle w:val="TableText"/>
            </w:pPr>
            <w:r>
              <w:t>Location code</w:t>
            </w:r>
          </w:p>
          <w:p w14:paraId="0C6652CF" w14:textId="2999EF33"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4C838F1D" w14:textId="456519E2" w:rsidR="00BE396E" w:rsidRDefault="00BE396E" w:rsidP="00DB50A1">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6E16230D" w14:textId="77777777" w:rsidR="00BE396E" w:rsidRDefault="00BE396E" w:rsidP="00BE396E">
            <w:pPr>
              <w:pStyle w:val="TableText"/>
              <w:rPr>
                <w:caps/>
              </w:rPr>
            </w:pPr>
            <w:r>
              <w:rPr>
                <w:caps/>
              </w:rPr>
              <w:t>3 c</w:t>
            </w:r>
          </w:p>
        </w:tc>
        <w:tc>
          <w:tcPr>
            <w:tcW w:w="2340" w:type="dxa"/>
            <w:tcMar>
              <w:left w:w="58" w:type="dxa"/>
              <w:right w:w="58" w:type="dxa"/>
            </w:tcMar>
          </w:tcPr>
          <w:p w14:paraId="624B898E" w14:textId="3AE26C2E" w:rsidR="00BE396E" w:rsidRDefault="00BE396E" w:rsidP="00BE396E">
            <w:pPr>
              <w:pStyle w:val="TableText"/>
            </w:pPr>
            <w:r>
              <w:t xml:space="preserve">See Basic values specification </w:t>
            </w:r>
            <w:hyperlink r:id="rId406" w:history="1">
              <w:r>
                <w:rPr>
                  <w:rStyle w:val="Hyperlink"/>
                  <w:rFonts w:cs="Courier New"/>
                  <w:szCs w:val="16"/>
                </w:rPr>
                <w:t>S0119010</w:t>
              </w:r>
            </w:hyperlink>
          </w:p>
          <w:p w14:paraId="06E8F2B8" w14:textId="7C53E181" w:rsidR="00BE396E" w:rsidRDefault="00BE396E" w:rsidP="00DB50A1">
            <w:pPr>
              <w:pStyle w:val="TableText"/>
            </w:pPr>
            <w:r w:rsidRPr="00DB50A1">
              <w:rPr>
                <w:b/>
              </w:rPr>
              <w:t>Note:</w:t>
            </w:r>
            <w:r>
              <w:t xml:space="preserve"> A deleted claim is indicated by status value 090.</w:t>
            </w:r>
          </w:p>
        </w:tc>
        <w:tc>
          <w:tcPr>
            <w:tcW w:w="858" w:type="dxa"/>
            <w:tcMar>
              <w:left w:w="58" w:type="dxa"/>
              <w:right w:w="58" w:type="dxa"/>
            </w:tcMar>
          </w:tcPr>
          <w:p w14:paraId="31B42010" w14:textId="77777777" w:rsidR="00BE396E" w:rsidRDefault="00BE396E" w:rsidP="00BE396E">
            <w:pPr>
              <w:pStyle w:val="TableText"/>
            </w:pPr>
            <w:r>
              <w:t>Spaces</w:t>
            </w:r>
          </w:p>
        </w:tc>
        <w:tc>
          <w:tcPr>
            <w:tcW w:w="431" w:type="dxa"/>
          </w:tcPr>
          <w:p w14:paraId="663EC786" w14:textId="77777777" w:rsidR="00BE396E" w:rsidRDefault="00BE396E" w:rsidP="00BE396E">
            <w:pPr>
              <w:pStyle w:val="TableText"/>
            </w:pPr>
            <w:r>
              <w:t>X</w:t>
            </w:r>
          </w:p>
        </w:tc>
        <w:tc>
          <w:tcPr>
            <w:tcW w:w="431" w:type="dxa"/>
          </w:tcPr>
          <w:p w14:paraId="117944FC" w14:textId="77777777" w:rsidR="00BE396E" w:rsidRDefault="00BE396E" w:rsidP="00BE396E">
            <w:pPr>
              <w:pStyle w:val="TableText"/>
            </w:pPr>
            <w:r>
              <w:t>X</w:t>
            </w:r>
          </w:p>
        </w:tc>
        <w:tc>
          <w:tcPr>
            <w:tcW w:w="432" w:type="dxa"/>
          </w:tcPr>
          <w:p w14:paraId="74584133" w14:textId="77777777" w:rsidR="00BE396E" w:rsidRDefault="00BE396E" w:rsidP="00BE396E">
            <w:pPr>
              <w:pStyle w:val="TableText"/>
            </w:pPr>
            <w:r>
              <w:t>X</w:t>
            </w:r>
          </w:p>
        </w:tc>
      </w:tr>
      <w:tr w:rsidR="00BE396E" w14:paraId="25FE6973" w14:textId="77777777" w:rsidTr="00B04E5B">
        <w:trPr>
          <w:cantSplit/>
          <w:jc w:val="center"/>
        </w:trPr>
        <w:tc>
          <w:tcPr>
            <w:tcW w:w="802" w:type="dxa"/>
            <w:tcMar>
              <w:left w:w="58" w:type="dxa"/>
              <w:right w:w="58" w:type="dxa"/>
            </w:tcMar>
          </w:tcPr>
          <w:p w14:paraId="7FB6325E" w14:textId="091D6265" w:rsidR="00BE396E" w:rsidRDefault="00BE396E" w:rsidP="00BE396E">
            <w:pPr>
              <w:pStyle w:val="TableText"/>
              <w:rPr>
                <w:color w:val="000000"/>
              </w:rPr>
            </w:pPr>
            <w:r>
              <w:rPr>
                <w:color w:val="000000"/>
              </w:rPr>
              <w:t>1237</w:t>
            </w:r>
            <w:r w:rsidR="00135F82">
              <w:rPr>
                <w:color w:val="000000"/>
              </w:rPr>
              <w:t xml:space="preserve"> – </w:t>
            </w:r>
            <w:r>
              <w:rPr>
                <w:color w:val="000000"/>
              </w:rPr>
              <w:t>1244</w:t>
            </w:r>
          </w:p>
        </w:tc>
        <w:tc>
          <w:tcPr>
            <w:tcW w:w="2227" w:type="dxa"/>
            <w:tcMar>
              <w:left w:w="58" w:type="dxa"/>
              <w:right w:w="58" w:type="dxa"/>
            </w:tcMar>
          </w:tcPr>
          <w:p w14:paraId="0BB73E8E" w14:textId="77777777" w:rsidR="00BE396E" w:rsidRDefault="00BE396E" w:rsidP="00BE396E">
            <w:pPr>
              <w:pStyle w:val="TableText"/>
            </w:pPr>
            <w:r>
              <w:t>LOCATION DATE (8)</w:t>
            </w:r>
          </w:p>
        </w:tc>
        <w:tc>
          <w:tcPr>
            <w:tcW w:w="2943" w:type="dxa"/>
            <w:gridSpan w:val="3"/>
            <w:tcMar>
              <w:left w:w="58" w:type="dxa"/>
              <w:right w:w="58" w:type="dxa"/>
            </w:tcMar>
          </w:tcPr>
          <w:p w14:paraId="0FE7918D" w14:textId="5A2437F6" w:rsidR="00BE396E" w:rsidRDefault="00BE396E" w:rsidP="00BE396E">
            <w:pPr>
              <w:pStyle w:val="TableText"/>
            </w:pPr>
            <w:r>
              <w:t>:P:IDR-</w:t>
            </w:r>
            <w:hyperlink r:id="rId407" w:history="1">
              <w:r>
                <w:rPr>
                  <w:rStyle w:val="Hyperlink"/>
                </w:rPr>
                <w:t>LOC-DATE</w:t>
              </w:r>
            </w:hyperlink>
          </w:p>
        </w:tc>
        <w:tc>
          <w:tcPr>
            <w:tcW w:w="2840" w:type="dxa"/>
            <w:tcMar>
              <w:left w:w="58" w:type="dxa"/>
              <w:right w:w="58" w:type="dxa"/>
            </w:tcMar>
          </w:tcPr>
          <w:p w14:paraId="41C77808" w14:textId="1058538E" w:rsidR="00BE396E" w:rsidRDefault="00BE396E" w:rsidP="00BE396E">
            <w:pPr>
              <w:pStyle w:val="TableText"/>
            </w:pPr>
            <w:r>
              <w:t>Activity date</w:t>
            </w:r>
          </w:p>
          <w:p w14:paraId="1C54B262" w14:textId="747D6622" w:rsidR="00BE396E" w:rsidRDefault="00BE396E" w:rsidP="00DB50A1">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784C2D85" w14:textId="77777777" w:rsidR="00BE396E" w:rsidRDefault="00BE396E" w:rsidP="00BE396E">
            <w:pPr>
              <w:pStyle w:val="TableText"/>
              <w:rPr>
                <w:caps/>
              </w:rPr>
            </w:pPr>
            <w:r>
              <w:rPr>
                <w:caps/>
              </w:rPr>
              <w:t>8 n</w:t>
            </w:r>
          </w:p>
        </w:tc>
        <w:tc>
          <w:tcPr>
            <w:tcW w:w="2340" w:type="dxa"/>
            <w:tcMar>
              <w:left w:w="58" w:type="dxa"/>
              <w:right w:w="58" w:type="dxa"/>
            </w:tcMar>
          </w:tcPr>
          <w:p w14:paraId="1D7B31F1" w14:textId="77777777" w:rsidR="00BE396E" w:rsidRDefault="00BE396E" w:rsidP="00BE396E">
            <w:pPr>
              <w:pStyle w:val="TableText"/>
            </w:pPr>
            <w:r>
              <w:t>MMDDYYYY</w:t>
            </w:r>
          </w:p>
        </w:tc>
        <w:tc>
          <w:tcPr>
            <w:tcW w:w="858" w:type="dxa"/>
            <w:tcMar>
              <w:left w:w="58" w:type="dxa"/>
              <w:right w:w="58" w:type="dxa"/>
            </w:tcMar>
          </w:tcPr>
          <w:p w14:paraId="1A37B050" w14:textId="77777777" w:rsidR="00BE396E" w:rsidRDefault="00BE396E" w:rsidP="00BE396E">
            <w:pPr>
              <w:pStyle w:val="TableText"/>
            </w:pPr>
            <w:r>
              <w:t>Zeros</w:t>
            </w:r>
          </w:p>
        </w:tc>
        <w:tc>
          <w:tcPr>
            <w:tcW w:w="431" w:type="dxa"/>
          </w:tcPr>
          <w:p w14:paraId="6573A4A8" w14:textId="77777777" w:rsidR="00BE396E" w:rsidRDefault="00BE396E" w:rsidP="00BE396E">
            <w:pPr>
              <w:pStyle w:val="TableText"/>
            </w:pPr>
            <w:r>
              <w:t>X</w:t>
            </w:r>
          </w:p>
        </w:tc>
        <w:tc>
          <w:tcPr>
            <w:tcW w:w="431" w:type="dxa"/>
          </w:tcPr>
          <w:p w14:paraId="2080B8B2" w14:textId="77777777" w:rsidR="00BE396E" w:rsidRDefault="00BE396E" w:rsidP="00BE396E">
            <w:pPr>
              <w:pStyle w:val="TableText"/>
            </w:pPr>
            <w:r>
              <w:t>X</w:t>
            </w:r>
          </w:p>
        </w:tc>
        <w:tc>
          <w:tcPr>
            <w:tcW w:w="432" w:type="dxa"/>
          </w:tcPr>
          <w:p w14:paraId="053A3B37" w14:textId="77777777" w:rsidR="00BE396E" w:rsidRDefault="00BE396E" w:rsidP="00BE396E">
            <w:pPr>
              <w:pStyle w:val="TableText"/>
            </w:pPr>
            <w:r>
              <w:t>X</w:t>
            </w:r>
          </w:p>
        </w:tc>
      </w:tr>
      <w:tr w:rsidR="00BE396E" w14:paraId="28AEDC3D" w14:textId="77777777" w:rsidTr="00B04E5B">
        <w:trPr>
          <w:cantSplit/>
          <w:jc w:val="center"/>
        </w:trPr>
        <w:tc>
          <w:tcPr>
            <w:tcW w:w="802" w:type="dxa"/>
            <w:tcMar>
              <w:left w:w="58" w:type="dxa"/>
              <w:right w:w="58" w:type="dxa"/>
            </w:tcMar>
          </w:tcPr>
          <w:p w14:paraId="2C202AA8" w14:textId="77777777" w:rsidR="00BE396E" w:rsidRDefault="00BE396E" w:rsidP="00BE396E">
            <w:pPr>
              <w:pStyle w:val="TableText"/>
              <w:rPr>
                <w:color w:val="000000"/>
              </w:rPr>
            </w:pPr>
            <w:r>
              <w:rPr>
                <w:color w:val="000000"/>
              </w:rPr>
              <w:t>1245</w:t>
            </w:r>
          </w:p>
        </w:tc>
        <w:tc>
          <w:tcPr>
            <w:tcW w:w="2227" w:type="dxa"/>
            <w:tcMar>
              <w:left w:w="58" w:type="dxa"/>
              <w:right w:w="58" w:type="dxa"/>
            </w:tcMar>
          </w:tcPr>
          <w:p w14:paraId="69114C9D" w14:textId="77777777" w:rsidR="00BE396E" w:rsidRDefault="00BE396E" w:rsidP="00BE396E">
            <w:pPr>
              <w:pStyle w:val="TableText"/>
              <w:rPr>
                <w:color w:val="000000"/>
              </w:rPr>
            </w:pPr>
            <w:r>
              <w:rPr>
                <w:color w:val="000000"/>
              </w:rPr>
              <w:t>LOCATION ACTIVITY (8)</w:t>
            </w:r>
          </w:p>
        </w:tc>
        <w:tc>
          <w:tcPr>
            <w:tcW w:w="2943" w:type="dxa"/>
            <w:gridSpan w:val="3"/>
            <w:tcMar>
              <w:left w:w="58" w:type="dxa"/>
              <w:right w:w="58" w:type="dxa"/>
            </w:tcMar>
          </w:tcPr>
          <w:p w14:paraId="57B51E37" w14:textId="6AC29CA1" w:rsidR="00BE396E" w:rsidRDefault="00BE396E" w:rsidP="00BE396E">
            <w:pPr>
              <w:pStyle w:val="TableText"/>
              <w:rPr>
                <w:color w:val="000000"/>
              </w:rPr>
            </w:pPr>
            <w:r>
              <w:rPr>
                <w:color w:val="000000"/>
              </w:rPr>
              <w:t>:P:IDR-</w:t>
            </w:r>
            <w:hyperlink r:id="rId408" w:history="1">
              <w:r>
                <w:rPr>
                  <w:rStyle w:val="Hyperlink"/>
                </w:rPr>
                <w:t>LOC-ACTV-CODE</w:t>
              </w:r>
            </w:hyperlink>
          </w:p>
        </w:tc>
        <w:tc>
          <w:tcPr>
            <w:tcW w:w="2840" w:type="dxa"/>
            <w:tcMar>
              <w:left w:w="58" w:type="dxa"/>
              <w:right w:w="58" w:type="dxa"/>
            </w:tcMar>
          </w:tcPr>
          <w:p w14:paraId="5A55157F" w14:textId="77777777" w:rsidR="00BE396E" w:rsidRDefault="00BE396E" w:rsidP="00BE396E">
            <w:pPr>
              <w:pStyle w:val="TableText"/>
              <w:rPr>
                <w:color w:val="000000"/>
              </w:rPr>
            </w:pPr>
            <w:r>
              <w:rPr>
                <w:color w:val="000000"/>
              </w:rPr>
              <w:t>Front End Activity Code</w:t>
            </w:r>
          </w:p>
          <w:p w14:paraId="0D268A19"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p>
        </w:tc>
        <w:tc>
          <w:tcPr>
            <w:tcW w:w="1080" w:type="dxa"/>
            <w:tcMar>
              <w:left w:w="58" w:type="dxa"/>
              <w:right w:w="58" w:type="dxa"/>
            </w:tcMar>
          </w:tcPr>
          <w:p w14:paraId="1A8C9635"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1E6B40C7" w14:textId="77777777" w:rsidR="00BE396E" w:rsidRPr="00865B7A" w:rsidRDefault="00BE396E" w:rsidP="00BE396E">
            <w:pPr>
              <w:pStyle w:val="TableText"/>
            </w:pPr>
            <w:r w:rsidRPr="0042502A">
              <w:rPr>
                <w:b/>
              </w:rPr>
              <w:t>Valid Values:</w:t>
            </w:r>
          </w:p>
          <w:p w14:paraId="13A0DDC0" w14:textId="0743CC85" w:rsidR="00BE396E" w:rsidRPr="009560CE" w:rsidRDefault="00BE396E" w:rsidP="00245396">
            <w:pPr>
              <w:pStyle w:val="TableTextBullet"/>
            </w:pPr>
            <w:r w:rsidRPr="009560CE">
              <w:t xml:space="preserve">A </w:t>
            </w:r>
            <w:r w:rsidR="009560CE" w:rsidRPr="009560CE">
              <w:t xml:space="preserve">– </w:t>
            </w:r>
            <w:r w:rsidRPr="009560CE">
              <w:t>Activation activity</w:t>
            </w:r>
          </w:p>
          <w:p w14:paraId="1D67BEDB" w14:textId="413943A5" w:rsidR="00BE396E" w:rsidRPr="009560CE" w:rsidRDefault="00BE396E" w:rsidP="00245396">
            <w:pPr>
              <w:pStyle w:val="TableTextBullet"/>
            </w:pPr>
            <w:r w:rsidRPr="009560CE">
              <w:t xml:space="preserve">B </w:t>
            </w:r>
            <w:r w:rsidR="009560CE" w:rsidRPr="009560CE">
              <w:t xml:space="preserve">– </w:t>
            </w:r>
            <w:r w:rsidRPr="009560CE">
              <w:t>Location transfer</w:t>
            </w:r>
          </w:p>
          <w:p w14:paraId="3011A290" w14:textId="0696BABE" w:rsidR="00BE396E" w:rsidRPr="009560CE" w:rsidRDefault="00BE396E" w:rsidP="00245396">
            <w:pPr>
              <w:pStyle w:val="TableTextBullet"/>
            </w:pPr>
            <w:r w:rsidRPr="009560CE">
              <w:t xml:space="preserve">C </w:t>
            </w:r>
            <w:r w:rsidR="009560CE" w:rsidRPr="009560CE">
              <w:t xml:space="preserve">– </w:t>
            </w:r>
            <w:r w:rsidRPr="009560CE">
              <w:t>Aged out of previous location</w:t>
            </w:r>
          </w:p>
          <w:p w14:paraId="2F964156" w14:textId="5174AD15" w:rsidR="00BE396E" w:rsidRPr="009560CE" w:rsidRDefault="00BE396E" w:rsidP="00245396">
            <w:pPr>
              <w:pStyle w:val="TableTextBullet"/>
            </w:pPr>
            <w:r w:rsidRPr="009560CE">
              <w:t xml:space="preserve">D </w:t>
            </w:r>
            <w:r w:rsidR="009560CE" w:rsidRPr="009560CE">
              <w:t xml:space="preserve">– </w:t>
            </w:r>
            <w:r w:rsidRPr="009560CE">
              <w:t>Delay notice due (for reporting purposes only)</w:t>
            </w:r>
          </w:p>
          <w:p w14:paraId="32553D9C" w14:textId="7BF7BB6F" w:rsidR="00BE396E" w:rsidRPr="009560CE" w:rsidRDefault="00BE396E" w:rsidP="00245396">
            <w:pPr>
              <w:pStyle w:val="TableTextBullet"/>
            </w:pPr>
            <w:r w:rsidRPr="009560CE">
              <w:t xml:space="preserve">E </w:t>
            </w:r>
            <w:r w:rsidR="009560CE" w:rsidRPr="009560CE">
              <w:t xml:space="preserve">– </w:t>
            </w:r>
            <w:r w:rsidRPr="009560CE">
              <w:t>First time claim was processed</w:t>
            </w:r>
          </w:p>
          <w:p w14:paraId="0B295A73" w14:textId="197F056F" w:rsidR="00BE396E" w:rsidRPr="009560CE" w:rsidRDefault="00BE396E" w:rsidP="00245396">
            <w:pPr>
              <w:pStyle w:val="TableTextBullet"/>
            </w:pPr>
            <w:r w:rsidRPr="009560CE">
              <w:t xml:space="preserve">F </w:t>
            </w:r>
            <w:r w:rsidR="009560CE" w:rsidRPr="009560CE">
              <w:t xml:space="preserve">– </w:t>
            </w:r>
            <w:r w:rsidRPr="009560CE">
              <w:t>Maintenance applied from worksheet</w:t>
            </w:r>
          </w:p>
          <w:p w14:paraId="4C7F99E9" w14:textId="54EEC2E1" w:rsidR="00BE396E" w:rsidRPr="009560CE" w:rsidRDefault="00BE396E" w:rsidP="00245396">
            <w:pPr>
              <w:pStyle w:val="TableTextBullet"/>
            </w:pPr>
            <w:r w:rsidRPr="009560CE">
              <w:t xml:space="preserve">G </w:t>
            </w:r>
            <w:r w:rsidR="009560CE" w:rsidRPr="009560CE">
              <w:t xml:space="preserve">– </w:t>
            </w:r>
            <w:r w:rsidRPr="009560CE">
              <w:t>Maintenance applied from worksheet</w:t>
            </w:r>
          </w:p>
          <w:p w14:paraId="3F2C77A6" w14:textId="77777777" w:rsidR="00BE396E" w:rsidRDefault="00BE396E" w:rsidP="00245396">
            <w:pPr>
              <w:pStyle w:val="TableTextBullet"/>
            </w:pPr>
            <w:r w:rsidRPr="009560CE">
              <w:t xml:space="preserve">H </w:t>
            </w:r>
            <w:r w:rsidR="009560CE" w:rsidRPr="009560CE">
              <w:t xml:space="preserve">– </w:t>
            </w:r>
            <w:r w:rsidRPr="009560CE">
              <w:t>Maintenance applied from letter</w:t>
            </w:r>
          </w:p>
          <w:p w14:paraId="4C9A8AA7" w14:textId="77777777" w:rsidR="0013052C" w:rsidRPr="0097365E" w:rsidRDefault="0013052C" w:rsidP="00245396">
            <w:pPr>
              <w:pStyle w:val="TableTextBullet"/>
            </w:pPr>
            <w:r w:rsidRPr="0097365E">
              <w:t xml:space="preserve">J </w:t>
            </w:r>
            <w:r>
              <w:t xml:space="preserve">– </w:t>
            </w:r>
            <w:r w:rsidRPr="0097365E">
              <w:t>Location adjustment activity</w:t>
            </w:r>
          </w:p>
          <w:p w14:paraId="5FC603DB" w14:textId="77777777" w:rsidR="0013052C" w:rsidRPr="0097365E" w:rsidRDefault="0013052C" w:rsidP="00245396">
            <w:pPr>
              <w:pStyle w:val="TableTextBullet"/>
            </w:pPr>
            <w:r w:rsidRPr="0097365E">
              <w:t xml:space="preserve">K </w:t>
            </w:r>
            <w:r>
              <w:t xml:space="preserve">– </w:t>
            </w:r>
            <w:r w:rsidRPr="0097365E">
              <w:t>Financial response activity</w:t>
            </w:r>
          </w:p>
          <w:p w14:paraId="4A8EC492" w14:textId="77777777" w:rsidR="0013052C" w:rsidRPr="0097365E" w:rsidRDefault="0013052C" w:rsidP="00245396">
            <w:pPr>
              <w:pStyle w:val="TableTextBullet"/>
            </w:pPr>
            <w:r w:rsidRPr="0097365E">
              <w:t xml:space="preserve">L </w:t>
            </w:r>
            <w:r>
              <w:t xml:space="preserve">– </w:t>
            </w:r>
            <w:r w:rsidRPr="0097365E">
              <w:t>Letter reprint activity</w:t>
            </w:r>
          </w:p>
          <w:p w14:paraId="6217F0F9" w14:textId="77777777" w:rsidR="0013052C" w:rsidRPr="0097365E" w:rsidRDefault="0013052C" w:rsidP="00245396">
            <w:pPr>
              <w:pStyle w:val="TableTextBullet"/>
            </w:pPr>
            <w:r w:rsidRPr="0097365E">
              <w:t xml:space="preserve">M </w:t>
            </w:r>
            <w:r>
              <w:t xml:space="preserve">– </w:t>
            </w:r>
            <w:r w:rsidRPr="0097365E">
              <w:t>MPAP response applied</w:t>
            </w:r>
          </w:p>
          <w:p w14:paraId="4B847BCA" w14:textId="77777777" w:rsidR="0013052C" w:rsidRPr="0097365E" w:rsidRDefault="0013052C" w:rsidP="00245396">
            <w:pPr>
              <w:pStyle w:val="TableTextBullet"/>
            </w:pPr>
            <w:r w:rsidRPr="0097365E">
              <w:t xml:space="preserve">N </w:t>
            </w:r>
            <w:r>
              <w:t xml:space="preserve">– </w:t>
            </w:r>
            <w:r w:rsidRPr="0097365E">
              <w:t>Claim is missing</w:t>
            </w:r>
          </w:p>
          <w:p w14:paraId="348DCD79" w14:textId="77777777" w:rsidR="0013052C" w:rsidRPr="0097365E" w:rsidRDefault="0013052C" w:rsidP="00245396">
            <w:pPr>
              <w:pStyle w:val="TableTextBullet"/>
            </w:pPr>
            <w:r w:rsidRPr="0097365E">
              <w:t xml:space="preserve">O </w:t>
            </w:r>
            <w:r>
              <w:t xml:space="preserve">– </w:t>
            </w:r>
            <w:r w:rsidRPr="0097365E">
              <w:t>Adjustment history response applied</w:t>
            </w:r>
          </w:p>
          <w:p w14:paraId="3F1073AC" w14:textId="77777777" w:rsidR="0013052C" w:rsidRPr="0097365E" w:rsidRDefault="0013052C" w:rsidP="00245396">
            <w:pPr>
              <w:pStyle w:val="TableTextBullet"/>
            </w:pPr>
            <w:r w:rsidRPr="0097365E">
              <w:t xml:space="preserve">Q </w:t>
            </w:r>
            <w:r>
              <w:t xml:space="preserve">– </w:t>
            </w:r>
            <w:r w:rsidRPr="0097365E">
              <w:t>CAS activity</w:t>
            </w:r>
          </w:p>
          <w:p w14:paraId="753269B8" w14:textId="77777777" w:rsidR="0013052C" w:rsidRPr="0097365E" w:rsidRDefault="0013052C" w:rsidP="00245396">
            <w:pPr>
              <w:pStyle w:val="TableTextBullet"/>
            </w:pPr>
            <w:r w:rsidRPr="0097365E">
              <w:t xml:space="preserve">R </w:t>
            </w:r>
            <w:r>
              <w:t xml:space="preserve">– </w:t>
            </w:r>
            <w:r w:rsidRPr="0097365E">
              <w:t>Correction document reprint</w:t>
            </w:r>
          </w:p>
          <w:p w14:paraId="2A0EA8B0" w14:textId="77777777" w:rsidR="0013052C" w:rsidRPr="0097365E" w:rsidRDefault="0013052C" w:rsidP="00245396">
            <w:pPr>
              <w:pStyle w:val="TableTextBullet"/>
            </w:pPr>
            <w:r w:rsidRPr="0097365E">
              <w:t xml:space="preserve">S </w:t>
            </w:r>
            <w:r>
              <w:t xml:space="preserve">– </w:t>
            </w:r>
            <w:r w:rsidRPr="0097365E">
              <w:t>TACS activity</w:t>
            </w:r>
          </w:p>
          <w:p w14:paraId="564058F5" w14:textId="0F6A30B2" w:rsidR="0013052C" w:rsidRDefault="0013052C" w:rsidP="00245396">
            <w:pPr>
              <w:pStyle w:val="TableTextBullet"/>
            </w:pPr>
            <w:r w:rsidRPr="0097365E">
              <w:t>Space</w:t>
            </w:r>
            <w:r>
              <w:t xml:space="preserve"> – </w:t>
            </w:r>
            <w:r w:rsidRPr="0097365E">
              <w:t>No activity</w:t>
            </w:r>
          </w:p>
        </w:tc>
        <w:tc>
          <w:tcPr>
            <w:tcW w:w="858" w:type="dxa"/>
            <w:tcMar>
              <w:left w:w="58" w:type="dxa"/>
              <w:right w:w="58" w:type="dxa"/>
            </w:tcMar>
          </w:tcPr>
          <w:p w14:paraId="7DA19C9F" w14:textId="77777777" w:rsidR="00BE396E" w:rsidRDefault="00BE396E" w:rsidP="00BE396E">
            <w:pPr>
              <w:pStyle w:val="TableText"/>
            </w:pPr>
            <w:r>
              <w:t>Spaces</w:t>
            </w:r>
          </w:p>
        </w:tc>
        <w:tc>
          <w:tcPr>
            <w:tcW w:w="431" w:type="dxa"/>
          </w:tcPr>
          <w:p w14:paraId="3C027600" w14:textId="77777777" w:rsidR="00BE396E" w:rsidRDefault="00BE396E" w:rsidP="00BE396E">
            <w:pPr>
              <w:pStyle w:val="TableText"/>
            </w:pPr>
            <w:r>
              <w:t>X</w:t>
            </w:r>
          </w:p>
        </w:tc>
        <w:tc>
          <w:tcPr>
            <w:tcW w:w="431" w:type="dxa"/>
          </w:tcPr>
          <w:p w14:paraId="4575A9C1" w14:textId="77777777" w:rsidR="00BE396E" w:rsidRDefault="00BE396E" w:rsidP="00BE396E">
            <w:pPr>
              <w:pStyle w:val="TableText"/>
            </w:pPr>
            <w:r>
              <w:t>X</w:t>
            </w:r>
          </w:p>
        </w:tc>
        <w:tc>
          <w:tcPr>
            <w:tcW w:w="432" w:type="dxa"/>
          </w:tcPr>
          <w:p w14:paraId="4DFE1D17" w14:textId="77777777" w:rsidR="00BE396E" w:rsidRDefault="00BE396E" w:rsidP="00BE396E">
            <w:pPr>
              <w:pStyle w:val="TableText"/>
            </w:pPr>
            <w:r>
              <w:t>X</w:t>
            </w:r>
          </w:p>
        </w:tc>
      </w:tr>
      <w:tr w:rsidR="00BE396E" w14:paraId="251A3C46" w14:textId="77777777" w:rsidTr="00B04E5B">
        <w:trPr>
          <w:cantSplit/>
          <w:jc w:val="center"/>
        </w:trPr>
        <w:tc>
          <w:tcPr>
            <w:tcW w:w="802" w:type="dxa"/>
            <w:tcMar>
              <w:left w:w="58" w:type="dxa"/>
              <w:right w:w="58" w:type="dxa"/>
            </w:tcMar>
          </w:tcPr>
          <w:p w14:paraId="25AA63F6" w14:textId="0EC46343" w:rsidR="00BE396E" w:rsidRDefault="00BE396E" w:rsidP="00BE396E">
            <w:pPr>
              <w:pStyle w:val="TableText"/>
              <w:rPr>
                <w:color w:val="000000"/>
              </w:rPr>
            </w:pPr>
            <w:r>
              <w:rPr>
                <w:color w:val="000000"/>
              </w:rPr>
              <w:t>1246</w:t>
            </w:r>
            <w:r w:rsidR="00135F82">
              <w:rPr>
                <w:color w:val="000000"/>
              </w:rPr>
              <w:t xml:space="preserve"> – </w:t>
            </w:r>
            <w:r>
              <w:rPr>
                <w:color w:val="000000"/>
              </w:rPr>
              <w:t>1249</w:t>
            </w:r>
          </w:p>
        </w:tc>
        <w:tc>
          <w:tcPr>
            <w:tcW w:w="2227" w:type="dxa"/>
            <w:tcMar>
              <w:left w:w="58" w:type="dxa"/>
              <w:right w:w="58" w:type="dxa"/>
            </w:tcMar>
          </w:tcPr>
          <w:p w14:paraId="14C9ADFC" w14:textId="77777777" w:rsidR="00BE396E" w:rsidRDefault="00BE396E" w:rsidP="00BE396E">
            <w:pPr>
              <w:pStyle w:val="TableText"/>
            </w:pPr>
            <w:r>
              <w:t>CLERK (9)</w:t>
            </w:r>
          </w:p>
        </w:tc>
        <w:tc>
          <w:tcPr>
            <w:tcW w:w="2943" w:type="dxa"/>
            <w:gridSpan w:val="3"/>
            <w:tcMar>
              <w:left w:w="58" w:type="dxa"/>
              <w:right w:w="58" w:type="dxa"/>
            </w:tcMar>
          </w:tcPr>
          <w:p w14:paraId="18245951" w14:textId="5B37982F" w:rsidR="00BE396E" w:rsidRDefault="00BE396E" w:rsidP="00BE396E">
            <w:pPr>
              <w:pStyle w:val="TableText"/>
            </w:pPr>
            <w:r>
              <w:t>:P:IDR-</w:t>
            </w:r>
            <w:hyperlink r:id="rId409" w:history="1">
              <w:r>
                <w:rPr>
                  <w:rStyle w:val="Hyperlink"/>
                </w:rPr>
                <w:t>LOC-CLERK</w:t>
              </w:r>
            </w:hyperlink>
          </w:p>
        </w:tc>
        <w:tc>
          <w:tcPr>
            <w:tcW w:w="2840" w:type="dxa"/>
            <w:tcMar>
              <w:left w:w="58" w:type="dxa"/>
              <w:right w:w="58" w:type="dxa"/>
            </w:tcMar>
          </w:tcPr>
          <w:p w14:paraId="458337D1" w14:textId="5646FFCA" w:rsidR="00BE396E" w:rsidRDefault="00BE396E" w:rsidP="00BE396E">
            <w:pPr>
              <w:pStyle w:val="TableText"/>
            </w:pPr>
            <w:r>
              <w:t>C</w:t>
            </w:r>
            <w:r w:rsidR="009560CE">
              <w:t>lerk</w:t>
            </w:r>
          </w:p>
          <w:p w14:paraId="56011A07" w14:textId="77777777" w:rsidR="00BE396E" w:rsidRDefault="00BE396E" w:rsidP="00BE396E">
            <w:pPr>
              <w:pStyle w:val="TableText"/>
            </w:pPr>
            <w:r w:rsidRPr="003B28B3">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035054DD" w14:textId="77777777" w:rsidR="00BE396E" w:rsidRDefault="00BE396E" w:rsidP="00BE396E">
            <w:pPr>
              <w:pStyle w:val="TableText"/>
              <w:rPr>
                <w:caps/>
              </w:rPr>
            </w:pPr>
            <w:r>
              <w:rPr>
                <w:caps/>
              </w:rPr>
              <w:t>4 C</w:t>
            </w:r>
          </w:p>
        </w:tc>
        <w:tc>
          <w:tcPr>
            <w:tcW w:w="2340" w:type="dxa"/>
            <w:tcMar>
              <w:left w:w="58" w:type="dxa"/>
              <w:right w:w="58" w:type="dxa"/>
            </w:tcMar>
          </w:tcPr>
          <w:p w14:paraId="3BD45F5A" w14:textId="77777777" w:rsidR="00BE396E" w:rsidRDefault="00BE396E" w:rsidP="00BE396E">
            <w:pPr>
              <w:pStyle w:val="TableText"/>
            </w:pPr>
            <w:r>
              <w:t>-</w:t>
            </w:r>
          </w:p>
        </w:tc>
        <w:tc>
          <w:tcPr>
            <w:tcW w:w="858" w:type="dxa"/>
            <w:tcMar>
              <w:left w:w="58" w:type="dxa"/>
              <w:right w:w="58" w:type="dxa"/>
            </w:tcMar>
          </w:tcPr>
          <w:p w14:paraId="5D5ADAF5" w14:textId="77777777" w:rsidR="00BE396E" w:rsidRDefault="00BE396E" w:rsidP="00BE396E">
            <w:pPr>
              <w:pStyle w:val="TableText"/>
            </w:pPr>
            <w:r>
              <w:t>Spaces</w:t>
            </w:r>
          </w:p>
        </w:tc>
        <w:tc>
          <w:tcPr>
            <w:tcW w:w="431" w:type="dxa"/>
          </w:tcPr>
          <w:p w14:paraId="018EE2FE" w14:textId="77777777" w:rsidR="00BE396E" w:rsidRDefault="00BE396E" w:rsidP="00BE396E">
            <w:pPr>
              <w:pStyle w:val="TableText"/>
            </w:pPr>
            <w:r>
              <w:t>X</w:t>
            </w:r>
          </w:p>
        </w:tc>
        <w:tc>
          <w:tcPr>
            <w:tcW w:w="431" w:type="dxa"/>
          </w:tcPr>
          <w:p w14:paraId="61A6D2A8" w14:textId="77777777" w:rsidR="00BE396E" w:rsidRDefault="00BE396E" w:rsidP="00BE396E">
            <w:pPr>
              <w:pStyle w:val="TableText"/>
            </w:pPr>
            <w:r>
              <w:t>X</w:t>
            </w:r>
          </w:p>
        </w:tc>
        <w:tc>
          <w:tcPr>
            <w:tcW w:w="432" w:type="dxa"/>
          </w:tcPr>
          <w:p w14:paraId="57EC7390" w14:textId="77777777" w:rsidR="00BE396E" w:rsidRDefault="00BE396E" w:rsidP="00BE396E">
            <w:pPr>
              <w:pStyle w:val="TableText"/>
            </w:pPr>
            <w:r>
              <w:t>X</w:t>
            </w:r>
          </w:p>
        </w:tc>
      </w:tr>
      <w:tr w:rsidR="00BE396E" w14:paraId="34879B3A" w14:textId="77777777" w:rsidTr="00B04E5B">
        <w:trPr>
          <w:cantSplit/>
          <w:jc w:val="center"/>
        </w:trPr>
        <w:tc>
          <w:tcPr>
            <w:tcW w:w="802" w:type="dxa"/>
            <w:tcMar>
              <w:left w:w="58" w:type="dxa"/>
              <w:right w:w="58" w:type="dxa"/>
            </w:tcMar>
          </w:tcPr>
          <w:p w14:paraId="7A86FE8D" w14:textId="42DCDD95" w:rsidR="00BE396E" w:rsidRDefault="00BE396E" w:rsidP="00BE396E">
            <w:pPr>
              <w:pStyle w:val="TableText"/>
              <w:rPr>
                <w:color w:val="000000"/>
              </w:rPr>
            </w:pPr>
            <w:r>
              <w:rPr>
                <w:color w:val="000000"/>
              </w:rPr>
              <w:t>1250</w:t>
            </w:r>
            <w:r w:rsidR="00135F82">
              <w:rPr>
                <w:color w:val="000000"/>
              </w:rPr>
              <w:t xml:space="preserve"> – </w:t>
            </w:r>
            <w:r>
              <w:rPr>
                <w:color w:val="000000"/>
              </w:rPr>
              <w:t>1252</w:t>
            </w:r>
          </w:p>
        </w:tc>
        <w:tc>
          <w:tcPr>
            <w:tcW w:w="2227" w:type="dxa"/>
            <w:tcMar>
              <w:left w:w="58" w:type="dxa"/>
              <w:right w:w="58" w:type="dxa"/>
            </w:tcMar>
          </w:tcPr>
          <w:p w14:paraId="27E05F1C" w14:textId="77777777" w:rsidR="00BE396E" w:rsidRDefault="00BE396E" w:rsidP="00BE396E">
            <w:pPr>
              <w:pStyle w:val="TableText"/>
            </w:pPr>
            <w:r>
              <w:t>LOC (9)</w:t>
            </w:r>
          </w:p>
        </w:tc>
        <w:tc>
          <w:tcPr>
            <w:tcW w:w="2943" w:type="dxa"/>
            <w:gridSpan w:val="3"/>
            <w:tcMar>
              <w:left w:w="58" w:type="dxa"/>
              <w:right w:w="58" w:type="dxa"/>
            </w:tcMar>
          </w:tcPr>
          <w:p w14:paraId="65AD809F" w14:textId="7781CA48" w:rsidR="00BE396E" w:rsidRDefault="00BE396E" w:rsidP="00BE396E">
            <w:pPr>
              <w:pStyle w:val="TableText"/>
            </w:pPr>
            <w:r>
              <w:t>:P:IDR-</w:t>
            </w:r>
            <w:hyperlink r:id="rId410" w:history="1">
              <w:r>
                <w:rPr>
                  <w:rStyle w:val="Hyperlink"/>
                </w:rPr>
                <w:t>LOC-CODE</w:t>
              </w:r>
            </w:hyperlink>
          </w:p>
        </w:tc>
        <w:tc>
          <w:tcPr>
            <w:tcW w:w="2840" w:type="dxa"/>
            <w:tcMar>
              <w:left w:w="58" w:type="dxa"/>
              <w:right w:w="58" w:type="dxa"/>
            </w:tcMar>
          </w:tcPr>
          <w:p w14:paraId="4C2C5098" w14:textId="77777777" w:rsidR="00BE396E" w:rsidRDefault="00BE396E" w:rsidP="00BE396E">
            <w:pPr>
              <w:pStyle w:val="TableText"/>
            </w:pPr>
            <w:r>
              <w:t>Location code</w:t>
            </w:r>
          </w:p>
          <w:p w14:paraId="5B1CA238" w14:textId="30CD7C57"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748837BA" w14:textId="5A1318B7" w:rsidR="00BE396E" w:rsidRDefault="00BE396E" w:rsidP="009560CE">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28CEBE4D" w14:textId="77777777" w:rsidR="00BE396E" w:rsidRDefault="00BE396E" w:rsidP="00BE396E">
            <w:pPr>
              <w:pStyle w:val="TableText"/>
              <w:rPr>
                <w:caps/>
              </w:rPr>
            </w:pPr>
            <w:r>
              <w:rPr>
                <w:caps/>
              </w:rPr>
              <w:t>3 c</w:t>
            </w:r>
          </w:p>
        </w:tc>
        <w:tc>
          <w:tcPr>
            <w:tcW w:w="2340" w:type="dxa"/>
            <w:tcMar>
              <w:left w:w="58" w:type="dxa"/>
              <w:right w:w="58" w:type="dxa"/>
            </w:tcMar>
          </w:tcPr>
          <w:p w14:paraId="1E6760D3" w14:textId="53F34323" w:rsidR="00BE396E" w:rsidRDefault="00BE396E" w:rsidP="00BE396E">
            <w:pPr>
              <w:pStyle w:val="TableText"/>
            </w:pPr>
            <w:r>
              <w:t xml:space="preserve">See Basic values specification </w:t>
            </w:r>
            <w:hyperlink r:id="rId411" w:history="1">
              <w:r>
                <w:rPr>
                  <w:rStyle w:val="Hyperlink"/>
                  <w:rFonts w:cs="Courier New"/>
                  <w:szCs w:val="16"/>
                </w:rPr>
                <w:t>S0119010</w:t>
              </w:r>
            </w:hyperlink>
            <w:r>
              <w:t>.</w:t>
            </w:r>
          </w:p>
          <w:p w14:paraId="7EFA31C0" w14:textId="1D725253" w:rsidR="00BE396E" w:rsidRDefault="00BE396E" w:rsidP="009560CE">
            <w:pPr>
              <w:pStyle w:val="TableText"/>
            </w:pPr>
            <w:r w:rsidRPr="009560CE">
              <w:rPr>
                <w:b/>
              </w:rPr>
              <w:t>Note:</w:t>
            </w:r>
            <w:r>
              <w:t xml:space="preserve"> A deleted claim is indicated by status value 090.</w:t>
            </w:r>
          </w:p>
        </w:tc>
        <w:tc>
          <w:tcPr>
            <w:tcW w:w="858" w:type="dxa"/>
            <w:tcMar>
              <w:left w:w="58" w:type="dxa"/>
              <w:right w:w="58" w:type="dxa"/>
            </w:tcMar>
          </w:tcPr>
          <w:p w14:paraId="5F538E4E" w14:textId="77777777" w:rsidR="00BE396E" w:rsidRDefault="00BE396E" w:rsidP="00BE396E">
            <w:pPr>
              <w:pStyle w:val="TableText"/>
            </w:pPr>
            <w:r>
              <w:t>Spaces</w:t>
            </w:r>
          </w:p>
        </w:tc>
        <w:tc>
          <w:tcPr>
            <w:tcW w:w="431" w:type="dxa"/>
          </w:tcPr>
          <w:p w14:paraId="23873468" w14:textId="77777777" w:rsidR="00BE396E" w:rsidRDefault="00BE396E" w:rsidP="00BE396E">
            <w:pPr>
              <w:pStyle w:val="TableText"/>
            </w:pPr>
            <w:r>
              <w:t>X</w:t>
            </w:r>
          </w:p>
        </w:tc>
        <w:tc>
          <w:tcPr>
            <w:tcW w:w="431" w:type="dxa"/>
          </w:tcPr>
          <w:p w14:paraId="14F24D1B" w14:textId="77777777" w:rsidR="00BE396E" w:rsidRDefault="00BE396E" w:rsidP="00BE396E">
            <w:pPr>
              <w:pStyle w:val="TableText"/>
            </w:pPr>
            <w:r>
              <w:t>X</w:t>
            </w:r>
          </w:p>
        </w:tc>
        <w:tc>
          <w:tcPr>
            <w:tcW w:w="432" w:type="dxa"/>
          </w:tcPr>
          <w:p w14:paraId="2E84B7B0" w14:textId="77777777" w:rsidR="00BE396E" w:rsidRDefault="00BE396E" w:rsidP="00BE396E">
            <w:pPr>
              <w:pStyle w:val="TableText"/>
            </w:pPr>
            <w:r>
              <w:t>X</w:t>
            </w:r>
          </w:p>
        </w:tc>
      </w:tr>
      <w:tr w:rsidR="00BE396E" w14:paraId="5BBE866F" w14:textId="77777777" w:rsidTr="00B04E5B">
        <w:trPr>
          <w:cantSplit/>
          <w:jc w:val="center"/>
        </w:trPr>
        <w:tc>
          <w:tcPr>
            <w:tcW w:w="802" w:type="dxa"/>
            <w:tcMar>
              <w:left w:w="58" w:type="dxa"/>
              <w:right w:w="58" w:type="dxa"/>
            </w:tcMar>
          </w:tcPr>
          <w:p w14:paraId="515AD410" w14:textId="22A9C937" w:rsidR="00BE396E" w:rsidRDefault="00BE396E" w:rsidP="00BE396E">
            <w:pPr>
              <w:pStyle w:val="TableText"/>
              <w:rPr>
                <w:color w:val="000000"/>
              </w:rPr>
            </w:pPr>
            <w:r>
              <w:rPr>
                <w:color w:val="000000"/>
              </w:rPr>
              <w:t>1253</w:t>
            </w:r>
            <w:r w:rsidR="00135F82">
              <w:rPr>
                <w:color w:val="000000"/>
              </w:rPr>
              <w:t xml:space="preserve"> – </w:t>
            </w:r>
            <w:r>
              <w:rPr>
                <w:color w:val="000000"/>
              </w:rPr>
              <w:t>1260</w:t>
            </w:r>
          </w:p>
        </w:tc>
        <w:tc>
          <w:tcPr>
            <w:tcW w:w="2227" w:type="dxa"/>
            <w:tcMar>
              <w:left w:w="58" w:type="dxa"/>
              <w:right w:w="58" w:type="dxa"/>
            </w:tcMar>
          </w:tcPr>
          <w:p w14:paraId="24865B68" w14:textId="77777777" w:rsidR="00BE396E" w:rsidRDefault="00BE396E" w:rsidP="00BE396E">
            <w:pPr>
              <w:pStyle w:val="TableText"/>
            </w:pPr>
            <w:r>
              <w:t>LOCATION DATE (9)</w:t>
            </w:r>
          </w:p>
        </w:tc>
        <w:tc>
          <w:tcPr>
            <w:tcW w:w="2943" w:type="dxa"/>
            <w:gridSpan w:val="3"/>
            <w:tcMar>
              <w:left w:w="58" w:type="dxa"/>
              <w:right w:w="58" w:type="dxa"/>
            </w:tcMar>
          </w:tcPr>
          <w:p w14:paraId="516D6658" w14:textId="23B7DE59" w:rsidR="00BE396E" w:rsidRDefault="00BE396E" w:rsidP="00BE396E">
            <w:pPr>
              <w:pStyle w:val="TableText"/>
            </w:pPr>
            <w:r>
              <w:t>:P:IDR-</w:t>
            </w:r>
            <w:hyperlink r:id="rId412" w:history="1">
              <w:r>
                <w:rPr>
                  <w:rStyle w:val="Hyperlink"/>
                </w:rPr>
                <w:t>LOC-DATE</w:t>
              </w:r>
            </w:hyperlink>
          </w:p>
        </w:tc>
        <w:tc>
          <w:tcPr>
            <w:tcW w:w="2840" w:type="dxa"/>
            <w:tcMar>
              <w:left w:w="58" w:type="dxa"/>
              <w:right w:w="58" w:type="dxa"/>
            </w:tcMar>
          </w:tcPr>
          <w:p w14:paraId="6CFC1555" w14:textId="4937D6FE" w:rsidR="00BE396E" w:rsidRDefault="00BE396E" w:rsidP="00BE396E">
            <w:pPr>
              <w:pStyle w:val="TableText"/>
            </w:pPr>
            <w:r>
              <w:t>Activity date</w:t>
            </w:r>
          </w:p>
          <w:p w14:paraId="1DCB5624" w14:textId="6DA879F8" w:rsidR="00BE396E" w:rsidRDefault="00BE396E" w:rsidP="009560CE">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1CB46B16" w14:textId="77777777" w:rsidR="00BE396E" w:rsidRDefault="00BE396E" w:rsidP="00BE396E">
            <w:pPr>
              <w:pStyle w:val="TableText"/>
              <w:rPr>
                <w:caps/>
              </w:rPr>
            </w:pPr>
            <w:r>
              <w:rPr>
                <w:caps/>
              </w:rPr>
              <w:t>8 n</w:t>
            </w:r>
          </w:p>
        </w:tc>
        <w:tc>
          <w:tcPr>
            <w:tcW w:w="2340" w:type="dxa"/>
            <w:tcMar>
              <w:left w:w="58" w:type="dxa"/>
              <w:right w:w="58" w:type="dxa"/>
            </w:tcMar>
          </w:tcPr>
          <w:p w14:paraId="507CF3D2" w14:textId="77777777" w:rsidR="00BE396E" w:rsidRDefault="00BE396E" w:rsidP="00BE396E">
            <w:pPr>
              <w:pStyle w:val="TableText"/>
            </w:pPr>
            <w:r>
              <w:t>MMDDYYYY</w:t>
            </w:r>
          </w:p>
        </w:tc>
        <w:tc>
          <w:tcPr>
            <w:tcW w:w="858" w:type="dxa"/>
            <w:tcMar>
              <w:left w:w="58" w:type="dxa"/>
              <w:right w:w="58" w:type="dxa"/>
            </w:tcMar>
          </w:tcPr>
          <w:p w14:paraId="64A2AE68" w14:textId="77777777" w:rsidR="00BE396E" w:rsidRDefault="00BE396E" w:rsidP="00BE396E">
            <w:pPr>
              <w:pStyle w:val="TableText"/>
            </w:pPr>
            <w:r>
              <w:t>Zeros</w:t>
            </w:r>
          </w:p>
        </w:tc>
        <w:tc>
          <w:tcPr>
            <w:tcW w:w="431" w:type="dxa"/>
          </w:tcPr>
          <w:p w14:paraId="5009B3EE" w14:textId="77777777" w:rsidR="00BE396E" w:rsidRDefault="00BE396E" w:rsidP="00BE396E">
            <w:pPr>
              <w:pStyle w:val="TableText"/>
            </w:pPr>
            <w:r>
              <w:t>X</w:t>
            </w:r>
          </w:p>
        </w:tc>
        <w:tc>
          <w:tcPr>
            <w:tcW w:w="431" w:type="dxa"/>
          </w:tcPr>
          <w:p w14:paraId="1F489DBC" w14:textId="77777777" w:rsidR="00BE396E" w:rsidRDefault="00BE396E" w:rsidP="00BE396E">
            <w:pPr>
              <w:pStyle w:val="TableText"/>
            </w:pPr>
            <w:r>
              <w:t>X</w:t>
            </w:r>
          </w:p>
        </w:tc>
        <w:tc>
          <w:tcPr>
            <w:tcW w:w="432" w:type="dxa"/>
          </w:tcPr>
          <w:p w14:paraId="3FD7FAD5" w14:textId="77777777" w:rsidR="00BE396E" w:rsidRDefault="00BE396E" w:rsidP="00BE396E">
            <w:pPr>
              <w:pStyle w:val="TableText"/>
            </w:pPr>
            <w:r>
              <w:t>X</w:t>
            </w:r>
          </w:p>
        </w:tc>
      </w:tr>
      <w:tr w:rsidR="00BE396E" w14:paraId="6475962D" w14:textId="77777777" w:rsidTr="00B04E5B">
        <w:trPr>
          <w:cantSplit/>
          <w:jc w:val="center"/>
        </w:trPr>
        <w:tc>
          <w:tcPr>
            <w:tcW w:w="802" w:type="dxa"/>
            <w:tcMar>
              <w:left w:w="58" w:type="dxa"/>
              <w:right w:w="58" w:type="dxa"/>
            </w:tcMar>
          </w:tcPr>
          <w:p w14:paraId="37382DFC" w14:textId="77777777" w:rsidR="00BE396E" w:rsidRDefault="00BE396E" w:rsidP="00BE396E">
            <w:pPr>
              <w:pStyle w:val="TableText"/>
              <w:rPr>
                <w:color w:val="000000"/>
              </w:rPr>
            </w:pPr>
            <w:r>
              <w:rPr>
                <w:color w:val="000000"/>
              </w:rPr>
              <w:t>1261</w:t>
            </w:r>
          </w:p>
        </w:tc>
        <w:tc>
          <w:tcPr>
            <w:tcW w:w="2227" w:type="dxa"/>
            <w:tcMar>
              <w:left w:w="58" w:type="dxa"/>
              <w:right w:w="58" w:type="dxa"/>
            </w:tcMar>
          </w:tcPr>
          <w:p w14:paraId="0148F857" w14:textId="77777777" w:rsidR="00BE396E" w:rsidRDefault="00BE396E" w:rsidP="00BE396E">
            <w:pPr>
              <w:pStyle w:val="TableText"/>
              <w:rPr>
                <w:color w:val="000000"/>
              </w:rPr>
            </w:pPr>
            <w:r>
              <w:rPr>
                <w:color w:val="000000"/>
              </w:rPr>
              <w:t>LOCATION ACTIVITY (9)</w:t>
            </w:r>
          </w:p>
        </w:tc>
        <w:tc>
          <w:tcPr>
            <w:tcW w:w="2943" w:type="dxa"/>
            <w:gridSpan w:val="3"/>
            <w:tcMar>
              <w:left w:w="58" w:type="dxa"/>
              <w:right w:w="58" w:type="dxa"/>
            </w:tcMar>
          </w:tcPr>
          <w:p w14:paraId="676BC246" w14:textId="4222915B" w:rsidR="00BE396E" w:rsidRDefault="00BE396E" w:rsidP="00BE396E">
            <w:pPr>
              <w:pStyle w:val="TableText"/>
              <w:rPr>
                <w:color w:val="000000"/>
              </w:rPr>
            </w:pPr>
            <w:r>
              <w:rPr>
                <w:color w:val="000000"/>
              </w:rPr>
              <w:t>:P:IDR-</w:t>
            </w:r>
            <w:hyperlink r:id="rId413" w:history="1">
              <w:r>
                <w:rPr>
                  <w:rStyle w:val="Hyperlink"/>
                </w:rPr>
                <w:t>LOC-ACTV-CODE</w:t>
              </w:r>
            </w:hyperlink>
          </w:p>
        </w:tc>
        <w:tc>
          <w:tcPr>
            <w:tcW w:w="2840" w:type="dxa"/>
            <w:tcMar>
              <w:left w:w="58" w:type="dxa"/>
              <w:right w:w="58" w:type="dxa"/>
            </w:tcMar>
          </w:tcPr>
          <w:p w14:paraId="2C08D8C4" w14:textId="77777777" w:rsidR="00BE396E" w:rsidRDefault="00BE396E" w:rsidP="00BE396E">
            <w:pPr>
              <w:pStyle w:val="TableText"/>
              <w:rPr>
                <w:color w:val="000000"/>
              </w:rPr>
            </w:pPr>
            <w:r>
              <w:rPr>
                <w:color w:val="000000"/>
              </w:rPr>
              <w:t>Front End Activity Code</w:t>
            </w:r>
          </w:p>
          <w:p w14:paraId="6A709444"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p>
        </w:tc>
        <w:tc>
          <w:tcPr>
            <w:tcW w:w="1080" w:type="dxa"/>
            <w:tcMar>
              <w:left w:w="58" w:type="dxa"/>
              <w:right w:w="58" w:type="dxa"/>
            </w:tcMar>
          </w:tcPr>
          <w:p w14:paraId="7BF4F653"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7F9AD77E" w14:textId="77777777" w:rsidR="00BE396E" w:rsidRPr="00865B7A" w:rsidRDefault="00BE396E" w:rsidP="00BE396E">
            <w:pPr>
              <w:pStyle w:val="TableText"/>
            </w:pPr>
            <w:r w:rsidRPr="0042502A">
              <w:rPr>
                <w:b/>
              </w:rPr>
              <w:t>Valid Values:</w:t>
            </w:r>
          </w:p>
          <w:p w14:paraId="7249FB06" w14:textId="1DE9204E" w:rsidR="00BE396E" w:rsidRPr="0097365E" w:rsidRDefault="00BE396E" w:rsidP="00245396">
            <w:pPr>
              <w:pStyle w:val="TableTextBullet"/>
            </w:pPr>
            <w:r w:rsidRPr="0097365E">
              <w:t xml:space="preserve">A </w:t>
            </w:r>
            <w:r w:rsidR="009560CE">
              <w:t xml:space="preserve">– </w:t>
            </w:r>
            <w:r w:rsidRPr="0097365E">
              <w:t>Activation activity</w:t>
            </w:r>
          </w:p>
          <w:p w14:paraId="1B3017EF" w14:textId="0E6EF12F" w:rsidR="00BE396E" w:rsidRPr="0097365E" w:rsidRDefault="00BE396E" w:rsidP="00245396">
            <w:pPr>
              <w:pStyle w:val="TableTextBullet"/>
            </w:pPr>
            <w:r w:rsidRPr="0097365E">
              <w:t xml:space="preserve">B </w:t>
            </w:r>
            <w:r w:rsidR="009560CE">
              <w:t xml:space="preserve">– </w:t>
            </w:r>
            <w:r w:rsidRPr="0097365E">
              <w:t>Location transfer</w:t>
            </w:r>
          </w:p>
          <w:p w14:paraId="1F12DDF4" w14:textId="69CE15E0" w:rsidR="00BE396E" w:rsidRPr="0097365E" w:rsidRDefault="00BE396E" w:rsidP="00245396">
            <w:pPr>
              <w:pStyle w:val="TableTextBullet"/>
            </w:pPr>
            <w:r w:rsidRPr="0097365E">
              <w:t xml:space="preserve">C </w:t>
            </w:r>
            <w:r w:rsidR="009560CE">
              <w:t xml:space="preserve">– </w:t>
            </w:r>
            <w:r w:rsidRPr="0097365E">
              <w:t>Aged out of previous location</w:t>
            </w:r>
          </w:p>
          <w:p w14:paraId="31D9A0F9" w14:textId="429F0617" w:rsidR="00BE396E" w:rsidRPr="0097365E" w:rsidRDefault="00BE396E" w:rsidP="00245396">
            <w:pPr>
              <w:pStyle w:val="TableTextBullet"/>
            </w:pPr>
            <w:r w:rsidRPr="0097365E">
              <w:t xml:space="preserve">D </w:t>
            </w:r>
            <w:r w:rsidR="009560CE">
              <w:t xml:space="preserve">– </w:t>
            </w:r>
            <w:r w:rsidRPr="0097365E">
              <w:t>Delay notice due (for reporting purposes only)</w:t>
            </w:r>
          </w:p>
          <w:p w14:paraId="0501474E" w14:textId="0DB0E966" w:rsidR="00BE396E" w:rsidRPr="0097365E" w:rsidRDefault="00BE396E" w:rsidP="00245396">
            <w:pPr>
              <w:pStyle w:val="TableTextBullet"/>
            </w:pPr>
            <w:r w:rsidRPr="0097365E">
              <w:t xml:space="preserve">E </w:t>
            </w:r>
            <w:r w:rsidR="009560CE">
              <w:t xml:space="preserve">– </w:t>
            </w:r>
            <w:r w:rsidRPr="0097365E">
              <w:t>First time claim was processed</w:t>
            </w:r>
          </w:p>
          <w:p w14:paraId="1D191C75" w14:textId="4CD0E4E6" w:rsidR="00BE396E" w:rsidRPr="0097365E" w:rsidRDefault="00BE396E" w:rsidP="00245396">
            <w:pPr>
              <w:pStyle w:val="TableTextBullet"/>
            </w:pPr>
            <w:r w:rsidRPr="0097365E">
              <w:t xml:space="preserve">F </w:t>
            </w:r>
            <w:r w:rsidR="009560CE">
              <w:t xml:space="preserve">– </w:t>
            </w:r>
            <w:r w:rsidRPr="0097365E">
              <w:t>Maintenance applied from worksheet</w:t>
            </w:r>
          </w:p>
          <w:p w14:paraId="676572EB" w14:textId="274A329D" w:rsidR="00BE396E" w:rsidRPr="0097365E" w:rsidRDefault="00BE396E" w:rsidP="00245396">
            <w:pPr>
              <w:pStyle w:val="TableTextBullet"/>
            </w:pPr>
            <w:r w:rsidRPr="0097365E">
              <w:t xml:space="preserve">G </w:t>
            </w:r>
            <w:r w:rsidR="009560CE">
              <w:t xml:space="preserve">– </w:t>
            </w:r>
            <w:r w:rsidRPr="0097365E">
              <w:t>Maintenance applied from worksheet</w:t>
            </w:r>
          </w:p>
          <w:p w14:paraId="0EDBA211" w14:textId="77777777" w:rsidR="00BE396E" w:rsidRDefault="00BE396E" w:rsidP="00245396">
            <w:pPr>
              <w:pStyle w:val="TableTextBullet"/>
            </w:pPr>
            <w:r w:rsidRPr="0097365E">
              <w:t xml:space="preserve">H </w:t>
            </w:r>
            <w:r w:rsidR="009560CE">
              <w:t xml:space="preserve">– </w:t>
            </w:r>
            <w:r w:rsidRPr="0097365E">
              <w:t>Maintenance applied from letter</w:t>
            </w:r>
          </w:p>
          <w:p w14:paraId="7BAC8A46" w14:textId="77777777" w:rsidR="000062C3" w:rsidRPr="0097365E" w:rsidRDefault="000062C3" w:rsidP="00245396">
            <w:pPr>
              <w:pStyle w:val="TableTextBullet"/>
            </w:pPr>
            <w:r w:rsidRPr="0097365E">
              <w:t xml:space="preserve">J </w:t>
            </w:r>
            <w:r>
              <w:t xml:space="preserve">– </w:t>
            </w:r>
            <w:r w:rsidRPr="0097365E">
              <w:t>Location adjustment activity</w:t>
            </w:r>
          </w:p>
          <w:p w14:paraId="25418F60" w14:textId="77777777" w:rsidR="000062C3" w:rsidRPr="0097365E" w:rsidRDefault="000062C3" w:rsidP="00245396">
            <w:pPr>
              <w:pStyle w:val="TableTextBullet"/>
            </w:pPr>
            <w:r w:rsidRPr="0097365E">
              <w:t xml:space="preserve">K </w:t>
            </w:r>
            <w:r>
              <w:t xml:space="preserve">– </w:t>
            </w:r>
            <w:r w:rsidRPr="0097365E">
              <w:t>Financial response activity</w:t>
            </w:r>
          </w:p>
          <w:p w14:paraId="5F2617BC" w14:textId="77777777" w:rsidR="000062C3" w:rsidRPr="0097365E" w:rsidRDefault="000062C3" w:rsidP="00245396">
            <w:pPr>
              <w:pStyle w:val="TableTextBullet"/>
            </w:pPr>
            <w:r w:rsidRPr="0097365E">
              <w:t xml:space="preserve">L </w:t>
            </w:r>
            <w:r>
              <w:t xml:space="preserve">– </w:t>
            </w:r>
            <w:r w:rsidRPr="0097365E">
              <w:t>Letter reprint activity</w:t>
            </w:r>
          </w:p>
          <w:p w14:paraId="53697A89" w14:textId="77777777" w:rsidR="000062C3" w:rsidRPr="0097365E" w:rsidRDefault="000062C3" w:rsidP="00245396">
            <w:pPr>
              <w:pStyle w:val="TableTextBullet"/>
            </w:pPr>
            <w:r w:rsidRPr="0097365E">
              <w:t xml:space="preserve">M </w:t>
            </w:r>
            <w:r>
              <w:t xml:space="preserve">– </w:t>
            </w:r>
            <w:r w:rsidRPr="0097365E">
              <w:t>MPAP response applied</w:t>
            </w:r>
          </w:p>
          <w:p w14:paraId="108EC18C" w14:textId="77777777" w:rsidR="000062C3" w:rsidRPr="0097365E" w:rsidRDefault="000062C3" w:rsidP="00245396">
            <w:pPr>
              <w:pStyle w:val="TableTextBullet"/>
            </w:pPr>
            <w:r w:rsidRPr="0097365E">
              <w:t xml:space="preserve">N </w:t>
            </w:r>
            <w:r>
              <w:t xml:space="preserve">– </w:t>
            </w:r>
            <w:r w:rsidRPr="0097365E">
              <w:t>Claim is missing</w:t>
            </w:r>
          </w:p>
          <w:p w14:paraId="4FA3E14A" w14:textId="77777777" w:rsidR="000062C3" w:rsidRPr="0097365E" w:rsidRDefault="000062C3" w:rsidP="00245396">
            <w:pPr>
              <w:pStyle w:val="TableTextBullet"/>
            </w:pPr>
            <w:r w:rsidRPr="0097365E">
              <w:t xml:space="preserve">O </w:t>
            </w:r>
            <w:r>
              <w:t xml:space="preserve">– </w:t>
            </w:r>
            <w:r w:rsidRPr="0097365E">
              <w:t>Adjustment history response applied</w:t>
            </w:r>
          </w:p>
          <w:p w14:paraId="5D06AE05" w14:textId="77777777" w:rsidR="000062C3" w:rsidRPr="0097365E" w:rsidRDefault="000062C3" w:rsidP="00245396">
            <w:pPr>
              <w:pStyle w:val="TableTextBullet"/>
            </w:pPr>
            <w:r w:rsidRPr="0097365E">
              <w:t xml:space="preserve">Q </w:t>
            </w:r>
            <w:r>
              <w:t xml:space="preserve">– </w:t>
            </w:r>
            <w:r w:rsidRPr="0097365E">
              <w:t>CAS activity</w:t>
            </w:r>
          </w:p>
          <w:p w14:paraId="644EE35C" w14:textId="77777777" w:rsidR="000062C3" w:rsidRPr="0097365E" w:rsidRDefault="000062C3" w:rsidP="00245396">
            <w:pPr>
              <w:pStyle w:val="TableTextBullet"/>
            </w:pPr>
            <w:r w:rsidRPr="0097365E">
              <w:t xml:space="preserve">R </w:t>
            </w:r>
            <w:r>
              <w:t xml:space="preserve">– </w:t>
            </w:r>
            <w:r w:rsidRPr="0097365E">
              <w:t>Correction document reprint</w:t>
            </w:r>
          </w:p>
          <w:p w14:paraId="41752FB1" w14:textId="77777777" w:rsidR="000062C3" w:rsidRPr="0097365E" w:rsidRDefault="000062C3" w:rsidP="00245396">
            <w:pPr>
              <w:pStyle w:val="TableTextBullet"/>
            </w:pPr>
            <w:r w:rsidRPr="0097365E">
              <w:t xml:space="preserve">S </w:t>
            </w:r>
            <w:r>
              <w:t xml:space="preserve">– </w:t>
            </w:r>
            <w:r w:rsidRPr="0097365E">
              <w:t>TACS activity</w:t>
            </w:r>
          </w:p>
          <w:p w14:paraId="39F686F9" w14:textId="47B36906" w:rsidR="000062C3" w:rsidRDefault="000062C3" w:rsidP="00245396">
            <w:pPr>
              <w:pStyle w:val="TableTextBullet"/>
            </w:pPr>
            <w:r w:rsidRPr="0097365E">
              <w:t>Space</w:t>
            </w:r>
            <w:r>
              <w:t xml:space="preserve"> – </w:t>
            </w:r>
            <w:r w:rsidRPr="0097365E">
              <w:t>No activity</w:t>
            </w:r>
          </w:p>
        </w:tc>
        <w:tc>
          <w:tcPr>
            <w:tcW w:w="858" w:type="dxa"/>
            <w:tcMar>
              <w:left w:w="58" w:type="dxa"/>
              <w:right w:w="58" w:type="dxa"/>
            </w:tcMar>
          </w:tcPr>
          <w:p w14:paraId="41A4E3FC" w14:textId="77777777" w:rsidR="00BE396E" w:rsidRDefault="00BE396E" w:rsidP="00BE396E">
            <w:pPr>
              <w:pStyle w:val="TableText"/>
            </w:pPr>
            <w:r>
              <w:t>Spaces</w:t>
            </w:r>
          </w:p>
        </w:tc>
        <w:tc>
          <w:tcPr>
            <w:tcW w:w="431" w:type="dxa"/>
          </w:tcPr>
          <w:p w14:paraId="6DCB191B" w14:textId="77777777" w:rsidR="00BE396E" w:rsidRDefault="00BE396E" w:rsidP="00BE396E">
            <w:pPr>
              <w:pStyle w:val="TableText"/>
            </w:pPr>
            <w:r>
              <w:t>X</w:t>
            </w:r>
          </w:p>
        </w:tc>
        <w:tc>
          <w:tcPr>
            <w:tcW w:w="431" w:type="dxa"/>
          </w:tcPr>
          <w:p w14:paraId="238F037E" w14:textId="77777777" w:rsidR="00BE396E" w:rsidRDefault="00BE396E" w:rsidP="00BE396E">
            <w:pPr>
              <w:pStyle w:val="TableText"/>
            </w:pPr>
            <w:r>
              <w:t>X</w:t>
            </w:r>
          </w:p>
        </w:tc>
        <w:tc>
          <w:tcPr>
            <w:tcW w:w="432" w:type="dxa"/>
          </w:tcPr>
          <w:p w14:paraId="4085B4CB" w14:textId="77777777" w:rsidR="00BE396E" w:rsidRDefault="00BE396E" w:rsidP="00BE396E">
            <w:pPr>
              <w:pStyle w:val="TableText"/>
            </w:pPr>
            <w:r>
              <w:t>X</w:t>
            </w:r>
          </w:p>
        </w:tc>
      </w:tr>
      <w:tr w:rsidR="00BE396E" w14:paraId="4FDA73DE" w14:textId="77777777" w:rsidTr="00B04E5B">
        <w:trPr>
          <w:cantSplit/>
          <w:jc w:val="center"/>
        </w:trPr>
        <w:tc>
          <w:tcPr>
            <w:tcW w:w="802" w:type="dxa"/>
            <w:tcMar>
              <w:left w:w="58" w:type="dxa"/>
              <w:right w:w="58" w:type="dxa"/>
            </w:tcMar>
          </w:tcPr>
          <w:p w14:paraId="12CBA404" w14:textId="16926867" w:rsidR="00BE396E" w:rsidRDefault="00BE396E" w:rsidP="00BE396E">
            <w:pPr>
              <w:pStyle w:val="TableText"/>
              <w:rPr>
                <w:color w:val="000000"/>
              </w:rPr>
            </w:pPr>
            <w:r>
              <w:rPr>
                <w:color w:val="000000"/>
              </w:rPr>
              <w:t>1262</w:t>
            </w:r>
            <w:r w:rsidR="00135F82">
              <w:rPr>
                <w:color w:val="000000"/>
              </w:rPr>
              <w:t xml:space="preserve"> – </w:t>
            </w:r>
            <w:r>
              <w:rPr>
                <w:color w:val="000000"/>
              </w:rPr>
              <w:t>1265</w:t>
            </w:r>
          </w:p>
        </w:tc>
        <w:tc>
          <w:tcPr>
            <w:tcW w:w="2227" w:type="dxa"/>
            <w:tcMar>
              <w:left w:w="58" w:type="dxa"/>
              <w:right w:w="58" w:type="dxa"/>
            </w:tcMar>
          </w:tcPr>
          <w:p w14:paraId="295FFAC8" w14:textId="77777777" w:rsidR="00BE396E" w:rsidRDefault="00BE396E" w:rsidP="00BE396E">
            <w:pPr>
              <w:pStyle w:val="TableText"/>
            </w:pPr>
            <w:r>
              <w:t>CLERK (10)</w:t>
            </w:r>
          </w:p>
        </w:tc>
        <w:tc>
          <w:tcPr>
            <w:tcW w:w="2943" w:type="dxa"/>
            <w:gridSpan w:val="3"/>
            <w:tcMar>
              <w:left w:w="58" w:type="dxa"/>
              <w:right w:w="58" w:type="dxa"/>
            </w:tcMar>
          </w:tcPr>
          <w:p w14:paraId="62248F83" w14:textId="03A94B42" w:rsidR="00BE396E" w:rsidRDefault="00BE396E" w:rsidP="00BE396E">
            <w:pPr>
              <w:pStyle w:val="TableText"/>
            </w:pPr>
            <w:r>
              <w:t>:P:IDR-</w:t>
            </w:r>
            <w:hyperlink r:id="rId414" w:history="1">
              <w:r>
                <w:rPr>
                  <w:rStyle w:val="Hyperlink"/>
                </w:rPr>
                <w:t>LOC-CLERK</w:t>
              </w:r>
            </w:hyperlink>
          </w:p>
        </w:tc>
        <w:tc>
          <w:tcPr>
            <w:tcW w:w="2840" w:type="dxa"/>
            <w:tcMar>
              <w:left w:w="58" w:type="dxa"/>
              <w:right w:w="58" w:type="dxa"/>
            </w:tcMar>
          </w:tcPr>
          <w:p w14:paraId="2FA29205" w14:textId="3A94F0D3" w:rsidR="00BE396E" w:rsidRDefault="00BE396E" w:rsidP="00BE396E">
            <w:pPr>
              <w:pStyle w:val="TableText"/>
            </w:pPr>
            <w:r>
              <w:t>C</w:t>
            </w:r>
            <w:r w:rsidR="009560CE">
              <w:t>lerk</w:t>
            </w:r>
          </w:p>
          <w:p w14:paraId="0AC8A635" w14:textId="77777777" w:rsidR="00BE396E" w:rsidRDefault="00BE396E" w:rsidP="00BE396E">
            <w:pPr>
              <w:pStyle w:val="TableText"/>
            </w:pPr>
            <w:r w:rsidRPr="003B28B3">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4E9CF14E" w14:textId="77777777" w:rsidR="00BE396E" w:rsidRDefault="00BE396E" w:rsidP="00BE396E">
            <w:pPr>
              <w:pStyle w:val="TableText"/>
              <w:rPr>
                <w:caps/>
              </w:rPr>
            </w:pPr>
            <w:r>
              <w:rPr>
                <w:caps/>
              </w:rPr>
              <w:t>4 C</w:t>
            </w:r>
          </w:p>
        </w:tc>
        <w:tc>
          <w:tcPr>
            <w:tcW w:w="2340" w:type="dxa"/>
            <w:tcMar>
              <w:left w:w="58" w:type="dxa"/>
              <w:right w:w="58" w:type="dxa"/>
            </w:tcMar>
          </w:tcPr>
          <w:p w14:paraId="75E2240F" w14:textId="77777777" w:rsidR="00BE396E" w:rsidRDefault="00BE396E" w:rsidP="00BE396E">
            <w:pPr>
              <w:pStyle w:val="TableText"/>
            </w:pPr>
            <w:r>
              <w:t>-</w:t>
            </w:r>
          </w:p>
        </w:tc>
        <w:tc>
          <w:tcPr>
            <w:tcW w:w="858" w:type="dxa"/>
            <w:tcMar>
              <w:left w:w="58" w:type="dxa"/>
              <w:right w:w="58" w:type="dxa"/>
            </w:tcMar>
          </w:tcPr>
          <w:p w14:paraId="7F8E54C6" w14:textId="77777777" w:rsidR="00BE396E" w:rsidRDefault="00BE396E" w:rsidP="00BE396E">
            <w:pPr>
              <w:pStyle w:val="TableText"/>
            </w:pPr>
            <w:r>
              <w:t>Spaces</w:t>
            </w:r>
          </w:p>
        </w:tc>
        <w:tc>
          <w:tcPr>
            <w:tcW w:w="431" w:type="dxa"/>
          </w:tcPr>
          <w:p w14:paraId="12571D8E" w14:textId="77777777" w:rsidR="00BE396E" w:rsidRDefault="00BE396E" w:rsidP="00BE396E">
            <w:pPr>
              <w:pStyle w:val="TableText"/>
            </w:pPr>
            <w:r>
              <w:t>X</w:t>
            </w:r>
          </w:p>
        </w:tc>
        <w:tc>
          <w:tcPr>
            <w:tcW w:w="431" w:type="dxa"/>
          </w:tcPr>
          <w:p w14:paraId="33157A2C" w14:textId="77777777" w:rsidR="00BE396E" w:rsidRDefault="00BE396E" w:rsidP="00BE396E">
            <w:pPr>
              <w:pStyle w:val="TableText"/>
            </w:pPr>
            <w:r>
              <w:t>X</w:t>
            </w:r>
          </w:p>
        </w:tc>
        <w:tc>
          <w:tcPr>
            <w:tcW w:w="432" w:type="dxa"/>
          </w:tcPr>
          <w:p w14:paraId="59FCBC8E" w14:textId="77777777" w:rsidR="00BE396E" w:rsidRDefault="00BE396E" w:rsidP="00BE396E">
            <w:pPr>
              <w:pStyle w:val="TableText"/>
            </w:pPr>
            <w:r>
              <w:t>X</w:t>
            </w:r>
          </w:p>
        </w:tc>
      </w:tr>
      <w:tr w:rsidR="00BE396E" w14:paraId="651BDE3E" w14:textId="77777777" w:rsidTr="00B04E5B">
        <w:trPr>
          <w:cantSplit/>
          <w:jc w:val="center"/>
        </w:trPr>
        <w:tc>
          <w:tcPr>
            <w:tcW w:w="802" w:type="dxa"/>
            <w:tcMar>
              <w:left w:w="58" w:type="dxa"/>
              <w:right w:w="58" w:type="dxa"/>
            </w:tcMar>
          </w:tcPr>
          <w:p w14:paraId="0A9BF527" w14:textId="0882ACA0" w:rsidR="00BE396E" w:rsidRDefault="00BE396E" w:rsidP="00BE396E">
            <w:pPr>
              <w:pStyle w:val="TableText"/>
              <w:rPr>
                <w:color w:val="000000"/>
              </w:rPr>
            </w:pPr>
            <w:r>
              <w:rPr>
                <w:color w:val="000000"/>
              </w:rPr>
              <w:t>1266</w:t>
            </w:r>
            <w:r w:rsidR="00135F82">
              <w:rPr>
                <w:color w:val="000000"/>
              </w:rPr>
              <w:t xml:space="preserve"> – </w:t>
            </w:r>
            <w:r>
              <w:rPr>
                <w:color w:val="000000"/>
              </w:rPr>
              <w:t>1268</w:t>
            </w:r>
          </w:p>
        </w:tc>
        <w:tc>
          <w:tcPr>
            <w:tcW w:w="2227" w:type="dxa"/>
            <w:tcMar>
              <w:left w:w="58" w:type="dxa"/>
              <w:right w:w="58" w:type="dxa"/>
            </w:tcMar>
          </w:tcPr>
          <w:p w14:paraId="1C18830E" w14:textId="77777777" w:rsidR="00BE396E" w:rsidRDefault="00BE396E" w:rsidP="00BE396E">
            <w:pPr>
              <w:pStyle w:val="TableText"/>
            </w:pPr>
            <w:r>
              <w:t>LOC (10)</w:t>
            </w:r>
          </w:p>
        </w:tc>
        <w:tc>
          <w:tcPr>
            <w:tcW w:w="2943" w:type="dxa"/>
            <w:gridSpan w:val="3"/>
            <w:tcMar>
              <w:left w:w="58" w:type="dxa"/>
              <w:right w:w="58" w:type="dxa"/>
            </w:tcMar>
          </w:tcPr>
          <w:p w14:paraId="7368782A" w14:textId="1B41F1C2" w:rsidR="00BE396E" w:rsidRDefault="00BE396E" w:rsidP="00BE396E">
            <w:pPr>
              <w:pStyle w:val="TableText"/>
            </w:pPr>
            <w:r>
              <w:t>:P:IDR-</w:t>
            </w:r>
            <w:hyperlink r:id="rId415" w:history="1">
              <w:r>
                <w:rPr>
                  <w:rStyle w:val="Hyperlink"/>
                </w:rPr>
                <w:t>LOC-CODE</w:t>
              </w:r>
            </w:hyperlink>
          </w:p>
        </w:tc>
        <w:tc>
          <w:tcPr>
            <w:tcW w:w="2840" w:type="dxa"/>
            <w:tcMar>
              <w:left w:w="58" w:type="dxa"/>
              <w:right w:w="58" w:type="dxa"/>
            </w:tcMar>
          </w:tcPr>
          <w:p w14:paraId="09D6D96C" w14:textId="77777777" w:rsidR="00BE396E" w:rsidRDefault="00BE396E" w:rsidP="00BE396E">
            <w:pPr>
              <w:pStyle w:val="TableText"/>
            </w:pPr>
            <w:r>
              <w:t>Location code</w:t>
            </w:r>
          </w:p>
          <w:p w14:paraId="125FC8F2" w14:textId="42067C25"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7FACB50A" w14:textId="39D142B9" w:rsidR="00BE396E" w:rsidRDefault="00BE396E" w:rsidP="009560CE">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1FAA4BA1" w14:textId="77777777" w:rsidR="00BE396E" w:rsidRDefault="00BE396E" w:rsidP="00BE396E">
            <w:pPr>
              <w:pStyle w:val="TableText"/>
              <w:rPr>
                <w:caps/>
              </w:rPr>
            </w:pPr>
            <w:r>
              <w:rPr>
                <w:caps/>
              </w:rPr>
              <w:t>3 c</w:t>
            </w:r>
          </w:p>
        </w:tc>
        <w:tc>
          <w:tcPr>
            <w:tcW w:w="2340" w:type="dxa"/>
            <w:tcMar>
              <w:left w:w="58" w:type="dxa"/>
              <w:right w:w="58" w:type="dxa"/>
            </w:tcMar>
          </w:tcPr>
          <w:p w14:paraId="632410DD" w14:textId="144EA9C9" w:rsidR="00BE396E" w:rsidRDefault="00BE396E" w:rsidP="00BE396E">
            <w:pPr>
              <w:pStyle w:val="TableText"/>
            </w:pPr>
            <w:r>
              <w:t xml:space="preserve">See Basic values specification </w:t>
            </w:r>
            <w:hyperlink r:id="rId416" w:history="1">
              <w:r>
                <w:rPr>
                  <w:rStyle w:val="Hyperlink"/>
                  <w:rFonts w:cs="Courier New"/>
                  <w:szCs w:val="16"/>
                </w:rPr>
                <w:t>S0119010</w:t>
              </w:r>
            </w:hyperlink>
            <w:r>
              <w:t>.</w:t>
            </w:r>
          </w:p>
          <w:p w14:paraId="79A7E305" w14:textId="2988BB59" w:rsidR="00BE396E" w:rsidRDefault="00BE396E" w:rsidP="009560CE">
            <w:pPr>
              <w:pStyle w:val="TableText"/>
            </w:pPr>
            <w:r w:rsidRPr="009560CE">
              <w:rPr>
                <w:b/>
              </w:rPr>
              <w:t>Note:</w:t>
            </w:r>
            <w:r>
              <w:t xml:space="preserve"> A deleted claim is indicated by status value 090.</w:t>
            </w:r>
          </w:p>
        </w:tc>
        <w:tc>
          <w:tcPr>
            <w:tcW w:w="858" w:type="dxa"/>
            <w:tcMar>
              <w:left w:w="58" w:type="dxa"/>
              <w:right w:w="58" w:type="dxa"/>
            </w:tcMar>
          </w:tcPr>
          <w:p w14:paraId="38BD36DF" w14:textId="77777777" w:rsidR="00BE396E" w:rsidRDefault="00BE396E" w:rsidP="00BE396E">
            <w:pPr>
              <w:pStyle w:val="TableText"/>
            </w:pPr>
            <w:r>
              <w:t>Spaces</w:t>
            </w:r>
          </w:p>
        </w:tc>
        <w:tc>
          <w:tcPr>
            <w:tcW w:w="431" w:type="dxa"/>
          </w:tcPr>
          <w:p w14:paraId="4DEECCD2" w14:textId="77777777" w:rsidR="00BE396E" w:rsidRDefault="00BE396E" w:rsidP="00BE396E">
            <w:pPr>
              <w:pStyle w:val="TableText"/>
            </w:pPr>
            <w:r>
              <w:t>X</w:t>
            </w:r>
          </w:p>
        </w:tc>
        <w:tc>
          <w:tcPr>
            <w:tcW w:w="431" w:type="dxa"/>
          </w:tcPr>
          <w:p w14:paraId="5D347CE3" w14:textId="77777777" w:rsidR="00BE396E" w:rsidRDefault="00BE396E" w:rsidP="00BE396E">
            <w:pPr>
              <w:pStyle w:val="TableText"/>
            </w:pPr>
            <w:r>
              <w:t>X</w:t>
            </w:r>
          </w:p>
        </w:tc>
        <w:tc>
          <w:tcPr>
            <w:tcW w:w="432" w:type="dxa"/>
          </w:tcPr>
          <w:p w14:paraId="41A8002F" w14:textId="77777777" w:rsidR="00BE396E" w:rsidRDefault="00BE396E" w:rsidP="00BE396E">
            <w:pPr>
              <w:pStyle w:val="TableText"/>
            </w:pPr>
            <w:r>
              <w:t>X</w:t>
            </w:r>
          </w:p>
        </w:tc>
      </w:tr>
      <w:tr w:rsidR="00BE396E" w14:paraId="1F8078E6" w14:textId="77777777" w:rsidTr="00B04E5B">
        <w:trPr>
          <w:cantSplit/>
          <w:jc w:val="center"/>
        </w:trPr>
        <w:tc>
          <w:tcPr>
            <w:tcW w:w="802" w:type="dxa"/>
            <w:tcMar>
              <w:left w:w="58" w:type="dxa"/>
              <w:right w:w="58" w:type="dxa"/>
            </w:tcMar>
          </w:tcPr>
          <w:p w14:paraId="7929E230" w14:textId="6737EDE8" w:rsidR="00BE396E" w:rsidRDefault="00BE396E" w:rsidP="00BE396E">
            <w:pPr>
              <w:pStyle w:val="TableText"/>
              <w:rPr>
                <w:color w:val="000000"/>
              </w:rPr>
            </w:pPr>
            <w:r>
              <w:rPr>
                <w:color w:val="000000"/>
              </w:rPr>
              <w:t>1269</w:t>
            </w:r>
            <w:r w:rsidR="00135F82">
              <w:rPr>
                <w:color w:val="000000"/>
              </w:rPr>
              <w:t xml:space="preserve"> – </w:t>
            </w:r>
            <w:r>
              <w:rPr>
                <w:color w:val="000000"/>
              </w:rPr>
              <w:t>1276</w:t>
            </w:r>
          </w:p>
        </w:tc>
        <w:tc>
          <w:tcPr>
            <w:tcW w:w="2227" w:type="dxa"/>
            <w:tcMar>
              <w:left w:w="58" w:type="dxa"/>
              <w:right w:w="58" w:type="dxa"/>
            </w:tcMar>
          </w:tcPr>
          <w:p w14:paraId="56D73A55" w14:textId="77777777" w:rsidR="00BE396E" w:rsidRDefault="00BE396E" w:rsidP="00BE396E">
            <w:pPr>
              <w:pStyle w:val="TableText"/>
            </w:pPr>
            <w:r>
              <w:t>LOCATION DATE (10)</w:t>
            </w:r>
          </w:p>
        </w:tc>
        <w:tc>
          <w:tcPr>
            <w:tcW w:w="2943" w:type="dxa"/>
            <w:gridSpan w:val="3"/>
            <w:tcMar>
              <w:left w:w="58" w:type="dxa"/>
              <w:right w:w="58" w:type="dxa"/>
            </w:tcMar>
          </w:tcPr>
          <w:p w14:paraId="19E5A220" w14:textId="72252080" w:rsidR="00BE396E" w:rsidRDefault="00BE396E" w:rsidP="00BE396E">
            <w:pPr>
              <w:pStyle w:val="TableText"/>
            </w:pPr>
            <w:r>
              <w:t>:P:IDR-</w:t>
            </w:r>
            <w:hyperlink r:id="rId417" w:history="1">
              <w:r>
                <w:rPr>
                  <w:rStyle w:val="Hyperlink"/>
                </w:rPr>
                <w:t>LOC-DATE</w:t>
              </w:r>
            </w:hyperlink>
          </w:p>
        </w:tc>
        <w:tc>
          <w:tcPr>
            <w:tcW w:w="2840" w:type="dxa"/>
            <w:tcMar>
              <w:left w:w="58" w:type="dxa"/>
              <w:right w:w="58" w:type="dxa"/>
            </w:tcMar>
          </w:tcPr>
          <w:p w14:paraId="198977E6" w14:textId="7CCED301" w:rsidR="00BE396E" w:rsidRDefault="00BE396E" w:rsidP="00BE396E">
            <w:pPr>
              <w:pStyle w:val="TableText"/>
            </w:pPr>
            <w:r>
              <w:t>Activity date</w:t>
            </w:r>
          </w:p>
          <w:p w14:paraId="49C976F7" w14:textId="5B88EE6F" w:rsidR="00BE396E" w:rsidRDefault="00BE396E" w:rsidP="009560CE">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50E5B55A" w14:textId="77777777" w:rsidR="00BE396E" w:rsidRDefault="00BE396E" w:rsidP="00BE396E">
            <w:pPr>
              <w:pStyle w:val="TableText"/>
              <w:rPr>
                <w:caps/>
              </w:rPr>
            </w:pPr>
            <w:r>
              <w:rPr>
                <w:caps/>
              </w:rPr>
              <w:t>8 n</w:t>
            </w:r>
          </w:p>
        </w:tc>
        <w:tc>
          <w:tcPr>
            <w:tcW w:w="2340" w:type="dxa"/>
            <w:tcMar>
              <w:left w:w="58" w:type="dxa"/>
              <w:right w:w="58" w:type="dxa"/>
            </w:tcMar>
          </w:tcPr>
          <w:p w14:paraId="176B0C73" w14:textId="77777777" w:rsidR="00BE396E" w:rsidRDefault="00BE396E" w:rsidP="00BE396E">
            <w:pPr>
              <w:pStyle w:val="TableText"/>
            </w:pPr>
            <w:r>
              <w:t>MMDDYYYY</w:t>
            </w:r>
          </w:p>
        </w:tc>
        <w:tc>
          <w:tcPr>
            <w:tcW w:w="858" w:type="dxa"/>
            <w:tcMar>
              <w:left w:w="58" w:type="dxa"/>
              <w:right w:w="58" w:type="dxa"/>
            </w:tcMar>
          </w:tcPr>
          <w:p w14:paraId="00C94796" w14:textId="77777777" w:rsidR="00BE396E" w:rsidRDefault="00BE396E" w:rsidP="00BE396E">
            <w:pPr>
              <w:pStyle w:val="TableText"/>
            </w:pPr>
            <w:r>
              <w:t>Zeros</w:t>
            </w:r>
          </w:p>
        </w:tc>
        <w:tc>
          <w:tcPr>
            <w:tcW w:w="431" w:type="dxa"/>
          </w:tcPr>
          <w:p w14:paraId="44CBF49F" w14:textId="77777777" w:rsidR="00BE396E" w:rsidRDefault="00BE396E" w:rsidP="00BE396E">
            <w:pPr>
              <w:pStyle w:val="TableText"/>
            </w:pPr>
            <w:r>
              <w:t>X</w:t>
            </w:r>
          </w:p>
        </w:tc>
        <w:tc>
          <w:tcPr>
            <w:tcW w:w="431" w:type="dxa"/>
          </w:tcPr>
          <w:p w14:paraId="5F745B44" w14:textId="77777777" w:rsidR="00BE396E" w:rsidRDefault="00BE396E" w:rsidP="00BE396E">
            <w:pPr>
              <w:pStyle w:val="TableText"/>
            </w:pPr>
            <w:r>
              <w:t>X</w:t>
            </w:r>
          </w:p>
        </w:tc>
        <w:tc>
          <w:tcPr>
            <w:tcW w:w="432" w:type="dxa"/>
          </w:tcPr>
          <w:p w14:paraId="0DDE2D67" w14:textId="77777777" w:rsidR="00BE396E" w:rsidRDefault="00BE396E" w:rsidP="00BE396E">
            <w:pPr>
              <w:pStyle w:val="TableText"/>
            </w:pPr>
            <w:r>
              <w:t>X</w:t>
            </w:r>
          </w:p>
        </w:tc>
      </w:tr>
      <w:tr w:rsidR="00BE396E" w14:paraId="6ABFB102" w14:textId="77777777" w:rsidTr="00B04E5B">
        <w:trPr>
          <w:cantSplit/>
          <w:jc w:val="center"/>
        </w:trPr>
        <w:tc>
          <w:tcPr>
            <w:tcW w:w="802" w:type="dxa"/>
            <w:tcMar>
              <w:left w:w="58" w:type="dxa"/>
              <w:right w:w="58" w:type="dxa"/>
            </w:tcMar>
          </w:tcPr>
          <w:p w14:paraId="1EAAD70A" w14:textId="77777777" w:rsidR="00BE396E" w:rsidRDefault="00BE396E" w:rsidP="00BE396E">
            <w:pPr>
              <w:pStyle w:val="TableText"/>
              <w:rPr>
                <w:color w:val="000000"/>
              </w:rPr>
            </w:pPr>
            <w:r>
              <w:rPr>
                <w:color w:val="000000"/>
              </w:rPr>
              <w:t>1277</w:t>
            </w:r>
          </w:p>
        </w:tc>
        <w:tc>
          <w:tcPr>
            <w:tcW w:w="2227" w:type="dxa"/>
            <w:tcMar>
              <w:left w:w="58" w:type="dxa"/>
              <w:right w:w="58" w:type="dxa"/>
            </w:tcMar>
          </w:tcPr>
          <w:p w14:paraId="1B08590D" w14:textId="77777777" w:rsidR="00BE396E" w:rsidRDefault="00BE396E" w:rsidP="00BE396E">
            <w:pPr>
              <w:pStyle w:val="TableText"/>
              <w:rPr>
                <w:color w:val="000000"/>
              </w:rPr>
            </w:pPr>
            <w:r>
              <w:rPr>
                <w:color w:val="000000"/>
              </w:rPr>
              <w:t>LOCATION ACTIVITY (10)</w:t>
            </w:r>
          </w:p>
        </w:tc>
        <w:tc>
          <w:tcPr>
            <w:tcW w:w="2943" w:type="dxa"/>
            <w:gridSpan w:val="3"/>
            <w:tcMar>
              <w:left w:w="58" w:type="dxa"/>
              <w:right w:w="58" w:type="dxa"/>
            </w:tcMar>
          </w:tcPr>
          <w:p w14:paraId="2A4D06F7" w14:textId="2527B911" w:rsidR="00BE396E" w:rsidRDefault="00BE396E" w:rsidP="00BE396E">
            <w:pPr>
              <w:pStyle w:val="TableText"/>
              <w:rPr>
                <w:color w:val="000000"/>
              </w:rPr>
            </w:pPr>
            <w:r>
              <w:rPr>
                <w:color w:val="000000"/>
              </w:rPr>
              <w:t>:P:IDR-</w:t>
            </w:r>
            <w:hyperlink r:id="rId418" w:history="1">
              <w:r>
                <w:rPr>
                  <w:rStyle w:val="Hyperlink"/>
                </w:rPr>
                <w:t>LOC-ACTV-CODE</w:t>
              </w:r>
            </w:hyperlink>
          </w:p>
        </w:tc>
        <w:tc>
          <w:tcPr>
            <w:tcW w:w="2840" w:type="dxa"/>
            <w:tcMar>
              <w:left w:w="58" w:type="dxa"/>
              <w:right w:w="58" w:type="dxa"/>
            </w:tcMar>
          </w:tcPr>
          <w:p w14:paraId="6810F0E5" w14:textId="77777777" w:rsidR="00BE396E" w:rsidRDefault="00BE396E" w:rsidP="00BE396E">
            <w:pPr>
              <w:pStyle w:val="TableText"/>
              <w:rPr>
                <w:color w:val="000000"/>
              </w:rPr>
            </w:pPr>
            <w:r>
              <w:rPr>
                <w:color w:val="000000"/>
              </w:rPr>
              <w:t>Front End Activity Code</w:t>
            </w:r>
          </w:p>
          <w:p w14:paraId="6CF65FC0"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p>
        </w:tc>
        <w:tc>
          <w:tcPr>
            <w:tcW w:w="1080" w:type="dxa"/>
            <w:tcMar>
              <w:left w:w="58" w:type="dxa"/>
              <w:right w:w="58" w:type="dxa"/>
            </w:tcMar>
          </w:tcPr>
          <w:p w14:paraId="42C42B6E"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7AC2FD57" w14:textId="77777777" w:rsidR="00BE396E" w:rsidRPr="00865B7A" w:rsidRDefault="00BE396E" w:rsidP="00BE396E">
            <w:pPr>
              <w:pStyle w:val="TableText"/>
            </w:pPr>
            <w:r w:rsidRPr="0042502A">
              <w:rPr>
                <w:b/>
              </w:rPr>
              <w:t>Valid Values:</w:t>
            </w:r>
          </w:p>
          <w:p w14:paraId="257DDF67" w14:textId="6498F3DE" w:rsidR="00BE396E" w:rsidRPr="0097365E" w:rsidRDefault="00BE396E" w:rsidP="00245396">
            <w:pPr>
              <w:pStyle w:val="TableTextBullet"/>
            </w:pPr>
            <w:r w:rsidRPr="0097365E">
              <w:t xml:space="preserve">A </w:t>
            </w:r>
            <w:r w:rsidR="009560CE">
              <w:t xml:space="preserve">– </w:t>
            </w:r>
            <w:r w:rsidRPr="0097365E">
              <w:t>Activation activity</w:t>
            </w:r>
          </w:p>
          <w:p w14:paraId="68F0425D" w14:textId="0D27A0A8" w:rsidR="00BE396E" w:rsidRPr="0097365E" w:rsidRDefault="00BE396E" w:rsidP="00245396">
            <w:pPr>
              <w:pStyle w:val="TableTextBullet"/>
            </w:pPr>
            <w:r w:rsidRPr="0097365E">
              <w:t xml:space="preserve">B </w:t>
            </w:r>
            <w:r w:rsidR="009560CE">
              <w:t xml:space="preserve">– </w:t>
            </w:r>
            <w:r w:rsidRPr="0097365E">
              <w:t>Location transfer</w:t>
            </w:r>
          </w:p>
          <w:p w14:paraId="642EE2B8" w14:textId="0C28AF5C" w:rsidR="00BE396E" w:rsidRPr="0097365E" w:rsidRDefault="00BE396E" w:rsidP="00245396">
            <w:pPr>
              <w:pStyle w:val="TableTextBullet"/>
            </w:pPr>
            <w:r w:rsidRPr="0097365E">
              <w:t xml:space="preserve">C </w:t>
            </w:r>
            <w:r w:rsidR="009560CE">
              <w:t xml:space="preserve">– </w:t>
            </w:r>
            <w:r w:rsidRPr="0097365E">
              <w:t>Aged out of previous location</w:t>
            </w:r>
          </w:p>
          <w:p w14:paraId="75BC8D20" w14:textId="0885DA4A" w:rsidR="00BE396E" w:rsidRPr="0097365E" w:rsidRDefault="00BE396E" w:rsidP="00245396">
            <w:pPr>
              <w:pStyle w:val="TableTextBullet"/>
            </w:pPr>
            <w:r w:rsidRPr="0097365E">
              <w:t xml:space="preserve">D </w:t>
            </w:r>
            <w:r w:rsidR="009560CE">
              <w:t xml:space="preserve">– </w:t>
            </w:r>
            <w:r w:rsidRPr="0097365E">
              <w:t>Delay notice due (for reporting purposes only)</w:t>
            </w:r>
          </w:p>
          <w:p w14:paraId="5D7EEE1F" w14:textId="25EFEE23" w:rsidR="00BE396E" w:rsidRPr="0097365E" w:rsidRDefault="00BE396E" w:rsidP="00245396">
            <w:pPr>
              <w:pStyle w:val="TableTextBullet"/>
            </w:pPr>
            <w:r w:rsidRPr="0097365E">
              <w:t xml:space="preserve">E </w:t>
            </w:r>
            <w:r w:rsidR="009560CE">
              <w:t xml:space="preserve">– </w:t>
            </w:r>
            <w:r w:rsidRPr="0097365E">
              <w:t>First time claim was processed</w:t>
            </w:r>
          </w:p>
          <w:p w14:paraId="698211DF" w14:textId="1A158089" w:rsidR="00BE396E" w:rsidRPr="0097365E" w:rsidRDefault="00BE396E" w:rsidP="00245396">
            <w:pPr>
              <w:pStyle w:val="TableTextBullet"/>
            </w:pPr>
            <w:r w:rsidRPr="0097365E">
              <w:t xml:space="preserve">F </w:t>
            </w:r>
            <w:r w:rsidR="009560CE">
              <w:t xml:space="preserve">– </w:t>
            </w:r>
            <w:r w:rsidRPr="0097365E">
              <w:t>Maintenance applied from worksheet</w:t>
            </w:r>
          </w:p>
          <w:p w14:paraId="3DF48675" w14:textId="3ED0A29F" w:rsidR="00BE396E" w:rsidRPr="0097365E" w:rsidRDefault="00BE396E" w:rsidP="00245396">
            <w:pPr>
              <w:pStyle w:val="TableTextBullet"/>
            </w:pPr>
            <w:r w:rsidRPr="0097365E">
              <w:t xml:space="preserve">G </w:t>
            </w:r>
            <w:r w:rsidR="009560CE">
              <w:t xml:space="preserve">– </w:t>
            </w:r>
            <w:r w:rsidRPr="0097365E">
              <w:t>Maintenance applied from worksheet</w:t>
            </w:r>
          </w:p>
          <w:p w14:paraId="3A16F0C7" w14:textId="77777777" w:rsidR="00BE396E" w:rsidRPr="000062C3" w:rsidRDefault="00BE396E" w:rsidP="00245396">
            <w:pPr>
              <w:pStyle w:val="TableTextBullet"/>
              <w:rPr>
                <w:b/>
              </w:rPr>
            </w:pPr>
            <w:r w:rsidRPr="0097365E">
              <w:t xml:space="preserve">H </w:t>
            </w:r>
            <w:r w:rsidR="009560CE">
              <w:t xml:space="preserve">– </w:t>
            </w:r>
            <w:r w:rsidRPr="0097365E">
              <w:t>Maintenance applied from letter</w:t>
            </w:r>
          </w:p>
          <w:p w14:paraId="2C9D9A18" w14:textId="77777777" w:rsidR="000062C3" w:rsidRPr="0097365E" w:rsidRDefault="000062C3" w:rsidP="00245396">
            <w:pPr>
              <w:pStyle w:val="TableTextBullet"/>
            </w:pPr>
            <w:r w:rsidRPr="0097365E">
              <w:t xml:space="preserve">J </w:t>
            </w:r>
            <w:r>
              <w:t xml:space="preserve">– </w:t>
            </w:r>
            <w:r w:rsidRPr="0097365E">
              <w:t>Location adjustment activity</w:t>
            </w:r>
          </w:p>
          <w:p w14:paraId="352D4FBB" w14:textId="77777777" w:rsidR="000062C3" w:rsidRPr="0097365E" w:rsidRDefault="000062C3" w:rsidP="00245396">
            <w:pPr>
              <w:pStyle w:val="TableTextBullet"/>
            </w:pPr>
            <w:r w:rsidRPr="0097365E">
              <w:t xml:space="preserve">K </w:t>
            </w:r>
            <w:r>
              <w:t xml:space="preserve">– </w:t>
            </w:r>
            <w:r w:rsidRPr="0097365E">
              <w:t>Financial response activity</w:t>
            </w:r>
          </w:p>
          <w:p w14:paraId="26587793" w14:textId="77777777" w:rsidR="000062C3" w:rsidRPr="0097365E" w:rsidRDefault="000062C3" w:rsidP="00245396">
            <w:pPr>
              <w:pStyle w:val="TableTextBullet"/>
            </w:pPr>
            <w:r w:rsidRPr="0097365E">
              <w:t xml:space="preserve">L </w:t>
            </w:r>
            <w:r>
              <w:t xml:space="preserve">– </w:t>
            </w:r>
            <w:r w:rsidRPr="0097365E">
              <w:t>Letter reprint activity</w:t>
            </w:r>
          </w:p>
          <w:p w14:paraId="2AF0168C" w14:textId="77777777" w:rsidR="000062C3" w:rsidRPr="0097365E" w:rsidRDefault="000062C3" w:rsidP="00245396">
            <w:pPr>
              <w:pStyle w:val="TableTextBullet"/>
            </w:pPr>
            <w:r w:rsidRPr="0097365E">
              <w:t xml:space="preserve">M </w:t>
            </w:r>
            <w:r>
              <w:t xml:space="preserve">– </w:t>
            </w:r>
            <w:r w:rsidRPr="0097365E">
              <w:t>MPAP response applied</w:t>
            </w:r>
          </w:p>
          <w:p w14:paraId="579DD206" w14:textId="77777777" w:rsidR="000062C3" w:rsidRPr="0097365E" w:rsidRDefault="000062C3" w:rsidP="00245396">
            <w:pPr>
              <w:pStyle w:val="TableTextBullet"/>
            </w:pPr>
            <w:r w:rsidRPr="0097365E">
              <w:t xml:space="preserve">N </w:t>
            </w:r>
            <w:r>
              <w:t xml:space="preserve">– </w:t>
            </w:r>
            <w:r w:rsidRPr="0097365E">
              <w:t>Claim is missing</w:t>
            </w:r>
          </w:p>
          <w:p w14:paraId="5C8F0FDD" w14:textId="77777777" w:rsidR="000062C3" w:rsidRPr="0097365E" w:rsidRDefault="000062C3" w:rsidP="00245396">
            <w:pPr>
              <w:pStyle w:val="TableTextBullet"/>
            </w:pPr>
            <w:r w:rsidRPr="0097365E">
              <w:t xml:space="preserve">O </w:t>
            </w:r>
            <w:r>
              <w:t xml:space="preserve">– </w:t>
            </w:r>
            <w:r w:rsidRPr="0097365E">
              <w:t>Adjustment history response applied</w:t>
            </w:r>
          </w:p>
          <w:p w14:paraId="77606966" w14:textId="77777777" w:rsidR="000062C3" w:rsidRPr="0097365E" w:rsidRDefault="000062C3" w:rsidP="00245396">
            <w:pPr>
              <w:pStyle w:val="TableTextBullet"/>
            </w:pPr>
            <w:r w:rsidRPr="0097365E">
              <w:t xml:space="preserve">Q </w:t>
            </w:r>
            <w:r>
              <w:t xml:space="preserve">– </w:t>
            </w:r>
            <w:r w:rsidRPr="0097365E">
              <w:t>CAS activity</w:t>
            </w:r>
          </w:p>
          <w:p w14:paraId="48B85F45" w14:textId="77777777" w:rsidR="000062C3" w:rsidRPr="0097365E" w:rsidRDefault="000062C3" w:rsidP="00245396">
            <w:pPr>
              <w:pStyle w:val="TableTextBullet"/>
            </w:pPr>
            <w:r w:rsidRPr="0097365E">
              <w:t xml:space="preserve">R </w:t>
            </w:r>
            <w:r>
              <w:t xml:space="preserve">– </w:t>
            </w:r>
            <w:r w:rsidRPr="0097365E">
              <w:t>Correction document reprint</w:t>
            </w:r>
          </w:p>
          <w:p w14:paraId="642BC596" w14:textId="77777777" w:rsidR="000062C3" w:rsidRPr="0097365E" w:rsidRDefault="000062C3" w:rsidP="00245396">
            <w:pPr>
              <w:pStyle w:val="TableTextBullet"/>
            </w:pPr>
            <w:r w:rsidRPr="0097365E">
              <w:t xml:space="preserve">S </w:t>
            </w:r>
            <w:r>
              <w:t xml:space="preserve">– </w:t>
            </w:r>
            <w:r w:rsidRPr="0097365E">
              <w:t>TACS activity</w:t>
            </w:r>
          </w:p>
          <w:p w14:paraId="68D7064D" w14:textId="7E47FE6E" w:rsidR="000062C3" w:rsidRDefault="000062C3" w:rsidP="00245396">
            <w:pPr>
              <w:pStyle w:val="TableTextBullet"/>
              <w:rPr>
                <w:b/>
              </w:rPr>
            </w:pPr>
            <w:r w:rsidRPr="0097365E">
              <w:t>Space</w:t>
            </w:r>
            <w:r>
              <w:t xml:space="preserve">– </w:t>
            </w:r>
            <w:r w:rsidRPr="0097365E">
              <w:t>No activity</w:t>
            </w:r>
          </w:p>
        </w:tc>
        <w:tc>
          <w:tcPr>
            <w:tcW w:w="858" w:type="dxa"/>
            <w:tcMar>
              <w:left w:w="58" w:type="dxa"/>
              <w:right w:w="58" w:type="dxa"/>
            </w:tcMar>
          </w:tcPr>
          <w:p w14:paraId="1C19A2F9" w14:textId="77777777" w:rsidR="00BE396E" w:rsidRDefault="00BE396E" w:rsidP="00BE396E">
            <w:pPr>
              <w:pStyle w:val="TableText"/>
            </w:pPr>
            <w:r>
              <w:t>Spaces</w:t>
            </w:r>
          </w:p>
        </w:tc>
        <w:tc>
          <w:tcPr>
            <w:tcW w:w="431" w:type="dxa"/>
          </w:tcPr>
          <w:p w14:paraId="1E8DEC9F" w14:textId="77777777" w:rsidR="00BE396E" w:rsidRDefault="00BE396E" w:rsidP="00BE396E">
            <w:pPr>
              <w:pStyle w:val="TableText"/>
            </w:pPr>
            <w:r>
              <w:t>X</w:t>
            </w:r>
          </w:p>
        </w:tc>
        <w:tc>
          <w:tcPr>
            <w:tcW w:w="431" w:type="dxa"/>
          </w:tcPr>
          <w:p w14:paraId="45BB5226" w14:textId="77777777" w:rsidR="00BE396E" w:rsidRDefault="00BE396E" w:rsidP="00BE396E">
            <w:pPr>
              <w:pStyle w:val="TableText"/>
            </w:pPr>
            <w:r>
              <w:t>X</w:t>
            </w:r>
          </w:p>
        </w:tc>
        <w:tc>
          <w:tcPr>
            <w:tcW w:w="432" w:type="dxa"/>
          </w:tcPr>
          <w:p w14:paraId="3E4B5319" w14:textId="77777777" w:rsidR="00BE396E" w:rsidRDefault="00BE396E" w:rsidP="00BE396E">
            <w:pPr>
              <w:pStyle w:val="TableText"/>
            </w:pPr>
            <w:r>
              <w:t>X</w:t>
            </w:r>
          </w:p>
        </w:tc>
      </w:tr>
      <w:tr w:rsidR="00BE396E" w14:paraId="3D456F3F" w14:textId="77777777" w:rsidTr="00B04E5B">
        <w:trPr>
          <w:cantSplit/>
          <w:jc w:val="center"/>
        </w:trPr>
        <w:tc>
          <w:tcPr>
            <w:tcW w:w="802" w:type="dxa"/>
            <w:tcMar>
              <w:left w:w="58" w:type="dxa"/>
              <w:right w:w="58" w:type="dxa"/>
            </w:tcMar>
          </w:tcPr>
          <w:p w14:paraId="42B79290" w14:textId="3582E8A0" w:rsidR="00BE396E" w:rsidRDefault="00BE396E" w:rsidP="00BE396E">
            <w:pPr>
              <w:pStyle w:val="TableText"/>
              <w:rPr>
                <w:color w:val="000000"/>
              </w:rPr>
            </w:pPr>
            <w:r>
              <w:rPr>
                <w:color w:val="000000"/>
              </w:rPr>
              <w:t>1278</w:t>
            </w:r>
            <w:r w:rsidR="00135F82">
              <w:rPr>
                <w:color w:val="000000"/>
              </w:rPr>
              <w:t xml:space="preserve"> – </w:t>
            </w:r>
            <w:r>
              <w:rPr>
                <w:color w:val="000000"/>
              </w:rPr>
              <w:t>1281</w:t>
            </w:r>
          </w:p>
        </w:tc>
        <w:tc>
          <w:tcPr>
            <w:tcW w:w="2227" w:type="dxa"/>
            <w:tcMar>
              <w:left w:w="58" w:type="dxa"/>
              <w:right w:w="58" w:type="dxa"/>
            </w:tcMar>
          </w:tcPr>
          <w:p w14:paraId="177E814C" w14:textId="77777777" w:rsidR="00BE396E" w:rsidRDefault="00BE396E" w:rsidP="00BE396E">
            <w:pPr>
              <w:pStyle w:val="TableText"/>
            </w:pPr>
            <w:r>
              <w:t>CLERK (11)</w:t>
            </w:r>
          </w:p>
        </w:tc>
        <w:tc>
          <w:tcPr>
            <w:tcW w:w="2943" w:type="dxa"/>
            <w:gridSpan w:val="3"/>
            <w:tcMar>
              <w:left w:w="58" w:type="dxa"/>
              <w:right w:w="58" w:type="dxa"/>
            </w:tcMar>
          </w:tcPr>
          <w:p w14:paraId="6B32F20F" w14:textId="3D2A75AC" w:rsidR="00BE396E" w:rsidRDefault="00BE396E" w:rsidP="00BE396E">
            <w:pPr>
              <w:pStyle w:val="TableText"/>
            </w:pPr>
            <w:r>
              <w:t>:P:IDR-</w:t>
            </w:r>
            <w:hyperlink r:id="rId419" w:history="1">
              <w:r>
                <w:rPr>
                  <w:rStyle w:val="Hyperlink"/>
                </w:rPr>
                <w:t>LOC-CLERK</w:t>
              </w:r>
            </w:hyperlink>
          </w:p>
        </w:tc>
        <w:tc>
          <w:tcPr>
            <w:tcW w:w="2840" w:type="dxa"/>
            <w:tcMar>
              <w:left w:w="58" w:type="dxa"/>
              <w:right w:w="58" w:type="dxa"/>
            </w:tcMar>
          </w:tcPr>
          <w:p w14:paraId="1C7D2529" w14:textId="0E725BE6" w:rsidR="00BE396E" w:rsidRDefault="00BE396E" w:rsidP="00BE396E">
            <w:pPr>
              <w:pStyle w:val="TableText"/>
            </w:pPr>
            <w:r>
              <w:t>C</w:t>
            </w:r>
            <w:r w:rsidR="009560CE">
              <w:t>lerk</w:t>
            </w:r>
          </w:p>
          <w:p w14:paraId="0807452E" w14:textId="77777777" w:rsidR="00BE396E" w:rsidRDefault="00BE396E" w:rsidP="00BE396E">
            <w:pPr>
              <w:pStyle w:val="TableText"/>
            </w:pPr>
            <w:r w:rsidRPr="003B28B3">
              <w:rPr>
                <w:rFonts w:cs="Arial"/>
                <w:color w:val="000000"/>
              </w:rPr>
              <w:t>This item is used to identify the operator who last updated the information on the location audit trailer</w:t>
            </w:r>
            <w:r>
              <w:rPr>
                <w:rFonts w:cs="Arial"/>
                <w:color w:val="000000"/>
              </w:rPr>
              <w:t>.</w:t>
            </w:r>
          </w:p>
        </w:tc>
        <w:tc>
          <w:tcPr>
            <w:tcW w:w="1080" w:type="dxa"/>
            <w:tcMar>
              <w:left w:w="58" w:type="dxa"/>
              <w:right w:w="58" w:type="dxa"/>
            </w:tcMar>
          </w:tcPr>
          <w:p w14:paraId="19F59A6E" w14:textId="77777777" w:rsidR="00BE396E" w:rsidRDefault="00BE396E" w:rsidP="00BE396E">
            <w:pPr>
              <w:pStyle w:val="TableText"/>
              <w:rPr>
                <w:caps/>
              </w:rPr>
            </w:pPr>
            <w:r>
              <w:rPr>
                <w:caps/>
              </w:rPr>
              <w:t>4 C</w:t>
            </w:r>
          </w:p>
        </w:tc>
        <w:tc>
          <w:tcPr>
            <w:tcW w:w="2340" w:type="dxa"/>
            <w:tcMar>
              <w:left w:w="58" w:type="dxa"/>
              <w:right w:w="58" w:type="dxa"/>
            </w:tcMar>
          </w:tcPr>
          <w:p w14:paraId="7E322195" w14:textId="77777777" w:rsidR="00BE396E" w:rsidRDefault="00BE396E" w:rsidP="00BE396E">
            <w:pPr>
              <w:pStyle w:val="TableText"/>
            </w:pPr>
            <w:r>
              <w:t>-</w:t>
            </w:r>
          </w:p>
        </w:tc>
        <w:tc>
          <w:tcPr>
            <w:tcW w:w="858" w:type="dxa"/>
            <w:tcMar>
              <w:left w:w="58" w:type="dxa"/>
              <w:right w:w="58" w:type="dxa"/>
            </w:tcMar>
          </w:tcPr>
          <w:p w14:paraId="643F5719" w14:textId="77777777" w:rsidR="00BE396E" w:rsidRDefault="00BE396E" w:rsidP="00BE396E">
            <w:pPr>
              <w:pStyle w:val="TableText"/>
            </w:pPr>
            <w:r>
              <w:t>Spaces</w:t>
            </w:r>
          </w:p>
        </w:tc>
        <w:tc>
          <w:tcPr>
            <w:tcW w:w="431" w:type="dxa"/>
          </w:tcPr>
          <w:p w14:paraId="6CFD5197" w14:textId="77777777" w:rsidR="00BE396E" w:rsidRDefault="00BE396E" w:rsidP="00BE396E">
            <w:pPr>
              <w:pStyle w:val="TableText"/>
            </w:pPr>
            <w:r>
              <w:t>X</w:t>
            </w:r>
          </w:p>
        </w:tc>
        <w:tc>
          <w:tcPr>
            <w:tcW w:w="431" w:type="dxa"/>
          </w:tcPr>
          <w:p w14:paraId="4D300331" w14:textId="77777777" w:rsidR="00BE396E" w:rsidRDefault="00BE396E" w:rsidP="00BE396E">
            <w:pPr>
              <w:pStyle w:val="TableText"/>
            </w:pPr>
            <w:r>
              <w:t>X</w:t>
            </w:r>
          </w:p>
        </w:tc>
        <w:tc>
          <w:tcPr>
            <w:tcW w:w="432" w:type="dxa"/>
          </w:tcPr>
          <w:p w14:paraId="45F75A06" w14:textId="77777777" w:rsidR="00BE396E" w:rsidRDefault="00BE396E" w:rsidP="00BE396E">
            <w:pPr>
              <w:pStyle w:val="TableText"/>
            </w:pPr>
            <w:r>
              <w:t>X</w:t>
            </w:r>
          </w:p>
        </w:tc>
      </w:tr>
      <w:tr w:rsidR="00BE396E" w14:paraId="3E323E70" w14:textId="77777777" w:rsidTr="00B04E5B">
        <w:trPr>
          <w:cantSplit/>
          <w:jc w:val="center"/>
        </w:trPr>
        <w:tc>
          <w:tcPr>
            <w:tcW w:w="802" w:type="dxa"/>
            <w:tcMar>
              <w:left w:w="58" w:type="dxa"/>
              <w:right w:w="58" w:type="dxa"/>
            </w:tcMar>
          </w:tcPr>
          <w:p w14:paraId="2BC9A046" w14:textId="2BAA95CE" w:rsidR="00BE396E" w:rsidRDefault="00BE396E" w:rsidP="00BE396E">
            <w:pPr>
              <w:pStyle w:val="TableText"/>
              <w:rPr>
                <w:color w:val="000000"/>
              </w:rPr>
            </w:pPr>
            <w:r>
              <w:rPr>
                <w:color w:val="000000"/>
              </w:rPr>
              <w:t>1282</w:t>
            </w:r>
            <w:r w:rsidR="00135F82">
              <w:rPr>
                <w:color w:val="000000"/>
              </w:rPr>
              <w:t xml:space="preserve"> – </w:t>
            </w:r>
            <w:r>
              <w:rPr>
                <w:color w:val="000000"/>
              </w:rPr>
              <w:t>1284</w:t>
            </w:r>
          </w:p>
        </w:tc>
        <w:tc>
          <w:tcPr>
            <w:tcW w:w="2227" w:type="dxa"/>
            <w:tcMar>
              <w:left w:w="58" w:type="dxa"/>
              <w:right w:w="58" w:type="dxa"/>
            </w:tcMar>
          </w:tcPr>
          <w:p w14:paraId="711675D8" w14:textId="77777777" w:rsidR="00BE396E" w:rsidRDefault="00BE396E" w:rsidP="00BE396E">
            <w:pPr>
              <w:pStyle w:val="TableText"/>
            </w:pPr>
            <w:r>
              <w:t>LOC (11)</w:t>
            </w:r>
          </w:p>
        </w:tc>
        <w:tc>
          <w:tcPr>
            <w:tcW w:w="2943" w:type="dxa"/>
            <w:gridSpan w:val="3"/>
            <w:tcMar>
              <w:left w:w="58" w:type="dxa"/>
              <w:right w:w="58" w:type="dxa"/>
            </w:tcMar>
          </w:tcPr>
          <w:p w14:paraId="05B3C633" w14:textId="5CDA875C" w:rsidR="00BE396E" w:rsidRDefault="00BE396E" w:rsidP="00BE396E">
            <w:pPr>
              <w:pStyle w:val="TableText"/>
            </w:pPr>
            <w:r>
              <w:t>:P:IDR-</w:t>
            </w:r>
            <w:hyperlink r:id="rId420" w:history="1">
              <w:r>
                <w:rPr>
                  <w:rStyle w:val="Hyperlink"/>
                </w:rPr>
                <w:t>LOC-CODE</w:t>
              </w:r>
            </w:hyperlink>
          </w:p>
        </w:tc>
        <w:tc>
          <w:tcPr>
            <w:tcW w:w="2840" w:type="dxa"/>
            <w:tcMar>
              <w:left w:w="58" w:type="dxa"/>
              <w:right w:w="58" w:type="dxa"/>
            </w:tcMar>
          </w:tcPr>
          <w:p w14:paraId="5CC74733" w14:textId="77777777" w:rsidR="00BE396E" w:rsidRDefault="00BE396E" w:rsidP="00BE396E">
            <w:pPr>
              <w:pStyle w:val="TableText"/>
            </w:pPr>
            <w:r>
              <w:t>Location code</w:t>
            </w:r>
          </w:p>
          <w:p w14:paraId="640363F7" w14:textId="4EBC29B2" w:rsidR="00BE396E" w:rsidRDefault="00BE396E" w:rsidP="00BE396E">
            <w:pPr>
              <w:pStyle w:val="TableText"/>
              <w:rPr>
                <w:rFonts w:cs="Arial"/>
                <w:color w:val="000000"/>
              </w:rPr>
            </w:pPr>
            <w:r w:rsidRPr="00DB65B5">
              <w:rPr>
                <w:rFonts w:cs="Arial"/>
                <w:color w:val="000000"/>
              </w:rPr>
              <w:t>This value represents the completion /pending status of a claim. Values, with assigned definitions, define the point at which a claim resides during the entire adjudication process.</w:t>
            </w:r>
          </w:p>
          <w:p w14:paraId="711EDEE8" w14:textId="04E205B9" w:rsidR="00BE396E" w:rsidRDefault="00BE396E" w:rsidP="009560CE">
            <w:pPr>
              <w:pStyle w:val="TableText"/>
            </w:pPr>
            <w:r w:rsidRPr="00DB65B5">
              <w:rPr>
                <w:rFonts w:cs="Arial"/>
                <w:color w:val="000000"/>
              </w:rPr>
              <w:t>Locations are used to control the path the claim will take through the system from the initial activation to finalization. The system automatically moves claims from one location to another during the batch cycle. A claim may also be manually transferred from one location to another.</w:t>
            </w:r>
          </w:p>
        </w:tc>
        <w:tc>
          <w:tcPr>
            <w:tcW w:w="1080" w:type="dxa"/>
            <w:tcMar>
              <w:left w:w="58" w:type="dxa"/>
              <w:right w:w="58" w:type="dxa"/>
            </w:tcMar>
          </w:tcPr>
          <w:p w14:paraId="485A64DD" w14:textId="77777777" w:rsidR="00BE396E" w:rsidRDefault="00BE396E" w:rsidP="00BE396E">
            <w:pPr>
              <w:pStyle w:val="TableText"/>
              <w:rPr>
                <w:caps/>
              </w:rPr>
            </w:pPr>
            <w:r>
              <w:rPr>
                <w:caps/>
              </w:rPr>
              <w:t>3 c</w:t>
            </w:r>
          </w:p>
        </w:tc>
        <w:tc>
          <w:tcPr>
            <w:tcW w:w="2340" w:type="dxa"/>
            <w:tcMar>
              <w:left w:w="58" w:type="dxa"/>
              <w:right w:w="58" w:type="dxa"/>
            </w:tcMar>
          </w:tcPr>
          <w:p w14:paraId="4EDC526B" w14:textId="5EA80CD6" w:rsidR="00BE396E" w:rsidRDefault="00BE396E" w:rsidP="00BE396E">
            <w:pPr>
              <w:pStyle w:val="TableText"/>
            </w:pPr>
            <w:r>
              <w:t xml:space="preserve">See Basic values specification </w:t>
            </w:r>
            <w:hyperlink r:id="rId421" w:history="1">
              <w:r>
                <w:rPr>
                  <w:rStyle w:val="Hyperlink"/>
                  <w:rFonts w:cs="Courier New"/>
                  <w:szCs w:val="16"/>
                </w:rPr>
                <w:t>S0119010</w:t>
              </w:r>
            </w:hyperlink>
            <w:r>
              <w:t>.</w:t>
            </w:r>
          </w:p>
          <w:p w14:paraId="7552AE6E" w14:textId="408DE117" w:rsidR="00BE396E" w:rsidRDefault="00BE396E" w:rsidP="009560CE">
            <w:pPr>
              <w:pStyle w:val="TableText"/>
            </w:pPr>
            <w:r w:rsidRPr="009560CE">
              <w:rPr>
                <w:b/>
              </w:rPr>
              <w:t>N</w:t>
            </w:r>
            <w:r w:rsidR="009560CE" w:rsidRPr="009560CE">
              <w:rPr>
                <w:b/>
              </w:rPr>
              <w:t>ote</w:t>
            </w:r>
            <w:r w:rsidRPr="009560CE">
              <w:rPr>
                <w:b/>
              </w:rPr>
              <w:t>:</w:t>
            </w:r>
            <w:r>
              <w:t xml:space="preserve"> A deleted claim is indicated by status value 090.</w:t>
            </w:r>
          </w:p>
        </w:tc>
        <w:tc>
          <w:tcPr>
            <w:tcW w:w="858" w:type="dxa"/>
            <w:tcMar>
              <w:left w:w="58" w:type="dxa"/>
              <w:right w:w="58" w:type="dxa"/>
            </w:tcMar>
          </w:tcPr>
          <w:p w14:paraId="7FFAB0D0" w14:textId="77777777" w:rsidR="00BE396E" w:rsidRDefault="00BE396E" w:rsidP="00BE396E">
            <w:pPr>
              <w:pStyle w:val="TableText"/>
            </w:pPr>
            <w:r>
              <w:t>Spaces</w:t>
            </w:r>
          </w:p>
        </w:tc>
        <w:tc>
          <w:tcPr>
            <w:tcW w:w="431" w:type="dxa"/>
          </w:tcPr>
          <w:p w14:paraId="4F5E0955" w14:textId="77777777" w:rsidR="00BE396E" w:rsidRDefault="00BE396E" w:rsidP="00BE396E">
            <w:pPr>
              <w:pStyle w:val="TableText"/>
            </w:pPr>
            <w:r>
              <w:t>X</w:t>
            </w:r>
          </w:p>
        </w:tc>
        <w:tc>
          <w:tcPr>
            <w:tcW w:w="431" w:type="dxa"/>
          </w:tcPr>
          <w:p w14:paraId="6598DFC3" w14:textId="77777777" w:rsidR="00BE396E" w:rsidRDefault="00BE396E" w:rsidP="00BE396E">
            <w:pPr>
              <w:pStyle w:val="TableText"/>
            </w:pPr>
            <w:r>
              <w:t>X</w:t>
            </w:r>
          </w:p>
        </w:tc>
        <w:tc>
          <w:tcPr>
            <w:tcW w:w="432" w:type="dxa"/>
          </w:tcPr>
          <w:p w14:paraId="34CD2C88" w14:textId="77777777" w:rsidR="00BE396E" w:rsidRDefault="00BE396E" w:rsidP="00BE396E">
            <w:pPr>
              <w:pStyle w:val="TableText"/>
            </w:pPr>
            <w:r>
              <w:t>X</w:t>
            </w:r>
          </w:p>
        </w:tc>
      </w:tr>
      <w:tr w:rsidR="00BE396E" w14:paraId="6DCE7DAA" w14:textId="77777777" w:rsidTr="00B04E5B">
        <w:trPr>
          <w:cantSplit/>
          <w:jc w:val="center"/>
        </w:trPr>
        <w:tc>
          <w:tcPr>
            <w:tcW w:w="802" w:type="dxa"/>
            <w:tcMar>
              <w:left w:w="58" w:type="dxa"/>
              <w:right w:w="58" w:type="dxa"/>
            </w:tcMar>
          </w:tcPr>
          <w:p w14:paraId="28923125" w14:textId="5B6B11F7" w:rsidR="00BE396E" w:rsidRDefault="00BE396E" w:rsidP="00BE396E">
            <w:pPr>
              <w:pStyle w:val="TableText"/>
              <w:rPr>
                <w:color w:val="000000"/>
              </w:rPr>
            </w:pPr>
            <w:r>
              <w:rPr>
                <w:color w:val="000000"/>
              </w:rPr>
              <w:t>1285</w:t>
            </w:r>
            <w:r w:rsidR="00135F82">
              <w:rPr>
                <w:color w:val="000000"/>
              </w:rPr>
              <w:t xml:space="preserve"> – </w:t>
            </w:r>
            <w:r>
              <w:rPr>
                <w:color w:val="000000"/>
              </w:rPr>
              <w:t>1292</w:t>
            </w:r>
          </w:p>
        </w:tc>
        <w:tc>
          <w:tcPr>
            <w:tcW w:w="2227" w:type="dxa"/>
            <w:tcMar>
              <w:left w:w="58" w:type="dxa"/>
              <w:right w:w="58" w:type="dxa"/>
            </w:tcMar>
          </w:tcPr>
          <w:p w14:paraId="0B7425D9" w14:textId="77777777" w:rsidR="00BE396E" w:rsidRDefault="00BE396E" w:rsidP="00BE396E">
            <w:pPr>
              <w:pStyle w:val="TableText"/>
            </w:pPr>
            <w:r>
              <w:t>LOCATION DATE (11)</w:t>
            </w:r>
          </w:p>
        </w:tc>
        <w:tc>
          <w:tcPr>
            <w:tcW w:w="2943" w:type="dxa"/>
            <w:gridSpan w:val="3"/>
            <w:tcMar>
              <w:left w:w="58" w:type="dxa"/>
              <w:right w:w="58" w:type="dxa"/>
            </w:tcMar>
          </w:tcPr>
          <w:p w14:paraId="01DC9B4D" w14:textId="001D8306" w:rsidR="00BE396E" w:rsidRDefault="00BE396E" w:rsidP="00BE396E">
            <w:pPr>
              <w:pStyle w:val="TableText"/>
            </w:pPr>
            <w:r>
              <w:t>:P:IDR-</w:t>
            </w:r>
            <w:hyperlink r:id="rId422" w:history="1">
              <w:r>
                <w:rPr>
                  <w:rStyle w:val="Hyperlink"/>
                </w:rPr>
                <w:t>LOC-DATE</w:t>
              </w:r>
            </w:hyperlink>
          </w:p>
        </w:tc>
        <w:tc>
          <w:tcPr>
            <w:tcW w:w="2840" w:type="dxa"/>
            <w:tcMar>
              <w:left w:w="58" w:type="dxa"/>
              <w:right w:w="58" w:type="dxa"/>
            </w:tcMar>
          </w:tcPr>
          <w:p w14:paraId="073E858F" w14:textId="627FEEEC" w:rsidR="00BE396E" w:rsidRDefault="00BE396E" w:rsidP="00BE396E">
            <w:pPr>
              <w:pStyle w:val="TableText"/>
            </w:pPr>
            <w:r>
              <w:t>Activity date</w:t>
            </w:r>
          </w:p>
          <w:p w14:paraId="0496755A" w14:textId="74F8FC93" w:rsidR="00BE396E" w:rsidRDefault="00BE396E" w:rsidP="003962F0">
            <w:pPr>
              <w:pStyle w:val="TableText"/>
            </w:pPr>
            <w:r w:rsidRPr="00543320">
              <w:rPr>
                <w:rFonts w:cs="Arial"/>
                <w:color w:val="000000"/>
              </w:rPr>
              <w:t>This field contains the date that the claim was in a specific location in the system (as noted in the related location field W-INT-LOC-CODE). There are 11 occurrences of this field on the claim history record. It provides the date for the audit trail of the locations that the claim has passed through during processing.</w:t>
            </w:r>
          </w:p>
        </w:tc>
        <w:tc>
          <w:tcPr>
            <w:tcW w:w="1080" w:type="dxa"/>
            <w:tcMar>
              <w:left w:w="58" w:type="dxa"/>
              <w:right w:w="58" w:type="dxa"/>
            </w:tcMar>
          </w:tcPr>
          <w:p w14:paraId="1B20C339" w14:textId="77777777" w:rsidR="00BE396E" w:rsidRDefault="00BE396E" w:rsidP="00BE396E">
            <w:pPr>
              <w:pStyle w:val="TableText"/>
              <w:rPr>
                <w:caps/>
              </w:rPr>
            </w:pPr>
            <w:r>
              <w:rPr>
                <w:caps/>
              </w:rPr>
              <w:t>8 n</w:t>
            </w:r>
          </w:p>
        </w:tc>
        <w:tc>
          <w:tcPr>
            <w:tcW w:w="2340" w:type="dxa"/>
            <w:tcMar>
              <w:left w:w="58" w:type="dxa"/>
              <w:right w:w="58" w:type="dxa"/>
            </w:tcMar>
          </w:tcPr>
          <w:p w14:paraId="52EE1B81" w14:textId="77777777" w:rsidR="00BE396E" w:rsidRDefault="00BE396E" w:rsidP="00BE396E">
            <w:pPr>
              <w:pStyle w:val="TableText"/>
            </w:pPr>
            <w:r>
              <w:t>MMDDYYYY</w:t>
            </w:r>
          </w:p>
        </w:tc>
        <w:tc>
          <w:tcPr>
            <w:tcW w:w="858" w:type="dxa"/>
            <w:tcMar>
              <w:left w:w="58" w:type="dxa"/>
              <w:right w:w="58" w:type="dxa"/>
            </w:tcMar>
          </w:tcPr>
          <w:p w14:paraId="13A206D9" w14:textId="77777777" w:rsidR="00BE396E" w:rsidRDefault="00BE396E" w:rsidP="00BE396E">
            <w:pPr>
              <w:pStyle w:val="TableText"/>
            </w:pPr>
            <w:r>
              <w:t>Zeros</w:t>
            </w:r>
          </w:p>
        </w:tc>
        <w:tc>
          <w:tcPr>
            <w:tcW w:w="431" w:type="dxa"/>
          </w:tcPr>
          <w:p w14:paraId="49ED6449" w14:textId="77777777" w:rsidR="00BE396E" w:rsidRDefault="00BE396E" w:rsidP="00BE396E">
            <w:pPr>
              <w:pStyle w:val="TableText"/>
            </w:pPr>
            <w:r>
              <w:t>X</w:t>
            </w:r>
          </w:p>
        </w:tc>
        <w:tc>
          <w:tcPr>
            <w:tcW w:w="431" w:type="dxa"/>
          </w:tcPr>
          <w:p w14:paraId="332D19DD" w14:textId="77777777" w:rsidR="00BE396E" w:rsidRDefault="00BE396E" w:rsidP="00BE396E">
            <w:pPr>
              <w:pStyle w:val="TableText"/>
            </w:pPr>
            <w:r>
              <w:t>X</w:t>
            </w:r>
          </w:p>
        </w:tc>
        <w:tc>
          <w:tcPr>
            <w:tcW w:w="432" w:type="dxa"/>
          </w:tcPr>
          <w:p w14:paraId="644608DA" w14:textId="77777777" w:rsidR="00BE396E" w:rsidRDefault="00BE396E" w:rsidP="00BE396E">
            <w:pPr>
              <w:pStyle w:val="TableText"/>
            </w:pPr>
            <w:r>
              <w:t>X</w:t>
            </w:r>
          </w:p>
        </w:tc>
      </w:tr>
      <w:tr w:rsidR="00BE396E" w14:paraId="735AE81A" w14:textId="77777777" w:rsidTr="00B04E5B">
        <w:trPr>
          <w:cantSplit/>
          <w:jc w:val="center"/>
        </w:trPr>
        <w:tc>
          <w:tcPr>
            <w:tcW w:w="802" w:type="dxa"/>
            <w:tcMar>
              <w:left w:w="58" w:type="dxa"/>
              <w:right w:w="58" w:type="dxa"/>
            </w:tcMar>
          </w:tcPr>
          <w:p w14:paraId="25B7E73C" w14:textId="77777777" w:rsidR="00BE396E" w:rsidRDefault="00BE396E" w:rsidP="00BE396E">
            <w:pPr>
              <w:pStyle w:val="TableText"/>
              <w:rPr>
                <w:color w:val="000000"/>
              </w:rPr>
            </w:pPr>
            <w:r>
              <w:rPr>
                <w:color w:val="000000"/>
              </w:rPr>
              <w:t>1293</w:t>
            </w:r>
          </w:p>
        </w:tc>
        <w:tc>
          <w:tcPr>
            <w:tcW w:w="2227" w:type="dxa"/>
            <w:tcMar>
              <w:left w:w="58" w:type="dxa"/>
              <w:right w:w="58" w:type="dxa"/>
            </w:tcMar>
          </w:tcPr>
          <w:p w14:paraId="1B2EA1AC" w14:textId="77777777" w:rsidR="00BE396E" w:rsidRDefault="00BE396E" w:rsidP="00BE396E">
            <w:pPr>
              <w:pStyle w:val="TableText"/>
              <w:rPr>
                <w:color w:val="000000"/>
              </w:rPr>
            </w:pPr>
            <w:r>
              <w:rPr>
                <w:color w:val="000000"/>
              </w:rPr>
              <w:t>LOCATION ACTIVITY (11)</w:t>
            </w:r>
          </w:p>
        </w:tc>
        <w:tc>
          <w:tcPr>
            <w:tcW w:w="2943" w:type="dxa"/>
            <w:gridSpan w:val="3"/>
            <w:tcMar>
              <w:left w:w="58" w:type="dxa"/>
              <w:right w:w="58" w:type="dxa"/>
            </w:tcMar>
          </w:tcPr>
          <w:p w14:paraId="66FCF1CA" w14:textId="1175F14B" w:rsidR="00BE396E" w:rsidRDefault="00BE396E" w:rsidP="00BE396E">
            <w:pPr>
              <w:pStyle w:val="TableText"/>
              <w:rPr>
                <w:color w:val="000000"/>
              </w:rPr>
            </w:pPr>
            <w:r>
              <w:rPr>
                <w:color w:val="000000"/>
              </w:rPr>
              <w:t>:P:IDR-</w:t>
            </w:r>
            <w:hyperlink r:id="rId423" w:history="1">
              <w:r>
                <w:rPr>
                  <w:rStyle w:val="Hyperlink"/>
                </w:rPr>
                <w:t>LOC-ACTV-CODE</w:t>
              </w:r>
            </w:hyperlink>
          </w:p>
        </w:tc>
        <w:tc>
          <w:tcPr>
            <w:tcW w:w="2840" w:type="dxa"/>
            <w:tcMar>
              <w:left w:w="58" w:type="dxa"/>
              <w:right w:w="58" w:type="dxa"/>
            </w:tcMar>
          </w:tcPr>
          <w:p w14:paraId="10D4B5F7" w14:textId="77777777" w:rsidR="00BE396E" w:rsidRDefault="00BE396E" w:rsidP="00BE396E">
            <w:pPr>
              <w:pStyle w:val="TableText"/>
              <w:rPr>
                <w:color w:val="000000"/>
              </w:rPr>
            </w:pPr>
            <w:r>
              <w:rPr>
                <w:color w:val="000000"/>
              </w:rPr>
              <w:t>Front End Activity Code</w:t>
            </w:r>
          </w:p>
          <w:p w14:paraId="4B558791" w14:textId="77777777" w:rsidR="00BE396E" w:rsidRDefault="00BE396E" w:rsidP="00BE396E">
            <w:pPr>
              <w:pStyle w:val="TableText"/>
              <w:rPr>
                <w:color w:val="000000"/>
              </w:rPr>
            </w:pPr>
            <w:r w:rsidRPr="00E52F9A">
              <w:rPr>
                <w:rFonts w:cs="Arial"/>
                <w:color w:val="000000"/>
              </w:rPr>
              <w:t>This field carries a system-assigned activity code, indicating the activity performed on the pending claim record for the indicated location segment.</w:t>
            </w:r>
          </w:p>
        </w:tc>
        <w:tc>
          <w:tcPr>
            <w:tcW w:w="1080" w:type="dxa"/>
            <w:tcMar>
              <w:left w:w="58" w:type="dxa"/>
              <w:right w:w="58" w:type="dxa"/>
            </w:tcMar>
          </w:tcPr>
          <w:p w14:paraId="2B3EA06A" w14:textId="77777777" w:rsidR="00BE396E" w:rsidRDefault="00BE396E" w:rsidP="00BE396E">
            <w:pPr>
              <w:pStyle w:val="TableText"/>
              <w:rPr>
                <w:caps/>
                <w:color w:val="000000"/>
              </w:rPr>
            </w:pPr>
            <w:r>
              <w:rPr>
                <w:caps/>
                <w:color w:val="000000"/>
              </w:rPr>
              <w:t>1 C</w:t>
            </w:r>
          </w:p>
        </w:tc>
        <w:tc>
          <w:tcPr>
            <w:tcW w:w="2340" w:type="dxa"/>
            <w:tcMar>
              <w:left w:w="58" w:type="dxa"/>
              <w:right w:w="58" w:type="dxa"/>
            </w:tcMar>
          </w:tcPr>
          <w:p w14:paraId="1C9CDB13" w14:textId="77777777" w:rsidR="00BE396E" w:rsidRPr="00865B7A" w:rsidRDefault="00BE396E" w:rsidP="00BE396E">
            <w:pPr>
              <w:pStyle w:val="TableText"/>
            </w:pPr>
            <w:r w:rsidRPr="0042502A">
              <w:rPr>
                <w:b/>
              </w:rPr>
              <w:t>Valid Values:</w:t>
            </w:r>
          </w:p>
          <w:p w14:paraId="488D3634" w14:textId="5C23C1A6" w:rsidR="00BE396E" w:rsidRPr="0097365E" w:rsidRDefault="00BE396E" w:rsidP="00245396">
            <w:pPr>
              <w:pStyle w:val="TableTextBullet"/>
            </w:pPr>
            <w:r w:rsidRPr="0097365E">
              <w:t xml:space="preserve">A </w:t>
            </w:r>
            <w:r w:rsidR="009560CE">
              <w:t xml:space="preserve">– </w:t>
            </w:r>
            <w:r w:rsidRPr="0097365E">
              <w:t>Activation activity</w:t>
            </w:r>
          </w:p>
          <w:p w14:paraId="6C653B9C" w14:textId="500EDFCD" w:rsidR="00BE396E" w:rsidRPr="0097365E" w:rsidRDefault="00BE396E" w:rsidP="00245396">
            <w:pPr>
              <w:pStyle w:val="TableTextBullet"/>
            </w:pPr>
            <w:r w:rsidRPr="0097365E">
              <w:t xml:space="preserve">B </w:t>
            </w:r>
            <w:r w:rsidR="009560CE">
              <w:t xml:space="preserve">– </w:t>
            </w:r>
            <w:r w:rsidRPr="0097365E">
              <w:t>Location transfer</w:t>
            </w:r>
          </w:p>
          <w:p w14:paraId="02ACBDE5" w14:textId="27B83D72" w:rsidR="00BE396E" w:rsidRPr="0097365E" w:rsidRDefault="00BE396E" w:rsidP="00245396">
            <w:pPr>
              <w:pStyle w:val="TableTextBullet"/>
            </w:pPr>
            <w:r w:rsidRPr="0097365E">
              <w:t xml:space="preserve">C </w:t>
            </w:r>
            <w:r w:rsidR="009560CE">
              <w:t xml:space="preserve">– </w:t>
            </w:r>
            <w:r w:rsidRPr="0097365E">
              <w:t>Aged out of previous location</w:t>
            </w:r>
          </w:p>
          <w:p w14:paraId="37FDB529" w14:textId="1A8970AC" w:rsidR="00BE396E" w:rsidRPr="0097365E" w:rsidRDefault="00BE396E" w:rsidP="00245396">
            <w:pPr>
              <w:pStyle w:val="TableTextBullet"/>
            </w:pPr>
            <w:r w:rsidRPr="0097365E">
              <w:t xml:space="preserve">D </w:t>
            </w:r>
            <w:r w:rsidR="009560CE">
              <w:t xml:space="preserve">– </w:t>
            </w:r>
            <w:r w:rsidRPr="0097365E">
              <w:t>Delay notice due (for reporting purposes only)</w:t>
            </w:r>
          </w:p>
          <w:p w14:paraId="1B1BBDDE" w14:textId="0DD13BFD" w:rsidR="00BE396E" w:rsidRPr="0097365E" w:rsidRDefault="00BE396E" w:rsidP="00245396">
            <w:pPr>
              <w:pStyle w:val="TableTextBullet"/>
            </w:pPr>
            <w:r w:rsidRPr="0097365E">
              <w:t xml:space="preserve">E </w:t>
            </w:r>
            <w:r w:rsidR="009560CE">
              <w:t xml:space="preserve">– </w:t>
            </w:r>
            <w:r w:rsidRPr="0097365E">
              <w:t>First time claim was processed</w:t>
            </w:r>
          </w:p>
          <w:p w14:paraId="124F9B35" w14:textId="56AE831E" w:rsidR="00BE396E" w:rsidRPr="0097365E" w:rsidRDefault="00BE396E" w:rsidP="00245396">
            <w:pPr>
              <w:pStyle w:val="TableTextBullet"/>
            </w:pPr>
            <w:r w:rsidRPr="0097365E">
              <w:t xml:space="preserve">F </w:t>
            </w:r>
            <w:r w:rsidR="009560CE">
              <w:t xml:space="preserve">– </w:t>
            </w:r>
            <w:r w:rsidRPr="0097365E">
              <w:t>Maintenance applied from worksheet</w:t>
            </w:r>
          </w:p>
          <w:p w14:paraId="13020484" w14:textId="29781259" w:rsidR="00BE396E" w:rsidRPr="0097365E" w:rsidRDefault="00BE396E" w:rsidP="00245396">
            <w:pPr>
              <w:pStyle w:val="TableTextBullet"/>
            </w:pPr>
            <w:r w:rsidRPr="0097365E">
              <w:t xml:space="preserve">G </w:t>
            </w:r>
            <w:r w:rsidR="009560CE">
              <w:t xml:space="preserve">– </w:t>
            </w:r>
            <w:r w:rsidRPr="0097365E">
              <w:t>Maintenance applied from worksheet</w:t>
            </w:r>
          </w:p>
          <w:p w14:paraId="0D6EF99E" w14:textId="77777777" w:rsidR="00BE396E" w:rsidRDefault="00BE396E" w:rsidP="00245396">
            <w:pPr>
              <w:pStyle w:val="TableTextBullet"/>
            </w:pPr>
            <w:r w:rsidRPr="0097365E">
              <w:t xml:space="preserve">H </w:t>
            </w:r>
            <w:r w:rsidR="009560CE">
              <w:t xml:space="preserve">– </w:t>
            </w:r>
            <w:r w:rsidRPr="0097365E">
              <w:t>Maintenance applied from letter</w:t>
            </w:r>
          </w:p>
          <w:p w14:paraId="221BD6C4" w14:textId="77777777" w:rsidR="000062C3" w:rsidRPr="0097365E" w:rsidRDefault="000062C3" w:rsidP="00245396">
            <w:pPr>
              <w:pStyle w:val="TableTextBullet"/>
            </w:pPr>
            <w:r w:rsidRPr="0097365E">
              <w:t xml:space="preserve">J </w:t>
            </w:r>
            <w:r>
              <w:t xml:space="preserve">– </w:t>
            </w:r>
            <w:r w:rsidRPr="0097365E">
              <w:t>Location adjustment activity</w:t>
            </w:r>
          </w:p>
          <w:p w14:paraId="210AD447" w14:textId="77777777" w:rsidR="000062C3" w:rsidRPr="0097365E" w:rsidRDefault="000062C3" w:rsidP="00245396">
            <w:pPr>
              <w:pStyle w:val="TableTextBullet"/>
            </w:pPr>
            <w:r w:rsidRPr="0097365E">
              <w:t xml:space="preserve">K </w:t>
            </w:r>
            <w:r>
              <w:t xml:space="preserve">– </w:t>
            </w:r>
            <w:r w:rsidRPr="0097365E">
              <w:t>Financial response activity</w:t>
            </w:r>
          </w:p>
          <w:p w14:paraId="377E6EAD" w14:textId="77777777" w:rsidR="000062C3" w:rsidRPr="0097365E" w:rsidRDefault="000062C3" w:rsidP="00245396">
            <w:pPr>
              <w:pStyle w:val="TableTextBullet"/>
            </w:pPr>
            <w:r w:rsidRPr="0097365E">
              <w:t xml:space="preserve">L </w:t>
            </w:r>
            <w:r>
              <w:t xml:space="preserve">– </w:t>
            </w:r>
            <w:r w:rsidRPr="0097365E">
              <w:t>Letter reprint activity</w:t>
            </w:r>
          </w:p>
          <w:p w14:paraId="0868B63F" w14:textId="77777777" w:rsidR="000062C3" w:rsidRPr="0097365E" w:rsidRDefault="000062C3" w:rsidP="00245396">
            <w:pPr>
              <w:pStyle w:val="TableTextBullet"/>
            </w:pPr>
            <w:r w:rsidRPr="0097365E">
              <w:t xml:space="preserve">M </w:t>
            </w:r>
            <w:r>
              <w:t xml:space="preserve">– </w:t>
            </w:r>
            <w:r w:rsidRPr="0097365E">
              <w:t>MPAP response applied</w:t>
            </w:r>
          </w:p>
          <w:p w14:paraId="342448BB" w14:textId="77777777" w:rsidR="000062C3" w:rsidRPr="0097365E" w:rsidRDefault="000062C3" w:rsidP="00245396">
            <w:pPr>
              <w:pStyle w:val="TableTextBullet"/>
            </w:pPr>
            <w:r w:rsidRPr="0097365E">
              <w:t xml:space="preserve">N </w:t>
            </w:r>
            <w:r>
              <w:t xml:space="preserve">– </w:t>
            </w:r>
            <w:r w:rsidRPr="0097365E">
              <w:t>Claim is missing</w:t>
            </w:r>
          </w:p>
          <w:p w14:paraId="6F071076" w14:textId="77777777" w:rsidR="000062C3" w:rsidRPr="0097365E" w:rsidRDefault="000062C3" w:rsidP="00245396">
            <w:pPr>
              <w:pStyle w:val="TableTextBullet"/>
            </w:pPr>
            <w:r w:rsidRPr="0097365E">
              <w:t xml:space="preserve">O </w:t>
            </w:r>
            <w:r>
              <w:t xml:space="preserve">– </w:t>
            </w:r>
            <w:r w:rsidRPr="0097365E">
              <w:t>Adjustment history response applied</w:t>
            </w:r>
          </w:p>
          <w:p w14:paraId="7D0F7999" w14:textId="77777777" w:rsidR="000062C3" w:rsidRPr="0097365E" w:rsidRDefault="000062C3" w:rsidP="00245396">
            <w:pPr>
              <w:pStyle w:val="TableTextBullet"/>
            </w:pPr>
            <w:r w:rsidRPr="0097365E">
              <w:t xml:space="preserve">Q </w:t>
            </w:r>
            <w:r>
              <w:t xml:space="preserve">– </w:t>
            </w:r>
            <w:r w:rsidRPr="0097365E">
              <w:t>CAS activity</w:t>
            </w:r>
          </w:p>
          <w:p w14:paraId="55B8D0CD" w14:textId="77777777" w:rsidR="000062C3" w:rsidRPr="0097365E" w:rsidRDefault="000062C3" w:rsidP="00245396">
            <w:pPr>
              <w:pStyle w:val="TableTextBullet"/>
            </w:pPr>
            <w:r w:rsidRPr="0097365E">
              <w:t xml:space="preserve">R </w:t>
            </w:r>
            <w:r>
              <w:t xml:space="preserve">– </w:t>
            </w:r>
            <w:r w:rsidRPr="0097365E">
              <w:t>Correction document reprint</w:t>
            </w:r>
          </w:p>
          <w:p w14:paraId="2E2F29CE" w14:textId="77777777" w:rsidR="000062C3" w:rsidRPr="0097365E" w:rsidRDefault="000062C3" w:rsidP="00245396">
            <w:pPr>
              <w:pStyle w:val="TableTextBullet"/>
            </w:pPr>
            <w:r w:rsidRPr="0097365E">
              <w:t xml:space="preserve">S </w:t>
            </w:r>
            <w:r>
              <w:t xml:space="preserve">– </w:t>
            </w:r>
            <w:r w:rsidRPr="0097365E">
              <w:t>TACS activity</w:t>
            </w:r>
          </w:p>
          <w:p w14:paraId="4F7401A3" w14:textId="62639BCD" w:rsidR="000062C3" w:rsidRDefault="000062C3" w:rsidP="00245396">
            <w:pPr>
              <w:pStyle w:val="TableTextBullet"/>
            </w:pPr>
            <w:r w:rsidRPr="0097365E">
              <w:t>Space</w:t>
            </w:r>
            <w:r>
              <w:t xml:space="preserve">– </w:t>
            </w:r>
            <w:r w:rsidRPr="0097365E">
              <w:t>No activity</w:t>
            </w:r>
          </w:p>
        </w:tc>
        <w:tc>
          <w:tcPr>
            <w:tcW w:w="858" w:type="dxa"/>
            <w:tcMar>
              <w:left w:w="58" w:type="dxa"/>
              <w:right w:w="58" w:type="dxa"/>
            </w:tcMar>
          </w:tcPr>
          <w:p w14:paraId="306FA135" w14:textId="77777777" w:rsidR="00BE396E" w:rsidRDefault="00BE396E" w:rsidP="00BE396E">
            <w:pPr>
              <w:pStyle w:val="TableText"/>
            </w:pPr>
            <w:r>
              <w:t>Spaces</w:t>
            </w:r>
          </w:p>
        </w:tc>
        <w:tc>
          <w:tcPr>
            <w:tcW w:w="431" w:type="dxa"/>
          </w:tcPr>
          <w:p w14:paraId="458843AC" w14:textId="77777777" w:rsidR="00BE396E" w:rsidRDefault="00BE396E" w:rsidP="00BE396E">
            <w:pPr>
              <w:pStyle w:val="TableText"/>
            </w:pPr>
            <w:r>
              <w:t>X</w:t>
            </w:r>
          </w:p>
        </w:tc>
        <w:tc>
          <w:tcPr>
            <w:tcW w:w="431" w:type="dxa"/>
          </w:tcPr>
          <w:p w14:paraId="1798FA06" w14:textId="77777777" w:rsidR="00BE396E" w:rsidRDefault="00BE396E" w:rsidP="00BE396E">
            <w:pPr>
              <w:pStyle w:val="TableText"/>
            </w:pPr>
            <w:r>
              <w:t>X</w:t>
            </w:r>
          </w:p>
        </w:tc>
        <w:tc>
          <w:tcPr>
            <w:tcW w:w="432" w:type="dxa"/>
          </w:tcPr>
          <w:p w14:paraId="62BC782B" w14:textId="77777777" w:rsidR="00BE396E" w:rsidRDefault="00BE396E" w:rsidP="00BE396E">
            <w:pPr>
              <w:pStyle w:val="TableText"/>
            </w:pPr>
            <w:r>
              <w:t>X</w:t>
            </w:r>
          </w:p>
        </w:tc>
      </w:tr>
    </w:tbl>
    <w:p w14:paraId="6BC7EDC1" w14:textId="1AF2B606" w:rsidR="001E2A0C" w:rsidRPr="003F4CA9" w:rsidRDefault="001E2A0C" w:rsidP="001E2A0C">
      <w:hyperlink w:anchor="_top" w:history="1">
        <w:r w:rsidRPr="003F4CA9">
          <w:rPr>
            <w:rStyle w:val="Hyperlink"/>
          </w:rPr>
          <w:t>Top</w:t>
        </w:r>
      </w:hyperlink>
    </w:p>
    <w:p w14:paraId="07A2E5ED" w14:textId="70C8395D" w:rsidR="00960B82" w:rsidRDefault="00960B82" w:rsidP="007B6606">
      <w:pPr>
        <w:pStyle w:val="Caption"/>
      </w:pPr>
      <w:bookmarkStart w:id="434" w:name="_Toc180744869"/>
      <w:r>
        <w:t xml:space="preserve">Table </w:t>
      </w:r>
      <w:r w:rsidR="007826BE">
        <w:fldChar w:fldCharType="begin"/>
      </w:r>
      <w:r w:rsidR="007826BE">
        <w:instrText xml:space="preserve"> SEQ Table \* ARABIC </w:instrText>
      </w:r>
      <w:r w:rsidR="007826BE">
        <w:fldChar w:fldCharType="separate"/>
      </w:r>
      <w:r w:rsidR="007826BE">
        <w:rPr>
          <w:noProof/>
        </w:rPr>
        <w:t>5</w:t>
      </w:r>
      <w:r w:rsidR="007826BE">
        <w:rPr>
          <w:noProof/>
        </w:rPr>
        <w:fldChar w:fldCharType="end"/>
      </w:r>
      <w:r>
        <w:t xml:space="preserve">. </w:t>
      </w:r>
      <w:r w:rsidRPr="00117F20">
        <w:t>IDR Claim Header Layout</w:t>
      </w:r>
      <w:r>
        <w:t xml:space="preserve"> – Field</w:t>
      </w:r>
      <w:r w:rsidR="002C1BDA">
        <w:t xml:space="preserve">s </w:t>
      </w:r>
      <w:r>
        <w:t>1294</w:t>
      </w:r>
      <w:r w:rsidR="002C1BDA">
        <w:t xml:space="preserve"> </w:t>
      </w:r>
      <w:r>
        <w:t>thru 2</w:t>
      </w:r>
      <w:r w:rsidR="002C1BDA">
        <w:t>000</w:t>
      </w:r>
      <w:bookmarkEnd w:id="434"/>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Header Layout – Fields 1294 thru 2000"/>
        <w:tblDescription w:val="Lists number. field, field name, description, format, values, no data value, and identifies Phases I, II, and III"/>
      </w:tblPr>
      <w:tblGrid>
        <w:gridCol w:w="802"/>
        <w:gridCol w:w="2227"/>
        <w:gridCol w:w="2943"/>
        <w:gridCol w:w="2840"/>
        <w:gridCol w:w="1080"/>
        <w:gridCol w:w="2340"/>
        <w:gridCol w:w="858"/>
        <w:gridCol w:w="431"/>
        <w:gridCol w:w="431"/>
        <w:gridCol w:w="432"/>
      </w:tblGrid>
      <w:tr w:rsidR="00960B82" w14:paraId="127F475F" w14:textId="77777777" w:rsidTr="003214B8">
        <w:trPr>
          <w:cantSplit/>
          <w:tblHeader/>
          <w:jc w:val="center"/>
        </w:trPr>
        <w:tc>
          <w:tcPr>
            <w:tcW w:w="802" w:type="dxa"/>
            <w:shd w:val="clear" w:color="auto" w:fill="F2F2F2" w:themeFill="background1" w:themeFillShade="F2"/>
            <w:tcMar>
              <w:left w:w="58" w:type="dxa"/>
              <w:right w:w="58" w:type="dxa"/>
            </w:tcMar>
          </w:tcPr>
          <w:p w14:paraId="0F5B6B80" w14:textId="77777777" w:rsidR="00960B82" w:rsidRPr="00135F82" w:rsidRDefault="00960B82" w:rsidP="00960B82">
            <w:pPr>
              <w:pStyle w:val="TableText"/>
              <w:rPr>
                <w:b/>
              </w:rPr>
            </w:pPr>
            <w:r w:rsidRPr="00135F82">
              <w:rPr>
                <w:b/>
              </w:rPr>
              <w:t>Num.</w:t>
            </w:r>
          </w:p>
        </w:tc>
        <w:tc>
          <w:tcPr>
            <w:tcW w:w="2227" w:type="dxa"/>
            <w:shd w:val="clear" w:color="auto" w:fill="F2F2F2" w:themeFill="background1" w:themeFillShade="F2"/>
            <w:tcMar>
              <w:left w:w="58" w:type="dxa"/>
              <w:right w:w="58" w:type="dxa"/>
            </w:tcMar>
          </w:tcPr>
          <w:p w14:paraId="4137BC08" w14:textId="77777777" w:rsidR="00960B82" w:rsidRPr="00135F82" w:rsidRDefault="00960B82" w:rsidP="00960B82">
            <w:pPr>
              <w:pStyle w:val="TableText"/>
              <w:rPr>
                <w:b/>
              </w:rPr>
            </w:pPr>
            <w:r w:rsidRPr="00135F82">
              <w:rPr>
                <w:b/>
              </w:rPr>
              <w:t>Field</w:t>
            </w:r>
          </w:p>
        </w:tc>
        <w:tc>
          <w:tcPr>
            <w:tcW w:w="2943" w:type="dxa"/>
            <w:shd w:val="clear" w:color="auto" w:fill="F2F2F2" w:themeFill="background1" w:themeFillShade="F2"/>
            <w:tcMar>
              <w:left w:w="58" w:type="dxa"/>
              <w:right w:w="58" w:type="dxa"/>
            </w:tcMar>
          </w:tcPr>
          <w:p w14:paraId="12355108" w14:textId="77777777" w:rsidR="00960B82" w:rsidRPr="00135F82" w:rsidRDefault="00960B82" w:rsidP="00960B82">
            <w:pPr>
              <w:pStyle w:val="TableText"/>
              <w:rPr>
                <w:b/>
              </w:rPr>
            </w:pPr>
            <w:r w:rsidRPr="00135F82">
              <w:rPr>
                <w:b/>
              </w:rPr>
              <w:t>Field Name</w:t>
            </w:r>
          </w:p>
        </w:tc>
        <w:tc>
          <w:tcPr>
            <w:tcW w:w="2840" w:type="dxa"/>
            <w:shd w:val="clear" w:color="auto" w:fill="F2F2F2" w:themeFill="background1" w:themeFillShade="F2"/>
            <w:tcMar>
              <w:left w:w="58" w:type="dxa"/>
              <w:right w:w="58" w:type="dxa"/>
            </w:tcMar>
          </w:tcPr>
          <w:p w14:paraId="22725662" w14:textId="77777777" w:rsidR="00960B82" w:rsidRPr="00135F82" w:rsidRDefault="00960B82" w:rsidP="00960B82">
            <w:pPr>
              <w:pStyle w:val="TableText"/>
              <w:rPr>
                <w:b/>
              </w:rPr>
            </w:pPr>
            <w:r w:rsidRPr="00135F82">
              <w:rPr>
                <w:b/>
              </w:rPr>
              <w:t>Description</w:t>
            </w:r>
          </w:p>
        </w:tc>
        <w:tc>
          <w:tcPr>
            <w:tcW w:w="1080" w:type="dxa"/>
            <w:shd w:val="clear" w:color="auto" w:fill="F2F2F2" w:themeFill="background1" w:themeFillShade="F2"/>
            <w:tcMar>
              <w:left w:w="58" w:type="dxa"/>
              <w:right w:w="58" w:type="dxa"/>
            </w:tcMar>
          </w:tcPr>
          <w:p w14:paraId="1768A31A" w14:textId="77777777" w:rsidR="00960B82" w:rsidRPr="00135F82" w:rsidRDefault="00960B82" w:rsidP="00960B82">
            <w:pPr>
              <w:pStyle w:val="TableText"/>
              <w:rPr>
                <w:b/>
                <w:caps/>
              </w:rPr>
            </w:pPr>
            <w:r w:rsidRPr="00135F82">
              <w:rPr>
                <w:b/>
              </w:rPr>
              <w:t>Format</w:t>
            </w:r>
          </w:p>
        </w:tc>
        <w:tc>
          <w:tcPr>
            <w:tcW w:w="2340" w:type="dxa"/>
            <w:shd w:val="clear" w:color="auto" w:fill="F2F2F2" w:themeFill="background1" w:themeFillShade="F2"/>
            <w:tcMar>
              <w:left w:w="58" w:type="dxa"/>
              <w:right w:w="58" w:type="dxa"/>
            </w:tcMar>
          </w:tcPr>
          <w:p w14:paraId="2445EA73" w14:textId="77777777" w:rsidR="00960B82" w:rsidRPr="00135F82" w:rsidRDefault="00960B82" w:rsidP="00960B82">
            <w:pPr>
              <w:pStyle w:val="TableText"/>
              <w:rPr>
                <w:b/>
              </w:rPr>
            </w:pPr>
            <w:r w:rsidRPr="00135F82">
              <w:rPr>
                <w:b/>
              </w:rPr>
              <w:t>Values</w:t>
            </w:r>
          </w:p>
        </w:tc>
        <w:tc>
          <w:tcPr>
            <w:tcW w:w="858" w:type="dxa"/>
            <w:shd w:val="clear" w:color="auto" w:fill="F2F2F2" w:themeFill="background1" w:themeFillShade="F2"/>
            <w:tcMar>
              <w:left w:w="58" w:type="dxa"/>
              <w:right w:w="58" w:type="dxa"/>
            </w:tcMar>
          </w:tcPr>
          <w:p w14:paraId="293FF4A0" w14:textId="77777777" w:rsidR="00960B82" w:rsidRPr="00135F82" w:rsidRDefault="00960B82" w:rsidP="00960B82">
            <w:pPr>
              <w:pStyle w:val="TableText"/>
              <w:rPr>
                <w:b/>
              </w:rPr>
            </w:pPr>
            <w:r w:rsidRPr="00135F82">
              <w:rPr>
                <w:b/>
              </w:rPr>
              <w:t>No Data Value</w:t>
            </w:r>
          </w:p>
        </w:tc>
        <w:tc>
          <w:tcPr>
            <w:tcW w:w="431" w:type="dxa"/>
            <w:shd w:val="clear" w:color="auto" w:fill="F2F2F2" w:themeFill="background1" w:themeFillShade="F2"/>
          </w:tcPr>
          <w:p w14:paraId="15987678" w14:textId="77777777" w:rsidR="00960B82" w:rsidRPr="00135F82" w:rsidRDefault="00960B82" w:rsidP="00960B82">
            <w:pPr>
              <w:pStyle w:val="TableText"/>
              <w:rPr>
                <w:b/>
              </w:rPr>
            </w:pPr>
            <w:r w:rsidRPr="00135F82">
              <w:rPr>
                <w:b/>
              </w:rPr>
              <w:t>I</w:t>
            </w:r>
          </w:p>
        </w:tc>
        <w:tc>
          <w:tcPr>
            <w:tcW w:w="431" w:type="dxa"/>
            <w:shd w:val="clear" w:color="auto" w:fill="F2F2F2" w:themeFill="background1" w:themeFillShade="F2"/>
          </w:tcPr>
          <w:p w14:paraId="150592FE" w14:textId="77777777" w:rsidR="00960B82" w:rsidRPr="00135F82" w:rsidRDefault="00960B82" w:rsidP="00960B82">
            <w:pPr>
              <w:pStyle w:val="TableText"/>
              <w:rPr>
                <w:b/>
              </w:rPr>
            </w:pPr>
            <w:r w:rsidRPr="00135F82">
              <w:rPr>
                <w:b/>
              </w:rPr>
              <w:t>II</w:t>
            </w:r>
          </w:p>
        </w:tc>
        <w:tc>
          <w:tcPr>
            <w:tcW w:w="432" w:type="dxa"/>
            <w:shd w:val="clear" w:color="auto" w:fill="F2F2F2" w:themeFill="background1" w:themeFillShade="F2"/>
          </w:tcPr>
          <w:p w14:paraId="11E4D2FF" w14:textId="77777777" w:rsidR="00960B82" w:rsidRPr="00135F82" w:rsidRDefault="00960B82" w:rsidP="00960B82">
            <w:pPr>
              <w:pStyle w:val="TableText"/>
              <w:rPr>
                <w:b/>
              </w:rPr>
            </w:pPr>
            <w:r w:rsidRPr="00135F82">
              <w:rPr>
                <w:b/>
              </w:rPr>
              <w:t>III</w:t>
            </w:r>
          </w:p>
        </w:tc>
      </w:tr>
      <w:tr w:rsidR="00BE396E" w14:paraId="26C94338" w14:textId="77777777" w:rsidTr="003214B8">
        <w:trPr>
          <w:cantSplit/>
          <w:jc w:val="center"/>
        </w:trPr>
        <w:tc>
          <w:tcPr>
            <w:tcW w:w="802" w:type="dxa"/>
            <w:tcMar>
              <w:left w:w="58" w:type="dxa"/>
              <w:right w:w="58" w:type="dxa"/>
            </w:tcMar>
          </w:tcPr>
          <w:p w14:paraId="5FB4AD1A" w14:textId="77777777" w:rsidR="00BE396E" w:rsidRDefault="00BE396E" w:rsidP="00BE396E">
            <w:pPr>
              <w:pStyle w:val="TableText"/>
              <w:rPr>
                <w:b/>
              </w:rPr>
            </w:pPr>
            <w:r>
              <w:rPr>
                <w:b/>
              </w:rPr>
              <w:t>1294</w:t>
            </w:r>
          </w:p>
        </w:tc>
        <w:tc>
          <w:tcPr>
            <w:tcW w:w="2227" w:type="dxa"/>
            <w:tcMar>
              <w:left w:w="58" w:type="dxa"/>
              <w:right w:w="58" w:type="dxa"/>
            </w:tcMar>
          </w:tcPr>
          <w:p w14:paraId="3161AE2A" w14:textId="77777777" w:rsidR="00BE396E" w:rsidRDefault="00BE396E" w:rsidP="00BE396E">
            <w:pPr>
              <w:pStyle w:val="TableText"/>
              <w:rPr>
                <w:b/>
              </w:rPr>
            </w:pPr>
            <w:r>
              <w:rPr>
                <w:b/>
              </w:rPr>
              <w:t>-</w:t>
            </w:r>
          </w:p>
        </w:tc>
        <w:tc>
          <w:tcPr>
            <w:tcW w:w="2943" w:type="dxa"/>
            <w:tcMar>
              <w:left w:w="58" w:type="dxa"/>
              <w:right w:w="58" w:type="dxa"/>
            </w:tcMar>
          </w:tcPr>
          <w:p w14:paraId="0B63546F" w14:textId="77777777" w:rsidR="00BE396E" w:rsidRDefault="00BE396E" w:rsidP="00BE396E">
            <w:pPr>
              <w:pStyle w:val="TableText"/>
              <w:rPr>
                <w:b/>
              </w:rPr>
            </w:pPr>
            <w:r>
              <w:rPr>
                <w:b/>
              </w:rPr>
              <w:t>-</w:t>
            </w:r>
          </w:p>
        </w:tc>
        <w:tc>
          <w:tcPr>
            <w:tcW w:w="2840" w:type="dxa"/>
            <w:tcMar>
              <w:left w:w="58" w:type="dxa"/>
              <w:right w:w="58" w:type="dxa"/>
            </w:tcMar>
          </w:tcPr>
          <w:p w14:paraId="7CAACB43" w14:textId="401D0C30" w:rsidR="00BE396E" w:rsidRDefault="00BE396E" w:rsidP="00BE396E">
            <w:pPr>
              <w:pStyle w:val="TableText"/>
              <w:rPr>
                <w:b/>
              </w:rPr>
            </w:pPr>
            <w:r>
              <w:rPr>
                <w:b/>
              </w:rPr>
              <w:t xml:space="preserve">N </w:t>
            </w:r>
            <w:r w:rsidR="00463665">
              <w:rPr>
                <w:b/>
              </w:rPr>
              <w:t>Trailer</w:t>
            </w:r>
          </w:p>
        </w:tc>
        <w:tc>
          <w:tcPr>
            <w:tcW w:w="1080" w:type="dxa"/>
            <w:tcMar>
              <w:left w:w="58" w:type="dxa"/>
              <w:right w:w="58" w:type="dxa"/>
            </w:tcMar>
          </w:tcPr>
          <w:p w14:paraId="3F44B83C" w14:textId="77777777" w:rsidR="00BE396E" w:rsidRDefault="00BE396E" w:rsidP="00BE396E">
            <w:pPr>
              <w:pStyle w:val="TableText"/>
              <w:rPr>
                <w:b/>
                <w:caps/>
              </w:rPr>
            </w:pPr>
            <w:r>
              <w:rPr>
                <w:b/>
                <w:caps/>
              </w:rPr>
              <w:t>-</w:t>
            </w:r>
          </w:p>
        </w:tc>
        <w:tc>
          <w:tcPr>
            <w:tcW w:w="2340" w:type="dxa"/>
            <w:tcMar>
              <w:left w:w="58" w:type="dxa"/>
              <w:right w:w="58" w:type="dxa"/>
            </w:tcMar>
          </w:tcPr>
          <w:p w14:paraId="4A5CA90B" w14:textId="77777777" w:rsidR="00BE396E" w:rsidRDefault="00BE396E" w:rsidP="00BE396E">
            <w:pPr>
              <w:pStyle w:val="TableText"/>
              <w:rPr>
                <w:b/>
              </w:rPr>
            </w:pPr>
            <w:r>
              <w:rPr>
                <w:b/>
              </w:rPr>
              <w:t>-</w:t>
            </w:r>
          </w:p>
        </w:tc>
        <w:tc>
          <w:tcPr>
            <w:tcW w:w="858" w:type="dxa"/>
            <w:tcMar>
              <w:left w:w="58" w:type="dxa"/>
              <w:right w:w="58" w:type="dxa"/>
            </w:tcMar>
          </w:tcPr>
          <w:p w14:paraId="5FCDDD44" w14:textId="77777777" w:rsidR="00BE396E" w:rsidRDefault="00BE396E" w:rsidP="00BE396E">
            <w:pPr>
              <w:pStyle w:val="TableText"/>
              <w:rPr>
                <w:b/>
              </w:rPr>
            </w:pPr>
            <w:r>
              <w:rPr>
                <w:b/>
              </w:rPr>
              <w:t>-</w:t>
            </w:r>
          </w:p>
        </w:tc>
        <w:tc>
          <w:tcPr>
            <w:tcW w:w="431" w:type="dxa"/>
          </w:tcPr>
          <w:p w14:paraId="77AE6479" w14:textId="77777777" w:rsidR="00BE396E" w:rsidRDefault="00BE396E" w:rsidP="00BE396E">
            <w:pPr>
              <w:pStyle w:val="TableText"/>
              <w:rPr>
                <w:b/>
              </w:rPr>
            </w:pPr>
            <w:r>
              <w:rPr>
                <w:b/>
              </w:rPr>
              <w:t>-</w:t>
            </w:r>
          </w:p>
        </w:tc>
        <w:tc>
          <w:tcPr>
            <w:tcW w:w="431" w:type="dxa"/>
          </w:tcPr>
          <w:p w14:paraId="78516FF0" w14:textId="77777777" w:rsidR="00BE396E" w:rsidRDefault="00BE396E" w:rsidP="00BE396E">
            <w:pPr>
              <w:pStyle w:val="TableText"/>
              <w:rPr>
                <w:b/>
              </w:rPr>
            </w:pPr>
            <w:r>
              <w:rPr>
                <w:b/>
              </w:rPr>
              <w:t>-</w:t>
            </w:r>
          </w:p>
        </w:tc>
        <w:tc>
          <w:tcPr>
            <w:tcW w:w="432" w:type="dxa"/>
          </w:tcPr>
          <w:p w14:paraId="67403F4C" w14:textId="77777777" w:rsidR="00BE396E" w:rsidRDefault="00BE396E" w:rsidP="00BE396E">
            <w:pPr>
              <w:pStyle w:val="TableText"/>
              <w:rPr>
                <w:b/>
              </w:rPr>
            </w:pPr>
            <w:r>
              <w:rPr>
                <w:b/>
              </w:rPr>
              <w:t>-</w:t>
            </w:r>
          </w:p>
        </w:tc>
      </w:tr>
      <w:tr w:rsidR="00BE396E" w14:paraId="5B7D7350" w14:textId="77777777" w:rsidTr="003214B8">
        <w:trPr>
          <w:cantSplit/>
          <w:jc w:val="center"/>
        </w:trPr>
        <w:tc>
          <w:tcPr>
            <w:tcW w:w="802" w:type="dxa"/>
            <w:tcMar>
              <w:left w:w="58" w:type="dxa"/>
              <w:right w:w="58" w:type="dxa"/>
            </w:tcMar>
          </w:tcPr>
          <w:p w14:paraId="12247172" w14:textId="68B06669" w:rsidR="00BE396E" w:rsidRDefault="00BE396E" w:rsidP="00BE396E">
            <w:pPr>
              <w:pStyle w:val="TableText"/>
            </w:pPr>
            <w:r>
              <w:t>1294</w:t>
            </w:r>
            <w:r w:rsidR="00135F82">
              <w:t xml:space="preserve"> – </w:t>
            </w:r>
            <w:r>
              <w:t>1296</w:t>
            </w:r>
          </w:p>
        </w:tc>
        <w:tc>
          <w:tcPr>
            <w:tcW w:w="2227" w:type="dxa"/>
            <w:tcMar>
              <w:left w:w="58" w:type="dxa"/>
              <w:right w:w="58" w:type="dxa"/>
            </w:tcMar>
          </w:tcPr>
          <w:p w14:paraId="1B20DB70" w14:textId="77777777" w:rsidR="00BE396E" w:rsidRDefault="00BE396E" w:rsidP="00BE396E">
            <w:pPr>
              <w:pStyle w:val="TableText"/>
            </w:pPr>
            <w:r>
              <w:t>MSP TYPE</w:t>
            </w:r>
          </w:p>
        </w:tc>
        <w:tc>
          <w:tcPr>
            <w:tcW w:w="2943" w:type="dxa"/>
            <w:tcMar>
              <w:left w:w="58" w:type="dxa"/>
              <w:right w:w="58" w:type="dxa"/>
            </w:tcMar>
          </w:tcPr>
          <w:p w14:paraId="568F13EE" w14:textId="567235AD" w:rsidR="00BE396E" w:rsidRDefault="00BE396E" w:rsidP="00BE396E">
            <w:pPr>
              <w:pStyle w:val="TableText"/>
            </w:pPr>
            <w:r>
              <w:t>:P:IDR-</w:t>
            </w:r>
            <w:hyperlink r:id="rId424" w:history="1">
              <w:r>
                <w:rPr>
                  <w:rStyle w:val="Hyperlink"/>
                </w:rPr>
                <w:t>N-</w:t>
              </w:r>
              <w:bookmarkStart w:id="435" w:name="_Hlt517151554"/>
              <w:r>
                <w:rPr>
                  <w:rStyle w:val="Hyperlink"/>
                </w:rPr>
                <w:t>M</w:t>
              </w:r>
              <w:bookmarkEnd w:id="435"/>
              <w:r>
                <w:rPr>
                  <w:rStyle w:val="Hyperlink"/>
                </w:rPr>
                <w:t>S</w:t>
              </w:r>
              <w:bookmarkStart w:id="436" w:name="_Hlt514735130"/>
              <w:r>
                <w:rPr>
                  <w:rStyle w:val="Hyperlink"/>
                </w:rPr>
                <w:t>P</w:t>
              </w:r>
              <w:bookmarkStart w:id="437" w:name="_Hlt506786760"/>
              <w:bookmarkEnd w:id="436"/>
              <w:r>
                <w:rPr>
                  <w:rStyle w:val="Hyperlink"/>
                </w:rPr>
                <w:t>-</w:t>
              </w:r>
              <w:bookmarkStart w:id="438" w:name="_Hlt28751821"/>
              <w:bookmarkEnd w:id="437"/>
              <w:r>
                <w:rPr>
                  <w:rStyle w:val="Hyperlink"/>
                </w:rPr>
                <w:t>T</w:t>
              </w:r>
              <w:bookmarkStart w:id="439" w:name="_Hlt30569391"/>
              <w:bookmarkEnd w:id="438"/>
              <w:r>
                <w:rPr>
                  <w:rStyle w:val="Hyperlink"/>
                </w:rPr>
                <w:t>Y</w:t>
              </w:r>
              <w:bookmarkEnd w:id="439"/>
              <w:r>
                <w:rPr>
                  <w:rStyle w:val="Hyperlink"/>
                </w:rPr>
                <w:t>PE-GROUP</w:t>
              </w:r>
            </w:hyperlink>
          </w:p>
        </w:tc>
        <w:tc>
          <w:tcPr>
            <w:tcW w:w="2840" w:type="dxa"/>
            <w:tcMar>
              <w:left w:w="58" w:type="dxa"/>
              <w:right w:w="58" w:type="dxa"/>
            </w:tcMar>
          </w:tcPr>
          <w:p w14:paraId="49FC6CCC" w14:textId="55F4E384" w:rsidR="00BE396E" w:rsidRDefault="00BE396E" w:rsidP="00BE396E">
            <w:pPr>
              <w:pStyle w:val="TableText"/>
            </w:pPr>
            <w:r>
              <w:t>MSP type</w:t>
            </w:r>
          </w:p>
          <w:p w14:paraId="73E6B80E" w14:textId="77777777" w:rsidR="00BE396E" w:rsidRDefault="00BE396E" w:rsidP="00BE396E">
            <w:pPr>
              <w:pStyle w:val="TableText"/>
            </w:pPr>
            <w:r w:rsidRPr="00850D52">
              <w:rPr>
                <w:rFonts w:cs="Arial"/>
                <w:color w:val="000000"/>
              </w:rPr>
              <w:t>This field provides a code which identifies the type of primary insurance coverage applicable to the beneficiary.</w:t>
            </w:r>
          </w:p>
        </w:tc>
        <w:tc>
          <w:tcPr>
            <w:tcW w:w="1080" w:type="dxa"/>
            <w:tcMar>
              <w:left w:w="58" w:type="dxa"/>
              <w:right w:w="58" w:type="dxa"/>
            </w:tcMar>
          </w:tcPr>
          <w:p w14:paraId="752FEB24" w14:textId="77777777" w:rsidR="00BE396E" w:rsidRDefault="00BE396E" w:rsidP="00BE396E">
            <w:pPr>
              <w:pStyle w:val="TableText"/>
              <w:rPr>
                <w:caps/>
              </w:rPr>
            </w:pPr>
            <w:r>
              <w:rPr>
                <w:caps/>
              </w:rPr>
              <w:t>3 c</w:t>
            </w:r>
          </w:p>
        </w:tc>
        <w:tc>
          <w:tcPr>
            <w:tcW w:w="2340" w:type="dxa"/>
            <w:tcMar>
              <w:left w:w="58" w:type="dxa"/>
              <w:right w:w="58" w:type="dxa"/>
            </w:tcMar>
          </w:tcPr>
          <w:p w14:paraId="4A5CC03C" w14:textId="77777777" w:rsidR="00BE396E" w:rsidRPr="00865B7A" w:rsidRDefault="00BE396E" w:rsidP="00BE396E">
            <w:pPr>
              <w:pStyle w:val="TableText"/>
            </w:pPr>
            <w:r w:rsidRPr="0042502A">
              <w:rPr>
                <w:b/>
              </w:rPr>
              <w:t>Valid Values:</w:t>
            </w:r>
          </w:p>
          <w:p w14:paraId="3ACCD98D" w14:textId="77777777" w:rsidR="003A63DC" w:rsidRDefault="003A63DC" w:rsidP="003A63DC">
            <w:pPr>
              <w:pStyle w:val="TableTextBullet"/>
            </w:pPr>
            <w:r>
              <w:t>011 – Conditional Payment</w:t>
            </w:r>
          </w:p>
          <w:p w14:paraId="634796E3" w14:textId="351E077D" w:rsidR="00BE396E" w:rsidRPr="00463D8A" w:rsidRDefault="00BE396E" w:rsidP="00245396">
            <w:pPr>
              <w:pStyle w:val="TableTextBullet"/>
            </w:pPr>
            <w:r w:rsidRPr="00463D8A">
              <w:t xml:space="preserve">012 </w:t>
            </w:r>
            <w:r w:rsidR="009560CE">
              <w:t xml:space="preserve">– </w:t>
            </w:r>
            <w:r w:rsidRPr="00463D8A">
              <w:t>Working aged</w:t>
            </w:r>
          </w:p>
          <w:p w14:paraId="4C745B2E" w14:textId="3ACB92B2" w:rsidR="00BE396E" w:rsidRPr="00463D8A" w:rsidRDefault="00BE396E" w:rsidP="00245396">
            <w:pPr>
              <w:pStyle w:val="TableTextBullet"/>
            </w:pPr>
            <w:r w:rsidRPr="00463D8A">
              <w:t xml:space="preserve">013 </w:t>
            </w:r>
            <w:r w:rsidR="009560CE">
              <w:t xml:space="preserve">– </w:t>
            </w:r>
            <w:r w:rsidRPr="00463D8A">
              <w:t>ESRD</w:t>
            </w:r>
          </w:p>
          <w:p w14:paraId="26DACFF3" w14:textId="3C4C657A" w:rsidR="00BE396E" w:rsidRPr="00463D8A" w:rsidRDefault="00BE396E" w:rsidP="00245396">
            <w:pPr>
              <w:pStyle w:val="TableTextBullet"/>
            </w:pPr>
            <w:r w:rsidRPr="00463D8A">
              <w:t xml:space="preserve">014 </w:t>
            </w:r>
            <w:r w:rsidR="009560CE">
              <w:t xml:space="preserve">– </w:t>
            </w:r>
            <w:r w:rsidRPr="00463D8A">
              <w:t>Auto No</w:t>
            </w:r>
            <w:r w:rsidR="009560CE">
              <w:t xml:space="preserve">– </w:t>
            </w:r>
            <w:r w:rsidRPr="00463D8A">
              <w:t>Fault</w:t>
            </w:r>
          </w:p>
          <w:p w14:paraId="336867C2" w14:textId="2A99647F" w:rsidR="00BE396E" w:rsidRPr="00463D8A" w:rsidRDefault="00BE396E" w:rsidP="00245396">
            <w:pPr>
              <w:pStyle w:val="TableTextBullet"/>
            </w:pPr>
            <w:r w:rsidRPr="00463D8A">
              <w:t xml:space="preserve">015 </w:t>
            </w:r>
            <w:r w:rsidR="009560CE">
              <w:t xml:space="preserve">– </w:t>
            </w:r>
            <w:r w:rsidRPr="00463D8A">
              <w:t>Worker’s Comp</w:t>
            </w:r>
          </w:p>
          <w:p w14:paraId="47614615" w14:textId="7A8B165D" w:rsidR="00BE396E" w:rsidRPr="00463D8A" w:rsidRDefault="00BE396E" w:rsidP="00245396">
            <w:pPr>
              <w:pStyle w:val="TableTextBullet"/>
            </w:pPr>
            <w:r w:rsidRPr="00463D8A">
              <w:t xml:space="preserve">016 </w:t>
            </w:r>
            <w:r w:rsidR="009560CE">
              <w:t xml:space="preserve">– </w:t>
            </w:r>
            <w:r w:rsidRPr="00463D8A">
              <w:t>Federal</w:t>
            </w:r>
          </w:p>
          <w:p w14:paraId="79CA6DD7" w14:textId="456BE346" w:rsidR="00BE396E" w:rsidRPr="00463D8A" w:rsidRDefault="00BE396E" w:rsidP="00245396">
            <w:pPr>
              <w:pStyle w:val="TableTextBullet"/>
            </w:pPr>
            <w:r w:rsidRPr="00463D8A">
              <w:t xml:space="preserve">041 </w:t>
            </w:r>
            <w:r w:rsidR="009560CE">
              <w:t xml:space="preserve">– </w:t>
            </w:r>
            <w:r w:rsidRPr="00463D8A">
              <w:t>Black lung</w:t>
            </w:r>
          </w:p>
          <w:p w14:paraId="65E4C59E" w14:textId="733DF752" w:rsidR="00BE396E" w:rsidRPr="00463D8A" w:rsidRDefault="00BE396E" w:rsidP="00245396">
            <w:pPr>
              <w:pStyle w:val="TableTextBullet"/>
            </w:pPr>
            <w:r w:rsidRPr="00463D8A">
              <w:t xml:space="preserve">042 </w:t>
            </w:r>
            <w:r w:rsidR="009560CE">
              <w:t xml:space="preserve">– </w:t>
            </w:r>
            <w:r w:rsidRPr="00463D8A">
              <w:t xml:space="preserve">Veterans </w:t>
            </w:r>
            <w:r w:rsidR="009560CE">
              <w:t>A</w:t>
            </w:r>
            <w:r w:rsidRPr="00463D8A">
              <w:t>dministration</w:t>
            </w:r>
          </w:p>
          <w:p w14:paraId="147E29A0" w14:textId="3B240B56" w:rsidR="00BE396E" w:rsidRPr="00463D8A" w:rsidRDefault="00BE396E" w:rsidP="00245396">
            <w:pPr>
              <w:pStyle w:val="TableTextBullet"/>
            </w:pPr>
            <w:r w:rsidRPr="00463D8A">
              <w:t xml:space="preserve">043 </w:t>
            </w:r>
            <w:r w:rsidR="009560CE">
              <w:t xml:space="preserve">– </w:t>
            </w:r>
            <w:r w:rsidRPr="00463D8A">
              <w:t>Disabled</w:t>
            </w:r>
          </w:p>
          <w:p w14:paraId="470F8FD4" w14:textId="042B7717" w:rsidR="00BE396E" w:rsidRPr="00463D8A" w:rsidRDefault="00BE396E" w:rsidP="00245396">
            <w:pPr>
              <w:pStyle w:val="TableTextBullet"/>
            </w:pPr>
            <w:r w:rsidRPr="00463D8A">
              <w:t xml:space="preserve">047 </w:t>
            </w:r>
            <w:r w:rsidR="009560CE">
              <w:t xml:space="preserve">– </w:t>
            </w:r>
            <w:r w:rsidRPr="00463D8A">
              <w:t>Liability</w:t>
            </w:r>
          </w:p>
          <w:p w14:paraId="3B0D9467" w14:textId="7DF640DB" w:rsidR="00BE396E" w:rsidRDefault="00BE396E" w:rsidP="00245396">
            <w:pPr>
              <w:pStyle w:val="TableTextBullet"/>
            </w:pPr>
            <w:r w:rsidRPr="00463D8A">
              <w:t xml:space="preserve">Spaces </w:t>
            </w:r>
            <w:r w:rsidR="009560CE">
              <w:t xml:space="preserve">– </w:t>
            </w:r>
            <w:r w:rsidRPr="00463D8A">
              <w:t>None</w:t>
            </w:r>
          </w:p>
        </w:tc>
        <w:tc>
          <w:tcPr>
            <w:tcW w:w="858" w:type="dxa"/>
            <w:tcMar>
              <w:left w:w="58" w:type="dxa"/>
              <w:right w:w="58" w:type="dxa"/>
            </w:tcMar>
          </w:tcPr>
          <w:p w14:paraId="13030BD6" w14:textId="77777777" w:rsidR="00BE396E" w:rsidRDefault="00BE396E" w:rsidP="00BE396E">
            <w:pPr>
              <w:pStyle w:val="TableText"/>
            </w:pPr>
            <w:r>
              <w:t>Zeros</w:t>
            </w:r>
          </w:p>
        </w:tc>
        <w:tc>
          <w:tcPr>
            <w:tcW w:w="431" w:type="dxa"/>
          </w:tcPr>
          <w:p w14:paraId="76E9D11A" w14:textId="77777777" w:rsidR="00BE396E" w:rsidRDefault="00BE396E" w:rsidP="00BE396E">
            <w:pPr>
              <w:pStyle w:val="TableText"/>
            </w:pPr>
            <w:r>
              <w:t>X</w:t>
            </w:r>
          </w:p>
        </w:tc>
        <w:tc>
          <w:tcPr>
            <w:tcW w:w="431" w:type="dxa"/>
          </w:tcPr>
          <w:p w14:paraId="0307D3C7" w14:textId="77777777" w:rsidR="00BE396E" w:rsidRDefault="00BE396E" w:rsidP="00BE396E">
            <w:pPr>
              <w:pStyle w:val="TableText"/>
            </w:pPr>
            <w:r>
              <w:t>X</w:t>
            </w:r>
          </w:p>
        </w:tc>
        <w:tc>
          <w:tcPr>
            <w:tcW w:w="432" w:type="dxa"/>
          </w:tcPr>
          <w:p w14:paraId="5E541A2F" w14:textId="77777777" w:rsidR="00BE396E" w:rsidRDefault="00BE396E" w:rsidP="00BE396E">
            <w:pPr>
              <w:pStyle w:val="TableText"/>
            </w:pPr>
            <w:r>
              <w:t>X</w:t>
            </w:r>
          </w:p>
        </w:tc>
      </w:tr>
      <w:tr w:rsidR="00BE396E" w14:paraId="4B799155" w14:textId="77777777" w:rsidTr="003214B8">
        <w:trPr>
          <w:cantSplit/>
          <w:jc w:val="center"/>
        </w:trPr>
        <w:tc>
          <w:tcPr>
            <w:tcW w:w="802" w:type="dxa"/>
            <w:tcMar>
              <w:left w:w="58" w:type="dxa"/>
              <w:right w:w="58" w:type="dxa"/>
            </w:tcMar>
          </w:tcPr>
          <w:p w14:paraId="76BDA6AA" w14:textId="3D8EA90B" w:rsidR="00BE396E" w:rsidRDefault="00BE396E" w:rsidP="00BE396E">
            <w:pPr>
              <w:pStyle w:val="TableText"/>
            </w:pPr>
            <w:r>
              <w:t>1297</w:t>
            </w:r>
            <w:r w:rsidR="00135F82">
              <w:t xml:space="preserve"> – </w:t>
            </w:r>
            <w:r>
              <w:t>1303</w:t>
            </w:r>
          </w:p>
        </w:tc>
        <w:tc>
          <w:tcPr>
            <w:tcW w:w="2227" w:type="dxa"/>
            <w:tcMar>
              <w:left w:w="58" w:type="dxa"/>
              <w:right w:w="58" w:type="dxa"/>
            </w:tcMar>
          </w:tcPr>
          <w:p w14:paraId="64AFC975" w14:textId="77777777" w:rsidR="00BE396E" w:rsidRDefault="00BE396E" w:rsidP="00BE396E">
            <w:pPr>
              <w:pStyle w:val="TableText"/>
            </w:pPr>
            <w:r>
              <w:t>MSP ALLOWED</w:t>
            </w:r>
          </w:p>
        </w:tc>
        <w:tc>
          <w:tcPr>
            <w:tcW w:w="2943" w:type="dxa"/>
            <w:tcMar>
              <w:left w:w="58" w:type="dxa"/>
              <w:right w:w="58" w:type="dxa"/>
            </w:tcMar>
          </w:tcPr>
          <w:p w14:paraId="46D07787" w14:textId="79C06AD1" w:rsidR="00BE396E" w:rsidRDefault="00BE396E" w:rsidP="00BE396E">
            <w:pPr>
              <w:pStyle w:val="TableText"/>
            </w:pPr>
            <w:r>
              <w:t>:P:IDR-</w:t>
            </w:r>
            <w:hyperlink r:id="rId425" w:history="1">
              <w:r w:rsidRPr="001D0CC0">
                <w:rPr>
                  <w:rStyle w:val="Hyperlink"/>
                  <w:rFonts w:cs="Arial"/>
                </w:rPr>
                <w:t>N-M</w:t>
              </w:r>
              <w:bookmarkStart w:id="440" w:name="_Hlt526825308"/>
              <w:r w:rsidRPr="001D0CC0">
                <w:rPr>
                  <w:rStyle w:val="Hyperlink"/>
                  <w:rFonts w:cs="Arial"/>
                </w:rPr>
                <w:t>S</w:t>
              </w:r>
              <w:bookmarkEnd w:id="440"/>
              <w:r w:rsidRPr="001D0CC0">
                <w:rPr>
                  <w:rStyle w:val="Hyperlink"/>
                  <w:rFonts w:cs="Arial"/>
                </w:rPr>
                <w:t>P</w:t>
              </w:r>
              <w:bookmarkStart w:id="441" w:name="_Hlt506786693"/>
              <w:r w:rsidRPr="001D0CC0">
                <w:rPr>
                  <w:rStyle w:val="Hyperlink"/>
                  <w:rFonts w:cs="Arial"/>
                </w:rPr>
                <w:t>-</w:t>
              </w:r>
              <w:bookmarkEnd w:id="441"/>
              <w:r w:rsidRPr="001D0CC0">
                <w:rPr>
                  <w:rStyle w:val="Hyperlink"/>
                  <w:rFonts w:cs="Arial"/>
                </w:rPr>
                <w:t>A</w:t>
              </w:r>
              <w:bookmarkStart w:id="442" w:name="_Hlt517151600"/>
              <w:r w:rsidRPr="001D0CC0">
                <w:rPr>
                  <w:rStyle w:val="Hyperlink"/>
                  <w:rFonts w:cs="Arial"/>
                </w:rPr>
                <w:t>L</w:t>
              </w:r>
              <w:bookmarkEnd w:id="442"/>
              <w:r w:rsidRPr="001D0CC0">
                <w:rPr>
                  <w:rStyle w:val="Hyperlink"/>
                  <w:rFonts w:cs="Arial"/>
                </w:rPr>
                <w:t>LOWED</w:t>
              </w:r>
            </w:hyperlink>
          </w:p>
        </w:tc>
        <w:tc>
          <w:tcPr>
            <w:tcW w:w="2840" w:type="dxa"/>
            <w:tcMar>
              <w:left w:w="58" w:type="dxa"/>
              <w:right w:w="58" w:type="dxa"/>
            </w:tcMar>
          </w:tcPr>
          <w:p w14:paraId="468650B5" w14:textId="77777777" w:rsidR="00BE396E" w:rsidRDefault="00BE396E" w:rsidP="00BE396E">
            <w:pPr>
              <w:pStyle w:val="TableText"/>
            </w:pPr>
            <w:r>
              <w:t>Other payer allowable amount</w:t>
            </w:r>
          </w:p>
          <w:p w14:paraId="29D3015A" w14:textId="641BB6EA" w:rsidR="00BE396E" w:rsidRDefault="00BE396E" w:rsidP="009560CE">
            <w:pPr>
              <w:pStyle w:val="TableText"/>
            </w:pPr>
            <w:r w:rsidRPr="00850D52">
              <w:rPr>
                <w:rFonts w:cs="Arial"/>
                <w:color w:val="000000"/>
              </w:rPr>
              <w:t>This field identifies the total amount approved/allowed by the other insurance coverage. This amount is carried forward from the original data entry on the processing screen.</w:t>
            </w:r>
          </w:p>
        </w:tc>
        <w:tc>
          <w:tcPr>
            <w:tcW w:w="1080" w:type="dxa"/>
            <w:tcMar>
              <w:left w:w="58" w:type="dxa"/>
              <w:right w:w="58" w:type="dxa"/>
            </w:tcMar>
          </w:tcPr>
          <w:p w14:paraId="1EE7AC1E" w14:textId="77777777" w:rsidR="00BE396E" w:rsidRDefault="00BE396E" w:rsidP="00BE396E">
            <w:pPr>
              <w:pStyle w:val="TableText"/>
              <w:rPr>
                <w:caps/>
              </w:rPr>
            </w:pPr>
            <w:r>
              <w:rPr>
                <w:caps/>
              </w:rPr>
              <w:t>7 n (99999V99)</w:t>
            </w:r>
          </w:p>
        </w:tc>
        <w:tc>
          <w:tcPr>
            <w:tcW w:w="2340" w:type="dxa"/>
            <w:tcMar>
              <w:left w:w="58" w:type="dxa"/>
              <w:right w:w="58" w:type="dxa"/>
            </w:tcMar>
          </w:tcPr>
          <w:p w14:paraId="38C2CD3F" w14:textId="77777777" w:rsidR="00BE396E" w:rsidRDefault="00BE396E" w:rsidP="00BE396E">
            <w:pPr>
              <w:pStyle w:val="TableText"/>
            </w:pPr>
            <w:r>
              <w:t>-</w:t>
            </w:r>
          </w:p>
        </w:tc>
        <w:tc>
          <w:tcPr>
            <w:tcW w:w="858" w:type="dxa"/>
            <w:tcMar>
              <w:left w:w="58" w:type="dxa"/>
              <w:right w:w="58" w:type="dxa"/>
            </w:tcMar>
          </w:tcPr>
          <w:p w14:paraId="2448B544" w14:textId="77777777" w:rsidR="00BE396E" w:rsidRDefault="00BE396E" w:rsidP="00BE396E">
            <w:pPr>
              <w:pStyle w:val="TableText"/>
            </w:pPr>
            <w:r>
              <w:t>Zeros</w:t>
            </w:r>
          </w:p>
        </w:tc>
        <w:tc>
          <w:tcPr>
            <w:tcW w:w="431" w:type="dxa"/>
          </w:tcPr>
          <w:p w14:paraId="145EC134" w14:textId="77777777" w:rsidR="00BE396E" w:rsidRDefault="00BE396E" w:rsidP="00BE396E">
            <w:pPr>
              <w:pStyle w:val="TableText"/>
            </w:pPr>
            <w:r>
              <w:t>X</w:t>
            </w:r>
          </w:p>
        </w:tc>
        <w:tc>
          <w:tcPr>
            <w:tcW w:w="431" w:type="dxa"/>
          </w:tcPr>
          <w:p w14:paraId="1226B705" w14:textId="77777777" w:rsidR="00BE396E" w:rsidRDefault="00BE396E" w:rsidP="00BE396E">
            <w:pPr>
              <w:pStyle w:val="TableText"/>
            </w:pPr>
            <w:r>
              <w:t>X</w:t>
            </w:r>
          </w:p>
        </w:tc>
        <w:tc>
          <w:tcPr>
            <w:tcW w:w="432" w:type="dxa"/>
          </w:tcPr>
          <w:p w14:paraId="7247E719" w14:textId="77777777" w:rsidR="00BE396E" w:rsidRDefault="00BE396E" w:rsidP="00BE396E">
            <w:pPr>
              <w:pStyle w:val="TableText"/>
            </w:pPr>
            <w:r>
              <w:t>X</w:t>
            </w:r>
          </w:p>
        </w:tc>
      </w:tr>
      <w:tr w:rsidR="00BE396E" w14:paraId="017CC69D" w14:textId="77777777" w:rsidTr="003214B8">
        <w:trPr>
          <w:cantSplit/>
          <w:jc w:val="center"/>
        </w:trPr>
        <w:tc>
          <w:tcPr>
            <w:tcW w:w="802" w:type="dxa"/>
            <w:tcMar>
              <w:left w:w="58" w:type="dxa"/>
              <w:right w:w="58" w:type="dxa"/>
            </w:tcMar>
          </w:tcPr>
          <w:p w14:paraId="11C94F69" w14:textId="53BF86AC" w:rsidR="00BE396E" w:rsidRDefault="00BE396E" w:rsidP="00BE396E">
            <w:pPr>
              <w:pStyle w:val="TableText"/>
            </w:pPr>
            <w:r>
              <w:t>1304</w:t>
            </w:r>
            <w:r w:rsidR="00135F82">
              <w:t xml:space="preserve"> – </w:t>
            </w:r>
            <w:r>
              <w:t>1310</w:t>
            </w:r>
          </w:p>
        </w:tc>
        <w:tc>
          <w:tcPr>
            <w:tcW w:w="2227" w:type="dxa"/>
            <w:tcMar>
              <w:left w:w="58" w:type="dxa"/>
              <w:right w:w="58" w:type="dxa"/>
            </w:tcMar>
          </w:tcPr>
          <w:p w14:paraId="72F82757" w14:textId="77777777" w:rsidR="00BE396E" w:rsidRDefault="00BE396E" w:rsidP="00BE396E">
            <w:pPr>
              <w:pStyle w:val="TableText"/>
            </w:pPr>
            <w:r>
              <w:t>MSP PAID AMOUNT</w:t>
            </w:r>
          </w:p>
        </w:tc>
        <w:tc>
          <w:tcPr>
            <w:tcW w:w="2943" w:type="dxa"/>
            <w:tcMar>
              <w:left w:w="58" w:type="dxa"/>
              <w:right w:w="58" w:type="dxa"/>
            </w:tcMar>
          </w:tcPr>
          <w:p w14:paraId="350A1749" w14:textId="4890600C" w:rsidR="00BE396E" w:rsidRDefault="00BE396E" w:rsidP="00BE396E">
            <w:pPr>
              <w:pStyle w:val="TableText"/>
            </w:pPr>
            <w:r>
              <w:t>:P:IDR-</w:t>
            </w:r>
            <w:hyperlink r:id="rId426" w:history="1">
              <w:r>
                <w:rPr>
                  <w:rStyle w:val="Hyperlink"/>
                </w:rPr>
                <w:t>N</w:t>
              </w:r>
              <w:bookmarkStart w:id="443" w:name="_Hlt526825463"/>
              <w:r>
                <w:rPr>
                  <w:rStyle w:val="Hyperlink"/>
                </w:rPr>
                <w:t>-</w:t>
              </w:r>
              <w:bookmarkStart w:id="444" w:name="_Hlt514735291"/>
              <w:bookmarkEnd w:id="443"/>
              <w:r>
                <w:rPr>
                  <w:rStyle w:val="Hyperlink"/>
                </w:rPr>
                <w:t>M</w:t>
              </w:r>
              <w:bookmarkStart w:id="445" w:name="_Hlt28751878"/>
              <w:bookmarkEnd w:id="444"/>
              <w:r>
                <w:rPr>
                  <w:rStyle w:val="Hyperlink"/>
                </w:rPr>
                <w:t>S</w:t>
              </w:r>
              <w:bookmarkStart w:id="446" w:name="_Hlt11749448"/>
              <w:bookmarkEnd w:id="445"/>
              <w:r>
                <w:rPr>
                  <w:rStyle w:val="Hyperlink"/>
                </w:rPr>
                <w:t>P</w:t>
              </w:r>
              <w:bookmarkEnd w:id="446"/>
              <w:r>
                <w:rPr>
                  <w:rStyle w:val="Hyperlink"/>
                </w:rPr>
                <w:t>-</w:t>
              </w:r>
              <w:bookmarkStart w:id="447" w:name="_Hlt517151603"/>
              <w:r>
                <w:rPr>
                  <w:rStyle w:val="Hyperlink"/>
                </w:rPr>
                <w:t>P</w:t>
              </w:r>
              <w:bookmarkStart w:id="448" w:name="_Hlt506786671"/>
              <w:bookmarkEnd w:id="447"/>
              <w:r>
                <w:rPr>
                  <w:rStyle w:val="Hyperlink"/>
                </w:rPr>
                <w:t>A</w:t>
              </w:r>
              <w:bookmarkEnd w:id="448"/>
              <w:r>
                <w:rPr>
                  <w:rStyle w:val="Hyperlink"/>
                </w:rPr>
                <w:t>ID</w:t>
              </w:r>
            </w:hyperlink>
          </w:p>
        </w:tc>
        <w:tc>
          <w:tcPr>
            <w:tcW w:w="2840" w:type="dxa"/>
            <w:tcMar>
              <w:left w:w="58" w:type="dxa"/>
              <w:right w:w="58" w:type="dxa"/>
            </w:tcMar>
          </w:tcPr>
          <w:p w14:paraId="5F2C2DE6" w14:textId="77777777" w:rsidR="00BE396E" w:rsidRDefault="00BE396E" w:rsidP="00BE396E">
            <w:pPr>
              <w:pStyle w:val="TableText"/>
            </w:pPr>
            <w:r>
              <w:t>Other payer payable amount</w:t>
            </w:r>
          </w:p>
          <w:p w14:paraId="3CE9BD5A" w14:textId="3BE72643" w:rsidR="00BE396E" w:rsidRDefault="00BE396E" w:rsidP="009560CE">
            <w:pPr>
              <w:pStyle w:val="TableText"/>
            </w:pPr>
            <w:r w:rsidRPr="00850D52">
              <w:rPr>
                <w:rFonts w:cs="Arial"/>
                <w:color w:val="000000"/>
              </w:rPr>
              <w:t>This field identifies the total amount actually paid by the other insurance coverage. This amount is carried forward from the original data entry on the processing screen.</w:t>
            </w:r>
          </w:p>
        </w:tc>
        <w:tc>
          <w:tcPr>
            <w:tcW w:w="1080" w:type="dxa"/>
            <w:tcMar>
              <w:left w:w="58" w:type="dxa"/>
              <w:right w:w="58" w:type="dxa"/>
            </w:tcMar>
          </w:tcPr>
          <w:p w14:paraId="6E11F5A4" w14:textId="77777777" w:rsidR="00BE396E" w:rsidRDefault="00BE396E" w:rsidP="00BE396E">
            <w:pPr>
              <w:pStyle w:val="TableText"/>
              <w:rPr>
                <w:caps/>
              </w:rPr>
            </w:pPr>
            <w:r>
              <w:rPr>
                <w:caps/>
              </w:rPr>
              <w:t>7 n</w:t>
            </w:r>
          </w:p>
          <w:p w14:paraId="42098D83" w14:textId="77777777" w:rsidR="00BE396E" w:rsidRDefault="00BE396E" w:rsidP="00BE396E">
            <w:pPr>
              <w:pStyle w:val="TableText"/>
              <w:rPr>
                <w:caps/>
              </w:rPr>
            </w:pPr>
            <w:r>
              <w:rPr>
                <w:caps/>
              </w:rPr>
              <w:t>(99999V99)</w:t>
            </w:r>
          </w:p>
        </w:tc>
        <w:tc>
          <w:tcPr>
            <w:tcW w:w="2340" w:type="dxa"/>
            <w:tcMar>
              <w:left w:w="58" w:type="dxa"/>
              <w:right w:w="58" w:type="dxa"/>
            </w:tcMar>
          </w:tcPr>
          <w:p w14:paraId="0386BB07" w14:textId="77777777" w:rsidR="00BE396E" w:rsidRDefault="00BE396E" w:rsidP="00BE396E">
            <w:pPr>
              <w:pStyle w:val="TableText"/>
            </w:pPr>
            <w:r>
              <w:t>-</w:t>
            </w:r>
          </w:p>
        </w:tc>
        <w:tc>
          <w:tcPr>
            <w:tcW w:w="858" w:type="dxa"/>
            <w:tcMar>
              <w:left w:w="58" w:type="dxa"/>
              <w:right w:w="58" w:type="dxa"/>
            </w:tcMar>
          </w:tcPr>
          <w:p w14:paraId="62C1A640" w14:textId="77777777" w:rsidR="00BE396E" w:rsidRDefault="00BE396E" w:rsidP="00BE396E">
            <w:pPr>
              <w:pStyle w:val="TableText"/>
            </w:pPr>
            <w:r>
              <w:t>Zeros</w:t>
            </w:r>
          </w:p>
        </w:tc>
        <w:tc>
          <w:tcPr>
            <w:tcW w:w="431" w:type="dxa"/>
          </w:tcPr>
          <w:p w14:paraId="3A13D39F" w14:textId="77777777" w:rsidR="00BE396E" w:rsidRDefault="00BE396E" w:rsidP="00BE396E">
            <w:pPr>
              <w:pStyle w:val="TableText"/>
            </w:pPr>
            <w:r>
              <w:t>X</w:t>
            </w:r>
          </w:p>
        </w:tc>
        <w:tc>
          <w:tcPr>
            <w:tcW w:w="431" w:type="dxa"/>
          </w:tcPr>
          <w:p w14:paraId="25AA4398" w14:textId="77777777" w:rsidR="00BE396E" w:rsidRDefault="00BE396E" w:rsidP="00BE396E">
            <w:pPr>
              <w:pStyle w:val="TableText"/>
            </w:pPr>
            <w:r>
              <w:t>X</w:t>
            </w:r>
          </w:p>
        </w:tc>
        <w:tc>
          <w:tcPr>
            <w:tcW w:w="432" w:type="dxa"/>
          </w:tcPr>
          <w:p w14:paraId="0FEFE6FA" w14:textId="77777777" w:rsidR="00BE396E" w:rsidRDefault="00BE396E" w:rsidP="00BE396E">
            <w:pPr>
              <w:pStyle w:val="TableText"/>
            </w:pPr>
            <w:r>
              <w:t>X</w:t>
            </w:r>
          </w:p>
        </w:tc>
      </w:tr>
      <w:tr w:rsidR="00BE396E" w14:paraId="0BC8BF79" w14:textId="77777777" w:rsidTr="003214B8">
        <w:trPr>
          <w:cantSplit/>
          <w:jc w:val="center"/>
        </w:trPr>
        <w:tc>
          <w:tcPr>
            <w:tcW w:w="802" w:type="dxa"/>
            <w:tcMar>
              <w:left w:w="58" w:type="dxa"/>
              <w:right w:w="58" w:type="dxa"/>
            </w:tcMar>
          </w:tcPr>
          <w:p w14:paraId="2ADC1495" w14:textId="77777777" w:rsidR="00BE396E" w:rsidRDefault="00BE396E" w:rsidP="00BE396E">
            <w:pPr>
              <w:pStyle w:val="TableText"/>
            </w:pPr>
            <w:r>
              <w:t>1311</w:t>
            </w:r>
          </w:p>
        </w:tc>
        <w:tc>
          <w:tcPr>
            <w:tcW w:w="2227" w:type="dxa"/>
            <w:tcMar>
              <w:left w:w="58" w:type="dxa"/>
              <w:right w:w="58" w:type="dxa"/>
            </w:tcMar>
          </w:tcPr>
          <w:p w14:paraId="580E5DAA" w14:textId="77777777" w:rsidR="00BE396E" w:rsidRDefault="00BE396E" w:rsidP="00BE396E">
            <w:pPr>
              <w:pStyle w:val="TableText"/>
            </w:pPr>
            <w:r>
              <w:t>MSP PAYMENT LEVEL</w:t>
            </w:r>
          </w:p>
        </w:tc>
        <w:tc>
          <w:tcPr>
            <w:tcW w:w="2943" w:type="dxa"/>
            <w:tcMar>
              <w:left w:w="58" w:type="dxa"/>
              <w:right w:w="58" w:type="dxa"/>
            </w:tcMar>
          </w:tcPr>
          <w:p w14:paraId="3A2C1751" w14:textId="4E5FAC04" w:rsidR="00BE396E" w:rsidRDefault="00BE396E" w:rsidP="00BE396E">
            <w:pPr>
              <w:pStyle w:val="TableText"/>
            </w:pPr>
            <w:r>
              <w:t>:P:IDR-</w:t>
            </w:r>
            <w:hyperlink r:id="rId427" w:history="1">
              <w:r>
                <w:rPr>
                  <w:rStyle w:val="Hyperlink"/>
                </w:rPr>
                <w:t>N-</w:t>
              </w:r>
              <w:bookmarkStart w:id="449" w:name="_Hlt506802976"/>
              <w:r>
                <w:rPr>
                  <w:rStyle w:val="Hyperlink"/>
                </w:rPr>
                <w:t>M</w:t>
              </w:r>
              <w:bookmarkEnd w:id="449"/>
              <w:r>
                <w:rPr>
                  <w:rStyle w:val="Hyperlink"/>
                </w:rPr>
                <w:t>S</w:t>
              </w:r>
              <w:bookmarkStart w:id="450" w:name="_Hlt517151608"/>
              <w:r>
                <w:rPr>
                  <w:rStyle w:val="Hyperlink"/>
                </w:rPr>
                <w:t>P</w:t>
              </w:r>
              <w:bookmarkEnd w:id="450"/>
              <w:r>
                <w:rPr>
                  <w:rStyle w:val="Hyperlink"/>
                </w:rPr>
                <w:t>-</w:t>
              </w:r>
              <w:bookmarkStart w:id="451" w:name="_Hlt11749468"/>
              <w:r>
                <w:rPr>
                  <w:rStyle w:val="Hyperlink"/>
                </w:rPr>
                <w:t>P</w:t>
              </w:r>
              <w:bookmarkEnd w:id="451"/>
              <w:r>
                <w:rPr>
                  <w:rStyle w:val="Hyperlink"/>
                </w:rPr>
                <w:t>A</w:t>
              </w:r>
              <w:bookmarkStart w:id="452" w:name="_Hlt506786649"/>
              <w:r>
                <w:rPr>
                  <w:rStyle w:val="Hyperlink"/>
                </w:rPr>
                <w:t>Y</w:t>
              </w:r>
              <w:bookmarkEnd w:id="452"/>
              <w:r>
                <w:rPr>
                  <w:rStyle w:val="Hyperlink"/>
                </w:rPr>
                <w:t>-LVL</w:t>
              </w:r>
            </w:hyperlink>
          </w:p>
        </w:tc>
        <w:tc>
          <w:tcPr>
            <w:tcW w:w="2840" w:type="dxa"/>
            <w:tcMar>
              <w:left w:w="58" w:type="dxa"/>
              <w:right w:w="58" w:type="dxa"/>
            </w:tcMar>
          </w:tcPr>
          <w:p w14:paraId="48874469" w14:textId="77777777" w:rsidR="00BE396E" w:rsidRDefault="00BE396E" w:rsidP="00BE396E">
            <w:pPr>
              <w:pStyle w:val="TableText"/>
            </w:pPr>
            <w:r>
              <w:t>MSP Payment Level</w:t>
            </w:r>
          </w:p>
          <w:p w14:paraId="08583CA6" w14:textId="77777777" w:rsidR="00BE396E" w:rsidRDefault="00BE396E" w:rsidP="00BE396E">
            <w:pPr>
              <w:pStyle w:val="TableText"/>
            </w:pPr>
            <w:r w:rsidRPr="00A139CD">
              <w:rPr>
                <w:rFonts w:cs="Arial"/>
                <w:color w:val="000000"/>
              </w:rPr>
              <w:t>This field is obsolete and is no longer used</w:t>
            </w:r>
            <w:r>
              <w:rPr>
                <w:rFonts w:cs="Arial"/>
                <w:color w:val="000000"/>
              </w:rPr>
              <w:t>.</w:t>
            </w:r>
          </w:p>
        </w:tc>
        <w:tc>
          <w:tcPr>
            <w:tcW w:w="1080" w:type="dxa"/>
            <w:tcMar>
              <w:left w:w="58" w:type="dxa"/>
              <w:right w:w="58" w:type="dxa"/>
            </w:tcMar>
          </w:tcPr>
          <w:p w14:paraId="3C1B713D" w14:textId="77777777" w:rsidR="00BE396E" w:rsidRDefault="00BE396E" w:rsidP="00BE396E">
            <w:pPr>
              <w:pStyle w:val="TableText"/>
              <w:rPr>
                <w:caps/>
              </w:rPr>
            </w:pPr>
            <w:r>
              <w:rPr>
                <w:caps/>
              </w:rPr>
              <w:t>1 c</w:t>
            </w:r>
          </w:p>
        </w:tc>
        <w:tc>
          <w:tcPr>
            <w:tcW w:w="2340" w:type="dxa"/>
            <w:tcMar>
              <w:left w:w="58" w:type="dxa"/>
              <w:right w:w="58" w:type="dxa"/>
            </w:tcMar>
          </w:tcPr>
          <w:p w14:paraId="03D40F33" w14:textId="77777777" w:rsidR="00BE396E" w:rsidRPr="00865B7A" w:rsidRDefault="00BE396E" w:rsidP="00BE396E">
            <w:pPr>
              <w:pStyle w:val="TableText"/>
            </w:pPr>
            <w:r w:rsidRPr="0042502A">
              <w:rPr>
                <w:b/>
              </w:rPr>
              <w:t>Valid Values:</w:t>
            </w:r>
          </w:p>
          <w:p w14:paraId="7957C96D" w14:textId="07B87FBF" w:rsidR="00BE396E" w:rsidRPr="00463D8A" w:rsidRDefault="00BE396E" w:rsidP="00245396">
            <w:pPr>
              <w:pStyle w:val="TableTextBullet"/>
            </w:pPr>
            <w:r w:rsidRPr="00463D8A">
              <w:t xml:space="preserve">H </w:t>
            </w:r>
            <w:r w:rsidR="009560CE">
              <w:t xml:space="preserve">– </w:t>
            </w:r>
            <w:r w:rsidRPr="00463D8A">
              <w:t>MSP Payment Calculated at claim header</w:t>
            </w:r>
          </w:p>
          <w:p w14:paraId="37D759C0" w14:textId="1F608EF7" w:rsidR="00BE396E" w:rsidRDefault="00BE396E" w:rsidP="00245396">
            <w:pPr>
              <w:pStyle w:val="TableTextBullet"/>
            </w:pPr>
            <w:r w:rsidRPr="00463D8A">
              <w:t xml:space="preserve">Blank </w:t>
            </w:r>
            <w:r w:rsidR="009560CE">
              <w:t xml:space="preserve">– </w:t>
            </w:r>
            <w:r w:rsidRPr="00463D8A">
              <w:t>MSP Payment not Calculated at claim header</w:t>
            </w:r>
          </w:p>
        </w:tc>
        <w:tc>
          <w:tcPr>
            <w:tcW w:w="858" w:type="dxa"/>
            <w:tcMar>
              <w:left w:w="58" w:type="dxa"/>
              <w:right w:w="58" w:type="dxa"/>
            </w:tcMar>
          </w:tcPr>
          <w:p w14:paraId="5B9AFE07" w14:textId="77777777" w:rsidR="00BE396E" w:rsidRDefault="00BE396E" w:rsidP="00BE396E">
            <w:pPr>
              <w:pStyle w:val="TableText"/>
            </w:pPr>
            <w:r>
              <w:t>Spaces</w:t>
            </w:r>
          </w:p>
        </w:tc>
        <w:tc>
          <w:tcPr>
            <w:tcW w:w="431" w:type="dxa"/>
          </w:tcPr>
          <w:p w14:paraId="6410463B" w14:textId="77777777" w:rsidR="00BE396E" w:rsidRDefault="00BE396E" w:rsidP="00BE396E">
            <w:pPr>
              <w:pStyle w:val="TableText"/>
            </w:pPr>
            <w:r>
              <w:t>-</w:t>
            </w:r>
          </w:p>
        </w:tc>
        <w:tc>
          <w:tcPr>
            <w:tcW w:w="431" w:type="dxa"/>
          </w:tcPr>
          <w:p w14:paraId="5F6330A8" w14:textId="77777777" w:rsidR="00BE396E" w:rsidRDefault="00BE396E" w:rsidP="00BE396E">
            <w:pPr>
              <w:pStyle w:val="TableText"/>
            </w:pPr>
            <w:r>
              <w:t>-</w:t>
            </w:r>
          </w:p>
        </w:tc>
        <w:tc>
          <w:tcPr>
            <w:tcW w:w="432" w:type="dxa"/>
          </w:tcPr>
          <w:p w14:paraId="7B4E7418" w14:textId="77777777" w:rsidR="00BE396E" w:rsidRDefault="00BE396E" w:rsidP="00BE396E">
            <w:pPr>
              <w:pStyle w:val="TableText"/>
            </w:pPr>
            <w:r>
              <w:t>-</w:t>
            </w:r>
          </w:p>
        </w:tc>
      </w:tr>
      <w:tr w:rsidR="00BE396E" w14:paraId="27C3A212" w14:textId="77777777" w:rsidTr="003214B8">
        <w:trPr>
          <w:cantSplit/>
          <w:jc w:val="center"/>
        </w:trPr>
        <w:tc>
          <w:tcPr>
            <w:tcW w:w="802" w:type="dxa"/>
            <w:tcMar>
              <w:left w:w="58" w:type="dxa"/>
              <w:right w:w="58" w:type="dxa"/>
            </w:tcMar>
          </w:tcPr>
          <w:p w14:paraId="2F663716" w14:textId="77777777" w:rsidR="00BE396E" w:rsidRDefault="00BE396E" w:rsidP="00BE396E">
            <w:pPr>
              <w:pStyle w:val="TableText"/>
              <w:rPr>
                <w:b/>
              </w:rPr>
            </w:pPr>
            <w:r>
              <w:rPr>
                <w:b/>
              </w:rPr>
              <w:t>1312</w:t>
            </w:r>
          </w:p>
        </w:tc>
        <w:tc>
          <w:tcPr>
            <w:tcW w:w="2227" w:type="dxa"/>
            <w:tcMar>
              <w:left w:w="58" w:type="dxa"/>
              <w:right w:w="58" w:type="dxa"/>
            </w:tcMar>
          </w:tcPr>
          <w:p w14:paraId="7F5C0E52" w14:textId="77777777" w:rsidR="00BE396E" w:rsidRDefault="00BE396E" w:rsidP="00BE396E">
            <w:pPr>
              <w:pStyle w:val="TableText"/>
              <w:rPr>
                <w:b/>
              </w:rPr>
            </w:pPr>
            <w:r>
              <w:rPr>
                <w:b/>
              </w:rPr>
              <w:t>-</w:t>
            </w:r>
          </w:p>
        </w:tc>
        <w:tc>
          <w:tcPr>
            <w:tcW w:w="2943" w:type="dxa"/>
            <w:tcMar>
              <w:left w:w="58" w:type="dxa"/>
              <w:right w:w="58" w:type="dxa"/>
            </w:tcMar>
          </w:tcPr>
          <w:p w14:paraId="099E5CFF" w14:textId="77777777" w:rsidR="00BE396E" w:rsidRDefault="00BE396E" w:rsidP="00BE396E">
            <w:pPr>
              <w:pStyle w:val="TableText"/>
              <w:rPr>
                <w:b/>
              </w:rPr>
            </w:pPr>
            <w:r>
              <w:rPr>
                <w:b/>
              </w:rPr>
              <w:t>-</w:t>
            </w:r>
          </w:p>
        </w:tc>
        <w:tc>
          <w:tcPr>
            <w:tcW w:w="2840" w:type="dxa"/>
            <w:tcMar>
              <w:left w:w="58" w:type="dxa"/>
              <w:right w:w="58" w:type="dxa"/>
            </w:tcMar>
          </w:tcPr>
          <w:p w14:paraId="1B626A32" w14:textId="1CF961B6" w:rsidR="00BE396E" w:rsidRDefault="00BE396E" w:rsidP="00BE396E">
            <w:pPr>
              <w:pStyle w:val="TableText"/>
              <w:rPr>
                <w:b/>
              </w:rPr>
            </w:pPr>
            <w:r>
              <w:rPr>
                <w:b/>
              </w:rPr>
              <w:t xml:space="preserve">P </w:t>
            </w:r>
            <w:r w:rsidR="00463665">
              <w:rPr>
                <w:b/>
              </w:rPr>
              <w:t>Trailer</w:t>
            </w:r>
          </w:p>
        </w:tc>
        <w:tc>
          <w:tcPr>
            <w:tcW w:w="1080" w:type="dxa"/>
            <w:tcMar>
              <w:left w:w="58" w:type="dxa"/>
              <w:right w:w="58" w:type="dxa"/>
            </w:tcMar>
          </w:tcPr>
          <w:p w14:paraId="2990C58D" w14:textId="77777777" w:rsidR="00BE396E" w:rsidRDefault="00BE396E" w:rsidP="00BE396E">
            <w:pPr>
              <w:pStyle w:val="TableText"/>
              <w:rPr>
                <w:b/>
                <w:caps/>
              </w:rPr>
            </w:pPr>
            <w:r>
              <w:rPr>
                <w:b/>
                <w:caps/>
              </w:rPr>
              <w:t>-</w:t>
            </w:r>
          </w:p>
        </w:tc>
        <w:tc>
          <w:tcPr>
            <w:tcW w:w="2340" w:type="dxa"/>
            <w:tcMar>
              <w:left w:w="58" w:type="dxa"/>
              <w:right w:w="58" w:type="dxa"/>
            </w:tcMar>
          </w:tcPr>
          <w:p w14:paraId="31F76D58" w14:textId="77777777" w:rsidR="00BE396E" w:rsidRDefault="00BE396E" w:rsidP="00BE396E">
            <w:pPr>
              <w:pStyle w:val="TableText"/>
              <w:rPr>
                <w:b/>
              </w:rPr>
            </w:pPr>
            <w:r>
              <w:rPr>
                <w:b/>
              </w:rPr>
              <w:t>-</w:t>
            </w:r>
          </w:p>
        </w:tc>
        <w:tc>
          <w:tcPr>
            <w:tcW w:w="858" w:type="dxa"/>
            <w:tcMar>
              <w:left w:w="58" w:type="dxa"/>
              <w:right w:w="58" w:type="dxa"/>
            </w:tcMar>
          </w:tcPr>
          <w:p w14:paraId="7C2A8881" w14:textId="77777777" w:rsidR="00BE396E" w:rsidRDefault="00BE396E" w:rsidP="00BE396E">
            <w:pPr>
              <w:pStyle w:val="TableText"/>
              <w:rPr>
                <w:b/>
              </w:rPr>
            </w:pPr>
            <w:r>
              <w:rPr>
                <w:b/>
              </w:rPr>
              <w:t>-</w:t>
            </w:r>
          </w:p>
        </w:tc>
        <w:tc>
          <w:tcPr>
            <w:tcW w:w="431" w:type="dxa"/>
          </w:tcPr>
          <w:p w14:paraId="06C3BE45" w14:textId="77777777" w:rsidR="00BE396E" w:rsidRDefault="00BE396E" w:rsidP="00BE396E">
            <w:pPr>
              <w:pStyle w:val="TableText"/>
              <w:rPr>
                <w:b/>
              </w:rPr>
            </w:pPr>
            <w:r>
              <w:rPr>
                <w:b/>
              </w:rPr>
              <w:t>-</w:t>
            </w:r>
          </w:p>
        </w:tc>
        <w:tc>
          <w:tcPr>
            <w:tcW w:w="431" w:type="dxa"/>
          </w:tcPr>
          <w:p w14:paraId="1E6704DB" w14:textId="77777777" w:rsidR="00BE396E" w:rsidRDefault="00BE396E" w:rsidP="00BE396E">
            <w:pPr>
              <w:pStyle w:val="TableText"/>
              <w:rPr>
                <w:b/>
              </w:rPr>
            </w:pPr>
            <w:r>
              <w:rPr>
                <w:b/>
              </w:rPr>
              <w:t>-</w:t>
            </w:r>
          </w:p>
        </w:tc>
        <w:tc>
          <w:tcPr>
            <w:tcW w:w="432" w:type="dxa"/>
          </w:tcPr>
          <w:p w14:paraId="71320A57" w14:textId="77777777" w:rsidR="00BE396E" w:rsidRDefault="00BE396E" w:rsidP="00BE396E">
            <w:pPr>
              <w:pStyle w:val="TableText"/>
              <w:rPr>
                <w:b/>
              </w:rPr>
            </w:pPr>
            <w:r>
              <w:rPr>
                <w:b/>
              </w:rPr>
              <w:t>-</w:t>
            </w:r>
          </w:p>
        </w:tc>
      </w:tr>
      <w:tr w:rsidR="00BE396E" w14:paraId="6556EE32" w14:textId="77777777" w:rsidTr="003214B8">
        <w:trPr>
          <w:cantSplit/>
          <w:jc w:val="center"/>
        </w:trPr>
        <w:tc>
          <w:tcPr>
            <w:tcW w:w="802" w:type="dxa"/>
            <w:tcMar>
              <w:left w:w="58" w:type="dxa"/>
              <w:right w:w="58" w:type="dxa"/>
            </w:tcMar>
          </w:tcPr>
          <w:p w14:paraId="172D46C3" w14:textId="77777777" w:rsidR="00BE396E" w:rsidRDefault="00BE396E" w:rsidP="00BE396E">
            <w:pPr>
              <w:pStyle w:val="TableText"/>
            </w:pPr>
            <w:r>
              <w:t>1312</w:t>
            </w:r>
          </w:p>
        </w:tc>
        <w:tc>
          <w:tcPr>
            <w:tcW w:w="2227" w:type="dxa"/>
            <w:tcMar>
              <w:left w:w="58" w:type="dxa"/>
              <w:right w:w="58" w:type="dxa"/>
            </w:tcMar>
          </w:tcPr>
          <w:p w14:paraId="3F005F7C" w14:textId="77777777" w:rsidR="00BE396E" w:rsidRDefault="00BE396E" w:rsidP="00BE396E">
            <w:pPr>
              <w:pStyle w:val="TableText"/>
            </w:pPr>
            <w:r>
              <w:t>REP PAYEE TYPE</w:t>
            </w:r>
          </w:p>
        </w:tc>
        <w:tc>
          <w:tcPr>
            <w:tcW w:w="2943" w:type="dxa"/>
            <w:tcMar>
              <w:left w:w="58" w:type="dxa"/>
              <w:right w:w="58" w:type="dxa"/>
            </w:tcMar>
          </w:tcPr>
          <w:p w14:paraId="0C5BFE2D" w14:textId="6C944883" w:rsidR="00BE396E" w:rsidRDefault="00BE396E" w:rsidP="00BE396E">
            <w:pPr>
              <w:pStyle w:val="TableText"/>
            </w:pPr>
            <w:r>
              <w:t>:P:IDR-</w:t>
            </w:r>
            <w:bookmarkStart w:id="453" w:name="_Hlt514735582"/>
            <w:r>
              <w:fldChar w:fldCharType="begin"/>
            </w:r>
            <w:r w:rsidR="005419A1">
              <w:instrText>HYPERLINK "..\\..\\DataDictionary\\COBOL\\PP\\P-REP-PAYEE-TYPE.docx"</w:instrText>
            </w:r>
            <w:r>
              <w:fldChar w:fldCharType="separate"/>
            </w:r>
            <w:r>
              <w:rPr>
                <w:rStyle w:val="Hyperlink"/>
              </w:rPr>
              <w:t>P</w:t>
            </w:r>
            <w:bookmarkStart w:id="454" w:name="_Hlt514735353"/>
            <w:r>
              <w:rPr>
                <w:rStyle w:val="Hyperlink"/>
              </w:rPr>
              <w:t>-</w:t>
            </w:r>
            <w:bookmarkEnd w:id="454"/>
            <w:r>
              <w:rPr>
                <w:rStyle w:val="Hyperlink"/>
              </w:rPr>
              <w:t>R</w:t>
            </w:r>
            <w:bookmarkStart w:id="455" w:name="_Hlt526825608"/>
            <w:r>
              <w:rPr>
                <w:rStyle w:val="Hyperlink"/>
              </w:rPr>
              <w:t>E</w:t>
            </w:r>
            <w:bookmarkEnd w:id="455"/>
            <w:r>
              <w:rPr>
                <w:rStyle w:val="Hyperlink"/>
              </w:rPr>
              <w:t>P-</w:t>
            </w:r>
            <w:bookmarkStart w:id="456" w:name="_Hlt11749495"/>
            <w:r>
              <w:rPr>
                <w:rStyle w:val="Hyperlink"/>
              </w:rPr>
              <w:t>P</w:t>
            </w:r>
            <w:bookmarkStart w:id="457" w:name="_Hlt506786626"/>
            <w:bookmarkEnd w:id="456"/>
            <w:r>
              <w:rPr>
                <w:rStyle w:val="Hyperlink"/>
              </w:rPr>
              <w:t>A</w:t>
            </w:r>
            <w:bookmarkEnd w:id="457"/>
            <w:r>
              <w:rPr>
                <w:rStyle w:val="Hyperlink"/>
              </w:rPr>
              <w:t>YE</w:t>
            </w:r>
            <w:bookmarkStart w:id="458" w:name="_Hlt517151611"/>
            <w:r>
              <w:rPr>
                <w:rStyle w:val="Hyperlink"/>
              </w:rPr>
              <w:t>E</w:t>
            </w:r>
            <w:bookmarkEnd w:id="458"/>
            <w:r>
              <w:rPr>
                <w:rStyle w:val="Hyperlink"/>
              </w:rPr>
              <w:t>-TYPE</w:t>
            </w:r>
            <w:r>
              <w:fldChar w:fldCharType="end"/>
            </w:r>
            <w:bookmarkEnd w:id="453"/>
          </w:p>
        </w:tc>
        <w:tc>
          <w:tcPr>
            <w:tcW w:w="2840" w:type="dxa"/>
            <w:tcMar>
              <w:left w:w="58" w:type="dxa"/>
              <w:right w:w="58" w:type="dxa"/>
            </w:tcMar>
          </w:tcPr>
          <w:p w14:paraId="4032CDED" w14:textId="77777777" w:rsidR="00BE396E" w:rsidRDefault="00BE396E" w:rsidP="00BE396E">
            <w:pPr>
              <w:pStyle w:val="TableText"/>
            </w:pPr>
            <w:r>
              <w:t>Rep payee type</w:t>
            </w:r>
          </w:p>
          <w:p w14:paraId="7812E52C" w14:textId="77777777" w:rsidR="00BE396E" w:rsidRDefault="00BE396E" w:rsidP="00BE396E">
            <w:pPr>
              <w:pStyle w:val="TableText"/>
            </w:pPr>
            <w:r>
              <w:rPr>
                <w:rFonts w:cs="Arial"/>
                <w:color w:val="000000"/>
              </w:rPr>
              <w:t>T</w:t>
            </w:r>
            <w:r w:rsidRPr="00953274">
              <w:rPr>
                <w:rFonts w:cs="Arial"/>
                <w:color w:val="000000"/>
              </w:rPr>
              <w:t>he representative payee type indicates whether the ‘other payee’ name to which the Medicare payment was sent is an alternate/court appointed or CMS representative.</w:t>
            </w:r>
          </w:p>
        </w:tc>
        <w:tc>
          <w:tcPr>
            <w:tcW w:w="1080" w:type="dxa"/>
            <w:tcMar>
              <w:left w:w="58" w:type="dxa"/>
              <w:right w:w="58" w:type="dxa"/>
            </w:tcMar>
          </w:tcPr>
          <w:p w14:paraId="07EEAE4B" w14:textId="77777777" w:rsidR="00BE396E" w:rsidRDefault="00BE396E" w:rsidP="00BE396E">
            <w:pPr>
              <w:pStyle w:val="TableText"/>
              <w:rPr>
                <w:caps/>
              </w:rPr>
            </w:pPr>
            <w:r>
              <w:rPr>
                <w:caps/>
              </w:rPr>
              <w:t>1 c</w:t>
            </w:r>
          </w:p>
        </w:tc>
        <w:tc>
          <w:tcPr>
            <w:tcW w:w="2340" w:type="dxa"/>
            <w:tcMar>
              <w:left w:w="58" w:type="dxa"/>
              <w:right w:w="58" w:type="dxa"/>
            </w:tcMar>
          </w:tcPr>
          <w:p w14:paraId="6AA11689" w14:textId="77777777" w:rsidR="00BE396E" w:rsidRPr="00865B7A" w:rsidRDefault="00BE396E" w:rsidP="00BE396E">
            <w:pPr>
              <w:pStyle w:val="TableText"/>
            </w:pPr>
            <w:r w:rsidRPr="0042502A">
              <w:rPr>
                <w:b/>
              </w:rPr>
              <w:t>Valid Values:</w:t>
            </w:r>
          </w:p>
          <w:p w14:paraId="40EA74D0" w14:textId="5CFEA4E3" w:rsidR="00BE396E" w:rsidRPr="00463D8A" w:rsidRDefault="00BE396E" w:rsidP="00245396">
            <w:pPr>
              <w:pStyle w:val="TableTextBullet"/>
            </w:pPr>
            <w:r w:rsidRPr="00463D8A">
              <w:t xml:space="preserve">G </w:t>
            </w:r>
            <w:r w:rsidR="009560CE">
              <w:t xml:space="preserve">– </w:t>
            </w:r>
            <w:r w:rsidRPr="00463D8A">
              <w:t>Guardian</w:t>
            </w:r>
          </w:p>
          <w:p w14:paraId="7D9030BE" w14:textId="4E6C53A3" w:rsidR="00BE396E" w:rsidRPr="00463D8A" w:rsidRDefault="00BE396E" w:rsidP="00245396">
            <w:pPr>
              <w:pStyle w:val="TableTextBullet"/>
            </w:pPr>
            <w:r w:rsidRPr="00463D8A">
              <w:t xml:space="preserve">L </w:t>
            </w:r>
            <w:r w:rsidR="009560CE">
              <w:t xml:space="preserve">– </w:t>
            </w:r>
            <w:r w:rsidRPr="00463D8A">
              <w:t>Legal representative</w:t>
            </w:r>
          </w:p>
          <w:p w14:paraId="1FAAD96B" w14:textId="7B57EB28" w:rsidR="00BE396E" w:rsidRPr="00463D8A" w:rsidRDefault="00BE396E" w:rsidP="00245396">
            <w:pPr>
              <w:pStyle w:val="TableTextBullet"/>
            </w:pPr>
            <w:r w:rsidRPr="00463D8A">
              <w:t>P</w:t>
            </w:r>
            <w:r w:rsidR="009560CE">
              <w:t xml:space="preserve">– </w:t>
            </w:r>
            <w:r w:rsidRPr="00463D8A">
              <w:t>Prior relative</w:t>
            </w:r>
          </w:p>
          <w:p w14:paraId="7863A307" w14:textId="5891A3BC" w:rsidR="00BE396E" w:rsidRPr="00463D8A" w:rsidRDefault="00BE396E" w:rsidP="00245396">
            <w:pPr>
              <w:pStyle w:val="TableTextBullet"/>
            </w:pPr>
            <w:r w:rsidRPr="00463D8A">
              <w:t xml:space="preserve">R </w:t>
            </w:r>
            <w:r w:rsidR="009560CE">
              <w:t xml:space="preserve">– </w:t>
            </w:r>
            <w:r w:rsidRPr="00463D8A">
              <w:t>Rep payee</w:t>
            </w:r>
          </w:p>
          <w:p w14:paraId="2172367C" w14:textId="3E4DA536" w:rsidR="00BE396E" w:rsidRPr="00463D8A" w:rsidRDefault="00BE396E" w:rsidP="00245396">
            <w:pPr>
              <w:pStyle w:val="TableTextBullet"/>
            </w:pPr>
            <w:r w:rsidRPr="00463D8A">
              <w:t xml:space="preserve">S </w:t>
            </w:r>
            <w:r w:rsidR="009560CE">
              <w:t xml:space="preserve">– </w:t>
            </w:r>
            <w:r w:rsidRPr="00463D8A">
              <w:t>Secondary payee</w:t>
            </w:r>
          </w:p>
          <w:p w14:paraId="35A0FF1A" w14:textId="679AA4EA" w:rsidR="00BE396E" w:rsidRPr="00463D8A" w:rsidRDefault="00BE396E" w:rsidP="00245396">
            <w:pPr>
              <w:pStyle w:val="TableTextBullet"/>
            </w:pPr>
            <w:r w:rsidRPr="00463D8A">
              <w:t xml:space="preserve">U </w:t>
            </w:r>
            <w:r w:rsidR="009560CE">
              <w:t xml:space="preserve">– </w:t>
            </w:r>
            <w:r w:rsidRPr="00463D8A">
              <w:t>3</w:t>
            </w:r>
            <w:r w:rsidRPr="0097365E">
              <w:rPr>
                <w:vertAlign w:val="superscript"/>
              </w:rPr>
              <w:t xml:space="preserve">rd </w:t>
            </w:r>
            <w:r w:rsidRPr="00463D8A">
              <w:t>party on 1490U</w:t>
            </w:r>
          </w:p>
          <w:p w14:paraId="7C6749EE" w14:textId="77777777" w:rsidR="00BE396E" w:rsidRDefault="00BE396E" w:rsidP="00BE396E">
            <w:pPr>
              <w:pStyle w:val="TableText"/>
            </w:pPr>
            <w:r>
              <w:t>This field comes from the eligibility file.</w:t>
            </w:r>
          </w:p>
        </w:tc>
        <w:tc>
          <w:tcPr>
            <w:tcW w:w="858" w:type="dxa"/>
            <w:tcMar>
              <w:left w:w="58" w:type="dxa"/>
              <w:right w:w="58" w:type="dxa"/>
            </w:tcMar>
          </w:tcPr>
          <w:p w14:paraId="218C2639" w14:textId="77777777" w:rsidR="00BE396E" w:rsidRDefault="00BE396E" w:rsidP="00BE396E">
            <w:pPr>
              <w:pStyle w:val="TableText"/>
            </w:pPr>
            <w:r>
              <w:t>Spaces</w:t>
            </w:r>
          </w:p>
        </w:tc>
        <w:tc>
          <w:tcPr>
            <w:tcW w:w="431" w:type="dxa"/>
          </w:tcPr>
          <w:p w14:paraId="18A32ECD" w14:textId="77777777" w:rsidR="00BE396E" w:rsidRDefault="00BE396E" w:rsidP="00BE396E">
            <w:pPr>
              <w:pStyle w:val="TableText"/>
            </w:pPr>
            <w:r>
              <w:t>-</w:t>
            </w:r>
          </w:p>
        </w:tc>
        <w:tc>
          <w:tcPr>
            <w:tcW w:w="431" w:type="dxa"/>
          </w:tcPr>
          <w:p w14:paraId="47473CFF" w14:textId="77777777" w:rsidR="00BE396E" w:rsidRDefault="00BE396E" w:rsidP="00BE396E">
            <w:pPr>
              <w:pStyle w:val="TableText"/>
            </w:pPr>
            <w:r>
              <w:t>X</w:t>
            </w:r>
          </w:p>
        </w:tc>
        <w:tc>
          <w:tcPr>
            <w:tcW w:w="432" w:type="dxa"/>
          </w:tcPr>
          <w:p w14:paraId="12FBEA44" w14:textId="77777777" w:rsidR="00BE396E" w:rsidRDefault="00BE396E" w:rsidP="00BE396E">
            <w:pPr>
              <w:pStyle w:val="TableText"/>
            </w:pPr>
            <w:r>
              <w:t>X</w:t>
            </w:r>
          </w:p>
        </w:tc>
      </w:tr>
      <w:tr w:rsidR="00BE396E" w14:paraId="507DDF41" w14:textId="77777777" w:rsidTr="003214B8">
        <w:trPr>
          <w:cantSplit/>
          <w:jc w:val="center"/>
        </w:trPr>
        <w:tc>
          <w:tcPr>
            <w:tcW w:w="802" w:type="dxa"/>
            <w:tcMar>
              <w:left w:w="58" w:type="dxa"/>
              <w:right w:w="58" w:type="dxa"/>
            </w:tcMar>
          </w:tcPr>
          <w:p w14:paraId="52FCD68B" w14:textId="5900EBDA" w:rsidR="00BE396E" w:rsidRDefault="00BE396E" w:rsidP="00BE396E">
            <w:pPr>
              <w:pStyle w:val="TableText"/>
            </w:pPr>
            <w:r>
              <w:t>1313</w:t>
            </w:r>
            <w:r w:rsidR="00135F82">
              <w:t xml:space="preserve"> – </w:t>
            </w:r>
            <w:r>
              <w:t>1334</w:t>
            </w:r>
          </w:p>
        </w:tc>
        <w:tc>
          <w:tcPr>
            <w:tcW w:w="2227" w:type="dxa"/>
            <w:tcMar>
              <w:left w:w="58" w:type="dxa"/>
              <w:right w:w="58" w:type="dxa"/>
            </w:tcMar>
          </w:tcPr>
          <w:p w14:paraId="48BF7F4B" w14:textId="77777777" w:rsidR="00BE396E" w:rsidRDefault="00BE396E" w:rsidP="00BE396E">
            <w:pPr>
              <w:pStyle w:val="TableText"/>
            </w:pPr>
            <w:r>
              <w:t>REP PAYEE NAME</w:t>
            </w:r>
          </w:p>
        </w:tc>
        <w:tc>
          <w:tcPr>
            <w:tcW w:w="2943" w:type="dxa"/>
            <w:tcMar>
              <w:left w:w="58" w:type="dxa"/>
              <w:right w:w="58" w:type="dxa"/>
            </w:tcMar>
          </w:tcPr>
          <w:p w14:paraId="75833031" w14:textId="3C6F85E0" w:rsidR="00BE396E" w:rsidRDefault="00BE396E" w:rsidP="00BE396E">
            <w:pPr>
              <w:pStyle w:val="TableText"/>
            </w:pPr>
            <w:r>
              <w:t>:P:IDR-</w:t>
            </w:r>
            <w:bookmarkStart w:id="459" w:name="_Hlt514735592"/>
            <w:r>
              <w:fldChar w:fldCharType="begin"/>
            </w:r>
            <w:r w:rsidR="004F49AB">
              <w:instrText>HYPERLINK "..\\..\\DataDictionary\\COBOL\\PP\\P-REP-PAYEE-NAME.docx"</w:instrText>
            </w:r>
            <w:r>
              <w:fldChar w:fldCharType="separate"/>
            </w:r>
            <w:r>
              <w:rPr>
                <w:rStyle w:val="Hyperlink"/>
              </w:rPr>
              <w:t>P</w:t>
            </w:r>
            <w:bookmarkStart w:id="460" w:name="_Hlt514735612"/>
            <w:r>
              <w:rPr>
                <w:rStyle w:val="Hyperlink"/>
              </w:rPr>
              <w:t>-</w:t>
            </w:r>
            <w:bookmarkStart w:id="461" w:name="_Hlt514735382"/>
            <w:bookmarkEnd w:id="460"/>
            <w:r>
              <w:rPr>
                <w:rStyle w:val="Hyperlink"/>
              </w:rPr>
              <w:t>R</w:t>
            </w:r>
            <w:bookmarkEnd w:id="461"/>
            <w:r>
              <w:rPr>
                <w:rStyle w:val="Hyperlink"/>
              </w:rPr>
              <w:t>E</w:t>
            </w:r>
            <w:bookmarkStart w:id="462" w:name="_Hlt526825758"/>
            <w:r>
              <w:rPr>
                <w:rStyle w:val="Hyperlink"/>
              </w:rPr>
              <w:t>P</w:t>
            </w:r>
            <w:bookmarkEnd w:id="462"/>
            <w:r>
              <w:rPr>
                <w:rStyle w:val="Hyperlink"/>
              </w:rPr>
              <w:t>-P</w:t>
            </w:r>
            <w:bookmarkStart w:id="463" w:name="_Hlt11749565"/>
            <w:bookmarkStart w:id="464" w:name="_Hlt11749517"/>
            <w:bookmarkEnd w:id="463"/>
            <w:r>
              <w:rPr>
                <w:rStyle w:val="Hyperlink"/>
              </w:rPr>
              <w:t>A</w:t>
            </w:r>
            <w:bookmarkEnd w:id="464"/>
            <w:r>
              <w:rPr>
                <w:rStyle w:val="Hyperlink"/>
              </w:rPr>
              <w:t>YE</w:t>
            </w:r>
            <w:bookmarkStart w:id="465" w:name="_Hlt506786600"/>
            <w:r>
              <w:rPr>
                <w:rStyle w:val="Hyperlink"/>
              </w:rPr>
              <w:t>E</w:t>
            </w:r>
            <w:bookmarkEnd w:id="465"/>
            <w:r>
              <w:rPr>
                <w:rStyle w:val="Hyperlink"/>
              </w:rPr>
              <w:t>-</w:t>
            </w:r>
            <w:bookmarkStart w:id="466" w:name="_Hlt517151615"/>
            <w:r>
              <w:rPr>
                <w:rStyle w:val="Hyperlink"/>
              </w:rPr>
              <w:t>N</w:t>
            </w:r>
            <w:bookmarkEnd w:id="466"/>
            <w:r>
              <w:rPr>
                <w:rStyle w:val="Hyperlink"/>
              </w:rPr>
              <w:t>AME</w:t>
            </w:r>
            <w:r>
              <w:fldChar w:fldCharType="end"/>
            </w:r>
            <w:bookmarkEnd w:id="459"/>
          </w:p>
        </w:tc>
        <w:tc>
          <w:tcPr>
            <w:tcW w:w="2840" w:type="dxa"/>
            <w:tcMar>
              <w:left w:w="58" w:type="dxa"/>
              <w:right w:w="58" w:type="dxa"/>
            </w:tcMar>
          </w:tcPr>
          <w:p w14:paraId="44DCC0BC" w14:textId="77777777" w:rsidR="00BE396E" w:rsidRDefault="00BE396E" w:rsidP="00BE396E">
            <w:pPr>
              <w:pStyle w:val="TableText"/>
            </w:pPr>
            <w:r>
              <w:t>Rep payee name</w:t>
            </w:r>
          </w:p>
        </w:tc>
        <w:tc>
          <w:tcPr>
            <w:tcW w:w="1080" w:type="dxa"/>
            <w:tcMar>
              <w:left w:w="58" w:type="dxa"/>
              <w:right w:w="58" w:type="dxa"/>
            </w:tcMar>
          </w:tcPr>
          <w:p w14:paraId="63DACCBA" w14:textId="77777777" w:rsidR="00BE396E" w:rsidRDefault="00BE396E" w:rsidP="00BE396E">
            <w:pPr>
              <w:pStyle w:val="TableText"/>
              <w:rPr>
                <w:caps/>
              </w:rPr>
            </w:pPr>
            <w:r>
              <w:rPr>
                <w:caps/>
              </w:rPr>
              <w:t>22 c</w:t>
            </w:r>
          </w:p>
        </w:tc>
        <w:tc>
          <w:tcPr>
            <w:tcW w:w="2340" w:type="dxa"/>
            <w:tcMar>
              <w:left w:w="58" w:type="dxa"/>
              <w:right w:w="58" w:type="dxa"/>
            </w:tcMar>
          </w:tcPr>
          <w:p w14:paraId="5BECF301" w14:textId="77777777" w:rsidR="00BE396E" w:rsidRDefault="00BE396E" w:rsidP="00BE396E">
            <w:pPr>
              <w:pStyle w:val="TableText"/>
            </w:pPr>
            <w:r>
              <w:t>This field comes from the eligibility file.</w:t>
            </w:r>
          </w:p>
        </w:tc>
        <w:tc>
          <w:tcPr>
            <w:tcW w:w="858" w:type="dxa"/>
            <w:tcMar>
              <w:left w:w="58" w:type="dxa"/>
              <w:right w:w="58" w:type="dxa"/>
            </w:tcMar>
          </w:tcPr>
          <w:p w14:paraId="2C335BBC" w14:textId="77777777" w:rsidR="00BE396E" w:rsidRDefault="00BE396E" w:rsidP="00BE396E">
            <w:pPr>
              <w:pStyle w:val="TableText"/>
            </w:pPr>
            <w:r>
              <w:t>Spaces</w:t>
            </w:r>
          </w:p>
        </w:tc>
        <w:tc>
          <w:tcPr>
            <w:tcW w:w="431" w:type="dxa"/>
          </w:tcPr>
          <w:p w14:paraId="49530420" w14:textId="77777777" w:rsidR="00BE396E" w:rsidRDefault="00BE396E" w:rsidP="00BE396E">
            <w:pPr>
              <w:pStyle w:val="TableText"/>
            </w:pPr>
            <w:r>
              <w:t>-</w:t>
            </w:r>
          </w:p>
        </w:tc>
        <w:tc>
          <w:tcPr>
            <w:tcW w:w="431" w:type="dxa"/>
          </w:tcPr>
          <w:p w14:paraId="10D22EBF" w14:textId="77777777" w:rsidR="00BE396E" w:rsidRDefault="00BE396E" w:rsidP="00BE396E">
            <w:pPr>
              <w:pStyle w:val="TableText"/>
            </w:pPr>
            <w:r>
              <w:t>X</w:t>
            </w:r>
          </w:p>
        </w:tc>
        <w:tc>
          <w:tcPr>
            <w:tcW w:w="432" w:type="dxa"/>
          </w:tcPr>
          <w:p w14:paraId="6A58172C" w14:textId="77777777" w:rsidR="00BE396E" w:rsidRDefault="00BE396E" w:rsidP="00BE396E">
            <w:pPr>
              <w:pStyle w:val="TableText"/>
            </w:pPr>
            <w:r>
              <w:t>X</w:t>
            </w:r>
          </w:p>
        </w:tc>
      </w:tr>
      <w:tr w:rsidR="00BE396E" w14:paraId="54AF8AE5" w14:textId="77777777" w:rsidTr="003214B8">
        <w:trPr>
          <w:cantSplit/>
          <w:jc w:val="center"/>
        </w:trPr>
        <w:tc>
          <w:tcPr>
            <w:tcW w:w="802" w:type="dxa"/>
            <w:tcMar>
              <w:left w:w="58" w:type="dxa"/>
              <w:right w:w="58" w:type="dxa"/>
            </w:tcMar>
          </w:tcPr>
          <w:p w14:paraId="07EAAC84" w14:textId="77777777" w:rsidR="00BE396E" w:rsidRDefault="00BE396E" w:rsidP="00BE396E">
            <w:pPr>
              <w:pStyle w:val="TableText"/>
              <w:rPr>
                <w:b/>
              </w:rPr>
            </w:pPr>
            <w:r>
              <w:rPr>
                <w:b/>
              </w:rPr>
              <w:t>1335</w:t>
            </w:r>
          </w:p>
        </w:tc>
        <w:tc>
          <w:tcPr>
            <w:tcW w:w="2227" w:type="dxa"/>
            <w:tcMar>
              <w:left w:w="58" w:type="dxa"/>
              <w:right w:w="58" w:type="dxa"/>
            </w:tcMar>
          </w:tcPr>
          <w:p w14:paraId="50E8E6A5" w14:textId="77777777" w:rsidR="00BE396E" w:rsidRDefault="00BE396E" w:rsidP="00BE396E">
            <w:pPr>
              <w:pStyle w:val="TableText"/>
              <w:rPr>
                <w:b/>
              </w:rPr>
            </w:pPr>
            <w:r>
              <w:rPr>
                <w:b/>
              </w:rPr>
              <w:t>-</w:t>
            </w:r>
          </w:p>
        </w:tc>
        <w:tc>
          <w:tcPr>
            <w:tcW w:w="2943" w:type="dxa"/>
            <w:tcMar>
              <w:left w:w="58" w:type="dxa"/>
              <w:right w:w="58" w:type="dxa"/>
            </w:tcMar>
          </w:tcPr>
          <w:p w14:paraId="11E5259B" w14:textId="77777777" w:rsidR="00BE396E" w:rsidRDefault="00BE396E" w:rsidP="00BE396E">
            <w:pPr>
              <w:pStyle w:val="TableText"/>
              <w:rPr>
                <w:b/>
              </w:rPr>
            </w:pPr>
            <w:r>
              <w:rPr>
                <w:b/>
              </w:rPr>
              <w:t>-</w:t>
            </w:r>
          </w:p>
        </w:tc>
        <w:tc>
          <w:tcPr>
            <w:tcW w:w="2840" w:type="dxa"/>
            <w:tcMar>
              <w:left w:w="58" w:type="dxa"/>
              <w:right w:w="58" w:type="dxa"/>
            </w:tcMar>
          </w:tcPr>
          <w:p w14:paraId="1EE060BC" w14:textId="3156A80E" w:rsidR="00BE396E" w:rsidRDefault="00BE396E" w:rsidP="00BE396E">
            <w:pPr>
              <w:pStyle w:val="TableText"/>
              <w:rPr>
                <w:b/>
              </w:rPr>
            </w:pPr>
            <w:r>
              <w:rPr>
                <w:b/>
              </w:rPr>
              <w:t xml:space="preserve">Q </w:t>
            </w:r>
            <w:r w:rsidR="00463665">
              <w:rPr>
                <w:b/>
              </w:rPr>
              <w:t>Trailer</w:t>
            </w:r>
          </w:p>
        </w:tc>
        <w:tc>
          <w:tcPr>
            <w:tcW w:w="1080" w:type="dxa"/>
            <w:tcMar>
              <w:left w:w="58" w:type="dxa"/>
              <w:right w:w="58" w:type="dxa"/>
            </w:tcMar>
          </w:tcPr>
          <w:p w14:paraId="20EBD355" w14:textId="77777777" w:rsidR="00BE396E" w:rsidRDefault="00BE396E" w:rsidP="00BE396E">
            <w:pPr>
              <w:pStyle w:val="TableText"/>
              <w:rPr>
                <w:b/>
                <w:caps/>
              </w:rPr>
            </w:pPr>
            <w:r>
              <w:rPr>
                <w:b/>
                <w:caps/>
              </w:rPr>
              <w:t>-</w:t>
            </w:r>
          </w:p>
        </w:tc>
        <w:tc>
          <w:tcPr>
            <w:tcW w:w="2340" w:type="dxa"/>
            <w:tcMar>
              <w:left w:w="58" w:type="dxa"/>
              <w:right w:w="58" w:type="dxa"/>
            </w:tcMar>
          </w:tcPr>
          <w:p w14:paraId="12171EDA" w14:textId="77777777" w:rsidR="00BE396E" w:rsidRDefault="00BE396E" w:rsidP="00BE396E">
            <w:pPr>
              <w:pStyle w:val="TableText"/>
              <w:rPr>
                <w:b/>
              </w:rPr>
            </w:pPr>
            <w:r>
              <w:rPr>
                <w:b/>
              </w:rPr>
              <w:t>-</w:t>
            </w:r>
          </w:p>
        </w:tc>
        <w:tc>
          <w:tcPr>
            <w:tcW w:w="858" w:type="dxa"/>
            <w:tcMar>
              <w:left w:w="58" w:type="dxa"/>
              <w:right w:w="58" w:type="dxa"/>
            </w:tcMar>
          </w:tcPr>
          <w:p w14:paraId="1C0742CD" w14:textId="77777777" w:rsidR="00BE396E" w:rsidRDefault="00BE396E" w:rsidP="00BE396E">
            <w:pPr>
              <w:pStyle w:val="TableText"/>
            </w:pPr>
            <w:r>
              <w:t>-</w:t>
            </w:r>
          </w:p>
        </w:tc>
        <w:tc>
          <w:tcPr>
            <w:tcW w:w="431" w:type="dxa"/>
          </w:tcPr>
          <w:p w14:paraId="5D9A6F63" w14:textId="77777777" w:rsidR="00BE396E" w:rsidRDefault="00BE396E" w:rsidP="00BE396E">
            <w:pPr>
              <w:pStyle w:val="TableText"/>
            </w:pPr>
            <w:r>
              <w:t>-</w:t>
            </w:r>
          </w:p>
        </w:tc>
        <w:tc>
          <w:tcPr>
            <w:tcW w:w="431" w:type="dxa"/>
          </w:tcPr>
          <w:p w14:paraId="08B01CA8" w14:textId="77777777" w:rsidR="00BE396E" w:rsidRDefault="00BE396E" w:rsidP="00BE396E">
            <w:pPr>
              <w:pStyle w:val="TableText"/>
            </w:pPr>
            <w:r>
              <w:t>-</w:t>
            </w:r>
          </w:p>
        </w:tc>
        <w:tc>
          <w:tcPr>
            <w:tcW w:w="432" w:type="dxa"/>
          </w:tcPr>
          <w:p w14:paraId="67481DE3" w14:textId="77777777" w:rsidR="00BE396E" w:rsidRDefault="00BE396E" w:rsidP="00BE396E">
            <w:pPr>
              <w:pStyle w:val="TableText"/>
            </w:pPr>
            <w:r>
              <w:t>-</w:t>
            </w:r>
          </w:p>
        </w:tc>
      </w:tr>
      <w:tr w:rsidR="00BE396E" w14:paraId="67C23366" w14:textId="77777777" w:rsidTr="003214B8">
        <w:trPr>
          <w:cantSplit/>
          <w:jc w:val="center"/>
        </w:trPr>
        <w:tc>
          <w:tcPr>
            <w:tcW w:w="802" w:type="dxa"/>
            <w:tcMar>
              <w:left w:w="58" w:type="dxa"/>
              <w:right w:w="58" w:type="dxa"/>
            </w:tcMar>
          </w:tcPr>
          <w:p w14:paraId="6D704F93" w14:textId="233EDFE8" w:rsidR="00BE396E" w:rsidRDefault="00BE396E" w:rsidP="00BE396E">
            <w:pPr>
              <w:pStyle w:val="TableText"/>
            </w:pPr>
            <w:r>
              <w:t>1335</w:t>
            </w:r>
            <w:r w:rsidR="00135F82">
              <w:t xml:space="preserve"> – </w:t>
            </w:r>
            <w:r>
              <w:t>1342</w:t>
            </w:r>
          </w:p>
        </w:tc>
        <w:tc>
          <w:tcPr>
            <w:tcW w:w="2227" w:type="dxa"/>
            <w:tcMar>
              <w:left w:w="58" w:type="dxa"/>
              <w:right w:w="58" w:type="dxa"/>
            </w:tcMar>
          </w:tcPr>
          <w:p w14:paraId="08A9B92F" w14:textId="77777777" w:rsidR="00BE396E" w:rsidRDefault="00BE396E" w:rsidP="00BE396E">
            <w:pPr>
              <w:pStyle w:val="TableText"/>
            </w:pPr>
            <w:r>
              <w:t>CWF QUERY DATE (1)</w:t>
            </w:r>
          </w:p>
        </w:tc>
        <w:tc>
          <w:tcPr>
            <w:tcW w:w="2943" w:type="dxa"/>
            <w:tcMar>
              <w:left w:w="58" w:type="dxa"/>
              <w:right w:w="58" w:type="dxa"/>
            </w:tcMar>
          </w:tcPr>
          <w:p w14:paraId="7232006F" w14:textId="60BA10FD" w:rsidR="00BE396E" w:rsidRDefault="00BE396E" w:rsidP="00BE396E">
            <w:pPr>
              <w:pStyle w:val="TableText"/>
            </w:pPr>
            <w:r>
              <w:t>:P:IDR-</w:t>
            </w:r>
            <w:bookmarkStart w:id="467" w:name="_Hlt526826086"/>
            <w:r>
              <w:fldChar w:fldCharType="begin"/>
            </w:r>
            <w:r w:rsidR="0042000C">
              <w:instrText>HYPERLINK "..\\..\\DataDictionary\\COBOL\\CWF\\CWF-QUERY-DATE.docx"</w:instrText>
            </w:r>
            <w:r>
              <w:fldChar w:fldCharType="separate"/>
            </w:r>
            <w:r>
              <w:rPr>
                <w:rStyle w:val="Hyperlink"/>
              </w:rPr>
              <w:t>CW</w:t>
            </w:r>
            <w:bookmarkStart w:id="468" w:name="_Hlt527336621"/>
            <w:r>
              <w:rPr>
                <w:rStyle w:val="Hyperlink"/>
              </w:rPr>
              <w:t>F</w:t>
            </w:r>
            <w:bookmarkStart w:id="469" w:name="_Hlt514735681"/>
            <w:bookmarkEnd w:id="468"/>
            <w:r>
              <w:rPr>
                <w:rStyle w:val="Hyperlink"/>
              </w:rPr>
              <w:t>-</w:t>
            </w:r>
            <w:bookmarkStart w:id="470" w:name="_Hlt517151623"/>
            <w:bookmarkEnd w:id="469"/>
            <w:r>
              <w:rPr>
                <w:rStyle w:val="Hyperlink"/>
              </w:rPr>
              <w:t>Q</w:t>
            </w:r>
            <w:bookmarkStart w:id="471" w:name="_Hlt11749617"/>
            <w:bookmarkEnd w:id="470"/>
            <w:r>
              <w:rPr>
                <w:rStyle w:val="Hyperlink"/>
              </w:rPr>
              <w:t>U</w:t>
            </w:r>
            <w:bookmarkStart w:id="472" w:name="_Hlt28751992"/>
            <w:bookmarkEnd w:id="471"/>
            <w:r>
              <w:rPr>
                <w:rStyle w:val="Hyperlink"/>
              </w:rPr>
              <w:t>E</w:t>
            </w:r>
            <w:bookmarkEnd w:id="472"/>
            <w:r>
              <w:rPr>
                <w:rStyle w:val="Hyperlink"/>
              </w:rPr>
              <w:t>R</w:t>
            </w:r>
            <w:bookmarkStart w:id="473" w:name="_Hlt506786477"/>
            <w:r>
              <w:rPr>
                <w:rStyle w:val="Hyperlink"/>
              </w:rPr>
              <w:t>Y</w:t>
            </w:r>
            <w:bookmarkEnd w:id="473"/>
            <w:r>
              <w:rPr>
                <w:rStyle w:val="Hyperlink"/>
              </w:rPr>
              <w:t>-DATE</w:t>
            </w:r>
            <w:r>
              <w:fldChar w:fldCharType="end"/>
            </w:r>
            <w:bookmarkEnd w:id="467"/>
          </w:p>
        </w:tc>
        <w:tc>
          <w:tcPr>
            <w:tcW w:w="2840" w:type="dxa"/>
            <w:tcMar>
              <w:left w:w="58" w:type="dxa"/>
              <w:right w:w="58" w:type="dxa"/>
            </w:tcMar>
          </w:tcPr>
          <w:p w14:paraId="0347A3A8" w14:textId="77777777" w:rsidR="00BE396E" w:rsidRDefault="00BE396E" w:rsidP="00BE396E">
            <w:pPr>
              <w:pStyle w:val="TableText"/>
            </w:pPr>
            <w:r>
              <w:t>Date of CWF transmit</w:t>
            </w:r>
          </w:p>
          <w:p w14:paraId="6E5E04EC" w14:textId="77777777" w:rsidR="00BE396E" w:rsidRDefault="00BE396E" w:rsidP="00BE396E">
            <w:pPr>
              <w:pStyle w:val="TableText"/>
            </w:pPr>
            <w:r w:rsidRPr="00122D3F">
              <w:rPr>
                <w:rFonts w:cs="Arial"/>
                <w:color w:val="000000"/>
              </w:rPr>
              <w:t>Date on which the CWF file was transmitted by MCS.</w:t>
            </w:r>
          </w:p>
        </w:tc>
        <w:tc>
          <w:tcPr>
            <w:tcW w:w="1080" w:type="dxa"/>
            <w:tcMar>
              <w:left w:w="58" w:type="dxa"/>
              <w:right w:w="58" w:type="dxa"/>
            </w:tcMar>
          </w:tcPr>
          <w:p w14:paraId="27EFC7FA" w14:textId="77777777" w:rsidR="00BE396E" w:rsidRDefault="00BE396E" w:rsidP="00BE396E">
            <w:pPr>
              <w:pStyle w:val="TableText"/>
              <w:rPr>
                <w:caps/>
              </w:rPr>
            </w:pPr>
            <w:r>
              <w:rPr>
                <w:caps/>
              </w:rPr>
              <w:t>8 n</w:t>
            </w:r>
          </w:p>
        </w:tc>
        <w:tc>
          <w:tcPr>
            <w:tcW w:w="2340" w:type="dxa"/>
            <w:tcMar>
              <w:left w:w="58" w:type="dxa"/>
              <w:right w:w="58" w:type="dxa"/>
            </w:tcMar>
          </w:tcPr>
          <w:p w14:paraId="34D77E23" w14:textId="77777777" w:rsidR="00BE396E" w:rsidRDefault="00BE396E" w:rsidP="00BE396E">
            <w:pPr>
              <w:pStyle w:val="TableText"/>
            </w:pPr>
            <w:r>
              <w:t>MMDDYYYY</w:t>
            </w:r>
          </w:p>
        </w:tc>
        <w:tc>
          <w:tcPr>
            <w:tcW w:w="858" w:type="dxa"/>
            <w:tcMar>
              <w:left w:w="58" w:type="dxa"/>
              <w:right w:w="58" w:type="dxa"/>
            </w:tcMar>
          </w:tcPr>
          <w:p w14:paraId="4A0EE705" w14:textId="77777777" w:rsidR="00BE396E" w:rsidRDefault="00BE396E" w:rsidP="00BE396E">
            <w:pPr>
              <w:pStyle w:val="TableText"/>
            </w:pPr>
            <w:r>
              <w:t>Zeros</w:t>
            </w:r>
          </w:p>
        </w:tc>
        <w:tc>
          <w:tcPr>
            <w:tcW w:w="431" w:type="dxa"/>
          </w:tcPr>
          <w:p w14:paraId="38C190A5" w14:textId="77777777" w:rsidR="00BE396E" w:rsidRDefault="00BE396E" w:rsidP="00BE396E">
            <w:pPr>
              <w:pStyle w:val="TableText"/>
            </w:pPr>
            <w:r>
              <w:t>-</w:t>
            </w:r>
          </w:p>
        </w:tc>
        <w:tc>
          <w:tcPr>
            <w:tcW w:w="431" w:type="dxa"/>
          </w:tcPr>
          <w:p w14:paraId="74D6DE02" w14:textId="77777777" w:rsidR="00BE396E" w:rsidRDefault="00BE396E" w:rsidP="00BE396E">
            <w:pPr>
              <w:pStyle w:val="TableText"/>
            </w:pPr>
            <w:r>
              <w:t>X</w:t>
            </w:r>
          </w:p>
        </w:tc>
        <w:tc>
          <w:tcPr>
            <w:tcW w:w="432" w:type="dxa"/>
          </w:tcPr>
          <w:p w14:paraId="720FEB49" w14:textId="77777777" w:rsidR="00BE396E" w:rsidRDefault="00BE396E" w:rsidP="00BE396E">
            <w:pPr>
              <w:pStyle w:val="TableText"/>
            </w:pPr>
            <w:r>
              <w:t>X</w:t>
            </w:r>
          </w:p>
        </w:tc>
      </w:tr>
      <w:tr w:rsidR="00BE396E" w14:paraId="72A3AED3" w14:textId="77777777" w:rsidTr="003214B8">
        <w:trPr>
          <w:cantSplit/>
          <w:jc w:val="center"/>
        </w:trPr>
        <w:tc>
          <w:tcPr>
            <w:tcW w:w="802" w:type="dxa"/>
            <w:tcMar>
              <w:left w:w="58" w:type="dxa"/>
              <w:right w:w="58" w:type="dxa"/>
            </w:tcMar>
          </w:tcPr>
          <w:p w14:paraId="203AAED7" w14:textId="77777777" w:rsidR="00BE396E" w:rsidRDefault="00BE396E" w:rsidP="00BE396E">
            <w:pPr>
              <w:pStyle w:val="TableText"/>
            </w:pPr>
            <w:r>
              <w:t>1343</w:t>
            </w:r>
          </w:p>
        </w:tc>
        <w:tc>
          <w:tcPr>
            <w:tcW w:w="2227" w:type="dxa"/>
            <w:tcMar>
              <w:left w:w="58" w:type="dxa"/>
              <w:right w:w="58" w:type="dxa"/>
            </w:tcMar>
          </w:tcPr>
          <w:p w14:paraId="06523F55" w14:textId="77777777" w:rsidR="00BE396E" w:rsidRDefault="00BE396E" w:rsidP="00BE396E">
            <w:pPr>
              <w:pStyle w:val="TableText"/>
            </w:pPr>
            <w:r>
              <w:t>CWF QUERY CODE (1)</w:t>
            </w:r>
          </w:p>
        </w:tc>
        <w:tc>
          <w:tcPr>
            <w:tcW w:w="2943" w:type="dxa"/>
            <w:tcMar>
              <w:left w:w="58" w:type="dxa"/>
              <w:right w:w="58" w:type="dxa"/>
            </w:tcMar>
          </w:tcPr>
          <w:p w14:paraId="1C544F76" w14:textId="498C2F38" w:rsidR="00BE396E" w:rsidRDefault="00BE396E" w:rsidP="00BE396E">
            <w:pPr>
              <w:pStyle w:val="TableText"/>
            </w:pPr>
            <w:r>
              <w:t>:P:IDR-</w:t>
            </w:r>
            <w:hyperlink r:id="rId428" w:history="1">
              <w:r>
                <w:rPr>
                  <w:rStyle w:val="Hyperlink"/>
                </w:rPr>
                <w:t>C</w:t>
              </w:r>
              <w:bookmarkStart w:id="474" w:name="_Hlt526826179"/>
              <w:r>
                <w:rPr>
                  <w:rStyle w:val="Hyperlink"/>
                </w:rPr>
                <w:t>W</w:t>
              </w:r>
              <w:bookmarkEnd w:id="474"/>
              <w:r>
                <w:rPr>
                  <w:rStyle w:val="Hyperlink"/>
                </w:rPr>
                <w:t>F</w:t>
              </w:r>
              <w:bookmarkStart w:id="475" w:name="_Hlt526826157"/>
              <w:r>
                <w:rPr>
                  <w:rStyle w:val="Hyperlink"/>
                </w:rPr>
                <w:t>-</w:t>
              </w:r>
              <w:bookmarkStart w:id="476" w:name="_Hlt506786453"/>
              <w:bookmarkEnd w:id="475"/>
              <w:r>
                <w:rPr>
                  <w:rStyle w:val="Hyperlink"/>
                </w:rPr>
                <w:t>Q</w:t>
              </w:r>
              <w:bookmarkStart w:id="477" w:name="_Hlt517151627"/>
              <w:bookmarkEnd w:id="476"/>
              <w:r>
                <w:rPr>
                  <w:rStyle w:val="Hyperlink"/>
                </w:rPr>
                <w:t>U</w:t>
              </w:r>
              <w:bookmarkStart w:id="478" w:name="_Hlt28752006"/>
              <w:bookmarkEnd w:id="477"/>
              <w:r>
                <w:rPr>
                  <w:rStyle w:val="Hyperlink"/>
                </w:rPr>
                <w:t>E</w:t>
              </w:r>
              <w:bookmarkEnd w:id="478"/>
              <w:r>
                <w:rPr>
                  <w:rStyle w:val="Hyperlink"/>
                </w:rPr>
                <w:t>RY-CODE</w:t>
              </w:r>
            </w:hyperlink>
          </w:p>
        </w:tc>
        <w:tc>
          <w:tcPr>
            <w:tcW w:w="2840" w:type="dxa"/>
            <w:tcMar>
              <w:left w:w="58" w:type="dxa"/>
              <w:right w:w="58" w:type="dxa"/>
            </w:tcMar>
          </w:tcPr>
          <w:p w14:paraId="69792274" w14:textId="77777777" w:rsidR="00BE396E" w:rsidRDefault="00BE396E" w:rsidP="00BE396E">
            <w:pPr>
              <w:pStyle w:val="TableText"/>
            </w:pPr>
            <w:r>
              <w:t>Query code</w:t>
            </w:r>
          </w:p>
          <w:p w14:paraId="672BAC02" w14:textId="77777777" w:rsidR="00BE396E" w:rsidRDefault="00BE396E" w:rsidP="00BE396E">
            <w:pPr>
              <w:pStyle w:val="TableText"/>
            </w:pPr>
            <w:r w:rsidRPr="00A139CD">
              <w:rPr>
                <w:rFonts w:cs="Arial"/>
                <w:color w:val="000000"/>
              </w:rPr>
              <w:t>The value in this field identifies the type of record.</w:t>
            </w:r>
          </w:p>
        </w:tc>
        <w:tc>
          <w:tcPr>
            <w:tcW w:w="1080" w:type="dxa"/>
            <w:tcMar>
              <w:left w:w="58" w:type="dxa"/>
              <w:right w:w="58" w:type="dxa"/>
            </w:tcMar>
          </w:tcPr>
          <w:p w14:paraId="1172A9D6" w14:textId="77777777" w:rsidR="00BE396E" w:rsidRDefault="00BE396E" w:rsidP="00BE396E">
            <w:pPr>
              <w:pStyle w:val="TableText"/>
              <w:rPr>
                <w:caps/>
              </w:rPr>
            </w:pPr>
            <w:r>
              <w:rPr>
                <w:caps/>
              </w:rPr>
              <w:t>1 c</w:t>
            </w:r>
          </w:p>
        </w:tc>
        <w:tc>
          <w:tcPr>
            <w:tcW w:w="2340" w:type="dxa"/>
            <w:tcMar>
              <w:left w:w="58" w:type="dxa"/>
              <w:right w:w="58" w:type="dxa"/>
            </w:tcMar>
          </w:tcPr>
          <w:p w14:paraId="76EA39CD" w14:textId="77777777" w:rsidR="00BE396E" w:rsidRPr="00865B7A" w:rsidRDefault="00BE396E" w:rsidP="00BE396E">
            <w:pPr>
              <w:pStyle w:val="TableText"/>
            </w:pPr>
            <w:r w:rsidRPr="0042502A">
              <w:rPr>
                <w:b/>
              </w:rPr>
              <w:t>Valid Values:</w:t>
            </w:r>
          </w:p>
          <w:p w14:paraId="12B85D1E" w14:textId="7F42D87B" w:rsidR="00BE396E" w:rsidRPr="00463D8A" w:rsidRDefault="00BE396E" w:rsidP="00245396">
            <w:pPr>
              <w:pStyle w:val="TableTextBullet"/>
            </w:pPr>
            <w:r w:rsidRPr="00463D8A">
              <w:t xml:space="preserve">1 </w:t>
            </w:r>
            <w:r w:rsidR="009560CE">
              <w:t xml:space="preserve">– </w:t>
            </w:r>
            <w:r w:rsidRPr="00463D8A">
              <w:t>Claim</w:t>
            </w:r>
          </w:p>
          <w:p w14:paraId="45D91440" w14:textId="0B1578E8" w:rsidR="00BE396E" w:rsidRPr="00463D8A" w:rsidRDefault="00BE396E" w:rsidP="00245396">
            <w:pPr>
              <w:pStyle w:val="TableTextBullet"/>
            </w:pPr>
            <w:r w:rsidRPr="00463D8A">
              <w:t xml:space="preserve">3 </w:t>
            </w:r>
            <w:r w:rsidR="009560CE">
              <w:t xml:space="preserve">– </w:t>
            </w:r>
            <w:r w:rsidRPr="00463D8A">
              <w:t>Void</w:t>
            </w:r>
          </w:p>
          <w:p w14:paraId="33EAB89D" w14:textId="1E935F7C" w:rsidR="00BE396E" w:rsidRPr="00463D8A" w:rsidRDefault="00BE396E" w:rsidP="00245396">
            <w:pPr>
              <w:pStyle w:val="TableTextBullet"/>
            </w:pPr>
            <w:r w:rsidRPr="00463D8A">
              <w:t xml:space="preserve">5 </w:t>
            </w:r>
            <w:r w:rsidR="009560CE">
              <w:t xml:space="preserve">– </w:t>
            </w:r>
            <w:r w:rsidRPr="00463D8A">
              <w:t>Adjustment</w:t>
            </w:r>
          </w:p>
          <w:p w14:paraId="4EB91EF3" w14:textId="4BEC6F7F" w:rsidR="00BE396E" w:rsidRDefault="00BE396E" w:rsidP="00245396">
            <w:pPr>
              <w:pStyle w:val="TableTextBullet"/>
            </w:pPr>
            <w:r w:rsidRPr="00463D8A">
              <w:t xml:space="preserve">9 </w:t>
            </w:r>
            <w:r w:rsidR="009560CE">
              <w:t xml:space="preserve">– </w:t>
            </w:r>
            <w:r w:rsidRPr="00463D8A">
              <w:t>Accrete</w:t>
            </w:r>
          </w:p>
        </w:tc>
        <w:tc>
          <w:tcPr>
            <w:tcW w:w="858" w:type="dxa"/>
            <w:tcMar>
              <w:left w:w="58" w:type="dxa"/>
              <w:right w:w="58" w:type="dxa"/>
            </w:tcMar>
          </w:tcPr>
          <w:p w14:paraId="2EE527CC" w14:textId="77777777" w:rsidR="00BE396E" w:rsidRDefault="00BE396E" w:rsidP="00BE396E">
            <w:pPr>
              <w:pStyle w:val="TableText"/>
            </w:pPr>
            <w:r>
              <w:t>Spaces</w:t>
            </w:r>
          </w:p>
        </w:tc>
        <w:tc>
          <w:tcPr>
            <w:tcW w:w="431" w:type="dxa"/>
          </w:tcPr>
          <w:p w14:paraId="28347695" w14:textId="77777777" w:rsidR="00BE396E" w:rsidRDefault="00BE396E" w:rsidP="00BE396E">
            <w:pPr>
              <w:pStyle w:val="TableText"/>
            </w:pPr>
            <w:r>
              <w:t>-</w:t>
            </w:r>
          </w:p>
        </w:tc>
        <w:tc>
          <w:tcPr>
            <w:tcW w:w="431" w:type="dxa"/>
          </w:tcPr>
          <w:p w14:paraId="7FB5F1D0" w14:textId="77777777" w:rsidR="00BE396E" w:rsidRDefault="00BE396E" w:rsidP="00BE396E">
            <w:pPr>
              <w:pStyle w:val="TableText"/>
            </w:pPr>
            <w:r>
              <w:t>X</w:t>
            </w:r>
          </w:p>
        </w:tc>
        <w:tc>
          <w:tcPr>
            <w:tcW w:w="432" w:type="dxa"/>
          </w:tcPr>
          <w:p w14:paraId="020AC7E8" w14:textId="77777777" w:rsidR="00BE396E" w:rsidRDefault="00BE396E" w:rsidP="00BE396E">
            <w:pPr>
              <w:pStyle w:val="TableText"/>
            </w:pPr>
            <w:r>
              <w:t>X</w:t>
            </w:r>
          </w:p>
        </w:tc>
      </w:tr>
      <w:tr w:rsidR="00BE396E" w14:paraId="4EA668EA" w14:textId="77777777" w:rsidTr="003214B8">
        <w:trPr>
          <w:cantSplit/>
          <w:jc w:val="center"/>
        </w:trPr>
        <w:tc>
          <w:tcPr>
            <w:tcW w:w="802" w:type="dxa"/>
            <w:tcMar>
              <w:left w:w="58" w:type="dxa"/>
              <w:right w:w="58" w:type="dxa"/>
            </w:tcMar>
          </w:tcPr>
          <w:p w14:paraId="0C76C08E" w14:textId="0042E872" w:rsidR="00BE396E" w:rsidRDefault="00BE396E" w:rsidP="00BE396E">
            <w:pPr>
              <w:pStyle w:val="TableText"/>
            </w:pPr>
            <w:r>
              <w:t>1344</w:t>
            </w:r>
            <w:r w:rsidR="00135F82">
              <w:t xml:space="preserve"> – </w:t>
            </w:r>
            <w:r>
              <w:t>1351</w:t>
            </w:r>
          </w:p>
        </w:tc>
        <w:tc>
          <w:tcPr>
            <w:tcW w:w="2227" w:type="dxa"/>
            <w:tcMar>
              <w:left w:w="58" w:type="dxa"/>
              <w:right w:w="58" w:type="dxa"/>
            </w:tcMar>
          </w:tcPr>
          <w:p w14:paraId="42C5C15B" w14:textId="77777777" w:rsidR="00BE396E" w:rsidRDefault="00BE396E" w:rsidP="00BE396E">
            <w:pPr>
              <w:pStyle w:val="TableText"/>
            </w:pPr>
            <w:r>
              <w:t>CWF QUERY DATE (2)</w:t>
            </w:r>
          </w:p>
        </w:tc>
        <w:tc>
          <w:tcPr>
            <w:tcW w:w="2943" w:type="dxa"/>
            <w:tcMar>
              <w:left w:w="58" w:type="dxa"/>
              <w:right w:w="58" w:type="dxa"/>
            </w:tcMar>
          </w:tcPr>
          <w:p w14:paraId="37979B9F" w14:textId="667E785C" w:rsidR="00BE396E" w:rsidRDefault="00BE396E" w:rsidP="00BE396E">
            <w:pPr>
              <w:pStyle w:val="TableText"/>
            </w:pPr>
            <w:r>
              <w:t>:P:IDR-</w:t>
            </w:r>
            <w:hyperlink r:id="rId429" w:history="1">
              <w:r>
                <w:rPr>
                  <w:rStyle w:val="Hyperlink"/>
                </w:rPr>
                <w:t>CWF-QUERY-DATE</w:t>
              </w:r>
            </w:hyperlink>
          </w:p>
        </w:tc>
        <w:tc>
          <w:tcPr>
            <w:tcW w:w="2840" w:type="dxa"/>
            <w:tcMar>
              <w:left w:w="58" w:type="dxa"/>
              <w:right w:w="58" w:type="dxa"/>
            </w:tcMar>
          </w:tcPr>
          <w:p w14:paraId="4E39FB40" w14:textId="77777777" w:rsidR="00BE396E" w:rsidRDefault="00BE396E" w:rsidP="00BE396E">
            <w:pPr>
              <w:pStyle w:val="TableText"/>
            </w:pPr>
            <w:r>
              <w:t>Date of CWF transmit</w:t>
            </w:r>
          </w:p>
          <w:p w14:paraId="2168B3F2" w14:textId="77777777" w:rsidR="00BE396E" w:rsidRDefault="00BE396E" w:rsidP="00BE396E">
            <w:pPr>
              <w:pStyle w:val="TableText"/>
            </w:pPr>
            <w:r w:rsidRPr="00122D3F">
              <w:rPr>
                <w:rFonts w:cs="Arial"/>
                <w:color w:val="000000"/>
              </w:rPr>
              <w:t>Date on which the CWF file was transmitted by MCS.</w:t>
            </w:r>
          </w:p>
        </w:tc>
        <w:tc>
          <w:tcPr>
            <w:tcW w:w="1080" w:type="dxa"/>
            <w:tcMar>
              <w:left w:w="58" w:type="dxa"/>
              <w:right w:w="58" w:type="dxa"/>
            </w:tcMar>
          </w:tcPr>
          <w:p w14:paraId="48CC21C1" w14:textId="77777777" w:rsidR="00BE396E" w:rsidRDefault="00BE396E" w:rsidP="00BE396E">
            <w:pPr>
              <w:pStyle w:val="TableText"/>
              <w:rPr>
                <w:caps/>
              </w:rPr>
            </w:pPr>
            <w:r>
              <w:rPr>
                <w:caps/>
              </w:rPr>
              <w:t>8 n</w:t>
            </w:r>
          </w:p>
        </w:tc>
        <w:tc>
          <w:tcPr>
            <w:tcW w:w="2340" w:type="dxa"/>
            <w:tcMar>
              <w:left w:w="58" w:type="dxa"/>
              <w:right w:w="58" w:type="dxa"/>
            </w:tcMar>
          </w:tcPr>
          <w:p w14:paraId="5A37D6F5" w14:textId="77777777" w:rsidR="00BE396E" w:rsidRDefault="00BE396E" w:rsidP="00BE396E">
            <w:pPr>
              <w:pStyle w:val="TableText"/>
            </w:pPr>
            <w:r>
              <w:t>MMDDYYYY</w:t>
            </w:r>
          </w:p>
        </w:tc>
        <w:tc>
          <w:tcPr>
            <w:tcW w:w="858" w:type="dxa"/>
            <w:tcMar>
              <w:left w:w="58" w:type="dxa"/>
              <w:right w:w="58" w:type="dxa"/>
            </w:tcMar>
          </w:tcPr>
          <w:p w14:paraId="2B3E59C9" w14:textId="77777777" w:rsidR="00BE396E" w:rsidRDefault="00BE396E" w:rsidP="00BE396E">
            <w:pPr>
              <w:pStyle w:val="TableText"/>
            </w:pPr>
            <w:r>
              <w:t>Zeros</w:t>
            </w:r>
          </w:p>
        </w:tc>
        <w:tc>
          <w:tcPr>
            <w:tcW w:w="431" w:type="dxa"/>
          </w:tcPr>
          <w:p w14:paraId="12073343" w14:textId="77777777" w:rsidR="00BE396E" w:rsidRDefault="00BE396E" w:rsidP="00BE396E">
            <w:pPr>
              <w:pStyle w:val="TableText"/>
            </w:pPr>
            <w:r>
              <w:t>-</w:t>
            </w:r>
          </w:p>
        </w:tc>
        <w:tc>
          <w:tcPr>
            <w:tcW w:w="431" w:type="dxa"/>
          </w:tcPr>
          <w:p w14:paraId="39465081" w14:textId="77777777" w:rsidR="00BE396E" w:rsidRDefault="00BE396E" w:rsidP="00BE396E">
            <w:pPr>
              <w:pStyle w:val="TableText"/>
            </w:pPr>
            <w:r>
              <w:t>X</w:t>
            </w:r>
          </w:p>
        </w:tc>
        <w:tc>
          <w:tcPr>
            <w:tcW w:w="432" w:type="dxa"/>
          </w:tcPr>
          <w:p w14:paraId="598B436C" w14:textId="77777777" w:rsidR="00BE396E" w:rsidRDefault="00BE396E" w:rsidP="00BE396E">
            <w:pPr>
              <w:pStyle w:val="TableText"/>
            </w:pPr>
            <w:r>
              <w:t>X</w:t>
            </w:r>
          </w:p>
        </w:tc>
      </w:tr>
      <w:tr w:rsidR="00BE396E" w14:paraId="72B141D6" w14:textId="77777777" w:rsidTr="003214B8">
        <w:trPr>
          <w:cantSplit/>
          <w:jc w:val="center"/>
        </w:trPr>
        <w:tc>
          <w:tcPr>
            <w:tcW w:w="802" w:type="dxa"/>
            <w:tcMar>
              <w:left w:w="58" w:type="dxa"/>
              <w:right w:w="58" w:type="dxa"/>
            </w:tcMar>
          </w:tcPr>
          <w:p w14:paraId="6113BB50" w14:textId="77777777" w:rsidR="00BE396E" w:rsidRDefault="00BE396E" w:rsidP="00BE396E">
            <w:pPr>
              <w:pStyle w:val="TableText"/>
            </w:pPr>
            <w:r>
              <w:t>1352</w:t>
            </w:r>
          </w:p>
        </w:tc>
        <w:tc>
          <w:tcPr>
            <w:tcW w:w="2227" w:type="dxa"/>
            <w:tcMar>
              <w:left w:w="58" w:type="dxa"/>
              <w:right w:w="58" w:type="dxa"/>
            </w:tcMar>
          </w:tcPr>
          <w:p w14:paraId="4D05D1E4" w14:textId="77777777" w:rsidR="00BE396E" w:rsidRDefault="00BE396E" w:rsidP="00BE396E">
            <w:pPr>
              <w:pStyle w:val="TableText"/>
            </w:pPr>
            <w:r>
              <w:t>CWF QUERY CODE (2)</w:t>
            </w:r>
          </w:p>
        </w:tc>
        <w:tc>
          <w:tcPr>
            <w:tcW w:w="2943" w:type="dxa"/>
            <w:tcMar>
              <w:left w:w="58" w:type="dxa"/>
              <w:right w:w="58" w:type="dxa"/>
            </w:tcMar>
          </w:tcPr>
          <w:p w14:paraId="7351EBE5" w14:textId="4895229B" w:rsidR="00BE396E" w:rsidRDefault="00BE396E" w:rsidP="00BE396E">
            <w:pPr>
              <w:pStyle w:val="TableText"/>
            </w:pPr>
            <w:r>
              <w:t>:P:IDR-</w:t>
            </w:r>
            <w:hyperlink r:id="rId430" w:history="1">
              <w:r>
                <w:rPr>
                  <w:rStyle w:val="Hyperlink"/>
                </w:rPr>
                <w:t>CWF-QUERY-CODE</w:t>
              </w:r>
            </w:hyperlink>
          </w:p>
        </w:tc>
        <w:tc>
          <w:tcPr>
            <w:tcW w:w="2840" w:type="dxa"/>
            <w:tcMar>
              <w:left w:w="58" w:type="dxa"/>
              <w:right w:w="58" w:type="dxa"/>
            </w:tcMar>
          </w:tcPr>
          <w:p w14:paraId="28D3A8C1" w14:textId="77777777" w:rsidR="00BE396E" w:rsidRDefault="00BE396E" w:rsidP="00BE396E">
            <w:pPr>
              <w:pStyle w:val="TableText"/>
            </w:pPr>
            <w:r>
              <w:t>Query code</w:t>
            </w:r>
          </w:p>
          <w:p w14:paraId="5AFDB1A1" w14:textId="77777777" w:rsidR="00BE396E" w:rsidRDefault="00BE396E" w:rsidP="00BE396E">
            <w:pPr>
              <w:pStyle w:val="TableText"/>
            </w:pPr>
            <w:r w:rsidRPr="00A139CD">
              <w:rPr>
                <w:rFonts w:cs="Arial"/>
                <w:color w:val="000000"/>
              </w:rPr>
              <w:t>The value in this field identifies the type of record.</w:t>
            </w:r>
          </w:p>
        </w:tc>
        <w:tc>
          <w:tcPr>
            <w:tcW w:w="1080" w:type="dxa"/>
            <w:tcMar>
              <w:left w:w="58" w:type="dxa"/>
              <w:right w:w="58" w:type="dxa"/>
            </w:tcMar>
          </w:tcPr>
          <w:p w14:paraId="51944C32" w14:textId="77777777" w:rsidR="00BE396E" w:rsidRDefault="00BE396E" w:rsidP="00BE396E">
            <w:pPr>
              <w:pStyle w:val="TableText"/>
              <w:rPr>
                <w:caps/>
              </w:rPr>
            </w:pPr>
            <w:r>
              <w:rPr>
                <w:caps/>
              </w:rPr>
              <w:t>1 c</w:t>
            </w:r>
          </w:p>
        </w:tc>
        <w:tc>
          <w:tcPr>
            <w:tcW w:w="2340" w:type="dxa"/>
            <w:tcMar>
              <w:left w:w="58" w:type="dxa"/>
              <w:right w:w="58" w:type="dxa"/>
            </w:tcMar>
          </w:tcPr>
          <w:p w14:paraId="413C0AC8" w14:textId="77777777" w:rsidR="00BE396E" w:rsidRPr="00865B7A" w:rsidRDefault="00BE396E" w:rsidP="00BE396E">
            <w:pPr>
              <w:pStyle w:val="TableText"/>
            </w:pPr>
            <w:r w:rsidRPr="0042502A">
              <w:rPr>
                <w:b/>
              </w:rPr>
              <w:t>Valid Values:</w:t>
            </w:r>
          </w:p>
          <w:p w14:paraId="377674B9" w14:textId="160DA308" w:rsidR="00BE396E" w:rsidRPr="00463D8A" w:rsidRDefault="00BE396E" w:rsidP="00245396">
            <w:pPr>
              <w:pStyle w:val="TableTextBullet"/>
            </w:pPr>
            <w:r w:rsidRPr="00463D8A">
              <w:t xml:space="preserve">1 </w:t>
            </w:r>
            <w:r w:rsidR="009560CE">
              <w:t xml:space="preserve">– </w:t>
            </w:r>
            <w:r w:rsidRPr="00463D8A">
              <w:t>Claim</w:t>
            </w:r>
          </w:p>
          <w:p w14:paraId="56689D6B" w14:textId="7FF037E8" w:rsidR="00BE396E" w:rsidRPr="00463D8A" w:rsidRDefault="00BE396E" w:rsidP="00245396">
            <w:pPr>
              <w:pStyle w:val="TableTextBullet"/>
            </w:pPr>
            <w:r w:rsidRPr="00463D8A">
              <w:t xml:space="preserve">3 </w:t>
            </w:r>
            <w:r w:rsidR="009560CE">
              <w:t xml:space="preserve">– </w:t>
            </w:r>
            <w:r w:rsidRPr="00463D8A">
              <w:t>Void</w:t>
            </w:r>
          </w:p>
          <w:p w14:paraId="066C0544" w14:textId="6640DB61" w:rsidR="00BE396E" w:rsidRPr="00463D8A" w:rsidRDefault="00BE396E" w:rsidP="00245396">
            <w:pPr>
              <w:pStyle w:val="TableTextBullet"/>
            </w:pPr>
            <w:r w:rsidRPr="00463D8A">
              <w:t xml:space="preserve">5 </w:t>
            </w:r>
            <w:r w:rsidR="009560CE">
              <w:t xml:space="preserve">– </w:t>
            </w:r>
            <w:r w:rsidRPr="00463D8A">
              <w:t>Adjustment</w:t>
            </w:r>
          </w:p>
          <w:p w14:paraId="7912AAB0" w14:textId="18CAA757" w:rsidR="00BE396E" w:rsidRDefault="00BE396E" w:rsidP="00245396">
            <w:pPr>
              <w:pStyle w:val="TableTextBullet"/>
            </w:pPr>
            <w:r w:rsidRPr="00463D8A">
              <w:t xml:space="preserve">9 </w:t>
            </w:r>
            <w:r w:rsidR="009560CE">
              <w:t xml:space="preserve">– </w:t>
            </w:r>
            <w:r w:rsidRPr="00463D8A">
              <w:t>Accrete</w:t>
            </w:r>
          </w:p>
        </w:tc>
        <w:tc>
          <w:tcPr>
            <w:tcW w:w="858" w:type="dxa"/>
            <w:tcMar>
              <w:left w:w="58" w:type="dxa"/>
              <w:right w:w="58" w:type="dxa"/>
            </w:tcMar>
          </w:tcPr>
          <w:p w14:paraId="5C2B097D" w14:textId="77777777" w:rsidR="00BE396E" w:rsidRDefault="00BE396E" w:rsidP="00BE396E">
            <w:pPr>
              <w:pStyle w:val="TableText"/>
            </w:pPr>
            <w:r>
              <w:t>Spaces</w:t>
            </w:r>
          </w:p>
        </w:tc>
        <w:tc>
          <w:tcPr>
            <w:tcW w:w="431" w:type="dxa"/>
          </w:tcPr>
          <w:p w14:paraId="7A17DB72" w14:textId="77777777" w:rsidR="00BE396E" w:rsidRDefault="00BE396E" w:rsidP="00BE396E">
            <w:pPr>
              <w:pStyle w:val="TableText"/>
            </w:pPr>
            <w:r>
              <w:t>-</w:t>
            </w:r>
          </w:p>
        </w:tc>
        <w:tc>
          <w:tcPr>
            <w:tcW w:w="431" w:type="dxa"/>
          </w:tcPr>
          <w:p w14:paraId="004A98DB" w14:textId="77777777" w:rsidR="00BE396E" w:rsidRDefault="00BE396E" w:rsidP="00BE396E">
            <w:pPr>
              <w:pStyle w:val="TableText"/>
            </w:pPr>
            <w:r>
              <w:t>X</w:t>
            </w:r>
          </w:p>
        </w:tc>
        <w:tc>
          <w:tcPr>
            <w:tcW w:w="432" w:type="dxa"/>
          </w:tcPr>
          <w:p w14:paraId="48D6C786" w14:textId="77777777" w:rsidR="00BE396E" w:rsidRDefault="00BE396E" w:rsidP="00BE396E">
            <w:pPr>
              <w:pStyle w:val="TableText"/>
            </w:pPr>
            <w:r>
              <w:t>X</w:t>
            </w:r>
          </w:p>
        </w:tc>
      </w:tr>
      <w:tr w:rsidR="00BE396E" w14:paraId="3A9BFDD6" w14:textId="77777777" w:rsidTr="003214B8">
        <w:trPr>
          <w:cantSplit/>
          <w:jc w:val="center"/>
        </w:trPr>
        <w:tc>
          <w:tcPr>
            <w:tcW w:w="802" w:type="dxa"/>
            <w:tcMar>
              <w:left w:w="58" w:type="dxa"/>
              <w:right w:w="58" w:type="dxa"/>
            </w:tcMar>
          </w:tcPr>
          <w:p w14:paraId="15379506" w14:textId="103666E3" w:rsidR="00BE396E" w:rsidRDefault="00BE396E" w:rsidP="00BE396E">
            <w:pPr>
              <w:pStyle w:val="TableText"/>
            </w:pPr>
            <w:r>
              <w:t>1353</w:t>
            </w:r>
            <w:r w:rsidR="00135F82">
              <w:t xml:space="preserve"> – </w:t>
            </w:r>
            <w:r>
              <w:t>1360</w:t>
            </w:r>
          </w:p>
        </w:tc>
        <w:tc>
          <w:tcPr>
            <w:tcW w:w="2227" w:type="dxa"/>
            <w:tcMar>
              <w:left w:w="58" w:type="dxa"/>
              <w:right w:w="58" w:type="dxa"/>
            </w:tcMar>
          </w:tcPr>
          <w:p w14:paraId="105CB869" w14:textId="77777777" w:rsidR="00BE396E" w:rsidRDefault="00BE396E" w:rsidP="00BE396E">
            <w:pPr>
              <w:pStyle w:val="TableText"/>
            </w:pPr>
            <w:r>
              <w:t>CWF QUERY DATE (3)</w:t>
            </w:r>
          </w:p>
        </w:tc>
        <w:tc>
          <w:tcPr>
            <w:tcW w:w="2943" w:type="dxa"/>
            <w:tcMar>
              <w:left w:w="58" w:type="dxa"/>
              <w:right w:w="58" w:type="dxa"/>
            </w:tcMar>
          </w:tcPr>
          <w:p w14:paraId="501B5495" w14:textId="47601917" w:rsidR="00BE396E" w:rsidRDefault="00BE396E" w:rsidP="00BE396E">
            <w:pPr>
              <w:pStyle w:val="TableText"/>
            </w:pPr>
            <w:r>
              <w:t>:P:IDR-</w:t>
            </w:r>
            <w:hyperlink r:id="rId431" w:history="1">
              <w:r>
                <w:rPr>
                  <w:rStyle w:val="Hyperlink"/>
                </w:rPr>
                <w:t>CWF-QUERY-DATE</w:t>
              </w:r>
            </w:hyperlink>
          </w:p>
        </w:tc>
        <w:tc>
          <w:tcPr>
            <w:tcW w:w="2840" w:type="dxa"/>
            <w:tcMar>
              <w:left w:w="58" w:type="dxa"/>
              <w:right w:w="58" w:type="dxa"/>
            </w:tcMar>
          </w:tcPr>
          <w:p w14:paraId="4388BA0F" w14:textId="77777777" w:rsidR="00BE396E" w:rsidRDefault="00BE396E" w:rsidP="00BE396E">
            <w:pPr>
              <w:pStyle w:val="TableText"/>
            </w:pPr>
            <w:r>
              <w:t>Date of CWF transmit</w:t>
            </w:r>
          </w:p>
          <w:p w14:paraId="6F56BACC" w14:textId="77777777" w:rsidR="00BE396E" w:rsidRDefault="00BE396E" w:rsidP="00BE396E">
            <w:pPr>
              <w:pStyle w:val="TableText"/>
            </w:pPr>
            <w:r w:rsidRPr="00122D3F">
              <w:rPr>
                <w:rFonts w:cs="Arial"/>
                <w:color w:val="000000"/>
              </w:rPr>
              <w:t>Date on which the CWF file was transmitted by MCS.</w:t>
            </w:r>
          </w:p>
        </w:tc>
        <w:tc>
          <w:tcPr>
            <w:tcW w:w="1080" w:type="dxa"/>
            <w:tcMar>
              <w:left w:w="58" w:type="dxa"/>
              <w:right w:w="58" w:type="dxa"/>
            </w:tcMar>
          </w:tcPr>
          <w:p w14:paraId="6D490CC8" w14:textId="77777777" w:rsidR="00BE396E" w:rsidRDefault="00BE396E" w:rsidP="00BE396E">
            <w:pPr>
              <w:pStyle w:val="TableText"/>
              <w:rPr>
                <w:caps/>
              </w:rPr>
            </w:pPr>
            <w:r>
              <w:rPr>
                <w:caps/>
              </w:rPr>
              <w:t>8 n</w:t>
            </w:r>
          </w:p>
        </w:tc>
        <w:tc>
          <w:tcPr>
            <w:tcW w:w="2340" w:type="dxa"/>
            <w:tcMar>
              <w:left w:w="58" w:type="dxa"/>
              <w:right w:w="58" w:type="dxa"/>
            </w:tcMar>
          </w:tcPr>
          <w:p w14:paraId="267C4B6B" w14:textId="77777777" w:rsidR="00BE396E" w:rsidRDefault="00BE396E" w:rsidP="00BE396E">
            <w:pPr>
              <w:pStyle w:val="TableText"/>
            </w:pPr>
            <w:r>
              <w:t>MMDDYYYY</w:t>
            </w:r>
          </w:p>
        </w:tc>
        <w:tc>
          <w:tcPr>
            <w:tcW w:w="858" w:type="dxa"/>
            <w:tcMar>
              <w:left w:w="58" w:type="dxa"/>
              <w:right w:w="58" w:type="dxa"/>
            </w:tcMar>
          </w:tcPr>
          <w:p w14:paraId="09661DF8" w14:textId="77777777" w:rsidR="00BE396E" w:rsidRDefault="00BE396E" w:rsidP="00BE396E">
            <w:pPr>
              <w:pStyle w:val="TableText"/>
            </w:pPr>
            <w:r>
              <w:t>Zeros</w:t>
            </w:r>
          </w:p>
        </w:tc>
        <w:tc>
          <w:tcPr>
            <w:tcW w:w="431" w:type="dxa"/>
          </w:tcPr>
          <w:p w14:paraId="2D985B42" w14:textId="77777777" w:rsidR="00BE396E" w:rsidRDefault="00BE396E" w:rsidP="00BE396E">
            <w:pPr>
              <w:pStyle w:val="TableText"/>
            </w:pPr>
            <w:r>
              <w:t>-</w:t>
            </w:r>
          </w:p>
        </w:tc>
        <w:tc>
          <w:tcPr>
            <w:tcW w:w="431" w:type="dxa"/>
          </w:tcPr>
          <w:p w14:paraId="48F1B43D" w14:textId="77777777" w:rsidR="00BE396E" w:rsidRDefault="00BE396E" w:rsidP="00BE396E">
            <w:pPr>
              <w:pStyle w:val="TableText"/>
            </w:pPr>
            <w:r>
              <w:t>X</w:t>
            </w:r>
          </w:p>
        </w:tc>
        <w:tc>
          <w:tcPr>
            <w:tcW w:w="432" w:type="dxa"/>
          </w:tcPr>
          <w:p w14:paraId="7B9C6A03" w14:textId="77777777" w:rsidR="00BE396E" w:rsidRDefault="00BE396E" w:rsidP="00BE396E">
            <w:pPr>
              <w:pStyle w:val="TableText"/>
            </w:pPr>
            <w:r>
              <w:t>X</w:t>
            </w:r>
          </w:p>
        </w:tc>
      </w:tr>
      <w:tr w:rsidR="00BE396E" w14:paraId="385819E5" w14:textId="77777777" w:rsidTr="003214B8">
        <w:trPr>
          <w:cantSplit/>
          <w:jc w:val="center"/>
        </w:trPr>
        <w:tc>
          <w:tcPr>
            <w:tcW w:w="802" w:type="dxa"/>
            <w:tcMar>
              <w:left w:w="58" w:type="dxa"/>
              <w:right w:w="58" w:type="dxa"/>
            </w:tcMar>
          </w:tcPr>
          <w:p w14:paraId="0D65C141" w14:textId="77777777" w:rsidR="00BE396E" w:rsidRDefault="00BE396E" w:rsidP="00BE396E">
            <w:pPr>
              <w:pStyle w:val="TableText"/>
            </w:pPr>
            <w:r>
              <w:t>1361</w:t>
            </w:r>
          </w:p>
        </w:tc>
        <w:tc>
          <w:tcPr>
            <w:tcW w:w="2227" w:type="dxa"/>
            <w:tcMar>
              <w:left w:w="58" w:type="dxa"/>
              <w:right w:w="58" w:type="dxa"/>
            </w:tcMar>
          </w:tcPr>
          <w:p w14:paraId="13B38B2B" w14:textId="77777777" w:rsidR="00BE396E" w:rsidRDefault="00BE396E" w:rsidP="00BE396E">
            <w:pPr>
              <w:pStyle w:val="TableText"/>
            </w:pPr>
            <w:r>
              <w:t>CWF QUERY CODE (3)</w:t>
            </w:r>
          </w:p>
        </w:tc>
        <w:tc>
          <w:tcPr>
            <w:tcW w:w="2943" w:type="dxa"/>
            <w:tcMar>
              <w:left w:w="58" w:type="dxa"/>
              <w:right w:w="58" w:type="dxa"/>
            </w:tcMar>
          </w:tcPr>
          <w:p w14:paraId="69EEBF12" w14:textId="7D4502F2" w:rsidR="00BE396E" w:rsidRDefault="00BE396E" w:rsidP="00BE396E">
            <w:pPr>
              <w:pStyle w:val="TableText"/>
            </w:pPr>
            <w:r>
              <w:t>:P:IDR-</w:t>
            </w:r>
            <w:hyperlink r:id="rId432" w:history="1">
              <w:r>
                <w:rPr>
                  <w:rStyle w:val="Hyperlink"/>
                </w:rPr>
                <w:t>CWF-QUERY-CODE</w:t>
              </w:r>
            </w:hyperlink>
          </w:p>
        </w:tc>
        <w:tc>
          <w:tcPr>
            <w:tcW w:w="2840" w:type="dxa"/>
            <w:tcMar>
              <w:left w:w="58" w:type="dxa"/>
              <w:right w:w="58" w:type="dxa"/>
            </w:tcMar>
          </w:tcPr>
          <w:p w14:paraId="0724F633" w14:textId="77777777" w:rsidR="00BE396E" w:rsidRDefault="00BE396E" w:rsidP="00BE396E">
            <w:pPr>
              <w:pStyle w:val="TableText"/>
            </w:pPr>
            <w:r>
              <w:t>Query code</w:t>
            </w:r>
          </w:p>
          <w:p w14:paraId="3005C225" w14:textId="77777777" w:rsidR="00BE396E" w:rsidRDefault="00BE396E" w:rsidP="00BE396E">
            <w:pPr>
              <w:pStyle w:val="TableText"/>
            </w:pPr>
            <w:r w:rsidRPr="00A139CD">
              <w:rPr>
                <w:rFonts w:cs="Arial"/>
                <w:color w:val="000000"/>
              </w:rPr>
              <w:t>The value in this field identifies the type of record.</w:t>
            </w:r>
          </w:p>
        </w:tc>
        <w:tc>
          <w:tcPr>
            <w:tcW w:w="1080" w:type="dxa"/>
            <w:tcMar>
              <w:left w:w="58" w:type="dxa"/>
              <w:right w:w="58" w:type="dxa"/>
            </w:tcMar>
          </w:tcPr>
          <w:p w14:paraId="67F5C115" w14:textId="77777777" w:rsidR="00BE396E" w:rsidRDefault="00BE396E" w:rsidP="00BE396E">
            <w:pPr>
              <w:pStyle w:val="TableText"/>
              <w:rPr>
                <w:caps/>
              </w:rPr>
            </w:pPr>
            <w:r>
              <w:rPr>
                <w:caps/>
              </w:rPr>
              <w:t>1 c</w:t>
            </w:r>
          </w:p>
        </w:tc>
        <w:tc>
          <w:tcPr>
            <w:tcW w:w="2340" w:type="dxa"/>
            <w:tcMar>
              <w:left w:w="58" w:type="dxa"/>
              <w:right w:w="58" w:type="dxa"/>
            </w:tcMar>
          </w:tcPr>
          <w:p w14:paraId="59FD32F2" w14:textId="77777777" w:rsidR="00BE396E" w:rsidRPr="00865B7A" w:rsidRDefault="00BE396E" w:rsidP="00BE396E">
            <w:pPr>
              <w:pStyle w:val="TableText"/>
            </w:pPr>
            <w:r w:rsidRPr="0042502A">
              <w:rPr>
                <w:b/>
              </w:rPr>
              <w:t>Valid Values:</w:t>
            </w:r>
          </w:p>
          <w:p w14:paraId="61985277" w14:textId="144EAABA" w:rsidR="00BE396E" w:rsidRPr="00463D8A" w:rsidRDefault="00BE396E" w:rsidP="00245396">
            <w:pPr>
              <w:pStyle w:val="TableTextBullet"/>
            </w:pPr>
            <w:r w:rsidRPr="00463D8A">
              <w:t xml:space="preserve">1 </w:t>
            </w:r>
            <w:r w:rsidR="009560CE">
              <w:t xml:space="preserve">– </w:t>
            </w:r>
            <w:r w:rsidRPr="00463D8A">
              <w:t>Claim</w:t>
            </w:r>
          </w:p>
          <w:p w14:paraId="2BA0964B" w14:textId="58F4E9C4" w:rsidR="00BE396E" w:rsidRPr="00463D8A" w:rsidRDefault="00BE396E" w:rsidP="00245396">
            <w:pPr>
              <w:pStyle w:val="TableTextBullet"/>
            </w:pPr>
            <w:r w:rsidRPr="00463D8A">
              <w:t xml:space="preserve">3 </w:t>
            </w:r>
            <w:r w:rsidR="009560CE">
              <w:t xml:space="preserve">– </w:t>
            </w:r>
            <w:r w:rsidRPr="00463D8A">
              <w:t>Void</w:t>
            </w:r>
          </w:p>
          <w:p w14:paraId="4AB286C6" w14:textId="3C9E4401" w:rsidR="00BE396E" w:rsidRPr="00463D8A" w:rsidRDefault="00BE396E" w:rsidP="00245396">
            <w:pPr>
              <w:pStyle w:val="TableTextBullet"/>
            </w:pPr>
            <w:r w:rsidRPr="00463D8A">
              <w:t xml:space="preserve">5 </w:t>
            </w:r>
            <w:r w:rsidR="009560CE">
              <w:t xml:space="preserve">– </w:t>
            </w:r>
            <w:r w:rsidRPr="00463D8A">
              <w:t>Adjustment</w:t>
            </w:r>
          </w:p>
          <w:p w14:paraId="3DE9375E" w14:textId="0AB7CFE2" w:rsidR="00BE396E" w:rsidRDefault="00BE396E" w:rsidP="00245396">
            <w:pPr>
              <w:pStyle w:val="TableTextBullet"/>
            </w:pPr>
            <w:r w:rsidRPr="00463D8A">
              <w:t xml:space="preserve">9 </w:t>
            </w:r>
            <w:r w:rsidR="009560CE">
              <w:t xml:space="preserve">– </w:t>
            </w:r>
            <w:r w:rsidRPr="00463D8A">
              <w:t>Accrete</w:t>
            </w:r>
          </w:p>
        </w:tc>
        <w:tc>
          <w:tcPr>
            <w:tcW w:w="858" w:type="dxa"/>
            <w:tcMar>
              <w:left w:w="58" w:type="dxa"/>
              <w:right w:w="58" w:type="dxa"/>
            </w:tcMar>
          </w:tcPr>
          <w:p w14:paraId="36FDD808" w14:textId="77777777" w:rsidR="00BE396E" w:rsidRDefault="00BE396E" w:rsidP="00BE396E">
            <w:pPr>
              <w:pStyle w:val="TableText"/>
            </w:pPr>
            <w:r>
              <w:t>Spaces</w:t>
            </w:r>
          </w:p>
        </w:tc>
        <w:tc>
          <w:tcPr>
            <w:tcW w:w="431" w:type="dxa"/>
          </w:tcPr>
          <w:p w14:paraId="43557E4D" w14:textId="77777777" w:rsidR="00BE396E" w:rsidRDefault="00BE396E" w:rsidP="00BE396E">
            <w:pPr>
              <w:pStyle w:val="TableText"/>
            </w:pPr>
            <w:r>
              <w:t>-</w:t>
            </w:r>
          </w:p>
        </w:tc>
        <w:tc>
          <w:tcPr>
            <w:tcW w:w="431" w:type="dxa"/>
          </w:tcPr>
          <w:p w14:paraId="41DB302E" w14:textId="77777777" w:rsidR="00BE396E" w:rsidRDefault="00BE396E" w:rsidP="00BE396E">
            <w:pPr>
              <w:pStyle w:val="TableText"/>
            </w:pPr>
            <w:r>
              <w:t>X</w:t>
            </w:r>
          </w:p>
        </w:tc>
        <w:tc>
          <w:tcPr>
            <w:tcW w:w="432" w:type="dxa"/>
          </w:tcPr>
          <w:p w14:paraId="10D4373F" w14:textId="77777777" w:rsidR="00BE396E" w:rsidRDefault="00BE396E" w:rsidP="00BE396E">
            <w:pPr>
              <w:pStyle w:val="TableText"/>
            </w:pPr>
            <w:r>
              <w:t>X</w:t>
            </w:r>
          </w:p>
        </w:tc>
      </w:tr>
      <w:tr w:rsidR="00BE396E" w14:paraId="62EF083E" w14:textId="77777777" w:rsidTr="003214B8">
        <w:trPr>
          <w:cantSplit/>
          <w:jc w:val="center"/>
        </w:trPr>
        <w:tc>
          <w:tcPr>
            <w:tcW w:w="802" w:type="dxa"/>
            <w:tcMar>
              <w:left w:w="58" w:type="dxa"/>
              <w:right w:w="58" w:type="dxa"/>
            </w:tcMar>
          </w:tcPr>
          <w:p w14:paraId="26E62DE6" w14:textId="69EFADDB" w:rsidR="00BE396E" w:rsidRDefault="00BE396E" w:rsidP="00BE396E">
            <w:pPr>
              <w:pStyle w:val="TableText"/>
            </w:pPr>
            <w:r>
              <w:t>1362</w:t>
            </w:r>
            <w:r w:rsidR="00135F82">
              <w:t xml:space="preserve"> – </w:t>
            </w:r>
            <w:r>
              <w:t>1369</w:t>
            </w:r>
          </w:p>
        </w:tc>
        <w:tc>
          <w:tcPr>
            <w:tcW w:w="2227" w:type="dxa"/>
            <w:tcMar>
              <w:left w:w="58" w:type="dxa"/>
              <w:right w:w="58" w:type="dxa"/>
            </w:tcMar>
          </w:tcPr>
          <w:p w14:paraId="677BA3DF" w14:textId="77777777" w:rsidR="00BE396E" w:rsidRDefault="00BE396E" w:rsidP="00BE396E">
            <w:pPr>
              <w:pStyle w:val="TableText"/>
            </w:pPr>
            <w:r>
              <w:t>CWF QUERY DATE (4)</w:t>
            </w:r>
          </w:p>
        </w:tc>
        <w:tc>
          <w:tcPr>
            <w:tcW w:w="2943" w:type="dxa"/>
            <w:tcMar>
              <w:left w:w="58" w:type="dxa"/>
              <w:right w:w="58" w:type="dxa"/>
            </w:tcMar>
          </w:tcPr>
          <w:p w14:paraId="0D4AA19E" w14:textId="19C59F0E" w:rsidR="00BE396E" w:rsidRDefault="00BE396E" w:rsidP="00BE396E">
            <w:pPr>
              <w:pStyle w:val="TableText"/>
            </w:pPr>
            <w:r>
              <w:t>:P:IDR-</w:t>
            </w:r>
            <w:hyperlink r:id="rId433" w:history="1">
              <w:r>
                <w:rPr>
                  <w:rStyle w:val="Hyperlink"/>
                </w:rPr>
                <w:t>CWF-QUERY-DATE</w:t>
              </w:r>
            </w:hyperlink>
          </w:p>
        </w:tc>
        <w:tc>
          <w:tcPr>
            <w:tcW w:w="2840" w:type="dxa"/>
            <w:tcMar>
              <w:left w:w="58" w:type="dxa"/>
              <w:right w:w="58" w:type="dxa"/>
            </w:tcMar>
          </w:tcPr>
          <w:p w14:paraId="0326EAB1" w14:textId="77777777" w:rsidR="00BE396E" w:rsidRDefault="00BE396E" w:rsidP="00BE396E">
            <w:pPr>
              <w:pStyle w:val="TableText"/>
            </w:pPr>
            <w:r>
              <w:t>Date of CWF transmit</w:t>
            </w:r>
          </w:p>
          <w:p w14:paraId="070635F0" w14:textId="77777777" w:rsidR="00BE396E" w:rsidRDefault="00BE396E" w:rsidP="00BE396E">
            <w:pPr>
              <w:pStyle w:val="TableText"/>
            </w:pPr>
            <w:r w:rsidRPr="00122D3F">
              <w:rPr>
                <w:rFonts w:cs="Arial"/>
                <w:color w:val="000000"/>
              </w:rPr>
              <w:t>Date on which the CWF file was transmitted by MCS.</w:t>
            </w:r>
          </w:p>
        </w:tc>
        <w:tc>
          <w:tcPr>
            <w:tcW w:w="1080" w:type="dxa"/>
            <w:tcMar>
              <w:left w:w="58" w:type="dxa"/>
              <w:right w:w="58" w:type="dxa"/>
            </w:tcMar>
          </w:tcPr>
          <w:p w14:paraId="144FDD0F" w14:textId="77777777" w:rsidR="00BE396E" w:rsidRDefault="00BE396E" w:rsidP="00BE396E">
            <w:pPr>
              <w:pStyle w:val="TableText"/>
              <w:rPr>
                <w:caps/>
              </w:rPr>
            </w:pPr>
            <w:r>
              <w:rPr>
                <w:caps/>
              </w:rPr>
              <w:t>8 n</w:t>
            </w:r>
          </w:p>
        </w:tc>
        <w:tc>
          <w:tcPr>
            <w:tcW w:w="2340" w:type="dxa"/>
            <w:tcMar>
              <w:left w:w="58" w:type="dxa"/>
              <w:right w:w="58" w:type="dxa"/>
            </w:tcMar>
          </w:tcPr>
          <w:p w14:paraId="56E03AA4" w14:textId="77777777" w:rsidR="00BE396E" w:rsidRDefault="00BE396E" w:rsidP="00BE396E">
            <w:pPr>
              <w:pStyle w:val="TableText"/>
            </w:pPr>
            <w:r>
              <w:t>MMDDYYYY</w:t>
            </w:r>
          </w:p>
        </w:tc>
        <w:tc>
          <w:tcPr>
            <w:tcW w:w="858" w:type="dxa"/>
            <w:tcMar>
              <w:left w:w="58" w:type="dxa"/>
              <w:right w:w="58" w:type="dxa"/>
            </w:tcMar>
          </w:tcPr>
          <w:p w14:paraId="73368AFE" w14:textId="77777777" w:rsidR="00BE396E" w:rsidRDefault="00BE396E" w:rsidP="00BE396E">
            <w:pPr>
              <w:pStyle w:val="TableText"/>
            </w:pPr>
            <w:r>
              <w:t>Zeros</w:t>
            </w:r>
          </w:p>
        </w:tc>
        <w:tc>
          <w:tcPr>
            <w:tcW w:w="431" w:type="dxa"/>
          </w:tcPr>
          <w:p w14:paraId="0E7F1987" w14:textId="77777777" w:rsidR="00BE396E" w:rsidRDefault="00BE396E" w:rsidP="00BE396E">
            <w:pPr>
              <w:pStyle w:val="TableText"/>
            </w:pPr>
            <w:r>
              <w:t>-</w:t>
            </w:r>
          </w:p>
        </w:tc>
        <w:tc>
          <w:tcPr>
            <w:tcW w:w="431" w:type="dxa"/>
          </w:tcPr>
          <w:p w14:paraId="3D030F35" w14:textId="77777777" w:rsidR="00BE396E" w:rsidRDefault="00BE396E" w:rsidP="00BE396E">
            <w:pPr>
              <w:pStyle w:val="TableText"/>
            </w:pPr>
            <w:r>
              <w:t>X</w:t>
            </w:r>
          </w:p>
        </w:tc>
        <w:tc>
          <w:tcPr>
            <w:tcW w:w="432" w:type="dxa"/>
          </w:tcPr>
          <w:p w14:paraId="396B42D0" w14:textId="77777777" w:rsidR="00BE396E" w:rsidRDefault="00BE396E" w:rsidP="00BE396E">
            <w:pPr>
              <w:pStyle w:val="TableText"/>
            </w:pPr>
            <w:r>
              <w:t>X</w:t>
            </w:r>
          </w:p>
        </w:tc>
      </w:tr>
      <w:tr w:rsidR="00BE396E" w14:paraId="225FA8B4" w14:textId="77777777" w:rsidTr="003214B8">
        <w:trPr>
          <w:cantSplit/>
          <w:jc w:val="center"/>
        </w:trPr>
        <w:tc>
          <w:tcPr>
            <w:tcW w:w="802" w:type="dxa"/>
            <w:tcMar>
              <w:left w:w="58" w:type="dxa"/>
              <w:right w:w="58" w:type="dxa"/>
            </w:tcMar>
          </w:tcPr>
          <w:p w14:paraId="071C14D5" w14:textId="77777777" w:rsidR="00BE396E" w:rsidRDefault="00BE396E" w:rsidP="00BE396E">
            <w:pPr>
              <w:pStyle w:val="TableText"/>
            </w:pPr>
            <w:r>
              <w:t>1370</w:t>
            </w:r>
          </w:p>
        </w:tc>
        <w:tc>
          <w:tcPr>
            <w:tcW w:w="2227" w:type="dxa"/>
            <w:tcMar>
              <w:left w:w="58" w:type="dxa"/>
              <w:right w:w="58" w:type="dxa"/>
            </w:tcMar>
          </w:tcPr>
          <w:p w14:paraId="5B57EED8" w14:textId="77777777" w:rsidR="00BE396E" w:rsidRDefault="00BE396E" w:rsidP="00BE396E">
            <w:pPr>
              <w:pStyle w:val="TableText"/>
            </w:pPr>
            <w:r>
              <w:t>CWF QUERY CODE (4)</w:t>
            </w:r>
          </w:p>
        </w:tc>
        <w:tc>
          <w:tcPr>
            <w:tcW w:w="2943" w:type="dxa"/>
            <w:tcMar>
              <w:left w:w="58" w:type="dxa"/>
              <w:right w:w="58" w:type="dxa"/>
            </w:tcMar>
          </w:tcPr>
          <w:p w14:paraId="5772A88A" w14:textId="6953CB12" w:rsidR="00BE396E" w:rsidRDefault="00BE396E" w:rsidP="00BE396E">
            <w:pPr>
              <w:pStyle w:val="TableText"/>
            </w:pPr>
            <w:r>
              <w:t>:P:IDR-</w:t>
            </w:r>
            <w:hyperlink r:id="rId434" w:history="1">
              <w:r>
                <w:rPr>
                  <w:rStyle w:val="Hyperlink"/>
                </w:rPr>
                <w:t>CWF-QUERY-CODE</w:t>
              </w:r>
            </w:hyperlink>
          </w:p>
        </w:tc>
        <w:tc>
          <w:tcPr>
            <w:tcW w:w="2840" w:type="dxa"/>
            <w:tcMar>
              <w:left w:w="58" w:type="dxa"/>
              <w:right w:w="58" w:type="dxa"/>
            </w:tcMar>
          </w:tcPr>
          <w:p w14:paraId="64B88854" w14:textId="77777777" w:rsidR="00BE396E" w:rsidRDefault="00BE396E" w:rsidP="00BE396E">
            <w:pPr>
              <w:pStyle w:val="TableText"/>
            </w:pPr>
            <w:r>
              <w:t>Query code</w:t>
            </w:r>
          </w:p>
          <w:p w14:paraId="1652E253" w14:textId="77777777" w:rsidR="00BE396E" w:rsidRDefault="00BE396E" w:rsidP="00BE396E">
            <w:pPr>
              <w:pStyle w:val="TableText"/>
            </w:pPr>
            <w:r w:rsidRPr="00A139CD">
              <w:rPr>
                <w:rFonts w:cs="Arial"/>
                <w:color w:val="000000"/>
              </w:rPr>
              <w:t>The value in this field identifies the type of record.</w:t>
            </w:r>
          </w:p>
        </w:tc>
        <w:tc>
          <w:tcPr>
            <w:tcW w:w="1080" w:type="dxa"/>
            <w:tcMar>
              <w:left w:w="58" w:type="dxa"/>
              <w:right w:w="58" w:type="dxa"/>
            </w:tcMar>
          </w:tcPr>
          <w:p w14:paraId="04C13B89" w14:textId="77777777" w:rsidR="00BE396E" w:rsidRDefault="00BE396E" w:rsidP="00BE396E">
            <w:pPr>
              <w:pStyle w:val="TableText"/>
              <w:rPr>
                <w:caps/>
              </w:rPr>
            </w:pPr>
            <w:r>
              <w:rPr>
                <w:caps/>
              </w:rPr>
              <w:t>1 c</w:t>
            </w:r>
          </w:p>
        </w:tc>
        <w:tc>
          <w:tcPr>
            <w:tcW w:w="2340" w:type="dxa"/>
            <w:tcMar>
              <w:left w:w="58" w:type="dxa"/>
              <w:right w:w="58" w:type="dxa"/>
            </w:tcMar>
          </w:tcPr>
          <w:p w14:paraId="04159EC9" w14:textId="77777777" w:rsidR="00BE396E" w:rsidRPr="00865B7A" w:rsidRDefault="00BE396E" w:rsidP="00BE396E">
            <w:pPr>
              <w:pStyle w:val="TableText"/>
            </w:pPr>
            <w:r w:rsidRPr="0042502A">
              <w:rPr>
                <w:b/>
              </w:rPr>
              <w:t>Valid Values:</w:t>
            </w:r>
          </w:p>
          <w:p w14:paraId="4C793858" w14:textId="16CE4256" w:rsidR="00BE396E" w:rsidRPr="00463D8A" w:rsidRDefault="00BE396E" w:rsidP="00245396">
            <w:pPr>
              <w:pStyle w:val="TableTextBullet"/>
            </w:pPr>
            <w:r w:rsidRPr="00463D8A">
              <w:t xml:space="preserve">1 </w:t>
            </w:r>
            <w:r w:rsidR="009560CE">
              <w:t xml:space="preserve">– </w:t>
            </w:r>
            <w:r w:rsidRPr="00463D8A">
              <w:t>Claim</w:t>
            </w:r>
          </w:p>
          <w:p w14:paraId="61737211" w14:textId="2B77FF1F" w:rsidR="00BE396E" w:rsidRPr="00463D8A" w:rsidRDefault="00BE396E" w:rsidP="00245396">
            <w:pPr>
              <w:pStyle w:val="TableTextBullet"/>
            </w:pPr>
            <w:r w:rsidRPr="00463D8A">
              <w:t xml:space="preserve">3 </w:t>
            </w:r>
            <w:r w:rsidR="009560CE">
              <w:t xml:space="preserve">– </w:t>
            </w:r>
            <w:r w:rsidRPr="00463D8A">
              <w:t>Void</w:t>
            </w:r>
          </w:p>
          <w:p w14:paraId="24EBD7CF" w14:textId="01953593" w:rsidR="00BE396E" w:rsidRPr="00463D8A" w:rsidRDefault="00BE396E" w:rsidP="00245396">
            <w:pPr>
              <w:pStyle w:val="TableTextBullet"/>
            </w:pPr>
            <w:r w:rsidRPr="00463D8A">
              <w:t xml:space="preserve">5 </w:t>
            </w:r>
            <w:r w:rsidR="009560CE">
              <w:t xml:space="preserve">– </w:t>
            </w:r>
            <w:r w:rsidRPr="00463D8A">
              <w:t>Adjustment</w:t>
            </w:r>
          </w:p>
          <w:p w14:paraId="06C2EDAE" w14:textId="0F3F9D75" w:rsidR="00BE396E" w:rsidRDefault="00BE396E" w:rsidP="00245396">
            <w:pPr>
              <w:pStyle w:val="TableTextBullet"/>
            </w:pPr>
            <w:r w:rsidRPr="00463D8A">
              <w:t xml:space="preserve">9 </w:t>
            </w:r>
            <w:r w:rsidR="009560CE">
              <w:t xml:space="preserve">– </w:t>
            </w:r>
            <w:r w:rsidRPr="00463D8A">
              <w:t>Accrete</w:t>
            </w:r>
          </w:p>
        </w:tc>
        <w:tc>
          <w:tcPr>
            <w:tcW w:w="858" w:type="dxa"/>
            <w:tcMar>
              <w:left w:w="58" w:type="dxa"/>
              <w:right w:w="58" w:type="dxa"/>
            </w:tcMar>
          </w:tcPr>
          <w:p w14:paraId="7F24D8A4" w14:textId="77777777" w:rsidR="00BE396E" w:rsidRDefault="00BE396E" w:rsidP="00BE396E">
            <w:pPr>
              <w:pStyle w:val="TableText"/>
            </w:pPr>
            <w:r>
              <w:t>Spaces</w:t>
            </w:r>
          </w:p>
        </w:tc>
        <w:tc>
          <w:tcPr>
            <w:tcW w:w="431" w:type="dxa"/>
          </w:tcPr>
          <w:p w14:paraId="439800C4" w14:textId="77777777" w:rsidR="00BE396E" w:rsidRDefault="00BE396E" w:rsidP="00BE396E">
            <w:pPr>
              <w:pStyle w:val="TableText"/>
            </w:pPr>
            <w:r>
              <w:t>-</w:t>
            </w:r>
          </w:p>
        </w:tc>
        <w:tc>
          <w:tcPr>
            <w:tcW w:w="431" w:type="dxa"/>
          </w:tcPr>
          <w:p w14:paraId="39623C57" w14:textId="77777777" w:rsidR="00BE396E" w:rsidRDefault="00BE396E" w:rsidP="00BE396E">
            <w:pPr>
              <w:pStyle w:val="TableText"/>
            </w:pPr>
            <w:r>
              <w:t>X</w:t>
            </w:r>
          </w:p>
        </w:tc>
        <w:tc>
          <w:tcPr>
            <w:tcW w:w="432" w:type="dxa"/>
          </w:tcPr>
          <w:p w14:paraId="08B1A6FB" w14:textId="77777777" w:rsidR="00BE396E" w:rsidRDefault="00BE396E" w:rsidP="00BE396E">
            <w:pPr>
              <w:pStyle w:val="TableText"/>
            </w:pPr>
            <w:r>
              <w:t>X</w:t>
            </w:r>
          </w:p>
        </w:tc>
      </w:tr>
      <w:tr w:rsidR="00BE396E" w14:paraId="59A4CD5D" w14:textId="77777777" w:rsidTr="003214B8">
        <w:trPr>
          <w:cantSplit/>
          <w:jc w:val="center"/>
        </w:trPr>
        <w:tc>
          <w:tcPr>
            <w:tcW w:w="802" w:type="dxa"/>
            <w:tcMar>
              <w:left w:w="58" w:type="dxa"/>
              <w:right w:w="58" w:type="dxa"/>
            </w:tcMar>
          </w:tcPr>
          <w:p w14:paraId="4AD7B9BD" w14:textId="77777777" w:rsidR="00BE396E" w:rsidRDefault="00BE396E" w:rsidP="00BE396E">
            <w:pPr>
              <w:pStyle w:val="TableText"/>
              <w:rPr>
                <w:b/>
              </w:rPr>
            </w:pPr>
            <w:r>
              <w:rPr>
                <w:b/>
              </w:rPr>
              <w:t>1371</w:t>
            </w:r>
          </w:p>
        </w:tc>
        <w:tc>
          <w:tcPr>
            <w:tcW w:w="2227" w:type="dxa"/>
            <w:tcMar>
              <w:left w:w="58" w:type="dxa"/>
              <w:right w:w="58" w:type="dxa"/>
            </w:tcMar>
          </w:tcPr>
          <w:p w14:paraId="50FD51EA" w14:textId="77777777" w:rsidR="00BE396E" w:rsidRDefault="00BE396E" w:rsidP="00BE396E">
            <w:pPr>
              <w:pStyle w:val="TableText"/>
              <w:rPr>
                <w:b/>
              </w:rPr>
            </w:pPr>
            <w:r>
              <w:rPr>
                <w:b/>
              </w:rPr>
              <w:t>-</w:t>
            </w:r>
          </w:p>
        </w:tc>
        <w:tc>
          <w:tcPr>
            <w:tcW w:w="2943" w:type="dxa"/>
            <w:tcMar>
              <w:left w:w="58" w:type="dxa"/>
              <w:right w:w="58" w:type="dxa"/>
            </w:tcMar>
          </w:tcPr>
          <w:p w14:paraId="213C5813" w14:textId="77777777" w:rsidR="00BE396E" w:rsidRDefault="00BE396E" w:rsidP="00BE396E">
            <w:pPr>
              <w:pStyle w:val="TableText"/>
              <w:rPr>
                <w:b/>
              </w:rPr>
            </w:pPr>
            <w:r>
              <w:rPr>
                <w:b/>
              </w:rPr>
              <w:t>-</w:t>
            </w:r>
          </w:p>
        </w:tc>
        <w:tc>
          <w:tcPr>
            <w:tcW w:w="2840" w:type="dxa"/>
            <w:tcMar>
              <w:left w:w="58" w:type="dxa"/>
              <w:right w:w="58" w:type="dxa"/>
            </w:tcMar>
          </w:tcPr>
          <w:p w14:paraId="230B911E" w14:textId="006AD358" w:rsidR="00BE396E" w:rsidRDefault="00BE396E" w:rsidP="00BE396E">
            <w:pPr>
              <w:pStyle w:val="TableText"/>
              <w:rPr>
                <w:b/>
              </w:rPr>
            </w:pPr>
            <w:r>
              <w:rPr>
                <w:b/>
              </w:rPr>
              <w:t xml:space="preserve">R </w:t>
            </w:r>
            <w:r w:rsidR="00463665">
              <w:rPr>
                <w:b/>
              </w:rPr>
              <w:t>Trailer</w:t>
            </w:r>
          </w:p>
        </w:tc>
        <w:tc>
          <w:tcPr>
            <w:tcW w:w="1080" w:type="dxa"/>
            <w:tcMar>
              <w:left w:w="58" w:type="dxa"/>
              <w:right w:w="58" w:type="dxa"/>
            </w:tcMar>
          </w:tcPr>
          <w:p w14:paraId="0DCAF8EE" w14:textId="77777777" w:rsidR="00BE396E" w:rsidRDefault="00BE396E" w:rsidP="00BE396E">
            <w:pPr>
              <w:pStyle w:val="TableText"/>
              <w:rPr>
                <w:b/>
                <w:caps/>
              </w:rPr>
            </w:pPr>
            <w:r>
              <w:rPr>
                <w:b/>
                <w:caps/>
              </w:rPr>
              <w:t>-</w:t>
            </w:r>
          </w:p>
        </w:tc>
        <w:tc>
          <w:tcPr>
            <w:tcW w:w="2340" w:type="dxa"/>
            <w:tcMar>
              <w:left w:w="58" w:type="dxa"/>
              <w:right w:w="58" w:type="dxa"/>
            </w:tcMar>
          </w:tcPr>
          <w:p w14:paraId="3EBC6B72" w14:textId="77777777" w:rsidR="00BE396E" w:rsidRDefault="00BE396E" w:rsidP="00BE396E">
            <w:pPr>
              <w:pStyle w:val="TableText"/>
              <w:rPr>
                <w:b/>
              </w:rPr>
            </w:pPr>
            <w:r>
              <w:rPr>
                <w:b/>
              </w:rPr>
              <w:t>-</w:t>
            </w:r>
          </w:p>
        </w:tc>
        <w:tc>
          <w:tcPr>
            <w:tcW w:w="858" w:type="dxa"/>
            <w:tcMar>
              <w:left w:w="58" w:type="dxa"/>
              <w:right w:w="58" w:type="dxa"/>
            </w:tcMar>
          </w:tcPr>
          <w:p w14:paraId="5D72DBF7" w14:textId="77777777" w:rsidR="00BE396E" w:rsidRDefault="00BE396E" w:rsidP="00BE396E">
            <w:pPr>
              <w:pStyle w:val="TableText"/>
            </w:pPr>
            <w:r>
              <w:t>-</w:t>
            </w:r>
          </w:p>
        </w:tc>
        <w:tc>
          <w:tcPr>
            <w:tcW w:w="431" w:type="dxa"/>
          </w:tcPr>
          <w:p w14:paraId="1A6D6D9F" w14:textId="77777777" w:rsidR="00BE396E" w:rsidRDefault="00BE396E" w:rsidP="00BE396E">
            <w:pPr>
              <w:pStyle w:val="TableText"/>
            </w:pPr>
            <w:r>
              <w:t>-</w:t>
            </w:r>
          </w:p>
        </w:tc>
        <w:tc>
          <w:tcPr>
            <w:tcW w:w="431" w:type="dxa"/>
          </w:tcPr>
          <w:p w14:paraId="73132CE6" w14:textId="77777777" w:rsidR="00BE396E" w:rsidRDefault="00BE396E" w:rsidP="00BE396E">
            <w:pPr>
              <w:pStyle w:val="TableText"/>
            </w:pPr>
            <w:r>
              <w:t>-</w:t>
            </w:r>
          </w:p>
        </w:tc>
        <w:tc>
          <w:tcPr>
            <w:tcW w:w="432" w:type="dxa"/>
          </w:tcPr>
          <w:p w14:paraId="41AE5FFA" w14:textId="77777777" w:rsidR="00BE396E" w:rsidRDefault="00BE396E" w:rsidP="00BE396E">
            <w:pPr>
              <w:pStyle w:val="TableText"/>
            </w:pPr>
            <w:r>
              <w:t>-</w:t>
            </w:r>
          </w:p>
        </w:tc>
      </w:tr>
      <w:tr w:rsidR="00BE396E" w14:paraId="6B9C76DD" w14:textId="77777777" w:rsidTr="003214B8">
        <w:trPr>
          <w:cantSplit/>
          <w:jc w:val="center"/>
        </w:trPr>
        <w:tc>
          <w:tcPr>
            <w:tcW w:w="802" w:type="dxa"/>
            <w:tcMar>
              <w:left w:w="58" w:type="dxa"/>
              <w:right w:w="58" w:type="dxa"/>
            </w:tcMar>
          </w:tcPr>
          <w:p w14:paraId="226756EF" w14:textId="7935DE19" w:rsidR="00BE396E" w:rsidRDefault="00135F82" w:rsidP="00BE396E">
            <w:pPr>
              <w:pStyle w:val="TableText"/>
              <w:rPr>
                <w:b/>
              </w:rPr>
            </w:pPr>
            <w:r>
              <w:rPr>
                <w:b/>
              </w:rPr>
              <w:t xml:space="preserve"> – </w:t>
            </w:r>
          </w:p>
        </w:tc>
        <w:tc>
          <w:tcPr>
            <w:tcW w:w="2227" w:type="dxa"/>
            <w:tcMar>
              <w:left w:w="58" w:type="dxa"/>
              <w:right w:w="58" w:type="dxa"/>
            </w:tcMar>
          </w:tcPr>
          <w:p w14:paraId="717EC2BF" w14:textId="77777777" w:rsidR="00BE396E" w:rsidRDefault="00BE396E" w:rsidP="00BE396E">
            <w:pPr>
              <w:pStyle w:val="TableText"/>
              <w:rPr>
                <w:b/>
              </w:rPr>
            </w:pPr>
            <w:r>
              <w:rPr>
                <w:b/>
              </w:rPr>
              <w:t>-</w:t>
            </w:r>
          </w:p>
        </w:tc>
        <w:tc>
          <w:tcPr>
            <w:tcW w:w="2943" w:type="dxa"/>
            <w:tcMar>
              <w:left w:w="58" w:type="dxa"/>
              <w:right w:w="58" w:type="dxa"/>
            </w:tcMar>
          </w:tcPr>
          <w:p w14:paraId="270214DF" w14:textId="77777777" w:rsidR="00BE396E" w:rsidRDefault="00BE396E" w:rsidP="00BE396E">
            <w:pPr>
              <w:pStyle w:val="TableText"/>
              <w:rPr>
                <w:b/>
              </w:rPr>
            </w:pPr>
            <w:r>
              <w:rPr>
                <w:b/>
              </w:rPr>
              <w:t>Occurs 4 Times</w:t>
            </w:r>
          </w:p>
        </w:tc>
        <w:tc>
          <w:tcPr>
            <w:tcW w:w="2840" w:type="dxa"/>
            <w:tcMar>
              <w:left w:w="58" w:type="dxa"/>
              <w:right w:w="58" w:type="dxa"/>
            </w:tcMar>
          </w:tcPr>
          <w:p w14:paraId="15E76FAD" w14:textId="77777777" w:rsidR="00BE396E" w:rsidRDefault="00BE396E" w:rsidP="00BE396E">
            <w:pPr>
              <w:pStyle w:val="TableText"/>
              <w:rPr>
                <w:b/>
              </w:rPr>
            </w:pPr>
            <w:r>
              <w:rPr>
                <w:b/>
              </w:rPr>
              <w:t>CWF Response Information</w:t>
            </w:r>
          </w:p>
        </w:tc>
        <w:tc>
          <w:tcPr>
            <w:tcW w:w="1080" w:type="dxa"/>
            <w:tcMar>
              <w:left w:w="58" w:type="dxa"/>
              <w:right w:w="58" w:type="dxa"/>
            </w:tcMar>
          </w:tcPr>
          <w:p w14:paraId="6AB41052" w14:textId="77777777" w:rsidR="00BE396E" w:rsidRDefault="00BE396E" w:rsidP="00BE396E">
            <w:pPr>
              <w:pStyle w:val="TableText"/>
              <w:rPr>
                <w:b/>
                <w:caps/>
              </w:rPr>
            </w:pPr>
            <w:r>
              <w:rPr>
                <w:b/>
                <w:caps/>
              </w:rPr>
              <w:t>-</w:t>
            </w:r>
          </w:p>
        </w:tc>
        <w:tc>
          <w:tcPr>
            <w:tcW w:w="2340" w:type="dxa"/>
            <w:tcMar>
              <w:left w:w="58" w:type="dxa"/>
              <w:right w:w="58" w:type="dxa"/>
            </w:tcMar>
          </w:tcPr>
          <w:p w14:paraId="18E2F6C7" w14:textId="77777777" w:rsidR="00BE396E" w:rsidRDefault="00BE396E" w:rsidP="00BE396E">
            <w:pPr>
              <w:pStyle w:val="TableText"/>
              <w:rPr>
                <w:b/>
              </w:rPr>
            </w:pPr>
            <w:r>
              <w:rPr>
                <w:b/>
              </w:rPr>
              <w:t>-</w:t>
            </w:r>
          </w:p>
        </w:tc>
        <w:tc>
          <w:tcPr>
            <w:tcW w:w="858" w:type="dxa"/>
            <w:tcMar>
              <w:left w:w="58" w:type="dxa"/>
              <w:right w:w="58" w:type="dxa"/>
            </w:tcMar>
          </w:tcPr>
          <w:p w14:paraId="5621F3BA" w14:textId="77777777" w:rsidR="00BE396E" w:rsidRDefault="00BE396E" w:rsidP="00BE396E">
            <w:pPr>
              <w:pStyle w:val="TableText"/>
              <w:rPr>
                <w:b/>
              </w:rPr>
            </w:pPr>
            <w:r>
              <w:rPr>
                <w:b/>
              </w:rPr>
              <w:t>-</w:t>
            </w:r>
          </w:p>
        </w:tc>
        <w:tc>
          <w:tcPr>
            <w:tcW w:w="431" w:type="dxa"/>
          </w:tcPr>
          <w:p w14:paraId="6F9012B0" w14:textId="77777777" w:rsidR="00BE396E" w:rsidRDefault="00BE396E" w:rsidP="00BE396E">
            <w:pPr>
              <w:pStyle w:val="TableText"/>
              <w:rPr>
                <w:b/>
              </w:rPr>
            </w:pPr>
            <w:r>
              <w:rPr>
                <w:b/>
              </w:rPr>
              <w:t>-</w:t>
            </w:r>
          </w:p>
        </w:tc>
        <w:tc>
          <w:tcPr>
            <w:tcW w:w="431" w:type="dxa"/>
          </w:tcPr>
          <w:p w14:paraId="0529EE44" w14:textId="77777777" w:rsidR="00BE396E" w:rsidRDefault="00BE396E" w:rsidP="00BE396E">
            <w:pPr>
              <w:pStyle w:val="TableText"/>
              <w:rPr>
                <w:b/>
              </w:rPr>
            </w:pPr>
            <w:r>
              <w:rPr>
                <w:b/>
              </w:rPr>
              <w:t>-</w:t>
            </w:r>
          </w:p>
        </w:tc>
        <w:tc>
          <w:tcPr>
            <w:tcW w:w="432" w:type="dxa"/>
          </w:tcPr>
          <w:p w14:paraId="34A651CA" w14:textId="77777777" w:rsidR="00BE396E" w:rsidRDefault="00BE396E" w:rsidP="00BE396E">
            <w:pPr>
              <w:pStyle w:val="TableText"/>
              <w:rPr>
                <w:b/>
              </w:rPr>
            </w:pPr>
            <w:r>
              <w:rPr>
                <w:b/>
              </w:rPr>
              <w:t>-</w:t>
            </w:r>
          </w:p>
        </w:tc>
      </w:tr>
      <w:tr w:rsidR="00BE396E" w14:paraId="40B13F52" w14:textId="77777777" w:rsidTr="003214B8">
        <w:trPr>
          <w:cantSplit/>
          <w:jc w:val="center"/>
        </w:trPr>
        <w:tc>
          <w:tcPr>
            <w:tcW w:w="802" w:type="dxa"/>
            <w:tcMar>
              <w:left w:w="58" w:type="dxa"/>
              <w:right w:w="58" w:type="dxa"/>
            </w:tcMar>
          </w:tcPr>
          <w:p w14:paraId="6C88FD3C" w14:textId="7C684DE7" w:rsidR="00BE396E" w:rsidRDefault="00BE396E" w:rsidP="00BE396E">
            <w:pPr>
              <w:pStyle w:val="TableText"/>
            </w:pPr>
            <w:r>
              <w:t>1371</w:t>
            </w:r>
            <w:r w:rsidR="00135F82">
              <w:t xml:space="preserve"> – </w:t>
            </w:r>
            <w:r>
              <w:t>1378</w:t>
            </w:r>
          </w:p>
        </w:tc>
        <w:tc>
          <w:tcPr>
            <w:tcW w:w="2227" w:type="dxa"/>
            <w:tcMar>
              <w:left w:w="58" w:type="dxa"/>
              <w:right w:w="58" w:type="dxa"/>
            </w:tcMar>
          </w:tcPr>
          <w:p w14:paraId="5E67D7DD" w14:textId="77777777" w:rsidR="00BE396E" w:rsidRDefault="00BE396E" w:rsidP="00BE396E">
            <w:pPr>
              <w:pStyle w:val="TableText"/>
            </w:pPr>
            <w:r>
              <w:t>CWF RESPONSE DATE (1)</w:t>
            </w:r>
          </w:p>
        </w:tc>
        <w:tc>
          <w:tcPr>
            <w:tcW w:w="2943" w:type="dxa"/>
            <w:tcMar>
              <w:left w:w="58" w:type="dxa"/>
              <w:right w:w="58" w:type="dxa"/>
            </w:tcMar>
          </w:tcPr>
          <w:p w14:paraId="50D116DF" w14:textId="481AC165" w:rsidR="00BE396E" w:rsidRDefault="00BE396E" w:rsidP="00BE396E">
            <w:pPr>
              <w:pStyle w:val="TableText"/>
            </w:pPr>
            <w:r>
              <w:t>:P:IDR-</w:t>
            </w:r>
            <w:hyperlink r:id="rId435" w:history="1">
              <w:r>
                <w:rPr>
                  <w:rStyle w:val="Hyperlink"/>
                </w:rPr>
                <w:t>C</w:t>
              </w:r>
              <w:bookmarkStart w:id="479" w:name="_Hlt514738353"/>
              <w:r>
                <w:rPr>
                  <w:rStyle w:val="Hyperlink"/>
                </w:rPr>
                <w:t>W</w:t>
              </w:r>
              <w:bookmarkStart w:id="480" w:name="_Hlt526826915"/>
              <w:bookmarkEnd w:id="479"/>
              <w:r>
                <w:rPr>
                  <w:rStyle w:val="Hyperlink"/>
                </w:rPr>
                <w:t>F</w:t>
              </w:r>
              <w:bookmarkEnd w:id="480"/>
              <w:r>
                <w:rPr>
                  <w:rStyle w:val="Hyperlink"/>
                </w:rPr>
                <w:t>-</w:t>
              </w:r>
              <w:bookmarkStart w:id="481" w:name="_Hlt506786371"/>
              <w:r>
                <w:rPr>
                  <w:rStyle w:val="Hyperlink"/>
                </w:rPr>
                <w:t>R</w:t>
              </w:r>
              <w:bookmarkStart w:id="482" w:name="_Hlt517151665"/>
              <w:bookmarkEnd w:id="481"/>
              <w:r>
                <w:rPr>
                  <w:rStyle w:val="Hyperlink"/>
                </w:rPr>
                <w:t>E</w:t>
              </w:r>
              <w:bookmarkStart w:id="483" w:name="_Hlt11749673"/>
              <w:bookmarkEnd w:id="482"/>
              <w:r>
                <w:rPr>
                  <w:rStyle w:val="Hyperlink"/>
                </w:rPr>
                <w:t>S</w:t>
              </w:r>
              <w:bookmarkEnd w:id="483"/>
              <w:r>
                <w:rPr>
                  <w:rStyle w:val="Hyperlink"/>
                </w:rPr>
                <w:t>PONSE-DATE</w:t>
              </w:r>
            </w:hyperlink>
          </w:p>
        </w:tc>
        <w:tc>
          <w:tcPr>
            <w:tcW w:w="2840" w:type="dxa"/>
            <w:tcMar>
              <w:left w:w="58" w:type="dxa"/>
              <w:right w:w="58" w:type="dxa"/>
            </w:tcMar>
          </w:tcPr>
          <w:p w14:paraId="00673DD6" w14:textId="77777777" w:rsidR="00BE396E" w:rsidRDefault="00BE396E" w:rsidP="00BE396E">
            <w:pPr>
              <w:pStyle w:val="TableText"/>
            </w:pPr>
            <w:r>
              <w:t>Date of response from CWF</w:t>
            </w:r>
          </w:p>
          <w:p w14:paraId="13BBDF89" w14:textId="77777777" w:rsidR="00BE396E" w:rsidRDefault="00BE396E" w:rsidP="00BE396E">
            <w:pPr>
              <w:pStyle w:val="TableText"/>
            </w:pPr>
            <w:r w:rsidRPr="00E22578">
              <w:rPr>
                <w:rFonts w:cs="Arial"/>
                <w:color w:val="000000"/>
              </w:rPr>
              <w:t xml:space="preserve">This field contains the date of each response received from CWF on the </w:t>
            </w:r>
            <w:r>
              <w:rPr>
                <w:rFonts w:cs="Arial"/>
                <w:color w:val="000000"/>
              </w:rPr>
              <w:t>finalized</w:t>
            </w:r>
            <w:r w:rsidRPr="00E22578">
              <w:rPr>
                <w:rFonts w:cs="Arial"/>
                <w:color w:val="000000"/>
              </w:rPr>
              <w:t xml:space="preserve"> claim.</w:t>
            </w:r>
          </w:p>
        </w:tc>
        <w:tc>
          <w:tcPr>
            <w:tcW w:w="1080" w:type="dxa"/>
            <w:tcMar>
              <w:left w:w="58" w:type="dxa"/>
              <w:right w:w="58" w:type="dxa"/>
            </w:tcMar>
          </w:tcPr>
          <w:p w14:paraId="297B455E" w14:textId="77777777" w:rsidR="00BE396E" w:rsidRDefault="00BE396E" w:rsidP="00BE396E">
            <w:pPr>
              <w:pStyle w:val="TableText"/>
              <w:rPr>
                <w:caps/>
              </w:rPr>
            </w:pPr>
            <w:r>
              <w:rPr>
                <w:caps/>
              </w:rPr>
              <w:t>8 n</w:t>
            </w:r>
          </w:p>
        </w:tc>
        <w:tc>
          <w:tcPr>
            <w:tcW w:w="2340" w:type="dxa"/>
            <w:tcMar>
              <w:left w:w="58" w:type="dxa"/>
              <w:right w:w="58" w:type="dxa"/>
            </w:tcMar>
          </w:tcPr>
          <w:p w14:paraId="7920EAA3" w14:textId="77777777" w:rsidR="00BE396E" w:rsidRDefault="00BE396E" w:rsidP="00BE396E">
            <w:pPr>
              <w:pStyle w:val="TableText"/>
            </w:pPr>
            <w:r>
              <w:t>MMDDYYYY</w:t>
            </w:r>
          </w:p>
        </w:tc>
        <w:tc>
          <w:tcPr>
            <w:tcW w:w="858" w:type="dxa"/>
            <w:tcMar>
              <w:left w:w="58" w:type="dxa"/>
              <w:right w:w="58" w:type="dxa"/>
            </w:tcMar>
          </w:tcPr>
          <w:p w14:paraId="7ED66A2B" w14:textId="77777777" w:rsidR="00BE396E" w:rsidRDefault="00BE396E" w:rsidP="00BE396E">
            <w:pPr>
              <w:pStyle w:val="TableText"/>
            </w:pPr>
            <w:r>
              <w:t>Zeros</w:t>
            </w:r>
          </w:p>
        </w:tc>
        <w:tc>
          <w:tcPr>
            <w:tcW w:w="431" w:type="dxa"/>
          </w:tcPr>
          <w:p w14:paraId="02B3F6AD" w14:textId="77777777" w:rsidR="00BE396E" w:rsidRDefault="00BE396E" w:rsidP="00BE396E">
            <w:pPr>
              <w:pStyle w:val="TableText"/>
            </w:pPr>
            <w:r>
              <w:t>-</w:t>
            </w:r>
          </w:p>
        </w:tc>
        <w:tc>
          <w:tcPr>
            <w:tcW w:w="431" w:type="dxa"/>
          </w:tcPr>
          <w:p w14:paraId="4D0AF27C" w14:textId="77777777" w:rsidR="00BE396E" w:rsidRDefault="00BE396E" w:rsidP="00BE396E">
            <w:pPr>
              <w:pStyle w:val="TableText"/>
            </w:pPr>
            <w:r>
              <w:t>X</w:t>
            </w:r>
          </w:p>
        </w:tc>
        <w:tc>
          <w:tcPr>
            <w:tcW w:w="432" w:type="dxa"/>
          </w:tcPr>
          <w:p w14:paraId="38055C43" w14:textId="77777777" w:rsidR="00BE396E" w:rsidRDefault="00BE396E" w:rsidP="00BE396E">
            <w:pPr>
              <w:pStyle w:val="TableText"/>
            </w:pPr>
            <w:r>
              <w:t>X</w:t>
            </w:r>
          </w:p>
        </w:tc>
      </w:tr>
      <w:tr w:rsidR="00BE396E" w14:paraId="115A2E25" w14:textId="77777777" w:rsidTr="003214B8">
        <w:trPr>
          <w:cantSplit/>
          <w:jc w:val="center"/>
        </w:trPr>
        <w:tc>
          <w:tcPr>
            <w:tcW w:w="802" w:type="dxa"/>
            <w:tcMar>
              <w:left w:w="58" w:type="dxa"/>
              <w:right w:w="58" w:type="dxa"/>
            </w:tcMar>
          </w:tcPr>
          <w:p w14:paraId="6AD7037B" w14:textId="30471E26" w:rsidR="00BE396E" w:rsidRDefault="00BE396E" w:rsidP="00BE396E">
            <w:pPr>
              <w:pStyle w:val="TableText"/>
            </w:pPr>
            <w:r>
              <w:t>1379</w:t>
            </w:r>
            <w:r w:rsidR="00135F82">
              <w:t xml:space="preserve"> – </w:t>
            </w:r>
            <w:r>
              <w:t>1380</w:t>
            </w:r>
          </w:p>
        </w:tc>
        <w:tc>
          <w:tcPr>
            <w:tcW w:w="2227" w:type="dxa"/>
            <w:tcMar>
              <w:left w:w="58" w:type="dxa"/>
              <w:right w:w="58" w:type="dxa"/>
            </w:tcMar>
          </w:tcPr>
          <w:p w14:paraId="55AD6597" w14:textId="77777777" w:rsidR="00BE396E" w:rsidRDefault="00BE396E" w:rsidP="00BE396E">
            <w:pPr>
              <w:pStyle w:val="TableText"/>
            </w:pPr>
            <w:r>
              <w:t>RESPONSE CODE FROM CWF (1)</w:t>
            </w:r>
          </w:p>
        </w:tc>
        <w:tc>
          <w:tcPr>
            <w:tcW w:w="2943" w:type="dxa"/>
            <w:tcMar>
              <w:left w:w="58" w:type="dxa"/>
              <w:right w:w="58" w:type="dxa"/>
            </w:tcMar>
          </w:tcPr>
          <w:p w14:paraId="781F3EDF" w14:textId="7874651A" w:rsidR="00BE396E" w:rsidRDefault="00BE396E" w:rsidP="00BE396E">
            <w:pPr>
              <w:pStyle w:val="TableText"/>
            </w:pPr>
            <w:r>
              <w:t>:P:IDR-</w:t>
            </w:r>
            <w:hyperlink r:id="rId436" w:history="1">
              <w:r>
                <w:rPr>
                  <w:rStyle w:val="Hyperlink"/>
                </w:rPr>
                <w:t>CW</w:t>
              </w:r>
              <w:bookmarkStart w:id="484" w:name="_Hlt514738454"/>
              <w:r>
                <w:rPr>
                  <w:rStyle w:val="Hyperlink"/>
                </w:rPr>
                <w:t>F</w:t>
              </w:r>
              <w:bookmarkStart w:id="485" w:name="_Hlt11749688"/>
              <w:bookmarkEnd w:id="484"/>
              <w:r>
                <w:rPr>
                  <w:rStyle w:val="Hyperlink"/>
                </w:rPr>
                <w:t>-</w:t>
              </w:r>
              <w:bookmarkStart w:id="486" w:name="_Hlt506786352"/>
              <w:bookmarkEnd w:id="485"/>
              <w:r>
                <w:rPr>
                  <w:rStyle w:val="Hyperlink"/>
                </w:rPr>
                <w:t>R</w:t>
              </w:r>
              <w:bookmarkStart w:id="487" w:name="_Hlt517151669"/>
              <w:bookmarkEnd w:id="486"/>
              <w:r>
                <w:rPr>
                  <w:rStyle w:val="Hyperlink"/>
                </w:rPr>
                <w:t>E</w:t>
              </w:r>
              <w:bookmarkEnd w:id="487"/>
              <w:r>
                <w:rPr>
                  <w:rStyle w:val="Hyperlink"/>
                </w:rPr>
                <w:t>SPONSE-CODE</w:t>
              </w:r>
            </w:hyperlink>
          </w:p>
        </w:tc>
        <w:tc>
          <w:tcPr>
            <w:tcW w:w="2840" w:type="dxa"/>
            <w:tcMar>
              <w:left w:w="58" w:type="dxa"/>
              <w:right w:w="58" w:type="dxa"/>
            </w:tcMar>
          </w:tcPr>
          <w:p w14:paraId="61BBFC3A" w14:textId="77777777" w:rsidR="00BE396E" w:rsidRDefault="00BE396E" w:rsidP="00BE396E">
            <w:pPr>
              <w:pStyle w:val="TableText"/>
            </w:pPr>
            <w:r>
              <w:t>Response code received from CWF</w:t>
            </w:r>
          </w:p>
          <w:p w14:paraId="03C829CC" w14:textId="77777777" w:rsidR="00BE396E" w:rsidRDefault="00BE396E" w:rsidP="00BE396E">
            <w:pPr>
              <w:pStyle w:val="TableText"/>
            </w:pPr>
            <w:r w:rsidRPr="00122D3F">
              <w:rPr>
                <w:rFonts w:cs="Arial"/>
                <w:color w:val="000000"/>
              </w:rPr>
              <w:t>Used to identify each response code received from CWF on a single claim.</w:t>
            </w:r>
          </w:p>
        </w:tc>
        <w:tc>
          <w:tcPr>
            <w:tcW w:w="1080" w:type="dxa"/>
            <w:tcMar>
              <w:left w:w="58" w:type="dxa"/>
              <w:right w:w="58" w:type="dxa"/>
            </w:tcMar>
          </w:tcPr>
          <w:p w14:paraId="30F819BA" w14:textId="77777777" w:rsidR="00BE396E" w:rsidRDefault="00BE396E" w:rsidP="00BE396E">
            <w:pPr>
              <w:pStyle w:val="TableText"/>
              <w:rPr>
                <w:caps/>
              </w:rPr>
            </w:pPr>
            <w:r>
              <w:rPr>
                <w:caps/>
              </w:rPr>
              <w:t>2 c</w:t>
            </w:r>
          </w:p>
        </w:tc>
        <w:tc>
          <w:tcPr>
            <w:tcW w:w="2340" w:type="dxa"/>
            <w:tcMar>
              <w:left w:w="58" w:type="dxa"/>
              <w:right w:w="58" w:type="dxa"/>
            </w:tcMar>
          </w:tcPr>
          <w:p w14:paraId="38FFCB43" w14:textId="77777777" w:rsidR="00BE396E" w:rsidRDefault="00BE396E" w:rsidP="00BE396E">
            <w:pPr>
              <w:pStyle w:val="TableText"/>
            </w:pPr>
            <w:r>
              <w:t>See CWF Documentation</w:t>
            </w:r>
          </w:p>
        </w:tc>
        <w:tc>
          <w:tcPr>
            <w:tcW w:w="858" w:type="dxa"/>
            <w:tcMar>
              <w:left w:w="58" w:type="dxa"/>
              <w:right w:w="58" w:type="dxa"/>
            </w:tcMar>
          </w:tcPr>
          <w:p w14:paraId="4825A93F" w14:textId="77777777" w:rsidR="00BE396E" w:rsidRDefault="00BE396E" w:rsidP="00BE396E">
            <w:pPr>
              <w:pStyle w:val="TableText"/>
            </w:pPr>
            <w:r>
              <w:t>Spaces</w:t>
            </w:r>
          </w:p>
        </w:tc>
        <w:tc>
          <w:tcPr>
            <w:tcW w:w="431" w:type="dxa"/>
          </w:tcPr>
          <w:p w14:paraId="67DAC2E8" w14:textId="77777777" w:rsidR="00BE396E" w:rsidRDefault="00BE396E" w:rsidP="00BE396E">
            <w:pPr>
              <w:pStyle w:val="TableText"/>
            </w:pPr>
            <w:r>
              <w:t>-</w:t>
            </w:r>
          </w:p>
        </w:tc>
        <w:tc>
          <w:tcPr>
            <w:tcW w:w="431" w:type="dxa"/>
          </w:tcPr>
          <w:p w14:paraId="4E742322" w14:textId="77777777" w:rsidR="00BE396E" w:rsidRDefault="00BE396E" w:rsidP="00BE396E">
            <w:pPr>
              <w:pStyle w:val="TableText"/>
            </w:pPr>
            <w:r>
              <w:t>X</w:t>
            </w:r>
          </w:p>
        </w:tc>
        <w:tc>
          <w:tcPr>
            <w:tcW w:w="432" w:type="dxa"/>
          </w:tcPr>
          <w:p w14:paraId="5874BBEC" w14:textId="77777777" w:rsidR="00BE396E" w:rsidRDefault="00BE396E" w:rsidP="00BE396E">
            <w:pPr>
              <w:pStyle w:val="TableText"/>
            </w:pPr>
            <w:r>
              <w:t>X</w:t>
            </w:r>
          </w:p>
        </w:tc>
      </w:tr>
      <w:tr w:rsidR="00BE396E" w14:paraId="020593E5" w14:textId="77777777" w:rsidTr="003214B8">
        <w:trPr>
          <w:cantSplit/>
          <w:jc w:val="center"/>
        </w:trPr>
        <w:tc>
          <w:tcPr>
            <w:tcW w:w="802" w:type="dxa"/>
            <w:tcMar>
              <w:left w:w="58" w:type="dxa"/>
              <w:right w:w="58" w:type="dxa"/>
            </w:tcMar>
          </w:tcPr>
          <w:p w14:paraId="4BA8FA03" w14:textId="79EE563A" w:rsidR="00BE396E" w:rsidRDefault="00BE396E" w:rsidP="00BE396E">
            <w:pPr>
              <w:pStyle w:val="TableText"/>
            </w:pPr>
            <w:r>
              <w:t>1381</w:t>
            </w:r>
            <w:r w:rsidR="00135F82">
              <w:t xml:space="preserve"> – </w:t>
            </w:r>
            <w:r>
              <w:t>1382</w:t>
            </w:r>
          </w:p>
        </w:tc>
        <w:tc>
          <w:tcPr>
            <w:tcW w:w="2227" w:type="dxa"/>
            <w:tcMar>
              <w:left w:w="58" w:type="dxa"/>
              <w:right w:w="58" w:type="dxa"/>
            </w:tcMar>
          </w:tcPr>
          <w:p w14:paraId="2C8C2440" w14:textId="77777777" w:rsidR="00BE396E" w:rsidRDefault="00BE396E" w:rsidP="00BE396E">
            <w:pPr>
              <w:pStyle w:val="TableText"/>
            </w:pPr>
            <w:r>
              <w:t>RESPONSE TRAILER (1)</w:t>
            </w:r>
          </w:p>
        </w:tc>
        <w:tc>
          <w:tcPr>
            <w:tcW w:w="2943" w:type="dxa"/>
            <w:tcMar>
              <w:left w:w="58" w:type="dxa"/>
              <w:right w:w="58" w:type="dxa"/>
            </w:tcMar>
          </w:tcPr>
          <w:p w14:paraId="175778F4" w14:textId="4C752FEB" w:rsidR="00BE396E" w:rsidRDefault="00BE396E" w:rsidP="00BE396E">
            <w:pPr>
              <w:pStyle w:val="TableText"/>
            </w:pPr>
            <w:r>
              <w:t>:P:IDR-</w:t>
            </w:r>
            <w:hyperlink r:id="rId437" w:history="1">
              <w:r>
                <w:rPr>
                  <w:rStyle w:val="Hyperlink"/>
                </w:rPr>
                <w:t>CW</w:t>
              </w:r>
              <w:bookmarkStart w:id="488" w:name="_Hlt514738492"/>
              <w:r>
                <w:rPr>
                  <w:rStyle w:val="Hyperlink"/>
                </w:rPr>
                <w:t>F</w:t>
              </w:r>
              <w:bookmarkStart w:id="489" w:name="_Hlt517151672"/>
              <w:bookmarkEnd w:id="488"/>
              <w:r>
                <w:rPr>
                  <w:rStyle w:val="Hyperlink"/>
                </w:rPr>
                <w:t>-</w:t>
              </w:r>
              <w:bookmarkStart w:id="490" w:name="_Hlt28752163"/>
              <w:bookmarkEnd w:id="489"/>
              <w:r>
                <w:rPr>
                  <w:rStyle w:val="Hyperlink"/>
                </w:rPr>
                <w:t>R</w:t>
              </w:r>
              <w:bookmarkEnd w:id="490"/>
              <w:r>
                <w:rPr>
                  <w:rStyle w:val="Hyperlink"/>
                </w:rPr>
                <w:t>E</w:t>
              </w:r>
              <w:bookmarkStart w:id="491" w:name="_Hlt11749732"/>
              <w:bookmarkStart w:id="492" w:name="_Hlt11749707"/>
              <w:bookmarkEnd w:id="491"/>
              <w:r>
                <w:rPr>
                  <w:rStyle w:val="Hyperlink"/>
                </w:rPr>
                <w:t>S</w:t>
              </w:r>
              <w:bookmarkStart w:id="493" w:name="_Hlt506786323"/>
              <w:bookmarkEnd w:id="492"/>
              <w:r>
                <w:rPr>
                  <w:rStyle w:val="Hyperlink"/>
                </w:rPr>
                <w:t>P</w:t>
              </w:r>
              <w:bookmarkEnd w:id="493"/>
              <w:r>
                <w:rPr>
                  <w:rStyle w:val="Hyperlink"/>
                </w:rPr>
                <w:t>-TRL-CODE</w:t>
              </w:r>
            </w:hyperlink>
          </w:p>
        </w:tc>
        <w:tc>
          <w:tcPr>
            <w:tcW w:w="2840" w:type="dxa"/>
            <w:tcMar>
              <w:left w:w="58" w:type="dxa"/>
              <w:right w:w="58" w:type="dxa"/>
            </w:tcMar>
          </w:tcPr>
          <w:p w14:paraId="11C7E9FB" w14:textId="77777777" w:rsidR="00BE396E" w:rsidRDefault="00BE396E" w:rsidP="00BE396E">
            <w:pPr>
              <w:pStyle w:val="TableText"/>
            </w:pPr>
            <w:r>
              <w:t>Response trailer code</w:t>
            </w:r>
          </w:p>
          <w:p w14:paraId="3D6804A5" w14:textId="77777777" w:rsidR="00BE396E" w:rsidRDefault="00BE396E" w:rsidP="00BE396E">
            <w:pPr>
              <w:pStyle w:val="TableText"/>
            </w:pPr>
            <w:r w:rsidRPr="008F2224">
              <w:rPr>
                <w:rFonts w:cs="Arial"/>
                <w:color w:val="000000"/>
              </w:rPr>
              <w:t>This item carries the first trailer code received with each CWF response record for the claim.</w:t>
            </w:r>
          </w:p>
        </w:tc>
        <w:tc>
          <w:tcPr>
            <w:tcW w:w="1080" w:type="dxa"/>
            <w:tcMar>
              <w:left w:w="58" w:type="dxa"/>
              <w:right w:w="58" w:type="dxa"/>
            </w:tcMar>
          </w:tcPr>
          <w:p w14:paraId="5A870C33" w14:textId="77777777" w:rsidR="00BE396E" w:rsidRDefault="00BE396E" w:rsidP="00BE396E">
            <w:pPr>
              <w:pStyle w:val="TableText"/>
              <w:rPr>
                <w:caps/>
              </w:rPr>
            </w:pPr>
            <w:r>
              <w:rPr>
                <w:caps/>
              </w:rPr>
              <w:t>2 C</w:t>
            </w:r>
          </w:p>
        </w:tc>
        <w:tc>
          <w:tcPr>
            <w:tcW w:w="2340" w:type="dxa"/>
            <w:tcMar>
              <w:left w:w="58" w:type="dxa"/>
              <w:right w:w="58" w:type="dxa"/>
            </w:tcMar>
          </w:tcPr>
          <w:p w14:paraId="09EBEDB4" w14:textId="77777777" w:rsidR="00BE396E" w:rsidRDefault="00BE396E" w:rsidP="00BE396E">
            <w:pPr>
              <w:pStyle w:val="TableText"/>
            </w:pPr>
            <w:r>
              <w:t>See CWF Documentation</w:t>
            </w:r>
          </w:p>
        </w:tc>
        <w:tc>
          <w:tcPr>
            <w:tcW w:w="858" w:type="dxa"/>
            <w:tcMar>
              <w:left w:w="58" w:type="dxa"/>
              <w:right w:w="58" w:type="dxa"/>
            </w:tcMar>
          </w:tcPr>
          <w:p w14:paraId="3B0AB874" w14:textId="77777777" w:rsidR="00BE396E" w:rsidRDefault="00BE396E" w:rsidP="00BE396E">
            <w:pPr>
              <w:pStyle w:val="TableText"/>
            </w:pPr>
            <w:r>
              <w:t>Spaces</w:t>
            </w:r>
          </w:p>
        </w:tc>
        <w:tc>
          <w:tcPr>
            <w:tcW w:w="431" w:type="dxa"/>
          </w:tcPr>
          <w:p w14:paraId="25531E79" w14:textId="77777777" w:rsidR="00BE396E" w:rsidRDefault="00BE396E" w:rsidP="00BE396E">
            <w:pPr>
              <w:pStyle w:val="TableText"/>
            </w:pPr>
            <w:r>
              <w:t>-</w:t>
            </w:r>
          </w:p>
        </w:tc>
        <w:tc>
          <w:tcPr>
            <w:tcW w:w="431" w:type="dxa"/>
          </w:tcPr>
          <w:p w14:paraId="00C4C3C1" w14:textId="77777777" w:rsidR="00BE396E" w:rsidRDefault="00BE396E" w:rsidP="00BE396E">
            <w:pPr>
              <w:pStyle w:val="TableText"/>
            </w:pPr>
            <w:r>
              <w:t>X</w:t>
            </w:r>
          </w:p>
        </w:tc>
        <w:tc>
          <w:tcPr>
            <w:tcW w:w="432" w:type="dxa"/>
          </w:tcPr>
          <w:p w14:paraId="179674A5" w14:textId="77777777" w:rsidR="00BE396E" w:rsidRDefault="00BE396E" w:rsidP="00BE396E">
            <w:pPr>
              <w:pStyle w:val="TableText"/>
            </w:pPr>
            <w:r>
              <w:t>X</w:t>
            </w:r>
          </w:p>
        </w:tc>
      </w:tr>
      <w:tr w:rsidR="00BE396E" w14:paraId="0F0935CA" w14:textId="77777777" w:rsidTr="003214B8">
        <w:trPr>
          <w:cantSplit/>
          <w:jc w:val="center"/>
        </w:trPr>
        <w:tc>
          <w:tcPr>
            <w:tcW w:w="802" w:type="dxa"/>
            <w:tcMar>
              <w:left w:w="58" w:type="dxa"/>
              <w:right w:w="58" w:type="dxa"/>
            </w:tcMar>
          </w:tcPr>
          <w:p w14:paraId="2B076EC7" w14:textId="77777777" w:rsidR="00BE396E" w:rsidRDefault="00BE396E" w:rsidP="00BE396E">
            <w:pPr>
              <w:pStyle w:val="TableText"/>
            </w:pPr>
            <w:r>
              <w:t>1383</w:t>
            </w:r>
          </w:p>
        </w:tc>
        <w:tc>
          <w:tcPr>
            <w:tcW w:w="2227" w:type="dxa"/>
            <w:tcMar>
              <w:left w:w="58" w:type="dxa"/>
              <w:right w:w="58" w:type="dxa"/>
            </w:tcMar>
          </w:tcPr>
          <w:p w14:paraId="57319B6D" w14:textId="77777777" w:rsidR="00BE396E" w:rsidRDefault="00BE396E" w:rsidP="00BE396E">
            <w:pPr>
              <w:pStyle w:val="TableText"/>
            </w:pPr>
            <w:r>
              <w:t>BLOOD DED REMAINING</w:t>
            </w:r>
          </w:p>
        </w:tc>
        <w:tc>
          <w:tcPr>
            <w:tcW w:w="2943" w:type="dxa"/>
            <w:tcMar>
              <w:left w:w="58" w:type="dxa"/>
              <w:right w:w="58" w:type="dxa"/>
            </w:tcMar>
          </w:tcPr>
          <w:p w14:paraId="2524969A" w14:textId="3DC57AC2" w:rsidR="00BE396E" w:rsidRDefault="00BE396E" w:rsidP="00BE396E">
            <w:pPr>
              <w:pStyle w:val="TableText"/>
            </w:pPr>
            <w:r>
              <w:t>:P:IDR-</w:t>
            </w:r>
            <w:bookmarkStart w:id="494" w:name="_Hlt526827110"/>
            <w:r>
              <w:fldChar w:fldCharType="begin"/>
            </w:r>
            <w:r w:rsidR="00DD5F7D">
              <w:instrText>HYPERLINK "..\\..\\DataDictionary\\COBOL\\B\\BLOOD-DED-REMAIN.docx"</w:instrText>
            </w:r>
            <w:r>
              <w:fldChar w:fldCharType="separate"/>
            </w:r>
            <w:r>
              <w:rPr>
                <w:rStyle w:val="Hyperlink"/>
              </w:rPr>
              <w:t>B</w:t>
            </w:r>
            <w:bookmarkStart w:id="495" w:name="_Hlt514738534"/>
            <w:r>
              <w:rPr>
                <w:rStyle w:val="Hyperlink"/>
              </w:rPr>
              <w:t>L</w:t>
            </w:r>
            <w:bookmarkEnd w:id="495"/>
            <w:r>
              <w:rPr>
                <w:rStyle w:val="Hyperlink"/>
              </w:rPr>
              <w:t>OOD</w:t>
            </w:r>
            <w:bookmarkStart w:id="496" w:name="_Hlt11749830"/>
            <w:bookmarkStart w:id="497" w:name="_Hlt517151675"/>
            <w:bookmarkEnd w:id="496"/>
            <w:r>
              <w:rPr>
                <w:rStyle w:val="Hyperlink"/>
              </w:rPr>
              <w:t>-</w:t>
            </w:r>
            <w:bookmarkStart w:id="498" w:name="_Hlt506786287"/>
            <w:bookmarkEnd w:id="497"/>
            <w:r>
              <w:rPr>
                <w:rStyle w:val="Hyperlink"/>
              </w:rPr>
              <w:t>D</w:t>
            </w:r>
            <w:bookmarkStart w:id="499" w:name="_Hlt526827158"/>
            <w:bookmarkEnd w:id="498"/>
            <w:r>
              <w:rPr>
                <w:rStyle w:val="Hyperlink"/>
              </w:rPr>
              <w:t>E</w:t>
            </w:r>
            <w:bookmarkEnd w:id="499"/>
            <w:r>
              <w:rPr>
                <w:rStyle w:val="Hyperlink"/>
              </w:rPr>
              <w:t>D-REMAIN</w:t>
            </w:r>
            <w:r>
              <w:fldChar w:fldCharType="end"/>
            </w:r>
            <w:bookmarkEnd w:id="494"/>
          </w:p>
        </w:tc>
        <w:tc>
          <w:tcPr>
            <w:tcW w:w="2840" w:type="dxa"/>
            <w:tcMar>
              <w:left w:w="58" w:type="dxa"/>
              <w:right w:w="58" w:type="dxa"/>
            </w:tcMar>
          </w:tcPr>
          <w:p w14:paraId="07B2669E" w14:textId="77777777" w:rsidR="00BE396E" w:rsidRDefault="00BE396E" w:rsidP="00BE396E">
            <w:pPr>
              <w:pStyle w:val="TableText"/>
            </w:pPr>
            <w:r>
              <w:t>Blood deduct remaining, after processing the claim</w:t>
            </w:r>
          </w:p>
          <w:p w14:paraId="6217789D" w14:textId="214E7567" w:rsidR="00BE396E" w:rsidRDefault="00BE396E" w:rsidP="00775C34">
            <w:pPr>
              <w:pStyle w:val="TableText"/>
            </w:pPr>
            <w:r w:rsidRPr="00AB346F">
              <w:rPr>
                <w:rFonts w:cs="Arial"/>
                <w:color w:val="000000"/>
              </w:rPr>
              <w:t>This value indicates the number of blood pints remaining to meet the blood deductible. When furnished by CMS in a reply, reflects the remaining blood deductible at the time of the CWF reply record.</w:t>
            </w:r>
          </w:p>
        </w:tc>
        <w:tc>
          <w:tcPr>
            <w:tcW w:w="1080" w:type="dxa"/>
            <w:tcMar>
              <w:left w:w="58" w:type="dxa"/>
              <w:right w:w="58" w:type="dxa"/>
            </w:tcMar>
          </w:tcPr>
          <w:p w14:paraId="397B083C" w14:textId="77777777" w:rsidR="00BE396E" w:rsidRDefault="00BE396E" w:rsidP="00BE396E">
            <w:pPr>
              <w:pStyle w:val="TableText"/>
              <w:rPr>
                <w:caps/>
              </w:rPr>
            </w:pPr>
            <w:r>
              <w:rPr>
                <w:caps/>
              </w:rPr>
              <w:t>1 N</w:t>
            </w:r>
          </w:p>
        </w:tc>
        <w:tc>
          <w:tcPr>
            <w:tcW w:w="2340" w:type="dxa"/>
            <w:tcMar>
              <w:left w:w="58" w:type="dxa"/>
              <w:right w:w="58" w:type="dxa"/>
            </w:tcMar>
          </w:tcPr>
          <w:p w14:paraId="3FF7C089" w14:textId="77777777" w:rsidR="00BE396E" w:rsidRDefault="00BE396E" w:rsidP="00BE396E">
            <w:pPr>
              <w:pStyle w:val="TableText"/>
            </w:pPr>
            <w:r>
              <w:t>Units</w:t>
            </w:r>
          </w:p>
        </w:tc>
        <w:tc>
          <w:tcPr>
            <w:tcW w:w="858" w:type="dxa"/>
            <w:tcMar>
              <w:left w:w="58" w:type="dxa"/>
              <w:right w:w="58" w:type="dxa"/>
            </w:tcMar>
          </w:tcPr>
          <w:p w14:paraId="1EA22056" w14:textId="77777777" w:rsidR="00BE396E" w:rsidRDefault="00BE396E" w:rsidP="00BE396E">
            <w:pPr>
              <w:pStyle w:val="TableText"/>
            </w:pPr>
            <w:r>
              <w:t>Zeros</w:t>
            </w:r>
          </w:p>
        </w:tc>
        <w:tc>
          <w:tcPr>
            <w:tcW w:w="431" w:type="dxa"/>
          </w:tcPr>
          <w:p w14:paraId="4CBF518B" w14:textId="77777777" w:rsidR="00BE396E" w:rsidRDefault="00BE396E" w:rsidP="00BE396E">
            <w:pPr>
              <w:pStyle w:val="TableText"/>
            </w:pPr>
            <w:r>
              <w:t>-</w:t>
            </w:r>
          </w:p>
        </w:tc>
        <w:tc>
          <w:tcPr>
            <w:tcW w:w="431" w:type="dxa"/>
          </w:tcPr>
          <w:p w14:paraId="62A81437" w14:textId="77777777" w:rsidR="00BE396E" w:rsidRDefault="00BE396E" w:rsidP="00BE396E">
            <w:pPr>
              <w:pStyle w:val="TableText"/>
            </w:pPr>
            <w:r>
              <w:t>X</w:t>
            </w:r>
          </w:p>
        </w:tc>
        <w:tc>
          <w:tcPr>
            <w:tcW w:w="432" w:type="dxa"/>
          </w:tcPr>
          <w:p w14:paraId="651C7033" w14:textId="77777777" w:rsidR="00BE396E" w:rsidRDefault="00BE396E" w:rsidP="00BE396E">
            <w:pPr>
              <w:pStyle w:val="TableText"/>
            </w:pPr>
            <w:r>
              <w:t>X</w:t>
            </w:r>
          </w:p>
        </w:tc>
      </w:tr>
      <w:tr w:rsidR="00BE396E" w14:paraId="2C77E3F0" w14:textId="77777777" w:rsidTr="003214B8">
        <w:trPr>
          <w:cantSplit/>
          <w:jc w:val="center"/>
        </w:trPr>
        <w:tc>
          <w:tcPr>
            <w:tcW w:w="802" w:type="dxa"/>
            <w:tcMar>
              <w:left w:w="58" w:type="dxa"/>
              <w:right w:w="58" w:type="dxa"/>
            </w:tcMar>
          </w:tcPr>
          <w:p w14:paraId="6F613104" w14:textId="037F9D65" w:rsidR="00BE396E" w:rsidRDefault="00BE396E" w:rsidP="00BE396E">
            <w:pPr>
              <w:pStyle w:val="TableText"/>
            </w:pPr>
            <w:r>
              <w:t>1384</w:t>
            </w:r>
            <w:r w:rsidR="00135F82">
              <w:t xml:space="preserve"> – </w:t>
            </w:r>
            <w:r>
              <w:t>1388</w:t>
            </w:r>
          </w:p>
        </w:tc>
        <w:tc>
          <w:tcPr>
            <w:tcW w:w="2227" w:type="dxa"/>
            <w:tcMar>
              <w:left w:w="58" w:type="dxa"/>
              <w:right w:w="58" w:type="dxa"/>
            </w:tcMar>
          </w:tcPr>
          <w:p w14:paraId="7EA24DDA" w14:textId="77777777" w:rsidR="00BE396E" w:rsidRDefault="00BE396E" w:rsidP="00BE396E">
            <w:pPr>
              <w:pStyle w:val="TableText"/>
            </w:pPr>
            <w:r>
              <w:t>REG DEDUCTIBLE REMAINING</w:t>
            </w:r>
          </w:p>
        </w:tc>
        <w:tc>
          <w:tcPr>
            <w:tcW w:w="2943" w:type="dxa"/>
            <w:tcMar>
              <w:left w:w="58" w:type="dxa"/>
              <w:right w:w="58" w:type="dxa"/>
            </w:tcMar>
          </w:tcPr>
          <w:p w14:paraId="33919783" w14:textId="053DC6CC" w:rsidR="00BE396E" w:rsidRDefault="00BE396E" w:rsidP="00BE396E">
            <w:pPr>
              <w:pStyle w:val="TableText"/>
            </w:pPr>
            <w:r>
              <w:t>:P:IDR-</w:t>
            </w:r>
            <w:bookmarkStart w:id="500" w:name="_Hlt514738600"/>
            <w:r>
              <w:fldChar w:fldCharType="begin"/>
            </w:r>
            <w:r w:rsidR="00444330">
              <w:instrText>HYPERLINK "..\\..\\DataDictionary\\COBOL\\Q\\REG-DED-REMAIN.docx"</w:instrText>
            </w:r>
            <w:r>
              <w:fldChar w:fldCharType="separate"/>
            </w:r>
            <w:r>
              <w:rPr>
                <w:rStyle w:val="Hyperlink"/>
              </w:rPr>
              <w:t>R</w:t>
            </w:r>
            <w:bookmarkStart w:id="501" w:name="_Hlt526827298"/>
            <w:r>
              <w:rPr>
                <w:rStyle w:val="Hyperlink"/>
              </w:rPr>
              <w:t>E</w:t>
            </w:r>
            <w:bookmarkEnd w:id="501"/>
            <w:r>
              <w:rPr>
                <w:rStyle w:val="Hyperlink"/>
              </w:rPr>
              <w:t>G</w:t>
            </w:r>
            <w:bookmarkStart w:id="502" w:name="_Hlt526827318"/>
            <w:r>
              <w:rPr>
                <w:rStyle w:val="Hyperlink"/>
              </w:rPr>
              <w:t>-</w:t>
            </w:r>
            <w:bookmarkStart w:id="503" w:name="_Hlt28752204"/>
            <w:bookmarkEnd w:id="502"/>
            <w:r>
              <w:rPr>
                <w:rStyle w:val="Hyperlink"/>
              </w:rPr>
              <w:t>D</w:t>
            </w:r>
            <w:bookmarkStart w:id="504" w:name="_Hlt11749863"/>
            <w:bookmarkEnd w:id="503"/>
            <w:r>
              <w:rPr>
                <w:rStyle w:val="Hyperlink"/>
              </w:rPr>
              <w:t>E</w:t>
            </w:r>
            <w:bookmarkStart w:id="505" w:name="_Hlt506786267"/>
            <w:bookmarkEnd w:id="504"/>
            <w:r>
              <w:rPr>
                <w:rStyle w:val="Hyperlink"/>
              </w:rPr>
              <w:t>D</w:t>
            </w:r>
            <w:bookmarkStart w:id="506" w:name="_Hlt517151678"/>
            <w:bookmarkEnd w:id="505"/>
            <w:r>
              <w:rPr>
                <w:rStyle w:val="Hyperlink"/>
              </w:rPr>
              <w:t>-</w:t>
            </w:r>
            <w:bookmarkEnd w:id="506"/>
            <w:r>
              <w:rPr>
                <w:rStyle w:val="Hyperlink"/>
              </w:rPr>
              <w:t>REMAIN</w:t>
            </w:r>
            <w:r>
              <w:fldChar w:fldCharType="end"/>
            </w:r>
            <w:bookmarkEnd w:id="500"/>
          </w:p>
        </w:tc>
        <w:tc>
          <w:tcPr>
            <w:tcW w:w="2840" w:type="dxa"/>
            <w:tcMar>
              <w:left w:w="58" w:type="dxa"/>
              <w:right w:w="58" w:type="dxa"/>
            </w:tcMar>
          </w:tcPr>
          <w:p w14:paraId="736E450B" w14:textId="77777777" w:rsidR="00BE396E" w:rsidRDefault="00BE396E" w:rsidP="00BE396E">
            <w:pPr>
              <w:pStyle w:val="TableText"/>
            </w:pPr>
            <w:r>
              <w:t>Regular deductible remaining after processing this claim</w:t>
            </w:r>
          </w:p>
          <w:p w14:paraId="685BA9A2" w14:textId="77777777" w:rsidR="00BE396E" w:rsidRDefault="00BE396E" w:rsidP="00BE396E">
            <w:pPr>
              <w:pStyle w:val="TableText"/>
            </w:pPr>
            <w:r w:rsidRPr="0076556C">
              <w:rPr>
                <w:rFonts w:cs="Arial"/>
                <w:color w:val="000000"/>
              </w:rPr>
              <w:t>This field displays the dollar amount of remaining Part B deductible for the calendar year.</w:t>
            </w:r>
          </w:p>
        </w:tc>
        <w:tc>
          <w:tcPr>
            <w:tcW w:w="1080" w:type="dxa"/>
            <w:tcMar>
              <w:left w:w="58" w:type="dxa"/>
              <w:right w:w="58" w:type="dxa"/>
            </w:tcMar>
          </w:tcPr>
          <w:p w14:paraId="1F87A8C2" w14:textId="77777777" w:rsidR="00BE396E" w:rsidRDefault="00BE396E" w:rsidP="00BE396E">
            <w:pPr>
              <w:pStyle w:val="TableText"/>
              <w:rPr>
                <w:caps/>
              </w:rPr>
            </w:pPr>
            <w:r>
              <w:rPr>
                <w:caps/>
              </w:rPr>
              <w:t>5 N</w:t>
            </w:r>
          </w:p>
          <w:p w14:paraId="3261EC73" w14:textId="77777777" w:rsidR="00BE396E" w:rsidRDefault="00BE396E" w:rsidP="00BE396E">
            <w:pPr>
              <w:pStyle w:val="TableText"/>
              <w:rPr>
                <w:caps/>
              </w:rPr>
            </w:pPr>
            <w:r>
              <w:rPr>
                <w:caps/>
              </w:rPr>
              <w:t>(999v99)</w:t>
            </w:r>
          </w:p>
        </w:tc>
        <w:tc>
          <w:tcPr>
            <w:tcW w:w="2340" w:type="dxa"/>
            <w:tcMar>
              <w:left w:w="58" w:type="dxa"/>
              <w:right w:w="58" w:type="dxa"/>
            </w:tcMar>
          </w:tcPr>
          <w:p w14:paraId="71B8C6AD" w14:textId="77777777" w:rsidR="00BE396E" w:rsidRDefault="00BE396E" w:rsidP="00BE396E">
            <w:pPr>
              <w:pStyle w:val="TableText"/>
            </w:pPr>
            <w:r>
              <w:t>-</w:t>
            </w:r>
          </w:p>
        </w:tc>
        <w:tc>
          <w:tcPr>
            <w:tcW w:w="858" w:type="dxa"/>
            <w:tcMar>
              <w:left w:w="58" w:type="dxa"/>
              <w:right w:w="58" w:type="dxa"/>
            </w:tcMar>
          </w:tcPr>
          <w:p w14:paraId="58AABEF3" w14:textId="77777777" w:rsidR="00BE396E" w:rsidRDefault="00BE396E" w:rsidP="00BE396E">
            <w:pPr>
              <w:pStyle w:val="TableText"/>
            </w:pPr>
            <w:r>
              <w:t>Zeros</w:t>
            </w:r>
          </w:p>
        </w:tc>
        <w:tc>
          <w:tcPr>
            <w:tcW w:w="431" w:type="dxa"/>
          </w:tcPr>
          <w:p w14:paraId="296C63E5" w14:textId="77777777" w:rsidR="00BE396E" w:rsidRDefault="00BE396E" w:rsidP="00BE396E">
            <w:pPr>
              <w:pStyle w:val="TableText"/>
            </w:pPr>
            <w:r>
              <w:t>-</w:t>
            </w:r>
          </w:p>
        </w:tc>
        <w:tc>
          <w:tcPr>
            <w:tcW w:w="431" w:type="dxa"/>
          </w:tcPr>
          <w:p w14:paraId="3E410615" w14:textId="77777777" w:rsidR="00BE396E" w:rsidRDefault="00BE396E" w:rsidP="00BE396E">
            <w:pPr>
              <w:pStyle w:val="TableText"/>
            </w:pPr>
            <w:r>
              <w:t>X</w:t>
            </w:r>
          </w:p>
        </w:tc>
        <w:tc>
          <w:tcPr>
            <w:tcW w:w="432" w:type="dxa"/>
          </w:tcPr>
          <w:p w14:paraId="5F932ED1" w14:textId="77777777" w:rsidR="00BE396E" w:rsidRDefault="00BE396E" w:rsidP="00BE396E">
            <w:pPr>
              <w:pStyle w:val="TableText"/>
            </w:pPr>
            <w:r>
              <w:t>X</w:t>
            </w:r>
          </w:p>
        </w:tc>
      </w:tr>
      <w:tr w:rsidR="00BE396E" w14:paraId="1D985086" w14:textId="77777777" w:rsidTr="003214B8">
        <w:trPr>
          <w:cantSplit/>
          <w:jc w:val="center"/>
        </w:trPr>
        <w:tc>
          <w:tcPr>
            <w:tcW w:w="802" w:type="dxa"/>
            <w:tcMar>
              <w:left w:w="58" w:type="dxa"/>
              <w:right w:w="58" w:type="dxa"/>
            </w:tcMar>
          </w:tcPr>
          <w:p w14:paraId="0E704A21" w14:textId="2D127D2F" w:rsidR="00BE396E" w:rsidRDefault="00BE396E" w:rsidP="00BE396E">
            <w:pPr>
              <w:pStyle w:val="TableText"/>
            </w:pPr>
            <w:r>
              <w:t>1389</w:t>
            </w:r>
            <w:r w:rsidR="00135F82">
              <w:t xml:space="preserve"> – </w:t>
            </w:r>
            <w:r>
              <w:t>1395</w:t>
            </w:r>
          </w:p>
        </w:tc>
        <w:tc>
          <w:tcPr>
            <w:tcW w:w="2227" w:type="dxa"/>
            <w:tcMar>
              <w:left w:w="58" w:type="dxa"/>
              <w:right w:w="58" w:type="dxa"/>
            </w:tcMar>
          </w:tcPr>
          <w:p w14:paraId="04D88299" w14:textId="77777777" w:rsidR="00BE396E" w:rsidRDefault="00BE396E" w:rsidP="00BE396E">
            <w:pPr>
              <w:pStyle w:val="TableText"/>
            </w:pPr>
            <w:r>
              <w:t>PSYCH LIMIT REMAINING</w:t>
            </w:r>
          </w:p>
        </w:tc>
        <w:tc>
          <w:tcPr>
            <w:tcW w:w="2943" w:type="dxa"/>
            <w:tcMar>
              <w:left w:w="58" w:type="dxa"/>
              <w:right w:w="58" w:type="dxa"/>
            </w:tcMar>
          </w:tcPr>
          <w:p w14:paraId="0116DA50" w14:textId="597CEB04" w:rsidR="00BE396E" w:rsidRDefault="00BE396E" w:rsidP="00BE396E">
            <w:pPr>
              <w:pStyle w:val="TableText"/>
            </w:pPr>
            <w:r>
              <w:t>:P:IDR-</w:t>
            </w:r>
            <w:hyperlink r:id="rId438" w:history="1">
              <w:r>
                <w:rPr>
                  <w:rStyle w:val="Hyperlink"/>
                </w:rPr>
                <w:t>P</w:t>
              </w:r>
              <w:bookmarkStart w:id="507" w:name="_Hlt514738636"/>
              <w:r>
                <w:rPr>
                  <w:rStyle w:val="Hyperlink"/>
                </w:rPr>
                <w:t>S</w:t>
              </w:r>
              <w:bookmarkStart w:id="508" w:name="_Hlt30569470"/>
              <w:bookmarkEnd w:id="507"/>
              <w:r>
                <w:rPr>
                  <w:rStyle w:val="Hyperlink"/>
                </w:rPr>
                <w:t>Y</w:t>
              </w:r>
              <w:bookmarkEnd w:id="508"/>
              <w:r>
                <w:rPr>
                  <w:rStyle w:val="Hyperlink"/>
                </w:rPr>
                <w:t>CH-</w:t>
              </w:r>
              <w:bookmarkStart w:id="509" w:name="_Hlt11749886"/>
              <w:r>
                <w:rPr>
                  <w:rStyle w:val="Hyperlink"/>
                </w:rPr>
                <w:t>B</w:t>
              </w:r>
              <w:bookmarkEnd w:id="509"/>
              <w:r>
                <w:rPr>
                  <w:rStyle w:val="Hyperlink"/>
                </w:rPr>
                <w:t>A</w:t>
              </w:r>
              <w:bookmarkStart w:id="510" w:name="_Hlt517151682"/>
              <w:r>
                <w:rPr>
                  <w:rStyle w:val="Hyperlink"/>
                </w:rPr>
                <w:t>L</w:t>
              </w:r>
              <w:bookmarkStart w:id="511" w:name="_Hlt506786246"/>
              <w:bookmarkEnd w:id="510"/>
              <w:r>
                <w:rPr>
                  <w:rStyle w:val="Hyperlink"/>
                </w:rPr>
                <w:t>-</w:t>
              </w:r>
              <w:bookmarkEnd w:id="511"/>
              <w:r>
                <w:rPr>
                  <w:rStyle w:val="Hyperlink"/>
                </w:rPr>
                <w:t>REMAIN</w:t>
              </w:r>
            </w:hyperlink>
          </w:p>
        </w:tc>
        <w:tc>
          <w:tcPr>
            <w:tcW w:w="2840" w:type="dxa"/>
            <w:tcMar>
              <w:left w:w="58" w:type="dxa"/>
              <w:right w:w="58" w:type="dxa"/>
            </w:tcMar>
          </w:tcPr>
          <w:p w14:paraId="64C1E16A" w14:textId="77777777" w:rsidR="00BE396E" w:rsidRDefault="00BE396E" w:rsidP="00BE396E">
            <w:pPr>
              <w:pStyle w:val="TableText"/>
            </w:pPr>
            <w:r>
              <w:t>Psych limit remaining after processing this claim</w:t>
            </w:r>
          </w:p>
          <w:p w14:paraId="7CF17BBE" w14:textId="77777777" w:rsidR="00BE396E" w:rsidRDefault="00BE396E" w:rsidP="00BE396E">
            <w:pPr>
              <w:pStyle w:val="TableText"/>
            </w:pPr>
            <w:r w:rsidRPr="00735C2C">
              <w:rPr>
                <w:rFonts w:cs="Arial"/>
                <w:color w:val="000000"/>
              </w:rPr>
              <w:t>This item is used to identify the dollar amount of psychiatric therapy limitation that has not been used t</w:t>
            </w:r>
            <w:r w:rsidRPr="007A6D3F">
              <w:rPr>
                <w:rFonts w:cs="Arial"/>
                <w:color w:val="000000"/>
              </w:rPr>
              <w:t>he</w:t>
            </w:r>
            <w:r w:rsidRPr="00735C2C">
              <w:rPr>
                <w:rFonts w:cs="Arial"/>
                <w:color w:val="000000"/>
              </w:rPr>
              <w:t xml:space="preserve"> calendar year.</w:t>
            </w:r>
          </w:p>
        </w:tc>
        <w:tc>
          <w:tcPr>
            <w:tcW w:w="1080" w:type="dxa"/>
            <w:tcMar>
              <w:left w:w="58" w:type="dxa"/>
              <w:right w:w="58" w:type="dxa"/>
            </w:tcMar>
          </w:tcPr>
          <w:p w14:paraId="57252454" w14:textId="77777777" w:rsidR="00BE396E" w:rsidRDefault="00BE396E" w:rsidP="00BE396E">
            <w:pPr>
              <w:pStyle w:val="TableText"/>
              <w:rPr>
                <w:caps/>
              </w:rPr>
            </w:pPr>
            <w:r>
              <w:rPr>
                <w:caps/>
              </w:rPr>
              <w:t>7 n</w:t>
            </w:r>
          </w:p>
          <w:p w14:paraId="46EF918B" w14:textId="77777777" w:rsidR="00BE396E" w:rsidRDefault="00BE396E" w:rsidP="00BE396E">
            <w:pPr>
              <w:pStyle w:val="TableText"/>
              <w:rPr>
                <w:caps/>
              </w:rPr>
            </w:pPr>
            <w:r>
              <w:t>(99999V99)</w:t>
            </w:r>
          </w:p>
        </w:tc>
        <w:tc>
          <w:tcPr>
            <w:tcW w:w="2340" w:type="dxa"/>
            <w:tcMar>
              <w:left w:w="58" w:type="dxa"/>
              <w:right w:w="58" w:type="dxa"/>
            </w:tcMar>
          </w:tcPr>
          <w:p w14:paraId="6FAF51F7" w14:textId="77777777" w:rsidR="00BE396E" w:rsidRDefault="00BE396E" w:rsidP="00BE396E">
            <w:pPr>
              <w:pStyle w:val="TableText"/>
            </w:pPr>
            <w:r>
              <w:t>-</w:t>
            </w:r>
          </w:p>
        </w:tc>
        <w:tc>
          <w:tcPr>
            <w:tcW w:w="858" w:type="dxa"/>
            <w:tcMar>
              <w:left w:w="58" w:type="dxa"/>
              <w:right w:w="58" w:type="dxa"/>
            </w:tcMar>
          </w:tcPr>
          <w:p w14:paraId="33E87415" w14:textId="77777777" w:rsidR="00BE396E" w:rsidRDefault="00BE396E" w:rsidP="00BE396E">
            <w:pPr>
              <w:pStyle w:val="TableText"/>
            </w:pPr>
            <w:r>
              <w:t>Zeros</w:t>
            </w:r>
          </w:p>
        </w:tc>
        <w:tc>
          <w:tcPr>
            <w:tcW w:w="431" w:type="dxa"/>
          </w:tcPr>
          <w:p w14:paraId="77BA0D23" w14:textId="77777777" w:rsidR="00BE396E" w:rsidRDefault="00BE396E" w:rsidP="00BE396E">
            <w:pPr>
              <w:pStyle w:val="TableText"/>
            </w:pPr>
            <w:r>
              <w:t>-</w:t>
            </w:r>
          </w:p>
        </w:tc>
        <w:tc>
          <w:tcPr>
            <w:tcW w:w="431" w:type="dxa"/>
          </w:tcPr>
          <w:p w14:paraId="3796EACE" w14:textId="77777777" w:rsidR="00BE396E" w:rsidRDefault="00BE396E" w:rsidP="00BE396E">
            <w:pPr>
              <w:pStyle w:val="TableText"/>
            </w:pPr>
            <w:r>
              <w:t>X</w:t>
            </w:r>
          </w:p>
        </w:tc>
        <w:tc>
          <w:tcPr>
            <w:tcW w:w="432" w:type="dxa"/>
          </w:tcPr>
          <w:p w14:paraId="33BABAAD" w14:textId="77777777" w:rsidR="00BE396E" w:rsidRDefault="00BE396E" w:rsidP="00BE396E">
            <w:pPr>
              <w:pStyle w:val="TableText"/>
            </w:pPr>
            <w:r>
              <w:t>X</w:t>
            </w:r>
          </w:p>
        </w:tc>
      </w:tr>
      <w:tr w:rsidR="00BE396E" w14:paraId="52A99924" w14:textId="77777777" w:rsidTr="003214B8">
        <w:trPr>
          <w:cantSplit/>
          <w:jc w:val="center"/>
        </w:trPr>
        <w:tc>
          <w:tcPr>
            <w:tcW w:w="802" w:type="dxa"/>
            <w:tcMar>
              <w:left w:w="58" w:type="dxa"/>
              <w:right w:w="58" w:type="dxa"/>
            </w:tcMar>
          </w:tcPr>
          <w:p w14:paraId="7755D7B4" w14:textId="3211BB8D" w:rsidR="00BE396E" w:rsidRDefault="00BE396E" w:rsidP="00BE396E">
            <w:pPr>
              <w:pStyle w:val="TableText"/>
            </w:pPr>
            <w:r>
              <w:t>1396</w:t>
            </w:r>
            <w:r w:rsidR="00135F82">
              <w:t xml:space="preserve"> – </w:t>
            </w:r>
            <w:r>
              <w:t>1402</w:t>
            </w:r>
          </w:p>
        </w:tc>
        <w:tc>
          <w:tcPr>
            <w:tcW w:w="2227" w:type="dxa"/>
            <w:tcMar>
              <w:left w:w="58" w:type="dxa"/>
              <w:right w:w="58" w:type="dxa"/>
            </w:tcMar>
          </w:tcPr>
          <w:p w14:paraId="334108FB" w14:textId="77777777" w:rsidR="00BE396E" w:rsidRDefault="00BE396E" w:rsidP="00BE396E">
            <w:pPr>
              <w:pStyle w:val="TableText"/>
            </w:pPr>
            <w:r>
              <w:t>PHY THER/OCC THER REMAINING</w:t>
            </w:r>
          </w:p>
        </w:tc>
        <w:tc>
          <w:tcPr>
            <w:tcW w:w="2943" w:type="dxa"/>
            <w:tcMar>
              <w:left w:w="58" w:type="dxa"/>
              <w:right w:w="58" w:type="dxa"/>
            </w:tcMar>
          </w:tcPr>
          <w:p w14:paraId="610250EF" w14:textId="40E52A4E" w:rsidR="00BE396E" w:rsidRDefault="00BE396E" w:rsidP="00BE396E">
            <w:pPr>
              <w:pStyle w:val="TableText"/>
            </w:pPr>
            <w:r>
              <w:t>:P:IDR-</w:t>
            </w:r>
            <w:hyperlink r:id="rId439" w:history="1">
              <w:r>
                <w:rPr>
                  <w:rStyle w:val="Hyperlink"/>
                </w:rPr>
                <w:t>PH</w:t>
              </w:r>
              <w:bookmarkStart w:id="512" w:name="_Hlt517151684"/>
              <w:r>
                <w:rPr>
                  <w:rStyle w:val="Hyperlink"/>
                </w:rPr>
                <w:t>Y</w:t>
              </w:r>
              <w:bookmarkEnd w:id="512"/>
              <w:r>
                <w:rPr>
                  <w:rStyle w:val="Hyperlink"/>
                </w:rPr>
                <w:t>-</w:t>
              </w:r>
              <w:bookmarkStart w:id="513" w:name="_Hlt514738880"/>
              <w:r>
                <w:rPr>
                  <w:rStyle w:val="Hyperlink"/>
                </w:rPr>
                <w:t>O</w:t>
              </w:r>
              <w:bookmarkStart w:id="514" w:name="_Hlt30569474"/>
              <w:bookmarkEnd w:id="513"/>
              <w:r>
                <w:rPr>
                  <w:rStyle w:val="Hyperlink"/>
                </w:rPr>
                <w:t>C</w:t>
              </w:r>
              <w:bookmarkStart w:id="515" w:name="_Hlt526827645"/>
              <w:bookmarkEnd w:id="514"/>
              <w:r>
                <w:rPr>
                  <w:rStyle w:val="Hyperlink"/>
                </w:rPr>
                <w:t>C</w:t>
              </w:r>
              <w:bookmarkStart w:id="516" w:name="_Hlt506786225"/>
              <w:bookmarkEnd w:id="515"/>
              <w:r>
                <w:rPr>
                  <w:rStyle w:val="Hyperlink"/>
                </w:rPr>
                <w:t>-</w:t>
              </w:r>
              <w:bookmarkEnd w:id="516"/>
              <w:r>
                <w:rPr>
                  <w:rStyle w:val="Hyperlink"/>
                </w:rPr>
                <w:t>THER-REM</w:t>
              </w:r>
            </w:hyperlink>
          </w:p>
        </w:tc>
        <w:tc>
          <w:tcPr>
            <w:tcW w:w="2840" w:type="dxa"/>
            <w:tcMar>
              <w:left w:w="58" w:type="dxa"/>
              <w:right w:w="58" w:type="dxa"/>
            </w:tcMar>
          </w:tcPr>
          <w:p w14:paraId="30E7D32B" w14:textId="7CA8889E" w:rsidR="00BE396E" w:rsidRDefault="00BE396E" w:rsidP="00BE396E">
            <w:pPr>
              <w:pStyle w:val="TableText"/>
            </w:pPr>
            <w:r>
              <w:t>P</w:t>
            </w:r>
            <w:r w:rsidR="00775C34">
              <w:t>hysical therapy/</w:t>
            </w:r>
            <w:r>
              <w:t>O</w:t>
            </w:r>
            <w:r w:rsidR="00775C34">
              <w:t>ccupational therapy r</w:t>
            </w:r>
            <w:r>
              <w:t>emaining after processing this claim</w:t>
            </w:r>
          </w:p>
          <w:p w14:paraId="489CD324" w14:textId="77777777" w:rsidR="00BE396E" w:rsidRDefault="00BE396E" w:rsidP="00BE396E">
            <w:pPr>
              <w:pStyle w:val="TableText"/>
            </w:pPr>
            <w:r w:rsidRPr="003522FE">
              <w:rPr>
                <w:rFonts w:cs="Arial"/>
                <w:color w:val="000000"/>
              </w:rPr>
              <w:t>This item is used to identify the dollar amount of occupational therapy limitation that has not been used this calendar year after processing this claim.</w:t>
            </w:r>
          </w:p>
        </w:tc>
        <w:tc>
          <w:tcPr>
            <w:tcW w:w="1080" w:type="dxa"/>
            <w:tcMar>
              <w:left w:w="58" w:type="dxa"/>
              <w:right w:w="58" w:type="dxa"/>
            </w:tcMar>
          </w:tcPr>
          <w:p w14:paraId="435CE099" w14:textId="77777777" w:rsidR="00BE396E" w:rsidRDefault="00BE396E" w:rsidP="00BE396E">
            <w:pPr>
              <w:pStyle w:val="TableText"/>
              <w:rPr>
                <w:caps/>
              </w:rPr>
            </w:pPr>
            <w:r>
              <w:rPr>
                <w:caps/>
              </w:rPr>
              <w:t>7 n</w:t>
            </w:r>
          </w:p>
          <w:p w14:paraId="5D212339" w14:textId="77777777" w:rsidR="00BE396E" w:rsidRDefault="00BE396E" w:rsidP="00BE396E">
            <w:pPr>
              <w:pStyle w:val="TableText"/>
              <w:rPr>
                <w:caps/>
              </w:rPr>
            </w:pPr>
            <w:r>
              <w:t>(99999V99)</w:t>
            </w:r>
          </w:p>
        </w:tc>
        <w:tc>
          <w:tcPr>
            <w:tcW w:w="2340" w:type="dxa"/>
            <w:tcMar>
              <w:left w:w="58" w:type="dxa"/>
              <w:right w:w="58" w:type="dxa"/>
            </w:tcMar>
          </w:tcPr>
          <w:p w14:paraId="5B513326" w14:textId="77777777" w:rsidR="00BE396E" w:rsidRDefault="00BE396E" w:rsidP="00BE396E">
            <w:pPr>
              <w:pStyle w:val="TableText"/>
            </w:pPr>
            <w:r>
              <w:t>-</w:t>
            </w:r>
          </w:p>
        </w:tc>
        <w:tc>
          <w:tcPr>
            <w:tcW w:w="858" w:type="dxa"/>
            <w:tcMar>
              <w:left w:w="58" w:type="dxa"/>
              <w:right w:w="58" w:type="dxa"/>
            </w:tcMar>
          </w:tcPr>
          <w:p w14:paraId="552412CB" w14:textId="77777777" w:rsidR="00BE396E" w:rsidRDefault="00BE396E" w:rsidP="00BE396E">
            <w:pPr>
              <w:pStyle w:val="TableText"/>
            </w:pPr>
            <w:r>
              <w:t>Zeros</w:t>
            </w:r>
          </w:p>
        </w:tc>
        <w:tc>
          <w:tcPr>
            <w:tcW w:w="431" w:type="dxa"/>
          </w:tcPr>
          <w:p w14:paraId="63F1D55A" w14:textId="77777777" w:rsidR="00BE396E" w:rsidRDefault="00BE396E" w:rsidP="00BE396E">
            <w:pPr>
              <w:pStyle w:val="TableText"/>
            </w:pPr>
            <w:r>
              <w:t>-</w:t>
            </w:r>
          </w:p>
        </w:tc>
        <w:tc>
          <w:tcPr>
            <w:tcW w:w="431" w:type="dxa"/>
          </w:tcPr>
          <w:p w14:paraId="4F92D535" w14:textId="77777777" w:rsidR="00BE396E" w:rsidRDefault="00BE396E" w:rsidP="00BE396E">
            <w:pPr>
              <w:pStyle w:val="TableText"/>
            </w:pPr>
            <w:r>
              <w:t>X</w:t>
            </w:r>
          </w:p>
        </w:tc>
        <w:tc>
          <w:tcPr>
            <w:tcW w:w="432" w:type="dxa"/>
          </w:tcPr>
          <w:p w14:paraId="4F0A213A" w14:textId="77777777" w:rsidR="00BE396E" w:rsidRDefault="00BE396E" w:rsidP="00BE396E">
            <w:pPr>
              <w:pStyle w:val="TableText"/>
            </w:pPr>
            <w:r>
              <w:t>X</w:t>
            </w:r>
          </w:p>
        </w:tc>
      </w:tr>
      <w:tr w:rsidR="00BE396E" w14:paraId="5065F336" w14:textId="77777777" w:rsidTr="003214B8">
        <w:trPr>
          <w:cantSplit/>
          <w:jc w:val="center"/>
        </w:trPr>
        <w:tc>
          <w:tcPr>
            <w:tcW w:w="802" w:type="dxa"/>
            <w:tcMar>
              <w:left w:w="58" w:type="dxa"/>
              <w:right w:w="58" w:type="dxa"/>
            </w:tcMar>
          </w:tcPr>
          <w:p w14:paraId="4F64E992" w14:textId="77777777" w:rsidR="00BE396E" w:rsidRDefault="00BE396E" w:rsidP="00BE396E">
            <w:pPr>
              <w:pStyle w:val="TableText"/>
            </w:pPr>
            <w:r>
              <w:t>1403</w:t>
            </w:r>
          </w:p>
        </w:tc>
        <w:tc>
          <w:tcPr>
            <w:tcW w:w="2227" w:type="dxa"/>
            <w:tcMar>
              <w:left w:w="58" w:type="dxa"/>
              <w:right w:w="58" w:type="dxa"/>
            </w:tcMar>
          </w:tcPr>
          <w:p w14:paraId="6D616AAA" w14:textId="77777777" w:rsidR="00BE396E" w:rsidRDefault="00BE396E" w:rsidP="00BE396E">
            <w:pPr>
              <w:pStyle w:val="TableText"/>
            </w:pPr>
            <w:r>
              <w:t>TYPE OF THERAPY FLAG</w:t>
            </w:r>
          </w:p>
        </w:tc>
        <w:tc>
          <w:tcPr>
            <w:tcW w:w="2943" w:type="dxa"/>
            <w:tcMar>
              <w:left w:w="58" w:type="dxa"/>
              <w:right w:w="58" w:type="dxa"/>
            </w:tcMar>
          </w:tcPr>
          <w:p w14:paraId="4D45F9C9" w14:textId="108C55FB" w:rsidR="00BE396E" w:rsidRDefault="00BE396E" w:rsidP="00BE396E">
            <w:pPr>
              <w:pStyle w:val="TableText"/>
            </w:pPr>
            <w:r>
              <w:t>:P:IDR-</w:t>
            </w:r>
            <w:hyperlink r:id="rId440" w:history="1">
              <w:r>
                <w:rPr>
                  <w:rStyle w:val="Hyperlink"/>
                </w:rPr>
                <w:t>PH</w:t>
              </w:r>
              <w:bookmarkStart w:id="517" w:name="_Hlt517151687"/>
              <w:r>
                <w:rPr>
                  <w:rStyle w:val="Hyperlink"/>
                </w:rPr>
                <w:t>Y</w:t>
              </w:r>
              <w:bookmarkStart w:id="518" w:name="_Hlt514738923"/>
              <w:bookmarkEnd w:id="517"/>
              <w:r>
                <w:rPr>
                  <w:rStyle w:val="Hyperlink"/>
                </w:rPr>
                <w:t>-</w:t>
              </w:r>
              <w:bookmarkEnd w:id="518"/>
              <w:r>
                <w:rPr>
                  <w:rStyle w:val="Hyperlink"/>
                </w:rPr>
                <w:t>O</w:t>
              </w:r>
              <w:bookmarkStart w:id="519" w:name="_Hlt500153422"/>
              <w:r>
                <w:rPr>
                  <w:rStyle w:val="Hyperlink"/>
                </w:rPr>
                <w:t>C</w:t>
              </w:r>
              <w:bookmarkEnd w:id="519"/>
              <w:r>
                <w:rPr>
                  <w:rStyle w:val="Hyperlink"/>
                </w:rPr>
                <w:t>C</w:t>
              </w:r>
              <w:bookmarkStart w:id="520" w:name="_Hlt11749920"/>
              <w:r>
                <w:rPr>
                  <w:rStyle w:val="Hyperlink"/>
                </w:rPr>
                <w:t>-</w:t>
              </w:r>
              <w:bookmarkEnd w:id="520"/>
              <w:r>
                <w:rPr>
                  <w:rStyle w:val="Hyperlink"/>
                </w:rPr>
                <w:t>THER-IND</w:t>
              </w:r>
            </w:hyperlink>
          </w:p>
        </w:tc>
        <w:tc>
          <w:tcPr>
            <w:tcW w:w="2840" w:type="dxa"/>
            <w:tcMar>
              <w:left w:w="58" w:type="dxa"/>
              <w:right w:w="58" w:type="dxa"/>
            </w:tcMar>
          </w:tcPr>
          <w:p w14:paraId="108C81F1" w14:textId="77777777" w:rsidR="00BE396E" w:rsidRDefault="00BE396E" w:rsidP="00BE396E">
            <w:pPr>
              <w:pStyle w:val="TableText"/>
            </w:pPr>
            <w:r>
              <w:t>Type of therapy flag</w:t>
            </w:r>
          </w:p>
        </w:tc>
        <w:tc>
          <w:tcPr>
            <w:tcW w:w="1080" w:type="dxa"/>
            <w:tcMar>
              <w:left w:w="58" w:type="dxa"/>
              <w:right w:w="58" w:type="dxa"/>
            </w:tcMar>
          </w:tcPr>
          <w:p w14:paraId="7961BFEE" w14:textId="77777777" w:rsidR="00BE396E" w:rsidRDefault="00BE396E" w:rsidP="00BE396E">
            <w:pPr>
              <w:pStyle w:val="TableText"/>
              <w:rPr>
                <w:caps/>
              </w:rPr>
            </w:pPr>
            <w:r>
              <w:rPr>
                <w:caps/>
              </w:rPr>
              <w:t>1 C</w:t>
            </w:r>
          </w:p>
        </w:tc>
        <w:tc>
          <w:tcPr>
            <w:tcW w:w="2340" w:type="dxa"/>
            <w:tcMar>
              <w:left w:w="58" w:type="dxa"/>
              <w:right w:w="58" w:type="dxa"/>
            </w:tcMar>
          </w:tcPr>
          <w:p w14:paraId="360D154F" w14:textId="77777777" w:rsidR="00BE396E" w:rsidRDefault="00BE396E" w:rsidP="00BE396E">
            <w:pPr>
              <w:pStyle w:val="TableText"/>
            </w:pPr>
            <w:r>
              <w:t>See CWF Documentation</w:t>
            </w:r>
          </w:p>
        </w:tc>
        <w:tc>
          <w:tcPr>
            <w:tcW w:w="858" w:type="dxa"/>
            <w:tcMar>
              <w:left w:w="58" w:type="dxa"/>
              <w:right w:w="58" w:type="dxa"/>
            </w:tcMar>
          </w:tcPr>
          <w:p w14:paraId="2EF73751" w14:textId="77777777" w:rsidR="00BE396E" w:rsidRDefault="00BE396E" w:rsidP="00BE396E">
            <w:pPr>
              <w:pStyle w:val="TableText"/>
            </w:pPr>
            <w:r>
              <w:t>Spaces</w:t>
            </w:r>
          </w:p>
        </w:tc>
        <w:tc>
          <w:tcPr>
            <w:tcW w:w="431" w:type="dxa"/>
          </w:tcPr>
          <w:p w14:paraId="5D11DA11" w14:textId="77777777" w:rsidR="00BE396E" w:rsidRDefault="00BE396E" w:rsidP="00BE396E">
            <w:pPr>
              <w:pStyle w:val="TableText"/>
            </w:pPr>
            <w:r>
              <w:t>-</w:t>
            </w:r>
          </w:p>
        </w:tc>
        <w:tc>
          <w:tcPr>
            <w:tcW w:w="431" w:type="dxa"/>
          </w:tcPr>
          <w:p w14:paraId="10E7AE7F" w14:textId="77777777" w:rsidR="00BE396E" w:rsidRDefault="00BE396E" w:rsidP="00BE396E">
            <w:pPr>
              <w:pStyle w:val="TableText"/>
            </w:pPr>
            <w:r>
              <w:t>X</w:t>
            </w:r>
          </w:p>
        </w:tc>
        <w:tc>
          <w:tcPr>
            <w:tcW w:w="432" w:type="dxa"/>
          </w:tcPr>
          <w:p w14:paraId="231DFC54" w14:textId="77777777" w:rsidR="00BE396E" w:rsidRDefault="00BE396E" w:rsidP="00BE396E">
            <w:pPr>
              <w:pStyle w:val="TableText"/>
            </w:pPr>
            <w:r>
              <w:t>X</w:t>
            </w:r>
          </w:p>
        </w:tc>
      </w:tr>
      <w:tr w:rsidR="00BE396E" w14:paraId="733838FB" w14:textId="77777777" w:rsidTr="003214B8">
        <w:trPr>
          <w:cantSplit/>
          <w:jc w:val="center"/>
        </w:trPr>
        <w:tc>
          <w:tcPr>
            <w:tcW w:w="802" w:type="dxa"/>
            <w:tcMar>
              <w:left w:w="58" w:type="dxa"/>
              <w:right w:w="58" w:type="dxa"/>
            </w:tcMar>
          </w:tcPr>
          <w:p w14:paraId="72305081" w14:textId="6CF4E15F" w:rsidR="00BE396E" w:rsidRDefault="00BE396E" w:rsidP="00BE396E">
            <w:pPr>
              <w:pStyle w:val="TableText"/>
            </w:pPr>
            <w:r>
              <w:t>1404</w:t>
            </w:r>
            <w:r w:rsidR="00135F82">
              <w:t xml:space="preserve"> – </w:t>
            </w:r>
            <w:r>
              <w:t>1408</w:t>
            </w:r>
          </w:p>
        </w:tc>
        <w:tc>
          <w:tcPr>
            <w:tcW w:w="2227" w:type="dxa"/>
            <w:tcMar>
              <w:left w:w="58" w:type="dxa"/>
              <w:right w:w="58" w:type="dxa"/>
            </w:tcMar>
          </w:tcPr>
          <w:p w14:paraId="428D68AA" w14:textId="77777777" w:rsidR="00BE396E" w:rsidRDefault="00BE396E" w:rsidP="00BE396E">
            <w:pPr>
              <w:pStyle w:val="TableText"/>
            </w:pPr>
            <w:r>
              <w:t>CASH DED APPLIED</w:t>
            </w:r>
          </w:p>
        </w:tc>
        <w:tc>
          <w:tcPr>
            <w:tcW w:w="2943" w:type="dxa"/>
            <w:tcMar>
              <w:left w:w="58" w:type="dxa"/>
              <w:right w:w="58" w:type="dxa"/>
            </w:tcMar>
          </w:tcPr>
          <w:p w14:paraId="45F508B7" w14:textId="79BB40DD" w:rsidR="00BE396E" w:rsidRDefault="00BE396E" w:rsidP="00BE396E">
            <w:pPr>
              <w:pStyle w:val="TableText"/>
            </w:pPr>
            <w:r>
              <w:t>:P:IDR-</w:t>
            </w:r>
            <w:hyperlink r:id="rId441" w:history="1">
              <w:r>
                <w:rPr>
                  <w:rStyle w:val="Hyperlink"/>
                </w:rPr>
                <w:t>CA</w:t>
              </w:r>
              <w:bookmarkStart w:id="521" w:name="_Hlt526827874"/>
              <w:r>
                <w:rPr>
                  <w:rStyle w:val="Hyperlink"/>
                </w:rPr>
                <w:t>S</w:t>
              </w:r>
              <w:bookmarkEnd w:id="521"/>
              <w:r>
                <w:rPr>
                  <w:rStyle w:val="Hyperlink"/>
                </w:rPr>
                <w:t>H</w:t>
              </w:r>
              <w:bookmarkStart w:id="522" w:name="_Hlt514738966"/>
              <w:r>
                <w:rPr>
                  <w:rStyle w:val="Hyperlink"/>
                </w:rPr>
                <w:t>-</w:t>
              </w:r>
              <w:bookmarkStart w:id="523" w:name="_Hlt517151691"/>
              <w:bookmarkEnd w:id="522"/>
              <w:r>
                <w:rPr>
                  <w:rStyle w:val="Hyperlink"/>
                </w:rPr>
                <w:t>D</w:t>
              </w:r>
              <w:bookmarkEnd w:id="523"/>
              <w:r>
                <w:rPr>
                  <w:rStyle w:val="Hyperlink"/>
                </w:rPr>
                <w:t>ED-APPLI</w:t>
              </w:r>
              <w:bookmarkStart w:id="524" w:name="_Hlt506786179"/>
              <w:r>
                <w:rPr>
                  <w:rStyle w:val="Hyperlink"/>
                </w:rPr>
                <w:t>E</w:t>
              </w:r>
              <w:bookmarkEnd w:id="524"/>
              <w:r>
                <w:rPr>
                  <w:rStyle w:val="Hyperlink"/>
                </w:rPr>
                <w:t>D</w:t>
              </w:r>
            </w:hyperlink>
          </w:p>
        </w:tc>
        <w:tc>
          <w:tcPr>
            <w:tcW w:w="2840" w:type="dxa"/>
            <w:tcMar>
              <w:left w:w="58" w:type="dxa"/>
              <w:right w:w="58" w:type="dxa"/>
            </w:tcMar>
          </w:tcPr>
          <w:p w14:paraId="645C2ED8" w14:textId="77777777" w:rsidR="00BE396E" w:rsidRDefault="00BE396E" w:rsidP="00BE396E">
            <w:pPr>
              <w:pStyle w:val="TableText"/>
            </w:pPr>
            <w:r>
              <w:t>Cash deductible applied on the claim</w:t>
            </w:r>
          </w:p>
          <w:p w14:paraId="3F7DF08E" w14:textId="77777777" w:rsidR="00BE396E" w:rsidRDefault="00BE396E" w:rsidP="00BE396E">
            <w:pPr>
              <w:pStyle w:val="TableText"/>
            </w:pPr>
            <w:r w:rsidRPr="001074C1">
              <w:rPr>
                <w:rFonts w:cs="Arial"/>
                <w:color w:val="000000"/>
              </w:rPr>
              <w:t>The portion of the final charge allowed on a claim that is used to satisfy the amount of Part B Medicare cash deductible remaining.</w:t>
            </w:r>
          </w:p>
        </w:tc>
        <w:tc>
          <w:tcPr>
            <w:tcW w:w="1080" w:type="dxa"/>
            <w:tcMar>
              <w:left w:w="58" w:type="dxa"/>
              <w:right w:w="58" w:type="dxa"/>
            </w:tcMar>
          </w:tcPr>
          <w:p w14:paraId="5D825A7D" w14:textId="77777777" w:rsidR="00BE396E" w:rsidRDefault="00BE396E" w:rsidP="00BE396E">
            <w:pPr>
              <w:pStyle w:val="TableText"/>
              <w:rPr>
                <w:caps/>
              </w:rPr>
            </w:pPr>
            <w:r>
              <w:rPr>
                <w:caps/>
              </w:rPr>
              <w:t>5 n</w:t>
            </w:r>
          </w:p>
          <w:p w14:paraId="6CD6649E" w14:textId="77777777" w:rsidR="00BE396E" w:rsidRDefault="00BE396E" w:rsidP="00BE396E">
            <w:pPr>
              <w:pStyle w:val="TableText"/>
              <w:rPr>
                <w:caps/>
              </w:rPr>
            </w:pPr>
            <w:r>
              <w:rPr>
                <w:caps/>
              </w:rPr>
              <w:t>(999v99)</w:t>
            </w:r>
          </w:p>
        </w:tc>
        <w:tc>
          <w:tcPr>
            <w:tcW w:w="2340" w:type="dxa"/>
            <w:tcMar>
              <w:left w:w="58" w:type="dxa"/>
              <w:right w:w="58" w:type="dxa"/>
            </w:tcMar>
          </w:tcPr>
          <w:p w14:paraId="77DF0139" w14:textId="77777777" w:rsidR="00BE396E" w:rsidRDefault="00BE396E" w:rsidP="00BE396E">
            <w:pPr>
              <w:pStyle w:val="TableText"/>
            </w:pPr>
            <w:r>
              <w:t>-</w:t>
            </w:r>
          </w:p>
        </w:tc>
        <w:tc>
          <w:tcPr>
            <w:tcW w:w="858" w:type="dxa"/>
            <w:tcMar>
              <w:left w:w="58" w:type="dxa"/>
              <w:right w:w="58" w:type="dxa"/>
            </w:tcMar>
          </w:tcPr>
          <w:p w14:paraId="413EE36A" w14:textId="77777777" w:rsidR="00BE396E" w:rsidRDefault="00BE396E" w:rsidP="00BE396E">
            <w:pPr>
              <w:pStyle w:val="TableText"/>
            </w:pPr>
            <w:r>
              <w:t>Zeros</w:t>
            </w:r>
          </w:p>
        </w:tc>
        <w:tc>
          <w:tcPr>
            <w:tcW w:w="431" w:type="dxa"/>
          </w:tcPr>
          <w:p w14:paraId="24A72F27" w14:textId="77777777" w:rsidR="00BE396E" w:rsidRDefault="00BE396E" w:rsidP="00BE396E">
            <w:pPr>
              <w:pStyle w:val="TableText"/>
            </w:pPr>
            <w:r>
              <w:t>-</w:t>
            </w:r>
          </w:p>
        </w:tc>
        <w:tc>
          <w:tcPr>
            <w:tcW w:w="431" w:type="dxa"/>
          </w:tcPr>
          <w:p w14:paraId="3CC8B63F" w14:textId="77777777" w:rsidR="00BE396E" w:rsidRDefault="00BE396E" w:rsidP="00BE396E">
            <w:pPr>
              <w:pStyle w:val="TableText"/>
            </w:pPr>
            <w:r>
              <w:t>X</w:t>
            </w:r>
          </w:p>
        </w:tc>
        <w:tc>
          <w:tcPr>
            <w:tcW w:w="432" w:type="dxa"/>
          </w:tcPr>
          <w:p w14:paraId="7B0468DF" w14:textId="77777777" w:rsidR="00BE396E" w:rsidRDefault="00BE396E" w:rsidP="00BE396E">
            <w:pPr>
              <w:pStyle w:val="TableText"/>
            </w:pPr>
            <w:r>
              <w:t>X</w:t>
            </w:r>
          </w:p>
        </w:tc>
      </w:tr>
      <w:tr w:rsidR="00BE396E" w14:paraId="5638CB18" w14:textId="77777777" w:rsidTr="003214B8">
        <w:trPr>
          <w:cantSplit/>
          <w:jc w:val="center"/>
        </w:trPr>
        <w:tc>
          <w:tcPr>
            <w:tcW w:w="802" w:type="dxa"/>
            <w:tcMar>
              <w:left w:w="58" w:type="dxa"/>
              <w:right w:w="58" w:type="dxa"/>
            </w:tcMar>
          </w:tcPr>
          <w:p w14:paraId="4EEEECB2" w14:textId="31B6117E" w:rsidR="00BE396E" w:rsidRDefault="00BE396E" w:rsidP="00BE396E">
            <w:pPr>
              <w:pStyle w:val="TableText"/>
            </w:pPr>
            <w:r>
              <w:t>1409</w:t>
            </w:r>
            <w:r w:rsidR="00135F82">
              <w:t xml:space="preserve"> – </w:t>
            </w:r>
            <w:r>
              <w:t>1412</w:t>
            </w:r>
          </w:p>
        </w:tc>
        <w:tc>
          <w:tcPr>
            <w:tcW w:w="2227" w:type="dxa"/>
            <w:tcMar>
              <w:left w:w="58" w:type="dxa"/>
              <w:right w:w="58" w:type="dxa"/>
            </w:tcMar>
          </w:tcPr>
          <w:p w14:paraId="3EFB37B7" w14:textId="77777777" w:rsidR="00BE396E" w:rsidRDefault="00BE396E" w:rsidP="00BE396E">
            <w:pPr>
              <w:pStyle w:val="TableText"/>
            </w:pPr>
            <w:r>
              <w:t>CWF RESP ERROR CODE 1</w:t>
            </w:r>
          </w:p>
        </w:tc>
        <w:tc>
          <w:tcPr>
            <w:tcW w:w="2943" w:type="dxa"/>
            <w:tcMar>
              <w:left w:w="58" w:type="dxa"/>
              <w:right w:w="58" w:type="dxa"/>
            </w:tcMar>
          </w:tcPr>
          <w:p w14:paraId="46953328" w14:textId="63E4C6D0" w:rsidR="00BE396E" w:rsidRDefault="00BE396E" w:rsidP="00BE396E">
            <w:pPr>
              <w:pStyle w:val="TableText"/>
            </w:pPr>
            <w:r>
              <w:t>:P:IDR-</w:t>
            </w:r>
            <w:hyperlink r:id="rId442" w:history="1">
              <w:r>
                <w:rPr>
                  <w:rStyle w:val="Hyperlink"/>
                </w:rPr>
                <w:t>CWF</w:t>
              </w:r>
              <w:bookmarkStart w:id="525" w:name="_Hlt514739005"/>
              <w:r>
                <w:rPr>
                  <w:rStyle w:val="Hyperlink"/>
                </w:rPr>
                <w:t>-</w:t>
              </w:r>
              <w:bookmarkStart w:id="526" w:name="_Hlt526828006"/>
              <w:bookmarkEnd w:id="525"/>
              <w:r>
                <w:rPr>
                  <w:rStyle w:val="Hyperlink"/>
                </w:rPr>
                <w:t>R</w:t>
              </w:r>
              <w:bookmarkEnd w:id="526"/>
              <w:r>
                <w:rPr>
                  <w:rStyle w:val="Hyperlink"/>
                </w:rPr>
                <w:t>E</w:t>
              </w:r>
              <w:bookmarkStart w:id="527" w:name="_Hlt517151693"/>
              <w:r>
                <w:rPr>
                  <w:rStyle w:val="Hyperlink"/>
                </w:rPr>
                <w:t>S</w:t>
              </w:r>
              <w:bookmarkEnd w:id="527"/>
              <w:r>
                <w:rPr>
                  <w:rStyle w:val="Hyperlink"/>
                </w:rPr>
                <w:t>P</w:t>
              </w:r>
              <w:bookmarkStart w:id="528" w:name="_Hlt12243225"/>
              <w:bookmarkEnd w:id="528"/>
              <w:r>
                <w:rPr>
                  <w:rStyle w:val="Hyperlink"/>
                </w:rPr>
                <w:t>-ER</w:t>
              </w:r>
              <w:bookmarkStart w:id="529" w:name="_Hlt506786117"/>
              <w:r>
                <w:rPr>
                  <w:rStyle w:val="Hyperlink"/>
                </w:rPr>
                <w:t>R</w:t>
              </w:r>
              <w:bookmarkEnd w:id="529"/>
              <w:r>
                <w:rPr>
                  <w:rStyle w:val="Hyperlink"/>
                </w:rPr>
                <w:t>-CD1</w:t>
              </w:r>
            </w:hyperlink>
          </w:p>
        </w:tc>
        <w:tc>
          <w:tcPr>
            <w:tcW w:w="2840" w:type="dxa"/>
            <w:tcMar>
              <w:left w:w="58" w:type="dxa"/>
              <w:right w:w="58" w:type="dxa"/>
            </w:tcMar>
          </w:tcPr>
          <w:p w14:paraId="64D870E7" w14:textId="77777777" w:rsidR="00BE396E" w:rsidRDefault="00BE396E" w:rsidP="00BE396E">
            <w:pPr>
              <w:pStyle w:val="TableText"/>
            </w:pPr>
            <w:r>
              <w:t>CWF Response Error Code 1</w:t>
            </w:r>
          </w:p>
        </w:tc>
        <w:tc>
          <w:tcPr>
            <w:tcW w:w="1080" w:type="dxa"/>
            <w:tcMar>
              <w:left w:w="58" w:type="dxa"/>
              <w:right w:w="58" w:type="dxa"/>
            </w:tcMar>
          </w:tcPr>
          <w:p w14:paraId="5E7032EB" w14:textId="77777777" w:rsidR="00BE396E" w:rsidRDefault="00BE396E" w:rsidP="00BE396E">
            <w:pPr>
              <w:pStyle w:val="TableText"/>
              <w:rPr>
                <w:caps/>
              </w:rPr>
            </w:pPr>
            <w:r>
              <w:rPr>
                <w:caps/>
              </w:rPr>
              <w:t>4 c</w:t>
            </w:r>
          </w:p>
        </w:tc>
        <w:tc>
          <w:tcPr>
            <w:tcW w:w="2340" w:type="dxa"/>
            <w:tcMar>
              <w:left w:w="58" w:type="dxa"/>
              <w:right w:w="58" w:type="dxa"/>
            </w:tcMar>
          </w:tcPr>
          <w:p w14:paraId="115E5BE2" w14:textId="0E93C1B6" w:rsidR="00BE396E" w:rsidRDefault="003A63DC" w:rsidP="00BE396E">
            <w:pPr>
              <w:pStyle w:val="TableText"/>
            </w:pPr>
            <w:r w:rsidRPr="003A63DC">
              <w:t>See CWF Documentation</w:t>
            </w:r>
          </w:p>
        </w:tc>
        <w:tc>
          <w:tcPr>
            <w:tcW w:w="858" w:type="dxa"/>
            <w:tcMar>
              <w:left w:w="58" w:type="dxa"/>
              <w:right w:w="58" w:type="dxa"/>
            </w:tcMar>
          </w:tcPr>
          <w:p w14:paraId="6BF79FE7" w14:textId="77777777" w:rsidR="00BE396E" w:rsidRDefault="00BE396E" w:rsidP="00BE396E">
            <w:pPr>
              <w:pStyle w:val="TableText"/>
            </w:pPr>
            <w:r>
              <w:t>Spaces</w:t>
            </w:r>
          </w:p>
        </w:tc>
        <w:tc>
          <w:tcPr>
            <w:tcW w:w="431" w:type="dxa"/>
          </w:tcPr>
          <w:p w14:paraId="15BE409B" w14:textId="77777777" w:rsidR="00BE396E" w:rsidRDefault="00BE396E" w:rsidP="00BE396E">
            <w:pPr>
              <w:pStyle w:val="TableText"/>
            </w:pPr>
            <w:r>
              <w:t>-</w:t>
            </w:r>
          </w:p>
        </w:tc>
        <w:tc>
          <w:tcPr>
            <w:tcW w:w="431" w:type="dxa"/>
          </w:tcPr>
          <w:p w14:paraId="3EC12C23" w14:textId="77777777" w:rsidR="00BE396E" w:rsidRDefault="00BE396E" w:rsidP="00BE396E">
            <w:pPr>
              <w:pStyle w:val="TableText"/>
            </w:pPr>
            <w:r>
              <w:t>X</w:t>
            </w:r>
          </w:p>
        </w:tc>
        <w:tc>
          <w:tcPr>
            <w:tcW w:w="432" w:type="dxa"/>
          </w:tcPr>
          <w:p w14:paraId="13C70C8A" w14:textId="77777777" w:rsidR="00BE396E" w:rsidRDefault="00BE396E" w:rsidP="00BE396E">
            <w:pPr>
              <w:pStyle w:val="TableText"/>
            </w:pPr>
            <w:r>
              <w:t>X</w:t>
            </w:r>
          </w:p>
        </w:tc>
      </w:tr>
      <w:tr w:rsidR="00BE396E" w14:paraId="7FBF4A63" w14:textId="77777777" w:rsidTr="003214B8">
        <w:trPr>
          <w:cantSplit/>
          <w:jc w:val="center"/>
        </w:trPr>
        <w:tc>
          <w:tcPr>
            <w:tcW w:w="802" w:type="dxa"/>
            <w:tcMar>
              <w:left w:w="58" w:type="dxa"/>
              <w:right w:w="58" w:type="dxa"/>
            </w:tcMar>
          </w:tcPr>
          <w:p w14:paraId="5BD44410" w14:textId="48F12E9E" w:rsidR="00BE396E" w:rsidRDefault="00BE396E" w:rsidP="00BE396E">
            <w:pPr>
              <w:pStyle w:val="TableText"/>
            </w:pPr>
            <w:r>
              <w:t>1413</w:t>
            </w:r>
            <w:r w:rsidR="00135F82">
              <w:t xml:space="preserve"> – </w:t>
            </w:r>
            <w:r>
              <w:t>1416</w:t>
            </w:r>
          </w:p>
        </w:tc>
        <w:tc>
          <w:tcPr>
            <w:tcW w:w="2227" w:type="dxa"/>
            <w:tcMar>
              <w:left w:w="58" w:type="dxa"/>
              <w:right w:w="58" w:type="dxa"/>
            </w:tcMar>
          </w:tcPr>
          <w:p w14:paraId="79440CAD" w14:textId="77777777" w:rsidR="00BE396E" w:rsidRDefault="00BE396E" w:rsidP="00BE396E">
            <w:pPr>
              <w:pStyle w:val="TableText"/>
            </w:pPr>
            <w:r>
              <w:t>CWF RESP ERROR CODE 2</w:t>
            </w:r>
          </w:p>
        </w:tc>
        <w:tc>
          <w:tcPr>
            <w:tcW w:w="2943" w:type="dxa"/>
            <w:tcMar>
              <w:left w:w="58" w:type="dxa"/>
              <w:right w:w="58" w:type="dxa"/>
            </w:tcMar>
          </w:tcPr>
          <w:p w14:paraId="42A73425" w14:textId="1482871D" w:rsidR="00BE396E" w:rsidRDefault="00BE396E" w:rsidP="00BE396E">
            <w:pPr>
              <w:pStyle w:val="TableText"/>
            </w:pPr>
            <w:r>
              <w:t>:P:IDR-</w:t>
            </w:r>
            <w:hyperlink r:id="rId443" w:history="1">
              <w:r>
                <w:rPr>
                  <w:rStyle w:val="Hyperlink"/>
                </w:rPr>
                <w:t>C</w:t>
              </w:r>
              <w:bookmarkStart w:id="530" w:name="_Hlt526828063"/>
              <w:r>
                <w:rPr>
                  <w:rStyle w:val="Hyperlink"/>
                </w:rPr>
                <w:t>W</w:t>
              </w:r>
              <w:bookmarkEnd w:id="530"/>
              <w:r>
                <w:rPr>
                  <w:rStyle w:val="Hyperlink"/>
                </w:rPr>
                <w:t>F</w:t>
              </w:r>
              <w:bookmarkStart w:id="531" w:name="_Hlt514739063"/>
              <w:r>
                <w:rPr>
                  <w:rStyle w:val="Hyperlink"/>
                </w:rPr>
                <w:t>-</w:t>
              </w:r>
              <w:bookmarkStart w:id="532" w:name="_Hlt30569507"/>
              <w:bookmarkEnd w:id="531"/>
              <w:r>
                <w:rPr>
                  <w:rStyle w:val="Hyperlink"/>
                </w:rPr>
                <w:t>R</w:t>
              </w:r>
              <w:bookmarkEnd w:id="532"/>
              <w:r>
                <w:rPr>
                  <w:rStyle w:val="Hyperlink"/>
                </w:rPr>
                <w:t>E</w:t>
              </w:r>
              <w:bookmarkStart w:id="533" w:name="_Hlt28752302"/>
              <w:r>
                <w:rPr>
                  <w:rStyle w:val="Hyperlink"/>
                </w:rPr>
                <w:t>S</w:t>
              </w:r>
              <w:bookmarkEnd w:id="533"/>
              <w:r>
                <w:rPr>
                  <w:rStyle w:val="Hyperlink"/>
                </w:rPr>
                <w:t>P</w:t>
              </w:r>
              <w:bookmarkStart w:id="534" w:name="_Hlt12243237"/>
              <w:r>
                <w:rPr>
                  <w:rStyle w:val="Hyperlink"/>
                </w:rPr>
                <w:t>-</w:t>
              </w:r>
              <w:bookmarkEnd w:id="534"/>
              <w:r>
                <w:rPr>
                  <w:rStyle w:val="Hyperlink"/>
                </w:rPr>
                <w:t>ERR-C</w:t>
              </w:r>
              <w:bookmarkStart w:id="535" w:name="_Hlt506785993"/>
              <w:r>
                <w:rPr>
                  <w:rStyle w:val="Hyperlink"/>
                </w:rPr>
                <w:t>D</w:t>
              </w:r>
              <w:bookmarkEnd w:id="535"/>
              <w:r>
                <w:rPr>
                  <w:rStyle w:val="Hyperlink"/>
                </w:rPr>
                <w:t>2</w:t>
              </w:r>
            </w:hyperlink>
          </w:p>
        </w:tc>
        <w:tc>
          <w:tcPr>
            <w:tcW w:w="2840" w:type="dxa"/>
            <w:tcMar>
              <w:left w:w="58" w:type="dxa"/>
              <w:right w:w="58" w:type="dxa"/>
            </w:tcMar>
          </w:tcPr>
          <w:p w14:paraId="23884D7A" w14:textId="77777777" w:rsidR="00BE396E" w:rsidRDefault="00BE396E" w:rsidP="00BE396E">
            <w:pPr>
              <w:pStyle w:val="TableText"/>
            </w:pPr>
            <w:r>
              <w:t>CWF Response Error Code 2</w:t>
            </w:r>
          </w:p>
          <w:p w14:paraId="3F111996" w14:textId="77777777" w:rsidR="00BE396E" w:rsidRDefault="00BE396E" w:rsidP="00BE396E">
            <w:pPr>
              <w:pStyle w:val="TableText"/>
            </w:pPr>
            <w:r w:rsidRPr="00A139CD">
              <w:rPr>
                <w:rFonts w:cs="Arial"/>
                <w:color w:val="000000"/>
              </w:rPr>
              <w:t>This item is used to identify the second CWF response error code.</w:t>
            </w:r>
          </w:p>
        </w:tc>
        <w:tc>
          <w:tcPr>
            <w:tcW w:w="1080" w:type="dxa"/>
            <w:tcMar>
              <w:left w:w="58" w:type="dxa"/>
              <w:right w:w="58" w:type="dxa"/>
            </w:tcMar>
          </w:tcPr>
          <w:p w14:paraId="0E0F6849" w14:textId="77777777" w:rsidR="00BE396E" w:rsidRDefault="00BE396E" w:rsidP="00BE396E">
            <w:pPr>
              <w:pStyle w:val="TableText"/>
              <w:rPr>
                <w:caps/>
              </w:rPr>
            </w:pPr>
            <w:r>
              <w:rPr>
                <w:caps/>
              </w:rPr>
              <w:t>4 c</w:t>
            </w:r>
          </w:p>
        </w:tc>
        <w:tc>
          <w:tcPr>
            <w:tcW w:w="2340" w:type="dxa"/>
            <w:tcMar>
              <w:left w:w="58" w:type="dxa"/>
              <w:right w:w="58" w:type="dxa"/>
            </w:tcMar>
          </w:tcPr>
          <w:p w14:paraId="0020755E" w14:textId="557B2C9F" w:rsidR="00BE396E" w:rsidRDefault="003A63DC" w:rsidP="00BE396E">
            <w:pPr>
              <w:pStyle w:val="TableText"/>
            </w:pPr>
            <w:r w:rsidRPr="003A63DC">
              <w:t>See CWF Documentation</w:t>
            </w:r>
          </w:p>
        </w:tc>
        <w:tc>
          <w:tcPr>
            <w:tcW w:w="858" w:type="dxa"/>
            <w:tcMar>
              <w:left w:w="58" w:type="dxa"/>
              <w:right w:w="58" w:type="dxa"/>
            </w:tcMar>
          </w:tcPr>
          <w:p w14:paraId="78433724" w14:textId="77777777" w:rsidR="00BE396E" w:rsidRDefault="00BE396E" w:rsidP="00BE396E">
            <w:pPr>
              <w:pStyle w:val="TableText"/>
            </w:pPr>
            <w:r>
              <w:t>Spaces</w:t>
            </w:r>
          </w:p>
        </w:tc>
        <w:tc>
          <w:tcPr>
            <w:tcW w:w="431" w:type="dxa"/>
          </w:tcPr>
          <w:p w14:paraId="45A74F6C" w14:textId="77777777" w:rsidR="00BE396E" w:rsidRDefault="00BE396E" w:rsidP="00BE396E">
            <w:pPr>
              <w:pStyle w:val="TableText"/>
            </w:pPr>
            <w:r>
              <w:t>-</w:t>
            </w:r>
          </w:p>
        </w:tc>
        <w:tc>
          <w:tcPr>
            <w:tcW w:w="431" w:type="dxa"/>
          </w:tcPr>
          <w:p w14:paraId="3E9EC750" w14:textId="77777777" w:rsidR="00BE396E" w:rsidRDefault="00BE396E" w:rsidP="00BE396E">
            <w:pPr>
              <w:pStyle w:val="TableText"/>
            </w:pPr>
            <w:r>
              <w:t>X</w:t>
            </w:r>
          </w:p>
        </w:tc>
        <w:tc>
          <w:tcPr>
            <w:tcW w:w="432" w:type="dxa"/>
          </w:tcPr>
          <w:p w14:paraId="6C51232C" w14:textId="77777777" w:rsidR="00BE396E" w:rsidRDefault="00BE396E" w:rsidP="00BE396E">
            <w:pPr>
              <w:pStyle w:val="TableText"/>
            </w:pPr>
            <w:r>
              <w:t>X</w:t>
            </w:r>
          </w:p>
        </w:tc>
      </w:tr>
      <w:tr w:rsidR="00BE396E" w14:paraId="2E13FA39" w14:textId="77777777" w:rsidTr="003214B8">
        <w:trPr>
          <w:cantSplit/>
          <w:jc w:val="center"/>
        </w:trPr>
        <w:tc>
          <w:tcPr>
            <w:tcW w:w="802" w:type="dxa"/>
            <w:tcMar>
              <w:left w:w="58" w:type="dxa"/>
              <w:right w:w="58" w:type="dxa"/>
            </w:tcMar>
          </w:tcPr>
          <w:p w14:paraId="6895BE75" w14:textId="0A6D36B0" w:rsidR="00BE396E" w:rsidRDefault="00BE396E" w:rsidP="00BE396E">
            <w:pPr>
              <w:pStyle w:val="TableText"/>
            </w:pPr>
            <w:r>
              <w:t>1417</w:t>
            </w:r>
            <w:r w:rsidR="00135F82">
              <w:t xml:space="preserve"> – </w:t>
            </w:r>
            <w:r>
              <w:t>1420</w:t>
            </w:r>
          </w:p>
        </w:tc>
        <w:tc>
          <w:tcPr>
            <w:tcW w:w="2227" w:type="dxa"/>
            <w:tcMar>
              <w:left w:w="58" w:type="dxa"/>
              <w:right w:w="58" w:type="dxa"/>
            </w:tcMar>
          </w:tcPr>
          <w:p w14:paraId="53B89081" w14:textId="77777777" w:rsidR="00BE396E" w:rsidRDefault="00BE396E" w:rsidP="00BE396E">
            <w:pPr>
              <w:pStyle w:val="TableText"/>
            </w:pPr>
            <w:r>
              <w:t>CWF RESP ERROR CODE 3</w:t>
            </w:r>
          </w:p>
        </w:tc>
        <w:tc>
          <w:tcPr>
            <w:tcW w:w="2943" w:type="dxa"/>
            <w:tcMar>
              <w:left w:w="58" w:type="dxa"/>
              <w:right w:w="58" w:type="dxa"/>
            </w:tcMar>
          </w:tcPr>
          <w:p w14:paraId="6A8C8452" w14:textId="2C9A5852" w:rsidR="00BE396E" w:rsidRDefault="00BE396E" w:rsidP="00BE396E">
            <w:pPr>
              <w:pStyle w:val="TableText"/>
            </w:pPr>
            <w:r>
              <w:t>:P:IDR-</w:t>
            </w:r>
            <w:bookmarkStart w:id="536" w:name="_Hlt514739095"/>
            <w:r>
              <w:fldChar w:fldCharType="begin"/>
            </w:r>
            <w:r w:rsidR="002A0B63">
              <w:instrText>HYPERLINK "..\\..\\DataDictionary\\COBOL\\CWFR-19\\CWF-RESP-ERR-CD3.docx"</w:instrText>
            </w:r>
            <w:r>
              <w:fldChar w:fldCharType="separate"/>
            </w:r>
            <w:r>
              <w:rPr>
                <w:rStyle w:val="Hyperlink"/>
              </w:rPr>
              <w:t>CW</w:t>
            </w:r>
            <w:bookmarkStart w:id="537" w:name="_Hlt517151699"/>
            <w:r>
              <w:rPr>
                <w:rStyle w:val="Hyperlink"/>
              </w:rPr>
              <w:t>F</w:t>
            </w:r>
            <w:bookmarkStart w:id="538" w:name="_Hlt526828143"/>
            <w:bookmarkEnd w:id="537"/>
            <w:r>
              <w:rPr>
                <w:rStyle w:val="Hyperlink"/>
              </w:rPr>
              <w:t>-</w:t>
            </w:r>
            <w:bookmarkStart w:id="539" w:name="_Hlt28752318"/>
            <w:bookmarkEnd w:id="538"/>
            <w:r>
              <w:rPr>
                <w:rStyle w:val="Hyperlink"/>
              </w:rPr>
              <w:t>R</w:t>
            </w:r>
            <w:bookmarkStart w:id="540" w:name="_Hlt12243266"/>
            <w:bookmarkEnd w:id="539"/>
            <w:r>
              <w:rPr>
                <w:rStyle w:val="Hyperlink"/>
              </w:rPr>
              <w:t>E</w:t>
            </w:r>
            <w:bookmarkEnd w:id="540"/>
            <w:r>
              <w:rPr>
                <w:rStyle w:val="Hyperlink"/>
              </w:rPr>
              <w:t>SP-ERR-</w:t>
            </w:r>
            <w:bookmarkStart w:id="541" w:name="_Hlt506785951"/>
            <w:r>
              <w:rPr>
                <w:rStyle w:val="Hyperlink"/>
              </w:rPr>
              <w:t>C</w:t>
            </w:r>
            <w:bookmarkEnd w:id="541"/>
            <w:r>
              <w:rPr>
                <w:rStyle w:val="Hyperlink"/>
              </w:rPr>
              <w:t>D3</w:t>
            </w:r>
            <w:r>
              <w:fldChar w:fldCharType="end"/>
            </w:r>
            <w:bookmarkEnd w:id="536"/>
          </w:p>
        </w:tc>
        <w:tc>
          <w:tcPr>
            <w:tcW w:w="2840" w:type="dxa"/>
            <w:tcMar>
              <w:left w:w="58" w:type="dxa"/>
              <w:right w:w="58" w:type="dxa"/>
            </w:tcMar>
          </w:tcPr>
          <w:p w14:paraId="2BBD275D" w14:textId="77777777" w:rsidR="00BE396E" w:rsidRDefault="00BE396E" w:rsidP="00BE396E">
            <w:pPr>
              <w:pStyle w:val="TableText"/>
            </w:pPr>
            <w:r>
              <w:t>CWF Response Error Code 3</w:t>
            </w:r>
          </w:p>
          <w:p w14:paraId="129BF201" w14:textId="77777777" w:rsidR="00BE396E" w:rsidRDefault="00BE396E" w:rsidP="00BE396E">
            <w:pPr>
              <w:pStyle w:val="TableText"/>
            </w:pPr>
            <w:r w:rsidRPr="00A139CD">
              <w:rPr>
                <w:rFonts w:cs="Arial"/>
                <w:color w:val="000000"/>
              </w:rPr>
              <w:t>This item is used to identify the third CWF response error code.</w:t>
            </w:r>
          </w:p>
        </w:tc>
        <w:tc>
          <w:tcPr>
            <w:tcW w:w="1080" w:type="dxa"/>
            <w:tcMar>
              <w:left w:w="58" w:type="dxa"/>
              <w:right w:w="58" w:type="dxa"/>
            </w:tcMar>
          </w:tcPr>
          <w:p w14:paraId="039FD454" w14:textId="77777777" w:rsidR="00BE396E" w:rsidRDefault="00BE396E" w:rsidP="00BE396E">
            <w:pPr>
              <w:pStyle w:val="TableText"/>
              <w:rPr>
                <w:caps/>
              </w:rPr>
            </w:pPr>
            <w:r>
              <w:rPr>
                <w:caps/>
              </w:rPr>
              <w:t>4 c</w:t>
            </w:r>
          </w:p>
        </w:tc>
        <w:tc>
          <w:tcPr>
            <w:tcW w:w="2340" w:type="dxa"/>
            <w:tcMar>
              <w:left w:w="58" w:type="dxa"/>
              <w:right w:w="58" w:type="dxa"/>
            </w:tcMar>
          </w:tcPr>
          <w:p w14:paraId="25A14454" w14:textId="716BB0DE" w:rsidR="00BE396E" w:rsidRDefault="003A63DC" w:rsidP="00BE396E">
            <w:pPr>
              <w:pStyle w:val="TableText"/>
            </w:pPr>
            <w:r w:rsidRPr="003A63DC">
              <w:t>See CWF Documentation</w:t>
            </w:r>
          </w:p>
        </w:tc>
        <w:tc>
          <w:tcPr>
            <w:tcW w:w="858" w:type="dxa"/>
            <w:tcMar>
              <w:left w:w="58" w:type="dxa"/>
              <w:right w:w="58" w:type="dxa"/>
            </w:tcMar>
          </w:tcPr>
          <w:p w14:paraId="36C70BA1" w14:textId="77777777" w:rsidR="00BE396E" w:rsidRDefault="00BE396E" w:rsidP="00BE396E">
            <w:pPr>
              <w:pStyle w:val="TableText"/>
            </w:pPr>
            <w:r>
              <w:t>Spaces</w:t>
            </w:r>
          </w:p>
        </w:tc>
        <w:tc>
          <w:tcPr>
            <w:tcW w:w="431" w:type="dxa"/>
          </w:tcPr>
          <w:p w14:paraId="0D15F369" w14:textId="77777777" w:rsidR="00BE396E" w:rsidRDefault="00BE396E" w:rsidP="00BE396E">
            <w:pPr>
              <w:pStyle w:val="TableText"/>
            </w:pPr>
            <w:r>
              <w:t>-</w:t>
            </w:r>
          </w:p>
        </w:tc>
        <w:tc>
          <w:tcPr>
            <w:tcW w:w="431" w:type="dxa"/>
          </w:tcPr>
          <w:p w14:paraId="1E27C768" w14:textId="77777777" w:rsidR="00BE396E" w:rsidRDefault="00BE396E" w:rsidP="00BE396E">
            <w:pPr>
              <w:pStyle w:val="TableText"/>
            </w:pPr>
            <w:r>
              <w:t>X</w:t>
            </w:r>
          </w:p>
        </w:tc>
        <w:tc>
          <w:tcPr>
            <w:tcW w:w="432" w:type="dxa"/>
          </w:tcPr>
          <w:p w14:paraId="7719A676" w14:textId="77777777" w:rsidR="00BE396E" w:rsidRDefault="00BE396E" w:rsidP="00BE396E">
            <w:pPr>
              <w:pStyle w:val="TableText"/>
            </w:pPr>
            <w:r>
              <w:t>X</w:t>
            </w:r>
          </w:p>
        </w:tc>
      </w:tr>
      <w:tr w:rsidR="00BE396E" w14:paraId="7FEA78AE" w14:textId="77777777" w:rsidTr="003214B8">
        <w:trPr>
          <w:cantSplit/>
          <w:jc w:val="center"/>
        </w:trPr>
        <w:tc>
          <w:tcPr>
            <w:tcW w:w="802" w:type="dxa"/>
            <w:tcMar>
              <w:left w:w="58" w:type="dxa"/>
              <w:right w:w="58" w:type="dxa"/>
            </w:tcMar>
          </w:tcPr>
          <w:p w14:paraId="4F733233" w14:textId="6102D290" w:rsidR="00BE396E" w:rsidRDefault="00BE396E" w:rsidP="00BE396E">
            <w:pPr>
              <w:pStyle w:val="TableText"/>
            </w:pPr>
            <w:r>
              <w:t>1421</w:t>
            </w:r>
            <w:r w:rsidR="00135F82">
              <w:t xml:space="preserve"> – </w:t>
            </w:r>
            <w:r>
              <w:t>1424</w:t>
            </w:r>
          </w:p>
        </w:tc>
        <w:tc>
          <w:tcPr>
            <w:tcW w:w="2227" w:type="dxa"/>
            <w:tcMar>
              <w:left w:w="58" w:type="dxa"/>
              <w:right w:w="58" w:type="dxa"/>
            </w:tcMar>
          </w:tcPr>
          <w:p w14:paraId="1159B209" w14:textId="77777777" w:rsidR="00BE396E" w:rsidRDefault="00BE396E" w:rsidP="00BE396E">
            <w:pPr>
              <w:pStyle w:val="TableText"/>
            </w:pPr>
            <w:r>
              <w:t>CWF RESP ERROR CODE 4</w:t>
            </w:r>
          </w:p>
        </w:tc>
        <w:tc>
          <w:tcPr>
            <w:tcW w:w="2943" w:type="dxa"/>
            <w:tcMar>
              <w:left w:w="58" w:type="dxa"/>
              <w:right w:w="58" w:type="dxa"/>
            </w:tcMar>
          </w:tcPr>
          <w:p w14:paraId="390FBF23" w14:textId="4A2D745F" w:rsidR="00BE396E" w:rsidRDefault="00BE396E" w:rsidP="00BE396E">
            <w:pPr>
              <w:pStyle w:val="TableText"/>
            </w:pPr>
            <w:r>
              <w:t>:P:IDR-</w:t>
            </w:r>
            <w:hyperlink r:id="rId444" w:history="1">
              <w:r>
                <w:rPr>
                  <w:rStyle w:val="Hyperlink"/>
                </w:rPr>
                <w:t>C</w:t>
              </w:r>
              <w:bookmarkStart w:id="542" w:name="_Hlt514739188"/>
              <w:r>
                <w:rPr>
                  <w:rStyle w:val="Hyperlink"/>
                </w:rPr>
                <w:t>W</w:t>
              </w:r>
              <w:bookmarkStart w:id="543" w:name="_Hlt526828208"/>
              <w:bookmarkEnd w:id="542"/>
              <w:r>
                <w:rPr>
                  <w:rStyle w:val="Hyperlink"/>
                </w:rPr>
                <w:t>F</w:t>
              </w:r>
              <w:bookmarkStart w:id="544" w:name="_Hlt30569516"/>
              <w:bookmarkEnd w:id="543"/>
              <w:r>
                <w:rPr>
                  <w:rStyle w:val="Hyperlink"/>
                </w:rPr>
                <w:t>-</w:t>
              </w:r>
              <w:bookmarkEnd w:id="544"/>
              <w:r>
                <w:rPr>
                  <w:rStyle w:val="Hyperlink"/>
                </w:rPr>
                <w:t>R</w:t>
              </w:r>
              <w:bookmarkStart w:id="545" w:name="_Hlt28752330"/>
              <w:r>
                <w:rPr>
                  <w:rStyle w:val="Hyperlink"/>
                </w:rPr>
                <w:t>E</w:t>
              </w:r>
              <w:bookmarkEnd w:id="545"/>
              <w:r>
                <w:rPr>
                  <w:rStyle w:val="Hyperlink"/>
                </w:rPr>
                <w:t>SP</w:t>
              </w:r>
              <w:bookmarkStart w:id="546" w:name="_Hlt12243311"/>
              <w:r>
                <w:rPr>
                  <w:rStyle w:val="Hyperlink"/>
                </w:rPr>
                <w:t>-</w:t>
              </w:r>
              <w:bookmarkStart w:id="547" w:name="_Hlt517151703"/>
              <w:bookmarkEnd w:id="546"/>
              <w:r>
                <w:rPr>
                  <w:rStyle w:val="Hyperlink"/>
                </w:rPr>
                <w:t>E</w:t>
              </w:r>
              <w:bookmarkEnd w:id="547"/>
              <w:r>
                <w:rPr>
                  <w:rStyle w:val="Hyperlink"/>
                </w:rPr>
                <w:t>R</w:t>
              </w:r>
              <w:bookmarkStart w:id="548" w:name="_Hlt506785901"/>
              <w:r>
                <w:rPr>
                  <w:rStyle w:val="Hyperlink"/>
                </w:rPr>
                <w:t>R</w:t>
              </w:r>
              <w:bookmarkEnd w:id="548"/>
              <w:r>
                <w:rPr>
                  <w:rStyle w:val="Hyperlink"/>
                </w:rPr>
                <w:t>-CD4</w:t>
              </w:r>
            </w:hyperlink>
          </w:p>
        </w:tc>
        <w:tc>
          <w:tcPr>
            <w:tcW w:w="2840" w:type="dxa"/>
            <w:tcMar>
              <w:left w:w="58" w:type="dxa"/>
              <w:right w:w="58" w:type="dxa"/>
            </w:tcMar>
          </w:tcPr>
          <w:p w14:paraId="2C248093" w14:textId="77777777" w:rsidR="00BE396E" w:rsidRDefault="00BE396E" w:rsidP="00BE396E">
            <w:pPr>
              <w:pStyle w:val="TableText"/>
            </w:pPr>
            <w:r>
              <w:t>CWF Response Error Code 4</w:t>
            </w:r>
          </w:p>
          <w:p w14:paraId="0F655F99" w14:textId="11EE3164" w:rsidR="00BE396E" w:rsidRDefault="00BE396E" w:rsidP="00775C34">
            <w:pPr>
              <w:pStyle w:val="TableText"/>
            </w:pPr>
            <w:r w:rsidRPr="00A139CD">
              <w:rPr>
                <w:rFonts w:cs="Arial"/>
                <w:color w:val="000000"/>
              </w:rPr>
              <w:t>This item is used to identify the fourth CWF response error code.</w:t>
            </w:r>
          </w:p>
        </w:tc>
        <w:tc>
          <w:tcPr>
            <w:tcW w:w="1080" w:type="dxa"/>
            <w:tcMar>
              <w:left w:w="58" w:type="dxa"/>
              <w:right w:w="58" w:type="dxa"/>
            </w:tcMar>
          </w:tcPr>
          <w:p w14:paraId="3F111C0A" w14:textId="77777777" w:rsidR="00BE396E" w:rsidRDefault="00BE396E" w:rsidP="00BE396E">
            <w:pPr>
              <w:pStyle w:val="TableText"/>
              <w:rPr>
                <w:caps/>
              </w:rPr>
            </w:pPr>
            <w:r>
              <w:rPr>
                <w:caps/>
              </w:rPr>
              <w:t>4 c</w:t>
            </w:r>
          </w:p>
        </w:tc>
        <w:tc>
          <w:tcPr>
            <w:tcW w:w="2340" w:type="dxa"/>
            <w:tcMar>
              <w:left w:w="58" w:type="dxa"/>
              <w:right w:w="58" w:type="dxa"/>
            </w:tcMar>
          </w:tcPr>
          <w:p w14:paraId="0E6D92F6" w14:textId="4B6D1E12" w:rsidR="00BE396E" w:rsidRDefault="003A63DC" w:rsidP="00BE396E">
            <w:pPr>
              <w:pStyle w:val="TableText"/>
            </w:pPr>
            <w:r w:rsidRPr="003A63DC">
              <w:t>See CWF Documentation</w:t>
            </w:r>
          </w:p>
        </w:tc>
        <w:tc>
          <w:tcPr>
            <w:tcW w:w="858" w:type="dxa"/>
            <w:tcMar>
              <w:left w:w="58" w:type="dxa"/>
              <w:right w:w="58" w:type="dxa"/>
            </w:tcMar>
          </w:tcPr>
          <w:p w14:paraId="1CABAD5A" w14:textId="77777777" w:rsidR="00BE396E" w:rsidRDefault="00BE396E" w:rsidP="00BE396E">
            <w:pPr>
              <w:pStyle w:val="TableText"/>
            </w:pPr>
            <w:r>
              <w:t>Spaces</w:t>
            </w:r>
          </w:p>
        </w:tc>
        <w:tc>
          <w:tcPr>
            <w:tcW w:w="431" w:type="dxa"/>
          </w:tcPr>
          <w:p w14:paraId="01262234" w14:textId="77777777" w:rsidR="00BE396E" w:rsidRDefault="00BE396E" w:rsidP="00BE396E">
            <w:pPr>
              <w:pStyle w:val="TableText"/>
            </w:pPr>
            <w:r>
              <w:t>-</w:t>
            </w:r>
          </w:p>
        </w:tc>
        <w:tc>
          <w:tcPr>
            <w:tcW w:w="431" w:type="dxa"/>
          </w:tcPr>
          <w:p w14:paraId="2EFAC376" w14:textId="77777777" w:rsidR="00BE396E" w:rsidRDefault="00BE396E" w:rsidP="00BE396E">
            <w:pPr>
              <w:pStyle w:val="TableText"/>
            </w:pPr>
            <w:r>
              <w:t>X</w:t>
            </w:r>
          </w:p>
        </w:tc>
        <w:tc>
          <w:tcPr>
            <w:tcW w:w="432" w:type="dxa"/>
          </w:tcPr>
          <w:p w14:paraId="652963E7" w14:textId="77777777" w:rsidR="00BE396E" w:rsidRDefault="00BE396E" w:rsidP="00BE396E">
            <w:pPr>
              <w:pStyle w:val="TableText"/>
            </w:pPr>
            <w:r>
              <w:t>X</w:t>
            </w:r>
          </w:p>
        </w:tc>
      </w:tr>
      <w:tr w:rsidR="00BE396E" w14:paraId="5B247968" w14:textId="77777777" w:rsidTr="003214B8">
        <w:trPr>
          <w:cantSplit/>
          <w:jc w:val="center"/>
        </w:trPr>
        <w:tc>
          <w:tcPr>
            <w:tcW w:w="802" w:type="dxa"/>
            <w:tcMar>
              <w:left w:w="58" w:type="dxa"/>
              <w:right w:w="58" w:type="dxa"/>
            </w:tcMar>
          </w:tcPr>
          <w:p w14:paraId="6124B8F9" w14:textId="060BE996" w:rsidR="00BE396E" w:rsidRDefault="00BE396E" w:rsidP="00BE396E">
            <w:pPr>
              <w:pStyle w:val="TableText"/>
            </w:pPr>
            <w:r>
              <w:t>1425</w:t>
            </w:r>
            <w:r w:rsidR="00135F82">
              <w:t xml:space="preserve"> – </w:t>
            </w:r>
            <w:r>
              <w:t>1432</w:t>
            </w:r>
          </w:p>
        </w:tc>
        <w:tc>
          <w:tcPr>
            <w:tcW w:w="2227" w:type="dxa"/>
            <w:tcMar>
              <w:left w:w="58" w:type="dxa"/>
              <w:right w:w="58" w:type="dxa"/>
            </w:tcMar>
          </w:tcPr>
          <w:p w14:paraId="58D91BC5" w14:textId="77777777" w:rsidR="00BE396E" w:rsidRDefault="00BE396E" w:rsidP="00BE396E">
            <w:pPr>
              <w:pStyle w:val="TableText"/>
            </w:pPr>
            <w:r>
              <w:t>CWF RESPONSE DATE (2)</w:t>
            </w:r>
          </w:p>
        </w:tc>
        <w:tc>
          <w:tcPr>
            <w:tcW w:w="2943" w:type="dxa"/>
            <w:tcMar>
              <w:left w:w="58" w:type="dxa"/>
              <w:right w:w="58" w:type="dxa"/>
            </w:tcMar>
          </w:tcPr>
          <w:p w14:paraId="1C0B4350" w14:textId="54917D73" w:rsidR="00BE396E" w:rsidRDefault="00BE396E" w:rsidP="00BE396E">
            <w:pPr>
              <w:pStyle w:val="TableText"/>
            </w:pPr>
            <w:r>
              <w:t>:P:IDR-</w:t>
            </w:r>
            <w:hyperlink r:id="rId445" w:history="1">
              <w:r>
                <w:rPr>
                  <w:rStyle w:val="Hyperlink"/>
                </w:rPr>
                <w:t>CWF-RESPONSE-DATE</w:t>
              </w:r>
            </w:hyperlink>
          </w:p>
        </w:tc>
        <w:tc>
          <w:tcPr>
            <w:tcW w:w="2840" w:type="dxa"/>
            <w:tcMar>
              <w:left w:w="58" w:type="dxa"/>
              <w:right w:w="58" w:type="dxa"/>
            </w:tcMar>
          </w:tcPr>
          <w:p w14:paraId="7722195E" w14:textId="77777777" w:rsidR="00BE396E" w:rsidRDefault="00BE396E" w:rsidP="00BE396E">
            <w:pPr>
              <w:pStyle w:val="TableText"/>
            </w:pPr>
            <w:r>
              <w:t>Date of response from CWF</w:t>
            </w:r>
          </w:p>
          <w:p w14:paraId="72342C06" w14:textId="77777777" w:rsidR="00BE396E" w:rsidRDefault="00BE396E" w:rsidP="00BE396E">
            <w:pPr>
              <w:pStyle w:val="TableText"/>
            </w:pPr>
            <w:r w:rsidRPr="00E22578">
              <w:rPr>
                <w:rFonts w:cs="Arial"/>
                <w:color w:val="000000"/>
              </w:rPr>
              <w:t xml:space="preserve">This field contains the date of each response received from CWF on the </w:t>
            </w:r>
            <w:r>
              <w:rPr>
                <w:rFonts w:cs="Arial"/>
                <w:color w:val="000000"/>
              </w:rPr>
              <w:t>finalized</w:t>
            </w:r>
            <w:r w:rsidRPr="00E22578">
              <w:rPr>
                <w:rFonts w:cs="Arial"/>
                <w:color w:val="000000"/>
              </w:rPr>
              <w:t xml:space="preserve"> claim.</w:t>
            </w:r>
          </w:p>
        </w:tc>
        <w:tc>
          <w:tcPr>
            <w:tcW w:w="1080" w:type="dxa"/>
            <w:tcMar>
              <w:left w:w="58" w:type="dxa"/>
              <w:right w:w="58" w:type="dxa"/>
            </w:tcMar>
          </w:tcPr>
          <w:p w14:paraId="5689CC34" w14:textId="77777777" w:rsidR="00BE396E" w:rsidRDefault="00BE396E" w:rsidP="00BE396E">
            <w:pPr>
              <w:pStyle w:val="TableText"/>
              <w:rPr>
                <w:caps/>
              </w:rPr>
            </w:pPr>
            <w:r>
              <w:rPr>
                <w:caps/>
              </w:rPr>
              <w:t>8 n</w:t>
            </w:r>
          </w:p>
        </w:tc>
        <w:tc>
          <w:tcPr>
            <w:tcW w:w="2340" w:type="dxa"/>
            <w:tcMar>
              <w:left w:w="58" w:type="dxa"/>
              <w:right w:w="58" w:type="dxa"/>
            </w:tcMar>
          </w:tcPr>
          <w:p w14:paraId="7F6BC1A0" w14:textId="77777777" w:rsidR="00BE396E" w:rsidRDefault="00BE396E" w:rsidP="00BE396E">
            <w:pPr>
              <w:pStyle w:val="TableText"/>
            </w:pPr>
            <w:r>
              <w:t>MMDDYYYY</w:t>
            </w:r>
          </w:p>
        </w:tc>
        <w:tc>
          <w:tcPr>
            <w:tcW w:w="858" w:type="dxa"/>
            <w:tcMar>
              <w:left w:w="58" w:type="dxa"/>
              <w:right w:w="58" w:type="dxa"/>
            </w:tcMar>
          </w:tcPr>
          <w:p w14:paraId="63F0160D" w14:textId="77777777" w:rsidR="00BE396E" w:rsidRDefault="00BE396E" w:rsidP="00BE396E">
            <w:pPr>
              <w:pStyle w:val="TableText"/>
            </w:pPr>
            <w:r>
              <w:t>Zeros</w:t>
            </w:r>
          </w:p>
        </w:tc>
        <w:tc>
          <w:tcPr>
            <w:tcW w:w="431" w:type="dxa"/>
          </w:tcPr>
          <w:p w14:paraId="0C8AE58A" w14:textId="77777777" w:rsidR="00BE396E" w:rsidRDefault="00BE396E" w:rsidP="00BE396E">
            <w:pPr>
              <w:pStyle w:val="TableText"/>
            </w:pPr>
            <w:r>
              <w:t>-</w:t>
            </w:r>
          </w:p>
        </w:tc>
        <w:tc>
          <w:tcPr>
            <w:tcW w:w="431" w:type="dxa"/>
          </w:tcPr>
          <w:p w14:paraId="4794996D" w14:textId="77777777" w:rsidR="00BE396E" w:rsidRDefault="00BE396E" w:rsidP="00BE396E">
            <w:pPr>
              <w:pStyle w:val="TableText"/>
            </w:pPr>
            <w:r>
              <w:t>X</w:t>
            </w:r>
          </w:p>
        </w:tc>
        <w:tc>
          <w:tcPr>
            <w:tcW w:w="432" w:type="dxa"/>
          </w:tcPr>
          <w:p w14:paraId="2ACED094" w14:textId="77777777" w:rsidR="00BE396E" w:rsidRDefault="00BE396E" w:rsidP="00BE396E">
            <w:pPr>
              <w:pStyle w:val="TableText"/>
            </w:pPr>
            <w:r>
              <w:t>X</w:t>
            </w:r>
          </w:p>
        </w:tc>
      </w:tr>
      <w:tr w:rsidR="00BE396E" w14:paraId="04254C2F" w14:textId="77777777" w:rsidTr="003214B8">
        <w:trPr>
          <w:cantSplit/>
          <w:jc w:val="center"/>
        </w:trPr>
        <w:tc>
          <w:tcPr>
            <w:tcW w:w="802" w:type="dxa"/>
            <w:tcMar>
              <w:left w:w="58" w:type="dxa"/>
              <w:right w:w="58" w:type="dxa"/>
            </w:tcMar>
          </w:tcPr>
          <w:p w14:paraId="21527B1A" w14:textId="12849491" w:rsidR="00BE396E" w:rsidRDefault="00BE396E" w:rsidP="00BE396E">
            <w:pPr>
              <w:pStyle w:val="TableText"/>
            </w:pPr>
            <w:r>
              <w:t>1433</w:t>
            </w:r>
            <w:r w:rsidR="00135F82">
              <w:t xml:space="preserve"> – </w:t>
            </w:r>
            <w:r>
              <w:t>1434</w:t>
            </w:r>
          </w:p>
        </w:tc>
        <w:tc>
          <w:tcPr>
            <w:tcW w:w="2227" w:type="dxa"/>
            <w:tcMar>
              <w:left w:w="58" w:type="dxa"/>
              <w:right w:w="58" w:type="dxa"/>
            </w:tcMar>
          </w:tcPr>
          <w:p w14:paraId="744952A2" w14:textId="77777777" w:rsidR="00BE396E" w:rsidRDefault="00BE396E" w:rsidP="00BE396E">
            <w:pPr>
              <w:pStyle w:val="TableText"/>
            </w:pPr>
            <w:r>
              <w:t>RESPONSE CODE FROM CWF (2)</w:t>
            </w:r>
          </w:p>
        </w:tc>
        <w:tc>
          <w:tcPr>
            <w:tcW w:w="2943" w:type="dxa"/>
            <w:tcMar>
              <w:left w:w="58" w:type="dxa"/>
              <w:right w:w="58" w:type="dxa"/>
            </w:tcMar>
          </w:tcPr>
          <w:p w14:paraId="3BF407EA" w14:textId="7E9D461A" w:rsidR="00BE396E" w:rsidRDefault="00BE396E" w:rsidP="00BE396E">
            <w:pPr>
              <w:pStyle w:val="TableText"/>
            </w:pPr>
            <w:r>
              <w:t>:P:IDR-</w:t>
            </w:r>
            <w:hyperlink r:id="rId446" w:history="1">
              <w:r>
                <w:rPr>
                  <w:rStyle w:val="Hyperlink"/>
                </w:rPr>
                <w:t>CWF-RESPONSE-CODE</w:t>
              </w:r>
            </w:hyperlink>
          </w:p>
        </w:tc>
        <w:tc>
          <w:tcPr>
            <w:tcW w:w="2840" w:type="dxa"/>
            <w:tcMar>
              <w:left w:w="58" w:type="dxa"/>
              <w:right w:w="58" w:type="dxa"/>
            </w:tcMar>
          </w:tcPr>
          <w:p w14:paraId="1BE0679D" w14:textId="77777777" w:rsidR="00BE396E" w:rsidRDefault="00BE396E" w:rsidP="00BE396E">
            <w:pPr>
              <w:pStyle w:val="TableText"/>
            </w:pPr>
            <w:r>
              <w:t>Response code received from CWF</w:t>
            </w:r>
          </w:p>
          <w:p w14:paraId="0AF3B014" w14:textId="77777777" w:rsidR="00BE396E" w:rsidRDefault="00BE396E" w:rsidP="00BE396E">
            <w:pPr>
              <w:pStyle w:val="TableText"/>
            </w:pPr>
            <w:r w:rsidRPr="00122D3F">
              <w:rPr>
                <w:rFonts w:cs="Arial"/>
                <w:color w:val="000000"/>
              </w:rPr>
              <w:t>Used to identify each response code received from CWF on a single claim.</w:t>
            </w:r>
          </w:p>
        </w:tc>
        <w:tc>
          <w:tcPr>
            <w:tcW w:w="1080" w:type="dxa"/>
            <w:tcMar>
              <w:left w:w="58" w:type="dxa"/>
              <w:right w:w="58" w:type="dxa"/>
            </w:tcMar>
          </w:tcPr>
          <w:p w14:paraId="41B6B207" w14:textId="77777777" w:rsidR="00BE396E" w:rsidRDefault="00BE396E" w:rsidP="00BE396E">
            <w:pPr>
              <w:pStyle w:val="TableText"/>
              <w:rPr>
                <w:caps/>
              </w:rPr>
            </w:pPr>
            <w:r>
              <w:rPr>
                <w:caps/>
              </w:rPr>
              <w:t>2 c</w:t>
            </w:r>
          </w:p>
        </w:tc>
        <w:tc>
          <w:tcPr>
            <w:tcW w:w="2340" w:type="dxa"/>
            <w:tcMar>
              <w:left w:w="58" w:type="dxa"/>
              <w:right w:w="58" w:type="dxa"/>
            </w:tcMar>
          </w:tcPr>
          <w:p w14:paraId="18D88A51" w14:textId="77777777" w:rsidR="00BE396E" w:rsidRDefault="00BE396E" w:rsidP="00BE396E">
            <w:pPr>
              <w:pStyle w:val="TableText"/>
            </w:pPr>
            <w:r>
              <w:t>See CWF Documentation</w:t>
            </w:r>
          </w:p>
        </w:tc>
        <w:tc>
          <w:tcPr>
            <w:tcW w:w="858" w:type="dxa"/>
            <w:tcMar>
              <w:left w:w="58" w:type="dxa"/>
              <w:right w:w="58" w:type="dxa"/>
            </w:tcMar>
          </w:tcPr>
          <w:p w14:paraId="463EFBC0" w14:textId="77777777" w:rsidR="00BE396E" w:rsidRDefault="00BE396E" w:rsidP="00BE396E">
            <w:pPr>
              <w:pStyle w:val="TableText"/>
            </w:pPr>
            <w:r>
              <w:t>Spaces</w:t>
            </w:r>
          </w:p>
        </w:tc>
        <w:tc>
          <w:tcPr>
            <w:tcW w:w="431" w:type="dxa"/>
          </w:tcPr>
          <w:p w14:paraId="794CC2AC" w14:textId="77777777" w:rsidR="00BE396E" w:rsidRDefault="00BE396E" w:rsidP="00BE396E">
            <w:pPr>
              <w:pStyle w:val="TableText"/>
            </w:pPr>
            <w:r>
              <w:t>-</w:t>
            </w:r>
          </w:p>
        </w:tc>
        <w:tc>
          <w:tcPr>
            <w:tcW w:w="431" w:type="dxa"/>
          </w:tcPr>
          <w:p w14:paraId="10D53D18" w14:textId="77777777" w:rsidR="00BE396E" w:rsidRDefault="00BE396E" w:rsidP="00BE396E">
            <w:pPr>
              <w:pStyle w:val="TableText"/>
            </w:pPr>
            <w:r>
              <w:t>X</w:t>
            </w:r>
          </w:p>
        </w:tc>
        <w:tc>
          <w:tcPr>
            <w:tcW w:w="432" w:type="dxa"/>
          </w:tcPr>
          <w:p w14:paraId="5F9577E4" w14:textId="77777777" w:rsidR="00BE396E" w:rsidRDefault="00BE396E" w:rsidP="00BE396E">
            <w:pPr>
              <w:pStyle w:val="TableText"/>
            </w:pPr>
            <w:r>
              <w:t>X</w:t>
            </w:r>
          </w:p>
        </w:tc>
      </w:tr>
      <w:tr w:rsidR="00BE396E" w14:paraId="5B7399C5" w14:textId="77777777" w:rsidTr="003214B8">
        <w:trPr>
          <w:cantSplit/>
          <w:jc w:val="center"/>
        </w:trPr>
        <w:tc>
          <w:tcPr>
            <w:tcW w:w="802" w:type="dxa"/>
            <w:tcMar>
              <w:left w:w="58" w:type="dxa"/>
              <w:right w:w="58" w:type="dxa"/>
            </w:tcMar>
          </w:tcPr>
          <w:p w14:paraId="25E85F33" w14:textId="6E4CC569" w:rsidR="00BE396E" w:rsidRDefault="00BE396E" w:rsidP="00BE396E">
            <w:pPr>
              <w:pStyle w:val="TableText"/>
            </w:pPr>
            <w:r>
              <w:t>1435</w:t>
            </w:r>
            <w:r w:rsidR="00135F82">
              <w:t xml:space="preserve"> – </w:t>
            </w:r>
            <w:r>
              <w:t>1436</w:t>
            </w:r>
          </w:p>
        </w:tc>
        <w:tc>
          <w:tcPr>
            <w:tcW w:w="2227" w:type="dxa"/>
            <w:tcMar>
              <w:left w:w="58" w:type="dxa"/>
              <w:right w:w="58" w:type="dxa"/>
            </w:tcMar>
          </w:tcPr>
          <w:p w14:paraId="5E98DCE0" w14:textId="77777777" w:rsidR="00BE396E" w:rsidRDefault="00BE396E" w:rsidP="00BE396E">
            <w:pPr>
              <w:pStyle w:val="TableText"/>
            </w:pPr>
            <w:r>
              <w:t>RESPONSE TRAILER (2)</w:t>
            </w:r>
          </w:p>
        </w:tc>
        <w:tc>
          <w:tcPr>
            <w:tcW w:w="2943" w:type="dxa"/>
            <w:tcMar>
              <w:left w:w="58" w:type="dxa"/>
              <w:right w:w="58" w:type="dxa"/>
            </w:tcMar>
          </w:tcPr>
          <w:p w14:paraId="295E63CE" w14:textId="319662E2" w:rsidR="00BE396E" w:rsidRDefault="00BE396E" w:rsidP="00BE396E">
            <w:pPr>
              <w:pStyle w:val="TableText"/>
            </w:pPr>
            <w:r>
              <w:t>:P:IDR-</w:t>
            </w:r>
            <w:hyperlink r:id="rId447" w:history="1">
              <w:r>
                <w:rPr>
                  <w:rStyle w:val="Hyperlink"/>
                </w:rPr>
                <w:t>CWF-RESP-TRL-CODE</w:t>
              </w:r>
            </w:hyperlink>
          </w:p>
        </w:tc>
        <w:tc>
          <w:tcPr>
            <w:tcW w:w="2840" w:type="dxa"/>
            <w:tcMar>
              <w:left w:w="58" w:type="dxa"/>
              <w:right w:w="58" w:type="dxa"/>
            </w:tcMar>
          </w:tcPr>
          <w:p w14:paraId="252794ED" w14:textId="77777777" w:rsidR="00BE396E" w:rsidRDefault="00BE396E" w:rsidP="00BE396E">
            <w:pPr>
              <w:pStyle w:val="TableText"/>
            </w:pPr>
            <w:r>
              <w:t>Response trailer code</w:t>
            </w:r>
          </w:p>
          <w:p w14:paraId="7A891FB0" w14:textId="77777777" w:rsidR="00BE396E" w:rsidRDefault="00BE396E" w:rsidP="00BE396E">
            <w:pPr>
              <w:pStyle w:val="TableText"/>
            </w:pPr>
            <w:r w:rsidRPr="00DF55DD">
              <w:rPr>
                <w:rFonts w:cs="Arial"/>
                <w:color w:val="000000"/>
              </w:rPr>
              <w:t>This item carries the first trailer code received with each CWF response record for the claim.</w:t>
            </w:r>
          </w:p>
        </w:tc>
        <w:tc>
          <w:tcPr>
            <w:tcW w:w="1080" w:type="dxa"/>
            <w:tcMar>
              <w:left w:w="58" w:type="dxa"/>
              <w:right w:w="58" w:type="dxa"/>
            </w:tcMar>
          </w:tcPr>
          <w:p w14:paraId="799189BC" w14:textId="77777777" w:rsidR="00BE396E" w:rsidRDefault="00BE396E" w:rsidP="00BE396E">
            <w:pPr>
              <w:pStyle w:val="TableText"/>
              <w:rPr>
                <w:caps/>
              </w:rPr>
            </w:pPr>
            <w:r>
              <w:rPr>
                <w:caps/>
              </w:rPr>
              <w:t>2 C</w:t>
            </w:r>
          </w:p>
        </w:tc>
        <w:tc>
          <w:tcPr>
            <w:tcW w:w="2340" w:type="dxa"/>
            <w:tcMar>
              <w:left w:w="58" w:type="dxa"/>
              <w:right w:w="58" w:type="dxa"/>
            </w:tcMar>
          </w:tcPr>
          <w:p w14:paraId="5F5DF997" w14:textId="77777777" w:rsidR="00BE396E" w:rsidRDefault="00BE396E" w:rsidP="00BE396E">
            <w:pPr>
              <w:pStyle w:val="TableText"/>
            </w:pPr>
            <w:r>
              <w:t>See CWF Documentation</w:t>
            </w:r>
          </w:p>
        </w:tc>
        <w:tc>
          <w:tcPr>
            <w:tcW w:w="858" w:type="dxa"/>
            <w:tcMar>
              <w:left w:w="58" w:type="dxa"/>
              <w:right w:w="58" w:type="dxa"/>
            </w:tcMar>
          </w:tcPr>
          <w:p w14:paraId="333CFF48" w14:textId="77777777" w:rsidR="00BE396E" w:rsidRDefault="00BE396E" w:rsidP="00BE396E">
            <w:pPr>
              <w:pStyle w:val="TableText"/>
            </w:pPr>
            <w:r>
              <w:t>Spaces</w:t>
            </w:r>
          </w:p>
        </w:tc>
        <w:tc>
          <w:tcPr>
            <w:tcW w:w="431" w:type="dxa"/>
          </w:tcPr>
          <w:p w14:paraId="461A3670" w14:textId="77777777" w:rsidR="00BE396E" w:rsidRDefault="00BE396E" w:rsidP="00BE396E">
            <w:pPr>
              <w:pStyle w:val="TableText"/>
            </w:pPr>
            <w:r>
              <w:t>-</w:t>
            </w:r>
          </w:p>
        </w:tc>
        <w:tc>
          <w:tcPr>
            <w:tcW w:w="431" w:type="dxa"/>
          </w:tcPr>
          <w:p w14:paraId="76A732E3" w14:textId="77777777" w:rsidR="00BE396E" w:rsidRDefault="00BE396E" w:rsidP="00BE396E">
            <w:pPr>
              <w:pStyle w:val="TableText"/>
            </w:pPr>
            <w:r>
              <w:t>X</w:t>
            </w:r>
          </w:p>
        </w:tc>
        <w:tc>
          <w:tcPr>
            <w:tcW w:w="432" w:type="dxa"/>
          </w:tcPr>
          <w:p w14:paraId="07582442" w14:textId="77777777" w:rsidR="00BE396E" w:rsidRDefault="00BE396E" w:rsidP="00BE396E">
            <w:pPr>
              <w:pStyle w:val="TableText"/>
            </w:pPr>
            <w:r>
              <w:t>X</w:t>
            </w:r>
          </w:p>
        </w:tc>
      </w:tr>
      <w:tr w:rsidR="00BE396E" w14:paraId="4D40E4D9" w14:textId="77777777" w:rsidTr="003214B8">
        <w:trPr>
          <w:cantSplit/>
          <w:jc w:val="center"/>
        </w:trPr>
        <w:tc>
          <w:tcPr>
            <w:tcW w:w="802" w:type="dxa"/>
            <w:tcMar>
              <w:left w:w="58" w:type="dxa"/>
              <w:right w:w="58" w:type="dxa"/>
            </w:tcMar>
          </w:tcPr>
          <w:p w14:paraId="7CDEF154" w14:textId="77777777" w:rsidR="00BE396E" w:rsidRDefault="00BE396E" w:rsidP="00BE396E">
            <w:pPr>
              <w:pStyle w:val="TableText"/>
            </w:pPr>
            <w:r>
              <w:t>1437</w:t>
            </w:r>
          </w:p>
        </w:tc>
        <w:tc>
          <w:tcPr>
            <w:tcW w:w="2227" w:type="dxa"/>
            <w:tcMar>
              <w:left w:w="58" w:type="dxa"/>
              <w:right w:w="58" w:type="dxa"/>
            </w:tcMar>
          </w:tcPr>
          <w:p w14:paraId="0FDD30C2" w14:textId="77777777" w:rsidR="00BE396E" w:rsidRDefault="00BE396E" w:rsidP="00BE396E">
            <w:pPr>
              <w:pStyle w:val="TableText"/>
            </w:pPr>
            <w:r>
              <w:t>BLOOD DED REMAINING</w:t>
            </w:r>
          </w:p>
        </w:tc>
        <w:tc>
          <w:tcPr>
            <w:tcW w:w="2943" w:type="dxa"/>
            <w:tcMar>
              <w:left w:w="58" w:type="dxa"/>
              <w:right w:w="58" w:type="dxa"/>
            </w:tcMar>
          </w:tcPr>
          <w:p w14:paraId="33A44517" w14:textId="79EF0831" w:rsidR="00BE396E" w:rsidRDefault="00BE396E" w:rsidP="00BE396E">
            <w:pPr>
              <w:pStyle w:val="TableText"/>
            </w:pPr>
            <w:r>
              <w:t>:P:IDR-</w:t>
            </w:r>
            <w:hyperlink r:id="rId448" w:history="1">
              <w:r>
                <w:rPr>
                  <w:rStyle w:val="Hyperlink"/>
                </w:rPr>
                <w:t>BLOOD-DED-REMAIN</w:t>
              </w:r>
            </w:hyperlink>
          </w:p>
        </w:tc>
        <w:tc>
          <w:tcPr>
            <w:tcW w:w="2840" w:type="dxa"/>
            <w:tcMar>
              <w:left w:w="58" w:type="dxa"/>
              <w:right w:w="58" w:type="dxa"/>
            </w:tcMar>
          </w:tcPr>
          <w:p w14:paraId="3FFB4930" w14:textId="77777777" w:rsidR="00BE396E" w:rsidRDefault="00BE396E" w:rsidP="00BE396E">
            <w:pPr>
              <w:pStyle w:val="TableText"/>
            </w:pPr>
            <w:r>
              <w:t>Blood deduct remaining, after processing this claim</w:t>
            </w:r>
          </w:p>
          <w:p w14:paraId="26339B5E" w14:textId="1DAA766A" w:rsidR="00BE396E" w:rsidRDefault="00BE396E" w:rsidP="00775C34">
            <w:pPr>
              <w:pStyle w:val="TableText"/>
            </w:pPr>
            <w:r w:rsidRPr="00AB346F">
              <w:rPr>
                <w:rFonts w:cs="Arial"/>
                <w:color w:val="000000"/>
              </w:rPr>
              <w:t>This value indicates the number of blood pints remaining to meet the blood deductible. When furnished by CMS in a reply, reflects the remaining blood deductible at the time of the CWF reply record.</w:t>
            </w:r>
          </w:p>
        </w:tc>
        <w:tc>
          <w:tcPr>
            <w:tcW w:w="1080" w:type="dxa"/>
            <w:tcMar>
              <w:left w:w="58" w:type="dxa"/>
              <w:right w:w="58" w:type="dxa"/>
            </w:tcMar>
          </w:tcPr>
          <w:p w14:paraId="24DC3254" w14:textId="77777777" w:rsidR="00BE396E" w:rsidRDefault="00BE396E" w:rsidP="00BE396E">
            <w:pPr>
              <w:pStyle w:val="TableText"/>
              <w:rPr>
                <w:caps/>
              </w:rPr>
            </w:pPr>
            <w:r>
              <w:rPr>
                <w:caps/>
              </w:rPr>
              <w:t>1 n</w:t>
            </w:r>
          </w:p>
        </w:tc>
        <w:tc>
          <w:tcPr>
            <w:tcW w:w="2340" w:type="dxa"/>
            <w:tcMar>
              <w:left w:w="58" w:type="dxa"/>
              <w:right w:w="58" w:type="dxa"/>
            </w:tcMar>
          </w:tcPr>
          <w:p w14:paraId="2E837771" w14:textId="77777777" w:rsidR="00BE396E" w:rsidRDefault="00BE396E" w:rsidP="00BE396E">
            <w:pPr>
              <w:pStyle w:val="TableText"/>
            </w:pPr>
            <w:r>
              <w:t>Units</w:t>
            </w:r>
          </w:p>
        </w:tc>
        <w:tc>
          <w:tcPr>
            <w:tcW w:w="858" w:type="dxa"/>
            <w:tcMar>
              <w:left w:w="58" w:type="dxa"/>
              <w:right w:w="58" w:type="dxa"/>
            </w:tcMar>
          </w:tcPr>
          <w:p w14:paraId="0489E300" w14:textId="77777777" w:rsidR="00BE396E" w:rsidRDefault="00BE396E" w:rsidP="00BE396E">
            <w:pPr>
              <w:pStyle w:val="TableText"/>
            </w:pPr>
            <w:r>
              <w:t>Zeros</w:t>
            </w:r>
          </w:p>
        </w:tc>
        <w:tc>
          <w:tcPr>
            <w:tcW w:w="431" w:type="dxa"/>
          </w:tcPr>
          <w:p w14:paraId="38D62C46" w14:textId="77777777" w:rsidR="00BE396E" w:rsidRDefault="00BE396E" w:rsidP="00BE396E">
            <w:pPr>
              <w:pStyle w:val="TableText"/>
            </w:pPr>
            <w:r>
              <w:t>-</w:t>
            </w:r>
          </w:p>
        </w:tc>
        <w:tc>
          <w:tcPr>
            <w:tcW w:w="431" w:type="dxa"/>
          </w:tcPr>
          <w:p w14:paraId="0B6D58E4" w14:textId="77777777" w:rsidR="00BE396E" w:rsidRDefault="00BE396E" w:rsidP="00BE396E">
            <w:pPr>
              <w:pStyle w:val="TableText"/>
            </w:pPr>
            <w:r>
              <w:t>X</w:t>
            </w:r>
          </w:p>
        </w:tc>
        <w:tc>
          <w:tcPr>
            <w:tcW w:w="432" w:type="dxa"/>
          </w:tcPr>
          <w:p w14:paraId="7CF7E609" w14:textId="77777777" w:rsidR="00BE396E" w:rsidRDefault="00BE396E" w:rsidP="00BE396E">
            <w:pPr>
              <w:pStyle w:val="TableText"/>
            </w:pPr>
            <w:r>
              <w:t>X</w:t>
            </w:r>
          </w:p>
        </w:tc>
      </w:tr>
      <w:tr w:rsidR="00BE396E" w14:paraId="0D074A5D" w14:textId="77777777" w:rsidTr="003214B8">
        <w:trPr>
          <w:cantSplit/>
          <w:jc w:val="center"/>
        </w:trPr>
        <w:tc>
          <w:tcPr>
            <w:tcW w:w="802" w:type="dxa"/>
            <w:tcMar>
              <w:left w:w="58" w:type="dxa"/>
              <w:right w:w="58" w:type="dxa"/>
            </w:tcMar>
          </w:tcPr>
          <w:p w14:paraId="4D984328" w14:textId="77DA3E3B" w:rsidR="00BE396E" w:rsidRDefault="00BE396E" w:rsidP="00BE396E">
            <w:pPr>
              <w:pStyle w:val="TableText"/>
            </w:pPr>
            <w:r>
              <w:t>1438</w:t>
            </w:r>
            <w:r w:rsidR="00135F82">
              <w:t xml:space="preserve"> – </w:t>
            </w:r>
            <w:r>
              <w:t>1442</w:t>
            </w:r>
          </w:p>
        </w:tc>
        <w:tc>
          <w:tcPr>
            <w:tcW w:w="2227" w:type="dxa"/>
            <w:tcMar>
              <w:left w:w="58" w:type="dxa"/>
              <w:right w:w="58" w:type="dxa"/>
            </w:tcMar>
          </w:tcPr>
          <w:p w14:paraId="655525B4" w14:textId="77777777" w:rsidR="00BE396E" w:rsidRDefault="00BE396E" w:rsidP="00BE396E">
            <w:pPr>
              <w:pStyle w:val="TableText"/>
            </w:pPr>
            <w:r>
              <w:t>REG DEDUCTIBLE REMAINING</w:t>
            </w:r>
          </w:p>
        </w:tc>
        <w:tc>
          <w:tcPr>
            <w:tcW w:w="2943" w:type="dxa"/>
            <w:tcMar>
              <w:left w:w="58" w:type="dxa"/>
              <w:right w:w="58" w:type="dxa"/>
            </w:tcMar>
          </w:tcPr>
          <w:p w14:paraId="0E9451DF" w14:textId="214D582F" w:rsidR="00BE396E" w:rsidRDefault="00BE396E" w:rsidP="00BE396E">
            <w:pPr>
              <w:pStyle w:val="TableText"/>
            </w:pPr>
            <w:r>
              <w:t>:P:IDR-</w:t>
            </w:r>
            <w:hyperlink r:id="rId449" w:history="1">
              <w:r>
                <w:rPr>
                  <w:rStyle w:val="Hyperlink"/>
                </w:rPr>
                <w:t>REG-DED-REMAIN</w:t>
              </w:r>
            </w:hyperlink>
          </w:p>
        </w:tc>
        <w:tc>
          <w:tcPr>
            <w:tcW w:w="2840" w:type="dxa"/>
            <w:tcMar>
              <w:left w:w="58" w:type="dxa"/>
              <w:right w:w="58" w:type="dxa"/>
            </w:tcMar>
          </w:tcPr>
          <w:p w14:paraId="6B158591" w14:textId="77777777" w:rsidR="00BE396E" w:rsidRDefault="00BE396E" w:rsidP="00BE396E">
            <w:pPr>
              <w:pStyle w:val="TableText"/>
            </w:pPr>
            <w:r>
              <w:t>Regular deductible remaining after processing this claim</w:t>
            </w:r>
          </w:p>
          <w:p w14:paraId="33B1F64D" w14:textId="77777777" w:rsidR="00BE396E" w:rsidRDefault="00BE396E" w:rsidP="00BE396E">
            <w:pPr>
              <w:pStyle w:val="TableText"/>
            </w:pPr>
            <w:r w:rsidRPr="0076556C">
              <w:rPr>
                <w:rFonts w:cs="Arial"/>
                <w:color w:val="000000"/>
              </w:rPr>
              <w:t>This field displays the dollar amount of remaining Part B deductible for the calendar year.</w:t>
            </w:r>
          </w:p>
        </w:tc>
        <w:tc>
          <w:tcPr>
            <w:tcW w:w="1080" w:type="dxa"/>
            <w:tcMar>
              <w:left w:w="58" w:type="dxa"/>
              <w:right w:w="58" w:type="dxa"/>
            </w:tcMar>
          </w:tcPr>
          <w:p w14:paraId="4D42ADBB" w14:textId="77777777" w:rsidR="00BE396E" w:rsidRDefault="00BE396E" w:rsidP="00BE396E">
            <w:pPr>
              <w:pStyle w:val="TableText"/>
              <w:rPr>
                <w:caps/>
              </w:rPr>
            </w:pPr>
            <w:r>
              <w:rPr>
                <w:caps/>
              </w:rPr>
              <w:t>5 N</w:t>
            </w:r>
          </w:p>
          <w:p w14:paraId="120FBCE6" w14:textId="77777777" w:rsidR="00BE396E" w:rsidRDefault="00BE396E" w:rsidP="00BE396E">
            <w:pPr>
              <w:pStyle w:val="TableText"/>
              <w:rPr>
                <w:caps/>
              </w:rPr>
            </w:pPr>
            <w:r>
              <w:rPr>
                <w:caps/>
              </w:rPr>
              <w:t>(999v99)</w:t>
            </w:r>
          </w:p>
        </w:tc>
        <w:tc>
          <w:tcPr>
            <w:tcW w:w="2340" w:type="dxa"/>
            <w:tcMar>
              <w:left w:w="58" w:type="dxa"/>
              <w:right w:w="58" w:type="dxa"/>
            </w:tcMar>
          </w:tcPr>
          <w:p w14:paraId="00CE6E7E" w14:textId="77777777" w:rsidR="00BE396E" w:rsidRDefault="00BE396E" w:rsidP="00BE396E">
            <w:pPr>
              <w:pStyle w:val="TableText"/>
            </w:pPr>
            <w:r>
              <w:t>-</w:t>
            </w:r>
          </w:p>
        </w:tc>
        <w:tc>
          <w:tcPr>
            <w:tcW w:w="858" w:type="dxa"/>
            <w:tcMar>
              <w:left w:w="58" w:type="dxa"/>
              <w:right w:w="58" w:type="dxa"/>
            </w:tcMar>
          </w:tcPr>
          <w:p w14:paraId="0A718E53" w14:textId="77777777" w:rsidR="00BE396E" w:rsidRDefault="00BE396E" w:rsidP="00BE396E">
            <w:pPr>
              <w:pStyle w:val="TableText"/>
            </w:pPr>
            <w:r>
              <w:t>Zeros</w:t>
            </w:r>
          </w:p>
        </w:tc>
        <w:tc>
          <w:tcPr>
            <w:tcW w:w="431" w:type="dxa"/>
          </w:tcPr>
          <w:p w14:paraId="416DC29F" w14:textId="77777777" w:rsidR="00BE396E" w:rsidRDefault="00BE396E" w:rsidP="00BE396E">
            <w:pPr>
              <w:pStyle w:val="TableText"/>
            </w:pPr>
            <w:r>
              <w:t>-</w:t>
            </w:r>
          </w:p>
        </w:tc>
        <w:tc>
          <w:tcPr>
            <w:tcW w:w="431" w:type="dxa"/>
          </w:tcPr>
          <w:p w14:paraId="2AD02325" w14:textId="77777777" w:rsidR="00BE396E" w:rsidRDefault="00BE396E" w:rsidP="00BE396E">
            <w:pPr>
              <w:pStyle w:val="TableText"/>
            </w:pPr>
            <w:r>
              <w:t>X</w:t>
            </w:r>
          </w:p>
        </w:tc>
        <w:tc>
          <w:tcPr>
            <w:tcW w:w="432" w:type="dxa"/>
          </w:tcPr>
          <w:p w14:paraId="0DE10847" w14:textId="77777777" w:rsidR="00BE396E" w:rsidRDefault="00BE396E" w:rsidP="00BE396E">
            <w:pPr>
              <w:pStyle w:val="TableText"/>
            </w:pPr>
            <w:r>
              <w:t>X</w:t>
            </w:r>
          </w:p>
        </w:tc>
      </w:tr>
      <w:tr w:rsidR="00BE396E" w14:paraId="248B6782" w14:textId="77777777" w:rsidTr="003214B8">
        <w:trPr>
          <w:cantSplit/>
          <w:jc w:val="center"/>
        </w:trPr>
        <w:tc>
          <w:tcPr>
            <w:tcW w:w="802" w:type="dxa"/>
            <w:tcMar>
              <w:left w:w="58" w:type="dxa"/>
              <w:right w:w="58" w:type="dxa"/>
            </w:tcMar>
          </w:tcPr>
          <w:p w14:paraId="6BBC7898" w14:textId="29F44100" w:rsidR="00BE396E" w:rsidRDefault="00BE396E" w:rsidP="00BE396E">
            <w:pPr>
              <w:pStyle w:val="TableText"/>
            </w:pPr>
            <w:r>
              <w:t>1443</w:t>
            </w:r>
            <w:r w:rsidR="00135F82">
              <w:t xml:space="preserve"> – </w:t>
            </w:r>
            <w:r>
              <w:t>1449</w:t>
            </w:r>
          </w:p>
        </w:tc>
        <w:tc>
          <w:tcPr>
            <w:tcW w:w="2227" w:type="dxa"/>
            <w:tcMar>
              <w:left w:w="58" w:type="dxa"/>
              <w:right w:w="58" w:type="dxa"/>
            </w:tcMar>
          </w:tcPr>
          <w:p w14:paraId="386B62DE" w14:textId="77777777" w:rsidR="00BE396E" w:rsidRDefault="00BE396E" w:rsidP="00BE396E">
            <w:pPr>
              <w:pStyle w:val="TableText"/>
            </w:pPr>
            <w:r>
              <w:t>PSYCH LIMIT REMAINING</w:t>
            </w:r>
          </w:p>
        </w:tc>
        <w:tc>
          <w:tcPr>
            <w:tcW w:w="2943" w:type="dxa"/>
            <w:tcMar>
              <w:left w:w="58" w:type="dxa"/>
              <w:right w:w="58" w:type="dxa"/>
            </w:tcMar>
          </w:tcPr>
          <w:p w14:paraId="0ABCBE09" w14:textId="4BDCFB39" w:rsidR="00BE396E" w:rsidRDefault="00BE396E" w:rsidP="00BE396E">
            <w:pPr>
              <w:pStyle w:val="TableText"/>
            </w:pPr>
            <w:r>
              <w:t>:P:IDR-</w:t>
            </w:r>
            <w:hyperlink r:id="rId450" w:history="1">
              <w:r>
                <w:rPr>
                  <w:rStyle w:val="Hyperlink"/>
                </w:rPr>
                <w:t>PSYCH-BAL-REMAIN</w:t>
              </w:r>
            </w:hyperlink>
          </w:p>
        </w:tc>
        <w:tc>
          <w:tcPr>
            <w:tcW w:w="2840" w:type="dxa"/>
            <w:tcMar>
              <w:left w:w="58" w:type="dxa"/>
              <w:right w:w="58" w:type="dxa"/>
            </w:tcMar>
          </w:tcPr>
          <w:p w14:paraId="05D31B84" w14:textId="77777777" w:rsidR="00BE396E" w:rsidRDefault="00BE396E" w:rsidP="00BE396E">
            <w:pPr>
              <w:pStyle w:val="TableText"/>
            </w:pPr>
            <w:r>
              <w:t>Psych limit remaining after processing this claim</w:t>
            </w:r>
          </w:p>
          <w:p w14:paraId="0ED34BEE" w14:textId="0D3F987B" w:rsidR="00BE396E" w:rsidRDefault="00BE396E" w:rsidP="00775C34">
            <w:pPr>
              <w:pStyle w:val="TableText"/>
            </w:pPr>
            <w:r w:rsidRPr="007A6D3F">
              <w:rPr>
                <w:rFonts w:cs="Arial"/>
                <w:color w:val="000000"/>
              </w:rPr>
              <w:t>This item is used to identify the dollar amount of psychiatric therapy limitation that has not been used th</w:t>
            </w:r>
            <w:r>
              <w:rPr>
                <w:rFonts w:cs="Arial"/>
                <w:color w:val="000000"/>
              </w:rPr>
              <w:t>e</w:t>
            </w:r>
            <w:r w:rsidRPr="007A6D3F">
              <w:rPr>
                <w:rFonts w:cs="Arial"/>
                <w:color w:val="000000"/>
              </w:rPr>
              <w:t xml:space="preserve"> calendar year</w:t>
            </w:r>
            <w:r>
              <w:rPr>
                <w:rFonts w:cs="Arial"/>
                <w:color w:val="000000"/>
              </w:rPr>
              <w:t>.</w:t>
            </w:r>
          </w:p>
        </w:tc>
        <w:tc>
          <w:tcPr>
            <w:tcW w:w="1080" w:type="dxa"/>
            <w:tcMar>
              <w:left w:w="58" w:type="dxa"/>
              <w:right w:w="58" w:type="dxa"/>
            </w:tcMar>
          </w:tcPr>
          <w:p w14:paraId="5B14AD0C" w14:textId="77777777" w:rsidR="00BE396E" w:rsidRDefault="00BE396E" w:rsidP="00BE396E">
            <w:pPr>
              <w:pStyle w:val="TableText"/>
              <w:rPr>
                <w:caps/>
              </w:rPr>
            </w:pPr>
            <w:r>
              <w:rPr>
                <w:caps/>
              </w:rPr>
              <w:t>7 n</w:t>
            </w:r>
          </w:p>
          <w:p w14:paraId="433F790E" w14:textId="77777777" w:rsidR="00BE396E" w:rsidRDefault="00BE396E" w:rsidP="00BE396E">
            <w:pPr>
              <w:pStyle w:val="TableText"/>
              <w:rPr>
                <w:caps/>
              </w:rPr>
            </w:pPr>
            <w:r>
              <w:t>(99999V99)</w:t>
            </w:r>
          </w:p>
        </w:tc>
        <w:tc>
          <w:tcPr>
            <w:tcW w:w="2340" w:type="dxa"/>
            <w:tcMar>
              <w:left w:w="58" w:type="dxa"/>
              <w:right w:w="58" w:type="dxa"/>
            </w:tcMar>
          </w:tcPr>
          <w:p w14:paraId="7513E3CD" w14:textId="77777777" w:rsidR="00BE396E" w:rsidRDefault="00BE396E" w:rsidP="00BE396E">
            <w:pPr>
              <w:pStyle w:val="TableText"/>
            </w:pPr>
            <w:r>
              <w:t>-</w:t>
            </w:r>
          </w:p>
        </w:tc>
        <w:tc>
          <w:tcPr>
            <w:tcW w:w="858" w:type="dxa"/>
            <w:tcMar>
              <w:left w:w="58" w:type="dxa"/>
              <w:right w:w="58" w:type="dxa"/>
            </w:tcMar>
          </w:tcPr>
          <w:p w14:paraId="171727E3" w14:textId="77777777" w:rsidR="00BE396E" w:rsidRDefault="00BE396E" w:rsidP="00BE396E">
            <w:pPr>
              <w:pStyle w:val="TableText"/>
            </w:pPr>
            <w:r>
              <w:t>Zeros</w:t>
            </w:r>
          </w:p>
        </w:tc>
        <w:tc>
          <w:tcPr>
            <w:tcW w:w="431" w:type="dxa"/>
          </w:tcPr>
          <w:p w14:paraId="6E61DF0B" w14:textId="77777777" w:rsidR="00BE396E" w:rsidRDefault="00BE396E" w:rsidP="00BE396E">
            <w:pPr>
              <w:pStyle w:val="TableText"/>
            </w:pPr>
            <w:r>
              <w:t>-</w:t>
            </w:r>
          </w:p>
        </w:tc>
        <w:tc>
          <w:tcPr>
            <w:tcW w:w="431" w:type="dxa"/>
          </w:tcPr>
          <w:p w14:paraId="3BB68FF3" w14:textId="77777777" w:rsidR="00BE396E" w:rsidRDefault="00BE396E" w:rsidP="00BE396E">
            <w:pPr>
              <w:pStyle w:val="TableText"/>
            </w:pPr>
            <w:r>
              <w:t>X</w:t>
            </w:r>
          </w:p>
        </w:tc>
        <w:tc>
          <w:tcPr>
            <w:tcW w:w="432" w:type="dxa"/>
          </w:tcPr>
          <w:p w14:paraId="65BD26EE" w14:textId="77777777" w:rsidR="00BE396E" w:rsidRDefault="00BE396E" w:rsidP="00BE396E">
            <w:pPr>
              <w:pStyle w:val="TableText"/>
            </w:pPr>
            <w:r>
              <w:t>X</w:t>
            </w:r>
          </w:p>
        </w:tc>
      </w:tr>
      <w:tr w:rsidR="00BE396E" w14:paraId="6D94820D" w14:textId="77777777" w:rsidTr="003214B8">
        <w:trPr>
          <w:cantSplit/>
          <w:jc w:val="center"/>
        </w:trPr>
        <w:tc>
          <w:tcPr>
            <w:tcW w:w="802" w:type="dxa"/>
            <w:tcMar>
              <w:left w:w="58" w:type="dxa"/>
              <w:right w:w="58" w:type="dxa"/>
            </w:tcMar>
          </w:tcPr>
          <w:p w14:paraId="130EA10C" w14:textId="158DC46F" w:rsidR="00BE396E" w:rsidRDefault="00BE396E" w:rsidP="00BE396E">
            <w:pPr>
              <w:pStyle w:val="TableText"/>
            </w:pPr>
            <w:r>
              <w:t>1450</w:t>
            </w:r>
            <w:r w:rsidR="00135F82">
              <w:t xml:space="preserve"> – </w:t>
            </w:r>
            <w:r>
              <w:t>1456</w:t>
            </w:r>
          </w:p>
        </w:tc>
        <w:tc>
          <w:tcPr>
            <w:tcW w:w="2227" w:type="dxa"/>
            <w:tcMar>
              <w:left w:w="58" w:type="dxa"/>
              <w:right w:w="58" w:type="dxa"/>
            </w:tcMar>
          </w:tcPr>
          <w:p w14:paraId="33451364" w14:textId="77777777" w:rsidR="00BE396E" w:rsidRDefault="00BE396E" w:rsidP="00BE396E">
            <w:pPr>
              <w:pStyle w:val="TableText"/>
            </w:pPr>
            <w:r>
              <w:t>PHY THER/OCC THER REMAINING</w:t>
            </w:r>
          </w:p>
        </w:tc>
        <w:tc>
          <w:tcPr>
            <w:tcW w:w="2943" w:type="dxa"/>
            <w:tcMar>
              <w:left w:w="58" w:type="dxa"/>
              <w:right w:w="58" w:type="dxa"/>
            </w:tcMar>
          </w:tcPr>
          <w:p w14:paraId="7C05A87C" w14:textId="1BE7F881" w:rsidR="00BE396E" w:rsidRDefault="00BE396E" w:rsidP="00BE396E">
            <w:pPr>
              <w:pStyle w:val="TableText"/>
            </w:pPr>
            <w:r>
              <w:t>:P:IDR-</w:t>
            </w:r>
            <w:hyperlink r:id="rId451" w:history="1">
              <w:r>
                <w:rPr>
                  <w:rStyle w:val="Hyperlink"/>
                </w:rPr>
                <w:t>PHY-OCC-THER-REM</w:t>
              </w:r>
            </w:hyperlink>
          </w:p>
        </w:tc>
        <w:tc>
          <w:tcPr>
            <w:tcW w:w="2840" w:type="dxa"/>
            <w:tcMar>
              <w:left w:w="58" w:type="dxa"/>
              <w:right w:w="58" w:type="dxa"/>
            </w:tcMar>
          </w:tcPr>
          <w:p w14:paraId="001D8FFE" w14:textId="3E209504" w:rsidR="00BE396E" w:rsidRDefault="00BE396E" w:rsidP="00BE396E">
            <w:pPr>
              <w:pStyle w:val="TableText"/>
            </w:pPr>
            <w:r>
              <w:t>P</w:t>
            </w:r>
            <w:r w:rsidR="00775C34">
              <w:t>hysical therapy/Occupational therapy</w:t>
            </w:r>
            <w:r>
              <w:t xml:space="preserve"> </w:t>
            </w:r>
            <w:r w:rsidR="00775C34">
              <w:t>r</w:t>
            </w:r>
            <w:r>
              <w:t>emaining after processing this claim</w:t>
            </w:r>
          </w:p>
          <w:p w14:paraId="0929A8F7" w14:textId="77777777" w:rsidR="00BE396E" w:rsidRDefault="00BE396E" w:rsidP="00BE396E">
            <w:pPr>
              <w:pStyle w:val="TableText"/>
            </w:pPr>
            <w:r w:rsidRPr="003522FE">
              <w:rPr>
                <w:rFonts w:cs="Arial"/>
                <w:color w:val="000000"/>
              </w:rPr>
              <w:t>This item is used to identify the dollar amount of occupational therapy limitation that has not been used this calendar year after processing this claim.</w:t>
            </w:r>
          </w:p>
        </w:tc>
        <w:tc>
          <w:tcPr>
            <w:tcW w:w="1080" w:type="dxa"/>
            <w:tcMar>
              <w:left w:w="58" w:type="dxa"/>
              <w:right w:w="58" w:type="dxa"/>
            </w:tcMar>
          </w:tcPr>
          <w:p w14:paraId="1E43CD39" w14:textId="77777777" w:rsidR="00BE396E" w:rsidRDefault="00BE396E" w:rsidP="00BE396E">
            <w:pPr>
              <w:pStyle w:val="TableText"/>
              <w:rPr>
                <w:caps/>
              </w:rPr>
            </w:pPr>
            <w:r>
              <w:rPr>
                <w:caps/>
              </w:rPr>
              <w:t>7 n</w:t>
            </w:r>
          </w:p>
          <w:p w14:paraId="2A24BC1F" w14:textId="77777777" w:rsidR="00BE396E" w:rsidRDefault="00BE396E" w:rsidP="00BE396E">
            <w:pPr>
              <w:pStyle w:val="TableText"/>
              <w:rPr>
                <w:caps/>
              </w:rPr>
            </w:pPr>
            <w:r>
              <w:t>(99999V99)</w:t>
            </w:r>
          </w:p>
        </w:tc>
        <w:tc>
          <w:tcPr>
            <w:tcW w:w="2340" w:type="dxa"/>
            <w:tcMar>
              <w:left w:w="58" w:type="dxa"/>
              <w:right w:w="58" w:type="dxa"/>
            </w:tcMar>
          </w:tcPr>
          <w:p w14:paraId="5E51B33C" w14:textId="77777777" w:rsidR="00BE396E" w:rsidRDefault="00BE396E" w:rsidP="00BE396E">
            <w:pPr>
              <w:pStyle w:val="TableText"/>
            </w:pPr>
            <w:r>
              <w:t>-</w:t>
            </w:r>
          </w:p>
        </w:tc>
        <w:tc>
          <w:tcPr>
            <w:tcW w:w="858" w:type="dxa"/>
            <w:tcMar>
              <w:left w:w="58" w:type="dxa"/>
              <w:right w:w="58" w:type="dxa"/>
            </w:tcMar>
          </w:tcPr>
          <w:p w14:paraId="7F55EF4E" w14:textId="77777777" w:rsidR="00BE396E" w:rsidRDefault="00BE396E" w:rsidP="00BE396E">
            <w:pPr>
              <w:pStyle w:val="TableText"/>
            </w:pPr>
            <w:r>
              <w:t>Zeros</w:t>
            </w:r>
          </w:p>
        </w:tc>
        <w:tc>
          <w:tcPr>
            <w:tcW w:w="431" w:type="dxa"/>
          </w:tcPr>
          <w:p w14:paraId="1ECA7814" w14:textId="77777777" w:rsidR="00BE396E" w:rsidRDefault="00BE396E" w:rsidP="00BE396E">
            <w:pPr>
              <w:pStyle w:val="TableText"/>
            </w:pPr>
            <w:r>
              <w:t>-</w:t>
            </w:r>
          </w:p>
        </w:tc>
        <w:tc>
          <w:tcPr>
            <w:tcW w:w="431" w:type="dxa"/>
          </w:tcPr>
          <w:p w14:paraId="586D4ABD" w14:textId="77777777" w:rsidR="00BE396E" w:rsidRDefault="00BE396E" w:rsidP="00BE396E">
            <w:pPr>
              <w:pStyle w:val="TableText"/>
            </w:pPr>
            <w:r>
              <w:t>X</w:t>
            </w:r>
          </w:p>
        </w:tc>
        <w:tc>
          <w:tcPr>
            <w:tcW w:w="432" w:type="dxa"/>
          </w:tcPr>
          <w:p w14:paraId="73D92CB1" w14:textId="77777777" w:rsidR="00BE396E" w:rsidRDefault="00BE396E" w:rsidP="00BE396E">
            <w:pPr>
              <w:pStyle w:val="TableText"/>
            </w:pPr>
            <w:r>
              <w:t>X</w:t>
            </w:r>
          </w:p>
        </w:tc>
      </w:tr>
      <w:tr w:rsidR="00BE396E" w14:paraId="6D65D65E" w14:textId="77777777" w:rsidTr="003214B8">
        <w:trPr>
          <w:cantSplit/>
          <w:jc w:val="center"/>
        </w:trPr>
        <w:tc>
          <w:tcPr>
            <w:tcW w:w="802" w:type="dxa"/>
            <w:tcMar>
              <w:left w:w="58" w:type="dxa"/>
              <w:right w:w="58" w:type="dxa"/>
            </w:tcMar>
          </w:tcPr>
          <w:p w14:paraId="754E2162" w14:textId="77777777" w:rsidR="00BE396E" w:rsidRDefault="00BE396E" w:rsidP="00BE396E">
            <w:pPr>
              <w:pStyle w:val="TableText"/>
            </w:pPr>
            <w:r>
              <w:t>1457</w:t>
            </w:r>
          </w:p>
        </w:tc>
        <w:tc>
          <w:tcPr>
            <w:tcW w:w="2227" w:type="dxa"/>
            <w:tcMar>
              <w:left w:w="58" w:type="dxa"/>
              <w:right w:w="58" w:type="dxa"/>
            </w:tcMar>
          </w:tcPr>
          <w:p w14:paraId="5163A5C3" w14:textId="77777777" w:rsidR="00BE396E" w:rsidRDefault="00BE396E" w:rsidP="00BE396E">
            <w:pPr>
              <w:pStyle w:val="TableText"/>
            </w:pPr>
            <w:r>
              <w:t>TYPE OF THERAPY FLAG</w:t>
            </w:r>
          </w:p>
        </w:tc>
        <w:tc>
          <w:tcPr>
            <w:tcW w:w="2943" w:type="dxa"/>
            <w:tcMar>
              <w:left w:w="58" w:type="dxa"/>
              <w:right w:w="58" w:type="dxa"/>
            </w:tcMar>
          </w:tcPr>
          <w:p w14:paraId="76DAF8BC" w14:textId="6D3FD795" w:rsidR="00BE396E" w:rsidRDefault="00BE396E" w:rsidP="00BE396E">
            <w:pPr>
              <w:pStyle w:val="TableText"/>
            </w:pPr>
            <w:r>
              <w:t>:P:IDR-</w:t>
            </w:r>
            <w:hyperlink r:id="rId452" w:history="1">
              <w:r>
                <w:rPr>
                  <w:rStyle w:val="Hyperlink"/>
                </w:rPr>
                <w:t>PHY-OCC-THER-IND</w:t>
              </w:r>
            </w:hyperlink>
          </w:p>
        </w:tc>
        <w:tc>
          <w:tcPr>
            <w:tcW w:w="2840" w:type="dxa"/>
            <w:tcMar>
              <w:left w:w="58" w:type="dxa"/>
              <w:right w:w="58" w:type="dxa"/>
            </w:tcMar>
          </w:tcPr>
          <w:p w14:paraId="49854EC4" w14:textId="77777777" w:rsidR="00BE396E" w:rsidRDefault="00BE396E" w:rsidP="00BE396E">
            <w:pPr>
              <w:pStyle w:val="TableText"/>
            </w:pPr>
            <w:r>
              <w:t>Type of therapy flag</w:t>
            </w:r>
          </w:p>
        </w:tc>
        <w:tc>
          <w:tcPr>
            <w:tcW w:w="1080" w:type="dxa"/>
            <w:tcMar>
              <w:left w:w="58" w:type="dxa"/>
              <w:right w:w="58" w:type="dxa"/>
            </w:tcMar>
          </w:tcPr>
          <w:p w14:paraId="1A2B8275" w14:textId="77777777" w:rsidR="00BE396E" w:rsidRDefault="00BE396E" w:rsidP="00BE396E">
            <w:pPr>
              <w:pStyle w:val="TableText"/>
              <w:rPr>
                <w:caps/>
              </w:rPr>
            </w:pPr>
            <w:r>
              <w:rPr>
                <w:caps/>
              </w:rPr>
              <w:t>1 C</w:t>
            </w:r>
          </w:p>
        </w:tc>
        <w:tc>
          <w:tcPr>
            <w:tcW w:w="2340" w:type="dxa"/>
            <w:tcMar>
              <w:left w:w="58" w:type="dxa"/>
              <w:right w:w="58" w:type="dxa"/>
            </w:tcMar>
          </w:tcPr>
          <w:p w14:paraId="12388066" w14:textId="77777777" w:rsidR="00BE396E" w:rsidRDefault="00BE396E" w:rsidP="00BE396E">
            <w:pPr>
              <w:pStyle w:val="TableText"/>
            </w:pPr>
            <w:r>
              <w:t>See CWF Documentation</w:t>
            </w:r>
          </w:p>
        </w:tc>
        <w:tc>
          <w:tcPr>
            <w:tcW w:w="858" w:type="dxa"/>
            <w:tcMar>
              <w:left w:w="58" w:type="dxa"/>
              <w:right w:w="58" w:type="dxa"/>
            </w:tcMar>
          </w:tcPr>
          <w:p w14:paraId="1CA27DE2" w14:textId="77777777" w:rsidR="00BE396E" w:rsidRDefault="00BE396E" w:rsidP="00BE396E">
            <w:pPr>
              <w:pStyle w:val="TableText"/>
            </w:pPr>
            <w:r>
              <w:t>Spaces</w:t>
            </w:r>
          </w:p>
        </w:tc>
        <w:tc>
          <w:tcPr>
            <w:tcW w:w="431" w:type="dxa"/>
          </w:tcPr>
          <w:p w14:paraId="20C3FCC1" w14:textId="77777777" w:rsidR="00BE396E" w:rsidRDefault="00BE396E" w:rsidP="00BE396E">
            <w:pPr>
              <w:pStyle w:val="TableText"/>
            </w:pPr>
            <w:r>
              <w:t>-</w:t>
            </w:r>
          </w:p>
        </w:tc>
        <w:tc>
          <w:tcPr>
            <w:tcW w:w="431" w:type="dxa"/>
          </w:tcPr>
          <w:p w14:paraId="19C42DB1" w14:textId="77777777" w:rsidR="00BE396E" w:rsidRDefault="00BE396E" w:rsidP="00BE396E">
            <w:pPr>
              <w:pStyle w:val="TableText"/>
            </w:pPr>
            <w:r>
              <w:t>X</w:t>
            </w:r>
          </w:p>
        </w:tc>
        <w:tc>
          <w:tcPr>
            <w:tcW w:w="432" w:type="dxa"/>
          </w:tcPr>
          <w:p w14:paraId="16198DE9" w14:textId="77777777" w:rsidR="00BE396E" w:rsidRDefault="00BE396E" w:rsidP="00BE396E">
            <w:pPr>
              <w:pStyle w:val="TableText"/>
            </w:pPr>
            <w:r>
              <w:t>X</w:t>
            </w:r>
          </w:p>
        </w:tc>
      </w:tr>
      <w:tr w:rsidR="00BE396E" w14:paraId="5072C311" w14:textId="77777777" w:rsidTr="003214B8">
        <w:trPr>
          <w:cantSplit/>
          <w:jc w:val="center"/>
        </w:trPr>
        <w:tc>
          <w:tcPr>
            <w:tcW w:w="802" w:type="dxa"/>
            <w:tcMar>
              <w:left w:w="58" w:type="dxa"/>
              <w:right w:w="58" w:type="dxa"/>
            </w:tcMar>
          </w:tcPr>
          <w:p w14:paraId="76DDD339" w14:textId="239396B4" w:rsidR="00BE396E" w:rsidRDefault="00BE396E" w:rsidP="00BE396E">
            <w:pPr>
              <w:pStyle w:val="TableText"/>
            </w:pPr>
            <w:r>
              <w:t>1458</w:t>
            </w:r>
            <w:r w:rsidR="00135F82">
              <w:t xml:space="preserve"> – </w:t>
            </w:r>
            <w:r>
              <w:t>1462</w:t>
            </w:r>
          </w:p>
        </w:tc>
        <w:tc>
          <w:tcPr>
            <w:tcW w:w="2227" w:type="dxa"/>
            <w:tcMar>
              <w:left w:w="58" w:type="dxa"/>
              <w:right w:w="58" w:type="dxa"/>
            </w:tcMar>
          </w:tcPr>
          <w:p w14:paraId="36FD344F" w14:textId="77777777" w:rsidR="00BE396E" w:rsidRDefault="00BE396E" w:rsidP="00BE396E">
            <w:pPr>
              <w:pStyle w:val="TableText"/>
            </w:pPr>
            <w:r>
              <w:t>CASH DED APPLIED</w:t>
            </w:r>
          </w:p>
        </w:tc>
        <w:tc>
          <w:tcPr>
            <w:tcW w:w="2943" w:type="dxa"/>
            <w:tcMar>
              <w:left w:w="58" w:type="dxa"/>
              <w:right w:w="58" w:type="dxa"/>
            </w:tcMar>
          </w:tcPr>
          <w:p w14:paraId="2ACC8541" w14:textId="03764D58" w:rsidR="00BE396E" w:rsidRDefault="00BE396E" w:rsidP="00BE396E">
            <w:pPr>
              <w:pStyle w:val="TableText"/>
            </w:pPr>
            <w:r>
              <w:t>:P:IDR-</w:t>
            </w:r>
            <w:hyperlink r:id="rId453" w:history="1">
              <w:r>
                <w:rPr>
                  <w:rStyle w:val="Hyperlink"/>
                </w:rPr>
                <w:t>CASH-DED-APPLIED</w:t>
              </w:r>
            </w:hyperlink>
          </w:p>
        </w:tc>
        <w:tc>
          <w:tcPr>
            <w:tcW w:w="2840" w:type="dxa"/>
            <w:tcMar>
              <w:left w:w="58" w:type="dxa"/>
              <w:right w:w="58" w:type="dxa"/>
            </w:tcMar>
          </w:tcPr>
          <w:p w14:paraId="0320DE31" w14:textId="77777777" w:rsidR="00BE396E" w:rsidRDefault="00BE396E" w:rsidP="00BE396E">
            <w:pPr>
              <w:pStyle w:val="TableText"/>
            </w:pPr>
            <w:r>
              <w:t>Cash deductible applied on the claim</w:t>
            </w:r>
          </w:p>
          <w:p w14:paraId="1EF8AD88" w14:textId="77777777" w:rsidR="00BE396E" w:rsidRDefault="00BE396E" w:rsidP="00BE396E">
            <w:pPr>
              <w:pStyle w:val="TableText"/>
            </w:pPr>
            <w:r w:rsidRPr="001074C1">
              <w:rPr>
                <w:rFonts w:cs="Arial"/>
                <w:color w:val="000000"/>
              </w:rPr>
              <w:t>The portion of the final charge allowed on a claim that is used to satisfy the amount of Part B Medicare cash deductible remaining.</w:t>
            </w:r>
          </w:p>
        </w:tc>
        <w:tc>
          <w:tcPr>
            <w:tcW w:w="1080" w:type="dxa"/>
            <w:tcMar>
              <w:left w:w="58" w:type="dxa"/>
              <w:right w:w="58" w:type="dxa"/>
            </w:tcMar>
          </w:tcPr>
          <w:p w14:paraId="452608EF" w14:textId="77777777" w:rsidR="00BE396E" w:rsidRDefault="00BE396E" w:rsidP="00BE396E">
            <w:pPr>
              <w:pStyle w:val="TableText"/>
              <w:rPr>
                <w:caps/>
              </w:rPr>
            </w:pPr>
            <w:r>
              <w:rPr>
                <w:caps/>
              </w:rPr>
              <w:t>5 n</w:t>
            </w:r>
          </w:p>
          <w:p w14:paraId="5F319117" w14:textId="77777777" w:rsidR="00BE396E" w:rsidRDefault="00BE396E" w:rsidP="00BE396E">
            <w:pPr>
              <w:pStyle w:val="TableText"/>
              <w:rPr>
                <w:caps/>
              </w:rPr>
            </w:pPr>
            <w:r>
              <w:rPr>
                <w:caps/>
              </w:rPr>
              <w:t>(999v99)</w:t>
            </w:r>
          </w:p>
        </w:tc>
        <w:tc>
          <w:tcPr>
            <w:tcW w:w="2340" w:type="dxa"/>
            <w:tcMar>
              <w:left w:w="58" w:type="dxa"/>
              <w:right w:w="58" w:type="dxa"/>
            </w:tcMar>
          </w:tcPr>
          <w:p w14:paraId="0B97F826" w14:textId="77777777" w:rsidR="00BE396E" w:rsidRDefault="00BE396E" w:rsidP="00BE396E">
            <w:pPr>
              <w:pStyle w:val="TableText"/>
            </w:pPr>
            <w:r>
              <w:t>-</w:t>
            </w:r>
          </w:p>
        </w:tc>
        <w:tc>
          <w:tcPr>
            <w:tcW w:w="858" w:type="dxa"/>
            <w:tcMar>
              <w:left w:w="58" w:type="dxa"/>
              <w:right w:w="58" w:type="dxa"/>
            </w:tcMar>
          </w:tcPr>
          <w:p w14:paraId="601786A5" w14:textId="77777777" w:rsidR="00BE396E" w:rsidRDefault="00BE396E" w:rsidP="00BE396E">
            <w:pPr>
              <w:pStyle w:val="TableText"/>
            </w:pPr>
            <w:r>
              <w:t>Zeros</w:t>
            </w:r>
          </w:p>
        </w:tc>
        <w:tc>
          <w:tcPr>
            <w:tcW w:w="431" w:type="dxa"/>
          </w:tcPr>
          <w:p w14:paraId="019554AB" w14:textId="77777777" w:rsidR="00BE396E" w:rsidRDefault="00BE396E" w:rsidP="00BE396E">
            <w:pPr>
              <w:pStyle w:val="TableText"/>
            </w:pPr>
            <w:r>
              <w:t>-</w:t>
            </w:r>
          </w:p>
        </w:tc>
        <w:tc>
          <w:tcPr>
            <w:tcW w:w="431" w:type="dxa"/>
          </w:tcPr>
          <w:p w14:paraId="58DDC6BD" w14:textId="77777777" w:rsidR="00BE396E" w:rsidRDefault="00BE396E" w:rsidP="00BE396E">
            <w:pPr>
              <w:pStyle w:val="TableText"/>
            </w:pPr>
            <w:r>
              <w:t>X</w:t>
            </w:r>
          </w:p>
        </w:tc>
        <w:tc>
          <w:tcPr>
            <w:tcW w:w="432" w:type="dxa"/>
          </w:tcPr>
          <w:p w14:paraId="4F1E175A" w14:textId="77777777" w:rsidR="00BE396E" w:rsidRDefault="00BE396E" w:rsidP="00BE396E">
            <w:pPr>
              <w:pStyle w:val="TableText"/>
            </w:pPr>
            <w:r>
              <w:t>X</w:t>
            </w:r>
          </w:p>
        </w:tc>
      </w:tr>
      <w:tr w:rsidR="00BE396E" w14:paraId="32B24534" w14:textId="77777777" w:rsidTr="003214B8">
        <w:trPr>
          <w:cantSplit/>
          <w:jc w:val="center"/>
        </w:trPr>
        <w:tc>
          <w:tcPr>
            <w:tcW w:w="802" w:type="dxa"/>
            <w:tcMar>
              <w:left w:w="58" w:type="dxa"/>
              <w:right w:w="58" w:type="dxa"/>
            </w:tcMar>
          </w:tcPr>
          <w:p w14:paraId="5DB2482D" w14:textId="2EB22ACD" w:rsidR="00BE396E" w:rsidRDefault="00BE396E" w:rsidP="00BE396E">
            <w:pPr>
              <w:pStyle w:val="TableText"/>
            </w:pPr>
            <w:r>
              <w:t>1463</w:t>
            </w:r>
            <w:r w:rsidR="00135F82">
              <w:t xml:space="preserve"> – </w:t>
            </w:r>
            <w:r>
              <w:t>1466</w:t>
            </w:r>
          </w:p>
        </w:tc>
        <w:tc>
          <w:tcPr>
            <w:tcW w:w="2227" w:type="dxa"/>
            <w:tcMar>
              <w:left w:w="58" w:type="dxa"/>
              <w:right w:w="58" w:type="dxa"/>
            </w:tcMar>
          </w:tcPr>
          <w:p w14:paraId="1B87E0DC" w14:textId="77777777" w:rsidR="00BE396E" w:rsidRDefault="00BE396E" w:rsidP="00BE396E">
            <w:pPr>
              <w:pStyle w:val="TableText"/>
            </w:pPr>
            <w:r>
              <w:t>CWF RESP ERROR CODE 1</w:t>
            </w:r>
          </w:p>
        </w:tc>
        <w:tc>
          <w:tcPr>
            <w:tcW w:w="2943" w:type="dxa"/>
            <w:tcMar>
              <w:left w:w="58" w:type="dxa"/>
              <w:right w:w="58" w:type="dxa"/>
            </w:tcMar>
          </w:tcPr>
          <w:p w14:paraId="46CA0AB9" w14:textId="49F3559E" w:rsidR="00BE396E" w:rsidRDefault="00BE396E" w:rsidP="00BE396E">
            <w:pPr>
              <w:pStyle w:val="TableText"/>
            </w:pPr>
            <w:r>
              <w:t>:P:IDR-</w:t>
            </w:r>
            <w:hyperlink r:id="rId454" w:history="1">
              <w:r>
                <w:rPr>
                  <w:rStyle w:val="Hyperlink"/>
                </w:rPr>
                <w:t>CWF-RESP-ERR-CD1</w:t>
              </w:r>
            </w:hyperlink>
          </w:p>
        </w:tc>
        <w:tc>
          <w:tcPr>
            <w:tcW w:w="2840" w:type="dxa"/>
            <w:tcMar>
              <w:left w:w="58" w:type="dxa"/>
              <w:right w:w="58" w:type="dxa"/>
            </w:tcMar>
          </w:tcPr>
          <w:p w14:paraId="500A3AE4" w14:textId="77777777" w:rsidR="00BE396E" w:rsidRDefault="00BE396E" w:rsidP="00BE396E">
            <w:pPr>
              <w:pStyle w:val="TableText"/>
            </w:pPr>
            <w:r>
              <w:t>CWF Response Error Code 1</w:t>
            </w:r>
          </w:p>
          <w:p w14:paraId="338214F2" w14:textId="77777777" w:rsidR="00BE396E" w:rsidRDefault="00BE396E" w:rsidP="00BE396E">
            <w:pPr>
              <w:pStyle w:val="TableText"/>
            </w:pPr>
            <w:r w:rsidRPr="00AF47A3">
              <w:rPr>
                <w:rFonts w:cs="Arial"/>
                <w:color w:val="000000"/>
              </w:rPr>
              <w:t>This item is used to identify the first CWF response error code.</w:t>
            </w:r>
          </w:p>
        </w:tc>
        <w:tc>
          <w:tcPr>
            <w:tcW w:w="1080" w:type="dxa"/>
            <w:tcMar>
              <w:left w:w="58" w:type="dxa"/>
              <w:right w:w="58" w:type="dxa"/>
            </w:tcMar>
          </w:tcPr>
          <w:p w14:paraId="206A52C5" w14:textId="77777777" w:rsidR="00BE396E" w:rsidRDefault="00BE396E" w:rsidP="00BE396E">
            <w:pPr>
              <w:pStyle w:val="TableText"/>
              <w:rPr>
                <w:caps/>
              </w:rPr>
            </w:pPr>
            <w:r>
              <w:rPr>
                <w:caps/>
              </w:rPr>
              <w:t>4 c</w:t>
            </w:r>
          </w:p>
        </w:tc>
        <w:tc>
          <w:tcPr>
            <w:tcW w:w="2340" w:type="dxa"/>
            <w:tcMar>
              <w:left w:w="58" w:type="dxa"/>
              <w:right w:w="58" w:type="dxa"/>
            </w:tcMar>
          </w:tcPr>
          <w:p w14:paraId="29F614A7" w14:textId="34278842" w:rsidR="00BE396E" w:rsidRDefault="003A63DC" w:rsidP="00BE396E">
            <w:pPr>
              <w:pStyle w:val="TableText"/>
            </w:pPr>
            <w:r w:rsidRPr="003A63DC">
              <w:t>See CWF Documentation</w:t>
            </w:r>
          </w:p>
        </w:tc>
        <w:tc>
          <w:tcPr>
            <w:tcW w:w="858" w:type="dxa"/>
            <w:tcMar>
              <w:left w:w="58" w:type="dxa"/>
              <w:right w:w="58" w:type="dxa"/>
            </w:tcMar>
          </w:tcPr>
          <w:p w14:paraId="60831046" w14:textId="77777777" w:rsidR="00BE396E" w:rsidRDefault="00BE396E" w:rsidP="00BE396E">
            <w:pPr>
              <w:pStyle w:val="TableText"/>
            </w:pPr>
            <w:r>
              <w:t>Spaces</w:t>
            </w:r>
          </w:p>
        </w:tc>
        <w:tc>
          <w:tcPr>
            <w:tcW w:w="431" w:type="dxa"/>
          </w:tcPr>
          <w:p w14:paraId="1F1443D2" w14:textId="77777777" w:rsidR="00BE396E" w:rsidRDefault="00BE396E" w:rsidP="00BE396E">
            <w:pPr>
              <w:pStyle w:val="TableText"/>
            </w:pPr>
            <w:r>
              <w:t>-</w:t>
            </w:r>
          </w:p>
        </w:tc>
        <w:tc>
          <w:tcPr>
            <w:tcW w:w="431" w:type="dxa"/>
          </w:tcPr>
          <w:p w14:paraId="677A8277" w14:textId="77777777" w:rsidR="00BE396E" w:rsidRDefault="00BE396E" w:rsidP="00BE396E">
            <w:pPr>
              <w:pStyle w:val="TableText"/>
            </w:pPr>
            <w:r>
              <w:t>X</w:t>
            </w:r>
          </w:p>
        </w:tc>
        <w:tc>
          <w:tcPr>
            <w:tcW w:w="432" w:type="dxa"/>
          </w:tcPr>
          <w:p w14:paraId="61EBEB64" w14:textId="77777777" w:rsidR="00BE396E" w:rsidRDefault="00BE396E" w:rsidP="00BE396E">
            <w:pPr>
              <w:pStyle w:val="TableText"/>
            </w:pPr>
            <w:r>
              <w:t>X</w:t>
            </w:r>
          </w:p>
        </w:tc>
      </w:tr>
      <w:tr w:rsidR="00BE396E" w14:paraId="362ABE55" w14:textId="77777777" w:rsidTr="003214B8">
        <w:trPr>
          <w:cantSplit/>
          <w:jc w:val="center"/>
        </w:trPr>
        <w:tc>
          <w:tcPr>
            <w:tcW w:w="802" w:type="dxa"/>
            <w:tcMar>
              <w:left w:w="58" w:type="dxa"/>
              <w:right w:w="58" w:type="dxa"/>
            </w:tcMar>
          </w:tcPr>
          <w:p w14:paraId="7C15A89D" w14:textId="75C6890C" w:rsidR="00BE396E" w:rsidRDefault="00BE396E" w:rsidP="00BE396E">
            <w:pPr>
              <w:pStyle w:val="TableText"/>
            </w:pPr>
            <w:r>
              <w:t>1467</w:t>
            </w:r>
            <w:r w:rsidR="00135F82">
              <w:t xml:space="preserve"> – </w:t>
            </w:r>
            <w:r>
              <w:t>1470</w:t>
            </w:r>
          </w:p>
        </w:tc>
        <w:tc>
          <w:tcPr>
            <w:tcW w:w="2227" w:type="dxa"/>
            <w:tcMar>
              <w:left w:w="58" w:type="dxa"/>
              <w:right w:w="58" w:type="dxa"/>
            </w:tcMar>
          </w:tcPr>
          <w:p w14:paraId="65F28F3C" w14:textId="77777777" w:rsidR="00BE396E" w:rsidRDefault="00BE396E" w:rsidP="00BE396E">
            <w:pPr>
              <w:pStyle w:val="TableText"/>
            </w:pPr>
            <w:r>
              <w:t>CWF RESP ERROR CODE 2</w:t>
            </w:r>
          </w:p>
        </w:tc>
        <w:tc>
          <w:tcPr>
            <w:tcW w:w="2943" w:type="dxa"/>
            <w:tcMar>
              <w:left w:w="58" w:type="dxa"/>
              <w:right w:w="58" w:type="dxa"/>
            </w:tcMar>
          </w:tcPr>
          <w:p w14:paraId="256DE8E9" w14:textId="0250D390" w:rsidR="00BE396E" w:rsidRDefault="00BE396E" w:rsidP="00BE396E">
            <w:pPr>
              <w:pStyle w:val="TableText"/>
            </w:pPr>
            <w:r>
              <w:t>:P:IDR-</w:t>
            </w:r>
            <w:hyperlink r:id="rId455" w:history="1">
              <w:r>
                <w:rPr>
                  <w:rStyle w:val="Hyperlink"/>
                </w:rPr>
                <w:t>CWF-RESP-ERR-CD2</w:t>
              </w:r>
            </w:hyperlink>
          </w:p>
        </w:tc>
        <w:tc>
          <w:tcPr>
            <w:tcW w:w="2840" w:type="dxa"/>
            <w:tcMar>
              <w:left w:w="58" w:type="dxa"/>
              <w:right w:w="58" w:type="dxa"/>
            </w:tcMar>
          </w:tcPr>
          <w:p w14:paraId="048CECA5" w14:textId="77777777" w:rsidR="00BE396E" w:rsidRDefault="00BE396E" w:rsidP="00BE396E">
            <w:pPr>
              <w:pStyle w:val="TableText"/>
            </w:pPr>
            <w:r>
              <w:t>CWF Response Error Code 2</w:t>
            </w:r>
          </w:p>
          <w:p w14:paraId="2D5F19AF" w14:textId="77777777" w:rsidR="00BE396E" w:rsidRDefault="00BE396E" w:rsidP="00BE396E">
            <w:pPr>
              <w:pStyle w:val="TableText"/>
            </w:pPr>
            <w:r w:rsidRPr="00AF47A3">
              <w:rPr>
                <w:rFonts w:cs="Arial"/>
                <w:color w:val="000000"/>
              </w:rPr>
              <w:t>This item is used to identify the second CWF response error code.</w:t>
            </w:r>
            <w:r w:rsidRPr="00AF47A3">
              <w:rPr>
                <w:rFonts w:ascii="Calibri" w:hAnsi="Calibri"/>
                <w:color w:val="000000"/>
              </w:rPr>
              <w:t xml:space="preserve"> </w:t>
            </w:r>
          </w:p>
        </w:tc>
        <w:tc>
          <w:tcPr>
            <w:tcW w:w="1080" w:type="dxa"/>
            <w:tcMar>
              <w:left w:w="58" w:type="dxa"/>
              <w:right w:w="58" w:type="dxa"/>
            </w:tcMar>
          </w:tcPr>
          <w:p w14:paraId="34691AB4" w14:textId="77777777" w:rsidR="00BE396E" w:rsidRDefault="00BE396E" w:rsidP="00BE396E">
            <w:pPr>
              <w:pStyle w:val="TableText"/>
              <w:rPr>
                <w:caps/>
              </w:rPr>
            </w:pPr>
            <w:r>
              <w:rPr>
                <w:caps/>
              </w:rPr>
              <w:t>4 c</w:t>
            </w:r>
          </w:p>
        </w:tc>
        <w:tc>
          <w:tcPr>
            <w:tcW w:w="2340" w:type="dxa"/>
            <w:tcMar>
              <w:left w:w="58" w:type="dxa"/>
              <w:right w:w="58" w:type="dxa"/>
            </w:tcMar>
          </w:tcPr>
          <w:p w14:paraId="3F3233D9" w14:textId="6BA31F25" w:rsidR="00BE396E" w:rsidRDefault="003A63DC" w:rsidP="00BE396E">
            <w:pPr>
              <w:pStyle w:val="TableText"/>
            </w:pPr>
            <w:r w:rsidRPr="003A63DC">
              <w:t>See CWF Documentation</w:t>
            </w:r>
          </w:p>
        </w:tc>
        <w:tc>
          <w:tcPr>
            <w:tcW w:w="858" w:type="dxa"/>
            <w:tcMar>
              <w:left w:w="58" w:type="dxa"/>
              <w:right w:w="58" w:type="dxa"/>
            </w:tcMar>
          </w:tcPr>
          <w:p w14:paraId="03FBD81D" w14:textId="77777777" w:rsidR="00BE396E" w:rsidRDefault="00BE396E" w:rsidP="00BE396E">
            <w:pPr>
              <w:pStyle w:val="TableText"/>
            </w:pPr>
            <w:r>
              <w:t>Spaces</w:t>
            </w:r>
          </w:p>
        </w:tc>
        <w:tc>
          <w:tcPr>
            <w:tcW w:w="431" w:type="dxa"/>
          </w:tcPr>
          <w:p w14:paraId="6F9E8090" w14:textId="77777777" w:rsidR="00BE396E" w:rsidRDefault="00BE396E" w:rsidP="00BE396E">
            <w:pPr>
              <w:pStyle w:val="TableText"/>
            </w:pPr>
            <w:r>
              <w:t>-</w:t>
            </w:r>
          </w:p>
        </w:tc>
        <w:tc>
          <w:tcPr>
            <w:tcW w:w="431" w:type="dxa"/>
          </w:tcPr>
          <w:p w14:paraId="2EB6FEB6" w14:textId="77777777" w:rsidR="00BE396E" w:rsidRDefault="00BE396E" w:rsidP="00BE396E">
            <w:pPr>
              <w:pStyle w:val="TableText"/>
            </w:pPr>
            <w:r>
              <w:t>X</w:t>
            </w:r>
          </w:p>
        </w:tc>
        <w:tc>
          <w:tcPr>
            <w:tcW w:w="432" w:type="dxa"/>
          </w:tcPr>
          <w:p w14:paraId="3D566342" w14:textId="77777777" w:rsidR="00BE396E" w:rsidRDefault="00BE396E" w:rsidP="00BE396E">
            <w:pPr>
              <w:pStyle w:val="TableText"/>
            </w:pPr>
            <w:r>
              <w:t>X</w:t>
            </w:r>
          </w:p>
        </w:tc>
      </w:tr>
      <w:tr w:rsidR="00BE396E" w14:paraId="2704609F" w14:textId="77777777" w:rsidTr="003214B8">
        <w:trPr>
          <w:cantSplit/>
          <w:jc w:val="center"/>
        </w:trPr>
        <w:tc>
          <w:tcPr>
            <w:tcW w:w="802" w:type="dxa"/>
            <w:tcMar>
              <w:left w:w="58" w:type="dxa"/>
              <w:right w:w="58" w:type="dxa"/>
            </w:tcMar>
          </w:tcPr>
          <w:p w14:paraId="20D4972D" w14:textId="656C4C13" w:rsidR="00BE396E" w:rsidRDefault="00BE396E" w:rsidP="00BE396E">
            <w:pPr>
              <w:pStyle w:val="TableText"/>
            </w:pPr>
            <w:r>
              <w:t>1471</w:t>
            </w:r>
            <w:r w:rsidR="00135F82">
              <w:t xml:space="preserve"> – </w:t>
            </w:r>
            <w:r>
              <w:t>1474</w:t>
            </w:r>
          </w:p>
        </w:tc>
        <w:tc>
          <w:tcPr>
            <w:tcW w:w="2227" w:type="dxa"/>
            <w:tcMar>
              <w:left w:w="58" w:type="dxa"/>
              <w:right w:w="58" w:type="dxa"/>
            </w:tcMar>
          </w:tcPr>
          <w:p w14:paraId="16B85A17" w14:textId="77777777" w:rsidR="00BE396E" w:rsidRDefault="00BE396E" w:rsidP="00BE396E">
            <w:pPr>
              <w:pStyle w:val="TableText"/>
            </w:pPr>
            <w:r>
              <w:t>CWF RESP ERROR CODE 3</w:t>
            </w:r>
          </w:p>
        </w:tc>
        <w:tc>
          <w:tcPr>
            <w:tcW w:w="2943" w:type="dxa"/>
            <w:tcMar>
              <w:left w:w="58" w:type="dxa"/>
              <w:right w:w="58" w:type="dxa"/>
            </w:tcMar>
          </w:tcPr>
          <w:p w14:paraId="3964D56F" w14:textId="77994ABA" w:rsidR="00BE396E" w:rsidRDefault="00BE396E" w:rsidP="00BE396E">
            <w:pPr>
              <w:pStyle w:val="TableText"/>
            </w:pPr>
            <w:r>
              <w:t>:P:IDR-</w:t>
            </w:r>
            <w:hyperlink r:id="rId456" w:history="1">
              <w:r>
                <w:rPr>
                  <w:rStyle w:val="Hyperlink"/>
                </w:rPr>
                <w:t>CWF-RESP-ERR-CD3</w:t>
              </w:r>
            </w:hyperlink>
          </w:p>
        </w:tc>
        <w:tc>
          <w:tcPr>
            <w:tcW w:w="2840" w:type="dxa"/>
            <w:tcMar>
              <w:left w:w="58" w:type="dxa"/>
              <w:right w:w="58" w:type="dxa"/>
            </w:tcMar>
          </w:tcPr>
          <w:p w14:paraId="6C5CDC30" w14:textId="77777777" w:rsidR="00BE396E" w:rsidRDefault="00BE396E" w:rsidP="00BE396E">
            <w:pPr>
              <w:pStyle w:val="TableText"/>
            </w:pPr>
            <w:r>
              <w:t>CWF Response Error Code 3</w:t>
            </w:r>
          </w:p>
          <w:p w14:paraId="4178079C" w14:textId="31E6920F" w:rsidR="00BE396E" w:rsidRDefault="00BE396E" w:rsidP="00775C34">
            <w:pPr>
              <w:pStyle w:val="TableText"/>
            </w:pPr>
            <w:r w:rsidRPr="00AF47A3">
              <w:rPr>
                <w:rFonts w:cs="Arial"/>
                <w:color w:val="000000"/>
              </w:rPr>
              <w:t>This item is used to identify the third CWF response error code.</w:t>
            </w:r>
          </w:p>
        </w:tc>
        <w:tc>
          <w:tcPr>
            <w:tcW w:w="1080" w:type="dxa"/>
            <w:tcMar>
              <w:left w:w="58" w:type="dxa"/>
              <w:right w:w="58" w:type="dxa"/>
            </w:tcMar>
          </w:tcPr>
          <w:p w14:paraId="34C8D459" w14:textId="77777777" w:rsidR="00BE396E" w:rsidRDefault="00BE396E" w:rsidP="00BE396E">
            <w:pPr>
              <w:pStyle w:val="TableText"/>
              <w:rPr>
                <w:caps/>
              </w:rPr>
            </w:pPr>
            <w:r>
              <w:rPr>
                <w:caps/>
              </w:rPr>
              <w:t>4 c</w:t>
            </w:r>
          </w:p>
        </w:tc>
        <w:tc>
          <w:tcPr>
            <w:tcW w:w="2340" w:type="dxa"/>
            <w:tcMar>
              <w:left w:w="58" w:type="dxa"/>
              <w:right w:w="58" w:type="dxa"/>
            </w:tcMar>
          </w:tcPr>
          <w:p w14:paraId="17872AA8" w14:textId="6BEEC01B" w:rsidR="00BE396E" w:rsidRDefault="003A63DC" w:rsidP="00BE396E">
            <w:pPr>
              <w:pStyle w:val="TableText"/>
            </w:pPr>
            <w:r w:rsidRPr="003A63DC">
              <w:t>See CWF Documentation</w:t>
            </w:r>
          </w:p>
        </w:tc>
        <w:tc>
          <w:tcPr>
            <w:tcW w:w="858" w:type="dxa"/>
            <w:tcMar>
              <w:left w:w="58" w:type="dxa"/>
              <w:right w:w="58" w:type="dxa"/>
            </w:tcMar>
          </w:tcPr>
          <w:p w14:paraId="377C3E15" w14:textId="77777777" w:rsidR="00BE396E" w:rsidRDefault="00BE396E" w:rsidP="00BE396E">
            <w:pPr>
              <w:pStyle w:val="TableText"/>
            </w:pPr>
            <w:r>
              <w:t>Spaces</w:t>
            </w:r>
          </w:p>
        </w:tc>
        <w:tc>
          <w:tcPr>
            <w:tcW w:w="431" w:type="dxa"/>
          </w:tcPr>
          <w:p w14:paraId="3466774F" w14:textId="77777777" w:rsidR="00BE396E" w:rsidRDefault="00BE396E" w:rsidP="00BE396E">
            <w:pPr>
              <w:pStyle w:val="TableText"/>
            </w:pPr>
            <w:r>
              <w:t>-</w:t>
            </w:r>
          </w:p>
        </w:tc>
        <w:tc>
          <w:tcPr>
            <w:tcW w:w="431" w:type="dxa"/>
          </w:tcPr>
          <w:p w14:paraId="59FBD6B5" w14:textId="77777777" w:rsidR="00BE396E" w:rsidRDefault="00BE396E" w:rsidP="00BE396E">
            <w:pPr>
              <w:pStyle w:val="TableText"/>
            </w:pPr>
            <w:r>
              <w:t>X</w:t>
            </w:r>
          </w:p>
        </w:tc>
        <w:tc>
          <w:tcPr>
            <w:tcW w:w="432" w:type="dxa"/>
          </w:tcPr>
          <w:p w14:paraId="2D68C2C2" w14:textId="77777777" w:rsidR="00BE396E" w:rsidRDefault="00BE396E" w:rsidP="00BE396E">
            <w:pPr>
              <w:pStyle w:val="TableText"/>
            </w:pPr>
            <w:r>
              <w:t>X</w:t>
            </w:r>
          </w:p>
        </w:tc>
      </w:tr>
      <w:tr w:rsidR="00BE396E" w14:paraId="08A4C93B" w14:textId="77777777" w:rsidTr="003214B8">
        <w:trPr>
          <w:cantSplit/>
          <w:jc w:val="center"/>
        </w:trPr>
        <w:tc>
          <w:tcPr>
            <w:tcW w:w="802" w:type="dxa"/>
            <w:tcMar>
              <w:left w:w="58" w:type="dxa"/>
              <w:right w:w="58" w:type="dxa"/>
            </w:tcMar>
          </w:tcPr>
          <w:p w14:paraId="6DFB8CED" w14:textId="108BE842" w:rsidR="00BE396E" w:rsidRDefault="00BE396E" w:rsidP="00BE396E">
            <w:pPr>
              <w:pStyle w:val="TableText"/>
            </w:pPr>
            <w:r>
              <w:t>1475</w:t>
            </w:r>
            <w:r w:rsidR="00135F82">
              <w:t xml:space="preserve"> – </w:t>
            </w:r>
            <w:r>
              <w:t>1478</w:t>
            </w:r>
          </w:p>
        </w:tc>
        <w:tc>
          <w:tcPr>
            <w:tcW w:w="2227" w:type="dxa"/>
            <w:tcMar>
              <w:left w:w="58" w:type="dxa"/>
              <w:right w:w="58" w:type="dxa"/>
            </w:tcMar>
          </w:tcPr>
          <w:p w14:paraId="665A3FC7" w14:textId="77777777" w:rsidR="00BE396E" w:rsidRDefault="00BE396E" w:rsidP="00BE396E">
            <w:pPr>
              <w:pStyle w:val="TableText"/>
            </w:pPr>
            <w:r>
              <w:t>CWF RESP ERROR CODE 4</w:t>
            </w:r>
          </w:p>
        </w:tc>
        <w:tc>
          <w:tcPr>
            <w:tcW w:w="2943" w:type="dxa"/>
            <w:tcMar>
              <w:left w:w="58" w:type="dxa"/>
              <w:right w:w="58" w:type="dxa"/>
            </w:tcMar>
          </w:tcPr>
          <w:p w14:paraId="2F4DB3D9" w14:textId="5120B170" w:rsidR="00BE396E" w:rsidRDefault="00BE396E" w:rsidP="00BE396E">
            <w:pPr>
              <w:pStyle w:val="TableText"/>
            </w:pPr>
            <w:r>
              <w:t>:P:IDR-</w:t>
            </w:r>
            <w:hyperlink r:id="rId457" w:history="1">
              <w:r>
                <w:rPr>
                  <w:rStyle w:val="Hyperlink"/>
                </w:rPr>
                <w:t>CWF-RESP-ERR-CD4</w:t>
              </w:r>
            </w:hyperlink>
          </w:p>
        </w:tc>
        <w:tc>
          <w:tcPr>
            <w:tcW w:w="2840" w:type="dxa"/>
            <w:tcMar>
              <w:left w:w="58" w:type="dxa"/>
              <w:right w:w="58" w:type="dxa"/>
            </w:tcMar>
          </w:tcPr>
          <w:p w14:paraId="52F95DA7" w14:textId="77777777" w:rsidR="00BE396E" w:rsidRDefault="00BE396E" w:rsidP="00BE396E">
            <w:pPr>
              <w:pStyle w:val="TableText"/>
            </w:pPr>
            <w:r>
              <w:t>CWF Response Error Code 4</w:t>
            </w:r>
          </w:p>
          <w:p w14:paraId="438AB6FF" w14:textId="298223DA" w:rsidR="00BE396E" w:rsidRDefault="00BE396E" w:rsidP="00775C34">
            <w:pPr>
              <w:pStyle w:val="TableText"/>
            </w:pPr>
            <w:r w:rsidRPr="00AF47A3">
              <w:rPr>
                <w:rFonts w:cs="Arial"/>
                <w:color w:val="000000"/>
              </w:rPr>
              <w:t>This item is used to identify the fourth CWF response error code.</w:t>
            </w:r>
          </w:p>
        </w:tc>
        <w:tc>
          <w:tcPr>
            <w:tcW w:w="1080" w:type="dxa"/>
            <w:tcMar>
              <w:left w:w="58" w:type="dxa"/>
              <w:right w:w="58" w:type="dxa"/>
            </w:tcMar>
          </w:tcPr>
          <w:p w14:paraId="3B9B1A9F" w14:textId="77777777" w:rsidR="00BE396E" w:rsidRDefault="00BE396E" w:rsidP="00BE396E">
            <w:pPr>
              <w:pStyle w:val="TableText"/>
              <w:rPr>
                <w:caps/>
              </w:rPr>
            </w:pPr>
            <w:r>
              <w:rPr>
                <w:caps/>
              </w:rPr>
              <w:t>4 c</w:t>
            </w:r>
          </w:p>
        </w:tc>
        <w:tc>
          <w:tcPr>
            <w:tcW w:w="2340" w:type="dxa"/>
            <w:tcMar>
              <w:left w:w="58" w:type="dxa"/>
              <w:right w:w="58" w:type="dxa"/>
            </w:tcMar>
          </w:tcPr>
          <w:p w14:paraId="48591243" w14:textId="414CBAC7" w:rsidR="00BE396E" w:rsidRDefault="003A63DC" w:rsidP="00BE396E">
            <w:pPr>
              <w:pStyle w:val="TableText"/>
            </w:pPr>
            <w:r w:rsidRPr="003A63DC">
              <w:t>See CWF Documentation</w:t>
            </w:r>
          </w:p>
        </w:tc>
        <w:tc>
          <w:tcPr>
            <w:tcW w:w="858" w:type="dxa"/>
            <w:tcMar>
              <w:left w:w="58" w:type="dxa"/>
              <w:right w:w="58" w:type="dxa"/>
            </w:tcMar>
          </w:tcPr>
          <w:p w14:paraId="1C1E7FA4" w14:textId="77777777" w:rsidR="00BE396E" w:rsidRDefault="00BE396E" w:rsidP="00BE396E">
            <w:pPr>
              <w:pStyle w:val="TableText"/>
            </w:pPr>
            <w:r>
              <w:t>Spaces</w:t>
            </w:r>
          </w:p>
        </w:tc>
        <w:tc>
          <w:tcPr>
            <w:tcW w:w="431" w:type="dxa"/>
          </w:tcPr>
          <w:p w14:paraId="59136E40" w14:textId="77777777" w:rsidR="00BE396E" w:rsidRDefault="00BE396E" w:rsidP="00BE396E">
            <w:pPr>
              <w:pStyle w:val="TableText"/>
            </w:pPr>
            <w:r>
              <w:t>-</w:t>
            </w:r>
          </w:p>
        </w:tc>
        <w:tc>
          <w:tcPr>
            <w:tcW w:w="431" w:type="dxa"/>
          </w:tcPr>
          <w:p w14:paraId="59796584" w14:textId="77777777" w:rsidR="00BE396E" w:rsidRDefault="00BE396E" w:rsidP="00BE396E">
            <w:pPr>
              <w:pStyle w:val="TableText"/>
            </w:pPr>
            <w:r>
              <w:t>X</w:t>
            </w:r>
          </w:p>
        </w:tc>
        <w:tc>
          <w:tcPr>
            <w:tcW w:w="432" w:type="dxa"/>
          </w:tcPr>
          <w:p w14:paraId="213851BF" w14:textId="77777777" w:rsidR="00BE396E" w:rsidRDefault="00BE396E" w:rsidP="00BE396E">
            <w:pPr>
              <w:pStyle w:val="TableText"/>
            </w:pPr>
            <w:r>
              <w:t>X</w:t>
            </w:r>
          </w:p>
        </w:tc>
      </w:tr>
      <w:tr w:rsidR="00BE396E" w14:paraId="4A4466FA" w14:textId="77777777" w:rsidTr="003214B8">
        <w:trPr>
          <w:cantSplit/>
          <w:jc w:val="center"/>
        </w:trPr>
        <w:tc>
          <w:tcPr>
            <w:tcW w:w="802" w:type="dxa"/>
            <w:tcMar>
              <w:left w:w="58" w:type="dxa"/>
              <w:right w:w="58" w:type="dxa"/>
            </w:tcMar>
          </w:tcPr>
          <w:p w14:paraId="34C8A2CB" w14:textId="2B0F6BA3" w:rsidR="00BE396E" w:rsidRDefault="00BE396E" w:rsidP="00BE396E">
            <w:pPr>
              <w:pStyle w:val="TableText"/>
            </w:pPr>
            <w:r>
              <w:t>1479</w:t>
            </w:r>
            <w:r w:rsidR="00135F82">
              <w:t xml:space="preserve"> – </w:t>
            </w:r>
            <w:r>
              <w:t>1486</w:t>
            </w:r>
          </w:p>
        </w:tc>
        <w:tc>
          <w:tcPr>
            <w:tcW w:w="2227" w:type="dxa"/>
            <w:tcMar>
              <w:left w:w="58" w:type="dxa"/>
              <w:right w:w="58" w:type="dxa"/>
            </w:tcMar>
          </w:tcPr>
          <w:p w14:paraId="101A0EBB" w14:textId="77777777" w:rsidR="00BE396E" w:rsidRDefault="00BE396E" w:rsidP="00BE396E">
            <w:pPr>
              <w:pStyle w:val="TableText"/>
            </w:pPr>
            <w:r>
              <w:t>CWF RESPONSE DATE (3)</w:t>
            </w:r>
          </w:p>
        </w:tc>
        <w:tc>
          <w:tcPr>
            <w:tcW w:w="2943" w:type="dxa"/>
            <w:tcMar>
              <w:left w:w="58" w:type="dxa"/>
              <w:right w:w="58" w:type="dxa"/>
            </w:tcMar>
          </w:tcPr>
          <w:p w14:paraId="52B3CC43" w14:textId="3FB8FAAC" w:rsidR="00BE396E" w:rsidRDefault="00BE396E" w:rsidP="00BE396E">
            <w:pPr>
              <w:pStyle w:val="TableText"/>
            </w:pPr>
            <w:r>
              <w:t>:P:IDR-</w:t>
            </w:r>
            <w:hyperlink r:id="rId458" w:history="1">
              <w:r>
                <w:rPr>
                  <w:rStyle w:val="Hyperlink"/>
                </w:rPr>
                <w:t>CWF-RESPONSE-DATE</w:t>
              </w:r>
            </w:hyperlink>
          </w:p>
        </w:tc>
        <w:tc>
          <w:tcPr>
            <w:tcW w:w="2840" w:type="dxa"/>
            <w:tcMar>
              <w:left w:w="58" w:type="dxa"/>
              <w:right w:w="58" w:type="dxa"/>
            </w:tcMar>
          </w:tcPr>
          <w:p w14:paraId="56B0063F" w14:textId="77777777" w:rsidR="00BE396E" w:rsidRDefault="00BE396E" w:rsidP="00BE396E">
            <w:pPr>
              <w:pStyle w:val="TableText"/>
            </w:pPr>
            <w:r>
              <w:t>Date of response from CWF</w:t>
            </w:r>
          </w:p>
          <w:p w14:paraId="39EC8BE8" w14:textId="77777777" w:rsidR="00BE396E" w:rsidRDefault="00BE396E" w:rsidP="00BE396E">
            <w:pPr>
              <w:pStyle w:val="TableText"/>
            </w:pPr>
            <w:r w:rsidRPr="00E22578">
              <w:rPr>
                <w:rFonts w:cs="Arial"/>
                <w:color w:val="000000"/>
              </w:rPr>
              <w:t xml:space="preserve">This field contains the date of each response received from CWF on the </w:t>
            </w:r>
            <w:r>
              <w:rPr>
                <w:rFonts w:cs="Arial"/>
                <w:color w:val="000000"/>
              </w:rPr>
              <w:t>finalized</w:t>
            </w:r>
            <w:r w:rsidRPr="00E22578">
              <w:rPr>
                <w:rFonts w:cs="Arial"/>
                <w:color w:val="000000"/>
              </w:rPr>
              <w:t xml:space="preserve"> claim.</w:t>
            </w:r>
          </w:p>
        </w:tc>
        <w:tc>
          <w:tcPr>
            <w:tcW w:w="1080" w:type="dxa"/>
            <w:tcMar>
              <w:left w:w="58" w:type="dxa"/>
              <w:right w:w="58" w:type="dxa"/>
            </w:tcMar>
          </w:tcPr>
          <w:p w14:paraId="42C02823" w14:textId="77777777" w:rsidR="00BE396E" w:rsidRDefault="00BE396E" w:rsidP="00BE396E">
            <w:pPr>
              <w:pStyle w:val="TableText"/>
              <w:rPr>
                <w:caps/>
              </w:rPr>
            </w:pPr>
            <w:r>
              <w:rPr>
                <w:caps/>
              </w:rPr>
              <w:t>8 n</w:t>
            </w:r>
          </w:p>
        </w:tc>
        <w:tc>
          <w:tcPr>
            <w:tcW w:w="2340" w:type="dxa"/>
            <w:tcMar>
              <w:left w:w="58" w:type="dxa"/>
              <w:right w:w="58" w:type="dxa"/>
            </w:tcMar>
          </w:tcPr>
          <w:p w14:paraId="60D08CEC" w14:textId="77777777" w:rsidR="00BE396E" w:rsidRDefault="00BE396E" w:rsidP="00BE396E">
            <w:pPr>
              <w:pStyle w:val="TableText"/>
            </w:pPr>
            <w:r>
              <w:t>MMDDYYYY</w:t>
            </w:r>
          </w:p>
        </w:tc>
        <w:tc>
          <w:tcPr>
            <w:tcW w:w="858" w:type="dxa"/>
            <w:tcMar>
              <w:left w:w="58" w:type="dxa"/>
              <w:right w:w="58" w:type="dxa"/>
            </w:tcMar>
          </w:tcPr>
          <w:p w14:paraId="3BBB1B24" w14:textId="77777777" w:rsidR="00BE396E" w:rsidRDefault="00BE396E" w:rsidP="00BE396E">
            <w:pPr>
              <w:pStyle w:val="TableText"/>
            </w:pPr>
            <w:r>
              <w:t>Zeros</w:t>
            </w:r>
          </w:p>
        </w:tc>
        <w:tc>
          <w:tcPr>
            <w:tcW w:w="431" w:type="dxa"/>
          </w:tcPr>
          <w:p w14:paraId="140D1304" w14:textId="77777777" w:rsidR="00BE396E" w:rsidRDefault="00BE396E" w:rsidP="00BE396E">
            <w:pPr>
              <w:pStyle w:val="TableText"/>
            </w:pPr>
            <w:r>
              <w:t>-</w:t>
            </w:r>
          </w:p>
        </w:tc>
        <w:tc>
          <w:tcPr>
            <w:tcW w:w="431" w:type="dxa"/>
          </w:tcPr>
          <w:p w14:paraId="549F393F" w14:textId="77777777" w:rsidR="00BE396E" w:rsidRDefault="00BE396E" w:rsidP="00BE396E">
            <w:pPr>
              <w:pStyle w:val="TableText"/>
            </w:pPr>
            <w:r>
              <w:t>X</w:t>
            </w:r>
          </w:p>
        </w:tc>
        <w:tc>
          <w:tcPr>
            <w:tcW w:w="432" w:type="dxa"/>
          </w:tcPr>
          <w:p w14:paraId="7B6419F3" w14:textId="77777777" w:rsidR="00BE396E" w:rsidRDefault="00BE396E" w:rsidP="00BE396E">
            <w:pPr>
              <w:pStyle w:val="TableText"/>
            </w:pPr>
            <w:r>
              <w:t>X</w:t>
            </w:r>
          </w:p>
        </w:tc>
      </w:tr>
      <w:tr w:rsidR="00BE396E" w14:paraId="1A0B043C" w14:textId="77777777" w:rsidTr="003214B8">
        <w:trPr>
          <w:cantSplit/>
          <w:jc w:val="center"/>
        </w:trPr>
        <w:tc>
          <w:tcPr>
            <w:tcW w:w="802" w:type="dxa"/>
            <w:tcMar>
              <w:left w:w="58" w:type="dxa"/>
              <w:right w:w="58" w:type="dxa"/>
            </w:tcMar>
          </w:tcPr>
          <w:p w14:paraId="3D2F6DA5" w14:textId="021EC839" w:rsidR="00BE396E" w:rsidRDefault="00BE396E" w:rsidP="00BE396E">
            <w:pPr>
              <w:pStyle w:val="TableText"/>
            </w:pPr>
            <w:r>
              <w:t>1487</w:t>
            </w:r>
            <w:r w:rsidR="00135F82">
              <w:t xml:space="preserve"> – </w:t>
            </w:r>
            <w:r>
              <w:t>1488</w:t>
            </w:r>
          </w:p>
        </w:tc>
        <w:tc>
          <w:tcPr>
            <w:tcW w:w="2227" w:type="dxa"/>
            <w:tcMar>
              <w:left w:w="58" w:type="dxa"/>
              <w:right w:w="58" w:type="dxa"/>
            </w:tcMar>
          </w:tcPr>
          <w:p w14:paraId="5F8E3133" w14:textId="77777777" w:rsidR="00BE396E" w:rsidRDefault="00BE396E" w:rsidP="00BE396E">
            <w:pPr>
              <w:pStyle w:val="TableText"/>
            </w:pPr>
            <w:r>
              <w:t>RESPONSE CODE FROM CWF (3)</w:t>
            </w:r>
          </w:p>
        </w:tc>
        <w:tc>
          <w:tcPr>
            <w:tcW w:w="2943" w:type="dxa"/>
            <w:tcMar>
              <w:left w:w="58" w:type="dxa"/>
              <w:right w:w="58" w:type="dxa"/>
            </w:tcMar>
          </w:tcPr>
          <w:p w14:paraId="6D025EB2" w14:textId="518A7904" w:rsidR="00BE396E" w:rsidRDefault="00BE396E" w:rsidP="00BE396E">
            <w:pPr>
              <w:pStyle w:val="TableText"/>
            </w:pPr>
            <w:r>
              <w:t>:P:IDR-</w:t>
            </w:r>
            <w:hyperlink r:id="rId459" w:history="1">
              <w:r>
                <w:rPr>
                  <w:rStyle w:val="Hyperlink"/>
                </w:rPr>
                <w:t>CWF-RESPONSE-CODE</w:t>
              </w:r>
            </w:hyperlink>
          </w:p>
        </w:tc>
        <w:tc>
          <w:tcPr>
            <w:tcW w:w="2840" w:type="dxa"/>
            <w:tcMar>
              <w:left w:w="58" w:type="dxa"/>
              <w:right w:w="58" w:type="dxa"/>
            </w:tcMar>
          </w:tcPr>
          <w:p w14:paraId="0EF7C575" w14:textId="77777777" w:rsidR="00BE396E" w:rsidRDefault="00BE396E" w:rsidP="00BE396E">
            <w:pPr>
              <w:pStyle w:val="TableText"/>
            </w:pPr>
            <w:r>
              <w:t>Response code received from CWF</w:t>
            </w:r>
          </w:p>
          <w:p w14:paraId="525ED778" w14:textId="77777777" w:rsidR="00BE396E" w:rsidRDefault="00BE396E" w:rsidP="00BE396E">
            <w:pPr>
              <w:pStyle w:val="TableText"/>
            </w:pPr>
            <w:r w:rsidRPr="00122D3F">
              <w:rPr>
                <w:rFonts w:cs="Arial"/>
                <w:color w:val="000000"/>
              </w:rPr>
              <w:t>Used to identify each response code received from CWF on a single claim.</w:t>
            </w:r>
          </w:p>
        </w:tc>
        <w:tc>
          <w:tcPr>
            <w:tcW w:w="1080" w:type="dxa"/>
            <w:tcMar>
              <w:left w:w="58" w:type="dxa"/>
              <w:right w:w="58" w:type="dxa"/>
            </w:tcMar>
          </w:tcPr>
          <w:p w14:paraId="1B7CF8C1" w14:textId="77777777" w:rsidR="00BE396E" w:rsidRDefault="00BE396E" w:rsidP="00BE396E">
            <w:pPr>
              <w:pStyle w:val="TableText"/>
              <w:rPr>
                <w:caps/>
              </w:rPr>
            </w:pPr>
            <w:r>
              <w:rPr>
                <w:caps/>
              </w:rPr>
              <w:t>2 c</w:t>
            </w:r>
          </w:p>
        </w:tc>
        <w:tc>
          <w:tcPr>
            <w:tcW w:w="2340" w:type="dxa"/>
            <w:tcMar>
              <w:left w:w="58" w:type="dxa"/>
              <w:right w:w="58" w:type="dxa"/>
            </w:tcMar>
          </w:tcPr>
          <w:p w14:paraId="245FB5A5" w14:textId="77777777" w:rsidR="00BE396E" w:rsidRDefault="00BE396E" w:rsidP="00BE396E">
            <w:pPr>
              <w:pStyle w:val="TableText"/>
            </w:pPr>
            <w:r>
              <w:t>See CWF Documentation</w:t>
            </w:r>
          </w:p>
        </w:tc>
        <w:tc>
          <w:tcPr>
            <w:tcW w:w="858" w:type="dxa"/>
            <w:tcMar>
              <w:left w:w="58" w:type="dxa"/>
              <w:right w:w="58" w:type="dxa"/>
            </w:tcMar>
          </w:tcPr>
          <w:p w14:paraId="06C830E5" w14:textId="77777777" w:rsidR="00BE396E" w:rsidRDefault="00BE396E" w:rsidP="00BE396E">
            <w:pPr>
              <w:pStyle w:val="TableText"/>
            </w:pPr>
            <w:r>
              <w:t>Spaces</w:t>
            </w:r>
          </w:p>
        </w:tc>
        <w:tc>
          <w:tcPr>
            <w:tcW w:w="431" w:type="dxa"/>
          </w:tcPr>
          <w:p w14:paraId="49086C46" w14:textId="77777777" w:rsidR="00BE396E" w:rsidRDefault="00BE396E" w:rsidP="00BE396E">
            <w:pPr>
              <w:pStyle w:val="TableText"/>
            </w:pPr>
            <w:r>
              <w:t>-</w:t>
            </w:r>
          </w:p>
        </w:tc>
        <w:tc>
          <w:tcPr>
            <w:tcW w:w="431" w:type="dxa"/>
          </w:tcPr>
          <w:p w14:paraId="632EA447" w14:textId="77777777" w:rsidR="00BE396E" w:rsidRDefault="00BE396E" w:rsidP="00BE396E">
            <w:pPr>
              <w:pStyle w:val="TableText"/>
            </w:pPr>
            <w:r>
              <w:t>X</w:t>
            </w:r>
          </w:p>
        </w:tc>
        <w:tc>
          <w:tcPr>
            <w:tcW w:w="432" w:type="dxa"/>
          </w:tcPr>
          <w:p w14:paraId="0F611262" w14:textId="77777777" w:rsidR="00BE396E" w:rsidRDefault="00BE396E" w:rsidP="00BE396E">
            <w:pPr>
              <w:pStyle w:val="TableText"/>
            </w:pPr>
            <w:r>
              <w:t>X</w:t>
            </w:r>
          </w:p>
        </w:tc>
      </w:tr>
      <w:tr w:rsidR="00BE396E" w14:paraId="5AAD0E82" w14:textId="77777777" w:rsidTr="003214B8">
        <w:trPr>
          <w:cantSplit/>
          <w:jc w:val="center"/>
        </w:trPr>
        <w:tc>
          <w:tcPr>
            <w:tcW w:w="802" w:type="dxa"/>
            <w:tcMar>
              <w:left w:w="58" w:type="dxa"/>
              <w:right w:w="58" w:type="dxa"/>
            </w:tcMar>
          </w:tcPr>
          <w:p w14:paraId="33AE21FA" w14:textId="3730EF76" w:rsidR="00BE396E" w:rsidRDefault="00BE396E" w:rsidP="00BE396E">
            <w:pPr>
              <w:pStyle w:val="TableText"/>
            </w:pPr>
            <w:r>
              <w:t>1489</w:t>
            </w:r>
            <w:r w:rsidR="00135F82">
              <w:t xml:space="preserve"> – </w:t>
            </w:r>
            <w:r>
              <w:t>1490</w:t>
            </w:r>
          </w:p>
        </w:tc>
        <w:tc>
          <w:tcPr>
            <w:tcW w:w="2227" w:type="dxa"/>
            <w:tcMar>
              <w:left w:w="58" w:type="dxa"/>
              <w:right w:w="58" w:type="dxa"/>
            </w:tcMar>
          </w:tcPr>
          <w:p w14:paraId="3A5A45CB" w14:textId="77777777" w:rsidR="00BE396E" w:rsidRDefault="00BE396E" w:rsidP="00BE396E">
            <w:pPr>
              <w:pStyle w:val="TableText"/>
            </w:pPr>
            <w:r>
              <w:t>RESPONSE TRAILER (3)</w:t>
            </w:r>
          </w:p>
        </w:tc>
        <w:tc>
          <w:tcPr>
            <w:tcW w:w="2943" w:type="dxa"/>
            <w:tcMar>
              <w:left w:w="58" w:type="dxa"/>
              <w:right w:w="58" w:type="dxa"/>
            </w:tcMar>
          </w:tcPr>
          <w:p w14:paraId="34344BA6" w14:textId="75CA5A89" w:rsidR="00BE396E" w:rsidRDefault="00BE396E" w:rsidP="00BE396E">
            <w:pPr>
              <w:pStyle w:val="TableText"/>
            </w:pPr>
            <w:r>
              <w:t>:P:IDR-</w:t>
            </w:r>
            <w:hyperlink r:id="rId460" w:history="1">
              <w:r>
                <w:rPr>
                  <w:rStyle w:val="Hyperlink"/>
                </w:rPr>
                <w:t>CWF-RESP-TRL-CODE</w:t>
              </w:r>
            </w:hyperlink>
          </w:p>
        </w:tc>
        <w:tc>
          <w:tcPr>
            <w:tcW w:w="2840" w:type="dxa"/>
            <w:tcMar>
              <w:left w:w="58" w:type="dxa"/>
              <w:right w:w="58" w:type="dxa"/>
            </w:tcMar>
          </w:tcPr>
          <w:p w14:paraId="5546DD0B" w14:textId="77777777" w:rsidR="00BE396E" w:rsidRDefault="00BE396E" w:rsidP="00BE396E">
            <w:pPr>
              <w:pStyle w:val="TableText"/>
            </w:pPr>
            <w:r>
              <w:t>Response trailer code</w:t>
            </w:r>
          </w:p>
          <w:p w14:paraId="1A9AE29D" w14:textId="77777777" w:rsidR="00BE396E" w:rsidRDefault="00BE396E" w:rsidP="00BE396E">
            <w:pPr>
              <w:pStyle w:val="TableText"/>
            </w:pPr>
            <w:r w:rsidRPr="006909A8">
              <w:rPr>
                <w:rFonts w:cs="Arial"/>
                <w:color w:val="000000"/>
              </w:rPr>
              <w:t>This item carries the first trailer code received with each CWF response record for the claim.</w:t>
            </w:r>
          </w:p>
        </w:tc>
        <w:tc>
          <w:tcPr>
            <w:tcW w:w="1080" w:type="dxa"/>
            <w:tcMar>
              <w:left w:w="58" w:type="dxa"/>
              <w:right w:w="58" w:type="dxa"/>
            </w:tcMar>
          </w:tcPr>
          <w:p w14:paraId="42F45EED" w14:textId="77777777" w:rsidR="00BE396E" w:rsidRDefault="00BE396E" w:rsidP="00BE396E">
            <w:pPr>
              <w:pStyle w:val="TableText"/>
              <w:rPr>
                <w:caps/>
              </w:rPr>
            </w:pPr>
            <w:r>
              <w:rPr>
                <w:caps/>
              </w:rPr>
              <w:t>2 C</w:t>
            </w:r>
          </w:p>
        </w:tc>
        <w:tc>
          <w:tcPr>
            <w:tcW w:w="2340" w:type="dxa"/>
            <w:tcMar>
              <w:left w:w="58" w:type="dxa"/>
              <w:right w:w="58" w:type="dxa"/>
            </w:tcMar>
          </w:tcPr>
          <w:p w14:paraId="33EA8549" w14:textId="77777777" w:rsidR="00BE396E" w:rsidRDefault="00BE396E" w:rsidP="00BE396E">
            <w:pPr>
              <w:pStyle w:val="TableText"/>
            </w:pPr>
            <w:r>
              <w:t>See CWF Documentation</w:t>
            </w:r>
          </w:p>
        </w:tc>
        <w:tc>
          <w:tcPr>
            <w:tcW w:w="858" w:type="dxa"/>
            <w:tcMar>
              <w:left w:w="58" w:type="dxa"/>
              <w:right w:w="58" w:type="dxa"/>
            </w:tcMar>
          </w:tcPr>
          <w:p w14:paraId="47081D88" w14:textId="77777777" w:rsidR="00BE396E" w:rsidRDefault="00BE396E" w:rsidP="00BE396E">
            <w:pPr>
              <w:pStyle w:val="TableText"/>
            </w:pPr>
            <w:r>
              <w:t>Spaces</w:t>
            </w:r>
          </w:p>
        </w:tc>
        <w:tc>
          <w:tcPr>
            <w:tcW w:w="431" w:type="dxa"/>
          </w:tcPr>
          <w:p w14:paraId="1D61C658" w14:textId="77777777" w:rsidR="00BE396E" w:rsidRDefault="00BE396E" w:rsidP="00BE396E">
            <w:pPr>
              <w:pStyle w:val="TableText"/>
            </w:pPr>
            <w:r>
              <w:t>-</w:t>
            </w:r>
          </w:p>
        </w:tc>
        <w:tc>
          <w:tcPr>
            <w:tcW w:w="431" w:type="dxa"/>
          </w:tcPr>
          <w:p w14:paraId="4B02F2F0" w14:textId="77777777" w:rsidR="00BE396E" w:rsidRDefault="00BE396E" w:rsidP="00BE396E">
            <w:pPr>
              <w:pStyle w:val="TableText"/>
            </w:pPr>
            <w:r>
              <w:t>X</w:t>
            </w:r>
          </w:p>
        </w:tc>
        <w:tc>
          <w:tcPr>
            <w:tcW w:w="432" w:type="dxa"/>
          </w:tcPr>
          <w:p w14:paraId="4B2EBA47" w14:textId="77777777" w:rsidR="00BE396E" w:rsidRDefault="00BE396E" w:rsidP="00BE396E">
            <w:pPr>
              <w:pStyle w:val="TableText"/>
            </w:pPr>
            <w:r>
              <w:t>X</w:t>
            </w:r>
          </w:p>
        </w:tc>
      </w:tr>
      <w:tr w:rsidR="00BE396E" w14:paraId="49B62FC6" w14:textId="77777777" w:rsidTr="003214B8">
        <w:trPr>
          <w:cantSplit/>
          <w:jc w:val="center"/>
        </w:trPr>
        <w:tc>
          <w:tcPr>
            <w:tcW w:w="802" w:type="dxa"/>
            <w:tcMar>
              <w:left w:w="58" w:type="dxa"/>
              <w:right w:w="58" w:type="dxa"/>
            </w:tcMar>
          </w:tcPr>
          <w:p w14:paraId="3C126D77" w14:textId="77777777" w:rsidR="00BE396E" w:rsidRDefault="00BE396E" w:rsidP="00BE396E">
            <w:pPr>
              <w:pStyle w:val="TableText"/>
            </w:pPr>
            <w:r>
              <w:t>1491</w:t>
            </w:r>
          </w:p>
        </w:tc>
        <w:tc>
          <w:tcPr>
            <w:tcW w:w="2227" w:type="dxa"/>
            <w:tcMar>
              <w:left w:w="58" w:type="dxa"/>
              <w:right w:w="58" w:type="dxa"/>
            </w:tcMar>
          </w:tcPr>
          <w:p w14:paraId="29FE38B6" w14:textId="77777777" w:rsidR="00BE396E" w:rsidRDefault="00BE396E" w:rsidP="00BE396E">
            <w:pPr>
              <w:pStyle w:val="TableText"/>
            </w:pPr>
            <w:r>
              <w:t>BLOOD DED REMAINING</w:t>
            </w:r>
          </w:p>
        </w:tc>
        <w:tc>
          <w:tcPr>
            <w:tcW w:w="2943" w:type="dxa"/>
            <w:tcMar>
              <w:left w:w="58" w:type="dxa"/>
              <w:right w:w="58" w:type="dxa"/>
            </w:tcMar>
          </w:tcPr>
          <w:p w14:paraId="18D266BA" w14:textId="76B71776" w:rsidR="00BE396E" w:rsidRDefault="00BE396E" w:rsidP="00BE396E">
            <w:pPr>
              <w:pStyle w:val="TableText"/>
            </w:pPr>
            <w:r>
              <w:t>:P:IDR-</w:t>
            </w:r>
            <w:hyperlink r:id="rId461" w:history="1">
              <w:r>
                <w:rPr>
                  <w:rStyle w:val="Hyperlink"/>
                </w:rPr>
                <w:t>BLOOD-DED-REMAIN</w:t>
              </w:r>
            </w:hyperlink>
          </w:p>
        </w:tc>
        <w:tc>
          <w:tcPr>
            <w:tcW w:w="2840" w:type="dxa"/>
            <w:tcMar>
              <w:left w:w="58" w:type="dxa"/>
              <w:right w:w="58" w:type="dxa"/>
            </w:tcMar>
          </w:tcPr>
          <w:p w14:paraId="5ABBA16B" w14:textId="77777777" w:rsidR="00BE396E" w:rsidRDefault="00BE396E" w:rsidP="00BE396E">
            <w:pPr>
              <w:pStyle w:val="TableText"/>
            </w:pPr>
            <w:r>
              <w:t>Blood deduct remaining, after processing this claim</w:t>
            </w:r>
          </w:p>
          <w:p w14:paraId="6B2C7A62" w14:textId="1B78C7DC" w:rsidR="00BE396E" w:rsidRDefault="00BE396E" w:rsidP="003962F0">
            <w:pPr>
              <w:pStyle w:val="TableText"/>
            </w:pPr>
            <w:r w:rsidRPr="00AB346F">
              <w:rPr>
                <w:rFonts w:cs="Arial"/>
                <w:color w:val="000000"/>
              </w:rPr>
              <w:t>This value indicates the number of blood pints remaining to meet the blood deductible. When furnished by CMS in a reply, reflects the remaining blood deductible at the time of the CWF reply record.</w:t>
            </w:r>
          </w:p>
        </w:tc>
        <w:tc>
          <w:tcPr>
            <w:tcW w:w="1080" w:type="dxa"/>
            <w:tcMar>
              <w:left w:w="58" w:type="dxa"/>
              <w:right w:w="58" w:type="dxa"/>
            </w:tcMar>
          </w:tcPr>
          <w:p w14:paraId="245FECC0" w14:textId="77777777" w:rsidR="00BE396E" w:rsidRDefault="00BE396E" w:rsidP="00BE396E">
            <w:pPr>
              <w:pStyle w:val="TableText"/>
              <w:rPr>
                <w:caps/>
              </w:rPr>
            </w:pPr>
            <w:r>
              <w:rPr>
                <w:caps/>
              </w:rPr>
              <w:t>1 N</w:t>
            </w:r>
          </w:p>
        </w:tc>
        <w:tc>
          <w:tcPr>
            <w:tcW w:w="2340" w:type="dxa"/>
            <w:tcMar>
              <w:left w:w="58" w:type="dxa"/>
              <w:right w:w="58" w:type="dxa"/>
            </w:tcMar>
          </w:tcPr>
          <w:p w14:paraId="0F0A5200" w14:textId="77777777" w:rsidR="00BE396E" w:rsidRDefault="00BE396E" w:rsidP="00BE396E">
            <w:pPr>
              <w:pStyle w:val="TableText"/>
            </w:pPr>
            <w:r>
              <w:t>Units</w:t>
            </w:r>
          </w:p>
        </w:tc>
        <w:tc>
          <w:tcPr>
            <w:tcW w:w="858" w:type="dxa"/>
            <w:tcMar>
              <w:left w:w="58" w:type="dxa"/>
              <w:right w:w="58" w:type="dxa"/>
            </w:tcMar>
          </w:tcPr>
          <w:p w14:paraId="19F89215" w14:textId="77777777" w:rsidR="00BE396E" w:rsidRDefault="00BE396E" w:rsidP="00BE396E">
            <w:pPr>
              <w:pStyle w:val="TableText"/>
            </w:pPr>
            <w:r>
              <w:t>Zeros</w:t>
            </w:r>
          </w:p>
        </w:tc>
        <w:tc>
          <w:tcPr>
            <w:tcW w:w="431" w:type="dxa"/>
          </w:tcPr>
          <w:p w14:paraId="7008FF6D" w14:textId="77777777" w:rsidR="00BE396E" w:rsidRDefault="00BE396E" w:rsidP="00BE396E">
            <w:pPr>
              <w:pStyle w:val="TableText"/>
            </w:pPr>
            <w:r>
              <w:t>-</w:t>
            </w:r>
          </w:p>
        </w:tc>
        <w:tc>
          <w:tcPr>
            <w:tcW w:w="431" w:type="dxa"/>
          </w:tcPr>
          <w:p w14:paraId="243BE399" w14:textId="77777777" w:rsidR="00BE396E" w:rsidRDefault="00BE396E" w:rsidP="00BE396E">
            <w:pPr>
              <w:pStyle w:val="TableText"/>
            </w:pPr>
            <w:r>
              <w:t>X</w:t>
            </w:r>
          </w:p>
        </w:tc>
        <w:tc>
          <w:tcPr>
            <w:tcW w:w="432" w:type="dxa"/>
          </w:tcPr>
          <w:p w14:paraId="289726BF" w14:textId="77777777" w:rsidR="00BE396E" w:rsidRDefault="00BE396E" w:rsidP="00BE396E">
            <w:pPr>
              <w:pStyle w:val="TableText"/>
            </w:pPr>
            <w:r>
              <w:t>X</w:t>
            </w:r>
          </w:p>
        </w:tc>
      </w:tr>
      <w:tr w:rsidR="00BE396E" w14:paraId="77063621" w14:textId="77777777" w:rsidTr="003214B8">
        <w:trPr>
          <w:cantSplit/>
          <w:jc w:val="center"/>
        </w:trPr>
        <w:tc>
          <w:tcPr>
            <w:tcW w:w="802" w:type="dxa"/>
            <w:tcMar>
              <w:left w:w="58" w:type="dxa"/>
              <w:right w:w="58" w:type="dxa"/>
            </w:tcMar>
          </w:tcPr>
          <w:p w14:paraId="6D539638" w14:textId="43DB0599" w:rsidR="00BE396E" w:rsidRDefault="00BE396E" w:rsidP="00BE396E">
            <w:pPr>
              <w:pStyle w:val="TableText"/>
            </w:pPr>
            <w:r>
              <w:t>1492</w:t>
            </w:r>
            <w:r w:rsidR="00135F82">
              <w:t xml:space="preserve"> – </w:t>
            </w:r>
            <w:r>
              <w:t>1496</w:t>
            </w:r>
          </w:p>
        </w:tc>
        <w:tc>
          <w:tcPr>
            <w:tcW w:w="2227" w:type="dxa"/>
            <w:tcMar>
              <w:left w:w="58" w:type="dxa"/>
              <w:right w:w="58" w:type="dxa"/>
            </w:tcMar>
          </w:tcPr>
          <w:p w14:paraId="3AB6D3A3" w14:textId="77777777" w:rsidR="00BE396E" w:rsidRDefault="00BE396E" w:rsidP="00BE396E">
            <w:pPr>
              <w:pStyle w:val="TableText"/>
            </w:pPr>
            <w:r>
              <w:t>REG DEDUCTIBLE REMAINING</w:t>
            </w:r>
          </w:p>
        </w:tc>
        <w:tc>
          <w:tcPr>
            <w:tcW w:w="2943" w:type="dxa"/>
            <w:tcMar>
              <w:left w:w="58" w:type="dxa"/>
              <w:right w:w="58" w:type="dxa"/>
            </w:tcMar>
          </w:tcPr>
          <w:p w14:paraId="12E1E045" w14:textId="0A648EE6" w:rsidR="00BE396E" w:rsidRDefault="00BE396E" w:rsidP="00BE396E">
            <w:pPr>
              <w:pStyle w:val="TableText"/>
            </w:pPr>
            <w:r>
              <w:t>:P:IDR-</w:t>
            </w:r>
            <w:hyperlink r:id="rId462" w:history="1">
              <w:r>
                <w:rPr>
                  <w:rStyle w:val="Hyperlink"/>
                </w:rPr>
                <w:t>REG-DED-REMAIN</w:t>
              </w:r>
            </w:hyperlink>
          </w:p>
        </w:tc>
        <w:tc>
          <w:tcPr>
            <w:tcW w:w="2840" w:type="dxa"/>
            <w:tcMar>
              <w:left w:w="58" w:type="dxa"/>
              <w:right w:w="58" w:type="dxa"/>
            </w:tcMar>
          </w:tcPr>
          <w:p w14:paraId="7E65788D" w14:textId="77777777" w:rsidR="00BE396E" w:rsidRDefault="00BE396E" w:rsidP="00BE396E">
            <w:pPr>
              <w:pStyle w:val="TableText"/>
            </w:pPr>
            <w:r>
              <w:t>Regular deductible remaining after processing this claim</w:t>
            </w:r>
          </w:p>
          <w:p w14:paraId="15CEAFFD" w14:textId="77777777" w:rsidR="00BE396E" w:rsidRDefault="00BE396E" w:rsidP="00BE396E">
            <w:pPr>
              <w:pStyle w:val="TableText"/>
            </w:pPr>
            <w:r w:rsidRPr="0076556C">
              <w:rPr>
                <w:rFonts w:cs="Arial"/>
                <w:color w:val="000000"/>
              </w:rPr>
              <w:t>This field displays the dollar amount of remaining Part B deductible for the calendar year.</w:t>
            </w:r>
          </w:p>
        </w:tc>
        <w:tc>
          <w:tcPr>
            <w:tcW w:w="1080" w:type="dxa"/>
            <w:tcMar>
              <w:left w:w="58" w:type="dxa"/>
              <w:right w:w="58" w:type="dxa"/>
            </w:tcMar>
          </w:tcPr>
          <w:p w14:paraId="35422CA4" w14:textId="77777777" w:rsidR="00BE396E" w:rsidRDefault="00BE396E" w:rsidP="00BE396E">
            <w:pPr>
              <w:pStyle w:val="TableText"/>
              <w:rPr>
                <w:caps/>
              </w:rPr>
            </w:pPr>
            <w:r>
              <w:rPr>
                <w:caps/>
              </w:rPr>
              <w:t>5 N</w:t>
            </w:r>
          </w:p>
          <w:p w14:paraId="46B75E1A" w14:textId="77777777" w:rsidR="00BE396E" w:rsidRDefault="00BE396E" w:rsidP="00BE396E">
            <w:pPr>
              <w:pStyle w:val="TableText"/>
              <w:rPr>
                <w:caps/>
              </w:rPr>
            </w:pPr>
            <w:r>
              <w:rPr>
                <w:caps/>
              </w:rPr>
              <w:t>(999v99)</w:t>
            </w:r>
          </w:p>
        </w:tc>
        <w:tc>
          <w:tcPr>
            <w:tcW w:w="2340" w:type="dxa"/>
            <w:tcMar>
              <w:left w:w="58" w:type="dxa"/>
              <w:right w:w="58" w:type="dxa"/>
            </w:tcMar>
          </w:tcPr>
          <w:p w14:paraId="03A1F313" w14:textId="77777777" w:rsidR="00BE396E" w:rsidRDefault="00BE396E" w:rsidP="00BE396E">
            <w:pPr>
              <w:pStyle w:val="TableText"/>
            </w:pPr>
            <w:r>
              <w:t>-</w:t>
            </w:r>
          </w:p>
        </w:tc>
        <w:tc>
          <w:tcPr>
            <w:tcW w:w="858" w:type="dxa"/>
            <w:tcMar>
              <w:left w:w="58" w:type="dxa"/>
              <w:right w:w="58" w:type="dxa"/>
            </w:tcMar>
          </w:tcPr>
          <w:p w14:paraId="76F6DB64" w14:textId="77777777" w:rsidR="00BE396E" w:rsidRDefault="00BE396E" w:rsidP="00BE396E">
            <w:pPr>
              <w:pStyle w:val="TableText"/>
            </w:pPr>
            <w:r>
              <w:t>Zeros</w:t>
            </w:r>
          </w:p>
        </w:tc>
        <w:tc>
          <w:tcPr>
            <w:tcW w:w="431" w:type="dxa"/>
          </w:tcPr>
          <w:p w14:paraId="774B9412" w14:textId="77777777" w:rsidR="00BE396E" w:rsidRDefault="00BE396E" w:rsidP="00BE396E">
            <w:pPr>
              <w:pStyle w:val="TableText"/>
            </w:pPr>
            <w:r>
              <w:t>-</w:t>
            </w:r>
          </w:p>
        </w:tc>
        <w:tc>
          <w:tcPr>
            <w:tcW w:w="431" w:type="dxa"/>
          </w:tcPr>
          <w:p w14:paraId="297C6369" w14:textId="77777777" w:rsidR="00BE396E" w:rsidRDefault="00BE396E" w:rsidP="00BE396E">
            <w:pPr>
              <w:pStyle w:val="TableText"/>
            </w:pPr>
            <w:r>
              <w:t>X</w:t>
            </w:r>
          </w:p>
        </w:tc>
        <w:tc>
          <w:tcPr>
            <w:tcW w:w="432" w:type="dxa"/>
          </w:tcPr>
          <w:p w14:paraId="23FE8A23" w14:textId="77777777" w:rsidR="00BE396E" w:rsidRDefault="00BE396E" w:rsidP="00BE396E">
            <w:pPr>
              <w:pStyle w:val="TableText"/>
            </w:pPr>
            <w:r>
              <w:t>X</w:t>
            </w:r>
          </w:p>
        </w:tc>
      </w:tr>
      <w:tr w:rsidR="00BE396E" w14:paraId="10B34350" w14:textId="77777777" w:rsidTr="003214B8">
        <w:trPr>
          <w:cantSplit/>
          <w:jc w:val="center"/>
        </w:trPr>
        <w:tc>
          <w:tcPr>
            <w:tcW w:w="802" w:type="dxa"/>
            <w:tcMar>
              <w:left w:w="58" w:type="dxa"/>
              <w:right w:w="58" w:type="dxa"/>
            </w:tcMar>
          </w:tcPr>
          <w:p w14:paraId="445792E3" w14:textId="7CF7A5C3" w:rsidR="00BE396E" w:rsidRDefault="00BE396E" w:rsidP="00BE396E">
            <w:pPr>
              <w:pStyle w:val="TableText"/>
            </w:pPr>
            <w:r>
              <w:t>1497</w:t>
            </w:r>
            <w:r w:rsidR="00135F82">
              <w:t xml:space="preserve"> – </w:t>
            </w:r>
            <w:r>
              <w:t>1503</w:t>
            </w:r>
          </w:p>
        </w:tc>
        <w:tc>
          <w:tcPr>
            <w:tcW w:w="2227" w:type="dxa"/>
            <w:tcMar>
              <w:left w:w="58" w:type="dxa"/>
              <w:right w:w="58" w:type="dxa"/>
            </w:tcMar>
          </w:tcPr>
          <w:p w14:paraId="6EAAF4E4" w14:textId="77777777" w:rsidR="00BE396E" w:rsidRDefault="00BE396E" w:rsidP="00BE396E">
            <w:pPr>
              <w:pStyle w:val="TableText"/>
            </w:pPr>
            <w:r>
              <w:t>PSYCH LIMIT REMAINING</w:t>
            </w:r>
          </w:p>
        </w:tc>
        <w:tc>
          <w:tcPr>
            <w:tcW w:w="2943" w:type="dxa"/>
            <w:tcMar>
              <w:left w:w="58" w:type="dxa"/>
              <w:right w:w="58" w:type="dxa"/>
            </w:tcMar>
          </w:tcPr>
          <w:p w14:paraId="2F81B448" w14:textId="52C9882C" w:rsidR="00BE396E" w:rsidRDefault="00BE396E" w:rsidP="00BE396E">
            <w:pPr>
              <w:pStyle w:val="TableText"/>
            </w:pPr>
            <w:r>
              <w:t>:P:IDR-</w:t>
            </w:r>
            <w:hyperlink r:id="rId463" w:history="1">
              <w:r>
                <w:rPr>
                  <w:rStyle w:val="Hyperlink"/>
                </w:rPr>
                <w:t>PSYCH-BAL-REMAIN</w:t>
              </w:r>
            </w:hyperlink>
          </w:p>
        </w:tc>
        <w:tc>
          <w:tcPr>
            <w:tcW w:w="2840" w:type="dxa"/>
            <w:tcMar>
              <w:left w:w="58" w:type="dxa"/>
              <w:right w:w="58" w:type="dxa"/>
            </w:tcMar>
          </w:tcPr>
          <w:p w14:paraId="1DEE05E6" w14:textId="77777777" w:rsidR="00BE396E" w:rsidRDefault="00BE396E" w:rsidP="00BE396E">
            <w:pPr>
              <w:pStyle w:val="TableText"/>
            </w:pPr>
            <w:r>
              <w:t>Psych limit remaining after processing this claim</w:t>
            </w:r>
          </w:p>
          <w:p w14:paraId="4F6516EE" w14:textId="77777777" w:rsidR="00BE396E" w:rsidRDefault="00BE396E" w:rsidP="00BE396E">
            <w:pPr>
              <w:pStyle w:val="TableText"/>
            </w:pPr>
            <w:r w:rsidRPr="007A6D3F">
              <w:rPr>
                <w:rFonts w:cs="Arial"/>
                <w:color w:val="000000"/>
              </w:rPr>
              <w:t>This item is used to identify the dollar amount of psychiatric therapy limitation that has not been used th</w:t>
            </w:r>
            <w:r>
              <w:rPr>
                <w:rFonts w:cs="Arial"/>
                <w:color w:val="000000"/>
              </w:rPr>
              <w:t>e</w:t>
            </w:r>
            <w:r w:rsidRPr="007A6D3F">
              <w:rPr>
                <w:rFonts w:cs="Arial"/>
                <w:color w:val="000000"/>
              </w:rPr>
              <w:t xml:space="preserve"> calendar year</w:t>
            </w:r>
            <w:r>
              <w:rPr>
                <w:rFonts w:cs="Arial"/>
                <w:color w:val="000000"/>
              </w:rPr>
              <w:t>.</w:t>
            </w:r>
          </w:p>
        </w:tc>
        <w:tc>
          <w:tcPr>
            <w:tcW w:w="1080" w:type="dxa"/>
            <w:tcMar>
              <w:left w:w="58" w:type="dxa"/>
              <w:right w:w="58" w:type="dxa"/>
            </w:tcMar>
          </w:tcPr>
          <w:p w14:paraId="742D8226" w14:textId="77777777" w:rsidR="00BE396E" w:rsidRDefault="00BE396E" w:rsidP="00BE396E">
            <w:pPr>
              <w:pStyle w:val="TableText"/>
              <w:rPr>
                <w:caps/>
              </w:rPr>
            </w:pPr>
            <w:r>
              <w:rPr>
                <w:caps/>
              </w:rPr>
              <w:t>7 n</w:t>
            </w:r>
          </w:p>
          <w:p w14:paraId="10E6D5E8" w14:textId="77777777" w:rsidR="00BE396E" w:rsidRDefault="00BE396E" w:rsidP="00BE396E">
            <w:pPr>
              <w:pStyle w:val="TableText"/>
              <w:rPr>
                <w:caps/>
              </w:rPr>
            </w:pPr>
            <w:r>
              <w:t>(99999V99)</w:t>
            </w:r>
          </w:p>
        </w:tc>
        <w:tc>
          <w:tcPr>
            <w:tcW w:w="2340" w:type="dxa"/>
            <w:tcMar>
              <w:left w:w="58" w:type="dxa"/>
              <w:right w:w="58" w:type="dxa"/>
            </w:tcMar>
          </w:tcPr>
          <w:p w14:paraId="02A8E08E" w14:textId="77777777" w:rsidR="00BE396E" w:rsidRDefault="00BE396E" w:rsidP="00BE396E">
            <w:pPr>
              <w:pStyle w:val="TableText"/>
            </w:pPr>
            <w:r>
              <w:t>-</w:t>
            </w:r>
          </w:p>
        </w:tc>
        <w:tc>
          <w:tcPr>
            <w:tcW w:w="858" w:type="dxa"/>
            <w:tcMar>
              <w:left w:w="58" w:type="dxa"/>
              <w:right w:w="58" w:type="dxa"/>
            </w:tcMar>
          </w:tcPr>
          <w:p w14:paraId="23BB4EB3" w14:textId="77777777" w:rsidR="00BE396E" w:rsidRDefault="00BE396E" w:rsidP="00BE396E">
            <w:pPr>
              <w:pStyle w:val="TableText"/>
            </w:pPr>
            <w:r>
              <w:t>Zeros</w:t>
            </w:r>
          </w:p>
        </w:tc>
        <w:tc>
          <w:tcPr>
            <w:tcW w:w="431" w:type="dxa"/>
          </w:tcPr>
          <w:p w14:paraId="63C6FBD3" w14:textId="77777777" w:rsidR="00BE396E" w:rsidRDefault="00BE396E" w:rsidP="00BE396E">
            <w:pPr>
              <w:pStyle w:val="TableText"/>
            </w:pPr>
            <w:r>
              <w:t>-</w:t>
            </w:r>
          </w:p>
        </w:tc>
        <w:tc>
          <w:tcPr>
            <w:tcW w:w="431" w:type="dxa"/>
          </w:tcPr>
          <w:p w14:paraId="63B7B37A" w14:textId="77777777" w:rsidR="00BE396E" w:rsidRDefault="00BE396E" w:rsidP="00BE396E">
            <w:pPr>
              <w:pStyle w:val="TableText"/>
            </w:pPr>
            <w:r>
              <w:t>X</w:t>
            </w:r>
          </w:p>
        </w:tc>
        <w:tc>
          <w:tcPr>
            <w:tcW w:w="432" w:type="dxa"/>
          </w:tcPr>
          <w:p w14:paraId="196D49C1" w14:textId="77777777" w:rsidR="00BE396E" w:rsidRDefault="00BE396E" w:rsidP="00BE396E">
            <w:pPr>
              <w:pStyle w:val="TableText"/>
            </w:pPr>
            <w:r>
              <w:t>X</w:t>
            </w:r>
          </w:p>
        </w:tc>
      </w:tr>
      <w:tr w:rsidR="00BE396E" w14:paraId="0FED4B7C" w14:textId="77777777" w:rsidTr="003214B8">
        <w:trPr>
          <w:cantSplit/>
          <w:jc w:val="center"/>
        </w:trPr>
        <w:tc>
          <w:tcPr>
            <w:tcW w:w="802" w:type="dxa"/>
            <w:tcMar>
              <w:left w:w="58" w:type="dxa"/>
              <w:right w:w="58" w:type="dxa"/>
            </w:tcMar>
          </w:tcPr>
          <w:p w14:paraId="482A1181" w14:textId="4CA0F3CB" w:rsidR="00BE396E" w:rsidRDefault="00BE396E" w:rsidP="00BE396E">
            <w:pPr>
              <w:pStyle w:val="TableText"/>
            </w:pPr>
            <w:r>
              <w:t>1504</w:t>
            </w:r>
            <w:r w:rsidR="00135F82">
              <w:t xml:space="preserve"> – </w:t>
            </w:r>
            <w:r>
              <w:t>1510</w:t>
            </w:r>
          </w:p>
        </w:tc>
        <w:tc>
          <w:tcPr>
            <w:tcW w:w="2227" w:type="dxa"/>
            <w:tcMar>
              <w:left w:w="58" w:type="dxa"/>
              <w:right w:w="58" w:type="dxa"/>
            </w:tcMar>
          </w:tcPr>
          <w:p w14:paraId="10EE599C" w14:textId="77777777" w:rsidR="00BE396E" w:rsidRDefault="00BE396E" w:rsidP="00BE396E">
            <w:pPr>
              <w:pStyle w:val="TableText"/>
            </w:pPr>
            <w:r>
              <w:t>PHY THER/OCC THER REMAINING</w:t>
            </w:r>
          </w:p>
        </w:tc>
        <w:tc>
          <w:tcPr>
            <w:tcW w:w="2943" w:type="dxa"/>
            <w:tcMar>
              <w:left w:w="58" w:type="dxa"/>
              <w:right w:w="58" w:type="dxa"/>
            </w:tcMar>
          </w:tcPr>
          <w:p w14:paraId="22F05DB0" w14:textId="1855466B" w:rsidR="00BE396E" w:rsidRDefault="00BE396E" w:rsidP="00BE396E">
            <w:pPr>
              <w:pStyle w:val="TableText"/>
            </w:pPr>
            <w:r>
              <w:t>:P:IDR-</w:t>
            </w:r>
            <w:hyperlink r:id="rId464" w:history="1">
              <w:r>
                <w:rPr>
                  <w:rStyle w:val="Hyperlink"/>
                </w:rPr>
                <w:t>PHY-OCC-THER-REM</w:t>
              </w:r>
            </w:hyperlink>
          </w:p>
        </w:tc>
        <w:tc>
          <w:tcPr>
            <w:tcW w:w="2840" w:type="dxa"/>
            <w:tcMar>
              <w:left w:w="58" w:type="dxa"/>
              <w:right w:w="58" w:type="dxa"/>
            </w:tcMar>
          </w:tcPr>
          <w:p w14:paraId="7A46DC43" w14:textId="3B55AA47" w:rsidR="00BE396E" w:rsidRDefault="00BE396E" w:rsidP="00BE396E">
            <w:pPr>
              <w:pStyle w:val="TableText"/>
            </w:pPr>
            <w:r>
              <w:t>P</w:t>
            </w:r>
            <w:r w:rsidR="00775C34">
              <w:t>hysical therapy</w:t>
            </w:r>
            <w:r>
              <w:t>/O</w:t>
            </w:r>
            <w:r w:rsidR="00775C34">
              <w:t>ccupational therapy</w:t>
            </w:r>
            <w:r>
              <w:t xml:space="preserve"> </w:t>
            </w:r>
            <w:r w:rsidR="00775C34">
              <w:t>r</w:t>
            </w:r>
            <w:r>
              <w:t>emaining after processing this claim</w:t>
            </w:r>
          </w:p>
          <w:p w14:paraId="0B7CE071" w14:textId="77777777" w:rsidR="00BE396E" w:rsidRDefault="00BE396E" w:rsidP="00BE396E">
            <w:pPr>
              <w:pStyle w:val="TableText"/>
            </w:pPr>
            <w:r w:rsidRPr="003522FE">
              <w:rPr>
                <w:rFonts w:cs="Arial"/>
                <w:color w:val="000000"/>
              </w:rPr>
              <w:t>This item is used to identify the dollar amount of occupational therapy limitation that has not been used this calendar year after processing this claim.</w:t>
            </w:r>
          </w:p>
        </w:tc>
        <w:tc>
          <w:tcPr>
            <w:tcW w:w="1080" w:type="dxa"/>
            <w:tcMar>
              <w:left w:w="58" w:type="dxa"/>
              <w:right w:w="58" w:type="dxa"/>
            </w:tcMar>
          </w:tcPr>
          <w:p w14:paraId="50BB0A52" w14:textId="77777777" w:rsidR="00BE396E" w:rsidRDefault="00BE396E" w:rsidP="00BE396E">
            <w:pPr>
              <w:pStyle w:val="TableText"/>
              <w:rPr>
                <w:caps/>
              </w:rPr>
            </w:pPr>
            <w:r>
              <w:rPr>
                <w:caps/>
              </w:rPr>
              <w:t>7 n</w:t>
            </w:r>
          </w:p>
          <w:p w14:paraId="3287B944" w14:textId="77777777" w:rsidR="00BE396E" w:rsidRDefault="00BE396E" w:rsidP="00BE396E">
            <w:pPr>
              <w:pStyle w:val="TableText"/>
              <w:rPr>
                <w:caps/>
              </w:rPr>
            </w:pPr>
            <w:r>
              <w:t>(99999V99)</w:t>
            </w:r>
          </w:p>
        </w:tc>
        <w:tc>
          <w:tcPr>
            <w:tcW w:w="2340" w:type="dxa"/>
            <w:tcMar>
              <w:left w:w="58" w:type="dxa"/>
              <w:right w:w="58" w:type="dxa"/>
            </w:tcMar>
          </w:tcPr>
          <w:p w14:paraId="1BDB3880" w14:textId="77777777" w:rsidR="00BE396E" w:rsidRDefault="00BE396E" w:rsidP="00BE396E">
            <w:pPr>
              <w:pStyle w:val="TableText"/>
            </w:pPr>
            <w:r>
              <w:t>-</w:t>
            </w:r>
          </w:p>
        </w:tc>
        <w:tc>
          <w:tcPr>
            <w:tcW w:w="858" w:type="dxa"/>
            <w:tcMar>
              <w:left w:w="58" w:type="dxa"/>
              <w:right w:w="58" w:type="dxa"/>
            </w:tcMar>
          </w:tcPr>
          <w:p w14:paraId="44135553" w14:textId="77777777" w:rsidR="00BE396E" w:rsidRDefault="00BE396E" w:rsidP="00BE396E">
            <w:pPr>
              <w:pStyle w:val="TableText"/>
            </w:pPr>
            <w:r>
              <w:t>Zeros</w:t>
            </w:r>
          </w:p>
        </w:tc>
        <w:tc>
          <w:tcPr>
            <w:tcW w:w="431" w:type="dxa"/>
          </w:tcPr>
          <w:p w14:paraId="34BD2E4A" w14:textId="77777777" w:rsidR="00BE396E" w:rsidRDefault="00BE396E" w:rsidP="00BE396E">
            <w:pPr>
              <w:pStyle w:val="TableText"/>
            </w:pPr>
            <w:r>
              <w:t>-</w:t>
            </w:r>
          </w:p>
        </w:tc>
        <w:tc>
          <w:tcPr>
            <w:tcW w:w="431" w:type="dxa"/>
          </w:tcPr>
          <w:p w14:paraId="58A59E41" w14:textId="77777777" w:rsidR="00BE396E" w:rsidRDefault="00BE396E" w:rsidP="00BE396E">
            <w:pPr>
              <w:pStyle w:val="TableText"/>
            </w:pPr>
            <w:r>
              <w:t>X</w:t>
            </w:r>
          </w:p>
        </w:tc>
        <w:tc>
          <w:tcPr>
            <w:tcW w:w="432" w:type="dxa"/>
          </w:tcPr>
          <w:p w14:paraId="64B5077E" w14:textId="77777777" w:rsidR="00BE396E" w:rsidRDefault="00BE396E" w:rsidP="00BE396E">
            <w:pPr>
              <w:pStyle w:val="TableText"/>
            </w:pPr>
            <w:r>
              <w:t>X</w:t>
            </w:r>
          </w:p>
        </w:tc>
      </w:tr>
      <w:tr w:rsidR="00BE396E" w14:paraId="5005C4AA" w14:textId="77777777" w:rsidTr="003214B8">
        <w:trPr>
          <w:cantSplit/>
          <w:jc w:val="center"/>
        </w:trPr>
        <w:tc>
          <w:tcPr>
            <w:tcW w:w="802" w:type="dxa"/>
            <w:tcMar>
              <w:left w:w="58" w:type="dxa"/>
              <w:right w:w="58" w:type="dxa"/>
            </w:tcMar>
          </w:tcPr>
          <w:p w14:paraId="1D759E4E" w14:textId="77777777" w:rsidR="00BE396E" w:rsidRDefault="00BE396E" w:rsidP="00BE396E">
            <w:pPr>
              <w:pStyle w:val="TableText"/>
            </w:pPr>
            <w:r>
              <w:t>1511</w:t>
            </w:r>
          </w:p>
        </w:tc>
        <w:tc>
          <w:tcPr>
            <w:tcW w:w="2227" w:type="dxa"/>
            <w:tcMar>
              <w:left w:w="58" w:type="dxa"/>
              <w:right w:w="58" w:type="dxa"/>
            </w:tcMar>
          </w:tcPr>
          <w:p w14:paraId="4446CA09" w14:textId="77777777" w:rsidR="00BE396E" w:rsidRDefault="00BE396E" w:rsidP="00BE396E">
            <w:pPr>
              <w:pStyle w:val="TableText"/>
            </w:pPr>
            <w:r>
              <w:t>TYPE OF THERAPY FLAG</w:t>
            </w:r>
          </w:p>
        </w:tc>
        <w:tc>
          <w:tcPr>
            <w:tcW w:w="2943" w:type="dxa"/>
            <w:tcMar>
              <w:left w:w="58" w:type="dxa"/>
              <w:right w:w="58" w:type="dxa"/>
            </w:tcMar>
          </w:tcPr>
          <w:p w14:paraId="6AC1A1D8" w14:textId="03E33530" w:rsidR="00BE396E" w:rsidRDefault="00BE396E" w:rsidP="00BE396E">
            <w:pPr>
              <w:pStyle w:val="TableText"/>
            </w:pPr>
            <w:r>
              <w:t>:P:IDR-</w:t>
            </w:r>
            <w:hyperlink r:id="rId465" w:history="1">
              <w:r>
                <w:rPr>
                  <w:rStyle w:val="Hyperlink"/>
                </w:rPr>
                <w:t>PHY-OCC-THER-IND</w:t>
              </w:r>
            </w:hyperlink>
          </w:p>
        </w:tc>
        <w:tc>
          <w:tcPr>
            <w:tcW w:w="2840" w:type="dxa"/>
            <w:tcMar>
              <w:left w:w="58" w:type="dxa"/>
              <w:right w:w="58" w:type="dxa"/>
            </w:tcMar>
          </w:tcPr>
          <w:p w14:paraId="216ACEDC" w14:textId="77777777" w:rsidR="00BE396E" w:rsidRDefault="00BE396E" w:rsidP="00BE396E">
            <w:pPr>
              <w:pStyle w:val="TableText"/>
            </w:pPr>
            <w:r>
              <w:t>Type of therapy flag</w:t>
            </w:r>
          </w:p>
        </w:tc>
        <w:tc>
          <w:tcPr>
            <w:tcW w:w="1080" w:type="dxa"/>
            <w:tcMar>
              <w:left w:w="58" w:type="dxa"/>
              <w:right w:w="58" w:type="dxa"/>
            </w:tcMar>
          </w:tcPr>
          <w:p w14:paraId="198E9D46" w14:textId="77777777" w:rsidR="00BE396E" w:rsidRDefault="00BE396E" w:rsidP="00BE396E">
            <w:pPr>
              <w:pStyle w:val="TableText"/>
              <w:rPr>
                <w:caps/>
              </w:rPr>
            </w:pPr>
            <w:r>
              <w:rPr>
                <w:caps/>
              </w:rPr>
              <w:t>1 C</w:t>
            </w:r>
          </w:p>
        </w:tc>
        <w:tc>
          <w:tcPr>
            <w:tcW w:w="2340" w:type="dxa"/>
            <w:tcMar>
              <w:left w:w="58" w:type="dxa"/>
              <w:right w:w="58" w:type="dxa"/>
            </w:tcMar>
          </w:tcPr>
          <w:p w14:paraId="0F34479F" w14:textId="77777777" w:rsidR="00BE396E" w:rsidRDefault="00BE396E" w:rsidP="00BE396E">
            <w:pPr>
              <w:pStyle w:val="TableText"/>
            </w:pPr>
            <w:r>
              <w:t>See CWF Documentation</w:t>
            </w:r>
          </w:p>
        </w:tc>
        <w:tc>
          <w:tcPr>
            <w:tcW w:w="858" w:type="dxa"/>
            <w:tcMar>
              <w:left w:w="58" w:type="dxa"/>
              <w:right w:w="58" w:type="dxa"/>
            </w:tcMar>
          </w:tcPr>
          <w:p w14:paraId="63AC5349" w14:textId="77777777" w:rsidR="00BE396E" w:rsidRDefault="00BE396E" w:rsidP="00BE396E">
            <w:pPr>
              <w:pStyle w:val="TableText"/>
            </w:pPr>
            <w:r>
              <w:t>Spaces</w:t>
            </w:r>
          </w:p>
        </w:tc>
        <w:tc>
          <w:tcPr>
            <w:tcW w:w="431" w:type="dxa"/>
          </w:tcPr>
          <w:p w14:paraId="6503FE05" w14:textId="77777777" w:rsidR="00BE396E" w:rsidRDefault="00BE396E" w:rsidP="00BE396E">
            <w:pPr>
              <w:pStyle w:val="TableText"/>
            </w:pPr>
            <w:r>
              <w:t>-</w:t>
            </w:r>
          </w:p>
        </w:tc>
        <w:tc>
          <w:tcPr>
            <w:tcW w:w="431" w:type="dxa"/>
          </w:tcPr>
          <w:p w14:paraId="6534F23C" w14:textId="77777777" w:rsidR="00BE396E" w:rsidRDefault="00BE396E" w:rsidP="00BE396E">
            <w:pPr>
              <w:pStyle w:val="TableText"/>
            </w:pPr>
            <w:r>
              <w:t>X</w:t>
            </w:r>
          </w:p>
        </w:tc>
        <w:tc>
          <w:tcPr>
            <w:tcW w:w="432" w:type="dxa"/>
          </w:tcPr>
          <w:p w14:paraId="3B3DE1A2" w14:textId="77777777" w:rsidR="00BE396E" w:rsidRDefault="00BE396E" w:rsidP="00BE396E">
            <w:pPr>
              <w:pStyle w:val="TableText"/>
            </w:pPr>
            <w:r>
              <w:t>X</w:t>
            </w:r>
          </w:p>
        </w:tc>
      </w:tr>
      <w:tr w:rsidR="00BE396E" w14:paraId="453CF924" w14:textId="77777777" w:rsidTr="003214B8">
        <w:trPr>
          <w:cantSplit/>
          <w:jc w:val="center"/>
        </w:trPr>
        <w:tc>
          <w:tcPr>
            <w:tcW w:w="802" w:type="dxa"/>
            <w:tcMar>
              <w:left w:w="58" w:type="dxa"/>
              <w:right w:w="58" w:type="dxa"/>
            </w:tcMar>
          </w:tcPr>
          <w:p w14:paraId="08568C2C" w14:textId="322F7909" w:rsidR="00BE396E" w:rsidRDefault="00BE396E" w:rsidP="00BE396E">
            <w:pPr>
              <w:pStyle w:val="TableText"/>
            </w:pPr>
            <w:r>
              <w:t>1512</w:t>
            </w:r>
            <w:r w:rsidR="00135F82">
              <w:t xml:space="preserve"> – </w:t>
            </w:r>
            <w:r>
              <w:t>1516</w:t>
            </w:r>
          </w:p>
        </w:tc>
        <w:tc>
          <w:tcPr>
            <w:tcW w:w="2227" w:type="dxa"/>
            <w:tcMar>
              <w:left w:w="58" w:type="dxa"/>
              <w:right w:w="58" w:type="dxa"/>
            </w:tcMar>
          </w:tcPr>
          <w:p w14:paraId="7B4C225D" w14:textId="77777777" w:rsidR="00BE396E" w:rsidRDefault="00BE396E" w:rsidP="00BE396E">
            <w:pPr>
              <w:pStyle w:val="TableText"/>
            </w:pPr>
            <w:r>
              <w:t>CASH DED APPLIED</w:t>
            </w:r>
          </w:p>
        </w:tc>
        <w:tc>
          <w:tcPr>
            <w:tcW w:w="2943" w:type="dxa"/>
            <w:tcMar>
              <w:left w:w="58" w:type="dxa"/>
              <w:right w:w="58" w:type="dxa"/>
            </w:tcMar>
          </w:tcPr>
          <w:p w14:paraId="32CF3456" w14:textId="3A0407FC" w:rsidR="00BE396E" w:rsidRDefault="00BE396E" w:rsidP="00BE396E">
            <w:pPr>
              <w:pStyle w:val="TableText"/>
            </w:pPr>
            <w:r>
              <w:t>:P:IDR-</w:t>
            </w:r>
            <w:hyperlink r:id="rId466" w:history="1">
              <w:r>
                <w:rPr>
                  <w:rStyle w:val="Hyperlink"/>
                </w:rPr>
                <w:t>CASH-DED-APPLIED</w:t>
              </w:r>
            </w:hyperlink>
          </w:p>
        </w:tc>
        <w:tc>
          <w:tcPr>
            <w:tcW w:w="2840" w:type="dxa"/>
            <w:tcMar>
              <w:left w:w="58" w:type="dxa"/>
              <w:right w:w="58" w:type="dxa"/>
            </w:tcMar>
          </w:tcPr>
          <w:p w14:paraId="5217861B" w14:textId="77777777" w:rsidR="00BE396E" w:rsidRDefault="00BE396E" w:rsidP="00BE396E">
            <w:pPr>
              <w:pStyle w:val="TableText"/>
            </w:pPr>
            <w:r>
              <w:t>Cash deductible applied on the claim</w:t>
            </w:r>
          </w:p>
          <w:p w14:paraId="6B80A2DB" w14:textId="77777777" w:rsidR="00BE396E" w:rsidRDefault="00BE396E" w:rsidP="00BE396E">
            <w:pPr>
              <w:pStyle w:val="TableText"/>
            </w:pPr>
            <w:r w:rsidRPr="001074C1">
              <w:rPr>
                <w:rFonts w:cs="Arial"/>
                <w:color w:val="000000"/>
              </w:rPr>
              <w:t>The portion of the final charge allowed on a claim that is used to satisfy the amount of Part B Medicare cash deductible remaining.</w:t>
            </w:r>
          </w:p>
        </w:tc>
        <w:tc>
          <w:tcPr>
            <w:tcW w:w="1080" w:type="dxa"/>
            <w:tcMar>
              <w:left w:w="58" w:type="dxa"/>
              <w:right w:w="58" w:type="dxa"/>
            </w:tcMar>
          </w:tcPr>
          <w:p w14:paraId="40F49EB9" w14:textId="77777777" w:rsidR="00BE396E" w:rsidRDefault="00BE396E" w:rsidP="00BE396E">
            <w:pPr>
              <w:pStyle w:val="TableText"/>
              <w:rPr>
                <w:caps/>
              </w:rPr>
            </w:pPr>
            <w:r>
              <w:rPr>
                <w:caps/>
              </w:rPr>
              <w:t>5 n</w:t>
            </w:r>
          </w:p>
          <w:p w14:paraId="037A0018" w14:textId="77777777" w:rsidR="00BE396E" w:rsidRDefault="00BE396E" w:rsidP="00BE396E">
            <w:pPr>
              <w:pStyle w:val="TableText"/>
              <w:rPr>
                <w:caps/>
              </w:rPr>
            </w:pPr>
            <w:r>
              <w:rPr>
                <w:caps/>
              </w:rPr>
              <w:t>(999v99)</w:t>
            </w:r>
          </w:p>
        </w:tc>
        <w:tc>
          <w:tcPr>
            <w:tcW w:w="2340" w:type="dxa"/>
            <w:tcMar>
              <w:left w:w="58" w:type="dxa"/>
              <w:right w:w="58" w:type="dxa"/>
            </w:tcMar>
          </w:tcPr>
          <w:p w14:paraId="7A6246DF" w14:textId="77777777" w:rsidR="00BE396E" w:rsidRDefault="00BE396E" w:rsidP="00BE396E">
            <w:pPr>
              <w:pStyle w:val="TableText"/>
            </w:pPr>
            <w:r>
              <w:t>-</w:t>
            </w:r>
          </w:p>
        </w:tc>
        <w:tc>
          <w:tcPr>
            <w:tcW w:w="858" w:type="dxa"/>
            <w:tcMar>
              <w:left w:w="58" w:type="dxa"/>
              <w:right w:w="58" w:type="dxa"/>
            </w:tcMar>
          </w:tcPr>
          <w:p w14:paraId="2745D505" w14:textId="77777777" w:rsidR="00BE396E" w:rsidRDefault="00BE396E" w:rsidP="00BE396E">
            <w:pPr>
              <w:pStyle w:val="TableText"/>
            </w:pPr>
            <w:r>
              <w:t>Zeros</w:t>
            </w:r>
          </w:p>
        </w:tc>
        <w:tc>
          <w:tcPr>
            <w:tcW w:w="431" w:type="dxa"/>
          </w:tcPr>
          <w:p w14:paraId="3D09EBF8" w14:textId="77777777" w:rsidR="00BE396E" w:rsidRDefault="00BE396E" w:rsidP="00BE396E">
            <w:pPr>
              <w:pStyle w:val="TableText"/>
            </w:pPr>
            <w:r>
              <w:t>-</w:t>
            </w:r>
          </w:p>
        </w:tc>
        <w:tc>
          <w:tcPr>
            <w:tcW w:w="431" w:type="dxa"/>
          </w:tcPr>
          <w:p w14:paraId="40AE6A0D" w14:textId="77777777" w:rsidR="00BE396E" w:rsidRDefault="00BE396E" w:rsidP="00BE396E">
            <w:pPr>
              <w:pStyle w:val="TableText"/>
            </w:pPr>
            <w:r>
              <w:t>X</w:t>
            </w:r>
          </w:p>
        </w:tc>
        <w:tc>
          <w:tcPr>
            <w:tcW w:w="432" w:type="dxa"/>
          </w:tcPr>
          <w:p w14:paraId="7E275035" w14:textId="77777777" w:rsidR="00BE396E" w:rsidRDefault="00BE396E" w:rsidP="00BE396E">
            <w:pPr>
              <w:pStyle w:val="TableText"/>
            </w:pPr>
            <w:r>
              <w:t>X</w:t>
            </w:r>
          </w:p>
        </w:tc>
      </w:tr>
      <w:tr w:rsidR="00BE396E" w14:paraId="128F9867" w14:textId="77777777" w:rsidTr="003214B8">
        <w:trPr>
          <w:cantSplit/>
          <w:jc w:val="center"/>
        </w:trPr>
        <w:tc>
          <w:tcPr>
            <w:tcW w:w="802" w:type="dxa"/>
            <w:tcMar>
              <w:left w:w="58" w:type="dxa"/>
              <w:right w:w="58" w:type="dxa"/>
            </w:tcMar>
          </w:tcPr>
          <w:p w14:paraId="4F2EA588" w14:textId="4210D241" w:rsidR="00BE396E" w:rsidRDefault="00BE396E" w:rsidP="00BE396E">
            <w:pPr>
              <w:pStyle w:val="TableText"/>
            </w:pPr>
            <w:r>
              <w:t>1517</w:t>
            </w:r>
            <w:r w:rsidR="00135F82">
              <w:t xml:space="preserve"> – </w:t>
            </w:r>
            <w:r>
              <w:t>1520</w:t>
            </w:r>
          </w:p>
        </w:tc>
        <w:tc>
          <w:tcPr>
            <w:tcW w:w="2227" w:type="dxa"/>
            <w:tcMar>
              <w:left w:w="58" w:type="dxa"/>
              <w:right w:w="58" w:type="dxa"/>
            </w:tcMar>
          </w:tcPr>
          <w:p w14:paraId="4B9128E0" w14:textId="77777777" w:rsidR="00BE396E" w:rsidRDefault="00BE396E" w:rsidP="00BE396E">
            <w:pPr>
              <w:pStyle w:val="TableText"/>
            </w:pPr>
            <w:r>
              <w:t>CWF RESP ERROR CODE 1</w:t>
            </w:r>
          </w:p>
        </w:tc>
        <w:tc>
          <w:tcPr>
            <w:tcW w:w="2943" w:type="dxa"/>
            <w:tcMar>
              <w:left w:w="58" w:type="dxa"/>
              <w:right w:w="58" w:type="dxa"/>
            </w:tcMar>
          </w:tcPr>
          <w:p w14:paraId="1AD9E461" w14:textId="3E499956" w:rsidR="00BE396E" w:rsidRDefault="00BE396E" w:rsidP="00BE396E">
            <w:pPr>
              <w:pStyle w:val="TableText"/>
            </w:pPr>
            <w:r>
              <w:t>:P:IDR-</w:t>
            </w:r>
            <w:hyperlink r:id="rId467" w:history="1">
              <w:r>
                <w:rPr>
                  <w:rStyle w:val="Hyperlink"/>
                </w:rPr>
                <w:t>CWF-RESP-ERR-CD1</w:t>
              </w:r>
            </w:hyperlink>
          </w:p>
        </w:tc>
        <w:tc>
          <w:tcPr>
            <w:tcW w:w="2840" w:type="dxa"/>
            <w:tcMar>
              <w:left w:w="58" w:type="dxa"/>
              <w:right w:w="58" w:type="dxa"/>
            </w:tcMar>
          </w:tcPr>
          <w:p w14:paraId="341B3043" w14:textId="77777777" w:rsidR="00BE396E" w:rsidRDefault="00BE396E" w:rsidP="00BE396E">
            <w:pPr>
              <w:pStyle w:val="TableText"/>
            </w:pPr>
            <w:r>
              <w:t>CWF Response Error Code 1</w:t>
            </w:r>
          </w:p>
          <w:p w14:paraId="121737B6" w14:textId="77777777" w:rsidR="00BE396E" w:rsidRDefault="00BE396E" w:rsidP="00BE396E">
            <w:pPr>
              <w:pStyle w:val="TableText"/>
            </w:pPr>
            <w:r w:rsidRPr="00AF47A3">
              <w:rPr>
                <w:rFonts w:cs="Arial"/>
                <w:color w:val="000000"/>
              </w:rPr>
              <w:t>This item is used to identify the first CWF response error code.</w:t>
            </w:r>
          </w:p>
        </w:tc>
        <w:tc>
          <w:tcPr>
            <w:tcW w:w="1080" w:type="dxa"/>
            <w:tcMar>
              <w:left w:w="58" w:type="dxa"/>
              <w:right w:w="58" w:type="dxa"/>
            </w:tcMar>
          </w:tcPr>
          <w:p w14:paraId="1FC0EB87" w14:textId="77777777" w:rsidR="00BE396E" w:rsidRDefault="00BE396E" w:rsidP="00BE396E">
            <w:pPr>
              <w:pStyle w:val="TableText"/>
              <w:rPr>
                <w:caps/>
              </w:rPr>
            </w:pPr>
            <w:r>
              <w:rPr>
                <w:caps/>
              </w:rPr>
              <w:t>4 c</w:t>
            </w:r>
          </w:p>
        </w:tc>
        <w:tc>
          <w:tcPr>
            <w:tcW w:w="2340" w:type="dxa"/>
            <w:tcMar>
              <w:left w:w="58" w:type="dxa"/>
              <w:right w:w="58" w:type="dxa"/>
            </w:tcMar>
          </w:tcPr>
          <w:p w14:paraId="47186C8A" w14:textId="37A63E95" w:rsidR="00BE396E" w:rsidRDefault="003A63DC" w:rsidP="00BE396E">
            <w:pPr>
              <w:pStyle w:val="TableText"/>
            </w:pPr>
            <w:r w:rsidRPr="003A63DC">
              <w:t>See CWF Documentation</w:t>
            </w:r>
          </w:p>
        </w:tc>
        <w:tc>
          <w:tcPr>
            <w:tcW w:w="858" w:type="dxa"/>
            <w:tcMar>
              <w:left w:w="58" w:type="dxa"/>
              <w:right w:w="58" w:type="dxa"/>
            </w:tcMar>
          </w:tcPr>
          <w:p w14:paraId="0F08C373" w14:textId="77777777" w:rsidR="00BE396E" w:rsidRDefault="00BE396E" w:rsidP="00BE396E">
            <w:pPr>
              <w:pStyle w:val="TableText"/>
            </w:pPr>
            <w:r>
              <w:t>Spaces</w:t>
            </w:r>
          </w:p>
        </w:tc>
        <w:tc>
          <w:tcPr>
            <w:tcW w:w="431" w:type="dxa"/>
          </w:tcPr>
          <w:p w14:paraId="5E3EDA08" w14:textId="77777777" w:rsidR="00BE396E" w:rsidRDefault="00BE396E" w:rsidP="00BE396E">
            <w:pPr>
              <w:pStyle w:val="TableText"/>
            </w:pPr>
            <w:r>
              <w:t>-</w:t>
            </w:r>
          </w:p>
        </w:tc>
        <w:tc>
          <w:tcPr>
            <w:tcW w:w="431" w:type="dxa"/>
          </w:tcPr>
          <w:p w14:paraId="2C3F5B25" w14:textId="77777777" w:rsidR="00BE396E" w:rsidRDefault="00BE396E" w:rsidP="00BE396E">
            <w:pPr>
              <w:pStyle w:val="TableText"/>
            </w:pPr>
            <w:r>
              <w:t>X</w:t>
            </w:r>
          </w:p>
        </w:tc>
        <w:tc>
          <w:tcPr>
            <w:tcW w:w="432" w:type="dxa"/>
          </w:tcPr>
          <w:p w14:paraId="1598660C" w14:textId="77777777" w:rsidR="00BE396E" w:rsidRDefault="00BE396E" w:rsidP="00BE396E">
            <w:pPr>
              <w:pStyle w:val="TableText"/>
            </w:pPr>
            <w:r>
              <w:t>X</w:t>
            </w:r>
          </w:p>
        </w:tc>
      </w:tr>
      <w:tr w:rsidR="00BE396E" w14:paraId="0050722D" w14:textId="77777777" w:rsidTr="003214B8">
        <w:trPr>
          <w:cantSplit/>
          <w:jc w:val="center"/>
        </w:trPr>
        <w:tc>
          <w:tcPr>
            <w:tcW w:w="802" w:type="dxa"/>
            <w:tcMar>
              <w:left w:w="58" w:type="dxa"/>
              <w:right w:w="58" w:type="dxa"/>
            </w:tcMar>
          </w:tcPr>
          <w:p w14:paraId="29D66A2E" w14:textId="445DD7ED" w:rsidR="00BE396E" w:rsidRDefault="00BE396E" w:rsidP="00BE396E">
            <w:pPr>
              <w:pStyle w:val="TableText"/>
            </w:pPr>
            <w:r>
              <w:t>1521</w:t>
            </w:r>
            <w:r w:rsidR="00135F82">
              <w:t xml:space="preserve"> – </w:t>
            </w:r>
            <w:r>
              <w:t>1524</w:t>
            </w:r>
          </w:p>
        </w:tc>
        <w:tc>
          <w:tcPr>
            <w:tcW w:w="2227" w:type="dxa"/>
            <w:tcMar>
              <w:left w:w="58" w:type="dxa"/>
              <w:right w:w="58" w:type="dxa"/>
            </w:tcMar>
          </w:tcPr>
          <w:p w14:paraId="21B43A7C" w14:textId="77777777" w:rsidR="00BE396E" w:rsidRDefault="00BE396E" w:rsidP="00BE396E">
            <w:pPr>
              <w:pStyle w:val="TableText"/>
            </w:pPr>
            <w:r>
              <w:t>CWF RESP ERROR CODE 2</w:t>
            </w:r>
          </w:p>
        </w:tc>
        <w:tc>
          <w:tcPr>
            <w:tcW w:w="2943" w:type="dxa"/>
            <w:tcMar>
              <w:left w:w="58" w:type="dxa"/>
              <w:right w:w="58" w:type="dxa"/>
            </w:tcMar>
          </w:tcPr>
          <w:p w14:paraId="1A345D5F" w14:textId="2A77DE54" w:rsidR="00BE396E" w:rsidRDefault="00BE396E" w:rsidP="00BE396E">
            <w:pPr>
              <w:pStyle w:val="TableText"/>
            </w:pPr>
            <w:r>
              <w:t>:P:IDR-</w:t>
            </w:r>
            <w:hyperlink r:id="rId468" w:history="1">
              <w:r>
                <w:rPr>
                  <w:rStyle w:val="Hyperlink"/>
                </w:rPr>
                <w:t>CWF-RESP-ERR-CD2</w:t>
              </w:r>
            </w:hyperlink>
          </w:p>
        </w:tc>
        <w:tc>
          <w:tcPr>
            <w:tcW w:w="2840" w:type="dxa"/>
            <w:tcMar>
              <w:left w:w="58" w:type="dxa"/>
              <w:right w:w="58" w:type="dxa"/>
            </w:tcMar>
          </w:tcPr>
          <w:p w14:paraId="65EED36F" w14:textId="77777777" w:rsidR="00BE396E" w:rsidRDefault="00BE396E" w:rsidP="00BE396E">
            <w:pPr>
              <w:pStyle w:val="TableText"/>
            </w:pPr>
            <w:r>
              <w:t>CWF Response Error Code 2</w:t>
            </w:r>
          </w:p>
          <w:p w14:paraId="163245EF" w14:textId="47721A66" w:rsidR="00BE396E" w:rsidRDefault="00BE396E" w:rsidP="00775C34">
            <w:pPr>
              <w:pStyle w:val="TableText"/>
            </w:pPr>
            <w:r w:rsidRPr="00AF47A3">
              <w:rPr>
                <w:rFonts w:cs="Arial"/>
                <w:color w:val="000000"/>
              </w:rPr>
              <w:t>This item is used to identify the second CWF response error code.</w:t>
            </w:r>
          </w:p>
        </w:tc>
        <w:tc>
          <w:tcPr>
            <w:tcW w:w="1080" w:type="dxa"/>
            <w:tcMar>
              <w:left w:w="58" w:type="dxa"/>
              <w:right w:w="58" w:type="dxa"/>
            </w:tcMar>
          </w:tcPr>
          <w:p w14:paraId="21B197ED" w14:textId="77777777" w:rsidR="00BE396E" w:rsidRDefault="00BE396E" w:rsidP="00BE396E">
            <w:pPr>
              <w:pStyle w:val="TableText"/>
              <w:rPr>
                <w:caps/>
              </w:rPr>
            </w:pPr>
            <w:r>
              <w:rPr>
                <w:caps/>
              </w:rPr>
              <w:t>4 c</w:t>
            </w:r>
          </w:p>
        </w:tc>
        <w:tc>
          <w:tcPr>
            <w:tcW w:w="2340" w:type="dxa"/>
            <w:tcMar>
              <w:left w:w="58" w:type="dxa"/>
              <w:right w:w="58" w:type="dxa"/>
            </w:tcMar>
          </w:tcPr>
          <w:p w14:paraId="351E181E" w14:textId="7FBBAF3E" w:rsidR="00BE396E" w:rsidRDefault="003A63DC" w:rsidP="00BE396E">
            <w:pPr>
              <w:pStyle w:val="TableText"/>
            </w:pPr>
            <w:r w:rsidRPr="003A63DC">
              <w:t>See CWF Documentation</w:t>
            </w:r>
          </w:p>
        </w:tc>
        <w:tc>
          <w:tcPr>
            <w:tcW w:w="858" w:type="dxa"/>
            <w:tcMar>
              <w:left w:w="58" w:type="dxa"/>
              <w:right w:w="58" w:type="dxa"/>
            </w:tcMar>
          </w:tcPr>
          <w:p w14:paraId="5E901981" w14:textId="77777777" w:rsidR="00BE396E" w:rsidRDefault="00BE396E" w:rsidP="00BE396E">
            <w:pPr>
              <w:pStyle w:val="TableText"/>
            </w:pPr>
            <w:r>
              <w:t>Spaces</w:t>
            </w:r>
          </w:p>
        </w:tc>
        <w:tc>
          <w:tcPr>
            <w:tcW w:w="431" w:type="dxa"/>
          </w:tcPr>
          <w:p w14:paraId="592F4533" w14:textId="77777777" w:rsidR="00BE396E" w:rsidRDefault="00BE396E" w:rsidP="00BE396E">
            <w:pPr>
              <w:pStyle w:val="TableText"/>
            </w:pPr>
            <w:r>
              <w:t>-</w:t>
            </w:r>
          </w:p>
        </w:tc>
        <w:tc>
          <w:tcPr>
            <w:tcW w:w="431" w:type="dxa"/>
          </w:tcPr>
          <w:p w14:paraId="057E9F7B" w14:textId="77777777" w:rsidR="00BE396E" w:rsidRDefault="00BE396E" w:rsidP="00BE396E">
            <w:pPr>
              <w:pStyle w:val="TableText"/>
            </w:pPr>
            <w:r>
              <w:t>X</w:t>
            </w:r>
          </w:p>
        </w:tc>
        <w:tc>
          <w:tcPr>
            <w:tcW w:w="432" w:type="dxa"/>
          </w:tcPr>
          <w:p w14:paraId="65B8DF03" w14:textId="77777777" w:rsidR="00BE396E" w:rsidRDefault="00BE396E" w:rsidP="00BE396E">
            <w:pPr>
              <w:pStyle w:val="TableText"/>
            </w:pPr>
            <w:r>
              <w:t>X</w:t>
            </w:r>
          </w:p>
        </w:tc>
      </w:tr>
      <w:tr w:rsidR="00BE396E" w14:paraId="4EB4D38C" w14:textId="77777777" w:rsidTr="003214B8">
        <w:trPr>
          <w:cantSplit/>
          <w:jc w:val="center"/>
        </w:trPr>
        <w:tc>
          <w:tcPr>
            <w:tcW w:w="802" w:type="dxa"/>
            <w:tcMar>
              <w:left w:w="58" w:type="dxa"/>
              <w:right w:w="58" w:type="dxa"/>
            </w:tcMar>
          </w:tcPr>
          <w:p w14:paraId="2938D408" w14:textId="076107B8" w:rsidR="00BE396E" w:rsidRDefault="00BE396E" w:rsidP="00BE396E">
            <w:pPr>
              <w:pStyle w:val="TableText"/>
            </w:pPr>
            <w:r>
              <w:t>1525</w:t>
            </w:r>
            <w:r w:rsidR="00135F82">
              <w:t xml:space="preserve"> – </w:t>
            </w:r>
            <w:r>
              <w:t>1528</w:t>
            </w:r>
          </w:p>
        </w:tc>
        <w:tc>
          <w:tcPr>
            <w:tcW w:w="2227" w:type="dxa"/>
            <w:tcMar>
              <w:left w:w="58" w:type="dxa"/>
              <w:right w:w="58" w:type="dxa"/>
            </w:tcMar>
          </w:tcPr>
          <w:p w14:paraId="042B0CC8" w14:textId="77777777" w:rsidR="00BE396E" w:rsidRDefault="00BE396E" w:rsidP="00BE396E">
            <w:pPr>
              <w:pStyle w:val="TableText"/>
            </w:pPr>
            <w:r>
              <w:t>CWF RESP ERROR CODE 3</w:t>
            </w:r>
          </w:p>
        </w:tc>
        <w:tc>
          <w:tcPr>
            <w:tcW w:w="2943" w:type="dxa"/>
            <w:tcMar>
              <w:left w:w="58" w:type="dxa"/>
              <w:right w:w="58" w:type="dxa"/>
            </w:tcMar>
          </w:tcPr>
          <w:p w14:paraId="0295F64E" w14:textId="303572AD" w:rsidR="00BE396E" w:rsidRDefault="00BE396E" w:rsidP="00BE396E">
            <w:pPr>
              <w:pStyle w:val="TableText"/>
            </w:pPr>
            <w:r>
              <w:t>:P:IDR-</w:t>
            </w:r>
            <w:hyperlink r:id="rId469" w:history="1">
              <w:r>
                <w:rPr>
                  <w:rStyle w:val="Hyperlink"/>
                </w:rPr>
                <w:t>CWF-RESP-ERR-CD3</w:t>
              </w:r>
            </w:hyperlink>
          </w:p>
        </w:tc>
        <w:tc>
          <w:tcPr>
            <w:tcW w:w="2840" w:type="dxa"/>
            <w:tcMar>
              <w:left w:w="58" w:type="dxa"/>
              <w:right w:w="58" w:type="dxa"/>
            </w:tcMar>
          </w:tcPr>
          <w:p w14:paraId="4E16B0CD" w14:textId="77777777" w:rsidR="00BE396E" w:rsidRDefault="00BE396E" w:rsidP="00BE396E">
            <w:pPr>
              <w:pStyle w:val="TableText"/>
            </w:pPr>
            <w:r>
              <w:t>CWF Response Error Code 3</w:t>
            </w:r>
          </w:p>
          <w:p w14:paraId="57899798" w14:textId="3DD4625F" w:rsidR="00BE396E" w:rsidRDefault="00BE396E" w:rsidP="00775C34">
            <w:pPr>
              <w:pStyle w:val="TableText"/>
            </w:pPr>
            <w:r w:rsidRPr="00CF0FFC">
              <w:rPr>
                <w:rFonts w:cs="Arial"/>
                <w:color w:val="000000"/>
              </w:rPr>
              <w:t>This item is used to identify the third CWF response error code.</w:t>
            </w:r>
          </w:p>
        </w:tc>
        <w:tc>
          <w:tcPr>
            <w:tcW w:w="1080" w:type="dxa"/>
            <w:tcMar>
              <w:left w:w="58" w:type="dxa"/>
              <w:right w:w="58" w:type="dxa"/>
            </w:tcMar>
          </w:tcPr>
          <w:p w14:paraId="54897B02" w14:textId="77777777" w:rsidR="00BE396E" w:rsidRDefault="00BE396E" w:rsidP="00BE396E">
            <w:pPr>
              <w:pStyle w:val="TableText"/>
              <w:rPr>
                <w:caps/>
              </w:rPr>
            </w:pPr>
            <w:r>
              <w:rPr>
                <w:caps/>
              </w:rPr>
              <w:t>4 c</w:t>
            </w:r>
          </w:p>
        </w:tc>
        <w:tc>
          <w:tcPr>
            <w:tcW w:w="2340" w:type="dxa"/>
            <w:tcMar>
              <w:left w:w="58" w:type="dxa"/>
              <w:right w:w="58" w:type="dxa"/>
            </w:tcMar>
          </w:tcPr>
          <w:p w14:paraId="3940DEEF" w14:textId="5E3EEAE9" w:rsidR="00BE396E" w:rsidRDefault="003A63DC" w:rsidP="00BE396E">
            <w:pPr>
              <w:pStyle w:val="TableText"/>
            </w:pPr>
            <w:r w:rsidRPr="003A63DC">
              <w:t>See CWF Documentation</w:t>
            </w:r>
          </w:p>
        </w:tc>
        <w:tc>
          <w:tcPr>
            <w:tcW w:w="858" w:type="dxa"/>
            <w:tcMar>
              <w:left w:w="58" w:type="dxa"/>
              <w:right w:w="58" w:type="dxa"/>
            </w:tcMar>
          </w:tcPr>
          <w:p w14:paraId="08B53D30" w14:textId="77777777" w:rsidR="00BE396E" w:rsidRDefault="00BE396E" w:rsidP="00BE396E">
            <w:pPr>
              <w:pStyle w:val="TableText"/>
            </w:pPr>
            <w:r>
              <w:t>Spaces</w:t>
            </w:r>
          </w:p>
        </w:tc>
        <w:tc>
          <w:tcPr>
            <w:tcW w:w="431" w:type="dxa"/>
          </w:tcPr>
          <w:p w14:paraId="2BF8FD0E" w14:textId="77777777" w:rsidR="00BE396E" w:rsidRDefault="00BE396E" w:rsidP="00BE396E">
            <w:pPr>
              <w:pStyle w:val="TableText"/>
            </w:pPr>
            <w:r>
              <w:t>-</w:t>
            </w:r>
          </w:p>
        </w:tc>
        <w:tc>
          <w:tcPr>
            <w:tcW w:w="431" w:type="dxa"/>
          </w:tcPr>
          <w:p w14:paraId="0A10D8C8" w14:textId="77777777" w:rsidR="00BE396E" w:rsidRDefault="00BE396E" w:rsidP="00BE396E">
            <w:pPr>
              <w:pStyle w:val="TableText"/>
            </w:pPr>
            <w:r>
              <w:t>X</w:t>
            </w:r>
          </w:p>
        </w:tc>
        <w:tc>
          <w:tcPr>
            <w:tcW w:w="432" w:type="dxa"/>
          </w:tcPr>
          <w:p w14:paraId="43592A34" w14:textId="77777777" w:rsidR="00BE396E" w:rsidRDefault="00BE396E" w:rsidP="00BE396E">
            <w:pPr>
              <w:pStyle w:val="TableText"/>
            </w:pPr>
            <w:r>
              <w:t>X</w:t>
            </w:r>
          </w:p>
        </w:tc>
      </w:tr>
      <w:tr w:rsidR="00BE396E" w14:paraId="544A81C4" w14:textId="77777777" w:rsidTr="003214B8">
        <w:trPr>
          <w:cantSplit/>
          <w:jc w:val="center"/>
        </w:trPr>
        <w:tc>
          <w:tcPr>
            <w:tcW w:w="802" w:type="dxa"/>
            <w:tcMar>
              <w:left w:w="58" w:type="dxa"/>
              <w:right w:w="58" w:type="dxa"/>
            </w:tcMar>
          </w:tcPr>
          <w:p w14:paraId="0A2486B7" w14:textId="17A37D8B" w:rsidR="00BE396E" w:rsidRDefault="00BE396E" w:rsidP="00BE396E">
            <w:pPr>
              <w:pStyle w:val="TableText"/>
            </w:pPr>
            <w:r>
              <w:t>1529</w:t>
            </w:r>
            <w:r w:rsidR="00135F82">
              <w:t xml:space="preserve"> – </w:t>
            </w:r>
            <w:r>
              <w:t>1532</w:t>
            </w:r>
          </w:p>
        </w:tc>
        <w:tc>
          <w:tcPr>
            <w:tcW w:w="2227" w:type="dxa"/>
            <w:tcMar>
              <w:left w:w="58" w:type="dxa"/>
              <w:right w:w="58" w:type="dxa"/>
            </w:tcMar>
          </w:tcPr>
          <w:p w14:paraId="3650E0B0" w14:textId="77777777" w:rsidR="00BE396E" w:rsidRDefault="00BE396E" w:rsidP="00BE396E">
            <w:pPr>
              <w:pStyle w:val="TableText"/>
            </w:pPr>
            <w:r>
              <w:t>CWF RESP ERROR CODE 4</w:t>
            </w:r>
          </w:p>
        </w:tc>
        <w:tc>
          <w:tcPr>
            <w:tcW w:w="2943" w:type="dxa"/>
            <w:tcMar>
              <w:left w:w="58" w:type="dxa"/>
              <w:right w:w="58" w:type="dxa"/>
            </w:tcMar>
          </w:tcPr>
          <w:p w14:paraId="57C8A158" w14:textId="1401614C" w:rsidR="00BE396E" w:rsidRDefault="00BE396E" w:rsidP="00BE396E">
            <w:pPr>
              <w:pStyle w:val="TableText"/>
            </w:pPr>
            <w:r>
              <w:t>:P:IDR-</w:t>
            </w:r>
            <w:hyperlink r:id="rId470" w:history="1">
              <w:r>
                <w:rPr>
                  <w:rStyle w:val="Hyperlink"/>
                </w:rPr>
                <w:t>CWF-RESP-ERR-CD4</w:t>
              </w:r>
            </w:hyperlink>
          </w:p>
        </w:tc>
        <w:tc>
          <w:tcPr>
            <w:tcW w:w="2840" w:type="dxa"/>
            <w:tcMar>
              <w:left w:w="58" w:type="dxa"/>
              <w:right w:w="58" w:type="dxa"/>
            </w:tcMar>
          </w:tcPr>
          <w:p w14:paraId="46E28BE7" w14:textId="77777777" w:rsidR="00BE396E" w:rsidRDefault="00BE396E" w:rsidP="00BE396E">
            <w:pPr>
              <w:pStyle w:val="TableText"/>
            </w:pPr>
            <w:r>
              <w:t>CWF Response Error Code 4</w:t>
            </w:r>
          </w:p>
          <w:p w14:paraId="7C1DFC13" w14:textId="119DF8CA" w:rsidR="00BE396E" w:rsidRDefault="00BE396E" w:rsidP="00775C34">
            <w:pPr>
              <w:pStyle w:val="TableText"/>
            </w:pPr>
            <w:r w:rsidRPr="00CF0FFC">
              <w:rPr>
                <w:rFonts w:cs="Arial"/>
                <w:color w:val="000000"/>
              </w:rPr>
              <w:t>This item is used to identify the fourth CWF response error code.</w:t>
            </w:r>
          </w:p>
        </w:tc>
        <w:tc>
          <w:tcPr>
            <w:tcW w:w="1080" w:type="dxa"/>
            <w:tcMar>
              <w:left w:w="58" w:type="dxa"/>
              <w:right w:w="58" w:type="dxa"/>
            </w:tcMar>
          </w:tcPr>
          <w:p w14:paraId="255C58F8" w14:textId="77777777" w:rsidR="00BE396E" w:rsidRDefault="00BE396E" w:rsidP="00BE396E">
            <w:pPr>
              <w:pStyle w:val="TableText"/>
              <w:rPr>
                <w:caps/>
              </w:rPr>
            </w:pPr>
            <w:r>
              <w:rPr>
                <w:caps/>
              </w:rPr>
              <w:t>4 c</w:t>
            </w:r>
          </w:p>
        </w:tc>
        <w:tc>
          <w:tcPr>
            <w:tcW w:w="2340" w:type="dxa"/>
            <w:tcMar>
              <w:left w:w="58" w:type="dxa"/>
              <w:right w:w="58" w:type="dxa"/>
            </w:tcMar>
          </w:tcPr>
          <w:p w14:paraId="62CDE381" w14:textId="2EC6E38F" w:rsidR="00BE396E" w:rsidRDefault="003A63DC" w:rsidP="00775C34">
            <w:pPr>
              <w:pStyle w:val="TableText"/>
            </w:pPr>
            <w:r w:rsidRPr="003A63DC">
              <w:t>See CWF Documentation</w:t>
            </w:r>
          </w:p>
        </w:tc>
        <w:tc>
          <w:tcPr>
            <w:tcW w:w="858" w:type="dxa"/>
            <w:tcMar>
              <w:left w:w="58" w:type="dxa"/>
              <w:right w:w="58" w:type="dxa"/>
            </w:tcMar>
          </w:tcPr>
          <w:p w14:paraId="0F9DBBA9" w14:textId="77777777" w:rsidR="00BE396E" w:rsidRDefault="00BE396E" w:rsidP="00BE396E">
            <w:pPr>
              <w:pStyle w:val="TableText"/>
            </w:pPr>
            <w:r>
              <w:t>Spaces</w:t>
            </w:r>
          </w:p>
        </w:tc>
        <w:tc>
          <w:tcPr>
            <w:tcW w:w="431" w:type="dxa"/>
          </w:tcPr>
          <w:p w14:paraId="3134F62C" w14:textId="77777777" w:rsidR="00BE396E" w:rsidRDefault="00BE396E" w:rsidP="00BE396E">
            <w:pPr>
              <w:pStyle w:val="TableText"/>
            </w:pPr>
            <w:r>
              <w:t>-</w:t>
            </w:r>
          </w:p>
        </w:tc>
        <w:tc>
          <w:tcPr>
            <w:tcW w:w="431" w:type="dxa"/>
          </w:tcPr>
          <w:p w14:paraId="57D4BD2A" w14:textId="77777777" w:rsidR="00BE396E" w:rsidRDefault="00BE396E" w:rsidP="00BE396E">
            <w:pPr>
              <w:pStyle w:val="TableText"/>
            </w:pPr>
            <w:r>
              <w:t>X</w:t>
            </w:r>
          </w:p>
        </w:tc>
        <w:tc>
          <w:tcPr>
            <w:tcW w:w="432" w:type="dxa"/>
          </w:tcPr>
          <w:p w14:paraId="1769E387" w14:textId="77777777" w:rsidR="00BE396E" w:rsidRDefault="00BE396E" w:rsidP="00BE396E">
            <w:pPr>
              <w:pStyle w:val="TableText"/>
            </w:pPr>
            <w:r>
              <w:t>X</w:t>
            </w:r>
          </w:p>
        </w:tc>
      </w:tr>
      <w:tr w:rsidR="00BE396E" w14:paraId="483346CB" w14:textId="77777777" w:rsidTr="003214B8">
        <w:trPr>
          <w:cantSplit/>
          <w:jc w:val="center"/>
        </w:trPr>
        <w:tc>
          <w:tcPr>
            <w:tcW w:w="802" w:type="dxa"/>
            <w:tcMar>
              <w:left w:w="58" w:type="dxa"/>
              <w:right w:w="58" w:type="dxa"/>
            </w:tcMar>
          </w:tcPr>
          <w:p w14:paraId="4961203B" w14:textId="78ED5126" w:rsidR="00BE396E" w:rsidRDefault="00BE396E" w:rsidP="00BE396E">
            <w:pPr>
              <w:pStyle w:val="TableText"/>
            </w:pPr>
            <w:r>
              <w:t>1533</w:t>
            </w:r>
            <w:r w:rsidR="00135F82">
              <w:t xml:space="preserve"> – </w:t>
            </w:r>
            <w:r>
              <w:t>1540</w:t>
            </w:r>
          </w:p>
        </w:tc>
        <w:tc>
          <w:tcPr>
            <w:tcW w:w="2227" w:type="dxa"/>
            <w:tcMar>
              <w:left w:w="58" w:type="dxa"/>
              <w:right w:w="58" w:type="dxa"/>
            </w:tcMar>
          </w:tcPr>
          <w:p w14:paraId="2E1E6415" w14:textId="77777777" w:rsidR="00BE396E" w:rsidRDefault="00BE396E" w:rsidP="00BE396E">
            <w:pPr>
              <w:pStyle w:val="TableText"/>
            </w:pPr>
            <w:r>
              <w:t>CWF RESPONSE DATE (4)</w:t>
            </w:r>
          </w:p>
        </w:tc>
        <w:tc>
          <w:tcPr>
            <w:tcW w:w="2943" w:type="dxa"/>
            <w:tcMar>
              <w:left w:w="58" w:type="dxa"/>
              <w:right w:w="58" w:type="dxa"/>
            </w:tcMar>
          </w:tcPr>
          <w:p w14:paraId="5EF23BA4" w14:textId="20AFED5D" w:rsidR="00BE396E" w:rsidRDefault="00BE396E" w:rsidP="00BE396E">
            <w:pPr>
              <w:pStyle w:val="TableText"/>
            </w:pPr>
            <w:r>
              <w:t>:P:IDR-</w:t>
            </w:r>
            <w:hyperlink r:id="rId471" w:history="1">
              <w:r>
                <w:rPr>
                  <w:rStyle w:val="Hyperlink"/>
                </w:rPr>
                <w:t>CWF-RESPONSE-DATE</w:t>
              </w:r>
            </w:hyperlink>
          </w:p>
        </w:tc>
        <w:tc>
          <w:tcPr>
            <w:tcW w:w="2840" w:type="dxa"/>
            <w:tcMar>
              <w:left w:w="58" w:type="dxa"/>
              <w:right w:w="58" w:type="dxa"/>
            </w:tcMar>
          </w:tcPr>
          <w:p w14:paraId="0DE6DD65" w14:textId="77777777" w:rsidR="00BE396E" w:rsidRDefault="00BE396E" w:rsidP="00BE396E">
            <w:pPr>
              <w:pStyle w:val="TableText"/>
            </w:pPr>
            <w:r>
              <w:t>Date of response from CWF</w:t>
            </w:r>
          </w:p>
          <w:p w14:paraId="6CC824DC" w14:textId="77777777" w:rsidR="00BE396E" w:rsidRDefault="00BE396E" w:rsidP="00BE396E">
            <w:pPr>
              <w:pStyle w:val="TableText"/>
            </w:pPr>
            <w:r w:rsidRPr="00E22578">
              <w:rPr>
                <w:rFonts w:cs="Arial"/>
                <w:color w:val="000000"/>
              </w:rPr>
              <w:t xml:space="preserve">This field contains the date of each response received from CWF on the </w:t>
            </w:r>
            <w:r>
              <w:rPr>
                <w:rFonts w:cs="Arial"/>
                <w:color w:val="000000"/>
              </w:rPr>
              <w:t>finalized</w:t>
            </w:r>
            <w:r w:rsidRPr="00E22578">
              <w:rPr>
                <w:rFonts w:cs="Arial"/>
                <w:color w:val="000000"/>
              </w:rPr>
              <w:t xml:space="preserve"> claim.</w:t>
            </w:r>
          </w:p>
        </w:tc>
        <w:tc>
          <w:tcPr>
            <w:tcW w:w="1080" w:type="dxa"/>
            <w:tcMar>
              <w:left w:w="58" w:type="dxa"/>
              <w:right w:w="58" w:type="dxa"/>
            </w:tcMar>
          </w:tcPr>
          <w:p w14:paraId="553AFC77" w14:textId="77777777" w:rsidR="00BE396E" w:rsidRDefault="00BE396E" w:rsidP="00BE396E">
            <w:pPr>
              <w:pStyle w:val="TableText"/>
              <w:rPr>
                <w:caps/>
              </w:rPr>
            </w:pPr>
            <w:r>
              <w:rPr>
                <w:caps/>
              </w:rPr>
              <w:t>8 n</w:t>
            </w:r>
          </w:p>
        </w:tc>
        <w:tc>
          <w:tcPr>
            <w:tcW w:w="2340" w:type="dxa"/>
            <w:tcMar>
              <w:left w:w="58" w:type="dxa"/>
              <w:right w:w="58" w:type="dxa"/>
            </w:tcMar>
          </w:tcPr>
          <w:p w14:paraId="52F4347A" w14:textId="77777777" w:rsidR="00BE396E" w:rsidRDefault="00BE396E" w:rsidP="00BE396E">
            <w:pPr>
              <w:pStyle w:val="TableText"/>
            </w:pPr>
            <w:r>
              <w:t>MMDDYYYY</w:t>
            </w:r>
          </w:p>
        </w:tc>
        <w:tc>
          <w:tcPr>
            <w:tcW w:w="858" w:type="dxa"/>
            <w:tcMar>
              <w:left w:w="58" w:type="dxa"/>
              <w:right w:w="58" w:type="dxa"/>
            </w:tcMar>
          </w:tcPr>
          <w:p w14:paraId="7D8DFE97" w14:textId="77777777" w:rsidR="00BE396E" w:rsidRDefault="00BE396E" w:rsidP="00BE396E">
            <w:pPr>
              <w:pStyle w:val="TableText"/>
            </w:pPr>
            <w:r>
              <w:t>Zeros</w:t>
            </w:r>
          </w:p>
        </w:tc>
        <w:tc>
          <w:tcPr>
            <w:tcW w:w="431" w:type="dxa"/>
          </w:tcPr>
          <w:p w14:paraId="4B6CD1A1" w14:textId="77777777" w:rsidR="00BE396E" w:rsidRDefault="00BE396E" w:rsidP="00BE396E">
            <w:pPr>
              <w:pStyle w:val="TableText"/>
            </w:pPr>
            <w:r>
              <w:t>-</w:t>
            </w:r>
          </w:p>
        </w:tc>
        <w:tc>
          <w:tcPr>
            <w:tcW w:w="431" w:type="dxa"/>
          </w:tcPr>
          <w:p w14:paraId="28B2E12F" w14:textId="77777777" w:rsidR="00BE396E" w:rsidRDefault="00BE396E" w:rsidP="00BE396E">
            <w:pPr>
              <w:pStyle w:val="TableText"/>
            </w:pPr>
            <w:r>
              <w:t>X</w:t>
            </w:r>
          </w:p>
        </w:tc>
        <w:tc>
          <w:tcPr>
            <w:tcW w:w="432" w:type="dxa"/>
          </w:tcPr>
          <w:p w14:paraId="71759DCA" w14:textId="77777777" w:rsidR="00BE396E" w:rsidRDefault="00BE396E" w:rsidP="00BE396E">
            <w:pPr>
              <w:pStyle w:val="TableText"/>
            </w:pPr>
            <w:r>
              <w:t>X</w:t>
            </w:r>
          </w:p>
        </w:tc>
      </w:tr>
      <w:tr w:rsidR="00BE396E" w14:paraId="23153EE4" w14:textId="77777777" w:rsidTr="003214B8">
        <w:trPr>
          <w:cantSplit/>
          <w:jc w:val="center"/>
        </w:trPr>
        <w:tc>
          <w:tcPr>
            <w:tcW w:w="802" w:type="dxa"/>
            <w:tcMar>
              <w:left w:w="58" w:type="dxa"/>
              <w:right w:w="58" w:type="dxa"/>
            </w:tcMar>
          </w:tcPr>
          <w:p w14:paraId="722FAFB0" w14:textId="4B153C1D" w:rsidR="00BE396E" w:rsidRDefault="00BE396E" w:rsidP="00BE396E">
            <w:pPr>
              <w:pStyle w:val="TableText"/>
            </w:pPr>
            <w:r>
              <w:t>1541</w:t>
            </w:r>
            <w:r w:rsidR="00135F82">
              <w:t xml:space="preserve"> – </w:t>
            </w:r>
            <w:r>
              <w:t>1542</w:t>
            </w:r>
          </w:p>
        </w:tc>
        <w:tc>
          <w:tcPr>
            <w:tcW w:w="2227" w:type="dxa"/>
            <w:tcMar>
              <w:left w:w="58" w:type="dxa"/>
              <w:right w:w="58" w:type="dxa"/>
            </w:tcMar>
          </w:tcPr>
          <w:p w14:paraId="2A73D9E4" w14:textId="77777777" w:rsidR="00BE396E" w:rsidRDefault="00BE396E" w:rsidP="00BE396E">
            <w:pPr>
              <w:pStyle w:val="TableText"/>
            </w:pPr>
            <w:r>
              <w:t>RESPONSE CODE FROM CWF (4)</w:t>
            </w:r>
          </w:p>
        </w:tc>
        <w:tc>
          <w:tcPr>
            <w:tcW w:w="2943" w:type="dxa"/>
            <w:tcMar>
              <w:left w:w="58" w:type="dxa"/>
              <w:right w:w="58" w:type="dxa"/>
            </w:tcMar>
          </w:tcPr>
          <w:p w14:paraId="397AC97C" w14:textId="47C53FDD" w:rsidR="00BE396E" w:rsidRDefault="00BE396E" w:rsidP="00BE396E">
            <w:pPr>
              <w:pStyle w:val="TableText"/>
            </w:pPr>
            <w:r>
              <w:t>:P:IDR-</w:t>
            </w:r>
            <w:hyperlink r:id="rId472" w:history="1">
              <w:r>
                <w:rPr>
                  <w:rStyle w:val="Hyperlink"/>
                </w:rPr>
                <w:t>CWF-RESPONSE-CODE</w:t>
              </w:r>
            </w:hyperlink>
          </w:p>
        </w:tc>
        <w:tc>
          <w:tcPr>
            <w:tcW w:w="2840" w:type="dxa"/>
            <w:tcMar>
              <w:left w:w="58" w:type="dxa"/>
              <w:right w:w="58" w:type="dxa"/>
            </w:tcMar>
          </w:tcPr>
          <w:p w14:paraId="369062BA" w14:textId="77777777" w:rsidR="00BE396E" w:rsidRDefault="00BE396E" w:rsidP="00BE396E">
            <w:pPr>
              <w:pStyle w:val="TableText"/>
            </w:pPr>
            <w:r>
              <w:t>Response code received from CWF</w:t>
            </w:r>
          </w:p>
          <w:p w14:paraId="5C285AC0" w14:textId="77777777" w:rsidR="00BE396E" w:rsidRDefault="00BE396E" w:rsidP="00BE396E">
            <w:pPr>
              <w:pStyle w:val="TableText"/>
            </w:pPr>
            <w:r w:rsidRPr="00122D3F">
              <w:rPr>
                <w:rFonts w:cs="Arial"/>
                <w:color w:val="000000"/>
              </w:rPr>
              <w:t>Used to identify each response code received from CWF on a single claim.</w:t>
            </w:r>
          </w:p>
        </w:tc>
        <w:tc>
          <w:tcPr>
            <w:tcW w:w="1080" w:type="dxa"/>
            <w:tcMar>
              <w:left w:w="58" w:type="dxa"/>
              <w:right w:w="58" w:type="dxa"/>
            </w:tcMar>
          </w:tcPr>
          <w:p w14:paraId="132E6825" w14:textId="77777777" w:rsidR="00BE396E" w:rsidRDefault="00BE396E" w:rsidP="00BE396E">
            <w:pPr>
              <w:pStyle w:val="TableText"/>
              <w:rPr>
                <w:caps/>
              </w:rPr>
            </w:pPr>
            <w:r>
              <w:rPr>
                <w:caps/>
              </w:rPr>
              <w:t>2 c</w:t>
            </w:r>
          </w:p>
        </w:tc>
        <w:tc>
          <w:tcPr>
            <w:tcW w:w="2340" w:type="dxa"/>
            <w:tcMar>
              <w:left w:w="58" w:type="dxa"/>
              <w:right w:w="58" w:type="dxa"/>
            </w:tcMar>
          </w:tcPr>
          <w:p w14:paraId="765E1899" w14:textId="77777777" w:rsidR="00BE396E" w:rsidRDefault="00BE396E" w:rsidP="00BE396E">
            <w:pPr>
              <w:pStyle w:val="TableText"/>
            </w:pPr>
            <w:r>
              <w:t>See CWF Documentation</w:t>
            </w:r>
          </w:p>
        </w:tc>
        <w:tc>
          <w:tcPr>
            <w:tcW w:w="858" w:type="dxa"/>
            <w:tcMar>
              <w:left w:w="58" w:type="dxa"/>
              <w:right w:w="58" w:type="dxa"/>
            </w:tcMar>
          </w:tcPr>
          <w:p w14:paraId="12E29886" w14:textId="77777777" w:rsidR="00BE396E" w:rsidRDefault="00BE396E" w:rsidP="00BE396E">
            <w:pPr>
              <w:pStyle w:val="TableText"/>
            </w:pPr>
            <w:r>
              <w:t>Spaces</w:t>
            </w:r>
          </w:p>
        </w:tc>
        <w:tc>
          <w:tcPr>
            <w:tcW w:w="431" w:type="dxa"/>
          </w:tcPr>
          <w:p w14:paraId="1A0218BC" w14:textId="77777777" w:rsidR="00BE396E" w:rsidRDefault="00BE396E" w:rsidP="00BE396E">
            <w:pPr>
              <w:pStyle w:val="TableText"/>
            </w:pPr>
            <w:r>
              <w:t>-</w:t>
            </w:r>
          </w:p>
        </w:tc>
        <w:tc>
          <w:tcPr>
            <w:tcW w:w="431" w:type="dxa"/>
          </w:tcPr>
          <w:p w14:paraId="5D7BA5C8" w14:textId="77777777" w:rsidR="00BE396E" w:rsidRDefault="00BE396E" w:rsidP="00BE396E">
            <w:pPr>
              <w:pStyle w:val="TableText"/>
            </w:pPr>
            <w:r>
              <w:t>X</w:t>
            </w:r>
          </w:p>
        </w:tc>
        <w:tc>
          <w:tcPr>
            <w:tcW w:w="432" w:type="dxa"/>
          </w:tcPr>
          <w:p w14:paraId="6B93E06A" w14:textId="77777777" w:rsidR="00BE396E" w:rsidRDefault="00BE396E" w:rsidP="00BE396E">
            <w:pPr>
              <w:pStyle w:val="TableText"/>
            </w:pPr>
            <w:r>
              <w:t>X</w:t>
            </w:r>
          </w:p>
        </w:tc>
      </w:tr>
      <w:tr w:rsidR="00BE396E" w14:paraId="0CF72D3E" w14:textId="77777777" w:rsidTr="003214B8">
        <w:trPr>
          <w:cantSplit/>
          <w:jc w:val="center"/>
        </w:trPr>
        <w:tc>
          <w:tcPr>
            <w:tcW w:w="802" w:type="dxa"/>
            <w:tcMar>
              <w:left w:w="58" w:type="dxa"/>
              <w:right w:w="58" w:type="dxa"/>
            </w:tcMar>
          </w:tcPr>
          <w:p w14:paraId="011A7864" w14:textId="647646C2" w:rsidR="00BE396E" w:rsidRDefault="00BE396E" w:rsidP="00BE396E">
            <w:pPr>
              <w:pStyle w:val="TableText"/>
            </w:pPr>
            <w:r>
              <w:t>1543</w:t>
            </w:r>
            <w:r w:rsidR="00135F82">
              <w:t xml:space="preserve"> – </w:t>
            </w:r>
            <w:r>
              <w:t>1544</w:t>
            </w:r>
          </w:p>
        </w:tc>
        <w:tc>
          <w:tcPr>
            <w:tcW w:w="2227" w:type="dxa"/>
            <w:tcMar>
              <w:left w:w="58" w:type="dxa"/>
              <w:right w:w="58" w:type="dxa"/>
            </w:tcMar>
          </w:tcPr>
          <w:p w14:paraId="6F893359" w14:textId="77777777" w:rsidR="00BE396E" w:rsidRDefault="00BE396E" w:rsidP="00BE396E">
            <w:pPr>
              <w:pStyle w:val="TableText"/>
            </w:pPr>
            <w:r>
              <w:t>RESPONSE TRAILER (4)</w:t>
            </w:r>
          </w:p>
        </w:tc>
        <w:tc>
          <w:tcPr>
            <w:tcW w:w="2943" w:type="dxa"/>
            <w:tcMar>
              <w:left w:w="58" w:type="dxa"/>
              <w:right w:w="58" w:type="dxa"/>
            </w:tcMar>
          </w:tcPr>
          <w:p w14:paraId="7D83BED0" w14:textId="493AFDAF" w:rsidR="00BE396E" w:rsidRDefault="00BE396E" w:rsidP="00BE396E">
            <w:pPr>
              <w:pStyle w:val="TableText"/>
            </w:pPr>
            <w:r>
              <w:t>:P:IDR-</w:t>
            </w:r>
            <w:hyperlink r:id="rId473" w:history="1">
              <w:r>
                <w:rPr>
                  <w:rStyle w:val="Hyperlink"/>
                </w:rPr>
                <w:t>CWF-RESP-TRL-CODE</w:t>
              </w:r>
            </w:hyperlink>
          </w:p>
        </w:tc>
        <w:tc>
          <w:tcPr>
            <w:tcW w:w="2840" w:type="dxa"/>
            <w:tcMar>
              <w:left w:w="58" w:type="dxa"/>
              <w:right w:w="58" w:type="dxa"/>
            </w:tcMar>
          </w:tcPr>
          <w:p w14:paraId="423C2314" w14:textId="77777777" w:rsidR="00BE396E" w:rsidRDefault="00BE396E" w:rsidP="00BE396E">
            <w:pPr>
              <w:pStyle w:val="TableText"/>
            </w:pPr>
            <w:r>
              <w:t>Response trailer code</w:t>
            </w:r>
          </w:p>
          <w:p w14:paraId="181A974D" w14:textId="77777777" w:rsidR="00BE396E" w:rsidRDefault="00BE396E" w:rsidP="00BE396E">
            <w:pPr>
              <w:pStyle w:val="TableText"/>
            </w:pPr>
            <w:r w:rsidRPr="006909A8">
              <w:rPr>
                <w:rFonts w:cs="Arial"/>
                <w:color w:val="000000"/>
              </w:rPr>
              <w:t>This item carries the first trailer code received with each CWF response record for the claim.</w:t>
            </w:r>
          </w:p>
        </w:tc>
        <w:tc>
          <w:tcPr>
            <w:tcW w:w="1080" w:type="dxa"/>
            <w:tcMar>
              <w:left w:w="58" w:type="dxa"/>
              <w:right w:w="58" w:type="dxa"/>
            </w:tcMar>
          </w:tcPr>
          <w:p w14:paraId="4F2B2111" w14:textId="77777777" w:rsidR="00BE396E" w:rsidRDefault="00BE396E" w:rsidP="00BE396E">
            <w:pPr>
              <w:pStyle w:val="TableText"/>
              <w:rPr>
                <w:caps/>
              </w:rPr>
            </w:pPr>
            <w:r>
              <w:rPr>
                <w:caps/>
              </w:rPr>
              <w:t>2 C</w:t>
            </w:r>
          </w:p>
        </w:tc>
        <w:tc>
          <w:tcPr>
            <w:tcW w:w="2340" w:type="dxa"/>
            <w:tcMar>
              <w:left w:w="58" w:type="dxa"/>
              <w:right w:w="58" w:type="dxa"/>
            </w:tcMar>
          </w:tcPr>
          <w:p w14:paraId="44A05694" w14:textId="77777777" w:rsidR="00BE396E" w:rsidRDefault="00BE396E" w:rsidP="00BE396E">
            <w:pPr>
              <w:pStyle w:val="TableText"/>
            </w:pPr>
            <w:r>
              <w:t>See CWF Documentation</w:t>
            </w:r>
          </w:p>
        </w:tc>
        <w:tc>
          <w:tcPr>
            <w:tcW w:w="858" w:type="dxa"/>
            <w:tcMar>
              <w:left w:w="58" w:type="dxa"/>
              <w:right w:w="58" w:type="dxa"/>
            </w:tcMar>
          </w:tcPr>
          <w:p w14:paraId="56263798" w14:textId="77777777" w:rsidR="00BE396E" w:rsidRDefault="00BE396E" w:rsidP="00BE396E">
            <w:pPr>
              <w:pStyle w:val="TableText"/>
            </w:pPr>
            <w:r>
              <w:t>Spaces</w:t>
            </w:r>
          </w:p>
        </w:tc>
        <w:tc>
          <w:tcPr>
            <w:tcW w:w="431" w:type="dxa"/>
          </w:tcPr>
          <w:p w14:paraId="132F952B" w14:textId="77777777" w:rsidR="00BE396E" w:rsidRDefault="00BE396E" w:rsidP="00BE396E">
            <w:pPr>
              <w:pStyle w:val="TableText"/>
            </w:pPr>
            <w:r>
              <w:t>-</w:t>
            </w:r>
          </w:p>
        </w:tc>
        <w:tc>
          <w:tcPr>
            <w:tcW w:w="431" w:type="dxa"/>
          </w:tcPr>
          <w:p w14:paraId="237A4905" w14:textId="77777777" w:rsidR="00BE396E" w:rsidRDefault="00BE396E" w:rsidP="00BE396E">
            <w:pPr>
              <w:pStyle w:val="TableText"/>
            </w:pPr>
            <w:r>
              <w:t>X</w:t>
            </w:r>
          </w:p>
        </w:tc>
        <w:tc>
          <w:tcPr>
            <w:tcW w:w="432" w:type="dxa"/>
          </w:tcPr>
          <w:p w14:paraId="255019B6" w14:textId="77777777" w:rsidR="00BE396E" w:rsidRDefault="00BE396E" w:rsidP="00BE396E">
            <w:pPr>
              <w:pStyle w:val="TableText"/>
            </w:pPr>
            <w:r>
              <w:t>X</w:t>
            </w:r>
          </w:p>
        </w:tc>
      </w:tr>
      <w:tr w:rsidR="00BE396E" w14:paraId="5EC1EA80" w14:textId="77777777" w:rsidTr="003214B8">
        <w:trPr>
          <w:cantSplit/>
          <w:jc w:val="center"/>
        </w:trPr>
        <w:tc>
          <w:tcPr>
            <w:tcW w:w="802" w:type="dxa"/>
            <w:tcMar>
              <w:left w:w="58" w:type="dxa"/>
              <w:right w:w="58" w:type="dxa"/>
            </w:tcMar>
          </w:tcPr>
          <w:p w14:paraId="018F5A00" w14:textId="77777777" w:rsidR="00BE396E" w:rsidRDefault="00BE396E" w:rsidP="00BE396E">
            <w:pPr>
              <w:pStyle w:val="TableText"/>
            </w:pPr>
            <w:r>
              <w:t>1545</w:t>
            </w:r>
          </w:p>
        </w:tc>
        <w:tc>
          <w:tcPr>
            <w:tcW w:w="2227" w:type="dxa"/>
            <w:tcMar>
              <w:left w:w="58" w:type="dxa"/>
              <w:right w:w="58" w:type="dxa"/>
            </w:tcMar>
          </w:tcPr>
          <w:p w14:paraId="737C677F" w14:textId="77777777" w:rsidR="00BE396E" w:rsidRDefault="00BE396E" w:rsidP="00BE396E">
            <w:pPr>
              <w:pStyle w:val="TableText"/>
            </w:pPr>
            <w:r>
              <w:t>BLOOD DED REMAINING</w:t>
            </w:r>
          </w:p>
        </w:tc>
        <w:tc>
          <w:tcPr>
            <w:tcW w:w="2943" w:type="dxa"/>
            <w:tcMar>
              <w:left w:w="58" w:type="dxa"/>
              <w:right w:w="58" w:type="dxa"/>
            </w:tcMar>
          </w:tcPr>
          <w:p w14:paraId="069B6781" w14:textId="135FCA03" w:rsidR="00BE396E" w:rsidRDefault="00BE396E" w:rsidP="00BE396E">
            <w:pPr>
              <w:pStyle w:val="TableText"/>
            </w:pPr>
            <w:r>
              <w:t>:P:IDR-</w:t>
            </w:r>
            <w:hyperlink r:id="rId474" w:history="1">
              <w:r>
                <w:rPr>
                  <w:rStyle w:val="Hyperlink"/>
                </w:rPr>
                <w:t>BLOOD-DED-REMAIN</w:t>
              </w:r>
            </w:hyperlink>
          </w:p>
        </w:tc>
        <w:tc>
          <w:tcPr>
            <w:tcW w:w="2840" w:type="dxa"/>
            <w:tcMar>
              <w:left w:w="58" w:type="dxa"/>
              <w:right w:w="58" w:type="dxa"/>
            </w:tcMar>
          </w:tcPr>
          <w:p w14:paraId="12DE8254" w14:textId="77777777" w:rsidR="00BE396E" w:rsidRDefault="00BE396E" w:rsidP="00BE396E">
            <w:pPr>
              <w:pStyle w:val="TableText"/>
            </w:pPr>
            <w:r>
              <w:t>Blood deduct remaining, after processing this claim</w:t>
            </w:r>
          </w:p>
          <w:p w14:paraId="7D3A8869" w14:textId="0C1252F1" w:rsidR="00BE396E" w:rsidRDefault="00BE396E" w:rsidP="003962F0">
            <w:pPr>
              <w:pStyle w:val="TableText"/>
            </w:pPr>
            <w:r w:rsidRPr="00AB346F">
              <w:rPr>
                <w:rFonts w:cs="Arial"/>
                <w:color w:val="000000"/>
              </w:rPr>
              <w:t>This value indicates the number of blood pints remaining to meet the blood deductible. When furnished by CMS in a reply, reflects the remaining blood deductible at the time of the CWF reply record.</w:t>
            </w:r>
          </w:p>
        </w:tc>
        <w:tc>
          <w:tcPr>
            <w:tcW w:w="1080" w:type="dxa"/>
            <w:tcMar>
              <w:left w:w="58" w:type="dxa"/>
              <w:right w:w="58" w:type="dxa"/>
            </w:tcMar>
          </w:tcPr>
          <w:p w14:paraId="49901151" w14:textId="77777777" w:rsidR="00BE396E" w:rsidRDefault="00BE396E" w:rsidP="00BE396E">
            <w:pPr>
              <w:pStyle w:val="TableText"/>
              <w:rPr>
                <w:caps/>
              </w:rPr>
            </w:pPr>
            <w:r>
              <w:rPr>
                <w:caps/>
              </w:rPr>
              <w:t>1 N</w:t>
            </w:r>
          </w:p>
        </w:tc>
        <w:tc>
          <w:tcPr>
            <w:tcW w:w="2340" w:type="dxa"/>
            <w:tcMar>
              <w:left w:w="58" w:type="dxa"/>
              <w:right w:w="58" w:type="dxa"/>
            </w:tcMar>
          </w:tcPr>
          <w:p w14:paraId="36F51CEE" w14:textId="77777777" w:rsidR="00BE396E" w:rsidRDefault="00BE396E" w:rsidP="00BE396E">
            <w:pPr>
              <w:pStyle w:val="TableText"/>
            </w:pPr>
            <w:r>
              <w:t>Units</w:t>
            </w:r>
          </w:p>
        </w:tc>
        <w:tc>
          <w:tcPr>
            <w:tcW w:w="858" w:type="dxa"/>
            <w:tcMar>
              <w:left w:w="58" w:type="dxa"/>
              <w:right w:w="58" w:type="dxa"/>
            </w:tcMar>
          </w:tcPr>
          <w:p w14:paraId="74639B64" w14:textId="77777777" w:rsidR="00BE396E" w:rsidRDefault="00BE396E" w:rsidP="00BE396E">
            <w:pPr>
              <w:pStyle w:val="TableText"/>
            </w:pPr>
            <w:r>
              <w:t>Zeros</w:t>
            </w:r>
          </w:p>
        </w:tc>
        <w:tc>
          <w:tcPr>
            <w:tcW w:w="431" w:type="dxa"/>
          </w:tcPr>
          <w:p w14:paraId="2C4D4FBA" w14:textId="77777777" w:rsidR="00BE396E" w:rsidRDefault="00BE396E" w:rsidP="00BE396E">
            <w:pPr>
              <w:pStyle w:val="TableText"/>
            </w:pPr>
            <w:r>
              <w:t>-</w:t>
            </w:r>
          </w:p>
        </w:tc>
        <w:tc>
          <w:tcPr>
            <w:tcW w:w="431" w:type="dxa"/>
          </w:tcPr>
          <w:p w14:paraId="2CF86AEA" w14:textId="77777777" w:rsidR="00BE396E" w:rsidRDefault="00BE396E" w:rsidP="00BE396E">
            <w:pPr>
              <w:pStyle w:val="TableText"/>
            </w:pPr>
            <w:r>
              <w:t>X</w:t>
            </w:r>
          </w:p>
        </w:tc>
        <w:tc>
          <w:tcPr>
            <w:tcW w:w="432" w:type="dxa"/>
          </w:tcPr>
          <w:p w14:paraId="512A4C67" w14:textId="77777777" w:rsidR="00BE396E" w:rsidRDefault="00BE396E" w:rsidP="00BE396E">
            <w:pPr>
              <w:pStyle w:val="TableText"/>
            </w:pPr>
            <w:r>
              <w:t>X</w:t>
            </w:r>
          </w:p>
        </w:tc>
      </w:tr>
      <w:tr w:rsidR="00BE396E" w14:paraId="177F50AA" w14:textId="77777777" w:rsidTr="003214B8">
        <w:trPr>
          <w:cantSplit/>
          <w:jc w:val="center"/>
        </w:trPr>
        <w:tc>
          <w:tcPr>
            <w:tcW w:w="802" w:type="dxa"/>
            <w:tcMar>
              <w:left w:w="58" w:type="dxa"/>
              <w:right w:w="58" w:type="dxa"/>
            </w:tcMar>
          </w:tcPr>
          <w:p w14:paraId="504E1D98" w14:textId="22142280" w:rsidR="00BE396E" w:rsidRDefault="00BE396E" w:rsidP="00BE396E">
            <w:pPr>
              <w:pStyle w:val="TableText"/>
            </w:pPr>
            <w:r>
              <w:t>1546</w:t>
            </w:r>
            <w:r w:rsidR="00135F82">
              <w:t xml:space="preserve"> – </w:t>
            </w:r>
            <w:r>
              <w:t>1550</w:t>
            </w:r>
          </w:p>
        </w:tc>
        <w:tc>
          <w:tcPr>
            <w:tcW w:w="2227" w:type="dxa"/>
            <w:tcMar>
              <w:left w:w="58" w:type="dxa"/>
              <w:right w:w="58" w:type="dxa"/>
            </w:tcMar>
          </w:tcPr>
          <w:p w14:paraId="5FD23C0A" w14:textId="77777777" w:rsidR="00BE396E" w:rsidRDefault="00BE396E" w:rsidP="00BE396E">
            <w:pPr>
              <w:pStyle w:val="TableText"/>
            </w:pPr>
            <w:r>
              <w:t>REG DEDUCTIBLE REMAINING</w:t>
            </w:r>
          </w:p>
        </w:tc>
        <w:tc>
          <w:tcPr>
            <w:tcW w:w="2943" w:type="dxa"/>
            <w:tcMar>
              <w:left w:w="58" w:type="dxa"/>
              <w:right w:w="58" w:type="dxa"/>
            </w:tcMar>
          </w:tcPr>
          <w:p w14:paraId="1F563416" w14:textId="07CAEA01" w:rsidR="00BE396E" w:rsidRDefault="00BE396E" w:rsidP="00BE396E">
            <w:pPr>
              <w:pStyle w:val="TableText"/>
            </w:pPr>
            <w:r>
              <w:t>:P:IDR-</w:t>
            </w:r>
            <w:hyperlink r:id="rId475" w:history="1">
              <w:r>
                <w:rPr>
                  <w:rStyle w:val="Hyperlink"/>
                </w:rPr>
                <w:t>REG-DED-REMAIN</w:t>
              </w:r>
            </w:hyperlink>
          </w:p>
        </w:tc>
        <w:tc>
          <w:tcPr>
            <w:tcW w:w="2840" w:type="dxa"/>
            <w:tcMar>
              <w:left w:w="58" w:type="dxa"/>
              <w:right w:w="58" w:type="dxa"/>
            </w:tcMar>
          </w:tcPr>
          <w:p w14:paraId="4918EB69" w14:textId="77777777" w:rsidR="00BE396E" w:rsidRDefault="00BE396E" w:rsidP="00BE396E">
            <w:pPr>
              <w:pStyle w:val="TableText"/>
            </w:pPr>
            <w:r>
              <w:t>Regular deductible remaining after processing this claim</w:t>
            </w:r>
          </w:p>
          <w:p w14:paraId="5C0BF68E" w14:textId="77777777" w:rsidR="00BE396E" w:rsidRDefault="00BE396E" w:rsidP="00BE396E">
            <w:pPr>
              <w:pStyle w:val="TableText"/>
            </w:pPr>
            <w:r w:rsidRPr="0076556C">
              <w:rPr>
                <w:rFonts w:cs="Arial"/>
                <w:color w:val="000000"/>
              </w:rPr>
              <w:t>This field displays the dollar amount of remaining Part B deductible for the calendar year.</w:t>
            </w:r>
          </w:p>
        </w:tc>
        <w:tc>
          <w:tcPr>
            <w:tcW w:w="1080" w:type="dxa"/>
            <w:tcMar>
              <w:left w:w="58" w:type="dxa"/>
              <w:right w:w="58" w:type="dxa"/>
            </w:tcMar>
          </w:tcPr>
          <w:p w14:paraId="51FE9681" w14:textId="77777777" w:rsidR="00BE396E" w:rsidRDefault="00BE396E" w:rsidP="00BE396E">
            <w:pPr>
              <w:pStyle w:val="TableText"/>
              <w:rPr>
                <w:caps/>
              </w:rPr>
            </w:pPr>
            <w:r>
              <w:rPr>
                <w:caps/>
              </w:rPr>
              <w:t>5 N</w:t>
            </w:r>
          </w:p>
          <w:p w14:paraId="2EE0A270" w14:textId="77777777" w:rsidR="00BE396E" w:rsidRDefault="00BE396E" w:rsidP="00BE396E">
            <w:pPr>
              <w:pStyle w:val="TableText"/>
              <w:rPr>
                <w:caps/>
              </w:rPr>
            </w:pPr>
            <w:r>
              <w:rPr>
                <w:caps/>
              </w:rPr>
              <w:t>(999v99)</w:t>
            </w:r>
          </w:p>
        </w:tc>
        <w:tc>
          <w:tcPr>
            <w:tcW w:w="2340" w:type="dxa"/>
            <w:tcMar>
              <w:left w:w="58" w:type="dxa"/>
              <w:right w:w="58" w:type="dxa"/>
            </w:tcMar>
          </w:tcPr>
          <w:p w14:paraId="7AC478C7" w14:textId="77777777" w:rsidR="00BE396E" w:rsidRDefault="00BE396E" w:rsidP="00BE396E">
            <w:pPr>
              <w:pStyle w:val="TableText"/>
            </w:pPr>
            <w:r>
              <w:t>-</w:t>
            </w:r>
          </w:p>
        </w:tc>
        <w:tc>
          <w:tcPr>
            <w:tcW w:w="858" w:type="dxa"/>
            <w:tcMar>
              <w:left w:w="58" w:type="dxa"/>
              <w:right w:w="58" w:type="dxa"/>
            </w:tcMar>
          </w:tcPr>
          <w:p w14:paraId="5E5A5F2E" w14:textId="77777777" w:rsidR="00BE396E" w:rsidRDefault="00BE396E" w:rsidP="00BE396E">
            <w:pPr>
              <w:pStyle w:val="TableText"/>
            </w:pPr>
            <w:r>
              <w:t>Zeros</w:t>
            </w:r>
          </w:p>
        </w:tc>
        <w:tc>
          <w:tcPr>
            <w:tcW w:w="431" w:type="dxa"/>
          </w:tcPr>
          <w:p w14:paraId="4C024F56" w14:textId="77777777" w:rsidR="00BE396E" w:rsidRDefault="00BE396E" w:rsidP="00BE396E">
            <w:pPr>
              <w:pStyle w:val="TableText"/>
            </w:pPr>
            <w:r>
              <w:t>-</w:t>
            </w:r>
          </w:p>
        </w:tc>
        <w:tc>
          <w:tcPr>
            <w:tcW w:w="431" w:type="dxa"/>
          </w:tcPr>
          <w:p w14:paraId="0FAA781A" w14:textId="77777777" w:rsidR="00BE396E" w:rsidRDefault="00BE396E" w:rsidP="00BE396E">
            <w:pPr>
              <w:pStyle w:val="TableText"/>
            </w:pPr>
            <w:r>
              <w:t>X</w:t>
            </w:r>
          </w:p>
        </w:tc>
        <w:tc>
          <w:tcPr>
            <w:tcW w:w="432" w:type="dxa"/>
          </w:tcPr>
          <w:p w14:paraId="19CE3977" w14:textId="77777777" w:rsidR="00BE396E" w:rsidRDefault="00BE396E" w:rsidP="00BE396E">
            <w:pPr>
              <w:pStyle w:val="TableText"/>
            </w:pPr>
            <w:r>
              <w:t>X</w:t>
            </w:r>
          </w:p>
        </w:tc>
      </w:tr>
      <w:tr w:rsidR="00BE396E" w14:paraId="01EC23D3" w14:textId="77777777" w:rsidTr="003214B8">
        <w:trPr>
          <w:cantSplit/>
          <w:jc w:val="center"/>
        </w:trPr>
        <w:tc>
          <w:tcPr>
            <w:tcW w:w="802" w:type="dxa"/>
            <w:tcMar>
              <w:left w:w="58" w:type="dxa"/>
              <w:right w:w="58" w:type="dxa"/>
            </w:tcMar>
          </w:tcPr>
          <w:p w14:paraId="0A4659B6" w14:textId="3176F091" w:rsidR="00BE396E" w:rsidRDefault="00BE396E" w:rsidP="00BE396E">
            <w:pPr>
              <w:pStyle w:val="TableText"/>
            </w:pPr>
            <w:r>
              <w:t>1551</w:t>
            </w:r>
            <w:r w:rsidR="00135F82">
              <w:t xml:space="preserve"> – </w:t>
            </w:r>
            <w:r>
              <w:t>1557</w:t>
            </w:r>
          </w:p>
        </w:tc>
        <w:tc>
          <w:tcPr>
            <w:tcW w:w="2227" w:type="dxa"/>
            <w:tcMar>
              <w:left w:w="58" w:type="dxa"/>
              <w:right w:w="58" w:type="dxa"/>
            </w:tcMar>
          </w:tcPr>
          <w:p w14:paraId="47EC4753" w14:textId="77777777" w:rsidR="00BE396E" w:rsidRDefault="00BE396E" w:rsidP="00BE396E">
            <w:pPr>
              <w:pStyle w:val="TableText"/>
            </w:pPr>
            <w:r>
              <w:t>PSYCH LIMIT REMAINING</w:t>
            </w:r>
          </w:p>
        </w:tc>
        <w:tc>
          <w:tcPr>
            <w:tcW w:w="2943" w:type="dxa"/>
            <w:tcMar>
              <w:left w:w="58" w:type="dxa"/>
              <w:right w:w="58" w:type="dxa"/>
            </w:tcMar>
          </w:tcPr>
          <w:p w14:paraId="4E791B6F" w14:textId="5C663EA7" w:rsidR="00BE396E" w:rsidRDefault="00BE396E" w:rsidP="00BE396E">
            <w:pPr>
              <w:pStyle w:val="TableText"/>
            </w:pPr>
            <w:r>
              <w:t>:P:IDR-</w:t>
            </w:r>
            <w:hyperlink r:id="rId476" w:history="1">
              <w:r>
                <w:rPr>
                  <w:rStyle w:val="Hyperlink"/>
                </w:rPr>
                <w:t>PSYCH-BAL-REMAIN</w:t>
              </w:r>
            </w:hyperlink>
          </w:p>
        </w:tc>
        <w:tc>
          <w:tcPr>
            <w:tcW w:w="2840" w:type="dxa"/>
            <w:tcMar>
              <w:left w:w="58" w:type="dxa"/>
              <w:right w:w="58" w:type="dxa"/>
            </w:tcMar>
          </w:tcPr>
          <w:p w14:paraId="171E5AD3" w14:textId="77777777" w:rsidR="00BE396E" w:rsidRDefault="00BE396E" w:rsidP="00BE396E">
            <w:pPr>
              <w:pStyle w:val="TableText"/>
            </w:pPr>
            <w:r>
              <w:t>Psych limit remaining after processing this claim</w:t>
            </w:r>
          </w:p>
          <w:p w14:paraId="028F20E8" w14:textId="07292C45" w:rsidR="00BE396E" w:rsidRDefault="00BE396E" w:rsidP="00775C34">
            <w:pPr>
              <w:pStyle w:val="TableText"/>
            </w:pPr>
            <w:r w:rsidRPr="007A6D3F">
              <w:rPr>
                <w:rFonts w:cs="Arial"/>
                <w:color w:val="000000"/>
              </w:rPr>
              <w:t>This item is used to identify the dollar amount of psychiatric therapy limitation that has not been used th</w:t>
            </w:r>
            <w:r>
              <w:rPr>
                <w:rFonts w:cs="Arial"/>
                <w:color w:val="000000"/>
              </w:rPr>
              <w:t>e</w:t>
            </w:r>
            <w:r w:rsidRPr="007A6D3F">
              <w:rPr>
                <w:rFonts w:cs="Arial"/>
                <w:color w:val="000000"/>
              </w:rPr>
              <w:t xml:space="preserve"> calendar year</w:t>
            </w:r>
            <w:r>
              <w:rPr>
                <w:rFonts w:cs="Arial"/>
                <w:color w:val="000000"/>
              </w:rPr>
              <w:t>.</w:t>
            </w:r>
          </w:p>
        </w:tc>
        <w:tc>
          <w:tcPr>
            <w:tcW w:w="1080" w:type="dxa"/>
            <w:tcMar>
              <w:left w:w="58" w:type="dxa"/>
              <w:right w:w="58" w:type="dxa"/>
            </w:tcMar>
          </w:tcPr>
          <w:p w14:paraId="47EE0600" w14:textId="77777777" w:rsidR="00BE396E" w:rsidRDefault="00BE396E" w:rsidP="00BE396E">
            <w:pPr>
              <w:pStyle w:val="TableText"/>
              <w:rPr>
                <w:caps/>
              </w:rPr>
            </w:pPr>
            <w:r>
              <w:rPr>
                <w:caps/>
              </w:rPr>
              <w:t>7 n</w:t>
            </w:r>
          </w:p>
          <w:p w14:paraId="1168FDCE" w14:textId="77777777" w:rsidR="00BE396E" w:rsidRDefault="00BE396E" w:rsidP="00BE396E">
            <w:pPr>
              <w:pStyle w:val="TableText"/>
              <w:rPr>
                <w:caps/>
              </w:rPr>
            </w:pPr>
            <w:r>
              <w:t>(99999V99)</w:t>
            </w:r>
          </w:p>
        </w:tc>
        <w:tc>
          <w:tcPr>
            <w:tcW w:w="2340" w:type="dxa"/>
            <w:tcMar>
              <w:left w:w="58" w:type="dxa"/>
              <w:right w:w="58" w:type="dxa"/>
            </w:tcMar>
          </w:tcPr>
          <w:p w14:paraId="03DD7D1D" w14:textId="77777777" w:rsidR="00BE396E" w:rsidRDefault="00BE396E" w:rsidP="00BE396E">
            <w:pPr>
              <w:pStyle w:val="TableText"/>
            </w:pPr>
            <w:r>
              <w:t>-</w:t>
            </w:r>
          </w:p>
        </w:tc>
        <w:tc>
          <w:tcPr>
            <w:tcW w:w="858" w:type="dxa"/>
            <w:tcMar>
              <w:left w:w="58" w:type="dxa"/>
              <w:right w:w="58" w:type="dxa"/>
            </w:tcMar>
          </w:tcPr>
          <w:p w14:paraId="63157AA1" w14:textId="77777777" w:rsidR="00BE396E" w:rsidRDefault="00BE396E" w:rsidP="00BE396E">
            <w:pPr>
              <w:pStyle w:val="TableText"/>
            </w:pPr>
            <w:r>
              <w:t>Zeros</w:t>
            </w:r>
          </w:p>
        </w:tc>
        <w:tc>
          <w:tcPr>
            <w:tcW w:w="431" w:type="dxa"/>
          </w:tcPr>
          <w:p w14:paraId="4A0E5C10" w14:textId="77777777" w:rsidR="00BE396E" w:rsidRDefault="00BE396E" w:rsidP="00BE396E">
            <w:pPr>
              <w:pStyle w:val="TableText"/>
            </w:pPr>
            <w:r>
              <w:t>-</w:t>
            </w:r>
          </w:p>
        </w:tc>
        <w:tc>
          <w:tcPr>
            <w:tcW w:w="431" w:type="dxa"/>
          </w:tcPr>
          <w:p w14:paraId="23EEA908" w14:textId="77777777" w:rsidR="00BE396E" w:rsidRDefault="00BE396E" w:rsidP="00BE396E">
            <w:pPr>
              <w:pStyle w:val="TableText"/>
            </w:pPr>
            <w:r>
              <w:t>X</w:t>
            </w:r>
          </w:p>
        </w:tc>
        <w:tc>
          <w:tcPr>
            <w:tcW w:w="432" w:type="dxa"/>
          </w:tcPr>
          <w:p w14:paraId="15D75BDE" w14:textId="77777777" w:rsidR="00BE396E" w:rsidRDefault="00BE396E" w:rsidP="00BE396E">
            <w:pPr>
              <w:pStyle w:val="TableText"/>
            </w:pPr>
            <w:r>
              <w:t>X</w:t>
            </w:r>
          </w:p>
        </w:tc>
      </w:tr>
      <w:tr w:rsidR="00BE396E" w14:paraId="42CB0D5B" w14:textId="77777777" w:rsidTr="003214B8">
        <w:trPr>
          <w:cantSplit/>
          <w:jc w:val="center"/>
        </w:trPr>
        <w:tc>
          <w:tcPr>
            <w:tcW w:w="802" w:type="dxa"/>
            <w:tcMar>
              <w:left w:w="58" w:type="dxa"/>
              <w:right w:w="58" w:type="dxa"/>
            </w:tcMar>
          </w:tcPr>
          <w:p w14:paraId="5B2716C4" w14:textId="4C40E463" w:rsidR="00BE396E" w:rsidRDefault="00BE396E" w:rsidP="00BE396E">
            <w:pPr>
              <w:pStyle w:val="TableText"/>
            </w:pPr>
            <w:r>
              <w:t>1558</w:t>
            </w:r>
            <w:r w:rsidR="00135F82">
              <w:t xml:space="preserve"> – </w:t>
            </w:r>
            <w:r>
              <w:t>1564</w:t>
            </w:r>
          </w:p>
        </w:tc>
        <w:tc>
          <w:tcPr>
            <w:tcW w:w="2227" w:type="dxa"/>
            <w:tcMar>
              <w:left w:w="58" w:type="dxa"/>
              <w:right w:w="58" w:type="dxa"/>
            </w:tcMar>
          </w:tcPr>
          <w:p w14:paraId="05A13121" w14:textId="77777777" w:rsidR="00BE396E" w:rsidRDefault="00BE396E" w:rsidP="00BE396E">
            <w:pPr>
              <w:pStyle w:val="TableText"/>
            </w:pPr>
            <w:r>
              <w:t>PHY THER/OCC THER REMAINING</w:t>
            </w:r>
          </w:p>
        </w:tc>
        <w:tc>
          <w:tcPr>
            <w:tcW w:w="2943" w:type="dxa"/>
            <w:tcMar>
              <w:left w:w="58" w:type="dxa"/>
              <w:right w:w="58" w:type="dxa"/>
            </w:tcMar>
          </w:tcPr>
          <w:p w14:paraId="13E673E4" w14:textId="62D8C7C2" w:rsidR="00BE396E" w:rsidRDefault="00BE396E" w:rsidP="00BE396E">
            <w:pPr>
              <w:pStyle w:val="TableText"/>
            </w:pPr>
            <w:r>
              <w:t>:P:IDR-</w:t>
            </w:r>
            <w:hyperlink r:id="rId477" w:history="1">
              <w:r>
                <w:rPr>
                  <w:rStyle w:val="Hyperlink"/>
                </w:rPr>
                <w:t>PHY-OCC-THER-REM</w:t>
              </w:r>
            </w:hyperlink>
          </w:p>
        </w:tc>
        <w:tc>
          <w:tcPr>
            <w:tcW w:w="2840" w:type="dxa"/>
            <w:tcMar>
              <w:left w:w="58" w:type="dxa"/>
              <w:right w:w="58" w:type="dxa"/>
            </w:tcMar>
          </w:tcPr>
          <w:p w14:paraId="0AF8AE73" w14:textId="26146872" w:rsidR="00BE396E" w:rsidRDefault="00BE396E" w:rsidP="00BE396E">
            <w:pPr>
              <w:pStyle w:val="TableText"/>
            </w:pPr>
            <w:r>
              <w:t>P</w:t>
            </w:r>
            <w:r w:rsidR="00775C34">
              <w:t>hysical therapy</w:t>
            </w:r>
            <w:r>
              <w:t>/O</w:t>
            </w:r>
            <w:r w:rsidR="00775C34">
              <w:t>ccupational therapy</w:t>
            </w:r>
            <w:r>
              <w:t xml:space="preserve"> </w:t>
            </w:r>
            <w:r w:rsidR="00775C34">
              <w:t>r</w:t>
            </w:r>
            <w:r>
              <w:t>emaining after processing this claim</w:t>
            </w:r>
          </w:p>
          <w:p w14:paraId="0149233C" w14:textId="77777777" w:rsidR="00BE396E" w:rsidRDefault="00BE396E" w:rsidP="00BE396E">
            <w:pPr>
              <w:pStyle w:val="TableText"/>
            </w:pPr>
            <w:r w:rsidRPr="003522FE">
              <w:rPr>
                <w:rFonts w:cs="Arial"/>
                <w:color w:val="000000"/>
              </w:rPr>
              <w:t>This item is used to identify the dollar amount of occupational therapy limitation that has not been used this calendar year after processing this claim.</w:t>
            </w:r>
          </w:p>
        </w:tc>
        <w:tc>
          <w:tcPr>
            <w:tcW w:w="1080" w:type="dxa"/>
            <w:tcMar>
              <w:left w:w="58" w:type="dxa"/>
              <w:right w:w="58" w:type="dxa"/>
            </w:tcMar>
          </w:tcPr>
          <w:p w14:paraId="6DD963C6" w14:textId="77777777" w:rsidR="00BE396E" w:rsidRDefault="00BE396E" w:rsidP="00BE396E">
            <w:pPr>
              <w:pStyle w:val="TableText"/>
              <w:rPr>
                <w:caps/>
              </w:rPr>
            </w:pPr>
            <w:r>
              <w:rPr>
                <w:caps/>
              </w:rPr>
              <w:t>7 n</w:t>
            </w:r>
          </w:p>
          <w:p w14:paraId="47D59EDD" w14:textId="77777777" w:rsidR="00BE396E" w:rsidRDefault="00BE396E" w:rsidP="00BE396E">
            <w:pPr>
              <w:pStyle w:val="TableText"/>
              <w:rPr>
                <w:caps/>
              </w:rPr>
            </w:pPr>
            <w:r>
              <w:t>(99999V99)</w:t>
            </w:r>
          </w:p>
        </w:tc>
        <w:tc>
          <w:tcPr>
            <w:tcW w:w="2340" w:type="dxa"/>
            <w:tcMar>
              <w:left w:w="58" w:type="dxa"/>
              <w:right w:w="58" w:type="dxa"/>
            </w:tcMar>
          </w:tcPr>
          <w:p w14:paraId="693C53EF" w14:textId="77777777" w:rsidR="00BE396E" w:rsidRDefault="00BE396E" w:rsidP="00BE396E">
            <w:pPr>
              <w:pStyle w:val="TableText"/>
            </w:pPr>
            <w:r>
              <w:t>-</w:t>
            </w:r>
          </w:p>
        </w:tc>
        <w:tc>
          <w:tcPr>
            <w:tcW w:w="858" w:type="dxa"/>
            <w:tcMar>
              <w:left w:w="58" w:type="dxa"/>
              <w:right w:w="58" w:type="dxa"/>
            </w:tcMar>
          </w:tcPr>
          <w:p w14:paraId="4A6CD4E3" w14:textId="77777777" w:rsidR="00BE396E" w:rsidRDefault="00BE396E" w:rsidP="00BE396E">
            <w:pPr>
              <w:pStyle w:val="TableText"/>
            </w:pPr>
            <w:r>
              <w:t>Zeros</w:t>
            </w:r>
          </w:p>
        </w:tc>
        <w:tc>
          <w:tcPr>
            <w:tcW w:w="431" w:type="dxa"/>
          </w:tcPr>
          <w:p w14:paraId="4C2FD2DE" w14:textId="77777777" w:rsidR="00BE396E" w:rsidRDefault="00BE396E" w:rsidP="00BE396E">
            <w:pPr>
              <w:pStyle w:val="TableText"/>
            </w:pPr>
            <w:r>
              <w:t>-</w:t>
            </w:r>
          </w:p>
        </w:tc>
        <w:tc>
          <w:tcPr>
            <w:tcW w:w="431" w:type="dxa"/>
          </w:tcPr>
          <w:p w14:paraId="61B976A6" w14:textId="77777777" w:rsidR="00BE396E" w:rsidRDefault="00BE396E" w:rsidP="00BE396E">
            <w:pPr>
              <w:pStyle w:val="TableText"/>
            </w:pPr>
            <w:r>
              <w:t>X</w:t>
            </w:r>
          </w:p>
        </w:tc>
        <w:tc>
          <w:tcPr>
            <w:tcW w:w="432" w:type="dxa"/>
          </w:tcPr>
          <w:p w14:paraId="23099CA4" w14:textId="77777777" w:rsidR="00BE396E" w:rsidRDefault="00BE396E" w:rsidP="00BE396E">
            <w:pPr>
              <w:pStyle w:val="TableText"/>
            </w:pPr>
            <w:r>
              <w:t>X</w:t>
            </w:r>
          </w:p>
        </w:tc>
      </w:tr>
      <w:tr w:rsidR="00BE396E" w14:paraId="72FBBC20" w14:textId="77777777" w:rsidTr="003214B8">
        <w:trPr>
          <w:cantSplit/>
          <w:jc w:val="center"/>
        </w:trPr>
        <w:tc>
          <w:tcPr>
            <w:tcW w:w="802" w:type="dxa"/>
            <w:tcMar>
              <w:left w:w="58" w:type="dxa"/>
              <w:right w:w="58" w:type="dxa"/>
            </w:tcMar>
          </w:tcPr>
          <w:p w14:paraId="02CC245E" w14:textId="77777777" w:rsidR="00BE396E" w:rsidRDefault="00BE396E" w:rsidP="00BE396E">
            <w:pPr>
              <w:pStyle w:val="TableText"/>
            </w:pPr>
            <w:r>
              <w:t>1565</w:t>
            </w:r>
          </w:p>
        </w:tc>
        <w:tc>
          <w:tcPr>
            <w:tcW w:w="2227" w:type="dxa"/>
            <w:tcMar>
              <w:left w:w="58" w:type="dxa"/>
              <w:right w:w="58" w:type="dxa"/>
            </w:tcMar>
          </w:tcPr>
          <w:p w14:paraId="6C9BE87D" w14:textId="77777777" w:rsidR="00BE396E" w:rsidRDefault="00BE396E" w:rsidP="00BE396E">
            <w:pPr>
              <w:pStyle w:val="TableText"/>
            </w:pPr>
            <w:r>
              <w:t>TYPE OF THERAPY FLAG</w:t>
            </w:r>
          </w:p>
        </w:tc>
        <w:tc>
          <w:tcPr>
            <w:tcW w:w="2943" w:type="dxa"/>
            <w:tcMar>
              <w:left w:w="58" w:type="dxa"/>
              <w:right w:w="58" w:type="dxa"/>
            </w:tcMar>
          </w:tcPr>
          <w:p w14:paraId="3432E20C" w14:textId="52FF2A26" w:rsidR="00BE396E" w:rsidRDefault="00BE396E" w:rsidP="00BE396E">
            <w:pPr>
              <w:pStyle w:val="TableText"/>
            </w:pPr>
            <w:r>
              <w:t>:P:IDR-</w:t>
            </w:r>
            <w:hyperlink r:id="rId478" w:history="1">
              <w:r>
                <w:rPr>
                  <w:rStyle w:val="Hyperlink"/>
                </w:rPr>
                <w:t>PHY-OCC-THER-IND</w:t>
              </w:r>
            </w:hyperlink>
          </w:p>
        </w:tc>
        <w:tc>
          <w:tcPr>
            <w:tcW w:w="2840" w:type="dxa"/>
            <w:tcMar>
              <w:left w:w="58" w:type="dxa"/>
              <w:right w:w="58" w:type="dxa"/>
            </w:tcMar>
          </w:tcPr>
          <w:p w14:paraId="1F16C0A6" w14:textId="77777777" w:rsidR="00BE396E" w:rsidRDefault="00BE396E" w:rsidP="00BE396E">
            <w:pPr>
              <w:pStyle w:val="TableText"/>
            </w:pPr>
            <w:r>
              <w:t>Type of therapy flag</w:t>
            </w:r>
          </w:p>
        </w:tc>
        <w:tc>
          <w:tcPr>
            <w:tcW w:w="1080" w:type="dxa"/>
            <w:tcMar>
              <w:left w:w="58" w:type="dxa"/>
              <w:right w:w="58" w:type="dxa"/>
            </w:tcMar>
          </w:tcPr>
          <w:p w14:paraId="46E9756C" w14:textId="77777777" w:rsidR="00BE396E" w:rsidRDefault="00BE396E" w:rsidP="00BE396E">
            <w:pPr>
              <w:pStyle w:val="TableText"/>
              <w:rPr>
                <w:caps/>
              </w:rPr>
            </w:pPr>
            <w:r>
              <w:rPr>
                <w:caps/>
              </w:rPr>
              <w:t>1 C</w:t>
            </w:r>
          </w:p>
        </w:tc>
        <w:tc>
          <w:tcPr>
            <w:tcW w:w="2340" w:type="dxa"/>
            <w:tcMar>
              <w:left w:w="58" w:type="dxa"/>
              <w:right w:w="58" w:type="dxa"/>
            </w:tcMar>
          </w:tcPr>
          <w:p w14:paraId="054A9744" w14:textId="77777777" w:rsidR="00BE396E" w:rsidRDefault="00BE396E" w:rsidP="00BE396E">
            <w:pPr>
              <w:pStyle w:val="TableText"/>
            </w:pPr>
            <w:r>
              <w:t>See CWF Documentation</w:t>
            </w:r>
          </w:p>
        </w:tc>
        <w:tc>
          <w:tcPr>
            <w:tcW w:w="858" w:type="dxa"/>
            <w:tcMar>
              <w:left w:w="58" w:type="dxa"/>
              <w:right w:w="58" w:type="dxa"/>
            </w:tcMar>
          </w:tcPr>
          <w:p w14:paraId="1999B5D1" w14:textId="77777777" w:rsidR="00BE396E" w:rsidRDefault="00BE396E" w:rsidP="00BE396E">
            <w:pPr>
              <w:pStyle w:val="TableText"/>
            </w:pPr>
            <w:r>
              <w:t>Spaces</w:t>
            </w:r>
          </w:p>
        </w:tc>
        <w:tc>
          <w:tcPr>
            <w:tcW w:w="431" w:type="dxa"/>
          </w:tcPr>
          <w:p w14:paraId="38E0C98D" w14:textId="77777777" w:rsidR="00BE396E" w:rsidRDefault="00BE396E" w:rsidP="00BE396E">
            <w:pPr>
              <w:pStyle w:val="TableText"/>
            </w:pPr>
            <w:r>
              <w:t>-</w:t>
            </w:r>
          </w:p>
        </w:tc>
        <w:tc>
          <w:tcPr>
            <w:tcW w:w="431" w:type="dxa"/>
          </w:tcPr>
          <w:p w14:paraId="22A0E9A9" w14:textId="77777777" w:rsidR="00BE396E" w:rsidRDefault="00BE396E" w:rsidP="00BE396E">
            <w:pPr>
              <w:pStyle w:val="TableText"/>
            </w:pPr>
            <w:r>
              <w:t>X</w:t>
            </w:r>
          </w:p>
        </w:tc>
        <w:tc>
          <w:tcPr>
            <w:tcW w:w="432" w:type="dxa"/>
          </w:tcPr>
          <w:p w14:paraId="1230BE28" w14:textId="77777777" w:rsidR="00BE396E" w:rsidRDefault="00BE396E" w:rsidP="00BE396E">
            <w:pPr>
              <w:pStyle w:val="TableText"/>
            </w:pPr>
            <w:r>
              <w:t>X</w:t>
            </w:r>
          </w:p>
        </w:tc>
      </w:tr>
      <w:tr w:rsidR="00BE396E" w14:paraId="593D9CF9" w14:textId="77777777" w:rsidTr="003214B8">
        <w:trPr>
          <w:cantSplit/>
          <w:jc w:val="center"/>
        </w:trPr>
        <w:tc>
          <w:tcPr>
            <w:tcW w:w="802" w:type="dxa"/>
            <w:tcMar>
              <w:left w:w="58" w:type="dxa"/>
              <w:right w:w="58" w:type="dxa"/>
            </w:tcMar>
          </w:tcPr>
          <w:p w14:paraId="3E6D0F49" w14:textId="72E00E7D" w:rsidR="00BE396E" w:rsidRDefault="00BE396E" w:rsidP="00BE396E">
            <w:pPr>
              <w:pStyle w:val="TableText"/>
            </w:pPr>
            <w:r>
              <w:t>1566</w:t>
            </w:r>
            <w:r w:rsidR="00135F82">
              <w:t xml:space="preserve"> – </w:t>
            </w:r>
            <w:r>
              <w:t>1570</w:t>
            </w:r>
          </w:p>
        </w:tc>
        <w:tc>
          <w:tcPr>
            <w:tcW w:w="2227" w:type="dxa"/>
            <w:tcMar>
              <w:left w:w="58" w:type="dxa"/>
              <w:right w:w="58" w:type="dxa"/>
            </w:tcMar>
          </w:tcPr>
          <w:p w14:paraId="78F04081" w14:textId="77777777" w:rsidR="00BE396E" w:rsidRDefault="00BE396E" w:rsidP="00BE396E">
            <w:pPr>
              <w:pStyle w:val="TableText"/>
            </w:pPr>
            <w:r>
              <w:t>CASH DED APPLIED</w:t>
            </w:r>
          </w:p>
        </w:tc>
        <w:tc>
          <w:tcPr>
            <w:tcW w:w="2943" w:type="dxa"/>
            <w:tcMar>
              <w:left w:w="58" w:type="dxa"/>
              <w:right w:w="58" w:type="dxa"/>
            </w:tcMar>
          </w:tcPr>
          <w:p w14:paraId="33E77EAA" w14:textId="14230183" w:rsidR="00BE396E" w:rsidRDefault="00BE396E" w:rsidP="00BE396E">
            <w:pPr>
              <w:pStyle w:val="TableText"/>
            </w:pPr>
            <w:r>
              <w:t>:P:IDR-</w:t>
            </w:r>
            <w:hyperlink r:id="rId479" w:history="1">
              <w:r>
                <w:rPr>
                  <w:rStyle w:val="Hyperlink"/>
                </w:rPr>
                <w:t>CASH-DED-APPLIED</w:t>
              </w:r>
            </w:hyperlink>
          </w:p>
        </w:tc>
        <w:tc>
          <w:tcPr>
            <w:tcW w:w="2840" w:type="dxa"/>
            <w:tcMar>
              <w:left w:w="58" w:type="dxa"/>
              <w:right w:w="58" w:type="dxa"/>
            </w:tcMar>
          </w:tcPr>
          <w:p w14:paraId="52F30584" w14:textId="77777777" w:rsidR="00BE396E" w:rsidRDefault="00BE396E" w:rsidP="00BE396E">
            <w:pPr>
              <w:pStyle w:val="TableText"/>
            </w:pPr>
            <w:r>
              <w:t>Cash deductible applied on the claim</w:t>
            </w:r>
          </w:p>
          <w:p w14:paraId="502776EA" w14:textId="77777777" w:rsidR="00BE396E" w:rsidRDefault="00BE396E" w:rsidP="00BE396E">
            <w:pPr>
              <w:pStyle w:val="TableText"/>
            </w:pPr>
            <w:r w:rsidRPr="001074C1">
              <w:rPr>
                <w:rFonts w:cs="Arial"/>
                <w:color w:val="000000"/>
              </w:rPr>
              <w:t>The portion of the final charge allowed on a claim that is used to satisfy the amount of Part B Medicare cash deductible remaining.</w:t>
            </w:r>
          </w:p>
        </w:tc>
        <w:tc>
          <w:tcPr>
            <w:tcW w:w="1080" w:type="dxa"/>
            <w:tcMar>
              <w:left w:w="58" w:type="dxa"/>
              <w:right w:w="58" w:type="dxa"/>
            </w:tcMar>
          </w:tcPr>
          <w:p w14:paraId="1509C04F" w14:textId="77777777" w:rsidR="00BE396E" w:rsidRDefault="00BE396E" w:rsidP="00BE396E">
            <w:pPr>
              <w:pStyle w:val="TableText"/>
              <w:rPr>
                <w:caps/>
              </w:rPr>
            </w:pPr>
            <w:r>
              <w:rPr>
                <w:caps/>
              </w:rPr>
              <w:t>5 n</w:t>
            </w:r>
          </w:p>
          <w:p w14:paraId="32234D40" w14:textId="77777777" w:rsidR="00BE396E" w:rsidRDefault="00BE396E" w:rsidP="00BE396E">
            <w:pPr>
              <w:pStyle w:val="TableText"/>
              <w:rPr>
                <w:caps/>
              </w:rPr>
            </w:pPr>
            <w:r>
              <w:rPr>
                <w:caps/>
              </w:rPr>
              <w:t>(999v99)</w:t>
            </w:r>
          </w:p>
        </w:tc>
        <w:tc>
          <w:tcPr>
            <w:tcW w:w="2340" w:type="dxa"/>
            <w:tcMar>
              <w:left w:w="58" w:type="dxa"/>
              <w:right w:w="58" w:type="dxa"/>
            </w:tcMar>
          </w:tcPr>
          <w:p w14:paraId="0F574CB8" w14:textId="77777777" w:rsidR="00BE396E" w:rsidRDefault="00BE396E" w:rsidP="00BE396E">
            <w:pPr>
              <w:pStyle w:val="TableText"/>
            </w:pPr>
            <w:r>
              <w:t>-</w:t>
            </w:r>
          </w:p>
        </w:tc>
        <w:tc>
          <w:tcPr>
            <w:tcW w:w="858" w:type="dxa"/>
            <w:tcMar>
              <w:left w:w="58" w:type="dxa"/>
              <w:right w:w="58" w:type="dxa"/>
            </w:tcMar>
          </w:tcPr>
          <w:p w14:paraId="2326F8BA" w14:textId="77777777" w:rsidR="00BE396E" w:rsidRDefault="00BE396E" w:rsidP="00BE396E">
            <w:pPr>
              <w:pStyle w:val="TableText"/>
            </w:pPr>
            <w:r>
              <w:t>Zeros</w:t>
            </w:r>
          </w:p>
        </w:tc>
        <w:tc>
          <w:tcPr>
            <w:tcW w:w="431" w:type="dxa"/>
          </w:tcPr>
          <w:p w14:paraId="2920AECB" w14:textId="77777777" w:rsidR="00BE396E" w:rsidRDefault="00BE396E" w:rsidP="00BE396E">
            <w:pPr>
              <w:pStyle w:val="TableText"/>
            </w:pPr>
            <w:r>
              <w:t>-</w:t>
            </w:r>
          </w:p>
        </w:tc>
        <w:tc>
          <w:tcPr>
            <w:tcW w:w="431" w:type="dxa"/>
          </w:tcPr>
          <w:p w14:paraId="65DE7690" w14:textId="77777777" w:rsidR="00BE396E" w:rsidRDefault="00BE396E" w:rsidP="00BE396E">
            <w:pPr>
              <w:pStyle w:val="TableText"/>
            </w:pPr>
            <w:r>
              <w:t>X</w:t>
            </w:r>
          </w:p>
        </w:tc>
        <w:tc>
          <w:tcPr>
            <w:tcW w:w="432" w:type="dxa"/>
          </w:tcPr>
          <w:p w14:paraId="227763D5" w14:textId="77777777" w:rsidR="00BE396E" w:rsidRDefault="00BE396E" w:rsidP="00BE396E">
            <w:pPr>
              <w:pStyle w:val="TableText"/>
            </w:pPr>
            <w:r>
              <w:t>X</w:t>
            </w:r>
          </w:p>
        </w:tc>
      </w:tr>
      <w:tr w:rsidR="00BE396E" w14:paraId="4FA704AF" w14:textId="77777777" w:rsidTr="003214B8">
        <w:trPr>
          <w:cantSplit/>
          <w:jc w:val="center"/>
        </w:trPr>
        <w:tc>
          <w:tcPr>
            <w:tcW w:w="802" w:type="dxa"/>
            <w:tcMar>
              <w:left w:w="58" w:type="dxa"/>
              <w:right w:w="58" w:type="dxa"/>
            </w:tcMar>
          </w:tcPr>
          <w:p w14:paraId="2BBBD7F2" w14:textId="3877D3C0" w:rsidR="00BE396E" w:rsidRDefault="00BE396E" w:rsidP="00BE396E">
            <w:pPr>
              <w:pStyle w:val="TableText"/>
            </w:pPr>
            <w:r>
              <w:t>1571</w:t>
            </w:r>
            <w:r w:rsidR="00135F82">
              <w:t xml:space="preserve"> – </w:t>
            </w:r>
            <w:r>
              <w:t>1574</w:t>
            </w:r>
          </w:p>
        </w:tc>
        <w:tc>
          <w:tcPr>
            <w:tcW w:w="2227" w:type="dxa"/>
            <w:tcMar>
              <w:left w:w="58" w:type="dxa"/>
              <w:right w:w="58" w:type="dxa"/>
            </w:tcMar>
          </w:tcPr>
          <w:p w14:paraId="6058306F" w14:textId="77777777" w:rsidR="00BE396E" w:rsidRDefault="00BE396E" w:rsidP="00BE396E">
            <w:pPr>
              <w:pStyle w:val="TableText"/>
            </w:pPr>
            <w:r>
              <w:t>CWF RESP ERROR CODE 1</w:t>
            </w:r>
          </w:p>
        </w:tc>
        <w:tc>
          <w:tcPr>
            <w:tcW w:w="2943" w:type="dxa"/>
            <w:tcMar>
              <w:left w:w="58" w:type="dxa"/>
              <w:right w:w="58" w:type="dxa"/>
            </w:tcMar>
          </w:tcPr>
          <w:p w14:paraId="32470424" w14:textId="2B00ACB1" w:rsidR="00BE396E" w:rsidRDefault="00BE396E" w:rsidP="00BE396E">
            <w:pPr>
              <w:pStyle w:val="TableText"/>
            </w:pPr>
            <w:r>
              <w:t>:P:IDR-</w:t>
            </w:r>
            <w:hyperlink r:id="rId480" w:history="1">
              <w:r>
                <w:rPr>
                  <w:rStyle w:val="Hyperlink"/>
                </w:rPr>
                <w:t>CWF-RESP-ERR-CD1</w:t>
              </w:r>
            </w:hyperlink>
          </w:p>
        </w:tc>
        <w:tc>
          <w:tcPr>
            <w:tcW w:w="2840" w:type="dxa"/>
            <w:tcMar>
              <w:left w:w="58" w:type="dxa"/>
              <w:right w:w="58" w:type="dxa"/>
            </w:tcMar>
          </w:tcPr>
          <w:p w14:paraId="6976AF8B" w14:textId="77777777" w:rsidR="00BE396E" w:rsidRDefault="00BE396E" w:rsidP="00BE396E">
            <w:pPr>
              <w:pStyle w:val="TableText"/>
            </w:pPr>
            <w:r>
              <w:t>CWF Response Error Code 1</w:t>
            </w:r>
          </w:p>
          <w:p w14:paraId="093958DE" w14:textId="681CC7E6" w:rsidR="00BE396E" w:rsidRDefault="00BE396E" w:rsidP="00775C34">
            <w:pPr>
              <w:pStyle w:val="TableText"/>
            </w:pPr>
            <w:r w:rsidRPr="00CF0FFC">
              <w:rPr>
                <w:rFonts w:cs="Arial"/>
                <w:color w:val="000000"/>
              </w:rPr>
              <w:t>This item is used to identify the first CWF response error code.</w:t>
            </w:r>
          </w:p>
        </w:tc>
        <w:tc>
          <w:tcPr>
            <w:tcW w:w="1080" w:type="dxa"/>
            <w:tcMar>
              <w:left w:w="58" w:type="dxa"/>
              <w:right w:w="58" w:type="dxa"/>
            </w:tcMar>
          </w:tcPr>
          <w:p w14:paraId="7812E94D" w14:textId="77777777" w:rsidR="00BE396E" w:rsidRDefault="00BE396E" w:rsidP="00BE396E">
            <w:pPr>
              <w:pStyle w:val="TableText"/>
              <w:rPr>
                <w:caps/>
              </w:rPr>
            </w:pPr>
            <w:r>
              <w:rPr>
                <w:caps/>
              </w:rPr>
              <w:t>4 c</w:t>
            </w:r>
          </w:p>
        </w:tc>
        <w:tc>
          <w:tcPr>
            <w:tcW w:w="2340" w:type="dxa"/>
            <w:tcMar>
              <w:left w:w="58" w:type="dxa"/>
              <w:right w:w="58" w:type="dxa"/>
            </w:tcMar>
          </w:tcPr>
          <w:p w14:paraId="088D3912" w14:textId="1F14A28B" w:rsidR="00BE396E" w:rsidRDefault="003A63DC" w:rsidP="00BE396E">
            <w:pPr>
              <w:pStyle w:val="TableText"/>
            </w:pPr>
            <w:r w:rsidRPr="003A63DC">
              <w:t>See CWF Documentation</w:t>
            </w:r>
          </w:p>
        </w:tc>
        <w:tc>
          <w:tcPr>
            <w:tcW w:w="858" w:type="dxa"/>
            <w:tcMar>
              <w:left w:w="58" w:type="dxa"/>
              <w:right w:w="58" w:type="dxa"/>
            </w:tcMar>
          </w:tcPr>
          <w:p w14:paraId="2CD31206" w14:textId="77777777" w:rsidR="00BE396E" w:rsidRDefault="00BE396E" w:rsidP="00BE396E">
            <w:pPr>
              <w:pStyle w:val="TableText"/>
            </w:pPr>
            <w:r>
              <w:t>Spaces</w:t>
            </w:r>
          </w:p>
        </w:tc>
        <w:tc>
          <w:tcPr>
            <w:tcW w:w="431" w:type="dxa"/>
          </w:tcPr>
          <w:p w14:paraId="386749A5" w14:textId="77777777" w:rsidR="00BE396E" w:rsidRDefault="00BE396E" w:rsidP="00BE396E">
            <w:pPr>
              <w:pStyle w:val="TableText"/>
            </w:pPr>
            <w:r>
              <w:t>-</w:t>
            </w:r>
          </w:p>
        </w:tc>
        <w:tc>
          <w:tcPr>
            <w:tcW w:w="431" w:type="dxa"/>
          </w:tcPr>
          <w:p w14:paraId="6D811422" w14:textId="77777777" w:rsidR="00BE396E" w:rsidRDefault="00BE396E" w:rsidP="00BE396E">
            <w:pPr>
              <w:pStyle w:val="TableText"/>
            </w:pPr>
            <w:r>
              <w:t>X</w:t>
            </w:r>
          </w:p>
        </w:tc>
        <w:tc>
          <w:tcPr>
            <w:tcW w:w="432" w:type="dxa"/>
          </w:tcPr>
          <w:p w14:paraId="0BEE4A5A" w14:textId="77777777" w:rsidR="00BE396E" w:rsidRDefault="00BE396E" w:rsidP="00BE396E">
            <w:pPr>
              <w:pStyle w:val="TableText"/>
            </w:pPr>
            <w:r>
              <w:t>X</w:t>
            </w:r>
          </w:p>
        </w:tc>
      </w:tr>
      <w:tr w:rsidR="00BE396E" w14:paraId="0CB51DCD" w14:textId="77777777" w:rsidTr="003214B8">
        <w:trPr>
          <w:cantSplit/>
          <w:jc w:val="center"/>
        </w:trPr>
        <w:tc>
          <w:tcPr>
            <w:tcW w:w="802" w:type="dxa"/>
            <w:tcMar>
              <w:left w:w="58" w:type="dxa"/>
              <w:right w:w="58" w:type="dxa"/>
            </w:tcMar>
          </w:tcPr>
          <w:p w14:paraId="556B8AEF" w14:textId="5F678FA8" w:rsidR="00BE396E" w:rsidRDefault="00BE396E" w:rsidP="00BE396E">
            <w:pPr>
              <w:pStyle w:val="TableText"/>
            </w:pPr>
            <w:r>
              <w:t>1575</w:t>
            </w:r>
            <w:r w:rsidR="00135F82">
              <w:t xml:space="preserve"> – </w:t>
            </w:r>
            <w:r>
              <w:t>1578</w:t>
            </w:r>
          </w:p>
        </w:tc>
        <w:tc>
          <w:tcPr>
            <w:tcW w:w="2227" w:type="dxa"/>
            <w:tcMar>
              <w:left w:w="58" w:type="dxa"/>
              <w:right w:w="58" w:type="dxa"/>
            </w:tcMar>
          </w:tcPr>
          <w:p w14:paraId="19BDD91B" w14:textId="77777777" w:rsidR="00BE396E" w:rsidRDefault="00BE396E" w:rsidP="00BE396E">
            <w:pPr>
              <w:pStyle w:val="TableText"/>
            </w:pPr>
            <w:r>
              <w:t>CWF RESP ERROR CODE 2</w:t>
            </w:r>
          </w:p>
        </w:tc>
        <w:tc>
          <w:tcPr>
            <w:tcW w:w="2943" w:type="dxa"/>
            <w:tcMar>
              <w:left w:w="58" w:type="dxa"/>
              <w:right w:w="58" w:type="dxa"/>
            </w:tcMar>
          </w:tcPr>
          <w:p w14:paraId="233E91F7" w14:textId="63DBC883" w:rsidR="00BE396E" w:rsidRDefault="00BE396E" w:rsidP="00BE396E">
            <w:pPr>
              <w:pStyle w:val="TableText"/>
            </w:pPr>
            <w:r>
              <w:t>:P:IDR-</w:t>
            </w:r>
            <w:hyperlink r:id="rId481" w:history="1">
              <w:r>
                <w:rPr>
                  <w:rStyle w:val="Hyperlink"/>
                </w:rPr>
                <w:t>CWF-RESP-ERR-CD2</w:t>
              </w:r>
            </w:hyperlink>
          </w:p>
        </w:tc>
        <w:tc>
          <w:tcPr>
            <w:tcW w:w="2840" w:type="dxa"/>
            <w:tcMar>
              <w:left w:w="58" w:type="dxa"/>
              <w:right w:w="58" w:type="dxa"/>
            </w:tcMar>
          </w:tcPr>
          <w:p w14:paraId="32726A34" w14:textId="77777777" w:rsidR="00BE396E" w:rsidRDefault="00BE396E" w:rsidP="00BE396E">
            <w:pPr>
              <w:pStyle w:val="TableText"/>
            </w:pPr>
            <w:r>
              <w:t>CWF Response Error Code 2</w:t>
            </w:r>
          </w:p>
          <w:p w14:paraId="6A610C94" w14:textId="48CBAF33" w:rsidR="00BE396E" w:rsidRDefault="00BE396E" w:rsidP="00775C34">
            <w:pPr>
              <w:pStyle w:val="TableText"/>
            </w:pPr>
            <w:r w:rsidRPr="00CF0FFC">
              <w:rPr>
                <w:rFonts w:cs="Arial"/>
                <w:color w:val="000000"/>
              </w:rPr>
              <w:t>This item is used to identify the second CWF response error code.</w:t>
            </w:r>
          </w:p>
        </w:tc>
        <w:tc>
          <w:tcPr>
            <w:tcW w:w="1080" w:type="dxa"/>
            <w:tcMar>
              <w:left w:w="58" w:type="dxa"/>
              <w:right w:w="58" w:type="dxa"/>
            </w:tcMar>
          </w:tcPr>
          <w:p w14:paraId="282C72BE" w14:textId="77777777" w:rsidR="00BE396E" w:rsidRDefault="00BE396E" w:rsidP="00BE396E">
            <w:pPr>
              <w:pStyle w:val="TableText"/>
              <w:rPr>
                <w:caps/>
              </w:rPr>
            </w:pPr>
            <w:r>
              <w:rPr>
                <w:caps/>
              </w:rPr>
              <w:t>4 c</w:t>
            </w:r>
          </w:p>
        </w:tc>
        <w:tc>
          <w:tcPr>
            <w:tcW w:w="2340" w:type="dxa"/>
            <w:tcMar>
              <w:left w:w="58" w:type="dxa"/>
              <w:right w:w="58" w:type="dxa"/>
            </w:tcMar>
          </w:tcPr>
          <w:p w14:paraId="4C3AA8DB" w14:textId="75AC6DCF" w:rsidR="00BE396E" w:rsidRDefault="003A63DC" w:rsidP="00BE396E">
            <w:pPr>
              <w:pStyle w:val="TableText"/>
            </w:pPr>
            <w:r w:rsidRPr="003A63DC">
              <w:t>See CWF Documentation</w:t>
            </w:r>
          </w:p>
        </w:tc>
        <w:tc>
          <w:tcPr>
            <w:tcW w:w="858" w:type="dxa"/>
            <w:tcMar>
              <w:left w:w="58" w:type="dxa"/>
              <w:right w:w="58" w:type="dxa"/>
            </w:tcMar>
          </w:tcPr>
          <w:p w14:paraId="016CBE7E" w14:textId="77777777" w:rsidR="00BE396E" w:rsidRDefault="00BE396E" w:rsidP="00BE396E">
            <w:pPr>
              <w:pStyle w:val="TableText"/>
            </w:pPr>
            <w:r>
              <w:t>Spaces</w:t>
            </w:r>
          </w:p>
        </w:tc>
        <w:tc>
          <w:tcPr>
            <w:tcW w:w="431" w:type="dxa"/>
          </w:tcPr>
          <w:p w14:paraId="43D48E96" w14:textId="77777777" w:rsidR="00BE396E" w:rsidRDefault="00BE396E" w:rsidP="00BE396E">
            <w:pPr>
              <w:pStyle w:val="TableText"/>
            </w:pPr>
            <w:r>
              <w:t>-</w:t>
            </w:r>
          </w:p>
        </w:tc>
        <w:tc>
          <w:tcPr>
            <w:tcW w:w="431" w:type="dxa"/>
          </w:tcPr>
          <w:p w14:paraId="4C6EEDC7" w14:textId="77777777" w:rsidR="00BE396E" w:rsidRDefault="00BE396E" w:rsidP="00BE396E">
            <w:pPr>
              <w:pStyle w:val="TableText"/>
            </w:pPr>
            <w:r>
              <w:t>X</w:t>
            </w:r>
          </w:p>
        </w:tc>
        <w:tc>
          <w:tcPr>
            <w:tcW w:w="432" w:type="dxa"/>
          </w:tcPr>
          <w:p w14:paraId="56A4D611" w14:textId="77777777" w:rsidR="00BE396E" w:rsidRDefault="00BE396E" w:rsidP="00BE396E">
            <w:pPr>
              <w:pStyle w:val="TableText"/>
            </w:pPr>
            <w:r>
              <w:t>X</w:t>
            </w:r>
          </w:p>
        </w:tc>
      </w:tr>
      <w:tr w:rsidR="00BE396E" w14:paraId="322F1084" w14:textId="77777777" w:rsidTr="003214B8">
        <w:trPr>
          <w:cantSplit/>
          <w:jc w:val="center"/>
        </w:trPr>
        <w:tc>
          <w:tcPr>
            <w:tcW w:w="802" w:type="dxa"/>
            <w:tcMar>
              <w:left w:w="58" w:type="dxa"/>
              <w:right w:w="58" w:type="dxa"/>
            </w:tcMar>
          </w:tcPr>
          <w:p w14:paraId="1B44E9DD" w14:textId="2DF7ECD4" w:rsidR="00BE396E" w:rsidRDefault="00BE396E" w:rsidP="00BE396E">
            <w:pPr>
              <w:pStyle w:val="TableText"/>
            </w:pPr>
            <w:r>
              <w:t>1579</w:t>
            </w:r>
            <w:r w:rsidR="00135F82">
              <w:t xml:space="preserve"> – </w:t>
            </w:r>
            <w:r>
              <w:t>1582</w:t>
            </w:r>
          </w:p>
        </w:tc>
        <w:tc>
          <w:tcPr>
            <w:tcW w:w="2227" w:type="dxa"/>
            <w:tcMar>
              <w:left w:w="58" w:type="dxa"/>
              <w:right w:w="58" w:type="dxa"/>
            </w:tcMar>
          </w:tcPr>
          <w:p w14:paraId="3DCC7317" w14:textId="77777777" w:rsidR="00BE396E" w:rsidRDefault="00BE396E" w:rsidP="00BE396E">
            <w:pPr>
              <w:pStyle w:val="TableText"/>
            </w:pPr>
            <w:r>
              <w:t>CWF RESP ERROR CODE 3</w:t>
            </w:r>
          </w:p>
        </w:tc>
        <w:tc>
          <w:tcPr>
            <w:tcW w:w="2943" w:type="dxa"/>
            <w:tcMar>
              <w:left w:w="58" w:type="dxa"/>
              <w:right w:w="58" w:type="dxa"/>
            </w:tcMar>
          </w:tcPr>
          <w:p w14:paraId="67680ED9" w14:textId="2C6F2D19" w:rsidR="00BE396E" w:rsidRDefault="00BE396E" w:rsidP="00BE396E">
            <w:pPr>
              <w:pStyle w:val="TableText"/>
            </w:pPr>
            <w:r>
              <w:t>:P:IDR-</w:t>
            </w:r>
            <w:hyperlink r:id="rId482" w:history="1">
              <w:r>
                <w:rPr>
                  <w:rStyle w:val="Hyperlink"/>
                </w:rPr>
                <w:t>CWF-RESP-ERR-CD3</w:t>
              </w:r>
            </w:hyperlink>
          </w:p>
        </w:tc>
        <w:tc>
          <w:tcPr>
            <w:tcW w:w="2840" w:type="dxa"/>
            <w:tcMar>
              <w:left w:w="58" w:type="dxa"/>
              <w:right w:w="58" w:type="dxa"/>
            </w:tcMar>
          </w:tcPr>
          <w:p w14:paraId="1E0E7E57" w14:textId="77777777" w:rsidR="00BE396E" w:rsidRDefault="00BE396E" w:rsidP="00BE396E">
            <w:pPr>
              <w:pStyle w:val="TableText"/>
            </w:pPr>
            <w:r>
              <w:t>CWF Response Error Code 3</w:t>
            </w:r>
          </w:p>
          <w:p w14:paraId="2D118B7A" w14:textId="3D28D160" w:rsidR="00BE396E" w:rsidRDefault="00BE396E" w:rsidP="00775C34">
            <w:pPr>
              <w:pStyle w:val="TableText"/>
            </w:pPr>
            <w:r w:rsidRPr="00CF0FFC">
              <w:rPr>
                <w:rFonts w:cs="Arial"/>
                <w:color w:val="000000"/>
              </w:rPr>
              <w:t>This item is used to identify the third CWF response error code.</w:t>
            </w:r>
          </w:p>
        </w:tc>
        <w:tc>
          <w:tcPr>
            <w:tcW w:w="1080" w:type="dxa"/>
            <w:tcMar>
              <w:left w:w="58" w:type="dxa"/>
              <w:right w:w="58" w:type="dxa"/>
            </w:tcMar>
          </w:tcPr>
          <w:p w14:paraId="15207FD2" w14:textId="77777777" w:rsidR="00BE396E" w:rsidRDefault="00BE396E" w:rsidP="00BE396E">
            <w:pPr>
              <w:pStyle w:val="TableText"/>
              <w:rPr>
                <w:caps/>
              </w:rPr>
            </w:pPr>
            <w:r>
              <w:rPr>
                <w:caps/>
              </w:rPr>
              <w:t>4 c</w:t>
            </w:r>
          </w:p>
        </w:tc>
        <w:tc>
          <w:tcPr>
            <w:tcW w:w="2340" w:type="dxa"/>
            <w:tcMar>
              <w:left w:w="58" w:type="dxa"/>
              <w:right w:w="58" w:type="dxa"/>
            </w:tcMar>
          </w:tcPr>
          <w:p w14:paraId="1AD44D1E" w14:textId="72FD8AB1" w:rsidR="00BE396E" w:rsidRDefault="003A63DC" w:rsidP="00BE396E">
            <w:pPr>
              <w:pStyle w:val="TableText"/>
            </w:pPr>
            <w:r w:rsidRPr="003A63DC">
              <w:t>See CWF Documentation</w:t>
            </w:r>
          </w:p>
        </w:tc>
        <w:tc>
          <w:tcPr>
            <w:tcW w:w="858" w:type="dxa"/>
            <w:tcMar>
              <w:left w:w="58" w:type="dxa"/>
              <w:right w:w="58" w:type="dxa"/>
            </w:tcMar>
          </w:tcPr>
          <w:p w14:paraId="5D9F49B8" w14:textId="77777777" w:rsidR="00BE396E" w:rsidRDefault="00BE396E" w:rsidP="00BE396E">
            <w:pPr>
              <w:pStyle w:val="TableText"/>
            </w:pPr>
            <w:r>
              <w:t>Spaces</w:t>
            </w:r>
          </w:p>
        </w:tc>
        <w:tc>
          <w:tcPr>
            <w:tcW w:w="431" w:type="dxa"/>
          </w:tcPr>
          <w:p w14:paraId="42DBFF2C" w14:textId="77777777" w:rsidR="00BE396E" w:rsidRDefault="00BE396E" w:rsidP="00BE396E">
            <w:pPr>
              <w:pStyle w:val="TableText"/>
            </w:pPr>
            <w:r>
              <w:t>-</w:t>
            </w:r>
          </w:p>
        </w:tc>
        <w:tc>
          <w:tcPr>
            <w:tcW w:w="431" w:type="dxa"/>
          </w:tcPr>
          <w:p w14:paraId="0CD900F9" w14:textId="77777777" w:rsidR="00BE396E" w:rsidRDefault="00BE396E" w:rsidP="00BE396E">
            <w:pPr>
              <w:pStyle w:val="TableText"/>
            </w:pPr>
            <w:r>
              <w:t>X</w:t>
            </w:r>
          </w:p>
        </w:tc>
        <w:tc>
          <w:tcPr>
            <w:tcW w:w="432" w:type="dxa"/>
          </w:tcPr>
          <w:p w14:paraId="7C06F698" w14:textId="77777777" w:rsidR="00BE396E" w:rsidRDefault="00BE396E" w:rsidP="00BE396E">
            <w:pPr>
              <w:pStyle w:val="TableText"/>
            </w:pPr>
            <w:r>
              <w:t>X</w:t>
            </w:r>
          </w:p>
        </w:tc>
      </w:tr>
      <w:tr w:rsidR="00BE396E" w14:paraId="0D9B7076" w14:textId="77777777" w:rsidTr="003214B8">
        <w:trPr>
          <w:cantSplit/>
          <w:jc w:val="center"/>
        </w:trPr>
        <w:tc>
          <w:tcPr>
            <w:tcW w:w="802" w:type="dxa"/>
            <w:tcMar>
              <w:left w:w="58" w:type="dxa"/>
              <w:right w:w="58" w:type="dxa"/>
            </w:tcMar>
          </w:tcPr>
          <w:p w14:paraId="529975FD" w14:textId="4B209EBE" w:rsidR="00BE396E" w:rsidRDefault="00BE396E" w:rsidP="00BE396E">
            <w:pPr>
              <w:pStyle w:val="TableText"/>
            </w:pPr>
            <w:r>
              <w:t>1583</w:t>
            </w:r>
            <w:r w:rsidR="00135F82">
              <w:t xml:space="preserve"> – </w:t>
            </w:r>
            <w:r>
              <w:t>1586</w:t>
            </w:r>
          </w:p>
        </w:tc>
        <w:tc>
          <w:tcPr>
            <w:tcW w:w="2227" w:type="dxa"/>
            <w:tcMar>
              <w:left w:w="58" w:type="dxa"/>
              <w:right w:w="58" w:type="dxa"/>
            </w:tcMar>
          </w:tcPr>
          <w:p w14:paraId="6450432C" w14:textId="77777777" w:rsidR="00BE396E" w:rsidRDefault="00BE396E" w:rsidP="00BE396E">
            <w:pPr>
              <w:pStyle w:val="TableText"/>
            </w:pPr>
            <w:r>
              <w:t>CWF RESP ERROR CODE 4</w:t>
            </w:r>
          </w:p>
        </w:tc>
        <w:tc>
          <w:tcPr>
            <w:tcW w:w="2943" w:type="dxa"/>
            <w:tcMar>
              <w:left w:w="58" w:type="dxa"/>
              <w:right w:w="58" w:type="dxa"/>
            </w:tcMar>
          </w:tcPr>
          <w:p w14:paraId="762DEE22" w14:textId="6E0EED27" w:rsidR="00BE396E" w:rsidRDefault="00BE396E" w:rsidP="00BE396E">
            <w:pPr>
              <w:pStyle w:val="TableText"/>
            </w:pPr>
            <w:r>
              <w:t>:P:IDR-</w:t>
            </w:r>
            <w:hyperlink r:id="rId483" w:history="1">
              <w:r>
                <w:rPr>
                  <w:rStyle w:val="Hyperlink"/>
                </w:rPr>
                <w:t>CWF-RESP-ERR-CD4</w:t>
              </w:r>
            </w:hyperlink>
          </w:p>
        </w:tc>
        <w:tc>
          <w:tcPr>
            <w:tcW w:w="2840" w:type="dxa"/>
            <w:tcMar>
              <w:left w:w="58" w:type="dxa"/>
              <w:right w:w="58" w:type="dxa"/>
            </w:tcMar>
          </w:tcPr>
          <w:p w14:paraId="5B1597EB" w14:textId="77777777" w:rsidR="00BE396E" w:rsidRDefault="00BE396E" w:rsidP="00BE396E">
            <w:pPr>
              <w:pStyle w:val="TableText"/>
            </w:pPr>
            <w:r>
              <w:t>CWF Response Error Code 4</w:t>
            </w:r>
          </w:p>
          <w:p w14:paraId="6671FF17" w14:textId="5DF49390" w:rsidR="00BE396E" w:rsidRDefault="00BE396E" w:rsidP="003962F0">
            <w:pPr>
              <w:pStyle w:val="TableText"/>
            </w:pPr>
            <w:r w:rsidRPr="00CF0FFC">
              <w:rPr>
                <w:rFonts w:cs="Arial"/>
                <w:color w:val="000000"/>
              </w:rPr>
              <w:t>This item is used to identify the fourth CWF response error code.</w:t>
            </w:r>
          </w:p>
        </w:tc>
        <w:tc>
          <w:tcPr>
            <w:tcW w:w="1080" w:type="dxa"/>
            <w:tcMar>
              <w:left w:w="58" w:type="dxa"/>
              <w:right w:w="58" w:type="dxa"/>
            </w:tcMar>
          </w:tcPr>
          <w:p w14:paraId="3E5404B3" w14:textId="77777777" w:rsidR="00BE396E" w:rsidRDefault="00BE396E" w:rsidP="00BE396E">
            <w:pPr>
              <w:pStyle w:val="TableText"/>
              <w:rPr>
                <w:caps/>
              </w:rPr>
            </w:pPr>
            <w:r>
              <w:rPr>
                <w:caps/>
              </w:rPr>
              <w:t>4 c</w:t>
            </w:r>
          </w:p>
        </w:tc>
        <w:tc>
          <w:tcPr>
            <w:tcW w:w="2340" w:type="dxa"/>
            <w:tcMar>
              <w:left w:w="58" w:type="dxa"/>
              <w:right w:w="58" w:type="dxa"/>
            </w:tcMar>
          </w:tcPr>
          <w:p w14:paraId="38451DB8" w14:textId="03BEA91B" w:rsidR="00BE396E" w:rsidRDefault="003A63DC" w:rsidP="00BE396E">
            <w:pPr>
              <w:pStyle w:val="TableText"/>
            </w:pPr>
            <w:r w:rsidRPr="003A63DC">
              <w:t>See CWF Documentation</w:t>
            </w:r>
          </w:p>
        </w:tc>
        <w:tc>
          <w:tcPr>
            <w:tcW w:w="858" w:type="dxa"/>
            <w:tcMar>
              <w:left w:w="58" w:type="dxa"/>
              <w:right w:w="58" w:type="dxa"/>
            </w:tcMar>
          </w:tcPr>
          <w:p w14:paraId="4E91FBC0" w14:textId="77777777" w:rsidR="00BE396E" w:rsidRDefault="00BE396E" w:rsidP="00BE396E">
            <w:pPr>
              <w:pStyle w:val="TableText"/>
            </w:pPr>
            <w:r>
              <w:t>Spaces</w:t>
            </w:r>
          </w:p>
        </w:tc>
        <w:tc>
          <w:tcPr>
            <w:tcW w:w="431" w:type="dxa"/>
          </w:tcPr>
          <w:p w14:paraId="5173E1C5" w14:textId="77777777" w:rsidR="00BE396E" w:rsidRDefault="00BE396E" w:rsidP="00BE396E">
            <w:pPr>
              <w:pStyle w:val="TableText"/>
            </w:pPr>
            <w:r>
              <w:t>-</w:t>
            </w:r>
          </w:p>
        </w:tc>
        <w:tc>
          <w:tcPr>
            <w:tcW w:w="431" w:type="dxa"/>
          </w:tcPr>
          <w:p w14:paraId="65A9276B" w14:textId="77777777" w:rsidR="00BE396E" w:rsidRDefault="00BE396E" w:rsidP="00BE396E">
            <w:pPr>
              <w:pStyle w:val="TableText"/>
            </w:pPr>
            <w:r>
              <w:t>X</w:t>
            </w:r>
          </w:p>
        </w:tc>
        <w:tc>
          <w:tcPr>
            <w:tcW w:w="432" w:type="dxa"/>
          </w:tcPr>
          <w:p w14:paraId="255A2072" w14:textId="77777777" w:rsidR="00BE396E" w:rsidRDefault="00BE396E" w:rsidP="00BE396E">
            <w:pPr>
              <w:pStyle w:val="TableText"/>
            </w:pPr>
            <w:r>
              <w:t>X</w:t>
            </w:r>
          </w:p>
        </w:tc>
      </w:tr>
      <w:tr w:rsidR="00BE396E" w14:paraId="6AD524AB" w14:textId="77777777" w:rsidTr="003214B8">
        <w:trPr>
          <w:cantSplit/>
          <w:jc w:val="center"/>
        </w:trPr>
        <w:tc>
          <w:tcPr>
            <w:tcW w:w="802" w:type="dxa"/>
            <w:tcMar>
              <w:left w:w="58" w:type="dxa"/>
              <w:right w:w="58" w:type="dxa"/>
            </w:tcMar>
          </w:tcPr>
          <w:p w14:paraId="1F361771" w14:textId="77777777" w:rsidR="00BE396E" w:rsidRDefault="00BE396E" w:rsidP="00BE396E">
            <w:pPr>
              <w:pStyle w:val="TableText"/>
              <w:rPr>
                <w:b/>
              </w:rPr>
            </w:pPr>
            <w:r>
              <w:rPr>
                <w:b/>
              </w:rPr>
              <w:t>1587</w:t>
            </w:r>
          </w:p>
        </w:tc>
        <w:tc>
          <w:tcPr>
            <w:tcW w:w="2227" w:type="dxa"/>
            <w:tcMar>
              <w:left w:w="58" w:type="dxa"/>
              <w:right w:w="58" w:type="dxa"/>
            </w:tcMar>
          </w:tcPr>
          <w:p w14:paraId="792E02D8" w14:textId="77777777" w:rsidR="00BE396E" w:rsidRDefault="00BE396E" w:rsidP="00BE396E">
            <w:pPr>
              <w:pStyle w:val="TableText"/>
              <w:rPr>
                <w:b/>
              </w:rPr>
            </w:pPr>
            <w:r>
              <w:rPr>
                <w:b/>
              </w:rPr>
              <w:t>-</w:t>
            </w:r>
          </w:p>
        </w:tc>
        <w:tc>
          <w:tcPr>
            <w:tcW w:w="2943" w:type="dxa"/>
            <w:tcMar>
              <w:left w:w="58" w:type="dxa"/>
              <w:right w:w="58" w:type="dxa"/>
            </w:tcMar>
          </w:tcPr>
          <w:p w14:paraId="75300C88" w14:textId="77777777" w:rsidR="00BE396E" w:rsidRDefault="00BE396E" w:rsidP="00BE396E">
            <w:pPr>
              <w:pStyle w:val="TableText"/>
              <w:rPr>
                <w:b/>
              </w:rPr>
            </w:pPr>
            <w:r>
              <w:rPr>
                <w:b/>
              </w:rPr>
              <w:t>-</w:t>
            </w:r>
          </w:p>
        </w:tc>
        <w:tc>
          <w:tcPr>
            <w:tcW w:w="2840" w:type="dxa"/>
            <w:tcMar>
              <w:left w:w="58" w:type="dxa"/>
              <w:right w:w="58" w:type="dxa"/>
            </w:tcMar>
          </w:tcPr>
          <w:p w14:paraId="4F5DA52E" w14:textId="6A86AE51" w:rsidR="00BE396E" w:rsidRDefault="00BE396E" w:rsidP="00BE396E">
            <w:pPr>
              <w:pStyle w:val="TableText"/>
              <w:rPr>
                <w:b/>
              </w:rPr>
            </w:pPr>
            <w:r>
              <w:rPr>
                <w:b/>
              </w:rPr>
              <w:t xml:space="preserve">T </w:t>
            </w:r>
            <w:r w:rsidR="00463665">
              <w:rPr>
                <w:b/>
              </w:rPr>
              <w:t>Trailer</w:t>
            </w:r>
          </w:p>
        </w:tc>
        <w:tc>
          <w:tcPr>
            <w:tcW w:w="1080" w:type="dxa"/>
            <w:tcMar>
              <w:left w:w="58" w:type="dxa"/>
              <w:right w:w="58" w:type="dxa"/>
            </w:tcMar>
          </w:tcPr>
          <w:p w14:paraId="5696C594" w14:textId="77777777" w:rsidR="00BE396E" w:rsidRDefault="00BE396E" w:rsidP="00BE396E">
            <w:pPr>
              <w:pStyle w:val="TableText"/>
              <w:rPr>
                <w:b/>
                <w:caps/>
              </w:rPr>
            </w:pPr>
            <w:r>
              <w:rPr>
                <w:b/>
                <w:caps/>
              </w:rPr>
              <w:t>-</w:t>
            </w:r>
          </w:p>
        </w:tc>
        <w:tc>
          <w:tcPr>
            <w:tcW w:w="2340" w:type="dxa"/>
            <w:tcMar>
              <w:left w:w="58" w:type="dxa"/>
              <w:right w:w="58" w:type="dxa"/>
            </w:tcMar>
          </w:tcPr>
          <w:p w14:paraId="71269FDF" w14:textId="77777777" w:rsidR="00BE396E" w:rsidRDefault="00BE396E" w:rsidP="00BE396E">
            <w:pPr>
              <w:pStyle w:val="TableText"/>
              <w:rPr>
                <w:b/>
              </w:rPr>
            </w:pPr>
            <w:r>
              <w:rPr>
                <w:b/>
              </w:rPr>
              <w:t>-</w:t>
            </w:r>
          </w:p>
        </w:tc>
        <w:tc>
          <w:tcPr>
            <w:tcW w:w="858" w:type="dxa"/>
            <w:tcMar>
              <w:left w:w="58" w:type="dxa"/>
              <w:right w:w="58" w:type="dxa"/>
            </w:tcMar>
          </w:tcPr>
          <w:p w14:paraId="71D0176F" w14:textId="77777777" w:rsidR="00BE396E" w:rsidRDefault="00BE396E" w:rsidP="00BE396E">
            <w:pPr>
              <w:pStyle w:val="TableText"/>
              <w:rPr>
                <w:b/>
              </w:rPr>
            </w:pPr>
            <w:r>
              <w:rPr>
                <w:b/>
              </w:rPr>
              <w:t>-</w:t>
            </w:r>
          </w:p>
        </w:tc>
        <w:tc>
          <w:tcPr>
            <w:tcW w:w="431" w:type="dxa"/>
          </w:tcPr>
          <w:p w14:paraId="571FED0B" w14:textId="77777777" w:rsidR="00BE396E" w:rsidRDefault="00BE396E" w:rsidP="00BE396E">
            <w:pPr>
              <w:pStyle w:val="TableText"/>
              <w:rPr>
                <w:b/>
              </w:rPr>
            </w:pPr>
            <w:r>
              <w:rPr>
                <w:b/>
              </w:rPr>
              <w:t>-</w:t>
            </w:r>
          </w:p>
        </w:tc>
        <w:tc>
          <w:tcPr>
            <w:tcW w:w="431" w:type="dxa"/>
          </w:tcPr>
          <w:p w14:paraId="7ED5923D" w14:textId="77777777" w:rsidR="00BE396E" w:rsidRDefault="00BE396E" w:rsidP="00BE396E">
            <w:pPr>
              <w:pStyle w:val="TableText"/>
              <w:rPr>
                <w:b/>
              </w:rPr>
            </w:pPr>
            <w:r>
              <w:rPr>
                <w:b/>
              </w:rPr>
              <w:t>-</w:t>
            </w:r>
          </w:p>
        </w:tc>
        <w:tc>
          <w:tcPr>
            <w:tcW w:w="432" w:type="dxa"/>
          </w:tcPr>
          <w:p w14:paraId="625826CB" w14:textId="77777777" w:rsidR="00BE396E" w:rsidRDefault="00BE396E" w:rsidP="00BE396E">
            <w:pPr>
              <w:pStyle w:val="TableText"/>
              <w:rPr>
                <w:b/>
              </w:rPr>
            </w:pPr>
            <w:r>
              <w:rPr>
                <w:b/>
              </w:rPr>
              <w:t>-</w:t>
            </w:r>
          </w:p>
        </w:tc>
      </w:tr>
      <w:tr w:rsidR="00BE396E" w14:paraId="7C7D8140" w14:textId="77777777" w:rsidTr="003214B8">
        <w:trPr>
          <w:cantSplit/>
          <w:jc w:val="center"/>
        </w:trPr>
        <w:tc>
          <w:tcPr>
            <w:tcW w:w="802" w:type="dxa"/>
            <w:tcMar>
              <w:left w:w="58" w:type="dxa"/>
              <w:right w:w="58" w:type="dxa"/>
            </w:tcMar>
          </w:tcPr>
          <w:p w14:paraId="0DEC95AE" w14:textId="115388CB" w:rsidR="00BE396E" w:rsidRDefault="00BE396E" w:rsidP="00BE396E">
            <w:pPr>
              <w:pStyle w:val="TableText"/>
            </w:pPr>
            <w:r>
              <w:t>1587</w:t>
            </w:r>
            <w:r w:rsidR="00135F82">
              <w:t xml:space="preserve"> – </w:t>
            </w:r>
            <w:r>
              <w:t>1588</w:t>
            </w:r>
          </w:p>
        </w:tc>
        <w:tc>
          <w:tcPr>
            <w:tcW w:w="2227" w:type="dxa"/>
            <w:tcMar>
              <w:left w:w="58" w:type="dxa"/>
              <w:right w:w="58" w:type="dxa"/>
            </w:tcMar>
          </w:tcPr>
          <w:p w14:paraId="4836FADE" w14:textId="77777777" w:rsidR="00BE396E" w:rsidRDefault="00BE396E" w:rsidP="00BE396E">
            <w:pPr>
              <w:pStyle w:val="TableText"/>
            </w:pPr>
            <w:r>
              <w:t>BENE CHECK STATUS</w:t>
            </w:r>
          </w:p>
        </w:tc>
        <w:tc>
          <w:tcPr>
            <w:tcW w:w="2943" w:type="dxa"/>
            <w:tcMar>
              <w:left w:w="58" w:type="dxa"/>
              <w:right w:w="58" w:type="dxa"/>
            </w:tcMar>
          </w:tcPr>
          <w:p w14:paraId="0042FB82" w14:textId="7AB82917" w:rsidR="00BE396E" w:rsidRDefault="00BE396E" w:rsidP="00BE396E">
            <w:pPr>
              <w:pStyle w:val="TableText"/>
            </w:pPr>
            <w:r>
              <w:t>:P:IDR-</w:t>
            </w:r>
            <w:hyperlink r:id="rId484" w:history="1">
              <w:r>
                <w:rPr>
                  <w:rStyle w:val="Hyperlink"/>
                </w:rPr>
                <w:t>CURR-</w:t>
              </w:r>
              <w:bookmarkStart w:id="549" w:name="_Hlt514739298"/>
              <w:bookmarkStart w:id="550" w:name="_Hlt514739277"/>
              <w:bookmarkEnd w:id="549"/>
              <w:r>
                <w:rPr>
                  <w:rStyle w:val="Hyperlink"/>
                </w:rPr>
                <w:t>B</w:t>
              </w:r>
              <w:bookmarkStart w:id="551" w:name="_Hlt30569520"/>
              <w:bookmarkEnd w:id="550"/>
              <w:r>
                <w:rPr>
                  <w:rStyle w:val="Hyperlink"/>
                </w:rPr>
                <w:t>E</w:t>
              </w:r>
              <w:bookmarkStart w:id="552" w:name="_Hlt526828307"/>
              <w:bookmarkEnd w:id="551"/>
              <w:r>
                <w:rPr>
                  <w:rStyle w:val="Hyperlink"/>
                </w:rPr>
                <w:t>N</w:t>
              </w:r>
              <w:bookmarkStart w:id="553" w:name="_Hlt28752343"/>
              <w:bookmarkEnd w:id="552"/>
              <w:r>
                <w:rPr>
                  <w:rStyle w:val="Hyperlink"/>
                </w:rPr>
                <w:t>E</w:t>
              </w:r>
              <w:bookmarkEnd w:id="553"/>
              <w:r>
                <w:rPr>
                  <w:rStyle w:val="Hyperlink"/>
                </w:rPr>
                <w:t>-</w:t>
              </w:r>
              <w:bookmarkStart w:id="554" w:name="_Hlt517151706"/>
              <w:r>
                <w:rPr>
                  <w:rStyle w:val="Hyperlink"/>
                </w:rPr>
                <w:t>C</w:t>
              </w:r>
              <w:bookmarkEnd w:id="554"/>
              <w:r>
                <w:rPr>
                  <w:rStyle w:val="Hyperlink"/>
                </w:rPr>
                <w:t>HK-</w:t>
              </w:r>
              <w:bookmarkStart w:id="555" w:name="_Hlt506785812"/>
              <w:r>
                <w:rPr>
                  <w:rStyle w:val="Hyperlink"/>
                </w:rPr>
                <w:t>S</w:t>
              </w:r>
              <w:bookmarkEnd w:id="555"/>
              <w:r>
                <w:rPr>
                  <w:rStyle w:val="Hyperlink"/>
                </w:rPr>
                <w:t>TA</w:t>
              </w:r>
              <w:bookmarkStart w:id="556" w:name="_Hlt500318098"/>
              <w:r>
                <w:rPr>
                  <w:rStyle w:val="Hyperlink"/>
                </w:rPr>
                <w:t>T</w:t>
              </w:r>
              <w:bookmarkEnd w:id="556"/>
            </w:hyperlink>
          </w:p>
        </w:tc>
        <w:tc>
          <w:tcPr>
            <w:tcW w:w="2840" w:type="dxa"/>
            <w:tcMar>
              <w:left w:w="58" w:type="dxa"/>
              <w:right w:w="58" w:type="dxa"/>
            </w:tcMar>
          </w:tcPr>
          <w:p w14:paraId="24B74A13" w14:textId="77777777" w:rsidR="00BE396E" w:rsidRDefault="00BE396E" w:rsidP="00BE396E">
            <w:pPr>
              <w:pStyle w:val="TableText"/>
            </w:pPr>
            <w:r>
              <w:t>Current beneficiary check status</w:t>
            </w:r>
          </w:p>
          <w:p w14:paraId="26A175F3" w14:textId="77777777" w:rsidR="00BE396E" w:rsidRDefault="00BE396E" w:rsidP="00BE396E">
            <w:pPr>
              <w:pStyle w:val="TableText"/>
            </w:pPr>
            <w:r>
              <w:rPr>
                <w:rFonts w:cs="Arial"/>
                <w:color w:val="000000"/>
              </w:rPr>
              <w:t>A</w:t>
            </w:r>
            <w:r w:rsidRPr="00B94F75">
              <w:rPr>
                <w:rFonts w:cs="Arial"/>
                <w:color w:val="000000"/>
              </w:rPr>
              <w:t xml:space="preserve"> two-number code that is associated with identifying the beneficiary's current check status.</w:t>
            </w:r>
          </w:p>
        </w:tc>
        <w:tc>
          <w:tcPr>
            <w:tcW w:w="1080" w:type="dxa"/>
            <w:tcMar>
              <w:left w:w="58" w:type="dxa"/>
              <w:right w:w="58" w:type="dxa"/>
            </w:tcMar>
          </w:tcPr>
          <w:p w14:paraId="1B36B23D" w14:textId="77777777" w:rsidR="00BE396E" w:rsidRDefault="00BE396E" w:rsidP="00BE396E">
            <w:pPr>
              <w:pStyle w:val="TableText"/>
              <w:rPr>
                <w:caps/>
              </w:rPr>
            </w:pPr>
            <w:r>
              <w:rPr>
                <w:caps/>
              </w:rPr>
              <w:t>2 c</w:t>
            </w:r>
          </w:p>
        </w:tc>
        <w:tc>
          <w:tcPr>
            <w:tcW w:w="2340" w:type="dxa"/>
            <w:tcMar>
              <w:left w:w="58" w:type="dxa"/>
              <w:right w:w="58" w:type="dxa"/>
            </w:tcMar>
          </w:tcPr>
          <w:p w14:paraId="1C60822A" w14:textId="4999F2A0" w:rsidR="00BE396E" w:rsidRDefault="00BE396E" w:rsidP="00BE396E">
            <w:pPr>
              <w:pStyle w:val="TableText"/>
            </w:pPr>
            <w:r>
              <w:t xml:space="preserve">See spec </w:t>
            </w:r>
            <w:hyperlink r:id="rId485" w:history="1">
              <w:r>
                <w:rPr>
                  <w:rStyle w:val="Hyperlink"/>
                  <w:rFonts w:cs="Courier New"/>
                  <w:szCs w:val="16"/>
                </w:rPr>
                <w:t>S0116010</w:t>
              </w:r>
            </w:hyperlink>
          </w:p>
        </w:tc>
        <w:tc>
          <w:tcPr>
            <w:tcW w:w="858" w:type="dxa"/>
            <w:tcMar>
              <w:left w:w="58" w:type="dxa"/>
              <w:right w:w="58" w:type="dxa"/>
            </w:tcMar>
          </w:tcPr>
          <w:p w14:paraId="3D6E3AFB" w14:textId="77777777" w:rsidR="00BE396E" w:rsidRDefault="00BE396E" w:rsidP="00BE396E">
            <w:pPr>
              <w:pStyle w:val="TableText"/>
            </w:pPr>
            <w:r>
              <w:t>Spaces</w:t>
            </w:r>
          </w:p>
        </w:tc>
        <w:tc>
          <w:tcPr>
            <w:tcW w:w="431" w:type="dxa"/>
          </w:tcPr>
          <w:p w14:paraId="48D99217" w14:textId="77777777" w:rsidR="00BE396E" w:rsidRDefault="00BE396E" w:rsidP="00BE396E">
            <w:pPr>
              <w:pStyle w:val="TableText"/>
            </w:pPr>
            <w:r>
              <w:t>-</w:t>
            </w:r>
          </w:p>
        </w:tc>
        <w:tc>
          <w:tcPr>
            <w:tcW w:w="431" w:type="dxa"/>
          </w:tcPr>
          <w:p w14:paraId="5DC64D34" w14:textId="77777777" w:rsidR="00BE396E" w:rsidRDefault="00BE396E" w:rsidP="00BE396E">
            <w:pPr>
              <w:pStyle w:val="TableText"/>
            </w:pPr>
            <w:r>
              <w:t>-</w:t>
            </w:r>
          </w:p>
        </w:tc>
        <w:tc>
          <w:tcPr>
            <w:tcW w:w="432" w:type="dxa"/>
          </w:tcPr>
          <w:p w14:paraId="1B8C9D5C" w14:textId="77777777" w:rsidR="00BE396E" w:rsidRDefault="00BE396E" w:rsidP="00BE396E">
            <w:pPr>
              <w:pStyle w:val="TableText"/>
            </w:pPr>
            <w:r>
              <w:t>X</w:t>
            </w:r>
          </w:p>
        </w:tc>
      </w:tr>
      <w:tr w:rsidR="00BE396E" w14:paraId="3CB26042" w14:textId="77777777" w:rsidTr="003214B8">
        <w:trPr>
          <w:cantSplit/>
          <w:jc w:val="center"/>
        </w:trPr>
        <w:tc>
          <w:tcPr>
            <w:tcW w:w="802" w:type="dxa"/>
            <w:tcMar>
              <w:left w:w="58" w:type="dxa"/>
              <w:right w:w="58" w:type="dxa"/>
            </w:tcMar>
          </w:tcPr>
          <w:p w14:paraId="75D4623E" w14:textId="1EEA00C9" w:rsidR="00BE396E" w:rsidRDefault="00BE396E" w:rsidP="00BE396E">
            <w:pPr>
              <w:pStyle w:val="TableText"/>
            </w:pPr>
            <w:r>
              <w:t>1589</w:t>
            </w:r>
            <w:r w:rsidR="00135F82">
              <w:t xml:space="preserve"> – </w:t>
            </w:r>
            <w:r>
              <w:t>1590</w:t>
            </w:r>
          </w:p>
        </w:tc>
        <w:tc>
          <w:tcPr>
            <w:tcW w:w="2227" w:type="dxa"/>
            <w:tcMar>
              <w:left w:w="58" w:type="dxa"/>
              <w:right w:w="58" w:type="dxa"/>
            </w:tcMar>
          </w:tcPr>
          <w:p w14:paraId="6FC9D73C" w14:textId="77777777" w:rsidR="00BE396E" w:rsidRDefault="00BE396E" w:rsidP="00BE396E">
            <w:pPr>
              <w:pStyle w:val="TableText"/>
            </w:pPr>
            <w:r>
              <w:t>PROV CHECK STATUS</w:t>
            </w:r>
          </w:p>
        </w:tc>
        <w:tc>
          <w:tcPr>
            <w:tcW w:w="2943" w:type="dxa"/>
            <w:tcMar>
              <w:left w:w="58" w:type="dxa"/>
              <w:right w:w="58" w:type="dxa"/>
            </w:tcMar>
          </w:tcPr>
          <w:p w14:paraId="2D531C99" w14:textId="6C0939F2" w:rsidR="00BE396E" w:rsidRDefault="00BE396E" w:rsidP="00BE396E">
            <w:pPr>
              <w:pStyle w:val="TableText"/>
            </w:pPr>
            <w:r>
              <w:t>:P:IDR-</w:t>
            </w:r>
            <w:hyperlink r:id="rId486" w:history="1">
              <w:r>
                <w:rPr>
                  <w:rStyle w:val="Hyperlink"/>
                </w:rPr>
                <w:t>CURR</w:t>
              </w:r>
              <w:bookmarkStart w:id="557" w:name="_Hlt514739309"/>
              <w:r>
                <w:rPr>
                  <w:rStyle w:val="Hyperlink"/>
                </w:rPr>
                <w:t>-</w:t>
              </w:r>
              <w:bookmarkStart w:id="558" w:name="_Hlt517151709"/>
              <w:bookmarkEnd w:id="557"/>
              <w:r>
                <w:rPr>
                  <w:rStyle w:val="Hyperlink"/>
                </w:rPr>
                <w:t>P</w:t>
              </w:r>
              <w:bookmarkEnd w:id="558"/>
              <w:r>
                <w:rPr>
                  <w:rStyle w:val="Hyperlink"/>
                </w:rPr>
                <w:t>R</w:t>
              </w:r>
              <w:bookmarkStart w:id="559" w:name="_Hlt28752357"/>
              <w:r>
                <w:rPr>
                  <w:rStyle w:val="Hyperlink"/>
                </w:rPr>
                <w:t>O</w:t>
              </w:r>
              <w:bookmarkStart w:id="560" w:name="_Hlt526828411"/>
              <w:bookmarkEnd w:id="559"/>
              <w:r>
                <w:rPr>
                  <w:rStyle w:val="Hyperlink"/>
                </w:rPr>
                <w:t>V</w:t>
              </w:r>
              <w:bookmarkEnd w:id="560"/>
              <w:r>
                <w:rPr>
                  <w:rStyle w:val="Hyperlink"/>
                </w:rPr>
                <w:t>-CHK-STAT</w:t>
              </w:r>
            </w:hyperlink>
          </w:p>
        </w:tc>
        <w:tc>
          <w:tcPr>
            <w:tcW w:w="2840" w:type="dxa"/>
            <w:tcMar>
              <w:left w:w="58" w:type="dxa"/>
              <w:right w:w="58" w:type="dxa"/>
            </w:tcMar>
          </w:tcPr>
          <w:p w14:paraId="687CE089" w14:textId="77777777" w:rsidR="00BE396E" w:rsidRDefault="00BE396E" w:rsidP="00BE396E">
            <w:pPr>
              <w:pStyle w:val="TableText"/>
            </w:pPr>
            <w:r>
              <w:t>Current provider check status</w:t>
            </w:r>
          </w:p>
          <w:p w14:paraId="19BEE880" w14:textId="77777777" w:rsidR="00BE396E" w:rsidRDefault="00BE396E" w:rsidP="00BE396E">
            <w:pPr>
              <w:pStyle w:val="TableText"/>
            </w:pPr>
            <w:r w:rsidRPr="00B94F75">
              <w:rPr>
                <w:rFonts w:cs="Arial"/>
                <w:color w:val="000000"/>
              </w:rPr>
              <w:t>A two-digit code that is associated with identifying the provider's current check status.</w:t>
            </w:r>
          </w:p>
        </w:tc>
        <w:tc>
          <w:tcPr>
            <w:tcW w:w="1080" w:type="dxa"/>
            <w:tcMar>
              <w:left w:w="58" w:type="dxa"/>
              <w:right w:w="58" w:type="dxa"/>
            </w:tcMar>
          </w:tcPr>
          <w:p w14:paraId="4BEA2C39" w14:textId="77777777" w:rsidR="00BE396E" w:rsidRDefault="00BE396E" w:rsidP="00BE396E">
            <w:pPr>
              <w:pStyle w:val="TableText"/>
              <w:rPr>
                <w:caps/>
              </w:rPr>
            </w:pPr>
            <w:r>
              <w:rPr>
                <w:caps/>
              </w:rPr>
              <w:t>2 c</w:t>
            </w:r>
          </w:p>
        </w:tc>
        <w:tc>
          <w:tcPr>
            <w:tcW w:w="2340" w:type="dxa"/>
            <w:tcMar>
              <w:left w:w="58" w:type="dxa"/>
              <w:right w:w="58" w:type="dxa"/>
            </w:tcMar>
          </w:tcPr>
          <w:p w14:paraId="71AF699C" w14:textId="74A12E3B" w:rsidR="00BE396E" w:rsidRDefault="00BE396E" w:rsidP="00BE396E">
            <w:pPr>
              <w:pStyle w:val="TableText"/>
            </w:pPr>
            <w:r>
              <w:t xml:space="preserve">See spec </w:t>
            </w:r>
            <w:hyperlink r:id="rId487" w:history="1">
              <w:r>
                <w:rPr>
                  <w:rStyle w:val="Hyperlink"/>
                  <w:rFonts w:cs="Courier New"/>
                  <w:szCs w:val="16"/>
                </w:rPr>
                <w:t>S0116010</w:t>
              </w:r>
            </w:hyperlink>
          </w:p>
        </w:tc>
        <w:tc>
          <w:tcPr>
            <w:tcW w:w="858" w:type="dxa"/>
            <w:tcMar>
              <w:left w:w="58" w:type="dxa"/>
              <w:right w:w="58" w:type="dxa"/>
            </w:tcMar>
          </w:tcPr>
          <w:p w14:paraId="71737CE1" w14:textId="77777777" w:rsidR="00BE396E" w:rsidRDefault="00BE396E" w:rsidP="00BE396E">
            <w:pPr>
              <w:pStyle w:val="TableText"/>
            </w:pPr>
            <w:r>
              <w:t>Spaces</w:t>
            </w:r>
          </w:p>
        </w:tc>
        <w:tc>
          <w:tcPr>
            <w:tcW w:w="431" w:type="dxa"/>
          </w:tcPr>
          <w:p w14:paraId="768AC3A3" w14:textId="77777777" w:rsidR="00BE396E" w:rsidRDefault="00BE396E" w:rsidP="00BE396E">
            <w:pPr>
              <w:pStyle w:val="TableText"/>
            </w:pPr>
            <w:r>
              <w:t>-</w:t>
            </w:r>
          </w:p>
        </w:tc>
        <w:tc>
          <w:tcPr>
            <w:tcW w:w="431" w:type="dxa"/>
          </w:tcPr>
          <w:p w14:paraId="448046D1" w14:textId="77777777" w:rsidR="00BE396E" w:rsidRDefault="00BE396E" w:rsidP="00BE396E">
            <w:pPr>
              <w:pStyle w:val="TableText"/>
            </w:pPr>
            <w:r>
              <w:t>-</w:t>
            </w:r>
          </w:p>
        </w:tc>
        <w:tc>
          <w:tcPr>
            <w:tcW w:w="432" w:type="dxa"/>
          </w:tcPr>
          <w:p w14:paraId="08298A7C" w14:textId="77777777" w:rsidR="00BE396E" w:rsidRDefault="00BE396E" w:rsidP="00BE396E">
            <w:pPr>
              <w:pStyle w:val="TableText"/>
            </w:pPr>
            <w:r>
              <w:t>X</w:t>
            </w:r>
          </w:p>
        </w:tc>
      </w:tr>
      <w:tr w:rsidR="00BE396E" w14:paraId="3E1E541A" w14:textId="77777777" w:rsidTr="003214B8">
        <w:trPr>
          <w:cantSplit/>
          <w:jc w:val="center"/>
        </w:trPr>
        <w:tc>
          <w:tcPr>
            <w:tcW w:w="802" w:type="dxa"/>
            <w:tcMar>
              <w:left w:w="58" w:type="dxa"/>
              <w:right w:w="58" w:type="dxa"/>
            </w:tcMar>
          </w:tcPr>
          <w:p w14:paraId="22239A12" w14:textId="5F82620E" w:rsidR="00BE396E" w:rsidRDefault="00BE396E" w:rsidP="00BE396E">
            <w:pPr>
              <w:pStyle w:val="TableText"/>
            </w:pPr>
            <w:r>
              <w:t>1591</w:t>
            </w:r>
            <w:r w:rsidR="00135F82">
              <w:t xml:space="preserve"> – </w:t>
            </w:r>
            <w:r>
              <w:t>1598</w:t>
            </w:r>
          </w:p>
        </w:tc>
        <w:tc>
          <w:tcPr>
            <w:tcW w:w="2227" w:type="dxa"/>
            <w:tcMar>
              <w:left w:w="58" w:type="dxa"/>
              <w:right w:w="58" w:type="dxa"/>
            </w:tcMar>
          </w:tcPr>
          <w:p w14:paraId="4ADA7310" w14:textId="77777777" w:rsidR="00BE396E" w:rsidRDefault="00BE396E" w:rsidP="00BE396E">
            <w:pPr>
              <w:pStyle w:val="TableText"/>
            </w:pPr>
            <w:r>
              <w:t>BENE LAST UPDATE</w:t>
            </w:r>
          </w:p>
        </w:tc>
        <w:tc>
          <w:tcPr>
            <w:tcW w:w="2943" w:type="dxa"/>
            <w:tcMar>
              <w:left w:w="58" w:type="dxa"/>
              <w:right w:w="58" w:type="dxa"/>
            </w:tcMar>
          </w:tcPr>
          <w:p w14:paraId="397D1470" w14:textId="14928BC1" w:rsidR="00BE396E" w:rsidRDefault="00BE396E" w:rsidP="00BE396E">
            <w:pPr>
              <w:pStyle w:val="TableText"/>
            </w:pPr>
            <w:r>
              <w:t>:P:IDR-</w:t>
            </w:r>
            <w:hyperlink r:id="rId488" w:history="1">
              <w:r>
                <w:rPr>
                  <w:rStyle w:val="Hyperlink"/>
                </w:rPr>
                <w:t>LA</w:t>
              </w:r>
              <w:bookmarkStart w:id="561" w:name="_Hlt526828476"/>
              <w:r>
                <w:rPr>
                  <w:rStyle w:val="Hyperlink"/>
                </w:rPr>
                <w:t>S</w:t>
              </w:r>
              <w:bookmarkStart w:id="562" w:name="_Hlt514739325"/>
              <w:bookmarkEnd w:id="561"/>
              <w:r>
                <w:rPr>
                  <w:rStyle w:val="Hyperlink"/>
                </w:rPr>
                <w:t>T</w:t>
              </w:r>
              <w:bookmarkStart w:id="563" w:name="_Hlt526828399"/>
              <w:bookmarkEnd w:id="562"/>
              <w:r>
                <w:rPr>
                  <w:rStyle w:val="Hyperlink"/>
                </w:rPr>
                <w:t>-</w:t>
              </w:r>
              <w:bookmarkStart w:id="564" w:name="_Hlt28752374"/>
              <w:bookmarkEnd w:id="563"/>
              <w:r>
                <w:rPr>
                  <w:rStyle w:val="Hyperlink"/>
                </w:rPr>
                <w:t>B</w:t>
              </w:r>
              <w:bookmarkStart w:id="565" w:name="_Hlt30569527"/>
              <w:bookmarkEnd w:id="564"/>
              <w:r>
                <w:rPr>
                  <w:rStyle w:val="Hyperlink"/>
                </w:rPr>
                <w:t>E</w:t>
              </w:r>
              <w:bookmarkStart w:id="566" w:name="_Hlt12245592"/>
              <w:bookmarkEnd w:id="565"/>
              <w:r>
                <w:rPr>
                  <w:rStyle w:val="Hyperlink"/>
                </w:rPr>
                <w:t>N</w:t>
              </w:r>
              <w:bookmarkEnd w:id="566"/>
              <w:r>
                <w:rPr>
                  <w:rStyle w:val="Hyperlink"/>
                </w:rPr>
                <w:t>E</w:t>
              </w:r>
              <w:bookmarkStart w:id="567" w:name="_Hlt506785738"/>
              <w:r>
                <w:rPr>
                  <w:rStyle w:val="Hyperlink"/>
                </w:rPr>
                <w:t>-</w:t>
              </w:r>
              <w:bookmarkStart w:id="568" w:name="_Hlt517151726"/>
              <w:bookmarkEnd w:id="567"/>
              <w:r>
                <w:rPr>
                  <w:rStyle w:val="Hyperlink"/>
                </w:rPr>
                <w:t>U</w:t>
              </w:r>
              <w:bookmarkEnd w:id="568"/>
              <w:r>
                <w:rPr>
                  <w:rStyle w:val="Hyperlink"/>
                </w:rPr>
                <w:t>PDT-DT</w:t>
              </w:r>
            </w:hyperlink>
          </w:p>
        </w:tc>
        <w:tc>
          <w:tcPr>
            <w:tcW w:w="2840" w:type="dxa"/>
            <w:tcMar>
              <w:left w:w="58" w:type="dxa"/>
              <w:right w:w="58" w:type="dxa"/>
            </w:tcMar>
          </w:tcPr>
          <w:p w14:paraId="0E85EE8C" w14:textId="77777777" w:rsidR="00BE396E" w:rsidRDefault="00BE396E" w:rsidP="00BE396E">
            <w:pPr>
              <w:pStyle w:val="TableText"/>
            </w:pPr>
            <w:r>
              <w:t>Last beneficiary update date</w:t>
            </w:r>
          </w:p>
          <w:p w14:paraId="431D2CE1" w14:textId="77777777" w:rsidR="00BE396E" w:rsidRDefault="00BE396E" w:rsidP="00BE396E">
            <w:pPr>
              <w:pStyle w:val="TableText"/>
            </w:pPr>
            <w:r w:rsidRPr="00B60750">
              <w:rPr>
                <w:rFonts w:cs="Arial"/>
                <w:color w:val="000000"/>
              </w:rPr>
              <w:t>This field represents the last date activity took place on the check data base.</w:t>
            </w:r>
          </w:p>
        </w:tc>
        <w:tc>
          <w:tcPr>
            <w:tcW w:w="1080" w:type="dxa"/>
            <w:tcMar>
              <w:left w:w="58" w:type="dxa"/>
              <w:right w:w="58" w:type="dxa"/>
            </w:tcMar>
          </w:tcPr>
          <w:p w14:paraId="514F7A2C" w14:textId="77777777" w:rsidR="00BE396E" w:rsidRDefault="00BE396E" w:rsidP="00BE396E">
            <w:pPr>
              <w:pStyle w:val="TableText"/>
              <w:rPr>
                <w:caps/>
              </w:rPr>
            </w:pPr>
            <w:r>
              <w:rPr>
                <w:caps/>
              </w:rPr>
              <w:t>8 n</w:t>
            </w:r>
          </w:p>
        </w:tc>
        <w:tc>
          <w:tcPr>
            <w:tcW w:w="2340" w:type="dxa"/>
            <w:tcMar>
              <w:left w:w="58" w:type="dxa"/>
              <w:right w:w="58" w:type="dxa"/>
            </w:tcMar>
          </w:tcPr>
          <w:p w14:paraId="710EB9EE" w14:textId="77777777" w:rsidR="00BE396E" w:rsidRDefault="00BE396E" w:rsidP="00BE396E">
            <w:pPr>
              <w:pStyle w:val="TableText"/>
            </w:pPr>
            <w:r>
              <w:t>MMDDYYYY</w:t>
            </w:r>
          </w:p>
        </w:tc>
        <w:tc>
          <w:tcPr>
            <w:tcW w:w="858" w:type="dxa"/>
            <w:tcMar>
              <w:left w:w="58" w:type="dxa"/>
              <w:right w:w="58" w:type="dxa"/>
            </w:tcMar>
          </w:tcPr>
          <w:p w14:paraId="5CFFD865" w14:textId="77777777" w:rsidR="00BE396E" w:rsidRDefault="00BE396E" w:rsidP="00BE396E">
            <w:pPr>
              <w:pStyle w:val="TableText"/>
            </w:pPr>
            <w:r>
              <w:t>Zeros</w:t>
            </w:r>
          </w:p>
        </w:tc>
        <w:tc>
          <w:tcPr>
            <w:tcW w:w="431" w:type="dxa"/>
          </w:tcPr>
          <w:p w14:paraId="5E1D7B1F" w14:textId="77777777" w:rsidR="00BE396E" w:rsidRDefault="00BE396E" w:rsidP="00BE396E">
            <w:pPr>
              <w:pStyle w:val="TableText"/>
            </w:pPr>
            <w:r>
              <w:t>-</w:t>
            </w:r>
          </w:p>
        </w:tc>
        <w:tc>
          <w:tcPr>
            <w:tcW w:w="431" w:type="dxa"/>
          </w:tcPr>
          <w:p w14:paraId="2C094BB3" w14:textId="77777777" w:rsidR="00BE396E" w:rsidRDefault="00BE396E" w:rsidP="00BE396E">
            <w:pPr>
              <w:pStyle w:val="TableText"/>
            </w:pPr>
            <w:r>
              <w:t>X</w:t>
            </w:r>
          </w:p>
        </w:tc>
        <w:tc>
          <w:tcPr>
            <w:tcW w:w="432" w:type="dxa"/>
          </w:tcPr>
          <w:p w14:paraId="7BA9DA08" w14:textId="77777777" w:rsidR="00BE396E" w:rsidRDefault="00BE396E" w:rsidP="00BE396E">
            <w:pPr>
              <w:pStyle w:val="TableText"/>
            </w:pPr>
            <w:r>
              <w:t>X</w:t>
            </w:r>
          </w:p>
        </w:tc>
      </w:tr>
      <w:tr w:rsidR="00BE396E" w14:paraId="13BE37D8" w14:textId="77777777" w:rsidTr="003214B8">
        <w:trPr>
          <w:cantSplit/>
          <w:jc w:val="center"/>
        </w:trPr>
        <w:tc>
          <w:tcPr>
            <w:tcW w:w="802" w:type="dxa"/>
            <w:tcMar>
              <w:left w:w="58" w:type="dxa"/>
              <w:right w:w="58" w:type="dxa"/>
            </w:tcMar>
          </w:tcPr>
          <w:p w14:paraId="2C8D3234" w14:textId="04FB5502" w:rsidR="00BE396E" w:rsidRDefault="00BE396E" w:rsidP="00BE396E">
            <w:pPr>
              <w:pStyle w:val="TableText"/>
            </w:pPr>
            <w:r>
              <w:t>1599</w:t>
            </w:r>
            <w:r w:rsidR="00135F82">
              <w:t xml:space="preserve"> – </w:t>
            </w:r>
            <w:r>
              <w:t>1606</w:t>
            </w:r>
          </w:p>
        </w:tc>
        <w:tc>
          <w:tcPr>
            <w:tcW w:w="2227" w:type="dxa"/>
            <w:tcMar>
              <w:left w:w="58" w:type="dxa"/>
              <w:right w:w="58" w:type="dxa"/>
            </w:tcMar>
          </w:tcPr>
          <w:p w14:paraId="3FCBB6AE" w14:textId="77777777" w:rsidR="00BE396E" w:rsidRDefault="00BE396E" w:rsidP="00BE396E">
            <w:pPr>
              <w:pStyle w:val="TableText"/>
            </w:pPr>
            <w:r>
              <w:t>PROV LAST UPDATE</w:t>
            </w:r>
          </w:p>
        </w:tc>
        <w:tc>
          <w:tcPr>
            <w:tcW w:w="2943" w:type="dxa"/>
            <w:tcMar>
              <w:left w:w="58" w:type="dxa"/>
              <w:right w:w="58" w:type="dxa"/>
            </w:tcMar>
          </w:tcPr>
          <w:p w14:paraId="052BF71F" w14:textId="3461EED4" w:rsidR="00BE396E" w:rsidRDefault="00BE396E" w:rsidP="00BE396E">
            <w:pPr>
              <w:pStyle w:val="TableText"/>
            </w:pPr>
            <w:r>
              <w:t>:P:IDR-</w:t>
            </w:r>
            <w:hyperlink r:id="rId489" w:history="1">
              <w:r>
                <w:rPr>
                  <w:rStyle w:val="Hyperlink"/>
                </w:rPr>
                <w:t>L</w:t>
              </w:r>
              <w:bookmarkStart w:id="569" w:name="_Hlt514739363"/>
              <w:r>
                <w:rPr>
                  <w:rStyle w:val="Hyperlink"/>
                </w:rPr>
                <w:t>A</w:t>
              </w:r>
              <w:bookmarkEnd w:id="569"/>
              <w:r>
                <w:rPr>
                  <w:rStyle w:val="Hyperlink"/>
                </w:rPr>
                <w:t>ST-</w:t>
              </w:r>
              <w:bookmarkStart w:id="570" w:name="_Hlt30569530"/>
              <w:r>
                <w:rPr>
                  <w:rStyle w:val="Hyperlink"/>
                </w:rPr>
                <w:t>P</w:t>
              </w:r>
              <w:bookmarkEnd w:id="570"/>
              <w:r>
                <w:rPr>
                  <w:rStyle w:val="Hyperlink"/>
                </w:rPr>
                <w:t>R</w:t>
              </w:r>
              <w:bookmarkStart w:id="571" w:name="_Hlt12245635"/>
              <w:r>
                <w:rPr>
                  <w:rStyle w:val="Hyperlink"/>
                </w:rPr>
                <w:t>O</w:t>
              </w:r>
              <w:bookmarkStart w:id="572" w:name="_Hlt506785716"/>
              <w:bookmarkEnd w:id="571"/>
              <w:r>
                <w:rPr>
                  <w:rStyle w:val="Hyperlink"/>
                </w:rPr>
                <w:t>V</w:t>
              </w:r>
              <w:bookmarkStart w:id="573" w:name="_Hlt28752393"/>
              <w:bookmarkEnd w:id="572"/>
              <w:r>
                <w:rPr>
                  <w:rStyle w:val="Hyperlink"/>
                </w:rPr>
                <w:t>-</w:t>
              </w:r>
              <w:bookmarkStart w:id="574" w:name="_Hlt517151746"/>
              <w:bookmarkEnd w:id="573"/>
              <w:r>
                <w:rPr>
                  <w:rStyle w:val="Hyperlink"/>
                </w:rPr>
                <w:t>U</w:t>
              </w:r>
              <w:bookmarkEnd w:id="574"/>
              <w:r>
                <w:rPr>
                  <w:rStyle w:val="Hyperlink"/>
                </w:rPr>
                <w:t>PDT-DT</w:t>
              </w:r>
            </w:hyperlink>
          </w:p>
        </w:tc>
        <w:tc>
          <w:tcPr>
            <w:tcW w:w="2840" w:type="dxa"/>
            <w:tcMar>
              <w:left w:w="58" w:type="dxa"/>
              <w:right w:w="58" w:type="dxa"/>
            </w:tcMar>
          </w:tcPr>
          <w:p w14:paraId="02B425CD" w14:textId="77777777" w:rsidR="00BE396E" w:rsidRDefault="00BE396E" w:rsidP="00BE396E">
            <w:pPr>
              <w:pStyle w:val="TableText"/>
            </w:pPr>
            <w:r>
              <w:t>Last provider update date</w:t>
            </w:r>
          </w:p>
          <w:p w14:paraId="541ACC2A" w14:textId="77777777" w:rsidR="00BE396E" w:rsidRDefault="00BE396E" w:rsidP="00BE396E">
            <w:pPr>
              <w:pStyle w:val="TableText"/>
            </w:pPr>
            <w:r w:rsidRPr="00E52F9A">
              <w:rPr>
                <w:rFonts w:cs="Arial"/>
                <w:color w:val="000000"/>
              </w:rPr>
              <w:t>This field represents the last date activity took place on the check data base.</w:t>
            </w:r>
          </w:p>
        </w:tc>
        <w:tc>
          <w:tcPr>
            <w:tcW w:w="1080" w:type="dxa"/>
            <w:tcMar>
              <w:left w:w="58" w:type="dxa"/>
              <w:right w:w="58" w:type="dxa"/>
            </w:tcMar>
          </w:tcPr>
          <w:p w14:paraId="231744EC" w14:textId="77777777" w:rsidR="00BE396E" w:rsidRDefault="00BE396E" w:rsidP="00BE396E">
            <w:pPr>
              <w:pStyle w:val="TableText"/>
              <w:rPr>
                <w:caps/>
              </w:rPr>
            </w:pPr>
            <w:r>
              <w:rPr>
                <w:caps/>
              </w:rPr>
              <w:t>8 n</w:t>
            </w:r>
          </w:p>
        </w:tc>
        <w:tc>
          <w:tcPr>
            <w:tcW w:w="2340" w:type="dxa"/>
            <w:tcMar>
              <w:left w:w="58" w:type="dxa"/>
              <w:right w:w="58" w:type="dxa"/>
            </w:tcMar>
          </w:tcPr>
          <w:p w14:paraId="4EBBDE29" w14:textId="77777777" w:rsidR="00BE396E" w:rsidRDefault="00BE396E" w:rsidP="00BE396E">
            <w:pPr>
              <w:pStyle w:val="TableText"/>
            </w:pPr>
            <w:r>
              <w:t>MMDDYYYY</w:t>
            </w:r>
          </w:p>
        </w:tc>
        <w:tc>
          <w:tcPr>
            <w:tcW w:w="858" w:type="dxa"/>
            <w:tcMar>
              <w:left w:w="58" w:type="dxa"/>
              <w:right w:w="58" w:type="dxa"/>
            </w:tcMar>
          </w:tcPr>
          <w:p w14:paraId="1846AF3A" w14:textId="77777777" w:rsidR="00BE396E" w:rsidRDefault="00BE396E" w:rsidP="00BE396E">
            <w:pPr>
              <w:pStyle w:val="TableText"/>
            </w:pPr>
            <w:r>
              <w:t>Zeros</w:t>
            </w:r>
          </w:p>
        </w:tc>
        <w:tc>
          <w:tcPr>
            <w:tcW w:w="431" w:type="dxa"/>
          </w:tcPr>
          <w:p w14:paraId="6ABCFFDC" w14:textId="77777777" w:rsidR="00BE396E" w:rsidRDefault="00BE396E" w:rsidP="00BE396E">
            <w:pPr>
              <w:pStyle w:val="TableText"/>
            </w:pPr>
            <w:r>
              <w:t>-</w:t>
            </w:r>
          </w:p>
        </w:tc>
        <w:tc>
          <w:tcPr>
            <w:tcW w:w="431" w:type="dxa"/>
          </w:tcPr>
          <w:p w14:paraId="6FB0992C" w14:textId="77777777" w:rsidR="00BE396E" w:rsidRDefault="00BE396E" w:rsidP="00BE396E">
            <w:pPr>
              <w:pStyle w:val="TableText"/>
            </w:pPr>
            <w:r>
              <w:t>X</w:t>
            </w:r>
          </w:p>
        </w:tc>
        <w:tc>
          <w:tcPr>
            <w:tcW w:w="432" w:type="dxa"/>
          </w:tcPr>
          <w:p w14:paraId="64F12FA8" w14:textId="77777777" w:rsidR="00BE396E" w:rsidRDefault="00BE396E" w:rsidP="00BE396E">
            <w:pPr>
              <w:pStyle w:val="TableText"/>
            </w:pPr>
            <w:r>
              <w:t>X</w:t>
            </w:r>
          </w:p>
        </w:tc>
      </w:tr>
      <w:tr w:rsidR="00BE396E" w14:paraId="05833C7E" w14:textId="77777777" w:rsidTr="003214B8">
        <w:trPr>
          <w:cantSplit/>
          <w:jc w:val="center"/>
        </w:trPr>
        <w:tc>
          <w:tcPr>
            <w:tcW w:w="802" w:type="dxa"/>
            <w:tcMar>
              <w:left w:w="58" w:type="dxa"/>
              <w:right w:w="58" w:type="dxa"/>
            </w:tcMar>
          </w:tcPr>
          <w:p w14:paraId="03711DF5" w14:textId="77777777" w:rsidR="00BE396E" w:rsidRDefault="00BE396E" w:rsidP="00BE396E">
            <w:pPr>
              <w:pStyle w:val="TableText"/>
              <w:rPr>
                <w:b/>
              </w:rPr>
            </w:pPr>
            <w:r>
              <w:rPr>
                <w:b/>
              </w:rPr>
              <w:t>1607</w:t>
            </w:r>
          </w:p>
        </w:tc>
        <w:tc>
          <w:tcPr>
            <w:tcW w:w="2227" w:type="dxa"/>
            <w:tcMar>
              <w:left w:w="58" w:type="dxa"/>
              <w:right w:w="58" w:type="dxa"/>
            </w:tcMar>
          </w:tcPr>
          <w:p w14:paraId="2596F43B" w14:textId="77777777" w:rsidR="00BE396E" w:rsidRDefault="00BE396E" w:rsidP="00BE396E">
            <w:pPr>
              <w:pStyle w:val="TableText"/>
              <w:rPr>
                <w:b/>
              </w:rPr>
            </w:pPr>
            <w:r>
              <w:rPr>
                <w:b/>
              </w:rPr>
              <w:t>-</w:t>
            </w:r>
          </w:p>
        </w:tc>
        <w:tc>
          <w:tcPr>
            <w:tcW w:w="2943" w:type="dxa"/>
            <w:tcMar>
              <w:left w:w="58" w:type="dxa"/>
              <w:right w:w="58" w:type="dxa"/>
            </w:tcMar>
          </w:tcPr>
          <w:p w14:paraId="2B244610" w14:textId="77777777" w:rsidR="00BE396E" w:rsidRDefault="00BE396E" w:rsidP="00BE396E">
            <w:pPr>
              <w:pStyle w:val="TableText"/>
              <w:rPr>
                <w:b/>
              </w:rPr>
            </w:pPr>
            <w:r>
              <w:rPr>
                <w:b/>
              </w:rPr>
              <w:t>-</w:t>
            </w:r>
          </w:p>
        </w:tc>
        <w:tc>
          <w:tcPr>
            <w:tcW w:w="2840" w:type="dxa"/>
            <w:tcMar>
              <w:left w:w="58" w:type="dxa"/>
              <w:right w:w="58" w:type="dxa"/>
            </w:tcMar>
          </w:tcPr>
          <w:p w14:paraId="29A0AA5B" w14:textId="3222A513" w:rsidR="00BE396E" w:rsidRDefault="00BE396E" w:rsidP="00BE396E">
            <w:pPr>
              <w:pStyle w:val="TableText"/>
              <w:rPr>
                <w:b/>
              </w:rPr>
            </w:pPr>
            <w:r>
              <w:rPr>
                <w:b/>
              </w:rPr>
              <w:t xml:space="preserve">U </w:t>
            </w:r>
            <w:r w:rsidR="00463665">
              <w:rPr>
                <w:b/>
              </w:rPr>
              <w:t>Trailer</w:t>
            </w:r>
          </w:p>
        </w:tc>
        <w:tc>
          <w:tcPr>
            <w:tcW w:w="1080" w:type="dxa"/>
            <w:tcMar>
              <w:left w:w="58" w:type="dxa"/>
              <w:right w:w="58" w:type="dxa"/>
            </w:tcMar>
          </w:tcPr>
          <w:p w14:paraId="13B43708" w14:textId="77777777" w:rsidR="00BE396E" w:rsidRDefault="00BE396E" w:rsidP="00BE396E">
            <w:pPr>
              <w:pStyle w:val="TableText"/>
              <w:rPr>
                <w:b/>
                <w:caps/>
              </w:rPr>
            </w:pPr>
            <w:r>
              <w:rPr>
                <w:b/>
                <w:caps/>
              </w:rPr>
              <w:t>-</w:t>
            </w:r>
          </w:p>
        </w:tc>
        <w:tc>
          <w:tcPr>
            <w:tcW w:w="2340" w:type="dxa"/>
            <w:tcMar>
              <w:left w:w="58" w:type="dxa"/>
              <w:right w:w="58" w:type="dxa"/>
            </w:tcMar>
          </w:tcPr>
          <w:p w14:paraId="03AFFCCF" w14:textId="77777777" w:rsidR="00BE396E" w:rsidRDefault="00BE396E" w:rsidP="00BE396E">
            <w:pPr>
              <w:pStyle w:val="TableText"/>
              <w:rPr>
                <w:b/>
              </w:rPr>
            </w:pPr>
            <w:r>
              <w:rPr>
                <w:b/>
              </w:rPr>
              <w:t>-</w:t>
            </w:r>
          </w:p>
        </w:tc>
        <w:tc>
          <w:tcPr>
            <w:tcW w:w="858" w:type="dxa"/>
            <w:tcMar>
              <w:left w:w="58" w:type="dxa"/>
              <w:right w:w="58" w:type="dxa"/>
            </w:tcMar>
          </w:tcPr>
          <w:p w14:paraId="11824EF1" w14:textId="77777777" w:rsidR="00BE396E" w:rsidRDefault="00BE396E" w:rsidP="00BE396E">
            <w:pPr>
              <w:pStyle w:val="TableText"/>
              <w:rPr>
                <w:b/>
              </w:rPr>
            </w:pPr>
            <w:r>
              <w:rPr>
                <w:b/>
              </w:rPr>
              <w:t>-</w:t>
            </w:r>
          </w:p>
        </w:tc>
        <w:tc>
          <w:tcPr>
            <w:tcW w:w="431" w:type="dxa"/>
          </w:tcPr>
          <w:p w14:paraId="4F1B40CD" w14:textId="77777777" w:rsidR="00BE396E" w:rsidRDefault="00BE396E" w:rsidP="00BE396E">
            <w:pPr>
              <w:pStyle w:val="TableText"/>
              <w:rPr>
                <w:b/>
              </w:rPr>
            </w:pPr>
            <w:r>
              <w:rPr>
                <w:b/>
              </w:rPr>
              <w:t>-</w:t>
            </w:r>
          </w:p>
        </w:tc>
        <w:tc>
          <w:tcPr>
            <w:tcW w:w="431" w:type="dxa"/>
          </w:tcPr>
          <w:p w14:paraId="6391DCBA" w14:textId="77777777" w:rsidR="00BE396E" w:rsidRDefault="00BE396E" w:rsidP="00BE396E">
            <w:pPr>
              <w:pStyle w:val="TableText"/>
              <w:rPr>
                <w:b/>
              </w:rPr>
            </w:pPr>
            <w:r>
              <w:rPr>
                <w:b/>
              </w:rPr>
              <w:t>-</w:t>
            </w:r>
          </w:p>
        </w:tc>
        <w:tc>
          <w:tcPr>
            <w:tcW w:w="432" w:type="dxa"/>
          </w:tcPr>
          <w:p w14:paraId="6DCDA6C1" w14:textId="77777777" w:rsidR="00BE396E" w:rsidRDefault="00BE396E" w:rsidP="00BE396E">
            <w:pPr>
              <w:pStyle w:val="TableText"/>
              <w:rPr>
                <w:b/>
              </w:rPr>
            </w:pPr>
            <w:r>
              <w:rPr>
                <w:b/>
              </w:rPr>
              <w:t>-</w:t>
            </w:r>
          </w:p>
        </w:tc>
      </w:tr>
      <w:tr w:rsidR="00BE396E" w14:paraId="2C8F8A21" w14:textId="77777777" w:rsidTr="003214B8">
        <w:trPr>
          <w:cantSplit/>
          <w:jc w:val="center"/>
        </w:trPr>
        <w:tc>
          <w:tcPr>
            <w:tcW w:w="802" w:type="dxa"/>
            <w:tcMar>
              <w:left w:w="58" w:type="dxa"/>
              <w:right w:w="58" w:type="dxa"/>
            </w:tcMar>
          </w:tcPr>
          <w:p w14:paraId="16B4635A" w14:textId="3D044F29" w:rsidR="00BE396E" w:rsidRDefault="00BE396E" w:rsidP="00BE396E">
            <w:pPr>
              <w:pStyle w:val="TableText"/>
            </w:pPr>
            <w:r>
              <w:t>1607</w:t>
            </w:r>
            <w:r w:rsidR="00135F82">
              <w:t xml:space="preserve"> – </w:t>
            </w:r>
            <w:r>
              <w:t>1609</w:t>
            </w:r>
          </w:p>
        </w:tc>
        <w:tc>
          <w:tcPr>
            <w:tcW w:w="2227" w:type="dxa"/>
            <w:tcMar>
              <w:left w:w="58" w:type="dxa"/>
              <w:right w:w="58" w:type="dxa"/>
            </w:tcMar>
          </w:tcPr>
          <w:p w14:paraId="2154224E" w14:textId="77777777" w:rsidR="00BE396E" w:rsidRDefault="00BE396E" w:rsidP="00BE396E">
            <w:pPr>
              <w:pStyle w:val="TableText"/>
            </w:pPr>
            <w:r>
              <w:t>MEDICAL ADVISOR</w:t>
            </w:r>
          </w:p>
        </w:tc>
        <w:tc>
          <w:tcPr>
            <w:tcW w:w="2943" w:type="dxa"/>
            <w:tcMar>
              <w:left w:w="58" w:type="dxa"/>
              <w:right w:w="58" w:type="dxa"/>
            </w:tcMar>
          </w:tcPr>
          <w:p w14:paraId="33B4BD10" w14:textId="190C4BC2" w:rsidR="00BE396E" w:rsidRDefault="00BE396E" w:rsidP="00BE396E">
            <w:pPr>
              <w:pStyle w:val="TableText"/>
            </w:pPr>
            <w:r>
              <w:t>:P:IDR-</w:t>
            </w:r>
            <w:bookmarkStart w:id="575" w:name="_Hlt514739397"/>
            <w:r>
              <w:fldChar w:fldCharType="begin"/>
            </w:r>
            <w:r w:rsidR="00691D20">
              <w:instrText>HYPERLINK "..\\..\\DataDictionary\\COBOL\\U\\U-MED-ADVISOR.docx"</w:instrText>
            </w:r>
            <w:r>
              <w:fldChar w:fldCharType="separate"/>
            </w:r>
            <w:r>
              <w:rPr>
                <w:rStyle w:val="Hyperlink"/>
              </w:rPr>
              <w:t>U-</w:t>
            </w:r>
            <w:bookmarkStart w:id="576" w:name="_Hlt526830702"/>
            <w:r>
              <w:rPr>
                <w:rStyle w:val="Hyperlink"/>
              </w:rPr>
              <w:t>M</w:t>
            </w:r>
            <w:bookmarkStart w:id="577" w:name="_Hlt527336625"/>
            <w:bookmarkEnd w:id="576"/>
            <w:r>
              <w:rPr>
                <w:rStyle w:val="Hyperlink"/>
              </w:rPr>
              <w:t>E</w:t>
            </w:r>
            <w:bookmarkStart w:id="578" w:name="_Hlt12245653"/>
            <w:bookmarkEnd w:id="577"/>
            <w:r>
              <w:rPr>
                <w:rStyle w:val="Hyperlink"/>
              </w:rPr>
              <w:t>D</w:t>
            </w:r>
            <w:bookmarkEnd w:id="578"/>
            <w:r>
              <w:rPr>
                <w:rStyle w:val="Hyperlink"/>
              </w:rPr>
              <w:t>-</w:t>
            </w:r>
            <w:bookmarkStart w:id="579" w:name="_Hlt506785697"/>
            <w:r>
              <w:rPr>
                <w:rStyle w:val="Hyperlink"/>
              </w:rPr>
              <w:t>A</w:t>
            </w:r>
            <w:bookmarkEnd w:id="579"/>
            <w:r>
              <w:rPr>
                <w:rStyle w:val="Hyperlink"/>
              </w:rPr>
              <w:t>DVISO</w:t>
            </w:r>
            <w:bookmarkStart w:id="580" w:name="_Hlt500318114"/>
            <w:r>
              <w:rPr>
                <w:rStyle w:val="Hyperlink"/>
              </w:rPr>
              <w:t>R</w:t>
            </w:r>
            <w:bookmarkEnd w:id="580"/>
            <w:r>
              <w:fldChar w:fldCharType="end"/>
            </w:r>
            <w:bookmarkEnd w:id="575"/>
          </w:p>
        </w:tc>
        <w:tc>
          <w:tcPr>
            <w:tcW w:w="2840" w:type="dxa"/>
            <w:tcMar>
              <w:left w:w="58" w:type="dxa"/>
              <w:right w:w="58" w:type="dxa"/>
            </w:tcMar>
          </w:tcPr>
          <w:p w14:paraId="37C5E787" w14:textId="77777777" w:rsidR="00BE396E" w:rsidRDefault="00BE396E" w:rsidP="00BE396E">
            <w:pPr>
              <w:pStyle w:val="TableText"/>
            </w:pPr>
            <w:r>
              <w:t>Medical advisor</w:t>
            </w:r>
          </w:p>
        </w:tc>
        <w:tc>
          <w:tcPr>
            <w:tcW w:w="1080" w:type="dxa"/>
            <w:tcMar>
              <w:left w:w="58" w:type="dxa"/>
              <w:right w:w="58" w:type="dxa"/>
            </w:tcMar>
          </w:tcPr>
          <w:p w14:paraId="3E500248" w14:textId="77777777" w:rsidR="00BE396E" w:rsidRDefault="00BE396E" w:rsidP="00BE396E">
            <w:pPr>
              <w:pStyle w:val="TableText"/>
              <w:rPr>
                <w:caps/>
              </w:rPr>
            </w:pPr>
            <w:r>
              <w:rPr>
                <w:caps/>
              </w:rPr>
              <w:t>3 c</w:t>
            </w:r>
          </w:p>
        </w:tc>
        <w:tc>
          <w:tcPr>
            <w:tcW w:w="2340" w:type="dxa"/>
            <w:tcMar>
              <w:left w:w="58" w:type="dxa"/>
              <w:right w:w="58" w:type="dxa"/>
            </w:tcMar>
          </w:tcPr>
          <w:p w14:paraId="1E744EA3" w14:textId="77777777" w:rsidR="00BE396E" w:rsidRDefault="00BE396E" w:rsidP="00BE396E">
            <w:pPr>
              <w:pStyle w:val="TableText"/>
            </w:pPr>
            <w:r>
              <w:t>-</w:t>
            </w:r>
          </w:p>
        </w:tc>
        <w:tc>
          <w:tcPr>
            <w:tcW w:w="858" w:type="dxa"/>
            <w:tcMar>
              <w:left w:w="58" w:type="dxa"/>
              <w:right w:w="58" w:type="dxa"/>
            </w:tcMar>
          </w:tcPr>
          <w:p w14:paraId="6EF98BD1" w14:textId="77777777" w:rsidR="00BE396E" w:rsidRDefault="00BE396E" w:rsidP="00BE396E">
            <w:pPr>
              <w:pStyle w:val="TableText"/>
            </w:pPr>
            <w:r>
              <w:t>Spaces</w:t>
            </w:r>
          </w:p>
        </w:tc>
        <w:tc>
          <w:tcPr>
            <w:tcW w:w="431" w:type="dxa"/>
          </w:tcPr>
          <w:p w14:paraId="7675D180" w14:textId="77777777" w:rsidR="00BE396E" w:rsidRDefault="00BE396E" w:rsidP="00BE396E">
            <w:pPr>
              <w:pStyle w:val="TableText"/>
            </w:pPr>
            <w:r>
              <w:t>X</w:t>
            </w:r>
          </w:p>
        </w:tc>
        <w:tc>
          <w:tcPr>
            <w:tcW w:w="431" w:type="dxa"/>
          </w:tcPr>
          <w:p w14:paraId="20F31004" w14:textId="77777777" w:rsidR="00BE396E" w:rsidRDefault="00BE396E" w:rsidP="00BE396E">
            <w:pPr>
              <w:pStyle w:val="TableText"/>
            </w:pPr>
            <w:r>
              <w:t>X</w:t>
            </w:r>
          </w:p>
        </w:tc>
        <w:tc>
          <w:tcPr>
            <w:tcW w:w="432" w:type="dxa"/>
          </w:tcPr>
          <w:p w14:paraId="27BA2E50" w14:textId="77777777" w:rsidR="00BE396E" w:rsidRDefault="00BE396E" w:rsidP="00BE396E">
            <w:pPr>
              <w:pStyle w:val="TableText"/>
            </w:pPr>
            <w:r>
              <w:t>X</w:t>
            </w:r>
          </w:p>
        </w:tc>
      </w:tr>
      <w:tr w:rsidR="00BE396E" w14:paraId="0D0101D0" w14:textId="77777777" w:rsidTr="003214B8">
        <w:trPr>
          <w:cantSplit/>
          <w:jc w:val="center"/>
        </w:trPr>
        <w:tc>
          <w:tcPr>
            <w:tcW w:w="802" w:type="dxa"/>
            <w:tcMar>
              <w:left w:w="58" w:type="dxa"/>
              <w:right w:w="58" w:type="dxa"/>
            </w:tcMar>
          </w:tcPr>
          <w:p w14:paraId="19B2F061" w14:textId="4A0DEFC1" w:rsidR="00BE396E" w:rsidRDefault="00BE396E" w:rsidP="00BE396E">
            <w:pPr>
              <w:pStyle w:val="TableText"/>
            </w:pPr>
            <w:r>
              <w:t>1610</w:t>
            </w:r>
            <w:r w:rsidR="00135F82">
              <w:t xml:space="preserve"> – </w:t>
            </w:r>
            <w:r>
              <w:t>1617</w:t>
            </w:r>
          </w:p>
        </w:tc>
        <w:tc>
          <w:tcPr>
            <w:tcW w:w="2227" w:type="dxa"/>
            <w:tcMar>
              <w:left w:w="58" w:type="dxa"/>
              <w:right w:w="58" w:type="dxa"/>
            </w:tcMar>
          </w:tcPr>
          <w:p w14:paraId="00BC6B4B" w14:textId="77777777" w:rsidR="00BE396E" w:rsidRDefault="00BE396E" w:rsidP="00BE396E">
            <w:pPr>
              <w:pStyle w:val="TableText"/>
            </w:pPr>
            <w:r>
              <w:t>MICRO INDEX NUMBER</w:t>
            </w:r>
          </w:p>
        </w:tc>
        <w:tc>
          <w:tcPr>
            <w:tcW w:w="2943" w:type="dxa"/>
            <w:tcMar>
              <w:left w:w="58" w:type="dxa"/>
              <w:right w:w="58" w:type="dxa"/>
            </w:tcMar>
          </w:tcPr>
          <w:p w14:paraId="576CDC9C" w14:textId="63EEC4C7" w:rsidR="00BE396E" w:rsidRPr="00C4752B" w:rsidRDefault="00BE396E" w:rsidP="00BE396E">
            <w:pPr>
              <w:pStyle w:val="TableText"/>
              <w:rPr>
                <w:lang w:val="es-US"/>
              </w:rPr>
            </w:pPr>
            <w:r w:rsidRPr="00C4752B">
              <w:rPr>
                <w:lang w:val="es-US"/>
              </w:rPr>
              <w:t>:P:IDR-</w:t>
            </w:r>
            <w:hyperlink r:id="rId490" w:history="1">
              <w:r w:rsidRPr="00C4752B">
                <w:rPr>
                  <w:rStyle w:val="Hyperlink"/>
                  <w:lang w:val="es-US"/>
                </w:rPr>
                <w:t>U-MICRO-INDEX</w:t>
              </w:r>
            </w:hyperlink>
          </w:p>
        </w:tc>
        <w:tc>
          <w:tcPr>
            <w:tcW w:w="2840" w:type="dxa"/>
            <w:tcMar>
              <w:left w:w="58" w:type="dxa"/>
              <w:right w:w="58" w:type="dxa"/>
            </w:tcMar>
          </w:tcPr>
          <w:p w14:paraId="065827A4" w14:textId="76FE25DC" w:rsidR="00BE396E" w:rsidRDefault="00BE396E" w:rsidP="00BE396E">
            <w:pPr>
              <w:pStyle w:val="TableText"/>
            </w:pPr>
            <w:r>
              <w:t>Micro index number</w:t>
            </w:r>
          </w:p>
          <w:p w14:paraId="7EF56AC8" w14:textId="77777777" w:rsidR="00BE396E" w:rsidRDefault="00BE396E" w:rsidP="00BE396E">
            <w:pPr>
              <w:pStyle w:val="TableText"/>
            </w:pPr>
            <w:r w:rsidRPr="004C073F">
              <w:rPr>
                <w:rFonts w:cs="Arial"/>
                <w:color w:val="000000"/>
              </w:rPr>
              <w:t>This field identifies the index number assigned to the microfilm associated with this claim.</w:t>
            </w:r>
          </w:p>
        </w:tc>
        <w:tc>
          <w:tcPr>
            <w:tcW w:w="1080" w:type="dxa"/>
            <w:tcMar>
              <w:left w:w="58" w:type="dxa"/>
              <w:right w:w="58" w:type="dxa"/>
            </w:tcMar>
          </w:tcPr>
          <w:p w14:paraId="280E814E" w14:textId="77777777" w:rsidR="00BE396E" w:rsidRDefault="00BE396E" w:rsidP="00BE396E">
            <w:pPr>
              <w:pStyle w:val="TableText"/>
              <w:rPr>
                <w:caps/>
              </w:rPr>
            </w:pPr>
            <w:r>
              <w:rPr>
                <w:caps/>
              </w:rPr>
              <w:t>8 N</w:t>
            </w:r>
          </w:p>
        </w:tc>
        <w:tc>
          <w:tcPr>
            <w:tcW w:w="2340" w:type="dxa"/>
            <w:tcMar>
              <w:left w:w="58" w:type="dxa"/>
              <w:right w:w="58" w:type="dxa"/>
            </w:tcMar>
          </w:tcPr>
          <w:p w14:paraId="4F83508C" w14:textId="77777777" w:rsidR="00BE396E" w:rsidRDefault="00BE396E" w:rsidP="00BE396E">
            <w:pPr>
              <w:pStyle w:val="TableText"/>
            </w:pPr>
            <w:r>
              <w:t>Index number assigned for microfilm associated with this claim.</w:t>
            </w:r>
          </w:p>
        </w:tc>
        <w:tc>
          <w:tcPr>
            <w:tcW w:w="858" w:type="dxa"/>
            <w:tcMar>
              <w:left w:w="58" w:type="dxa"/>
              <w:right w:w="58" w:type="dxa"/>
            </w:tcMar>
          </w:tcPr>
          <w:p w14:paraId="7BB5E213" w14:textId="77777777" w:rsidR="00BE396E" w:rsidRDefault="00BE396E" w:rsidP="00BE396E">
            <w:pPr>
              <w:pStyle w:val="TableText"/>
            </w:pPr>
            <w:r>
              <w:t>Zeros</w:t>
            </w:r>
          </w:p>
        </w:tc>
        <w:tc>
          <w:tcPr>
            <w:tcW w:w="431" w:type="dxa"/>
          </w:tcPr>
          <w:p w14:paraId="0BAEDD3B" w14:textId="77777777" w:rsidR="00BE396E" w:rsidRDefault="00BE396E" w:rsidP="00BE396E">
            <w:pPr>
              <w:pStyle w:val="TableText"/>
            </w:pPr>
            <w:r>
              <w:t>-</w:t>
            </w:r>
          </w:p>
        </w:tc>
        <w:tc>
          <w:tcPr>
            <w:tcW w:w="431" w:type="dxa"/>
          </w:tcPr>
          <w:p w14:paraId="4E69CA51" w14:textId="77777777" w:rsidR="00BE396E" w:rsidRDefault="00BE396E" w:rsidP="00BE396E">
            <w:pPr>
              <w:pStyle w:val="TableText"/>
            </w:pPr>
            <w:r>
              <w:t>X</w:t>
            </w:r>
          </w:p>
        </w:tc>
        <w:tc>
          <w:tcPr>
            <w:tcW w:w="432" w:type="dxa"/>
          </w:tcPr>
          <w:p w14:paraId="4B8373DF" w14:textId="77777777" w:rsidR="00BE396E" w:rsidRDefault="00BE396E" w:rsidP="00BE396E">
            <w:pPr>
              <w:pStyle w:val="TableText"/>
            </w:pPr>
            <w:r>
              <w:t>X</w:t>
            </w:r>
          </w:p>
        </w:tc>
      </w:tr>
      <w:tr w:rsidR="00BE396E" w14:paraId="66607CFF" w14:textId="77777777" w:rsidTr="003214B8">
        <w:trPr>
          <w:cantSplit/>
          <w:jc w:val="center"/>
        </w:trPr>
        <w:tc>
          <w:tcPr>
            <w:tcW w:w="802" w:type="dxa"/>
            <w:tcMar>
              <w:left w:w="58" w:type="dxa"/>
              <w:right w:w="58" w:type="dxa"/>
            </w:tcMar>
          </w:tcPr>
          <w:p w14:paraId="7AAF4D32" w14:textId="77777777" w:rsidR="00BE396E" w:rsidRDefault="00BE396E" w:rsidP="00BE396E">
            <w:pPr>
              <w:pStyle w:val="TableText"/>
            </w:pPr>
            <w:r>
              <w:t>1618</w:t>
            </w:r>
          </w:p>
        </w:tc>
        <w:tc>
          <w:tcPr>
            <w:tcW w:w="2227" w:type="dxa"/>
            <w:tcMar>
              <w:left w:w="58" w:type="dxa"/>
              <w:right w:w="58" w:type="dxa"/>
            </w:tcMar>
          </w:tcPr>
          <w:p w14:paraId="32315FB1" w14:textId="77777777" w:rsidR="00BE396E" w:rsidRDefault="00BE396E" w:rsidP="00BE396E">
            <w:pPr>
              <w:pStyle w:val="TableText"/>
            </w:pPr>
            <w:r>
              <w:t>CLAIM ADJ ACT CODE</w:t>
            </w:r>
          </w:p>
        </w:tc>
        <w:tc>
          <w:tcPr>
            <w:tcW w:w="2943" w:type="dxa"/>
            <w:tcMar>
              <w:left w:w="58" w:type="dxa"/>
              <w:right w:w="58" w:type="dxa"/>
            </w:tcMar>
          </w:tcPr>
          <w:p w14:paraId="2B30CBC4" w14:textId="4D22F206" w:rsidR="00BE396E" w:rsidRDefault="00BE396E" w:rsidP="00BE396E">
            <w:pPr>
              <w:pStyle w:val="TableText"/>
            </w:pPr>
            <w:r>
              <w:t>:P:IDR-</w:t>
            </w:r>
            <w:hyperlink r:id="rId491" w:history="1">
              <w:r>
                <w:rPr>
                  <w:rStyle w:val="Hyperlink"/>
                </w:rPr>
                <w:t>U-</w:t>
              </w:r>
              <w:bookmarkStart w:id="581" w:name="_Hlt526830848"/>
              <w:r>
                <w:rPr>
                  <w:rStyle w:val="Hyperlink"/>
                </w:rPr>
                <w:t>C</w:t>
              </w:r>
              <w:bookmarkStart w:id="582" w:name="_Hlt514739449"/>
              <w:bookmarkEnd w:id="581"/>
              <w:r>
                <w:rPr>
                  <w:rStyle w:val="Hyperlink"/>
                </w:rPr>
                <w:t>L</w:t>
              </w:r>
              <w:bookmarkEnd w:id="582"/>
              <w:r>
                <w:rPr>
                  <w:rStyle w:val="Hyperlink"/>
                </w:rPr>
                <w:t>M</w:t>
              </w:r>
              <w:bookmarkStart w:id="583" w:name="_Hlt30569540"/>
              <w:r>
                <w:rPr>
                  <w:rStyle w:val="Hyperlink"/>
                </w:rPr>
                <w:t>-</w:t>
              </w:r>
              <w:bookmarkStart w:id="584" w:name="_Hlt506785655"/>
              <w:bookmarkEnd w:id="583"/>
              <w:r>
                <w:rPr>
                  <w:rStyle w:val="Hyperlink"/>
                </w:rPr>
                <w:t>A</w:t>
              </w:r>
              <w:bookmarkStart w:id="585" w:name="_Hlt517151759"/>
              <w:bookmarkEnd w:id="584"/>
              <w:r>
                <w:rPr>
                  <w:rStyle w:val="Hyperlink"/>
                </w:rPr>
                <w:t>D</w:t>
              </w:r>
              <w:bookmarkEnd w:id="585"/>
              <w:r>
                <w:rPr>
                  <w:rStyle w:val="Hyperlink"/>
                </w:rPr>
                <w:t>J-ACT-CD</w:t>
              </w:r>
            </w:hyperlink>
          </w:p>
        </w:tc>
        <w:tc>
          <w:tcPr>
            <w:tcW w:w="2840" w:type="dxa"/>
            <w:tcMar>
              <w:left w:w="58" w:type="dxa"/>
              <w:right w:w="58" w:type="dxa"/>
            </w:tcMar>
          </w:tcPr>
          <w:p w14:paraId="0A05D61A" w14:textId="77777777" w:rsidR="00BE396E" w:rsidRDefault="00BE396E" w:rsidP="00BE396E">
            <w:pPr>
              <w:pStyle w:val="TableText"/>
            </w:pPr>
            <w:r>
              <w:t>Claim adjustment action code</w:t>
            </w:r>
          </w:p>
          <w:p w14:paraId="1CF36A41" w14:textId="77777777" w:rsidR="00BE396E" w:rsidRDefault="00BE396E" w:rsidP="00BE396E">
            <w:pPr>
              <w:pStyle w:val="TableText"/>
            </w:pPr>
            <w:r w:rsidRPr="007F464E">
              <w:rPr>
                <w:rFonts w:cs="Arial"/>
                <w:color w:val="000000"/>
              </w:rPr>
              <w:t>The value of this field identifies the type of adjustment being applied to this claim.</w:t>
            </w:r>
          </w:p>
        </w:tc>
        <w:tc>
          <w:tcPr>
            <w:tcW w:w="1080" w:type="dxa"/>
            <w:tcMar>
              <w:left w:w="58" w:type="dxa"/>
              <w:right w:w="58" w:type="dxa"/>
            </w:tcMar>
          </w:tcPr>
          <w:p w14:paraId="41400C0A" w14:textId="77777777" w:rsidR="00BE396E" w:rsidRDefault="00BE396E" w:rsidP="00BE396E">
            <w:pPr>
              <w:pStyle w:val="TableText"/>
              <w:rPr>
                <w:caps/>
              </w:rPr>
            </w:pPr>
            <w:r>
              <w:rPr>
                <w:caps/>
              </w:rPr>
              <w:t>1 c</w:t>
            </w:r>
          </w:p>
        </w:tc>
        <w:tc>
          <w:tcPr>
            <w:tcW w:w="2340" w:type="dxa"/>
            <w:tcMar>
              <w:left w:w="58" w:type="dxa"/>
              <w:right w:w="58" w:type="dxa"/>
            </w:tcMar>
          </w:tcPr>
          <w:p w14:paraId="511ABFF6" w14:textId="77777777" w:rsidR="00BE396E" w:rsidRPr="00865B7A" w:rsidRDefault="00BE396E" w:rsidP="00BE396E">
            <w:pPr>
              <w:pStyle w:val="TableText"/>
            </w:pPr>
            <w:r w:rsidRPr="0042502A">
              <w:rPr>
                <w:b/>
              </w:rPr>
              <w:t>Valid Values:</w:t>
            </w:r>
          </w:p>
          <w:p w14:paraId="0A432287" w14:textId="26B09D38" w:rsidR="00BE396E" w:rsidRPr="00446682" w:rsidRDefault="00BE396E" w:rsidP="00245396">
            <w:pPr>
              <w:pStyle w:val="TableTextBullet"/>
            </w:pPr>
            <w:r w:rsidRPr="00446682">
              <w:t xml:space="preserve">S </w:t>
            </w:r>
            <w:r w:rsidR="00775C34">
              <w:t xml:space="preserve">– </w:t>
            </w:r>
            <w:r w:rsidRPr="00446682">
              <w:t>Supplemental adjustment</w:t>
            </w:r>
          </w:p>
          <w:p w14:paraId="4C904692" w14:textId="7C1E7B16" w:rsidR="00BE396E" w:rsidRPr="00446682" w:rsidRDefault="00BE396E" w:rsidP="00245396">
            <w:pPr>
              <w:pStyle w:val="TableTextBullet"/>
            </w:pPr>
            <w:r w:rsidRPr="00446682">
              <w:t xml:space="preserve">F </w:t>
            </w:r>
            <w:r w:rsidR="00775C34">
              <w:t xml:space="preserve">– </w:t>
            </w:r>
            <w:r w:rsidRPr="00446682">
              <w:t>Full claim adjustment</w:t>
            </w:r>
          </w:p>
          <w:p w14:paraId="55F02B5A" w14:textId="56369A36" w:rsidR="00BE396E" w:rsidRDefault="00BE396E" w:rsidP="00245396">
            <w:pPr>
              <w:pStyle w:val="TableTextBullet"/>
            </w:pPr>
            <w:r w:rsidRPr="00446682">
              <w:t xml:space="preserve">Spaces </w:t>
            </w:r>
            <w:r w:rsidR="00775C34">
              <w:t>– N</w:t>
            </w:r>
            <w:r w:rsidRPr="00446682">
              <w:t>ot an adjustment</w:t>
            </w:r>
          </w:p>
        </w:tc>
        <w:tc>
          <w:tcPr>
            <w:tcW w:w="858" w:type="dxa"/>
            <w:tcMar>
              <w:left w:w="58" w:type="dxa"/>
              <w:right w:w="58" w:type="dxa"/>
            </w:tcMar>
          </w:tcPr>
          <w:p w14:paraId="79BBED24" w14:textId="77777777" w:rsidR="00BE396E" w:rsidRDefault="00BE396E" w:rsidP="00BE396E">
            <w:pPr>
              <w:pStyle w:val="TableText"/>
            </w:pPr>
            <w:r>
              <w:t>Spaces</w:t>
            </w:r>
          </w:p>
        </w:tc>
        <w:tc>
          <w:tcPr>
            <w:tcW w:w="431" w:type="dxa"/>
          </w:tcPr>
          <w:p w14:paraId="398568ED" w14:textId="77777777" w:rsidR="00BE396E" w:rsidRDefault="00BE396E" w:rsidP="00BE396E">
            <w:pPr>
              <w:pStyle w:val="TableText"/>
            </w:pPr>
            <w:r>
              <w:t>X</w:t>
            </w:r>
          </w:p>
        </w:tc>
        <w:tc>
          <w:tcPr>
            <w:tcW w:w="431" w:type="dxa"/>
          </w:tcPr>
          <w:p w14:paraId="4E1726D6" w14:textId="77777777" w:rsidR="00BE396E" w:rsidRDefault="00BE396E" w:rsidP="00BE396E">
            <w:pPr>
              <w:pStyle w:val="TableText"/>
            </w:pPr>
            <w:r>
              <w:t>X</w:t>
            </w:r>
          </w:p>
        </w:tc>
        <w:tc>
          <w:tcPr>
            <w:tcW w:w="432" w:type="dxa"/>
          </w:tcPr>
          <w:p w14:paraId="6939B84E" w14:textId="77777777" w:rsidR="00BE396E" w:rsidRDefault="00BE396E" w:rsidP="00BE396E">
            <w:pPr>
              <w:pStyle w:val="TableText"/>
            </w:pPr>
            <w:r>
              <w:t>X</w:t>
            </w:r>
          </w:p>
        </w:tc>
      </w:tr>
      <w:tr w:rsidR="00FE097B" w14:paraId="4DF1724B" w14:textId="77777777" w:rsidTr="00B61FC0">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4F7CDD5" w14:textId="45748375" w:rsidR="00FE097B" w:rsidRDefault="00FE097B" w:rsidP="00FE097B">
            <w:pPr>
              <w:pStyle w:val="TableText"/>
            </w:pPr>
            <w:r>
              <w:t>1619-1629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1A049FB" w14:textId="21E40376" w:rsidR="00FE097B" w:rsidRDefault="00FE097B" w:rsidP="00FE097B">
            <w:pPr>
              <w:pStyle w:val="TableText"/>
            </w:pPr>
            <w:r>
              <w:t>BENE RESP AMT</w:t>
            </w:r>
          </w:p>
        </w:tc>
        <w:tc>
          <w:tcPr>
            <w:tcW w:w="2943" w:type="dxa"/>
            <w:tcBorders>
              <w:top w:val="single" w:sz="6" w:space="0" w:color="auto"/>
              <w:left w:val="single" w:sz="6" w:space="0" w:color="auto"/>
              <w:bottom w:val="single" w:sz="6" w:space="0" w:color="auto"/>
              <w:right w:val="single" w:sz="6" w:space="0" w:color="auto"/>
            </w:tcBorders>
            <w:tcMar>
              <w:left w:w="58" w:type="dxa"/>
              <w:right w:w="58" w:type="dxa"/>
            </w:tcMar>
          </w:tcPr>
          <w:p w14:paraId="5D4307B6" w14:textId="6760D40F" w:rsidR="00FE097B" w:rsidRDefault="00FE097B" w:rsidP="00FE097B">
            <w:pPr>
              <w:pStyle w:val="TableText"/>
            </w:pPr>
            <w:r>
              <w:t>:P:IDR-U-</w:t>
            </w:r>
            <w:hyperlink r:id="rId492" w:history="1">
              <w:r w:rsidRPr="00FE097B">
                <w:rPr>
                  <w:rStyle w:val="Hyperlink"/>
                </w:rPr>
                <w:t>BENE-RESP-AMT</w:t>
              </w:r>
            </w:hyperlink>
          </w:p>
        </w:tc>
        <w:tc>
          <w:tcPr>
            <w:tcW w:w="2840" w:type="dxa"/>
            <w:tcBorders>
              <w:top w:val="single" w:sz="6" w:space="0" w:color="auto"/>
              <w:left w:val="single" w:sz="6" w:space="0" w:color="auto"/>
              <w:bottom w:val="single" w:sz="6" w:space="0" w:color="auto"/>
              <w:right w:val="single" w:sz="6" w:space="0" w:color="auto"/>
            </w:tcBorders>
            <w:tcMar>
              <w:left w:w="58" w:type="dxa"/>
              <w:right w:w="58" w:type="dxa"/>
            </w:tcMar>
          </w:tcPr>
          <w:p w14:paraId="6F8BAFAD" w14:textId="28B32235" w:rsidR="00FE097B" w:rsidRDefault="00FE097B" w:rsidP="00FE097B">
            <w:pPr>
              <w:pStyle w:val="TableText"/>
            </w:pPr>
            <w:r>
              <w:t>The total claim beneficiary responsibility that is displayed on the MSN.</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5CDF6287" w14:textId="7B3425B0" w:rsidR="00FE097B" w:rsidRDefault="00FE097B" w:rsidP="00FE097B">
            <w:pPr>
              <w:pStyle w:val="TableText"/>
              <w:rPr>
                <w:caps/>
              </w:rPr>
            </w:pPr>
            <w:r>
              <w:t>11 N (99</w:t>
            </w:r>
            <w:r>
              <w:rPr>
                <w:rFonts w:cs="Arial"/>
                <w:szCs w:val="18"/>
              </w:rPr>
              <w:t>9999999V99)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0D3B76E" w14:textId="1A96DA5C" w:rsidR="00FE097B" w:rsidRPr="0042502A" w:rsidRDefault="00FE097B" w:rsidP="00FE097B">
            <w:pPr>
              <w:pStyle w:val="TableText"/>
              <w:rPr>
                <w:b/>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5309707" w14:textId="2843B3FF" w:rsidR="00FE097B" w:rsidRDefault="00FE097B" w:rsidP="00FE097B">
            <w:pPr>
              <w:pStyle w:val="TableText"/>
            </w:pPr>
            <w:r>
              <w:t>Zeros</w:t>
            </w:r>
          </w:p>
        </w:tc>
        <w:tc>
          <w:tcPr>
            <w:tcW w:w="431" w:type="dxa"/>
            <w:tcBorders>
              <w:top w:val="single" w:sz="6" w:space="0" w:color="auto"/>
              <w:left w:val="single" w:sz="6" w:space="0" w:color="auto"/>
              <w:bottom w:val="single" w:sz="6" w:space="0" w:color="auto"/>
              <w:right w:val="single" w:sz="6" w:space="0" w:color="auto"/>
            </w:tcBorders>
          </w:tcPr>
          <w:p w14:paraId="441EDDDB" w14:textId="485CF66F" w:rsidR="00FE097B" w:rsidRDefault="00FE097B" w:rsidP="00FE097B">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6F31F897" w14:textId="3166CE07" w:rsidR="00FE097B" w:rsidRDefault="00FE097B" w:rsidP="00FE097B">
            <w:pPr>
              <w:pStyle w:val="TableText"/>
            </w:pPr>
            <w:r>
              <w:t>-</w:t>
            </w:r>
          </w:p>
        </w:tc>
        <w:tc>
          <w:tcPr>
            <w:tcW w:w="432" w:type="dxa"/>
            <w:tcBorders>
              <w:top w:val="single" w:sz="6" w:space="0" w:color="auto"/>
              <w:left w:val="single" w:sz="6" w:space="0" w:color="auto"/>
              <w:bottom w:val="single" w:sz="6" w:space="0" w:color="auto"/>
              <w:right w:val="single" w:sz="6" w:space="0" w:color="auto"/>
            </w:tcBorders>
          </w:tcPr>
          <w:p w14:paraId="6B1AB77B" w14:textId="4FFAA3E1" w:rsidR="00FE097B" w:rsidRDefault="00FE097B" w:rsidP="00FE097B">
            <w:pPr>
              <w:pStyle w:val="TableText"/>
            </w:pPr>
            <w:r>
              <w:t>X</w:t>
            </w:r>
          </w:p>
        </w:tc>
      </w:tr>
      <w:tr w:rsidR="00BE396E" w14:paraId="024B62D9" w14:textId="77777777" w:rsidTr="003214B8">
        <w:trPr>
          <w:cantSplit/>
          <w:jc w:val="center"/>
        </w:trPr>
        <w:tc>
          <w:tcPr>
            <w:tcW w:w="802" w:type="dxa"/>
            <w:tcMar>
              <w:left w:w="58" w:type="dxa"/>
              <w:right w:w="58" w:type="dxa"/>
            </w:tcMar>
          </w:tcPr>
          <w:p w14:paraId="1EA83BB9" w14:textId="2C601551" w:rsidR="00BE396E" w:rsidRDefault="00BE396E" w:rsidP="00BE396E">
            <w:pPr>
              <w:pStyle w:val="TableText"/>
            </w:pPr>
            <w:r>
              <w:t>1630</w:t>
            </w:r>
          </w:p>
        </w:tc>
        <w:tc>
          <w:tcPr>
            <w:tcW w:w="2227" w:type="dxa"/>
            <w:tcMar>
              <w:left w:w="58" w:type="dxa"/>
              <w:right w:w="58" w:type="dxa"/>
            </w:tcMar>
          </w:tcPr>
          <w:p w14:paraId="3707F010" w14:textId="77777777" w:rsidR="00BE396E" w:rsidRDefault="00BE396E" w:rsidP="00BE396E">
            <w:pPr>
              <w:pStyle w:val="TableText"/>
            </w:pPr>
            <w:r>
              <w:t>FILLER</w:t>
            </w:r>
          </w:p>
        </w:tc>
        <w:tc>
          <w:tcPr>
            <w:tcW w:w="2943" w:type="dxa"/>
            <w:tcMar>
              <w:left w:w="58" w:type="dxa"/>
              <w:right w:w="58" w:type="dxa"/>
            </w:tcMar>
          </w:tcPr>
          <w:p w14:paraId="46917712" w14:textId="77777777" w:rsidR="00BE396E" w:rsidRDefault="00BE396E" w:rsidP="00BE396E">
            <w:pPr>
              <w:pStyle w:val="TableText"/>
            </w:pPr>
            <w:r>
              <w:t>FILLER</w:t>
            </w:r>
          </w:p>
        </w:tc>
        <w:tc>
          <w:tcPr>
            <w:tcW w:w="2840" w:type="dxa"/>
            <w:tcMar>
              <w:left w:w="58" w:type="dxa"/>
              <w:right w:w="58" w:type="dxa"/>
            </w:tcMar>
          </w:tcPr>
          <w:p w14:paraId="5591BE89" w14:textId="77777777" w:rsidR="00BE396E" w:rsidRDefault="00BE396E" w:rsidP="00BE396E">
            <w:pPr>
              <w:pStyle w:val="TableText"/>
            </w:pPr>
            <w:r>
              <w:t>Filler</w:t>
            </w:r>
          </w:p>
        </w:tc>
        <w:tc>
          <w:tcPr>
            <w:tcW w:w="1080" w:type="dxa"/>
            <w:tcMar>
              <w:left w:w="58" w:type="dxa"/>
              <w:right w:w="58" w:type="dxa"/>
            </w:tcMar>
          </w:tcPr>
          <w:p w14:paraId="5347752B" w14:textId="7D1E80D1" w:rsidR="00BE396E" w:rsidRDefault="00BE396E" w:rsidP="00BE396E">
            <w:pPr>
              <w:pStyle w:val="TableText"/>
              <w:rPr>
                <w:caps/>
              </w:rPr>
            </w:pPr>
            <w:r>
              <w:rPr>
                <w:caps/>
              </w:rPr>
              <w:t>1 C</w:t>
            </w:r>
          </w:p>
        </w:tc>
        <w:tc>
          <w:tcPr>
            <w:tcW w:w="2340" w:type="dxa"/>
            <w:tcMar>
              <w:left w:w="58" w:type="dxa"/>
              <w:right w:w="58" w:type="dxa"/>
            </w:tcMar>
          </w:tcPr>
          <w:p w14:paraId="7766E5EF" w14:textId="77777777" w:rsidR="00BE396E" w:rsidRDefault="00BE396E" w:rsidP="00BE396E">
            <w:pPr>
              <w:pStyle w:val="TableText"/>
            </w:pPr>
            <w:r>
              <w:t>-</w:t>
            </w:r>
          </w:p>
        </w:tc>
        <w:tc>
          <w:tcPr>
            <w:tcW w:w="858" w:type="dxa"/>
            <w:tcMar>
              <w:left w:w="58" w:type="dxa"/>
              <w:right w:w="58" w:type="dxa"/>
            </w:tcMar>
          </w:tcPr>
          <w:p w14:paraId="418FF092" w14:textId="77777777" w:rsidR="00BE396E" w:rsidRDefault="00BE396E" w:rsidP="00BE396E">
            <w:pPr>
              <w:pStyle w:val="TableText"/>
            </w:pPr>
            <w:r>
              <w:t>Spaces</w:t>
            </w:r>
          </w:p>
        </w:tc>
        <w:tc>
          <w:tcPr>
            <w:tcW w:w="431" w:type="dxa"/>
          </w:tcPr>
          <w:p w14:paraId="4A0CD67F" w14:textId="77777777" w:rsidR="00BE396E" w:rsidRDefault="00BE396E" w:rsidP="00BE396E">
            <w:pPr>
              <w:pStyle w:val="TableText"/>
            </w:pPr>
            <w:r>
              <w:t>X</w:t>
            </w:r>
          </w:p>
        </w:tc>
        <w:tc>
          <w:tcPr>
            <w:tcW w:w="431" w:type="dxa"/>
          </w:tcPr>
          <w:p w14:paraId="698DAE96" w14:textId="77777777" w:rsidR="00BE396E" w:rsidRDefault="00BE396E" w:rsidP="00BE396E">
            <w:pPr>
              <w:pStyle w:val="TableText"/>
            </w:pPr>
            <w:r>
              <w:t>X</w:t>
            </w:r>
          </w:p>
        </w:tc>
        <w:tc>
          <w:tcPr>
            <w:tcW w:w="432" w:type="dxa"/>
          </w:tcPr>
          <w:p w14:paraId="7B6F9245" w14:textId="77777777" w:rsidR="00BE396E" w:rsidRDefault="00BE396E" w:rsidP="00BE396E">
            <w:pPr>
              <w:pStyle w:val="TableText"/>
            </w:pPr>
            <w:r>
              <w:t>X</w:t>
            </w:r>
          </w:p>
        </w:tc>
      </w:tr>
      <w:tr w:rsidR="00BE396E" w14:paraId="4446D348" w14:textId="77777777" w:rsidTr="003214B8">
        <w:trPr>
          <w:cantSplit/>
          <w:jc w:val="center"/>
        </w:trPr>
        <w:tc>
          <w:tcPr>
            <w:tcW w:w="802" w:type="dxa"/>
            <w:tcMar>
              <w:left w:w="58" w:type="dxa"/>
              <w:right w:w="58" w:type="dxa"/>
            </w:tcMar>
          </w:tcPr>
          <w:p w14:paraId="211BC306" w14:textId="4A9FE4AA" w:rsidR="00BE396E" w:rsidRDefault="00BE396E" w:rsidP="00BE396E">
            <w:pPr>
              <w:pStyle w:val="TableText"/>
            </w:pPr>
            <w:r>
              <w:t>1631</w:t>
            </w:r>
            <w:r w:rsidR="00135F82">
              <w:t xml:space="preserve"> – </w:t>
            </w:r>
            <w:r>
              <w:t>1636</w:t>
            </w:r>
          </w:p>
        </w:tc>
        <w:tc>
          <w:tcPr>
            <w:tcW w:w="2227" w:type="dxa"/>
            <w:tcMar>
              <w:left w:w="58" w:type="dxa"/>
              <w:right w:w="58" w:type="dxa"/>
            </w:tcMar>
          </w:tcPr>
          <w:p w14:paraId="41158CC2" w14:textId="77777777" w:rsidR="00BE396E" w:rsidRDefault="00BE396E" w:rsidP="00BE396E">
            <w:pPr>
              <w:pStyle w:val="TableText"/>
            </w:pPr>
            <w:r>
              <w:t>CROSSOVER INS # 1</w:t>
            </w:r>
          </w:p>
        </w:tc>
        <w:tc>
          <w:tcPr>
            <w:tcW w:w="2943" w:type="dxa"/>
            <w:tcMar>
              <w:left w:w="58" w:type="dxa"/>
              <w:right w:w="58" w:type="dxa"/>
            </w:tcMar>
          </w:tcPr>
          <w:p w14:paraId="72C5B535" w14:textId="05EA96F9" w:rsidR="00BE396E" w:rsidRDefault="00BE396E" w:rsidP="00BE396E">
            <w:pPr>
              <w:pStyle w:val="TableText"/>
            </w:pPr>
            <w:r>
              <w:t>:P:IDR-</w:t>
            </w:r>
            <w:hyperlink r:id="rId493" w:history="1">
              <w:r>
                <w:rPr>
                  <w:rStyle w:val="Hyperlink"/>
                </w:rPr>
                <w:t>U</w:t>
              </w:r>
              <w:bookmarkStart w:id="586" w:name="_Hlt514739550"/>
              <w:r>
                <w:rPr>
                  <w:rStyle w:val="Hyperlink"/>
                </w:rPr>
                <w:t>-</w:t>
              </w:r>
              <w:bookmarkEnd w:id="586"/>
              <w:r>
                <w:rPr>
                  <w:rStyle w:val="Hyperlink"/>
                </w:rPr>
                <w:t>XOV</w:t>
              </w:r>
              <w:bookmarkStart w:id="587" w:name="_Hlt517151792"/>
              <w:r>
                <w:rPr>
                  <w:rStyle w:val="Hyperlink"/>
                </w:rPr>
                <w:t>E</w:t>
              </w:r>
              <w:bookmarkStart w:id="588" w:name="_Hlt12245853"/>
              <w:bookmarkEnd w:id="587"/>
              <w:r>
                <w:rPr>
                  <w:rStyle w:val="Hyperlink"/>
                </w:rPr>
                <w:t>R</w:t>
              </w:r>
              <w:bookmarkStart w:id="589" w:name="_Hlt30569554"/>
              <w:bookmarkEnd w:id="588"/>
              <w:r>
                <w:rPr>
                  <w:rStyle w:val="Hyperlink"/>
                </w:rPr>
                <w:t>-</w:t>
              </w:r>
              <w:bookmarkEnd w:id="589"/>
              <w:r>
                <w:rPr>
                  <w:rStyle w:val="Hyperlink"/>
                </w:rPr>
                <w:t>COM</w:t>
              </w:r>
              <w:bookmarkStart w:id="590" w:name="_Hlt506784833"/>
              <w:r>
                <w:rPr>
                  <w:rStyle w:val="Hyperlink"/>
                </w:rPr>
                <w:t>P</w:t>
              </w:r>
              <w:bookmarkEnd w:id="590"/>
              <w:r>
                <w:rPr>
                  <w:rStyle w:val="Hyperlink"/>
                </w:rPr>
                <w:t>-NAME</w:t>
              </w:r>
            </w:hyperlink>
          </w:p>
        </w:tc>
        <w:tc>
          <w:tcPr>
            <w:tcW w:w="2840" w:type="dxa"/>
            <w:tcMar>
              <w:left w:w="58" w:type="dxa"/>
              <w:right w:w="58" w:type="dxa"/>
            </w:tcMar>
          </w:tcPr>
          <w:p w14:paraId="25C59E14" w14:textId="77777777" w:rsidR="00BE396E" w:rsidRDefault="00BE396E" w:rsidP="00BE396E">
            <w:pPr>
              <w:pStyle w:val="TableText"/>
            </w:pPr>
            <w:r>
              <w:t>Crossover insurer #1</w:t>
            </w:r>
          </w:p>
          <w:p w14:paraId="294E276E" w14:textId="77777777" w:rsidR="00BE396E" w:rsidRDefault="00BE396E" w:rsidP="00BE396E">
            <w:pPr>
              <w:pStyle w:val="TableText"/>
            </w:pPr>
            <w:r w:rsidRPr="00946A54">
              <w:rPr>
                <w:rFonts w:cs="Arial"/>
                <w:color w:val="000000"/>
              </w:rPr>
              <w:t>This field contains the complementary insurer identification crossover ID and the complementary insurer policy number.</w:t>
            </w:r>
          </w:p>
        </w:tc>
        <w:tc>
          <w:tcPr>
            <w:tcW w:w="1080" w:type="dxa"/>
            <w:tcMar>
              <w:left w:w="58" w:type="dxa"/>
              <w:right w:w="58" w:type="dxa"/>
            </w:tcMar>
          </w:tcPr>
          <w:p w14:paraId="364B6959" w14:textId="77777777" w:rsidR="00BE396E" w:rsidRDefault="00BE396E" w:rsidP="00BE396E">
            <w:pPr>
              <w:pStyle w:val="TableText"/>
              <w:rPr>
                <w:caps/>
              </w:rPr>
            </w:pPr>
            <w:r>
              <w:rPr>
                <w:caps/>
              </w:rPr>
              <w:t>6 c</w:t>
            </w:r>
          </w:p>
        </w:tc>
        <w:tc>
          <w:tcPr>
            <w:tcW w:w="2340" w:type="dxa"/>
            <w:tcMar>
              <w:left w:w="58" w:type="dxa"/>
              <w:right w:w="58" w:type="dxa"/>
            </w:tcMar>
          </w:tcPr>
          <w:p w14:paraId="061552A1" w14:textId="77777777" w:rsidR="00BE396E" w:rsidRDefault="00BE396E" w:rsidP="00BE396E">
            <w:pPr>
              <w:pStyle w:val="TableText"/>
            </w:pPr>
            <w:r>
              <w:t>Format = TNNNNN if present</w:t>
            </w:r>
          </w:p>
          <w:p w14:paraId="7B0F8F0D" w14:textId="323A722D" w:rsidR="00BE396E" w:rsidRPr="00865B7A" w:rsidDel="00614AC8" w:rsidRDefault="00BE396E" w:rsidP="00BE396E">
            <w:pPr>
              <w:pStyle w:val="TableText"/>
              <w:rPr>
                <w:del w:id="591" w:author="Fritch, Virginia (PERATON)" w:date="2025-10-15T11:28:00Z" w16du:dateUtc="2025-10-15T18:28:00Z"/>
              </w:rPr>
            </w:pPr>
            <w:del w:id="592" w:author="Fritch, Virginia (PERATON)" w:date="2025-10-15T11:28:00Z" w16du:dateUtc="2025-10-15T18:28:00Z">
              <w:r w:rsidRPr="0042502A" w:rsidDel="00614AC8">
                <w:rPr>
                  <w:b/>
                </w:rPr>
                <w:delText>Valid Values:</w:delText>
              </w:r>
            </w:del>
          </w:p>
          <w:p w14:paraId="1EEFD824" w14:textId="7FFAB99D" w:rsidR="00BE396E" w:rsidRPr="00446682" w:rsidRDefault="00BE396E" w:rsidP="00245396">
            <w:pPr>
              <w:pStyle w:val="TableTextBullet"/>
            </w:pPr>
            <w:r>
              <w:t>T</w:t>
            </w:r>
            <w:r w:rsidR="00775C34">
              <w:t xml:space="preserve"> – </w:t>
            </w:r>
            <w:r w:rsidRPr="00446682">
              <w:t>Insurer type</w:t>
            </w:r>
          </w:p>
          <w:p w14:paraId="19249460" w14:textId="77777777" w:rsidR="00BE396E" w:rsidRDefault="00BE396E" w:rsidP="00245396">
            <w:pPr>
              <w:pStyle w:val="TableTextBullet"/>
              <w:rPr>
                <w:ins w:id="593" w:author="Fritch, Virginia (PERATON)" w:date="2025-10-15T11:29:00Z" w16du:dateUtc="2025-10-15T18:29:00Z"/>
              </w:rPr>
            </w:pPr>
            <w:r>
              <w:t>N</w:t>
            </w:r>
            <w:r w:rsidR="00775C34">
              <w:t xml:space="preserve"> – </w:t>
            </w:r>
            <w:r w:rsidRPr="00446682">
              <w:t>Insurer number</w:t>
            </w:r>
          </w:p>
          <w:p w14:paraId="27FB0FA3" w14:textId="77777777" w:rsidR="00614AC8" w:rsidRPr="00865B7A" w:rsidRDefault="00614AC8" w:rsidP="00614AC8">
            <w:pPr>
              <w:pStyle w:val="TableText"/>
              <w:rPr>
                <w:ins w:id="594" w:author="Fritch, Virginia (PERATON)" w:date="2025-10-15T11:29:00Z" w16du:dateUtc="2025-10-15T18:29:00Z"/>
              </w:rPr>
            </w:pPr>
            <w:ins w:id="595" w:author="Fritch, Virginia (PERATON)" w:date="2025-10-15T11:29:00Z" w16du:dateUtc="2025-10-15T18:29:00Z">
              <w:r w:rsidRPr="0042502A">
                <w:rPr>
                  <w:b/>
                </w:rPr>
                <w:t>Valid Values:</w:t>
              </w:r>
            </w:ins>
          </w:p>
          <w:p w14:paraId="4D26210E" w14:textId="77777777" w:rsidR="005053A5" w:rsidRDefault="00614AC8" w:rsidP="006B0F9D">
            <w:pPr>
              <w:pStyle w:val="TableTextBullet"/>
              <w:numPr>
                <w:ilvl w:val="0"/>
                <w:numId w:val="0"/>
              </w:numPr>
              <w:ind w:left="213" w:hanging="183"/>
              <w:rPr>
                <w:ins w:id="596" w:author="Fritch, Virginia (PERATON)" w:date="2025-10-15T11:56:00Z" w16du:dateUtc="2025-10-15T18:56:00Z"/>
              </w:rPr>
            </w:pPr>
            <w:ins w:id="597" w:author="Fritch, Virginia (PERATON)" w:date="2025-10-15T11:31:00Z" w16du:dateUtc="2025-10-15T18:31:00Z">
              <w:r>
                <w:t>T – Insurer Type may be 6 for COBA</w:t>
              </w:r>
            </w:ins>
            <w:ins w:id="598" w:author="Fritch, Virginia (PERATON)" w:date="2025-10-15T11:32:00Z" w16du:dateUtc="2025-10-15T18:32:00Z">
              <w:r>
                <w:t xml:space="preserve"> XOVER or 7 for RECOVERY</w:t>
              </w:r>
            </w:ins>
          </w:p>
          <w:p w14:paraId="72439EA3" w14:textId="4AB50088" w:rsidR="00614AC8" w:rsidRDefault="005053A5">
            <w:pPr>
              <w:pStyle w:val="TableTextBullet"/>
              <w:numPr>
                <w:ilvl w:val="0"/>
                <w:numId w:val="0"/>
              </w:numPr>
              <w:ind w:left="213" w:hanging="183"/>
              <w:pPrChange w:id="599" w:author="Fritch, Virginia (PERATON)" w:date="2025-10-15T11:44:00Z" w16du:dateUtc="2025-10-15T18:44:00Z">
                <w:pPr>
                  <w:pStyle w:val="TableTextBullet"/>
                </w:pPr>
              </w:pPrChange>
            </w:pPr>
            <w:ins w:id="600" w:author="Fritch, Virginia (PERATON)" w:date="2025-10-15T11:56:00Z" w16du:dateUtc="2025-10-15T18:56:00Z">
              <w:r w:rsidRPr="005053A5">
                <w:rPr>
                  <w:b/>
                  <w:bCs/>
                  <w:rPrChange w:id="601" w:author="Fritch, Virginia (PERATON)" w:date="2025-10-15T11:57:00Z" w16du:dateUtc="2025-10-15T18:57:00Z">
                    <w:rPr/>
                  </w:rPrChange>
                </w:rPr>
                <w:t>Note:</w:t>
              </w:r>
              <w:r>
                <w:t xml:space="preserve">  </w:t>
              </w:r>
            </w:ins>
            <w:ins w:id="602" w:author="Fritch, Virginia (PERATON)" w:date="2025-10-15T11:56:00Z">
              <w:r w:rsidRPr="005053A5">
                <w:t xml:space="preserve">7 is used when the MAC creates a </w:t>
              </w:r>
            </w:ins>
            <w:ins w:id="603" w:author="Fritch, Virginia (PERATON)" w:date="2025-10-15T11:59:00Z" w16du:dateUtc="2025-10-15T18:59:00Z">
              <w:r>
                <w:t>c</w:t>
              </w:r>
            </w:ins>
            <w:ins w:id="604" w:author="Fritch, Virginia (PERATON)" w:date="2025-10-15T11:56:00Z">
              <w:r w:rsidRPr="005053A5">
                <w:t xml:space="preserve">rossover </w:t>
              </w:r>
            </w:ins>
            <w:ins w:id="605" w:author="Fritch, Virginia (PERATON)" w:date="2025-10-15T11:59:00Z" w16du:dateUtc="2025-10-15T18:59:00Z">
              <w:r>
                <w:t>r</w:t>
              </w:r>
            </w:ins>
            <w:ins w:id="606" w:author="Fritch, Virginia (PERATON)" w:date="2025-10-15T11:56:00Z">
              <w:r w:rsidRPr="005053A5">
                <w:t>ecovery file.  The crossover recovery file is created when a trading partner needs to retroactively add beneficiaries.  </w:t>
              </w:r>
            </w:ins>
            <w:ins w:id="607" w:author="Fritch, Virginia (PERATON)" w:date="2025-10-15T11:32:00Z" w16du:dateUtc="2025-10-15T18:32:00Z">
              <w:r w:rsidR="00614AC8">
                <w:t xml:space="preserve"> </w:t>
              </w:r>
            </w:ins>
          </w:p>
        </w:tc>
        <w:tc>
          <w:tcPr>
            <w:tcW w:w="858" w:type="dxa"/>
            <w:tcMar>
              <w:left w:w="58" w:type="dxa"/>
              <w:right w:w="58" w:type="dxa"/>
            </w:tcMar>
          </w:tcPr>
          <w:p w14:paraId="2729D0F2" w14:textId="77777777" w:rsidR="00BE396E" w:rsidRDefault="00BE396E" w:rsidP="00BE396E">
            <w:pPr>
              <w:pStyle w:val="TableText"/>
            </w:pPr>
            <w:r>
              <w:t>Spaces</w:t>
            </w:r>
          </w:p>
        </w:tc>
        <w:tc>
          <w:tcPr>
            <w:tcW w:w="431" w:type="dxa"/>
          </w:tcPr>
          <w:p w14:paraId="0A41A5F7" w14:textId="77777777" w:rsidR="00BE396E" w:rsidRDefault="00BE396E" w:rsidP="00BE396E">
            <w:pPr>
              <w:pStyle w:val="TableText"/>
            </w:pPr>
            <w:r>
              <w:t>-</w:t>
            </w:r>
          </w:p>
        </w:tc>
        <w:tc>
          <w:tcPr>
            <w:tcW w:w="431" w:type="dxa"/>
          </w:tcPr>
          <w:p w14:paraId="1388A43D" w14:textId="77777777" w:rsidR="00BE396E" w:rsidRDefault="00BE396E" w:rsidP="00BE396E">
            <w:pPr>
              <w:pStyle w:val="TableText"/>
            </w:pPr>
            <w:r>
              <w:t>X</w:t>
            </w:r>
          </w:p>
        </w:tc>
        <w:tc>
          <w:tcPr>
            <w:tcW w:w="432" w:type="dxa"/>
          </w:tcPr>
          <w:p w14:paraId="7C1171C7" w14:textId="77777777" w:rsidR="00BE396E" w:rsidRDefault="00BE396E" w:rsidP="00BE396E">
            <w:pPr>
              <w:pStyle w:val="TableText"/>
            </w:pPr>
            <w:r>
              <w:t>X</w:t>
            </w:r>
          </w:p>
        </w:tc>
      </w:tr>
      <w:tr w:rsidR="00BE396E" w14:paraId="17688C9B" w14:textId="77777777" w:rsidTr="003214B8">
        <w:trPr>
          <w:cantSplit/>
          <w:jc w:val="center"/>
        </w:trPr>
        <w:tc>
          <w:tcPr>
            <w:tcW w:w="802" w:type="dxa"/>
            <w:tcMar>
              <w:left w:w="58" w:type="dxa"/>
              <w:right w:w="58" w:type="dxa"/>
            </w:tcMar>
          </w:tcPr>
          <w:p w14:paraId="6C2451E3" w14:textId="77777777" w:rsidR="00BE396E" w:rsidRDefault="00BE396E" w:rsidP="00BE396E">
            <w:pPr>
              <w:pStyle w:val="TableText"/>
            </w:pPr>
            <w:r>
              <w:t>1637</w:t>
            </w:r>
          </w:p>
        </w:tc>
        <w:tc>
          <w:tcPr>
            <w:tcW w:w="2227" w:type="dxa"/>
            <w:tcMar>
              <w:left w:w="58" w:type="dxa"/>
              <w:right w:w="58" w:type="dxa"/>
            </w:tcMar>
          </w:tcPr>
          <w:p w14:paraId="48665E69" w14:textId="77777777" w:rsidR="00BE396E" w:rsidRDefault="00BE396E" w:rsidP="00BE396E">
            <w:pPr>
              <w:pStyle w:val="TableText"/>
            </w:pPr>
            <w:r>
              <w:t>SPLIT REASON CODE</w:t>
            </w:r>
          </w:p>
        </w:tc>
        <w:tc>
          <w:tcPr>
            <w:tcW w:w="2943" w:type="dxa"/>
            <w:tcMar>
              <w:left w:w="58" w:type="dxa"/>
              <w:right w:w="58" w:type="dxa"/>
            </w:tcMar>
          </w:tcPr>
          <w:p w14:paraId="1A40C02F" w14:textId="2A9B89E6" w:rsidR="00BE396E" w:rsidRDefault="00BE396E" w:rsidP="00BE396E">
            <w:pPr>
              <w:pStyle w:val="TableText"/>
            </w:pPr>
            <w:r>
              <w:t>:P:IDR-</w:t>
            </w:r>
            <w:hyperlink r:id="rId494" w:history="1">
              <w:r>
                <w:rPr>
                  <w:rStyle w:val="Hyperlink"/>
                </w:rPr>
                <w:t>U-</w:t>
              </w:r>
              <w:bookmarkStart w:id="608" w:name="_Hlt514739583"/>
              <w:r>
                <w:rPr>
                  <w:rStyle w:val="Hyperlink"/>
                </w:rPr>
                <w:t>S</w:t>
              </w:r>
              <w:bookmarkStart w:id="609" w:name="_Hlt526831277"/>
              <w:bookmarkEnd w:id="608"/>
              <w:r>
                <w:rPr>
                  <w:rStyle w:val="Hyperlink"/>
                </w:rPr>
                <w:t>P</w:t>
              </w:r>
              <w:bookmarkStart w:id="610" w:name="_Hlt517151796"/>
              <w:bookmarkEnd w:id="609"/>
              <w:r>
                <w:rPr>
                  <w:rStyle w:val="Hyperlink"/>
                </w:rPr>
                <w:t>L</w:t>
              </w:r>
              <w:bookmarkEnd w:id="610"/>
              <w:r>
                <w:rPr>
                  <w:rStyle w:val="Hyperlink"/>
                </w:rPr>
                <w:t>IT-</w:t>
              </w:r>
              <w:bookmarkStart w:id="611" w:name="_Hlt506784811"/>
              <w:r>
                <w:rPr>
                  <w:rStyle w:val="Hyperlink"/>
                </w:rPr>
                <w:t>R</w:t>
              </w:r>
              <w:bookmarkEnd w:id="611"/>
              <w:r>
                <w:rPr>
                  <w:rStyle w:val="Hyperlink"/>
                </w:rPr>
                <w:t>EASON</w:t>
              </w:r>
            </w:hyperlink>
          </w:p>
        </w:tc>
        <w:tc>
          <w:tcPr>
            <w:tcW w:w="2840" w:type="dxa"/>
            <w:tcMar>
              <w:left w:w="58" w:type="dxa"/>
              <w:right w:w="58" w:type="dxa"/>
            </w:tcMar>
          </w:tcPr>
          <w:p w14:paraId="41197CFA" w14:textId="77777777" w:rsidR="00BE396E" w:rsidRDefault="00BE396E" w:rsidP="00BE396E">
            <w:pPr>
              <w:pStyle w:val="TableText"/>
            </w:pPr>
            <w:r>
              <w:t>Split reason code</w:t>
            </w:r>
          </w:p>
          <w:p w14:paraId="09DC5B9D" w14:textId="23083538" w:rsidR="00BE396E" w:rsidRDefault="00BE396E" w:rsidP="00775C34">
            <w:pPr>
              <w:pStyle w:val="TableText"/>
            </w:pPr>
            <w:r w:rsidRPr="003522B7">
              <w:rPr>
                <w:rFonts w:cs="Arial"/>
                <w:color w:val="000000"/>
              </w:rPr>
              <w:t>The split reason code is used to indicate that the claim has been separated for processing either for a mandated split situation or replicated for internal processing situations. This indicator is at the claim level</w:t>
            </w:r>
            <w:r>
              <w:rPr>
                <w:rFonts w:cs="Arial"/>
                <w:color w:val="000000"/>
              </w:rPr>
              <w:t>.</w:t>
            </w:r>
          </w:p>
        </w:tc>
        <w:tc>
          <w:tcPr>
            <w:tcW w:w="1080" w:type="dxa"/>
            <w:tcMar>
              <w:left w:w="58" w:type="dxa"/>
              <w:right w:w="58" w:type="dxa"/>
            </w:tcMar>
          </w:tcPr>
          <w:p w14:paraId="65B352E0" w14:textId="77777777" w:rsidR="00BE396E" w:rsidRDefault="00BE396E" w:rsidP="00BE396E">
            <w:pPr>
              <w:pStyle w:val="TableText"/>
              <w:rPr>
                <w:caps/>
              </w:rPr>
            </w:pPr>
            <w:r>
              <w:rPr>
                <w:caps/>
              </w:rPr>
              <w:t>1 c</w:t>
            </w:r>
          </w:p>
        </w:tc>
        <w:tc>
          <w:tcPr>
            <w:tcW w:w="2340" w:type="dxa"/>
            <w:tcMar>
              <w:left w:w="58" w:type="dxa"/>
              <w:right w:w="58" w:type="dxa"/>
            </w:tcMar>
          </w:tcPr>
          <w:p w14:paraId="2B7F4819" w14:textId="77777777" w:rsidR="00BE396E" w:rsidRPr="00865B7A" w:rsidRDefault="00BE396E" w:rsidP="00BE396E">
            <w:pPr>
              <w:pStyle w:val="TableText"/>
            </w:pPr>
            <w:r w:rsidRPr="0042502A">
              <w:rPr>
                <w:b/>
              </w:rPr>
              <w:t>Valid Values:</w:t>
            </w:r>
          </w:p>
          <w:p w14:paraId="4CFDB010" w14:textId="3F6ACC71" w:rsidR="00BE396E" w:rsidRPr="00446682" w:rsidRDefault="00BE396E" w:rsidP="00245396">
            <w:pPr>
              <w:pStyle w:val="TableTextBullet"/>
            </w:pPr>
            <w:r w:rsidRPr="00446682">
              <w:t xml:space="preserve">G </w:t>
            </w:r>
            <w:r w:rsidR="00775C34">
              <w:t xml:space="preserve">– </w:t>
            </w:r>
            <w:r w:rsidRPr="00446682">
              <w:t>Gramm Rudmann</w:t>
            </w:r>
          </w:p>
          <w:p w14:paraId="3B582C81" w14:textId="2B3E7CB8" w:rsidR="00BE396E" w:rsidRPr="00446682" w:rsidRDefault="00BE396E" w:rsidP="00245396">
            <w:pPr>
              <w:pStyle w:val="TableTextBullet"/>
            </w:pPr>
            <w:r w:rsidRPr="00446682">
              <w:t xml:space="preserve">N </w:t>
            </w:r>
            <w:r w:rsidR="00775C34">
              <w:t xml:space="preserve">– </w:t>
            </w:r>
            <w:r w:rsidRPr="00446682">
              <w:t>Par/Non</w:t>
            </w:r>
            <w:r w:rsidR="00775C34">
              <w:t>-</w:t>
            </w:r>
            <w:r w:rsidRPr="00446682">
              <w:t>par</w:t>
            </w:r>
          </w:p>
          <w:p w14:paraId="40B030C6" w14:textId="235BEC42" w:rsidR="00BE396E" w:rsidRPr="00446682" w:rsidRDefault="00BE396E" w:rsidP="00245396">
            <w:pPr>
              <w:pStyle w:val="TableTextBullet"/>
            </w:pPr>
            <w:r w:rsidRPr="00446682">
              <w:t xml:space="preserve">O </w:t>
            </w:r>
            <w:r w:rsidR="00775C34">
              <w:t xml:space="preserve">– </w:t>
            </w:r>
            <w:r w:rsidRPr="00446682">
              <w:t>Occupational therapy</w:t>
            </w:r>
          </w:p>
          <w:p w14:paraId="424BE296" w14:textId="02DA4729" w:rsidR="00BE396E" w:rsidRPr="00446682" w:rsidRDefault="00BE396E" w:rsidP="00245396">
            <w:pPr>
              <w:pStyle w:val="TableTextBullet"/>
            </w:pPr>
            <w:r w:rsidRPr="00446682">
              <w:t xml:space="preserve">P </w:t>
            </w:r>
            <w:r w:rsidR="00775C34">
              <w:t xml:space="preserve">– </w:t>
            </w:r>
            <w:r w:rsidRPr="00446682">
              <w:t>Care Plan Oversight</w:t>
            </w:r>
          </w:p>
          <w:p w14:paraId="74407958" w14:textId="17DC1BB1" w:rsidR="00BE396E" w:rsidRPr="00446682" w:rsidRDefault="00BE396E" w:rsidP="00245396">
            <w:pPr>
              <w:pStyle w:val="TableTextBullet"/>
            </w:pPr>
            <w:r w:rsidRPr="00446682">
              <w:t xml:space="preserve">R </w:t>
            </w:r>
            <w:r w:rsidR="00775C34">
              <w:t xml:space="preserve">– </w:t>
            </w:r>
            <w:r w:rsidRPr="00446682">
              <w:t>Rejected services</w:t>
            </w:r>
          </w:p>
          <w:p w14:paraId="687C118A" w14:textId="1E0D4103" w:rsidR="00BE396E" w:rsidRPr="00446682" w:rsidRDefault="00BE396E" w:rsidP="00245396">
            <w:pPr>
              <w:pStyle w:val="TableTextBullet"/>
            </w:pPr>
            <w:r w:rsidRPr="00446682">
              <w:t xml:space="preserve">2 </w:t>
            </w:r>
            <w:r w:rsidR="00775C34">
              <w:t>– D</w:t>
            </w:r>
            <w:r w:rsidRPr="00446682">
              <w:t>ifferent years</w:t>
            </w:r>
          </w:p>
          <w:p w14:paraId="7AB9BC9C" w14:textId="74AA5FA0" w:rsidR="00BE396E" w:rsidRPr="00446682" w:rsidRDefault="00BE396E" w:rsidP="00245396">
            <w:pPr>
              <w:pStyle w:val="TableTextBullet"/>
            </w:pPr>
            <w:r w:rsidRPr="00446682">
              <w:t xml:space="preserve">3 </w:t>
            </w:r>
            <w:r w:rsidR="00775C34">
              <w:t xml:space="preserve">– </w:t>
            </w:r>
            <w:r w:rsidRPr="00446682">
              <w:t>Physical therapy</w:t>
            </w:r>
          </w:p>
          <w:p w14:paraId="4285B8F0" w14:textId="37581397" w:rsidR="00BE396E" w:rsidRPr="00446682" w:rsidRDefault="00BE396E" w:rsidP="00245396">
            <w:pPr>
              <w:pStyle w:val="TableTextBullet"/>
            </w:pPr>
            <w:r w:rsidRPr="00446682">
              <w:t xml:space="preserve">4 </w:t>
            </w:r>
            <w:r w:rsidR="00775C34">
              <w:t xml:space="preserve">– </w:t>
            </w:r>
            <w:r w:rsidRPr="00446682">
              <w:t>GHI split</w:t>
            </w:r>
          </w:p>
          <w:p w14:paraId="1F14AA3A" w14:textId="62ED147B" w:rsidR="00BE396E" w:rsidRPr="00446682" w:rsidRDefault="00BE396E" w:rsidP="00245396">
            <w:pPr>
              <w:pStyle w:val="TableTextBullet"/>
            </w:pPr>
            <w:r w:rsidRPr="00446682">
              <w:t xml:space="preserve">6 </w:t>
            </w:r>
            <w:r w:rsidR="00775C34">
              <w:t xml:space="preserve">– </w:t>
            </w:r>
            <w:r w:rsidRPr="00446682">
              <w:t>MR Duplicate Non Paid5 – 2</w:t>
            </w:r>
            <w:r w:rsidRPr="0097365E">
              <w:rPr>
                <w:vertAlign w:val="superscript"/>
              </w:rPr>
              <w:t>nd</w:t>
            </w:r>
            <w:r w:rsidRPr="00446682">
              <w:t xml:space="preserve"> opinion</w:t>
            </w:r>
          </w:p>
          <w:p w14:paraId="76D34124" w14:textId="3BC8CED3" w:rsidR="00BE396E" w:rsidRDefault="00BE396E" w:rsidP="00245396">
            <w:pPr>
              <w:pStyle w:val="TableTextBullet"/>
            </w:pPr>
            <w:r w:rsidRPr="00446682">
              <w:t xml:space="preserve">8 </w:t>
            </w:r>
            <w:r w:rsidR="00775C34">
              <w:t xml:space="preserve">– </w:t>
            </w:r>
            <w:r w:rsidRPr="00446682">
              <w:t>Kidney donor</w:t>
            </w:r>
          </w:p>
        </w:tc>
        <w:tc>
          <w:tcPr>
            <w:tcW w:w="858" w:type="dxa"/>
            <w:tcMar>
              <w:left w:w="58" w:type="dxa"/>
              <w:right w:w="58" w:type="dxa"/>
            </w:tcMar>
          </w:tcPr>
          <w:p w14:paraId="21770C9F" w14:textId="77777777" w:rsidR="00BE396E" w:rsidRDefault="00BE396E" w:rsidP="00BE396E">
            <w:pPr>
              <w:pStyle w:val="TableText"/>
            </w:pPr>
            <w:r>
              <w:t>Spaces</w:t>
            </w:r>
          </w:p>
        </w:tc>
        <w:tc>
          <w:tcPr>
            <w:tcW w:w="431" w:type="dxa"/>
          </w:tcPr>
          <w:p w14:paraId="6F2C040E" w14:textId="77777777" w:rsidR="00BE396E" w:rsidRDefault="00BE396E" w:rsidP="00BE396E">
            <w:pPr>
              <w:pStyle w:val="TableText"/>
            </w:pPr>
            <w:r>
              <w:t>-</w:t>
            </w:r>
          </w:p>
        </w:tc>
        <w:tc>
          <w:tcPr>
            <w:tcW w:w="431" w:type="dxa"/>
          </w:tcPr>
          <w:p w14:paraId="06A47431" w14:textId="77777777" w:rsidR="00BE396E" w:rsidRDefault="00BE396E" w:rsidP="00BE396E">
            <w:pPr>
              <w:pStyle w:val="TableText"/>
            </w:pPr>
            <w:r>
              <w:t>X</w:t>
            </w:r>
          </w:p>
        </w:tc>
        <w:tc>
          <w:tcPr>
            <w:tcW w:w="432" w:type="dxa"/>
          </w:tcPr>
          <w:p w14:paraId="6E0A2CE0" w14:textId="77777777" w:rsidR="00BE396E" w:rsidRDefault="00BE396E" w:rsidP="00BE396E">
            <w:pPr>
              <w:pStyle w:val="TableText"/>
            </w:pPr>
            <w:r>
              <w:t>X</w:t>
            </w:r>
          </w:p>
        </w:tc>
      </w:tr>
      <w:tr w:rsidR="00BE396E" w14:paraId="382AC004" w14:textId="77777777" w:rsidTr="003214B8">
        <w:trPr>
          <w:cantSplit/>
          <w:jc w:val="center"/>
        </w:trPr>
        <w:tc>
          <w:tcPr>
            <w:tcW w:w="802" w:type="dxa"/>
            <w:tcMar>
              <w:left w:w="58" w:type="dxa"/>
              <w:right w:w="58" w:type="dxa"/>
            </w:tcMar>
          </w:tcPr>
          <w:p w14:paraId="20E6DA45" w14:textId="65C19B74" w:rsidR="00BE396E" w:rsidRDefault="00BE396E" w:rsidP="00BE396E">
            <w:pPr>
              <w:pStyle w:val="TableText"/>
            </w:pPr>
            <w:r>
              <w:t>1638</w:t>
            </w:r>
            <w:r w:rsidR="00135F82">
              <w:t xml:space="preserve"> – </w:t>
            </w:r>
            <w:r>
              <w:t>1645</w:t>
            </w:r>
          </w:p>
        </w:tc>
        <w:tc>
          <w:tcPr>
            <w:tcW w:w="2227" w:type="dxa"/>
            <w:tcMar>
              <w:left w:w="58" w:type="dxa"/>
              <w:right w:w="58" w:type="dxa"/>
            </w:tcMar>
          </w:tcPr>
          <w:p w14:paraId="5350593D" w14:textId="77777777" w:rsidR="00BE396E" w:rsidRDefault="00BE396E" w:rsidP="00BE396E">
            <w:pPr>
              <w:pStyle w:val="TableText"/>
            </w:pPr>
            <w:r>
              <w:t>MSN RELEASE DATE</w:t>
            </w:r>
          </w:p>
        </w:tc>
        <w:tc>
          <w:tcPr>
            <w:tcW w:w="2943" w:type="dxa"/>
            <w:tcMar>
              <w:left w:w="58" w:type="dxa"/>
              <w:right w:w="58" w:type="dxa"/>
            </w:tcMar>
          </w:tcPr>
          <w:p w14:paraId="4C7C60A3" w14:textId="00DDCF22" w:rsidR="00BE396E" w:rsidRPr="00C4752B" w:rsidRDefault="00BE396E" w:rsidP="003962F0">
            <w:pPr>
              <w:pStyle w:val="TableText"/>
              <w:rPr>
                <w:lang w:val="es-US"/>
              </w:rPr>
            </w:pPr>
            <w:r w:rsidRPr="00C4752B">
              <w:rPr>
                <w:lang w:val="es-US"/>
              </w:rPr>
              <w:t>:P:IDR-</w:t>
            </w:r>
            <w:r w:rsidRPr="00C4752B">
              <w:rPr>
                <w:rFonts w:ascii="Segoe UI" w:hAnsi="Segoe UI" w:cs="Segoe UI"/>
                <w:color w:val="000000"/>
                <w:lang w:val="es-US"/>
              </w:rPr>
              <w:t>P:IDR-</w:t>
            </w:r>
            <w:hyperlink r:id="rId495" w:history="1">
              <w:r w:rsidRPr="00C4752B">
                <w:rPr>
                  <w:rStyle w:val="Hyperlink"/>
                  <w:rFonts w:ascii="Segoe UI" w:hAnsi="Segoe UI" w:cs="Segoe UI"/>
                  <w:lang w:val="es-US"/>
                </w:rPr>
                <w:t>U-MSN-NOTICE-DT</w:t>
              </w:r>
            </w:hyperlink>
          </w:p>
        </w:tc>
        <w:tc>
          <w:tcPr>
            <w:tcW w:w="2840" w:type="dxa"/>
            <w:tcMar>
              <w:left w:w="58" w:type="dxa"/>
              <w:right w:w="58" w:type="dxa"/>
            </w:tcMar>
          </w:tcPr>
          <w:p w14:paraId="5A942122" w14:textId="77777777" w:rsidR="00BE396E" w:rsidRDefault="00BE396E" w:rsidP="00BE396E">
            <w:pPr>
              <w:pStyle w:val="TableText"/>
            </w:pPr>
            <w:r>
              <w:t>Date the MSN was released to the beneficiary.</w:t>
            </w:r>
          </w:p>
          <w:p w14:paraId="7FC7FFF9" w14:textId="76B692B7" w:rsidR="00BE396E" w:rsidRDefault="00BE396E" w:rsidP="000E2798">
            <w:pPr>
              <w:pStyle w:val="TableText"/>
            </w:pPr>
            <w:r>
              <w:rPr>
                <w:rFonts w:cs="Arial"/>
              </w:rPr>
              <w:t>The MSN Release Date will display</w:t>
            </w:r>
            <w:r w:rsidRPr="00DC61DA">
              <w:rPr>
                <w:rFonts w:cs="Arial"/>
              </w:rPr>
              <w:t xml:space="preserve"> once the bene </w:t>
            </w:r>
            <w:r>
              <w:rPr>
                <w:rFonts w:cs="Arial"/>
              </w:rPr>
              <w:t xml:space="preserve">MSN </w:t>
            </w:r>
            <w:r w:rsidRPr="00DC61DA">
              <w:rPr>
                <w:rFonts w:cs="Arial"/>
              </w:rPr>
              <w:t xml:space="preserve">has been </w:t>
            </w:r>
            <w:r>
              <w:rPr>
                <w:rFonts w:cs="Arial"/>
              </w:rPr>
              <w:t>released</w:t>
            </w:r>
            <w:r w:rsidRPr="00DC61DA">
              <w:rPr>
                <w:rFonts w:cs="Arial"/>
              </w:rPr>
              <w:t xml:space="preserve">. </w:t>
            </w:r>
            <w:r>
              <w:rPr>
                <w:rFonts w:cs="Arial"/>
              </w:rPr>
              <w:t>The MSN Release Date</w:t>
            </w:r>
            <w:r w:rsidRPr="00DC61DA">
              <w:rPr>
                <w:rFonts w:cs="Arial"/>
              </w:rPr>
              <w:t xml:space="preserve"> will </w:t>
            </w:r>
            <w:r>
              <w:rPr>
                <w:rFonts w:cs="Arial"/>
              </w:rPr>
              <w:t xml:space="preserve">not display for suppressed MSNs, </w:t>
            </w:r>
            <w:r w:rsidRPr="00DC61DA">
              <w:rPr>
                <w:rFonts w:cs="Arial"/>
              </w:rPr>
              <w:t>approved to pay claims</w:t>
            </w:r>
            <w:r>
              <w:rPr>
                <w:rFonts w:cs="Arial"/>
              </w:rPr>
              <w:t>,</w:t>
            </w:r>
            <w:r w:rsidRPr="00DC61DA">
              <w:rPr>
                <w:rFonts w:cs="Arial"/>
              </w:rPr>
              <w:t xml:space="preserve"> or Phase 2.</w:t>
            </w:r>
          </w:p>
        </w:tc>
        <w:tc>
          <w:tcPr>
            <w:tcW w:w="1080" w:type="dxa"/>
            <w:tcMar>
              <w:left w:w="58" w:type="dxa"/>
              <w:right w:w="58" w:type="dxa"/>
            </w:tcMar>
          </w:tcPr>
          <w:p w14:paraId="36B3DF81" w14:textId="77777777" w:rsidR="00BE396E" w:rsidRDefault="00BE396E" w:rsidP="00BE396E">
            <w:pPr>
              <w:pStyle w:val="TableText"/>
              <w:rPr>
                <w:caps/>
              </w:rPr>
            </w:pPr>
            <w:r>
              <w:rPr>
                <w:caps/>
              </w:rPr>
              <w:t>8 N</w:t>
            </w:r>
          </w:p>
        </w:tc>
        <w:tc>
          <w:tcPr>
            <w:tcW w:w="2340" w:type="dxa"/>
            <w:tcMar>
              <w:left w:w="58" w:type="dxa"/>
              <w:right w:w="58" w:type="dxa"/>
            </w:tcMar>
          </w:tcPr>
          <w:p w14:paraId="2D922F02" w14:textId="77777777" w:rsidR="00BE396E" w:rsidRDefault="00BE396E" w:rsidP="00BE396E">
            <w:pPr>
              <w:pStyle w:val="TableText"/>
            </w:pPr>
            <w:r>
              <w:t>MMDDYYYY</w:t>
            </w:r>
          </w:p>
        </w:tc>
        <w:tc>
          <w:tcPr>
            <w:tcW w:w="858" w:type="dxa"/>
            <w:tcMar>
              <w:left w:w="58" w:type="dxa"/>
              <w:right w:w="58" w:type="dxa"/>
            </w:tcMar>
          </w:tcPr>
          <w:p w14:paraId="5C221CB8" w14:textId="77777777" w:rsidR="00BE396E" w:rsidRDefault="00BE396E" w:rsidP="00BE396E">
            <w:pPr>
              <w:pStyle w:val="TableText"/>
            </w:pPr>
            <w:r>
              <w:t>Zeros</w:t>
            </w:r>
          </w:p>
        </w:tc>
        <w:tc>
          <w:tcPr>
            <w:tcW w:w="431" w:type="dxa"/>
          </w:tcPr>
          <w:p w14:paraId="23B49324" w14:textId="77777777" w:rsidR="00BE396E" w:rsidRDefault="00BE396E" w:rsidP="00BE396E">
            <w:pPr>
              <w:pStyle w:val="TableText"/>
            </w:pPr>
            <w:r>
              <w:t>-</w:t>
            </w:r>
          </w:p>
        </w:tc>
        <w:tc>
          <w:tcPr>
            <w:tcW w:w="431" w:type="dxa"/>
          </w:tcPr>
          <w:p w14:paraId="617D8CD1" w14:textId="77777777" w:rsidR="00BE396E" w:rsidRDefault="00BE396E" w:rsidP="00BE396E">
            <w:pPr>
              <w:pStyle w:val="TableText"/>
            </w:pPr>
            <w:r>
              <w:t>-</w:t>
            </w:r>
          </w:p>
        </w:tc>
        <w:tc>
          <w:tcPr>
            <w:tcW w:w="432" w:type="dxa"/>
          </w:tcPr>
          <w:p w14:paraId="2890055E" w14:textId="77777777" w:rsidR="00BE396E" w:rsidRDefault="00BE396E" w:rsidP="00BE396E">
            <w:pPr>
              <w:pStyle w:val="TableText"/>
            </w:pPr>
            <w:r>
              <w:t>X</w:t>
            </w:r>
          </w:p>
        </w:tc>
      </w:tr>
      <w:tr w:rsidR="00BE396E" w14:paraId="64954DCA" w14:textId="77777777" w:rsidTr="003214B8">
        <w:trPr>
          <w:cantSplit/>
          <w:jc w:val="center"/>
        </w:trPr>
        <w:tc>
          <w:tcPr>
            <w:tcW w:w="802" w:type="dxa"/>
            <w:tcMar>
              <w:left w:w="58" w:type="dxa"/>
              <w:right w:w="58" w:type="dxa"/>
            </w:tcMar>
          </w:tcPr>
          <w:p w14:paraId="5B151D43" w14:textId="6CF9BE7D" w:rsidR="00BE396E" w:rsidRDefault="00BE396E" w:rsidP="00BE396E">
            <w:pPr>
              <w:pStyle w:val="TableText"/>
            </w:pPr>
            <w:r>
              <w:t>1646</w:t>
            </w:r>
            <w:r w:rsidR="00135F82">
              <w:t xml:space="preserve"> – </w:t>
            </w:r>
            <w:r>
              <w:t>1649</w:t>
            </w:r>
          </w:p>
        </w:tc>
        <w:tc>
          <w:tcPr>
            <w:tcW w:w="2227" w:type="dxa"/>
            <w:tcMar>
              <w:left w:w="58" w:type="dxa"/>
              <w:right w:w="58" w:type="dxa"/>
            </w:tcMar>
          </w:tcPr>
          <w:p w14:paraId="54107BF0" w14:textId="77777777" w:rsidR="00BE396E" w:rsidRDefault="00BE396E" w:rsidP="00BE396E">
            <w:pPr>
              <w:pStyle w:val="TableText"/>
            </w:pPr>
            <w:r>
              <w:t>SCF RULE UPDATE NUMBER (1)</w:t>
            </w:r>
          </w:p>
        </w:tc>
        <w:tc>
          <w:tcPr>
            <w:tcW w:w="2943" w:type="dxa"/>
            <w:tcMar>
              <w:left w:w="58" w:type="dxa"/>
              <w:right w:w="58" w:type="dxa"/>
            </w:tcMar>
          </w:tcPr>
          <w:p w14:paraId="176F95E9" w14:textId="777D68A4" w:rsidR="00BE396E" w:rsidRPr="00C4752B" w:rsidRDefault="00BE396E" w:rsidP="00BE396E">
            <w:pPr>
              <w:pStyle w:val="TableText"/>
              <w:rPr>
                <w:lang w:val="es-US"/>
              </w:rPr>
            </w:pPr>
            <w:r w:rsidRPr="00C4752B">
              <w:rPr>
                <w:lang w:val="es-US"/>
              </w:rPr>
              <w:t>:P:IDR-</w:t>
            </w:r>
            <w:hyperlink r:id="rId496" w:history="1">
              <w:r w:rsidRPr="00C4752B">
                <w:rPr>
                  <w:rStyle w:val="Hyperlink"/>
                  <w:lang w:val="es-US"/>
                </w:rPr>
                <w:t>U-</w:t>
              </w:r>
              <w:bookmarkStart w:id="612" w:name="_Hlt514739687"/>
              <w:r w:rsidRPr="00C4752B">
                <w:rPr>
                  <w:rStyle w:val="Hyperlink"/>
                  <w:lang w:val="es-US"/>
                </w:rPr>
                <w:t>G</w:t>
              </w:r>
              <w:bookmarkStart w:id="613" w:name="_Hlt500215415"/>
              <w:bookmarkEnd w:id="612"/>
              <w:r w:rsidRPr="00C4752B">
                <w:rPr>
                  <w:rStyle w:val="Hyperlink"/>
                  <w:lang w:val="es-US"/>
                </w:rPr>
                <w:t>D</w:t>
              </w:r>
              <w:bookmarkEnd w:id="613"/>
              <w:r w:rsidRPr="00C4752B">
                <w:rPr>
                  <w:rStyle w:val="Hyperlink"/>
                  <w:lang w:val="es-US"/>
                </w:rPr>
                <w:t>X</w:t>
              </w:r>
              <w:bookmarkStart w:id="614" w:name="_Hlt526831597"/>
              <w:r w:rsidRPr="00C4752B">
                <w:rPr>
                  <w:rStyle w:val="Hyperlink"/>
                  <w:lang w:val="es-US"/>
                </w:rPr>
                <w:t>-</w:t>
              </w:r>
              <w:bookmarkStart w:id="615" w:name="_Hlt526831668"/>
              <w:bookmarkEnd w:id="614"/>
              <w:r w:rsidRPr="00C4752B">
                <w:rPr>
                  <w:rStyle w:val="Hyperlink"/>
                  <w:lang w:val="es-US"/>
                </w:rPr>
                <w:t>R</w:t>
              </w:r>
              <w:bookmarkStart w:id="616" w:name="_Hlt28752942"/>
              <w:bookmarkEnd w:id="615"/>
              <w:r w:rsidRPr="00C4752B">
                <w:rPr>
                  <w:rStyle w:val="Hyperlink"/>
                  <w:lang w:val="es-US"/>
                </w:rPr>
                <w:t>U</w:t>
              </w:r>
              <w:bookmarkEnd w:id="616"/>
              <w:r w:rsidRPr="00C4752B">
                <w:rPr>
                  <w:rStyle w:val="Hyperlink"/>
                  <w:lang w:val="es-US"/>
                </w:rPr>
                <w:t>L</w:t>
              </w:r>
              <w:bookmarkStart w:id="617" w:name="_Hlt517151818"/>
              <w:r w:rsidRPr="00C4752B">
                <w:rPr>
                  <w:rStyle w:val="Hyperlink"/>
                  <w:lang w:val="es-US"/>
                </w:rPr>
                <w:t>E</w:t>
              </w:r>
              <w:bookmarkEnd w:id="617"/>
              <w:r w:rsidRPr="00C4752B">
                <w:rPr>
                  <w:rStyle w:val="Hyperlink"/>
                  <w:lang w:val="es-US"/>
                </w:rPr>
                <w:t>-NUM</w:t>
              </w:r>
            </w:hyperlink>
          </w:p>
        </w:tc>
        <w:tc>
          <w:tcPr>
            <w:tcW w:w="2840" w:type="dxa"/>
            <w:tcMar>
              <w:left w:w="58" w:type="dxa"/>
              <w:right w:w="58" w:type="dxa"/>
            </w:tcMar>
          </w:tcPr>
          <w:p w14:paraId="2ED6B874" w14:textId="77777777" w:rsidR="00BE396E" w:rsidRDefault="00BE396E" w:rsidP="00BE396E">
            <w:pPr>
              <w:pStyle w:val="TableText"/>
            </w:pPr>
            <w:r>
              <w:t xml:space="preserve">SCF update rule number </w:t>
            </w:r>
          </w:p>
        </w:tc>
        <w:tc>
          <w:tcPr>
            <w:tcW w:w="1080" w:type="dxa"/>
            <w:tcMar>
              <w:left w:w="58" w:type="dxa"/>
              <w:right w:w="58" w:type="dxa"/>
            </w:tcMar>
          </w:tcPr>
          <w:p w14:paraId="7E6F0571" w14:textId="77777777" w:rsidR="00BE396E" w:rsidRDefault="00BE396E" w:rsidP="00BE396E">
            <w:pPr>
              <w:pStyle w:val="TableText"/>
              <w:rPr>
                <w:caps/>
              </w:rPr>
            </w:pPr>
            <w:r>
              <w:rPr>
                <w:caps/>
              </w:rPr>
              <w:t>4 c</w:t>
            </w:r>
          </w:p>
        </w:tc>
        <w:tc>
          <w:tcPr>
            <w:tcW w:w="2340" w:type="dxa"/>
            <w:tcMar>
              <w:left w:w="58" w:type="dxa"/>
              <w:right w:w="58" w:type="dxa"/>
            </w:tcMar>
          </w:tcPr>
          <w:p w14:paraId="0430AEF3" w14:textId="77777777" w:rsidR="00BE396E" w:rsidRDefault="00BE396E" w:rsidP="00BE396E">
            <w:pPr>
              <w:pStyle w:val="TableText"/>
            </w:pPr>
            <w:r>
              <w:t>MAC</w:t>
            </w:r>
            <w:r w:rsidRPr="004C073F">
              <w:rPr>
                <w:rFonts w:cs="Arial"/>
                <w:color w:val="000000"/>
              </w:rPr>
              <w:t xml:space="preserve"> specific</w:t>
            </w:r>
          </w:p>
        </w:tc>
        <w:tc>
          <w:tcPr>
            <w:tcW w:w="858" w:type="dxa"/>
            <w:tcMar>
              <w:left w:w="58" w:type="dxa"/>
              <w:right w:w="58" w:type="dxa"/>
            </w:tcMar>
          </w:tcPr>
          <w:p w14:paraId="5AB44D28" w14:textId="77777777" w:rsidR="00BE396E" w:rsidRDefault="00BE396E" w:rsidP="00BE396E">
            <w:pPr>
              <w:pStyle w:val="TableText"/>
            </w:pPr>
            <w:r>
              <w:t>Spaces</w:t>
            </w:r>
          </w:p>
        </w:tc>
        <w:tc>
          <w:tcPr>
            <w:tcW w:w="431" w:type="dxa"/>
          </w:tcPr>
          <w:p w14:paraId="5200F02A" w14:textId="77777777" w:rsidR="00BE396E" w:rsidRDefault="00BE396E" w:rsidP="00BE396E">
            <w:pPr>
              <w:pStyle w:val="TableText"/>
            </w:pPr>
            <w:r>
              <w:t>-</w:t>
            </w:r>
          </w:p>
        </w:tc>
        <w:tc>
          <w:tcPr>
            <w:tcW w:w="431" w:type="dxa"/>
          </w:tcPr>
          <w:p w14:paraId="090A6609" w14:textId="77777777" w:rsidR="00BE396E" w:rsidRDefault="00BE396E" w:rsidP="00BE396E">
            <w:pPr>
              <w:pStyle w:val="TableText"/>
            </w:pPr>
            <w:r>
              <w:t>X</w:t>
            </w:r>
          </w:p>
        </w:tc>
        <w:tc>
          <w:tcPr>
            <w:tcW w:w="432" w:type="dxa"/>
          </w:tcPr>
          <w:p w14:paraId="6EF91486" w14:textId="77777777" w:rsidR="00BE396E" w:rsidRDefault="00BE396E" w:rsidP="00BE396E">
            <w:pPr>
              <w:pStyle w:val="TableText"/>
            </w:pPr>
            <w:r>
              <w:t>X</w:t>
            </w:r>
          </w:p>
        </w:tc>
      </w:tr>
      <w:tr w:rsidR="00BE396E" w14:paraId="195AA811" w14:textId="77777777" w:rsidTr="003214B8">
        <w:trPr>
          <w:cantSplit/>
          <w:jc w:val="center"/>
        </w:trPr>
        <w:tc>
          <w:tcPr>
            <w:tcW w:w="802" w:type="dxa"/>
            <w:tcMar>
              <w:left w:w="58" w:type="dxa"/>
              <w:right w:w="58" w:type="dxa"/>
            </w:tcMar>
          </w:tcPr>
          <w:p w14:paraId="4ED63AFD" w14:textId="5D42875E" w:rsidR="00BE396E" w:rsidRDefault="00BE396E" w:rsidP="00BE396E">
            <w:pPr>
              <w:pStyle w:val="TableText"/>
            </w:pPr>
            <w:r>
              <w:t>1650</w:t>
            </w:r>
            <w:r w:rsidR="00135F82">
              <w:t xml:space="preserve"> – </w:t>
            </w:r>
            <w:r>
              <w:t>1657</w:t>
            </w:r>
          </w:p>
        </w:tc>
        <w:tc>
          <w:tcPr>
            <w:tcW w:w="2227" w:type="dxa"/>
            <w:tcMar>
              <w:left w:w="58" w:type="dxa"/>
              <w:right w:w="58" w:type="dxa"/>
            </w:tcMar>
          </w:tcPr>
          <w:p w14:paraId="0BA1D860" w14:textId="77777777" w:rsidR="00BE396E" w:rsidRDefault="00BE396E" w:rsidP="00BE396E">
            <w:pPr>
              <w:pStyle w:val="TableText"/>
            </w:pPr>
            <w:r>
              <w:t>DATE SCF UPDATE RULE APPLIED (1)</w:t>
            </w:r>
          </w:p>
        </w:tc>
        <w:tc>
          <w:tcPr>
            <w:tcW w:w="2943" w:type="dxa"/>
            <w:tcMar>
              <w:left w:w="58" w:type="dxa"/>
              <w:right w:w="58" w:type="dxa"/>
            </w:tcMar>
          </w:tcPr>
          <w:p w14:paraId="5AF693E5" w14:textId="08CB3176" w:rsidR="00BE396E" w:rsidRDefault="00BE396E" w:rsidP="00BE396E">
            <w:pPr>
              <w:pStyle w:val="TableText"/>
            </w:pPr>
            <w:r>
              <w:t>:P:IDR-</w:t>
            </w:r>
            <w:bookmarkStart w:id="618" w:name="_Hlt526831694"/>
            <w:r>
              <w:fldChar w:fldCharType="begin"/>
            </w:r>
            <w:r w:rsidR="005C3A60">
              <w:instrText>HYPERLINK "..\\..\\DataDictionary\\COBOL\\U\\U-GDX-RULE-DATE.docx"</w:instrText>
            </w:r>
            <w:r>
              <w:fldChar w:fldCharType="separate"/>
            </w:r>
            <w:r>
              <w:rPr>
                <w:rStyle w:val="Hyperlink"/>
              </w:rPr>
              <w:t>U</w:t>
            </w:r>
            <w:bookmarkStart w:id="619" w:name="_Hlt514739726"/>
            <w:r>
              <w:rPr>
                <w:rStyle w:val="Hyperlink"/>
              </w:rPr>
              <w:t>-</w:t>
            </w:r>
            <w:bookmarkStart w:id="620" w:name="_Hlt500215425"/>
            <w:bookmarkEnd w:id="619"/>
            <w:r>
              <w:rPr>
                <w:rStyle w:val="Hyperlink"/>
              </w:rPr>
              <w:t>G</w:t>
            </w:r>
            <w:bookmarkEnd w:id="620"/>
            <w:r>
              <w:rPr>
                <w:rStyle w:val="Hyperlink"/>
              </w:rPr>
              <w:t>D</w:t>
            </w:r>
            <w:bookmarkStart w:id="621" w:name="_Hlt526831654"/>
            <w:r>
              <w:rPr>
                <w:rStyle w:val="Hyperlink"/>
              </w:rPr>
              <w:t>X</w:t>
            </w:r>
            <w:bookmarkEnd w:id="621"/>
            <w:r>
              <w:rPr>
                <w:rStyle w:val="Hyperlink"/>
              </w:rPr>
              <w:t>-</w:t>
            </w:r>
            <w:bookmarkStart w:id="622" w:name="_Hlt12246184"/>
            <w:r>
              <w:rPr>
                <w:rStyle w:val="Hyperlink"/>
              </w:rPr>
              <w:t>R</w:t>
            </w:r>
            <w:bookmarkStart w:id="623" w:name="_Hlt517151822"/>
            <w:bookmarkEnd w:id="622"/>
            <w:r>
              <w:rPr>
                <w:rStyle w:val="Hyperlink"/>
              </w:rPr>
              <w:t>U</w:t>
            </w:r>
            <w:bookmarkEnd w:id="623"/>
            <w:r>
              <w:rPr>
                <w:rStyle w:val="Hyperlink"/>
              </w:rPr>
              <w:t>LE-</w:t>
            </w:r>
            <w:bookmarkStart w:id="624" w:name="_Hlt506784703"/>
            <w:r>
              <w:rPr>
                <w:rStyle w:val="Hyperlink"/>
              </w:rPr>
              <w:t>D</w:t>
            </w:r>
            <w:bookmarkEnd w:id="624"/>
            <w:r>
              <w:rPr>
                <w:rStyle w:val="Hyperlink"/>
              </w:rPr>
              <w:t>ATE</w:t>
            </w:r>
            <w:r>
              <w:fldChar w:fldCharType="end"/>
            </w:r>
            <w:bookmarkEnd w:id="618"/>
          </w:p>
        </w:tc>
        <w:tc>
          <w:tcPr>
            <w:tcW w:w="2840" w:type="dxa"/>
            <w:tcMar>
              <w:left w:w="58" w:type="dxa"/>
              <w:right w:w="58" w:type="dxa"/>
            </w:tcMar>
          </w:tcPr>
          <w:p w14:paraId="40949ACC" w14:textId="77777777" w:rsidR="00BE396E" w:rsidRDefault="00BE396E" w:rsidP="00BE396E">
            <w:pPr>
              <w:pStyle w:val="TableText"/>
            </w:pPr>
            <w:r w:rsidRPr="00A9603C">
              <w:rPr>
                <w:rFonts w:cs="Arial"/>
                <w:color w:val="000000"/>
              </w:rPr>
              <w:t>SCF update rule number -Date the SCF update rule was applied</w:t>
            </w:r>
            <w:r>
              <w:rPr>
                <w:rFonts w:cs="Arial"/>
                <w:color w:val="000000"/>
              </w:rPr>
              <w:t>.</w:t>
            </w:r>
          </w:p>
        </w:tc>
        <w:tc>
          <w:tcPr>
            <w:tcW w:w="1080" w:type="dxa"/>
            <w:tcMar>
              <w:left w:w="58" w:type="dxa"/>
              <w:right w:w="58" w:type="dxa"/>
            </w:tcMar>
          </w:tcPr>
          <w:p w14:paraId="20035F73" w14:textId="77777777" w:rsidR="00BE396E" w:rsidRDefault="00BE396E" w:rsidP="00BE396E">
            <w:pPr>
              <w:pStyle w:val="TableText"/>
              <w:rPr>
                <w:caps/>
              </w:rPr>
            </w:pPr>
            <w:r>
              <w:rPr>
                <w:caps/>
              </w:rPr>
              <w:t>8 n</w:t>
            </w:r>
          </w:p>
        </w:tc>
        <w:tc>
          <w:tcPr>
            <w:tcW w:w="2340" w:type="dxa"/>
            <w:tcMar>
              <w:left w:w="58" w:type="dxa"/>
              <w:right w:w="58" w:type="dxa"/>
            </w:tcMar>
          </w:tcPr>
          <w:p w14:paraId="3C71825D" w14:textId="77777777" w:rsidR="00BE396E" w:rsidRDefault="00BE396E" w:rsidP="00BE396E">
            <w:pPr>
              <w:pStyle w:val="TableText"/>
            </w:pPr>
            <w:r>
              <w:t>MMDDYYYY</w:t>
            </w:r>
          </w:p>
        </w:tc>
        <w:tc>
          <w:tcPr>
            <w:tcW w:w="858" w:type="dxa"/>
            <w:tcMar>
              <w:left w:w="58" w:type="dxa"/>
              <w:right w:w="58" w:type="dxa"/>
            </w:tcMar>
          </w:tcPr>
          <w:p w14:paraId="69A2FD7A" w14:textId="77777777" w:rsidR="00BE396E" w:rsidRDefault="00BE396E" w:rsidP="00BE396E">
            <w:pPr>
              <w:pStyle w:val="TableText"/>
            </w:pPr>
            <w:r>
              <w:t>Zeros</w:t>
            </w:r>
          </w:p>
        </w:tc>
        <w:tc>
          <w:tcPr>
            <w:tcW w:w="431" w:type="dxa"/>
          </w:tcPr>
          <w:p w14:paraId="2CE32D67" w14:textId="77777777" w:rsidR="00BE396E" w:rsidRDefault="00BE396E" w:rsidP="00BE396E">
            <w:pPr>
              <w:pStyle w:val="TableText"/>
            </w:pPr>
            <w:r>
              <w:t>-</w:t>
            </w:r>
          </w:p>
        </w:tc>
        <w:tc>
          <w:tcPr>
            <w:tcW w:w="431" w:type="dxa"/>
          </w:tcPr>
          <w:p w14:paraId="22519A77" w14:textId="77777777" w:rsidR="00BE396E" w:rsidRDefault="00BE396E" w:rsidP="00BE396E">
            <w:pPr>
              <w:pStyle w:val="TableText"/>
            </w:pPr>
            <w:r>
              <w:t>X</w:t>
            </w:r>
          </w:p>
        </w:tc>
        <w:tc>
          <w:tcPr>
            <w:tcW w:w="432" w:type="dxa"/>
          </w:tcPr>
          <w:p w14:paraId="2F9F9D1A" w14:textId="77777777" w:rsidR="00BE396E" w:rsidRDefault="00BE396E" w:rsidP="00BE396E">
            <w:pPr>
              <w:pStyle w:val="TableText"/>
            </w:pPr>
            <w:r>
              <w:t>X</w:t>
            </w:r>
          </w:p>
        </w:tc>
      </w:tr>
      <w:tr w:rsidR="00BE396E" w14:paraId="168A8A7B" w14:textId="77777777" w:rsidTr="003214B8">
        <w:trPr>
          <w:cantSplit/>
          <w:jc w:val="center"/>
        </w:trPr>
        <w:tc>
          <w:tcPr>
            <w:tcW w:w="802" w:type="dxa"/>
            <w:tcMar>
              <w:left w:w="58" w:type="dxa"/>
              <w:right w:w="58" w:type="dxa"/>
            </w:tcMar>
          </w:tcPr>
          <w:p w14:paraId="45EE61CD" w14:textId="07D779FC" w:rsidR="00BE396E" w:rsidRDefault="00BE396E" w:rsidP="00BE396E">
            <w:pPr>
              <w:pStyle w:val="TableText"/>
            </w:pPr>
            <w:r>
              <w:t>1658</w:t>
            </w:r>
            <w:r w:rsidR="00135F82">
              <w:t xml:space="preserve"> – </w:t>
            </w:r>
            <w:r>
              <w:t>1661</w:t>
            </w:r>
          </w:p>
        </w:tc>
        <w:tc>
          <w:tcPr>
            <w:tcW w:w="2227" w:type="dxa"/>
            <w:tcMar>
              <w:left w:w="58" w:type="dxa"/>
              <w:right w:w="58" w:type="dxa"/>
            </w:tcMar>
          </w:tcPr>
          <w:p w14:paraId="652AD634" w14:textId="77777777" w:rsidR="00BE396E" w:rsidRDefault="00BE396E" w:rsidP="00BE396E">
            <w:pPr>
              <w:pStyle w:val="TableText"/>
            </w:pPr>
            <w:r>
              <w:t>SCF RULE UPDATE NUMBER (2)</w:t>
            </w:r>
          </w:p>
        </w:tc>
        <w:tc>
          <w:tcPr>
            <w:tcW w:w="2943" w:type="dxa"/>
            <w:tcMar>
              <w:left w:w="58" w:type="dxa"/>
              <w:right w:w="58" w:type="dxa"/>
            </w:tcMar>
          </w:tcPr>
          <w:p w14:paraId="376875D6" w14:textId="72436AAE" w:rsidR="00BE396E" w:rsidRPr="00C4752B" w:rsidRDefault="00BE396E" w:rsidP="00BE396E">
            <w:pPr>
              <w:pStyle w:val="TableText"/>
              <w:rPr>
                <w:lang w:val="es-US"/>
              </w:rPr>
            </w:pPr>
            <w:r w:rsidRPr="00C4752B">
              <w:rPr>
                <w:lang w:val="es-US"/>
              </w:rPr>
              <w:t>:P:IDR-</w:t>
            </w:r>
            <w:hyperlink r:id="rId497" w:history="1">
              <w:r w:rsidRPr="00C4752B">
                <w:rPr>
                  <w:rStyle w:val="Hyperlink"/>
                  <w:lang w:val="es-US"/>
                </w:rPr>
                <w:t>U-GDX-RULE-NUM</w:t>
              </w:r>
            </w:hyperlink>
          </w:p>
        </w:tc>
        <w:tc>
          <w:tcPr>
            <w:tcW w:w="2840" w:type="dxa"/>
            <w:tcMar>
              <w:left w:w="58" w:type="dxa"/>
              <w:right w:w="58" w:type="dxa"/>
            </w:tcMar>
          </w:tcPr>
          <w:p w14:paraId="3D7D70A1" w14:textId="77777777" w:rsidR="00BE396E" w:rsidRDefault="00BE396E" w:rsidP="00BE396E">
            <w:pPr>
              <w:pStyle w:val="TableText"/>
            </w:pPr>
            <w:r>
              <w:t xml:space="preserve">SCF update rule number </w:t>
            </w:r>
          </w:p>
        </w:tc>
        <w:tc>
          <w:tcPr>
            <w:tcW w:w="1080" w:type="dxa"/>
            <w:tcMar>
              <w:left w:w="58" w:type="dxa"/>
              <w:right w:w="58" w:type="dxa"/>
            </w:tcMar>
          </w:tcPr>
          <w:p w14:paraId="10569AD2" w14:textId="77777777" w:rsidR="00BE396E" w:rsidRDefault="00BE396E" w:rsidP="00BE396E">
            <w:pPr>
              <w:pStyle w:val="TableText"/>
              <w:rPr>
                <w:caps/>
              </w:rPr>
            </w:pPr>
            <w:r>
              <w:rPr>
                <w:caps/>
              </w:rPr>
              <w:t>4 c</w:t>
            </w:r>
          </w:p>
        </w:tc>
        <w:tc>
          <w:tcPr>
            <w:tcW w:w="2340" w:type="dxa"/>
            <w:tcMar>
              <w:left w:w="58" w:type="dxa"/>
              <w:right w:w="58" w:type="dxa"/>
            </w:tcMar>
          </w:tcPr>
          <w:p w14:paraId="657E24F5" w14:textId="77777777" w:rsidR="00BE396E" w:rsidRDefault="00BE396E" w:rsidP="00BE396E">
            <w:pPr>
              <w:pStyle w:val="TableText"/>
            </w:pPr>
            <w:r>
              <w:t>MAC</w:t>
            </w:r>
            <w:r w:rsidRPr="004C073F">
              <w:rPr>
                <w:rFonts w:cs="Arial"/>
                <w:color w:val="000000"/>
              </w:rPr>
              <w:t xml:space="preserve"> specific</w:t>
            </w:r>
          </w:p>
        </w:tc>
        <w:tc>
          <w:tcPr>
            <w:tcW w:w="858" w:type="dxa"/>
            <w:tcMar>
              <w:left w:w="58" w:type="dxa"/>
              <w:right w:w="58" w:type="dxa"/>
            </w:tcMar>
          </w:tcPr>
          <w:p w14:paraId="335CAD76" w14:textId="77777777" w:rsidR="00BE396E" w:rsidRDefault="00BE396E" w:rsidP="00BE396E">
            <w:pPr>
              <w:pStyle w:val="TableText"/>
            </w:pPr>
            <w:r>
              <w:t>Spaces</w:t>
            </w:r>
          </w:p>
        </w:tc>
        <w:tc>
          <w:tcPr>
            <w:tcW w:w="431" w:type="dxa"/>
          </w:tcPr>
          <w:p w14:paraId="05775546" w14:textId="77777777" w:rsidR="00BE396E" w:rsidRDefault="00BE396E" w:rsidP="00BE396E">
            <w:pPr>
              <w:pStyle w:val="TableText"/>
            </w:pPr>
            <w:r>
              <w:t>-</w:t>
            </w:r>
          </w:p>
        </w:tc>
        <w:tc>
          <w:tcPr>
            <w:tcW w:w="431" w:type="dxa"/>
          </w:tcPr>
          <w:p w14:paraId="4E0F03E5" w14:textId="77777777" w:rsidR="00BE396E" w:rsidRDefault="00BE396E" w:rsidP="00BE396E">
            <w:pPr>
              <w:pStyle w:val="TableText"/>
            </w:pPr>
            <w:r>
              <w:t>X</w:t>
            </w:r>
          </w:p>
        </w:tc>
        <w:tc>
          <w:tcPr>
            <w:tcW w:w="432" w:type="dxa"/>
          </w:tcPr>
          <w:p w14:paraId="31153B23" w14:textId="77777777" w:rsidR="00BE396E" w:rsidRDefault="00BE396E" w:rsidP="00BE396E">
            <w:pPr>
              <w:pStyle w:val="TableText"/>
            </w:pPr>
            <w:r>
              <w:t>X</w:t>
            </w:r>
          </w:p>
        </w:tc>
      </w:tr>
      <w:tr w:rsidR="00BE396E" w14:paraId="603EC857" w14:textId="77777777" w:rsidTr="003214B8">
        <w:trPr>
          <w:cantSplit/>
          <w:jc w:val="center"/>
        </w:trPr>
        <w:tc>
          <w:tcPr>
            <w:tcW w:w="802" w:type="dxa"/>
            <w:tcMar>
              <w:left w:w="58" w:type="dxa"/>
              <w:right w:w="58" w:type="dxa"/>
            </w:tcMar>
          </w:tcPr>
          <w:p w14:paraId="5BEF3F36" w14:textId="7E4ACB71" w:rsidR="00BE396E" w:rsidRDefault="00BE396E" w:rsidP="00BE396E">
            <w:pPr>
              <w:pStyle w:val="TableText"/>
            </w:pPr>
            <w:r>
              <w:t>1662</w:t>
            </w:r>
            <w:r w:rsidR="00135F82">
              <w:t xml:space="preserve"> – </w:t>
            </w:r>
            <w:r>
              <w:t>1669</w:t>
            </w:r>
          </w:p>
        </w:tc>
        <w:tc>
          <w:tcPr>
            <w:tcW w:w="2227" w:type="dxa"/>
            <w:tcMar>
              <w:left w:w="58" w:type="dxa"/>
              <w:right w:w="58" w:type="dxa"/>
            </w:tcMar>
          </w:tcPr>
          <w:p w14:paraId="0458F31B" w14:textId="77777777" w:rsidR="00BE396E" w:rsidRDefault="00BE396E" w:rsidP="00BE396E">
            <w:pPr>
              <w:pStyle w:val="TableText"/>
            </w:pPr>
            <w:r>
              <w:t>DATE SCF UPDATE RULE APPLIED (2)</w:t>
            </w:r>
          </w:p>
        </w:tc>
        <w:tc>
          <w:tcPr>
            <w:tcW w:w="2943" w:type="dxa"/>
            <w:tcMar>
              <w:left w:w="58" w:type="dxa"/>
              <w:right w:w="58" w:type="dxa"/>
            </w:tcMar>
          </w:tcPr>
          <w:p w14:paraId="63730948" w14:textId="55B2E7E0" w:rsidR="00BE396E" w:rsidRDefault="00BE396E" w:rsidP="00BE396E">
            <w:pPr>
              <w:pStyle w:val="TableText"/>
            </w:pPr>
            <w:r>
              <w:t>:P:IDR-</w:t>
            </w:r>
            <w:hyperlink r:id="rId498" w:history="1">
              <w:r>
                <w:rPr>
                  <w:rStyle w:val="Hyperlink"/>
                </w:rPr>
                <w:t>U-GDX-RULE-DATE</w:t>
              </w:r>
            </w:hyperlink>
          </w:p>
        </w:tc>
        <w:tc>
          <w:tcPr>
            <w:tcW w:w="2840" w:type="dxa"/>
            <w:tcMar>
              <w:left w:w="58" w:type="dxa"/>
              <w:right w:w="58" w:type="dxa"/>
            </w:tcMar>
          </w:tcPr>
          <w:p w14:paraId="4F37EB05" w14:textId="77777777" w:rsidR="00BE396E" w:rsidRDefault="00BE396E" w:rsidP="00BE396E">
            <w:pPr>
              <w:pStyle w:val="TableText"/>
              <w:rPr>
                <w:rFonts w:cs="Arial"/>
                <w:color w:val="000000"/>
              </w:rPr>
            </w:pPr>
            <w:r w:rsidRPr="00A9603C">
              <w:rPr>
                <w:rFonts w:cs="Arial"/>
                <w:color w:val="000000"/>
              </w:rPr>
              <w:t>SCF update rule number</w:t>
            </w:r>
          </w:p>
          <w:p w14:paraId="2F3FECD1" w14:textId="77777777" w:rsidR="00BE396E" w:rsidRDefault="00BE396E" w:rsidP="00BE396E">
            <w:pPr>
              <w:pStyle w:val="TableText"/>
            </w:pPr>
            <w:r w:rsidRPr="00A9603C">
              <w:rPr>
                <w:rFonts w:cs="Arial"/>
                <w:color w:val="000000"/>
              </w:rPr>
              <w:t>Date the SCF update rule was applied.</w:t>
            </w:r>
          </w:p>
        </w:tc>
        <w:tc>
          <w:tcPr>
            <w:tcW w:w="1080" w:type="dxa"/>
            <w:tcMar>
              <w:left w:w="58" w:type="dxa"/>
              <w:right w:w="58" w:type="dxa"/>
            </w:tcMar>
          </w:tcPr>
          <w:p w14:paraId="426CEB23" w14:textId="77777777" w:rsidR="00BE396E" w:rsidRDefault="00BE396E" w:rsidP="00BE396E">
            <w:pPr>
              <w:pStyle w:val="TableText"/>
              <w:rPr>
                <w:caps/>
              </w:rPr>
            </w:pPr>
            <w:r>
              <w:rPr>
                <w:caps/>
              </w:rPr>
              <w:t>8 n</w:t>
            </w:r>
          </w:p>
        </w:tc>
        <w:tc>
          <w:tcPr>
            <w:tcW w:w="2340" w:type="dxa"/>
            <w:tcMar>
              <w:left w:w="58" w:type="dxa"/>
              <w:right w:w="58" w:type="dxa"/>
            </w:tcMar>
          </w:tcPr>
          <w:p w14:paraId="6785760E" w14:textId="77777777" w:rsidR="00BE396E" w:rsidRDefault="00BE396E" w:rsidP="00BE396E">
            <w:pPr>
              <w:pStyle w:val="TableText"/>
            </w:pPr>
            <w:r>
              <w:t>MMDDYYYY</w:t>
            </w:r>
          </w:p>
        </w:tc>
        <w:tc>
          <w:tcPr>
            <w:tcW w:w="858" w:type="dxa"/>
            <w:tcMar>
              <w:left w:w="58" w:type="dxa"/>
              <w:right w:w="58" w:type="dxa"/>
            </w:tcMar>
          </w:tcPr>
          <w:p w14:paraId="060ED6D9" w14:textId="77777777" w:rsidR="00BE396E" w:rsidRDefault="00BE396E" w:rsidP="00BE396E">
            <w:pPr>
              <w:pStyle w:val="TableText"/>
            </w:pPr>
            <w:r>
              <w:t>Zeros</w:t>
            </w:r>
          </w:p>
        </w:tc>
        <w:tc>
          <w:tcPr>
            <w:tcW w:w="431" w:type="dxa"/>
          </w:tcPr>
          <w:p w14:paraId="0254FB8F" w14:textId="77777777" w:rsidR="00BE396E" w:rsidRDefault="00BE396E" w:rsidP="00BE396E">
            <w:pPr>
              <w:pStyle w:val="TableText"/>
            </w:pPr>
            <w:r>
              <w:t>-</w:t>
            </w:r>
          </w:p>
        </w:tc>
        <w:tc>
          <w:tcPr>
            <w:tcW w:w="431" w:type="dxa"/>
          </w:tcPr>
          <w:p w14:paraId="11433D52" w14:textId="77777777" w:rsidR="00BE396E" w:rsidRDefault="00BE396E" w:rsidP="00BE396E">
            <w:pPr>
              <w:pStyle w:val="TableText"/>
            </w:pPr>
            <w:r>
              <w:t>X</w:t>
            </w:r>
          </w:p>
        </w:tc>
        <w:tc>
          <w:tcPr>
            <w:tcW w:w="432" w:type="dxa"/>
          </w:tcPr>
          <w:p w14:paraId="5B943840" w14:textId="77777777" w:rsidR="00BE396E" w:rsidRDefault="00BE396E" w:rsidP="00BE396E">
            <w:pPr>
              <w:pStyle w:val="TableText"/>
            </w:pPr>
            <w:r>
              <w:t>X</w:t>
            </w:r>
          </w:p>
        </w:tc>
      </w:tr>
      <w:tr w:rsidR="00BE396E" w14:paraId="14BFE5B5" w14:textId="77777777" w:rsidTr="003214B8">
        <w:trPr>
          <w:cantSplit/>
          <w:jc w:val="center"/>
        </w:trPr>
        <w:tc>
          <w:tcPr>
            <w:tcW w:w="802" w:type="dxa"/>
            <w:tcMar>
              <w:left w:w="58" w:type="dxa"/>
              <w:right w:w="58" w:type="dxa"/>
            </w:tcMar>
          </w:tcPr>
          <w:p w14:paraId="63988A52" w14:textId="3C1444D8" w:rsidR="00BE396E" w:rsidRDefault="00BE396E" w:rsidP="00BE396E">
            <w:pPr>
              <w:pStyle w:val="TableText"/>
            </w:pPr>
            <w:r>
              <w:t>1670</w:t>
            </w:r>
            <w:r w:rsidR="00135F82">
              <w:t xml:space="preserve"> – </w:t>
            </w:r>
            <w:r>
              <w:t>1673</w:t>
            </w:r>
          </w:p>
        </w:tc>
        <w:tc>
          <w:tcPr>
            <w:tcW w:w="2227" w:type="dxa"/>
            <w:tcMar>
              <w:left w:w="58" w:type="dxa"/>
              <w:right w:w="58" w:type="dxa"/>
            </w:tcMar>
          </w:tcPr>
          <w:p w14:paraId="6DFF4806" w14:textId="77777777" w:rsidR="00BE396E" w:rsidRDefault="00BE396E" w:rsidP="00BE396E">
            <w:pPr>
              <w:pStyle w:val="TableText"/>
            </w:pPr>
            <w:r>
              <w:t>SCF RULE UPDATE NUMBER (3)</w:t>
            </w:r>
          </w:p>
        </w:tc>
        <w:tc>
          <w:tcPr>
            <w:tcW w:w="2943" w:type="dxa"/>
            <w:tcMar>
              <w:left w:w="58" w:type="dxa"/>
              <w:right w:w="58" w:type="dxa"/>
            </w:tcMar>
          </w:tcPr>
          <w:p w14:paraId="757AFF05" w14:textId="1982435E" w:rsidR="00BE396E" w:rsidRPr="00C4752B" w:rsidRDefault="00BE396E" w:rsidP="00BE396E">
            <w:pPr>
              <w:pStyle w:val="TableText"/>
              <w:rPr>
                <w:lang w:val="es-US"/>
              </w:rPr>
            </w:pPr>
            <w:r w:rsidRPr="00C4752B">
              <w:rPr>
                <w:lang w:val="es-US"/>
              </w:rPr>
              <w:t>:P:IDR-</w:t>
            </w:r>
            <w:hyperlink r:id="rId499" w:history="1">
              <w:r w:rsidRPr="00C4752B">
                <w:rPr>
                  <w:rStyle w:val="Hyperlink"/>
                  <w:lang w:val="es-US"/>
                </w:rPr>
                <w:t>U-GDX-RULE-NUM</w:t>
              </w:r>
            </w:hyperlink>
          </w:p>
        </w:tc>
        <w:tc>
          <w:tcPr>
            <w:tcW w:w="2840" w:type="dxa"/>
            <w:tcMar>
              <w:left w:w="58" w:type="dxa"/>
              <w:right w:w="58" w:type="dxa"/>
            </w:tcMar>
          </w:tcPr>
          <w:p w14:paraId="0A9651F0" w14:textId="77777777" w:rsidR="00BE396E" w:rsidRDefault="00BE396E" w:rsidP="00BE396E">
            <w:pPr>
              <w:pStyle w:val="TableText"/>
            </w:pPr>
            <w:r>
              <w:t xml:space="preserve">SCF update rule number </w:t>
            </w:r>
          </w:p>
        </w:tc>
        <w:tc>
          <w:tcPr>
            <w:tcW w:w="1080" w:type="dxa"/>
            <w:tcMar>
              <w:left w:w="58" w:type="dxa"/>
              <w:right w:w="58" w:type="dxa"/>
            </w:tcMar>
          </w:tcPr>
          <w:p w14:paraId="43D2260D" w14:textId="77777777" w:rsidR="00BE396E" w:rsidRDefault="00BE396E" w:rsidP="00BE396E">
            <w:pPr>
              <w:pStyle w:val="TableText"/>
              <w:rPr>
                <w:caps/>
              </w:rPr>
            </w:pPr>
            <w:r>
              <w:rPr>
                <w:caps/>
              </w:rPr>
              <w:t>4 c</w:t>
            </w:r>
          </w:p>
        </w:tc>
        <w:tc>
          <w:tcPr>
            <w:tcW w:w="2340" w:type="dxa"/>
            <w:tcMar>
              <w:left w:w="58" w:type="dxa"/>
              <w:right w:w="58" w:type="dxa"/>
            </w:tcMar>
          </w:tcPr>
          <w:p w14:paraId="700A8D99" w14:textId="77777777" w:rsidR="00BE396E" w:rsidRDefault="00BE396E" w:rsidP="00BE396E">
            <w:pPr>
              <w:pStyle w:val="TableText"/>
            </w:pPr>
            <w:r>
              <w:t>MAC</w:t>
            </w:r>
            <w:r w:rsidRPr="004C073F">
              <w:rPr>
                <w:rFonts w:cs="Arial"/>
                <w:color w:val="000000"/>
              </w:rPr>
              <w:t xml:space="preserve"> specific</w:t>
            </w:r>
          </w:p>
        </w:tc>
        <w:tc>
          <w:tcPr>
            <w:tcW w:w="858" w:type="dxa"/>
            <w:tcMar>
              <w:left w:w="58" w:type="dxa"/>
              <w:right w:w="58" w:type="dxa"/>
            </w:tcMar>
          </w:tcPr>
          <w:p w14:paraId="5FE70E5B" w14:textId="77777777" w:rsidR="00BE396E" w:rsidRDefault="00BE396E" w:rsidP="00BE396E">
            <w:pPr>
              <w:pStyle w:val="TableText"/>
            </w:pPr>
            <w:r>
              <w:t>Spaces</w:t>
            </w:r>
          </w:p>
        </w:tc>
        <w:tc>
          <w:tcPr>
            <w:tcW w:w="431" w:type="dxa"/>
          </w:tcPr>
          <w:p w14:paraId="3E1EA8ED" w14:textId="77777777" w:rsidR="00BE396E" w:rsidRDefault="00BE396E" w:rsidP="00BE396E">
            <w:pPr>
              <w:pStyle w:val="TableText"/>
            </w:pPr>
            <w:r>
              <w:t>-</w:t>
            </w:r>
          </w:p>
        </w:tc>
        <w:tc>
          <w:tcPr>
            <w:tcW w:w="431" w:type="dxa"/>
          </w:tcPr>
          <w:p w14:paraId="39436D35" w14:textId="77777777" w:rsidR="00BE396E" w:rsidRDefault="00BE396E" w:rsidP="00BE396E">
            <w:pPr>
              <w:pStyle w:val="TableText"/>
            </w:pPr>
            <w:r>
              <w:t>X</w:t>
            </w:r>
          </w:p>
        </w:tc>
        <w:tc>
          <w:tcPr>
            <w:tcW w:w="432" w:type="dxa"/>
          </w:tcPr>
          <w:p w14:paraId="6AC14D50" w14:textId="77777777" w:rsidR="00BE396E" w:rsidRDefault="00BE396E" w:rsidP="00BE396E">
            <w:pPr>
              <w:pStyle w:val="TableText"/>
            </w:pPr>
            <w:r>
              <w:t>X</w:t>
            </w:r>
          </w:p>
        </w:tc>
      </w:tr>
      <w:tr w:rsidR="00BE396E" w14:paraId="7BF77393" w14:textId="77777777" w:rsidTr="003214B8">
        <w:trPr>
          <w:cantSplit/>
          <w:jc w:val="center"/>
        </w:trPr>
        <w:tc>
          <w:tcPr>
            <w:tcW w:w="802" w:type="dxa"/>
            <w:tcMar>
              <w:left w:w="58" w:type="dxa"/>
              <w:right w:w="58" w:type="dxa"/>
            </w:tcMar>
          </w:tcPr>
          <w:p w14:paraId="20DC1CF5" w14:textId="0D751593" w:rsidR="00BE396E" w:rsidRDefault="00BE396E" w:rsidP="00BE396E">
            <w:pPr>
              <w:pStyle w:val="TableText"/>
            </w:pPr>
            <w:r>
              <w:t>1674</w:t>
            </w:r>
            <w:r w:rsidR="00135F82">
              <w:t xml:space="preserve"> – </w:t>
            </w:r>
            <w:r>
              <w:t>1681</w:t>
            </w:r>
          </w:p>
        </w:tc>
        <w:tc>
          <w:tcPr>
            <w:tcW w:w="2227" w:type="dxa"/>
            <w:tcMar>
              <w:left w:w="58" w:type="dxa"/>
              <w:right w:w="58" w:type="dxa"/>
            </w:tcMar>
          </w:tcPr>
          <w:p w14:paraId="374FB26E" w14:textId="77777777" w:rsidR="00BE396E" w:rsidRDefault="00BE396E" w:rsidP="00BE396E">
            <w:pPr>
              <w:pStyle w:val="TableText"/>
            </w:pPr>
            <w:r>
              <w:t>DATE SCF UPDATE RULE APPLIED (3)</w:t>
            </w:r>
          </w:p>
        </w:tc>
        <w:tc>
          <w:tcPr>
            <w:tcW w:w="2943" w:type="dxa"/>
            <w:tcMar>
              <w:left w:w="58" w:type="dxa"/>
              <w:right w:w="58" w:type="dxa"/>
            </w:tcMar>
          </w:tcPr>
          <w:p w14:paraId="077CEE1F" w14:textId="1CA754FB" w:rsidR="00BE396E" w:rsidRDefault="00BE396E" w:rsidP="00BE396E">
            <w:pPr>
              <w:pStyle w:val="TableText"/>
            </w:pPr>
            <w:r>
              <w:t>:P:IDR-</w:t>
            </w:r>
            <w:hyperlink r:id="rId500" w:history="1">
              <w:r>
                <w:rPr>
                  <w:rStyle w:val="Hyperlink"/>
                </w:rPr>
                <w:t>U-GDX-RULE-DATE</w:t>
              </w:r>
            </w:hyperlink>
          </w:p>
        </w:tc>
        <w:tc>
          <w:tcPr>
            <w:tcW w:w="2840" w:type="dxa"/>
            <w:tcMar>
              <w:left w:w="58" w:type="dxa"/>
              <w:right w:w="58" w:type="dxa"/>
            </w:tcMar>
          </w:tcPr>
          <w:p w14:paraId="5EC7CBAA" w14:textId="77777777" w:rsidR="00BE396E" w:rsidRDefault="00BE396E" w:rsidP="00BE396E">
            <w:pPr>
              <w:pStyle w:val="TableText"/>
              <w:rPr>
                <w:rFonts w:cs="Arial"/>
                <w:color w:val="000000"/>
              </w:rPr>
            </w:pPr>
            <w:r w:rsidRPr="00A9603C">
              <w:rPr>
                <w:rFonts w:cs="Arial"/>
                <w:color w:val="000000"/>
              </w:rPr>
              <w:t>SCF update rule number</w:t>
            </w:r>
          </w:p>
          <w:p w14:paraId="31DD1FA3" w14:textId="77777777" w:rsidR="00BE396E" w:rsidRDefault="00BE396E" w:rsidP="00BE396E">
            <w:pPr>
              <w:pStyle w:val="TableText"/>
            </w:pPr>
            <w:r w:rsidRPr="00A9603C">
              <w:rPr>
                <w:rFonts w:cs="Arial"/>
                <w:color w:val="000000"/>
              </w:rPr>
              <w:t>Date the SCF update rule was applied.</w:t>
            </w:r>
          </w:p>
        </w:tc>
        <w:tc>
          <w:tcPr>
            <w:tcW w:w="1080" w:type="dxa"/>
            <w:tcMar>
              <w:left w:w="58" w:type="dxa"/>
              <w:right w:w="58" w:type="dxa"/>
            </w:tcMar>
          </w:tcPr>
          <w:p w14:paraId="0B1372C1" w14:textId="77777777" w:rsidR="00BE396E" w:rsidRDefault="00BE396E" w:rsidP="00BE396E">
            <w:pPr>
              <w:pStyle w:val="TableText"/>
              <w:rPr>
                <w:caps/>
              </w:rPr>
            </w:pPr>
            <w:r>
              <w:rPr>
                <w:caps/>
              </w:rPr>
              <w:t>8 n</w:t>
            </w:r>
          </w:p>
        </w:tc>
        <w:tc>
          <w:tcPr>
            <w:tcW w:w="2340" w:type="dxa"/>
            <w:tcMar>
              <w:left w:w="58" w:type="dxa"/>
              <w:right w:w="58" w:type="dxa"/>
            </w:tcMar>
          </w:tcPr>
          <w:p w14:paraId="042614FB" w14:textId="77777777" w:rsidR="00BE396E" w:rsidRDefault="00BE396E" w:rsidP="00BE396E">
            <w:pPr>
              <w:pStyle w:val="TableText"/>
            </w:pPr>
            <w:r>
              <w:t>MMDDYYYY</w:t>
            </w:r>
          </w:p>
        </w:tc>
        <w:tc>
          <w:tcPr>
            <w:tcW w:w="858" w:type="dxa"/>
            <w:tcMar>
              <w:left w:w="58" w:type="dxa"/>
              <w:right w:w="58" w:type="dxa"/>
            </w:tcMar>
          </w:tcPr>
          <w:p w14:paraId="43FFA3DF" w14:textId="77777777" w:rsidR="00BE396E" w:rsidRDefault="00BE396E" w:rsidP="00BE396E">
            <w:pPr>
              <w:pStyle w:val="TableText"/>
            </w:pPr>
            <w:r>
              <w:t>Zeros</w:t>
            </w:r>
          </w:p>
        </w:tc>
        <w:tc>
          <w:tcPr>
            <w:tcW w:w="431" w:type="dxa"/>
          </w:tcPr>
          <w:p w14:paraId="413E6ED0" w14:textId="77777777" w:rsidR="00BE396E" w:rsidRDefault="00BE396E" w:rsidP="00BE396E">
            <w:pPr>
              <w:pStyle w:val="TableText"/>
            </w:pPr>
            <w:r>
              <w:t>-</w:t>
            </w:r>
          </w:p>
        </w:tc>
        <w:tc>
          <w:tcPr>
            <w:tcW w:w="431" w:type="dxa"/>
          </w:tcPr>
          <w:p w14:paraId="132E025F" w14:textId="77777777" w:rsidR="00BE396E" w:rsidRDefault="00BE396E" w:rsidP="00BE396E">
            <w:pPr>
              <w:pStyle w:val="TableText"/>
            </w:pPr>
            <w:r>
              <w:t>X</w:t>
            </w:r>
          </w:p>
        </w:tc>
        <w:tc>
          <w:tcPr>
            <w:tcW w:w="432" w:type="dxa"/>
          </w:tcPr>
          <w:p w14:paraId="671DC40F" w14:textId="77777777" w:rsidR="00BE396E" w:rsidRDefault="00BE396E" w:rsidP="00BE396E">
            <w:pPr>
              <w:pStyle w:val="TableText"/>
            </w:pPr>
            <w:r>
              <w:t>X</w:t>
            </w:r>
          </w:p>
        </w:tc>
      </w:tr>
      <w:tr w:rsidR="00BE396E" w14:paraId="79FF0467" w14:textId="77777777" w:rsidTr="003214B8">
        <w:trPr>
          <w:cantSplit/>
          <w:jc w:val="center"/>
        </w:trPr>
        <w:tc>
          <w:tcPr>
            <w:tcW w:w="802" w:type="dxa"/>
            <w:tcMar>
              <w:left w:w="58" w:type="dxa"/>
              <w:right w:w="58" w:type="dxa"/>
            </w:tcMar>
          </w:tcPr>
          <w:p w14:paraId="5F19BF78" w14:textId="4C6EC60C" w:rsidR="00BE396E" w:rsidRDefault="00BE396E" w:rsidP="00BE396E">
            <w:pPr>
              <w:pStyle w:val="TableText"/>
            </w:pPr>
            <w:r>
              <w:t>1682</w:t>
            </w:r>
            <w:r w:rsidR="00135F82">
              <w:t xml:space="preserve"> – </w:t>
            </w:r>
            <w:r>
              <w:t>1685</w:t>
            </w:r>
          </w:p>
        </w:tc>
        <w:tc>
          <w:tcPr>
            <w:tcW w:w="2227" w:type="dxa"/>
            <w:tcMar>
              <w:left w:w="58" w:type="dxa"/>
              <w:right w:w="58" w:type="dxa"/>
            </w:tcMar>
          </w:tcPr>
          <w:p w14:paraId="79D33C2D" w14:textId="77777777" w:rsidR="00BE396E" w:rsidRDefault="00BE396E" w:rsidP="00BE396E">
            <w:pPr>
              <w:pStyle w:val="TableText"/>
            </w:pPr>
            <w:r>
              <w:t>SCF RULE UPDATE NUMBER (4)</w:t>
            </w:r>
          </w:p>
        </w:tc>
        <w:tc>
          <w:tcPr>
            <w:tcW w:w="2943" w:type="dxa"/>
            <w:tcMar>
              <w:left w:w="58" w:type="dxa"/>
              <w:right w:w="58" w:type="dxa"/>
            </w:tcMar>
          </w:tcPr>
          <w:p w14:paraId="37B88588" w14:textId="2C3BA055" w:rsidR="00BE396E" w:rsidRPr="00C4752B" w:rsidRDefault="00BE396E" w:rsidP="00BE396E">
            <w:pPr>
              <w:pStyle w:val="TableText"/>
              <w:rPr>
                <w:lang w:val="es-US"/>
              </w:rPr>
            </w:pPr>
            <w:r w:rsidRPr="00C4752B">
              <w:rPr>
                <w:lang w:val="es-US"/>
              </w:rPr>
              <w:t>:P:IDR-</w:t>
            </w:r>
            <w:hyperlink r:id="rId501" w:history="1">
              <w:r w:rsidRPr="00C4752B">
                <w:rPr>
                  <w:rStyle w:val="Hyperlink"/>
                  <w:lang w:val="es-US"/>
                </w:rPr>
                <w:t>U-GDX-RULE-NUM</w:t>
              </w:r>
            </w:hyperlink>
          </w:p>
        </w:tc>
        <w:tc>
          <w:tcPr>
            <w:tcW w:w="2840" w:type="dxa"/>
            <w:tcMar>
              <w:left w:w="58" w:type="dxa"/>
              <w:right w:w="58" w:type="dxa"/>
            </w:tcMar>
          </w:tcPr>
          <w:p w14:paraId="3CE77D8F" w14:textId="77777777" w:rsidR="00BE396E" w:rsidRDefault="00BE396E" w:rsidP="00BE396E">
            <w:pPr>
              <w:pStyle w:val="TableText"/>
            </w:pPr>
            <w:r>
              <w:t xml:space="preserve">SCF update rule number </w:t>
            </w:r>
          </w:p>
        </w:tc>
        <w:tc>
          <w:tcPr>
            <w:tcW w:w="1080" w:type="dxa"/>
            <w:tcMar>
              <w:left w:w="58" w:type="dxa"/>
              <w:right w:w="58" w:type="dxa"/>
            </w:tcMar>
          </w:tcPr>
          <w:p w14:paraId="17C8B7E9" w14:textId="77777777" w:rsidR="00BE396E" w:rsidRDefault="00BE396E" w:rsidP="00BE396E">
            <w:pPr>
              <w:pStyle w:val="TableText"/>
              <w:rPr>
                <w:caps/>
              </w:rPr>
            </w:pPr>
            <w:r>
              <w:rPr>
                <w:caps/>
              </w:rPr>
              <w:t>4 c</w:t>
            </w:r>
          </w:p>
        </w:tc>
        <w:tc>
          <w:tcPr>
            <w:tcW w:w="2340" w:type="dxa"/>
            <w:tcMar>
              <w:left w:w="58" w:type="dxa"/>
              <w:right w:w="58" w:type="dxa"/>
            </w:tcMar>
          </w:tcPr>
          <w:p w14:paraId="0A441AC6" w14:textId="77777777" w:rsidR="00BE396E" w:rsidRDefault="00BE396E" w:rsidP="00BE396E">
            <w:pPr>
              <w:pStyle w:val="TableText"/>
            </w:pPr>
            <w:r>
              <w:t>MAC</w:t>
            </w:r>
            <w:r w:rsidRPr="004C073F">
              <w:rPr>
                <w:rFonts w:cs="Arial"/>
                <w:color w:val="000000"/>
              </w:rPr>
              <w:t xml:space="preserve"> specific</w:t>
            </w:r>
          </w:p>
        </w:tc>
        <w:tc>
          <w:tcPr>
            <w:tcW w:w="858" w:type="dxa"/>
            <w:tcMar>
              <w:left w:w="58" w:type="dxa"/>
              <w:right w:w="58" w:type="dxa"/>
            </w:tcMar>
          </w:tcPr>
          <w:p w14:paraId="71C3C916" w14:textId="77777777" w:rsidR="00BE396E" w:rsidRDefault="00BE396E" w:rsidP="00BE396E">
            <w:pPr>
              <w:pStyle w:val="TableText"/>
            </w:pPr>
            <w:r>
              <w:t>Spaces</w:t>
            </w:r>
          </w:p>
        </w:tc>
        <w:tc>
          <w:tcPr>
            <w:tcW w:w="431" w:type="dxa"/>
          </w:tcPr>
          <w:p w14:paraId="7F0642CE" w14:textId="77777777" w:rsidR="00BE396E" w:rsidRDefault="00BE396E" w:rsidP="00BE396E">
            <w:pPr>
              <w:pStyle w:val="TableText"/>
            </w:pPr>
            <w:r>
              <w:t>-</w:t>
            </w:r>
          </w:p>
        </w:tc>
        <w:tc>
          <w:tcPr>
            <w:tcW w:w="431" w:type="dxa"/>
          </w:tcPr>
          <w:p w14:paraId="2E3DD5BE" w14:textId="77777777" w:rsidR="00BE396E" w:rsidRDefault="00BE396E" w:rsidP="00BE396E">
            <w:pPr>
              <w:pStyle w:val="TableText"/>
            </w:pPr>
            <w:r>
              <w:t>X</w:t>
            </w:r>
          </w:p>
        </w:tc>
        <w:tc>
          <w:tcPr>
            <w:tcW w:w="432" w:type="dxa"/>
          </w:tcPr>
          <w:p w14:paraId="153DAC13" w14:textId="77777777" w:rsidR="00BE396E" w:rsidRDefault="00BE396E" w:rsidP="00BE396E">
            <w:pPr>
              <w:pStyle w:val="TableText"/>
            </w:pPr>
            <w:r>
              <w:t>X</w:t>
            </w:r>
          </w:p>
        </w:tc>
      </w:tr>
      <w:tr w:rsidR="00BE396E" w14:paraId="2DBF95A1" w14:textId="77777777" w:rsidTr="003214B8">
        <w:trPr>
          <w:cantSplit/>
          <w:jc w:val="center"/>
        </w:trPr>
        <w:tc>
          <w:tcPr>
            <w:tcW w:w="802" w:type="dxa"/>
            <w:tcMar>
              <w:left w:w="58" w:type="dxa"/>
              <w:right w:w="58" w:type="dxa"/>
            </w:tcMar>
          </w:tcPr>
          <w:p w14:paraId="4758E9C4" w14:textId="1FAB4BCA" w:rsidR="00BE396E" w:rsidRDefault="00BE396E" w:rsidP="00BE396E">
            <w:pPr>
              <w:pStyle w:val="TableText"/>
            </w:pPr>
            <w:r>
              <w:t>1686</w:t>
            </w:r>
            <w:r w:rsidR="00135F82">
              <w:t xml:space="preserve"> – </w:t>
            </w:r>
            <w:r>
              <w:t>1693</w:t>
            </w:r>
          </w:p>
        </w:tc>
        <w:tc>
          <w:tcPr>
            <w:tcW w:w="2227" w:type="dxa"/>
            <w:tcMar>
              <w:left w:w="58" w:type="dxa"/>
              <w:right w:w="58" w:type="dxa"/>
            </w:tcMar>
          </w:tcPr>
          <w:p w14:paraId="390CD1E8" w14:textId="77777777" w:rsidR="00BE396E" w:rsidRDefault="00BE396E" w:rsidP="00BE396E">
            <w:pPr>
              <w:pStyle w:val="TableText"/>
            </w:pPr>
            <w:r>
              <w:t>DATE SCF UPDATE RULE APPLIED (4)</w:t>
            </w:r>
          </w:p>
        </w:tc>
        <w:tc>
          <w:tcPr>
            <w:tcW w:w="2943" w:type="dxa"/>
            <w:tcMar>
              <w:left w:w="58" w:type="dxa"/>
              <w:right w:w="58" w:type="dxa"/>
            </w:tcMar>
          </w:tcPr>
          <w:p w14:paraId="3BDD729F" w14:textId="5AC61AC5" w:rsidR="00BE396E" w:rsidRDefault="00BE396E" w:rsidP="00BE396E">
            <w:pPr>
              <w:pStyle w:val="TableText"/>
            </w:pPr>
            <w:r>
              <w:t>:P:IDR-</w:t>
            </w:r>
            <w:hyperlink r:id="rId502" w:history="1">
              <w:r>
                <w:rPr>
                  <w:rStyle w:val="Hyperlink"/>
                </w:rPr>
                <w:t>U-GDX-RULE-DATE</w:t>
              </w:r>
            </w:hyperlink>
          </w:p>
        </w:tc>
        <w:tc>
          <w:tcPr>
            <w:tcW w:w="2840" w:type="dxa"/>
            <w:tcMar>
              <w:left w:w="58" w:type="dxa"/>
              <w:right w:w="58" w:type="dxa"/>
            </w:tcMar>
          </w:tcPr>
          <w:p w14:paraId="39830039" w14:textId="77777777" w:rsidR="00BE396E" w:rsidRDefault="00BE396E" w:rsidP="00BE396E">
            <w:pPr>
              <w:pStyle w:val="TableText"/>
              <w:rPr>
                <w:rFonts w:cs="Arial"/>
                <w:color w:val="000000"/>
              </w:rPr>
            </w:pPr>
            <w:r w:rsidRPr="00A9603C">
              <w:rPr>
                <w:rFonts w:cs="Arial"/>
                <w:color w:val="000000"/>
              </w:rPr>
              <w:t>SCF update rule number</w:t>
            </w:r>
          </w:p>
          <w:p w14:paraId="71AC68F7" w14:textId="77777777" w:rsidR="00BE396E" w:rsidRDefault="00BE396E" w:rsidP="00BE396E">
            <w:pPr>
              <w:pStyle w:val="TableText"/>
            </w:pPr>
            <w:r w:rsidRPr="00A9603C">
              <w:rPr>
                <w:rFonts w:cs="Arial"/>
                <w:color w:val="000000"/>
              </w:rPr>
              <w:t>Date the SCF update rule was applied.</w:t>
            </w:r>
          </w:p>
        </w:tc>
        <w:tc>
          <w:tcPr>
            <w:tcW w:w="1080" w:type="dxa"/>
            <w:tcMar>
              <w:left w:w="58" w:type="dxa"/>
              <w:right w:w="58" w:type="dxa"/>
            </w:tcMar>
          </w:tcPr>
          <w:p w14:paraId="7E43B8E6" w14:textId="77777777" w:rsidR="00BE396E" w:rsidRDefault="00BE396E" w:rsidP="00BE396E">
            <w:pPr>
              <w:pStyle w:val="TableText"/>
              <w:rPr>
                <w:caps/>
              </w:rPr>
            </w:pPr>
            <w:r>
              <w:rPr>
                <w:caps/>
              </w:rPr>
              <w:t>8 n</w:t>
            </w:r>
          </w:p>
        </w:tc>
        <w:tc>
          <w:tcPr>
            <w:tcW w:w="2340" w:type="dxa"/>
            <w:tcMar>
              <w:left w:w="58" w:type="dxa"/>
              <w:right w:w="58" w:type="dxa"/>
            </w:tcMar>
          </w:tcPr>
          <w:p w14:paraId="0719426C" w14:textId="77777777" w:rsidR="00BE396E" w:rsidRDefault="00BE396E" w:rsidP="00BE396E">
            <w:pPr>
              <w:pStyle w:val="TableText"/>
            </w:pPr>
            <w:r>
              <w:t>MMDDYYYY</w:t>
            </w:r>
          </w:p>
        </w:tc>
        <w:tc>
          <w:tcPr>
            <w:tcW w:w="858" w:type="dxa"/>
            <w:tcMar>
              <w:left w:w="58" w:type="dxa"/>
              <w:right w:w="58" w:type="dxa"/>
            </w:tcMar>
          </w:tcPr>
          <w:p w14:paraId="6F15EE3E" w14:textId="77777777" w:rsidR="00BE396E" w:rsidRDefault="00BE396E" w:rsidP="00BE396E">
            <w:pPr>
              <w:pStyle w:val="TableText"/>
            </w:pPr>
            <w:r>
              <w:t>Zeros</w:t>
            </w:r>
          </w:p>
        </w:tc>
        <w:tc>
          <w:tcPr>
            <w:tcW w:w="431" w:type="dxa"/>
          </w:tcPr>
          <w:p w14:paraId="3761A587" w14:textId="77777777" w:rsidR="00BE396E" w:rsidRDefault="00BE396E" w:rsidP="00BE396E">
            <w:pPr>
              <w:pStyle w:val="TableText"/>
            </w:pPr>
            <w:r>
              <w:t>-</w:t>
            </w:r>
          </w:p>
        </w:tc>
        <w:tc>
          <w:tcPr>
            <w:tcW w:w="431" w:type="dxa"/>
          </w:tcPr>
          <w:p w14:paraId="38180030" w14:textId="77777777" w:rsidR="00BE396E" w:rsidRDefault="00BE396E" w:rsidP="00BE396E">
            <w:pPr>
              <w:pStyle w:val="TableText"/>
            </w:pPr>
            <w:r>
              <w:t>X</w:t>
            </w:r>
          </w:p>
        </w:tc>
        <w:tc>
          <w:tcPr>
            <w:tcW w:w="432" w:type="dxa"/>
          </w:tcPr>
          <w:p w14:paraId="0BCC0A9B" w14:textId="77777777" w:rsidR="00BE396E" w:rsidRDefault="00BE396E" w:rsidP="00BE396E">
            <w:pPr>
              <w:pStyle w:val="TableText"/>
            </w:pPr>
            <w:r>
              <w:t>X</w:t>
            </w:r>
          </w:p>
        </w:tc>
      </w:tr>
      <w:tr w:rsidR="00BE396E" w14:paraId="4C3D96FF" w14:textId="77777777" w:rsidTr="003214B8">
        <w:trPr>
          <w:cantSplit/>
          <w:jc w:val="center"/>
        </w:trPr>
        <w:tc>
          <w:tcPr>
            <w:tcW w:w="802" w:type="dxa"/>
            <w:tcMar>
              <w:left w:w="58" w:type="dxa"/>
              <w:right w:w="58" w:type="dxa"/>
            </w:tcMar>
          </w:tcPr>
          <w:p w14:paraId="29DC199B" w14:textId="26E65D06" w:rsidR="00BE396E" w:rsidRDefault="00BE396E" w:rsidP="00BE396E">
            <w:pPr>
              <w:pStyle w:val="TableText"/>
            </w:pPr>
            <w:r>
              <w:t>1694</w:t>
            </w:r>
            <w:r w:rsidR="00135F82">
              <w:t xml:space="preserve"> – </w:t>
            </w:r>
            <w:r>
              <w:t>1697</w:t>
            </w:r>
          </w:p>
        </w:tc>
        <w:tc>
          <w:tcPr>
            <w:tcW w:w="2227" w:type="dxa"/>
            <w:tcMar>
              <w:left w:w="58" w:type="dxa"/>
              <w:right w:w="58" w:type="dxa"/>
            </w:tcMar>
          </w:tcPr>
          <w:p w14:paraId="7BCF1A29" w14:textId="77777777" w:rsidR="00BE396E" w:rsidRDefault="00BE396E" w:rsidP="00BE396E">
            <w:pPr>
              <w:pStyle w:val="TableText"/>
            </w:pPr>
            <w:r>
              <w:t>SCF RULE UPDATE NUMBER (5)</w:t>
            </w:r>
          </w:p>
        </w:tc>
        <w:tc>
          <w:tcPr>
            <w:tcW w:w="2943" w:type="dxa"/>
            <w:tcMar>
              <w:left w:w="58" w:type="dxa"/>
              <w:right w:w="58" w:type="dxa"/>
            </w:tcMar>
          </w:tcPr>
          <w:p w14:paraId="532B8257" w14:textId="347644FE" w:rsidR="00BE396E" w:rsidRPr="00C4752B" w:rsidRDefault="00BE396E" w:rsidP="00BE396E">
            <w:pPr>
              <w:pStyle w:val="TableText"/>
              <w:rPr>
                <w:lang w:val="es-US"/>
              </w:rPr>
            </w:pPr>
            <w:r w:rsidRPr="00C4752B">
              <w:rPr>
                <w:lang w:val="es-US"/>
              </w:rPr>
              <w:t>:P:IDR-</w:t>
            </w:r>
            <w:hyperlink r:id="rId503" w:history="1">
              <w:r w:rsidRPr="00C4752B">
                <w:rPr>
                  <w:rStyle w:val="Hyperlink"/>
                  <w:lang w:val="es-US"/>
                </w:rPr>
                <w:t>U-GDX-RULE-NUM</w:t>
              </w:r>
            </w:hyperlink>
          </w:p>
        </w:tc>
        <w:tc>
          <w:tcPr>
            <w:tcW w:w="2840" w:type="dxa"/>
            <w:tcMar>
              <w:left w:w="58" w:type="dxa"/>
              <w:right w:w="58" w:type="dxa"/>
            </w:tcMar>
          </w:tcPr>
          <w:p w14:paraId="47342FBA" w14:textId="144C60D6" w:rsidR="00BE396E" w:rsidRDefault="00BE396E" w:rsidP="000E2798">
            <w:pPr>
              <w:pStyle w:val="TableText"/>
            </w:pPr>
            <w:r>
              <w:t>SCF update rule number</w:t>
            </w:r>
          </w:p>
        </w:tc>
        <w:tc>
          <w:tcPr>
            <w:tcW w:w="1080" w:type="dxa"/>
            <w:tcMar>
              <w:left w:w="58" w:type="dxa"/>
              <w:right w:w="58" w:type="dxa"/>
            </w:tcMar>
          </w:tcPr>
          <w:p w14:paraId="3817D088" w14:textId="77777777" w:rsidR="00BE396E" w:rsidRDefault="00BE396E" w:rsidP="00BE396E">
            <w:pPr>
              <w:pStyle w:val="TableText"/>
              <w:rPr>
                <w:caps/>
              </w:rPr>
            </w:pPr>
            <w:r>
              <w:rPr>
                <w:caps/>
              </w:rPr>
              <w:t>4 c</w:t>
            </w:r>
          </w:p>
        </w:tc>
        <w:tc>
          <w:tcPr>
            <w:tcW w:w="2340" w:type="dxa"/>
            <w:tcMar>
              <w:left w:w="58" w:type="dxa"/>
              <w:right w:w="58" w:type="dxa"/>
            </w:tcMar>
          </w:tcPr>
          <w:p w14:paraId="04A7C2B5" w14:textId="77777777" w:rsidR="00BE396E" w:rsidRDefault="00BE396E" w:rsidP="00BE396E">
            <w:pPr>
              <w:pStyle w:val="TableText"/>
            </w:pPr>
            <w:r>
              <w:t>MAC</w:t>
            </w:r>
            <w:r w:rsidRPr="004C073F">
              <w:rPr>
                <w:rFonts w:cs="Arial"/>
                <w:color w:val="000000"/>
              </w:rPr>
              <w:t xml:space="preserve"> specific</w:t>
            </w:r>
          </w:p>
        </w:tc>
        <w:tc>
          <w:tcPr>
            <w:tcW w:w="858" w:type="dxa"/>
            <w:tcMar>
              <w:left w:w="58" w:type="dxa"/>
              <w:right w:w="58" w:type="dxa"/>
            </w:tcMar>
          </w:tcPr>
          <w:p w14:paraId="32E5504E" w14:textId="77777777" w:rsidR="00BE396E" w:rsidRDefault="00BE396E" w:rsidP="00BE396E">
            <w:pPr>
              <w:pStyle w:val="TableText"/>
            </w:pPr>
            <w:r>
              <w:t>Spaces</w:t>
            </w:r>
          </w:p>
        </w:tc>
        <w:tc>
          <w:tcPr>
            <w:tcW w:w="431" w:type="dxa"/>
          </w:tcPr>
          <w:p w14:paraId="22467CCE" w14:textId="77777777" w:rsidR="00BE396E" w:rsidRDefault="00BE396E" w:rsidP="00BE396E">
            <w:pPr>
              <w:pStyle w:val="TableText"/>
            </w:pPr>
            <w:r>
              <w:t>-</w:t>
            </w:r>
          </w:p>
        </w:tc>
        <w:tc>
          <w:tcPr>
            <w:tcW w:w="431" w:type="dxa"/>
          </w:tcPr>
          <w:p w14:paraId="052EB4B8" w14:textId="77777777" w:rsidR="00BE396E" w:rsidRDefault="00BE396E" w:rsidP="00BE396E">
            <w:pPr>
              <w:pStyle w:val="TableText"/>
            </w:pPr>
            <w:r>
              <w:t>X</w:t>
            </w:r>
          </w:p>
        </w:tc>
        <w:tc>
          <w:tcPr>
            <w:tcW w:w="432" w:type="dxa"/>
          </w:tcPr>
          <w:p w14:paraId="6BD7AE10" w14:textId="77777777" w:rsidR="00BE396E" w:rsidRDefault="00BE396E" w:rsidP="00BE396E">
            <w:pPr>
              <w:pStyle w:val="TableText"/>
            </w:pPr>
            <w:r>
              <w:t>X</w:t>
            </w:r>
          </w:p>
        </w:tc>
      </w:tr>
      <w:tr w:rsidR="00BE396E" w14:paraId="52112FD3" w14:textId="77777777" w:rsidTr="003214B8">
        <w:trPr>
          <w:cantSplit/>
          <w:jc w:val="center"/>
        </w:trPr>
        <w:tc>
          <w:tcPr>
            <w:tcW w:w="802" w:type="dxa"/>
            <w:tcMar>
              <w:left w:w="58" w:type="dxa"/>
              <w:right w:w="58" w:type="dxa"/>
            </w:tcMar>
          </w:tcPr>
          <w:p w14:paraId="71D67FC9" w14:textId="750110F1" w:rsidR="00BE396E" w:rsidRDefault="00BE396E" w:rsidP="00BE396E">
            <w:pPr>
              <w:pStyle w:val="TableText"/>
            </w:pPr>
            <w:r>
              <w:t>1698</w:t>
            </w:r>
            <w:r w:rsidR="00135F82">
              <w:t xml:space="preserve"> – </w:t>
            </w:r>
            <w:r>
              <w:t>1705</w:t>
            </w:r>
          </w:p>
        </w:tc>
        <w:tc>
          <w:tcPr>
            <w:tcW w:w="2227" w:type="dxa"/>
            <w:tcMar>
              <w:left w:w="58" w:type="dxa"/>
              <w:right w:w="58" w:type="dxa"/>
            </w:tcMar>
          </w:tcPr>
          <w:p w14:paraId="4CF14957" w14:textId="77777777" w:rsidR="00BE396E" w:rsidRDefault="00BE396E" w:rsidP="00BE396E">
            <w:pPr>
              <w:pStyle w:val="TableText"/>
            </w:pPr>
            <w:r>
              <w:t>DATE SCF UPDATE RULE APPLIED (5)</w:t>
            </w:r>
          </w:p>
        </w:tc>
        <w:tc>
          <w:tcPr>
            <w:tcW w:w="2943" w:type="dxa"/>
            <w:tcMar>
              <w:left w:w="58" w:type="dxa"/>
              <w:right w:w="58" w:type="dxa"/>
            </w:tcMar>
          </w:tcPr>
          <w:p w14:paraId="5F976A3E" w14:textId="45DD6CEB" w:rsidR="00BE396E" w:rsidRDefault="00BE396E" w:rsidP="00BE396E">
            <w:pPr>
              <w:pStyle w:val="TableText"/>
            </w:pPr>
            <w:r>
              <w:t>:P:IDR-</w:t>
            </w:r>
            <w:hyperlink r:id="rId504" w:history="1">
              <w:r>
                <w:rPr>
                  <w:rStyle w:val="Hyperlink"/>
                </w:rPr>
                <w:t>U-GDX-RULE-DATE</w:t>
              </w:r>
            </w:hyperlink>
          </w:p>
        </w:tc>
        <w:tc>
          <w:tcPr>
            <w:tcW w:w="2840" w:type="dxa"/>
            <w:tcMar>
              <w:left w:w="58" w:type="dxa"/>
              <w:right w:w="58" w:type="dxa"/>
            </w:tcMar>
          </w:tcPr>
          <w:p w14:paraId="4ED3ABFB" w14:textId="77777777" w:rsidR="00BE396E" w:rsidRDefault="00BE396E" w:rsidP="00BE396E">
            <w:pPr>
              <w:pStyle w:val="TableText"/>
              <w:rPr>
                <w:rFonts w:cs="Arial"/>
                <w:color w:val="000000"/>
              </w:rPr>
            </w:pPr>
            <w:r w:rsidRPr="00A9603C">
              <w:rPr>
                <w:rFonts w:cs="Arial"/>
                <w:color w:val="000000"/>
              </w:rPr>
              <w:t>SCF update rule number</w:t>
            </w:r>
          </w:p>
          <w:p w14:paraId="2979A5C2" w14:textId="77777777" w:rsidR="00BE396E" w:rsidRDefault="00BE396E" w:rsidP="00BE396E">
            <w:pPr>
              <w:pStyle w:val="TableText"/>
            </w:pPr>
            <w:r w:rsidRPr="00A9603C">
              <w:rPr>
                <w:rFonts w:cs="Arial"/>
                <w:color w:val="000000"/>
              </w:rPr>
              <w:t>Date the SCF update rule was applied.</w:t>
            </w:r>
          </w:p>
        </w:tc>
        <w:tc>
          <w:tcPr>
            <w:tcW w:w="1080" w:type="dxa"/>
            <w:tcMar>
              <w:left w:w="58" w:type="dxa"/>
              <w:right w:w="58" w:type="dxa"/>
            </w:tcMar>
          </w:tcPr>
          <w:p w14:paraId="3AD8DAB2" w14:textId="77777777" w:rsidR="00BE396E" w:rsidRDefault="00BE396E" w:rsidP="00BE396E">
            <w:pPr>
              <w:pStyle w:val="TableText"/>
              <w:rPr>
                <w:caps/>
              </w:rPr>
            </w:pPr>
            <w:r>
              <w:rPr>
                <w:caps/>
              </w:rPr>
              <w:t>8 n</w:t>
            </w:r>
          </w:p>
        </w:tc>
        <w:tc>
          <w:tcPr>
            <w:tcW w:w="2340" w:type="dxa"/>
            <w:tcMar>
              <w:left w:w="58" w:type="dxa"/>
              <w:right w:w="58" w:type="dxa"/>
            </w:tcMar>
          </w:tcPr>
          <w:p w14:paraId="2C4AA2A0" w14:textId="77777777" w:rsidR="00BE396E" w:rsidRDefault="00BE396E" w:rsidP="00BE396E">
            <w:pPr>
              <w:pStyle w:val="TableText"/>
            </w:pPr>
            <w:r>
              <w:t>MMDDYYYY</w:t>
            </w:r>
          </w:p>
        </w:tc>
        <w:tc>
          <w:tcPr>
            <w:tcW w:w="858" w:type="dxa"/>
            <w:tcMar>
              <w:left w:w="58" w:type="dxa"/>
              <w:right w:w="58" w:type="dxa"/>
            </w:tcMar>
          </w:tcPr>
          <w:p w14:paraId="464DA44C" w14:textId="77777777" w:rsidR="00BE396E" w:rsidRDefault="00BE396E" w:rsidP="00BE396E">
            <w:pPr>
              <w:pStyle w:val="TableText"/>
            </w:pPr>
            <w:r>
              <w:t>Zeros</w:t>
            </w:r>
          </w:p>
        </w:tc>
        <w:tc>
          <w:tcPr>
            <w:tcW w:w="431" w:type="dxa"/>
          </w:tcPr>
          <w:p w14:paraId="2BA4DF16" w14:textId="77777777" w:rsidR="00BE396E" w:rsidRDefault="00BE396E" w:rsidP="00BE396E">
            <w:pPr>
              <w:pStyle w:val="TableText"/>
            </w:pPr>
            <w:r>
              <w:t>-</w:t>
            </w:r>
          </w:p>
        </w:tc>
        <w:tc>
          <w:tcPr>
            <w:tcW w:w="431" w:type="dxa"/>
          </w:tcPr>
          <w:p w14:paraId="6F0F22E9" w14:textId="77777777" w:rsidR="00BE396E" w:rsidRDefault="00BE396E" w:rsidP="00BE396E">
            <w:pPr>
              <w:pStyle w:val="TableText"/>
            </w:pPr>
            <w:r>
              <w:t>X</w:t>
            </w:r>
          </w:p>
        </w:tc>
        <w:tc>
          <w:tcPr>
            <w:tcW w:w="432" w:type="dxa"/>
          </w:tcPr>
          <w:p w14:paraId="32BB2F45" w14:textId="77777777" w:rsidR="00BE396E" w:rsidRDefault="00BE396E" w:rsidP="00BE396E">
            <w:pPr>
              <w:pStyle w:val="TableText"/>
            </w:pPr>
            <w:r>
              <w:t>X</w:t>
            </w:r>
          </w:p>
        </w:tc>
      </w:tr>
      <w:tr w:rsidR="00BE396E" w14:paraId="177E20CE" w14:textId="77777777" w:rsidTr="003214B8">
        <w:trPr>
          <w:cantSplit/>
          <w:jc w:val="center"/>
        </w:trPr>
        <w:tc>
          <w:tcPr>
            <w:tcW w:w="802" w:type="dxa"/>
            <w:tcMar>
              <w:left w:w="58" w:type="dxa"/>
              <w:right w:w="58" w:type="dxa"/>
            </w:tcMar>
          </w:tcPr>
          <w:p w14:paraId="78648F9C" w14:textId="5A59F4DD" w:rsidR="00BE396E" w:rsidRDefault="00BE396E" w:rsidP="00BE396E">
            <w:pPr>
              <w:pStyle w:val="TableText"/>
            </w:pPr>
            <w:r>
              <w:t>1706</w:t>
            </w:r>
            <w:r w:rsidR="00135F82">
              <w:t xml:space="preserve"> – </w:t>
            </w:r>
            <w:r>
              <w:t>1709</w:t>
            </w:r>
          </w:p>
        </w:tc>
        <w:tc>
          <w:tcPr>
            <w:tcW w:w="2227" w:type="dxa"/>
            <w:tcMar>
              <w:left w:w="58" w:type="dxa"/>
              <w:right w:w="58" w:type="dxa"/>
            </w:tcMar>
          </w:tcPr>
          <w:p w14:paraId="44E64B55" w14:textId="77777777" w:rsidR="00BE396E" w:rsidRDefault="00BE396E" w:rsidP="00BE396E">
            <w:pPr>
              <w:pStyle w:val="TableText"/>
            </w:pPr>
            <w:r>
              <w:t>SCF RULE UPDATE NUMBER (6)</w:t>
            </w:r>
          </w:p>
        </w:tc>
        <w:tc>
          <w:tcPr>
            <w:tcW w:w="2943" w:type="dxa"/>
            <w:tcMar>
              <w:left w:w="58" w:type="dxa"/>
              <w:right w:w="58" w:type="dxa"/>
            </w:tcMar>
          </w:tcPr>
          <w:p w14:paraId="51E4D8DD" w14:textId="04B56D28" w:rsidR="00BE396E" w:rsidRPr="00C4752B" w:rsidRDefault="00BE396E" w:rsidP="00BE396E">
            <w:pPr>
              <w:pStyle w:val="TableText"/>
              <w:rPr>
                <w:lang w:val="es-US"/>
              </w:rPr>
            </w:pPr>
            <w:r w:rsidRPr="00C4752B">
              <w:rPr>
                <w:lang w:val="es-US"/>
              </w:rPr>
              <w:t>:P:IDR-</w:t>
            </w:r>
            <w:hyperlink r:id="rId505" w:history="1">
              <w:r w:rsidRPr="00C4752B">
                <w:rPr>
                  <w:rStyle w:val="Hyperlink"/>
                  <w:lang w:val="es-US"/>
                </w:rPr>
                <w:t>U-GDX-RULE-NUM</w:t>
              </w:r>
            </w:hyperlink>
          </w:p>
        </w:tc>
        <w:tc>
          <w:tcPr>
            <w:tcW w:w="2840" w:type="dxa"/>
            <w:tcMar>
              <w:left w:w="58" w:type="dxa"/>
              <w:right w:w="58" w:type="dxa"/>
            </w:tcMar>
          </w:tcPr>
          <w:p w14:paraId="53608015" w14:textId="584625BD" w:rsidR="00BE396E" w:rsidRDefault="00BE396E" w:rsidP="000E2798">
            <w:pPr>
              <w:pStyle w:val="TableText"/>
            </w:pPr>
            <w:r>
              <w:t>SCF update rule number</w:t>
            </w:r>
          </w:p>
        </w:tc>
        <w:tc>
          <w:tcPr>
            <w:tcW w:w="1080" w:type="dxa"/>
            <w:tcMar>
              <w:left w:w="58" w:type="dxa"/>
              <w:right w:w="58" w:type="dxa"/>
            </w:tcMar>
          </w:tcPr>
          <w:p w14:paraId="381E91C0" w14:textId="77777777" w:rsidR="00BE396E" w:rsidRDefault="00BE396E" w:rsidP="00BE396E">
            <w:pPr>
              <w:pStyle w:val="TableText"/>
              <w:rPr>
                <w:caps/>
              </w:rPr>
            </w:pPr>
            <w:r>
              <w:rPr>
                <w:caps/>
              </w:rPr>
              <w:t>4 c</w:t>
            </w:r>
          </w:p>
        </w:tc>
        <w:tc>
          <w:tcPr>
            <w:tcW w:w="2340" w:type="dxa"/>
            <w:tcMar>
              <w:left w:w="58" w:type="dxa"/>
              <w:right w:w="58" w:type="dxa"/>
            </w:tcMar>
          </w:tcPr>
          <w:p w14:paraId="07CA50B7" w14:textId="77777777" w:rsidR="00BE396E" w:rsidRDefault="00BE396E" w:rsidP="00BE396E">
            <w:pPr>
              <w:pStyle w:val="TableText"/>
            </w:pPr>
            <w:r>
              <w:t>MAC</w:t>
            </w:r>
            <w:r w:rsidRPr="004C073F">
              <w:rPr>
                <w:rFonts w:cs="Arial"/>
                <w:color w:val="000000"/>
              </w:rPr>
              <w:t xml:space="preserve"> specific</w:t>
            </w:r>
          </w:p>
        </w:tc>
        <w:tc>
          <w:tcPr>
            <w:tcW w:w="858" w:type="dxa"/>
            <w:tcMar>
              <w:left w:w="58" w:type="dxa"/>
              <w:right w:w="58" w:type="dxa"/>
            </w:tcMar>
          </w:tcPr>
          <w:p w14:paraId="77872769" w14:textId="77777777" w:rsidR="00BE396E" w:rsidRDefault="00BE396E" w:rsidP="00BE396E">
            <w:pPr>
              <w:pStyle w:val="TableText"/>
            </w:pPr>
            <w:r>
              <w:t>Spaces</w:t>
            </w:r>
          </w:p>
        </w:tc>
        <w:tc>
          <w:tcPr>
            <w:tcW w:w="431" w:type="dxa"/>
          </w:tcPr>
          <w:p w14:paraId="16FFEA6C" w14:textId="77777777" w:rsidR="00BE396E" w:rsidRDefault="00BE396E" w:rsidP="00BE396E">
            <w:pPr>
              <w:pStyle w:val="TableText"/>
            </w:pPr>
            <w:r>
              <w:t>-</w:t>
            </w:r>
          </w:p>
        </w:tc>
        <w:tc>
          <w:tcPr>
            <w:tcW w:w="431" w:type="dxa"/>
          </w:tcPr>
          <w:p w14:paraId="72D0EDB3" w14:textId="77777777" w:rsidR="00BE396E" w:rsidRDefault="00BE396E" w:rsidP="00BE396E">
            <w:pPr>
              <w:pStyle w:val="TableText"/>
            </w:pPr>
            <w:r>
              <w:t>X</w:t>
            </w:r>
          </w:p>
        </w:tc>
        <w:tc>
          <w:tcPr>
            <w:tcW w:w="432" w:type="dxa"/>
          </w:tcPr>
          <w:p w14:paraId="543BDC45" w14:textId="77777777" w:rsidR="00BE396E" w:rsidRDefault="00BE396E" w:rsidP="00BE396E">
            <w:pPr>
              <w:pStyle w:val="TableText"/>
            </w:pPr>
            <w:r>
              <w:t>X</w:t>
            </w:r>
          </w:p>
        </w:tc>
      </w:tr>
      <w:tr w:rsidR="00BE396E" w14:paraId="6D6ED892" w14:textId="77777777" w:rsidTr="003214B8">
        <w:trPr>
          <w:cantSplit/>
          <w:jc w:val="center"/>
        </w:trPr>
        <w:tc>
          <w:tcPr>
            <w:tcW w:w="802" w:type="dxa"/>
            <w:tcMar>
              <w:left w:w="58" w:type="dxa"/>
              <w:right w:w="58" w:type="dxa"/>
            </w:tcMar>
          </w:tcPr>
          <w:p w14:paraId="5CBD3B3A" w14:textId="33E06338" w:rsidR="00BE396E" w:rsidRDefault="00BE396E" w:rsidP="00BE396E">
            <w:pPr>
              <w:pStyle w:val="TableText"/>
            </w:pPr>
            <w:r>
              <w:t>1710</w:t>
            </w:r>
            <w:r w:rsidR="00135F82">
              <w:t xml:space="preserve"> – </w:t>
            </w:r>
            <w:r>
              <w:t>1717</w:t>
            </w:r>
          </w:p>
        </w:tc>
        <w:tc>
          <w:tcPr>
            <w:tcW w:w="2227" w:type="dxa"/>
            <w:tcMar>
              <w:left w:w="58" w:type="dxa"/>
              <w:right w:w="58" w:type="dxa"/>
            </w:tcMar>
          </w:tcPr>
          <w:p w14:paraId="62960958" w14:textId="77777777" w:rsidR="00BE396E" w:rsidRDefault="00BE396E" w:rsidP="00BE396E">
            <w:pPr>
              <w:pStyle w:val="TableText"/>
            </w:pPr>
            <w:r>
              <w:t>DATE SCF UPDATE RULE APPLIED (6)</w:t>
            </w:r>
          </w:p>
        </w:tc>
        <w:tc>
          <w:tcPr>
            <w:tcW w:w="2943" w:type="dxa"/>
            <w:tcMar>
              <w:left w:w="58" w:type="dxa"/>
              <w:right w:w="58" w:type="dxa"/>
            </w:tcMar>
          </w:tcPr>
          <w:p w14:paraId="30F156AD" w14:textId="2E409CA0" w:rsidR="00BE396E" w:rsidRDefault="00BE396E" w:rsidP="00BE396E">
            <w:pPr>
              <w:pStyle w:val="TableText"/>
            </w:pPr>
            <w:r>
              <w:t>:P:IDR-</w:t>
            </w:r>
            <w:hyperlink r:id="rId506" w:history="1">
              <w:r>
                <w:rPr>
                  <w:rStyle w:val="Hyperlink"/>
                </w:rPr>
                <w:t>U-GDX-RULE-DATE</w:t>
              </w:r>
            </w:hyperlink>
          </w:p>
        </w:tc>
        <w:tc>
          <w:tcPr>
            <w:tcW w:w="2840" w:type="dxa"/>
            <w:tcMar>
              <w:left w:w="58" w:type="dxa"/>
              <w:right w:w="58" w:type="dxa"/>
            </w:tcMar>
          </w:tcPr>
          <w:p w14:paraId="3596FF4B" w14:textId="77777777" w:rsidR="00BE396E" w:rsidRDefault="00BE396E" w:rsidP="00BE396E">
            <w:pPr>
              <w:pStyle w:val="TableText"/>
              <w:rPr>
                <w:rFonts w:cs="Arial"/>
                <w:color w:val="000000"/>
              </w:rPr>
            </w:pPr>
            <w:r w:rsidRPr="00A9603C">
              <w:rPr>
                <w:rFonts w:cs="Arial"/>
                <w:color w:val="000000"/>
              </w:rPr>
              <w:t>SCF update rule number</w:t>
            </w:r>
          </w:p>
          <w:p w14:paraId="7CCCAEEB" w14:textId="77777777" w:rsidR="00BE396E" w:rsidRDefault="00BE396E" w:rsidP="00BE396E">
            <w:pPr>
              <w:pStyle w:val="TableText"/>
            </w:pPr>
            <w:r w:rsidRPr="00A9603C">
              <w:rPr>
                <w:rFonts w:cs="Arial"/>
                <w:color w:val="000000"/>
              </w:rPr>
              <w:t>Date the SCF update rule was applied.</w:t>
            </w:r>
          </w:p>
        </w:tc>
        <w:tc>
          <w:tcPr>
            <w:tcW w:w="1080" w:type="dxa"/>
            <w:tcMar>
              <w:left w:w="58" w:type="dxa"/>
              <w:right w:w="58" w:type="dxa"/>
            </w:tcMar>
          </w:tcPr>
          <w:p w14:paraId="535F62EF" w14:textId="77777777" w:rsidR="00BE396E" w:rsidRDefault="00BE396E" w:rsidP="00BE396E">
            <w:pPr>
              <w:pStyle w:val="TableText"/>
              <w:rPr>
                <w:caps/>
              </w:rPr>
            </w:pPr>
            <w:r>
              <w:rPr>
                <w:caps/>
              </w:rPr>
              <w:t>8 n</w:t>
            </w:r>
          </w:p>
        </w:tc>
        <w:tc>
          <w:tcPr>
            <w:tcW w:w="2340" w:type="dxa"/>
            <w:tcMar>
              <w:left w:w="58" w:type="dxa"/>
              <w:right w:w="58" w:type="dxa"/>
            </w:tcMar>
          </w:tcPr>
          <w:p w14:paraId="0D634484" w14:textId="77777777" w:rsidR="00BE396E" w:rsidRDefault="00BE396E" w:rsidP="00BE396E">
            <w:pPr>
              <w:pStyle w:val="TableText"/>
            </w:pPr>
            <w:r>
              <w:t>MMDDYYYY</w:t>
            </w:r>
          </w:p>
        </w:tc>
        <w:tc>
          <w:tcPr>
            <w:tcW w:w="858" w:type="dxa"/>
            <w:tcMar>
              <w:left w:w="58" w:type="dxa"/>
              <w:right w:w="58" w:type="dxa"/>
            </w:tcMar>
          </w:tcPr>
          <w:p w14:paraId="34483FB0" w14:textId="77777777" w:rsidR="00BE396E" w:rsidRDefault="00BE396E" w:rsidP="00BE396E">
            <w:pPr>
              <w:pStyle w:val="TableText"/>
            </w:pPr>
            <w:r>
              <w:t>Zeros</w:t>
            </w:r>
          </w:p>
        </w:tc>
        <w:tc>
          <w:tcPr>
            <w:tcW w:w="431" w:type="dxa"/>
          </w:tcPr>
          <w:p w14:paraId="52C02491" w14:textId="77777777" w:rsidR="00BE396E" w:rsidRDefault="00BE396E" w:rsidP="00BE396E">
            <w:pPr>
              <w:pStyle w:val="TableText"/>
            </w:pPr>
            <w:r>
              <w:t>-</w:t>
            </w:r>
          </w:p>
        </w:tc>
        <w:tc>
          <w:tcPr>
            <w:tcW w:w="431" w:type="dxa"/>
          </w:tcPr>
          <w:p w14:paraId="3047C284" w14:textId="77777777" w:rsidR="00BE396E" w:rsidRDefault="00BE396E" w:rsidP="00BE396E">
            <w:pPr>
              <w:pStyle w:val="TableText"/>
            </w:pPr>
            <w:r>
              <w:t>X</w:t>
            </w:r>
          </w:p>
        </w:tc>
        <w:tc>
          <w:tcPr>
            <w:tcW w:w="432" w:type="dxa"/>
          </w:tcPr>
          <w:p w14:paraId="4BFE14C0" w14:textId="77777777" w:rsidR="00BE396E" w:rsidRDefault="00BE396E" w:rsidP="00BE396E">
            <w:pPr>
              <w:pStyle w:val="TableText"/>
            </w:pPr>
            <w:r>
              <w:t>X</w:t>
            </w:r>
          </w:p>
        </w:tc>
      </w:tr>
      <w:tr w:rsidR="00BE396E" w14:paraId="35056DCE" w14:textId="77777777" w:rsidTr="003214B8">
        <w:trPr>
          <w:cantSplit/>
          <w:jc w:val="center"/>
        </w:trPr>
        <w:tc>
          <w:tcPr>
            <w:tcW w:w="802" w:type="dxa"/>
            <w:tcMar>
              <w:left w:w="58" w:type="dxa"/>
              <w:right w:w="58" w:type="dxa"/>
            </w:tcMar>
          </w:tcPr>
          <w:p w14:paraId="50775C8A" w14:textId="59EB01C1" w:rsidR="00BE396E" w:rsidRDefault="00BE396E" w:rsidP="00BE396E">
            <w:pPr>
              <w:pStyle w:val="TableText"/>
            </w:pPr>
            <w:r>
              <w:t>1718</w:t>
            </w:r>
            <w:r w:rsidR="00135F82">
              <w:t xml:space="preserve"> – </w:t>
            </w:r>
            <w:r>
              <w:t>1724</w:t>
            </w:r>
          </w:p>
        </w:tc>
        <w:tc>
          <w:tcPr>
            <w:tcW w:w="2227" w:type="dxa"/>
            <w:tcMar>
              <w:left w:w="58" w:type="dxa"/>
              <w:right w:w="58" w:type="dxa"/>
            </w:tcMar>
          </w:tcPr>
          <w:p w14:paraId="0E25EB95" w14:textId="77777777" w:rsidR="00BE396E" w:rsidRDefault="00BE396E" w:rsidP="00BE396E">
            <w:pPr>
              <w:pStyle w:val="TableText"/>
            </w:pPr>
            <w:r>
              <w:t>OTAF AMOUNT</w:t>
            </w:r>
          </w:p>
        </w:tc>
        <w:tc>
          <w:tcPr>
            <w:tcW w:w="2943" w:type="dxa"/>
            <w:tcMar>
              <w:left w:w="58" w:type="dxa"/>
              <w:right w:w="58" w:type="dxa"/>
            </w:tcMar>
          </w:tcPr>
          <w:p w14:paraId="5FCB779D" w14:textId="530523DB" w:rsidR="00BE396E" w:rsidRPr="00C4752B" w:rsidRDefault="00BE396E" w:rsidP="00BE396E">
            <w:pPr>
              <w:pStyle w:val="TableText"/>
              <w:rPr>
                <w:lang w:val="es-US"/>
              </w:rPr>
            </w:pPr>
            <w:r w:rsidRPr="00C4752B">
              <w:rPr>
                <w:lang w:val="es-US"/>
              </w:rPr>
              <w:t>:P:IDR-</w:t>
            </w:r>
            <w:bookmarkStart w:id="625" w:name="_Hlt526831872"/>
            <w:r>
              <w:fldChar w:fldCharType="begin"/>
            </w:r>
            <w:r w:rsidR="00851D8E">
              <w:instrText>HYPERLINK "..\\..\\DataDictionary\\COBOL\\U\\U-OTAF-AMT.docx"</w:instrText>
            </w:r>
            <w:r>
              <w:fldChar w:fldCharType="separate"/>
            </w:r>
            <w:r w:rsidRPr="00C4752B">
              <w:rPr>
                <w:rStyle w:val="Hyperlink"/>
                <w:lang w:val="es-US"/>
              </w:rPr>
              <w:t>U-</w:t>
            </w:r>
            <w:bookmarkStart w:id="626" w:name="_Hlt28752995"/>
            <w:bookmarkStart w:id="627" w:name="_Hlt514739858"/>
            <w:bookmarkEnd w:id="626"/>
            <w:r w:rsidRPr="00C4752B">
              <w:rPr>
                <w:rStyle w:val="Hyperlink"/>
                <w:lang w:val="es-US"/>
              </w:rPr>
              <w:t>O</w:t>
            </w:r>
            <w:bookmarkStart w:id="628" w:name="_Hlt526831791"/>
            <w:bookmarkEnd w:id="627"/>
            <w:r w:rsidRPr="00C4752B">
              <w:rPr>
                <w:rStyle w:val="Hyperlink"/>
                <w:lang w:val="es-US"/>
              </w:rPr>
              <w:t>T</w:t>
            </w:r>
            <w:bookmarkStart w:id="629" w:name="_Hlt500215432"/>
            <w:bookmarkEnd w:id="628"/>
            <w:r w:rsidRPr="00C4752B">
              <w:rPr>
                <w:rStyle w:val="Hyperlink"/>
                <w:lang w:val="es-US"/>
              </w:rPr>
              <w:t>A</w:t>
            </w:r>
            <w:bookmarkStart w:id="630" w:name="_Hlt30569588"/>
            <w:bookmarkEnd w:id="629"/>
            <w:r w:rsidRPr="00C4752B">
              <w:rPr>
                <w:rStyle w:val="Hyperlink"/>
                <w:lang w:val="es-US"/>
              </w:rPr>
              <w:t>F</w:t>
            </w:r>
            <w:bookmarkStart w:id="631" w:name="_Hlt506784679"/>
            <w:bookmarkEnd w:id="630"/>
            <w:r w:rsidRPr="00C4752B">
              <w:rPr>
                <w:rStyle w:val="Hyperlink"/>
                <w:lang w:val="es-US"/>
              </w:rPr>
              <w:t>-</w:t>
            </w:r>
            <w:bookmarkEnd w:id="631"/>
            <w:r w:rsidRPr="00C4752B">
              <w:rPr>
                <w:rStyle w:val="Hyperlink"/>
                <w:lang w:val="es-US"/>
              </w:rPr>
              <w:t>A</w:t>
            </w:r>
            <w:bookmarkStart w:id="632" w:name="_Hlt517151830"/>
            <w:bookmarkStart w:id="633" w:name="_Hlt517151825"/>
            <w:bookmarkEnd w:id="632"/>
            <w:r w:rsidRPr="00C4752B">
              <w:rPr>
                <w:rStyle w:val="Hyperlink"/>
                <w:lang w:val="es-US"/>
              </w:rPr>
              <w:t>M</w:t>
            </w:r>
            <w:bookmarkEnd w:id="633"/>
            <w:r w:rsidRPr="00C4752B">
              <w:rPr>
                <w:rStyle w:val="Hyperlink"/>
                <w:lang w:val="es-US"/>
              </w:rPr>
              <w:t>T</w:t>
            </w:r>
            <w:r>
              <w:fldChar w:fldCharType="end"/>
            </w:r>
            <w:bookmarkEnd w:id="625"/>
          </w:p>
        </w:tc>
        <w:tc>
          <w:tcPr>
            <w:tcW w:w="2840" w:type="dxa"/>
            <w:tcMar>
              <w:left w:w="58" w:type="dxa"/>
              <w:right w:w="58" w:type="dxa"/>
            </w:tcMar>
          </w:tcPr>
          <w:p w14:paraId="1BB89CA0" w14:textId="77777777" w:rsidR="00BE396E" w:rsidRDefault="00BE396E" w:rsidP="00BE396E">
            <w:pPr>
              <w:pStyle w:val="TableText"/>
            </w:pPr>
            <w:r>
              <w:t>Obligated to accept in full amount</w:t>
            </w:r>
          </w:p>
          <w:p w14:paraId="145D70C2" w14:textId="77777777" w:rsidR="00BE396E" w:rsidRDefault="00BE396E" w:rsidP="00BE396E">
            <w:pPr>
              <w:pStyle w:val="TableText"/>
            </w:pPr>
            <w:r w:rsidRPr="00B7369B">
              <w:rPr>
                <w:rFonts w:cs="Arial"/>
                <w:color w:val="000000"/>
              </w:rPr>
              <w:t>This item is used to indicate the payment amount a provider agrees to accept from Medicare as payment in full, and will not charge the beneficiary for any amounts over the Medicare allowed charge.</w:t>
            </w:r>
          </w:p>
        </w:tc>
        <w:tc>
          <w:tcPr>
            <w:tcW w:w="1080" w:type="dxa"/>
            <w:tcMar>
              <w:left w:w="58" w:type="dxa"/>
              <w:right w:w="58" w:type="dxa"/>
            </w:tcMar>
          </w:tcPr>
          <w:p w14:paraId="5FBB72A7" w14:textId="77777777" w:rsidR="00BE396E" w:rsidRDefault="00BE396E" w:rsidP="00BE396E">
            <w:pPr>
              <w:pStyle w:val="TableText"/>
              <w:rPr>
                <w:caps/>
              </w:rPr>
            </w:pPr>
            <w:r>
              <w:rPr>
                <w:caps/>
              </w:rPr>
              <w:t>7 N</w:t>
            </w:r>
          </w:p>
          <w:p w14:paraId="352A6901" w14:textId="77777777" w:rsidR="00BE396E" w:rsidRDefault="00BE396E" w:rsidP="00BE396E">
            <w:pPr>
              <w:pStyle w:val="TableText"/>
              <w:rPr>
                <w:caps/>
              </w:rPr>
            </w:pPr>
            <w:r>
              <w:rPr>
                <w:caps/>
              </w:rPr>
              <w:t>(99999v99)</w:t>
            </w:r>
          </w:p>
        </w:tc>
        <w:tc>
          <w:tcPr>
            <w:tcW w:w="2340" w:type="dxa"/>
            <w:tcMar>
              <w:left w:w="58" w:type="dxa"/>
              <w:right w:w="58" w:type="dxa"/>
            </w:tcMar>
          </w:tcPr>
          <w:p w14:paraId="370B1A43" w14:textId="77777777" w:rsidR="00BE396E" w:rsidRDefault="00BE396E" w:rsidP="00BE396E">
            <w:pPr>
              <w:pStyle w:val="TableText"/>
            </w:pPr>
            <w:r>
              <w:t>-</w:t>
            </w:r>
          </w:p>
        </w:tc>
        <w:tc>
          <w:tcPr>
            <w:tcW w:w="858" w:type="dxa"/>
            <w:tcMar>
              <w:left w:w="58" w:type="dxa"/>
              <w:right w:w="58" w:type="dxa"/>
            </w:tcMar>
          </w:tcPr>
          <w:p w14:paraId="3FFB6072" w14:textId="77777777" w:rsidR="00BE396E" w:rsidRDefault="00BE396E" w:rsidP="00BE396E">
            <w:pPr>
              <w:pStyle w:val="TableText"/>
            </w:pPr>
            <w:r>
              <w:t>Spaces</w:t>
            </w:r>
          </w:p>
        </w:tc>
        <w:tc>
          <w:tcPr>
            <w:tcW w:w="431" w:type="dxa"/>
          </w:tcPr>
          <w:p w14:paraId="29AFC2AB" w14:textId="77777777" w:rsidR="00BE396E" w:rsidRDefault="00BE396E" w:rsidP="00BE396E">
            <w:pPr>
              <w:pStyle w:val="TableText"/>
            </w:pPr>
            <w:r>
              <w:t>X</w:t>
            </w:r>
          </w:p>
        </w:tc>
        <w:tc>
          <w:tcPr>
            <w:tcW w:w="431" w:type="dxa"/>
          </w:tcPr>
          <w:p w14:paraId="56CBD803" w14:textId="77777777" w:rsidR="00BE396E" w:rsidRDefault="00BE396E" w:rsidP="00BE396E">
            <w:pPr>
              <w:pStyle w:val="TableText"/>
            </w:pPr>
            <w:r>
              <w:t>X</w:t>
            </w:r>
          </w:p>
        </w:tc>
        <w:tc>
          <w:tcPr>
            <w:tcW w:w="432" w:type="dxa"/>
          </w:tcPr>
          <w:p w14:paraId="652AC647" w14:textId="77777777" w:rsidR="00BE396E" w:rsidRDefault="00BE396E" w:rsidP="00BE396E">
            <w:pPr>
              <w:pStyle w:val="TableText"/>
            </w:pPr>
            <w:r>
              <w:t>X</w:t>
            </w:r>
          </w:p>
        </w:tc>
      </w:tr>
      <w:tr w:rsidR="00BE396E" w14:paraId="57C00170" w14:textId="77777777" w:rsidTr="003214B8">
        <w:trPr>
          <w:cantSplit/>
          <w:jc w:val="center"/>
        </w:trPr>
        <w:tc>
          <w:tcPr>
            <w:tcW w:w="802" w:type="dxa"/>
            <w:tcMar>
              <w:left w:w="58" w:type="dxa"/>
              <w:right w:w="58" w:type="dxa"/>
            </w:tcMar>
          </w:tcPr>
          <w:p w14:paraId="2C5253C6" w14:textId="77777777" w:rsidR="00BE396E" w:rsidRDefault="00BE396E" w:rsidP="00BE396E">
            <w:pPr>
              <w:pStyle w:val="TableText"/>
            </w:pPr>
            <w:r>
              <w:t>1725</w:t>
            </w:r>
          </w:p>
        </w:tc>
        <w:tc>
          <w:tcPr>
            <w:tcW w:w="2227" w:type="dxa"/>
            <w:tcMar>
              <w:left w:w="58" w:type="dxa"/>
              <w:right w:w="58" w:type="dxa"/>
            </w:tcMar>
          </w:tcPr>
          <w:p w14:paraId="6D64A7E5" w14:textId="77777777" w:rsidR="00BE396E" w:rsidRDefault="00BE396E" w:rsidP="00BE396E">
            <w:pPr>
              <w:pStyle w:val="TableText"/>
            </w:pPr>
            <w:r>
              <w:t>MASS ADJ FLAG</w:t>
            </w:r>
          </w:p>
        </w:tc>
        <w:tc>
          <w:tcPr>
            <w:tcW w:w="2943" w:type="dxa"/>
            <w:tcMar>
              <w:left w:w="58" w:type="dxa"/>
              <w:right w:w="58" w:type="dxa"/>
            </w:tcMar>
          </w:tcPr>
          <w:p w14:paraId="4989FBA5" w14:textId="59732F09" w:rsidR="00BE396E" w:rsidRDefault="00BE396E" w:rsidP="00BE396E">
            <w:pPr>
              <w:pStyle w:val="TableText"/>
            </w:pPr>
            <w:r>
              <w:t>:P:IDR-</w:t>
            </w:r>
            <w:hyperlink r:id="rId507" w:history="1">
              <w:r>
                <w:rPr>
                  <w:rStyle w:val="Hyperlink"/>
                </w:rPr>
                <w:t>U</w:t>
              </w:r>
              <w:bookmarkStart w:id="634" w:name="_Hlt500215436"/>
              <w:r>
                <w:rPr>
                  <w:rStyle w:val="Hyperlink"/>
                </w:rPr>
                <w:t>-</w:t>
              </w:r>
              <w:bookmarkStart w:id="635" w:name="_Hlt526831977"/>
              <w:bookmarkEnd w:id="634"/>
              <w:r>
                <w:rPr>
                  <w:rStyle w:val="Hyperlink"/>
                </w:rPr>
                <w:t>M</w:t>
              </w:r>
              <w:bookmarkStart w:id="636" w:name="_Hlt514739888"/>
              <w:bookmarkEnd w:id="635"/>
              <w:r>
                <w:rPr>
                  <w:rStyle w:val="Hyperlink"/>
                </w:rPr>
                <w:t>S</w:t>
              </w:r>
              <w:bookmarkEnd w:id="636"/>
              <w:r>
                <w:rPr>
                  <w:rStyle w:val="Hyperlink"/>
                </w:rPr>
                <w:t>P</w:t>
              </w:r>
              <w:bookmarkStart w:id="637" w:name="_Hlt28753003"/>
              <w:r>
                <w:rPr>
                  <w:rStyle w:val="Hyperlink"/>
                </w:rPr>
                <w:t>-</w:t>
              </w:r>
              <w:bookmarkStart w:id="638" w:name="_Hlt500214880"/>
              <w:bookmarkEnd w:id="637"/>
              <w:r>
                <w:rPr>
                  <w:rStyle w:val="Hyperlink"/>
                </w:rPr>
                <w:t>M</w:t>
              </w:r>
              <w:bookmarkStart w:id="639" w:name="_Hlt500214884"/>
              <w:bookmarkEnd w:id="638"/>
              <w:r>
                <w:rPr>
                  <w:rStyle w:val="Hyperlink"/>
                </w:rPr>
                <w:t>A</w:t>
              </w:r>
              <w:bookmarkStart w:id="640" w:name="_Hlt12246226"/>
              <w:bookmarkEnd w:id="639"/>
              <w:r>
                <w:rPr>
                  <w:rStyle w:val="Hyperlink"/>
                </w:rPr>
                <w:t>S</w:t>
              </w:r>
              <w:bookmarkStart w:id="641" w:name="_Hlt517151842"/>
              <w:bookmarkEnd w:id="640"/>
              <w:r>
                <w:rPr>
                  <w:rStyle w:val="Hyperlink"/>
                </w:rPr>
                <w:t>S</w:t>
              </w:r>
              <w:bookmarkEnd w:id="641"/>
              <w:r>
                <w:rPr>
                  <w:rStyle w:val="Hyperlink"/>
                </w:rPr>
                <w:t>-AD</w:t>
              </w:r>
              <w:bookmarkStart w:id="642" w:name="_Hlt517151852"/>
              <w:r>
                <w:rPr>
                  <w:rStyle w:val="Hyperlink"/>
                </w:rPr>
                <w:t>J</w:t>
              </w:r>
              <w:bookmarkEnd w:id="642"/>
              <w:r>
                <w:rPr>
                  <w:rStyle w:val="Hyperlink"/>
                </w:rPr>
                <w:t>-FLAG</w:t>
              </w:r>
            </w:hyperlink>
          </w:p>
        </w:tc>
        <w:tc>
          <w:tcPr>
            <w:tcW w:w="2840" w:type="dxa"/>
            <w:tcMar>
              <w:left w:w="58" w:type="dxa"/>
              <w:right w:w="58" w:type="dxa"/>
            </w:tcMar>
          </w:tcPr>
          <w:p w14:paraId="4D87C1BB" w14:textId="77777777" w:rsidR="00BE396E" w:rsidRDefault="00BE396E" w:rsidP="00BE396E">
            <w:pPr>
              <w:pStyle w:val="TableText"/>
            </w:pPr>
            <w:r>
              <w:t>Mass adjustment flag</w:t>
            </w:r>
          </w:p>
          <w:p w14:paraId="6C200623" w14:textId="77777777" w:rsidR="00BE396E" w:rsidRDefault="00BE396E" w:rsidP="00BE396E">
            <w:pPr>
              <w:pStyle w:val="TableText"/>
            </w:pPr>
            <w:r w:rsidRPr="004C073F">
              <w:rPr>
                <w:rFonts w:cs="Arial"/>
                <w:color w:val="000000"/>
              </w:rPr>
              <w:t>This field indicates whether or not the claim was processed as a Medicare Secondary Payer (MSP) mass adjustment</w:t>
            </w:r>
            <w:r>
              <w:rPr>
                <w:rFonts w:cs="Arial"/>
                <w:color w:val="000000"/>
              </w:rPr>
              <w:t xml:space="preserve">. </w:t>
            </w:r>
            <w:r w:rsidRPr="004C073F">
              <w:rPr>
                <w:rFonts w:cs="Arial"/>
                <w:color w:val="000000"/>
              </w:rPr>
              <w:t>MSP is a subset of mass adjustment. When beneficiary eligibility is updated, MSP searches for all beneficiary claims and adjusts.</w:t>
            </w:r>
          </w:p>
        </w:tc>
        <w:tc>
          <w:tcPr>
            <w:tcW w:w="1080" w:type="dxa"/>
            <w:tcMar>
              <w:left w:w="58" w:type="dxa"/>
              <w:right w:w="58" w:type="dxa"/>
            </w:tcMar>
          </w:tcPr>
          <w:p w14:paraId="23985970" w14:textId="77777777" w:rsidR="00BE396E" w:rsidRDefault="00BE396E" w:rsidP="00BE396E">
            <w:pPr>
              <w:pStyle w:val="TableText"/>
              <w:rPr>
                <w:caps/>
              </w:rPr>
            </w:pPr>
            <w:r>
              <w:rPr>
                <w:caps/>
              </w:rPr>
              <w:t>1 C</w:t>
            </w:r>
          </w:p>
        </w:tc>
        <w:tc>
          <w:tcPr>
            <w:tcW w:w="2340" w:type="dxa"/>
            <w:tcMar>
              <w:left w:w="58" w:type="dxa"/>
              <w:right w:w="58" w:type="dxa"/>
            </w:tcMar>
          </w:tcPr>
          <w:p w14:paraId="26ABE6BF" w14:textId="77777777" w:rsidR="00BE396E" w:rsidRPr="00865B7A" w:rsidRDefault="00BE396E" w:rsidP="00BE396E">
            <w:pPr>
              <w:pStyle w:val="TableText"/>
            </w:pPr>
            <w:r w:rsidRPr="0042502A">
              <w:rPr>
                <w:b/>
              </w:rPr>
              <w:t>Valid Values:</w:t>
            </w:r>
          </w:p>
          <w:p w14:paraId="2BBFE4AF" w14:textId="4CF8F353" w:rsidR="00BE396E" w:rsidRDefault="00BE396E" w:rsidP="00245396">
            <w:pPr>
              <w:pStyle w:val="TableTextBullet"/>
            </w:pPr>
            <w:r w:rsidRPr="00446682">
              <w:t xml:space="preserve">A </w:t>
            </w:r>
            <w:r w:rsidR="000E2798">
              <w:t xml:space="preserve">– </w:t>
            </w:r>
            <w:r w:rsidRPr="00446682">
              <w:t>Reprocessed claim from MSP mass adjustment</w:t>
            </w:r>
          </w:p>
          <w:p w14:paraId="68CB9176" w14:textId="77777777" w:rsidR="007C038B" w:rsidRDefault="007C038B" w:rsidP="007C038B">
            <w:pPr>
              <w:pStyle w:val="TableTextBullet"/>
            </w:pPr>
            <w:r>
              <w:t>C – Clerical/Medicare Contractor Action</w:t>
            </w:r>
          </w:p>
          <w:p w14:paraId="059B8CA6" w14:textId="64984C2F" w:rsidR="007C038B" w:rsidRPr="00446682" w:rsidRDefault="007C038B" w:rsidP="007C038B">
            <w:pPr>
              <w:pStyle w:val="TableTextBullet"/>
            </w:pPr>
            <w:r>
              <w:t>D – DPP Adjustments</w:t>
            </w:r>
          </w:p>
          <w:p w14:paraId="7BB4E95C" w14:textId="0A7FA723" w:rsidR="00BE396E" w:rsidRPr="00446682" w:rsidRDefault="00BE396E" w:rsidP="00EE1541">
            <w:pPr>
              <w:pStyle w:val="TableTextBullet"/>
            </w:pPr>
            <w:r w:rsidRPr="00446682">
              <w:t xml:space="preserve">E </w:t>
            </w:r>
            <w:r w:rsidR="000E2798">
              <w:t xml:space="preserve">– </w:t>
            </w:r>
            <w:r w:rsidRPr="00446682">
              <w:t>Express Adjustment Feed Mode = A</w:t>
            </w:r>
            <w:r w:rsidR="007C038B" w:rsidRPr="007C038B">
              <w:t>: Errors only fed to operator</w:t>
            </w:r>
          </w:p>
          <w:p w14:paraId="66695BD1" w14:textId="49F0F64C" w:rsidR="00BE396E" w:rsidRDefault="00BE396E">
            <w:pPr>
              <w:pStyle w:val="TableTextBullet"/>
            </w:pPr>
            <w:r w:rsidRPr="00446682">
              <w:t xml:space="preserve">F </w:t>
            </w:r>
            <w:r w:rsidR="000E2798">
              <w:t xml:space="preserve">– </w:t>
            </w:r>
            <w:r w:rsidRPr="00446682">
              <w:t>Express Adjustment Feed Mode = F</w:t>
            </w:r>
            <w:r w:rsidR="007C038B" w:rsidRPr="007C038B">
              <w:t>: Feed all to operator</w:t>
            </w:r>
          </w:p>
          <w:p w14:paraId="4FA0DBD0" w14:textId="5E37BCC4" w:rsidR="004B6D96" w:rsidRPr="00446682" w:rsidRDefault="004B6D96">
            <w:pPr>
              <w:pStyle w:val="TableTextBullet"/>
            </w:pPr>
            <w:r>
              <w:t>I – VADP Adjustments</w:t>
            </w:r>
          </w:p>
          <w:p w14:paraId="72F44241" w14:textId="19276D77" w:rsidR="00BE396E" w:rsidRPr="00446682" w:rsidRDefault="00BE396E" w:rsidP="00245396">
            <w:pPr>
              <w:pStyle w:val="TableTextBullet"/>
            </w:pPr>
            <w:r>
              <w:t>M</w:t>
            </w:r>
            <w:r w:rsidR="000E2798">
              <w:t xml:space="preserve">– </w:t>
            </w:r>
            <w:r>
              <w:t>Mass Adjustments</w:t>
            </w:r>
          </w:p>
          <w:p w14:paraId="1F9EB5F2" w14:textId="09C214EA" w:rsidR="00BE396E" w:rsidRDefault="00BE396E" w:rsidP="00245396">
            <w:pPr>
              <w:pStyle w:val="TableTextBullet"/>
            </w:pPr>
            <w:r>
              <w:t>N</w:t>
            </w:r>
            <w:r w:rsidR="000E2798">
              <w:t xml:space="preserve"> – </w:t>
            </w:r>
            <w:r>
              <w:t>Bene NU</w:t>
            </w:r>
          </w:p>
          <w:p w14:paraId="26B6C1FC" w14:textId="628BAED6" w:rsidR="00BE396E" w:rsidRPr="00446682" w:rsidRDefault="00BE396E" w:rsidP="00245396">
            <w:pPr>
              <w:pStyle w:val="TableTextBullet"/>
            </w:pPr>
            <w:r w:rsidRPr="00DE038D">
              <w:t>O</w:t>
            </w:r>
            <w:r w:rsidR="000E2798">
              <w:t xml:space="preserve"> – </w:t>
            </w:r>
            <w:r w:rsidRPr="00DE038D">
              <w:t>OCM Recoupment Adjustment</w:t>
            </w:r>
          </w:p>
          <w:p w14:paraId="28610F82" w14:textId="7953B256" w:rsidR="00BE396E" w:rsidRDefault="00463665" w:rsidP="00245396">
            <w:pPr>
              <w:pStyle w:val="TableTextBullet"/>
            </w:pPr>
            <w:r>
              <w:t xml:space="preserve">P – Provider Portal </w:t>
            </w:r>
            <w:r w:rsidR="007C038B" w:rsidRPr="007C038B">
              <w:t>Reopening Request Adjustments</w:t>
            </w:r>
          </w:p>
        </w:tc>
        <w:tc>
          <w:tcPr>
            <w:tcW w:w="858" w:type="dxa"/>
            <w:tcMar>
              <w:left w:w="58" w:type="dxa"/>
              <w:right w:w="58" w:type="dxa"/>
            </w:tcMar>
          </w:tcPr>
          <w:p w14:paraId="2E9CC392" w14:textId="77777777" w:rsidR="00BE396E" w:rsidRDefault="00BE396E" w:rsidP="00BE396E">
            <w:pPr>
              <w:pStyle w:val="TableText"/>
            </w:pPr>
            <w:r>
              <w:t>Spaces</w:t>
            </w:r>
          </w:p>
        </w:tc>
        <w:tc>
          <w:tcPr>
            <w:tcW w:w="431" w:type="dxa"/>
          </w:tcPr>
          <w:p w14:paraId="4F078D9B" w14:textId="77777777" w:rsidR="00BE396E" w:rsidRDefault="00BE396E" w:rsidP="00BE396E">
            <w:pPr>
              <w:pStyle w:val="TableText"/>
            </w:pPr>
            <w:r>
              <w:t>-</w:t>
            </w:r>
          </w:p>
        </w:tc>
        <w:tc>
          <w:tcPr>
            <w:tcW w:w="431" w:type="dxa"/>
          </w:tcPr>
          <w:p w14:paraId="6FD05DC7" w14:textId="77777777" w:rsidR="00BE396E" w:rsidRDefault="00BE396E" w:rsidP="00BE396E">
            <w:pPr>
              <w:pStyle w:val="TableText"/>
            </w:pPr>
            <w:r>
              <w:t>X</w:t>
            </w:r>
          </w:p>
        </w:tc>
        <w:tc>
          <w:tcPr>
            <w:tcW w:w="432" w:type="dxa"/>
          </w:tcPr>
          <w:p w14:paraId="27AA9FC5" w14:textId="77777777" w:rsidR="00BE396E" w:rsidRDefault="00BE396E" w:rsidP="00BE396E">
            <w:pPr>
              <w:pStyle w:val="TableText"/>
            </w:pPr>
            <w:r>
              <w:t>X</w:t>
            </w:r>
          </w:p>
        </w:tc>
      </w:tr>
      <w:tr w:rsidR="00463665" w14:paraId="5F5DDFB7" w14:textId="77777777" w:rsidTr="003214B8">
        <w:trPr>
          <w:cantSplit/>
          <w:jc w:val="center"/>
        </w:trPr>
        <w:tc>
          <w:tcPr>
            <w:tcW w:w="802" w:type="dxa"/>
            <w:tcMar>
              <w:left w:w="58" w:type="dxa"/>
              <w:right w:w="58" w:type="dxa"/>
            </w:tcMar>
          </w:tcPr>
          <w:p w14:paraId="2219973D" w14:textId="2F59C63C" w:rsidR="00463665" w:rsidRDefault="00463665" w:rsidP="00463665">
            <w:pPr>
              <w:pStyle w:val="TableText"/>
            </w:pPr>
            <w:r>
              <w:t>1725</w:t>
            </w:r>
            <w:r>
              <w:br/>
              <w:t>(Cont’d)</w:t>
            </w:r>
          </w:p>
        </w:tc>
        <w:tc>
          <w:tcPr>
            <w:tcW w:w="2227" w:type="dxa"/>
            <w:tcMar>
              <w:left w:w="58" w:type="dxa"/>
              <w:right w:w="58" w:type="dxa"/>
            </w:tcMar>
          </w:tcPr>
          <w:p w14:paraId="4ACBD541" w14:textId="75DE4A82" w:rsidR="00463665" w:rsidRDefault="00463665" w:rsidP="00463665">
            <w:pPr>
              <w:pStyle w:val="TableText"/>
            </w:pPr>
            <w:r>
              <w:t>MASS ADJ FLAG</w:t>
            </w:r>
          </w:p>
        </w:tc>
        <w:tc>
          <w:tcPr>
            <w:tcW w:w="2943" w:type="dxa"/>
            <w:tcMar>
              <w:left w:w="58" w:type="dxa"/>
              <w:right w:w="58" w:type="dxa"/>
            </w:tcMar>
          </w:tcPr>
          <w:p w14:paraId="08C0ED24" w14:textId="626FA083" w:rsidR="00463665" w:rsidRDefault="00463665" w:rsidP="00463665">
            <w:pPr>
              <w:pStyle w:val="TableText"/>
            </w:pPr>
            <w:r>
              <w:t>:P:IDR-</w:t>
            </w:r>
            <w:hyperlink r:id="rId508" w:history="1">
              <w:r>
                <w:rPr>
                  <w:rStyle w:val="Hyperlink"/>
                </w:rPr>
                <w:t>U-MSP-MASS-ADJ-FLAG</w:t>
              </w:r>
            </w:hyperlink>
          </w:p>
        </w:tc>
        <w:tc>
          <w:tcPr>
            <w:tcW w:w="2840" w:type="dxa"/>
            <w:tcMar>
              <w:left w:w="58" w:type="dxa"/>
              <w:right w:w="58" w:type="dxa"/>
            </w:tcMar>
          </w:tcPr>
          <w:p w14:paraId="6C563F57" w14:textId="6553CE45" w:rsidR="00463665" w:rsidRDefault="00463665" w:rsidP="00463665">
            <w:pPr>
              <w:pStyle w:val="TableText"/>
            </w:pPr>
            <w:r>
              <w:t>Mass adjustment flag continued</w:t>
            </w:r>
          </w:p>
        </w:tc>
        <w:tc>
          <w:tcPr>
            <w:tcW w:w="1080" w:type="dxa"/>
            <w:tcMar>
              <w:left w:w="58" w:type="dxa"/>
              <w:right w:w="58" w:type="dxa"/>
            </w:tcMar>
          </w:tcPr>
          <w:p w14:paraId="43C8CE76" w14:textId="45105CEC" w:rsidR="00463665" w:rsidRDefault="00463665" w:rsidP="00463665">
            <w:pPr>
              <w:pStyle w:val="TableText"/>
              <w:rPr>
                <w:caps/>
              </w:rPr>
            </w:pPr>
            <w:r>
              <w:rPr>
                <w:caps/>
              </w:rPr>
              <w:t>1 c</w:t>
            </w:r>
          </w:p>
        </w:tc>
        <w:tc>
          <w:tcPr>
            <w:tcW w:w="2340" w:type="dxa"/>
            <w:tcMar>
              <w:left w:w="58" w:type="dxa"/>
              <w:right w:w="58" w:type="dxa"/>
            </w:tcMar>
          </w:tcPr>
          <w:p w14:paraId="2B23D14A" w14:textId="77777777" w:rsidR="00463665" w:rsidRPr="00865B7A" w:rsidRDefault="00463665" w:rsidP="00463665">
            <w:pPr>
              <w:pStyle w:val="TableText"/>
            </w:pPr>
            <w:r w:rsidRPr="0042502A">
              <w:rPr>
                <w:b/>
              </w:rPr>
              <w:t>Valid Values:</w:t>
            </w:r>
          </w:p>
          <w:p w14:paraId="0A31863E" w14:textId="77777777" w:rsidR="00F927C6" w:rsidRPr="00446682" w:rsidRDefault="00F927C6" w:rsidP="00F927C6">
            <w:pPr>
              <w:pStyle w:val="TableTextBullet"/>
            </w:pPr>
            <w:r>
              <w:t>Q – NFI Adjustments</w:t>
            </w:r>
          </w:p>
          <w:p w14:paraId="28F79C7E" w14:textId="77777777" w:rsidR="00F927C6" w:rsidRDefault="00F927C6" w:rsidP="00F927C6">
            <w:pPr>
              <w:pStyle w:val="TableTextBullet"/>
            </w:pPr>
            <w:r w:rsidRPr="00446682">
              <w:t>R</w:t>
            </w:r>
            <w:r>
              <w:t xml:space="preserve"> – </w:t>
            </w:r>
            <w:r w:rsidRPr="00463665">
              <w:t>Express</w:t>
            </w:r>
            <w:r w:rsidRPr="00446682">
              <w:t xml:space="preserve"> Adjustment Feed Mode = R</w:t>
            </w:r>
            <w:r>
              <w:t>: Release all to batch cycle</w:t>
            </w:r>
          </w:p>
          <w:p w14:paraId="3E3B4871" w14:textId="77777777" w:rsidR="00F927C6" w:rsidRDefault="00F927C6" w:rsidP="00F927C6">
            <w:pPr>
              <w:pStyle w:val="TableTextBullet"/>
              <w:numPr>
                <w:ilvl w:val="0"/>
                <w:numId w:val="0"/>
              </w:numPr>
              <w:ind w:left="30"/>
            </w:pPr>
            <w:r>
              <w:t>Note: Historical RAC Adjustments may display a MAF of R.</w:t>
            </w:r>
          </w:p>
          <w:p w14:paraId="0356F983" w14:textId="530E3221" w:rsidR="00F927C6" w:rsidRPr="00446682" w:rsidRDefault="00F927C6" w:rsidP="00F927C6">
            <w:pPr>
              <w:pStyle w:val="TableTextBullet"/>
            </w:pPr>
            <w:r>
              <w:t>U</w:t>
            </w:r>
            <w:r w:rsidRPr="00446682">
              <w:t xml:space="preserve"> </w:t>
            </w:r>
            <w:r>
              <w:t xml:space="preserve">– Unsolicited Response, </w:t>
            </w:r>
            <w:r w:rsidRPr="003A63DC">
              <w:t xml:space="preserve">reference </w:t>
            </w:r>
            <w:hyperlink r:id="rId509" w:history="1">
              <w:r w:rsidRPr="003A63DC">
                <w:rPr>
                  <w:rStyle w:val="Hyperlink"/>
                </w:rPr>
                <w:t>S1320000</w:t>
              </w:r>
            </w:hyperlink>
            <w:r w:rsidRPr="003A63DC">
              <w:t xml:space="preserve"> and </w:t>
            </w:r>
            <w:hyperlink r:id="rId510" w:history="1">
              <w:r w:rsidRPr="003A63DC">
                <w:rPr>
                  <w:rStyle w:val="Hyperlink"/>
                </w:rPr>
                <w:t>S2308000</w:t>
              </w:r>
            </w:hyperlink>
          </w:p>
          <w:p w14:paraId="3AAEBDA1" w14:textId="77777777" w:rsidR="00F927C6" w:rsidRPr="00446682" w:rsidRDefault="00F927C6" w:rsidP="00F927C6">
            <w:pPr>
              <w:pStyle w:val="TableTextBullet"/>
            </w:pPr>
            <w:r>
              <w:t>V– Manually added</w:t>
            </w:r>
          </w:p>
          <w:p w14:paraId="5CAD9550" w14:textId="77777777" w:rsidR="00F927C6" w:rsidRPr="00446682" w:rsidRDefault="00F927C6" w:rsidP="00F927C6">
            <w:pPr>
              <w:pStyle w:val="TableTextBullet"/>
            </w:pPr>
            <w:r>
              <w:t>X</w:t>
            </w:r>
            <w:r w:rsidRPr="00446682">
              <w:t xml:space="preserve"> </w:t>
            </w:r>
            <w:r>
              <w:t>– RAC Cancellation Adjustment Request</w:t>
            </w:r>
          </w:p>
          <w:p w14:paraId="0A461760" w14:textId="77777777" w:rsidR="00F927C6" w:rsidRPr="00687B75" w:rsidRDefault="00F927C6" w:rsidP="00F927C6">
            <w:pPr>
              <w:pStyle w:val="TableTextBullet"/>
              <w:rPr>
                <w:b/>
              </w:rPr>
            </w:pPr>
            <w:r>
              <w:t>Spaces – A manual adjustment or a medical claim</w:t>
            </w:r>
          </w:p>
          <w:p w14:paraId="3DFB7446" w14:textId="77777777" w:rsidR="00F927C6" w:rsidRPr="00F3487E" w:rsidRDefault="00F927C6" w:rsidP="00F927C6">
            <w:pPr>
              <w:pStyle w:val="TableTextBullet"/>
              <w:rPr>
                <w:b/>
              </w:rPr>
            </w:pPr>
            <w:r>
              <w:t>1 – RAC (Recovery Audit Contractor) Adjustments</w:t>
            </w:r>
          </w:p>
          <w:p w14:paraId="72A87652" w14:textId="77777777" w:rsidR="00F927C6" w:rsidRPr="00F3487E" w:rsidRDefault="00F927C6" w:rsidP="00F927C6">
            <w:pPr>
              <w:pStyle w:val="TableTextBullet"/>
              <w:numPr>
                <w:ilvl w:val="0"/>
                <w:numId w:val="0"/>
              </w:numPr>
              <w:ind w:left="30"/>
              <w:rPr>
                <w:b/>
              </w:rPr>
            </w:pPr>
            <w:r>
              <w:t>Note: Historical RAC Mass Adjustments may display a MAF or M or R.</w:t>
            </w:r>
          </w:p>
          <w:p w14:paraId="09A56767" w14:textId="2732A168" w:rsidR="00463665" w:rsidRPr="0042502A" w:rsidRDefault="00F927C6" w:rsidP="00245396">
            <w:pPr>
              <w:pStyle w:val="TableTextBullet"/>
              <w:rPr>
                <w:b/>
              </w:rPr>
            </w:pPr>
            <w:r>
              <w:t>2 – EC2 (SMRC-Supplemental Medical Review) Adjustments</w:t>
            </w:r>
          </w:p>
        </w:tc>
        <w:tc>
          <w:tcPr>
            <w:tcW w:w="858" w:type="dxa"/>
            <w:tcMar>
              <w:left w:w="58" w:type="dxa"/>
              <w:right w:w="58" w:type="dxa"/>
            </w:tcMar>
          </w:tcPr>
          <w:p w14:paraId="297C886D" w14:textId="2FD66462" w:rsidR="00463665" w:rsidRDefault="00463665" w:rsidP="00463665">
            <w:pPr>
              <w:pStyle w:val="TableText"/>
            </w:pPr>
            <w:r>
              <w:t>Spaces</w:t>
            </w:r>
          </w:p>
        </w:tc>
        <w:tc>
          <w:tcPr>
            <w:tcW w:w="431" w:type="dxa"/>
          </w:tcPr>
          <w:p w14:paraId="298A854E" w14:textId="4ED5D3B3" w:rsidR="00463665" w:rsidRDefault="00463665" w:rsidP="00463665">
            <w:pPr>
              <w:pStyle w:val="TableText"/>
            </w:pPr>
            <w:r>
              <w:t>-</w:t>
            </w:r>
          </w:p>
        </w:tc>
        <w:tc>
          <w:tcPr>
            <w:tcW w:w="431" w:type="dxa"/>
          </w:tcPr>
          <w:p w14:paraId="4228D4A8" w14:textId="7C275A88" w:rsidR="00463665" w:rsidRDefault="00463665" w:rsidP="00463665">
            <w:pPr>
              <w:pStyle w:val="TableText"/>
            </w:pPr>
            <w:r>
              <w:t>X</w:t>
            </w:r>
          </w:p>
        </w:tc>
        <w:tc>
          <w:tcPr>
            <w:tcW w:w="432" w:type="dxa"/>
          </w:tcPr>
          <w:p w14:paraId="33730A46" w14:textId="0CC911D0" w:rsidR="00463665" w:rsidRDefault="00463665" w:rsidP="00463665">
            <w:pPr>
              <w:pStyle w:val="TableText"/>
            </w:pPr>
            <w:r>
              <w:t>X</w:t>
            </w:r>
          </w:p>
        </w:tc>
      </w:tr>
      <w:tr w:rsidR="00463665" w14:paraId="16620CC7" w14:textId="77777777" w:rsidTr="003214B8">
        <w:trPr>
          <w:cantSplit/>
          <w:jc w:val="center"/>
        </w:trPr>
        <w:tc>
          <w:tcPr>
            <w:tcW w:w="802" w:type="dxa"/>
            <w:tcMar>
              <w:left w:w="58" w:type="dxa"/>
              <w:right w:w="58" w:type="dxa"/>
            </w:tcMar>
          </w:tcPr>
          <w:p w14:paraId="33193EAD" w14:textId="06B1473C" w:rsidR="00463665" w:rsidRDefault="00463665" w:rsidP="00463665">
            <w:pPr>
              <w:pStyle w:val="TableText"/>
            </w:pPr>
            <w:r>
              <w:t>1726 – 1731</w:t>
            </w:r>
          </w:p>
        </w:tc>
        <w:tc>
          <w:tcPr>
            <w:tcW w:w="2227" w:type="dxa"/>
            <w:tcMar>
              <w:left w:w="58" w:type="dxa"/>
              <w:right w:w="58" w:type="dxa"/>
            </w:tcMar>
          </w:tcPr>
          <w:p w14:paraId="6A863E39" w14:textId="77777777" w:rsidR="00463665" w:rsidRDefault="00463665" w:rsidP="00463665">
            <w:pPr>
              <w:pStyle w:val="TableText"/>
            </w:pPr>
            <w:r>
              <w:t>CROSSOVER INS #2</w:t>
            </w:r>
          </w:p>
        </w:tc>
        <w:tc>
          <w:tcPr>
            <w:tcW w:w="2943" w:type="dxa"/>
            <w:tcMar>
              <w:left w:w="58" w:type="dxa"/>
              <w:right w:w="58" w:type="dxa"/>
            </w:tcMar>
          </w:tcPr>
          <w:p w14:paraId="3B0E0692" w14:textId="16C5B5CF" w:rsidR="00463665" w:rsidRPr="00C4752B" w:rsidRDefault="00463665" w:rsidP="00463665">
            <w:pPr>
              <w:pStyle w:val="TableText"/>
              <w:rPr>
                <w:lang w:val="es-US"/>
              </w:rPr>
            </w:pPr>
            <w:r w:rsidRPr="00C4752B">
              <w:rPr>
                <w:lang w:val="es-US"/>
              </w:rPr>
              <w:t>:P:IDR-</w:t>
            </w:r>
            <w:hyperlink r:id="rId511" w:history="1">
              <w:r w:rsidRPr="00C4752B">
                <w:rPr>
                  <w:rStyle w:val="Hyperlink"/>
                  <w:lang w:val="es-US"/>
                </w:rPr>
                <w:t>U</w:t>
              </w:r>
              <w:bookmarkStart w:id="643" w:name="_Hlt500215442"/>
              <w:r w:rsidRPr="00C4752B">
                <w:rPr>
                  <w:rStyle w:val="Hyperlink"/>
                  <w:lang w:val="es-US"/>
                </w:rPr>
                <w:t>-</w:t>
              </w:r>
              <w:bookmarkStart w:id="644" w:name="_Hlt514739922"/>
              <w:bookmarkEnd w:id="643"/>
              <w:r w:rsidRPr="00C4752B">
                <w:rPr>
                  <w:rStyle w:val="Hyperlink"/>
                  <w:lang w:val="es-US"/>
                </w:rPr>
                <w:t>X</w:t>
              </w:r>
              <w:bookmarkStart w:id="645" w:name="_Hlt506784623"/>
              <w:bookmarkEnd w:id="644"/>
              <w:r w:rsidRPr="00C4752B">
                <w:rPr>
                  <w:rStyle w:val="Hyperlink"/>
                  <w:lang w:val="es-US"/>
                </w:rPr>
                <w:t>O</w:t>
              </w:r>
              <w:bookmarkStart w:id="646" w:name="_Hlt526832131"/>
              <w:bookmarkEnd w:id="645"/>
              <w:r w:rsidRPr="00C4752B">
                <w:rPr>
                  <w:rStyle w:val="Hyperlink"/>
                  <w:lang w:val="es-US"/>
                </w:rPr>
                <w:t>V</w:t>
              </w:r>
              <w:bookmarkStart w:id="647" w:name="_Hlt526832275"/>
              <w:bookmarkEnd w:id="646"/>
              <w:r w:rsidRPr="00C4752B">
                <w:rPr>
                  <w:rStyle w:val="Hyperlink"/>
                  <w:lang w:val="es-US"/>
                </w:rPr>
                <w:t>E</w:t>
              </w:r>
              <w:bookmarkEnd w:id="647"/>
              <w:r w:rsidRPr="00C4752B">
                <w:rPr>
                  <w:rStyle w:val="Hyperlink"/>
                  <w:lang w:val="es-US"/>
                </w:rPr>
                <w:t>R</w:t>
              </w:r>
              <w:bookmarkStart w:id="648" w:name="_Hlt28753013"/>
              <w:r w:rsidRPr="00C4752B">
                <w:rPr>
                  <w:rStyle w:val="Hyperlink"/>
                  <w:lang w:val="es-US"/>
                </w:rPr>
                <w:t>-</w:t>
              </w:r>
              <w:bookmarkStart w:id="649" w:name="_Hlt517151945"/>
              <w:bookmarkEnd w:id="648"/>
              <w:r w:rsidRPr="00C4752B">
                <w:rPr>
                  <w:rStyle w:val="Hyperlink"/>
                  <w:lang w:val="es-US"/>
                </w:rPr>
                <w:t>C</w:t>
              </w:r>
              <w:bookmarkEnd w:id="649"/>
              <w:r w:rsidRPr="00C4752B">
                <w:rPr>
                  <w:rStyle w:val="Hyperlink"/>
                  <w:lang w:val="es-US"/>
                </w:rPr>
                <w:t>O</w:t>
              </w:r>
              <w:bookmarkStart w:id="650" w:name="_Hlt517151849"/>
              <w:r w:rsidRPr="00C4752B">
                <w:rPr>
                  <w:rStyle w:val="Hyperlink"/>
                  <w:lang w:val="es-US"/>
                </w:rPr>
                <w:t>M</w:t>
              </w:r>
              <w:bookmarkEnd w:id="650"/>
              <w:r w:rsidRPr="00C4752B">
                <w:rPr>
                  <w:rStyle w:val="Hyperlink"/>
                  <w:lang w:val="es-US"/>
                </w:rPr>
                <w:t>P-ID-2</w:t>
              </w:r>
            </w:hyperlink>
          </w:p>
        </w:tc>
        <w:tc>
          <w:tcPr>
            <w:tcW w:w="2840" w:type="dxa"/>
            <w:tcMar>
              <w:left w:w="58" w:type="dxa"/>
              <w:right w:w="58" w:type="dxa"/>
            </w:tcMar>
          </w:tcPr>
          <w:p w14:paraId="241EDE2A" w14:textId="77777777" w:rsidR="00463665" w:rsidRDefault="00463665" w:rsidP="00463665">
            <w:pPr>
              <w:pStyle w:val="TableText"/>
            </w:pPr>
            <w:r>
              <w:t>Crossover insurer #2</w:t>
            </w:r>
          </w:p>
          <w:p w14:paraId="4F3DC3E7" w14:textId="77777777" w:rsidR="00463665" w:rsidRDefault="00463665" w:rsidP="00463665">
            <w:pPr>
              <w:pStyle w:val="TableText"/>
            </w:pPr>
            <w:r w:rsidRPr="007A4E7A">
              <w:rPr>
                <w:rFonts w:cs="Arial"/>
                <w:color w:val="000000"/>
              </w:rPr>
              <w:t>This field contains the complementary insurer identification number for the second insurer (where applicable).</w:t>
            </w:r>
          </w:p>
        </w:tc>
        <w:tc>
          <w:tcPr>
            <w:tcW w:w="1080" w:type="dxa"/>
            <w:tcMar>
              <w:left w:w="58" w:type="dxa"/>
              <w:right w:w="58" w:type="dxa"/>
            </w:tcMar>
          </w:tcPr>
          <w:p w14:paraId="0F915C2C" w14:textId="77777777" w:rsidR="00463665" w:rsidRDefault="00463665" w:rsidP="00463665">
            <w:pPr>
              <w:pStyle w:val="TableText"/>
              <w:rPr>
                <w:caps/>
              </w:rPr>
            </w:pPr>
            <w:r>
              <w:rPr>
                <w:caps/>
              </w:rPr>
              <w:t>6 c</w:t>
            </w:r>
          </w:p>
        </w:tc>
        <w:tc>
          <w:tcPr>
            <w:tcW w:w="2340" w:type="dxa"/>
            <w:tcMar>
              <w:left w:w="58" w:type="dxa"/>
              <w:right w:w="58" w:type="dxa"/>
            </w:tcMar>
          </w:tcPr>
          <w:p w14:paraId="0342E411" w14:textId="77777777" w:rsidR="005053A5" w:rsidRDefault="005053A5" w:rsidP="005053A5">
            <w:pPr>
              <w:pStyle w:val="TableText"/>
              <w:rPr>
                <w:ins w:id="651" w:author="Fritch, Virginia (PERATON)" w:date="2025-10-15T11:57:00Z" w16du:dateUtc="2025-10-15T18:57:00Z"/>
              </w:rPr>
            </w:pPr>
            <w:ins w:id="652" w:author="Fritch, Virginia (PERATON)" w:date="2025-10-15T11:57:00Z" w16du:dateUtc="2025-10-15T18:57:00Z">
              <w:r>
                <w:t>Format = TNNNNN if present</w:t>
              </w:r>
            </w:ins>
          </w:p>
          <w:p w14:paraId="38342111" w14:textId="77777777" w:rsidR="005053A5" w:rsidRPr="00446682" w:rsidRDefault="005053A5" w:rsidP="005053A5">
            <w:pPr>
              <w:pStyle w:val="TableTextBullet"/>
              <w:rPr>
                <w:ins w:id="653" w:author="Fritch, Virginia (PERATON)" w:date="2025-10-15T11:57:00Z" w16du:dateUtc="2025-10-15T18:57:00Z"/>
              </w:rPr>
            </w:pPr>
            <w:ins w:id="654" w:author="Fritch, Virginia (PERATON)" w:date="2025-10-15T11:57:00Z" w16du:dateUtc="2025-10-15T18:57:00Z">
              <w:r>
                <w:t xml:space="preserve">T – </w:t>
              </w:r>
              <w:r w:rsidRPr="00446682">
                <w:t>Insurer type</w:t>
              </w:r>
            </w:ins>
          </w:p>
          <w:p w14:paraId="42E54831" w14:textId="77777777" w:rsidR="005053A5" w:rsidRDefault="005053A5" w:rsidP="005053A5">
            <w:pPr>
              <w:pStyle w:val="TableTextBullet"/>
              <w:rPr>
                <w:ins w:id="655" w:author="Fritch, Virginia (PERATON)" w:date="2025-10-15T11:57:00Z" w16du:dateUtc="2025-10-15T18:57:00Z"/>
              </w:rPr>
            </w:pPr>
            <w:ins w:id="656" w:author="Fritch, Virginia (PERATON)" w:date="2025-10-15T11:57:00Z" w16du:dateUtc="2025-10-15T18:57:00Z">
              <w:r>
                <w:t xml:space="preserve">N – </w:t>
              </w:r>
              <w:r w:rsidRPr="00446682">
                <w:t>Insurer number</w:t>
              </w:r>
            </w:ins>
          </w:p>
          <w:p w14:paraId="710F676D" w14:textId="77777777" w:rsidR="005053A5" w:rsidRPr="00865B7A" w:rsidRDefault="005053A5" w:rsidP="005053A5">
            <w:pPr>
              <w:pStyle w:val="TableText"/>
              <w:rPr>
                <w:ins w:id="657" w:author="Fritch, Virginia (PERATON)" w:date="2025-10-15T11:57:00Z" w16du:dateUtc="2025-10-15T18:57:00Z"/>
              </w:rPr>
            </w:pPr>
            <w:ins w:id="658" w:author="Fritch, Virginia (PERATON)" w:date="2025-10-15T11:57:00Z" w16du:dateUtc="2025-10-15T18:57:00Z">
              <w:r w:rsidRPr="0042502A">
                <w:rPr>
                  <w:b/>
                </w:rPr>
                <w:t>Valid Values:</w:t>
              </w:r>
            </w:ins>
          </w:p>
          <w:p w14:paraId="76FFA273" w14:textId="77777777" w:rsidR="005053A5" w:rsidRDefault="005053A5" w:rsidP="005053A5">
            <w:pPr>
              <w:pStyle w:val="TableTextBullet"/>
              <w:numPr>
                <w:ilvl w:val="0"/>
                <w:numId w:val="0"/>
              </w:numPr>
              <w:ind w:left="213" w:hanging="183"/>
              <w:rPr>
                <w:ins w:id="659" w:author="Fritch, Virginia (PERATON)" w:date="2025-10-15T11:57:00Z" w16du:dateUtc="2025-10-15T18:57:00Z"/>
              </w:rPr>
            </w:pPr>
            <w:ins w:id="660" w:author="Fritch, Virginia (PERATON)" w:date="2025-10-15T11:57:00Z" w16du:dateUtc="2025-10-15T18:57:00Z">
              <w:r>
                <w:t>T – Insurer Type may be 6 for COBA XOVER or 7 for RECOVERY</w:t>
              </w:r>
            </w:ins>
          </w:p>
          <w:p w14:paraId="5689C2FF" w14:textId="0DDA292D" w:rsidR="00463665" w:rsidDel="00E86FA0" w:rsidRDefault="005053A5">
            <w:pPr>
              <w:pStyle w:val="TableText"/>
              <w:ind w:left="213" w:hanging="183"/>
              <w:rPr>
                <w:del w:id="661" w:author="Fritch, Virginia (PERATON)" w:date="2025-10-15T11:36:00Z" w16du:dateUtc="2025-10-15T18:36:00Z"/>
              </w:rPr>
              <w:pPrChange w:id="662" w:author="Fritch, Virginia (PERATON)" w:date="2025-10-15T11:44:00Z" w16du:dateUtc="2025-10-15T18:44:00Z">
                <w:pPr>
                  <w:pStyle w:val="TableText"/>
                </w:pPr>
              </w:pPrChange>
            </w:pPr>
            <w:ins w:id="663" w:author="Fritch, Virginia (PERATON)" w:date="2025-10-15T11:57:00Z" w16du:dateUtc="2025-10-15T18:57:00Z">
              <w:r w:rsidRPr="00CF518E">
                <w:rPr>
                  <w:b/>
                  <w:bCs/>
                </w:rPr>
                <w:t>Note:</w:t>
              </w:r>
              <w:r>
                <w:t xml:space="preserve">  </w:t>
              </w:r>
              <w:r w:rsidRPr="005053A5">
                <w:t xml:space="preserve">7 is used when the MAC creates a </w:t>
              </w:r>
            </w:ins>
            <w:ins w:id="664" w:author="Fritch, Virginia (PERATON)" w:date="2025-10-15T11:59:00Z" w16du:dateUtc="2025-10-15T18:59:00Z">
              <w:r>
                <w:t>c</w:t>
              </w:r>
            </w:ins>
            <w:ins w:id="665" w:author="Fritch, Virginia (PERATON)" w:date="2025-10-15T11:57:00Z" w16du:dateUtc="2025-10-15T18:57:00Z">
              <w:r w:rsidRPr="005053A5">
                <w:t xml:space="preserve">rossover </w:t>
              </w:r>
            </w:ins>
            <w:ins w:id="666" w:author="Fritch, Virginia (PERATON)" w:date="2025-10-15T11:59:00Z" w16du:dateUtc="2025-10-15T18:59:00Z">
              <w:r>
                <w:t>r</w:t>
              </w:r>
            </w:ins>
            <w:ins w:id="667" w:author="Fritch, Virginia (PERATON)" w:date="2025-10-15T11:57:00Z" w16du:dateUtc="2025-10-15T18:57:00Z">
              <w:r w:rsidRPr="005053A5">
                <w:t>ecovery file.  The crossover recovery file is created when a trading partner needs to retroactively add beneficiaries.  </w:t>
              </w:r>
              <w:r>
                <w:t xml:space="preserve"> </w:t>
              </w:r>
            </w:ins>
            <w:del w:id="668" w:author="Fritch, Virginia (PERATON)" w:date="2025-10-15T11:36:00Z" w16du:dateUtc="2025-10-15T18:36:00Z">
              <w:r w:rsidR="00463665" w:rsidDel="00E86FA0">
                <w:delText>Format = TNNNNN if present</w:delText>
              </w:r>
            </w:del>
          </w:p>
          <w:p w14:paraId="7E0AA79F" w14:textId="6BE74F73" w:rsidR="00463665" w:rsidRPr="00865B7A" w:rsidDel="00E86FA0" w:rsidRDefault="00463665">
            <w:pPr>
              <w:pStyle w:val="TableText"/>
              <w:ind w:left="213" w:hanging="183"/>
              <w:rPr>
                <w:del w:id="669" w:author="Fritch, Virginia (PERATON)" w:date="2025-10-15T11:36:00Z" w16du:dateUtc="2025-10-15T18:36:00Z"/>
              </w:rPr>
              <w:pPrChange w:id="670" w:author="Fritch, Virginia (PERATON)" w:date="2025-10-15T11:44:00Z" w16du:dateUtc="2025-10-15T18:44:00Z">
                <w:pPr>
                  <w:pStyle w:val="TableText"/>
                </w:pPr>
              </w:pPrChange>
            </w:pPr>
            <w:del w:id="671" w:author="Fritch, Virginia (PERATON)" w:date="2025-10-15T11:36:00Z" w16du:dateUtc="2025-10-15T18:36:00Z">
              <w:r w:rsidRPr="0042502A" w:rsidDel="00E86FA0">
                <w:rPr>
                  <w:b/>
                </w:rPr>
                <w:delText>Valid Values:</w:delText>
              </w:r>
            </w:del>
          </w:p>
          <w:p w14:paraId="79CD69AE" w14:textId="15356852" w:rsidR="00463665" w:rsidRPr="00446682" w:rsidDel="00E86FA0" w:rsidRDefault="00463665">
            <w:pPr>
              <w:pStyle w:val="TableTextBullet"/>
              <w:numPr>
                <w:ilvl w:val="0"/>
                <w:numId w:val="0"/>
              </w:numPr>
              <w:ind w:left="213" w:hanging="183"/>
              <w:rPr>
                <w:del w:id="672" w:author="Fritch, Virginia (PERATON)" w:date="2025-10-15T11:36:00Z" w16du:dateUtc="2025-10-15T18:36:00Z"/>
              </w:rPr>
              <w:pPrChange w:id="673" w:author="Fritch, Virginia (PERATON)" w:date="2025-10-15T11:44:00Z" w16du:dateUtc="2025-10-15T18:44:00Z">
                <w:pPr>
                  <w:pStyle w:val="TableTextBullet"/>
                </w:pPr>
              </w:pPrChange>
            </w:pPr>
            <w:del w:id="674" w:author="Fritch, Virginia (PERATON)" w:date="2025-10-15T11:36:00Z" w16du:dateUtc="2025-10-15T18:36:00Z">
              <w:r w:rsidRPr="00446682" w:rsidDel="00E86FA0">
                <w:delText xml:space="preserve">T </w:delText>
              </w:r>
              <w:r w:rsidDel="00E86FA0">
                <w:delText xml:space="preserve">– </w:delText>
              </w:r>
              <w:r w:rsidRPr="00446682" w:rsidDel="00E86FA0">
                <w:delText>Insurer type</w:delText>
              </w:r>
            </w:del>
          </w:p>
          <w:p w14:paraId="585C4034" w14:textId="260D60DB" w:rsidR="00463665" w:rsidRDefault="00463665">
            <w:pPr>
              <w:pStyle w:val="TableTextBullet"/>
              <w:numPr>
                <w:ilvl w:val="0"/>
                <w:numId w:val="0"/>
              </w:numPr>
              <w:ind w:left="213" w:hanging="183"/>
              <w:pPrChange w:id="675" w:author="Fritch, Virginia (PERATON)" w:date="2025-10-15T11:44:00Z" w16du:dateUtc="2025-10-15T18:44:00Z">
                <w:pPr>
                  <w:pStyle w:val="TableTextBullet"/>
                </w:pPr>
              </w:pPrChange>
            </w:pPr>
            <w:del w:id="676" w:author="Fritch, Virginia (PERATON)" w:date="2025-10-15T11:36:00Z" w16du:dateUtc="2025-10-15T18:36:00Z">
              <w:r w:rsidRPr="00446682" w:rsidDel="00E86FA0">
                <w:delText xml:space="preserve">N </w:delText>
              </w:r>
              <w:r w:rsidDel="00E86FA0">
                <w:delText xml:space="preserve">– </w:delText>
              </w:r>
              <w:r w:rsidRPr="00446682" w:rsidDel="00E86FA0">
                <w:delText>Insurer number</w:delText>
              </w:r>
            </w:del>
          </w:p>
        </w:tc>
        <w:tc>
          <w:tcPr>
            <w:tcW w:w="858" w:type="dxa"/>
            <w:tcMar>
              <w:left w:w="58" w:type="dxa"/>
              <w:right w:w="58" w:type="dxa"/>
            </w:tcMar>
          </w:tcPr>
          <w:p w14:paraId="6617FECD" w14:textId="77777777" w:rsidR="00463665" w:rsidRDefault="00463665" w:rsidP="00463665">
            <w:pPr>
              <w:pStyle w:val="TableText"/>
            </w:pPr>
            <w:r>
              <w:t>Spaces</w:t>
            </w:r>
          </w:p>
        </w:tc>
        <w:tc>
          <w:tcPr>
            <w:tcW w:w="431" w:type="dxa"/>
          </w:tcPr>
          <w:p w14:paraId="4196FE9A" w14:textId="77777777" w:rsidR="00463665" w:rsidRDefault="00463665" w:rsidP="00463665">
            <w:pPr>
              <w:pStyle w:val="TableText"/>
            </w:pPr>
            <w:r>
              <w:t>-</w:t>
            </w:r>
          </w:p>
        </w:tc>
        <w:tc>
          <w:tcPr>
            <w:tcW w:w="431" w:type="dxa"/>
          </w:tcPr>
          <w:p w14:paraId="58B224A6" w14:textId="77777777" w:rsidR="00463665" w:rsidRDefault="00463665" w:rsidP="00463665">
            <w:pPr>
              <w:pStyle w:val="TableText"/>
            </w:pPr>
            <w:r>
              <w:t>X</w:t>
            </w:r>
          </w:p>
        </w:tc>
        <w:tc>
          <w:tcPr>
            <w:tcW w:w="432" w:type="dxa"/>
          </w:tcPr>
          <w:p w14:paraId="4534D1D1" w14:textId="77777777" w:rsidR="00463665" w:rsidRDefault="00463665" w:rsidP="00463665">
            <w:pPr>
              <w:pStyle w:val="TableText"/>
            </w:pPr>
            <w:r>
              <w:t>X</w:t>
            </w:r>
          </w:p>
        </w:tc>
      </w:tr>
      <w:tr w:rsidR="00463665" w14:paraId="137E4E4C" w14:textId="77777777" w:rsidTr="003214B8">
        <w:trPr>
          <w:cantSplit/>
          <w:jc w:val="center"/>
        </w:trPr>
        <w:tc>
          <w:tcPr>
            <w:tcW w:w="802" w:type="dxa"/>
            <w:tcMar>
              <w:left w:w="58" w:type="dxa"/>
              <w:right w:w="58" w:type="dxa"/>
            </w:tcMar>
          </w:tcPr>
          <w:p w14:paraId="4A90FD91" w14:textId="489A9B6B" w:rsidR="00463665" w:rsidRDefault="00463665" w:rsidP="00463665">
            <w:pPr>
              <w:pStyle w:val="TableText"/>
            </w:pPr>
            <w:r>
              <w:t>1732 – 1737</w:t>
            </w:r>
          </w:p>
        </w:tc>
        <w:tc>
          <w:tcPr>
            <w:tcW w:w="2227" w:type="dxa"/>
            <w:tcMar>
              <w:left w:w="58" w:type="dxa"/>
              <w:right w:w="58" w:type="dxa"/>
            </w:tcMar>
          </w:tcPr>
          <w:p w14:paraId="375C8442" w14:textId="77777777" w:rsidR="00463665" w:rsidRDefault="00463665" w:rsidP="00463665">
            <w:pPr>
              <w:pStyle w:val="TableText"/>
            </w:pPr>
            <w:r>
              <w:t>CROSSOVER INS # 3</w:t>
            </w:r>
          </w:p>
        </w:tc>
        <w:tc>
          <w:tcPr>
            <w:tcW w:w="2943" w:type="dxa"/>
            <w:tcMar>
              <w:left w:w="58" w:type="dxa"/>
              <w:right w:w="58" w:type="dxa"/>
            </w:tcMar>
          </w:tcPr>
          <w:p w14:paraId="734AB6FC" w14:textId="594EBDDD" w:rsidR="00463665" w:rsidRPr="00C4752B" w:rsidRDefault="00463665" w:rsidP="00463665">
            <w:pPr>
              <w:pStyle w:val="TableText"/>
              <w:rPr>
                <w:lang w:val="es-US"/>
              </w:rPr>
            </w:pPr>
            <w:r w:rsidRPr="00C4752B">
              <w:rPr>
                <w:lang w:val="es-US"/>
              </w:rPr>
              <w:t>:P:IDR-</w:t>
            </w:r>
            <w:hyperlink r:id="rId512" w:history="1">
              <w:r w:rsidRPr="00C4752B">
                <w:rPr>
                  <w:rStyle w:val="Hyperlink"/>
                  <w:lang w:val="es-US"/>
                </w:rPr>
                <w:t>U</w:t>
              </w:r>
              <w:bookmarkStart w:id="677" w:name="_Hlt514739936"/>
              <w:r w:rsidRPr="00C4752B">
                <w:rPr>
                  <w:rStyle w:val="Hyperlink"/>
                  <w:lang w:val="es-US"/>
                </w:rPr>
                <w:t>-</w:t>
              </w:r>
              <w:bookmarkStart w:id="678" w:name="_Hlt500215450"/>
              <w:bookmarkEnd w:id="677"/>
              <w:r w:rsidRPr="00C4752B">
                <w:rPr>
                  <w:rStyle w:val="Hyperlink"/>
                  <w:lang w:val="es-US"/>
                </w:rPr>
                <w:t>X</w:t>
              </w:r>
              <w:bookmarkEnd w:id="678"/>
              <w:r w:rsidRPr="00C4752B">
                <w:rPr>
                  <w:rStyle w:val="Hyperlink"/>
                  <w:lang w:val="es-US"/>
                </w:rPr>
                <w:t>O</w:t>
              </w:r>
              <w:bookmarkStart w:id="679" w:name="_Hlt12246354"/>
              <w:r w:rsidRPr="00C4752B">
                <w:rPr>
                  <w:rStyle w:val="Hyperlink"/>
                  <w:lang w:val="es-US"/>
                </w:rPr>
                <w:t>V</w:t>
              </w:r>
              <w:bookmarkStart w:id="680" w:name="_Hlt28753035"/>
              <w:bookmarkEnd w:id="679"/>
              <w:r w:rsidRPr="00C4752B">
                <w:rPr>
                  <w:rStyle w:val="Hyperlink"/>
                  <w:lang w:val="es-US"/>
                </w:rPr>
                <w:t>E</w:t>
              </w:r>
              <w:bookmarkEnd w:id="680"/>
              <w:r w:rsidRPr="00C4752B">
                <w:rPr>
                  <w:rStyle w:val="Hyperlink"/>
                  <w:lang w:val="es-US"/>
                </w:rPr>
                <w:t>R-C</w:t>
              </w:r>
              <w:bookmarkStart w:id="681" w:name="_Hlt517151957"/>
              <w:r w:rsidRPr="00C4752B">
                <w:rPr>
                  <w:rStyle w:val="Hyperlink"/>
                  <w:lang w:val="es-US"/>
                </w:rPr>
                <w:t>O</w:t>
              </w:r>
              <w:bookmarkStart w:id="682" w:name="_Hlt506784590"/>
              <w:bookmarkEnd w:id="681"/>
              <w:r w:rsidRPr="00C4752B">
                <w:rPr>
                  <w:rStyle w:val="Hyperlink"/>
                  <w:lang w:val="es-US"/>
                </w:rPr>
                <w:t>M</w:t>
              </w:r>
              <w:bookmarkEnd w:id="682"/>
              <w:r w:rsidRPr="00C4752B">
                <w:rPr>
                  <w:rStyle w:val="Hyperlink"/>
                  <w:lang w:val="es-US"/>
                </w:rPr>
                <w:t>P-ID-3</w:t>
              </w:r>
            </w:hyperlink>
          </w:p>
        </w:tc>
        <w:tc>
          <w:tcPr>
            <w:tcW w:w="2840" w:type="dxa"/>
            <w:tcMar>
              <w:left w:w="58" w:type="dxa"/>
              <w:right w:w="58" w:type="dxa"/>
            </w:tcMar>
          </w:tcPr>
          <w:p w14:paraId="145AC7AD" w14:textId="77777777" w:rsidR="00463665" w:rsidRDefault="00463665" w:rsidP="00463665">
            <w:pPr>
              <w:pStyle w:val="TableText"/>
            </w:pPr>
            <w:r>
              <w:t>Crossover insurer #3</w:t>
            </w:r>
          </w:p>
          <w:p w14:paraId="79AB0180" w14:textId="77777777" w:rsidR="00463665" w:rsidRDefault="00463665" w:rsidP="00463665">
            <w:pPr>
              <w:pStyle w:val="TableText"/>
            </w:pPr>
            <w:r>
              <w:t>T</w:t>
            </w:r>
            <w:r w:rsidRPr="007A4E7A">
              <w:rPr>
                <w:rFonts w:cs="Arial"/>
                <w:color w:val="000000"/>
              </w:rPr>
              <w:t>his field contains the complementary insurer identification number for the third insurer (where applicable).</w:t>
            </w:r>
          </w:p>
        </w:tc>
        <w:tc>
          <w:tcPr>
            <w:tcW w:w="1080" w:type="dxa"/>
            <w:tcMar>
              <w:left w:w="58" w:type="dxa"/>
              <w:right w:w="58" w:type="dxa"/>
            </w:tcMar>
          </w:tcPr>
          <w:p w14:paraId="30657A8C" w14:textId="77777777" w:rsidR="00463665" w:rsidRDefault="00463665" w:rsidP="00463665">
            <w:pPr>
              <w:pStyle w:val="TableText"/>
              <w:rPr>
                <w:caps/>
              </w:rPr>
            </w:pPr>
            <w:r>
              <w:rPr>
                <w:caps/>
              </w:rPr>
              <w:t>6 c</w:t>
            </w:r>
          </w:p>
        </w:tc>
        <w:tc>
          <w:tcPr>
            <w:tcW w:w="2340" w:type="dxa"/>
            <w:tcMar>
              <w:left w:w="58" w:type="dxa"/>
              <w:right w:w="58" w:type="dxa"/>
            </w:tcMar>
          </w:tcPr>
          <w:p w14:paraId="22912DB9" w14:textId="77777777" w:rsidR="005053A5" w:rsidRDefault="005053A5" w:rsidP="005053A5">
            <w:pPr>
              <w:pStyle w:val="TableText"/>
              <w:rPr>
                <w:ins w:id="683" w:author="Fritch, Virginia (PERATON)" w:date="2025-10-15T11:57:00Z" w16du:dateUtc="2025-10-15T18:57:00Z"/>
              </w:rPr>
            </w:pPr>
            <w:ins w:id="684" w:author="Fritch, Virginia (PERATON)" w:date="2025-10-15T11:57:00Z" w16du:dateUtc="2025-10-15T18:57:00Z">
              <w:r>
                <w:t>Format = TNNNNN if present</w:t>
              </w:r>
            </w:ins>
          </w:p>
          <w:p w14:paraId="3693E441" w14:textId="77777777" w:rsidR="005053A5" w:rsidRPr="00446682" w:rsidRDefault="005053A5" w:rsidP="005053A5">
            <w:pPr>
              <w:pStyle w:val="TableTextBullet"/>
              <w:rPr>
                <w:ins w:id="685" w:author="Fritch, Virginia (PERATON)" w:date="2025-10-15T11:57:00Z" w16du:dateUtc="2025-10-15T18:57:00Z"/>
              </w:rPr>
            </w:pPr>
            <w:ins w:id="686" w:author="Fritch, Virginia (PERATON)" w:date="2025-10-15T11:57:00Z" w16du:dateUtc="2025-10-15T18:57:00Z">
              <w:r>
                <w:t xml:space="preserve">T – </w:t>
              </w:r>
              <w:r w:rsidRPr="00446682">
                <w:t>Insurer type</w:t>
              </w:r>
            </w:ins>
          </w:p>
          <w:p w14:paraId="62A8677B" w14:textId="77777777" w:rsidR="005053A5" w:rsidRDefault="005053A5" w:rsidP="005053A5">
            <w:pPr>
              <w:pStyle w:val="TableTextBullet"/>
              <w:rPr>
                <w:ins w:id="687" w:author="Fritch, Virginia (PERATON)" w:date="2025-10-15T11:57:00Z" w16du:dateUtc="2025-10-15T18:57:00Z"/>
              </w:rPr>
            </w:pPr>
            <w:ins w:id="688" w:author="Fritch, Virginia (PERATON)" w:date="2025-10-15T11:57:00Z" w16du:dateUtc="2025-10-15T18:57:00Z">
              <w:r>
                <w:t xml:space="preserve">N – </w:t>
              </w:r>
              <w:r w:rsidRPr="00446682">
                <w:t>Insurer number</w:t>
              </w:r>
            </w:ins>
          </w:p>
          <w:p w14:paraId="7196B9AA" w14:textId="77777777" w:rsidR="005053A5" w:rsidRPr="00865B7A" w:rsidRDefault="005053A5" w:rsidP="005053A5">
            <w:pPr>
              <w:pStyle w:val="TableText"/>
              <w:rPr>
                <w:ins w:id="689" w:author="Fritch, Virginia (PERATON)" w:date="2025-10-15T11:57:00Z" w16du:dateUtc="2025-10-15T18:57:00Z"/>
              </w:rPr>
            </w:pPr>
            <w:ins w:id="690" w:author="Fritch, Virginia (PERATON)" w:date="2025-10-15T11:57:00Z" w16du:dateUtc="2025-10-15T18:57:00Z">
              <w:r w:rsidRPr="0042502A">
                <w:rPr>
                  <w:b/>
                </w:rPr>
                <w:t>Valid Values:</w:t>
              </w:r>
            </w:ins>
          </w:p>
          <w:p w14:paraId="3E5DA2BF" w14:textId="77777777" w:rsidR="005053A5" w:rsidRDefault="005053A5" w:rsidP="005053A5">
            <w:pPr>
              <w:pStyle w:val="TableTextBullet"/>
              <w:numPr>
                <w:ilvl w:val="0"/>
                <w:numId w:val="0"/>
              </w:numPr>
              <w:ind w:left="213" w:hanging="183"/>
              <w:rPr>
                <w:ins w:id="691" w:author="Fritch, Virginia (PERATON)" w:date="2025-10-15T11:57:00Z" w16du:dateUtc="2025-10-15T18:57:00Z"/>
              </w:rPr>
            </w:pPr>
            <w:ins w:id="692" w:author="Fritch, Virginia (PERATON)" w:date="2025-10-15T11:57:00Z" w16du:dateUtc="2025-10-15T18:57:00Z">
              <w:r>
                <w:t>T – Insurer Type may be 6 for COBA XOVER or 7 for RECOVERY</w:t>
              </w:r>
            </w:ins>
          </w:p>
          <w:p w14:paraId="401B07D4" w14:textId="63F9AEFB" w:rsidR="00463665" w:rsidDel="00E86FA0" w:rsidRDefault="005053A5" w:rsidP="005053A5">
            <w:pPr>
              <w:pStyle w:val="TableText"/>
              <w:rPr>
                <w:del w:id="693" w:author="Fritch, Virginia (PERATON)" w:date="2025-10-15T11:36:00Z" w16du:dateUtc="2025-10-15T18:36:00Z"/>
              </w:rPr>
            </w:pPr>
            <w:ins w:id="694" w:author="Fritch, Virginia (PERATON)" w:date="2025-10-15T11:57:00Z" w16du:dateUtc="2025-10-15T18:57:00Z">
              <w:r w:rsidRPr="00CF518E">
                <w:rPr>
                  <w:b/>
                  <w:bCs/>
                </w:rPr>
                <w:t>Note:</w:t>
              </w:r>
              <w:r>
                <w:t xml:space="preserve">  </w:t>
              </w:r>
              <w:r w:rsidRPr="005053A5">
                <w:t xml:space="preserve">7 is used when the MAC creates a </w:t>
              </w:r>
            </w:ins>
            <w:ins w:id="695" w:author="Fritch, Virginia (PERATON)" w:date="2025-10-15T11:59:00Z" w16du:dateUtc="2025-10-15T18:59:00Z">
              <w:r>
                <w:t>c</w:t>
              </w:r>
            </w:ins>
            <w:ins w:id="696" w:author="Fritch, Virginia (PERATON)" w:date="2025-10-15T11:57:00Z" w16du:dateUtc="2025-10-15T18:57:00Z">
              <w:r w:rsidRPr="005053A5">
                <w:t xml:space="preserve">rossover </w:t>
              </w:r>
            </w:ins>
            <w:ins w:id="697" w:author="Fritch, Virginia (PERATON)" w:date="2025-10-15T11:59:00Z" w16du:dateUtc="2025-10-15T18:59:00Z">
              <w:r>
                <w:t>r</w:t>
              </w:r>
            </w:ins>
            <w:ins w:id="698" w:author="Fritch, Virginia (PERATON)" w:date="2025-10-15T11:57:00Z" w16du:dateUtc="2025-10-15T18:57:00Z">
              <w:r w:rsidRPr="005053A5">
                <w:t>ecovery file.  The crossover recovery file is created when a trading partner needs to retroactively add beneficiaries.  </w:t>
              </w:r>
              <w:r>
                <w:t xml:space="preserve"> </w:t>
              </w:r>
            </w:ins>
            <w:del w:id="699" w:author="Fritch, Virginia (PERATON)" w:date="2025-10-15T11:36:00Z" w16du:dateUtc="2025-10-15T18:36:00Z">
              <w:r w:rsidR="00463665" w:rsidDel="00E86FA0">
                <w:delText>Format = TNNNNN if present</w:delText>
              </w:r>
            </w:del>
          </w:p>
          <w:p w14:paraId="680827FB" w14:textId="7AC77707" w:rsidR="00463665" w:rsidRPr="00865B7A" w:rsidDel="00614AC8" w:rsidRDefault="00463665" w:rsidP="00463665">
            <w:pPr>
              <w:pStyle w:val="TableText"/>
              <w:rPr>
                <w:del w:id="700" w:author="Fritch, Virginia (PERATON)" w:date="2025-10-15T11:33:00Z" w16du:dateUtc="2025-10-15T18:33:00Z"/>
              </w:rPr>
            </w:pPr>
            <w:del w:id="701" w:author="Fritch, Virginia (PERATON)" w:date="2025-10-15T11:33:00Z" w16du:dateUtc="2025-10-15T18:33:00Z">
              <w:r w:rsidRPr="0042502A" w:rsidDel="00614AC8">
                <w:rPr>
                  <w:b/>
                </w:rPr>
                <w:delText>Valid Values:</w:delText>
              </w:r>
            </w:del>
          </w:p>
          <w:p w14:paraId="1BF2AB77" w14:textId="26865770" w:rsidR="00463665" w:rsidRPr="00446682" w:rsidDel="00E86FA0" w:rsidRDefault="00463665">
            <w:pPr>
              <w:pStyle w:val="TableText"/>
              <w:rPr>
                <w:del w:id="702" w:author="Fritch, Virginia (PERATON)" w:date="2025-10-15T11:36:00Z" w16du:dateUtc="2025-10-15T18:36:00Z"/>
              </w:rPr>
              <w:pPrChange w:id="703" w:author="Fritch, Virginia (PERATON)" w:date="2025-10-15T11:33:00Z" w16du:dateUtc="2025-10-15T18:33:00Z">
                <w:pPr>
                  <w:pStyle w:val="TableTextBullet"/>
                </w:pPr>
              </w:pPrChange>
            </w:pPr>
            <w:del w:id="704" w:author="Fritch, Virginia (PERATON)" w:date="2025-10-15T11:36:00Z" w16du:dateUtc="2025-10-15T18:36:00Z">
              <w:r w:rsidRPr="00446682" w:rsidDel="00E86FA0">
                <w:delText xml:space="preserve">T </w:delText>
              </w:r>
              <w:r w:rsidDel="00E86FA0">
                <w:delText xml:space="preserve">– </w:delText>
              </w:r>
              <w:r w:rsidRPr="00446682" w:rsidDel="00E86FA0">
                <w:delText>Insurer type</w:delText>
              </w:r>
            </w:del>
          </w:p>
          <w:p w14:paraId="47A8C18E" w14:textId="42E2930C" w:rsidR="00614AC8" w:rsidRDefault="00463665">
            <w:pPr>
              <w:pStyle w:val="TableTextBullet"/>
              <w:numPr>
                <w:ilvl w:val="0"/>
                <w:numId w:val="0"/>
              </w:numPr>
              <w:ind w:left="213" w:hanging="183"/>
              <w:pPrChange w:id="705" w:author="Fritch, Virginia (PERATON)" w:date="2025-10-15T11:33:00Z" w16du:dateUtc="2025-10-15T18:33:00Z">
                <w:pPr>
                  <w:pStyle w:val="TableTextBullet"/>
                </w:pPr>
              </w:pPrChange>
            </w:pPr>
            <w:del w:id="706" w:author="Fritch, Virginia (PERATON)" w:date="2025-10-15T11:36:00Z" w16du:dateUtc="2025-10-15T18:36:00Z">
              <w:r w:rsidRPr="00446682" w:rsidDel="00E86FA0">
                <w:delText xml:space="preserve">N </w:delText>
              </w:r>
              <w:r w:rsidDel="00E86FA0">
                <w:delText xml:space="preserve">– </w:delText>
              </w:r>
              <w:r w:rsidRPr="00446682" w:rsidDel="00E86FA0">
                <w:delText>Insurer number</w:delText>
              </w:r>
            </w:del>
          </w:p>
        </w:tc>
        <w:tc>
          <w:tcPr>
            <w:tcW w:w="858" w:type="dxa"/>
            <w:tcMar>
              <w:left w:w="58" w:type="dxa"/>
              <w:right w:w="58" w:type="dxa"/>
            </w:tcMar>
          </w:tcPr>
          <w:p w14:paraId="30164FCF" w14:textId="77777777" w:rsidR="00463665" w:rsidRDefault="00463665" w:rsidP="00463665">
            <w:pPr>
              <w:pStyle w:val="TableText"/>
            </w:pPr>
            <w:r>
              <w:t>Spaces</w:t>
            </w:r>
          </w:p>
        </w:tc>
        <w:tc>
          <w:tcPr>
            <w:tcW w:w="431" w:type="dxa"/>
          </w:tcPr>
          <w:p w14:paraId="63008F44" w14:textId="77777777" w:rsidR="00463665" w:rsidRDefault="00463665" w:rsidP="00463665">
            <w:pPr>
              <w:pStyle w:val="TableText"/>
            </w:pPr>
            <w:r>
              <w:t>-</w:t>
            </w:r>
          </w:p>
        </w:tc>
        <w:tc>
          <w:tcPr>
            <w:tcW w:w="431" w:type="dxa"/>
          </w:tcPr>
          <w:p w14:paraId="27850017" w14:textId="77777777" w:rsidR="00463665" w:rsidRDefault="00463665" w:rsidP="00463665">
            <w:pPr>
              <w:pStyle w:val="TableText"/>
            </w:pPr>
            <w:r>
              <w:t>X</w:t>
            </w:r>
          </w:p>
        </w:tc>
        <w:tc>
          <w:tcPr>
            <w:tcW w:w="432" w:type="dxa"/>
          </w:tcPr>
          <w:p w14:paraId="34614AC6" w14:textId="77777777" w:rsidR="00463665" w:rsidRDefault="00463665" w:rsidP="00463665">
            <w:pPr>
              <w:pStyle w:val="TableText"/>
            </w:pPr>
            <w:r>
              <w:t>X</w:t>
            </w:r>
          </w:p>
        </w:tc>
      </w:tr>
      <w:tr w:rsidR="00463665" w14:paraId="1A2DAC8F" w14:textId="77777777" w:rsidTr="003214B8">
        <w:trPr>
          <w:cantSplit/>
          <w:jc w:val="center"/>
        </w:trPr>
        <w:tc>
          <w:tcPr>
            <w:tcW w:w="802" w:type="dxa"/>
            <w:tcMar>
              <w:left w:w="58" w:type="dxa"/>
              <w:right w:w="58" w:type="dxa"/>
            </w:tcMar>
          </w:tcPr>
          <w:p w14:paraId="6F8E6E35" w14:textId="071F1AA6" w:rsidR="00463665" w:rsidRDefault="00463665" w:rsidP="00463665">
            <w:pPr>
              <w:pStyle w:val="TableText"/>
            </w:pPr>
            <w:r>
              <w:t>1738 – 1743</w:t>
            </w:r>
          </w:p>
        </w:tc>
        <w:tc>
          <w:tcPr>
            <w:tcW w:w="2227" w:type="dxa"/>
            <w:tcMar>
              <w:left w:w="58" w:type="dxa"/>
              <w:right w:w="58" w:type="dxa"/>
            </w:tcMar>
          </w:tcPr>
          <w:p w14:paraId="4626D4B9" w14:textId="77777777" w:rsidR="00463665" w:rsidRDefault="00463665" w:rsidP="00463665">
            <w:pPr>
              <w:pStyle w:val="TableText"/>
            </w:pPr>
            <w:r>
              <w:t>CROSSOVER INS # 4</w:t>
            </w:r>
          </w:p>
        </w:tc>
        <w:tc>
          <w:tcPr>
            <w:tcW w:w="2943" w:type="dxa"/>
            <w:tcMar>
              <w:left w:w="58" w:type="dxa"/>
              <w:right w:w="58" w:type="dxa"/>
            </w:tcMar>
          </w:tcPr>
          <w:p w14:paraId="5ABBA595" w14:textId="1448B3C3" w:rsidR="00463665" w:rsidRPr="00C4752B" w:rsidRDefault="00463665" w:rsidP="00463665">
            <w:pPr>
              <w:pStyle w:val="TableText"/>
              <w:rPr>
                <w:lang w:val="es-US"/>
              </w:rPr>
            </w:pPr>
            <w:r w:rsidRPr="00C4752B">
              <w:rPr>
                <w:lang w:val="es-US"/>
              </w:rPr>
              <w:t>:P:IDR-</w:t>
            </w:r>
            <w:hyperlink r:id="rId513" w:history="1">
              <w:r w:rsidRPr="00C4752B">
                <w:rPr>
                  <w:rStyle w:val="Hyperlink"/>
                  <w:lang w:val="es-US"/>
                </w:rPr>
                <w:t>U-X</w:t>
              </w:r>
              <w:bookmarkStart w:id="707" w:name="_Hlt500215456"/>
              <w:r w:rsidRPr="00C4752B">
                <w:rPr>
                  <w:rStyle w:val="Hyperlink"/>
                  <w:lang w:val="es-US"/>
                </w:rPr>
                <w:t>O</w:t>
              </w:r>
              <w:bookmarkStart w:id="708" w:name="_Hlt526832284"/>
              <w:bookmarkEnd w:id="707"/>
              <w:r w:rsidRPr="00C4752B">
                <w:rPr>
                  <w:rStyle w:val="Hyperlink"/>
                  <w:lang w:val="es-US"/>
                </w:rPr>
                <w:t>V</w:t>
              </w:r>
              <w:bookmarkStart w:id="709" w:name="_Hlt506784531"/>
              <w:bookmarkEnd w:id="708"/>
              <w:r w:rsidRPr="00C4752B">
                <w:rPr>
                  <w:rStyle w:val="Hyperlink"/>
                  <w:lang w:val="es-US"/>
                </w:rPr>
                <w:t>E</w:t>
              </w:r>
              <w:bookmarkStart w:id="710" w:name="_Hlt28753047"/>
              <w:bookmarkEnd w:id="709"/>
              <w:r w:rsidRPr="00C4752B">
                <w:rPr>
                  <w:rStyle w:val="Hyperlink"/>
                  <w:lang w:val="es-US"/>
                </w:rPr>
                <w:t>R</w:t>
              </w:r>
              <w:bookmarkStart w:id="711" w:name="_Hlt12246563"/>
              <w:bookmarkEnd w:id="710"/>
              <w:r w:rsidRPr="00C4752B">
                <w:rPr>
                  <w:rStyle w:val="Hyperlink"/>
                  <w:lang w:val="es-US"/>
                </w:rPr>
                <w:t>-</w:t>
              </w:r>
              <w:bookmarkStart w:id="712" w:name="_Hlt517151910"/>
              <w:bookmarkEnd w:id="711"/>
              <w:r w:rsidRPr="00C4752B">
                <w:rPr>
                  <w:rStyle w:val="Hyperlink"/>
                  <w:lang w:val="es-US"/>
                </w:rPr>
                <w:t>C</w:t>
              </w:r>
              <w:bookmarkEnd w:id="712"/>
              <w:r w:rsidRPr="00C4752B">
                <w:rPr>
                  <w:rStyle w:val="Hyperlink"/>
                  <w:lang w:val="es-US"/>
                </w:rPr>
                <w:t>O</w:t>
              </w:r>
              <w:bookmarkStart w:id="713" w:name="_Hlt517151924"/>
              <w:r w:rsidRPr="00C4752B">
                <w:rPr>
                  <w:rStyle w:val="Hyperlink"/>
                  <w:lang w:val="es-US"/>
                </w:rPr>
                <w:t>M</w:t>
              </w:r>
              <w:bookmarkEnd w:id="713"/>
              <w:r w:rsidRPr="00C4752B">
                <w:rPr>
                  <w:rStyle w:val="Hyperlink"/>
                  <w:lang w:val="es-US"/>
                </w:rPr>
                <w:t>P-ID-4</w:t>
              </w:r>
            </w:hyperlink>
          </w:p>
        </w:tc>
        <w:tc>
          <w:tcPr>
            <w:tcW w:w="2840" w:type="dxa"/>
            <w:tcMar>
              <w:left w:w="58" w:type="dxa"/>
              <w:right w:w="58" w:type="dxa"/>
            </w:tcMar>
          </w:tcPr>
          <w:p w14:paraId="6BCC1FF1" w14:textId="77777777" w:rsidR="00463665" w:rsidRDefault="00463665" w:rsidP="00463665">
            <w:pPr>
              <w:pStyle w:val="TableText"/>
            </w:pPr>
            <w:r>
              <w:t>Crossover insurer #4</w:t>
            </w:r>
          </w:p>
          <w:p w14:paraId="10F24016" w14:textId="77777777" w:rsidR="00463665" w:rsidRDefault="00463665" w:rsidP="00463665">
            <w:pPr>
              <w:pStyle w:val="TableText"/>
            </w:pPr>
            <w:r w:rsidRPr="007A4E7A">
              <w:rPr>
                <w:rFonts w:cs="Arial"/>
                <w:color w:val="000000"/>
              </w:rPr>
              <w:t>This field contains the complementary insurer identification number for the fourth insurer (where applicable).</w:t>
            </w:r>
          </w:p>
        </w:tc>
        <w:tc>
          <w:tcPr>
            <w:tcW w:w="1080" w:type="dxa"/>
            <w:tcMar>
              <w:left w:w="58" w:type="dxa"/>
              <w:right w:w="58" w:type="dxa"/>
            </w:tcMar>
          </w:tcPr>
          <w:p w14:paraId="3891563F" w14:textId="77777777" w:rsidR="00463665" w:rsidRDefault="00463665" w:rsidP="00463665">
            <w:pPr>
              <w:pStyle w:val="TableText"/>
              <w:rPr>
                <w:caps/>
              </w:rPr>
            </w:pPr>
            <w:r>
              <w:rPr>
                <w:caps/>
              </w:rPr>
              <w:t>6 c</w:t>
            </w:r>
          </w:p>
        </w:tc>
        <w:tc>
          <w:tcPr>
            <w:tcW w:w="2340" w:type="dxa"/>
            <w:tcMar>
              <w:left w:w="58" w:type="dxa"/>
              <w:right w:w="58" w:type="dxa"/>
            </w:tcMar>
          </w:tcPr>
          <w:p w14:paraId="1BA6D1CD" w14:textId="77777777" w:rsidR="005053A5" w:rsidRDefault="005053A5" w:rsidP="005053A5">
            <w:pPr>
              <w:pStyle w:val="TableText"/>
              <w:rPr>
                <w:ins w:id="714" w:author="Fritch, Virginia (PERATON)" w:date="2025-10-15T11:57:00Z" w16du:dateUtc="2025-10-15T18:57:00Z"/>
              </w:rPr>
            </w:pPr>
            <w:ins w:id="715" w:author="Fritch, Virginia (PERATON)" w:date="2025-10-15T11:57:00Z" w16du:dateUtc="2025-10-15T18:57:00Z">
              <w:r>
                <w:t>Format = TNNNNN if present</w:t>
              </w:r>
            </w:ins>
          </w:p>
          <w:p w14:paraId="69CB6BFA" w14:textId="77777777" w:rsidR="005053A5" w:rsidRPr="00446682" w:rsidRDefault="005053A5" w:rsidP="005053A5">
            <w:pPr>
              <w:pStyle w:val="TableTextBullet"/>
              <w:rPr>
                <w:ins w:id="716" w:author="Fritch, Virginia (PERATON)" w:date="2025-10-15T11:57:00Z" w16du:dateUtc="2025-10-15T18:57:00Z"/>
              </w:rPr>
            </w:pPr>
            <w:ins w:id="717" w:author="Fritch, Virginia (PERATON)" w:date="2025-10-15T11:57:00Z" w16du:dateUtc="2025-10-15T18:57:00Z">
              <w:r>
                <w:t xml:space="preserve">T – </w:t>
              </w:r>
              <w:r w:rsidRPr="00446682">
                <w:t>Insurer type</w:t>
              </w:r>
            </w:ins>
          </w:p>
          <w:p w14:paraId="3BFA531A" w14:textId="77777777" w:rsidR="005053A5" w:rsidRDefault="005053A5" w:rsidP="005053A5">
            <w:pPr>
              <w:pStyle w:val="TableTextBullet"/>
              <w:rPr>
                <w:ins w:id="718" w:author="Fritch, Virginia (PERATON)" w:date="2025-10-15T11:57:00Z" w16du:dateUtc="2025-10-15T18:57:00Z"/>
              </w:rPr>
            </w:pPr>
            <w:ins w:id="719" w:author="Fritch, Virginia (PERATON)" w:date="2025-10-15T11:57:00Z" w16du:dateUtc="2025-10-15T18:57:00Z">
              <w:r>
                <w:t xml:space="preserve">N – </w:t>
              </w:r>
              <w:r w:rsidRPr="00446682">
                <w:t>Insurer number</w:t>
              </w:r>
            </w:ins>
          </w:p>
          <w:p w14:paraId="0D52DAE6" w14:textId="77777777" w:rsidR="005053A5" w:rsidRPr="00865B7A" w:rsidRDefault="005053A5" w:rsidP="005053A5">
            <w:pPr>
              <w:pStyle w:val="TableText"/>
              <w:rPr>
                <w:ins w:id="720" w:author="Fritch, Virginia (PERATON)" w:date="2025-10-15T11:57:00Z" w16du:dateUtc="2025-10-15T18:57:00Z"/>
              </w:rPr>
            </w:pPr>
            <w:ins w:id="721" w:author="Fritch, Virginia (PERATON)" w:date="2025-10-15T11:57:00Z" w16du:dateUtc="2025-10-15T18:57:00Z">
              <w:r w:rsidRPr="0042502A">
                <w:rPr>
                  <w:b/>
                </w:rPr>
                <w:t>Valid Values:</w:t>
              </w:r>
            </w:ins>
          </w:p>
          <w:p w14:paraId="3EA463D9" w14:textId="77777777" w:rsidR="005053A5" w:rsidRDefault="005053A5" w:rsidP="005053A5">
            <w:pPr>
              <w:pStyle w:val="TableTextBullet"/>
              <w:numPr>
                <w:ilvl w:val="0"/>
                <w:numId w:val="0"/>
              </w:numPr>
              <w:ind w:left="213" w:hanging="183"/>
              <w:rPr>
                <w:ins w:id="722" w:author="Fritch, Virginia (PERATON)" w:date="2025-10-15T11:57:00Z" w16du:dateUtc="2025-10-15T18:57:00Z"/>
              </w:rPr>
            </w:pPr>
            <w:ins w:id="723" w:author="Fritch, Virginia (PERATON)" w:date="2025-10-15T11:57:00Z" w16du:dateUtc="2025-10-15T18:57:00Z">
              <w:r>
                <w:t>T – Insurer Type may be 6 for COBA XOVER or 7 for RECOVERY</w:t>
              </w:r>
            </w:ins>
          </w:p>
          <w:p w14:paraId="3AA688F4" w14:textId="3C877497" w:rsidR="00463665" w:rsidDel="00E86FA0" w:rsidRDefault="005053A5">
            <w:pPr>
              <w:pStyle w:val="TableText"/>
              <w:ind w:left="213" w:hanging="183"/>
              <w:rPr>
                <w:del w:id="724" w:author="Fritch, Virginia (PERATON)" w:date="2025-10-15T11:36:00Z" w16du:dateUtc="2025-10-15T18:36:00Z"/>
              </w:rPr>
              <w:pPrChange w:id="725" w:author="Fritch, Virginia (PERATON)" w:date="2025-10-15T11:45:00Z" w16du:dateUtc="2025-10-15T18:45:00Z">
                <w:pPr>
                  <w:pStyle w:val="TableText"/>
                </w:pPr>
              </w:pPrChange>
            </w:pPr>
            <w:ins w:id="726" w:author="Fritch, Virginia (PERATON)" w:date="2025-10-15T11:57:00Z" w16du:dateUtc="2025-10-15T18:57:00Z">
              <w:r w:rsidRPr="00CF518E">
                <w:rPr>
                  <w:b/>
                  <w:bCs/>
                </w:rPr>
                <w:t>Note:</w:t>
              </w:r>
              <w:r>
                <w:t xml:space="preserve">  </w:t>
              </w:r>
              <w:r w:rsidRPr="005053A5">
                <w:t xml:space="preserve">7 is used when the MAC creates a </w:t>
              </w:r>
            </w:ins>
            <w:ins w:id="727" w:author="Fritch, Virginia (PERATON)" w:date="2025-10-15T11:59:00Z" w16du:dateUtc="2025-10-15T18:59:00Z">
              <w:r>
                <w:t>c</w:t>
              </w:r>
            </w:ins>
            <w:ins w:id="728" w:author="Fritch, Virginia (PERATON)" w:date="2025-10-15T11:57:00Z" w16du:dateUtc="2025-10-15T18:57:00Z">
              <w:r w:rsidRPr="005053A5">
                <w:t xml:space="preserve">rossover </w:t>
              </w:r>
            </w:ins>
            <w:ins w:id="729" w:author="Fritch, Virginia (PERATON)" w:date="2025-10-15T11:59:00Z" w16du:dateUtc="2025-10-15T18:59:00Z">
              <w:r>
                <w:t>r</w:t>
              </w:r>
            </w:ins>
            <w:ins w:id="730" w:author="Fritch, Virginia (PERATON)" w:date="2025-10-15T11:57:00Z" w16du:dateUtc="2025-10-15T18:57:00Z">
              <w:r w:rsidRPr="005053A5">
                <w:t>ecovery file.  The crossover recovery file is created when a trading partner needs to retroactively add beneficiaries.  </w:t>
              </w:r>
            </w:ins>
            <w:del w:id="731" w:author="Fritch, Virginia (PERATON)" w:date="2025-10-15T11:36:00Z" w16du:dateUtc="2025-10-15T18:36:00Z">
              <w:r w:rsidR="00463665" w:rsidDel="00E86FA0">
                <w:delText>Format = TNNNNN if present</w:delText>
              </w:r>
            </w:del>
          </w:p>
          <w:p w14:paraId="21E0B8DB" w14:textId="1EE4EF64" w:rsidR="00463665" w:rsidRPr="00865B7A" w:rsidDel="00E86FA0" w:rsidRDefault="00463665">
            <w:pPr>
              <w:pStyle w:val="TableText"/>
              <w:ind w:left="213" w:hanging="183"/>
              <w:rPr>
                <w:del w:id="732" w:author="Fritch, Virginia (PERATON)" w:date="2025-10-15T11:36:00Z" w16du:dateUtc="2025-10-15T18:36:00Z"/>
              </w:rPr>
              <w:pPrChange w:id="733" w:author="Fritch, Virginia (PERATON)" w:date="2025-10-15T11:45:00Z" w16du:dateUtc="2025-10-15T18:45:00Z">
                <w:pPr>
                  <w:pStyle w:val="TableText"/>
                </w:pPr>
              </w:pPrChange>
            </w:pPr>
            <w:del w:id="734" w:author="Fritch, Virginia (PERATON)" w:date="2025-10-15T11:36:00Z" w16du:dateUtc="2025-10-15T18:36:00Z">
              <w:r w:rsidRPr="0042502A" w:rsidDel="00E86FA0">
                <w:rPr>
                  <w:b/>
                </w:rPr>
                <w:delText>Valid Values:</w:delText>
              </w:r>
            </w:del>
          </w:p>
          <w:p w14:paraId="45207696" w14:textId="501BFA6F" w:rsidR="00463665" w:rsidRPr="00446682" w:rsidDel="00E86FA0" w:rsidRDefault="00463665">
            <w:pPr>
              <w:pStyle w:val="TableTextBullet"/>
              <w:numPr>
                <w:ilvl w:val="0"/>
                <w:numId w:val="0"/>
              </w:numPr>
              <w:ind w:left="213" w:hanging="183"/>
              <w:rPr>
                <w:del w:id="735" w:author="Fritch, Virginia (PERATON)" w:date="2025-10-15T11:36:00Z" w16du:dateUtc="2025-10-15T18:36:00Z"/>
              </w:rPr>
              <w:pPrChange w:id="736" w:author="Fritch, Virginia (PERATON)" w:date="2025-10-15T11:45:00Z" w16du:dateUtc="2025-10-15T18:45:00Z">
                <w:pPr>
                  <w:pStyle w:val="TableTextBullet"/>
                </w:pPr>
              </w:pPrChange>
            </w:pPr>
            <w:del w:id="737" w:author="Fritch, Virginia (PERATON)" w:date="2025-10-15T11:36:00Z" w16du:dateUtc="2025-10-15T18:36:00Z">
              <w:r w:rsidRPr="00446682" w:rsidDel="00E86FA0">
                <w:delText xml:space="preserve">T </w:delText>
              </w:r>
              <w:r w:rsidDel="00E86FA0">
                <w:delText xml:space="preserve">– </w:delText>
              </w:r>
              <w:r w:rsidRPr="00446682" w:rsidDel="00E86FA0">
                <w:delText>Insurer type</w:delText>
              </w:r>
            </w:del>
          </w:p>
          <w:p w14:paraId="097227D8" w14:textId="69402EFA" w:rsidR="00463665" w:rsidRDefault="00463665">
            <w:pPr>
              <w:pStyle w:val="TableTextBullet"/>
              <w:numPr>
                <w:ilvl w:val="0"/>
                <w:numId w:val="0"/>
              </w:numPr>
              <w:ind w:left="213" w:hanging="183"/>
              <w:pPrChange w:id="738" w:author="Fritch, Virginia (PERATON)" w:date="2025-10-15T11:45:00Z" w16du:dateUtc="2025-10-15T18:45:00Z">
                <w:pPr>
                  <w:pStyle w:val="TableTextBullet"/>
                </w:pPr>
              </w:pPrChange>
            </w:pPr>
            <w:del w:id="739" w:author="Fritch, Virginia (PERATON)" w:date="2025-10-15T11:36:00Z" w16du:dateUtc="2025-10-15T18:36:00Z">
              <w:r w:rsidRPr="00446682" w:rsidDel="00E86FA0">
                <w:delText xml:space="preserve">N </w:delText>
              </w:r>
              <w:r w:rsidDel="00E86FA0">
                <w:delText xml:space="preserve">– </w:delText>
              </w:r>
              <w:r w:rsidRPr="00446682" w:rsidDel="00E86FA0">
                <w:delText>Insurer number</w:delText>
              </w:r>
            </w:del>
          </w:p>
        </w:tc>
        <w:tc>
          <w:tcPr>
            <w:tcW w:w="858" w:type="dxa"/>
            <w:tcMar>
              <w:left w:w="58" w:type="dxa"/>
              <w:right w:w="58" w:type="dxa"/>
            </w:tcMar>
          </w:tcPr>
          <w:p w14:paraId="7B6F4AA7" w14:textId="77777777" w:rsidR="00463665" w:rsidRDefault="00463665" w:rsidP="00463665">
            <w:pPr>
              <w:pStyle w:val="TableText"/>
            </w:pPr>
            <w:r>
              <w:t>Spaces</w:t>
            </w:r>
          </w:p>
        </w:tc>
        <w:tc>
          <w:tcPr>
            <w:tcW w:w="431" w:type="dxa"/>
          </w:tcPr>
          <w:p w14:paraId="778FE9EB" w14:textId="77777777" w:rsidR="00463665" w:rsidRDefault="00463665" w:rsidP="00463665">
            <w:pPr>
              <w:pStyle w:val="TableText"/>
            </w:pPr>
            <w:r>
              <w:t>-</w:t>
            </w:r>
          </w:p>
        </w:tc>
        <w:tc>
          <w:tcPr>
            <w:tcW w:w="431" w:type="dxa"/>
          </w:tcPr>
          <w:p w14:paraId="670DC2F2" w14:textId="77777777" w:rsidR="00463665" w:rsidRDefault="00463665" w:rsidP="00463665">
            <w:pPr>
              <w:pStyle w:val="TableText"/>
            </w:pPr>
            <w:r>
              <w:t>X</w:t>
            </w:r>
          </w:p>
        </w:tc>
        <w:tc>
          <w:tcPr>
            <w:tcW w:w="432" w:type="dxa"/>
          </w:tcPr>
          <w:p w14:paraId="15FCB162" w14:textId="77777777" w:rsidR="00463665" w:rsidRDefault="00463665" w:rsidP="00463665">
            <w:pPr>
              <w:pStyle w:val="TableText"/>
            </w:pPr>
            <w:r>
              <w:t>X</w:t>
            </w:r>
          </w:p>
        </w:tc>
      </w:tr>
      <w:tr w:rsidR="00463665" w14:paraId="2FAB14F6" w14:textId="77777777" w:rsidTr="003214B8">
        <w:trPr>
          <w:cantSplit/>
          <w:jc w:val="center"/>
        </w:trPr>
        <w:tc>
          <w:tcPr>
            <w:tcW w:w="802" w:type="dxa"/>
            <w:tcMar>
              <w:left w:w="58" w:type="dxa"/>
              <w:right w:w="58" w:type="dxa"/>
            </w:tcMar>
          </w:tcPr>
          <w:p w14:paraId="6541A704" w14:textId="001551C3" w:rsidR="00463665" w:rsidRDefault="00463665" w:rsidP="00463665">
            <w:pPr>
              <w:pStyle w:val="TableText"/>
            </w:pPr>
            <w:r>
              <w:t>1744 – 1749</w:t>
            </w:r>
          </w:p>
        </w:tc>
        <w:tc>
          <w:tcPr>
            <w:tcW w:w="2227" w:type="dxa"/>
            <w:tcMar>
              <w:left w:w="58" w:type="dxa"/>
              <w:right w:w="58" w:type="dxa"/>
            </w:tcMar>
          </w:tcPr>
          <w:p w14:paraId="22B11FB8" w14:textId="77777777" w:rsidR="00463665" w:rsidRDefault="00463665" w:rsidP="00463665">
            <w:pPr>
              <w:pStyle w:val="TableText"/>
            </w:pPr>
            <w:r>
              <w:t>CROSSOVER # 5</w:t>
            </w:r>
          </w:p>
        </w:tc>
        <w:tc>
          <w:tcPr>
            <w:tcW w:w="2943" w:type="dxa"/>
            <w:tcMar>
              <w:left w:w="58" w:type="dxa"/>
              <w:right w:w="58" w:type="dxa"/>
            </w:tcMar>
          </w:tcPr>
          <w:p w14:paraId="001A9277" w14:textId="5874BDA6" w:rsidR="00463665" w:rsidRPr="00C4752B" w:rsidRDefault="00463665" w:rsidP="00463665">
            <w:pPr>
              <w:pStyle w:val="TableText"/>
              <w:rPr>
                <w:lang w:val="es-US"/>
              </w:rPr>
            </w:pPr>
            <w:r w:rsidRPr="00C4752B">
              <w:rPr>
                <w:lang w:val="es-US"/>
              </w:rPr>
              <w:t>:P:IDR-</w:t>
            </w:r>
            <w:hyperlink r:id="rId514" w:history="1">
              <w:r w:rsidRPr="00C4752B">
                <w:rPr>
                  <w:rStyle w:val="Hyperlink"/>
                  <w:lang w:val="es-US"/>
                </w:rPr>
                <w:t>U-</w:t>
              </w:r>
              <w:bookmarkStart w:id="740" w:name="_Hlt500215464"/>
              <w:r w:rsidRPr="00C4752B">
                <w:rPr>
                  <w:rStyle w:val="Hyperlink"/>
                  <w:lang w:val="es-US"/>
                </w:rPr>
                <w:t>X</w:t>
              </w:r>
              <w:bookmarkStart w:id="741" w:name="_Hlt514740027"/>
              <w:bookmarkEnd w:id="740"/>
              <w:r w:rsidRPr="00C4752B">
                <w:rPr>
                  <w:rStyle w:val="Hyperlink"/>
                  <w:lang w:val="es-US"/>
                </w:rPr>
                <w:t>O</w:t>
              </w:r>
              <w:bookmarkEnd w:id="741"/>
              <w:r w:rsidRPr="00C4752B">
                <w:rPr>
                  <w:rStyle w:val="Hyperlink"/>
                  <w:lang w:val="es-US"/>
                </w:rPr>
                <w:t>V</w:t>
              </w:r>
              <w:bookmarkStart w:id="742" w:name="_Hlt517151928"/>
              <w:r w:rsidRPr="00C4752B">
                <w:rPr>
                  <w:rStyle w:val="Hyperlink"/>
                  <w:lang w:val="es-US"/>
                </w:rPr>
                <w:t>E</w:t>
              </w:r>
              <w:bookmarkEnd w:id="742"/>
              <w:r w:rsidRPr="00C4752B">
                <w:rPr>
                  <w:rStyle w:val="Hyperlink"/>
                  <w:lang w:val="es-US"/>
                </w:rPr>
                <w:t>R</w:t>
              </w:r>
              <w:bookmarkStart w:id="743" w:name="_Hlt12246945"/>
              <w:r w:rsidRPr="00C4752B">
                <w:rPr>
                  <w:rStyle w:val="Hyperlink"/>
                  <w:lang w:val="es-US"/>
                </w:rPr>
                <w:t>-</w:t>
              </w:r>
              <w:bookmarkEnd w:id="743"/>
              <w:r w:rsidRPr="00C4752B">
                <w:rPr>
                  <w:rStyle w:val="Hyperlink"/>
                  <w:lang w:val="es-US"/>
                </w:rPr>
                <w:t>C</w:t>
              </w:r>
              <w:bookmarkStart w:id="744" w:name="_Hlt506784448"/>
              <w:r w:rsidRPr="00C4752B">
                <w:rPr>
                  <w:rStyle w:val="Hyperlink"/>
                  <w:lang w:val="es-US"/>
                </w:rPr>
                <w:t>O</w:t>
              </w:r>
              <w:bookmarkEnd w:id="744"/>
              <w:r w:rsidRPr="00C4752B">
                <w:rPr>
                  <w:rStyle w:val="Hyperlink"/>
                  <w:lang w:val="es-US"/>
                </w:rPr>
                <w:t>MP-ID-5</w:t>
              </w:r>
            </w:hyperlink>
          </w:p>
        </w:tc>
        <w:tc>
          <w:tcPr>
            <w:tcW w:w="2840" w:type="dxa"/>
            <w:tcMar>
              <w:left w:w="58" w:type="dxa"/>
              <w:right w:w="58" w:type="dxa"/>
            </w:tcMar>
          </w:tcPr>
          <w:p w14:paraId="167190B0" w14:textId="77777777" w:rsidR="00463665" w:rsidRDefault="00463665" w:rsidP="00463665">
            <w:pPr>
              <w:pStyle w:val="TableText"/>
            </w:pPr>
            <w:r>
              <w:t>Crossover insurer #5</w:t>
            </w:r>
          </w:p>
          <w:p w14:paraId="1DC85EEC" w14:textId="77777777" w:rsidR="00463665" w:rsidRDefault="00463665" w:rsidP="00463665">
            <w:pPr>
              <w:pStyle w:val="TableText"/>
            </w:pPr>
            <w:r w:rsidRPr="007A4E7A">
              <w:rPr>
                <w:rFonts w:cs="Arial"/>
                <w:color w:val="000000"/>
              </w:rPr>
              <w:t>This field contains the complementary insurer identification number for the fifth insurer (where applicable)</w:t>
            </w:r>
            <w:r>
              <w:rPr>
                <w:rFonts w:cs="Arial"/>
                <w:color w:val="000000"/>
              </w:rPr>
              <w:t>.</w:t>
            </w:r>
          </w:p>
        </w:tc>
        <w:tc>
          <w:tcPr>
            <w:tcW w:w="1080" w:type="dxa"/>
            <w:tcMar>
              <w:left w:w="58" w:type="dxa"/>
              <w:right w:w="58" w:type="dxa"/>
            </w:tcMar>
          </w:tcPr>
          <w:p w14:paraId="2AEE414F" w14:textId="77777777" w:rsidR="00463665" w:rsidRDefault="00463665" w:rsidP="00463665">
            <w:pPr>
              <w:pStyle w:val="TableText"/>
              <w:rPr>
                <w:caps/>
              </w:rPr>
            </w:pPr>
            <w:r>
              <w:rPr>
                <w:caps/>
              </w:rPr>
              <w:t>6 c</w:t>
            </w:r>
          </w:p>
        </w:tc>
        <w:tc>
          <w:tcPr>
            <w:tcW w:w="2340" w:type="dxa"/>
            <w:tcMar>
              <w:left w:w="58" w:type="dxa"/>
              <w:right w:w="58" w:type="dxa"/>
            </w:tcMar>
          </w:tcPr>
          <w:p w14:paraId="30809351" w14:textId="77777777" w:rsidR="005053A5" w:rsidRDefault="005053A5" w:rsidP="005053A5">
            <w:pPr>
              <w:pStyle w:val="TableText"/>
              <w:rPr>
                <w:ins w:id="745" w:author="Fritch, Virginia (PERATON)" w:date="2025-10-15T11:58:00Z" w16du:dateUtc="2025-10-15T18:58:00Z"/>
              </w:rPr>
            </w:pPr>
            <w:ins w:id="746" w:author="Fritch, Virginia (PERATON)" w:date="2025-10-15T11:58:00Z" w16du:dateUtc="2025-10-15T18:58:00Z">
              <w:r>
                <w:t>Format = TNNNNN if present</w:t>
              </w:r>
            </w:ins>
          </w:p>
          <w:p w14:paraId="4FA04CF6" w14:textId="77777777" w:rsidR="005053A5" w:rsidRPr="00446682" w:rsidRDefault="005053A5" w:rsidP="005053A5">
            <w:pPr>
              <w:pStyle w:val="TableTextBullet"/>
              <w:rPr>
                <w:ins w:id="747" w:author="Fritch, Virginia (PERATON)" w:date="2025-10-15T11:58:00Z" w16du:dateUtc="2025-10-15T18:58:00Z"/>
              </w:rPr>
            </w:pPr>
            <w:ins w:id="748" w:author="Fritch, Virginia (PERATON)" w:date="2025-10-15T11:58:00Z" w16du:dateUtc="2025-10-15T18:58:00Z">
              <w:r>
                <w:t xml:space="preserve">T – </w:t>
              </w:r>
              <w:r w:rsidRPr="00446682">
                <w:t>Insurer type</w:t>
              </w:r>
            </w:ins>
          </w:p>
          <w:p w14:paraId="53B55E98" w14:textId="77777777" w:rsidR="005053A5" w:rsidRDefault="005053A5" w:rsidP="005053A5">
            <w:pPr>
              <w:pStyle w:val="TableTextBullet"/>
              <w:rPr>
                <w:ins w:id="749" w:author="Fritch, Virginia (PERATON)" w:date="2025-10-15T11:58:00Z" w16du:dateUtc="2025-10-15T18:58:00Z"/>
              </w:rPr>
            </w:pPr>
            <w:ins w:id="750" w:author="Fritch, Virginia (PERATON)" w:date="2025-10-15T11:58:00Z" w16du:dateUtc="2025-10-15T18:58:00Z">
              <w:r>
                <w:t xml:space="preserve">N – </w:t>
              </w:r>
              <w:r w:rsidRPr="00446682">
                <w:t>Insurer number</w:t>
              </w:r>
            </w:ins>
          </w:p>
          <w:p w14:paraId="6FFAD644" w14:textId="77777777" w:rsidR="005053A5" w:rsidRPr="00865B7A" w:rsidRDefault="005053A5" w:rsidP="005053A5">
            <w:pPr>
              <w:pStyle w:val="TableText"/>
              <w:rPr>
                <w:ins w:id="751" w:author="Fritch, Virginia (PERATON)" w:date="2025-10-15T11:58:00Z" w16du:dateUtc="2025-10-15T18:58:00Z"/>
              </w:rPr>
            </w:pPr>
            <w:ins w:id="752" w:author="Fritch, Virginia (PERATON)" w:date="2025-10-15T11:58:00Z" w16du:dateUtc="2025-10-15T18:58:00Z">
              <w:r w:rsidRPr="0042502A">
                <w:rPr>
                  <w:b/>
                </w:rPr>
                <w:t>Valid Values:</w:t>
              </w:r>
            </w:ins>
          </w:p>
          <w:p w14:paraId="04FAE1DF" w14:textId="77777777" w:rsidR="005053A5" w:rsidRDefault="005053A5" w:rsidP="005053A5">
            <w:pPr>
              <w:pStyle w:val="TableTextBullet"/>
              <w:numPr>
                <w:ilvl w:val="0"/>
                <w:numId w:val="0"/>
              </w:numPr>
              <w:ind w:left="213" w:hanging="183"/>
              <w:rPr>
                <w:ins w:id="753" w:author="Fritch, Virginia (PERATON)" w:date="2025-10-15T11:58:00Z" w16du:dateUtc="2025-10-15T18:58:00Z"/>
              </w:rPr>
            </w:pPr>
            <w:ins w:id="754" w:author="Fritch, Virginia (PERATON)" w:date="2025-10-15T11:58:00Z" w16du:dateUtc="2025-10-15T18:58:00Z">
              <w:r>
                <w:t>T – Insurer Type may be 6 for COBA XOVER or 7 for RECOVERY</w:t>
              </w:r>
            </w:ins>
          </w:p>
          <w:p w14:paraId="114C3AE2" w14:textId="27DE264A" w:rsidR="00463665" w:rsidDel="00E86FA0" w:rsidRDefault="005053A5">
            <w:pPr>
              <w:pStyle w:val="TableText"/>
              <w:ind w:left="213" w:hanging="183"/>
              <w:rPr>
                <w:del w:id="755" w:author="Fritch, Virginia (PERATON)" w:date="2025-10-15T11:36:00Z" w16du:dateUtc="2025-10-15T18:36:00Z"/>
              </w:rPr>
              <w:pPrChange w:id="756" w:author="Fritch, Virginia (PERATON)" w:date="2025-10-15T11:45:00Z" w16du:dateUtc="2025-10-15T18:45:00Z">
                <w:pPr>
                  <w:pStyle w:val="TableText"/>
                </w:pPr>
              </w:pPrChange>
            </w:pPr>
            <w:ins w:id="757" w:author="Fritch, Virginia (PERATON)" w:date="2025-10-15T11:58:00Z" w16du:dateUtc="2025-10-15T18:58:00Z">
              <w:r w:rsidRPr="00CF518E">
                <w:rPr>
                  <w:b/>
                  <w:bCs/>
                </w:rPr>
                <w:t>Note:</w:t>
              </w:r>
              <w:r>
                <w:t xml:space="preserve">  </w:t>
              </w:r>
              <w:r w:rsidRPr="005053A5">
                <w:t xml:space="preserve">7 is used when the MAC creates a </w:t>
              </w:r>
            </w:ins>
            <w:ins w:id="758" w:author="Fritch, Virginia (PERATON)" w:date="2025-10-15T11:59:00Z" w16du:dateUtc="2025-10-15T18:59:00Z">
              <w:r>
                <w:t>c</w:t>
              </w:r>
            </w:ins>
            <w:ins w:id="759" w:author="Fritch, Virginia (PERATON)" w:date="2025-10-15T11:58:00Z" w16du:dateUtc="2025-10-15T18:58:00Z">
              <w:r w:rsidRPr="005053A5">
                <w:t xml:space="preserve">rossover </w:t>
              </w:r>
            </w:ins>
            <w:ins w:id="760" w:author="Fritch, Virginia (PERATON)" w:date="2025-10-15T11:59:00Z" w16du:dateUtc="2025-10-15T18:59:00Z">
              <w:r>
                <w:t>r</w:t>
              </w:r>
            </w:ins>
            <w:ins w:id="761" w:author="Fritch, Virginia (PERATON)" w:date="2025-10-15T11:58:00Z" w16du:dateUtc="2025-10-15T18:58:00Z">
              <w:r w:rsidRPr="005053A5">
                <w:t>ecovery file.  The crossover recovery file is created when a trading partner needs to retroactively add beneficiaries.  </w:t>
              </w:r>
            </w:ins>
            <w:del w:id="762" w:author="Fritch, Virginia (PERATON)" w:date="2025-10-15T11:36:00Z" w16du:dateUtc="2025-10-15T18:36:00Z">
              <w:r w:rsidR="00463665" w:rsidDel="00E86FA0">
                <w:delText>Format = TNNNNN if present</w:delText>
              </w:r>
            </w:del>
          </w:p>
          <w:p w14:paraId="347BB902" w14:textId="1277CBE7" w:rsidR="00463665" w:rsidRPr="00865B7A" w:rsidDel="00E86FA0" w:rsidRDefault="00463665">
            <w:pPr>
              <w:pStyle w:val="TableText"/>
              <w:ind w:left="213" w:hanging="183"/>
              <w:rPr>
                <w:del w:id="763" w:author="Fritch, Virginia (PERATON)" w:date="2025-10-15T11:36:00Z" w16du:dateUtc="2025-10-15T18:36:00Z"/>
              </w:rPr>
              <w:pPrChange w:id="764" w:author="Fritch, Virginia (PERATON)" w:date="2025-10-15T11:45:00Z" w16du:dateUtc="2025-10-15T18:45:00Z">
                <w:pPr>
                  <w:pStyle w:val="TableText"/>
                </w:pPr>
              </w:pPrChange>
            </w:pPr>
            <w:del w:id="765" w:author="Fritch, Virginia (PERATON)" w:date="2025-10-15T11:36:00Z" w16du:dateUtc="2025-10-15T18:36:00Z">
              <w:r w:rsidRPr="0042502A" w:rsidDel="00E86FA0">
                <w:rPr>
                  <w:b/>
                </w:rPr>
                <w:delText>Valid Values:</w:delText>
              </w:r>
            </w:del>
          </w:p>
          <w:p w14:paraId="09755174" w14:textId="50EA5534" w:rsidR="00463665" w:rsidRPr="00446682" w:rsidDel="00E86FA0" w:rsidRDefault="00463665">
            <w:pPr>
              <w:pStyle w:val="TableTextBullet"/>
              <w:numPr>
                <w:ilvl w:val="0"/>
                <w:numId w:val="0"/>
              </w:numPr>
              <w:ind w:left="213" w:hanging="183"/>
              <w:rPr>
                <w:del w:id="766" w:author="Fritch, Virginia (PERATON)" w:date="2025-10-15T11:36:00Z" w16du:dateUtc="2025-10-15T18:36:00Z"/>
              </w:rPr>
              <w:pPrChange w:id="767" w:author="Fritch, Virginia (PERATON)" w:date="2025-10-15T11:45:00Z" w16du:dateUtc="2025-10-15T18:45:00Z">
                <w:pPr>
                  <w:pStyle w:val="TableTextBullet"/>
                </w:pPr>
              </w:pPrChange>
            </w:pPr>
            <w:del w:id="768" w:author="Fritch, Virginia (PERATON)" w:date="2025-10-15T11:36:00Z" w16du:dateUtc="2025-10-15T18:36:00Z">
              <w:r w:rsidRPr="00446682" w:rsidDel="00E86FA0">
                <w:delText xml:space="preserve">T </w:delText>
              </w:r>
              <w:r w:rsidDel="00E86FA0">
                <w:delText xml:space="preserve">– </w:delText>
              </w:r>
              <w:r w:rsidRPr="00446682" w:rsidDel="00E86FA0">
                <w:delText>Insurer type</w:delText>
              </w:r>
            </w:del>
          </w:p>
          <w:p w14:paraId="74C28CCE" w14:textId="072ACA35" w:rsidR="00463665" w:rsidRDefault="00463665">
            <w:pPr>
              <w:pStyle w:val="TableTextBullet"/>
              <w:numPr>
                <w:ilvl w:val="0"/>
                <w:numId w:val="0"/>
              </w:numPr>
              <w:ind w:left="213" w:hanging="183"/>
              <w:pPrChange w:id="769" w:author="Fritch, Virginia (PERATON)" w:date="2025-10-15T11:45:00Z" w16du:dateUtc="2025-10-15T18:45:00Z">
                <w:pPr>
                  <w:pStyle w:val="TableTextBullet"/>
                </w:pPr>
              </w:pPrChange>
            </w:pPr>
            <w:del w:id="770" w:author="Fritch, Virginia (PERATON)" w:date="2025-10-15T11:36:00Z" w16du:dateUtc="2025-10-15T18:36:00Z">
              <w:r w:rsidRPr="00446682" w:rsidDel="00E86FA0">
                <w:delText xml:space="preserve">N </w:delText>
              </w:r>
              <w:r w:rsidDel="00E86FA0">
                <w:delText xml:space="preserve">– </w:delText>
              </w:r>
              <w:r w:rsidRPr="00446682" w:rsidDel="00E86FA0">
                <w:delText>Insurer number</w:delText>
              </w:r>
            </w:del>
          </w:p>
        </w:tc>
        <w:tc>
          <w:tcPr>
            <w:tcW w:w="858" w:type="dxa"/>
            <w:tcMar>
              <w:left w:w="58" w:type="dxa"/>
              <w:right w:w="58" w:type="dxa"/>
            </w:tcMar>
          </w:tcPr>
          <w:p w14:paraId="66A0A77B" w14:textId="77777777" w:rsidR="00463665" w:rsidRDefault="00463665" w:rsidP="00463665">
            <w:pPr>
              <w:pStyle w:val="TableText"/>
            </w:pPr>
            <w:r>
              <w:t>Spaces</w:t>
            </w:r>
          </w:p>
        </w:tc>
        <w:tc>
          <w:tcPr>
            <w:tcW w:w="431" w:type="dxa"/>
          </w:tcPr>
          <w:p w14:paraId="3C460236" w14:textId="77777777" w:rsidR="00463665" w:rsidRDefault="00463665" w:rsidP="00463665">
            <w:pPr>
              <w:pStyle w:val="TableText"/>
            </w:pPr>
            <w:r>
              <w:t>-</w:t>
            </w:r>
          </w:p>
        </w:tc>
        <w:tc>
          <w:tcPr>
            <w:tcW w:w="431" w:type="dxa"/>
          </w:tcPr>
          <w:p w14:paraId="64CF9400" w14:textId="77777777" w:rsidR="00463665" w:rsidRDefault="00463665" w:rsidP="00463665">
            <w:pPr>
              <w:pStyle w:val="TableText"/>
            </w:pPr>
            <w:r>
              <w:t>X</w:t>
            </w:r>
          </w:p>
        </w:tc>
        <w:tc>
          <w:tcPr>
            <w:tcW w:w="432" w:type="dxa"/>
          </w:tcPr>
          <w:p w14:paraId="0A6DC1A9" w14:textId="77777777" w:rsidR="00463665" w:rsidRDefault="00463665" w:rsidP="00463665">
            <w:pPr>
              <w:pStyle w:val="TableText"/>
            </w:pPr>
            <w:r>
              <w:t>X</w:t>
            </w:r>
          </w:p>
        </w:tc>
      </w:tr>
      <w:tr w:rsidR="00463665" w14:paraId="4FE93FB4" w14:textId="77777777" w:rsidTr="003214B8">
        <w:trPr>
          <w:cantSplit/>
          <w:jc w:val="center"/>
        </w:trPr>
        <w:tc>
          <w:tcPr>
            <w:tcW w:w="802" w:type="dxa"/>
            <w:tcMar>
              <w:left w:w="58" w:type="dxa"/>
              <w:right w:w="58" w:type="dxa"/>
            </w:tcMar>
          </w:tcPr>
          <w:p w14:paraId="514FED6B" w14:textId="77777777" w:rsidR="00463665" w:rsidRDefault="00463665" w:rsidP="00463665">
            <w:pPr>
              <w:pStyle w:val="TableText"/>
            </w:pPr>
            <w:r>
              <w:t>1750</w:t>
            </w:r>
          </w:p>
        </w:tc>
        <w:tc>
          <w:tcPr>
            <w:tcW w:w="2227" w:type="dxa"/>
            <w:tcMar>
              <w:left w:w="58" w:type="dxa"/>
              <w:right w:w="58" w:type="dxa"/>
            </w:tcMar>
          </w:tcPr>
          <w:p w14:paraId="025409BA" w14:textId="77777777" w:rsidR="00463665" w:rsidRDefault="00463665" w:rsidP="00463665">
            <w:pPr>
              <w:pStyle w:val="TableText"/>
            </w:pPr>
            <w:r>
              <w:t>PHYS SIGNATURE FLAG</w:t>
            </w:r>
          </w:p>
        </w:tc>
        <w:tc>
          <w:tcPr>
            <w:tcW w:w="2943" w:type="dxa"/>
            <w:tcMar>
              <w:left w:w="58" w:type="dxa"/>
              <w:right w:w="58" w:type="dxa"/>
            </w:tcMar>
          </w:tcPr>
          <w:p w14:paraId="6D05CE9A" w14:textId="392C81C0" w:rsidR="00463665" w:rsidRDefault="00463665" w:rsidP="00463665">
            <w:pPr>
              <w:pStyle w:val="TableText"/>
            </w:pPr>
            <w:r>
              <w:t>:P:IDR-</w:t>
            </w:r>
            <w:hyperlink r:id="rId515" w:history="1">
              <w:r>
                <w:rPr>
                  <w:rStyle w:val="Hyperlink"/>
                </w:rPr>
                <w:t>U</w:t>
              </w:r>
              <w:bookmarkStart w:id="771" w:name="_Hlt526832401"/>
              <w:r>
                <w:rPr>
                  <w:rStyle w:val="Hyperlink"/>
                </w:rPr>
                <w:t>-</w:t>
              </w:r>
              <w:bookmarkStart w:id="772" w:name="_Hlt500215470"/>
              <w:bookmarkEnd w:id="771"/>
              <w:r>
                <w:rPr>
                  <w:rStyle w:val="Hyperlink"/>
                </w:rPr>
                <w:t>P</w:t>
              </w:r>
              <w:bookmarkEnd w:id="772"/>
              <w:r>
                <w:rPr>
                  <w:rStyle w:val="Hyperlink"/>
                </w:rPr>
                <w:t>H</w:t>
              </w:r>
              <w:bookmarkStart w:id="773" w:name="_Hlt514740040"/>
              <w:r>
                <w:rPr>
                  <w:rStyle w:val="Hyperlink"/>
                </w:rPr>
                <w:t>Y</w:t>
              </w:r>
              <w:bookmarkStart w:id="774" w:name="_Hlt12247000"/>
              <w:bookmarkEnd w:id="773"/>
              <w:r>
                <w:rPr>
                  <w:rStyle w:val="Hyperlink"/>
                </w:rPr>
                <w:t>S</w:t>
              </w:r>
              <w:bookmarkStart w:id="775" w:name="_Hlt506784244"/>
              <w:bookmarkEnd w:id="774"/>
              <w:r>
                <w:rPr>
                  <w:rStyle w:val="Hyperlink"/>
                </w:rPr>
                <w:t>I</w:t>
              </w:r>
              <w:bookmarkStart w:id="776" w:name="_Hlt30569614"/>
              <w:bookmarkEnd w:id="775"/>
              <w:r>
                <w:rPr>
                  <w:rStyle w:val="Hyperlink"/>
                </w:rPr>
                <w:t>C</w:t>
              </w:r>
              <w:bookmarkStart w:id="777" w:name="_Hlt517151964"/>
              <w:bookmarkEnd w:id="776"/>
              <w:r>
                <w:rPr>
                  <w:rStyle w:val="Hyperlink"/>
                </w:rPr>
                <w:t>I</w:t>
              </w:r>
              <w:bookmarkEnd w:id="777"/>
              <w:r>
                <w:rPr>
                  <w:rStyle w:val="Hyperlink"/>
                </w:rPr>
                <w:t>AN-SIGN-FLG</w:t>
              </w:r>
            </w:hyperlink>
          </w:p>
        </w:tc>
        <w:tc>
          <w:tcPr>
            <w:tcW w:w="2840" w:type="dxa"/>
            <w:tcMar>
              <w:left w:w="58" w:type="dxa"/>
              <w:right w:w="58" w:type="dxa"/>
            </w:tcMar>
          </w:tcPr>
          <w:p w14:paraId="12D3E655" w14:textId="7A89A266" w:rsidR="00463665" w:rsidRDefault="00463665" w:rsidP="00463665">
            <w:pPr>
              <w:pStyle w:val="TableText"/>
            </w:pPr>
            <w:r>
              <w:t>Physician signature flag</w:t>
            </w:r>
          </w:p>
          <w:p w14:paraId="66380326" w14:textId="77777777" w:rsidR="00463665" w:rsidRDefault="00463665" w:rsidP="00463665">
            <w:pPr>
              <w:pStyle w:val="TableText"/>
            </w:pPr>
            <w:r w:rsidRPr="00F76C0D">
              <w:rPr>
                <w:rFonts w:cs="Arial"/>
                <w:color w:val="000000"/>
              </w:rPr>
              <w:t>The value in this field indicates if the physician's signature is included on the submitted claim.</w:t>
            </w:r>
          </w:p>
        </w:tc>
        <w:tc>
          <w:tcPr>
            <w:tcW w:w="1080" w:type="dxa"/>
            <w:tcMar>
              <w:left w:w="58" w:type="dxa"/>
              <w:right w:w="58" w:type="dxa"/>
            </w:tcMar>
          </w:tcPr>
          <w:p w14:paraId="0DDDB275" w14:textId="77777777" w:rsidR="00463665" w:rsidRDefault="00463665" w:rsidP="00463665">
            <w:pPr>
              <w:pStyle w:val="TableText"/>
              <w:rPr>
                <w:caps/>
              </w:rPr>
            </w:pPr>
            <w:r>
              <w:rPr>
                <w:caps/>
              </w:rPr>
              <w:t>1 C</w:t>
            </w:r>
          </w:p>
        </w:tc>
        <w:tc>
          <w:tcPr>
            <w:tcW w:w="2340" w:type="dxa"/>
            <w:tcMar>
              <w:left w:w="58" w:type="dxa"/>
              <w:right w:w="58" w:type="dxa"/>
            </w:tcMar>
          </w:tcPr>
          <w:p w14:paraId="0D13EA54" w14:textId="77777777" w:rsidR="00463665" w:rsidRPr="00865B7A" w:rsidRDefault="00463665" w:rsidP="00463665">
            <w:pPr>
              <w:pStyle w:val="TableText"/>
            </w:pPr>
            <w:r w:rsidRPr="0042502A">
              <w:rPr>
                <w:b/>
              </w:rPr>
              <w:t>Valid Values:</w:t>
            </w:r>
          </w:p>
          <w:p w14:paraId="5011585B" w14:textId="593C4AE9" w:rsidR="00463665" w:rsidRPr="00446682" w:rsidRDefault="00463665" w:rsidP="00245396">
            <w:pPr>
              <w:pStyle w:val="TableTextBullet"/>
            </w:pPr>
            <w:r w:rsidRPr="00446682">
              <w:t xml:space="preserve">Y </w:t>
            </w:r>
            <w:r>
              <w:t xml:space="preserve">– </w:t>
            </w:r>
            <w:r w:rsidRPr="00446682">
              <w:t>Signature on claim submitted</w:t>
            </w:r>
          </w:p>
          <w:p w14:paraId="44776B9B" w14:textId="60271F90" w:rsidR="00463665" w:rsidRPr="00446682" w:rsidRDefault="00463665" w:rsidP="00245396">
            <w:pPr>
              <w:pStyle w:val="TableTextBullet"/>
            </w:pPr>
            <w:r w:rsidRPr="00446682">
              <w:t xml:space="preserve">N </w:t>
            </w:r>
            <w:r>
              <w:t xml:space="preserve">– </w:t>
            </w:r>
            <w:r w:rsidRPr="00446682">
              <w:t>Signature not on claim submitted</w:t>
            </w:r>
          </w:p>
          <w:p w14:paraId="3467FD44" w14:textId="131BD234" w:rsidR="00463665" w:rsidRDefault="00463665" w:rsidP="00245396">
            <w:pPr>
              <w:pStyle w:val="TableTextBullet"/>
            </w:pPr>
            <w:r w:rsidRPr="00446682">
              <w:t xml:space="preserve">Spaces </w:t>
            </w:r>
            <w:r>
              <w:t>– N</w:t>
            </w:r>
            <w:r w:rsidRPr="00446682">
              <w:t>ot indicated</w:t>
            </w:r>
          </w:p>
        </w:tc>
        <w:tc>
          <w:tcPr>
            <w:tcW w:w="858" w:type="dxa"/>
            <w:tcMar>
              <w:left w:w="58" w:type="dxa"/>
              <w:right w:w="58" w:type="dxa"/>
            </w:tcMar>
          </w:tcPr>
          <w:p w14:paraId="146BD905" w14:textId="77777777" w:rsidR="00463665" w:rsidRDefault="00463665" w:rsidP="00463665">
            <w:pPr>
              <w:pStyle w:val="TableText"/>
            </w:pPr>
            <w:r>
              <w:t>Spaces</w:t>
            </w:r>
          </w:p>
        </w:tc>
        <w:tc>
          <w:tcPr>
            <w:tcW w:w="431" w:type="dxa"/>
          </w:tcPr>
          <w:p w14:paraId="08715AF4" w14:textId="77777777" w:rsidR="00463665" w:rsidRDefault="00463665" w:rsidP="00463665">
            <w:pPr>
              <w:pStyle w:val="TableText"/>
            </w:pPr>
            <w:r>
              <w:t>X</w:t>
            </w:r>
          </w:p>
        </w:tc>
        <w:tc>
          <w:tcPr>
            <w:tcW w:w="431" w:type="dxa"/>
          </w:tcPr>
          <w:p w14:paraId="7FBAF6B6" w14:textId="77777777" w:rsidR="00463665" w:rsidRDefault="00463665" w:rsidP="00463665">
            <w:pPr>
              <w:pStyle w:val="TableText"/>
            </w:pPr>
            <w:r>
              <w:t>X</w:t>
            </w:r>
          </w:p>
        </w:tc>
        <w:tc>
          <w:tcPr>
            <w:tcW w:w="432" w:type="dxa"/>
          </w:tcPr>
          <w:p w14:paraId="4297AD89" w14:textId="77777777" w:rsidR="00463665" w:rsidRDefault="00463665" w:rsidP="00463665">
            <w:pPr>
              <w:pStyle w:val="TableText"/>
            </w:pPr>
            <w:r>
              <w:t>X</w:t>
            </w:r>
          </w:p>
        </w:tc>
      </w:tr>
      <w:tr w:rsidR="00463665" w14:paraId="371878E0" w14:textId="77777777" w:rsidTr="003214B8">
        <w:trPr>
          <w:cantSplit/>
          <w:jc w:val="center"/>
        </w:trPr>
        <w:tc>
          <w:tcPr>
            <w:tcW w:w="802" w:type="dxa"/>
            <w:tcMar>
              <w:left w:w="58" w:type="dxa"/>
              <w:right w:w="58" w:type="dxa"/>
            </w:tcMar>
          </w:tcPr>
          <w:p w14:paraId="423DBB8D" w14:textId="77777777" w:rsidR="00463665" w:rsidRDefault="00463665" w:rsidP="00463665">
            <w:pPr>
              <w:pStyle w:val="TableText"/>
            </w:pPr>
            <w:r>
              <w:t>1751</w:t>
            </w:r>
          </w:p>
        </w:tc>
        <w:tc>
          <w:tcPr>
            <w:tcW w:w="2227" w:type="dxa"/>
            <w:tcMar>
              <w:left w:w="58" w:type="dxa"/>
              <w:right w:w="58" w:type="dxa"/>
            </w:tcMar>
          </w:tcPr>
          <w:p w14:paraId="5550DDEC" w14:textId="77777777" w:rsidR="00463665" w:rsidRDefault="00463665" w:rsidP="00463665">
            <w:pPr>
              <w:pStyle w:val="TableText"/>
            </w:pPr>
            <w:r>
              <w:t>BENE SIGNATURE FLAG</w:t>
            </w:r>
          </w:p>
        </w:tc>
        <w:tc>
          <w:tcPr>
            <w:tcW w:w="2943" w:type="dxa"/>
            <w:tcMar>
              <w:left w:w="58" w:type="dxa"/>
              <w:right w:w="58" w:type="dxa"/>
            </w:tcMar>
          </w:tcPr>
          <w:p w14:paraId="1A5E8E70" w14:textId="2383901E" w:rsidR="00463665" w:rsidRPr="00C4752B" w:rsidRDefault="00463665" w:rsidP="00463665">
            <w:pPr>
              <w:pStyle w:val="TableText"/>
              <w:rPr>
                <w:lang w:val="es-US"/>
              </w:rPr>
            </w:pPr>
            <w:r w:rsidRPr="00C4752B">
              <w:rPr>
                <w:lang w:val="es-US"/>
              </w:rPr>
              <w:t>:P:IDR-</w:t>
            </w:r>
            <w:hyperlink r:id="rId516" w:history="1">
              <w:r w:rsidRPr="00C4752B">
                <w:rPr>
                  <w:rStyle w:val="Hyperlink"/>
                  <w:lang w:val="es-US"/>
                </w:rPr>
                <w:t>U-B</w:t>
              </w:r>
              <w:bookmarkStart w:id="778" w:name="_Hlt506784216"/>
              <w:r w:rsidRPr="00C4752B">
                <w:rPr>
                  <w:rStyle w:val="Hyperlink"/>
                  <w:lang w:val="es-US"/>
                </w:rPr>
                <w:t>E</w:t>
              </w:r>
              <w:bookmarkStart w:id="779" w:name="_Hlt500215475"/>
              <w:bookmarkEnd w:id="778"/>
              <w:r w:rsidRPr="00C4752B">
                <w:rPr>
                  <w:rStyle w:val="Hyperlink"/>
                  <w:lang w:val="es-US"/>
                </w:rPr>
                <w:t>N</w:t>
              </w:r>
              <w:bookmarkStart w:id="780" w:name="_Hlt526832505"/>
              <w:bookmarkEnd w:id="779"/>
              <w:r w:rsidRPr="00C4752B">
                <w:rPr>
                  <w:rStyle w:val="Hyperlink"/>
                  <w:lang w:val="es-US"/>
                </w:rPr>
                <w:t>E</w:t>
              </w:r>
              <w:bookmarkEnd w:id="780"/>
              <w:r w:rsidRPr="00C4752B">
                <w:rPr>
                  <w:rStyle w:val="Hyperlink"/>
                  <w:lang w:val="es-US"/>
                </w:rPr>
                <w:t>-</w:t>
              </w:r>
              <w:bookmarkStart w:id="781" w:name="_Hlt28753092"/>
              <w:r w:rsidRPr="00C4752B">
                <w:rPr>
                  <w:rStyle w:val="Hyperlink"/>
                  <w:lang w:val="es-US"/>
                </w:rPr>
                <w:t>S</w:t>
              </w:r>
              <w:bookmarkEnd w:id="781"/>
              <w:r w:rsidRPr="00C4752B">
                <w:rPr>
                  <w:rStyle w:val="Hyperlink"/>
                  <w:lang w:val="es-US"/>
                </w:rPr>
                <w:t>I</w:t>
              </w:r>
              <w:bookmarkStart w:id="782" w:name="_Hlt517151968"/>
              <w:r w:rsidRPr="00C4752B">
                <w:rPr>
                  <w:rStyle w:val="Hyperlink"/>
                  <w:lang w:val="es-US"/>
                </w:rPr>
                <w:t>G</w:t>
              </w:r>
              <w:bookmarkEnd w:id="782"/>
              <w:r w:rsidRPr="00C4752B">
                <w:rPr>
                  <w:rStyle w:val="Hyperlink"/>
                  <w:lang w:val="es-US"/>
                </w:rPr>
                <w:t>N-FLG</w:t>
              </w:r>
            </w:hyperlink>
          </w:p>
        </w:tc>
        <w:tc>
          <w:tcPr>
            <w:tcW w:w="2840" w:type="dxa"/>
            <w:tcMar>
              <w:left w:w="58" w:type="dxa"/>
              <w:right w:w="58" w:type="dxa"/>
            </w:tcMar>
          </w:tcPr>
          <w:p w14:paraId="388B2126" w14:textId="77777777" w:rsidR="00463665" w:rsidRDefault="00463665" w:rsidP="00463665">
            <w:pPr>
              <w:pStyle w:val="TableText"/>
            </w:pPr>
            <w:r>
              <w:t>Beneficiary signature flag</w:t>
            </w:r>
          </w:p>
          <w:p w14:paraId="03CFFCAD" w14:textId="77777777" w:rsidR="00463665" w:rsidRDefault="00463665" w:rsidP="00463665">
            <w:pPr>
              <w:pStyle w:val="TableText"/>
              <w:rPr>
                <w:rFonts w:cs="Arial"/>
                <w:color w:val="000000"/>
              </w:rPr>
            </w:pPr>
            <w:r w:rsidRPr="00D71177">
              <w:rPr>
                <w:rFonts w:cs="Arial"/>
                <w:color w:val="000000"/>
              </w:rPr>
              <w:t>The value in this field indicates if the beneficiary's signature is included on the submitted claim.</w:t>
            </w:r>
          </w:p>
          <w:p w14:paraId="4C838D10" w14:textId="4F049F60" w:rsidR="00463665" w:rsidRDefault="00463665" w:rsidP="00463665">
            <w:pPr>
              <w:pStyle w:val="TableText"/>
            </w:pPr>
            <w:r w:rsidRPr="00D71177">
              <w:rPr>
                <w:rFonts w:cs="Arial"/>
                <w:color w:val="000000"/>
              </w:rPr>
              <w:t>Bene Signature is included using a block on the 1500 claim form (Block 12) for beneficiary signature. There are specific loops/segments/elements in both the 4010A1 and 5010 claim formats that are used to indicate if a beneficiary signature is on file and the manner in which it was obtained.</w:t>
            </w:r>
          </w:p>
        </w:tc>
        <w:tc>
          <w:tcPr>
            <w:tcW w:w="1080" w:type="dxa"/>
            <w:tcMar>
              <w:left w:w="58" w:type="dxa"/>
              <w:right w:w="58" w:type="dxa"/>
            </w:tcMar>
          </w:tcPr>
          <w:p w14:paraId="6DC78BFB" w14:textId="77777777" w:rsidR="00463665" w:rsidRDefault="00463665" w:rsidP="00463665">
            <w:pPr>
              <w:pStyle w:val="TableText"/>
              <w:rPr>
                <w:caps/>
              </w:rPr>
            </w:pPr>
            <w:r>
              <w:rPr>
                <w:caps/>
              </w:rPr>
              <w:t>1 C</w:t>
            </w:r>
          </w:p>
        </w:tc>
        <w:tc>
          <w:tcPr>
            <w:tcW w:w="2340" w:type="dxa"/>
            <w:tcMar>
              <w:left w:w="58" w:type="dxa"/>
              <w:right w:w="58" w:type="dxa"/>
            </w:tcMar>
          </w:tcPr>
          <w:p w14:paraId="1B520EFA" w14:textId="77777777" w:rsidR="00463665" w:rsidRPr="00865B7A" w:rsidRDefault="00463665" w:rsidP="00463665">
            <w:pPr>
              <w:pStyle w:val="TableText"/>
            </w:pPr>
            <w:r w:rsidRPr="0042502A">
              <w:rPr>
                <w:b/>
              </w:rPr>
              <w:t>Valid Values:</w:t>
            </w:r>
          </w:p>
          <w:p w14:paraId="36154AC9" w14:textId="0C2162D9" w:rsidR="00463665" w:rsidRPr="00446682" w:rsidRDefault="00463665" w:rsidP="00245396">
            <w:pPr>
              <w:pStyle w:val="TableTextBullet"/>
            </w:pPr>
            <w:r w:rsidRPr="00446682">
              <w:t xml:space="preserve">Y </w:t>
            </w:r>
            <w:r>
              <w:t xml:space="preserve">– </w:t>
            </w:r>
            <w:r w:rsidRPr="00446682">
              <w:t>Signature on claim submitted</w:t>
            </w:r>
          </w:p>
          <w:p w14:paraId="69E2E32C" w14:textId="7D42F164" w:rsidR="00463665" w:rsidRPr="00446682" w:rsidRDefault="00463665" w:rsidP="00245396">
            <w:pPr>
              <w:pStyle w:val="TableTextBullet"/>
            </w:pPr>
            <w:r w:rsidRPr="00446682">
              <w:t xml:space="preserve">N </w:t>
            </w:r>
            <w:r>
              <w:t xml:space="preserve">– </w:t>
            </w:r>
            <w:r w:rsidRPr="00446682">
              <w:t>Signature not on claim submitted</w:t>
            </w:r>
          </w:p>
          <w:p w14:paraId="40320D3D" w14:textId="3DC3EDB4" w:rsidR="00463665" w:rsidRDefault="00463665" w:rsidP="00245396">
            <w:pPr>
              <w:pStyle w:val="TableTextBullet"/>
            </w:pPr>
            <w:r w:rsidRPr="00446682">
              <w:t xml:space="preserve">Spaces </w:t>
            </w:r>
            <w:r>
              <w:t>– N</w:t>
            </w:r>
            <w:r w:rsidRPr="00446682">
              <w:t>ot indicated</w:t>
            </w:r>
          </w:p>
        </w:tc>
        <w:tc>
          <w:tcPr>
            <w:tcW w:w="858" w:type="dxa"/>
            <w:tcMar>
              <w:left w:w="58" w:type="dxa"/>
              <w:right w:w="58" w:type="dxa"/>
            </w:tcMar>
          </w:tcPr>
          <w:p w14:paraId="5B32B978" w14:textId="77777777" w:rsidR="00463665" w:rsidRDefault="00463665" w:rsidP="00463665">
            <w:pPr>
              <w:pStyle w:val="TableText"/>
            </w:pPr>
            <w:r>
              <w:t>Spaces</w:t>
            </w:r>
          </w:p>
        </w:tc>
        <w:tc>
          <w:tcPr>
            <w:tcW w:w="431" w:type="dxa"/>
          </w:tcPr>
          <w:p w14:paraId="44022867" w14:textId="77777777" w:rsidR="00463665" w:rsidRDefault="00463665" w:rsidP="00463665">
            <w:pPr>
              <w:pStyle w:val="TableText"/>
            </w:pPr>
            <w:r>
              <w:t>X</w:t>
            </w:r>
          </w:p>
        </w:tc>
        <w:tc>
          <w:tcPr>
            <w:tcW w:w="431" w:type="dxa"/>
          </w:tcPr>
          <w:p w14:paraId="21D4E245" w14:textId="77777777" w:rsidR="00463665" w:rsidRDefault="00463665" w:rsidP="00463665">
            <w:pPr>
              <w:pStyle w:val="TableText"/>
            </w:pPr>
            <w:r>
              <w:t>X</w:t>
            </w:r>
          </w:p>
        </w:tc>
        <w:tc>
          <w:tcPr>
            <w:tcW w:w="432" w:type="dxa"/>
          </w:tcPr>
          <w:p w14:paraId="7EF9254A" w14:textId="77777777" w:rsidR="00463665" w:rsidRDefault="00463665" w:rsidP="00463665">
            <w:pPr>
              <w:pStyle w:val="TableText"/>
            </w:pPr>
            <w:r>
              <w:t>X</w:t>
            </w:r>
          </w:p>
        </w:tc>
      </w:tr>
      <w:tr w:rsidR="00463665" w14:paraId="249E5F3C" w14:textId="77777777" w:rsidTr="003214B8">
        <w:trPr>
          <w:cantSplit/>
          <w:jc w:val="center"/>
        </w:trPr>
        <w:tc>
          <w:tcPr>
            <w:tcW w:w="802" w:type="dxa"/>
            <w:tcMar>
              <w:left w:w="58" w:type="dxa"/>
              <w:right w:w="58" w:type="dxa"/>
            </w:tcMar>
          </w:tcPr>
          <w:p w14:paraId="40E1FFEB" w14:textId="6F1EC783" w:rsidR="00463665" w:rsidRDefault="00463665" w:rsidP="00463665">
            <w:pPr>
              <w:pStyle w:val="TableText"/>
            </w:pPr>
            <w:r>
              <w:t>1752 – 1759</w:t>
            </w:r>
          </w:p>
        </w:tc>
        <w:tc>
          <w:tcPr>
            <w:tcW w:w="2227" w:type="dxa"/>
            <w:tcMar>
              <w:left w:w="58" w:type="dxa"/>
              <w:right w:w="58" w:type="dxa"/>
            </w:tcMar>
          </w:tcPr>
          <w:p w14:paraId="3923AC58" w14:textId="77777777" w:rsidR="00463665" w:rsidRDefault="00463665" w:rsidP="00463665">
            <w:pPr>
              <w:pStyle w:val="TableText"/>
            </w:pPr>
            <w:r>
              <w:t>CHIRO XRAY DATE</w:t>
            </w:r>
          </w:p>
        </w:tc>
        <w:tc>
          <w:tcPr>
            <w:tcW w:w="2943" w:type="dxa"/>
            <w:tcMar>
              <w:left w:w="58" w:type="dxa"/>
              <w:right w:w="58" w:type="dxa"/>
            </w:tcMar>
          </w:tcPr>
          <w:p w14:paraId="28977ADF" w14:textId="74D7C6B6" w:rsidR="00463665" w:rsidRDefault="00463665" w:rsidP="00463665">
            <w:pPr>
              <w:pStyle w:val="TableText"/>
            </w:pPr>
            <w:r>
              <w:t>:P:IDR-</w:t>
            </w:r>
            <w:bookmarkStart w:id="783" w:name="_Hlt526832573"/>
            <w:r>
              <w:fldChar w:fldCharType="begin"/>
            </w:r>
            <w:r>
              <w:instrText>HYPERLINK "..\\..\\DataDictionary\\COBOL\\U\\U-CHIRO-XRAY-DATE.docx"</w:instrText>
            </w:r>
            <w:r>
              <w:fldChar w:fldCharType="separate"/>
            </w:r>
            <w:r>
              <w:rPr>
                <w:rStyle w:val="Hyperlink"/>
              </w:rPr>
              <w:t>U-</w:t>
            </w:r>
            <w:bookmarkStart w:id="784" w:name="_Hlt500215481"/>
            <w:r>
              <w:rPr>
                <w:rStyle w:val="Hyperlink"/>
              </w:rPr>
              <w:t>C</w:t>
            </w:r>
            <w:bookmarkStart w:id="785" w:name="_Hlt526832578"/>
            <w:bookmarkEnd w:id="784"/>
            <w:r>
              <w:rPr>
                <w:rStyle w:val="Hyperlink"/>
              </w:rPr>
              <w:t>H</w:t>
            </w:r>
            <w:bookmarkStart w:id="786" w:name="_Hlt28753114"/>
            <w:bookmarkEnd w:id="785"/>
            <w:r>
              <w:rPr>
                <w:rStyle w:val="Hyperlink"/>
              </w:rPr>
              <w:t>I</w:t>
            </w:r>
            <w:bookmarkStart w:id="787" w:name="_Hlt12247047"/>
            <w:bookmarkEnd w:id="786"/>
            <w:r>
              <w:rPr>
                <w:rStyle w:val="Hyperlink"/>
              </w:rPr>
              <w:t>R</w:t>
            </w:r>
            <w:bookmarkEnd w:id="787"/>
            <w:r>
              <w:rPr>
                <w:rStyle w:val="Hyperlink"/>
              </w:rPr>
              <w:t>O-X</w:t>
            </w:r>
            <w:bookmarkStart w:id="788" w:name="_Hlt506784192"/>
            <w:r>
              <w:rPr>
                <w:rStyle w:val="Hyperlink"/>
              </w:rPr>
              <w:t>R</w:t>
            </w:r>
            <w:bookmarkEnd w:id="788"/>
            <w:r>
              <w:rPr>
                <w:rStyle w:val="Hyperlink"/>
              </w:rPr>
              <w:t>AY-DATE</w:t>
            </w:r>
            <w:r>
              <w:fldChar w:fldCharType="end"/>
            </w:r>
            <w:bookmarkEnd w:id="783"/>
          </w:p>
        </w:tc>
        <w:tc>
          <w:tcPr>
            <w:tcW w:w="2840" w:type="dxa"/>
            <w:tcMar>
              <w:left w:w="58" w:type="dxa"/>
              <w:right w:w="58" w:type="dxa"/>
            </w:tcMar>
          </w:tcPr>
          <w:p w14:paraId="56517AC0" w14:textId="77777777" w:rsidR="00463665" w:rsidRDefault="00463665" w:rsidP="00463665">
            <w:pPr>
              <w:pStyle w:val="TableText"/>
            </w:pPr>
            <w:r>
              <w:t>Chiro x-ray date</w:t>
            </w:r>
          </w:p>
          <w:p w14:paraId="0EDF0B5E" w14:textId="77777777" w:rsidR="00463665" w:rsidRDefault="00463665" w:rsidP="00463665">
            <w:pPr>
              <w:pStyle w:val="TableText"/>
            </w:pPr>
            <w:r w:rsidRPr="007F464E">
              <w:rPr>
                <w:rFonts w:cs="Arial"/>
                <w:color w:val="000000"/>
              </w:rPr>
              <w:t>The date of the last chiropractic x-ray</w:t>
            </w:r>
            <w:r>
              <w:rPr>
                <w:rFonts w:cs="Arial"/>
                <w:color w:val="000000"/>
              </w:rPr>
              <w:t>.</w:t>
            </w:r>
            <w:r w:rsidRPr="007F464E">
              <w:rPr>
                <w:rFonts w:cs="Arial"/>
                <w:color w:val="000000"/>
              </w:rPr>
              <w:t xml:space="preserve"> </w:t>
            </w:r>
          </w:p>
        </w:tc>
        <w:tc>
          <w:tcPr>
            <w:tcW w:w="1080" w:type="dxa"/>
            <w:tcMar>
              <w:left w:w="58" w:type="dxa"/>
              <w:right w:w="58" w:type="dxa"/>
            </w:tcMar>
          </w:tcPr>
          <w:p w14:paraId="1DC3D30B" w14:textId="77777777" w:rsidR="00463665" w:rsidRDefault="00463665" w:rsidP="00463665">
            <w:pPr>
              <w:pStyle w:val="TableText"/>
              <w:rPr>
                <w:caps/>
              </w:rPr>
            </w:pPr>
            <w:r>
              <w:rPr>
                <w:caps/>
              </w:rPr>
              <w:t>8 n</w:t>
            </w:r>
          </w:p>
        </w:tc>
        <w:tc>
          <w:tcPr>
            <w:tcW w:w="2340" w:type="dxa"/>
            <w:tcMar>
              <w:left w:w="58" w:type="dxa"/>
              <w:right w:w="58" w:type="dxa"/>
            </w:tcMar>
          </w:tcPr>
          <w:p w14:paraId="7C8401D1" w14:textId="77777777" w:rsidR="00463665" w:rsidRDefault="00463665" w:rsidP="00463665">
            <w:pPr>
              <w:pStyle w:val="TableText"/>
            </w:pPr>
            <w:r>
              <w:t>MMDDYYYY</w:t>
            </w:r>
          </w:p>
        </w:tc>
        <w:tc>
          <w:tcPr>
            <w:tcW w:w="858" w:type="dxa"/>
            <w:tcMar>
              <w:left w:w="58" w:type="dxa"/>
              <w:right w:w="58" w:type="dxa"/>
            </w:tcMar>
          </w:tcPr>
          <w:p w14:paraId="6F46B14C" w14:textId="77777777" w:rsidR="00463665" w:rsidRDefault="00463665" w:rsidP="00463665">
            <w:pPr>
              <w:pStyle w:val="TableText"/>
            </w:pPr>
            <w:r>
              <w:t>Zeros</w:t>
            </w:r>
          </w:p>
        </w:tc>
        <w:tc>
          <w:tcPr>
            <w:tcW w:w="431" w:type="dxa"/>
          </w:tcPr>
          <w:p w14:paraId="060CB2EA" w14:textId="77777777" w:rsidR="00463665" w:rsidRDefault="00463665" w:rsidP="00463665">
            <w:pPr>
              <w:pStyle w:val="TableText"/>
            </w:pPr>
            <w:r>
              <w:t>-</w:t>
            </w:r>
          </w:p>
        </w:tc>
        <w:tc>
          <w:tcPr>
            <w:tcW w:w="431" w:type="dxa"/>
          </w:tcPr>
          <w:p w14:paraId="303869B0" w14:textId="77777777" w:rsidR="00463665" w:rsidRDefault="00463665" w:rsidP="00463665">
            <w:pPr>
              <w:pStyle w:val="TableText"/>
            </w:pPr>
            <w:r>
              <w:t>X</w:t>
            </w:r>
          </w:p>
        </w:tc>
        <w:tc>
          <w:tcPr>
            <w:tcW w:w="432" w:type="dxa"/>
          </w:tcPr>
          <w:p w14:paraId="7F3B64FE" w14:textId="77777777" w:rsidR="00463665" w:rsidRDefault="00463665" w:rsidP="00463665">
            <w:pPr>
              <w:pStyle w:val="TableText"/>
            </w:pPr>
            <w:r>
              <w:t>X</w:t>
            </w:r>
          </w:p>
        </w:tc>
      </w:tr>
      <w:tr w:rsidR="00463665" w14:paraId="127A5724" w14:textId="77777777" w:rsidTr="003214B8">
        <w:trPr>
          <w:cantSplit/>
          <w:jc w:val="center"/>
        </w:trPr>
        <w:tc>
          <w:tcPr>
            <w:tcW w:w="802" w:type="dxa"/>
            <w:tcMar>
              <w:left w:w="58" w:type="dxa"/>
              <w:right w:w="58" w:type="dxa"/>
            </w:tcMar>
          </w:tcPr>
          <w:p w14:paraId="6AB8371E" w14:textId="3A60AEC7" w:rsidR="00463665" w:rsidRDefault="00463665" w:rsidP="00463665">
            <w:pPr>
              <w:pStyle w:val="TableText"/>
            </w:pPr>
            <w:r>
              <w:t>1760 – 1767</w:t>
            </w:r>
          </w:p>
        </w:tc>
        <w:tc>
          <w:tcPr>
            <w:tcW w:w="2227" w:type="dxa"/>
            <w:tcMar>
              <w:left w:w="58" w:type="dxa"/>
              <w:right w:w="58" w:type="dxa"/>
            </w:tcMar>
          </w:tcPr>
          <w:p w14:paraId="38276E30" w14:textId="77777777" w:rsidR="00463665" w:rsidRDefault="00463665" w:rsidP="00463665">
            <w:pPr>
              <w:pStyle w:val="TableText"/>
            </w:pPr>
            <w:r>
              <w:t>CHIRO INITIAL TREATMENT DATE</w:t>
            </w:r>
          </w:p>
        </w:tc>
        <w:tc>
          <w:tcPr>
            <w:tcW w:w="2943" w:type="dxa"/>
            <w:tcMar>
              <w:left w:w="58" w:type="dxa"/>
              <w:right w:w="58" w:type="dxa"/>
            </w:tcMar>
          </w:tcPr>
          <w:p w14:paraId="5BBAFDAE" w14:textId="37274601" w:rsidR="00463665" w:rsidRDefault="00463665" w:rsidP="00463665">
            <w:pPr>
              <w:pStyle w:val="TableText"/>
            </w:pPr>
            <w:r>
              <w:t>:P:IDR-</w:t>
            </w:r>
            <w:hyperlink r:id="rId517" w:history="1">
              <w:r>
                <w:rPr>
                  <w:rStyle w:val="Hyperlink"/>
                </w:rPr>
                <w:t>U</w:t>
              </w:r>
              <w:bookmarkStart w:id="789" w:name="_Hlt514740145"/>
              <w:r>
                <w:rPr>
                  <w:rStyle w:val="Hyperlink"/>
                </w:rPr>
                <w:t>-</w:t>
              </w:r>
              <w:bookmarkEnd w:id="789"/>
              <w:r>
                <w:rPr>
                  <w:rStyle w:val="Hyperlink"/>
                </w:rPr>
                <w:t>C</w:t>
              </w:r>
              <w:bookmarkStart w:id="790" w:name="_Hlt500215487"/>
              <w:r>
                <w:rPr>
                  <w:rStyle w:val="Hyperlink"/>
                </w:rPr>
                <w:t>H</w:t>
              </w:r>
              <w:bookmarkEnd w:id="790"/>
              <w:r>
                <w:rPr>
                  <w:rStyle w:val="Hyperlink"/>
                </w:rPr>
                <w:t>I</w:t>
              </w:r>
              <w:bookmarkStart w:id="791" w:name="_Hlt517152029"/>
              <w:r>
                <w:rPr>
                  <w:rStyle w:val="Hyperlink"/>
                </w:rPr>
                <w:t>R</w:t>
              </w:r>
              <w:bookmarkStart w:id="792" w:name="_Hlt12247063"/>
              <w:bookmarkEnd w:id="791"/>
              <w:r>
                <w:rPr>
                  <w:rStyle w:val="Hyperlink"/>
                </w:rPr>
                <w:t>O</w:t>
              </w:r>
              <w:bookmarkEnd w:id="792"/>
              <w:r>
                <w:rPr>
                  <w:rStyle w:val="Hyperlink"/>
                </w:rPr>
                <w:t>-INI</w:t>
              </w:r>
              <w:bookmarkStart w:id="793" w:name="_Hlt506784130"/>
              <w:r>
                <w:rPr>
                  <w:rStyle w:val="Hyperlink"/>
                </w:rPr>
                <w:t>T</w:t>
              </w:r>
              <w:bookmarkEnd w:id="793"/>
              <w:r>
                <w:rPr>
                  <w:rStyle w:val="Hyperlink"/>
                </w:rPr>
                <w:t>-TREA</w:t>
              </w:r>
              <w:bookmarkStart w:id="794" w:name="_Hlt500318183"/>
              <w:r>
                <w:rPr>
                  <w:rStyle w:val="Hyperlink"/>
                </w:rPr>
                <w:t>T</w:t>
              </w:r>
              <w:bookmarkEnd w:id="794"/>
            </w:hyperlink>
          </w:p>
        </w:tc>
        <w:tc>
          <w:tcPr>
            <w:tcW w:w="2840" w:type="dxa"/>
            <w:tcMar>
              <w:left w:w="58" w:type="dxa"/>
              <w:right w:w="58" w:type="dxa"/>
            </w:tcMar>
          </w:tcPr>
          <w:p w14:paraId="2FA2D8AC" w14:textId="77777777" w:rsidR="00463665" w:rsidRDefault="00463665" w:rsidP="00463665">
            <w:pPr>
              <w:pStyle w:val="TableText"/>
            </w:pPr>
            <w:r>
              <w:t>Chiro initial treatment date</w:t>
            </w:r>
          </w:p>
          <w:p w14:paraId="155F1DDF" w14:textId="77777777" w:rsidR="00463665" w:rsidRDefault="00463665" w:rsidP="00463665">
            <w:pPr>
              <w:pStyle w:val="TableText"/>
            </w:pPr>
            <w:r w:rsidRPr="00D71177">
              <w:rPr>
                <w:rFonts w:cs="Arial"/>
                <w:color w:val="000000"/>
              </w:rPr>
              <w:t>Date of the initial chiropractic treatment.</w:t>
            </w:r>
          </w:p>
        </w:tc>
        <w:tc>
          <w:tcPr>
            <w:tcW w:w="1080" w:type="dxa"/>
            <w:tcMar>
              <w:left w:w="58" w:type="dxa"/>
              <w:right w:w="58" w:type="dxa"/>
            </w:tcMar>
          </w:tcPr>
          <w:p w14:paraId="7D09B040" w14:textId="77777777" w:rsidR="00463665" w:rsidRDefault="00463665" w:rsidP="00463665">
            <w:pPr>
              <w:pStyle w:val="TableText"/>
              <w:rPr>
                <w:caps/>
              </w:rPr>
            </w:pPr>
            <w:r>
              <w:rPr>
                <w:caps/>
              </w:rPr>
              <w:t>8 n</w:t>
            </w:r>
          </w:p>
        </w:tc>
        <w:tc>
          <w:tcPr>
            <w:tcW w:w="2340" w:type="dxa"/>
            <w:tcMar>
              <w:left w:w="58" w:type="dxa"/>
              <w:right w:w="58" w:type="dxa"/>
            </w:tcMar>
          </w:tcPr>
          <w:p w14:paraId="77BB88F3" w14:textId="77777777" w:rsidR="00463665" w:rsidRDefault="00463665" w:rsidP="00463665">
            <w:pPr>
              <w:pStyle w:val="TableText"/>
            </w:pPr>
            <w:r>
              <w:t>MMDDYYYY</w:t>
            </w:r>
          </w:p>
        </w:tc>
        <w:tc>
          <w:tcPr>
            <w:tcW w:w="858" w:type="dxa"/>
            <w:tcMar>
              <w:left w:w="58" w:type="dxa"/>
              <w:right w:w="58" w:type="dxa"/>
            </w:tcMar>
          </w:tcPr>
          <w:p w14:paraId="7081BC4C" w14:textId="77777777" w:rsidR="00463665" w:rsidRDefault="00463665" w:rsidP="00463665">
            <w:pPr>
              <w:pStyle w:val="TableText"/>
            </w:pPr>
            <w:r>
              <w:t>Zeros</w:t>
            </w:r>
          </w:p>
        </w:tc>
        <w:tc>
          <w:tcPr>
            <w:tcW w:w="431" w:type="dxa"/>
          </w:tcPr>
          <w:p w14:paraId="3C21B0B6" w14:textId="77777777" w:rsidR="00463665" w:rsidRDefault="00463665" w:rsidP="00463665">
            <w:pPr>
              <w:pStyle w:val="TableText"/>
            </w:pPr>
            <w:r>
              <w:t>-</w:t>
            </w:r>
          </w:p>
        </w:tc>
        <w:tc>
          <w:tcPr>
            <w:tcW w:w="431" w:type="dxa"/>
          </w:tcPr>
          <w:p w14:paraId="73850EC1" w14:textId="77777777" w:rsidR="00463665" w:rsidRDefault="00463665" w:rsidP="00463665">
            <w:pPr>
              <w:pStyle w:val="TableText"/>
            </w:pPr>
            <w:r>
              <w:t>X</w:t>
            </w:r>
          </w:p>
        </w:tc>
        <w:tc>
          <w:tcPr>
            <w:tcW w:w="432" w:type="dxa"/>
          </w:tcPr>
          <w:p w14:paraId="5293FDBF" w14:textId="77777777" w:rsidR="00463665" w:rsidRDefault="00463665" w:rsidP="00463665">
            <w:pPr>
              <w:pStyle w:val="TableText"/>
            </w:pPr>
            <w:r>
              <w:t>X</w:t>
            </w:r>
          </w:p>
        </w:tc>
      </w:tr>
      <w:tr w:rsidR="00463665" w14:paraId="3FB70CD4" w14:textId="77777777" w:rsidTr="003214B8">
        <w:trPr>
          <w:cantSplit/>
          <w:jc w:val="center"/>
        </w:trPr>
        <w:tc>
          <w:tcPr>
            <w:tcW w:w="802" w:type="dxa"/>
            <w:tcMar>
              <w:left w:w="58" w:type="dxa"/>
              <w:right w:w="58" w:type="dxa"/>
            </w:tcMar>
          </w:tcPr>
          <w:p w14:paraId="7A6DAFE1" w14:textId="542EC9EA" w:rsidR="00463665" w:rsidRDefault="00463665" w:rsidP="00463665">
            <w:pPr>
              <w:pStyle w:val="TableText"/>
            </w:pPr>
            <w:r>
              <w:t>1768 – 1773</w:t>
            </w:r>
          </w:p>
        </w:tc>
        <w:tc>
          <w:tcPr>
            <w:tcW w:w="2227" w:type="dxa"/>
            <w:tcMar>
              <w:left w:w="58" w:type="dxa"/>
              <w:right w:w="58" w:type="dxa"/>
            </w:tcMar>
          </w:tcPr>
          <w:p w14:paraId="5D014698" w14:textId="77777777" w:rsidR="00463665" w:rsidRDefault="00463665" w:rsidP="00463665">
            <w:pPr>
              <w:pStyle w:val="TableText"/>
            </w:pPr>
            <w:r>
              <w:t>SUPERVISING PHYSICIAN UPIN</w:t>
            </w:r>
          </w:p>
        </w:tc>
        <w:tc>
          <w:tcPr>
            <w:tcW w:w="2943" w:type="dxa"/>
            <w:tcMar>
              <w:left w:w="58" w:type="dxa"/>
              <w:right w:w="58" w:type="dxa"/>
            </w:tcMar>
          </w:tcPr>
          <w:p w14:paraId="14FE18CD" w14:textId="60AE10F4" w:rsidR="00463665" w:rsidRDefault="00463665" w:rsidP="00463665">
            <w:pPr>
              <w:pStyle w:val="TableText"/>
            </w:pPr>
            <w:r>
              <w:t>:P:IDR-</w:t>
            </w:r>
            <w:hyperlink r:id="rId518" w:history="1">
              <w:r>
                <w:rPr>
                  <w:rStyle w:val="Hyperlink"/>
                </w:rPr>
                <w:t>U</w:t>
              </w:r>
              <w:bookmarkStart w:id="795" w:name="_Hlt12247091"/>
              <w:r>
                <w:rPr>
                  <w:rStyle w:val="Hyperlink"/>
                </w:rPr>
                <w:t>-</w:t>
              </w:r>
              <w:bookmarkStart w:id="796" w:name="_Hlt500215493"/>
              <w:bookmarkEnd w:id="795"/>
              <w:r>
                <w:rPr>
                  <w:rStyle w:val="Hyperlink"/>
                </w:rPr>
                <w:t>U</w:t>
              </w:r>
              <w:bookmarkStart w:id="797" w:name="_Hlt517152039"/>
              <w:bookmarkEnd w:id="796"/>
              <w:r>
                <w:rPr>
                  <w:rStyle w:val="Hyperlink"/>
                </w:rPr>
                <w:t>P</w:t>
              </w:r>
              <w:bookmarkStart w:id="798" w:name="_Hlt506784004"/>
              <w:bookmarkEnd w:id="797"/>
              <w:r>
                <w:rPr>
                  <w:rStyle w:val="Hyperlink"/>
                </w:rPr>
                <w:t>I</w:t>
              </w:r>
              <w:bookmarkEnd w:id="798"/>
              <w:r>
                <w:rPr>
                  <w:rStyle w:val="Hyperlink"/>
                </w:rPr>
                <w:t>N</w:t>
              </w:r>
            </w:hyperlink>
          </w:p>
        </w:tc>
        <w:tc>
          <w:tcPr>
            <w:tcW w:w="2840" w:type="dxa"/>
            <w:tcMar>
              <w:left w:w="58" w:type="dxa"/>
              <w:right w:w="58" w:type="dxa"/>
            </w:tcMar>
          </w:tcPr>
          <w:p w14:paraId="730A334E" w14:textId="1C442636" w:rsidR="00463665" w:rsidRDefault="00463665" w:rsidP="00463665">
            <w:pPr>
              <w:pStyle w:val="TableText"/>
            </w:pPr>
            <w:r>
              <w:t>Supervising physician UPIN</w:t>
            </w:r>
          </w:p>
          <w:p w14:paraId="695F386F" w14:textId="77777777" w:rsidR="00463665" w:rsidRDefault="00463665" w:rsidP="00463665">
            <w:pPr>
              <w:pStyle w:val="TableText"/>
            </w:pPr>
            <w:r w:rsidRPr="007A4E7A">
              <w:rPr>
                <w:rFonts w:cs="Arial"/>
                <w:color w:val="000000"/>
              </w:rPr>
              <w:t>Unique Physician Identification Number of the supervising physician.</w:t>
            </w:r>
          </w:p>
        </w:tc>
        <w:tc>
          <w:tcPr>
            <w:tcW w:w="1080" w:type="dxa"/>
            <w:tcMar>
              <w:left w:w="58" w:type="dxa"/>
              <w:right w:w="58" w:type="dxa"/>
            </w:tcMar>
          </w:tcPr>
          <w:p w14:paraId="0504F955" w14:textId="77777777" w:rsidR="00463665" w:rsidRDefault="00463665" w:rsidP="00463665">
            <w:pPr>
              <w:pStyle w:val="TableText"/>
              <w:rPr>
                <w:caps/>
              </w:rPr>
            </w:pPr>
            <w:r>
              <w:rPr>
                <w:caps/>
              </w:rPr>
              <w:t>6 c</w:t>
            </w:r>
          </w:p>
        </w:tc>
        <w:tc>
          <w:tcPr>
            <w:tcW w:w="2340" w:type="dxa"/>
            <w:tcMar>
              <w:left w:w="58" w:type="dxa"/>
              <w:right w:w="58" w:type="dxa"/>
            </w:tcMar>
          </w:tcPr>
          <w:p w14:paraId="2ADDE0C9" w14:textId="0418E860" w:rsidR="00463665" w:rsidRDefault="00463665" w:rsidP="00463665">
            <w:pPr>
              <w:pStyle w:val="TableText"/>
            </w:pPr>
            <w:r w:rsidRPr="00C42380">
              <w:t>UPIN for the Supervising Physician for this claim.</w:t>
            </w:r>
          </w:p>
        </w:tc>
        <w:tc>
          <w:tcPr>
            <w:tcW w:w="858" w:type="dxa"/>
            <w:tcMar>
              <w:left w:w="58" w:type="dxa"/>
              <w:right w:w="58" w:type="dxa"/>
            </w:tcMar>
          </w:tcPr>
          <w:p w14:paraId="1D054D9F" w14:textId="77777777" w:rsidR="00463665" w:rsidRDefault="00463665" w:rsidP="00463665">
            <w:pPr>
              <w:pStyle w:val="TableText"/>
            </w:pPr>
            <w:r>
              <w:t>Spaces</w:t>
            </w:r>
          </w:p>
        </w:tc>
        <w:tc>
          <w:tcPr>
            <w:tcW w:w="431" w:type="dxa"/>
          </w:tcPr>
          <w:p w14:paraId="6F7F94FD" w14:textId="77777777" w:rsidR="00463665" w:rsidRDefault="00463665" w:rsidP="00463665">
            <w:pPr>
              <w:pStyle w:val="TableText"/>
            </w:pPr>
            <w:r>
              <w:t>X</w:t>
            </w:r>
          </w:p>
        </w:tc>
        <w:tc>
          <w:tcPr>
            <w:tcW w:w="431" w:type="dxa"/>
          </w:tcPr>
          <w:p w14:paraId="0C83B203" w14:textId="77777777" w:rsidR="00463665" w:rsidRDefault="00463665" w:rsidP="00463665">
            <w:pPr>
              <w:pStyle w:val="TableText"/>
            </w:pPr>
            <w:r>
              <w:t>X</w:t>
            </w:r>
          </w:p>
        </w:tc>
        <w:tc>
          <w:tcPr>
            <w:tcW w:w="432" w:type="dxa"/>
          </w:tcPr>
          <w:p w14:paraId="3350D98F" w14:textId="77777777" w:rsidR="00463665" w:rsidRDefault="00463665" w:rsidP="00463665">
            <w:pPr>
              <w:pStyle w:val="TableText"/>
            </w:pPr>
            <w:r>
              <w:t>X</w:t>
            </w:r>
          </w:p>
        </w:tc>
      </w:tr>
      <w:tr w:rsidR="00463665" w14:paraId="133E3EC2" w14:textId="77777777" w:rsidTr="003214B8">
        <w:trPr>
          <w:cantSplit/>
          <w:jc w:val="center"/>
        </w:trPr>
        <w:tc>
          <w:tcPr>
            <w:tcW w:w="802" w:type="dxa"/>
            <w:tcMar>
              <w:left w:w="58" w:type="dxa"/>
              <w:right w:w="58" w:type="dxa"/>
            </w:tcMar>
          </w:tcPr>
          <w:p w14:paraId="6C73FE99" w14:textId="77777777" w:rsidR="00463665" w:rsidRDefault="00463665" w:rsidP="00463665">
            <w:pPr>
              <w:pStyle w:val="TableText"/>
            </w:pPr>
            <w:r>
              <w:t>1774</w:t>
            </w:r>
          </w:p>
        </w:tc>
        <w:tc>
          <w:tcPr>
            <w:tcW w:w="2227" w:type="dxa"/>
            <w:tcMar>
              <w:left w:w="58" w:type="dxa"/>
              <w:right w:w="58" w:type="dxa"/>
            </w:tcMar>
          </w:tcPr>
          <w:p w14:paraId="38FB2EC4" w14:textId="77777777" w:rsidR="00463665" w:rsidRDefault="00463665" w:rsidP="00463665">
            <w:pPr>
              <w:pStyle w:val="TableText"/>
            </w:pPr>
            <w:r>
              <w:t>SUPERVISING PHYSICAIN NAME SUBMITTED FLAG</w:t>
            </w:r>
          </w:p>
        </w:tc>
        <w:tc>
          <w:tcPr>
            <w:tcW w:w="2943" w:type="dxa"/>
            <w:tcMar>
              <w:left w:w="58" w:type="dxa"/>
              <w:right w:w="58" w:type="dxa"/>
            </w:tcMar>
          </w:tcPr>
          <w:p w14:paraId="173DE05C" w14:textId="2DA242D6" w:rsidR="00463665" w:rsidRDefault="00463665" w:rsidP="00463665">
            <w:pPr>
              <w:pStyle w:val="TableText"/>
            </w:pPr>
            <w:r>
              <w:t>:P:IDR-</w:t>
            </w:r>
            <w:hyperlink r:id="rId519" w:history="1">
              <w:r>
                <w:rPr>
                  <w:rStyle w:val="Hyperlink"/>
                </w:rPr>
                <w:t>U</w:t>
              </w:r>
              <w:bookmarkStart w:id="799" w:name="_Hlt526832800"/>
              <w:r>
                <w:rPr>
                  <w:rStyle w:val="Hyperlink"/>
                </w:rPr>
                <w:t>-</w:t>
              </w:r>
              <w:bookmarkStart w:id="800" w:name="_Hlt30569635"/>
              <w:bookmarkEnd w:id="799"/>
              <w:r>
                <w:rPr>
                  <w:rStyle w:val="Hyperlink"/>
                </w:rPr>
                <w:t>N</w:t>
              </w:r>
              <w:bookmarkStart w:id="801" w:name="_Hlt506783966"/>
              <w:bookmarkEnd w:id="800"/>
              <w:r>
                <w:rPr>
                  <w:rStyle w:val="Hyperlink"/>
                </w:rPr>
                <w:t>A</w:t>
              </w:r>
              <w:bookmarkStart w:id="802" w:name="_Hlt500215499"/>
              <w:bookmarkEnd w:id="801"/>
              <w:r>
                <w:rPr>
                  <w:rStyle w:val="Hyperlink"/>
                </w:rPr>
                <w:t>M</w:t>
              </w:r>
              <w:bookmarkEnd w:id="802"/>
              <w:r>
                <w:rPr>
                  <w:rStyle w:val="Hyperlink"/>
                </w:rPr>
                <w:t>E-</w:t>
              </w:r>
              <w:bookmarkStart w:id="803" w:name="_Hlt28753138"/>
              <w:r>
                <w:rPr>
                  <w:rStyle w:val="Hyperlink"/>
                </w:rPr>
                <w:t>S</w:t>
              </w:r>
              <w:bookmarkEnd w:id="803"/>
              <w:r>
                <w:rPr>
                  <w:rStyle w:val="Hyperlink"/>
                </w:rPr>
                <w:t>UBMISSION</w:t>
              </w:r>
            </w:hyperlink>
          </w:p>
        </w:tc>
        <w:tc>
          <w:tcPr>
            <w:tcW w:w="2840" w:type="dxa"/>
            <w:tcMar>
              <w:left w:w="58" w:type="dxa"/>
              <w:right w:w="58" w:type="dxa"/>
            </w:tcMar>
          </w:tcPr>
          <w:p w14:paraId="3BD4E404" w14:textId="77777777" w:rsidR="00463665" w:rsidRDefault="00463665" w:rsidP="00463665">
            <w:pPr>
              <w:pStyle w:val="TableText"/>
            </w:pPr>
            <w:r>
              <w:t>Supervising physician name submitted flag</w:t>
            </w:r>
          </w:p>
          <w:p w14:paraId="713C48F0" w14:textId="77777777" w:rsidR="00463665" w:rsidRDefault="00463665" w:rsidP="00463665">
            <w:pPr>
              <w:pStyle w:val="TableText"/>
            </w:pPr>
            <w:r w:rsidRPr="00B7369B">
              <w:rPr>
                <w:rFonts w:cs="Arial"/>
                <w:color w:val="000000"/>
              </w:rPr>
              <w:t>The value in this field indicates if the name of the supervising physician is included on the claim.</w:t>
            </w:r>
          </w:p>
        </w:tc>
        <w:tc>
          <w:tcPr>
            <w:tcW w:w="1080" w:type="dxa"/>
            <w:tcMar>
              <w:left w:w="58" w:type="dxa"/>
              <w:right w:w="58" w:type="dxa"/>
            </w:tcMar>
          </w:tcPr>
          <w:p w14:paraId="30C71713" w14:textId="77777777" w:rsidR="00463665" w:rsidRDefault="00463665" w:rsidP="00463665">
            <w:pPr>
              <w:pStyle w:val="TableText"/>
              <w:rPr>
                <w:caps/>
              </w:rPr>
            </w:pPr>
            <w:r>
              <w:rPr>
                <w:caps/>
              </w:rPr>
              <w:t>1 c</w:t>
            </w:r>
          </w:p>
        </w:tc>
        <w:tc>
          <w:tcPr>
            <w:tcW w:w="2340" w:type="dxa"/>
            <w:tcMar>
              <w:left w:w="58" w:type="dxa"/>
              <w:right w:w="58" w:type="dxa"/>
            </w:tcMar>
          </w:tcPr>
          <w:p w14:paraId="60CCFF5A" w14:textId="77777777" w:rsidR="00463665" w:rsidRPr="00865B7A" w:rsidRDefault="00463665" w:rsidP="00463665">
            <w:pPr>
              <w:pStyle w:val="TableText"/>
            </w:pPr>
            <w:r w:rsidRPr="0042502A">
              <w:rPr>
                <w:b/>
              </w:rPr>
              <w:t>Valid Values:</w:t>
            </w:r>
          </w:p>
          <w:p w14:paraId="336D1C87" w14:textId="37E7D5CD" w:rsidR="00463665" w:rsidRPr="00446682" w:rsidRDefault="00463665" w:rsidP="00245396">
            <w:pPr>
              <w:pStyle w:val="TableTextBullet"/>
            </w:pPr>
            <w:r w:rsidRPr="00446682">
              <w:t xml:space="preserve">Y </w:t>
            </w:r>
            <w:r>
              <w:t xml:space="preserve">– </w:t>
            </w:r>
            <w:r w:rsidRPr="00446682">
              <w:t>Yes</w:t>
            </w:r>
          </w:p>
          <w:p w14:paraId="7BEC320B" w14:textId="670BB653" w:rsidR="00463665" w:rsidRDefault="00463665" w:rsidP="00245396">
            <w:pPr>
              <w:pStyle w:val="TableTextBullet"/>
            </w:pPr>
            <w:r w:rsidRPr="00446682">
              <w:t xml:space="preserve">N </w:t>
            </w:r>
            <w:r>
              <w:t xml:space="preserve">– </w:t>
            </w:r>
            <w:r w:rsidRPr="00446682">
              <w:t>No</w:t>
            </w:r>
          </w:p>
        </w:tc>
        <w:tc>
          <w:tcPr>
            <w:tcW w:w="858" w:type="dxa"/>
            <w:tcMar>
              <w:left w:w="58" w:type="dxa"/>
              <w:right w:w="58" w:type="dxa"/>
            </w:tcMar>
          </w:tcPr>
          <w:p w14:paraId="2F48C962" w14:textId="77777777" w:rsidR="00463665" w:rsidRDefault="00463665" w:rsidP="00463665">
            <w:pPr>
              <w:pStyle w:val="TableText"/>
            </w:pPr>
            <w:r>
              <w:t>Spaces</w:t>
            </w:r>
          </w:p>
        </w:tc>
        <w:tc>
          <w:tcPr>
            <w:tcW w:w="431" w:type="dxa"/>
          </w:tcPr>
          <w:p w14:paraId="166271F8" w14:textId="77777777" w:rsidR="00463665" w:rsidRDefault="00463665" w:rsidP="00463665">
            <w:pPr>
              <w:pStyle w:val="TableText"/>
            </w:pPr>
            <w:r>
              <w:t>-</w:t>
            </w:r>
          </w:p>
        </w:tc>
        <w:tc>
          <w:tcPr>
            <w:tcW w:w="431" w:type="dxa"/>
          </w:tcPr>
          <w:p w14:paraId="59BB07DD" w14:textId="77777777" w:rsidR="00463665" w:rsidRDefault="00463665" w:rsidP="00463665">
            <w:pPr>
              <w:pStyle w:val="TableText"/>
            </w:pPr>
            <w:r>
              <w:t>X</w:t>
            </w:r>
          </w:p>
        </w:tc>
        <w:tc>
          <w:tcPr>
            <w:tcW w:w="432" w:type="dxa"/>
          </w:tcPr>
          <w:p w14:paraId="7729A224" w14:textId="77777777" w:rsidR="00463665" w:rsidRDefault="00463665" w:rsidP="00463665">
            <w:pPr>
              <w:pStyle w:val="TableText"/>
            </w:pPr>
            <w:r>
              <w:t>X</w:t>
            </w:r>
          </w:p>
        </w:tc>
      </w:tr>
      <w:tr w:rsidR="00463665" w14:paraId="50C4EC84" w14:textId="77777777" w:rsidTr="003214B8">
        <w:trPr>
          <w:cantSplit/>
          <w:jc w:val="center"/>
        </w:trPr>
        <w:tc>
          <w:tcPr>
            <w:tcW w:w="802" w:type="dxa"/>
            <w:tcMar>
              <w:left w:w="58" w:type="dxa"/>
              <w:right w:w="58" w:type="dxa"/>
            </w:tcMar>
          </w:tcPr>
          <w:p w14:paraId="55FA5FBB" w14:textId="77777777" w:rsidR="00463665" w:rsidRDefault="00463665" w:rsidP="00463665">
            <w:pPr>
              <w:pStyle w:val="TableText"/>
            </w:pPr>
            <w:r>
              <w:t>1775</w:t>
            </w:r>
          </w:p>
        </w:tc>
        <w:tc>
          <w:tcPr>
            <w:tcW w:w="2227" w:type="dxa"/>
            <w:tcMar>
              <w:left w:w="58" w:type="dxa"/>
              <w:right w:w="58" w:type="dxa"/>
            </w:tcMar>
          </w:tcPr>
          <w:p w14:paraId="01377F2D" w14:textId="77777777" w:rsidR="00463665" w:rsidRDefault="00463665" w:rsidP="00463665">
            <w:pPr>
              <w:pStyle w:val="TableText"/>
            </w:pPr>
            <w:r>
              <w:t>PURCHASE DIAG TEST FLAG</w:t>
            </w:r>
          </w:p>
        </w:tc>
        <w:tc>
          <w:tcPr>
            <w:tcW w:w="2943" w:type="dxa"/>
            <w:tcMar>
              <w:left w:w="58" w:type="dxa"/>
              <w:right w:w="58" w:type="dxa"/>
            </w:tcMar>
          </w:tcPr>
          <w:p w14:paraId="49168696" w14:textId="03061057" w:rsidR="00463665" w:rsidRDefault="00463665" w:rsidP="00463665">
            <w:pPr>
              <w:pStyle w:val="TableText"/>
            </w:pPr>
            <w:r>
              <w:t>:P:IDR-</w:t>
            </w:r>
            <w:hyperlink r:id="rId520" w:history="1">
              <w:r>
                <w:rPr>
                  <w:rStyle w:val="Hyperlink"/>
                </w:rPr>
                <w:t>U-</w:t>
              </w:r>
              <w:bookmarkStart w:id="804" w:name="_Hlt500215508"/>
              <w:r>
                <w:rPr>
                  <w:rStyle w:val="Hyperlink"/>
                </w:rPr>
                <w:t>P</w:t>
              </w:r>
              <w:bookmarkStart w:id="805" w:name="_Hlt526832858"/>
              <w:bookmarkEnd w:id="804"/>
              <w:r>
                <w:rPr>
                  <w:rStyle w:val="Hyperlink"/>
                </w:rPr>
                <w:t>U</w:t>
              </w:r>
              <w:bookmarkStart w:id="806" w:name="_Hlt514740230"/>
              <w:bookmarkEnd w:id="805"/>
              <w:r>
                <w:rPr>
                  <w:rStyle w:val="Hyperlink"/>
                </w:rPr>
                <w:t>R</w:t>
              </w:r>
              <w:bookmarkStart w:id="807" w:name="_Hlt506783939"/>
              <w:bookmarkEnd w:id="806"/>
              <w:r>
                <w:rPr>
                  <w:rStyle w:val="Hyperlink"/>
                </w:rPr>
                <w:t>C</w:t>
              </w:r>
              <w:bookmarkStart w:id="808" w:name="_Hlt12247167"/>
              <w:bookmarkEnd w:id="807"/>
              <w:r>
                <w:rPr>
                  <w:rStyle w:val="Hyperlink"/>
                </w:rPr>
                <w:t>H</w:t>
              </w:r>
              <w:bookmarkEnd w:id="808"/>
              <w:r>
                <w:rPr>
                  <w:rStyle w:val="Hyperlink"/>
                </w:rPr>
                <w:t>-DI</w:t>
              </w:r>
              <w:bookmarkStart w:id="809" w:name="_Hlt517152049"/>
              <w:r>
                <w:rPr>
                  <w:rStyle w:val="Hyperlink"/>
                </w:rPr>
                <w:t>A</w:t>
              </w:r>
              <w:bookmarkEnd w:id="809"/>
              <w:r>
                <w:rPr>
                  <w:rStyle w:val="Hyperlink"/>
                </w:rPr>
                <w:t>G-FLG</w:t>
              </w:r>
            </w:hyperlink>
          </w:p>
        </w:tc>
        <w:tc>
          <w:tcPr>
            <w:tcW w:w="2840" w:type="dxa"/>
            <w:tcMar>
              <w:left w:w="58" w:type="dxa"/>
              <w:right w:w="58" w:type="dxa"/>
            </w:tcMar>
          </w:tcPr>
          <w:p w14:paraId="00360CE7" w14:textId="77777777" w:rsidR="00463665" w:rsidRDefault="00463665" w:rsidP="00463665">
            <w:pPr>
              <w:pStyle w:val="TableText"/>
            </w:pPr>
            <w:r>
              <w:t>Purchase diagnostic test flag</w:t>
            </w:r>
          </w:p>
          <w:p w14:paraId="3499A1C8" w14:textId="77777777" w:rsidR="00463665" w:rsidRDefault="00463665" w:rsidP="00463665">
            <w:pPr>
              <w:pStyle w:val="TableText"/>
            </w:pPr>
            <w:r>
              <w:rPr>
                <w:rFonts w:cs="Arial"/>
                <w:color w:val="000000"/>
              </w:rPr>
              <w:t>I</w:t>
            </w:r>
            <w:r w:rsidRPr="003522B7">
              <w:rPr>
                <w:rFonts w:cs="Arial"/>
                <w:color w:val="000000"/>
              </w:rPr>
              <w:t>ndicates if the claim contains services for an outside lab.</w:t>
            </w:r>
          </w:p>
        </w:tc>
        <w:tc>
          <w:tcPr>
            <w:tcW w:w="1080" w:type="dxa"/>
            <w:tcMar>
              <w:left w:w="58" w:type="dxa"/>
              <w:right w:w="58" w:type="dxa"/>
            </w:tcMar>
          </w:tcPr>
          <w:p w14:paraId="04E0416A" w14:textId="77777777" w:rsidR="00463665" w:rsidRDefault="00463665" w:rsidP="00463665">
            <w:pPr>
              <w:pStyle w:val="TableText"/>
              <w:rPr>
                <w:caps/>
              </w:rPr>
            </w:pPr>
            <w:r>
              <w:rPr>
                <w:caps/>
              </w:rPr>
              <w:t>1 c</w:t>
            </w:r>
          </w:p>
        </w:tc>
        <w:tc>
          <w:tcPr>
            <w:tcW w:w="2340" w:type="dxa"/>
            <w:tcMar>
              <w:left w:w="58" w:type="dxa"/>
              <w:right w:w="58" w:type="dxa"/>
            </w:tcMar>
          </w:tcPr>
          <w:p w14:paraId="2A3A3382" w14:textId="77777777" w:rsidR="00463665" w:rsidRDefault="00463665" w:rsidP="00463665">
            <w:pPr>
              <w:pStyle w:val="TableText"/>
            </w:pPr>
            <w:r w:rsidRPr="000E2798">
              <w:rPr>
                <w:b/>
              </w:rPr>
              <w:t>Valid values</w:t>
            </w:r>
            <w:r>
              <w:t xml:space="preserve"> are Y, N, and blank</w:t>
            </w:r>
          </w:p>
        </w:tc>
        <w:tc>
          <w:tcPr>
            <w:tcW w:w="858" w:type="dxa"/>
            <w:tcMar>
              <w:left w:w="58" w:type="dxa"/>
              <w:right w:w="58" w:type="dxa"/>
            </w:tcMar>
          </w:tcPr>
          <w:p w14:paraId="15D6DE51" w14:textId="77777777" w:rsidR="00463665" w:rsidRDefault="00463665" w:rsidP="00463665">
            <w:pPr>
              <w:pStyle w:val="TableText"/>
            </w:pPr>
            <w:r>
              <w:t>Spaces</w:t>
            </w:r>
          </w:p>
        </w:tc>
        <w:tc>
          <w:tcPr>
            <w:tcW w:w="431" w:type="dxa"/>
          </w:tcPr>
          <w:p w14:paraId="6F1B85F7" w14:textId="77777777" w:rsidR="00463665" w:rsidRDefault="00463665" w:rsidP="00463665">
            <w:pPr>
              <w:pStyle w:val="TableText"/>
            </w:pPr>
            <w:r>
              <w:t>X</w:t>
            </w:r>
          </w:p>
        </w:tc>
        <w:tc>
          <w:tcPr>
            <w:tcW w:w="431" w:type="dxa"/>
          </w:tcPr>
          <w:p w14:paraId="0DEF4BF2" w14:textId="77777777" w:rsidR="00463665" w:rsidRDefault="00463665" w:rsidP="00463665">
            <w:pPr>
              <w:pStyle w:val="TableText"/>
            </w:pPr>
            <w:r>
              <w:t>X</w:t>
            </w:r>
          </w:p>
        </w:tc>
        <w:tc>
          <w:tcPr>
            <w:tcW w:w="432" w:type="dxa"/>
          </w:tcPr>
          <w:p w14:paraId="30413617" w14:textId="77777777" w:rsidR="00463665" w:rsidRDefault="00463665" w:rsidP="00463665">
            <w:pPr>
              <w:pStyle w:val="TableText"/>
            </w:pPr>
            <w:r>
              <w:t>X</w:t>
            </w:r>
          </w:p>
        </w:tc>
      </w:tr>
      <w:tr w:rsidR="00463665" w14:paraId="75A66428" w14:textId="77777777" w:rsidTr="003214B8">
        <w:trPr>
          <w:cantSplit/>
          <w:jc w:val="center"/>
        </w:trPr>
        <w:tc>
          <w:tcPr>
            <w:tcW w:w="802" w:type="dxa"/>
            <w:tcMar>
              <w:left w:w="58" w:type="dxa"/>
              <w:right w:w="58" w:type="dxa"/>
            </w:tcMar>
          </w:tcPr>
          <w:p w14:paraId="2DB26DD4" w14:textId="77777777" w:rsidR="00463665" w:rsidRDefault="00463665" w:rsidP="00463665">
            <w:pPr>
              <w:pStyle w:val="TableText"/>
            </w:pPr>
            <w:r>
              <w:t>1776</w:t>
            </w:r>
          </w:p>
        </w:tc>
        <w:tc>
          <w:tcPr>
            <w:tcW w:w="2227" w:type="dxa"/>
            <w:tcMar>
              <w:left w:w="58" w:type="dxa"/>
              <w:right w:w="58" w:type="dxa"/>
            </w:tcMar>
          </w:tcPr>
          <w:p w14:paraId="312C2ABE" w14:textId="77777777" w:rsidR="00463665" w:rsidRDefault="00463665" w:rsidP="00463665">
            <w:pPr>
              <w:pStyle w:val="TableText"/>
            </w:pPr>
            <w:r>
              <w:t>HOMEBOUND EKG TRACING FLAG</w:t>
            </w:r>
          </w:p>
        </w:tc>
        <w:tc>
          <w:tcPr>
            <w:tcW w:w="2943" w:type="dxa"/>
            <w:tcMar>
              <w:left w:w="58" w:type="dxa"/>
              <w:right w:w="58" w:type="dxa"/>
            </w:tcMar>
          </w:tcPr>
          <w:p w14:paraId="067094DE" w14:textId="0CD6C9A8" w:rsidR="00463665" w:rsidRDefault="00463665" w:rsidP="00463665">
            <w:pPr>
              <w:pStyle w:val="TableText"/>
            </w:pPr>
            <w:r>
              <w:t>:P:IDR-</w:t>
            </w:r>
            <w:hyperlink r:id="rId521" w:history="1">
              <w:r>
                <w:rPr>
                  <w:rStyle w:val="Hyperlink"/>
                </w:rPr>
                <w:t>U</w:t>
              </w:r>
              <w:bookmarkStart w:id="810" w:name="_Hlt526832936"/>
              <w:r>
                <w:rPr>
                  <w:rStyle w:val="Hyperlink"/>
                </w:rPr>
                <w:t>-</w:t>
              </w:r>
              <w:bookmarkEnd w:id="810"/>
              <w:r>
                <w:rPr>
                  <w:rStyle w:val="Hyperlink"/>
                </w:rPr>
                <w:t>H</w:t>
              </w:r>
              <w:bookmarkStart w:id="811" w:name="_Hlt500215514"/>
              <w:r>
                <w:rPr>
                  <w:rStyle w:val="Hyperlink"/>
                </w:rPr>
                <w:t>O</w:t>
              </w:r>
              <w:bookmarkStart w:id="812" w:name="_Hlt28753160"/>
              <w:bookmarkEnd w:id="811"/>
              <w:r>
                <w:rPr>
                  <w:rStyle w:val="Hyperlink"/>
                </w:rPr>
                <w:t>M</w:t>
              </w:r>
              <w:bookmarkStart w:id="813" w:name="_Hlt514740256"/>
              <w:bookmarkEnd w:id="812"/>
              <w:r>
                <w:rPr>
                  <w:rStyle w:val="Hyperlink"/>
                </w:rPr>
                <w:t>E</w:t>
              </w:r>
              <w:bookmarkStart w:id="814" w:name="_Hlt30569642"/>
              <w:bookmarkEnd w:id="813"/>
              <w:r>
                <w:rPr>
                  <w:rStyle w:val="Hyperlink"/>
                </w:rPr>
                <w:t>-</w:t>
              </w:r>
              <w:bookmarkStart w:id="815" w:name="_Hlt517152052"/>
              <w:bookmarkEnd w:id="814"/>
              <w:r>
                <w:rPr>
                  <w:rStyle w:val="Hyperlink"/>
                </w:rPr>
                <w:t>E</w:t>
              </w:r>
              <w:bookmarkEnd w:id="815"/>
              <w:r>
                <w:rPr>
                  <w:rStyle w:val="Hyperlink"/>
                </w:rPr>
                <w:t>KG-TRACE-F</w:t>
              </w:r>
              <w:bookmarkStart w:id="816" w:name="_Hlt506783893"/>
              <w:r>
                <w:rPr>
                  <w:rStyle w:val="Hyperlink"/>
                </w:rPr>
                <w:t>L</w:t>
              </w:r>
              <w:bookmarkEnd w:id="816"/>
              <w:r>
                <w:rPr>
                  <w:rStyle w:val="Hyperlink"/>
                </w:rPr>
                <w:t>G</w:t>
              </w:r>
            </w:hyperlink>
          </w:p>
        </w:tc>
        <w:tc>
          <w:tcPr>
            <w:tcW w:w="2840" w:type="dxa"/>
            <w:tcMar>
              <w:left w:w="58" w:type="dxa"/>
              <w:right w:w="58" w:type="dxa"/>
            </w:tcMar>
          </w:tcPr>
          <w:p w14:paraId="280BB3F5" w14:textId="77777777" w:rsidR="00463665" w:rsidRDefault="00463665" w:rsidP="00463665">
            <w:pPr>
              <w:pStyle w:val="TableText"/>
            </w:pPr>
            <w:r>
              <w:t>Homebound EKG tracings flag</w:t>
            </w:r>
          </w:p>
          <w:p w14:paraId="64039764" w14:textId="77777777" w:rsidR="00463665" w:rsidRDefault="00463665" w:rsidP="00463665">
            <w:pPr>
              <w:pStyle w:val="TableText"/>
            </w:pPr>
            <w:r w:rsidRPr="004C073F">
              <w:rPr>
                <w:rFonts w:cs="Arial"/>
                <w:color w:val="000000"/>
              </w:rPr>
              <w:t>The value in this field indicates if the claim contains services for an independent lab EKG tracings and specimen procurements in the patient's home.</w:t>
            </w:r>
          </w:p>
        </w:tc>
        <w:tc>
          <w:tcPr>
            <w:tcW w:w="1080" w:type="dxa"/>
            <w:tcMar>
              <w:left w:w="58" w:type="dxa"/>
              <w:right w:w="58" w:type="dxa"/>
            </w:tcMar>
          </w:tcPr>
          <w:p w14:paraId="78D3CBEA" w14:textId="77777777" w:rsidR="00463665" w:rsidRDefault="00463665" w:rsidP="00463665">
            <w:pPr>
              <w:pStyle w:val="TableText"/>
              <w:rPr>
                <w:caps/>
              </w:rPr>
            </w:pPr>
            <w:r>
              <w:rPr>
                <w:caps/>
              </w:rPr>
              <w:t>1 c</w:t>
            </w:r>
          </w:p>
        </w:tc>
        <w:tc>
          <w:tcPr>
            <w:tcW w:w="2340" w:type="dxa"/>
            <w:tcMar>
              <w:left w:w="58" w:type="dxa"/>
              <w:right w:w="58" w:type="dxa"/>
            </w:tcMar>
          </w:tcPr>
          <w:p w14:paraId="7042C21F" w14:textId="77777777" w:rsidR="00463665" w:rsidRDefault="00463665" w:rsidP="00463665">
            <w:pPr>
              <w:pStyle w:val="TableText"/>
            </w:pPr>
            <w:r w:rsidRPr="000E2798">
              <w:rPr>
                <w:b/>
              </w:rPr>
              <w:t>Valid values</w:t>
            </w:r>
            <w:r>
              <w:t xml:space="preserve"> are Y, N, and blank</w:t>
            </w:r>
          </w:p>
        </w:tc>
        <w:tc>
          <w:tcPr>
            <w:tcW w:w="858" w:type="dxa"/>
            <w:tcMar>
              <w:left w:w="58" w:type="dxa"/>
              <w:right w:w="58" w:type="dxa"/>
            </w:tcMar>
          </w:tcPr>
          <w:p w14:paraId="4C1E11AD" w14:textId="77777777" w:rsidR="00463665" w:rsidRDefault="00463665" w:rsidP="00463665">
            <w:pPr>
              <w:pStyle w:val="TableText"/>
            </w:pPr>
            <w:r>
              <w:t>Spaces</w:t>
            </w:r>
          </w:p>
        </w:tc>
        <w:tc>
          <w:tcPr>
            <w:tcW w:w="431" w:type="dxa"/>
          </w:tcPr>
          <w:p w14:paraId="389901C6" w14:textId="77777777" w:rsidR="00463665" w:rsidRDefault="00463665" w:rsidP="00463665">
            <w:pPr>
              <w:pStyle w:val="TableText"/>
            </w:pPr>
            <w:r>
              <w:t>-</w:t>
            </w:r>
          </w:p>
        </w:tc>
        <w:tc>
          <w:tcPr>
            <w:tcW w:w="431" w:type="dxa"/>
          </w:tcPr>
          <w:p w14:paraId="60E5E04B" w14:textId="77777777" w:rsidR="00463665" w:rsidRDefault="00463665" w:rsidP="00463665">
            <w:pPr>
              <w:pStyle w:val="TableText"/>
            </w:pPr>
            <w:r>
              <w:t>X</w:t>
            </w:r>
          </w:p>
        </w:tc>
        <w:tc>
          <w:tcPr>
            <w:tcW w:w="432" w:type="dxa"/>
          </w:tcPr>
          <w:p w14:paraId="6DDA9581" w14:textId="77777777" w:rsidR="00463665" w:rsidRDefault="00463665" w:rsidP="00463665">
            <w:pPr>
              <w:pStyle w:val="TableText"/>
            </w:pPr>
            <w:r>
              <w:t>X</w:t>
            </w:r>
          </w:p>
        </w:tc>
      </w:tr>
      <w:tr w:rsidR="00463665" w14:paraId="0E79BF0F" w14:textId="77777777" w:rsidTr="003214B8">
        <w:trPr>
          <w:cantSplit/>
          <w:jc w:val="center"/>
        </w:trPr>
        <w:tc>
          <w:tcPr>
            <w:tcW w:w="802" w:type="dxa"/>
            <w:tcMar>
              <w:left w:w="58" w:type="dxa"/>
              <w:right w:w="58" w:type="dxa"/>
            </w:tcMar>
          </w:tcPr>
          <w:p w14:paraId="0B5D3AC3" w14:textId="77777777" w:rsidR="00463665" w:rsidRDefault="00463665" w:rsidP="00463665">
            <w:pPr>
              <w:pStyle w:val="TableText"/>
            </w:pPr>
            <w:r>
              <w:t>1777</w:t>
            </w:r>
          </w:p>
        </w:tc>
        <w:tc>
          <w:tcPr>
            <w:tcW w:w="2227" w:type="dxa"/>
            <w:tcMar>
              <w:left w:w="58" w:type="dxa"/>
              <w:right w:w="58" w:type="dxa"/>
            </w:tcMar>
          </w:tcPr>
          <w:p w14:paraId="12A3F16E" w14:textId="77777777" w:rsidR="00463665" w:rsidRDefault="00463665" w:rsidP="00463665">
            <w:pPr>
              <w:pStyle w:val="TableText"/>
            </w:pPr>
            <w:r>
              <w:t>FACILITY PROV INDICATOR</w:t>
            </w:r>
          </w:p>
        </w:tc>
        <w:tc>
          <w:tcPr>
            <w:tcW w:w="2943" w:type="dxa"/>
            <w:tcMar>
              <w:left w:w="58" w:type="dxa"/>
              <w:right w:w="58" w:type="dxa"/>
            </w:tcMar>
          </w:tcPr>
          <w:p w14:paraId="3671D158" w14:textId="331D7591" w:rsidR="00463665" w:rsidRPr="00C4752B" w:rsidRDefault="00463665" w:rsidP="00463665">
            <w:pPr>
              <w:pStyle w:val="TableText"/>
              <w:rPr>
                <w:lang w:val="es-US"/>
              </w:rPr>
            </w:pPr>
            <w:r w:rsidRPr="00C4752B">
              <w:rPr>
                <w:lang w:val="es-US"/>
              </w:rPr>
              <w:t>:P:IDR-</w:t>
            </w:r>
            <w:hyperlink r:id="rId522" w:history="1">
              <w:r w:rsidRPr="00C4752B">
                <w:rPr>
                  <w:rStyle w:val="Hyperlink"/>
                  <w:lang w:val="es-US"/>
                </w:rPr>
                <w:t>U</w:t>
              </w:r>
              <w:bookmarkStart w:id="817" w:name="_Hlt500215519"/>
              <w:r w:rsidRPr="00C4752B">
                <w:rPr>
                  <w:rStyle w:val="Hyperlink"/>
                  <w:lang w:val="es-US"/>
                </w:rPr>
                <w:t>-</w:t>
              </w:r>
              <w:bookmarkStart w:id="818" w:name="_Hlt517152056"/>
              <w:bookmarkEnd w:id="817"/>
              <w:r w:rsidRPr="00C4752B">
                <w:rPr>
                  <w:rStyle w:val="Hyperlink"/>
                  <w:lang w:val="es-US"/>
                </w:rPr>
                <w:t>F</w:t>
              </w:r>
              <w:bookmarkEnd w:id="818"/>
              <w:r w:rsidRPr="00C4752B">
                <w:rPr>
                  <w:rStyle w:val="Hyperlink"/>
                  <w:lang w:val="es-US"/>
                </w:rPr>
                <w:t>A</w:t>
              </w:r>
              <w:bookmarkStart w:id="819" w:name="_Hlt514740309"/>
              <w:r w:rsidRPr="00C4752B">
                <w:rPr>
                  <w:rStyle w:val="Hyperlink"/>
                  <w:lang w:val="es-US"/>
                </w:rPr>
                <w:t>C</w:t>
              </w:r>
              <w:bookmarkStart w:id="820" w:name="_Hlt28753179"/>
              <w:bookmarkEnd w:id="819"/>
              <w:r w:rsidRPr="00C4752B">
                <w:rPr>
                  <w:rStyle w:val="Hyperlink"/>
                  <w:lang w:val="es-US"/>
                </w:rPr>
                <w:t>-</w:t>
              </w:r>
              <w:bookmarkEnd w:id="820"/>
              <w:r w:rsidRPr="00C4752B">
                <w:rPr>
                  <w:rStyle w:val="Hyperlink"/>
                  <w:lang w:val="es-US"/>
                </w:rPr>
                <w:t>PR</w:t>
              </w:r>
              <w:bookmarkStart w:id="821" w:name="_Hlt506783868"/>
              <w:r w:rsidRPr="00C4752B">
                <w:rPr>
                  <w:rStyle w:val="Hyperlink"/>
                  <w:lang w:val="es-US"/>
                </w:rPr>
                <w:t>O</w:t>
              </w:r>
              <w:bookmarkEnd w:id="821"/>
              <w:r w:rsidRPr="00C4752B">
                <w:rPr>
                  <w:rStyle w:val="Hyperlink"/>
                  <w:lang w:val="es-US"/>
                </w:rPr>
                <w:t>V-IND</w:t>
              </w:r>
            </w:hyperlink>
          </w:p>
        </w:tc>
        <w:tc>
          <w:tcPr>
            <w:tcW w:w="2840" w:type="dxa"/>
            <w:tcMar>
              <w:left w:w="58" w:type="dxa"/>
              <w:right w:w="58" w:type="dxa"/>
            </w:tcMar>
          </w:tcPr>
          <w:p w14:paraId="4778E247" w14:textId="77777777" w:rsidR="00463665" w:rsidRDefault="00463665" w:rsidP="00463665">
            <w:pPr>
              <w:pStyle w:val="TableText"/>
            </w:pPr>
            <w:r>
              <w:t>Facility provider indicator</w:t>
            </w:r>
          </w:p>
          <w:p w14:paraId="038D984F" w14:textId="77777777" w:rsidR="00463665" w:rsidRDefault="00463665" w:rsidP="00463665">
            <w:pPr>
              <w:pStyle w:val="TableText"/>
            </w:pPr>
            <w:r>
              <w:rPr>
                <w:rFonts w:cs="Arial"/>
                <w:color w:val="000000"/>
              </w:rPr>
              <w:t>I</w:t>
            </w:r>
            <w:r w:rsidRPr="00A100C9">
              <w:rPr>
                <w:rFonts w:cs="Arial"/>
                <w:color w:val="000000"/>
              </w:rPr>
              <w:t>ndicates if the provider is a facility.</w:t>
            </w:r>
          </w:p>
        </w:tc>
        <w:tc>
          <w:tcPr>
            <w:tcW w:w="1080" w:type="dxa"/>
            <w:tcMar>
              <w:left w:w="58" w:type="dxa"/>
              <w:right w:w="58" w:type="dxa"/>
            </w:tcMar>
          </w:tcPr>
          <w:p w14:paraId="6A18D25B" w14:textId="77777777" w:rsidR="00463665" w:rsidRDefault="00463665" w:rsidP="00463665">
            <w:pPr>
              <w:pStyle w:val="TableText"/>
              <w:rPr>
                <w:caps/>
              </w:rPr>
            </w:pPr>
            <w:r>
              <w:rPr>
                <w:caps/>
              </w:rPr>
              <w:t>1 c</w:t>
            </w:r>
          </w:p>
        </w:tc>
        <w:tc>
          <w:tcPr>
            <w:tcW w:w="2340" w:type="dxa"/>
            <w:tcMar>
              <w:left w:w="58" w:type="dxa"/>
              <w:right w:w="58" w:type="dxa"/>
            </w:tcMar>
          </w:tcPr>
          <w:p w14:paraId="554AEE16" w14:textId="77777777" w:rsidR="00463665" w:rsidRPr="00865B7A" w:rsidRDefault="00463665" w:rsidP="00463665">
            <w:pPr>
              <w:pStyle w:val="TableText"/>
            </w:pPr>
            <w:r w:rsidRPr="0042502A">
              <w:rPr>
                <w:b/>
              </w:rPr>
              <w:t>Valid Values:</w:t>
            </w:r>
          </w:p>
          <w:p w14:paraId="369C9397" w14:textId="1CD2A00A" w:rsidR="00463665" w:rsidRPr="00446682" w:rsidRDefault="00463665" w:rsidP="00245396">
            <w:pPr>
              <w:pStyle w:val="TableTextBullet"/>
            </w:pPr>
            <w:r w:rsidRPr="00446682">
              <w:t xml:space="preserve">Y </w:t>
            </w:r>
            <w:r>
              <w:t xml:space="preserve">– </w:t>
            </w:r>
            <w:r w:rsidRPr="00446682">
              <w:t>Yes</w:t>
            </w:r>
          </w:p>
          <w:p w14:paraId="2FD6DA47" w14:textId="0CFD62D4" w:rsidR="00463665" w:rsidRDefault="00463665" w:rsidP="00245396">
            <w:pPr>
              <w:pStyle w:val="TableTextBullet"/>
            </w:pPr>
            <w:r w:rsidRPr="00446682">
              <w:t xml:space="preserve">N </w:t>
            </w:r>
            <w:r>
              <w:t xml:space="preserve">– </w:t>
            </w:r>
            <w:r w:rsidRPr="00446682">
              <w:t>No</w:t>
            </w:r>
          </w:p>
        </w:tc>
        <w:tc>
          <w:tcPr>
            <w:tcW w:w="858" w:type="dxa"/>
            <w:tcMar>
              <w:left w:w="58" w:type="dxa"/>
              <w:right w:w="58" w:type="dxa"/>
            </w:tcMar>
          </w:tcPr>
          <w:p w14:paraId="6080A823" w14:textId="77777777" w:rsidR="00463665" w:rsidRDefault="00463665" w:rsidP="00463665">
            <w:pPr>
              <w:pStyle w:val="TableText"/>
            </w:pPr>
            <w:r>
              <w:t>Spaces</w:t>
            </w:r>
          </w:p>
        </w:tc>
        <w:tc>
          <w:tcPr>
            <w:tcW w:w="431" w:type="dxa"/>
          </w:tcPr>
          <w:p w14:paraId="42BF3875" w14:textId="77777777" w:rsidR="00463665" w:rsidRDefault="00463665" w:rsidP="00463665">
            <w:pPr>
              <w:pStyle w:val="TableText"/>
            </w:pPr>
            <w:r>
              <w:t>-</w:t>
            </w:r>
          </w:p>
        </w:tc>
        <w:tc>
          <w:tcPr>
            <w:tcW w:w="431" w:type="dxa"/>
          </w:tcPr>
          <w:p w14:paraId="3CE5B001" w14:textId="77777777" w:rsidR="00463665" w:rsidRDefault="00463665" w:rsidP="00463665">
            <w:pPr>
              <w:pStyle w:val="TableText"/>
            </w:pPr>
            <w:r>
              <w:t>X</w:t>
            </w:r>
          </w:p>
        </w:tc>
        <w:tc>
          <w:tcPr>
            <w:tcW w:w="432" w:type="dxa"/>
          </w:tcPr>
          <w:p w14:paraId="529DE57D" w14:textId="77777777" w:rsidR="00463665" w:rsidRDefault="00463665" w:rsidP="00463665">
            <w:pPr>
              <w:pStyle w:val="TableText"/>
            </w:pPr>
            <w:r>
              <w:t>X</w:t>
            </w:r>
          </w:p>
        </w:tc>
      </w:tr>
      <w:tr w:rsidR="00463665" w14:paraId="5C76F3C2" w14:textId="77777777" w:rsidTr="003214B8">
        <w:trPr>
          <w:cantSplit/>
          <w:jc w:val="center"/>
        </w:trPr>
        <w:tc>
          <w:tcPr>
            <w:tcW w:w="802" w:type="dxa"/>
            <w:tcMar>
              <w:left w:w="58" w:type="dxa"/>
              <w:right w:w="58" w:type="dxa"/>
            </w:tcMar>
          </w:tcPr>
          <w:p w14:paraId="6FA36356" w14:textId="351B6ADB" w:rsidR="00463665" w:rsidRDefault="00463665" w:rsidP="00463665">
            <w:pPr>
              <w:pStyle w:val="TableText"/>
            </w:pPr>
            <w:r>
              <w:t>1778 – 1785</w:t>
            </w:r>
          </w:p>
        </w:tc>
        <w:tc>
          <w:tcPr>
            <w:tcW w:w="2227" w:type="dxa"/>
            <w:tcMar>
              <w:left w:w="58" w:type="dxa"/>
              <w:right w:w="58" w:type="dxa"/>
            </w:tcMar>
          </w:tcPr>
          <w:p w14:paraId="6A26BF9E" w14:textId="77777777" w:rsidR="00463665" w:rsidRDefault="00463665" w:rsidP="00463665">
            <w:pPr>
              <w:pStyle w:val="TableText"/>
            </w:pPr>
            <w:r>
              <w:t>LAST BENE CHECK DATE</w:t>
            </w:r>
          </w:p>
        </w:tc>
        <w:tc>
          <w:tcPr>
            <w:tcW w:w="2943" w:type="dxa"/>
            <w:tcMar>
              <w:left w:w="58" w:type="dxa"/>
              <w:right w:w="58" w:type="dxa"/>
            </w:tcMar>
          </w:tcPr>
          <w:p w14:paraId="6B920775" w14:textId="4321F208" w:rsidR="00463665" w:rsidRDefault="00463665" w:rsidP="00463665">
            <w:pPr>
              <w:pStyle w:val="TableText"/>
            </w:pPr>
            <w:r>
              <w:t>:P:IDR-</w:t>
            </w:r>
            <w:hyperlink r:id="rId523" w:history="1">
              <w:r>
                <w:rPr>
                  <w:rStyle w:val="Hyperlink"/>
                </w:rPr>
                <w:t>U</w:t>
              </w:r>
              <w:bookmarkStart w:id="822" w:name="_Hlt500215523"/>
              <w:r>
                <w:rPr>
                  <w:rStyle w:val="Hyperlink"/>
                </w:rPr>
                <w:t>-</w:t>
              </w:r>
              <w:bookmarkStart w:id="823" w:name="_Hlt526833149"/>
              <w:bookmarkEnd w:id="822"/>
              <w:r>
                <w:rPr>
                  <w:rStyle w:val="Hyperlink"/>
                </w:rPr>
                <w:t>B</w:t>
              </w:r>
              <w:bookmarkStart w:id="824" w:name="_Hlt28753188"/>
              <w:bookmarkEnd w:id="823"/>
              <w:r>
                <w:rPr>
                  <w:rStyle w:val="Hyperlink"/>
                </w:rPr>
                <w:t>E</w:t>
              </w:r>
              <w:bookmarkEnd w:id="824"/>
              <w:r>
                <w:rPr>
                  <w:rStyle w:val="Hyperlink"/>
                </w:rPr>
                <w:t>NE</w:t>
              </w:r>
              <w:bookmarkStart w:id="825" w:name="_Hlt12247293"/>
              <w:r>
                <w:rPr>
                  <w:rStyle w:val="Hyperlink"/>
                </w:rPr>
                <w:t>-</w:t>
              </w:r>
              <w:bookmarkStart w:id="826" w:name="_Hlt506783819"/>
              <w:bookmarkEnd w:id="825"/>
              <w:r>
                <w:rPr>
                  <w:rStyle w:val="Hyperlink"/>
                </w:rPr>
                <w:t>C</w:t>
              </w:r>
              <w:bookmarkEnd w:id="826"/>
              <w:r>
                <w:rPr>
                  <w:rStyle w:val="Hyperlink"/>
                </w:rPr>
                <w:t>HK-DATE</w:t>
              </w:r>
            </w:hyperlink>
          </w:p>
        </w:tc>
        <w:tc>
          <w:tcPr>
            <w:tcW w:w="2840" w:type="dxa"/>
            <w:tcMar>
              <w:left w:w="58" w:type="dxa"/>
              <w:right w:w="58" w:type="dxa"/>
            </w:tcMar>
          </w:tcPr>
          <w:p w14:paraId="5C350565" w14:textId="3419A36F" w:rsidR="00463665" w:rsidRDefault="00463665" w:rsidP="00463665">
            <w:pPr>
              <w:pStyle w:val="TableText"/>
            </w:pPr>
            <w:r>
              <w:t>Last beneficiary check date</w:t>
            </w:r>
          </w:p>
          <w:p w14:paraId="791CD120" w14:textId="7258196A" w:rsidR="00463665" w:rsidRDefault="00463665" w:rsidP="00463665">
            <w:pPr>
              <w:pStyle w:val="TableText"/>
            </w:pPr>
            <w:r w:rsidRPr="00A43378">
              <w:rPr>
                <w:rFonts w:cs="Arial"/>
                <w:color w:val="000000"/>
              </w:rPr>
              <w:t>This field contains the date the last check was sent to the beneficiary.</w:t>
            </w:r>
          </w:p>
        </w:tc>
        <w:tc>
          <w:tcPr>
            <w:tcW w:w="1080" w:type="dxa"/>
            <w:tcMar>
              <w:left w:w="58" w:type="dxa"/>
              <w:right w:w="58" w:type="dxa"/>
            </w:tcMar>
          </w:tcPr>
          <w:p w14:paraId="618FA5DE" w14:textId="77777777" w:rsidR="00463665" w:rsidRDefault="00463665" w:rsidP="00463665">
            <w:pPr>
              <w:pStyle w:val="TableText"/>
              <w:rPr>
                <w:caps/>
              </w:rPr>
            </w:pPr>
            <w:r>
              <w:rPr>
                <w:caps/>
              </w:rPr>
              <w:t>8 n</w:t>
            </w:r>
          </w:p>
        </w:tc>
        <w:tc>
          <w:tcPr>
            <w:tcW w:w="2340" w:type="dxa"/>
            <w:tcMar>
              <w:left w:w="58" w:type="dxa"/>
              <w:right w:w="58" w:type="dxa"/>
            </w:tcMar>
          </w:tcPr>
          <w:p w14:paraId="5EDB2F8E" w14:textId="77777777" w:rsidR="00463665" w:rsidRDefault="00463665" w:rsidP="00463665">
            <w:pPr>
              <w:pStyle w:val="TableText"/>
            </w:pPr>
            <w:r>
              <w:t>Only present if a re-issue was performed on the claim otherwise field :P:IDR-STATUS-DATE will contain the check date.</w:t>
            </w:r>
          </w:p>
        </w:tc>
        <w:tc>
          <w:tcPr>
            <w:tcW w:w="858" w:type="dxa"/>
            <w:tcMar>
              <w:left w:w="58" w:type="dxa"/>
              <w:right w:w="58" w:type="dxa"/>
            </w:tcMar>
          </w:tcPr>
          <w:p w14:paraId="19BC48BC" w14:textId="77777777" w:rsidR="00463665" w:rsidRDefault="00463665" w:rsidP="00463665">
            <w:pPr>
              <w:pStyle w:val="TableText"/>
            </w:pPr>
            <w:r>
              <w:t>Zeros</w:t>
            </w:r>
          </w:p>
        </w:tc>
        <w:tc>
          <w:tcPr>
            <w:tcW w:w="431" w:type="dxa"/>
          </w:tcPr>
          <w:p w14:paraId="673F0838" w14:textId="77777777" w:rsidR="00463665" w:rsidRDefault="00463665" w:rsidP="00463665">
            <w:pPr>
              <w:pStyle w:val="TableText"/>
            </w:pPr>
            <w:r>
              <w:t>-</w:t>
            </w:r>
          </w:p>
        </w:tc>
        <w:tc>
          <w:tcPr>
            <w:tcW w:w="431" w:type="dxa"/>
          </w:tcPr>
          <w:p w14:paraId="782B47D3" w14:textId="77777777" w:rsidR="00463665" w:rsidRDefault="00463665" w:rsidP="00463665">
            <w:pPr>
              <w:pStyle w:val="TableText"/>
            </w:pPr>
            <w:r>
              <w:t>X</w:t>
            </w:r>
          </w:p>
        </w:tc>
        <w:tc>
          <w:tcPr>
            <w:tcW w:w="432" w:type="dxa"/>
          </w:tcPr>
          <w:p w14:paraId="2F6F50AE" w14:textId="77777777" w:rsidR="00463665" w:rsidRDefault="00463665" w:rsidP="00463665">
            <w:pPr>
              <w:pStyle w:val="TableText"/>
            </w:pPr>
            <w:r>
              <w:t>X</w:t>
            </w:r>
          </w:p>
        </w:tc>
      </w:tr>
      <w:tr w:rsidR="00463665" w14:paraId="3B0A3E1C" w14:textId="77777777" w:rsidTr="003214B8">
        <w:trPr>
          <w:cantSplit/>
          <w:jc w:val="center"/>
        </w:trPr>
        <w:tc>
          <w:tcPr>
            <w:tcW w:w="802" w:type="dxa"/>
            <w:tcMar>
              <w:left w:w="58" w:type="dxa"/>
              <w:right w:w="58" w:type="dxa"/>
            </w:tcMar>
          </w:tcPr>
          <w:p w14:paraId="5A723D6E" w14:textId="4528B2E5" w:rsidR="00463665" w:rsidRDefault="00463665" w:rsidP="00463665">
            <w:pPr>
              <w:pStyle w:val="TableText"/>
            </w:pPr>
            <w:r>
              <w:t>1786 – 1793</w:t>
            </w:r>
          </w:p>
        </w:tc>
        <w:tc>
          <w:tcPr>
            <w:tcW w:w="2227" w:type="dxa"/>
            <w:tcMar>
              <w:left w:w="58" w:type="dxa"/>
              <w:right w:w="58" w:type="dxa"/>
            </w:tcMar>
          </w:tcPr>
          <w:p w14:paraId="6BAB8AA3" w14:textId="77777777" w:rsidR="00463665" w:rsidRDefault="00463665" w:rsidP="00463665">
            <w:pPr>
              <w:pStyle w:val="TableText"/>
            </w:pPr>
            <w:r>
              <w:t>PROV LAST CHECK DATE</w:t>
            </w:r>
          </w:p>
        </w:tc>
        <w:tc>
          <w:tcPr>
            <w:tcW w:w="2943" w:type="dxa"/>
            <w:tcMar>
              <w:left w:w="58" w:type="dxa"/>
              <w:right w:w="58" w:type="dxa"/>
            </w:tcMar>
          </w:tcPr>
          <w:p w14:paraId="2EF27BB6" w14:textId="5AD8127A" w:rsidR="00463665" w:rsidRDefault="00463665" w:rsidP="00463665">
            <w:pPr>
              <w:pStyle w:val="TableText"/>
            </w:pPr>
            <w:r>
              <w:t>:P:IDR-</w:t>
            </w:r>
            <w:bookmarkStart w:id="827" w:name="_Hlt514740361"/>
            <w:r>
              <w:fldChar w:fldCharType="begin"/>
            </w:r>
            <w:r>
              <w:instrText>HYPERLINK "..\\..\\DataDictionary\\COBOL\\U\\U-PROV-CHK-DATE.docx"</w:instrText>
            </w:r>
            <w:r>
              <w:fldChar w:fldCharType="separate"/>
            </w:r>
            <w:r>
              <w:rPr>
                <w:rStyle w:val="Hyperlink"/>
              </w:rPr>
              <w:t>U</w:t>
            </w:r>
            <w:bookmarkStart w:id="828" w:name="_Hlt500215530"/>
            <w:r>
              <w:rPr>
                <w:rStyle w:val="Hyperlink"/>
              </w:rPr>
              <w:t>-</w:t>
            </w:r>
            <w:bookmarkStart w:id="829" w:name="_Hlt526833233"/>
            <w:bookmarkEnd w:id="828"/>
            <w:r>
              <w:rPr>
                <w:rStyle w:val="Hyperlink"/>
              </w:rPr>
              <w:t>P</w:t>
            </w:r>
            <w:bookmarkEnd w:id="829"/>
            <w:r>
              <w:rPr>
                <w:rStyle w:val="Hyperlink"/>
              </w:rPr>
              <w:t>RO</w:t>
            </w:r>
            <w:bookmarkStart w:id="830" w:name="_Hlt500215539"/>
            <w:r>
              <w:rPr>
                <w:rStyle w:val="Hyperlink"/>
              </w:rPr>
              <w:t>V</w:t>
            </w:r>
            <w:bookmarkStart w:id="831" w:name="_Hlt506783783"/>
            <w:bookmarkEnd w:id="830"/>
            <w:r>
              <w:rPr>
                <w:rStyle w:val="Hyperlink"/>
              </w:rPr>
              <w:t>-</w:t>
            </w:r>
            <w:bookmarkEnd w:id="831"/>
            <w:r>
              <w:rPr>
                <w:rStyle w:val="Hyperlink"/>
              </w:rPr>
              <w:t>C</w:t>
            </w:r>
            <w:bookmarkStart w:id="832" w:name="_Hlt517152066"/>
            <w:r>
              <w:rPr>
                <w:rStyle w:val="Hyperlink"/>
              </w:rPr>
              <w:t>H</w:t>
            </w:r>
            <w:bookmarkEnd w:id="832"/>
            <w:r>
              <w:rPr>
                <w:rStyle w:val="Hyperlink"/>
              </w:rPr>
              <w:t>K-DATE</w:t>
            </w:r>
            <w:r>
              <w:fldChar w:fldCharType="end"/>
            </w:r>
            <w:bookmarkEnd w:id="827"/>
          </w:p>
        </w:tc>
        <w:tc>
          <w:tcPr>
            <w:tcW w:w="2840" w:type="dxa"/>
            <w:tcMar>
              <w:left w:w="58" w:type="dxa"/>
              <w:right w:w="58" w:type="dxa"/>
            </w:tcMar>
          </w:tcPr>
          <w:p w14:paraId="2780CF8F" w14:textId="77777777" w:rsidR="00463665" w:rsidRDefault="00463665" w:rsidP="00463665">
            <w:pPr>
              <w:pStyle w:val="TableText"/>
            </w:pPr>
            <w:r>
              <w:t>Last provider check date</w:t>
            </w:r>
          </w:p>
          <w:p w14:paraId="13A75DA5" w14:textId="6A5A6461" w:rsidR="00463665" w:rsidRDefault="00463665" w:rsidP="00463665">
            <w:pPr>
              <w:pStyle w:val="TableText"/>
            </w:pPr>
            <w:r w:rsidRPr="003522B7">
              <w:rPr>
                <w:rFonts w:cs="Arial"/>
                <w:color w:val="000000"/>
              </w:rPr>
              <w:t>This field contains the date the last check was sent to the provider.</w:t>
            </w:r>
          </w:p>
        </w:tc>
        <w:tc>
          <w:tcPr>
            <w:tcW w:w="1080" w:type="dxa"/>
            <w:tcMar>
              <w:left w:w="58" w:type="dxa"/>
              <w:right w:w="58" w:type="dxa"/>
            </w:tcMar>
          </w:tcPr>
          <w:p w14:paraId="16C03B5E" w14:textId="77777777" w:rsidR="00463665" w:rsidRDefault="00463665" w:rsidP="00463665">
            <w:pPr>
              <w:pStyle w:val="TableText"/>
              <w:rPr>
                <w:caps/>
              </w:rPr>
            </w:pPr>
            <w:r>
              <w:rPr>
                <w:caps/>
              </w:rPr>
              <w:t>8 n</w:t>
            </w:r>
          </w:p>
        </w:tc>
        <w:tc>
          <w:tcPr>
            <w:tcW w:w="2340" w:type="dxa"/>
            <w:tcMar>
              <w:left w:w="58" w:type="dxa"/>
              <w:right w:w="58" w:type="dxa"/>
            </w:tcMar>
          </w:tcPr>
          <w:p w14:paraId="67B23001" w14:textId="77777777" w:rsidR="00463665" w:rsidRDefault="00463665" w:rsidP="00463665">
            <w:pPr>
              <w:pStyle w:val="TableText"/>
            </w:pPr>
            <w:r>
              <w:t>Only present if a re-issue was performed on the claim otherwise field :P:IDR-STATUS-DATE will contain the check date.</w:t>
            </w:r>
          </w:p>
          <w:p w14:paraId="39E892AC" w14:textId="6CCB029E" w:rsidR="00463665" w:rsidRDefault="00463665" w:rsidP="00463665">
            <w:pPr>
              <w:pStyle w:val="TableText"/>
            </w:pPr>
            <w:r w:rsidRPr="003522B7">
              <w:rPr>
                <w:rFonts w:cs="Arial"/>
                <w:color w:val="000000"/>
              </w:rPr>
              <w:t>Format: YYYYMMDD</w:t>
            </w:r>
          </w:p>
        </w:tc>
        <w:tc>
          <w:tcPr>
            <w:tcW w:w="858" w:type="dxa"/>
            <w:tcMar>
              <w:left w:w="58" w:type="dxa"/>
              <w:right w:w="58" w:type="dxa"/>
            </w:tcMar>
          </w:tcPr>
          <w:p w14:paraId="2A4F9113" w14:textId="77777777" w:rsidR="00463665" w:rsidRDefault="00463665" w:rsidP="00463665">
            <w:pPr>
              <w:pStyle w:val="TableText"/>
            </w:pPr>
            <w:r>
              <w:t>Zeros</w:t>
            </w:r>
          </w:p>
        </w:tc>
        <w:tc>
          <w:tcPr>
            <w:tcW w:w="431" w:type="dxa"/>
          </w:tcPr>
          <w:p w14:paraId="497D4F68" w14:textId="77777777" w:rsidR="00463665" w:rsidRDefault="00463665" w:rsidP="00463665">
            <w:pPr>
              <w:pStyle w:val="TableText"/>
            </w:pPr>
            <w:r>
              <w:t>-</w:t>
            </w:r>
          </w:p>
        </w:tc>
        <w:tc>
          <w:tcPr>
            <w:tcW w:w="431" w:type="dxa"/>
          </w:tcPr>
          <w:p w14:paraId="675C29E3" w14:textId="77777777" w:rsidR="00463665" w:rsidRDefault="00463665" w:rsidP="00463665">
            <w:pPr>
              <w:pStyle w:val="TableText"/>
            </w:pPr>
            <w:r>
              <w:t>-</w:t>
            </w:r>
          </w:p>
        </w:tc>
        <w:tc>
          <w:tcPr>
            <w:tcW w:w="432" w:type="dxa"/>
          </w:tcPr>
          <w:p w14:paraId="55BFD2E3" w14:textId="77777777" w:rsidR="00463665" w:rsidRDefault="00463665" w:rsidP="00463665">
            <w:pPr>
              <w:pStyle w:val="TableText"/>
            </w:pPr>
            <w:r>
              <w:t>X</w:t>
            </w:r>
          </w:p>
        </w:tc>
      </w:tr>
      <w:tr w:rsidR="00463665" w14:paraId="2CE2AA1B" w14:textId="77777777" w:rsidTr="003214B8">
        <w:trPr>
          <w:cantSplit/>
          <w:jc w:val="center"/>
        </w:trPr>
        <w:tc>
          <w:tcPr>
            <w:tcW w:w="802" w:type="dxa"/>
            <w:tcMar>
              <w:left w:w="58" w:type="dxa"/>
              <w:right w:w="58" w:type="dxa"/>
            </w:tcMar>
          </w:tcPr>
          <w:p w14:paraId="12FD8461" w14:textId="213E2D99" w:rsidR="00463665" w:rsidRDefault="00463665" w:rsidP="00463665">
            <w:pPr>
              <w:pStyle w:val="TableText"/>
            </w:pPr>
            <w:r>
              <w:t>1794 – 1803</w:t>
            </w:r>
          </w:p>
        </w:tc>
        <w:tc>
          <w:tcPr>
            <w:tcW w:w="2227" w:type="dxa"/>
            <w:tcMar>
              <w:left w:w="58" w:type="dxa"/>
              <w:right w:w="58" w:type="dxa"/>
            </w:tcMar>
          </w:tcPr>
          <w:p w14:paraId="22CC264D" w14:textId="77777777" w:rsidR="00463665" w:rsidRDefault="00463665" w:rsidP="00463665">
            <w:pPr>
              <w:pStyle w:val="TableText"/>
            </w:pPr>
            <w:r>
              <w:t>EMC SENDER CODE</w:t>
            </w:r>
          </w:p>
        </w:tc>
        <w:tc>
          <w:tcPr>
            <w:tcW w:w="2943" w:type="dxa"/>
            <w:tcMar>
              <w:left w:w="58" w:type="dxa"/>
              <w:right w:w="58" w:type="dxa"/>
            </w:tcMar>
          </w:tcPr>
          <w:p w14:paraId="0CE62022" w14:textId="5CCB8224" w:rsidR="00463665" w:rsidRDefault="00463665" w:rsidP="00463665">
            <w:pPr>
              <w:pStyle w:val="TableText"/>
            </w:pPr>
            <w:r>
              <w:t>:P:EMC-</w:t>
            </w:r>
            <w:bookmarkStart w:id="833" w:name="_Hlt514740907"/>
            <w:r>
              <w:fldChar w:fldCharType="begin"/>
            </w:r>
            <w:r>
              <w:instrText>HYPERLINK "../../DataDictionary/COBOL/U/U-SUBMITTER-ID.docx"</w:instrText>
            </w:r>
            <w:r>
              <w:fldChar w:fldCharType="separate"/>
            </w:r>
            <w:r>
              <w:rPr>
                <w:rStyle w:val="Hyperlink"/>
              </w:rPr>
              <w:t>U</w:t>
            </w:r>
            <w:bookmarkStart w:id="834" w:name="_Hlt500215544"/>
            <w:r>
              <w:rPr>
                <w:rStyle w:val="Hyperlink"/>
              </w:rPr>
              <w:t>-</w:t>
            </w:r>
            <w:bookmarkStart w:id="835" w:name="_Hlt506783742"/>
            <w:bookmarkEnd w:id="834"/>
            <w:r>
              <w:rPr>
                <w:rStyle w:val="Hyperlink"/>
              </w:rPr>
              <w:t>S</w:t>
            </w:r>
            <w:bookmarkEnd w:id="835"/>
            <w:r>
              <w:rPr>
                <w:rStyle w:val="Hyperlink"/>
              </w:rPr>
              <w:t>U</w:t>
            </w:r>
            <w:bookmarkStart w:id="836" w:name="_Hlt28753205"/>
            <w:r>
              <w:rPr>
                <w:rStyle w:val="Hyperlink"/>
              </w:rPr>
              <w:t>B</w:t>
            </w:r>
            <w:bookmarkStart w:id="837" w:name="_Hlt12247337"/>
            <w:bookmarkEnd w:id="836"/>
            <w:r>
              <w:rPr>
                <w:rStyle w:val="Hyperlink"/>
              </w:rPr>
              <w:t>M</w:t>
            </w:r>
            <w:bookmarkStart w:id="838" w:name="_Hlt517152081"/>
            <w:bookmarkEnd w:id="837"/>
            <w:r>
              <w:rPr>
                <w:rStyle w:val="Hyperlink"/>
              </w:rPr>
              <w:t>I</w:t>
            </w:r>
            <w:bookmarkStart w:id="839" w:name="_Hlt500215547"/>
            <w:bookmarkEnd w:id="838"/>
            <w:r>
              <w:rPr>
                <w:rStyle w:val="Hyperlink"/>
              </w:rPr>
              <w:t>T</w:t>
            </w:r>
            <w:bookmarkStart w:id="840" w:name="_Hlt517152070"/>
            <w:bookmarkEnd w:id="839"/>
            <w:r>
              <w:rPr>
                <w:rStyle w:val="Hyperlink"/>
              </w:rPr>
              <w:t>T</w:t>
            </w:r>
            <w:bookmarkStart w:id="841" w:name="_Hlt500215583"/>
            <w:bookmarkEnd w:id="840"/>
            <w:r>
              <w:rPr>
                <w:rStyle w:val="Hyperlink"/>
              </w:rPr>
              <w:t>E</w:t>
            </w:r>
            <w:bookmarkEnd w:id="841"/>
            <w:r>
              <w:rPr>
                <w:rStyle w:val="Hyperlink"/>
              </w:rPr>
              <w:t>R-ID</w:t>
            </w:r>
            <w:r>
              <w:fldChar w:fldCharType="end"/>
            </w:r>
            <w:bookmarkEnd w:id="833"/>
          </w:p>
        </w:tc>
        <w:tc>
          <w:tcPr>
            <w:tcW w:w="2840" w:type="dxa"/>
            <w:tcMar>
              <w:left w:w="58" w:type="dxa"/>
              <w:right w:w="58" w:type="dxa"/>
            </w:tcMar>
          </w:tcPr>
          <w:p w14:paraId="736B68C1" w14:textId="77777777" w:rsidR="00463665" w:rsidRDefault="00463665" w:rsidP="00463665">
            <w:pPr>
              <w:pStyle w:val="TableText"/>
            </w:pPr>
            <w:r>
              <w:t>EMC Sender Code</w:t>
            </w:r>
          </w:p>
          <w:p w14:paraId="7A9E9AFD" w14:textId="4CE899DA" w:rsidR="00463665" w:rsidRDefault="00463665" w:rsidP="00463665">
            <w:pPr>
              <w:pStyle w:val="TableText"/>
            </w:pPr>
            <w:r>
              <w:rPr>
                <w:rFonts w:cs="Arial"/>
                <w:color w:val="000000"/>
              </w:rPr>
              <w:t>The EMC submitter number used in the transmission of the electronic claim file.</w:t>
            </w:r>
          </w:p>
        </w:tc>
        <w:tc>
          <w:tcPr>
            <w:tcW w:w="1080" w:type="dxa"/>
            <w:tcMar>
              <w:left w:w="58" w:type="dxa"/>
              <w:right w:w="58" w:type="dxa"/>
            </w:tcMar>
          </w:tcPr>
          <w:p w14:paraId="31ACC4E3" w14:textId="77777777" w:rsidR="00463665" w:rsidRDefault="00463665" w:rsidP="00463665">
            <w:pPr>
              <w:pStyle w:val="TableText"/>
              <w:rPr>
                <w:caps/>
              </w:rPr>
            </w:pPr>
            <w:r>
              <w:rPr>
                <w:caps/>
              </w:rPr>
              <w:t>10 C</w:t>
            </w:r>
          </w:p>
        </w:tc>
        <w:tc>
          <w:tcPr>
            <w:tcW w:w="2340" w:type="dxa"/>
            <w:tcMar>
              <w:left w:w="58" w:type="dxa"/>
              <w:right w:w="58" w:type="dxa"/>
            </w:tcMar>
          </w:tcPr>
          <w:p w14:paraId="4C09FE5F" w14:textId="77777777" w:rsidR="00463665" w:rsidRDefault="00463665" w:rsidP="00463665">
            <w:pPr>
              <w:pStyle w:val="TableText"/>
            </w:pPr>
            <w:r>
              <w:rPr>
                <w:rFonts w:cs="Arial"/>
                <w:color w:val="000000"/>
              </w:rPr>
              <w:t>This item is used to display what is referred to as both the EMC sender code and the EMC submitter ID.</w:t>
            </w:r>
          </w:p>
        </w:tc>
        <w:tc>
          <w:tcPr>
            <w:tcW w:w="858" w:type="dxa"/>
            <w:tcMar>
              <w:left w:w="58" w:type="dxa"/>
              <w:right w:w="58" w:type="dxa"/>
            </w:tcMar>
          </w:tcPr>
          <w:p w14:paraId="36706E69" w14:textId="77777777" w:rsidR="00463665" w:rsidRDefault="00463665" w:rsidP="00463665">
            <w:pPr>
              <w:pStyle w:val="TableText"/>
            </w:pPr>
            <w:r>
              <w:t>Spaces</w:t>
            </w:r>
          </w:p>
        </w:tc>
        <w:tc>
          <w:tcPr>
            <w:tcW w:w="431" w:type="dxa"/>
          </w:tcPr>
          <w:p w14:paraId="12487B34" w14:textId="77777777" w:rsidR="00463665" w:rsidRDefault="00463665" w:rsidP="00463665">
            <w:pPr>
              <w:pStyle w:val="TableText"/>
            </w:pPr>
            <w:r>
              <w:t>-</w:t>
            </w:r>
          </w:p>
        </w:tc>
        <w:tc>
          <w:tcPr>
            <w:tcW w:w="431" w:type="dxa"/>
          </w:tcPr>
          <w:p w14:paraId="01AB3131" w14:textId="77777777" w:rsidR="00463665" w:rsidRDefault="00463665" w:rsidP="00463665">
            <w:pPr>
              <w:pStyle w:val="TableText"/>
            </w:pPr>
            <w:r>
              <w:t>X</w:t>
            </w:r>
          </w:p>
        </w:tc>
        <w:tc>
          <w:tcPr>
            <w:tcW w:w="432" w:type="dxa"/>
          </w:tcPr>
          <w:p w14:paraId="1F8ADA3A" w14:textId="77777777" w:rsidR="00463665" w:rsidRDefault="00463665" w:rsidP="00463665">
            <w:pPr>
              <w:pStyle w:val="TableText"/>
            </w:pPr>
            <w:r>
              <w:t>X</w:t>
            </w:r>
          </w:p>
        </w:tc>
      </w:tr>
      <w:tr w:rsidR="00463665" w14:paraId="07B0C13B" w14:textId="77777777" w:rsidTr="003214B8">
        <w:trPr>
          <w:cantSplit/>
          <w:jc w:val="center"/>
        </w:trPr>
        <w:tc>
          <w:tcPr>
            <w:tcW w:w="802" w:type="dxa"/>
            <w:tcMar>
              <w:left w:w="58" w:type="dxa"/>
              <w:right w:w="58" w:type="dxa"/>
            </w:tcMar>
          </w:tcPr>
          <w:p w14:paraId="0EA49FC9" w14:textId="58AB382F" w:rsidR="00463665" w:rsidRDefault="00463665" w:rsidP="00463665">
            <w:pPr>
              <w:pStyle w:val="TableText"/>
            </w:pPr>
            <w:r>
              <w:t>1804 – 1807</w:t>
            </w:r>
          </w:p>
        </w:tc>
        <w:tc>
          <w:tcPr>
            <w:tcW w:w="2227" w:type="dxa"/>
            <w:tcMar>
              <w:left w:w="58" w:type="dxa"/>
              <w:right w:w="58" w:type="dxa"/>
            </w:tcMar>
          </w:tcPr>
          <w:p w14:paraId="5C928A8E" w14:textId="77777777" w:rsidR="00463665" w:rsidRDefault="00463665" w:rsidP="00463665">
            <w:pPr>
              <w:pStyle w:val="TableText"/>
            </w:pPr>
            <w:r>
              <w:t>CARRIER APPEALS CODE</w:t>
            </w:r>
          </w:p>
        </w:tc>
        <w:tc>
          <w:tcPr>
            <w:tcW w:w="2943" w:type="dxa"/>
            <w:tcMar>
              <w:left w:w="58" w:type="dxa"/>
              <w:right w:w="58" w:type="dxa"/>
            </w:tcMar>
          </w:tcPr>
          <w:p w14:paraId="7CDA4DB0" w14:textId="40C46A27" w:rsidR="00463665" w:rsidRPr="00C4752B" w:rsidRDefault="00463665" w:rsidP="00463665">
            <w:pPr>
              <w:pStyle w:val="TableText"/>
              <w:rPr>
                <w:lang w:val="es-US"/>
              </w:rPr>
            </w:pPr>
            <w:r w:rsidRPr="00C4752B">
              <w:rPr>
                <w:lang w:val="es-US"/>
              </w:rPr>
              <w:t>:P:IDR-</w:t>
            </w:r>
            <w:hyperlink r:id="rId524" w:history="1">
              <w:r w:rsidRPr="00C4752B">
                <w:rPr>
                  <w:rStyle w:val="Hyperlink"/>
                  <w:lang w:val="es-US"/>
                </w:rPr>
                <w:t>U</w:t>
              </w:r>
              <w:bookmarkStart w:id="842" w:name="_Hlt500215590"/>
              <w:r w:rsidRPr="00C4752B">
                <w:rPr>
                  <w:rStyle w:val="Hyperlink"/>
                  <w:lang w:val="es-US"/>
                </w:rPr>
                <w:t>-</w:t>
              </w:r>
              <w:bookmarkStart w:id="843" w:name="_Hlt526833366"/>
              <w:bookmarkEnd w:id="842"/>
              <w:r w:rsidRPr="00C4752B">
                <w:rPr>
                  <w:rStyle w:val="Hyperlink"/>
                  <w:lang w:val="es-US"/>
                </w:rPr>
                <w:t>C</w:t>
              </w:r>
              <w:bookmarkEnd w:id="843"/>
              <w:r w:rsidRPr="00C4752B">
                <w:rPr>
                  <w:rStyle w:val="Hyperlink"/>
                  <w:lang w:val="es-US"/>
                </w:rPr>
                <w:t>A</w:t>
              </w:r>
              <w:bookmarkStart w:id="844" w:name="_Hlt514740942"/>
              <w:r w:rsidRPr="00C4752B">
                <w:rPr>
                  <w:rStyle w:val="Hyperlink"/>
                  <w:lang w:val="es-US"/>
                </w:rPr>
                <w:t>R</w:t>
              </w:r>
              <w:bookmarkEnd w:id="844"/>
              <w:r w:rsidRPr="00C4752B">
                <w:rPr>
                  <w:rStyle w:val="Hyperlink"/>
                  <w:lang w:val="es-US"/>
                </w:rPr>
                <w:t>R</w:t>
              </w:r>
              <w:bookmarkStart w:id="845" w:name="_Hlt506783677"/>
              <w:r w:rsidRPr="00C4752B">
                <w:rPr>
                  <w:rStyle w:val="Hyperlink"/>
                  <w:lang w:val="es-US"/>
                </w:rPr>
                <w:t>I</w:t>
              </w:r>
              <w:bookmarkStart w:id="846" w:name="_Hlt12247399"/>
              <w:bookmarkStart w:id="847" w:name="_Hlt12247373"/>
              <w:bookmarkEnd w:id="845"/>
              <w:bookmarkEnd w:id="846"/>
              <w:r w:rsidRPr="00C4752B">
                <w:rPr>
                  <w:rStyle w:val="Hyperlink"/>
                  <w:lang w:val="es-US"/>
                </w:rPr>
                <w:t>E</w:t>
              </w:r>
              <w:bookmarkEnd w:id="847"/>
              <w:r w:rsidRPr="00C4752B">
                <w:rPr>
                  <w:rStyle w:val="Hyperlink"/>
                  <w:lang w:val="es-US"/>
                </w:rPr>
                <w:t>R</w:t>
              </w:r>
              <w:bookmarkStart w:id="848" w:name="_Hlt517152076"/>
              <w:r w:rsidRPr="00C4752B">
                <w:rPr>
                  <w:rStyle w:val="Hyperlink"/>
                  <w:lang w:val="es-US"/>
                </w:rPr>
                <w:t>-</w:t>
              </w:r>
              <w:bookmarkEnd w:id="848"/>
              <w:r w:rsidRPr="00C4752B">
                <w:rPr>
                  <w:rStyle w:val="Hyperlink"/>
                  <w:lang w:val="es-US"/>
                </w:rPr>
                <w:t>APPL-CODE</w:t>
              </w:r>
            </w:hyperlink>
          </w:p>
        </w:tc>
        <w:tc>
          <w:tcPr>
            <w:tcW w:w="2840" w:type="dxa"/>
            <w:tcMar>
              <w:left w:w="58" w:type="dxa"/>
              <w:right w:w="58" w:type="dxa"/>
            </w:tcMar>
          </w:tcPr>
          <w:p w14:paraId="5DE34C8D" w14:textId="77777777" w:rsidR="00463665" w:rsidRDefault="00463665" w:rsidP="00463665">
            <w:pPr>
              <w:pStyle w:val="TableText"/>
            </w:pPr>
            <w:r>
              <w:t>MAC appeals code</w:t>
            </w:r>
          </w:p>
          <w:p w14:paraId="73FCA18C" w14:textId="21E6170B" w:rsidR="00463665" w:rsidRDefault="00463665" w:rsidP="00463665">
            <w:pPr>
              <w:pStyle w:val="TableText"/>
            </w:pPr>
            <w:r>
              <w:rPr>
                <w:rFonts w:cs="Arial"/>
                <w:color w:val="000000"/>
              </w:rPr>
              <w:t>K</w:t>
            </w:r>
            <w:r w:rsidRPr="00D71177">
              <w:rPr>
                <w:rFonts w:cs="Arial"/>
                <w:color w:val="000000"/>
              </w:rPr>
              <w:t xml:space="preserve">eyed by the examiner when an adjustment claim is created. A </w:t>
            </w:r>
            <w:r>
              <w:t>MAC</w:t>
            </w:r>
            <w:r w:rsidRPr="00D71177">
              <w:rPr>
                <w:rFonts w:cs="Arial"/>
                <w:color w:val="000000"/>
              </w:rPr>
              <w:t xml:space="preserve"> appeal occurs most frequently when a beneficiary or provider requests that a claim that was previously denied or paid be re-considered for payment or correction.</w:t>
            </w:r>
          </w:p>
        </w:tc>
        <w:tc>
          <w:tcPr>
            <w:tcW w:w="1080" w:type="dxa"/>
            <w:tcMar>
              <w:left w:w="58" w:type="dxa"/>
              <w:right w:w="58" w:type="dxa"/>
            </w:tcMar>
          </w:tcPr>
          <w:p w14:paraId="3DCE8061" w14:textId="77777777" w:rsidR="00463665" w:rsidRDefault="00463665" w:rsidP="00463665">
            <w:pPr>
              <w:pStyle w:val="TableText"/>
              <w:rPr>
                <w:caps/>
              </w:rPr>
            </w:pPr>
            <w:r>
              <w:rPr>
                <w:caps/>
              </w:rPr>
              <w:t>4 C</w:t>
            </w:r>
          </w:p>
        </w:tc>
        <w:tc>
          <w:tcPr>
            <w:tcW w:w="2340" w:type="dxa"/>
            <w:tcMar>
              <w:left w:w="58" w:type="dxa"/>
              <w:right w:w="58" w:type="dxa"/>
            </w:tcMar>
          </w:tcPr>
          <w:p w14:paraId="361FE148" w14:textId="2997A415" w:rsidR="00463665" w:rsidRDefault="00463665" w:rsidP="00463665">
            <w:pPr>
              <w:pStyle w:val="TableText"/>
            </w:pPr>
            <w:r>
              <w:t xml:space="preserve">See spec </w:t>
            </w:r>
            <w:hyperlink r:id="rId525" w:history="1">
              <w:r>
                <w:rPr>
                  <w:rStyle w:val="Hyperlink"/>
                  <w:rFonts w:cs="Courier New"/>
                  <w:szCs w:val="16"/>
                </w:rPr>
                <w:t>S1648000</w:t>
              </w:r>
            </w:hyperlink>
          </w:p>
        </w:tc>
        <w:tc>
          <w:tcPr>
            <w:tcW w:w="858" w:type="dxa"/>
            <w:tcMar>
              <w:left w:w="58" w:type="dxa"/>
              <w:right w:w="58" w:type="dxa"/>
            </w:tcMar>
          </w:tcPr>
          <w:p w14:paraId="00124B0C" w14:textId="77777777" w:rsidR="00463665" w:rsidRDefault="00463665" w:rsidP="00463665">
            <w:pPr>
              <w:pStyle w:val="TableText"/>
            </w:pPr>
            <w:r>
              <w:t>Spaces</w:t>
            </w:r>
          </w:p>
        </w:tc>
        <w:tc>
          <w:tcPr>
            <w:tcW w:w="431" w:type="dxa"/>
          </w:tcPr>
          <w:p w14:paraId="58D5AE33" w14:textId="77777777" w:rsidR="00463665" w:rsidRDefault="00463665" w:rsidP="00463665">
            <w:pPr>
              <w:pStyle w:val="TableText"/>
            </w:pPr>
            <w:r>
              <w:t>X</w:t>
            </w:r>
          </w:p>
        </w:tc>
        <w:tc>
          <w:tcPr>
            <w:tcW w:w="431" w:type="dxa"/>
          </w:tcPr>
          <w:p w14:paraId="1888C621" w14:textId="77777777" w:rsidR="00463665" w:rsidRDefault="00463665" w:rsidP="00463665">
            <w:pPr>
              <w:pStyle w:val="TableText"/>
            </w:pPr>
            <w:r>
              <w:t>X</w:t>
            </w:r>
          </w:p>
        </w:tc>
        <w:tc>
          <w:tcPr>
            <w:tcW w:w="432" w:type="dxa"/>
          </w:tcPr>
          <w:p w14:paraId="52259ACE" w14:textId="77777777" w:rsidR="00463665" w:rsidRDefault="00463665" w:rsidP="00463665">
            <w:pPr>
              <w:pStyle w:val="TableText"/>
            </w:pPr>
            <w:r>
              <w:t>X</w:t>
            </w:r>
          </w:p>
        </w:tc>
      </w:tr>
      <w:tr w:rsidR="00463665" w14:paraId="61AFACCA" w14:textId="77777777" w:rsidTr="003214B8">
        <w:trPr>
          <w:cantSplit/>
          <w:jc w:val="center"/>
        </w:trPr>
        <w:tc>
          <w:tcPr>
            <w:tcW w:w="802" w:type="dxa"/>
            <w:tcMar>
              <w:left w:w="58" w:type="dxa"/>
              <w:right w:w="58" w:type="dxa"/>
            </w:tcMar>
          </w:tcPr>
          <w:p w14:paraId="22F1B998" w14:textId="35E5D936" w:rsidR="00463665" w:rsidRDefault="00463665" w:rsidP="00463665">
            <w:pPr>
              <w:pStyle w:val="TableText"/>
            </w:pPr>
            <w:r>
              <w:t>1808 – 1816</w:t>
            </w:r>
          </w:p>
        </w:tc>
        <w:tc>
          <w:tcPr>
            <w:tcW w:w="2227" w:type="dxa"/>
            <w:tcMar>
              <w:left w:w="58" w:type="dxa"/>
              <w:right w:w="58" w:type="dxa"/>
            </w:tcMar>
          </w:tcPr>
          <w:p w14:paraId="2E69C8CC" w14:textId="77777777" w:rsidR="00463665" w:rsidRDefault="00463665" w:rsidP="00463665">
            <w:pPr>
              <w:pStyle w:val="TableText"/>
            </w:pPr>
            <w:r>
              <w:t>CHOICES HMO PLAN</w:t>
            </w:r>
          </w:p>
        </w:tc>
        <w:tc>
          <w:tcPr>
            <w:tcW w:w="2943" w:type="dxa"/>
            <w:tcMar>
              <w:left w:w="58" w:type="dxa"/>
              <w:right w:w="58" w:type="dxa"/>
            </w:tcMar>
          </w:tcPr>
          <w:p w14:paraId="2B490603" w14:textId="4462BD01" w:rsidR="00463665" w:rsidRDefault="00463665" w:rsidP="00463665">
            <w:pPr>
              <w:pStyle w:val="TableText"/>
            </w:pPr>
            <w:r>
              <w:t>:P:IDR-</w:t>
            </w:r>
            <w:hyperlink r:id="rId526" w:history="1">
              <w:r>
                <w:rPr>
                  <w:rStyle w:val="Hyperlink"/>
                </w:rPr>
                <w:t>U-C</w:t>
              </w:r>
              <w:bookmarkStart w:id="849" w:name="_Hlt500215595"/>
              <w:r>
                <w:rPr>
                  <w:rStyle w:val="Hyperlink"/>
                </w:rPr>
                <w:t>H</w:t>
              </w:r>
              <w:bookmarkStart w:id="850" w:name="_Hlt30569672"/>
              <w:bookmarkEnd w:id="849"/>
              <w:r>
                <w:rPr>
                  <w:rStyle w:val="Hyperlink"/>
                </w:rPr>
                <w:t>O</w:t>
              </w:r>
              <w:bookmarkStart w:id="851" w:name="_Hlt12247589"/>
              <w:bookmarkStart w:id="852" w:name="_Hlt517152111"/>
              <w:bookmarkEnd w:id="850"/>
              <w:bookmarkEnd w:id="851"/>
              <w:r>
                <w:rPr>
                  <w:rStyle w:val="Hyperlink"/>
                </w:rPr>
                <w:t>I</w:t>
              </w:r>
              <w:bookmarkStart w:id="853" w:name="_Hlt526833386"/>
              <w:bookmarkEnd w:id="852"/>
              <w:r>
                <w:rPr>
                  <w:rStyle w:val="Hyperlink"/>
                </w:rPr>
                <w:t>C</w:t>
              </w:r>
              <w:bookmarkStart w:id="854" w:name="_Hlt514740960"/>
              <w:bookmarkEnd w:id="853"/>
              <w:r>
                <w:rPr>
                  <w:rStyle w:val="Hyperlink"/>
                </w:rPr>
                <w:t>E</w:t>
              </w:r>
              <w:bookmarkEnd w:id="854"/>
              <w:r>
                <w:rPr>
                  <w:rStyle w:val="Hyperlink"/>
                </w:rPr>
                <w:t>S-PLAN</w:t>
              </w:r>
            </w:hyperlink>
          </w:p>
        </w:tc>
        <w:tc>
          <w:tcPr>
            <w:tcW w:w="2840" w:type="dxa"/>
            <w:tcMar>
              <w:left w:w="58" w:type="dxa"/>
              <w:right w:w="58" w:type="dxa"/>
            </w:tcMar>
          </w:tcPr>
          <w:p w14:paraId="2B787B01" w14:textId="77777777" w:rsidR="00463665" w:rsidRDefault="00463665" w:rsidP="00463665">
            <w:pPr>
              <w:pStyle w:val="TableText"/>
            </w:pPr>
            <w:r>
              <w:t>Choices HMO plan</w:t>
            </w:r>
          </w:p>
          <w:p w14:paraId="4813AE01" w14:textId="77777777" w:rsidR="00463665" w:rsidRDefault="00463665" w:rsidP="00463665">
            <w:pPr>
              <w:pStyle w:val="TableText"/>
              <w:rPr>
                <w:rFonts w:cs="Arial"/>
                <w:color w:val="000000"/>
              </w:rPr>
            </w:pPr>
            <w:r w:rsidRPr="007F464E">
              <w:rPr>
                <w:rFonts w:cs="Arial"/>
                <w:color w:val="000000"/>
              </w:rPr>
              <w:t>This field carries the identification code of the HMO in which beneficiary is/was enrolled.</w:t>
            </w:r>
          </w:p>
          <w:p w14:paraId="360731A2" w14:textId="3239AD4F" w:rsidR="00463665" w:rsidRDefault="00463665" w:rsidP="00463665">
            <w:pPr>
              <w:pStyle w:val="TableText"/>
            </w:pPr>
            <w:r w:rsidRPr="007F464E">
              <w:rPr>
                <w:rFonts w:cs="Arial"/>
                <w:color w:val="000000"/>
              </w:rPr>
              <w:t>This field is updated in the batch with data received in the 05-Trailer of the CWF response record. Though it may not be manually updated, it can be reset to zeros with an update code of “B.”</w:t>
            </w:r>
          </w:p>
        </w:tc>
        <w:tc>
          <w:tcPr>
            <w:tcW w:w="1080" w:type="dxa"/>
            <w:tcMar>
              <w:left w:w="58" w:type="dxa"/>
              <w:right w:w="58" w:type="dxa"/>
            </w:tcMar>
          </w:tcPr>
          <w:p w14:paraId="4D07E273" w14:textId="77777777" w:rsidR="00463665" w:rsidRDefault="00463665" w:rsidP="00463665">
            <w:pPr>
              <w:pStyle w:val="TableText"/>
              <w:rPr>
                <w:caps/>
              </w:rPr>
            </w:pPr>
            <w:r>
              <w:rPr>
                <w:caps/>
              </w:rPr>
              <w:t>9 c</w:t>
            </w:r>
          </w:p>
        </w:tc>
        <w:tc>
          <w:tcPr>
            <w:tcW w:w="2340" w:type="dxa"/>
            <w:tcMar>
              <w:left w:w="58" w:type="dxa"/>
              <w:right w:w="58" w:type="dxa"/>
            </w:tcMar>
          </w:tcPr>
          <w:p w14:paraId="4287445F" w14:textId="77777777" w:rsidR="00463665" w:rsidRDefault="00463665" w:rsidP="00463665">
            <w:pPr>
              <w:pStyle w:val="TableText"/>
              <w:rPr>
                <w:rFonts w:cs="Arial"/>
                <w:color w:val="000000"/>
              </w:rPr>
            </w:pPr>
            <w:r w:rsidRPr="007F464E">
              <w:rPr>
                <w:rFonts w:cs="Arial"/>
                <w:color w:val="000000"/>
              </w:rPr>
              <w:t>Format: Data in each position identified as follows:</w:t>
            </w:r>
          </w:p>
          <w:p w14:paraId="5A56CE3F" w14:textId="5C35BB2C" w:rsidR="00463665" w:rsidRDefault="00463665" w:rsidP="00463665">
            <w:pPr>
              <w:pStyle w:val="TableText"/>
              <w:rPr>
                <w:rFonts w:cs="Arial"/>
                <w:color w:val="000000"/>
              </w:rPr>
            </w:pPr>
            <w:r w:rsidRPr="007F464E">
              <w:rPr>
                <w:rFonts w:cs="Arial"/>
                <w:color w:val="000000"/>
              </w:rPr>
              <w:t xml:space="preserve">Position 1 </w:t>
            </w:r>
            <w:r>
              <w:rPr>
                <w:rFonts w:cs="Arial"/>
                <w:color w:val="000000"/>
              </w:rPr>
              <w:t xml:space="preserve">= </w:t>
            </w:r>
            <w:r w:rsidRPr="007F464E">
              <w:rPr>
                <w:rFonts w:cs="Arial"/>
                <w:color w:val="000000"/>
              </w:rPr>
              <w:t>H”</w:t>
            </w:r>
          </w:p>
          <w:p w14:paraId="4F3329A4" w14:textId="18BD0846" w:rsidR="00463665" w:rsidRDefault="00463665" w:rsidP="00463665">
            <w:pPr>
              <w:pStyle w:val="TableText"/>
              <w:rPr>
                <w:rFonts w:cs="Arial"/>
                <w:color w:val="000000"/>
              </w:rPr>
            </w:pPr>
            <w:r w:rsidRPr="007F464E">
              <w:rPr>
                <w:rFonts w:cs="Arial"/>
                <w:color w:val="000000"/>
              </w:rPr>
              <w:t xml:space="preserve">Position 2 and 3 </w:t>
            </w:r>
            <w:r>
              <w:rPr>
                <w:rFonts w:cs="Arial"/>
                <w:color w:val="000000"/>
              </w:rPr>
              <w:t xml:space="preserve">= </w:t>
            </w:r>
            <w:r w:rsidRPr="007F464E">
              <w:rPr>
                <w:rFonts w:cs="Arial"/>
                <w:color w:val="000000"/>
              </w:rPr>
              <w:t>State Code</w:t>
            </w:r>
          </w:p>
          <w:p w14:paraId="78D161D9" w14:textId="6AC70377" w:rsidR="00463665" w:rsidRDefault="00463665" w:rsidP="00463665">
            <w:pPr>
              <w:pStyle w:val="TableText"/>
            </w:pPr>
            <w:r w:rsidRPr="007F464E">
              <w:rPr>
                <w:rFonts w:cs="Arial"/>
                <w:color w:val="000000"/>
              </w:rPr>
              <w:t xml:space="preserve">Position 4 and 5 </w:t>
            </w:r>
            <w:r>
              <w:rPr>
                <w:rFonts w:cs="Arial"/>
                <w:color w:val="000000"/>
              </w:rPr>
              <w:t xml:space="preserve">= </w:t>
            </w:r>
            <w:r w:rsidRPr="007F464E">
              <w:rPr>
                <w:rFonts w:cs="Arial"/>
                <w:color w:val="000000"/>
              </w:rPr>
              <w:t>HMO number with the State</w:t>
            </w:r>
          </w:p>
        </w:tc>
        <w:tc>
          <w:tcPr>
            <w:tcW w:w="858" w:type="dxa"/>
            <w:tcMar>
              <w:left w:w="58" w:type="dxa"/>
              <w:right w:w="58" w:type="dxa"/>
            </w:tcMar>
          </w:tcPr>
          <w:p w14:paraId="13A3C9E8" w14:textId="77777777" w:rsidR="00463665" w:rsidRDefault="00463665" w:rsidP="00463665">
            <w:pPr>
              <w:pStyle w:val="TableText"/>
            </w:pPr>
            <w:r>
              <w:t>Spaces</w:t>
            </w:r>
          </w:p>
        </w:tc>
        <w:tc>
          <w:tcPr>
            <w:tcW w:w="431" w:type="dxa"/>
          </w:tcPr>
          <w:p w14:paraId="0D85775E" w14:textId="77777777" w:rsidR="00463665" w:rsidRDefault="00463665" w:rsidP="00463665">
            <w:pPr>
              <w:pStyle w:val="TableText"/>
            </w:pPr>
            <w:r>
              <w:t>-</w:t>
            </w:r>
          </w:p>
        </w:tc>
        <w:tc>
          <w:tcPr>
            <w:tcW w:w="431" w:type="dxa"/>
          </w:tcPr>
          <w:p w14:paraId="5440F975" w14:textId="77777777" w:rsidR="00463665" w:rsidRDefault="00463665" w:rsidP="00463665">
            <w:pPr>
              <w:pStyle w:val="TableText"/>
            </w:pPr>
            <w:r>
              <w:t>X</w:t>
            </w:r>
          </w:p>
        </w:tc>
        <w:tc>
          <w:tcPr>
            <w:tcW w:w="432" w:type="dxa"/>
          </w:tcPr>
          <w:p w14:paraId="5BAEF311" w14:textId="77777777" w:rsidR="00463665" w:rsidRDefault="00463665" w:rsidP="00463665">
            <w:pPr>
              <w:pStyle w:val="TableText"/>
            </w:pPr>
            <w:r>
              <w:t>X</w:t>
            </w:r>
          </w:p>
        </w:tc>
      </w:tr>
      <w:tr w:rsidR="00463665" w14:paraId="71801115" w14:textId="77777777" w:rsidTr="003214B8">
        <w:trPr>
          <w:cantSplit/>
          <w:jc w:val="center"/>
        </w:trPr>
        <w:tc>
          <w:tcPr>
            <w:tcW w:w="802" w:type="dxa"/>
            <w:tcMar>
              <w:left w:w="58" w:type="dxa"/>
              <w:right w:w="58" w:type="dxa"/>
            </w:tcMar>
          </w:tcPr>
          <w:p w14:paraId="2B84A484" w14:textId="78123DD4" w:rsidR="00463665" w:rsidRDefault="00463665" w:rsidP="00463665">
            <w:pPr>
              <w:pStyle w:val="TableText"/>
            </w:pPr>
            <w:r>
              <w:t>1817 – 1818</w:t>
            </w:r>
          </w:p>
        </w:tc>
        <w:tc>
          <w:tcPr>
            <w:tcW w:w="2227" w:type="dxa"/>
            <w:tcMar>
              <w:left w:w="58" w:type="dxa"/>
              <w:right w:w="58" w:type="dxa"/>
            </w:tcMar>
          </w:tcPr>
          <w:p w14:paraId="1AA81B58" w14:textId="77777777" w:rsidR="00463665" w:rsidRDefault="00463665" w:rsidP="00463665">
            <w:pPr>
              <w:pStyle w:val="TableText"/>
            </w:pPr>
            <w:r>
              <w:t>DEMO NUMBER</w:t>
            </w:r>
          </w:p>
        </w:tc>
        <w:tc>
          <w:tcPr>
            <w:tcW w:w="2943" w:type="dxa"/>
            <w:tcMar>
              <w:left w:w="58" w:type="dxa"/>
              <w:right w:w="58" w:type="dxa"/>
            </w:tcMar>
          </w:tcPr>
          <w:p w14:paraId="3E2DCC12" w14:textId="75DD2D12" w:rsidR="00463665" w:rsidRPr="00C4752B" w:rsidRDefault="00463665" w:rsidP="00463665">
            <w:pPr>
              <w:pStyle w:val="TableText"/>
              <w:rPr>
                <w:lang w:val="es-US"/>
              </w:rPr>
            </w:pPr>
            <w:r w:rsidRPr="00C4752B">
              <w:rPr>
                <w:lang w:val="es-US"/>
              </w:rPr>
              <w:t>:P:IDR-</w:t>
            </w:r>
            <w:hyperlink r:id="rId527" w:history="1">
              <w:r w:rsidRPr="00C4752B">
                <w:rPr>
                  <w:rStyle w:val="Hyperlink"/>
                  <w:lang w:val="es-US"/>
                </w:rPr>
                <w:t>U</w:t>
              </w:r>
              <w:bookmarkStart w:id="855" w:name="_Hlt514740978"/>
              <w:r w:rsidRPr="00C4752B">
                <w:rPr>
                  <w:rStyle w:val="Hyperlink"/>
                  <w:lang w:val="es-US"/>
                </w:rPr>
                <w:t>-</w:t>
              </w:r>
              <w:bookmarkStart w:id="856" w:name="_Hlt500215602"/>
              <w:bookmarkEnd w:id="855"/>
              <w:r w:rsidRPr="00C4752B">
                <w:rPr>
                  <w:rStyle w:val="Hyperlink"/>
                  <w:lang w:val="es-US"/>
                </w:rPr>
                <w:t>D</w:t>
              </w:r>
              <w:bookmarkEnd w:id="856"/>
              <w:r w:rsidRPr="00C4752B">
                <w:rPr>
                  <w:rStyle w:val="Hyperlink"/>
                  <w:lang w:val="es-US"/>
                </w:rPr>
                <w:t>E</w:t>
              </w:r>
              <w:bookmarkStart w:id="857" w:name="_Hlt506783609"/>
              <w:r w:rsidRPr="00C4752B">
                <w:rPr>
                  <w:rStyle w:val="Hyperlink"/>
                  <w:lang w:val="es-US"/>
                </w:rPr>
                <w:t>M</w:t>
              </w:r>
              <w:bookmarkStart w:id="858" w:name="_Hlt12247598"/>
              <w:bookmarkEnd w:id="857"/>
              <w:r w:rsidRPr="00C4752B">
                <w:rPr>
                  <w:rStyle w:val="Hyperlink"/>
                  <w:lang w:val="es-US"/>
                </w:rPr>
                <w:t>O</w:t>
              </w:r>
              <w:bookmarkStart w:id="859" w:name="_Hlt526833483"/>
              <w:bookmarkEnd w:id="858"/>
              <w:r w:rsidRPr="00C4752B">
                <w:rPr>
                  <w:rStyle w:val="Hyperlink"/>
                  <w:lang w:val="es-US"/>
                </w:rPr>
                <w:t>-</w:t>
              </w:r>
              <w:bookmarkEnd w:id="859"/>
              <w:r w:rsidRPr="00C4752B">
                <w:rPr>
                  <w:rStyle w:val="Hyperlink"/>
                  <w:lang w:val="es-US"/>
                </w:rPr>
                <w:t>NUMBER</w:t>
              </w:r>
            </w:hyperlink>
          </w:p>
        </w:tc>
        <w:tc>
          <w:tcPr>
            <w:tcW w:w="2840" w:type="dxa"/>
            <w:tcMar>
              <w:left w:w="58" w:type="dxa"/>
              <w:right w:w="58" w:type="dxa"/>
            </w:tcMar>
          </w:tcPr>
          <w:p w14:paraId="7DFAA4DA" w14:textId="77777777" w:rsidR="00463665" w:rsidRDefault="00463665" w:rsidP="00463665">
            <w:pPr>
              <w:pStyle w:val="TableText"/>
            </w:pPr>
            <w:r>
              <w:t>Demo number</w:t>
            </w:r>
          </w:p>
          <w:p w14:paraId="139348FE" w14:textId="4AE0B374" w:rsidR="00463665" w:rsidRDefault="00463665" w:rsidP="00463665">
            <w:pPr>
              <w:pStyle w:val="TableText"/>
            </w:pPr>
            <w:r w:rsidRPr="007A4E7A">
              <w:rPr>
                <w:rFonts w:cs="Arial"/>
                <w:color w:val="000000"/>
              </w:rPr>
              <w:t>This field is used to hold the 2-byte number that identifies the type/name of a Demonstration Project, such as Lung Volume Reduction Study (LVRS).</w:t>
            </w:r>
          </w:p>
        </w:tc>
        <w:tc>
          <w:tcPr>
            <w:tcW w:w="1080" w:type="dxa"/>
            <w:tcMar>
              <w:left w:w="58" w:type="dxa"/>
              <w:right w:w="58" w:type="dxa"/>
            </w:tcMar>
          </w:tcPr>
          <w:p w14:paraId="1463ED40" w14:textId="77777777" w:rsidR="00463665" w:rsidRDefault="00463665" w:rsidP="00463665">
            <w:pPr>
              <w:pStyle w:val="TableText"/>
              <w:rPr>
                <w:caps/>
              </w:rPr>
            </w:pPr>
            <w:r>
              <w:rPr>
                <w:caps/>
              </w:rPr>
              <w:t>2 c</w:t>
            </w:r>
          </w:p>
        </w:tc>
        <w:tc>
          <w:tcPr>
            <w:tcW w:w="2340" w:type="dxa"/>
            <w:tcMar>
              <w:left w:w="58" w:type="dxa"/>
              <w:right w:w="58" w:type="dxa"/>
            </w:tcMar>
          </w:tcPr>
          <w:p w14:paraId="589173D6" w14:textId="29924792" w:rsidR="00463665" w:rsidRDefault="003A63DC" w:rsidP="003A63DC">
            <w:pPr>
              <w:pStyle w:val="TableText"/>
            </w:pPr>
            <w:r w:rsidRPr="003A63DC">
              <w:t>CMS defined</w:t>
            </w:r>
            <w:r w:rsidR="00463665">
              <w:t xml:space="preserve"> demo project number</w:t>
            </w:r>
            <w:r>
              <w:t xml:space="preserve">, </w:t>
            </w:r>
            <w:r w:rsidRPr="003A63DC">
              <w:t xml:space="preserve">Reference </w:t>
            </w:r>
            <w:hyperlink r:id="rId528" w:history="1">
              <w:r w:rsidRPr="003A63DC">
                <w:rPr>
                  <w:rStyle w:val="Hyperlink"/>
                </w:rPr>
                <w:t>S1410010</w:t>
              </w:r>
            </w:hyperlink>
          </w:p>
        </w:tc>
        <w:tc>
          <w:tcPr>
            <w:tcW w:w="858" w:type="dxa"/>
            <w:tcMar>
              <w:left w:w="58" w:type="dxa"/>
              <w:right w:w="58" w:type="dxa"/>
            </w:tcMar>
          </w:tcPr>
          <w:p w14:paraId="5F15AC6F" w14:textId="77777777" w:rsidR="00463665" w:rsidRDefault="00463665" w:rsidP="00463665">
            <w:pPr>
              <w:pStyle w:val="TableText"/>
            </w:pPr>
            <w:r>
              <w:t>Spaces</w:t>
            </w:r>
          </w:p>
        </w:tc>
        <w:tc>
          <w:tcPr>
            <w:tcW w:w="431" w:type="dxa"/>
          </w:tcPr>
          <w:p w14:paraId="5D851A67" w14:textId="77777777" w:rsidR="00463665" w:rsidRDefault="00463665" w:rsidP="00463665">
            <w:pPr>
              <w:pStyle w:val="TableText"/>
            </w:pPr>
            <w:r>
              <w:t>X</w:t>
            </w:r>
          </w:p>
        </w:tc>
        <w:tc>
          <w:tcPr>
            <w:tcW w:w="431" w:type="dxa"/>
          </w:tcPr>
          <w:p w14:paraId="5652D9D4" w14:textId="77777777" w:rsidR="00463665" w:rsidRDefault="00463665" w:rsidP="00463665">
            <w:pPr>
              <w:pStyle w:val="TableText"/>
            </w:pPr>
            <w:r>
              <w:t>X</w:t>
            </w:r>
          </w:p>
        </w:tc>
        <w:tc>
          <w:tcPr>
            <w:tcW w:w="432" w:type="dxa"/>
          </w:tcPr>
          <w:p w14:paraId="437B6FE2" w14:textId="77777777" w:rsidR="00463665" w:rsidRDefault="00463665" w:rsidP="00463665">
            <w:pPr>
              <w:pStyle w:val="TableText"/>
            </w:pPr>
            <w:r>
              <w:t>X</w:t>
            </w:r>
          </w:p>
        </w:tc>
      </w:tr>
      <w:tr w:rsidR="00463665" w14:paraId="5C4528A8" w14:textId="77777777" w:rsidTr="003214B8">
        <w:trPr>
          <w:cantSplit/>
          <w:jc w:val="center"/>
        </w:trPr>
        <w:tc>
          <w:tcPr>
            <w:tcW w:w="802" w:type="dxa"/>
            <w:tcMar>
              <w:left w:w="58" w:type="dxa"/>
              <w:right w:w="58" w:type="dxa"/>
            </w:tcMar>
          </w:tcPr>
          <w:p w14:paraId="591C469E" w14:textId="5C76942E" w:rsidR="00463665" w:rsidRDefault="00463665" w:rsidP="00463665">
            <w:pPr>
              <w:pStyle w:val="TableText"/>
            </w:pPr>
            <w:r>
              <w:t>1819 – 1828</w:t>
            </w:r>
          </w:p>
        </w:tc>
        <w:tc>
          <w:tcPr>
            <w:tcW w:w="2227" w:type="dxa"/>
            <w:tcMar>
              <w:left w:w="58" w:type="dxa"/>
              <w:right w:w="58" w:type="dxa"/>
            </w:tcMar>
          </w:tcPr>
          <w:p w14:paraId="2CCDFC22" w14:textId="77777777" w:rsidR="00463665" w:rsidRDefault="00463665" w:rsidP="00463665">
            <w:pPr>
              <w:pStyle w:val="TableText"/>
            </w:pPr>
            <w:r>
              <w:t>DEMO PROV NPI</w:t>
            </w:r>
          </w:p>
        </w:tc>
        <w:tc>
          <w:tcPr>
            <w:tcW w:w="2943" w:type="dxa"/>
            <w:tcMar>
              <w:left w:w="58" w:type="dxa"/>
              <w:right w:w="58" w:type="dxa"/>
            </w:tcMar>
          </w:tcPr>
          <w:p w14:paraId="754E6AEE" w14:textId="388A8779" w:rsidR="00463665" w:rsidRPr="00C4752B" w:rsidRDefault="00463665" w:rsidP="00463665">
            <w:pPr>
              <w:pStyle w:val="TableText"/>
              <w:rPr>
                <w:lang w:val="es-US"/>
              </w:rPr>
            </w:pPr>
            <w:r w:rsidRPr="00C4752B">
              <w:rPr>
                <w:lang w:val="es-US"/>
              </w:rPr>
              <w:t>:P:IDR-</w:t>
            </w:r>
            <w:hyperlink r:id="rId529" w:history="1">
              <w:r w:rsidRPr="00C4752B">
                <w:rPr>
                  <w:rStyle w:val="Hyperlink"/>
                  <w:lang w:val="es-US"/>
                </w:rPr>
                <w:t>U-DEMO-PROV-NPI</w:t>
              </w:r>
            </w:hyperlink>
          </w:p>
        </w:tc>
        <w:tc>
          <w:tcPr>
            <w:tcW w:w="2840" w:type="dxa"/>
            <w:tcMar>
              <w:left w:w="58" w:type="dxa"/>
              <w:right w:w="58" w:type="dxa"/>
            </w:tcMar>
          </w:tcPr>
          <w:p w14:paraId="5C6930B5" w14:textId="77777777" w:rsidR="00463665" w:rsidRDefault="00463665" w:rsidP="00463665">
            <w:pPr>
              <w:pStyle w:val="TableText"/>
            </w:pPr>
            <w:r>
              <w:t>Demo provider NPI</w:t>
            </w:r>
          </w:p>
          <w:p w14:paraId="4A7E8085" w14:textId="685C3EBC" w:rsidR="00463665" w:rsidRDefault="00463665" w:rsidP="00463665">
            <w:pPr>
              <w:pStyle w:val="TableText"/>
            </w:pPr>
            <w:r w:rsidRPr="00A100C9">
              <w:rPr>
                <w:rFonts w:cs="Arial"/>
                <w:color w:val="000000"/>
              </w:rPr>
              <w:t>For certain demonstration projects, this field carries the demonstration provider’s National Provider Identifier (NPI) number from the census file. The field is filled based on SCF records.</w:t>
            </w:r>
          </w:p>
        </w:tc>
        <w:tc>
          <w:tcPr>
            <w:tcW w:w="1080" w:type="dxa"/>
            <w:tcMar>
              <w:left w:w="58" w:type="dxa"/>
              <w:right w:w="58" w:type="dxa"/>
            </w:tcMar>
          </w:tcPr>
          <w:p w14:paraId="72155650" w14:textId="77777777" w:rsidR="00463665" w:rsidRDefault="00463665" w:rsidP="00463665">
            <w:pPr>
              <w:pStyle w:val="TableText"/>
              <w:rPr>
                <w:caps/>
              </w:rPr>
            </w:pPr>
            <w:r>
              <w:rPr>
                <w:caps/>
              </w:rPr>
              <w:t>10 C</w:t>
            </w:r>
          </w:p>
        </w:tc>
        <w:tc>
          <w:tcPr>
            <w:tcW w:w="2340" w:type="dxa"/>
            <w:tcMar>
              <w:left w:w="58" w:type="dxa"/>
              <w:right w:w="58" w:type="dxa"/>
            </w:tcMar>
          </w:tcPr>
          <w:p w14:paraId="379D3FC3" w14:textId="77777777" w:rsidR="00463665" w:rsidRDefault="00463665" w:rsidP="00463665">
            <w:pPr>
              <w:pStyle w:val="TableText"/>
            </w:pPr>
            <w:r w:rsidRPr="00C42380">
              <w:t>The NPI for the Demonstration Provider for this claim.</w:t>
            </w:r>
          </w:p>
        </w:tc>
        <w:tc>
          <w:tcPr>
            <w:tcW w:w="858" w:type="dxa"/>
            <w:tcMar>
              <w:left w:w="58" w:type="dxa"/>
              <w:right w:w="58" w:type="dxa"/>
            </w:tcMar>
          </w:tcPr>
          <w:p w14:paraId="26A3E9B1" w14:textId="77777777" w:rsidR="00463665" w:rsidRDefault="00463665" w:rsidP="00463665">
            <w:pPr>
              <w:pStyle w:val="TableText"/>
            </w:pPr>
            <w:r>
              <w:t>Spaces</w:t>
            </w:r>
          </w:p>
        </w:tc>
        <w:tc>
          <w:tcPr>
            <w:tcW w:w="431" w:type="dxa"/>
          </w:tcPr>
          <w:p w14:paraId="7948FA92" w14:textId="77777777" w:rsidR="00463665" w:rsidRDefault="00463665" w:rsidP="00463665">
            <w:pPr>
              <w:pStyle w:val="TableText"/>
            </w:pPr>
            <w:r>
              <w:t>-</w:t>
            </w:r>
          </w:p>
        </w:tc>
        <w:tc>
          <w:tcPr>
            <w:tcW w:w="431" w:type="dxa"/>
          </w:tcPr>
          <w:p w14:paraId="7FC1B9FB" w14:textId="77777777" w:rsidR="00463665" w:rsidRDefault="00463665" w:rsidP="00463665">
            <w:pPr>
              <w:pStyle w:val="TableText"/>
            </w:pPr>
            <w:r>
              <w:t>X</w:t>
            </w:r>
          </w:p>
        </w:tc>
        <w:tc>
          <w:tcPr>
            <w:tcW w:w="432" w:type="dxa"/>
          </w:tcPr>
          <w:p w14:paraId="4608D7A1" w14:textId="77777777" w:rsidR="00463665" w:rsidRDefault="00463665" w:rsidP="00463665">
            <w:pPr>
              <w:pStyle w:val="TableText"/>
            </w:pPr>
            <w:r>
              <w:t>X</w:t>
            </w:r>
          </w:p>
        </w:tc>
      </w:tr>
      <w:tr w:rsidR="00463665" w14:paraId="0338FFA5" w14:textId="77777777" w:rsidTr="003214B8">
        <w:trPr>
          <w:cantSplit/>
          <w:jc w:val="center"/>
        </w:trPr>
        <w:tc>
          <w:tcPr>
            <w:tcW w:w="802" w:type="dxa"/>
            <w:tcMar>
              <w:left w:w="58" w:type="dxa"/>
              <w:right w:w="58" w:type="dxa"/>
            </w:tcMar>
          </w:tcPr>
          <w:p w14:paraId="6435A7D2" w14:textId="7297CD98" w:rsidR="00463665" w:rsidRDefault="00463665" w:rsidP="00463665">
            <w:pPr>
              <w:pStyle w:val="TableText"/>
            </w:pPr>
            <w:r>
              <w:t>1829 – 1838</w:t>
            </w:r>
          </w:p>
        </w:tc>
        <w:tc>
          <w:tcPr>
            <w:tcW w:w="2227" w:type="dxa"/>
            <w:tcMar>
              <w:left w:w="58" w:type="dxa"/>
              <w:right w:w="58" w:type="dxa"/>
            </w:tcMar>
          </w:tcPr>
          <w:p w14:paraId="7974079D" w14:textId="77777777" w:rsidR="00463665" w:rsidRDefault="00463665" w:rsidP="00463665">
            <w:pPr>
              <w:pStyle w:val="TableText"/>
            </w:pPr>
            <w:r>
              <w:t>DEMO PROV NUMBER</w:t>
            </w:r>
          </w:p>
        </w:tc>
        <w:tc>
          <w:tcPr>
            <w:tcW w:w="2943" w:type="dxa"/>
            <w:tcMar>
              <w:left w:w="58" w:type="dxa"/>
              <w:right w:w="58" w:type="dxa"/>
            </w:tcMar>
          </w:tcPr>
          <w:p w14:paraId="73551A8D" w14:textId="7131DC62" w:rsidR="00463665" w:rsidRPr="00C4752B" w:rsidRDefault="00463665" w:rsidP="00463665">
            <w:pPr>
              <w:pStyle w:val="TableText"/>
              <w:rPr>
                <w:lang w:val="es-US"/>
              </w:rPr>
            </w:pPr>
            <w:r w:rsidRPr="00C4752B">
              <w:rPr>
                <w:lang w:val="es-US"/>
              </w:rPr>
              <w:t>:P:IDR-</w:t>
            </w:r>
            <w:bookmarkStart w:id="860" w:name="_Hlt514741007"/>
            <w:r>
              <w:fldChar w:fldCharType="begin"/>
            </w:r>
            <w:r>
              <w:instrText>HYPERLINK "..\\..\\DataDictionary\\COBOL\\U\\U-DEMO-PROVIDER.docx"</w:instrText>
            </w:r>
            <w:r>
              <w:fldChar w:fldCharType="separate"/>
            </w:r>
            <w:r w:rsidRPr="00C4752B">
              <w:rPr>
                <w:rStyle w:val="Hyperlink"/>
                <w:lang w:val="es-US"/>
              </w:rPr>
              <w:t>U</w:t>
            </w:r>
            <w:bookmarkStart w:id="861" w:name="_Hlt28753252"/>
            <w:r w:rsidRPr="00C4752B">
              <w:rPr>
                <w:rStyle w:val="Hyperlink"/>
                <w:lang w:val="es-US"/>
              </w:rPr>
              <w:t>-</w:t>
            </w:r>
            <w:bookmarkStart w:id="862" w:name="_Hlt500215608"/>
            <w:bookmarkEnd w:id="861"/>
            <w:r w:rsidRPr="00C4752B">
              <w:rPr>
                <w:rStyle w:val="Hyperlink"/>
                <w:lang w:val="es-US"/>
              </w:rPr>
              <w:t>D</w:t>
            </w:r>
            <w:bookmarkStart w:id="863" w:name="_Hlt526833553"/>
            <w:bookmarkEnd w:id="862"/>
            <w:r w:rsidRPr="00C4752B">
              <w:rPr>
                <w:rStyle w:val="Hyperlink"/>
                <w:lang w:val="es-US"/>
              </w:rPr>
              <w:t>E</w:t>
            </w:r>
            <w:bookmarkEnd w:id="863"/>
            <w:r w:rsidRPr="00C4752B">
              <w:rPr>
                <w:rStyle w:val="Hyperlink"/>
                <w:lang w:val="es-US"/>
              </w:rPr>
              <w:t>M</w:t>
            </w:r>
            <w:bookmarkStart w:id="864" w:name="_Hlt12247710"/>
            <w:r w:rsidRPr="00C4752B">
              <w:rPr>
                <w:rStyle w:val="Hyperlink"/>
                <w:lang w:val="es-US"/>
              </w:rPr>
              <w:t>O</w:t>
            </w:r>
            <w:bookmarkEnd w:id="864"/>
            <w:r w:rsidRPr="00C4752B">
              <w:rPr>
                <w:rStyle w:val="Hyperlink"/>
                <w:lang w:val="es-US"/>
              </w:rPr>
              <w:t>-PROVIDER</w:t>
            </w:r>
            <w:r>
              <w:fldChar w:fldCharType="end"/>
            </w:r>
            <w:bookmarkEnd w:id="860"/>
          </w:p>
        </w:tc>
        <w:tc>
          <w:tcPr>
            <w:tcW w:w="2840" w:type="dxa"/>
            <w:tcMar>
              <w:left w:w="58" w:type="dxa"/>
              <w:right w:w="58" w:type="dxa"/>
            </w:tcMar>
          </w:tcPr>
          <w:p w14:paraId="22E891A1" w14:textId="77777777" w:rsidR="00463665" w:rsidRDefault="00463665" w:rsidP="00463665">
            <w:pPr>
              <w:pStyle w:val="TableText"/>
            </w:pPr>
            <w:r>
              <w:t>Demo provider</w:t>
            </w:r>
          </w:p>
          <w:p w14:paraId="053A48FC" w14:textId="77777777" w:rsidR="00463665" w:rsidRDefault="00463665" w:rsidP="00463665">
            <w:pPr>
              <w:pStyle w:val="TableText"/>
              <w:rPr>
                <w:rFonts w:cs="Arial"/>
                <w:color w:val="000000"/>
              </w:rPr>
            </w:pPr>
            <w:r w:rsidRPr="00A100C9">
              <w:rPr>
                <w:rFonts w:cs="Arial"/>
                <w:color w:val="000000"/>
              </w:rPr>
              <w:t>This item is used to identify the provider involved in the demonstration project.</w:t>
            </w:r>
          </w:p>
          <w:p w14:paraId="4F279173" w14:textId="3F655A78" w:rsidR="00463665" w:rsidRDefault="00463665" w:rsidP="00463665">
            <w:pPr>
              <w:pStyle w:val="TableText"/>
            </w:pPr>
            <w:r w:rsidRPr="00A100C9">
              <w:rPr>
                <w:rFonts w:cs="Arial"/>
                <w:color w:val="000000"/>
              </w:rPr>
              <w:t xml:space="preserve">This field denotes the provider number of a </w:t>
            </w:r>
            <w:r>
              <w:rPr>
                <w:rFonts w:cs="Arial"/>
                <w:color w:val="000000"/>
              </w:rPr>
              <w:t>provider</w:t>
            </w:r>
            <w:r w:rsidRPr="00A100C9">
              <w:rPr>
                <w:rFonts w:cs="Arial"/>
                <w:color w:val="000000"/>
              </w:rPr>
              <w:t xml:space="preserve"> participating in a CMS sponsored demonstration project. The information is supplied via a trailer record from CWF when a claim is determined to be involved in a demonstration project.</w:t>
            </w:r>
          </w:p>
        </w:tc>
        <w:tc>
          <w:tcPr>
            <w:tcW w:w="1080" w:type="dxa"/>
            <w:tcMar>
              <w:left w:w="58" w:type="dxa"/>
              <w:right w:w="58" w:type="dxa"/>
            </w:tcMar>
          </w:tcPr>
          <w:p w14:paraId="3C03B8F4" w14:textId="77777777" w:rsidR="00463665" w:rsidRDefault="00463665" w:rsidP="00463665">
            <w:pPr>
              <w:pStyle w:val="TableText"/>
              <w:rPr>
                <w:caps/>
              </w:rPr>
            </w:pPr>
            <w:r>
              <w:rPr>
                <w:caps/>
              </w:rPr>
              <w:t>10 C</w:t>
            </w:r>
          </w:p>
        </w:tc>
        <w:tc>
          <w:tcPr>
            <w:tcW w:w="2340" w:type="dxa"/>
            <w:tcMar>
              <w:left w:w="58" w:type="dxa"/>
              <w:right w:w="58" w:type="dxa"/>
            </w:tcMar>
          </w:tcPr>
          <w:p w14:paraId="75DB29C0" w14:textId="77777777" w:rsidR="00463665" w:rsidRDefault="00463665" w:rsidP="00463665">
            <w:pPr>
              <w:pStyle w:val="TableText"/>
            </w:pPr>
            <w:r w:rsidRPr="00C42380">
              <w:t>The PIN (also referred to as the PTAN) for the Demonstration Provider involved in the demonstration project for this claim.</w:t>
            </w:r>
          </w:p>
        </w:tc>
        <w:tc>
          <w:tcPr>
            <w:tcW w:w="858" w:type="dxa"/>
            <w:tcMar>
              <w:left w:w="58" w:type="dxa"/>
              <w:right w:w="58" w:type="dxa"/>
            </w:tcMar>
          </w:tcPr>
          <w:p w14:paraId="73DDA508" w14:textId="77777777" w:rsidR="00463665" w:rsidRDefault="00463665" w:rsidP="00463665">
            <w:pPr>
              <w:pStyle w:val="TableText"/>
            </w:pPr>
            <w:r>
              <w:t>Spaces</w:t>
            </w:r>
          </w:p>
        </w:tc>
        <w:tc>
          <w:tcPr>
            <w:tcW w:w="431" w:type="dxa"/>
          </w:tcPr>
          <w:p w14:paraId="19110E88" w14:textId="77777777" w:rsidR="00463665" w:rsidRDefault="00463665" w:rsidP="00463665">
            <w:pPr>
              <w:pStyle w:val="TableText"/>
            </w:pPr>
            <w:r>
              <w:t>-</w:t>
            </w:r>
          </w:p>
        </w:tc>
        <w:tc>
          <w:tcPr>
            <w:tcW w:w="431" w:type="dxa"/>
          </w:tcPr>
          <w:p w14:paraId="3E673D2A" w14:textId="77777777" w:rsidR="00463665" w:rsidRDefault="00463665" w:rsidP="00463665">
            <w:pPr>
              <w:pStyle w:val="TableText"/>
            </w:pPr>
            <w:r>
              <w:t>X</w:t>
            </w:r>
          </w:p>
        </w:tc>
        <w:tc>
          <w:tcPr>
            <w:tcW w:w="432" w:type="dxa"/>
          </w:tcPr>
          <w:p w14:paraId="19A25238" w14:textId="77777777" w:rsidR="00463665" w:rsidRDefault="00463665" w:rsidP="00463665">
            <w:pPr>
              <w:pStyle w:val="TableText"/>
            </w:pPr>
            <w:r>
              <w:t>X</w:t>
            </w:r>
          </w:p>
        </w:tc>
      </w:tr>
      <w:tr w:rsidR="00463665" w14:paraId="693C6CE8" w14:textId="77777777" w:rsidTr="003214B8">
        <w:trPr>
          <w:cantSplit/>
          <w:jc w:val="center"/>
        </w:trPr>
        <w:tc>
          <w:tcPr>
            <w:tcW w:w="802" w:type="dxa"/>
            <w:tcMar>
              <w:left w:w="58" w:type="dxa"/>
              <w:right w:w="58" w:type="dxa"/>
            </w:tcMar>
          </w:tcPr>
          <w:p w14:paraId="3CB4137D" w14:textId="4523C180" w:rsidR="00463665" w:rsidRDefault="00463665" w:rsidP="00463665">
            <w:pPr>
              <w:pStyle w:val="TableText"/>
            </w:pPr>
            <w:r>
              <w:t>1839 – 1848</w:t>
            </w:r>
          </w:p>
        </w:tc>
        <w:tc>
          <w:tcPr>
            <w:tcW w:w="2227" w:type="dxa"/>
            <w:tcMar>
              <w:left w:w="58" w:type="dxa"/>
              <w:right w:w="58" w:type="dxa"/>
            </w:tcMar>
          </w:tcPr>
          <w:p w14:paraId="635C853E" w14:textId="77777777" w:rsidR="00463665" w:rsidRDefault="00463665" w:rsidP="00463665">
            <w:pPr>
              <w:pStyle w:val="TableText"/>
            </w:pPr>
            <w:r>
              <w:t>SUPERVISING NPI</w:t>
            </w:r>
          </w:p>
        </w:tc>
        <w:tc>
          <w:tcPr>
            <w:tcW w:w="2943" w:type="dxa"/>
            <w:tcMar>
              <w:left w:w="58" w:type="dxa"/>
              <w:right w:w="58" w:type="dxa"/>
            </w:tcMar>
          </w:tcPr>
          <w:p w14:paraId="6F707C67" w14:textId="629B0D08" w:rsidR="00463665" w:rsidRPr="00C4752B" w:rsidRDefault="00463665" w:rsidP="00463665">
            <w:pPr>
              <w:pStyle w:val="TableText"/>
              <w:rPr>
                <w:lang w:val="es-US"/>
              </w:rPr>
            </w:pPr>
            <w:r w:rsidRPr="00C4752B">
              <w:rPr>
                <w:lang w:val="es-US"/>
              </w:rPr>
              <w:t>:P:IDR-</w:t>
            </w:r>
            <w:hyperlink r:id="rId530" w:history="1">
              <w:r w:rsidRPr="00C4752B">
                <w:rPr>
                  <w:rStyle w:val="Hyperlink"/>
                  <w:lang w:val="es-US"/>
                </w:rPr>
                <w:t>U-SUPER-NPI</w:t>
              </w:r>
            </w:hyperlink>
          </w:p>
        </w:tc>
        <w:tc>
          <w:tcPr>
            <w:tcW w:w="2840" w:type="dxa"/>
            <w:tcMar>
              <w:left w:w="58" w:type="dxa"/>
              <w:right w:w="58" w:type="dxa"/>
            </w:tcMar>
          </w:tcPr>
          <w:p w14:paraId="4961764D" w14:textId="77777777" w:rsidR="00463665" w:rsidRDefault="00463665" w:rsidP="00463665">
            <w:pPr>
              <w:pStyle w:val="TableText"/>
            </w:pPr>
            <w:r>
              <w:t>Supervising provider NPI</w:t>
            </w:r>
          </w:p>
        </w:tc>
        <w:tc>
          <w:tcPr>
            <w:tcW w:w="1080" w:type="dxa"/>
            <w:tcMar>
              <w:left w:w="58" w:type="dxa"/>
              <w:right w:w="58" w:type="dxa"/>
            </w:tcMar>
          </w:tcPr>
          <w:p w14:paraId="3B043D9E" w14:textId="77777777" w:rsidR="00463665" w:rsidRDefault="00463665" w:rsidP="00463665">
            <w:pPr>
              <w:pStyle w:val="TableText"/>
              <w:rPr>
                <w:caps/>
              </w:rPr>
            </w:pPr>
            <w:r>
              <w:rPr>
                <w:caps/>
              </w:rPr>
              <w:t>10 C</w:t>
            </w:r>
          </w:p>
        </w:tc>
        <w:tc>
          <w:tcPr>
            <w:tcW w:w="2340" w:type="dxa"/>
            <w:tcMar>
              <w:left w:w="58" w:type="dxa"/>
              <w:right w:w="58" w:type="dxa"/>
            </w:tcMar>
          </w:tcPr>
          <w:p w14:paraId="2CBCA17A" w14:textId="77777777" w:rsidR="00463665" w:rsidRDefault="00463665" w:rsidP="00463665">
            <w:pPr>
              <w:pStyle w:val="TableText"/>
            </w:pPr>
            <w:r w:rsidRPr="00C42380">
              <w:t>The NPI for the Supervising Provider for this claim.</w:t>
            </w:r>
          </w:p>
        </w:tc>
        <w:tc>
          <w:tcPr>
            <w:tcW w:w="858" w:type="dxa"/>
            <w:tcMar>
              <w:left w:w="58" w:type="dxa"/>
              <w:right w:w="58" w:type="dxa"/>
            </w:tcMar>
          </w:tcPr>
          <w:p w14:paraId="5B8B9F4F" w14:textId="77777777" w:rsidR="00463665" w:rsidRDefault="00463665" w:rsidP="00463665">
            <w:pPr>
              <w:pStyle w:val="TableText"/>
            </w:pPr>
            <w:r>
              <w:t>Spaces</w:t>
            </w:r>
          </w:p>
        </w:tc>
        <w:tc>
          <w:tcPr>
            <w:tcW w:w="431" w:type="dxa"/>
          </w:tcPr>
          <w:p w14:paraId="166B7950" w14:textId="77777777" w:rsidR="00463665" w:rsidRDefault="00463665" w:rsidP="00463665">
            <w:pPr>
              <w:pStyle w:val="TableText"/>
            </w:pPr>
            <w:r>
              <w:t>X</w:t>
            </w:r>
          </w:p>
        </w:tc>
        <w:tc>
          <w:tcPr>
            <w:tcW w:w="431" w:type="dxa"/>
          </w:tcPr>
          <w:p w14:paraId="34199CD9" w14:textId="77777777" w:rsidR="00463665" w:rsidRDefault="00463665" w:rsidP="00463665">
            <w:pPr>
              <w:pStyle w:val="TableText"/>
            </w:pPr>
            <w:r>
              <w:t>X</w:t>
            </w:r>
          </w:p>
        </w:tc>
        <w:tc>
          <w:tcPr>
            <w:tcW w:w="432" w:type="dxa"/>
          </w:tcPr>
          <w:p w14:paraId="55A2FFCE" w14:textId="77777777" w:rsidR="00463665" w:rsidRDefault="00463665" w:rsidP="00463665">
            <w:pPr>
              <w:pStyle w:val="TableText"/>
            </w:pPr>
            <w:r>
              <w:t>X</w:t>
            </w:r>
          </w:p>
        </w:tc>
      </w:tr>
      <w:tr w:rsidR="00463665" w14:paraId="25E9C386" w14:textId="77777777" w:rsidTr="003214B8">
        <w:trPr>
          <w:cantSplit/>
          <w:jc w:val="center"/>
        </w:trPr>
        <w:tc>
          <w:tcPr>
            <w:tcW w:w="802" w:type="dxa"/>
            <w:tcMar>
              <w:left w:w="58" w:type="dxa"/>
              <w:right w:w="58" w:type="dxa"/>
            </w:tcMar>
          </w:tcPr>
          <w:p w14:paraId="4E2AEFC6" w14:textId="622F06CA" w:rsidR="00463665" w:rsidRDefault="00463665" w:rsidP="00463665">
            <w:pPr>
              <w:pStyle w:val="TableText"/>
            </w:pPr>
            <w:r>
              <w:t>1849 – 1863</w:t>
            </w:r>
          </w:p>
        </w:tc>
        <w:tc>
          <w:tcPr>
            <w:tcW w:w="2227" w:type="dxa"/>
            <w:tcMar>
              <w:left w:w="58" w:type="dxa"/>
              <w:right w:w="58" w:type="dxa"/>
            </w:tcMar>
          </w:tcPr>
          <w:p w14:paraId="603D638F" w14:textId="77777777" w:rsidR="00463665" w:rsidRDefault="00463665" w:rsidP="00463665">
            <w:pPr>
              <w:pStyle w:val="TableText"/>
            </w:pPr>
            <w:r>
              <w:t>ICN ORIGINALLY SENT TO CWF</w:t>
            </w:r>
          </w:p>
        </w:tc>
        <w:tc>
          <w:tcPr>
            <w:tcW w:w="2943" w:type="dxa"/>
            <w:tcMar>
              <w:left w:w="58" w:type="dxa"/>
              <w:right w:w="58" w:type="dxa"/>
            </w:tcMar>
          </w:tcPr>
          <w:p w14:paraId="2E213C9E" w14:textId="1E590B6E" w:rsidR="00463665" w:rsidRDefault="00463665" w:rsidP="00463665">
            <w:pPr>
              <w:pStyle w:val="TableText"/>
            </w:pPr>
            <w:r>
              <w:t>:P:IDR-</w:t>
            </w:r>
            <w:hyperlink r:id="rId531" w:history="1">
              <w:r>
                <w:rPr>
                  <w:rStyle w:val="Hyperlink"/>
                </w:rPr>
                <w:t>U-</w:t>
              </w:r>
              <w:bookmarkStart w:id="865" w:name="_Hlt500215619"/>
              <w:r>
                <w:rPr>
                  <w:rStyle w:val="Hyperlink"/>
                </w:rPr>
                <w:t>O</w:t>
              </w:r>
              <w:bookmarkStart w:id="866" w:name="_Hlt500215636"/>
              <w:bookmarkEnd w:id="865"/>
              <w:r>
                <w:rPr>
                  <w:rStyle w:val="Hyperlink"/>
                </w:rPr>
                <w:t>L</w:t>
              </w:r>
              <w:bookmarkStart w:id="867" w:name="_Hlt514741043"/>
              <w:bookmarkEnd w:id="866"/>
              <w:r>
                <w:rPr>
                  <w:rStyle w:val="Hyperlink"/>
                </w:rPr>
                <w:t>D</w:t>
              </w:r>
              <w:bookmarkEnd w:id="867"/>
              <w:r>
                <w:rPr>
                  <w:rStyle w:val="Hyperlink"/>
                </w:rPr>
                <w:t>-CW</w:t>
              </w:r>
              <w:bookmarkStart w:id="868" w:name="_Hlt506783581"/>
              <w:bookmarkStart w:id="869" w:name="_Hlt506783537"/>
              <w:bookmarkEnd w:id="868"/>
              <w:r>
                <w:rPr>
                  <w:rStyle w:val="Hyperlink"/>
                </w:rPr>
                <w:t>F</w:t>
              </w:r>
              <w:bookmarkEnd w:id="869"/>
              <w:r>
                <w:rPr>
                  <w:rStyle w:val="Hyperlink"/>
                </w:rPr>
                <w:t>-ICN</w:t>
              </w:r>
            </w:hyperlink>
          </w:p>
        </w:tc>
        <w:tc>
          <w:tcPr>
            <w:tcW w:w="2840" w:type="dxa"/>
            <w:tcMar>
              <w:left w:w="58" w:type="dxa"/>
              <w:right w:w="58" w:type="dxa"/>
            </w:tcMar>
          </w:tcPr>
          <w:p w14:paraId="4C1F40CE" w14:textId="77777777" w:rsidR="00463665" w:rsidRDefault="00463665" w:rsidP="00463665">
            <w:pPr>
              <w:pStyle w:val="TableText"/>
            </w:pPr>
            <w:r>
              <w:t>ICN claim originally sent to CWF</w:t>
            </w:r>
          </w:p>
          <w:p w14:paraId="6605FCA5" w14:textId="77777777" w:rsidR="00463665" w:rsidRDefault="00463665" w:rsidP="00463665">
            <w:pPr>
              <w:pStyle w:val="TableText"/>
            </w:pPr>
            <w:r w:rsidRPr="00E63A18">
              <w:rPr>
                <w:rFonts w:cs="Arial"/>
                <w:color w:val="000000"/>
              </w:rPr>
              <w:t>This field contains the ICN claim number originally sent to CWF.</w:t>
            </w:r>
          </w:p>
        </w:tc>
        <w:tc>
          <w:tcPr>
            <w:tcW w:w="1080" w:type="dxa"/>
            <w:tcMar>
              <w:left w:w="58" w:type="dxa"/>
              <w:right w:w="58" w:type="dxa"/>
            </w:tcMar>
          </w:tcPr>
          <w:p w14:paraId="0EBA2FAB" w14:textId="77777777" w:rsidR="00463665" w:rsidRDefault="00463665" w:rsidP="00463665">
            <w:pPr>
              <w:pStyle w:val="TableText"/>
              <w:rPr>
                <w:caps/>
              </w:rPr>
            </w:pPr>
            <w:r>
              <w:rPr>
                <w:caps/>
              </w:rPr>
              <w:t>15 c</w:t>
            </w:r>
          </w:p>
        </w:tc>
        <w:tc>
          <w:tcPr>
            <w:tcW w:w="2340" w:type="dxa"/>
            <w:tcMar>
              <w:left w:w="58" w:type="dxa"/>
              <w:right w:w="58" w:type="dxa"/>
            </w:tcMar>
          </w:tcPr>
          <w:p w14:paraId="17C371EA" w14:textId="77777777" w:rsidR="00463665" w:rsidRDefault="00463665" w:rsidP="00463665">
            <w:pPr>
              <w:pStyle w:val="TableText"/>
            </w:pPr>
            <w:r>
              <w:t>-</w:t>
            </w:r>
          </w:p>
        </w:tc>
        <w:tc>
          <w:tcPr>
            <w:tcW w:w="858" w:type="dxa"/>
            <w:tcMar>
              <w:left w:w="58" w:type="dxa"/>
              <w:right w:w="58" w:type="dxa"/>
            </w:tcMar>
          </w:tcPr>
          <w:p w14:paraId="3FF5D9BA" w14:textId="77777777" w:rsidR="00463665" w:rsidRDefault="00463665" w:rsidP="00463665">
            <w:pPr>
              <w:pStyle w:val="TableText"/>
            </w:pPr>
            <w:r>
              <w:t>Spaces</w:t>
            </w:r>
          </w:p>
        </w:tc>
        <w:tc>
          <w:tcPr>
            <w:tcW w:w="431" w:type="dxa"/>
          </w:tcPr>
          <w:p w14:paraId="55AE857E" w14:textId="77777777" w:rsidR="00463665" w:rsidRDefault="00463665" w:rsidP="00463665">
            <w:pPr>
              <w:pStyle w:val="TableText"/>
            </w:pPr>
            <w:r>
              <w:t>-</w:t>
            </w:r>
          </w:p>
        </w:tc>
        <w:tc>
          <w:tcPr>
            <w:tcW w:w="431" w:type="dxa"/>
          </w:tcPr>
          <w:p w14:paraId="23441335" w14:textId="77777777" w:rsidR="00463665" w:rsidRDefault="00463665" w:rsidP="00463665">
            <w:pPr>
              <w:pStyle w:val="TableText"/>
            </w:pPr>
            <w:r>
              <w:t>X</w:t>
            </w:r>
          </w:p>
        </w:tc>
        <w:tc>
          <w:tcPr>
            <w:tcW w:w="432" w:type="dxa"/>
          </w:tcPr>
          <w:p w14:paraId="05A1A955" w14:textId="77777777" w:rsidR="00463665" w:rsidRDefault="00463665" w:rsidP="00463665">
            <w:pPr>
              <w:pStyle w:val="TableText"/>
            </w:pPr>
            <w:r>
              <w:t>X</w:t>
            </w:r>
          </w:p>
        </w:tc>
      </w:tr>
      <w:tr w:rsidR="00463665" w14:paraId="24065676" w14:textId="77777777" w:rsidTr="003214B8">
        <w:trPr>
          <w:cantSplit/>
          <w:jc w:val="center"/>
        </w:trPr>
        <w:tc>
          <w:tcPr>
            <w:tcW w:w="802" w:type="dxa"/>
            <w:tcMar>
              <w:left w:w="58" w:type="dxa"/>
              <w:right w:w="58" w:type="dxa"/>
            </w:tcMar>
          </w:tcPr>
          <w:p w14:paraId="13FEB483" w14:textId="28C1B4BC" w:rsidR="00463665" w:rsidRDefault="00463665" w:rsidP="00463665">
            <w:pPr>
              <w:pStyle w:val="TableText"/>
            </w:pPr>
            <w:r>
              <w:t>1864 – 1878</w:t>
            </w:r>
          </w:p>
        </w:tc>
        <w:tc>
          <w:tcPr>
            <w:tcW w:w="2227" w:type="dxa"/>
            <w:tcMar>
              <w:left w:w="58" w:type="dxa"/>
              <w:right w:w="58" w:type="dxa"/>
            </w:tcMar>
          </w:tcPr>
          <w:p w14:paraId="2D5FCE59" w14:textId="77777777" w:rsidR="00463665" w:rsidRDefault="00463665" w:rsidP="00463665">
            <w:pPr>
              <w:pStyle w:val="TableText"/>
            </w:pPr>
            <w:r>
              <w:t>OLD PATIENT ACCOUNT NUMBER</w:t>
            </w:r>
          </w:p>
        </w:tc>
        <w:tc>
          <w:tcPr>
            <w:tcW w:w="2943" w:type="dxa"/>
            <w:tcMar>
              <w:left w:w="58" w:type="dxa"/>
              <w:right w:w="58" w:type="dxa"/>
            </w:tcMar>
          </w:tcPr>
          <w:p w14:paraId="4F7BEE1E" w14:textId="10D403B0" w:rsidR="00463665" w:rsidRDefault="00463665" w:rsidP="00463665">
            <w:pPr>
              <w:pStyle w:val="TableText"/>
            </w:pPr>
            <w:r>
              <w:t>:P:IDR-</w:t>
            </w:r>
            <w:hyperlink r:id="rId532" w:history="1">
              <w:r>
                <w:rPr>
                  <w:rStyle w:val="Hyperlink"/>
                </w:rPr>
                <w:t>U-P</w:t>
              </w:r>
              <w:bookmarkStart w:id="870" w:name="_Hlt526837109"/>
              <w:r>
                <w:rPr>
                  <w:rStyle w:val="Hyperlink"/>
                </w:rPr>
                <w:t>A</w:t>
              </w:r>
              <w:bookmarkStart w:id="871" w:name="_Hlt28753280"/>
              <w:bookmarkEnd w:id="870"/>
              <w:r>
                <w:rPr>
                  <w:rStyle w:val="Hyperlink"/>
                </w:rPr>
                <w:t>T</w:t>
              </w:r>
              <w:bookmarkStart w:id="872" w:name="_Hlt517152159"/>
              <w:bookmarkEnd w:id="871"/>
              <w:r>
                <w:rPr>
                  <w:rStyle w:val="Hyperlink"/>
                </w:rPr>
                <w:t>I</w:t>
              </w:r>
              <w:bookmarkStart w:id="873" w:name="_Hlt500215639"/>
              <w:bookmarkEnd w:id="872"/>
              <w:r>
                <w:rPr>
                  <w:rStyle w:val="Hyperlink"/>
                </w:rPr>
                <w:t>E</w:t>
              </w:r>
              <w:bookmarkEnd w:id="873"/>
              <w:r>
                <w:rPr>
                  <w:rStyle w:val="Hyperlink"/>
                </w:rPr>
                <w:t>NT-ACCT-N-OLD</w:t>
              </w:r>
            </w:hyperlink>
          </w:p>
        </w:tc>
        <w:tc>
          <w:tcPr>
            <w:tcW w:w="2840" w:type="dxa"/>
            <w:tcMar>
              <w:left w:w="58" w:type="dxa"/>
              <w:right w:w="58" w:type="dxa"/>
            </w:tcMar>
          </w:tcPr>
          <w:p w14:paraId="606AE12B" w14:textId="77777777" w:rsidR="00463665" w:rsidRDefault="00463665" w:rsidP="00463665">
            <w:pPr>
              <w:pStyle w:val="TableText"/>
            </w:pPr>
            <w:r>
              <w:t>Patient account number – old</w:t>
            </w:r>
          </w:p>
          <w:p w14:paraId="7F4D1A84" w14:textId="77777777" w:rsidR="00463665" w:rsidRDefault="00463665" w:rsidP="00463665">
            <w:pPr>
              <w:pStyle w:val="TableText"/>
            </w:pPr>
            <w:r w:rsidRPr="003522B7">
              <w:rPr>
                <w:rFonts w:cs="Arial"/>
                <w:color w:val="000000"/>
              </w:rPr>
              <w:t>This field contains the patient account number on the old claim.</w:t>
            </w:r>
          </w:p>
        </w:tc>
        <w:tc>
          <w:tcPr>
            <w:tcW w:w="1080" w:type="dxa"/>
            <w:tcMar>
              <w:left w:w="58" w:type="dxa"/>
              <w:right w:w="58" w:type="dxa"/>
            </w:tcMar>
          </w:tcPr>
          <w:p w14:paraId="4BFF295F" w14:textId="77777777" w:rsidR="00463665" w:rsidRDefault="00463665" w:rsidP="00463665">
            <w:pPr>
              <w:pStyle w:val="TableText"/>
              <w:rPr>
                <w:caps/>
              </w:rPr>
            </w:pPr>
            <w:r>
              <w:rPr>
                <w:caps/>
              </w:rPr>
              <w:t>15 C</w:t>
            </w:r>
          </w:p>
        </w:tc>
        <w:tc>
          <w:tcPr>
            <w:tcW w:w="2340" w:type="dxa"/>
            <w:tcMar>
              <w:left w:w="58" w:type="dxa"/>
              <w:right w:w="58" w:type="dxa"/>
            </w:tcMar>
          </w:tcPr>
          <w:p w14:paraId="16E2FF40" w14:textId="77777777" w:rsidR="00463665" w:rsidRDefault="00463665" w:rsidP="00463665">
            <w:pPr>
              <w:pStyle w:val="TableText"/>
            </w:pPr>
            <w:r>
              <w:t>-</w:t>
            </w:r>
          </w:p>
        </w:tc>
        <w:tc>
          <w:tcPr>
            <w:tcW w:w="858" w:type="dxa"/>
            <w:tcMar>
              <w:left w:w="58" w:type="dxa"/>
              <w:right w:w="58" w:type="dxa"/>
            </w:tcMar>
          </w:tcPr>
          <w:p w14:paraId="1D66F6A5" w14:textId="77777777" w:rsidR="00463665" w:rsidRDefault="00463665" w:rsidP="00463665">
            <w:pPr>
              <w:pStyle w:val="TableText"/>
            </w:pPr>
            <w:r>
              <w:t>Spaces</w:t>
            </w:r>
          </w:p>
        </w:tc>
        <w:tc>
          <w:tcPr>
            <w:tcW w:w="431" w:type="dxa"/>
          </w:tcPr>
          <w:p w14:paraId="1210DADB" w14:textId="77777777" w:rsidR="00463665" w:rsidRDefault="00463665" w:rsidP="00463665">
            <w:pPr>
              <w:pStyle w:val="TableText"/>
            </w:pPr>
            <w:r>
              <w:t>-</w:t>
            </w:r>
          </w:p>
        </w:tc>
        <w:tc>
          <w:tcPr>
            <w:tcW w:w="431" w:type="dxa"/>
          </w:tcPr>
          <w:p w14:paraId="2BA8BEE7" w14:textId="77777777" w:rsidR="00463665" w:rsidRDefault="00463665" w:rsidP="00463665">
            <w:pPr>
              <w:pStyle w:val="TableText"/>
            </w:pPr>
            <w:r>
              <w:t>-</w:t>
            </w:r>
          </w:p>
        </w:tc>
        <w:tc>
          <w:tcPr>
            <w:tcW w:w="432" w:type="dxa"/>
          </w:tcPr>
          <w:p w14:paraId="03B0785E" w14:textId="77777777" w:rsidR="00463665" w:rsidRDefault="00463665" w:rsidP="00463665">
            <w:pPr>
              <w:pStyle w:val="TableText"/>
            </w:pPr>
            <w:r>
              <w:t>X</w:t>
            </w:r>
          </w:p>
        </w:tc>
      </w:tr>
      <w:tr w:rsidR="00463665" w14:paraId="4B4AE6D4" w14:textId="77777777" w:rsidTr="003214B8">
        <w:trPr>
          <w:cantSplit/>
          <w:jc w:val="center"/>
        </w:trPr>
        <w:tc>
          <w:tcPr>
            <w:tcW w:w="802" w:type="dxa"/>
            <w:tcMar>
              <w:left w:w="58" w:type="dxa"/>
              <w:right w:w="58" w:type="dxa"/>
            </w:tcMar>
          </w:tcPr>
          <w:p w14:paraId="222FBC12" w14:textId="5AAFD6BA" w:rsidR="00463665" w:rsidRDefault="00463665" w:rsidP="00463665">
            <w:pPr>
              <w:pStyle w:val="TableText"/>
            </w:pPr>
            <w:r>
              <w:t>1879 – 1895</w:t>
            </w:r>
          </w:p>
        </w:tc>
        <w:tc>
          <w:tcPr>
            <w:tcW w:w="2227" w:type="dxa"/>
            <w:tcMar>
              <w:left w:w="58" w:type="dxa"/>
              <w:right w:w="58" w:type="dxa"/>
            </w:tcMar>
          </w:tcPr>
          <w:p w14:paraId="1C4EB1CB" w14:textId="77777777" w:rsidR="00463665" w:rsidRDefault="00463665" w:rsidP="00463665">
            <w:pPr>
              <w:pStyle w:val="TableText"/>
            </w:pPr>
            <w:r>
              <w:t>PATIENT ACCOUNT NUMBER</w:t>
            </w:r>
          </w:p>
        </w:tc>
        <w:tc>
          <w:tcPr>
            <w:tcW w:w="2943" w:type="dxa"/>
            <w:tcMar>
              <w:left w:w="58" w:type="dxa"/>
              <w:right w:w="58" w:type="dxa"/>
            </w:tcMar>
          </w:tcPr>
          <w:p w14:paraId="12077584" w14:textId="417457A9" w:rsidR="00463665" w:rsidRPr="00C4752B" w:rsidRDefault="00463665" w:rsidP="00463665">
            <w:pPr>
              <w:pStyle w:val="TableText"/>
              <w:rPr>
                <w:lang w:val="es-US"/>
              </w:rPr>
            </w:pPr>
            <w:r w:rsidRPr="00C4752B">
              <w:rPr>
                <w:lang w:val="es-US"/>
              </w:rPr>
              <w:t>:P:IDR-</w:t>
            </w:r>
            <w:bookmarkStart w:id="874" w:name="_Hlt526837204"/>
            <w:r>
              <w:fldChar w:fldCharType="begin"/>
            </w:r>
            <w:r>
              <w:instrText>HYPERLINK "..\\..\\DataDictionary\\COBOL\\U\\U-PATIENT-ACCT-N.docx"</w:instrText>
            </w:r>
            <w:r>
              <w:fldChar w:fldCharType="separate"/>
            </w:r>
            <w:r w:rsidRPr="00C4752B">
              <w:rPr>
                <w:rStyle w:val="Hyperlink"/>
                <w:lang w:val="es-US"/>
              </w:rPr>
              <w:t>U</w:t>
            </w:r>
            <w:bookmarkStart w:id="875" w:name="_Hlt514741086"/>
            <w:r w:rsidRPr="00C4752B">
              <w:rPr>
                <w:rStyle w:val="Hyperlink"/>
                <w:lang w:val="es-US"/>
              </w:rPr>
              <w:t>-</w:t>
            </w:r>
            <w:bookmarkEnd w:id="875"/>
            <w:r w:rsidRPr="00C4752B">
              <w:rPr>
                <w:rStyle w:val="Hyperlink"/>
                <w:lang w:val="es-US"/>
              </w:rPr>
              <w:t>P</w:t>
            </w:r>
            <w:bookmarkStart w:id="876" w:name="_Hlt506783486"/>
            <w:r w:rsidRPr="00C4752B">
              <w:rPr>
                <w:rStyle w:val="Hyperlink"/>
                <w:lang w:val="es-US"/>
              </w:rPr>
              <w:t>A</w:t>
            </w:r>
            <w:bookmarkEnd w:id="876"/>
            <w:r w:rsidRPr="00C4752B">
              <w:rPr>
                <w:rStyle w:val="Hyperlink"/>
                <w:lang w:val="es-US"/>
              </w:rPr>
              <w:t>T</w:t>
            </w:r>
            <w:bookmarkStart w:id="877" w:name="_Hlt28753289"/>
            <w:r w:rsidRPr="00C4752B">
              <w:rPr>
                <w:rStyle w:val="Hyperlink"/>
                <w:lang w:val="es-US"/>
              </w:rPr>
              <w:t>I</w:t>
            </w:r>
            <w:bookmarkStart w:id="878" w:name="_Hlt12247981"/>
            <w:bookmarkEnd w:id="877"/>
            <w:r w:rsidRPr="00C4752B">
              <w:rPr>
                <w:rStyle w:val="Hyperlink"/>
                <w:lang w:val="es-US"/>
              </w:rPr>
              <w:t>E</w:t>
            </w:r>
            <w:bookmarkStart w:id="879" w:name="_Hlt500215644"/>
            <w:bookmarkEnd w:id="878"/>
            <w:r w:rsidRPr="00C4752B">
              <w:rPr>
                <w:rStyle w:val="Hyperlink"/>
                <w:lang w:val="es-US"/>
              </w:rPr>
              <w:t>N</w:t>
            </w:r>
            <w:bookmarkEnd w:id="879"/>
            <w:r w:rsidRPr="00C4752B">
              <w:rPr>
                <w:rStyle w:val="Hyperlink"/>
                <w:lang w:val="es-US"/>
              </w:rPr>
              <w:t>T</w:t>
            </w:r>
            <w:bookmarkStart w:id="880" w:name="_Hlt517152178"/>
            <w:r w:rsidRPr="00C4752B">
              <w:rPr>
                <w:rStyle w:val="Hyperlink"/>
                <w:lang w:val="es-US"/>
              </w:rPr>
              <w:t>-</w:t>
            </w:r>
            <w:bookmarkEnd w:id="880"/>
            <w:r w:rsidRPr="00C4752B">
              <w:rPr>
                <w:rStyle w:val="Hyperlink"/>
                <w:lang w:val="es-US"/>
              </w:rPr>
              <w:t>ACCT-N</w:t>
            </w:r>
            <w:r>
              <w:fldChar w:fldCharType="end"/>
            </w:r>
            <w:bookmarkEnd w:id="874"/>
          </w:p>
        </w:tc>
        <w:tc>
          <w:tcPr>
            <w:tcW w:w="2840" w:type="dxa"/>
            <w:tcMar>
              <w:left w:w="58" w:type="dxa"/>
              <w:right w:w="58" w:type="dxa"/>
            </w:tcMar>
          </w:tcPr>
          <w:p w14:paraId="43340858" w14:textId="77777777" w:rsidR="00463665" w:rsidRDefault="00463665" w:rsidP="00463665">
            <w:pPr>
              <w:pStyle w:val="TableText"/>
            </w:pPr>
            <w:r>
              <w:t>Patient account number</w:t>
            </w:r>
          </w:p>
          <w:p w14:paraId="3E30E512" w14:textId="77777777" w:rsidR="00463665" w:rsidRDefault="00463665" w:rsidP="00463665">
            <w:pPr>
              <w:pStyle w:val="TableText"/>
            </w:pPr>
            <w:r w:rsidRPr="003522B7">
              <w:rPr>
                <w:rFonts w:cs="Arial"/>
                <w:color w:val="000000"/>
              </w:rPr>
              <w:t>This field contains the beneficiary's (patient's) account number as supplied by the provider of services.</w:t>
            </w:r>
          </w:p>
        </w:tc>
        <w:tc>
          <w:tcPr>
            <w:tcW w:w="1080" w:type="dxa"/>
            <w:tcMar>
              <w:left w:w="58" w:type="dxa"/>
              <w:right w:w="58" w:type="dxa"/>
            </w:tcMar>
          </w:tcPr>
          <w:p w14:paraId="74D0B9DB" w14:textId="77777777" w:rsidR="00463665" w:rsidRDefault="00463665" w:rsidP="00463665">
            <w:pPr>
              <w:pStyle w:val="TableText"/>
              <w:rPr>
                <w:caps/>
              </w:rPr>
            </w:pPr>
            <w:r>
              <w:rPr>
                <w:caps/>
              </w:rPr>
              <w:t>17 C</w:t>
            </w:r>
          </w:p>
        </w:tc>
        <w:tc>
          <w:tcPr>
            <w:tcW w:w="2340" w:type="dxa"/>
            <w:tcMar>
              <w:left w:w="58" w:type="dxa"/>
              <w:right w:w="58" w:type="dxa"/>
            </w:tcMar>
          </w:tcPr>
          <w:p w14:paraId="0676E9FE" w14:textId="77777777" w:rsidR="00463665" w:rsidRDefault="00463665" w:rsidP="00463665">
            <w:pPr>
              <w:pStyle w:val="TableText"/>
            </w:pPr>
            <w:r>
              <w:t>-</w:t>
            </w:r>
          </w:p>
        </w:tc>
        <w:tc>
          <w:tcPr>
            <w:tcW w:w="858" w:type="dxa"/>
            <w:tcMar>
              <w:left w:w="58" w:type="dxa"/>
              <w:right w:w="58" w:type="dxa"/>
            </w:tcMar>
          </w:tcPr>
          <w:p w14:paraId="1AFB6A40" w14:textId="77777777" w:rsidR="00463665" w:rsidRDefault="00463665" w:rsidP="00463665">
            <w:pPr>
              <w:pStyle w:val="TableText"/>
            </w:pPr>
            <w:r>
              <w:t>Spaces</w:t>
            </w:r>
          </w:p>
        </w:tc>
        <w:tc>
          <w:tcPr>
            <w:tcW w:w="431" w:type="dxa"/>
          </w:tcPr>
          <w:p w14:paraId="3A27DCD6" w14:textId="77777777" w:rsidR="00463665" w:rsidRDefault="00463665" w:rsidP="00463665">
            <w:pPr>
              <w:pStyle w:val="TableText"/>
            </w:pPr>
            <w:r>
              <w:t>X</w:t>
            </w:r>
          </w:p>
        </w:tc>
        <w:tc>
          <w:tcPr>
            <w:tcW w:w="431" w:type="dxa"/>
          </w:tcPr>
          <w:p w14:paraId="264FD170" w14:textId="77777777" w:rsidR="00463665" w:rsidRDefault="00463665" w:rsidP="00463665">
            <w:pPr>
              <w:pStyle w:val="TableText"/>
            </w:pPr>
            <w:r>
              <w:t>X</w:t>
            </w:r>
          </w:p>
        </w:tc>
        <w:tc>
          <w:tcPr>
            <w:tcW w:w="432" w:type="dxa"/>
          </w:tcPr>
          <w:p w14:paraId="5F228B67" w14:textId="77777777" w:rsidR="00463665" w:rsidRDefault="00463665" w:rsidP="00463665">
            <w:pPr>
              <w:pStyle w:val="TableText"/>
            </w:pPr>
            <w:r>
              <w:t>X</w:t>
            </w:r>
          </w:p>
        </w:tc>
      </w:tr>
      <w:tr w:rsidR="00463665" w14:paraId="3E5D0CBC" w14:textId="77777777" w:rsidTr="003214B8">
        <w:trPr>
          <w:cantSplit/>
          <w:jc w:val="center"/>
        </w:trPr>
        <w:tc>
          <w:tcPr>
            <w:tcW w:w="802" w:type="dxa"/>
            <w:tcMar>
              <w:left w:w="58" w:type="dxa"/>
              <w:right w:w="58" w:type="dxa"/>
            </w:tcMar>
          </w:tcPr>
          <w:p w14:paraId="138628E3" w14:textId="77777777" w:rsidR="00463665" w:rsidRDefault="00463665" w:rsidP="00463665">
            <w:pPr>
              <w:pStyle w:val="TableText"/>
            </w:pPr>
            <w:r>
              <w:t>1896</w:t>
            </w:r>
          </w:p>
        </w:tc>
        <w:tc>
          <w:tcPr>
            <w:tcW w:w="2227" w:type="dxa"/>
            <w:tcMar>
              <w:left w:w="58" w:type="dxa"/>
              <w:right w:w="58" w:type="dxa"/>
            </w:tcMar>
          </w:tcPr>
          <w:p w14:paraId="1CDB4616" w14:textId="77777777" w:rsidR="00463665" w:rsidRDefault="00463665" w:rsidP="00463665">
            <w:pPr>
              <w:pStyle w:val="TableText"/>
            </w:pPr>
            <w:r>
              <w:t>BENE NAME CORRECTED FLAG</w:t>
            </w:r>
          </w:p>
        </w:tc>
        <w:tc>
          <w:tcPr>
            <w:tcW w:w="2943" w:type="dxa"/>
            <w:tcMar>
              <w:left w:w="58" w:type="dxa"/>
              <w:right w:w="58" w:type="dxa"/>
            </w:tcMar>
          </w:tcPr>
          <w:p w14:paraId="231C879F" w14:textId="521ECF86" w:rsidR="00463665" w:rsidRPr="00C4752B" w:rsidRDefault="00463665" w:rsidP="00463665">
            <w:pPr>
              <w:pStyle w:val="TableText"/>
              <w:rPr>
                <w:lang w:val="es-US"/>
              </w:rPr>
            </w:pPr>
            <w:r w:rsidRPr="00C4752B">
              <w:rPr>
                <w:lang w:val="es-US"/>
              </w:rPr>
              <w:t>:P:IDR-</w:t>
            </w:r>
            <w:hyperlink r:id="rId533" w:history="1">
              <w:r w:rsidRPr="00C4752B">
                <w:rPr>
                  <w:rStyle w:val="Hyperlink"/>
                  <w:lang w:val="es-US"/>
                </w:rPr>
                <w:t>U</w:t>
              </w:r>
              <w:bookmarkStart w:id="881" w:name="_Hlt500215650"/>
              <w:r w:rsidRPr="00C4752B">
                <w:rPr>
                  <w:rStyle w:val="Hyperlink"/>
                  <w:lang w:val="es-US"/>
                </w:rPr>
                <w:t>-</w:t>
              </w:r>
              <w:bookmarkStart w:id="882" w:name="_Hlt526837264"/>
              <w:bookmarkEnd w:id="881"/>
              <w:r w:rsidRPr="00C4752B">
                <w:rPr>
                  <w:rStyle w:val="Hyperlink"/>
                  <w:lang w:val="es-US"/>
                </w:rPr>
                <w:t>B</w:t>
              </w:r>
              <w:bookmarkEnd w:id="882"/>
              <w:r w:rsidRPr="00C4752B">
                <w:rPr>
                  <w:rStyle w:val="Hyperlink"/>
                  <w:lang w:val="es-US"/>
                </w:rPr>
                <w:t>EN</w:t>
              </w:r>
              <w:bookmarkStart w:id="883" w:name="_Hlt28753298"/>
              <w:r w:rsidRPr="00C4752B">
                <w:rPr>
                  <w:rStyle w:val="Hyperlink"/>
                  <w:lang w:val="es-US"/>
                </w:rPr>
                <w:t>E</w:t>
              </w:r>
              <w:bookmarkStart w:id="884" w:name="_Hlt506783465"/>
              <w:bookmarkEnd w:id="883"/>
              <w:r w:rsidRPr="00C4752B">
                <w:rPr>
                  <w:rStyle w:val="Hyperlink"/>
                  <w:lang w:val="es-US"/>
                </w:rPr>
                <w:t>-</w:t>
              </w:r>
              <w:bookmarkStart w:id="885" w:name="_Hlt517152187"/>
              <w:bookmarkEnd w:id="884"/>
              <w:r w:rsidRPr="00C4752B">
                <w:rPr>
                  <w:rStyle w:val="Hyperlink"/>
                  <w:lang w:val="es-US"/>
                </w:rPr>
                <w:t>N</w:t>
              </w:r>
              <w:bookmarkEnd w:id="885"/>
              <w:r w:rsidRPr="00C4752B">
                <w:rPr>
                  <w:rStyle w:val="Hyperlink"/>
                  <w:lang w:val="es-US"/>
                </w:rPr>
                <w:t>AME-CORR-FLG</w:t>
              </w:r>
            </w:hyperlink>
          </w:p>
        </w:tc>
        <w:tc>
          <w:tcPr>
            <w:tcW w:w="2840" w:type="dxa"/>
            <w:tcMar>
              <w:left w:w="58" w:type="dxa"/>
              <w:right w:w="58" w:type="dxa"/>
            </w:tcMar>
          </w:tcPr>
          <w:p w14:paraId="188B9922" w14:textId="77777777" w:rsidR="00463665" w:rsidRDefault="00463665" w:rsidP="00463665">
            <w:pPr>
              <w:pStyle w:val="TableText"/>
            </w:pPr>
            <w:r>
              <w:t>Bene name corrected flag</w:t>
            </w:r>
          </w:p>
          <w:p w14:paraId="3E7E73EF" w14:textId="77777777" w:rsidR="00463665" w:rsidRDefault="00463665" w:rsidP="00463665">
            <w:pPr>
              <w:pStyle w:val="TableText"/>
            </w:pPr>
            <w:r w:rsidRPr="00A43378">
              <w:rPr>
                <w:rFonts w:cs="Arial"/>
                <w:color w:val="000000"/>
              </w:rPr>
              <w:t>The value in this field indicates if the beneficiary's name was corrected during the processing of the claim. It can be either before CWF or something back from CWF in the trailer that indicates the name needs correcting.</w:t>
            </w:r>
          </w:p>
        </w:tc>
        <w:tc>
          <w:tcPr>
            <w:tcW w:w="1080" w:type="dxa"/>
            <w:tcMar>
              <w:left w:w="58" w:type="dxa"/>
              <w:right w:w="58" w:type="dxa"/>
            </w:tcMar>
          </w:tcPr>
          <w:p w14:paraId="143275B6" w14:textId="77777777" w:rsidR="00463665" w:rsidRDefault="00463665" w:rsidP="00463665">
            <w:pPr>
              <w:pStyle w:val="TableText"/>
              <w:rPr>
                <w:caps/>
              </w:rPr>
            </w:pPr>
            <w:r>
              <w:rPr>
                <w:caps/>
              </w:rPr>
              <w:t>1 c</w:t>
            </w:r>
          </w:p>
        </w:tc>
        <w:tc>
          <w:tcPr>
            <w:tcW w:w="2340" w:type="dxa"/>
            <w:tcMar>
              <w:left w:w="58" w:type="dxa"/>
              <w:right w:w="58" w:type="dxa"/>
            </w:tcMar>
          </w:tcPr>
          <w:p w14:paraId="6EDA9172" w14:textId="77777777" w:rsidR="00463665" w:rsidRPr="00865B7A" w:rsidRDefault="00463665" w:rsidP="00463665">
            <w:pPr>
              <w:pStyle w:val="TableText"/>
            </w:pPr>
            <w:r w:rsidRPr="0042502A">
              <w:rPr>
                <w:b/>
              </w:rPr>
              <w:t>Valid Values:</w:t>
            </w:r>
          </w:p>
          <w:p w14:paraId="520AA372" w14:textId="5CB55793" w:rsidR="00463665" w:rsidRPr="00446682" w:rsidRDefault="00463665" w:rsidP="00245396">
            <w:pPr>
              <w:pStyle w:val="TableTextBullet"/>
            </w:pPr>
            <w:r w:rsidRPr="00446682">
              <w:t xml:space="preserve">C </w:t>
            </w:r>
            <w:r>
              <w:t xml:space="preserve">– </w:t>
            </w:r>
            <w:r w:rsidRPr="00446682">
              <w:t>Name corrected during processing</w:t>
            </w:r>
          </w:p>
          <w:p w14:paraId="7D2D2EF1" w14:textId="39E67B22" w:rsidR="00463665" w:rsidRDefault="00463665" w:rsidP="00245396">
            <w:pPr>
              <w:pStyle w:val="TableTextBullet"/>
            </w:pPr>
            <w:r w:rsidRPr="00446682">
              <w:t xml:space="preserve">Spaces </w:t>
            </w:r>
            <w:r>
              <w:t xml:space="preserve">– </w:t>
            </w:r>
            <w:r w:rsidRPr="00446682">
              <w:t>Name not corrected</w:t>
            </w:r>
          </w:p>
        </w:tc>
        <w:tc>
          <w:tcPr>
            <w:tcW w:w="858" w:type="dxa"/>
            <w:tcMar>
              <w:left w:w="58" w:type="dxa"/>
              <w:right w:w="58" w:type="dxa"/>
            </w:tcMar>
          </w:tcPr>
          <w:p w14:paraId="496ECE48" w14:textId="77777777" w:rsidR="00463665" w:rsidRDefault="00463665" w:rsidP="00463665">
            <w:pPr>
              <w:pStyle w:val="TableText"/>
            </w:pPr>
            <w:r>
              <w:t>Spaces</w:t>
            </w:r>
          </w:p>
        </w:tc>
        <w:tc>
          <w:tcPr>
            <w:tcW w:w="431" w:type="dxa"/>
          </w:tcPr>
          <w:p w14:paraId="3AEC8E60" w14:textId="77777777" w:rsidR="00463665" w:rsidRDefault="00463665" w:rsidP="00463665">
            <w:pPr>
              <w:pStyle w:val="TableText"/>
            </w:pPr>
            <w:r>
              <w:t>-</w:t>
            </w:r>
          </w:p>
        </w:tc>
        <w:tc>
          <w:tcPr>
            <w:tcW w:w="431" w:type="dxa"/>
          </w:tcPr>
          <w:p w14:paraId="201EDA22" w14:textId="77777777" w:rsidR="00463665" w:rsidRDefault="00463665" w:rsidP="00463665">
            <w:pPr>
              <w:pStyle w:val="TableText"/>
            </w:pPr>
            <w:r>
              <w:t>X</w:t>
            </w:r>
          </w:p>
        </w:tc>
        <w:tc>
          <w:tcPr>
            <w:tcW w:w="432" w:type="dxa"/>
          </w:tcPr>
          <w:p w14:paraId="5AA31B59" w14:textId="77777777" w:rsidR="00463665" w:rsidRDefault="00463665" w:rsidP="00463665">
            <w:pPr>
              <w:pStyle w:val="TableText"/>
            </w:pPr>
            <w:r>
              <w:t>X</w:t>
            </w:r>
          </w:p>
        </w:tc>
      </w:tr>
      <w:tr w:rsidR="00463665" w14:paraId="3A754757" w14:textId="77777777" w:rsidTr="003214B8">
        <w:trPr>
          <w:cantSplit/>
          <w:jc w:val="center"/>
        </w:trPr>
        <w:tc>
          <w:tcPr>
            <w:tcW w:w="802" w:type="dxa"/>
            <w:tcMar>
              <w:left w:w="58" w:type="dxa"/>
              <w:right w:w="58" w:type="dxa"/>
            </w:tcMar>
          </w:tcPr>
          <w:p w14:paraId="12BE5540" w14:textId="346A9D4F" w:rsidR="00463665" w:rsidRDefault="00463665" w:rsidP="00463665">
            <w:pPr>
              <w:pStyle w:val="TableText"/>
            </w:pPr>
            <w:r>
              <w:t>1897 – 1908</w:t>
            </w:r>
          </w:p>
        </w:tc>
        <w:tc>
          <w:tcPr>
            <w:tcW w:w="2227" w:type="dxa"/>
            <w:tcMar>
              <w:left w:w="58" w:type="dxa"/>
              <w:right w:w="58" w:type="dxa"/>
            </w:tcMar>
          </w:tcPr>
          <w:p w14:paraId="2AD940A2" w14:textId="77777777" w:rsidR="00463665" w:rsidRDefault="00463665" w:rsidP="00463665">
            <w:pPr>
              <w:pStyle w:val="TableText"/>
            </w:pPr>
            <w:r>
              <w:t>FCA PREVIOUS HIC</w:t>
            </w:r>
          </w:p>
        </w:tc>
        <w:tc>
          <w:tcPr>
            <w:tcW w:w="2943" w:type="dxa"/>
            <w:tcMar>
              <w:left w:w="58" w:type="dxa"/>
              <w:right w:w="58" w:type="dxa"/>
            </w:tcMar>
          </w:tcPr>
          <w:p w14:paraId="6B914C28" w14:textId="0340BF10" w:rsidR="00463665" w:rsidRPr="00C4752B" w:rsidRDefault="00463665" w:rsidP="00463665">
            <w:pPr>
              <w:pStyle w:val="TableText"/>
              <w:rPr>
                <w:lang w:val="es-US"/>
              </w:rPr>
            </w:pPr>
            <w:r w:rsidRPr="00C4752B">
              <w:rPr>
                <w:lang w:val="es-US"/>
              </w:rPr>
              <w:t>:P:IDR-</w:t>
            </w:r>
            <w:hyperlink r:id="rId534" w:history="1">
              <w:r w:rsidRPr="00C4752B">
                <w:rPr>
                  <w:rStyle w:val="Hyperlink"/>
                  <w:lang w:val="es-US"/>
                </w:rPr>
                <w:t>U-F</w:t>
              </w:r>
              <w:bookmarkStart w:id="886" w:name="_Hlt514741157"/>
              <w:r w:rsidRPr="00C4752B">
                <w:rPr>
                  <w:rStyle w:val="Hyperlink"/>
                  <w:lang w:val="es-US"/>
                </w:rPr>
                <w:t>C</w:t>
              </w:r>
              <w:bookmarkStart w:id="887" w:name="_Hlt500215655"/>
              <w:bookmarkEnd w:id="886"/>
              <w:r w:rsidRPr="00C4752B">
                <w:rPr>
                  <w:rStyle w:val="Hyperlink"/>
                  <w:lang w:val="es-US"/>
                </w:rPr>
                <w:t>A</w:t>
              </w:r>
              <w:bookmarkStart w:id="888" w:name="_Hlt12248057"/>
              <w:bookmarkEnd w:id="887"/>
              <w:r w:rsidRPr="00C4752B">
                <w:rPr>
                  <w:rStyle w:val="Hyperlink"/>
                  <w:lang w:val="es-US"/>
                </w:rPr>
                <w:t>D</w:t>
              </w:r>
              <w:bookmarkEnd w:id="888"/>
              <w:r w:rsidRPr="00C4752B">
                <w:rPr>
                  <w:rStyle w:val="Hyperlink"/>
                  <w:lang w:val="es-US"/>
                </w:rPr>
                <w:t>J</w:t>
              </w:r>
              <w:bookmarkStart w:id="889" w:name="_Hlt517152236"/>
              <w:r w:rsidRPr="00C4752B">
                <w:rPr>
                  <w:rStyle w:val="Hyperlink"/>
                  <w:lang w:val="es-US"/>
                </w:rPr>
                <w:t>-</w:t>
              </w:r>
              <w:bookmarkStart w:id="890" w:name="_Hlt527336629"/>
              <w:bookmarkEnd w:id="889"/>
              <w:r w:rsidRPr="00C4752B">
                <w:rPr>
                  <w:rStyle w:val="Hyperlink"/>
                  <w:lang w:val="es-US"/>
                </w:rPr>
                <w:t>P</w:t>
              </w:r>
              <w:bookmarkEnd w:id="890"/>
              <w:r w:rsidRPr="00C4752B">
                <w:rPr>
                  <w:rStyle w:val="Hyperlink"/>
                  <w:lang w:val="es-US"/>
                </w:rPr>
                <w:t>REV-HI</w:t>
              </w:r>
              <w:bookmarkStart w:id="891" w:name="_Hlt500318231"/>
              <w:r w:rsidRPr="00C4752B">
                <w:rPr>
                  <w:rStyle w:val="Hyperlink"/>
                  <w:lang w:val="es-US"/>
                </w:rPr>
                <w:t>C</w:t>
              </w:r>
              <w:bookmarkEnd w:id="891"/>
            </w:hyperlink>
          </w:p>
        </w:tc>
        <w:tc>
          <w:tcPr>
            <w:tcW w:w="2840" w:type="dxa"/>
            <w:tcMar>
              <w:left w:w="58" w:type="dxa"/>
              <w:right w:w="58" w:type="dxa"/>
            </w:tcMar>
          </w:tcPr>
          <w:p w14:paraId="40239B69" w14:textId="77777777" w:rsidR="00463665" w:rsidRDefault="00463665" w:rsidP="00463665">
            <w:pPr>
              <w:pStyle w:val="TableText"/>
            </w:pPr>
            <w:r>
              <w:t>Full claim adj previous HIC</w:t>
            </w:r>
          </w:p>
        </w:tc>
        <w:tc>
          <w:tcPr>
            <w:tcW w:w="1080" w:type="dxa"/>
            <w:tcMar>
              <w:left w:w="58" w:type="dxa"/>
              <w:right w:w="58" w:type="dxa"/>
            </w:tcMar>
          </w:tcPr>
          <w:p w14:paraId="310DCECE" w14:textId="77777777" w:rsidR="00463665" w:rsidRDefault="00463665" w:rsidP="00463665">
            <w:pPr>
              <w:pStyle w:val="TableText"/>
              <w:rPr>
                <w:caps/>
              </w:rPr>
            </w:pPr>
            <w:r>
              <w:rPr>
                <w:caps/>
              </w:rPr>
              <w:t>12 c</w:t>
            </w:r>
          </w:p>
        </w:tc>
        <w:tc>
          <w:tcPr>
            <w:tcW w:w="2340" w:type="dxa"/>
            <w:tcMar>
              <w:left w:w="58" w:type="dxa"/>
              <w:right w:w="58" w:type="dxa"/>
            </w:tcMar>
          </w:tcPr>
          <w:p w14:paraId="79C38F7F" w14:textId="77777777" w:rsidR="00463665" w:rsidRDefault="00463665" w:rsidP="00463665">
            <w:pPr>
              <w:pStyle w:val="TableText"/>
            </w:pPr>
            <w:r>
              <w:t>Only present for full claim adjustments</w:t>
            </w:r>
          </w:p>
        </w:tc>
        <w:tc>
          <w:tcPr>
            <w:tcW w:w="858" w:type="dxa"/>
            <w:tcMar>
              <w:left w:w="58" w:type="dxa"/>
              <w:right w:w="58" w:type="dxa"/>
            </w:tcMar>
          </w:tcPr>
          <w:p w14:paraId="5E64F318" w14:textId="77777777" w:rsidR="00463665" w:rsidRDefault="00463665" w:rsidP="00463665">
            <w:pPr>
              <w:pStyle w:val="TableText"/>
            </w:pPr>
            <w:r>
              <w:t>Spaces</w:t>
            </w:r>
          </w:p>
        </w:tc>
        <w:tc>
          <w:tcPr>
            <w:tcW w:w="431" w:type="dxa"/>
          </w:tcPr>
          <w:p w14:paraId="61CED894" w14:textId="77777777" w:rsidR="00463665" w:rsidRDefault="00463665" w:rsidP="00463665">
            <w:pPr>
              <w:pStyle w:val="TableText"/>
            </w:pPr>
            <w:r>
              <w:t>X</w:t>
            </w:r>
          </w:p>
        </w:tc>
        <w:tc>
          <w:tcPr>
            <w:tcW w:w="431" w:type="dxa"/>
          </w:tcPr>
          <w:p w14:paraId="57577F14" w14:textId="77777777" w:rsidR="00463665" w:rsidRDefault="00463665" w:rsidP="00463665">
            <w:pPr>
              <w:pStyle w:val="TableText"/>
            </w:pPr>
            <w:r>
              <w:t>X</w:t>
            </w:r>
          </w:p>
        </w:tc>
        <w:tc>
          <w:tcPr>
            <w:tcW w:w="432" w:type="dxa"/>
          </w:tcPr>
          <w:p w14:paraId="52B30FE3" w14:textId="77777777" w:rsidR="00463665" w:rsidRDefault="00463665" w:rsidP="00463665">
            <w:pPr>
              <w:pStyle w:val="TableText"/>
            </w:pPr>
            <w:r>
              <w:t>X</w:t>
            </w:r>
          </w:p>
        </w:tc>
      </w:tr>
      <w:tr w:rsidR="00463665" w14:paraId="560025F3" w14:textId="77777777" w:rsidTr="003214B8">
        <w:trPr>
          <w:cantSplit/>
          <w:jc w:val="center"/>
        </w:trPr>
        <w:tc>
          <w:tcPr>
            <w:tcW w:w="802" w:type="dxa"/>
            <w:tcMar>
              <w:left w:w="58" w:type="dxa"/>
              <w:right w:w="58" w:type="dxa"/>
            </w:tcMar>
          </w:tcPr>
          <w:p w14:paraId="403EA035" w14:textId="1A8D7AB3" w:rsidR="00463665" w:rsidRDefault="00463665" w:rsidP="00463665">
            <w:pPr>
              <w:pStyle w:val="TableText"/>
            </w:pPr>
            <w:r>
              <w:t>1909 – 1918</w:t>
            </w:r>
          </w:p>
        </w:tc>
        <w:tc>
          <w:tcPr>
            <w:tcW w:w="2227" w:type="dxa"/>
            <w:tcMar>
              <w:left w:w="58" w:type="dxa"/>
              <w:right w:w="58" w:type="dxa"/>
            </w:tcMar>
          </w:tcPr>
          <w:p w14:paraId="3D94F5A9" w14:textId="77777777" w:rsidR="00463665" w:rsidRDefault="00463665" w:rsidP="00463665">
            <w:pPr>
              <w:pStyle w:val="TableText"/>
            </w:pPr>
            <w:r>
              <w:t>FCA BILLING PROV NPI</w:t>
            </w:r>
          </w:p>
        </w:tc>
        <w:tc>
          <w:tcPr>
            <w:tcW w:w="2943" w:type="dxa"/>
            <w:tcMar>
              <w:left w:w="58" w:type="dxa"/>
              <w:right w:w="58" w:type="dxa"/>
            </w:tcMar>
          </w:tcPr>
          <w:p w14:paraId="16A11729" w14:textId="0773DEF5" w:rsidR="00463665" w:rsidRPr="00C4752B" w:rsidRDefault="00463665" w:rsidP="00463665">
            <w:pPr>
              <w:pStyle w:val="TableText"/>
              <w:rPr>
                <w:lang w:val="es-US"/>
              </w:rPr>
            </w:pPr>
            <w:r w:rsidRPr="00C4752B">
              <w:rPr>
                <w:lang w:val="es-US"/>
              </w:rPr>
              <w:t>:P:IDR-</w:t>
            </w:r>
            <w:hyperlink r:id="rId535" w:history="1">
              <w:r w:rsidRPr="00C4752B">
                <w:rPr>
                  <w:rStyle w:val="Hyperlink"/>
                  <w:lang w:val="es-US"/>
                </w:rPr>
                <w:t>U-FCADJ-BIL-NPI</w:t>
              </w:r>
            </w:hyperlink>
          </w:p>
        </w:tc>
        <w:tc>
          <w:tcPr>
            <w:tcW w:w="2840" w:type="dxa"/>
            <w:tcMar>
              <w:left w:w="58" w:type="dxa"/>
              <w:right w:w="58" w:type="dxa"/>
            </w:tcMar>
          </w:tcPr>
          <w:p w14:paraId="3D022D4D" w14:textId="77777777" w:rsidR="00463665" w:rsidRDefault="00463665" w:rsidP="00463665">
            <w:pPr>
              <w:pStyle w:val="TableText"/>
            </w:pPr>
            <w:r>
              <w:t>Full claim adj previous billing provider NPI.</w:t>
            </w:r>
          </w:p>
          <w:p w14:paraId="1790BFA9" w14:textId="77777777" w:rsidR="00463665" w:rsidRDefault="00463665" w:rsidP="00463665">
            <w:pPr>
              <w:pStyle w:val="TableText"/>
            </w:pPr>
            <w:r w:rsidRPr="00A100C9">
              <w:rPr>
                <w:rFonts w:cs="Arial"/>
                <w:color w:val="000000"/>
              </w:rPr>
              <w:t>This segment of data carries the National Provider Identification (NPI) number for the billing provider.</w:t>
            </w:r>
          </w:p>
        </w:tc>
        <w:tc>
          <w:tcPr>
            <w:tcW w:w="1080" w:type="dxa"/>
            <w:tcMar>
              <w:left w:w="58" w:type="dxa"/>
              <w:right w:w="58" w:type="dxa"/>
            </w:tcMar>
          </w:tcPr>
          <w:p w14:paraId="27158452" w14:textId="77777777" w:rsidR="00463665" w:rsidRDefault="00463665" w:rsidP="00463665">
            <w:pPr>
              <w:pStyle w:val="TableText"/>
              <w:rPr>
                <w:caps/>
              </w:rPr>
            </w:pPr>
            <w:r>
              <w:rPr>
                <w:caps/>
              </w:rPr>
              <w:t>10 C</w:t>
            </w:r>
          </w:p>
        </w:tc>
        <w:tc>
          <w:tcPr>
            <w:tcW w:w="2340" w:type="dxa"/>
            <w:tcMar>
              <w:left w:w="58" w:type="dxa"/>
              <w:right w:w="58" w:type="dxa"/>
            </w:tcMar>
          </w:tcPr>
          <w:p w14:paraId="7F821407" w14:textId="2AD88BB2" w:rsidR="00463665" w:rsidRDefault="00463665" w:rsidP="00463665">
            <w:pPr>
              <w:pStyle w:val="TableText"/>
            </w:pPr>
            <w:r w:rsidRPr="00C42380">
              <w:t>The NPI for the Billing Provider</w:t>
            </w:r>
            <w:r>
              <w:t>.</w:t>
            </w:r>
            <w:r w:rsidRPr="00C42380">
              <w:t xml:space="preserve"> </w:t>
            </w:r>
            <w:r>
              <w:t>Only present for full claim adjustments.</w:t>
            </w:r>
          </w:p>
        </w:tc>
        <w:tc>
          <w:tcPr>
            <w:tcW w:w="858" w:type="dxa"/>
            <w:tcMar>
              <w:left w:w="58" w:type="dxa"/>
              <w:right w:w="58" w:type="dxa"/>
            </w:tcMar>
          </w:tcPr>
          <w:p w14:paraId="3C47535E" w14:textId="77777777" w:rsidR="00463665" w:rsidRDefault="00463665" w:rsidP="00463665">
            <w:pPr>
              <w:pStyle w:val="TableText"/>
            </w:pPr>
            <w:r>
              <w:t>Spaces</w:t>
            </w:r>
          </w:p>
        </w:tc>
        <w:tc>
          <w:tcPr>
            <w:tcW w:w="431" w:type="dxa"/>
          </w:tcPr>
          <w:p w14:paraId="17561CAF" w14:textId="77777777" w:rsidR="00463665" w:rsidRDefault="00463665" w:rsidP="00463665">
            <w:pPr>
              <w:pStyle w:val="TableText"/>
            </w:pPr>
            <w:r>
              <w:t>X</w:t>
            </w:r>
          </w:p>
        </w:tc>
        <w:tc>
          <w:tcPr>
            <w:tcW w:w="431" w:type="dxa"/>
          </w:tcPr>
          <w:p w14:paraId="5D972FC0" w14:textId="77777777" w:rsidR="00463665" w:rsidRDefault="00463665" w:rsidP="00463665">
            <w:pPr>
              <w:pStyle w:val="TableText"/>
            </w:pPr>
            <w:r>
              <w:t>X</w:t>
            </w:r>
          </w:p>
        </w:tc>
        <w:tc>
          <w:tcPr>
            <w:tcW w:w="432" w:type="dxa"/>
          </w:tcPr>
          <w:p w14:paraId="0C0FD236" w14:textId="77777777" w:rsidR="00463665" w:rsidRDefault="00463665" w:rsidP="00463665">
            <w:pPr>
              <w:pStyle w:val="TableText"/>
            </w:pPr>
            <w:r>
              <w:t>X</w:t>
            </w:r>
          </w:p>
        </w:tc>
      </w:tr>
      <w:tr w:rsidR="00463665" w14:paraId="2C8B154A" w14:textId="77777777" w:rsidTr="003214B8">
        <w:trPr>
          <w:cantSplit/>
          <w:jc w:val="center"/>
        </w:trPr>
        <w:tc>
          <w:tcPr>
            <w:tcW w:w="802" w:type="dxa"/>
            <w:tcMar>
              <w:left w:w="58" w:type="dxa"/>
              <w:right w:w="58" w:type="dxa"/>
            </w:tcMar>
          </w:tcPr>
          <w:p w14:paraId="5EBCCE4A" w14:textId="2B32BFC2" w:rsidR="00463665" w:rsidRDefault="00463665" w:rsidP="00463665">
            <w:pPr>
              <w:pStyle w:val="TableText"/>
            </w:pPr>
            <w:r>
              <w:t>1919 – 1928</w:t>
            </w:r>
          </w:p>
        </w:tc>
        <w:tc>
          <w:tcPr>
            <w:tcW w:w="2227" w:type="dxa"/>
            <w:tcMar>
              <w:left w:w="58" w:type="dxa"/>
              <w:right w:w="58" w:type="dxa"/>
            </w:tcMar>
          </w:tcPr>
          <w:p w14:paraId="0C42E61F" w14:textId="77777777" w:rsidR="00463665" w:rsidRDefault="00463665" w:rsidP="00463665">
            <w:pPr>
              <w:pStyle w:val="TableText"/>
            </w:pPr>
            <w:r>
              <w:t>FCA PREV BILLNG PROV</w:t>
            </w:r>
          </w:p>
        </w:tc>
        <w:tc>
          <w:tcPr>
            <w:tcW w:w="2943" w:type="dxa"/>
            <w:tcMar>
              <w:left w:w="58" w:type="dxa"/>
              <w:right w:w="58" w:type="dxa"/>
            </w:tcMar>
          </w:tcPr>
          <w:p w14:paraId="7D82E2B0" w14:textId="56C28678" w:rsidR="00463665" w:rsidRPr="00C4752B" w:rsidRDefault="00463665" w:rsidP="00463665">
            <w:pPr>
              <w:pStyle w:val="TableText"/>
              <w:rPr>
                <w:lang w:val="es-US"/>
              </w:rPr>
            </w:pPr>
            <w:r w:rsidRPr="00C4752B">
              <w:rPr>
                <w:lang w:val="es-US"/>
              </w:rPr>
              <w:t>:P:IDR-</w:t>
            </w:r>
            <w:hyperlink r:id="rId536" w:history="1">
              <w:r w:rsidRPr="00C4752B">
                <w:rPr>
                  <w:rStyle w:val="Hyperlink"/>
                  <w:lang w:val="es-US"/>
                </w:rPr>
                <w:t>U-F</w:t>
              </w:r>
              <w:bookmarkStart w:id="892" w:name="_Hlt514741189"/>
              <w:r w:rsidRPr="00C4752B">
                <w:rPr>
                  <w:rStyle w:val="Hyperlink"/>
                  <w:lang w:val="es-US"/>
                </w:rPr>
                <w:t>C</w:t>
              </w:r>
              <w:bookmarkStart w:id="893" w:name="_Hlt500215666"/>
              <w:bookmarkEnd w:id="892"/>
              <w:r w:rsidRPr="00C4752B">
                <w:rPr>
                  <w:rStyle w:val="Hyperlink"/>
                  <w:lang w:val="es-US"/>
                </w:rPr>
                <w:t>A</w:t>
              </w:r>
              <w:bookmarkStart w:id="894" w:name="_Hlt500216086"/>
              <w:bookmarkEnd w:id="893"/>
              <w:r w:rsidRPr="00C4752B">
                <w:rPr>
                  <w:rStyle w:val="Hyperlink"/>
                  <w:lang w:val="es-US"/>
                </w:rPr>
                <w:t>D</w:t>
              </w:r>
              <w:bookmarkStart w:id="895" w:name="_Hlt500215663"/>
              <w:bookmarkEnd w:id="894"/>
              <w:r w:rsidRPr="00C4752B">
                <w:rPr>
                  <w:rStyle w:val="Hyperlink"/>
                  <w:lang w:val="es-US"/>
                </w:rPr>
                <w:t>J</w:t>
              </w:r>
              <w:bookmarkStart w:id="896" w:name="_Hlt506783420"/>
              <w:bookmarkEnd w:id="895"/>
              <w:r w:rsidRPr="00C4752B">
                <w:rPr>
                  <w:rStyle w:val="Hyperlink"/>
                  <w:lang w:val="es-US"/>
                </w:rPr>
                <w:t>-</w:t>
              </w:r>
              <w:bookmarkEnd w:id="896"/>
              <w:r w:rsidRPr="00C4752B">
                <w:rPr>
                  <w:rStyle w:val="Hyperlink"/>
                  <w:lang w:val="es-US"/>
                </w:rPr>
                <w:t>BIL-PROV</w:t>
              </w:r>
            </w:hyperlink>
          </w:p>
        </w:tc>
        <w:tc>
          <w:tcPr>
            <w:tcW w:w="2840" w:type="dxa"/>
            <w:tcMar>
              <w:left w:w="58" w:type="dxa"/>
              <w:right w:w="58" w:type="dxa"/>
            </w:tcMar>
          </w:tcPr>
          <w:p w14:paraId="213F7951" w14:textId="77777777" w:rsidR="00463665" w:rsidRDefault="00463665" w:rsidP="00463665">
            <w:pPr>
              <w:pStyle w:val="TableText"/>
            </w:pPr>
            <w:r>
              <w:t>Full claim adj previous billing provider</w:t>
            </w:r>
          </w:p>
          <w:p w14:paraId="1B1DEA2D" w14:textId="77777777" w:rsidR="00463665" w:rsidRDefault="00463665" w:rsidP="00463665">
            <w:pPr>
              <w:pStyle w:val="TableText"/>
            </w:pPr>
            <w:r w:rsidRPr="00DC61DA">
              <w:rPr>
                <w:rFonts w:cs="Arial"/>
                <w:color w:val="000000"/>
              </w:rPr>
              <w:t>The billing provider number of the previous provider.</w:t>
            </w:r>
          </w:p>
        </w:tc>
        <w:tc>
          <w:tcPr>
            <w:tcW w:w="1080" w:type="dxa"/>
            <w:tcMar>
              <w:left w:w="58" w:type="dxa"/>
              <w:right w:w="58" w:type="dxa"/>
            </w:tcMar>
          </w:tcPr>
          <w:p w14:paraId="65AD7A57" w14:textId="77777777" w:rsidR="00463665" w:rsidRDefault="00463665" w:rsidP="00463665">
            <w:pPr>
              <w:pStyle w:val="TableText"/>
              <w:rPr>
                <w:caps/>
              </w:rPr>
            </w:pPr>
            <w:r>
              <w:rPr>
                <w:caps/>
              </w:rPr>
              <w:t>10 c</w:t>
            </w:r>
          </w:p>
        </w:tc>
        <w:tc>
          <w:tcPr>
            <w:tcW w:w="2340" w:type="dxa"/>
            <w:tcMar>
              <w:left w:w="58" w:type="dxa"/>
              <w:right w:w="58" w:type="dxa"/>
            </w:tcMar>
          </w:tcPr>
          <w:p w14:paraId="4B3B4C13" w14:textId="574094E4" w:rsidR="00463665" w:rsidRDefault="00463665" w:rsidP="00463665">
            <w:pPr>
              <w:pStyle w:val="TableText"/>
            </w:pPr>
            <w:r w:rsidRPr="00C42380">
              <w:t>The PIN (also referred to as the PTAN) for the Previous Billing Provider</w:t>
            </w:r>
            <w:r>
              <w:t>.</w:t>
            </w:r>
            <w:r w:rsidRPr="00C42380">
              <w:t xml:space="preserve"> </w:t>
            </w:r>
            <w:r>
              <w:t>Only present for full claim adjustments.</w:t>
            </w:r>
          </w:p>
        </w:tc>
        <w:tc>
          <w:tcPr>
            <w:tcW w:w="858" w:type="dxa"/>
            <w:tcMar>
              <w:left w:w="58" w:type="dxa"/>
              <w:right w:w="58" w:type="dxa"/>
            </w:tcMar>
          </w:tcPr>
          <w:p w14:paraId="3CE24108" w14:textId="77777777" w:rsidR="00463665" w:rsidRDefault="00463665" w:rsidP="00463665">
            <w:pPr>
              <w:pStyle w:val="TableText"/>
            </w:pPr>
            <w:r>
              <w:t>Spaces</w:t>
            </w:r>
          </w:p>
        </w:tc>
        <w:tc>
          <w:tcPr>
            <w:tcW w:w="431" w:type="dxa"/>
          </w:tcPr>
          <w:p w14:paraId="4EE5985C" w14:textId="77777777" w:rsidR="00463665" w:rsidRDefault="00463665" w:rsidP="00463665">
            <w:pPr>
              <w:pStyle w:val="TableText"/>
            </w:pPr>
            <w:r>
              <w:t>X</w:t>
            </w:r>
          </w:p>
        </w:tc>
        <w:tc>
          <w:tcPr>
            <w:tcW w:w="431" w:type="dxa"/>
          </w:tcPr>
          <w:p w14:paraId="5912F410" w14:textId="77777777" w:rsidR="00463665" w:rsidRDefault="00463665" w:rsidP="00463665">
            <w:pPr>
              <w:pStyle w:val="TableText"/>
            </w:pPr>
            <w:r>
              <w:t>X</w:t>
            </w:r>
          </w:p>
        </w:tc>
        <w:tc>
          <w:tcPr>
            <w:tcW w:w="432" w:type="dxa"/>
          </w:tcPr>
          <w:p w14:paraId="4729E034" w14:textId="77777777" w:rsidR="00463665" w:rsidRDefault="00463665" w:rsidP="00463665">
            <w:pPr>
              <w:pStyle w:val="TableText"/>
            </w:pPr>
            <w:r>
              <w:t>X</w:t>
            </w:r>
          </w:p>
        </w:tc>
      </w:tr>
      <w:tr w:rsidR="00463665" w14:paraId="10AA5772" w14:textId="77777777" w:rsidTr="003214B8">
        <w:trPr>
          <w:cantSplit/>
          <w:jc w:val="center"/>
        </w:trPr>
        <w:tc>
          <w:tcPr>
            <w:tcW w:w="802" w:type="dxa"/>
            <w:tcMar>
              <w:left w:w="58" w:type="dxa"/>
              <w:right w:w="58" w:type="dxa"/>
            </w:tcMar>
          </w:tcPr>
          <w:p w14:paraId="6EBC8F06" w14:textId="77777777" w:rsidR="00463665" w:rsidRDefault="00463665" w:rsidP="00463665">
            <w:pPr>
              <w:pStyle w:val="TableText"/>
            </w:pPr>
            <w:r>
              <w:t>1929</w:t>
            </w:r>
          </w:p>
        </w:tc>
        <w:tc>
          <w:tcPr>
            <w:tcW w:w="2227" w:type="dxa"/>
            <w:tcMar>
              <w:left w:w="58" w:type="dxa"/>
              <w:right w:w="58" w:type="dxa"/>
            </w:tcMar>
          </w:tcPr>
          <w:p w14:paraId="52C7BC89" w14:textId="77777777" w:rsidR="00463665" w:rsidRDefault="00463665" w:rsidP="00463665">
            <w:pPr>
              <w:pStyle w:val="TableText"/>
            </w:pPr>
            <w:r>
              <w:t>FCA PREV ASSIGNMENT</w:t>
            </w:r>
          </w:p>
        </w:tc>
        <w:tc>
          <w:tcPr>
            <w:tcW w:w="2943" w:type="dxa"/>
            <w:tcMar>
              <w:left w:w="58" w:type="dxa"/>
              <w:right w:w="58" w:type="dxa"/>
            </w:tcMar>
          </w:tcPr>
          <w:p w14:paraId="5398A836" w14:textId="40A62A55" w:rsidR="00463665" w:rsidRPr="00C4752B" w:rsidRDefault="00463665" w:rsidP="00463665">
            <w:pPr>
              <w:pStyle w:val="TableText"/>
              <w:rPr>
                <w:lang w:val="es-US"/>
              </w:rPr>
            </w:pPr>
            <w:r w:rsidRPr="00C4752B">
              <w:rPr>
                <w:lang w:val="es-US"/>
              </w:rPr>
              <w:t>:P:IDR-</w:t>
            </w:r>
            <w:bookmarkStart w:id="897" w:name="_Hlt514741220"/>
            <w:r>
              <w:fldChar w:fldCharType="begin"/>
            </w:r>
            <w:r>
              <w:instrText>HYPERLINK "..\\..\\DataDictionary\\COBOL\\U\\U-FCADJ-PREV-ASSGN.docx"</w:instrText>
            </w:r>
            <w:r>
              <w:fldChar w:fldCharType="separate"/>
            </w:r>
            <w:r w:rsidRPr="00C4752B">
              <w:rPr>
                <w:rStyle w:val="Hyperlink"/>
                <w:lang w:val="es-US"/>
              </w:rPr>
              <w:t>U</w:t>
            </w:r>
            <w:bookmarkStart w:id="898" w:name="_Hlt526837594"/>
            <w:r w:rsidRPr="00C4752B">
              <w:rPr>
                <w:rStyle w:val="Hyperlink"/>
                <w:lang w:val="es-US"/>
              </w:rPr>
              <w:t>-</w:t>
            </w:r>
            <w:bookmarkStart w:id="899" w:name="_Hlt500216094"/>
            <w:bookmarkEnd w:id="898"/>
            <w:r w:rsidRPr="00C4752B">
              <w:rPr>
                <w:rStyle w:val="Hyperlink"/>
                <w:lang w:val="es-US"/>
              </w:rPr>
              <w:t>F</w:t>
            </w:r>
            <w:bookmarkEnd w:id="899"/>
            <w:r w:rsidRPr="00C4752B">
              <w:rPr>
                <w:rStyle w:val="Hyperlink"/>
                <w:lang w:val="es-US"/>
              </w:rPr>
              <w:t>CAD</w:t>
            </w:r>
            <w:bookmarkStart w:id="900" w:name="_Hlt12248122"/>
            <w:r w:rsidRPr="00C4752B">
              <w:rPr>
                <w:rStyle w:val="Hyperlink"/>
                <w:lang w:val="es-US"/>
              </w:rPr>
              <w:t>J</w:t>
            </w:r>
            <w:bookmarkStart w:id="901" w:name="_Hlt30569731"/>
            <w:bookmarkEnd w:id="900"/>
            <w:r w:rsidRPr="00C4752B">
              <w:rPr>
                <w:rStyle w:val="Hyperlink"/>
                <w:lang w:val="es-US"/>
              </w:rPr>
              <w:t>-</w:t>
            </w:r>
            <w:bookmarkEnd w:id="901"/>
            <w:r w:rsidRPr="00C4752B">
              <w:rPr>
                <w:rStyle w:val="Hyperlink"/>
                <w:lang w:val="es-US"/>
              </w:rPr>
              <w:t>P</w:t>
            </w:r>
            <w:bookmarkStart w:id="902" w:name="_Hlt517152246"/>
            <w:r w:rsidRPr="00C4752B">
              <w:rPr>
                <w:rStyle w:val="Hyperlink"/>
                <w:lang w:val="es-US"/>
              </w:rPr>
              <w:t>R</w:t>
            </w:r>
            <w:bookmarkEnd w:id="902"/>
            <w:r w:rsidRPr="00C4752B">
              <w:rPr>
                <w:rStyle w:val="Hyperlink"/>
                <w:lang w:val="es-US"/>
              </w:rPr>
              <w:t>EV-ASS</w:t>
            </w:r>
            <w:bookmarkStart w:id="903" w:name="_Hlt506783669"/>
            <w:r w:rsidRPr="00C4752B">
              <w:rPr>
                <w:rStyle w:val="Hyperlink"/>
                <w:lang w:val="es-US"/>
              </w:rPr>
              <w:t>G</w:t>
            </w:r>
            <w:bookmarkEnd w:id="903"/>
            <w:r w:rsidRPr="00C4752B">
              <w:rPr>
                <w:rStyle w:val="Hyperlink"/>
                <w:lang w:val="es-US"/>
              </w:rPr>
              <w:t>N</w:t>
            </w:r>
            <w:r>
              <w:fldChar w:fldCharType="end"/>
            </w:r>
            <w:bookmarkEnd w:id="897"/>
          </w:p>
        </w:tc>
        <w:tc>
          <w:tcPr>
            <w:tcW w:w="2840" w:type="dxa"/>
            <w:tcMar>
              <w:left w:w="58" w:type="dxa"/>
              <w:right w:w="58" w:type="dxa"/>
            </w:tcMar>
          </w:tcPr>
          <w:p w14:paraId="227A14A8" w14:textId="77777777" w:rsidR="00463665" w:rsidRDefault="00463665" w:rsidP="00463665">
            <w:pPr>
              <w:pStyle w:val="TableText"/>
            </w:pPr>
            <w:r>
              <w:t>Full claim adj previous assignment</w:t>
            </w:r>
          </w:p>
          <w:p w14:paraId="4077403B" w14:textId="5CE3D8BA" w:rsidR="00463665" w:rsidRDefault="00463665" w:rsidP="00463665">
            <w:pPr>
              <w:pStyle w:val="TableText"/>
            </w:pPr>
            <w:r w:rsidRPr="00A9603C">
              <w:rPr>
                <w:rFonts w:cs="Arial"/>
                <w:color w:val="000000"/>
              </w:rPr>
              <w:t>The value in this field indicates the previous type of the assignment. This information is completed only if there is a full claim adjustment.</w:t>
            </w:r>
          </w:p>
        </w:tc>
        <w:tc>
          <w:tcPr>
            <w:tcW w:w="1080" w:type="dxa"/>
            <w:tcMar>
              <w:left w:w="58" w:type="dxa"/>
              <w:right w:w="58" w:type="dxa"/>
            </w:tcMar>
          </w:tcPr>
          <w:p w14:paraId="39E7F10C" w14:textId="77777777" w:rsidR="00463665" w:rsidRDefault="00463665" w:rsidP="00463665">
            <w:pPr>
              <w:pStyle w:val="TableText"/>
              <w:rPr>
                <w:caps/>
              </w:rPr>
            </w:pPr>
            <w:r>
              <w:rPr>
                <w:caps/>
              </w:rPr>
              <w:t>1 c</w:t>
            </w:r>
          </w:p>
        </w:tc>
        <w:tc>
          <w:tcPr>
            <w:tcW w:w="2340" w:type="dxa"/>
            <w:tcMar>
              <w:left w:w="58" w:type="dxa"/>
              <w:right w:w="58" w:type="dxa"/>
            </w:tcMar>
          </w:tcPr>
          <w:p w14:paraId="12173C7E" w14:textId="77777777" w:rsidR="00463665" w:rsidRDefault="00463665" w:rsidP="00463665">
            <w:pPr>
              <w:pStyle w:val="TableText"/>
            </w:pPr>
            <w:r>
              <w:t>Only present for full claim adjustments.</w:t>
            </w:r>
          </w:p>
          <w:p w14:paraId="20786D2A" w14:textId="77777777" w:rsidR="00463665" w:rsidRPr="0097365E" w:rsidRDefault="00463665" w:rsidP="00463665">
            <w:pPr>
              <w:pStyle w:val="TableText"/>
              <w:rPr>
                <w:rFonts w:cs="Arial"/>
                <w:color w:val="000000"/>
              </w:rPr>
            </w:pPr>
            <w:r w:rsidRPr="0042502A">
              <w:rPr>
                <w:rFonts w:cs="Arial"/>
                <w:b/>
                <w:color w:val="000000"/>
              </w:rPr>
              <w:t>Valid Values:</w:t>
            </w:r>
          </w:p>
          <w:p w14:paraId="4700B15C" w14:textId="4AB5F804" w:rsidR="00463665" w:rsidRPr="0097365E" w:rsidRDefault="00463665" w:rsidP="00245396">
            <w:pPr>
              <w:pStyle w:val="TableTextBullet"/>
            </w:pPr>
            <w:r>
              <w:t xml:space="preserve">A – </w:t>
            </w:r>
            <w:r w:rsidRPr="0097365E">
              <w:t>Assigned</w:t>
            </w:r>
          </w:p>
          <w:p w14:paraId="00A0ECBE" w14:textId="42C05D6E" w:rsidR="00463665" w:rsidRDefault="00463665" w:rsidP="00245396">
            <w:pPr>
              <w:pStyle w:val="TableTextBullet"/>
            </w:pPr>
            <w:r>
              <w:t xml:space="preserve">N – </w:t>
            </w:r>
            <w:r w:rsidRPr="0097365E">
              <w:t>Non-assigned</w:t>
            </w:r>
          </w:p>
        </w:tc>
        <w:tc>
          <w:tcPr>
            <w:tcW w:w="858" w:type="dxa"/>
            <w:tcMar>
              <w:left w:w="58" w:type="dxa"/>
              <w:right w:w="58" w:type="dxa"/>
            </w:tcMar>
          </w:tcPr>
          <w:p w14:paraId="38A6F217" w14:textId="77777777" w:rsidR="00463665" w:rsidRDefault="00463665" w:rsidP="00463665">
            <w:pPr>
              <w:pStyle w:val="TableText"/>
            </w:pPr>
            <w:r>
              <w:t>Spaces</w:t>
            </w:r>
          </w:p>
        </w:tc>
        <w:tc>
          <w:tcPr>
            <w:tcW w:w="431" w:type="dxa"/>
          </w:tcPr>
          <w:p w14:paraId="77A2379E" w14:textId="77777777" w:rsidR="00463665" w:rsidRDefault="00463665" w:rsidP="00463665">
            <w:pPr>
              <w:pStyle w:val="TableText"/>
            </w:pPr>
            <w:r>
              <w:t>X</w:t>
            </w:r>
          </w:p>
        </w:tc>
        <w:tc>
          <w:tcPr>
            <w:tcW w:w="431" w:type="dxa"/>
          </w:tcPr>
          <w:p w14:paraId="253C96D8" w14:textId="77777777" w:rsidR="00463665" w:rsidRDefault="00463665" w:rsidP="00463665">
            <w:pPr>
              <w:pStyle w:val="TableText"/>
            </w:pPr>
            <w:r>
              <w:t>X</w:t>
            </w:r>
          </w:p>
        </w:tc>
        <w:tc>
          <w:tcPr>
            <w:tcW w:w="432" w:type="dxa"/>
          </w:tcPr>
          <w:p w14:paraId="2073AC6B" w14:textId="77777777" w:rsidR="00463665" w:rsidRDefault="00463665" w:rsidP="00463665">
            <w:pPr>
              <w:pStyle w:val="TableText"/>
            </w:pPr>
            <w:r>
              <w:t>X</w:t>
            </w:r>
          </w:p>
        </w:tc>
      </w:tr>
      <w:tr w:rsidR="00463665" w14:paraId="34E13141" w14:textId="77777777" w:rsidTr="003214B8">
        <w:trPr>
          <w:cantSplit/>
          <w:jc w:val="center"/>
        </w:trPr>
        <w:tc>
          <w:tcPr>
            <w:tcW w:w="802" w:type="dxa"/>
            <w:tcMar>
              <w:left w:w="58" w:type="dxa"/>
              <w:right w:w="58" w:type="dxa"/>
            </w:tcMar>
          </w:tcPr>
          <w:p w14:paraId="71E96A55" w14:textId="11E3CE62" w:rsidR="00463665" w:rsidRDefault="00463665" w:rsidP="00463665">
            <w:pPr>
              <w:pStyle w:val="TableText"/>
            </w:pPr>
            <w:r>
              <w:t>1930 – 1936</w:t>
            </w:r>
          </w:p>
        </w:tc>
        <w:tc>
          <w:tcPr>
            <w:tcW w:w="2227" w:type="dxa"/>
            <w:tcMar>
              <w:left w:w="58" w:type="dxa"/>
              <w:right w:w="58" w:type="dxa"/>
            </w:tcMar>
          </w:tcPr>
          <w:p w14:paraId="22A12861" w14:textId="77777777" w:rsidR="00463665" w:rsidRDefault="00463665" w:rsidP="00463665">
            <w:pPr>
              <w:pStyle w:val="TableText"/>
            </w:pPr>
            <w:r>
              <w:t>FCA PROV INTEREST</w:t>
            </w:r>
          </w:p>
        </w:tc>
        <w:tc>
          <w:tcPr>
            <w:tcW w:w="2943" w:type="dxa"/>
            <w:tcMar>
              <w:left w:w="58" w:type="dxa"/>
              <w:right w:w="58" w:type="dxa"/>
            </w:tcMar>
          </w:tcPr>
          <w:p w14:paraId="1B96E17D" w14:textId="05BAD650" w:rsidR="00463665" w:rsidRPr="00C4752B" w:rsidRDefault="00463665" w:rsidP="00463665">
            <w:pPr>
              <w:pStyle w:val="TableText"/>
              <w:rPr>
                <w:lang w:val="es-US"/>
              </w:rPr>
            </w:pPr>
            <w:r w:rsidRPr="00C4752B">
              <w:rPr>
                <w:lang w:val="es-US"/>
              </w:rPr>
              <w:t>:P:IDR-</w:t>
            </w:r>
            <w:hyperlink r:id="rId537" w:history="1">
              <w:r w:rsidRPr="00C4752B">
                <w:rPr>
                  <w:rStyle w:val="Hyperlink"/>
                  <w:lang w:val="es-US"/>
                </w:rPr>
                <w:t>U</w:t>
              </w:r>
              <w:bookmarkStart w:id="904" w:name="_Hlt500216100"/>
              <w:r w:rsidRPr="00C4752B">
                <w:rPr>
                  <w:rStyle w:val="Hyperlink"/>
                  <w:lang w:val="es-US"/>
                </w:rPr>
                <w:t>-</w:t>
              </w:r>
              <w:bookmarkStart w:id="905" w:name="_Hlt526837700"/>
              <w:bookmarkStart w:id="906" w:name="_Hlt526837689"/>
              <w:bookmarkEnd w:id="904"/>
              <w:bookmarkEnd w:id="905"/>
              <w:r w:rsidRPr="00C4752B">
                <w:rPr>
                  <w:rStyle w:val="Hyperlink"/>
                  <w:lang w:val="es-US"/>
                </w:rPr>
                <w:t>F</w:t>
              </w:r>
              <w:bookmarkEnd w:id="906"/>
              <w:r w:rsidRPr="00C4752B">
                <w:rPr>
                  <w:rStyle w:val="Hyperlink"/>
                  <w:lang w:val="es-US"/>
                </w:rPr>
                <w:t>CAD</w:t>
              </w:r>
              <w:bookmarkStart w:id="907" w:name="_Hlt12248459"/>
              <w:r w:rsidRPr="00C4752B">
                <w:rPr>
                  <w:rStyle w:val="Hyperlink"/>
                  <w:lang w:val="es-US"/>
                </w:rPr>
                <w:t>J</w:t>
              </w:r>
              <w:bookmarkStart w:id="908" w:name="_Hlt506783357"/>
              <w:bookmarkEnd w:id="907"/>
              <w:r w:rsidRPr="00C4752B">
                <w:rPr>
                  <w:rStyle w:val="Hyperlink"/>
                  <w:lang w:val="es-US"/>
                </w:rPr>
                <w:t>-</w:t>
              </w:r>
              <w:bookmarkStart w:id="909" w:name="_Hlt30569735"/>
              <w:bookmarkEnd w:id="908"/>
              <w:r w:rsidRPr="00C4752B">
                <w:rPr>
                  <w:rStyle w:val="Hyperlink"/>
                  <w:lang w:val="es-US"/>
                </w:rPr>
                <w:t>P</w:t>
              </w:r>
              <w:bookmarkEnd w:id="909"/>
              <w:r w:rsidRPr="00C4752B">
                <w:rPr>
                  <w:rStyle w:val="Hyperlink"/>
                  <w:lang w:val="es-US"/>
                </w:rPr>
                <w:t>RO</w:t>
              </w:r>
              <w:bookmarkStart w:id="910" w:name="_Hlt517152255"/>
              <w:r w:rsidRPr="00C4752B">
                <w:rPr>
                  <w:rStyle w:val="Hyperlink"/>
                  <w:lang w:val="es-US"/>
                </w:rPr>
                <w:t>V</w:t>
              </w:r>
              <w:bookmarkEnd w:id="910"/>
              <w:r w:rsidRPr="00C4752B">
                <w:rPr>
                  <w:rStyle w:val="Hyperlink"/>
                  <w:lang w:val="es-US"/>
                </w:rPr>
                <w:t>-INT</w:t>
              </w:r>
            </w:hyperlink>
          </w:p>
        </w:tc>
        <w:tc>
          <w:tcPr>
            <w:tcW w:w="2840" w:type="dxa"/>
            <w:tcMar>
              <w:left w:w="58" w:type="dxa"/>
              <w:right w:w="58" w:type="dxa"/>
            </w:tcMar>
          </w:tcPr>
          <w:p w14:paraId="0655407F" w14:textId="77777777" w:rsidR="00463665" w:rsidRDefault="00463665" w:rsidP="00463665">
            <w:pPr>
              <w:pStyle w:val="TableText"/>
            </w:pPr>
            <w:r>
              <w:t>Full claim adj previous provider Interest</w:t>
            </w:r>
          </w:p>
          <w:p w14:paraId="0F97F193" w14:textId="5331646C" w:rsidR="00463665" w:rsidRDefault="00463665" w:rsidP="00463665">
            <w:pPr>
              <w:pStyle w:val="TableText"/>
            </w:pPr>
            <w:r w:rsidRPr="00A9603C">
              <w:rPr>
                <w:rFonts w:cs="Arial"/>
                <w:color w:val="000000"/>
              </w:rPr>
              <w:t>The amount in this field indicates the previous provider interest amount.</w:t>
            </w:r>
          </w:p>
        </w:tc>
        <w:tc>
          <w:tcPr>
            <w:tcW w:w="1080" w:type="dxa"/>
            <w:tcMar>
              <w:left w:w="58" w:type="dxa"/>
              <w:right w:w="58" w:type="dxa"/>
            </w:tcMar>
          </w:tcPr>
          <w:p w14:paraId="531B5909" w14:textId="77777777" w:rsidR="00463665" w:rsidRDefault="00463665" w:rsidP="00463665">
            <w:pPr>
              <w:pStyle w:val="TableText"/>
              <w:rPr>
                <w:caps/>
              </w:rPr>
            </w:pPr>
            <w:r>
              <w:rPr>
                <w:caps/>
              </w:rPr>
              <w:t>7 N</w:t>
            </w:r>
          </w:p>
          <w:p w14:paraId="5B3396CB" w14:textId="77777777" w:rsidR="00463665" w:rsidRDefault="00463665" w:rsidP="00463665">
            <w:pPr>
              <w:pStyle w:val="TableText"/>
              <w:rPr>
                <w:caps/>
              </w:rPr>
            </w:pPr>
            <w:r>
              <w:rPr>
                <w:caps/>
              </w:rPr>
              <w:t>(99999v99)</w:t>
            </w:r>
          </w:p>
        </w:tc>
        <w:tc>
          <w:tcPr>
            <w:tcW w:w="2340" w:type="dxa"/>
            <w:tcMar>
              <w:left w:w="58" w:type="dxa"/>
              <w:right w:w="58" w:type="dxa"/>
            </w:tcMar>
          </w:tcPr>
          <w:p w14:paraId="652CD27E" w14:textId="77777777" w:rsidR="00463665" w:rsidRDefault="00463665" w:rsidP="00463665">
            <w:pPr>
              <w:pStyle w:val="TableText"/>
            </w:pPr>
            <w:r>
              <w:t>Only present for full claim adjustments.</w:t>
            </w:r>
          </w:p>
        </w:tc>
        <w:tc>
          <w:tcPr>
            <w:tcW w:w="858" w:type="dxa"/>
            <w:tcMar>
              <w:left w:w="58" w:type="dxa"/>
              <w:right w:w="58" w:type="dxa"/>
            </w:tcMar>
          </w:tcPr>
          <w:p w14:paraId="0394296F" w14:textId="77777777" w:rsidR="00463665" w:rsidRDefault="00463665" w:rsidP="00463665">
            <w:pPr>
              <w:pStyle w:val="TableText"/>
            </w:pPr>
            <w:r>
              <w:t>Zeros</w:t>
            </w:r>
          </w:p>
        </w:tc>
        <w:tc>
          <w:tcPr>
            <w:tcW w:w="431" w:type="dxa"/>
          </w:tcPr>
          <w:p w14:paraId="66062BE3" w14:textId="77777777" w:rsidR="00463665" w:rsidRDefault="00463665" w:rsidP="00463665">
            <w:pPr>
              <w:pStyle w:val="TableText"/>
            </w:pPr>
            <w:r>
              <w:t>X</w:t>
            </w:r>
          </w:p>
        </w:tc>
        <w:tc>
          <w:tcPr>
            <w:tcW w:w="431" w:type="dxa"/>
          </w:tcPr>
          <w:p w14:paraId="15CE95E2" w14:textId="77777777" w:rsidR="00463665" w:rsidRDefault="00463665" w:rsidP="00463665">
            <w:pPr>
              <w:pStyle w:val="TableText"/>
            </w:pPr>
            <w:r>
              <w:t>X</w:t>
            </w:r>
          </w:p>
        </w:tc>
        <w:tc>
          <w:tcPr>
            <w:tcW w:w="432" w:type="dxa"/>
          </w:tcPr>
          <w:p w14:paraId="3158C097" w14:textId="77777777" w:rsidR="00463665" w:rsidRDefault="00463665" w:rsidP="00463665">
            <w:pPr>
              <w:pStyle w:val="TableText"/>
            </w:pPr>
            <w:r>
              <w:t>X</w:t>
            </w:r>
          </w:p>
        </w:tc>
      </w:tr>
      <w:tr w:rsidR="00463665" w14:paraId="55634430" w14:textId="77777777" w:rsidTr="003214B8">
        <w:trPr>
          <w:cantSplit/>
          <w:jc w:val="center"/>
        </w:trPr>
        <w:tc>
          <w:tcPr>
            <w:tcW w:w="802" w:type="dxa"/>
            <w:tcMar>
              <w:left w:w="58" w:type="dxa"/>
              <w:right w:w="58" w:type="dxa"/>
            </w:tcMar>
          </w:tcPr>
          <w:p w14:paraId="3E2B60A2" w14:textId="706B5429" w:rsidR="00463665" w:rsidRDefault="00463665" w:rsidP="00463665">
            <w:pPr>
              <w:pStyle w:val="TableText"/>
            </w:pPr>
            <w:r>
              <w:t>1937 – 1943</w:t>
            </w:r>
          </w:p>
        </w:tc>
        <w:tc>
          <w:tcPr>
            <w:tcW w:w="2227" w:type="dxa"/>
            <w:tcMar>
              <w:left w:w="58" w:type="dxa"/>
              <w:right w:w="58" w:type="dxa"/>
            </w:tcMar>
          </w:tcPr>
          <w:p w14:paraId="2126EE69" w14:textId="77777777" w:rsidR="00463665" w:rsidRDefault="00463665" w:rsidP="00463665">
            <w:pPr>
              <w:pStyle w:val="TableText"/>
            </w:pPr>
            <w:r>
              <w:t>FCA BENE INTEREST</w:t>
            </w:r>
          </w:p>
        </w:tc>
        <w:tc>
          <w:tcPr>
            <w:tcW w:w="2943" w:type="dxa"/>
            <w:tcMar>
              <w:left w:w="58" w:type="dxa"/>
              <w:right w:w="58" w:type="dxa"/>
            </w:tcMar>
          </w:tcPr>
          <w:p w14:paraId="6D94F787" w14:textId="35F240ED" w:rsidR="00463665" w:rsidRPr="00C4752B" w:rsidRDefault="00463665" w:rsidP="00463665">
            <w:pPr>
              <w:pStyle w:val="TableText"/>
              <w:rPr>
                <w:lang w:val="es-US"/>
              </w:rPr>
            </w:pPr>
            <w:r w:rsidRPr="00C4752B">
              <w:rPr>
                <w:lang w:val="es-US"/>
              </w:rPr>
              <w:t>:P:IDR-</w:t>
            </w:r>
            <w:hyperlink r:id="rId538" w:history="1">
              <w:r w:rsidRPr="00C4752B">
                <w:rPr>
                  <w:rStyle w:val="Hyperlink"/>
                  <w:lang w:val="es-US"/>
                </w:rPr>
                <w:t>U-F</w:t>
              </w:r>
              <w:bookmarkStart w:id="911" w:name="_Hlt500216104"/>
              <w:r w:rsidRPr="00C4752B">
                <w:rPr>
                  <w:rStyle w:val="Hyperlink"/>
                  <w:lang w:val="es-US"/>
                </w:rPr>
                <w:t>C</w:t>
              </w:r>
              <w:bookmarkStart w:id="912" w:name="_Hlt514741306"/>
              <w:bookmarkEnd w:id="911"/>
              <w:r w:rsidRPr="00C4752B">
                <w:rPr>
                  <w:rStyle w:val="Hyperlink"/>
                  <w:lang w:val="es-US"/>
                </w:rPr>
                <w:t>A</w:t>
              </w:r>
              <w:bookmarkStart w:id="913" w:name="_Hlt30569739"/>
              <w:bookmarkEnd w:id="912"/>
              <w:r w:rsidRPr="00C4752B">
                <w:rPr>
                  <w:rStyle w:val="Hyperlink"/>
                  <w:lang w:val="es-US"/>
                </w:rPr>
                <w:t>D</w:t>
              </w:r>
              <w:bookmarkStart w:id="914" w:name="_Hlt12248485"/>
              <w:bookmarkEnd w:id="913"/>
              <w:r w:rsidRPr="00C4752B">
                <w:rPr>
                  <w:rStyle w:val="Hyperlink"/>
                  <w:lang w:val="es-US"/>
                </w:rPr>
                <w:t>J</w:t>
              </w:r>
              <w:bookmarkStart w:id="915" w:name="_Hlt28753348"/>
              <w:bookmarkEnd w:id="914"/>
              <w:r w:rsidRPr="00C4752B">
                <w:rPr>
                  <w:rStyle w:val="Hyperlink"/>
                  <w:lang w:val="es-US"/>
                </w:rPr>
                <w:t>-</w:t>
              </w:r>
              <w:bookmarkStart w:id="916" w:name="_Hlt506783316"/>
              <w:bookmarkEnd w:id="915"/>
              <w:r w:rsidRPr="00C4752B">
                <w:rPr>
                  <w:rStyle w:val="Hyperlink"/>
                  <w:lang w:val="es-US"/>
                </w:rPr>
                <w:t>B</w:t>
              </w:r>
              <w:bookmarkEnd w:id="916"/>
              <w:r w:rsidRPr="00C4752B">
                <w:rPr>
                  <w:rStyle w:val="Hyperlink"/>
                  <w:lang w:val="es-US"/>
                </w:rPr>
                <w:t>ENE-INT</w:t>
              </w:r>
            </w:hyperlink>
          </w:p>
        </w:tc>
        <w:tc>
          <w:tcPr>
            <w:tcW w:w="2840" w:type="dxa"/>
            <w:tcMar>
              <w:left w:w="58" w:type="dxa"/>
              <w:right w:w="58" w:type="dxa"/>
            </w:tcMar>
          </w:tcPr>
          <w:p w14:paraId="06E8D787" w14:textId="77777777" w:rsidR="00463665" w:rsidRDefault="00463665" w:rsidP="00463665">
            <w:pPr>
              <w:pStyle w:val="TableText"/>
            </w:pPr>
            <w:r>
              <w:t>Full claim adj previous bene Interest</w:t>
            </w:r>
          </w:p>
          <w:p w14:paraId="2DA115A9" w14:textId="3A5EE6C7" w:rsidR="00463665" w:rsidRDefault="00463665" w:rsidP="00463665">
            <w:pPr>
              <w:pStyle w:val="TableText"/>
            </w:pPr>
            <w:r w:rsidRPr="00A100C9">
              <w:rPr>
                <w:rFonts w:cs="Arial"/>
                <w:color w:val="000000"/>
              </w:rPr>
              <w:t>The value in this field indicates the previous beneficiary interest amount. This information is completed only if there is a full claim adjustment</w:t>
            </w:r>
            <w:r>
              <w:rPr>
                <w:rFonts w:cs="Arial"/>
                <w:color w:val="000000"/>
              </w:rPr>
              <w:t>.</w:t>
            </w:r>
          </w:p>
        </w:tc>
        <w:tc>
          <w:tcPr>
            <w:tcW w:w="1080" w:type="dxa"/>
            <w:tcMar>
              <w:left w:w="58" w:type="dxa"/>
              <w:right w:w="58" w:type="dxa"/>
            </w:tcMar>
          </w:tcPr>
          <w:p w14:paraId="17C8B00A" w14:textId="77777777" w:rsidR="00463665" w:rsidRDefault="00463665" w:rsidP="00463665">
            <w:pPr>
              <w:pStyle w:val="TableText"/>
              <w:rPr>
                <w:caps/>
              </w:rPr>
            </w:pPr>
            <w:r>
              <w:rPr>
                <w:caps/>
              </w:rPr>
              <w:t>7 N</w:t>
            </w:r>
          </w:p>
          <w:p w14:paraId="09163997" w14:textId="77777777" w:rsidR="00463665" w:rsidRDefault="00463665" w:rsidP="00463665">
            <w:pPr>
              <w:pStyle w:val="TableText"/>
              <w:rPr>
                <w:caps/>
              </w:rPr>
            </w:pPr>
            <w:r>
              <w:rPr>
                <w:caps/>
              </w:rPr>
              <w:t>(99999v99)</w:t>
            </w:r>
          </w:p>
        </w:tc>
        <w:tc>
          <w:tcPr>
            <w:tcW w:w="2340" w:type="dxa"/>
            <w:tcMar>
              <w:left w:w="58" w:type="dxa"/>
              <w:right w:w="58" w:type="dxa"/>
            </w:tcMar>
          </w:tcPr>
          <w:p w14:paraId="34AC140C" w14:textId="77777777" w:rsidR="00463665" w:rsidRDefault="00463665" w:rsidP="00463665">
            <w:pPr>
              <w:pStyle w:val="TableText"/>
            </w:pPr>
            <w:r>
              <w:t>Only present for full claim adjustments.</w:t>
            </w:r>
          </w:p>
        </w:tc>
        <w:tc>
          <w:tcPr>
            <w:tcW w:w="858" w:type="dxa"/>
            <w:tcMar>
              <w:left w:w="58" w:type="dxa"/>
              <w:right w:w="58" w:type="dxa"/>
            </w:tcMar>
          </w:tcPr>
          <w:p w14:paraId="4889E10F" w14:textId="77777777" w:rsidR="00463665" w:rsidRDefault="00463665" w:rsidP="00463665">
            <w:pPr>
              <w:pStyle w:val="TableText"/>
            </w:pPr>
            <w:r>
              <w:t>Zeros</w:t>
            </w:r>
          </w:p>
        </w:tc>
        <w:tc>
          <w:tcPr>
            <w:tcW w:w="431" w:type="dxa"/>
          </w:tcPr>
          <w:p w14:paraId="6C8BC7F9" w14:textId="77777777" w:rsidR="00463665" w:rsidRDefault="00463665" w:rsidP="00463665">
            <w:pPr>
              <w:pStyle w:val="TableText"/>
            </w:pPr>
            <w:r>
              <w:t>X</w:t>
            </w:r>
          </w:p>
        </w:tc>
        <w:tc>
          <w:tcPr>
            <w:tcW w:w="431" w:type="dxa"/>
          </w:tcPr>
          <w:p w14:paraId="49839F41" w14:textId="77777777" w:rsidR="00463665" w:rsidRDefault="00463665" w:rsidP="00463665">
            <w:pPr>
              <w:pStyle w:val="TableText"/>
            </w:pPr>
            <w:r>
              <w:t>X</w:t>
            </w:r>
          </w:p>
        </w:tc>
        <w:tc>
          <w:tcPr>
            <w:tcW w:w="432" w:type="dxa"/>
          </w:tcPr>
          <w:p w14:paraId="59816DEF" w14:textId="77777777" w:rsidR="00463665" w:rsidRDefault="00463665" w:rsidP="00463665">
            <w:pPr>
              <w:pStyle w:val="TableText"/>
            </w:pPr>
            <w:r>
              <w:t>X</w:t>
            </w:r>
          </w:p>
        </w:tc>
      </w:tr>
      <w:tr w:rsidR="00463665" w14:paraId="137394D7" w14:textId="77777777" w:rsidTr="003214B8">
        <w:trPr>
          <w:cantSplit/>
          <w:jc w:val="center"/>
        </w:trPr>
        <w:tc>
          <w:tcPr>
            <w:tcW w:w="802" w:type="dxa"/>
            <w:tcMar>
              <w:left w:w="58" w:type="dxa"/>
              <w:right w:w="58" w:type="dxa"/>
            </w:tcMar>
          </w:tcPr>
          <w:p w14:paraId="5C3BC186" w14:textId="74AC82C2" w:rsidR="00463665" w:rsidRDefault="00463665" w:rsidP="00463665">
            <w:pPr>
              <w:pStyle w:val="TableText"/>
            </w:pPr>
            <w:r>
              <w:t>1944 – 1951</w:t>
            </w:r>
          </w:p>
        </w:tc>
        <w:tc>
          <w:tcPr>
            <w:tcW w:w="2227" w:type="dxa"/>
            <w:tcMar>
              <w:left w:w="58" w:type="dxa"/>
              <w:right w:w="58" w:type="dxa"/>
            </w:tcMar>
          </w:tcPr>
          <w:p w14:paraId="7B7C1495" w14:textId="77777777" w:rsidR="00463665" w:rsidRDefault="00463665" w:rsidP="00463665">
            <w:pPr>
              <w:pStyle w:val="TableText"/>
            </w:pPr>
            <w:r>
              <w:t>ORIGINAL RECP DATE</w:t>
            </w:r>
          </w:p>
        </w:tc>
        <w:tc>
          <w:tcPr>
            <w:tcW w:w="2943" w:type="dxa"/>
            <w:tcMar>
              <w:left w:w="58" w:type="dxa"/>
              <w:right w:w="58" w:type="dxa"/>
            </w:tcMar>
          </w:tcPr>
          <w:p w14:paraId="622E8F57" w14:textId="1F5242DC" w:rsidR="00463665" w:rsidRDefault="00463665" w:rsidP="00463665">
            <w:pPr>
              <w:pStyle w:val="TableText"/>
            </w:pPr>
            <w:r>
              <w:t>:P:IDR-</w:t>
            </w:r>
            <w:bookmarkStart w:id="917" w:name="_Hlt500216130"/>
            <w:r>
              <w:fldChar w:fldCharType="begin"/>
            </w:r>
            <w:r>
              <w:instrText>HYPERLINK "..\\..\\DataDictionary\\COBOL\\U\\U-ORIG-RECEIPT-DATE.docx"</w:instrText>
            </w:r>
            <w:r>
              <w:fldChar w:fldCharType="separate"/>
            </w:r>
            <w:r>
              <w:rPr>
                <w:rStyle w:val="Hyperlink"/>
              </w:rPr>
              <w:t>U-</w:t>
            </w:r>
            <w:bookmarkStart w:id="918" w:name="_Hlt526837937"/>
            <w:r>
              <w:rPr>
                <w:rStyle w:val="Hyperlink"/>
              </w:rPr>
              <w:t>O</w:t>
            </w:r>
            <w:bookmarkEnd w:id="918"/>
            <w:r>
              <w:rPr>
                <w:rStyle w:val="Hyperlink"/>
              </w:rPr>
              <w:t>R</w:t>
            </w:r>
            <w:bookmarkStart w:id="919" w:name="_Hlt517152262"/>
            <w:r>
              <w:rPr>
                <w:rStyle w:val="Hyperlink"/>
              </w:rPr>
              <w:t>I</w:t>
            </w:r>
            <w:bookmarkStart w:id="920" w:name="_Hlt12248527"/>
            <w:bookmarkStart w:id="921" w:name="_Hlt12248502"/>
            <w:bookmarkEnd w:id="919"/>
            <w:bookmarkEnd w:id="920"/>
            <w:r>
              <w:rPr>
                <w:rStyle w:val="Hyperlink"/>
              </w:rPr>
              <w:t>G</w:t>
            </w:r>
            <w:bookmarkStart w:id="922" w:name="_Hlt514741334"/>
            <w:bookmarkEnd w:id="921"/>
            <w:r>
              <w:rPr>
                <w:rStyle w:val="Hyperlink"/>
              </w:rPr>
              <w:t>-</w:t>
            </w:r>
            <w:bookmarkStart w:id="923" w:name="_Hlt506783296"/>
            <w:bookmarkEnd w:id="922"/>
            <w:r>
              <w:rPr>
                <w:rStyle w:val="Hyperlink"/>
              </w:rPr>
              <w:t>R</w:t>
            </w:r>
            <w:bookmarkEnd w:id="923"/>
            <w:r>
              <w:rPr>
                <w:rStyle w:val="Hyperlink"/>
              </w:rPr>
              <w:t>ECEIP</w:t>
            </w:r>
            <w:bookmarkStart w:id="924" w:name="_Hlt500216119"/>
            <w:r>
              <w:rPr>
                <w:rStyle w:val="Hyperlink"/>
              </w:rPr>
              <w:t>T</w:t>
            </w:r>
            <w:bookmarkEnd w:id="924"/>
            <w:r>
              <w:rPr>
                <w:rStyle w:val="Hyperlink"/>
              </w:rPr>
              <w:t>-DATE</w:t>
            </w:r>
            <w:bookmarkEnd w:id="917"/>
            <w:r>
              <w:fldChar w:fldCharType="end"/>
            </w:r>
          </w:p>
        </w:tc>
        <w:tc>
          <w:tcPr>
            <w:tcW w:w="2840" w:type="dxa"/>
            <w:tcMar>
              <w:left w:w="58" w:type="dxa"/>
              <w:right w:w="58" w:type="dxa"/>
            </w:tcMar>
          </w:tcPr>
          <w:p w14:paraId="2F3DD625" w14:textId="77777777" w:rsidR="00463665" w:rsidRDefault="00463665" w:rsidP="00463665">
            <w:pPr>
              <w:pStyle w:val="TableText"/>
            </w:pPr>
            <w:r>
              <w:t>Original receipt date</w:t>
            </w:r>
          </w:p>
          <w:p w14:paraId="724D259A" w14:textId="04093F4A" w:rsidR="00463665" w:rsidRDefault="00463665" w:rsidP="00463665">
            <w:pPr>
              <w:pStyle w:val="TableText"/>
            </w:pPr>
            <w:r w:rsidRPr="00B7369B">
              <w:rPr>
                <w:rFonts w:cs="Arial"/>
                <w:color w:val="000000"/>
              </w:rPr>
              <w:t>This field contains the original receipt date. This information is completed only if there is a full claim adjustment</w:t>
            </w:r>
            <w:r>
              <w:rPr>
                <w:rFonts w:cs="Arial"/>
                <w:color w:val="000000"/>
              </w:rPr>
              <w:t xml:space="preserve">. </w:t>
            </w:r>
            <w:r w:rsidRPr="00B7369B">
              <w:rPr>
                <w:rFonts w:cs="Arial"/>
                <w:color w:val="000000"/>
              </w:rPr>
              <w:t xml:space="preserve">Original receipt date is the receipt date of the claim </w:t>
            </w:r>
            <w:r>
              <w:rPr>
                <w:rFonts w:cs="Arial"/>
                <w:color w:val="000000"/>
              </w:rPr>
              <w:t>–</w:t>
            </w:r>
            <w:r w:rsidRPr="00B7369B">
              <w:rPr>
                <w:rFonts w:cs="Arial"/>
                <w:color w:val="000000"/>
              </w:rPr>
              <w:t xml:space="preserve"> it must be the date the </w:t>
            </w:r>
            <w:r>
              <w:t>MAC</w:t>
            </w:r>
            <w:r w:rsidRPr="00B7369B">
              <w:rPr>
                <w:rFonts w:cs="Arial"/>
                <w:color w:val="000000"/>
              </w:rPr>
              <w:t xml:space="preserve"> actually received it.</w:t>
            </w:r>
          </w:p>
        </w:tc>
        <w:tc>
          <w:tcPr>
            <w:tcW w:w="1080" w:type="dxa"/>
            <w:tcMar>
              <w:left w:w="58" w:type="dxa"/>
              <w:right w:w="58" w:type="dxa"/>
            </w:tcMar>
          </w:tcPr>
          <w:p w14:paraId="14A86ED2" w14:textId="77777777" w:rsidR="00463665" w:rsidRDefault="00463665" w:rsidP="00463665">
            <w:pPr>
              <w:pStyle w:val="TableText"/>
              <w:rPr>
                <w:caps/>
              </w:rPr>
            </w:pPr>
            <w:r>
              <w:rPr>
                <w:caps/>
              </w:rPr>
              <w:t>8 n</w:t>
            </w:r>
          </w:p>
        </w:tc>
        <w:tc>
          <w:tcPr>
            <w:tcW w:w="2340" w:type="dxa"/>
            <w:tcMar>
              <w:left w:w="58" w:type="dxa"/>
              <w:right w:w="58" w:type="dxa"/>
            </w:tcMar>
          </w:tcPr>
          <w:p w14:paraId="1CB03B18" w14:textId="6ACB909E" w:rsidR="00463665" w:rsidRDefault="00463665" w:rsidP="00463665">
            <w:pPr>
              <w:pStyle w:val="TableText"/>
            </w:pPr>
            <w:r>
              <w:t>MMDDYYYY – only present for adjustments</w:t>
            </w:r>
          </w:p>
        </w:tc>
        <w:tc>
          <w:tcPr>
            <w:tcW w:w="858" w:type="dxa"/>
            <w:tcMar>
              <w:left w:w="58" w:type="dxa"/>
              <w:right w:w="58" w:type="dxa"/>
            </w:tcMar>
          </w:tcPr>
          <w:p w14:paraId="2FD7C22A" w14:textId="77777777" w:rsidR="00463665" w:rsidRDefault="00463665" w:rsidP="00463665">
            <w:pPr>
              <w:pStyle w:val="TableText"/>
            </w:pPr>
            <w:r>
              <w:t>Zeros</w:t>
            </w:r>
          </w:p>
        </w:tc>
        <w:tc>
          <w:tcPr>
            <w:tcW w:w="431" w:type="dxa"/>
          </w:tcPr>
          <w:p w14:paraId="034092D0" w14:textId="77777777" w:rsidR="00463665" w:rsidRDefault="00463665" w:rsidP="00463665">
            <w:pPr>
              <w:pStyle w:val="TableText"/>
            </w:pPr>
            <w:r>
              <w:t>X</w:t>
            </w:r>
          </w:p>
        </w:tc>
        <w:tc>
          <w:tcPr>
            <w:tcW w:w="431" w:type="dxa"/>
          </w:tcPr>
          <w:p w14:paraId="5F4CE8F6" w14:textId="77777777" w:rsidR="00463665" w:rsidRDefault="00463665" w:rsidP="00463665">
            <w:pPr>
              <w:pStyle w:val="TableText"/>
            </w:pPr>
            <w:r>
              <w:t>X</w:t>
            </w:r>
          </w:p>
        </w:tc>
        <w:tc>
          <w:tcPr>
            <w:tcW w:w="432" w:type="dxa"/>
          </w:tcPr>
          <w:p w14:paraId="24921670" w14:textId="77777777" w:rsidR="00463665" w:rsidRDefault="00463665" w:rsidP="00463665">
            <w:pPr>
              <w:pStyle w:val="TableText"/>
            </w:pPr>
            <w:r>
              <w:t>X</w:t>
            </w:r>
          </w:p>
        </w:tc>
      </w:tr>
      <w:tr w:rsidR="00463665" w14:paraId="5808557B" w14:textId="77777777" w:rsidTr="003214B8">
        <w:trPr>
          <w:cantSplit/>
          <w:jc w:val="center"/>
        </w:trPr>
        <w:tc>
          <w:tcPr>
            <w:tcW w:w="802" w:type="dxa"/>
            <w:tcMar>
              <w:left w:w="58" w:type="dxa"/>
              <w:right w:w="58" w:type="dxa"/>
            </w:tcMar>
          </w:tcPr>
          <w:p w14:paraId="5421C0E4" w14:textId="2D0626DB" w:rsidR="00463665" w:rsidRDefault="00463665" w:rsidP="00463665">
            <w:pPr>
              <w:pStyle w:val="TableText"/>
            </w:pPr>
            <w:r>
              <w:t>1952 – 1954</w:t>
            </w:r>
          </w:p>
        </w:tc>
        <w:tc>
          <w:tcPr>
            <w:tcW w:w="2227" w:type="dxa"/>
            <w:tcMar>
              <w:left w:w="58" w:type="dxa"/>
              <w:right w:w="58" w:type="dxa"/>
            </w:tcMar>
          </w:tcPr>
          <w:p w14:paraId="2DF1BAEE" w14:textId="77777777" w:rsidR="00463665" w:rsidRDefault="00463665" w:rsidP="00463665">
            <w:pPr>
              <w:pStyle w:val="TableText"/>
            </w:pPr>
            <w:r>
              <w:t>DELETION REASON CODE</w:t>
            </w:r>
          </w:p>
        </w:tc>
        <w:tc>
          <w:tcPr>
            <w:tcW w:w="2943" w:type="dxa"/>
            <w:tcMar>
              <w:left w:w="58" w:type="dxa"/>
              <w:right w:w="58" w:type="dxa"/>
            </w:tcMar>
          </w:tcPr>
          <w:p w14:paraId="2D9CF69B" w14:textId="556D28CF" w:rsidR="00463665" w:rsidRPr="00C4752B" w:rsidRDefault="00463665" w:rsidP="00463665">
            <w:pPr>
              <w:pStyle w:val="TableText"/>
              <w:rPr>
                <w:lang w:val="es-US"/>
              </w:rPr>
            </w:pPr>
            <w:r w:rsidRPr="00C4752B">
              <w:rPr>
                <w:lang w:val="es-US"/>
              </w:rPr>
              <w:t>:P:IDR-</w:t>
            </w:r>
            <w:bookmarkStart w:id="925" w:name="_Hlt514741365"/>
            <w:r>
              <w:fldChar w:fldCharType="begin"/>
            </w:r>
            <w:r>
              <w:instrText>HYPERLINK "..\\..\\DataDictionary\\COBOL\\U\\U-DELETE-RSN-CODE.docx"</w:instrText>
            </w:r>
            <w:r>
              <w:fldChar w:fldCharType="separate"/>
            </w:r>
            <w:r w:rsidRPr="00C4752B">
              <w:rPr>
                <w:rStyle w:val="Hyperlink"/>
                <w:lang w:val="es-US"/>
              </w:rPr>
              <w:t>U</w:t>
            </w:r>
            <w:bookmarkStart w:id="926" w:name="_Hlt527336646"/>
            <w:r w:rsidRPr="00C4752B">
              <w:rPr>
                <w:rStyle w:val="Hyperlink"/>
                <w:lang w:val="es-US"/>
              </w:rPr>
              <w:t>-</w:t>
            </w:r>
            <w:bookmarkStart w:id="927" w:name="_Hlt506783276"/>
            <w:bookmarkEnd w:id="926"/>
            <w:r w:rsidRPr="00C4752B">
              <w:rPr>
                <w:rStyle w:val="Hyperlink"/>
                <w:lang w:val="es-US"/>
              </w:rPr>
              <w:t>D</w:t>
            </w:r>
            <w:bookmarkStart w:id="928" w:name="_Hlt38082464"/>
            <w:bookmarkEnd w:id="927"/>
            <w:r w:rsidRPr="00C4752B">
              <w:rPr>
                <w:rStyle w:val="Hyperlink"/>
                <w:lang w:val="es-US"/>
              </w:rPr>
              <w:t>E</w:t>
            </w:r>
            <w:bookmarkStart w:id="929" w:name="_Hlt500216122"/>
            <w:bookmarkEnd w:id="928"/>
            <w:r w:rsidRPr="00C4752B">
              <w:rPr>
                <w:rStyle w:val="Hyperlink"/>
                <w:lang w:val="es-US"/>
              </w:rPr>
              <w:t>L</w:t>
            </w:r>
            <w:bookmarkStart w:id="930" w:name="_Hlt526838012"/>
            <w:bookmarkEnd w:id="929"/>
            <w:r w:rsidRPr="00C4752B">
              <w:rPr>
                <w:rStyle w:val="Hyperlink"/>
                <w:lang w:val="es-US"/>
              </w:rPr>
              <w:t>E</w:t>
            </w:r>
            <w:bookmarkStart w:id="931" w:name="_Hlt38081684"/>
            <w:bookmarkEnd w:id="930"/>
            <w:r w:rsidRPr="00C4752B">
              <w:rPr>
                <w:rStyle w:val="Hyperlink"/>
                <w:lang w:val="es-US"/>
              </w:rPr>
              <w:t>T</w:t>
            </w:r>
            <w:bookmarkStart w:id="932" w:name="_Hlt28753368"/>
            <w:bookmarkEnd w:id="931"/>
            <w:r w:rsidRPr="00C4752B">
              <w:rPr>
                <w:rStyle w:val="Hyperlink"/>
                <w:lang w:val="es-US"/>
              </w:rPr>
              <w:t>E</w:t>
            </w:r>
            <w:bookmarkEnd w:id="932"/>
            <w:r w:rsidRPr="00C4752B">
              <w:rPr>
                <w:rStyle w:val="Hyperlink"/>
                <w:lang w:val="es-US"/>
              </w:rPr>
              <w:t>-RSN-CODE</w:t>
            </w:r>
            <w:r>
              <w:fldChar w:fldCharType="end"/>
            </w:r>
            <w:bookmarkEnd w:id="925"/>
          </w:p>
        </w:tc>
        <w:tc>
          <w:tcPr>
            <w:tcW w:w="2840" w:type="dxa"/>
            <w:tcMar>
              <w:left w:w="58" w:type="dxa"/>
              <w:right w:w="58" w:type="dxa"/>
            </w:tcMar>
          </w:tcPr>
          <w:p w14:paraId="79AD7059" w14:textId="77777777" w:rsidR="00463665" w:rsidRDefault="00463665" w:rsidP="00463665">
            <w:pPr>
              <w:pStyle w:val="TableText"/>
            </w:pPr>
            <w:r>
              <w:t>Delete reason code</w:t>
            </w:r>
          </w:p>
          <w:p w14:paraId="0DBBF095" w14:textId="6DFC1D55" w:rsidR="00463665" w:rsidRDefault="00463665" w:rsidP="00463665">
            <w:pPr>
              <w:pStyle w:val="TableText"/>
              <w:rPr>
                <w:rFonts w:cs="Arial"/>
                <w:color w:val="000000"/>
              </w:rPr>
            </w:pPr>
            <w:r w:rsidRPr="00C917D0">
              <w:rPr>
                <w:rFonts w:cs="Arial"/>
                <w:color w:val="000000"/>
              </w:rPr>
              <w:t>The value in this field indicates the delete reason code.</w:t>
            </w:r>
          </w:p>
          <w:p w14:paraId="7E094D7B" w14:textId="77777777" w:rsidR="00463665" w:rsidRDefault="00463665" w:rsidP="00463665">
            <w:pPr>
              <w:pStyle w:val="TableText"/>
            </w:pPr>
            <w:r w:rsidRPr="00C917D0">
              <w:rPr>
                <w:rFonts w:cs="Arial"/>
                <w:color w:val="000000"/>
              </w:rPr>
              <w:t>Claim is getting transferred to location 90. An examiner does this. Field will be blank if the claim is not being deleted.</w:t>
            </w:r>
          </w:p>
        </w:tc>
        <w:tc>
          <w:tcPr>
            <w:tcW w:w="1080" w:type="dxa"/>
            <w:tcMar>
              <w:left w:w="58" w:type="dxa"/>
              <w:right w:w="58" w:type="dxa"/>
            </w:tcMar>
          </w:tcPr>
          <w:p w14:paraId="45EE6138" w14:textId="77777777" w:rsidR="00463665" w:rsidRDefault="00463665" w:rsidP="00463665">
            <w:pPr>
              <w:pStyle w:val="TableText"/>
              <w:rPr>
                <w:caps/>
              </w:rPr>
            </w:pPr>
            <w:r>
              <w:rPr>
                <w:caps/>
              </w:rPr>
              <w:t>3 C</w:t>
            </w:r>
          </w:p>
        </w:tc>
        <w:tc>
          <w:tcPr>
            <w:tcW w:w="2340" w:type="dxa"/>
            <w:tcMar>
              <w:left w:w="58" w:type="dxa"/>
              <w:right w:w="58" w:type="dxa"/>
            </w:tcMar>
          </w:tcPr>
          <w:p w14:paraId="65146CCB" w14:textId="77777777" w:rsidR="00463665" w:rsidRDefault="00463665" w:rsidP="00463665">
            <w:pPr>
              <w:pStyle w:val="TableText"/>
            </w:pPr>
            <w:r>
              <w:t>-</w:t>
            </w:r>
          </w:p>
        </w:tc>
        <w:tc>
          <w:tcPr>
            <w:tcW w:w="858" w:type="dxa"/>
            <w:tcMar>
              <w:left w:w="58" w:type="dxa"/>
              <w:right w:w="58" w:type="dxa"/>
            </w:tcMar>
          </w:tcPr>
          <w:p w14:paraId="5B9EA493" w14:textId="77777777" w:rsidR="00463665" w:rsidRDefault="00463665" w:rsidP="00463665">
            <w:pPr>
              <w:pStyle w:val="TableText"/>
            </w:pPr>
            <w:r>
              <w:t>Spaces</w:t>
            </w:r>
          </w:p>
        </w:tc>
        <w:tc>
          <w:tcPr>
            <w:tcW w:w="431" w:type="dxa"/>
          </w:tcPr>
          <w:p w14:paraId="701C8CC4" w14:textId="77777777" w:rsidR="00463665" w:rsidRDefault="00463665" w:rsidP="00463665">
            <w:pPr>
              <w:pStyle w:val="TableText"/>
            </w:pPr>
            <w:r>
              <w:t>-</w:t>
            </w:r>
          </w:p>
        </w:tc>
        <w:tc>
          <w:tcPr>
            <w:tcW w:w="431" w:type="dxa"/>
          </w:tcPr>
          <w:p w14:paraId="12513497" w14:textId="77777777" w:rsidR="00463665" w:rsidRDefault="00463665" w:rsidP="00463665">
            <w:pPr>
              <w:pStyle w:val="TableText"/>
            </w:pPr>
            <w:r>
              <w:t>-</w:t>
            </w:r>
          </w:p>
        </w:tc>
        <w:tc>
          <w:tcPr>
            <w:tcW w:w="432" w:type="dxa"/>
          </w:tcPr>
          <w:p w14:paraId="505B4239" w14:textId="77777777" w:rsidR="00463665" w:rsidRDefault="00463665" w:rsidP="00463665">
            <w:pPr>
              <w:pStyle w:val="TableText"/>
            </w:pPr>
            <w:r>
              <w:t>X</w:t>
            </w:r>
          </w:p>
        </w:tc>
      </w:tr>
      <w:tr w:rsidR="00463665" w14:paraId="3BB2BA6F" w14:textId="77777777" w:rsidTr="003214B8">
        <w:trPr>
          <w:cantSplit/>
          <w:jc w:val="center"/>
        </w:trPr>
        <w:tc>
          <w:tcPr>
            <w:tcW w:w="802" w:type="dxa"/>
            <w:tcMar>
              <w:left w:w="58" w:type="dxa"/>
              <w:right w:w="58" w:type="dxa"/>
            </w:tcMar>
          </w:tcPr>
          <w:p w14:paraId="52C4222E" w14:textId="7B4865A7" w:rsidR="00463665" w:rsidRDefault="00463665" w:rsidP="00463665">
            <w:pPr>
              <w:pStyle w:val="TableText"/>
            </w:pPr>
            <w:r>
              <w:t>1955 – 1967</w:t>
            </w:r>
          </w:p>
        </w:tc>
        <w:tc>
          <w:tcPr>
            <w:tcW w:w="2227" w:type="dxa"/>
            <w:tcMar>
              <w:left w:w="58" w:type="dxa"/>
              <w:right w:w="58" w:type="dxa"/>
            </w:tcMar>
          </w:tcPr>
          <w:p w14:paraId="49601806" w14:textId="77777777" w:rsidR="00463665" w:rsidRDefault="00463665" w:rsidP="00463665">
            <w:pPr>
              <w:pStyle w:val="TableText"/>
            </w:pPr>
            <w:r>
              <w:t>CASE TRACKING NUMBER</w:t>
            </w:r>
          </w:p>
        </w:tc>
        <w:tc>
          <w:tcPr>
            <w:tcW w:w="2943" w:type="dxa"/>
            <w:tcMar>
              <w:left w:w="58" w:type="dxa"/>
              <w:right w:w="58" w:type="dxa"/>
            </w:tcMar>
          </w:tcPr>
          <w:p w14:paraId="06868BCE" w14:textId="7E3DBD56" w:rsidR="00463665" w:rsidRDefault="00463665" w:rsidP="00463665">
            <w:pPr>
              <w:pStyle w:val="TableText"/>
            </w:pPr>
            <w:r>
              <w:t>:P:IDR-</w:t>
            </w:r>
            <w:bookmarkStart w:id="933" w:name="_Hlt38081910"/>
            <w:r>
              <w:fldChar w:fldCharType="begin"/>
            </w:r>
            <w:r>
              <w:instrText>HYPERLINK "..\\..\\DataDictionary\\COBOL\\U\\U-CASE-TRACK-CCN.docx"</w:instrText>
            </w:r>
            <w:r>
              <w:fldChar w:fldCharType="separate"/>
            </w:r>
            <w:r>
              <w:rPr>
                <w:rStyle w:val="Hyperlink"/>
              </w:rPr>
              <w:t>U-C</w:t>
            </w:r>
            <w:bookmarkStart w:id="934" w:name="_Hlt38082481"/>
            <w:r>
              <w:rPr>
                <w:rStyle w:val="Hyperlink"/>
              </w:rPr>
              <w:t>A</w:t>
            </w:r>
            <w:bookmarkStart w:id="935" w:name="_Hlt38082235"/>
            <w:bookmarkEnd w:id="934"/>
            <w:r>
              <w:rPr>
                <w:rStyle w:val="Hyperlink"/>
              </w:rPr>
              <w:t>S</w:t>
            </w:r>
            <w:bookmarkEnd w:id="935"/>
            <w:r>
              <w:rPr>
                <w:rStyle w:val="Hyperlink"/>
              </w:rPr>
              <w:t>E-TRACK-</w:t>
            </w:r>
            <w:bookmarkStart w:id="936" w:name="_Hlt38081779"/>
            <w:r>
              <w:rPr>
                <w:rStyle w:val="Hyperlink"/>
              </w:rPr>
              <w:t>C</w:t>
            </w:r>
            <w:bookmarkEnd w:id="936"/>
            <w:r>
              <w:rPr>
                <w:rStyle w:val="Hyperlink"/>
              </w:rPr>
              <w:t>CN</w:t>
            </w:r>
            <w:r>
              <w:fldChar w:fldCharType="end"/>
            </w:r>
            <w:bookmarkEnd w:id="933"/>
          </w:p>
        </w:tc>
        <w:tc>
          <w:tcPr>
            <w:tcW w:w="2840" w:type="dxa"/>
            <w:tcMar>
              <w:left w:w="58" w:type="dxa"/>
              <w:right w:w="58" w:type="dxa"/>
            </w:tcMar>
          </w:tcPr>
          <w:p w14:paraId="72AE0758" w14:textId="77777777" w:rsidR="00463665" w:rsidRDefault="00463665" w:rsidP="00463665">
            <w:pPr>
              <w:pStyle w:val="TableText"/>
            </w:pPr>
            <w:r>
              <w:t>Case tracking CCN</w:t>
            </w:r>
          </w:p>
          <w:p w14:paraId="195CACF0" w14:textId="77777777" w:rsidR="00463665" w:rsidRDefault="00463665" w:rsidP="00463665">
            <w:pPr>
              <w:pStyle w:val="TableText"/>
            </w:pPr>
            <w:r w:rsidRPr="00D71177">
              <w:rPr>
                <w:rFonts w:cs="Arial"/>
                <w:color w:val="000000"/>
              </w:rPr>
              <w:t>This field is utilized for full claim adjustments related to overpayments only and carries the mother correspondence control number (case number) utilized to track the case.</w:t>
            </w:r>
          </w:p>
        </w:tc>
        <w:tc>
          <w:tcPr>
            <w:tcW w:w="1080" w:type="dxa"/>
            <w:tcMar>
              <w:left w:w="58" w:type="dxa"/>
              <w:right w:w="58" w:type="dxa"/>
            </w:tcMar>
          </w:tcPr>
          <w:p w14:paraId="1363314E" w14:textId="77777777" w:rsidR="00463665" w:rsidRDefault="00463665" w:rsidP="00463665">
            <w:pPr>
              <w:pStyle w:val="TableText"/>
              <w:rPr>
                <w:caps/>
              </w:rPr>
            </w:pPr>
            <w:r>
              <w:rPr>
                <w:caps/>
              </w:rPr>
              <w:t>13 N</w:t>
            </w:r>
          </w:p>
          <w:p w14:paraId="5F674710" w14:textId="77777777" w:rsidR="00463665" w:rsidRDefault="00463665" w:rsidP="00463665">
            <w:pPr>
              <w:pStyle w:val="TableText"/>
              <w:rPr>
                <w:caps/>
              </w:rPr>
            </w:pPr>
            <w:r>
              <w:rPr>
                <w:caps/>
              </w:rPr>
              <w:t>(9999999999999)</w:t>
            </w:r>
          </w:p>
        </w:tc>
        <w:tc>
          <w:tcPr>
            <w:tcW w:w="2340" w:type="dxa"/>
            <w:tcMar>
              <w:left w:w="58" w:type="dxa"/>
              <w:right w:w="58" w:type="dxa"/>
            </w:tcMar>
          </w:tcPr>
          <w:p w14:paraId="181E26D4" w14:textId="77777777" w:rsidR="00463665" w:rsidRDefault="00463665" w:rsidP="00463665">
            <w:pPr>
              <w:pStyle w:val="TableText"/>
            </w:pPr>
            <w:r>
              <w:t>-</w:t>
            </w:r>
          </w:p>
        </w:tc>
        <w:tc>
          <w:tcPr>
            <w:tcW w:w="858" w:type="dxa"/>
            <w:tcMar>
              <w:left w:w="58" w:type="dxa"/>
              <w:right w:w="58" w:type="dxa"/>
            </w:tcMar>
          </w:tcPr>
          <w:p w14:paraId="57C449B6" w14:textId="77777777" w:rsidR="00463665" w:rsidRDefault="00463665" w:rsidP="00463665">
            <w:pPr>
              <w:pStyle w:val="TableText"/>
            </w:pPr>
            <w:r>
              <w:t>Zeros</w:t>
            </w:r>
          </w:p>
        </w:tc>
        <w:tc>
          <w:tcPr>
            <w:tcW w:w="431" w:type="dxa"/>
          </w:tcPr>
          <w:p w14:paraId="204CBBE3" w14:textId="77777777" w:rsidR="00463665" w:rsidRDefault="00463665" w:rsidP="00463665">
            <w:pPr>
              <w:pStyle w:val="TableText"/>
            </w:pPr>
            <w:r>
              <w:t>X</w:t>
            </w:r>
          </w:p>
        </w:tc>
        <w:tc>
          <w:tcPr>
            <w:tcW w:w="431" w:type="dxa"/>
          </w:tcPr>
          <w:p w14:paraId="3AD0B51A" w14:textId="77777777" w:rsidR="00463665" w:rsidRDefault="00463665" w:rsidP="00463665">
            <w:pPr>
              <w:pStyle w:val="TableText"/>
            </w:pPr>
            <w:r>
              <w:t>X</w:t>
            </w:r>
          </w:p>
        </w:tc>
        <w:tc>
          <w:tcPr>
            <w:tcW w:w="432" w:type="dxa"/>
          </w:tcPr>
          <w:p w14:paraId="73C084C7" w14:textId="77777777" w:rsidR="00463665" w:rsidRDefault="00463665" w:rsidP="00463665">
            <w:pPr>
              <w:pStyle w:val="TableText"/>
            </w:pPr>
            <w:r>
              <w:t>X</w:t>
            </w:r>
          </w:p>
        </w:tc>
      </w:tr>
      <w:tr w:rsidR="00DF0598" w14:paraId="41CEF710" w14:textId="77777777" w:rsidTr="00DF0598">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7396551" w14:textId="77777777" w:rsidR="00DF0598" w:rsidRDefault="00DF0598" w:rsidP="000E3463">
            <w:pPr>
              <w:pStyle w:val="TableText"/>
            </w:pPr>
            <w:r>
              <w:t>1968 – 1968</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FF0C737" w14:textId="77777777" w:rsidR="00DF0598" w:rsidRDefault="00DF0598" w:rsidP="000E3463">
            <w:pPr>
              <w:pStyle w:val="TableText"/>
            </w:pPr>
            <w:r>
              <w:t>BENEFICIARY DO NOT FORWARD FLAG</w:t>
            </w:r>
          </w:p>
        </w:tc>
        <w:tc>
          <w:tcPr>
            <w:tcW w:w="2943" w:type="dxa"/>
            <w:tcBorders>
              <w:top w:val="single" w:sz="6" w:space="0" w:color="auto"/>
              <w:left w:val="single" w:sz="6" w:space="0" w:color="auto"/>
              <w:bottom w:val="single" w:sz="6" w:space="0" w:color="auto"/>
              <w:right w:val="single" w:sz="6" w:space="0" w:color="auto"/>
            </w:tcBorders>
            <w:tcMar>
              <w:left w:w="58" w:type="dxa"/>
              <w:right w:w="58" w:type="dxa"/>
            </w:tcMar>
          </w:tcPr>
          <w:p w14:paraId="03176D50" w14:textId="00598D41" w:rsidR="00DF0598" w:rsidRDefault="00DF0598" w:rsidP="000E3463">
            <w:pPr>
              <w:pStyle w:val="TableText"/>
            </w:pPr>
            <w:r w:rsidRPr="00D913D1">
              <w:t>:P:IDR-U-</w:t>
            </w:r>
            <w:hyperlink r:id="rId539" w:history="1">
              <w:r w:rsidRPr="000E3463">
                <w:rPr>
                  <w:rStyle w:val="Hyperlink"/>
                </w:rPr>
                <w:t>BENE-DNF-FLG</w:t>
              </w:r>
            </w:hyperlink>
          </w:p>
        </w:tc>
        <w:tc>
          <w:tcPr>
            <w:tcW w:w="2840" w:type="dxa"/>
            <w:tcBorders>
              <w:top w:val="single" w:sz="6" w:space="0" w:color="auto"/>
              <w:left w:val="single" w:sz="6" w:space="0" w:color="auto"/>
              <w:bottom w:val="single" w:sz="6" w:space="0" w:color="auto"/>
              <w:right w:val="single" w:sz="6" w:space="0" w:color="auto"/>
            </w:tcBorders>
            <w:tcMar>
              <w:left w:w="58" w:type="dxa"/>
              <w:right w:w="58" w:type="dxa"/>
            </w:tcMar>
          </w:tcPr>
          <w:p w14:paraId="34C951EE" w14:textId="77777777" w:rsidR="00DF0598" w:rsidRPr="00537D54" w:rsidRDefault="00DF0598" w:rsidP="000E3463">
            <w:pPr>
              <w:pStyle w:val="TableText"/>
            </w:pPr>
            <w:r w:rsidRPr="00537D54">
              <w:t>Beneficiary do not forward indicator.</w:t>
            </w:r>
          </w:p>
          <w:p w14:paraId="2A58F653" w14:textId="77777777" w:rsidR="00DF0598" w:rsidRDefault="00DF0598" w:rsidP="000E3463">
            <w:pPr>
              <w:pStyle w:val="TableText"/>
            </w:pPr>
            <w:r w:rsidRPr="00537D54">
              <w:t>The BDNF flag of Y will be set when the claim is held for an undeliverable beneficiary hold and will not be altered when the claim is released from DNF master file. The BDNF field will be blank for all claims not held for beneficiary undeliverable.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1EE96FC" w14:textId="77777777" w:rsidR="00DF0598" w:rsidRDefault="00DF0598" w:rsidP="000E3463">
            <w:pPr>
              <w:pStyle w:val="TableText"/>
              <w:rPr>
                <w:caps/>
              </w:rPr>
            </w:pPr>
            <w:r>
              <w:rPr>
                <w:caps/>
              </w:rPr>
              <w:t xml:space="preserve">1 c </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9230A4E" w14:textId="49F1317E" w:rsidR="00DF0598" w:rsidRPr="00865B7A" w:rsidRDefault="00292B94" w:rsidP="000E3463">
            <w:pPr>
              <w:pStyle w:val="TableText"/>
            </w:pPr>
            <w:r w:rsidRPr="00292B94">
              <w:rPr>
                <w:b/>
                <w:bCs/>
              </w:rPr>
              <w:t>Valid Values:</w:t>
            </w:r>
          </w:p>
          <w:p w14:paraId="404F1420" w14:textId="77777777" w:rsidR="00DF0598" w:rsidRDefault="00DF0598" w:rsidP="000E3463">
            <w:pPr>
              <w:pStyle w:val="TableText"/>
              <w:numPr>
                <w:ilvl w:val="0"/>
                <w:numId w:val="49"/>
              </w:numPr>
            </w:pPr>
            <w:r>
              <w:t>Y – Held for undeliverable</w:t>
            </w:r>
          </w:p>
          <w:p w14:paraId="34C3D589" w14:textId="77777777" w:rsidR="00DF0598" w:rsidRDefault="00DF0598" w:rsidP="000E3463">
            <w:pPr>
              <w:pStyle w:val="TableText"/>
              <w:numPr>
                <w:ilvl w:val="0"/>
                <w:numId w:val="49"/>
              </w:numPr>
            </w:pPr>
            <w:r>
              <w:t>Blank – Not held for undeliverable</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7E3AE4D" w14:textId="77777777" w:rsidR="00DF0598" w:rsidRDefault="00DF0598" w:rsidP="000E3463">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54A2AF64" w14:textId="77777777" w:rsidR="00DF0598" w:rsidRDefault="00DF0598" w:rsidP="000E3463">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002F6CFE" w14:textId="77777777" w:rsidR="00DF0598" w:rsidRDefault="00DF0598" w:rsidP="000E3463">
            <w:pPr>
              <w:pStyle w:val="TableText"/>
            </w:pPr>
            <w:r>
              <w:t>-</w:t>
            </w:r>
          </w:p>
        </w:tc>
        <w:tc>
          <w:tcPr>
            <w:tcW w:w="432" w:type="dxa"/>
            <w:tcBorders>
              <w:top w:val="single" w:sz="6" w:space="0" w:color="auto"/>
              <w:left w:val="single" w:sz="6" w:space="0" w:color="auto"/>
              <w:bottom w:val="single" w:sz="6" w:space="0" w:color="auto"/>
              <w:right w:val="single" w:sz="6" w:space="0" w:color="auto"/>
            </w:tcBorders>
          </w:tcPr>
          <w:p w14:paraId="367501B3" w14:textId="77777777" w:rsidR="00DF0598" w:rsidRDefault="00DF0598" w:rsidP="000E3463">
            <w:pPr>
              <w:pStyle w:val="TableText"/>
            </w:pPr>
            <w:r>
              <w:t>X</w:t>
            </w:r>
          </w:p>
        </w:tc>
      </w:tr>
      <w:tr w:rsidR="00DF0598" w14:paraId="3D3AC37D" w14:textId="77777777" w:rsidTr="00DF0598">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BE8EA2B" w14:textId="77777777" w:rsidR="00DF0598" w:rsidRDefault="00DF0598" w:rsidP="000E3463">
            <w:pPr>
              <w:pStyle w:val="TableText"/>
            </w:pPr>
            <w:r>
              <w:t>1969 - 1969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716C46CA" w14:textId="77777777" w:rsidR="00DF0598" w:rsidRDefault="00DF0598" w:rsidP="000E3463">
            <w:pPr>
              <w:pStyle w:val="TableText"/>
            </w:pPr>
            <w:r>
              <w:t>PROVIDER DO NOT FORWARD FLAG</w:t>
            </w:r>
          </w:p>
        </w:tc>
        <w:tc>
          <w:tcPr>
            <w:tcW w:w="2943" w:type="dxa"/>
            <w:tcBorders>
              <w:top w:val="single" w:sz="6" w:space="0" w:color="auto"/>
              <w:left w:val="single" w:sz="6" w:space="0" w:color="auto"/>
              <w:bottom w:val="single" w:sz="6" w:space="0" w:color="auto"/>
              <w:right w:val="single" w:sz="6" w:space="0" w:color="auto"/>
            </w:tcBorders>
            <w:tcMar>
              <w:left w:w="58" w:type="dxa"/>
              <w:right w:w="58" w:type="dxa"/>
            </w:tcMar>
          </w:tcPr>
          <w:p w14:paraId="61E4A50C" w14:textId="5ACE03E7" w:rsidR="00DF0598" w:rsidRDefault="00DF0598" w:rsidP="000E3463">
            <w:pPr>
              <w:pStyle w:val="TableText"/>
            </w:pPr>
            <w:r w:rsidRPr="00D913D1">
              <w:t>:P:IDR-U-</w:t>
            </w:r>
            <w:hyperlink r:id="rId540" w:history="1">
              <w:r w:rsidRPr="000E3463">
                <w:rPr>
                  <w:rStyle w:val="Hyperlink"/>
                </w:rPr>
                <w:t>PROV-DNF-FLG</w:t>
              </w:r>
            </w:hyperlink>
          </w:p>
        </w:tc>
        <w:tc>
          <w:tcPr>
            <w:tcW w:w="2840" w:type="dxa"/>
            <w:tcBorders>
              <w:top w:val="single" w:sz="6" w:space="0" w:color="auto"/>
              <w:left w:val="single" w:sz="6" w:space="0" w:color="auto"/>
              <w:bottom w:val="single" w:sz="6" w:space="0" w:color="auto"/>
              <w:right w:val="single" w:sz="6" w:space="0" w:color="auto"/>
            </w:tcBorders>
            <w:tcMar>
              <w:left w:w="58" w:type="dxa"/>
              <w:right w:w="58" w:type="dxa"/>
            </w:tcMar>
          </w:tcPr>
          <w:p w14:paraId="1B9CAC55" w14:textId="77777777" w:rsidR="00DF0598" w:rsidRDefault="00DF0598" w:rsidP="000E3463">
            <w:pPr>
              <w:pStyle w:val="TableText"/>
            </w:pPr>
            <w:r>
              <w:t>Provider do not forward indicator.</w:t>
            </w:r>
          </w:p>
          <w:p w14:paraId="648BECBA" w14:textId="77777777" w:rsidR="00DF0598" w:rsidRDefault="00DF0598" w:rsidP="000E3463">
            <w:pPr>
              <w:pStyle w:val="TableText"/>
            </w:pPr>
            <w:r>
              <w:t>The PDNF flag of Y will be set when the claim is held for a provider DNF or PECOS PEND hold and will not be altered when the claim is released from DNF master file. The PDNF field will be blank for all claims not held for provider DNF.</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67059015" w14:textId="77777777" w:rsidR="00DF0598" w:rsidRDefault="00DF0598" w:rsidP="000E3463">
            <w:pPr>
              <w:pStyle w:val="TableText"/>
              <w:rPr>
                <w:caps/>
              </w:rPr>
            </w:pPr>
            <w:r>
              <w:rPr>
                <w:caps/>
              </w:rPr>
              <w:t xml:space="preserve">1 c </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B7560C6" w14:textId="5C4CC5EF" w:rsidR="00DF0598" w:rsidRPr="00865B7A" w:rsidRDefault="00292B94" w:rsidP="000E3463">
            <w:pPr>
              <w:pStyle w:val="TableText"/>
            </w:pPr>
            <w:r w:rsidRPr="00292B94">
              <w:rPr>
                <w:b/>
                <w:bCs/>
              </w:rPr>
              <w:t>Valid Values:</w:t>
            </w:r>
          </w:p>
          <w:p w14:paraId="410E8264" w14:textId="77777777" w:rsidR="00DF0598" w:rsidRDefault="00DF0598" w:rsidP="000E3463">
            <w:pPr>
              <w:pStyle w:val="TableText"/>
              <w:numPr>
                <w:ilvl w:val="0"/>
                <w:numId w:val="49"/>
              </w:numPr>
            </w:pPr>
            <w:r>
              <w:t>Y – Held for undeliverable</w:t>
            </w:r>
          </w:p>
          <w:p w14:paraId="64AD16D5" w14:textId="77777777" w:rsidR="00DF0598" w:rsidRDefault="00DF0598" w:rsidP="000E3463">
            <w:pPr>
              <w:pStyle w:val="TableText"/>
              <w:numPr>
                <w:ilvl w:val="0"/>
                <w:numId w:val="49"/>
              </w:numPr>
            </w:pPr>
            <w:r>
              <w:t>Blank – Not held for undeliverable</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F51E7C8" w14:textId="77777777" w:rsidR="00DF0598" w:rsidRDefault="00DF0598" w:rsidP="000E3463">
            <w:pPr>
              <w:pStyle w:val="TableText"/>
            </w:pPr>
            <w:r>
              <w:t>Space</w:t>
            </w:r>
          </w:p>
        </w:tc>
        <w:tc>
          <w:tcPr>
            <w:tcW w:w="431" w:type="dxa"/>
            <w:tcBorders>
              <w:top w:val="single" w:sz="6" w:space="0" w:color="auto"/>
              <w:left w:val="single" w:sz="6" w:space="0" w:color="auto"/>
              <w:bottom w:val="single" w:sz="6" w:space="0" w:color="auto"/>
              <w:right w:val="single" w:sz="6" w:space="0" w:color="auto"/>
            </w:tcBorders>
          </w:tcPr>
          <w:p w14:paraId="6435CDE7" w14:textId="77777777" w:rsidR="00DF0598" w:rsidRDefault="00DF0598" w:rsidP="000E3463">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7F29067C" w14:textId="77777777" w:rsidR="00DF0598" w:rsidRDefault="00DF0598" w:rsidP="000E3463">
            <w:pPr>
              <w:pStyle w:val="TableText"/>
            </w:pPr>
            <w:r>
              <w:t>-</w:t>
            </w:r>
          </w:p>
        </w:tc>
        <w:tc>
          <w:tcPr>
            <w:tcW w:w="432" w:type="dxa"/>
            <w:tcBorders>
              <w:top w:val="single" w:sz="6" w:space="0" w:color="auto"/>
              <w:left w:val="single" w:sz="6" w:space="0" w:color="auto"/>
              <w:bottom w:val="single" w:sz="6" w:space="0" w:color="auto"/>
              <w:right w:val="single" w:sz="6" w:space="0" w:color="auto"/>
            </w:tcBorders>
          </w:tcPr>
          <w:p w14:paraId="63EAAEA4" w14:textId="77777777" w:rsidR="00DF0598" w:rsidRDefault="00DF0598" w:rsidP="000E3463">
            <w:pPr>
              <w:pStyle w:val="TableText"/>
            </w:pPr>
            <w:r>
              <w:t>X</w:t>
            </w:r>
          </w:p>
        </w:tc>
      </w:tr>
      <w:tr w:rsidR="00463665" w14:paraId="0910FB91" w14:textId="77777777" w:rsidTr="003214B8">
        <w:trPr>
          <w:cantSplit/>
          <w:jc w:val="center"/>
        </w:trPr>
        <w:tc>
          <w:tcPr>
            <w:tcW w:w="802" w:type="dxa"/>
            <w:tcMar>
              <w:left w:w="58" w:type="dxa"/>
              <w:right w:w="58" w:type="dxa"/>
            </w:tcMar>
          </w:tcPr>
          <w:p w14:paraId="52A6FCC7" w14:textId="47CB3C7A" w:rsidR="00463665" w:rsidRDefault="00463665" w:rsidP="00DF0598">
            <w:pPr>
              <w:pStyle w:val="TableText"/>
            </w:pPr>
            <w:r>
              <w:t>19</w:t>
            </w:r>
            <w:r w:rsidR="00DF0598">
              <w:t>70</w:t>
            </w:r>
            <w:r>
              <w:t xml:space="preserve"> – 1970</w:t>
            </w:r>
          </w:p>
        </w:tc>
        <w:tc>
          <w:tcPr>
            <w:tcW w:w="2227" w:type="dxa"/>
            <w:tcMar>
              <w:left w:w="58" w:type="dxa"/>
              <w:right w:w="58" w:type="dxa"/>
            </w:tcMar>
          </w:tcPr>
          <w:p w14:paraId="6B3C50EE" w14:textId="77777777" w:rsidR="00463665" w:rsidRDefault="00463665" w:rsidP="00463665">
            <w:pPr>
              <w:pStyle w:val="TableText"/>
            </w:pPr>
            <w:r>
              <w:t>-</w:t>
            </w:r>
          </w:p>
        </w:tc>
        <w:tc>
          <w:tcPr>
            <w:tcW w:w="2943" w:type="dxa"/>
            <w:tcMar>
              <w:left w:w="58" w:type="dxa"/>
              <w:right w:w="58" w:type="dxa"/>
            </w:tcMar>
          </w:tcPr>
          <w:p w14:paraId="03F9B738" w14:textId="77777777" w:rsidR="00463665" w:rsidRDefault="00463665" w:rsidP="00463665">
            <w:pPr>
              <w:pStyle w:val="TableText"/>
            </w:pPr>
            <w:r>
              <w:t>FILLER</w:t>
            </w:r>
          </w:p>
        </w:tc>
        <w:tc>
          <w:tcPr>
            <w:tcW w:w="2840" w:type="dxa"/>
            <w:tcMar>
              <w:left w:w="58" w:type="dxa"/>
              <w:right w:w="58" w:type="dxa"/>
            </w:tcMar>
          </w:tcPr>
          <w:p w14:paraId="1DF6A375" w14:textId="77777777" w:rsidR="00463665" w:rsidRDefault="00463665" w:rsidP="00463665">
            <w:pPr>
              <w:pStyle w:val="TableText"/>
            </w:pPr>
            <w:r>
              <w:t>-</w:t>
            </w:r>
          </w:p>
        </w:tc>
        <w:tc>
          <w:tcPr>
            <w:tcW w:w="1080" w:type="dxa"/>
            <w:tcMar>
              <w:left w:w="58" w:type="dxa"/>
              <w:right w:w="58" w:type="dxa"/>
            </w:tcMar>
          </w:tcPr>
          <w:p w14:paraId="19E97741" w14:textId="5ADBFF3E" w:rsidR="00463665" w:rsidRDefault="00DF0598" w:rsidP="00DF0598">
            <w:pPr>
              <w:pStyle w:val="TableText"/>
              <w:rPr>
                <w:caps/>
              </w:rPr>
            </w:pPr>
            <w:r>
              <w:rPr>
                <w:caps/>
              </w:rPr>
              <w:t>1</w:t>
            </w:r>
            <w:r w:rsidR="00463665">
              <w:rPr>
                <w:caps/>
              </w:rPr>
              <w:t xml:space="preserve"> c</w:t>
            </w:r>
          </w:p>
        </w:tc>
        <w:tc>
          <w:tcPr>
            <w:tcW w:w="2340" w:type="dxa"/>
            <w:tcMar>
              <w:left w:w="58" w:type="dxa"/>
              <w:right w:w="58" w:type="dxa"/>
            </w:tcMar>
          </w:tcPr>
          <w:p w14:paraId="2C90B17C" w14:textId="77777777" w:rsidR="00463665" w:rsidRDefault="00463665" w:rsidP="00463665">
            <w:pPr>
              <w:pStyle w:val="TableText"/>
            </w:pPr>
            <w:r>
              <w:t>-</w:t>
            </w:r>
          </w:p>
        </w:tc>
        <w:tc>
          <w:tcPr>
            <w:tcW w:w="858" w:type="dxa"/>
            <w:tcMar>
              <w:left w:w="58" w:type="dxa"/>
              <w:right w:w="58" w:type="dxa"/>
            </w:tcMar>
          </w:tcPr>
          <w:p w14:paraId="45F5B6B7" w14:textId="77777777" w:rsidR="00463665" w:rsidRDefault="00463665" w:rsidP="00463665">
            <w:pPr>
              <w:pStyle w:val="TableText"/>
            </w:pPr>
            <w:r>
              <w:t>Spaces</w:t>
            </w:r>
          </w:p>
        </w:tc>
        <w:tc>
          <w:tcPr>
            <w:tcW w:w="431" w:type="dxa"/>
          </w:tcPr>
          <w:p w14:paraId="7E6F6E0F" w14:textId="77777777" w:rsidR="00463665" w:rsidRDefault="00463665" w:rsidP="00463665">
            <w:pPr>
              <w:pStyle w:val="TableText"/>
            </w:pPr>
            <w:r>
              <w:t>X</w:t>
            </w:r>
          </w:p>
        </w:tc>
        <w:tc>
          <w:tcPr>
            <w:tcW w:w="431" w:type="dxa"/>
          </w:tcPr>
          <w:p w14:paraId="13DE1EA7" w14:textId="77777777" w:rsidR="00463665" w:rsidRDefault="00463665" w:rsidP="00463665">
            <w:pPr>
              <w:pStyle w:val="TableText"/>
            </w:pPr>
            <w:r>
              <w:t>X</w:t>
            </w:r>
          </w:p>
        </w:tc>
        <w:tc>
          <w:tcPr>
            <w:tcW w:w="432" w:type="dxa"/>
          </w:tcPr>
          <w:p w14:paraId="4B4AA10B" w14:textId="77777777" w:rsidR="00463665" w:rsidRDefault="00463665" w:rsidP="00463665">
            <w:pPr>
              <w:pStyle w:val="TableText"/>
            </w:pPr>
            <w:r>
              <w:t>X</w:t>
            </w:r>
          </w:p>
        </w:tc>
      </w:tr>
      <w:tr w:rsidR="00463665" w14:paraId="65A40A4C" w14:textId="77777777" w:rsidTr="003214B8">
        <w:trPr>
          <w:cantSplit/>
          <w:jc w:val="center"/>
        </w:trPr>
        <w:tc>
          <w:tcPr>
            <w:tcW w:w="802" w:type="dxa"/>
            <w:tcMar>
              <w:left w:w="58" w:type="dxa"/>
              <w:right w:w="58" w:type="dxa"/>
            </w:tcMar>
          </w:tcPr>
          <w:p w14:paraId="6B8F919C" w14:textId="29BD4473" w:rsidR="00463665" w:rsidRDefault="00463665" w:rsidP="00463665">
            <w:pPr>
              <w:pStyle w:val="TableText"/>
            </w:pPr>
            <w:r>
              <w:t>1971 – 1978</w:t>
            </w:r>
          </w:p>
        </w:tc>
        <w:tc>
          <w:tcPr>
            <w:tcW w:w="2227" w:type="dxa"/>
            <w:tcMar>
              <w:left w:w="58" w:type="dxa"/>
              <w:right w:w="58" w:type="dxa"/>
            </w:tcMar>
          </w:tcPr>
          <w:p w14:paraId="7DD206C1" w14:textId="77777777" w:rsidR="00463665" w:rsidRDefault="00463665" w:rsidP="00463665">
            <w:pPr>
              <w:pStyle w:val="TableText"/>
            </w:pPr>
            <w:r>
              <w:t>HPSA REPORTING DATE</w:t>
            </w:r>
          </w:p>
        </w:tc>
        <w:tc>
          <w:tcPr>
            <w:tcW w:w="2943" w:type="dxa"/>
            <w:tcMar>
              <w:left w:w="58" w:type="dxa"/>
              <w:right w:w="58" w:type="dxa"/>
            </w:tcMar>
          </w:tcPr>
          <w:p w14:paraId="7D5A0854" w14:textId="290E8470" w:rsidR="00463665" w:rsidRPr="00C4752B" w:rsidRDefault="00463665" w:rsidP="00463665">
            <w:pPr>
              <w:pStyle w:val="TableText"/>
              <w:rPr>
                <w:lang w:val="es-US"/>
              </w:rPr>
            </w:pPr>
            <w:r w:rsidRPr="00C4752B">
              <w:rPr>
                <w:lang w:val="es-US"/>
              </w:rPr>
              <w:t>:P:IDR-</w:t>
            </w:r>
            <w:hyperlink r:id="rId541" w:history="1">
              <w:r w:rsidRPr="00C4752B">
                <w:rPr>
                  <w:rStyle w:val="Hyperlink"/>
                  <w:lang w:val="es-US"/>
                </w:rPr>
                <w:t>U-HPSA-RPT-DT-CYMD</w:t>
              </w:r>
            </w:hyperlink>
          </w:p>
        </w:tc>
        <w:tc>
          <w:tcPr>
            <w:tcW w:w="2840" w:type="dxa"/>
            <w:tcMar>
              <w:left w:w="58" w:type="dxa"/>
              <w:right w:w="58" w:type="dxa"/>
            </w:tcMar>
          </w:tcPr>
          <w:p w14:paraId="01FE8637" w14:textId="77777777" w:rsidR="00463665" w:rsidRDefault="00463665" w:rsidP="00463665">
            <w:pPr>
              <w:pStyle w:val="TableText"/>
            </w:pPr>
            <w:r>
              <w:t>HPSA reporting date</w:t>
            </w:r>
          </w:p>
        </w:tc>
        <w:tc>
          <w:tcPr>
            <w:tcW w:w="1080" w:type="dxa"/>
            <w:tcMar>
              <w:left w:w="58" w:type="dxa"/>
              <w:right w:w="58" w:type="dxa"/>
            </w:tcMar>
          </w:tcPr>
          <w:p w14:paraId="6302037D" w14:textId="77777777" w:rsidR="00463665" w:rsidRDefault="00463665" w:rsidP="00463665">
            <w:pPr>
              <w:pStyle w:val="TableText"/>
              <w:rPr>
                <w:caps/>
              </w:rPr>
            </w:pPr>
            <w:r>
              <w:rPr>
                <w:caps/>
              </w:rPr>
              <w:t>8 N</w:t>
            </w:r>
          </w:p>
          <w:p w14:paraId="1C6F9DA9" w14:textId="14F074DF" w:rsidR="00463665" w:rsidRDefault="00463665" w:rsidP="00463665">
            <w:pPr>
              <w:pStyle w:val="TableText"/>
              <w:rPr>
                <w:caps/>
              </w:rPr>
            </w:pPr>
            <w:r>
              <w:rPr>
                <w:caps/>
              </w:rPr>
              <w:t>YYYMMDD</w:t>
            </w:r>
          </w:p>
        </w:tc>
        <w:tc>
          <w:tcPr>
            <w:tcW w:w="2340" w:type="dxa"/>
            <w:tcMar>
              <w:left w:w="58" w:type="dxa"/>
              <w:right w:w="58" w:type="dxa"/>
            </w:tcMar>
          </w:tcPr>
          <w:p w14:paraId="01002049" w14:textId="77777777" w:rsidR="00463665" w:rsidRDefault="00463665" w:rsidP="00463665">
            <w:pPr>
              <w:pStyle w:val="TableText"/>
            </w:pPr>
            <w:r>
              <w:t>-</w:t>
            </w:r>
          </w:p>
        </w:tc>
        <w:tc>
          <w:tcPr>
            <w:tcW w:w="858" w:type="dxa"/>
            <w:tcMar>
              <w:left w:w="58" w:type="dxa"/>
              <w:right w:w="58" w:type="dxa"/>
            </w:tcMar>
          </w:tcPr>
          <w:p w14:paraId="7CE34A5C" w14:textId="77777777" w:rsidR="00463665" w:rsidRDefault="00463665" w:rsidP="00463665">
            <w:pPr>
              <w:pStyle w:val="TableText"/>
            </w:pPr>
            <w:r>
              <w:t>Zeros</w:t>
            </w:r>
          </w:p>
        </w:tc>
        <w:tc>
          <w:tcPr>
            <w:tcW w:w="431" w:type="dxa"/>
          </w:tcPr>
          <w:p w14:paraId="36A8B451" w14:textId="77777777" w:rsidR="00463665" w:rsidRDefault="00463665" w:rsidP="00463665">
            <w:pPr>
              <w:pStyle w:val="TableText"/>
            </w:pPr>
            <w:r>
              <w:t>-</w:t>
            </w:r>
          </w:p>
        </w:tc>
        <w:tc>
          <w:tcPr>
            <w:tcW w:w="431" w:type="dxa"/>
          </w:tcPr>
          <w:p w14:paraId="011A676A" w14:textId="77777777" w:rsidR="00463665" w:rsidRDefault="00463665" w:rsidP="00463665">
            <w:pPr>
              <w:pStyle w:val="TableText"/>
            </w:pPr>
            <w:r>
              <w:t>X</w:t>
            </w:r>
          </w:p>
        </w:tc>
        <w:tc>
          <w:tcPr>
            <w:tcW w:w="432" w:type="dxa"/>
          </w:tcPr>
          <w:p w14:paraId="6CFDF4C5" w14:textId="77777777" w:rsidR="00463665" w:rsidRDefault="00463665" w:rsidP="00463665">
            <w:pPr>
              <w:pStyle w:val="TableText"/>
            </w:pPr>
            <w:r>
              <w:t>X</w:t>
            </w:r>
          </w:p>
        </w:tc>
      </w:tr>
      <w:tr w:rsidR="00463665" w14:paraId="0ADD20A8" w14:textId="77777777" w:rsidTr="003214B8">
        <w:trPr>
          <w:cantSplit/>
          <w:jc w:val="center"/>
        </w:trPr>
        <w:tc>
          <w:tcPr>
            <w:tcW w:w="802" w:type="dxa"/>
            <w:tcMar>
              <w:left w:w="58" w:type="dxa"/>
              <w:right w:w="58" w:type="dxa"/>
            </w:tcMar>
          </w:tcPr>
          <w:p w14:paraId="612BFE2B" w14:textId="77777777" w:rsidR="00463665" w:rsidRDefault="00463665" w:rsidP="00463665">
            <w:pPr>
              <w:pStyle w:val="TableText"/>
              <w:rPr>
                <w:b/>
              </w:rPr>
            </w:pPr>
            <w:r>
              <w:rPr>
                <w:b/>
              </w:rPr>
              <w:t>1979</w:t>
            </w:r>
          </w:p>
        </w:tc>
        <w:tc>
          <w:tcPr>
            <w:tcW w:w="2227" w:type="dxa"/>
            <w:tcMar>
              <w:left w:w="58" w:type="dxa"/>
              <w:right w:w="58" w:type="dxa"/>
            </w:tcMar>
          </w:tcPr>
          <w:p w14:paraId="6FC29B6C" w14:textId="77777777" w:rsidR="00463665" w:rsidRDefault="00463665" w:rsidP="00463665">
            <w:pPr>
              <w:pStyle w:val="TableText"/>
              <w:rPr>
                <w:b/>
              </w:rPr>
            </w:pPr>
            <w:r>
              <w:rPr>
                <w:b/>
              </w:rPr>
              <w:t>-</w:t>
            </w:r>
          </w:p>
        </w:tc>
        <w:tc>
          <w:tcPr>
            <w:tcW w:w="2943" w:type="dxa"/>
            <w:tcMar>
              <w:left w:w="58" w:type="dxa"/>
              <w:right w:w="58" w:type="dxa"/>
            </w:tcMar>
          </w:tcPr>
          <w:p w14:paraId="5A9BE40E" w14:textId="49B69721" w:rsidR="00463665" w:rsidRPr="00C4752B" w:rsidRDefault="00463665" w:rsidP="00463665">
            <w:pPr>
              <w:pStyle w:val="TableText"/>
              <w:rPr>
                <w:lang w:val="es-US"/>
              </w:rPr>
            </w:pPr>
            <w:r w:rsidRPr="00C4752B">
              <w:rPr>
                <w:b/>
                <w:lang w:val="es-US"/>
              </w:rPr>
              <w:t>:P:IDR-</w:t>
            </w:r>
            <w:hyperlink r:id="rId542" w:history="1">
              <w:r w:rsidRPr="00C4752B">
                <w:rPr>
                  <w:rStyle w:val="Hyperlink"/>
                  <w:lang w:val="es-US"/>
                </w:rPr>
                <w:t>U-CWF-ERROR</w:t>
              </w:r>
            </w:hyperlink>
          </w:p>
        </w:tc>
        <w:tc>
          <w:tcPr>
            <w:tcW w:w="2840" w:type="dxa"/>
            <w:tcMar>
              <w:left w:w="58" w:type="dxa"/>
              <w:right w:w="58" w:type="dxa"/>
            </w:tcMar>
          </w:tcPr>
          <w:p w14:paraId="74423557" w14:textId="77777777" w:rsidR="00B24AA2" w:rsidRPr="00C4752B" w:rsidRDefault="00B24AA2" w:rsidP="00B24AA2">
            <w:pPr>
              <w:pStyle w:val="TableText"/>
              <w:rPr>
                <w:b/>
                <w:lang w:val="es-US"/>
              </w:rPr>
            </w:pPr>
            <w:r w:rsidRPr="00C4752B">
              <w:rPr>
                <w:b/>
                <w:lang w:val="es-US"/>
              </w:rPr>
              <w:t>Occurs 5 Times</w:t>
            </w:r>
          </w:p>
          <w:p w14:paraId="2988CDBF" w14:textId="5E06CC02" w:rsidR="00463665" w:rsidRDefault="00463665" w:rsidP="00463665">
            <w:pPr>
              <w:pStyle w:val="TableText"/>
              <w:rPr>
                <w:b/>
              </w:rPr>
            </w:pPr>
            <w:r>
              <w:rPr>
                <w:b/>
              </w:rPr>
              <w:t>BDS/CWF Header Error and Override Codes and Source Indicators</w:t>
            </w:r>
          </w:p>
        </w:tc>
        <w:tc>
          <w:tcPr>
            <w:tcW w:w="1080" w:type="dxa"/>
            <w:tcMar>
              <w:left w:w="58" w:type="dxa"/>
              <w:right w:w="58" w:type="dxa"/>
            </w:tcMar>
          </w:tcPr>
          <w:p w14:paraId="0049D801" w14:textId="77777777" w:rsidR="00463665" w:rsidRDefault="00463665" w:rsidP="00463665">
            <w:pPr>
              <w:pStyle w:val="TableText"/>
              <w:rPr>
                <w:caps/>
              </w:rPr>
            </w:pPr>
            <w:r>
              <w:rPr>
                <w:caps/>
              </w:rPr>
              <w:t>-</w:t>
            </w:r>
          </w:p>
        </w:tc>
        <w:tc>
          <w:tcPr>
            <w:tcW w:w="2340" w:type="dxa"/>
            <w:tcMar>
              <w:left w:w="58" w:type="dxa"/>
              <w:right w:w="58" w:type="dxa"/>
            </w:tcMar>
          </w:tcPr>
          <w:p w14:paraId="2BF05A02" w14:textId="77777777" w:rsidR="00463665" w:rsidRDefault="00463665" w:rsidP="00463665">
            <w:pPr>
              <w:pStyle w:val="TableText"/>
            </w:pPr>
            <w:r>
              <w:t>-</w:t>
            </w:r>
          </w:p>
        </w:tc>
        <w:tc>
          <w:tcPr>
            <w:tcW w:w="858" w:type="dxa"/>
            <w:tcMar>
              <w:left w:w="58" w:type="dxa"/>
              <w:right w:w="58" w:type="dxa"/>
            </w:tcMar>
          </w:tcPr>
          <w:p w14:paraId="3EB9C8AF" w14:textId="77777777" w:rsidR="00463665" w:rsidRDefault="00463665" w:rsidP="00463665">
            <w:pPr>
              <w:pStyle w:val="TableText"/>
            </w:pPr>
            <w:r>
              <w:t>-</w:t>
            </w:r>
          </w:p>
        </w:tc>
        <w:tc>
          <w:tcPr>
            <w:tcW w:w="431" w:type="dxa"/>
          </w:tcPr>
          <w:p w14:paraId="7854AE26" w14:textId="77777777" w:rsidR="00463665" w:rsidRDefault="00463665" w:rsidP="00463665">
            <w:pPr>
              <w:pStyle w:val="TableText"/>
            </w:pPr>
            <w:r>
              <w:t>-</w:t>
            </w:r>
          </w:p>
        </w:tc>
        <w:tc>
          <w:tcPr>
            <w:tcW w:w="431" w:type="dxa"/>
          </w:tcPr>
          <w:p w14:paraId="63A9DA12" w14:textId="77777777" w:rsidR="00463665" w:rsidRDefault="00463665" w:rsidP="00463665">
            <w:pPr>
              <w:pStyle w:val="TableText"/>
            </w:pPr>
            <w:r>
              <w:t>-</w:t>
            </w:r>
          </w:p>
        </w:tc>
        <w:tc>
          <w:tcPr>
            <w:tcW w:w="432" w:type="dxa"/>
          </w:tcPr>
          <w:p w14:paraId="061FBE88" w14:textId="77777777" w:rsidR="00463665" w:rsidRDefault="00463665" w:rsidP="00463665">
            <w:pPr>
              <w:pStyle w:val="TableText"/>
            </w:pPr>
            <w:r>
              <w:t>-</w:t>
            </w:r>
          </w:p>
        </w:tc>
      </w:tr>
      <w:tr w:rsidR="00463665" w14:paraId="0121DD6A" w14:textId="77777777" w:rsidTr="003214B8">
        <w:trPr>
          <w:cantSplit/>
          <w:jc w:val="center"/>
        </w:trPr>
        <w:tc>
          <w:tcPr>
            <w:tcW w:w="802" w:type="dxa"/>
            <w:tcMar>
              <w:left w:w="58" w:type="dxa"/>
              <w:right w:w="58" w:type="dxa"/>
            </w:tcMar>
          </w:tcPr>
          <w:p w14:paraId="603A77D0" w14:textId="27F8EFD7" w:rsidR="00463665" w:rsidRDefault="00463665" w:rsidP="00463665">
            <w:pPr>
              <w:pStyle w:val="TableText"/>
            </w:pPr>
            <w:r>
              <w:t>1979 – 1982</w:t>
            </w:r>
          </w:p>
        </w:tc>
        <w:tc>
          <w:tcPr>
            <w:tcW w:w="2227" w:type="dxa"/>
            <w:tcMar>
              <w:left w:w="58" w:type="dxa"/>
              <w:right w:w="58" w:type="dxa"/>
            </w:tcMar>
          </w:tcPr>
          <w:p w14:paraId="3E135BE7" w14:textId="77777777" w:rsidR="00463665" w:rsidRDefault="00463665" w:rsidP="00463665">
            <w:pPr>
              <w:pStyle w:val="TableText"/>
            </w:pPr>
            <w:r>
              <w:t>BDS/CWF ERROR CODE (1)</w:t>
            </w:r>
          </w:p>
        </w:tc>
        <w:tc>
          <w:tcPr>
            <w:tcW w:w="2943" w:type="dxa"/>
            <w:tcMar>
              <w:left w:w="58" w:type="dxa"/>
              <w:right w:w="58" w:type="dxa"/>
            </w:tcMar>
          </w:tcPr>
          <w:p w14:paraId="07B971A2" w14:textId="6D5790C5" w:rsidR="00463665" w:rsidRPr="00C4752B" w:rsidRDefault="00463665" w:rsidP="00463665">
            <w:pPr>
              <w:pStyle w:val="TableText"/>
              <w:rPr>
                <w:lang w:val="es-US"/>
              </w:rPr>
            </w:pPr>
            <w:r w:rsidRPr="00C4752B">
              <w:rPr>
                <w:lang w:val="es-US"/>
              </w:rPr>
              <w:t>:P:IDR-</w:t>
            </w:r>
            <w:hyperlink r:id="rId543" w:history="1">
              <w:r w:rsidRPr="00C4752B">
                <w:rPr>
                  <w:rStyle w:val="Hyperlink"/>
                  <w:lang w:val="es-US"/>
                </w:rPr>
                <w:t>U-CWF-ERR-CD</w:t>
              </w:r>
            </w:hyperlink>
          </w:p>
        </w:tc>
        <w:tc>
          <w:tcPr>
            <w:tcW w:w="2840" w:type="dxa"/>
            <w:tcMar>
              <w:left w:w="58" w:type="dxa"/>
              <w:right w:w="58" w:type="dxa"/>
            </w:tcMar>
          </w:tcPr>
          <w:p w14:paraId="7048F69E" w14:textId="77777777" w:rsidR="00463665" w:rsidRDefault="00463665" w:rsidP="00463665">
            <w:pPr>
              <w:pStyle w:val="TableText"/>
            </w:pPr>
            <w:r>
              <w:t>BDS/CWF Header Error Code</w:t>
            </w:r>
          </w:p>
          <w:p w14:paraId="3A29F007" w14:textId="77777777" w:rsidR="00463665" w:rsidRDefault="00463665" w:rsidP="00463665">
            <w:pPr>
              <w:pStyle w:val="TableText"/>
              <w:rPr>
                <w:rFonts w:cs="Arial"/>
                <w:color w:val="000000"/>
              </w:rPr>
            </w:pPr>
            <w:r w:rsidRPr="00C917D0">
              <w:rPr>
                <w:rFonts w:cs="Arial"/>
                <w:color w:val="000000"/>
              </w:rPr>
              <w:t xml:space="preserve">This field carries one </w:t>
            </w:r>
            <w:r>
              <w:t>BDS/</w:t>
            </w:r>
            <w:r w:rsidRPr="00C917D0">
              <w:rPr>
                <w:rFonts w:cs="Arial"/>
                <w:color w:val="000000"/>
              </w:rPr>
              <w:t>CWF Header Error Code This is an entry in the U-CWF-ERROR table, that occurs 5 times.</w:t>
            </w:r>
          </w:p>
          <w:p w14:paraId="75EA1448" w14:textId="77777777" w:rsidR="00463665" w:rsidRDefault="00463665" w:rsidP="00463665">
            <w:pPr>
              <w:pStyle w:val="TableText"/>
            </w:pPr>
            <w:r w:rsidRPr="00C917D0">
              <w:rPr>
                <w:rFonts w:cs="Arial"/>
                <w:color w:val="000000"/>
              </w:rPr>
              <w:t>The error that CWF sends back to MCS in the response to indicate that the claim or service error hit one of their errors.</w:t>
            </w:r>
          </w:p>
        </w:tc>
        <w:tc>
          <w:tcPr>
            <w:tcW w:w="1080" w:type="dxa"/>
            <w:tcMar>
              <w:left w:w="58" w:type="dxa"/>
              <w:right w:w="58" w:type="dxa"/>
            </w:tcMar>
          </w:tcPr>
          <w:p w14:paraId="301902E5" w14:textId="77777777" w:rsidR="00463665" w:rsidRDefault="00463665" w:rsidP="00463665">
            <w:pPr>
              <w:pStyle w:val="TableText"/>
              <w:rPr>
                <w:caps/>
              </w:rPr>
            </w:pPr>
            <w:r>
              <w:rPr>
                <w:caps/>
              </w:rPr>
              <w:t>4 c</w:t>
            </w:r>
          </w:p>
        </w:tc>
        <w:tc>
          <w:tcPr>
            <w:tcW w:w="2340" w:type="dxa"/>
            <w:tcMar>
              <w:left w:w="58" w:type="dxa"/>
              <w:right w:w="58" w:type="dxa"/>
            </w:tcMar>
          </w:tcPr>
          <w:p w14:paraId="4A90E508" w14:textId="6B1D9F0C" w:rsidR="00463665" w:rsidRDefault="003A63DC" w:rsidP="00463665">
            <w:pPr>
              <w:pStyle w:val="TableText"/>
            </w:pPr>
            <w:r w:rsidRPr="003A63DC">
              <w:t>See CWF Documentation</w:t>
            </w:r>
          </w:p>
        </w:tc>
        <w:tc>
          <w:tcPr>
            <w:tcW w:w="858" w:type="dxa"/>
            <w:tcMar>
              <w:left w:w="58" w:type="dxa"/>
              <w:right w:w="58" w:type="dxa"/>
            </w:tcMar>
          </w:tcPr>
          <w:p w14:paraId="33AF3594" w14:textId="77777777" w:rsidR="00463665" w:rsidRDefault="00463665" w:rsidP="00463665">
            <w:pPr>
              <w:pStyle w:val="TableText"/>
            </w:pPr>
            <w:r>
              <w:t>Spaces</w:t>
            </w:r>
          </w:p>
        </w:tc>
        <w:tc>
          <w:tcPr>
            <w:tcW w:w="431" w:type="dxa"/>
          </w:tcPr>
          <w:p w14:paraId="63A74827" w14:textId="77777777" w:rsidR="00463665" w:rsidRDefault="00463665" w:rsidP="00463665">
            <w:pPr>
              <w:pStyle w:val="TableText"/>
            </w:pPr>
            <w:r>
              <w:t>-</w:t>
            </w:r>
          </w:p>
        </w:tc>
        <w:tc>
          <w:tcPr>
            <w:tcW w:w="431" w:type="dxa"/>
          </w:tcPr>
          <w:p w14:paraId="2387F4C2" w14:textId="77777777" w:rsidR="00463665" w:rsidRDefault="00463665" w:rsidP="00463665">
            <w:pPr>
              <w:pStyle w:val="TableText"/>
            </w:pPr>
            <w:r>
              <w:t>X</w:t>
            </w:r>
          </w:p>
        </w:tc>
        <w:tc>
          <w:tcPr>
            <w:tcW w:w="432" w:type="dxa"/>
          </w:tcPr>
          <w:p w14:paraId="31C5823B" w14:textId="77777777" w:rsidR="00463665" w:rsidRDefault="00463665" w:rsidP="00463665">
            <w:pPr>
              <w:pStyle w:val="TableText"/>
            </w:pPr>
            <w:r>
              <w:t>X</w:t>
            </w:r>
          </w:p>
        </w:tc>
      </w:tr>
      <w:tr w:rsidR="00463665" w14:paraId="166C557D" w14:textId="77777777" w:rsidTr="003214B8">
        <w:trPr>
          <w:cantSplit/>
          <w:jc w:val="center"/>
        </w:trPr>
        <w:tc>
          <w:tcPr>
            <w:tcW w:w="802" w:type="dxa"/>
            <w:tcMar>
              <w:left w:w="58" w:type="dxa"/>
              <w:right w:w="58" w:type="dxa"/>
            </w:tcMar>
          </w:tcPr>
          <w:p w14:paraId="0B37E608" w14:textId="77777777" w:rsidR="00463665" w:rsidRDefault="00463665" w:rsidP="00463665">
            <w:pPr>
              <w:pStyle w:val="TableText"/>
            </w:pPr>
            <w:r>
              <w:t>1983</w:t>
            </w:r>
          </w:p>
        </w:tc>
        <w:tc>
          <w:tcPr>
            <w:tcW w:w="2227" w:type="dxa"/>
            <w:tcMar>
              <w:left w:w="58" w:type="dxa"/>
              <w:right w:w="58" w:type="dxa"/>
            </w:tcMar>
          </w:tcPr>
          <w:p w14:paraId="7A806F0F" w14:textId="77777777" w:rsidR="00463665" w:rsidRDefault="00463665" w:rsidP="00463665">
            <w:pPr>
              <w:pStyle w:val="TableText"/>
            </w:pPr>
            <w:r>
              <w:t>BDS/CWF HEADER OVERRIDE (1)</w:t>
            </w:r>
          </w:p>
        </w:tc>
        <w:tc>
          <w:tcPr>
            <w:tcW w:w="2943" w:type="dxa"/>
            <w:tcMar>
              <w:left w:w="58" w:type="dxa"/>
              <w:right w:w="58" w:type="dxa"/>
            </w:tcMar>
          </w:tcPr>
          <w:p w14:paraId="2C3199F5" w14:textId="353A5D0B" w:rsidR="00463665" w:rsidRPr="00C4752B" w:rsidRDefault="00463665" w:rsidP="00463665">
            <w:pPr>
              <w:pStyle w:val="TableText"/>
              <w:rPr>
                <w:lang w:val="es-US"/>
              </w:rPr>
            </w:pPr>
            <w:r w:rsidRPr="00C4752B">
              <w:rPr>
                <w:lang w:val="es-US"/>
              </w:rPr>
              <w:t>:P:IDR-</w:t>
            </w:r>
            <w:hyperlink r:id="rId544" w:history="1">
              <w:r w:rsidRPr="00C4752B">
                <w:rPr>
                  <w:rStyle w:val="Hyperlink"/>
                  <w:lang w:val="es-US"/>
                </w:rPr>
                <w:t>U-CWF-OVRD-CD</w:t>
              </w:r>
            </w:hyperlink>
          </w:p>
        </w:tc>
        <w:tc>
          <w:tcPr>
            <w:tcW w:w="2840" w:type="dxa"/>
            <w:tcMar>
              <w:left w:w="58" w:type="dxa"/>
              <w:right w:w="58" w:type="dxa"/>
            </w:tcMar>
          </w:tcPr>
          <w:p w14:paraId="05EC25D9" w14:textId="77777777" w:rsidR="00463665" w:rsidRDefault="00463665" w:rsidP="00463665">
            <w:pPr>
              <w:pStyle w:val="TableText"/>
            </w:pPr>
            <w:r>
              <w:t>BDS/CWF Header Override</w:t>
            </w:r>
          </w:p>
          <w:p w14:paraId="4F74A124" w14:textId="4D04C5B9" w:rsidR="00463665" w:rsidRDefault="00463665" w:rsidP="00463665">
            <w:pPr>
              <w:pStyle w:val="TableText"/>
            </w:pPr>
            <w:r w:rsidRPr="00C917D0">
              <w:rPr>
                <w:rFonts w:cs="Arial"/>
                <w:color w:val="000000"/>
              </w:rPr>
              <w:t>This field carries one CWF Header Error Override Code. This is an entry in the U-CWF-ERROR table, that occurs 5 times.</w:t>
            </w:r>
          </w:p>
        </w:tc>
        <w:tc>
          <w:tcPr>
            <w:tcW w:w="1080" w:type="dxa"/>
            <w:tcMar>
              <w:left w:w="58" w:type="dxa"/>
              <w:right w:w="58" w:type="dxa"/>
            </w:tcMar>
          </w:tcPr>
          <w:p w14:paraId="4856BB78" w14:textId="77777777" w:rsidR="00463665" w:rsidRDefault="00463665" w:rsidP="00463665">
            <w:pPr>
              <w:pStyle w:val="TableText"/>
              <w:rPr>
                <w:caps/>
              </w:rPr>
            </w:pPr>
            <w:r>
              <w:rPr>
                <w:caps/>
              </w:rPr>
              <w:t>1 C</w:t>
            </w:r>
          </w:p>
        </w:tc>
        <w:tc>
          <w:tcPr>
            <w:tcW w:w="2340" w:type="dxa"/>
            <w:tcMar>
              <w:left w:w="58" w:type="dxa"/>
              <w:right w:w="58" w:type="dxa"/>
            </w:tcMar>
          </w:tcPr>
          <w:p w14:paraId="4262B8D2" w14:textId="77777777" w:rsidR="00463665" w:rsidRPr="0097365E" w:rsidRDefault="00463665" w:rsidP="00463665">
            <w:pPr>
              <w:pStyle w:val="TableText"/>
              <w:rPr>
                <w:rFonts w:cs="Arial"/>
                <w:color w:val="000000"/>
              </w:rPr>
            </w:pPr>
            <w:r w:rsidRPr="0042502A">
              <w:rPr>
                <w:rFonts w:cs="Arial"/>
                <w:b/>
                <w:color w:val="000000"/>
              </w:rPr>
              <w:t>Valid Values:</w:t>
            </w:r>
          </w:p>
          <w:p w14:paraId="55959DF9" w14:textId="2F3CEC7C" w:rsidR="00463665" w:rsidRPr="00446682" w:rsidRDefault="00463665" w:rsidP="00245396">
            <w:pPr>
              <w:pStyle w:val="TableTextBullet"/>
            </w:pPr>
            <w:r w:rsidRPr="00446682">
              <w:t xml:space="preserve">H </w:t>
            </w:r>
            <w:r>
              <w:t xml:space="preserve">– </w:t>
            </w:r>
            <w:r w:rsidRPr="00446682">
              <w:t>Header</w:t>
            </w:r>
            <w:r>
              <w:t xml:space="preserve"> Override</w:t>
            </w:r>
          </w:p>
          <w:p w14:paraId="67DA3A56" w14:textId="58ECC0C0" w:rsidR="00463665" w:rsidRPr="00A00355" w:rsidRDefault="00463665" w:rsidP="009A26C1">
            <w:pPr>
              <w:pStyle w:val="TableTextBullet"/>
            </w:pPr>
            <w:r>
              <w:t>I</w:t>
            </w:r>
            <w:r w:rsidRPr="00446682">
              <w:t xml:space="preserve"> </w:t>
            </w:r>
            <w:r>
              <w:t>– The NAME error was overriden.</w:t>
            </w:r>
            <w:r w:rsidRPr="009A26C1">
              <w:rPr>
                <w:color w:val="000000" w:themeColor="text1"/>
              </w:rPr>
              <w:t xml:space="preserve"> See </w:t>
            </w:r>
            <w:hyperlink r:id="rId545" w:history="1">
              <w:r w:rsidRPr="00103943">
                <w:rPr>
                  <w:rStyle w:val="Hyperlink"/>
                </w:rPr>
                <w:t>S23R100</w:t>
              </w:r>
            </w:hyperlink>
          </w:p>
          <w:p w14:paraId="39FCF020" w14:textId="74ADA5F1" w:rsidR="00463665" w:rsidRPr="00446682" w:rsidDel="00C71D35" w:rsidRDefault="00463665" w:rsidP="00245396">
            <w:pPr>
              <w:pStyle w:val="TableTextBullet"/>
            </w:pPr>
            <w:r>
              <w:t>N – Override attempted but the error is not overridable</w:t>
            </w:r>
          </w:p>
          <w:p w14:paraId="3794D145" w14:textId="6E70B48A" w:rsidR="00463665" w:rsidRDefault="00463665" w:rsidP="00245396">
            <w:pPr>
              <w:pStyle w:val="TableTextBullet"/>
            </w:pPr>
            <w:r w:rsidRPr="00446682">
              <w:t xml:space="preserve">Blank </w:t>
            </w:r>
            <w:r>
              <w:t xml:space="preserve">– </w:t>
            </w:r>
            <w:r w:rsidRPr="00446682">
              <w:t xml:space="preserve">No override </w:t>
            </w:r>
          </w:p>
        </w:tc>
        <w:tc>
          <w:tcPr>
            <w:tcW w:w="858" w:type="dxa"/>
            <w:tcMar>
              <w:left w:w="58" w:type="dxa"/>
              <w:right w:w="58" w:type="dxa"/>
            </w:tcMar>
          </w:tcPr>
          <w:p w14:paraId="632D0F25" w14:textId="77777777" w:rsidR="00463665" w:rsidRDefault="00463665" w:rsidP="00463665">
            <w:pPr>
              <w:pStyle w:val="TableText"/>
            </w:pPr>
            <w:r>
              <w:t>Spaces</w:t>
            </w:r>
          </w:p>
        </w:tc>
        <w:tc>
          <w:tcPr>
            <w:tcW w:w="431" w:type="dxa"/>
          </w:tcPr>
          <w:p w14:paraId="52AAD86E" w14:textId="77777777" w:rsidR="00463665" w:rsidRDefault="00463665" w:rsidP="00463665">
            <w:pPr>
              <w:pStyle w:val="TableText"/>
            </w:pPr>
            <w:r>
              <w:t>-</w:t>
            </w:r>
          </w:p>
        </w:tc>
        <w:tc>
          <w:tcPr>
            <w:tcW w:w="431" w:type="dxa"/>
          </w:tcPr>
          <w:p w14:paraId="7F3DD391" w14:textId="77777777" w:rsidR="00463665" w:rsidRDefault="00463665" w:rsidP="00463665">
            <w:pPr>
              <w:pStyle w:val="TableText"/>
            </w:pPr>
            <w:r>
              <w:t>X</w:t>
            </w:r>
          </w:p>
        </w:tc>
        <w:tc>
          <w:tcPr>
            <w:tcW w:w="432" w:type="dxa"/>
          </w:tcPr>
          <w:p w14:paraId="01EA5931" w14:textId="77777777" w:rsidR="00463665" w:rsidRDefault="00463665" w:rsidP="00463665">
            <w:pPr>
              <w:pStyle w:val="TableText"/>
            </w:pPr>
            <w:r>
              <w:t>X</w:t>
            </w:r>
          </w:p>
        </w:tc>
      </w:tr>
      <w:tr w:rsidR="00463665" w14:paraId="1CB647E0" w14:textId="77777777" w:rsidTr="003214B8">
        <w:trPr>
          <w:cantSplit/>
          <w:jc w:val="center"/>
        </w:trPr>
        <w:tc>
          <w:tcPr>
            <w:tcW w:w="802" w:type="dxa"/>
            <w:tcMar>
              <w:left w:w="58" w:type="dxa"/>
              <w:right w:w="58" w:type="dxa"/>
            </w:tcMar>
          </w:tcPr>
          <w:p w14:paraId="55186817" w14:textId="77777777" w:rsidR="00463665" w:rsidRDefault="00463665" w:rsidP="00463665">
            <w:pPr>
              <w:pStyle w:val="TableText"/>
            </w:pPr>
            <w:r>
              <w:t>1984</w:t>
            </w:r>
          </w:p>
        </w:tc>
        <w:tc>
          <w:tcPr>
            <w:tcW w:w="2227" w:type="dxa"/>
            <w:tcMar>
              <w:left w:w="58" w:type="dxa"/>
              <w:right w:w="58" w:type="dxa"/>
            </w:tcMar>
          </w:tcPr>
          <w:p w14:paraId="245E165F" w14:textId="77777777" w:rsidR="00463665" w:rsidRDefault="00463665" w:rsidP="00463665">
            <w:pPr>
              <w:pStyle w:val="TableText"/>
            </w:pPr>
            <w:r>
              <w:t>BDS/CWF HEADER SOURCE INDICATOR (1)</w:t>
            </w:r>
          </w:p>
        </w:tc>
        <w:tc>
          <w:tcPr>
            <w:tcW w:w="2943" w:type="dxa"/>
            <w:tcMar>
              <w:left w:w="58" w:type="dxa"/>
              <w:right w:w="58" w:type="dxa"/>
            </w:tcMar>
          </w:tcPr>
          <w:p w14:paraId="488CF016" w14:textId="06982654" w:rsidR="00463665" w:rsidRPr="00C4752B" w:rsidRDefault="00463665" w:rsidP="00463665">
            <w:pPr>
              <w:pStyle w:val="TableText"/>
              <w:rPr>
                <w:lang w:val="es-US"/>
              </w:rPr>
            </w:pPr>
            <w:r w:rsidRPr="00C4752B">
              <w:rPr>
                <w:lang w:val="es-US"/>
              </w:rPr>
              <w:t>:P:IDR-</w:t>
            </w:r>
            <w:hyperlink r:id="rId546" w:history="1">
              <w:r w:rsidRPr="00C4752B">
                <w:rPr>
                  <w:rStyle w:val="Hyperlink"/>
                  <w:lang w:val="es-US"/>
                </w:rPr>
                <w:t>U-CWF-SRC-IND</w:t>
              </w:r>
            </w:hyperlink>
            <w:r w:rsidRPr="00C4752B">
              <w:rPr>
                <w:lang w:val="es-US"/>
              </w:rPr>
              <w:t>(1)</w:t>
            </w:r>
          </w:p>
        </w:tc>
        <w:tc>
          <w:tcPr>
            <w:tcW w:w="2840" w:type="dxa"/>
            <w:tcMar>
              <w:left w:w="58" w:type="dxa"/>
              <w:right w:w="58" w:type="dxa"/>
            </w:tcMar>
          </w:tcPr>
          <w:p w14:paraId="61E350F6" w14:textId="77777777" w:rsidR="00463665" w:rsidRDefault="00463665" w:rsidP="00463665">
            <w:pPr>
              <w:pStyle w:val="TableText"/>
            </w:pPr>
            <w:r>
              <w:t>BDS/CWF Header Source Indicator</w:t>
            </w:r>
          </w:p>
          <w:p w14:paraId="68A5C674" w14:textId="14BAA857" w:rsidR="00463665" w:rsidRDefault="00463665" w:rsidP="00463665">
            <w:pPr>
              <w:pStyle w:val="TableText"/>
            </w:pPr>
            <w:r>
              <w:t xml:space="preserve">This field carries one BDS/CWF Header Source Indicator. </w:t>
            </w:r>
            <w:r w:rsidRPr="00C917D0">
              <w:rPr>
                <w:rFonts w:cs="Arial"/>
                <w:color w:val="000000"/>
              </w:rPr>
              <w:t>This is an entry in the U-CWF-ERROR table, that occurs 5 times.</w:t>
            </w:r>
          </w:p>
        </w:tc>
        <w:tc>
          <w:tcPr>
            <w:tcW w:w="1080" w:type="dxa"/>
            <w:tcMar>
              <w:left w:w="58" w:type="dxa"/>
              <w:right w:w="58" w:type="dxa"/>
            </w:tcMar>
          </w:tcPr>
          <w:p w14:paraId="3ABB4F38" w14:textId="77777777" w:rsidR="00463665" w:rsidRDefault="00463665" w:rsidP="00463665">
            <w:pPr>
              <w:pStyle w:val="TableText"/>
              <w:rPr>
                <w:caps/>
              </w:rPr>
            </w:pPr>
            <w:r>
              <w:rPr>
                <w:caps/>
              </w:rPr>
              <w:t>1 C</w:t>
            </w:r>
          </w:p>
        </w:tc>
        <w:tc>
          <w:tcPr>
            <w:tcW w:w="2340" w:type="dxa"/>
            <w:tcMar>
              <w:left w:w="58" w:type="dxa"/>
              <w:right w:w="58" w:type="dxa"/>
            </w:tcMar>
          </w:tcPr>
          <w:p w14:paraId="3EDAF395" w14:textId="77777777" w:rsidR="00463665" w:rsidRPr="0097365E" w:rsidRDefault="00463665" w:rsidP="00463665">
            <w:pPr>
              <w:pStyle w:val="TableText"/>
              <w:rPr>
                <w:rFonts w:cs="Arial"/>
                <w:color w:val="000000"/>
              </w:rPr>
            </w:pPr>
            <w:r w:rsidRPr="0042502A">
              <w:rPr>
                <w:rFonts w:cs="Arial"/>
                <w:b/>
                <w:color w:val="000000"/>
              </w:rPr>
              <w:t>Valid Values:</w:t>
            </w:r>
          </w:p>
          <w:p w14:paraId="70BF659B" w14:textId="3952892B" w:rsidR="00463665" w:rsidRPr="000B6CD8" w:rsidRDefault="00463665" w:rsidP="00245396">
            <w:pPr>
              <w:pStyle w:val="TableTextBullet"/>
            </w:pPr>
            <w:r w:rsidRPr="000B6CD8">
              <w:t xml:space="preserve">B </w:t>
            </w:r>
            <w:r>
              <w:t xml:space="preserve">– </w:t>
            </w:r>
            <w:r w:rsidRPr="000B6CD8">
              <w:t>BDS</w:t>
            </w:r>
          </w:p>
          <w:p w14:paraId="79A9DA46" w14:textId="114B2BF7" w:rsidR="00463665" w:rsidRDefault="00463665" w:rsidP="00245396">
            <w:pPr>
              <w:pStyle w:val="TableTextBullet"/>
            </w:pPr>
            <w:r w:rsidRPr="000B6CD8">
              <w:t>C</w:t>
            </w:r>
            <w:r>
              <w:t xml:space="preserve"> – </w:t>
            </w:r>
            <w:r w:rsidRPr="000B6CD8">
              <w:t>CWF</w:t>
            </w:r>
          </w:p>
        </w:tc>
        <w:tc>
          <w:tcPr>
            <w:tcW w:w="858" w:type="dxa"/>
            <w:tcMar>
              <w:left w:w="58" w:type="dxa"/>
              <w:right w:w="58" w:type="dxa"/>
            </w:tcMar>
          </w:tcPr>
          <w:p w14:paraId="0427B016" w14:textId="77777777" w:rsidR="00463665" w:rsidRDefault="00463665" w:rsidP="00463665">
            <w:pPr>
              <w:pStyle w:val="TableText"/>
            </w:pPr>
            <w:r>
              <w:t>Spaces</w:t>
            </w:r>
          </w:p>
        </w:tc>
        <w:tc>
          <w:tcPr>
            <w:tcW w:w="431" w:type="dxa"/>
          </w:tcPr>
          <w:p w14:paraId="019AEAD4" w14:textId="77777777" w:rsidR="00463665" w:rsidRDefault="00463665" w:rsidP="00463665">
            <w:pPr>
              <w:pStyle w:val="TableText"/>
            </w:pPr>
            <w:r>
              <w:t>-</w:t>
            </w:r>
          </w:p>
        </w:tc>
        <w:tc>
          <w:tcPr>
            <w:tcW w:w="431" w:type="dxa"/>
          </w:tcPr>
          <w:p w14:paraId="2F2F6849" w14:textId="77777777" w:rsidR="00463665" w:rsidRDefault="00463665" w:rsidP="00463665">
            <w:pPr>
              <w:pStyle w:val="TableText"/>
            </w:pPr>
            <w:r>
              <w:t>X</w:t>
            </w:r>
          </w:p>
        </w:tc>
        <w:tc>
          <w:tcPr>
            <w:tcW w:w="432" w:type="dxa"/>
          </w:tcPr>
          <w:p w14:paraId="48C084DF" w14:textId="77777777" w:rsidR="00463665" w:rsidRDefault="00463665" w:rsidP="00463665">
            <w:pPr>
              <w:pStyle w:val="TableText"/>
            </w:pPr>
            <w:r>
              <w:t>X</w:t>
            </w:r>
          </w:p>
        </w:tc>
      </w:tr>
      <w:tr w:rsidR="00463665" w14:paraId="0694C163" w14:textId="77777777" w:rsidTr="003214B8">
        <w:trPr>
          <w:cantSplit/>
          <w:jc w:val="center"/>
        </w:trPr>
        <w:tc>
          <w:tcPr>
            <w:tcW w:w="802" w:type="dxa"/>
            <w:tcMar>
              <w:left w:w="58" w:type="dxa"/>
              <w:right w:w="58" w:type="dxa"/>
            </w:tcMar>
          </w:tcPr>
          <w:p w14:paraId="17F02AE7" w14:textId="25A1193C" w:rsidR="00463665" w:rsidRDefault="00463665" w:rsidP="00463665">
            <w:pPr>
              <w:pStyle w:val="TableText"/>
            </w:pPr>
            <w:r>
              <w:t>1985 – 1988</w:t>
            </w:r>
          </w:p>
        </w:tc>
        <w:tc>
          <w:tcPr>
            <w:tcW w:w="2227" w:type="dxa"/>
            <w:tcMar>
              <w:left w:w="58" w:type="dxa"/>
              <w:right w:w="58" w:type="dxa"/>
            </w:tcMar>
          </w:tcPr>
          <w:p w14:paraId="73AAA12D" w14:textId="77777777" w:rsidR="00463665" w:rsidRDefault="00463665" w:rsidP="00463665">
            <w:pPr>
              <w:pStyle w:val="TableText"/>
            </w:pPr>
            <w:r>
              <w:t>BDS/CWF ERROR CODE (2)</w:t>
            </w:r>
          </w:p>
        </w:tc>
        <w:tc>
          <w:tcPr>
            <w:tcW w:w="2943" w:type="dxa"/>
            <w:tcMar>
              <w:left w:w="58" w:type="dxa"/>
              <w:right w:w="58" w:type="dxa"/>
            </w:tcMar>
          </w:tcPr>
          <w:p w14:paraId="73F64391" w14:textId="0E776B90" w:rsidR="00463665" w:rsidRPr="00C4752B" w:rsidRDefault="00463665" w:rsidP="00463665">
            <w:pPr>
              <w:pStyle w:val="TableText"/>
              <w:rPr>
                <w:lang w:val="es-US"/>
              </w:rPr>
            </w:pPr>
            <w:r w:rsidRPr="00C4752B">
              <w:rPr>
                <w:lang w:val="es-US"/>
              </w:rPr>
              <w:t>:P:IDR-</w:t>
            </w:r>
            <w:hyperlink r:id="rId547" w:history="1">
              <w:r w:rsidRPr="00C4752B">
                <w:rPr>
                  <w:rStyle w:val="Hyperlink"/>
                  <w:lang w:val="es-US"/>
                </w:rPr>
                <w:t>U-CWF-ERR-CD</w:t>
              </w:r>
            </w:hyperlink>
          </w:p>
        </w:tc>
        <w:tc>
          <w:tcPr>
            <w:tcW w:w="2840" w:type="dxa"/>
            <w:tcMar>
              <w:left w:w="58" w:type="dxa"/>
              <w:right w:w="58" w:type="dxa"/>
            </w:tcMar>
          </w:tcPr>
          <w:p w14:paraId="498AF435" w14:textId="77777777" w:rsidR="00463665" w:rsidRDefault="00463665" w:rsidP="00463665">
            <w:pPr>
              <w:pStyle w:val="TableText"/>
            </w:pPr>
            <w:r>
              <w:t>BDS/CWF Header Error Code</w:t>
            </w:r>
          </w:p>
          <w:p w14:paraId="72C769B2" w14:textId="77777777" w:rsidR="00463665" w:rsidRDefault="00463665" w:rsidP="00463665">
            <w:pPr>
              <w:pStyle w:val="TableText"/>
              <w:rPr>
                <w:rFonts w:cs="Arial"/>
                <w:color w:val="000000"/>
              </w:rPr>
            </w:pPr>
            <w:r w:rsidRPr="00C917D0">
              <w:rPr>
                <w:rFonts w:cs="Arial"/>
                <w:color w:val="000000"/>
              </w:rPr>
              <w:t xml:space="preserve">This field carries one </w:t>
            </w:r>
            <w:r>
              <w:t>BDS/</w:t>
            </w:r>
            <w:r w:rsidRPr="00C917D0">
              <w:rPr>
                <w:rFonts w:cs="Arial"/>
                <w:color w:val="000000"/>
              </w:rPr>
              <w:t>CWF Header Error Code This is an entry in the U-CWF-ERROR table, that occurs 5 times.</w:t>
            </w:r>
          </w:p>
          <w:p w14:paraId="672EC6B3" w14:textId="77777777" w:rsidR="00463665" w:rsidRDefault="00463665" w:rsidP="00463665">
            <w:pPr>
              <w:pStyle w:val="TableText"/>
            </w:pPr>
            <w:r w:rsidRPr="00C917D0">
              <w:rPr>
                <w:rFonts w:cs="Arial"/>
                <w:color w:val="000000"/>
              </w:rPr>
              <w:t xml:space="preserve">The error that </w:t>
            </w:r>
            <w:r>
              <w:t>BDS/</w:t>
            </w:r>
            <w:r w:rsidRPr="00C917D0">
              <w:rPr>
                <w:rFonts w:cs="Arial"/>
                <w:color w:val="000000"/>
              </w:rPr>
              <w:t>CWF sends back to MCS in the response to indicate that the claim or service error hit one of their errors.</w:t>
            </w:r>
          </w:p>
        </w:tc>
        <w:tc>
          <w:tcPr>
            <w:tcW w:w="1080" w:type="dxa"/>
            <w:tcMar>
              <w:left w:w="58" w:type="dxa"/>
              <w:right w:w="58" w:type="dxa"/>
            </w:tcMar>
          </w:tcPr>
          <w:p w14:paraId="0889B6BE" w14:textId="77777777" w:rsidR="00463665" w:rsidRDefault="00463665" w:rsidP="00463665">
            <w:pPr>
              <w:pStyle w:val="TableText"/>
              <w:rPr>
                <w:caps/>
              </w:rPr>
            </w:pPr>
            <w:r>
              <w:rPr>
                <w:caps/>
              </w:rPr>
              <w:t>4 C</w:t>
            </w:r>
          </w:p>
        </w:tc>
        <w:tc>
          <w:tcPr>
            <w:tcW w:w="2340" w:type="dxa"/>
            <w:tcMar>
              <w:left w:w="58" w:type="dxa"/>
              <w:right w:w="58" w:type="dxa"/>
            </w:tcMar>
          </w:tcPr>
          <w:p w14:paraId="26345837" w14:textId="6A6B90FC" w:rsidR="00463665" w:rsidRDefault="003A63DC" w:rsidP="00463665">
            <w:pPr>
              <w:pStyle w:val="TableText"/>
            </w:pPr>
            <w:r w:rsidRPr="003A63DC">
              <w:t>See CWF Documentation</w:t>
            </w:r>
          </w:p>
        </w:tc>
        <w:tc>
          <w:tcPr>
            <w:tcW w:w="858" w:type="dxa"/>
            <w:tcMar>
              <w:left w:w="58" w:type="dxa"/>
              <w:right w:w="58" w:type="dxa"/>
            </w:tcMar>
          </w:tcPr>
          <w:p w14:paraId="4128EA81" w14:textId="77777777" w:rsidR="00463665" w:rsidRDefault="00463665" w:rsidP="00463665">
            <w:pPr>
              <w:pStyle w:val="TableText"/>
            </w:pPr>
            <w:r>
              <w:t>Spaces</w:t>
            </w:r>
          </w:p>
        </w:tc>
        <w:tc>
          <w:tcPr>
            <w:tcW w:w="431" w:type="dxa"/>
          </w:tcPr>
          <w:p w14:paraId="59B93D5D" w14:textId="77777777" w:rsidR="00463665" w:rsidRDefault="00463665" w:rsidP="00463665">
            <w:pPr>
              <w:pStyle w:val="TableText"/>
            </w:pPr>
            <w:r>
              <w:t>-</w:t>
            </w:r>
          </w:p>
        </w:tc>
        <w:tc>
          <w:tcPr>
            <w:tcW w:w="431" w:type="dxa"/>
          </w:tcPr>
          <w:p w14:paraId="32740535" w14:textId="77777777" w:rsidR="00463665" w:rsidRDefault="00463665" w:rsidP="00463665">
            <w:pPr>
              <w:pStyle w:val="TableText"/>
            </w:pPr>
            <w:r>
              <w:t>X</w:t>
            </w:r>
          </w:p>
        </w:tc>
        <w:tc>
          <w:tcPr>
            <w:tcW w:w="432" w:type="dxa"/>
          </w:tcPr>
          <w:p w14:paraId="27F895BA" w14:textId="77777777" w:rsidR="00463665" w:rsidRDefault="00463665" w:rsidP="00463665">
            <w:pPr>
              <w:pStyle w:val="TableText"/>
            </w:pPr>
            <w:r>
              <w:t>X</w:t>
            </w:r>
          </w:p>
        </w:tc>
      </w:tr>
      <w:tr w:rsidR="00463665" w14:paraId="3ABF8C87" w14:textId="77777777" w:rsidTr="003214B8">
        <w:trPr>
          <w:cantSplit/>
          <w:jc w:val="center"/>
        </w:trPr>
        <w:tc>
          <w:tcPr>
            <w:tcW w:w="802" w:type="dxa"/>
            <w:tcMar>
              <w:left w:w="58" w:type="dxa"/>
              <w:right w:w="58" w:type="dxa"/>
            </w:tcMar>
          </w:tcPr>
          <w:p w14:paraId="13CBAB04" w14:textId="77777777" w:rsidR="00463665" w:rsidRDefault="00463665" w:rsidP="00463665">
            <w:pPr>
              <w:pStyle w:val="TableText"/>
            </w:pPr>
            <w:r>
              <w:t>1989</w:t>
            </w:r>
          </w:p>
        </w:tc>
        <w:tc>
          <w:tcPr>
            <w:tcW w:w="2227" w:type="dxa"/>
            <w:tcMar>
              <w:left w:w="58" w:type="dxa"/>
              <w:right w:w="58" w:type="dxa"/>
            </w:tcMar>
          </w:tcPr>
          <w:p w14:paraId="076C66D6" w14:textId="77777777" w:rsidR="00463665" w:rsidRDefault="00463665" w:rsidP="00463665">
            <w:pPr>
              <w:pStyle w:val="TableText"/>
            </w:pPr>
            <w:r>
              <w:t>BDS/CWF HEADER OVERRIDE (2)</w:t>
            </w:r>
          </w:p>
        </w:tc>
        <w:tc>
          <w:tcPr>
            <w:tcW w:w="2943" w:type="dxa"/>
            <w:tcMar>
              <w:left w:w="58" w:type="dxa"/>
              <w:right w:w="58" w:type="dxa"/>
            </w:tcMar>
          </w:tcPr>
          <w:p w14:paraId="64B1E3ED" w14:textId="68A5BCA5" w:rsidR="00463665" w:rsidRPr="00C4752B" w:rsidRDefault="00463665" w:rsidP="00463665">
            <w:pPr>
              <w:pStyle w:val="TableText"/>
              <w:rPr>
                <w:lang w:val="es-US"/>
              </w:rPr>
            </w:pPr>
            <w:r w:rsidRPr="00C4752B">
              <w:rPr>
                <w:lang w:val="es-US"/>
              </w:rPr>
              <w:t>:P:IDR-</w:t>
            </w:r>
            <w:hyperlink r:id="rId548" w:history="1">
              <w:r w:rsidRPr="00C4752B">
                <w:rPr>
                  <w:rStyle w:val="Hyperlink"/>
                  <w:lang w:val="es-US"/>
                </w:rPr>
                <w:t>U-CWF-OVRD-CD</w:t>
              </w:r>
            </w:hyperlink>
          </w:p>
        </w:tc>
        <w:tc>
          <w:tcPr>
            <w:tcW w:w="2840" w:type="dxa"/>
            <w:tcMar>
              <w:left w:w="58" w:type="dxa"/>
              <w:right w:w="58" w:type="dxa"/>
            </w:tcMar>
          </w:tcPr>
          <w:p w14:paraId="1781E02E" w14:textId="77777777" w:rsidR="00463665" w:rsidRDefault="00463665" w:rsidP="00463665">
            <w:pPr>
              <w:pStyle w:val="TableText"/>
            </w:pPr>
            <w:r>
              <w:t>BDS/CWF Header Override</w:t>
            </w:r>
          </w:p>
          <w:p w14:paraId="6C81F975" w14:textId="6C7528D8" w:rsidR="00463665" w:rsidRDefault="00463665" w:rsidP="00463665">
            <w:pPr>
              <w:pStyle w:val="TableText"/>
            </w:pPr>
            <w:r w:rsidRPr="00C917D0">
              <w:rPr>
                <w:rFonts w:cs="Arial"/>
                <w:color w:val="000000"/>
              </w:rPr>
              <w:t xml:space="preserve">This field carries one </w:t>
            </w:r>
            <w:r>
              <w:t>BDS/</w:t>
            </w:r>
            <w:r w:rsidRPr="00C917D0">
              <w:rPr>
                <w:rFonts w:cs="Arial"/>
                <w:color w:val="000000"/>
              </w:rPr>
              <w:t>CWF Header Error Override Code. This is an entry in the U-CWF-ERROR table, that occurs 5 times.</w:t>
            </w:r>
          </w:p>
        </w:tc>
        <w:tc>
          <w:tcPr>
            <w:tcW w:w="1080" w:type="dxa"/>
            <w:tcMar>
              <w:left w:w="58" w:type="dxa"/>
              <w:right w:w="58" w:type="dxa"/>
            </w:tcMar>
          </w:tcPr>
          <w:p w14:paraId="514BF8E9" w14:textId="77777777" w:rsidR="00463665" w:rsidRDefault="00463665" w:rsidP="00463665">
            <w:pPr>
              <w:pStyle w:val="TableText"/>
              <w:rPr>
                <w:caps/>
              </w:rPr>
            </w:pPr>
            <w:r>
              <w:rPr>
                <w:caps/>
              </w:rPr>
              <w:t>1 C</w:t>
            </w:r>
          </w:p>
        </w:tc>
        <w:tc>
          <w:tcPr>
            <w:tcW w:w="2340" w:type="dxa"/>
            <w:tcMar>
              <w:left w:w="58" w:type="dxa"/>
              <w:right w:w="58" w:type="dxa"/>
            </w:tcMar>
          </w:tcPr>
          <w:p w14:paraId="6A98E2C6" w14:textId="77777777" w:rsidR="00463665" w:rsidRPr="0097365E" w:rsidRDefault="00463665" w:rsidP="00463665">
            <w:pPr>
              <w:pStyle w:val="TableText"/>
              <w:rPr>
                <w:rFonts w:cs="Arial"/>
                <w:color w:val="000000"/>
              </w:rPr>
            </w:pPr>
            <w:r w:rsidRPr="0042502A">
              <w:rPr>
                <w:rFonts w:cs="Arial"/>
                <w:b/>
                <w:color w:val="000000"/>
              </w:rPr>
              <w:t>Valid Values:</w:t>
            </w:r>
          </w:p>
          <w:p w14:paraId="0640C7DC" w14:textId="688626B6" w:rsidR="00463665" w:rsidRPr="00446682" w:rsidRDefault="00463665" w:rsidP="00245396">
            <w:pPr>
              <w:pStyle w:val="TableTextBullet"/>
            </w:pPr>
            <w:r w:rsidRPr="00446682">
              <w:t xml:space="preserve">H </w:t>
            </w:r>
            <w:r>
              <w:t xml:space="preserve">– </w:t>
            </w:r>
            <w:r w:rsidRPr="00446682">
              <w:t>Header</w:t>
            </w:r>
            <w:r>
              <w:t xml:space="preserve"> Override</w:t>
            </w:r>
          </w:p>
          <w:p w14:paraId="7E3FF50C" w14:textId="27AD32EF" w:rsidR="00463665" w:rsidRPr="00D16BA2" w:rsidRDefault="00463665" w:rsidP="009A26C1">
            <w:pPr>
              <w:pStyle w:val="TableTextBullet"/>
            </w:pPr>
            <w:r>
              <w:t xml:space="preserve">I – The NAME error was overidden. </w:t>
            </w:r>
            <w:r w:rsidRPr="00D16BA2">
              <w:t xml:space="preserve">See </w:t>
            </w:r>
            <w:hyperlink r:id="rId549" w:history="1">
              <w:r w:rsidRPr="00D16BA2">
                <w:rPr>
                  <w:rStyle w:val="Hyperlink"/>
                </w:rPr>
                <w:t>S23R100</w:t>
              </w:r>
            </w:hyperlink>
            <w:hyperlink r:id="rId550" w:history="1">
              <w:r w:rsidR="00B55ADF" w:rsidRPr="00B55ADF">
                <w:rPr>
                  <w:rStyle w:val="Hyperlink"/>
                  <w:rFonts w:ascii="Times New Roman" w:hAnsi="Times New Roman"/>
                  <w:noProof w:val="0"/>
                  <w:sz w:val="24"/>
                </w:rPr>
                <w:t>../SPC19-23/S23R010.docx</w:t>
              </w:r>
            </w:hyperlink>
          </w:p>
          <w:p w14:paraId="76A8BB0D" w14:textId="62A35CDF" w:rsidR="00463665" w:rsidRPr="00446682" w:rsidRDefault="00463665" w:rsidP="00245396">
            <w:pPr>
              <w:pStyle w:val="TableTextBullet"/>
            </w:pPr>
            <w:r>
              <w:t>N – Override attempted but the error is not overridable</w:t>
            </w:r>
          </w:p>
          <w:p w14:paraId="421CDEEE" w14:textId="2FCD0F46" w:rsidR="00463665" w:rsidRDefault="00463665" w:rsidP="00245396">
            <w:pPr>
              <w:pStyle w:val="TableTextBullet"/>
            </w:pPr>
            <w:r w:rsidRPr="00446682">
              <w:t xml:space="preserve">Blank </w:t>
            </w:r>
            <w:r>
              <w:t xml:space="preserve">– </w:t>
            </w:r>
            <w:r w:rsidRPr="00446682">
              <w:t>No override</w:t>
            </w:r>
          </w:p>
        </w:tc>
        <w:tc>
          <w:tcPr>
            <w:tcW w:w="858" w:type="dxa"/>
            <w:tcMar>
              <w:left w:w="58" w:type="dxa"/>
              <w:right w:w="58" w:type="dxa"/>
            </w:tcMar>
          </w:tcPr>
          <w:p w14:paraId="68A11804" w14:textId="77777777" w:rsidR="00463665" w:rsidRDefault="00463665" w:rsidP="00463665">
            <w:pPr>
              <w:pStyle w:val="TableText"/>
            </w:pPr>
            <w:r>
              <w:t>Spaces</w:t>
            </w:r>
          </w:p>
        </w:tc>
        <w:tc>
          <w:tcPr>
            <w:tcW w:w="431" w:type="dxa"/>
          </w:tcPr>
          <w:p w14:paraId="07233D34" w14:textId="77777777" w:rsidR="00463665" w:rsidRDefault="00463665" w:rsidP="00463665">
            <w:pPr>
              <w:pStyle w:val="TableText"/>
            </w:pPr>
            <w:r>
              <w:t>-</w:t>
            </w:r>
          </w:p>
        </w:tc>
        <w:tc>
          <w:tcPr>
            <w:tcW w:w="431" w:type="dxa"/>
          </w:tcPr>
          <w:p w14:paraId="6DEFAF02" w14:textId="77777777" w:rsidR="00463665" w:rsidRDefault="00463665" w:rsidP="00463665">
            <w:pPr>
              <w:pStyle w:val="TableText"/>
            </w:pPr>
            <w:r>
              <w:t>X</w:t>
            </w:r>
          </w:p>
        </w:tc>
        <w:tc>
          <w:tcPr>
            <w:tcW w:w="432" w:type="dxa"/>
          </w:tcPr>
          <w:p w14:paraId="1F19C5A2" w14:textId="77777777" w:rsidR="00463665" w:rsidRDefault="00463665" w:rsidP="00463665">
            <w:pPr>
              <w:pStyle w:val="TableText"/>
            </w:pPr>
            <w:r>
              <w:t>X</w:t>
            </w:r>
          </w:p>
        </w:tc>
      </w:tr>
      <w:tr w:rsidR="00463665" w14:paraId="72D90C15" w14:textId="77777777" w:rsidTr="003214B8">
        <w:trPr>
          <w:cantSplit/>
          <w:jc w:val="center"/>
        </w:trPr>
        <w:tc>
          <w:tcPr>
            <w:tcW w:w="802" w:type="dxa"/>
            <w:tcMar>
              <w:left w:w="58" w:type="dxa"/>
              <w:right w:w="58" w:type="dxa"/>
            </w:tcMar>
          </w:tcPr>
          <w:p w14:paraId="617EE51E" w14:textId="77777777" w:rsidR="00463665" w:rsidRDefault="00463665" w:rsidP="00463665">
            <w:pPr>
              <w:pStyle w:val="TableText"/>
            </w:pPr>
            <w:r>
              <w:t>1990</w:t>
            </w:r>
          </w:p>
        </w:tc>
        <w:tc>
          <w:tcPr>
            <w:tcW w:w="2227" w:type="dxa"/>
            <w:tcMar>
              <w:left w:w="58" w:type="dxa"/>
              <w:right w:w="58" w:type="dxa"/>
            </w:tcMar>
          </w:tcPr>
          <w:p w14:paraId="5C289413" w14:textId="77777777" w:rsidR="00463665" w:rsidRDefault="00463665" w:rsidP="00463665">
            <w:pPr>
              <w:pStyle w:val="TableText"/>
            </w:pPr>
            <w:r>
              <w:t>BDS/CWF HEADER SOURCE INDICATOR (2)</w:t>
            </w:r>
          </w:p>
        </w:tc>
        <w:tc>
          <w:tcPr>
            <w:tcW w:w="2943" w:type="dxa"/>
            <w:tcMar>
              <w:left w:w="58" w:type="dxa"/>
              <w:right w:w="58" w:type="dxa"/>
            </w:tcMar>
          </w:tcPr>
          <w:p w14:paraId="1BC5977D" w14:textId="044499FB" w:rsidR="00463665" w:rsidRPr="00C4752B" w:rsidRDefault="00463665" w:rsidP="00463665">
            <w:pPr>
              <w:pStyle w:val="TableText"/>
              <w:rPr>
                <w:lang w:val="es-US"/>
              </w:rPr>
            </w:pPr>
            <w:r w:rsidRPr="00C4752B">
              <w:rPr>
                <w:lang w:val="es-US"/>
              </w:rPr>
              <w:t>:P:IDR-</w:t>
            </w:r>
            <w:hyperlink r:id="rId551" w:history="1">
              <w:r w:rsidRPr="00C4752B">
                <w:rPr>
                  <w:rStyle w:val="Hyperlink"/>
                  <w:lang w:val="es-US"/>
                </w:rPr>
                <w:t>U-CWF-SRC-IND</w:t>
              </w:r>
            </w:hyperlink>
            <w:r w:rsidRPr="00C4752B">
              <w:rPr>
                <w:lang w:val="es-US"/>
              </w:rPr>
              <w:t>(2)</w:t>
            </w:r>
          </w:p>
        </w:tc>
        <w:tc>
          <w:tcPr>
            <w:tcW w:w="2840" w:type="dxa"/>
            <w:tcMar>
              <w:left w:w="58" w:type="dxa"/>
              <w:right w:w="58" w:type="dxa"/>
            </w:tcMar>
          </w:tcPr>
          <w:p w14:paraId="0651502F" w14:textId="77777777" w:rsidR="00463665" w:rsidRDefault="00463665" w:rsidP="00463665">
            <w:pPr>
              <w:pStyle w:val="TableText"/>
            </w:pPr>
            <w:r>
              <w:t>BDS/CWF Header Source Indicator</w:t>
            </w:r>
          </w:p>
          <w:p w14:paraId="787DD045" w14:textId="30500322" w:rsidR="00463665" w:rsidRDefault="00463665" w:rsidP="00463665">
            <w:pPr>
              <w:pStyle w:val="TableText"/>
            </w:pPr>
            <w:r>
              <w:t xml:space="preserve">This field carries one BDS/CWF Header Source Indicator. </w:t>
            </w:r>
            <w:r w:rsidRPr="00C917D0">
              <w:rPr>
                <w:rFonts w:cs="Arial"/>
                <w:color w:val="000000"/>
              </w:rPr>
              <w:t>This is an entry in the U-CWF-ERROR table, that occurs 5 times.</w:t>
            </w:r>
          </w:p>
        </w:tc>
        <w:tc>
          <w:tcPr>
            <w:tcW w:w="1080" w:type="dxa"/>
            <w:tcMar>
              <w:left w:w="58" w:type="dxa"/>
              <w:right w:w="58" w:type="dxa"/>
            </w:tcMar>
          </w:tcPr>
          <w:p w14:paraId="0DABE5EC" w14:textId="77777777" w:rsidR="00463665" w:rsidRDefault="00463665" w:rsidP="00463665">
            <w:pPr>
              <w:pStyle w:val="TableText"/>
              <w:rPr>
                <w:caps/>
              </w:rPr>
            </w:pPr>
            <w:r>
              <w:rPr>
                <w:caps/>
              </w:rPr>
              <w:t>1 C</w:t>
            </w:r>
          </w:p>
        </w:tc>
        <w:tc>
          <w:tcPr>
            <w:tcW w:w="2340" w:type="dxa"/>
            <w:tcMar>
              <w:left w:w="58" w:type="dxa"/>
              <w:right w:w="58" w:type="dxa"/>
            </w:tcMar>
          </w:tcPr>
          <w:p w14:paraId="16A05625" w14:textId="77777777" w:rsidR="00463665" w:rsidRPr="0097365E" w:rsidRDefault="00463665" w:rsidP="00463665">
            <w:pPr>
              <w:pStyle w:val="TableText"/>
              <w:rPr>
                <w:rFonts w:cs="Arial"/>
                <w:color w:val="000000"/>
              </w:rPr>
            </w:pPr>
            <w:r w:rsidRPr="0042502A">
              <w:rPr>
                <w:rFonts w:cs="Arial"/>
                <w:b/>
                <w:color w:val="000000"/>
              </w:rPr>
              <w:t>Valid Values:</w:t>
            </w:r>
          </w:p>
          <w:p w14:paraId="201580E4" w14:textId="5B180DEE" w:rsidR="00463665" w:rsidRPr="000B6CD8" w:rsidRDefault="00463665" w:rsidP="00245396">
            <w:pPr>
              <w:pStyle w:val="TableTextBullet"/>
            </w:pPr>
            <w:r w:rsidRPr="000B6CD8">
              <w:t xml:space="preserve">B </w:t>
            </w:r>
            <w:r>
              <w:t xml:space="preserve">– </w:t>
            </w:r>
            <w:r w:rsidRPr="000B6CD8">
              <w:t>BDS</w:t>
            </w:r>
          </w:p>
          <w:p w14:paraId="73FE6E30" w14:textId="0AF6FC96" w:rsidR="00463665" w:rsidRDefault="00463665" w:rsidP="00245396">
            <w:pPr>
              <w:pStyle w:val="TableTextBullet"/>
            </w:pPr>
            <w:r w:rsidRPr="000B6CD8">
              <w:t>C</w:t>
            </w:r>
            <w:r>
              <w:t xml:space="preserve"> – </w:t>
            </w:r>
            <w:r w:rsidRPr="000B6CD8">
              <w:t>CWF</w:t>
            </w:r>
          </w:p>
        </w:tc>
        <w:tc>
          <w:tcPr>
            <w:tcW w:w="858" w:type="dxa"/>
            <w:tcMar>
              <w:left w:w="58" w:type="dxa"/>
              <w:right w:w="58" w:type="dxa"/>
            </w:tcMar>
          </w:tcPr>
          <w:p w14:paraId="02D60C98" w14:textId="77777777" w:rsidR="00463665" w:rsidRDefault="00463665" w:rsidP="00463665">
            <w:pPr>
              <w:pStyle w:val="TableText"/>
            </w:pPr>
            <w:r>
              <w:t>Spaces</w:t>
            </w:r>
          </w:p>
        </w:tc>
        <w:tc>
          <w:tcPr>
            <w:tcW w:w="431" w:type="dxa"/>
          </w:tcPr>
          <w:p w14:paraId="68ADDF16" w14:textId="77777777" w:rsidR="00463665" w:rsidRDefault="00463665" w:rsidP="00463665">
            <w:pPr>
              <w:pStyle w:val="TableText"/>
            </w:pPr>
            <w:r>
              <w:t>-</w:t>
            </w:r>
          </w:p>
        </w:tc>
        <w:tc>
          <w:tcPr>
            <w:tcW w:w="431" w:type="dxa"/>
          </w:tcPr>
          <w:p w14:paraId="71542DDA" w14:textId="77777777" w:rsidR="00463665" w:rsidRDefault="00463665" w:rsidP="00463665">
            <w:pPr>
              <w:pStyle w:val="TableText"/>
            </w:pPr>
            <w:r>
              <w:t>X</w:t>
            </w:r>
          </w:p>
        </w:tc>
        <w:tc>
          <w:tcPr>
            <w:tcW w:w="432" w:type="dxa"/>
          </w:tcPr>
          <w:p w14:paraId="456FF364" w14:textId="77777777" w:rsidR="00463665" w:rsidRDefault="00463665" w:rsidP="00463665">
            <w:pPr>
              <w:pStyle w:val="TableText"/>
            </w:pPr>
            <w:r>
              <w:t>X</w:t>
            </w:r>
          </w:p>
        </w:tc>
      </w:tr>
      <w:tr w:rsidR="00463665" w14:paraId="789D62EE" w14:textId="77777777" w:rsidTr="003214B8">
        <w:trPr>
          <w:cantSplit/>
          <w:jc w:val="center"/>
        </w:trPr>
        <w:tc>
          <w:tcPr>
            <w:tcW w:w="802" w:type="dxa"/>
            <w:tcMar>
              <w:left w:w="58" w:type="dxa"/>
              <w:right w:w="58" w:type="dxa"/>
            </w:tcMar>
          </w:tcPr>
          <w:p w14:paraId="0BB169C8" w14:textId="51DBDBCB" w:rsidR="00463665" w:rsidRDefault="00463665" w:rsidP="00463665">
            <w:pPr>
              <w:pStyle w:val="TableText"/>
            </w:pPr>
            <w:r>
              <w:t>1991 – 1994</w:t>
            </w:r>
          </w:p>
        </w:tc>
        <w:tc>
          <w:tcPr>
            <w:tcW w:w="2227" w:type="dxa"/>
            <w:tcMar>
              <w:left w:w="58" w:type="dxa"/>
              <w:right w:w="58" w:type="dxa"/>
            </w:tcMar>
          </w:tcPr>
          <w:p w14:paraId="3033E3B7" w14:textId="77777777" w:rsidR="00463665" w:rsidRDefault="00463665" w:rsidP="00463665">
            <w:pPr>
              <w:pStyle w:val="TableText"/>
            </w:pPr>
            <w:r>
              <w:t>BDS/CWF ERROR CODE (3)</w:t>
            </w:r>
          </w:p>
        </w:tc>
        <w:tc>
          <w:tcPr>
            <w:tcW w:w="2943" w:type="dxa"/>
            <w:tcMar>
              <w:left w:w="58" w:type="dxa"/>
              <w:right w:w="58" w:type="dxa"/>
            </w:tcMar>
          </w:tcPr>
          <w:p w14:paraId="51B3B6F3" w14:textId="1C042036" w:rsidR="00463665" w:rsidRPr="00C4752B" w:rsidRDefault="00463665" w:rsidP="00463665">
            <w:pPr>
              <w:pStyle w:val="TableText"/>
              <w:rPr>
                <w:lang w:val="es-US"/>
              </w:rPr>
            </w:pPr>
            <w:r w:rsidRPr="00C4752B">
              <w:rPr>
                <w:lang w:val="es-US"/>
              </w:rPr>
              <w:t>:P:IDR-</w:t>
            </w:r>
            <w:hyperlink r:id="rId552" w:history="1">
              <w:r w:rsidRPr="00C4752B">
                <w:rPr>
                  <w:rStyle w:val="Hyperlink"/>
                  <w:lang w:val="es-US"/>
                </w:rPr>
                <w:t>U-CWF-ERR-CD</w:t>
              </w:r>
            </w:hyperlink>
          </w:p>
        </w:tc>
        <w:tc>
          <w:tcPr>
            <w:tcW w:w="2840" w:type="dxa"/>
            <w:tcMar>
              <w:left w:w="58" w:type="dxa"/>
              <w:right w:w="58" w:type="dxa"/>
            </w:tcMar>
          </w:tcPr>
          <w:p w14:paraId="767E6F73" w14:textId="77777777" w:rsidR="00463665" w:rsidRDefault="00463665" w:rsidP="00463665">
            <w:pPr>
              <w:pStyle w:val="TableText"/>
            </w:pPr>
            <w:r>
              <w:t>BDS/CWF Header Error Code</w:t>
            </w:r>
          </w:p>
          <w:p w14:paraId="6B86938C" w14:textId="77777777" w:rsidR="00463665" w:rsidRDefault="00463665" w:rsidP="00463665">
            <w:pPr>
              <w:pStyle w:val="TableText"/>
              <w:rPr>
                <w:rFonts w:cs="Arial"/>
                <w:color w:val="000000"/>
              </w:rPr>
            </w:pPr>
            <w:r w:rsidRPr="00C917D0">
              <w:rPr>
                <w:rFonts w:cs="Arial"/>
                <w:color w:val="000000"/>
              </w:rPr>
              <w:t xml:space="preserve">This field carries one </w:t>
            </w:r>
            <w:r>
              <w:t>BDS/</w:t>
            </w:r>
            <w:r w:rsidRPr="00C917D0">
              <w:rPr>
                <w:rFonts w:cs="Arial"/>
                <w:color w:val="000000"/>
              </w:rPr>
              <w:t>CWF Header Error Code This is an entry in the U-CWF-ERROR table, that occurs 5 times.</w:t>
            </w:r>
          </w:p>
          <w:p w14:paraId="24D75CF8" w14:textId="77777777" w:rsidR="00463665" w:rsidRDefault="00463665" w:rsidP="00463665">
            <w:pPr>
              <w:pStyle w:val="TableText"/>
            </w:pPr>
            <w:r w:rsidRPr="00C917D0">
              <w:rPr>
                <w:rFonts w:cs="Arial"/>
                <w:color w:val="000000"/>
              </w:rPr>
              <w:t xml:space="preserve">The error that </w:t>
            </w:r>
            <w:r>
              <w:t>BDS/5</w:t>
            </w:r>
            <w:r w:rsidRPr="00C917D0">
              <w:rPr>
                <w:rFonts w:cs="Arial"/>
                <w:color w:val="000000"/>
              </w:rPr>
              <w:t>WF sends back to MCS in the response to indicate that the claim or service error hit one of their errors</w:t>
            </w:r>
            <w:r>
              <w:rPr>
                <w:rFonts w:cs="Arial"/>
                <w:color w:val="000000"/>
              </w:rPr>
              <w:t>.</w:t>
            </w:r>
          </w:p>
        </w:tc>
        <w:tc>
          <w:tcPr>
            <w:tcW w:w="1080" w:type="dxa"/>
            <w:tcMar>
              <w:left w:w="58" w:type="dxa"/>
              <w:right w:w="58" w:type="dxa"/>
            </w:tcMar>
          </w:tcPr>
          <w:p w14:paraId="75165A5A" w14:textId="77777777" w:rsidR="00463665" w:rsidRDefault="00463665" w:rsidP="00463665">
            <w:pPr>
              <w:pStyle w:val="TableText"/>
              <w:rPr>
                <w:caps/>
              </w:rPr>
            </w:pPr>
            <w:r>
              <w:rPr>
                <w:caps/>
              </w:rPr>
              <w:t>4c</w:t>
            </w:r>
          </w:p>
        </w:tc>
        <w:tc>
          <w:tcPr>
            <w:tcW w:w="2340" w:type="dxa"/>
            <w:tcMar>
              <w:left w:w="58" w:type="dxa"/>
              <w:right w:w="58" w:type="dxa"/>
            </w:tcMar>
          </w:tcPr>
          <w:p w14:paraId="75951ABD" w14:textId="3BA5F6AD" w:rsidR="00463665" w:rsidRDefault="00B60B7C" w:rsidP="00463665">
            <w:pPr>
              <w:pStyle w:val="TableText"/>
            </w:pPr>
            <w:r w:rsidRPr="00B60B7C">
              <w:t>See CWF Documentation</w:t>
            </w:r>
          </w:p>
        </w:tc>
        <w:tc>
          <w:tcPr>
            <w:tcW w:w="858" w:type="dxa"/>
            <w:tcMar>
              <w:left w:w="58" w:type="dxa"/>
              <w:right w:w="58" w:type="dxa"/>
            </w:tcMar>
          </w:tcPr>
          <w:p w14:paraId="742FC22A" w14:textId="77777777" w:rsidR="00463665" w:rsidRDefault="00463665" w:rsidP="00463665">
            <w:pPr>
              <w:pStyle w:val="TableText"/>
            </w:pPr>
            <w:r>
              <w:t>Spaces</w:t>
            </w:r>
          </w:p>
        </w:tc>
        <w:tc>
          <w:tcPr>
            <w:tcW w:w="431" w:type="dxa"/>
          </w:tcPr>
          <w:p w14:paraId="6738A8B0" w14:textId="77777777" w:rsidR="00463665" w:rsidRDefault="00463665" w:rsidP="00463665">
            <w:pPr>
              <w:pStyle w:val="TableText"/>
            </w:pPr>
            <w:r>
              <w:t>-</w:t>
            </w:r>
          </w:p>
        </w:tc>
        <w:tc>
          <w:tcPr>
            <w:tcW w:w="431" w:type="dxa"/>
          </w:tcPr>
          <w:p w14:paraId="03AC4347" w14:textId="77777777" w:rsidR="00463665" w:rsidRDefault="00463665" w:rsidP="00463665">
            <w:pPr>
              <w:pStyle w:val="TableText"/>
            </w:pPr>
            <w:r>
              <w:t>X</w:t>
            </w:r>
          </w:p>
        </w:tc>
        <w:tc>
          <w:tcPr>
            <w:tcW w:w="432" w:type="dxa"/>
          </w:tcPr>
          <w:p w14:paraId="029DBE62" w14:textId="77777777" w:rsidR="00463665" w:rsidRDefault="00463665" w:rsidP="00463665">
            <w:pPr>
              <w:pStyle w:val="TableText"/>
            </w:pPr>
            <w:r>
              <w:t>X</w:t>
            </w:r>
          </w:p>
        </w:tc>
      </w:tr>
      <w:tr w:rsidR="00463665" w14:paraId="0B1ABF78" w14:textId="77777777" w:rsidTr="003214B8">
        <w:trPr>
          <w:cantSplit/>
          <w:jc w:val="center"/>
        </w:trPr>
        <w:tc>
          <w:tcPr>
            <w:tcW w:w="802" w:type="dxa"/>
            <w:tcMar>
              <w:left w:w="58" w:type="dxa"/>
              <w:right w:w="58" w:type="dxa"/>
            </w:tcMar>
          </w:tcPr>
          <w:p w14:paraId="48E9408B" w14:textId="77777777" w:rsidR="00463665" w:rsidRDefault="00463665" w:rsidP="00463665">
            <w:pPr>
              <w:pStyle w:val="TableText"/>
            </w:pPr>
            <w:r>
              <w:t>1995</w:t>
            </w:r>
          </w:p>
        </w:tc>
        <w:tc>
          <w:tcPr>
            <w:tcW w:w="2227" w:type="dxa"/>
            <w:tcMar>
              <w:left w:w="58" w:type="dxa"/>
              <w:right w:w="58" w:type="dxa"/>
            </w:tcMar>
          </w:tcPr>
          <w:p w14:paraId="375DFD9F" w14:textId="77777777" w:rsidR="00463665" w:rsidRDefault="00463665" w:rsidP="00463665">
            <w:pPr>
              <w:pStyle w:val="TableText"/>
            </w:pPr>
            <w:r>
              <w:t>BDS/CWF HEADER OVERRIDE (3)</w:t>
            </w:r>
          </w:p>
        </w:tc>
        <w:tc>
          <w:tcPr>
            <w:tcW w:w="2943" w:type="dxa"/>
            <w:tcMar>
              <w:left w:w="58" w:type="dxa"/>
              <w:right w:w="58" w:type="dxa"/>
            </w:tcMar>
          </w:tcPr>
          <w:p w14:paraId="2BD79088" w14:textId="7768B22A" w:rsidR="00463665" w:rsidRPr="00C4752B" w:rsidRDefault="00463665" w:rsidP="00463665">
            <w:pPr>
              <w:pStyle w:val="TableText"/>
              <w:rPr>
                <w:lang w:val="es-US"/>
              </w:rPr>
            </w:pPr>
            <w:r w:rsidRPr="00C4752B">
              <w:rPr>
                <w:lang w:val="es-US"/>
              </w:rPr>
              <w:t>:P:IDR-</w:t>
            </w:r>
            <w:hyperlink r:id="rId553" w:history="1">
              <w:r w:rsidRPr="00C4752B">
                <w:rPr>
                  <w:rStyle w:val="Hyperlink"/>
                  <w:lang w:val="es-US"/>
                </w:rPr>
                <w:t>U-CWF-OVRD-CD</w:t>
              </w:r>
            </w:hyperlink>
          </w:p>
        </w:tc>
        <w:tc>
          <w:tcPr>
            <w:tcW w:w="2840" w:type="dxa"/>
            <w:tcMar>
              <w:left w:w="58" w:type="dxa"/>
              <w:right w:w="58" w:type="dxa"/>
            </w:tcMar>
          </w:tcPr>
          <w:p w14:paraId="07D08E19" w14:textId="77777777" w:rsidR="00463665" w:rsidRDefault="00463665" w:rsidP="00463665">
            <w:pPr>
              <w:pStyle w:val="TableText"/>
            </w:pPr>
            <w:r>
              <w:t>BDS/CWF Header Override</w:t>
            </w:r>
          </w:p>
          <w:p w14:paraId="66E7FCA4" w14:textId="798068FF" w:rsidR="00463665" w:rsidRDefault="00463665" w:rsidP="00463665">
            <w:pPr>
              <w:pStyle w:val="TableText"/>
            </w:pPr>
            <w:r w:rsidRPr="00C917D0">
              <w:rPr>
                <w:rFonts w:cs="Arial"/>
                <w:color w:val="000000"/>
              </w:rPr>
              <w:t xml:space="preserve">This field carries one </w:t>
            </w:r>
            <w:r>
              <w:t>BDS/</w:t>
            </w:r>
            <w:r w:rsidRPr="00C917D0">
              <w:rPr>
                <w:rFonts w:cs="Arial"/>
                <w:color w:val="000000"/>
              </w:rPr>
              <w:t>CWF Header Error Override Code. This is an entry in the U-CWF-ERROR table, that occurs 5 times.</w:t>
            </w:r>
          </w:p>
        </w:tc>
        <w:tc>
          <w:tcPr>
            <w:tcW w:w="1080" w:type="dxa"/>
            <w:tcMar>
              <w:left w:w="58" w:type="dxa"/>
              <w:right w:w="58" w:type="dxa"/>
            </w:tcMar>
          </w:tcPr>
          <w:p w14:paraId="6CD41C2E" w14:textId="77777777" w:rsidR="00463665" w:rsidRDefault="00463665" w:rsidP="00463665">
            <w:pPr>
              <w:pStyle w:val="TableText"/>
              <w:rPr>
                <w:caps/>
              </w:rPr>
            </w:pPr>
            <w:r>
              <w:rPr>
                <w:caps/>
              </w:rPr>
              <w:t>1 C</w:t>
            </w:r>
          </w:p>
        </w:tc>
        <w:tc>
          <w:tcPr>
            <w:tcW w:w="2340" w:type="dxa"/>
            <w:tcMar>
              <w:left w:w="58" w:type="dxa"/>
              <w:right w:w="58" w:type="dxa"/>
            </w:tcMar>
          </w:tcPr>
          <w:p w14:paraId="204A138A" w14:textId="77777777" w:rsidR="00463665" w:rsidRPr="0097365E" w:rsidRDefault="00463665" w:rsidP="00463665">
            <w:pPr>
              <w:pStyle w:val="TableText"/>
              <w:rPr>
                <w:rFonts w:cs="Arial"/>
                <w:color w:val="000000"/>
              </w:rPr>
            </w:pPr>
            <w:r w:rsidRPr="0042502A">
              <w:rPr>
                <w:rFonts w:cs="Arial"/>
                <w:b/>
                <w:color w:val="000000"/>
              </w:rPr>
              <w:t>Valid Values:</w:t>
            </w:r>
          </w:p>
          <w:p w14:paraId="54DC4E4D" w14:textId="67E0712A" w:rsidR="00463665" w:rsidRPr="00446682" w:rsidRDefault="00463665" w:rsidP="00245396">
            <w:pPr>
              <w:pStyle w:val="TableTextBullet"/>
            </w:pPr>
            <w:r w:rsidRPr="00446682">
              <w:t xml:space="preserve">H </w:t>
            </w:r>
            <w:r>
              <w:t xml:space="preserve">– </w:t>
            </w:r>
            <w:r w:rsidRPr="00446682">
              <w:t>Header</w:t>
            </w:r>
            <w:r>
              <w:t xml:space="preserve"> Override</w:t>
            </w:r>
          </w:p>
          <w:p w14:paraId="22B4D084" w14:textId="298FD9A7" w:rsidR="00463665" w:rsidRPr="006C0BF6" w:rsidRDefault="00463665" w:rsidP="009A26C1">
            <w:pPr>
              <w:pStyle w:val="TableTextBullet"/>
            </w:pPr>
            <w:r w:rsidRPr="006C0BF6">
              <w:t xml:space="preserve">I – The NAME error was overidden. See </w:t>
            </w:r>
            <w:hyperlink r:id="rId554" w:history="1">
              <w:r w:rsidRPr="006C0BF6">
                <w:rPr>
                  <w:rStyle w:val="Hyperlink"/>
                </w:rPr>
                <w:t>S23R100</w:t>
              </w:r>
            </w:hyperlink>
          </w:p>
          <w:p w14:paraId="0DB02B0D" w14:textId="1B0FFA44" w:rsidR="00463665" w:rsidRPr="00446682" w:rsidRDefault="00463665" w:rsidP="00245396">
            <w:pPr>
              <w:pStyle w:val="TableTextBullet"/>
            </w:pPr>
            <w:r>
              <w:t>N – Override attempted but the error is not overridable</w:t>
            </w:r>
          </w:p>
          <w:p w14:paraId="3A70560F" w14:textId="51DF2BF5" w:rsidR="00463665" w:rsidRDefault="00463665" w:rsidP="00245396">
            <w:pPr>
              <w:pStyle w:val="TableTextBullet"/>
            </w:pPr>
            <w:r w:rsidRPr="00446682">
              <w:t xml:space="preserve">Blank </w:t>
            </w:r>
            <w:r>
              <w:t xml:space="preserve">– </w:t>
            </w:r>
            <w:r w:rsidRPr="00446682">
              <w:t>No override</w:t>
            </w:r>
          </w:p>
        </w:tc>
        <w:tc>
          <w:tcPr>
            <w:tcW w:w="858" w:type="dxa"/>
            <w:tcMar>
              <w:left w:w="58" w:type="dxa"/>
              <w:right w:w="58" w:type="dxa"/>
            </w:tcMar>
          </w:tcPr>
          <w:p w14:paraId="02A24A1B" w14:textId="77777777" w:rsidR="00463665" w:rsidRDefault="00463665" w:rsidP="00463665">
            <w:pPr>
              <w:pStyle w:val="TableText"/>
            </w:pPr>
            <w:r>
              <w:t>Spaces</w:t>
            </w:r>
          </w:p>
        </w:tc>
        <w:tc>
          <w:tcPr>
            <w:tcW w:w="431" w:type="dxa"/>
          </w:tcPr>
          <w:p w14:paraId="27019A51" w14:textId="77777777" w:rsidR="00463665" w:rsidRDefault="00463665" w:rsidP="00463665">
            <w:pPr>
              <w:pStyle w:val="TableText"/>
            </w:pPr>
            <w:r>
              <w:t>-</w:t>
            </w:r>
          </w:p>
        </w:tc>
        <w:tc>
          <w:tcPr>
            <w:tcW w:w="431" w:type="dxa"/>
          </w:tcPr>
          <w:p w14:paraId="0389EB3A" w14:textId="77777777" w:rsidR="00463665" w:rsidRDefault="00463665" w:rsidP="00463665">
            <w:pPr>
              <w:pStyle w:val="TableText"/>
            </w:pPr>
            <w:r>
              <w:t>X</w:t>
            </w:r>
          </w:p>
        </w:tc>
        <w:tc>
          <w:tcPr>
            <w:tcW w:w="432" w:type="dxa"/>
          </w:tcPr>
          <w:p w14:paraId="5D11B35C" w14:textId="77777777" w:rsidR="00463665" w:rsidRDefault="00463665" w:rsidP="00463665">
            <w:pPr>
              <w:pStyle w:val="TableText"/>
            </w:pPr>
            <w:r>
              <w:t>X</w:t>
            </w:r>
          </w:p>
        </w:tc>
      </w:tr>
      <w:tr w:rsidR="00463665" w14:paraId="7BE42D90" w14:textId="77777777" w:rsidTr="003214B8">
        <w:trPr>
          <w:cantSplit/>
          <w:jc w:val="center"/>
        </w:trPr>
        <w:tc>
          <w:tcPr>
            <w:tcW w:w="802" w:type="dxa"/>
            <w:tcMar>
              <w:left w:w="58" w:type="dxa"/>
              <w:right w:w="58" w:type="dxa"/>
            </w:tcMar>
          </w:tcPr>
          <w:p w14:paraId="1C30196A" w14:textId="77777777" w:rsidR="00463665" w:rsidRDefault="00463665" w:rsidP="00463665">
            <w:pPr>
              <w:pStyle w:val="TableText"/>
            </w:pPr>
            <w:r>
              <w:t>1996</w:t>
            </w:r>
          </w:p>
        </w:tc>
        <w:tc>
          <w:tcPr>
            <w:tcW w:w="2227" w:type="dxa"/>
            <w:tcMar>
              <w:left w:w="58" w:type="dxa"/>
              <w:right w:w="58" w:type="dxa"/>
            </w:tcMar>
          </w:tcPr>
          <w:p w14:paraId="7C4BC189" w14:textId="77777777" w:rsidR="00463665" w:rsidRDefault="00463665" w:rsidP="00463665">
            <w:pPr>
              <w:pStyle w:val="TableText"/>
            </w:pPr>
            <w:r>
              <w:t>BDS/CWF HEADER SOURCE INDICATOR (3)</w:t>
            </w:r>
          </w:p>
        </w:tc>
        <w:tc>
          <w:tcPr>
            <w:tcW w:w="2943" w:type="dxa"/>
            <w:tcMar>
              <w:left w:w="58" w:type="dxa"/>
              <w:right w:w="58" w:type="dxa"/>
            </w:tcMar>
          </w:tcPr>
          <w:p w14:paraId="014C904C" w14:textId="500A5346" w:rsidR="00463665" w:rsidRPr="00C4752B" w:rsidRDefault="00463665" w:rsidP="00463665">
            <w:pPr>
              <w:pStyle w:val="TableText"/>
              <w:rPr>
                <w:lang w:val="es-US"/>
              </w:rPr>
            </w:pPr>
            <w:r w:rsidRPr="00C4752B">
              <w:rPr>
                <w:lang w:val="es-US"/>
              </w:rPr>
              <w:t>:P:IDR-</w:t>
            </w:r>
            <w:hyperlink r:id="rId555" w:history="1">
              <w:r w:rsidRPr="00C4752B">
                <w:rPr>
                  <w:rStyle w:val="Hyperlink"/>
                  <w:lang w:val="es-US"/>
                </w:rPr>
                <w:t>U-CWF-SRC-IND</w:t>
              </w:r>
            </w:hyperlink>
            <w:r w:rsidRPr="00C4752B">
              <w:rPr>
                <w:lang w:val="es-US"/>
              </w:rPr>
              <w:t>(3)</w:t>
            </w:r>
          </w:p>
        </w:tc>
        <w:tc>
          <w:tcPr>
            <w:tcW w:w="2840" w:type="dxa"/>
            <w:tcMar>
              <w:left w:w="58" w:type="dxa"/>
              <w:right w:w="58" w:type="dxa"/>
            </w:tcMar>
          </w:tcPr>
          <w:p w14:paraId="714859E5" w14:textId="77777777" w:rsidR="00463665" w:rsidRDefault="00463665" w:rsidP="00463665">
            <w:pPr>
              <w:pStyle w:val="TableText"/>
            </w:pPr>
            <w:r>
              <w:t>BDS/CWF Header Source Indicator</w:t>
            </w:r>
          </w:p>
          <w:p w14:paraId="7FAD9F6C" w14:textId="0D5E7044" w:rsidR="00463665" w:rsidRDefault="00463665" w:rsidP="00463665">
            <w:pPr>
              <w:pStyle w:val="TableText"/>
            </w:pPr>
            <w:r>
              <w:t xml:space="preserve">This field carries one BDS/CWF Header Source Indicator. </w:t>
            </w:r>
            <w:r w:rsidRPr="00C917D0">
              <w:rPr>
                <w:rFonts w:cs="Arial"/>
                <w:color w:val="000000"/>
              </w:rPr>
              <w:t>This is an entry in the U-CWF-ERROR table, that occurs 5 times.</w:t>
            </w:r>
          </w:p>
        </w:tc>
        <w:tc>
          <w:tcPr>
            <w:tcW w:w="1080" w:type="dxa"/>
            <w:tcMar>
              <w:left w:w="58" w:type="dxa"/>
              <w:right w:w="58" w:type="dxa"/>
            </w:tcMar>
          </w:tcPr>
          <w:p w14:paraId="42C9F9EE" w14:textId="77777777" w:rsidR="00463665" w:rsidRDefault="00463665" w:rsidP="00463665">
            <w:pPr>
              <w:pStyle w:val="TableText"/>
              <w:rPr>
                <w:caps/>
              </w:rPr>
            </w:pPr>
            <w:r>
              <w:rPr>
                <w:caps/>
              </w:rPr>
              <w:t>1 C</w:t>
            </w:r>
          </w:p>
        </w:tc>
        <w:tc>
          <w:tcPr>
            <w:tcW w:w="2340" w:type="dxa"/>
            <w:tcMar>
              <w:left w:w="58" w:type="dxa"/>
              <w:right w:w="58" w:type="dxa"/>
            </w:tcMar>
          </w:tcPr>
          <w:p w14:paraId="5985F780" w14:textId="77777777" w:rsidR="00463665" w:rsidRPr="0097365E" w:rsidRDefault="00463665" w:rsidP="00463665">
            <w:pPr>
              <w:pStyle w:val="TableText"/>
              <w:rPr>
                <w:rFonts w:cs="Arial"/>
                <w:color w:val="000000"/>
              </w:rPr>
            </w:pPr>
            <w:r w:rsidRPr="0042502A">
              <w:rPr>
                <w:rFonts w:cs="Arial"/>
                <w:b/>
                <w:color w:val="000000"/>
              </w:rPr>
              <w:t>Valid Values:</w:t>
            </w:r>
          </w:p>
          <w:p w14:paraId="0374D3C1" w14:textId="5692D11C" w:rsidR="00463665" w:rsidRPr="000B6CD8" w:rsidRDefault="00463665" w:rsidP="00245396">
            <w:pPr>
              <w:pStyle w:val="TableTextBullet"/>
            </w:pPr>
            <w:r w:rsidRPr="000B6CD8">
              <w:t xml:space="preserve">B </w:t>
            </w:r>
            <w:r>
              <w:t xml:space="preserve">– </w:t>
            </w:r>
            <w:r w:rsidRPr="000B6CD8">
              <w:t>BDS</w:t>
            </w:r>
          </w:p>
          <w:p w14:paraId="33EC35F5" w14:textId="4C6AB4C0" w:rsidR="00463665" w:rsidRDefault="00463665" w:rsidP="00245396">
            <w:pPr>
              <w:pStyle w:val="TableTextBullet"/>
            </w:pPr>
            <w:r w:rsidRPr="000B6CD8">
              <w:t>C</w:t>
            </w:r>
            <w:r>
              <w:t xml:space="preserve"> – </w:t>
            </w:r>
            <w:r w:rsidRPr="000B6CD8">
              <w:t>CWF</w:t>
            </w:r>
          </w:p>
        </w:tc>
        <w:tc>
          <w:tcPr>
            <w:tcW w:w="858" w:type="dxa"/>
            <w:tcMar>
              <w:left w:w="58" w:type="dxa"/>
              <w:right w:w="58" w:type="dxa"/>
            </w:tcMar>
          </w:tcPr>
          <w:p w14:paraId="07DEBD3E" w14:textId="77777777" w:rsidR="00463665" w:rsidRDefault="00463665" w:rsidP="00463665">
            <w:pPr>
              <w:pStyle w:val="TableText"/>
            </w:pPr>
            <w:r>
              <w:t>Spaces</w:t>
            </w:r>
          </w:p>
        </w:tc>
        <w:tc>
          <w:tcPr>
            <w:tcW w:w="431" w:type="dxa"/>
          </w:tcPr>
          <w:p w14:paraId="070EA0B6" w14:textId="77777777" w:rsidR="00463665" w:rsidRDefault="00463665" w:rsidP="00463665">
            <w:pPr>
              <w:pStyle w:val="TableText"/>
            </w:pPr>
            <w:r>
              <w:t>-</w:t>
            </w:r>
          </w:p>
        </w:tc>
        <w:tc>
          <w:tcPr>
            <w:tcW w:w="431" w:type="dxa"/>
          </w:tcPr>
          <w:p w14:paraId="57380789" w14:textId="77777777" w:rsidR="00463665" w:rsidRDefault="00463665" w:rsidP="00463665">
            <w:pPr>
              <w:pStyle w:val="TableText"/>
            </w:pPr>
            <w:r>
              <w:t>X</w:t>
            </w:r>
          </w:p>
        </w:tc>
        <w:tc>
          <w:tcPr>
            <w:tcW w:w="432" w:type="dxa"/>
          </w:tcPr>
          <w:p w14:paraId="1B85ED10" w14:textId="77777777" w:rsidR="00463665" w:rsidRDefault="00463665" w:rsidP="00463665">
            <w:pPr>
              <w:pStyle w:val="TableText"/>
            </w:pPr>
            <w:r>
              <w:t>X</w:t>
            </w:r>
          </w:p>
        </w:tc>
      </w:tr>
      <w:tr w:rsidR="00463665" w14:paraId="45B35B8B" w14:textId="77777777" w:rsidTr="003214B8">
        <w:trPr>
          <w:cantSplit/>
          <w:jc w:val="center"/>
        </w:trPr>
        <w:tc>
          <w:tcPr>
            <w:tcW w:w="802" w:type="dxa"/>
            <w:tcMar>
              <w:left w:w="58" w:type="dxa"/>
              <w:right w:w="58" w:type="dxa"/>
            </w:tcMar>
          </w:tcPr>
          <w:p w14:paraId="7BB4FAB3" w14:textId="5FE9015D" w:rsidR="00463665" w:rsidRDefault="00463665" w:rsidP="00463665">
            <w:pPr>
              <w:pStyle w:val="TableText"/>
            </w:pPr>
            <w:r>
              <w:t>1997 – 2000</w:t>
            </w:r>
          </w:p>
        </w:tc>
        <w:tc>
          <w:tcPr>
            <w:tcW w:w="2227" w:type="dxa"/>
            <w:tcMar>
              <w:left w:w="58" w:type="dxa"/>
              <w:right w:w="58" w:type="dxa"/>
            </w:tcMar>
          </w:tcPr>
          <w:p w14:paraId="69029BF0" w14:textId="77777777" w:rsidR="00463665" w:rsidRDefault="00463665" w:rsidP="00463665">
            <w:pPr>
              <w:pStyle w:val="TableText"/>
            </w:pPr>
            <w:r>
              <w:t>CWF ERROR CODE (4)</w:t>
            </w:r>
          </w:p>
        </w:tc>
        <w:tc>
          <w:tcPr>
            <w:tcW w:w="2943" w:type="dxa"/>
            <w:tcMar>
              <w:left w:w="58" w:type="dxa"/>
              <w:right w:w="58" w:type="dxa"/>
            </w:tcMar>
          </w:tcPr>
          <w:p w14:paraId="24252A38" w14:textId="4E0ECC8A" w:rsidR="00463665" w:rsidRPr="00C4752B" w:rsidRDefault="00463665" w:rsidP="00463665">
            <w:pPr>
              <w:pStyle w:val="TableText"/>
              <w:rPr>
                <w:lang w:val="es-US"/>
              </w:rPr>
            </w:pPr>
            <w:r w:rsidRPr="00C4752B">
              <w:rPr>
                <w:lang w:val="es-US"/>
              </w:rPr>
              <w:t>:P:IDR-</w:t>
            </w:r>
            <w:hyperlink r:id="rId556" w:history="1">
              <w:r w:rsidRPr="00C4752B">
                <w:rPr>
                  <w:rStyle w:val="Hyperlink"/>
                  <w:lang w:val="es-US"/>
                </w:rPr>
                <w:t>U-CWF-ERR-CD</w:t>
              </w:r>
            </w:hyperlink>
          </w:p>
        </w:tc>
        <w:tc>
          <w:tcPr>
            <w:tcW w:w="2840" w:type="dxa"/>
            <w:tcMar>
              <w:left w:w="58" w:type="dxa"/>
              <w:right w:w="58" w:type="dxa"/>
            </w:tcMar>
          </w:tcPr>
          <w:p w14:paraId="40D16CA0" w14:textId="77777777" w:rsidR="00463665" w:rsidRDefault="00463665" w:rsidP="00463665">
            <w:pPr>
              <w:pStyle w:val="TableText"/>
            </w:pPr>
            <w:r>
              <w:t>BDS/CWF Header Error Code</w:t>
            </w:r>
          </w:p>
          <w:p w14:paraId="3D411E80" w14:textId="77777777" w:rsidR="00463665" w:rsidRDefault="00463665" w:rsidP="00463665">
            <w:pPr>
              <w:pStyle w:val="TableText"/>
              <w:rPr>
                <w:rFonts w:cs="Arial"/>
                <w:color w:val="000000"/>
              </w:rPr>
            </w:pPr>
            <w:r w:rsidRPr="00C917D0">
              <w:rPr>
                <w:rFonts w:cs="Arial"/>
                <w:color w:val="000000"/>
              </w:rPr>
              <w:t xml:space="preserve">This field carries one </w:t>
            </w:r>
            <w:r>
              <w:t>BDS/</w:t>
            </w:r>
            <w:r w:rsidRPr="00C917D0">
              <w:rPr>
                <w:rFonts w:cs="Arial"/>
                <w:color w:val="000000"/>
              </w:rPr>
              <w:t>CWF Header Error Code This is an entry in the U-CWF-ERROR table, that occurs 5 times.</w:t>
            </w:r>
          </w:p>
          <w:p w14:paraId="063BEF51" w14:textId="77777777" w:rsidR="00463665" w:rsidRDefault="00463665" w:rsidP="00463665">
            <w:pPr>
              <w:pStyle w:val="TableText"/>
            </w:pPr>
            <w:r w:rsidRPr="00C917D0">
              <w:rPr>
                <w:rFonts w:cs="Arial"/>
                <w:color w:val="000000"/>
              </w:rPr>
              <w:t xml:space="preserve">The error that </w:t>
            </w:r>
            <w:r>
              <w:t>BDS/</w:t>
            </w:r>
            <w:r w:rsidRPr="00C917D0">
              <w:rPr>
                <w:rFonts w:cs="Arial"/>
                <w:color w:val="000000"/>
              </w:rPr>
              <w:t>CWF sends back to MCS in the response to indicate that the claim or service error hit one of their errors.</w:t>
            </w:r>
          </w:p>
        </w:tc>
        <w:tc>
          <w:tcPr>
            <w:tcW w:w="1080" w:type="dxa"/>
            <w:tcMar>
              <w:left w:w="58" w:type="dxa"/>
              <w:right w:w="58" w:type="dxa"/>
            </w:tcMar>
          </w:tcPr>
          <w:p w14:paraId="4458AF99" w14:textId="77777777" w:rsidR="00463665" w:rsidRDefault="00463665" w:rsidP="00463665">
            <w:pPr>
              <w:pStyle w:val="TableText"/>
              <w:rPr>
                <w:caps/>
              </w:rPr>
            </w:pPr>
            <w:r>
              <w:rPr>
                <w:caps/>
              </w:rPr>
              <w:t>4 C</w:t>
            </w:r>
          </w:p>
        </w:tc>
        <w:tc>
          <w:tcPr>
            <w:tcW w:w="2340" w:type="dxa"/>
            <w:tcMar>
              <w:left w:w="58" w:type="dxa"/>
              <w:right w:w="58" w:type="dxa"/>
            </w:tcMar>
          </w:tcPr>
          <w:p w14:paraId="19554AC4" w14:textId="68F53099" w:rsidR="00463665" w:rsidRDefault="00B60B7C" w:rsidP="00463665">
            <w:pPr>
              <w:pStyle w:val="TableText"/>
            </w:pPr>
            <w:r w:rsidRPr="00B60B7C">
              <w:t>See CWF Documentation</w:t>
            </w:r>
          </w:p>
        </w:tc>
        <w:tc>
          <w:tcPr>
            <w:tcW w:w="858" w:type="dxa"/>
            <w:tcMar>
              <w:left w:w="58" w:type="dxa"/>
              <w:right w:w="58" w:type="dxa"/>
            </w:tcMar>
          </w:tcPr>
          <w:p w14:paraId="7821EDEF" w14:textId="77777777" w:rsidR="00463665" w:rsidRDefault="00463665" w:rsidP="00463665">
            <w:pPr>
              <w:pStyle w:val="TableText"/>
            </w:pPr>
            <w:r>
              <w:t>Spaces</w:t>
            </w:r>
          </w:p>
        </w:tc>
        <w:tc>
          <w:tcPr>
            <w:tcW w:w="431" w:type="dxa"/>
          </w:tcPr>
          <w:p w14:paraId="48B1D486" w14:textId="77777777" w:rsidR="00463665" w:rsidRDefault="00463665" w:rsidP="00463665">
            <w:pPr>
              <w:pStyle w:val="TableText"/>
            </w:pPr>
            <w:r>
              <w:t>-</w:t>
            </w:r>
          </w:p>
        </w:tc>
        <w:tc>
          <w:tcPr>
            <w:tcW w:w="431" w:type="dxa"/>
          </w:tcPr>
          <w:p w14:paraId="6932E554" w14:textId="77777777" w:rsidR="00463665" w:rsidRDefault="00463665" w:rsidP="00463665">
            <w:pPr>
              <w:pStyle w:val="TableText"/>
            </w:pPr>
            <w:r>
              <w:t>X</w:t>
            </w:r>
          </w:p>
        </w:tc>
        <w:tc>
          <w:tcPr>
            <w:tcW w:w="432" w:type="dxa"/>
          </w:tcPr>
          <w:p w14:paraId="6094C0BF" w14:textId="77777777" w:rsidR="00463665" w:rsidRDefault="00463665" w:rsidP="00463665">
            <w:pPr>
              <w:pStyle w:val="TableText"/>
            </w:pPr>
            <w:r>
              <w:t>X</w:t>
            </w:r>
          </w:p>
        </w:tc>
      </w:tr>
    </w:tbl>
    <w:p w14:paraId="4CAD99BC" w14:textId="5B92EE65" w:rsidR="001E2A0C" w:rsidRPr="003F4CA9" w:rsidRDefault="001E2A0C" w:rsidP="001E2A0C">
      <w:hyperlink w:anchor="_top" w:history="1">
        <w:r w:rsidRPr="003F4CA9">
          <w:rPr>
            <w:rStyle w:val="Hyperlink"/>
          </w:rPr>
          <w:t>Top</w:t>
        </w:r>
      </w:hyperlink>
    </w:p>
    <w:p w14:paraId="6D6A5AD4" w14:textId="59D94FC2" w:rsidR="00D04CC7" w:rsidRDefault="00D04CC7" w:rsidP="00D04CC7">
      <w:pPr>
        <w:pStyle w:val="Caption"/>
      </w:pPr>
      <w:bookmarkStart w:id="937" w:name="_Toc180744870"/>
      <w:r>
        <w:t xml:space="preserve">Table </w:t>
      </w:r>
      <w:r w:rsidR="007826BE">
        <w:fldChar w:fldCharType="begin"/>
      </w:r>
      <w:r w:rsidR="007826BE">
        <w:instrText xml:space="preserve"> SEQ Table \* ARABIC </w:instrText>
      </w:r>
      <w:r w:rsidR="007826BE">
        <w:fldChar w:fldCharType="separate"/>
      </w:r>
      <w:r w:rsidR="007826BE">
        <w:rPr>
          <w:noProof/>
        </w:rPr>
        <w:t>6</w:t>
      </w:r>
      <w:r w:rsidR="007826BE">
        <w:rPr>
          <w:noProof/>
        </w:rPr>
        <w:fldChar w:fldCharType="end"/>
      </w:r>
      <w:r>
        <w:t xml:space="preserve">. </w:t>
      </w:r>
      <w:r w:rsidRPr="00117F20">
        <w:t>IDR Claim Header Layout</w:t>
      </w:r>
      <w:r>
        <w:t xml:space="preserve"> – Field</w:t>
      </w:r>
      <w:r w:rsidR="002C1BDA">
        <w:t>s</w:t>
      </w:r>
      <w:r>
        <w:t xml:space="preserve"> 2001 thru </w:t>
      </w:r>
      <w:r w:rsidR="002C1BDA">
        <w:t>2064</w:t>
      </w:r>
      <w:bookmarkEnd w:id="937"/>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Header Layout – Fields 2001 thru 2064"/>
        <w:tblDescription w:val="Lists number. field, field name, description, format, values, no data value, and identifies Phases I, II, and III"/>
      </w:tblPr>
      <w:tblGrid>
        <w:gridCol w:w="802"/>
        <w:gridCol w:w="2250"/>
        <w:gridCol w:w="2970"/>
        <w:gridCol w:w="2790"/>
        <w:gridCol w:w="1080"/>
        <w:gridCol w:w="2340"/>
        <w:gridCol w:w="893"/>
        <w:gridCol w:w="419"/>
        <w:gridCol w:w="420"/>
        <w:gridCol w:w="420"/>
      </w:tblGrid>
      <w:tr w:rsidR="00D04CC7" w14:paraId="09CFFF25" w14:textId="77777777" w:rsidTr="009108DA">
        <w:trPr>
          <w:cantSplit/>
          <w:tblHeader/>
          <w:jc w:val="center"/>
        </w:trPr>
        <w:tc>
          <w:tcPr>
            <w:tcW w:w="802" w:type="dxa"/>
            <w:shd w:val="clear" w:color="auto" w:fill="F2F2F2" w:themeFill="background1" w:themeFillShade="F2"/>
            <w:tcMar>
              <w:left w:w="58" w:type="dxa"/>
              <w:right w:w="58" w:type="dxa"/>
            </w:tcMar>
          </w:tcPr>
          <w:p w14:paraId="242B68C2" w14:textId="77777777" w:rsidR="00D04CC7" w:rsidRPr="00135F82" w:rsidRDefault="00D04CC7" w:rsidP="00161B7F">
            <w:pPr>
              <w:pStyle w:val="TableText"/>
              <w:rPr>
                <w:b/>
              </w:rPr>
            </w:pPr>
            <w:r w:rsidRPr="00135F82">
              <w:rPr>
                <w:b/>
              </w:rPr>
              <w:t>Num.</w:t>
            </w:r>
          </w:p>
        </w:tc>
        <w:tc>
          <w:tcPr>
            <w:tcW w:w="2250" w:type="dxa"/>
            <w:shd w:val="clear" w:color="auto" w:fill="F2F2F2" w:themeFill="background1" w:themeFillShade="F2"/>
            <w:tcMar>
              <w:left w:w="58" w:type="dxa"/>
              <w:right w:w="58" w:type="dxa"/>
            </w:tcMar>
          </w:tcPr>
          <w:p w14:paraId="305EAA20" w14:textId="77777777" w:rsidR="00D04CC7" w:rsidRPr="00135F82" w:rsidRDefault="00D04CC7" w:rsidP="00161B7F">
            <w:pPr>
              <w:pStyle w:val="TableText"/>
              <w:rPr>
                <w:b/>
              </w:rPr>
            </w:pPr>
            <w:r w:rsidRPr="00135F82">
              <w:rPr>
                <w:b/>
              </w:rPr>
              <w:t>Field</w:t>
            </w:r>
          </w:p>
        </w:tc>
        <w:tc>
          <w:tcPr>
            <w:tcW w:w="2970" w:type="dxa"/>
            <w:shd w:val="clear" w:color="auto" w:fill="F2F2F2" w:themeFill="background1" w:themeFillShade="F2"/>
            <w:tcMar>
              <w:left w:w="58" w:type="dxa"/>
              <w:right w:w="58" w:type="dxa"/>
            </w:tcMar>
          </w:tcPr>
          <w:p w14:paraId="3AB16AB0" w14:textId="77777777" w:rsidR="00D04CC7" w:rsidRPr="00135F82" w:rsidRDefault="00D04CC7" w:rsidP="00161B7F">
            <w:pPr>
              <w:pStyle w:val="TableText"/>
              <w:rPr>
                <w:b/>
              </w:rPr>
            </w:pPr>
            <w:r w:rsidRPr="00135F82">
              <w:rPr>
                <w:b/>
              </w:rPr>
              <w:t>Field Name</w:t>
            </w:r>
          </w:p>
        </w:tc>
        <w:tc>
          <w:tcPr>
            <w:tcW w:w="2790" w:type="dxa"/>
            <w:shd w:val="clear" w:color="auto" w:fill="F2F2F2" w:themeFill="background1" w:themeFillShade="F2"/>
            <w:tcMar>
              <w:left w:w="58" w:type="dxa"/>
              <w:right w:w="58" w:type="dxa"/>
            </w:tcMar>
          </w:tcPr>
          <w:p w14:paraId="4356AC57" w14:textId="77777777" w:rsidR="00D04CC7" w:rsidRPr="00135F82" w:rsidRDefault="00D04CC7" w:rsidP="00161B7F">
            <w:pPr>
              <w:pStyle w:val="TableText"/>
              <w:rPr>
                <w:b/>
              </w:rPr>
            </w:pPr>
            <w:r w:rsidRPr="00135F82">
              <w:rPr>
                <w:b/>
              </w:rPr>
              <w:t>Description</w:t>
            </w:r>
          </w:p>
        </w:tc>
        <w:tc>
          <w:tcPr>
            <w:tcW w:w="1080" w:type="dxa"/>
            <w:shd w:val="clear" w:color="auto" w:fill="F2F2F2" w:themeFill="background1" w:themeFillShade="F2"/>
            <w:tcMar>
              <w:left w:w="58" w:type="dxa"/>
              <w:right w:w="58" w:type="dxa"/>
            </w:tcMar>
          </w:tcPr>
          <w:p w14:paraId="6F1E6D9A" w14:textId="77777777" w:rsidR="00D04CC7" w:rsidRPr="00135F82" w:rsidRDefault="00D04CC7" w:rsidP="00161B7F">
            <w:pPr>
              <w:pStyle w:val="TableText"/>
              <w:rPr>
                <w:b/>
                <w:caps/>
              </w:rPr>
            </w:pPr>
            <w:r w:rsidRPr="00135F82">
              <w:rPr>
                <w:b/>
              </w:rPr>
              <w:t>Format</w:t>
            </w:r>
          </w:p>
        </w:tc>
        <w:tc>
          <w:tcPr>
            <w:tcW w:w="2340" w:type="dxa"/>
            <w:shd w:val="clear" w:color="auto" w:fill="F2F2F2" w:themeFill="background1" w:themeFillShade="F2"/>
            <w:tcMar>
              <w:left w:w="58" w:type="dxa"/>
              <w:right w:w="58" w:type="dxa"/>
            </w:tcMar>
          </w:tcPr>
          <w:p w14:paraId="7D5FB1A4" w14:textId="77777777" w:rsidR="00D04CC7" w:rsidRPr="00135F82" w:rsidRDefault="00D04CC7" w:rsidP="00161B7F">
            <w:pPr>
              <w:pStyle w:val="TableText"/>
              <w:rPr>
                <w:b/>
              </w:rPr>
            </w:pPr>
            <w:r w:rsidRPr="00135F82">
              <w:rPr>
                <w:b/>
              </w:rPr>
              <w:t>Values</w:t>
            </w:r>
          </w:p>
        </w:tc>
        <w:tc>
          <w:tcPr>
            <w:tcW w:w="893" w:type="dxa"/>
            <w:shd w:val="clear" w:color="auto" w:fill="F2F2F2" w:themeFill="background1" w:themeFillShade="F2"/>
            <w:tcMar>
              <w:left w:w="58" w:type="dxa"/>
              <w:right w:w="58" w:type="dxa"/>
            </w:tcMar>
          </w:tcPr>
          <w:p w14:paraId="5B2ED4CA" w14:textId="77777777" w:rsidR="00D04CC7" w:rsidRPr="00135F82" w:rsidRDefault="00D04CC7" w:rsidP="00161B7F">
            <w:pPr>
              <w:pStyle w:val="TableText"/>
              <w:rPr>
                <w:b/>
              </w:rPr>
            </w:pPr>
            <w:r w:rsidRPr="00135F82">
              <w:rPr>
                <w:b/>
              </w:rPr>
              <w:t>No Data Value</w:t>
            </w:r>
          </w:p>
        </w:tc>
        <w:tc>
          <w:tcPr>
            <w:tcW w:w="419" w:type="dxa"/>
            <w:shd w:val="clear" w:color="auto" w:fill="F2F2F2" w:themeFill="background1" w:themeFillShade="F2"/>
          </w:tcPr>
          <w:p w14:paraId="2EA63F19" w14:textId="77777777" w:rsidR="00D04CC7" w:rsidRPr="00135F82" w:rsidRDefault="00D04CC7" w:rsidP="00161B7F">
            <w:pPr>
              <w:pStyle w:val="TableText"/>
              <w:rPr>
                <w:b/>
              </w:rPr>
            </w:pPr>
            <w:r w:rsidRPr="00135F82">
              <w:rPr>
                <w:b/>
              </w:rPr>
              <w:t>I</w:t>
            </w:r>
          </w:p>
        </w:tc>
        <w:tc>
          <w:tcPr>
            <w:tcW w:w="420" w:type="dxa"/>
            <w:shd w:val="clear" w:color="auto" w:fill="F2F2F2" w:themeFill="background1" w:themeFillShade="F2"/>
          </w:tcPr>
          <w:p w14:paraId="3ACF6345" w14:textId="77777777" w:rsidR="00D04CC7" w:rsidRPr="00135F82" w:rsidRDefault="00D04CC7" w:rsidP="00161B7F">
            <w:pPr>
              <w:pStyle w:val="TableText"/>
              <w:rPr>
                <w:b/>
              </w:rPr>
            </w:pPr>
            <w:r w:rsidRPr="00135F82">
              <w:rPr>
                <w:b/>
              </w:rPr>
              <w:t>II</w:t>
            </w:r>
          </w:p>
        </w:tc>
        <w:tc>
          <w:tcPr>
            <w:tcW w:w="420" w:type="dxa"/>
            <w:shd w:val="clear" w:color="auto" w:fill="F2F2F2" w:themeFill="background1" w:themeFillShade="F2"/>
          </w:tcPr>
          <w:p w14:paraId="412028F4" w14:textId="77777777" w:rsidR="00D04CC7" w:rsidRPr="00135F82" w:rsidRDefault="00D04CC7" w:rsidP="00161B7F">
            <w:pPr>
              <w:pStyle w:val="TableText"/>
              <w:rPr>
                <w:b/>
              </w:rPr>
            </w:pPr>
            <w:r w:rsidRPr="00135F82">
              <w:rPr>
                <w:b/>
              </w:rPr>
              <w:t>III</w:t>
            </w:r>
          </w:p>
        </w:tc>
      </w:tr>
      <w:tr w:rsidR="00BE396E" w14:paraId="78FC815D" w14:textId="77777777" w:rsidTr="009108DA">
        <w:trPr>
          <w:cantSplit/>
          <w:jc w:val="center"/>
        </w:trPr>
        <w:tc>
          <w:tcPr>
            <w:tcW w:w="802" w:type="dxa"/>
            <w:tcMar>
              <w:left w:w="58" w:type="dxa"/>
              <w:right w:w="58" w:type="dxa"/>
            </w:tcMar>
          </w:tcPr>
          <w:p w14:paraId="0CCBBC84" w14:textId="77777777" w:rsidR="00BE396E" w:rsidRDefault="00BE396E" w:rsidP="00BE396E">
            <w:pPr>
              <w:pStyle w:val="TableText"/>
            </w:pPr>
            <w:r>
              <w:t>2001</w:t>
            </w:r>
          </w:p>
        </w:tc>
        <w:tc>
          <w:tcPr>
            <w:tcW w:w="2250" w:type="dxa"/>
            <w:tcMar>
              <w:left w:w="58" w:type="dxa"/>
              <w:right w:w="58" w:type="dxa"/>
            </w:tcMar>
          </w:tcPr>
          <w:p w14:paraId="7F0BBF55" w14:textId="77777777" w:rsidR="00BE396E" w:rsidRDefault="00BE396E" w:rsidP="00BE396E">
            <w:pPr>
              <w:pStyle w:val="TableText"/>
            </w:pPr>
            <w:r>
              <w:t>CWF HEADER OVERRIDE (4)</w:t>
            </w:r>
          </w:p>
        </w:tc>
        <w:tc>
          <w:tcPr>
            <w:tcW w:w="2970" w:type="dxa"/>
            <w:tcMar>
              <w:left w:w="58" w:type="dxa"/>
              <w:right w:w="58" w:type="dxa"/>
            </w:tcMar>
          </w:tcPr>
          <w:p w14:paraId="00B8269B" w14:textId="1FA98874" w:rsidR="00BE396E" w:rsidRPr="00C4752B" w:rsidRDefault="00BE396E" w:rsidP="00BE396E">
            <w:pPr>
              <w:pStyle w:val="TableText"/>
              <w:rPr>
                <w:lang w:val="es-US"/>
              </w:rPr>
            </w:pPr>
            <w:r w:rsidRPr="00C4752B">
              <w:rPr>
                <w:lang w:val="es-US"/>
              </w:rPr>
              <w:t>:P:IDR-</w:t>
            </w:r>
            <w:hyperlink r:id="rId557" w:history="1">
              <w:r w:rsidRPr="00C4752B">
                <w:rPr>
                  <w:rStyle w:val="Hyperlink"/>
                  <w:lang w:val="es-US"/>
                </w:rPr>
                <w:t>U-CWF-OVRD-CD</w:t>
              </w:r>
            </w:hyperlink>
          </w:p>
        </w:tc>
        <w:tc>
          <w:tcPr>
            <w:tcW w:w="2790" w:type="dxa"/>
            <w:tcMar>
              <w:left w:w="58" w:type="dxa"/>
              <w:right w:w="58" w:type="dxa"/>
            </w:tcMar>
          </w:tcPr>
          <w:p w14:paraId="33ADAC33" w14:textId="77777777" w:rsidR="00BE396E" w:rsidRDefault="00BE396E" w:rsidP="00BE396E">
            <w:pPr>
              <w:pStyle w:val="TableText"/>
            </w:pPr>
            <w:r>
              <w:t>BDS/CWF Header Override</w:t>
            </w:r>
          </w:p>
          <w:p w14:paraId="28B3FA98" w14:textId="77777777" w:rsidR="00BE396E" w:rsidRDefault="00BE396E" w:rsidP="00BE396E">
            <w:pPr>
              <w:pStyle w:val="TableText"/>
              <w:rPr>
                <w:rFonts w:cs="Arial"/>
                <w:color w:val="000000"/>
              </w:rPr>
            </w:pPr>
            <w:r w:rsidRPr="00C917D0">
              <w:rPr>
                <w:rFonts w:cs="Arial"/>
                <w:color w:val="000000"/>
              </w:rPr>
              <w:t xml:space="preserve">This field carries one </w:t>
            </w:r>
            <w:r>
              <w:t>BDS/</w:t>
            </w:r>
            <w:r w:rsidRPr="00C917D0">
              <w:rPr>
                <w:rFonts w:cs="Arial"/>
                <w:color w:val="000000"/>
              </w:rPr>
              <w:t>CWF Header Error Code This is an entry in the U-CWF-ERROR table, that occurs 5 times.</w:t>
            </w:r>
          </w:p>
          <w:p w14:paraId="1BA164F0" w14:textId="77777777" w:rsidR="00BE396E" w:rsidRDefault="00BE396E" w:rsidP="00BE396E">
            <w:pPr>
              <w:pStyle w:val="TableText"/>
            </w:pPr>
            <w:r w:rsidRPr="00C917D0">
              <w:rPr>
                <w:rFonts w:cs="Arial"/>
                <w:color w:val="000000"/>
              </w:rPr>
              <w:t xml:space="preserve">The error that </w:t>
            </w:r>
            <w:r>
              <w:t>BDS/</w:t>
            </w:r>
            <w:r w:rsidRPr="00C917D0">
              <w:rPr>
                <w:rFonts w:cs="Arial"/>
                <w:color w:val="000000"/>
              </w:rPr>
              <w:t>CWF sends back to MCS in the response to indicate that the claim or service error hit one of their errors.</w:t>
            </w:r>
          </w:p>
        </w:tc>
        <w:tc>
          <w:tcPr>
            <w:tcW w:w="1080" w:type="dxa"/>
            <w:tcMar>
              <w:left w:w="58" w:type="dxa"/>
              <w:right w:w="58" w:type="dxa"/>
            </w:tcMar>
          </w:tcPr>
          <w:p w14:paraId="19AA0080" w14:textId="77777777" w:rsidR="00BE396E" w:rsidRDefault="00BE396E" w:rsidP="00BE396E">
            <w:pPr>
              <w:pStyle w:val="TableText"/>
              <w:rPr>
                <w:caps/>
              </w:rPr>
            </w:pPr>
            <w:r>
              <w:rPr>
                <w:caps/>
              </w:rPr>
              <w:t>1 C</w:t>
            </w:r>
          </w:p>
        </w:tc>
        <w:tc>
          <w:tcPr>
            <w:tcW w:w="2340" w:type="dxa"/>
            <w:tcMar>
              <w:left w:w="58" w:type="dxa"/>
              <w:right w:w="58" w:type="dxa"/>
            </w:tcMar>
          </w:tcPr>
          <w:p w14:paraId="29E1FE43" w14:textId="77777777" w:rsidR="00BE396E" w:rsidRPr="0097365E" w:rsidRDefault="00BE396E" w:rsidP="00BE396E">
            <w:pPr>
              <w:pStyle w:val="TableText"/>
              <w:rPr>
                <w:rFonts w:cs="Arial"/>
                <w:color w:val="000000"/>
              </w:rPr>
            </w:pPr>
            <w:r w:rsidRPr="0042502A">
              <w:rPr>
                <w:rFonts w:cs="Arial"/>
                <w:b/>
                <w:color w:val="000000"/>
              </w:rPr>
              <w:t>Valid Values:</w:t>
            </w:r>
          </w:p>
          <w:p w14:paraId="5DE424AC" w14:textId="570BABAD" w:rsidR="00BE396E" w:rsidRPr="00446682" w:rsidRDefault="00BE396E" w:rsidP="00245396">
            <w:pPr>
              <w:pStyle w:val="TableTextBullet"/>
            </w:pPr>
            <w:r w:rsidRPr="00446682">
              <w:t xml:space="preserve">H </w:t>
            </w:r>
            <w:r w:rsidR="008F53DD">
              <w:t xml:space="preserve">– </w:t>
            </w:r>
            <w:r w:rsidRPr="00446682">
              <w:t>Header</w:t>
            </w:r>
            <w:r>
              <w:t xml:space="preserve"> Override</w:t>
            </w:r>
          </w:p>
          <w:p w14:paraId="145FB1E4" w14:textId="69A59437" w:rsidR="00BE396E" w:rsidRPr="004B13FD" w:rsidRDefault="00BE396E" w:rsidP="009A26C1">
            <w:pPr>
              <w:pStyle w:val="TableTextBullet"/>
              <w:rPr>
                <w:color w:val="000000" w:themeColor="text1"/>
              </w:rPr>
            </w:pPr>
            <w:r>
              <w:t>I</w:t>
            </w:r>
            <w:r w:rsidR="008F53DD">
              <w:t xml:space="preserve"> – </w:t>
            </w:r>
            <w:r>
              <w:t xml:space="preserve">The NAME error was overidden. </w:t>
            </w:r>
            <w:r w:rsidRPr="00C71D35">
              <w:t xml:space="preserve">See </w:t>
            </w:r>
            <w:hyperlink r:id="rId558" w:history="1">
              <w:r w:rsidRPr="00C71D35">
                <w:rPr>
                  <w:rStyle w:val="Hyperlink"/>
                </w:rPr>
                <w:t>S23R100</w:t>
              </w:r>
            </w:hyperlink>
          </w:p>
          <w:p w14:paraId="36383A11" w14:textId="7D436A4E" w:rsidR="00BE396E" w:rsidRPr="00446682" w:rsidRDefault="00BE396E" w:rsidP="00245396">
            <w:pPr>
              <w:pStyle w:val="TableTextBullet"/>
            </w:pPr>
            <w:r>
              <w:t>N</w:t>
            </w:r>
            <w:r w:rsidR="008F53DD">
              <w:t xml:space="preserve"> – </w:t>
            </w:r>
            <w:r>
              <w:t>Override attempted but the error is not overridable</w:t>
            </w:r>
          </w:p>
          <w:p w14:paraId="26186788" w14:textId="7D4A23B1" w:rsidR="00BE396E" w:rsidRDefault="00BE396E" w:rsidP="00245396">
            <w:pPr>
              <w:pStyle w:val="TableTextBullet"/>
            </w:pPr>
            <w:r w:rsidRPr="00446682">
              <w:t xml:space="preserve">Blank </w:t>
            </w:r>
            <w:r w:rsidR="008F53DD">
              <w:t xml:space="preserve">– </w:t>
            </w:r>
            <w:r w:rsidRPr="00446682">
              <w:t xml:space="preserve">No override </w:t>
            </w:r>
          </w:p>
        </w:tc>
        <w:tc>
          <w:tcPr>
            <w:tcW w:w="893" w:type="dxa"/>
            <w:tcMar>
              <w:left w:w="58" w:type="dxa"/>
              <w:right w:w="58" w:type="dxa"/>
            </w:tcMar>
          </w:tcPr>
          <w:p w14:paraId="11489F94" w14:textId="77777777" w:rsidR="00BE396E" w:rsidRDefault="00BE396E" w:rsidP="00BE396E">
            <w:pPr>
              <w:pStyle w:val="TableText"/>
            </w:pPr>
            <w:r>
              <w:t>Spaces</w:t>
            </w:r>
          </w:p>
        </w:tc>
        <w:tc>
          <w:tcPr>
            <w:tcW w:w="419" w:type="dxa"/>
          </w:tcPr>
          <w:p w14:paraId="2A1EBC12" w14:textId="77777777" w:rsidR="00BE396E" w:rsidRDefault="00BE396E" w:rsidP="00BE396E">
            <w:pPr>
              <w:pStyle w:val="TableText"/>
            </w:pPr>
            <w:r>
              <w:t>-</w:t>
            </w:r>
          </w:p>
        </w:tc>
        <w:tc>
          <w:tcPr>
            <w:tcW w:w="420" w:type="dxa"/>
          </w:tcPr>
          <w:p w14:paraId="7821C711" w14:textId="77777777" w:rsidR="00BE396E" w:rsidRDefault="00BE396E" w:rsidP="00BE396E">
            <w:pPr>
              <w:pStyle w:val="TableText"/>
            </w:pPr>
            <w:r>
              <w:t>X</w:t>
            </w:r>
          </w:p>
        </w:tc>
        <w:tc>
          <w:tcPr>
            <w:tcW w:w="420" w:type="dxa"/>
          </w:tcPr>
          <w:p w14:paraId="42DED0C9" w14:textId="77777777" w:rsidR="00BE396E" w:rsidRDefault="00BE396E" w:rsidP="00BE396E">
            <w:pPr>
              <w:pStyle w:val="TableText"/>
            </w:pPr>
            <w:r>
              <w:t>X</w:t>
            </w:r>
          </w:p>
        </w:tc>
      </w:tr>
      <w:tr w:rsidR="00BE396E" w14:paraId="357B4A1F" w14:textId="77777777" w:rsidTr="009108DA">
        <w:trPr>
          <w:cantSplit/>
          <w:jc w:val="center"/>
        </w:trPr>
        <w:tc>
          <w:tcPr>
            <w:tcW w:w="802" w:type="dxa"/>
            <w:tcMar>
              <w:left w:w="58" w:type="dxa"/>
              <w:right w:w="58" w:type="dxa"/>
            </w:tcMar>
          </w:tcPr>
          <w:p w14:paraId="09FBBE88" w14:textId="77777777" w:rsidR="00BE396E" w:rsidRDefault="00BE396E" w:rsidP="00BE396E">
            <w:pPr>
              <w:pStyle w:val="TableText"/>
            </w:pPr>
            <w:r>
              <w:t>2002</w:t>
            </w:r>
          </w:p>
        </w:tc>
        <w:tc>
          <w:tcPr>
            <w:tcW w:w="2250" w:type="dxa"/>
            <w:tcMar>
              <w:left w:w="58" w:type="dxa"/>
              <w:right w:w="58" w:type="dxa"/>
            </w:tcMar>
          </w:tcPr>
          <w:p w14:paraId="19C910B2" w14:textId="77777777" w:rsidR="00BE396E" w:rsidRDefault="00BE396E" w:rsidP="00BE396E">
            <w:pPr>
              <w:pStyle w:val="TableText"/>
            </w:pPr>
            <w:r>
              <w:t>BDS/CWF HEADER SOURCE INDICATOR (4)</w:t>
            </w:r>
          </w:p>
        </w:tc>
        <w:tc>
          <w:tcPr>
            <w:tcW w:w="2970" w:type="dxa"/>
            <w:tcMar>
              <w:left w:w="58" w:type="dxa"/>
              <w:right w:w="58" w:type="dxa"/>
            </w:tcMar>
          </w:tcPr>
          <w:p w14:paraId="5192335C" w14:textId="35BD7CD3" w:rsidR="00BE396E" w:rsidRPr="00C4752B" w:rsidRDefault="00BE396E" w:rsidP="00BE396E">
            <w:pPr>
              <w:pStyle w:val="TableText"/>
              <w:rPr>
                <w:lang w:val="es-US"/>
              </w:rPr>
            </w:pPr>
            <w:r w:rsidRPr="00C4752B">
              <w:rPr>
                <w:lang w:val="es-US"/>
              </w:rPr>
              <w:t>:P:IDR-</w:t>
            </w:r>
            <w:hyperlink r:id="rId559" w:history="1">
              <w:r w:rsidRPr="00C4752B">
                <w:rPr>
                  <w:rStyle w:val="Hyperlink"/>
                  <w:lang w:val="es-US"/>
                </w:rPr>
                <w:t>U-CWF-SRC-IND</w:t>
              </w:r>
            </w:hyperlink>
            <w:r w:rsidRPr="00C4752B">
              <w:rPr>
                <w:lang w:val="es-US"/>
              </w:rPr>
              <w:t>(4)</w:t>
            </w:r>
          </w:p>
        </w:tc>
        <w:tc>
          <w:tcPr>
            <w:tcW w:w="2790" w:type="dxa"/>
            <w:tcMar>
              <w:left w:w="58" w:type="dxa"/>
              <w:right w:w="58" w:type="dxa"/>
            </w:tcMar>
          </w:tcPr>
          <w:p w14:paraId="70C94130" w14:textId="77777777" w:rsidR="00BE396E" w:rsidRDefault="00BE396E" w:rsidP="00BE396E">
            <w:pPr>
              <w:pStyle w:val="TableText"/>
            </w:pPr>
            <w:r>
              <w:t>BDS/CWF Header Source Indicator</w:t>
            </w:r>
          </w:p>
          <w:p w14:paraId="73D6B66F" w14:textId="17394F42" w:rsidR="00BE396E" w:rsidRDefault="00BE396E" w:rsidP="003962F0">
            <w:pPr>
              <w:pStyle w:val="TableText"/>
            </w:pPr>
            <w:r>
              <w:t xml:space="preserve">This field carries one BDS/CWF Header Source Indicator. </w:t>
            </w:r>
            <w:r w:rsidRPr="00C917D0">
              <w:rPr>
                <w:rFonts w:cs="Arial"/>
                <w:color w:val="000000"/>
              </w:rPr>
              <w:t>This is an entry in the U-CWF-ERROR table, that occurs 5 times.</w:t>
            </w:r>
          </w:p>
        </w:tc>
        <w:tc>
          <w:tcPr>
            <w:tcW w:w="1080" w:type="dxa"/>
            <w:tcMar>
              <w:left w:w="58" w:type="dxa"/>
              <w:right w:w="58" w:type="dxa"/>
            </w:tcMar>
          </w:tcPr>
          <w:p w14:paraId="0F21C507" w14:textId="77777777" w:rsidR="00BE396E" w:rsidRDefault="00BE396E" w:rsidP="00BE396E">
            <w:pPr>
              <w:pStyle w:val="TableText"/>
              <w:rPr>
                <w:caps/>
              </w:rPr>
            </w:pPr>
            <w:r>
              <w:rPr>
                <w:caps/>
              </w:rPr>
              <w:t>1 C</w:t>
            </w:r>
          </w:p>
        </w:tc>
        <w:tc>
          <w:tcPr>
            <w:tcW w:w="2340" w:type="dxa"/>
            <w:tcMar>
              <w:left w:w="58" w:type="dxa"/>
              <w:right w:w="58" w:type="dxa"/>
            </w:tcMar>
          </w:tcPr>
          <w:p w14:paraId="1D904508" w14:textId="77777777" w:rsidR="00BE396E" w:rsidRPr="0097365E" w:rsidRDefault="00BE396E" w:rsidP="00BE396E">
            <w:pPr>
              <w:pStyle w:val="TableText"/>
              <w:rPr>
                <w:rFonts w:cs="Arial"/>
                <w:color w:val="000000"/>
              </w:rPr>
            </w:pPr>
            <w:r w:rsidRPr="0042502A">
              <w:rPr>
                <w:rFonts w:cs="Arial"/>
                <w:b/>
                <w:color w:val="000000"/>
              </w:rPr>
              <w:t>Valid Values:</w:t>
            </w:r>
          </w:p>
          <w:p w14:paraId="42B5132E" w14:textId="2B4BE247" w:rsidR="00BE396E" w:rsidRPr="000B6CD8" w:rsidRDefault="00BE396E" w:rsidP="00245396">
            <w:pPr>
              <w:pStyle w:val="TableTextBullet"/>
            </w:pPr>
            <w:r w:rsidRPr="000B6CD8">
              <w:t xml:space="preserve">B </w:t>
            </w:r>
            <w:r w:rsidR="008F53DD">
              <w:t xml:space="preserve">– </w:t>
            </w:r>
            <w:r w:rsidRPr="000B6CD8">
              <w:t>BDS</w:t>
            </w:r>
          </w:p>
          <w:p w14:paraId="37ADAC4B" w14:textId="6591AB7A" w:rsidR="00BE396E" w:rsidRDefault="00BE396E" w:rsidP="00245396">
            <w:pPr>
              <w:pStyle w:val="TableTextBullet"/>
            </w:pPr>
            <w:r w:rsidRPr="000B6CD8">
              <w:t>C</w:t>
            </w:r>
            <w:r w:rsidR="008F53DD">
              <w:t xml:space="preserve"> – </w:t>
            </w:r>
            <w:r w:rsidRPr="000B6CD8">
              <w:t>CWF</w:t>
            </w:r>
          </w:p>
        </w:tc>
        <w:tc>
          <w:tcPr>
            <w:tcW w:w="893" w:type="dxa"/>
            <w:tcMar>
              <w:left w:w="58" w:type="dxa"/>
              <w:right w:w="58" w:type="dxa"/>
            </w:tcMar>
          </w:tcPr>
          <w:p w14:paraId="1CB79842" w14:textId="77777777" w:rsidR="00BE396E" w:rsidRDefault="00BE396E" w:rsidP="00BE396E">
            <w:pPr>
              <w:pStyle w:val="TableText"/>
            </w:pPr>
            <w:r>
              <w:t>Spaces</w:t>
            </w:r>
          </w:p>
        </w:tc>
        <w:tc>
          <w:tcPr>
            <w:tcW w:w="419" w:type="dxa"/>
          </w:tcPr>
          <w:p w14:paraId="4A58DBBE" w14:textId="77777777" w:rsidR="00BE396E" w:rsidRDefault="00BE396E" w:rsidP="00BE396E">
            <w:pPr>
              <w:pStyle w:val="TableText"/>
            </w:pPr>
            <w:r>
              <w:t>-</w:t>
            </w:r>
          </w:p>
        </w:tc>
        <w:tc>
          <w:tcPr>
            <w:tcW w:w="420" w:type="dxa"/>
          </w:tcPr>
          <w:p w14:paraId="4DF2D19A" w14:textId="77777777" w:rsidR="00BE396E" w:rsidRDefault="00BE396E" w:rsidP="00BE396E">
            <w:pPr>
              <w:pStyle w:val="TableText"/>
            </w:pPr>
            <w:r>
              <w:t>X</w:t>
            </w:r>
          </w:p>
        </w:tc>
        <w:tc>
          <w:tcPr>
            <w:tcW w:w="420" w:type="dxa"/>
          </w:tcPr>
          <w:p w14:paraId="775FE905" w14:textId="77777777" w:rsidR="00BE396E" w:rsidRDefault="00BE396E" w:rsidP="00BE396E">
            <w:pPr>
              <w:pStyle w:val="TableText"/>
            </w:pPr>
            <w:r>
              <w:t>X</w:t>
            </w:r>
          </w:p>
        </w:tc>
      </w:tr>
      <w:tr w:rsidR="00BE396E" w14:paraId="72E64D52" w14:textId="77777777" w:rsidTr="009108DA">
        <w:trPr>
          <w:cantSplit/>
          <w:jc w:val="center"/>
        </w:trPr>
        <w:tc>
          <w:tcPr>
            <w:tcW w:w="802" w:type="dxa"/>
            <w:tcMar>
              <w:left w:w="58" w:type="dxa"/>
              <w:right w:w="58" w:type="dxa"/>
            </w:tcMar>
          </w:tcPr>
          <w:p w14:paraId="55D750EA" w14:textId="01FCC770" w:rsidR="00BE396E" w:rsidRDefault="00BE396E" w:rsidP="00BE396E">
            <w:pPr>
              <w:pStyle w:val="TableText"/>
            </w:pPr>
            <w:r>
              <w:t>2003</w:t>
            </w:r>
            <w:r w:rsidR="00135F82">
              <w:t xml:space="preserve"> – </w:t>
            </w:r>
            <w:r>
              <w:t>2006</w:t>
            </w:r>
          </w:p>
        </w:tc>
        <w:tc>
          <w:tcPr>
            <w:tcW w:w="2250" w:type="dxa"/>
            <w:tcMar>
              <w:left w:w="58" w:type="dxa"/>
              <w:right w:w="58" w:type="dxa"/>
            </w:tcMar>
          </w:tcPr>
          <w:p w14:paraId="4048100D" w14:textId="77777777" w:rsidR="00BE396E" w:rsidRDefault="00BE396E" w:rsidP="00BE396E">
            <w:pPr>
              <w:pStyle w:val="TableText"/>
            </w:pPr>
            <w:r>
              <w:t>BDS/CWF ERROR CODE (5)</w:t>
            </w:r>
          </w:p>
        </w:tc>
        <w:tc>
          <w:tcPr>
            <w:tcW w:w="2970" w:type="dxa"/>
            <w:tcMar>
              <w:left w:w="58" w:type="dxa"/>
              <w:right w:w="58" w:type="dxa"/>
            </w:tcMar>
          </w:tcPr>
          <w:p w14:paraId="279CA3E8" w14:textId="2EA044FD" w:rsidR="00BE396E" w:rsidRPr="00C4752B" w:rsidRDefault="00BE396E" w:rsidP="00BE396E">
            <w:pPr>
              <w:pStyle w:val="TableText"/>
              <w:rPr>
                <w:lang w:val="es-US"/>
              </w:rPr>
            </w:pPr>
            <w:r w:rsidRPr="00C4752B">
              <w:rPr>
                <w:lang w:val="es-US"/>
              </w:rPr>
              <w:t>:P:IDR-</w:t>
            </w:r>
            <w:hyperlink r:id="rId560" w:history="1">
              <w:r w:rsidRPr="00C4752B">
                <w:rPr>
                  <w:rStyle w:val="Hyperlink"/>
                  <w:lang w:val="es-US"/>
                </w:rPr>
                <w:t>U-CWF-ERR-CD</w:t>
              </w:r>
            </w:hyperlink>
          </w:p>
        </w:tc>
        <w:tc>
          <w:tcPr>
            <w:tcW w:w="2790" w:type="dxa"/>
            <w:tcMar>
              <w:left w:w="58" w:type="dxa"/>
              <w:right w:w="58" w:type="dxa"/>
            </w:tcMar>
          </w:tcPr>
          <w:p w14:paraId="3F48C550" w14:textId="77777777" w:rsidR="00BE396E" w:rsidRDefault="00BE396E" w:rsidP="00BE396E">
            <w:pPr>
              <w:pStyle w:val="TableText"/>
            </w:pPr>
            <w:r>
              <w:t>BDS/CWF Header Error Code</w:t>
            </w:r>
          </w:p>
          <w:p w14:paraId="65C65338" w14:textId="53547A25" w:rsidR="00BE396E" w:rsidRDefault="00BE396E" w:rsidP="008F53DD">
            <w:pPr>
              <w:pStyle w:val="TableText"/>
            </w:pPr>
            <w:r w:rsidRPr="00C917D0">
              <w:rPr>
                <w:rFonts w:cs="Arial"/>
                <w:color w:val="000000"/>
              </w:rPr>
              <w:t xml:space="preserve">This field carries one </w:t>
            </w:r>
            <w:r>
              <w:t>BDS/</w:t>
            </w:r>
            <w:r w:rsidRPr="00C917D0">
              <w:rPr>
                <w:rFonts w:cs="Arial"/>
                <w:color w:val="000000"/>
              </w:rPr>
              <w:t>CWF Header Error Override Code. This is an entry in the U-CWF-ERROR table, that occurs 5 times</w:t>
            </w:r>
            <w:r>
              <w:rPr>
                <w:rFonts w:cs="Arial"/>
                <w:color w:val="000000"/>
              </w:rPr>
              <w:t>.</w:t>
            </w:r>
          </w:p>
        </w:tc>
        <w:tc>
          <w:tcPr>
            <w:tcW w:w="1080" w:type="dxa"/>
            <w:tcMar>
              <w:left w:w="58" w:type="dxa"/>
              <w:right w:w="58" w:type="dxa"/>
            </w:tcMar>
          </w:tcPr>
          <w:p w14:paraId="04737E4A" w14:textId="77777777" w:rsidR="00BE396E" w:rsidRDefault="00BE396E" w:rsidP="00BE396E">
            <w:pPr>
              <w:pStyle w:val="TableText"/>
              <w:rPr>
                <w:caps/>
              </w:rPr>
            </w:pPr>
            <w:r>
              <w:rPr>
                <w:caps/>
              </w:rPr>
              <w:t>4 c</w:t>
            </w:r>
          </w:p>
        </w:tc>
        <w:tc>
          <w:tcPr>
            <w:tcW w:w="2340" w:type="dxa"/>
            <w:tcMar>
              <w:left w:w="58" w:type="dxa"/>
              <w:right w:w="58" w:type="dxa"/>
            </w:tcMar>
          </w:tcPr>
          <w:p w14:paraId="5DC0826C" w14:textId="2156510C" w:rsidR="00BE396E" w:rsidRDefault="00B60B7C" w:rsidP="00BE396E">
            <w:pPr>
              <w:pStyle w:val="TableText"/>
            </w:pPr>
            <w:r w:rsidRPr="00B60B7C">
              <w:t>See CWF Documentation</w:t>
            </w:r>
          </w:p>
        </w:tc>
        <w:tc>
          <w:tcPr>
            <w:tcW w:w="893" w:type="dxa"/>
            <w:tcMar>
              <w:left w:w="58" w:type="dxa"/>
              <w:right w:w="58" w:type="dxa"/>
            </w:tcMar>
          </w:tcPr>
          <w:p w14:paraId="3D584326" w14:textId="77777777" w:rsidR="00BE396E" w:rsidRDefault="00BE396E" w:rsidP="00BE396E">
            <w:pPr>
              <w:pStyle w:val="TableText"/>
            </w:pPr>
            <w:r>
              <w:t>Spaces</w:t>
            </w:r>
          </w:p>
        </w:tc>
        <w:tc>
          <w:tcPr>
            <w:tcW w:w="419" w:type="dxa"/>
          </w:tcPr>
          <w:p w14:paraId="7E14E171" w14:textId="77777777" w:rsidR="00BE396E" w:rsidRDefault="00BE396E" w:rsidP="00BE396E">
            <w:pPr>
              <w:pStyle w:val="TableText"/>
            </w:pPr>
            <w:r>
              <w:t>-</w:t>
            </w:r>
          </w:p>
        </w:tc>
        <w:tc>
          <w:tcPr>
            <w:tcW w:w="420" w:type="dxa"/>
          </w:tcPr>
          <w:p w14:paraId="0219A7B0" w14:textId="77777777" w:rsidR="00BE396E" w:rsidRDefault="00BE396E" w:rsidP="00BE396E">
            <w:pPr>
              <w:pStyle w:val="TableText"/>
            </w:pPr>
            <w:r>
              <w:t>X</w:t>
            </w:r>
          </w:p>
        </w:tc>
        <w:tc>
          <w:tcPr>
            <w:tcW w:w="420" w:type="dxa"/>
          </w:tcPr>
          <w:p w14:paraId="2D42B353" w14:textId="77777777" w:rsidR="00BE396E" w:rsidRDefault="00BE396E" w:rsidP="00BE396E">
            <w:pPr>
              <w:pStyle w:val="TableText"/>
            </w:pPr>
            <w:r>
              <w:t>X</w:t>
            </w:r>
          </w:p>
        </w:tc>
      </w:tr>
      <w:tr w:rsidR="00BE396E" w14:paraId="393B103F" w14:textId="77777777" w:rsidTr="009108DA">
        <w:trPr>
          <w:cantSplit/>
          <w:jc w:val="center"/>
        </w:trPr>
        <w:tc>
          <w:tcPr>
            <w:tcW w:w="802" w:type="dxa"/>
            <w:tcMar>
              <w:left w:w="58" w:type="dxa"/>
              <w:right w:w="58" w:type="dxa"/>
            </w:tcMar>
          </w:tcPr>
          <w:p w14:paraId="08312F4A" w14:textId="77777777" w:rsidR="00BE396E" w:rsidRDefault="00BE396E" w:rsidP="00BE396E">
            <w:pPr>
              <w:pStyle w:val="TableText"/>
            </w:pPr>
            <w:r>
              <w:t>2007</w:t>
            </w:r>
          </w:p>
        </w:tc>
        <w:tc>
          <w:tcPr>
            <w:tcW w:w="2250" w:type="dxa"/>
            <w:tcMar>
              <w:left w:w="58" w:type="dxa"/>
              <w:right w:w="58" w:type="dxa"/>
            </w:tcMar>
          </w:tcPr>
          <w:p w14:paraId="61EFDDF5" w14:textId="77777777" w:rsidR="00BE396E" w:rsidRDefault="00BE396E" w:rsidP="00BE396E">
            <w:pPr>
              <w:pStyle w:val="TableText"/>
            </w:pPr>
            <w:r>
              <w:t>BDS/CWF HEADER OVERRIDE (5)</w:t>
            </w:r>
          </w:p>
        </w:tc>
        <w:tc>
          <w:tcPr>
            <w:tcW w:w="2970" w:type="dxa"/>
            <w:tcMar>
              <w:left w:w="58" w:type="dxa"/>
              <w:right w:w="58" w:type="dxa"/>
            </w:tcMar>
          </w:tcPr>
          <w:p w14:paraId="4A22E30F" w14:textId="2F4835EA" w:rsidR="00BE396E" w:rsidRPr="00C4752B" w:rsidRDefault="00BE396E" w:rsidP="00BE396E">
            <w:pPr>
              <w:pStyle w:val="TableText"/>
              <w:rPr>
                <w:lang w:val="es-US"/>
              </w:rPr>
            </w:pPr>
            <w:r w:rsidRPr="00C4752B">
              <w:rPr>
                <w:lang w:val="es-US"/>
              </w:rPr>
              <w:t>:P:IDR-</w:t>
            </w:r>
            <w:hyperlink r:id="rId561" w:history="1">
              <w:r w:rsidRPr="00C4752B">
                <w:rPr>
                  <w:rStyle w:val="Hyperlink"/>
                  <w:lang w:val="es-US"/>
                </w:rPr>
                <w:t>U-CWF-OVRD-CD</w:t>
              </w:r>
            </w:hyperlink>
          </w:p>
        </w:tc>
        <w:tc>
          <w:tcPr>
            <w:tcW w:w="2790" w:type="dxa"/>
            <w:tcMar>
              <w:left w:w="58" w:type="dxa"/>
              <w:right w:w="58" w:type="dxa"/>
            </w:tcMar>
          </w:tcPr>
          <w:p w14:paraId="376D953C" w14:textId="77777777" w:rsidR="00BE396E" w:rsidRDefault="00BE396E" w:rsidP="00BE396E">
            <w:pPr>
              <w:pStyle w:val="TableText"/>
            </w:pPr>
            <w:r>
              <w:t>BDS/CWF Header Override</w:t>
            </w:r>
          </w:p>
          <w:p w14:paraId="0202F006" w14:textId="6ED3D905" w:rsidR="00BE396E" w:rsidRDefault="00BE396E" w:rsidP="008F53DD">
            <w:pPr>
              <w:pStyle w:val="TableText"/>
            </w:pPr>
            <w:r w:rsidRPr="00C917D0">
              <w:rPr>
                <w:rFonts w:cs="Arial"/>
                <w:color w:val="000000"/>
              </w:rPr>
              <w:t xml:space="preserve">This field carries one </w:t>
            </w:r>
            <w:r>
              <w:t>BDS/</w:t>
            </w:r>
            <w:r w:rsidRPr="00C917D0">
              <w:rPr>
                <w:rFonts w:cs="Arial"/>
                <w:color w:val="000000"/>
              </w:rPr>
              <w:t>CWF Header Error Override Code. This is an entry in the U-CWF-ERROR table, that occurs 5 times.</w:t>
            </w:r>
          </w:p>
        </w:tc>
        <w:tc>
          <w:tcPr>
            <w:tcW w:w="1080" w:type="dxa"/>
            <w:tcMar>
              <w:left w:w="58" w:type="dxa"/>
              <w:right w:w="58" w:type="dxa"/>
            </w:tcMar>
          </w:tcPr>
          <w:p w14:paraId="45BEC5C2" w14:textId="77777777" w:rsidR="00BE396E" w:rsidRDefault="00BE396E" w:rsidP="00BE396E">
            <w:pPr>
              <w:pStyle w:val="TableText"/>
              <w:rPr>
                <w:caps/>
              </w:rPr>
            </w:pPr>
            <w:r>
              <w:rPr>
                <w:caps/>
              </w:rPr>
              <w:t>1 C</w:t>
            </w:r>
          </w:p>
        </w:tc>
        <w:tc>
          <w:tcPr>
            <w:tcW w:w="2340" w:type="dxa"/>
            <w:tcMar>
              <w:left w:w="58" w:type="dxa"/>
              <w:right w:w="58" w:type="dxa"/>
            </w:tcMar>
          </w:tcPr>
          <w:p w14:paraId="42B58A6E" w14:textId="77777777" w:rsidR="00BE396E" w:rsidRPr="0097365E" w:rsidRDefault="00BE396E" w:rsidP="00BE396E">
            <w:pPr>
              <w:pStyle w:val="TableText"/>
              <w:rPr>
                <w:rFonts w:cs="Arial"/>
                <w:color w:val="000000"/>
              </w:rPr>
            </w:pPr>
            <w:r w:rsidRPr="0042502A">
              <w:rPr>
                <w:rFonts w:cs="Arial"/>
                <w:b/>
                <w:color w:val="000000"/>
              </w:rPr>
              <w:t>Valid Values:</w:t>
            </w:r>
          </w:p>
          <w:p w14:paraId="498C7E78" w14:textId="5ED895DC" w:rsidR="00BE396E" w:rsidRPr="00446682" w:rsidRDefault="00BE396E" w:rsidP="00245396">
            <w:pPr>
              <w:pStyle w:val="TableTextBullet"/>
            </w:pPr>
            <w:r w:rsidRPr="00446682">
              <w:t xml:space="preserve">H </w:t>
            </w:r>
            <w:r w:rsidR="008F53DD">
              <w:t xml:space="preserve">– </w:t>
            </w:r>
            <w:r w:rsidRPr="00446682">
              <w:t>Header</w:t>
            </w:r>
            <w:r>
              <w:t xml:space="preserve"> Override</w:t>
            </w:r>
          </w:p>
          <w:p w14:paraId="2DDC99A3" w14:textId="11801CE1" w:rsidR="00BE396E" w:rsidRPr="004B13FD" w:rsidRDefault="00BE396E" w:rsidP="009A26C1">
            <w:pPr>
              <w:pStyle w:val="TableTextBullet"/>
            </w:pPr>
            <w:r w:rsidRPr="004B13FD">
              <w:t>I</w:t>
            </w:r>
            <w:r w:rsidR="008F53DD" w:rsidRPr="004B13FD">
              <w:t xml:space="preserve"> – </w:t>
            </w:r>
            <w:r w:rsidRPr="004B13FD">
              <w:t xml:space="preserve">The NAME error was overidden. See </w:t>
            </w:r>
            <w:hyperlink r:id="rId562" w:history="1">
              <w:r w:rsidRPr="004B13FD">
                <w:rPr>
                  <w:rStyle w:val="Hyperlink"/>
                </w:rPr>
                <w:t>S23R100</w:t>
              </w:r>
            </w:hyperlink>
          </w:p>
          <w:p w14:paraId="02FEC61B" w14:textId="28F4ABFE" w:rsidR="00BE396E" w:rsidRPr="00446682" w:rsidRDefault="00BE396E" w:rsidP="00245396">
            <w:pPr>
              <w:pStyle w:val="TableTextBullet"/>
            </w:pPr>
            <w:r>
              <w:t>N</w:t>
            </w:r>
            <w:r w:rsidR="008F53DD">
              <w:t xml:space="preserve"> – </w:t>
            </w:r>
            <w:r>
              <w:t>Override attempted but the error is not overridable</w:t>
            </w:r>
          </w:p>
          <w:p w14:paraId="03029CA8" w14:textId="290124A3" w:rsidR="00BE396E" w:rsidRDefault="00BE396E" w:rsidP="00245396">
            <w:pPr>
              <w:pStyle w:val="TableTextBullet"/>
            </w:pPr>
            <w:r w:rsidRPr="00446682">
              <w:t xml:space="preserve">Blank </w:t>
            </w:r>
            <w:r w:rsidR="008F53DD">
              <w:t xml:space="preserve">– </w:t>
            </w:r>
            <w:r w:rsidRPr="00446682">
              <w:t>No override</w:t>
            </w:r>
          </w:p>
        </w:tc>
        <w:tc>
          <w:tcPr>
            <w:tcW w:w="893" w:type="dxa"/>
            <w:tcMar>
              <w:left w:w="58" w:type="dxa"/>
              <w:right w:w="58" w:type="dxa"/>
            </w:tcMar>
          </w:tcPr>
          <w:p w14:paraId="164077E8" w14:textId="77777777" w:rsidR="00BE396E" w:rsidRDefault="00BE396E" w:rsidP="00BE396E">
            <w:pPr>
              <w:pStyle w:val="TableText"/>
            </w:pPr>
            <w:r>
              <w:t>Spaces</w:t>
            </w:r>
          </w:p>
        </w:tc>
        <w:tc>
          <w:tcPr>
            <w:tcW w:w="419" w:type="dxa"/>
          </w:tcPr>
          <w:p w14:paraId="4244C376" w14:textId="77777777" w:rsidR="00BE396E" w:rsidRDefault="00BE396E" w:rsidP="00BE396E">
            <w:pPr>
              <w:pStyle w:val="TableText"/>
            </w:pPr>
            <w:r>
              <w:t>-</w:t>
            </w:r>
          </w:p>
        </w:tc>
        <w:tc>
          <w:tcPr>
            <w:tcW w:w="420" w:type="dxa"/>
          </w:tcPr>
          <w:p w14:paraId="630B6352" w14:textId="77777777" w:rsidR="00BE396E" w:rsidRDefault="00BE396E" w:rsidP="00BE396E">
            <w:pPr>
              <w:pStyle w:val="TableText"/>
            </w:pPr>
            <w:r>
              <w:t>X</w:t>
            </w:r>
          </w:p>
        </w:tc>
        <w:tc>
          <w:tcPr>
            <w:tcW w:w="420" w:type="dxa"/>
          </w:tcPr>
          <w:p w14:paraId="46EE262B" w14:textId="77777777" w:rsidR="00BE396E" w:rsidRDefault="00BE396E" w:rsidP="00BE396E">
            <w:pPr>
              <w:pStyle w:val="TableText"/>
            </w:pPr>
            <w:r>
              <w:t>X</w:t>
            </w:r>
          </w:p>
        </w:tc>
      </w:tr>
      <w:tr w:rsidR="00BE396E" w14:paraId="70306D8D" w14:textId="77777777" w:rsidTr="009108DA">
        <w:trPr>
          <w:cantSplit/>
          <w:jc w:val="center"/>
        </w:trPr>
        <w:tc>
          <w:tcPr>
            <w:tcW w:w="802" w:type="dxa"/>
            <w:tcMar>
              <w:left w:w="58" w:type="dxa"/>
              <w:right w:w="58" w:type="dxa"/>
            </w:tcMar>
          </w:tcPr>
          <w:p w14:paraId="29EB0573" w14:textId="77777777" w:rsidR="00BE396E" w:rsidRDefault="00BE396E" w:rsidP="00BE396E">
            <w:pPr>
              <w:pStyle w:val="TableText"/>
            </w:pPr>
            <w:r>
              <w:t>2008</w:t>
            </w:r>
          </w:p>
        </w:tc>
        <w:tc>
          <w:tcPr>
            <w:tcW w:w="2250" w:type="dxa"/>
            <w:tcMar>
              <w:left w:w="58" w:type="dxa"/>
              <w:right w:w="58" w:type="dxa"/>
            </w:tcMar>
          </w:tcPr>
          <w:p w14:paraId="383CC7F9" w14:textId="77777777" w:rsidR="00BE396E" w:rsidRDefault="00BE396E" w:rsidP="00BE396E">
            <w:pPr>
              <w:pStyle w:val="TableText"/>
            </w:pPr>
            <w:r>
              <w:t>BDS/CWF HEADER SOURCE INDICATOR (5)</w:t>
            </w:r>
          </w:p>
        </w:tc>
        <w:tc>
          <w:tcPr>
            <w:tcW w:w="2970" w:type="dxa"/>
            <w:tcMar>
              <w:left w:w="58" w:type="dxa"/>
              <w:right w:w="58" w:type="dxa"/>
            </w:tcMar>
          </w:tcPr>
          <w:p w14:paraId="0ED061F8" w14:textId="15B9D1A7" w:rsidR="00BE396E" w:rsidRPr="00C4752B" w:rsidRDefault="00BE396E" w:rsidP="00BE396E">
            <w:pPr>
              <w:pStyle w:val="TableText"/>
              <w:rPr>
                <w:lang w:val="es-US"/>
              </w:rPr>
            </w:pPr>
            <w:r w:rsidRPr="00C4752B">
              <w:rPr>
                <w:lang w:val="es-US"/>
              </w:rPr>
              <w:t>:P:IDR-</w:t>
            </w:r>
            <w:hyperlink r:id="rId563" w:history="1">
              <w:r w:rsidRPr="00C4752B">
                <w:rPr>
                  <w:rStyle w:val="Hyperlink"/>
                  <w:lang w:val="es-US"/>
                </w:rPr>
                <w:t>U-CWF-SRC-IND</w:t>
              </w:r>
            </w:hyperlink>
            <w:r w:rsidRPr="00C4752B">
              <w:rPr>
                <w:lang w:val="es-US"/>
              </w:rPr>
              <w:t>(5)</w:t>
            </w:r>
          </w:p>
        </w:tc>
        <w:tc>
          <w:tcPr>
            <w:tcW w:w="2790" w:type="dxa"/>
            <w:tcMar>
              <w:left w:w="58" w:type="dxa"/>
              <w:right w:w="58" w:type="dxa"/>
            </w:tcMar>
          </w:tcPr>
          <w:p w14:paraId="6B4B17A5" w14:textId="77777777" w:rsidR="00BE396E" w:rsidRDefault="00BE396E" w:rsidP="00BE396E">
            <w:pPr>
              <w:pStyle w:val="TableText"/>
            </w:pPr>
            <w:r>
              <w:t>BDS/CWF Header Source Indicator</w:t>
            </w:r>
          </w:p>
          <w:p w14:paraId="3AD709C1" w14:textId="0DC61636" w:rsidR="00BE396E" w:rsidRDefault="00BE396E" w:rsidP="003962F0">
            <w:pPr>
              <w:pStyle w:val="TableText"/>
            </w:pPr>
            <w:r>
              <w:t xml:space="preserve">This field carries one BDS/CWF Header Source Indicator. </w:t>
            </w:r>
            <w:r w:rsidRPr="00C917D0">
              <w:rPr>
                <w:rFonts w:cs="Arial"/>
                <w:color w:val="000000"/>
              </w:rPr>
              <w:t>This is an entry in the U-CWF-ERROR table, that occurs 5 times.</w:t>
            </w:r>
          </w:p>
        </w:tc>
        <w:tc>
          <w:tcPr>
            <w:tcW w:w="1080" w:type="dxa"/>
            <w:tcMar>
              <w:left w:w="58" w:type="dxa"/>
              <w:right w:w="58" w:type="dxa"/>
            </w:tcMar>
          </w:tcPr>
          <w:p w14:paraId="669E11D8" w14:textId="77777777" w:rsidR="00BE396E" w:rsidRDefault="00BE396E" w:rsidP="00BE396E">
            <w:pPr>
              <w:pStyle w:val="TableText"/>
              <w:rPr>
                <w:caps/>
              </w:rPr>
            </w:pPr>
            <w:r>
              <w:rPr>
                <w:caps/>
              </w:rPr>
              <w:t>1 C</w:t>
            </w:r>
          </w:p>
        </w:tc>
        <w:tc>
          <w:tcPr>
            <w:tcW w:w="2340" w:type="dxa"/>
            <w:tcMar>
              <w:left w:w="58" w:type="dxa"/>
              <w:right w:w="58" w:type="dxa"/>
            </w:tcMar>
          </w:tcPr>
          <w:p w14:paraId="591F786A" w14:textId="77777777" w:rsidR="00BE396E" w:rsidRPr="0097365E" w:rsidRDefault="00BE396E" w:rsidP="00BE396E">
            <w:pPr>
              <w:pStyle w:val="TableText"/>
              <w:rPr>
                <w:rFonts w:cs="Arial"/>
                <w:color w:val="000000"/>
              </w:rPr>
            </w:pPr>
            <w:r w:rsidRPr="0042502A">
              <w:rPr>
                <w:rFonts w:cs="Arial"/>
                <w:b/>
                <w:color w:val="000000"/>
              </w:rPr>
              <w:t>Valid Values:</w:t>
            </w:r>
          </w:p>
          <w:p w14:paraId="275B5865" w14:textId="53EDBCD2" w:rsidR="00BE396E" w:rsidRPr="000B6CD8" w:rsidRDefault="00BE396E" w:rsidP="00245396">
            <w:pPr>
              <w:pStyle w:val="TableTextBullet"/>
            </w:pPr>
            <w:r w:rsidRPr="000B6CD8">
              <w:t xml:space="preserve">B </w:t>
            </w:r>
            <w:r w:rsidR="008F53DD">
              <w:t xml:space="preserve">– </w:t>
            </w:r>
            <w:r w:rsidRPr="000B6CD8">
              <w:t>BDS</w:t>
            </w:r>
          </w:p>
          <w:p w14:paraId="765AE504" w14:textId="204D6926" w:rsidR="00BE396E" w:rsidRDefault="00BE396E" w:rsidP="00245396">
            <w:pPr>
              <w:pStyle w:val="TableTextBullet"/>
            </w:pPr>
            <w:r w:rsidRPr="000B6CD8">
              <w:t>C</w:t>
            </w:r>
            <w:r w:rsidR="008F53DD">
              <w:t xml:space="preserve"> – </w:t>
            </w:r>
            <w:r w:rsidRPr="000B6CD8">
              <w:t>CWF</w:t>
            </w:r>
          </w:p>
        </w:tc>
        <w:tc>
          <w:tcPr>
            <w:tcW w:w="893" w:type="dxa"/>
            <w:tcMar>
              <w:left w:w="58" w:type="dxa"/>
              <w:right w:w="58" w:type="dxa"/>
            </w:tcMar>
          </w:tcPr>
          <w:p w14:paraId="1810D1DA" w14:textId="77777777" w:rsidR="00BE396E" w:rsidRDefault="00BE396E" w:rsidP="00BE396E">
            <w:pPr>
              <w:pStyle w:val="TableText"/>
            </w:pPr>
            <w:r>
              <w:t>Spaces</w:t>
            </w:r>
          </w:p>
        </w:tc>
        <w:tc>
          <w:tcPr>
            <w:tcW w:w="419" w:type="dxa"/>
          </w:tcPr>
          <w:p w14:paraId="584F545D" w14:textId="77777777" w:rsidR="00BE396E" w:rsidRDefault="00BE396E" w:rsidP="00BE396E">
            <w:pPr>
              <w:pStyle w:val="TableText"/>
            </w:pPr>
            <w:r>
              <w:t>-</w:t>
            </w:r>
          </w:p>
        </w:tc>
        <w:tc>
          <w:tcPr>
            <w:tcW w:w="420" w:type="dxa"/>
          </w:tcPr>
          <w:p w14:paraId="76644827" w14:textId="77777777" w:rsidR="00BE396E" w:rsidRDefault="00BE396E" w:rsidP="00BE396E">
            <w:pPr>
              <w:pStyle w:val="TableText"/>
            </w:pPr>
            <w:r>
              <w:t>X</w:t>
            </w:r>
          </w:p>
        </w:tc>
        <w:tc>
          <w:tcPr>
            <w:tcW w:w="420" w:type="dxa"/>
          </w:tcPr>
          <w:p w14:paraId="0030EE3E" w14:textId="77777777" w:rsidR="00BE396E" w:rsidRDefault="00BE396E" w:rsidP="00BE396E">
            <w:pPr>
              <w:pStyle w:val="TableText"/>
            </w:pPr>
            <w:r>
              <w:t>X</w:t>
            </w:r>
          </w:p>
        </w:tc>
      </w:tr>
      <w:tr w:rsidR="00BE396E" w14:paraId="2242216C" w14:textId="77777777" w:rsidTr="009108DA">
        <w:trPr>
          <w:cantSplit/>
          <w:jc w:val="center"/>
        </w:trPr>
        <w:tc>
          <w:tcPr>
            <w:tcW w:w="802" w:type="dxa"/>
            <w:tcMar>
              <w:left w:w="58" w:type="dxa"/>
              <w:right w:w="58" w:type="dxa"/>
            </w:tcMar>
          </w:tcPr>
          <w:p w14:paraId="0CE7C0CC" w14:textId="7B0D7984" w:rsidR="00BE396E" w:rsidRDefault="00BE396E" w:rsidP="00BE396E">
            <w:pPr>
              <w:pStyle w:val="TableText"/>
            </w:pPr>
            <w:r>
              <w:t>2009</w:t>
            </w:r>
            <w:r w:rsidR="00135F82">
              <w:t xml:space="preserve"> – </w:t>
            </w:r>
            <w:r>
              <w:t>2010</w:t>
            </w:r>
          </w:p>
        </w:tc>
        <w:tc>
          <w:tcPr>
            <w:tcW w:w="2250" w:type="dxa"/>
            <w:tcMar>
              <w:left w:w="58" w:type="dxa"/>
              <w:right w:w="58" w:type="dxa"/>
            </w:tcMar>
          </w:tcPr>
          <w:p w14:paraId="31DC1CAA" w14:textId="77777777" w:rsidR="00BE396E" w:rsidRDefault="00BE396E" w:rsidP="00BE396E">
            <w:pPr>
              <w:pStyle w:val="TableText"/>
            </w:pPr>
            <w:r>
              <w:t>BILLING PROV STATE CODE (1)</w:t>
            </w:r>
          </w:p>
        </w:tc>
        <w:tc>
          <w:tcPr>
            <w:tcW w:w="2970" w:type="dxa"/>
            <w:tcMar>
              <w:left w:w="58" w:type="dxa"/>
              <w:right w:w="58" w:type="dxa"/>
            </w:tcMar>
          </w:tcPr>
          <w:p w14:paraId="64447554" w14:textId="3E448BBC" w:rsidR="00BE396E" w:rsidRDefault="00BE396E" w:rsidP="00BE396E">
            <w:pPr>
              <w:pStyle w:val="TableText"/>
            </w:pPr>
            <w:r>
              <w:t>:P:IDR-</w:t>
            </w:r>
            <w:hyperlink r:id="rId564" w:history="1">
              <w:r>
                <w:rPr>
                  <w:rStyle w:val="Hyperlink"/>
                </w:rPr>
                <w:t>U-BILL-PROV-STATE</w:t>
              </w:r>
            </w:hyperlink>
          </w:p>
        </w:tc>
        <w:tc>
          <w:tcPr>
            <w:tcW w:w="2790" w:type="dxa"/>
            <w:tcMar>
              <w:left w:w="58" w:type="dxa"/>
              <w:right w:w="58" w:type="dxa"/>
            </w:tcMar>
          </w:tcPr>
          <w:p w14:paraId="315613F9" w14:textId="77777777" w:rsidR="00BE396E" w:rsidRDefault="00BE396E" w:rsidP="00BE396E">
            <w:pPr>
              <w:pStyle w:val="TableText"/>
            </w:pPr>
            <w:r>
              <w:t>Billing Provider state code</w:t>
            </w:r>
          </w:p>
        </w:tc>
        <w:tc>
          <w:tcPr>
            <w:tcW w:w="1080" w:type="dxa"/>
            <w:tcMar>
              <w:left w:w="58" w:type="dxa"/>
              <w:right w:w="58" w:type="dxa"/>
            </w:tcMar>
          </w:tcPr>
          <w:p w14:paraId="4E4905FB" w14:textId="77777777" w:rsidR="00BE396E" w:rsidRDefault="00BE396E" w:rsidP="00BE396E">
            <w:pPr>
              <w:pStyle w:val="TableText"/>
              <w:rPr>
                <w:caps/>
              </w:rPr>
            </w:pPr>
            <w:r>
              <w:rPr>
                <w:caps/>
              </w:rPr>
              <w:t>2 c</w:t>
            </w:r>
          </w:p>
        </w:tc>
        <w:tc>
          <w:tcPr>
            <w:tcW w:w="2340" w:type="dxa"/>
            <w:tcMar>
              <w:left w:w="58" w:type="dxa"/>
              <w:right w:w="58" w:type="dxa"/>
            </w:tcMar>
          </w:tcPr>
          <w:p w14:paraId="627755CF" w14:textId="77777777" w:rsidR="00BE396E" w:rsidRDefault="00BE396E" w:rsidP="00BE396E">
            <w:pPr>
              <w:pStyle w:val="TableText"/>
            </w:pPr>
            <w:r>
              <w:t>State Code</w:t>
            </w:r>
          </w:p>
        </w:tc>
        <w:tc>
          <w:tcPr>
            <w:tcW w:w="893" w:type="dxa"/>
            <w:tcMar>
              <w:left w:w="58" w:type="dxa"/>
              <w:right w:w="58" w:type="dxa"/>
            </w:tcMar>
          </w:tcPr>
          <w:p w14:paraId="1723C80F" w14:textId="77777777" w:rsidR="00BE396E" w:rsidRDefault="00BE396E" w:rsidP="00BE396E">
            <w:pPr>
              <w:pStyle w:val="TableText"/>
            </w:pPr>
            <w:r>
              <w:t>Spaces</w:t>
            </w:r>
          </w:p>
        </w:tc>
        <w:tc>
          <w:tcPr>
            <w:tcW w:w="419" w:type="dxa"/>
          </w:tcPr>
          <w:p w14:paraId="52BEA377" w14:textId="77777777" w:rsidR="00BE396E" w:rsidRDefault="00BE396E" w:rsidP="00BE396E">
            <w:pPr>
              <w:pStyle w:val="TableText"/>
            </w:pPr>
            <w:r>
              <w:t>-</w:t>
            </w:r>
          </w:p>
        </w:tc>
        <w:tc>
          <w:tcPr>
            <w:tcW w:w="420" w:type="dxa"/>
          </w:tcPr>
          <w:p w14:paraId="7691F906" w14:textId="77777777" w:rsidR="00BE396E" w:rsidRDefault="00BE396E" w:rsidP="00BE396E">
            <w:pPr>
              <w:pStyle w:val="TableText"/>
            </w:pPr>
            <w:r>
              <w:t>X</w:t>
            </w:r>
          </w:p>
        </w:tc>
        <w:tc>
          <w:tcPr>
            <w:tcW w:w="420" w:type="dxa"/>
          </w:tcPr>
          <w:p w14:paraId="590B517E" w14:textId="77777777" w:rsidR="00BE396E" w:rsidRDefault="00BE396E" w:rsidP="00BE396E">
            <w:pPr>
              <w:pStyle w:val="TableText"/>
            </w:pPr>
            <w:r>
              <w:t>X</w:t>
            </w:r>
          </w:p>
        </w:tc>
      </w:tr>
      <w:tr w:rsidR="00BE396E" w14:paraId="3838E1F4" w14:textId="77777777" w:rsidTr="009108DA">
        <w:trPr>
          <w:cantSplit/>
          <w:jc w:val="center"/>
        </w:trPr>
        <w:tc>
          <w:tcPr>
            <w:tcW w:w="802" w:type="dxa"/>
            <w:tcMar>
              <w:left w:w="58" w:type="dxa"/>
              <w:right w:w="58" w:type="dxa"/>
            </w:tcMar>
          </w:tcPr>
          <w:p w14:paraId="5E08ED1F" w14:textId="2BB6CC25" w:rsidR="00BE396E" w:rsidRDefault="00BE396E" w:rsidP="00BE396E">
            <w:pPr>
              <w:pStyle w:val="TableText"/>
            </w:pPr>
            <w:r>
              <w:t>2011</w:t>
            </w:r>
            <w:r w:rsidR="00135F82">
              <w:t xml:space="preserve"> – </w:t>
            </w:r>
            <w:r>
              <w:t>2019</w:t>
            </w:r>
          </w:p>
        </w:tc>
        <w:tc>
          <w:tcPr>
            <w:tcW w:w="2250" w:type="dxa"/>
            <w:tcMar>
              <w:left w:w="58" w:type="dxa"/>
              <w:right w:w="58" w:type="dxa"/>
            </w:tcMar>
          </w:tcPr>
          <w:p w14:paraId="177DA3A4" w14:textId="77777777" w:rsidR="00BE396E" w:rsidRDefault="00BE396E" w:rsidP="00BE396E">
            <w:pPr>
              <w:pStyle w:val="TableText"/>
            </w:pPr>
            <w:r>
              <w:t>BILLING PROV ZIP (1)</w:t>
            </w:r>
          </w:p>
        </w:tc>
        <w:tc>
          <w:tcPr>
            <w:tcW w:w="2970" w:type="dxa"/>
            <w:tcMar>
              <w:left w:w="58" w:type="dxa"/>
              <w:right w:w="58" w:type="dxa"/>
            </w:tcMar>
          </w:tcPr>
          <w:p w14:paraId="49FB9B33" w14:textId="4347A1A5" w:rsidR="00BE396E" w:rsidRDefault="00BE396E" w:rsidP="00BE396E">
            <w:pPr>
              <w:pStyle w:val="TableText"/>
            </w:pPr>
            <w:r>
              <w:t>:P:IDR-</w:t>
            </w:r>
            <w:hyperlink r:id="rId565" w:history="1">
              <w:r>
                <w:rPr>
                  <w:rStyle w:val="Hyperlink"/>
                </w:rPr>
                <w:t>U-BILL-PROV-ZIP</w:t>
              </w:r>
            </w:hyperlink>
          </w:p>
        </w:tc>
        <w:tc>
          <w:tcPr>
            <w:tcW w:w="2790" w:type="dxa"/>
            <w:tcMar>
              <w:left w:w="58" w:type="dxa"/>
              <w:right w:w="58" w:type="dxa"/>
            </w:tcMar>
          </w:tcPr>
          <w:p w14:paraId="547DDE73" w14:textId="77777777" w:rsidR="00BE396E" w:rsidRDefault="00BE396E" w:rsidP="00BE396E">
            <w:pPr>
              <w:pStyle w:val="TableText"/>
            </w:pPr>
            <w:r>
              <w:t>Billing Provider zip code</w:t>
            </w:r>
          </w:p>
        </w:tc>
        <w:tc>
          <w:tcPr>
            <w:tcW w:w="1080" w:type="dxa"/>
            <w:tcMar>
              <w:left w:w="58" w:type="dxa"/>
              <w:right w:w="58" w:type="dxa"/>
            </w:tcMar>
          </w:tcPr>
          <w:p w14:paraId="7BCBC355" w14:textId="77777777" w:rsidR="00BE396E" w:rsidRDefault="00BE396E" w:rsidP="00BE396E">
            <w:pPr>
              <w:pStyle w:val="TableText"/>
              <w:rPr>
                <w:caps/>
              </w:rPr>
            </w:pPr>
            <w:r>
              <w:rPr>
                <w:caps/>
              </w:rPr>
              <w:t>9 C</w:t>
            </w:r>
          </w:p>
        </w:tc>
        <w:tc>
          <w:tcPr>
            <w:tcW w:w="2340" w:type="dxa"/>
            <w:tcMar>
              <w:left w:w="58" w:type="dxa"/>
              <w:right w:w="58" w:type="dxa"/>
            </w:tcMar>
          </w:tcPr>
          <w:p w14:paraId="531180C0" w14:textId="77777777" w:rsidR="00BE396E" w:rsidRDefault="00BE396E" w:rsidP="00BE396E">
            <w:pPr>
              <w:pStyle w:val="TableText"/>
            </w:pPr>
            <w:r>
              <w:t>Zip Code</w:t>
            </w:r>
          </w:p>
        </w:tc>
        <w:tc>
          <w:tcPr>
            <w:tcW w:w="893" w:type="dxa"/>
            <w:tcMar>
              <w:left w:w="58" w:type="dxa"/>
              <w:right w:w="58" w:type="dxa"/>
            </w:tcMar>
          </w:tcPr>
          <w:p w14:paraId="61851CBD" w14:textId="77777777" w:rsidR="00BE396E" w:rsidRDefault="00BE396E" w:rsidP="00BE396E">
            <w:pPr>
              <w:pStyle w:val="TableText"/>
            </w:pPr>
            <w:r>
              <w:t>Spaces</w:t>
            </w:r>
          </w:p>
        </w:tc>
        <w:tc>
          <w:tcPr>
            <w:tcW w:w="419" w:type="dxa"/>
          </w:tcPr>
          <w:p w14:paraId="4AAC7A71" w14:textId="77777777" w:rsidR="00BE396E" w:rsidRDefault="00BE396E" w:rsidP="00BE396E">
            <w:pPr>
              <w:pStyle w:val="TableText"/>
            </w:pPr>
            <w:r>
              <w:t>-</w:t>
            </w:r>
          </w:p>
        </w:tc>
        <w:tc>
          <w:tcPr>
            <w:tcW w:w="420" w:type="dxa"/>
          </w:tcPr>
          <w:p w14:paraId="55E21D96" w14:textId="77777777" w:rsidR="00BE396E" w:rsidRDefault="00BE396E" w:rsidP="00BE396E">
            <w:pPr>
              <w:pStyle w:val="TableText"/>
            </w:pPr>
            <w:r>
              <w:t>X</w:t>
            </w:r>
          </w:p>
        </w:tc>
        <w:tc>
          <w:tcPr>
            <w:tcW w:w="420" w:type="dxa"/>
          </w:tcPr>
          <w:p w14:paraId="5E95E9D8" w14:textId="77777777" w:rsidR="00BE396E" w:rsidRDefault="00BE396E" w:rsidP="00BE396E">
            <w:pPr>
              <w:pStyle w:val="TableText"/>
            </w:pPr>
            <w:r>
              <w:t>X</w:t>
            </w:r>
          </w:p>
        </w:tc>
      </w:tr>
      <w:tr w:rsidR="00BE396E" w14:paraId="62A7606D" w14:textId="77777777" w:rsidTr="009108DA">
        <w:trPr>
          <w:cantSplit/>
          <w:jc w:val="center"/>
        </w:trPr>
        <w:tc>
          <w:tcPr>
            <w:tcW w:w="802" w:type="dxa"/>
            <w:tcMar>
              <w:left w:w="58" w:type="dxa"/>
              <w:right w:w="58" w:type="dxa"/>
            </w:tcMar>
          </w:tcPr>
          <w:p w14:paraId="7941295A" w14:textId="21F2D1DD" w:rsidR="00BE396E" w:rsidRDefault="00BE396E" w:rsidP="00BE396E">
            <w:pPr>
              <w:pStyle w:val="TableText"/>
            </w:pPr>
            <w:r>
              <w:t>2020</w:t>
            </w:r>
            <w:r w:rsidR="00135F82">
              <w:t xml:space="preserve"> – </w:t>
            </w:r>
            <w:r>
              <w:t>2021</w:t>
            </w:r>
          </w:p>
        </w:tc>
        <w:tc>
          <w:tcPr>
            <w:tcW w:w="2250" w:type="dxa"/>
            <w:tcMar>
              <w:left w:w="58" w:type="dxa"/>
              <w:right w:w="58" w:type="dxa"/>
            </w:tcMar>
          </w:tcPr>
          <w:p w14:paraId="53DC481F" w14:textId="77777777" w:rsidR="00BE396E" w:rsidRDefault="00BE396E" w:rsidP="00BE396E">
            <w:pPr>
              <w:pStyle w:val="TableText"/>
            </w:pPr>
            <w:r>
              <w:t>UNSOL RESP TYPE</w:t>
            </w:r>
          </w:p>
        </w:tc>
        <w:tc>
          <w:tcPr>
            <w:tcW w:w="2970" w:type="dxa"/>
            <w:tcMar>
              <w:left w:w="58" w:type="dxa"/>
              <w:right w:w="58" w:type="dxa"/>
            </w:tcMar>
          </w:tcPr>
          <w:p w14:paraId="44C7B2CA" w14:textId="60E88CE0" w:rsidR="00BE396E" w:rsidRPr="00C4752B" w:rsidRDefault="00BE396E" w:rsidP="00BE396E">
            <w:pPr>
              <w:pStyle w:val="TableText"/>
              <w:rPr>
                <w:lang w:val="es-US"/>
              </w:rPr>
            </w:pPr>
            <w:r w:rsidRPr="00C4752B">
              <w:rPr>
                <w:lang w:val="es-US"/>
              </w:rPr>
              <w:t>:P:IDR-</w:t>
            </w:r>
            <w:hyperlink r:id="rId566" w:history="1">
              <w:r w:rsidRPr="00C4752B">
                <w:rPr>
                  <w:rStyle w:val="Hyperlink"/>
                  <w:lang w:val="es-US"/>
                </w:rPr>
                <w:t>U-UNSOL-RESP-TYPE</w:t>
              </w:r>
            </w:hyperlink>
          </w:p>
        </w:tc>
        <w:tc>
          <w:tcPr>
            <w:tcW w:w="2790" w:type="dxa"/>
            <w:tcMar>
              <w:left w:w="58" w:type="dxa"/>
              <w:right w:w="58" w:type="dxa"/>
            </w:tcMar>
          </w:tcPr>
          <w:p w14:paraId="3C22CDF1" w14:textId="77777777" w:rsidR="00BE396E" w:rsidRDefault="00BE396E" w:rsidP="00BE396E">
            <w:pPr>
              <w:pStyle w:val="TableText"/>
            </w:pPr>
            <w:r>
              <w:t>Unsolicited response type</w:t>
            </w:r>
          </w:p>
          <w:p w14:paraId="1E43793C" w14:textId="13D880CF" w:rsidR="00BE396E" w:rsidRDefault="00BE396E" w:rsidP="008F53DD">
            <w:pPr>
              <w:pStyle w:val="TableText"/>
            </w:pPr>
            <w:r w:rsidRPr="007A4E7A">
              <w:rPr>
                <w:rFonts w:cs="Arial"/>
                <w:color w:val="000000"/>
              </w:rPr>
              <w:t xml:space="preserve">Unsolicited response type </w:t>
            </w:r>
            <w:r w:rsidR="008F53DD">
              <w:rPr>
                <w:rFonts w:cs="Arial"/>
                <w:color w:val="000000"/>
              </w:rPr>
              <w:t>–</w:t>
            </w:r>
            <w:r w:rsidRPr="007A4E7A">
              <w:rPr>
                <w:rFonts w:cs="Arial"/>
                <w:color w:val="000000"/>
              </w:rPr>
              <w:t xml:space="preserve"> For full claim adjustments related to an overpayment caused by a CWF unsolicited response, the field carries the CWF response type. This value must be on the HXXTUNSL table or spaces.</w:t>
            </w:r>
          </w:p>
        </w:tc>
        <w:tc>
          <w:tcPr>
            <w:tcW w:w="1080" w:type="dxa"/>
            <w:tcMar>
              <w:left w:w="58" w:type="dxa"/>
              <w:right w:w="58" w:type="dxa"/>
            </w:tcMar>
          </w:tcPr>
          <w:p w14:paraId="1D8EAEBE" w14:textId="77777777" w:rsidR="00BE396E" w:rsidRDefault="00BE396E" w:rsidP="00BE396E">
            <w:pPr>
              <w:pStyle w:val="TableText"/>
              <w:rPr>
                <w:caps/>
              </w:rPr>
            </w:pPr>
            <w:r>
              <w:rPr>
                <w:caps/>
              </w:rPr>
              <w:t>2 C</w:t>
            </w:r>
          </w:p>
        </w:tc>
        <w:tc>
          <w:tcPr>
            <w:tcW w:w="2340" w:type="dxa"/>
            <w:tcMar>
              <w:left w:w="58" w:type="dxa"/>
              <w:right w:w="58" w:type="dxa"/>
            </w:tcMar>
          </w:tcPr>
          <w:p w14:paraId="3E3A1058" w14:textId="1D776499" w:rsidR="00B12806" w:rsidRDefault="00BE396E" w:rsidP="00B12806">
            <w:pPr>
              <w:pStyle w:val="TableText"/>
              <w:rPr>
                <w:rStyle w:val="Hyperlink"/>
              </w:rPr>
            </w:pPr>
            <w:r>
              <w:t xml:space="preserve">Valid values are in </w:t>
            </w:r>
            <w:hyperlink r:id="rId567" w:history="1">
              <w:r w:rsidRPr="00B033B2">
                <w:rPr>
                  <w:rStyle w:val="Hyperlink"/>
                </w:rPr>
                <w:t>S1320000</w:t>
              </w:r>
            </w:hyperlink>
            <w:r w:rsidR="00B12806">
              <w:rPr>
                <w:rStyle w:val="Hyperlink"/>
              </w:rPr>
              <w:t xml:space="preserve"> Internal initiated</w:t>
            </w:r>
          </w:p>
          <w:p w14:paraId="05D26E7E" w14:textId="24F68C6F" w:rsidR="00BE396E" w:rsidRDefault="00B12806" w:rsidP="00B12806">
            <w:pPr>
              <w:pStyle w:val="TableText"/>
            </w:pPr>
            <w:hyperlink r:id="rId568" w:history="1">
              <w:r w:rsidRPr="00926873">
                <w:rPr>
                  <w:rStyle w:val="Hyperlink"/>
                </w:rPr>
                <w:t>S2308000</w:t>
              </w:r>
            </w:hyperlink>
            <w:r w:rsidRPr="00B12806">
              <w:rPr>
                <w:rStyle w:val="Hyperlink"/>
              </w:rPr>
              <w:t xml:space="preserve"> C</w:t>
            </w:r>
            <w:r>
              <w:rPr>
                <w:rStyle w:val="Hyperlink"/>
              </w:rPr>
              <w:t>WF initiated</w:t>
            </w:r>
          </w:p>
        </w:tc>
        <w:tc>
          <w:tcPr>
            <w:tcW w:w="893" w:type="dxa"/>
            <w:tcMar>
              <w:left w:w="58" w:type="dxa"/>
              <w:right w:w="58" w:type="dxa"/>
            </w:tcMar>
          </w:tcPr>
          <w:p w14:paraId="74E5857A" w14:textId="77777777" w:rsidR="00BE396E" w:rsidRDefault="00BE396E" w:rsidP="00BE396E">
            <w:pPr>
              <w:pStyle w:val="TableText"/>
            </w:pPr>
            <w:r>
              <w:t>Spaces</w:t>
            </w:r>
          </w:p>
        </w:tc>
        <w:tc>
          <w:tcPr>
            <w:tcW w:w="419" w:type="dxa"/>
          </w:tcPr>
          <w:p w14:paraId="243E91E2" w14:textId="77777777" w:rsidR="00BE396E" w:rsidRDefault="00BE396E" w:rsidP="00BE396E">
            <w:pPr>
              <w:pStyle w:val="TableText"/>
            </w:pPr>
            <w:r>
              <w:t>X</w:t>
            </w:r>
          </w:p>
        </w:tc>
        <w:tc>
          <w:tcPr>
            <w:tcW w:w="420" w:type="dxa"/>
          </w:tcPr>
          <w:p w14:paraId="0F6F489F" w14:textId="77777777" w:rsidR="00BE396E" w:rsidRDefault="00BE396E" w:rsidP="00BE396E">
            <w:pPr>
              <w:pStyle w:val="TableText"/>
            </w:pPr>
            <w:r>
              <w:t>X</w:t>
            </w:r>
          </w:p>
        </w:tc>
        <w:tc>
          <w:tcPr>
            <w:tcW w:w="420" w:type="dxa"/>
          </w:tcPr>
          <w:p w14:paraId="3B41B41C" w14:textId="77777777" w:rsidR="00BE396E" w:rsidRDefault="00BE396E" w:rsidP="00BE396E">
            <w:pPr>
              <w:pStyle w:val="TableText"/>
            </w:pPr>
            <w:r>
              <w:t>X</w:t>
            </w:r>
          </w:p>
        </w:tc>
      </w:tr>
      <w:tr w:rsidR="00BE396E" w14:paraId="2EC6418A" w14:textId="77777777" w:rsidTr="009108DA">
        <w:trPr>
          <w:cantSplit/>
          <w:jc w:val="center"/>
        </w:trPr>
        <w:tc>
          <w:tcPr>
            <w:tcW w:w="802" w:type="dxa"/>
            <w:tcMar>
              <w:left w:w="58" w:type="dxa"/>
              <w:right w:w="58" w:type="dxa"/>
            </w:tcMar>
          </w:tcPr>
          <w:p w14:paraId="4A2B0FA9" w14:textId="24DBD897" w:rsidR="00BE396E" w:rsidRDefault="00BE396E" w:rsidP="00BE396E">
            <w:pPr>
              <w:pStyle w:val="TableText"/>
            </w:pPr>
            <w:r>
              <w:t>2022</w:t>
            </w:r>
            <w:r w:rsidR="00135F82">
              <w:t xml:space="preserve"> – </w:t>
            </w:r>
            <w:r>
              <w:t>2024</w:t>
            </w:r>
          </w:p>
        </w:tc>
        <w:tc>
          <w:tcPr>
            <w:tcW w:w="2250" w:type="dxa"/>
            <w:tcMar>
              <w:left w:w="58" w:type="dxa"/>
              <w:right w:w="58" w:type="dxa"/>
            </w:tcMar>
          </w:tcPr>
          <w:p w14:paraId="7104ACF8" w14:textId="77777777" w:rsidR="00BE396E" w:rsidRDefault="00BE396E" w:rsidP="00BE396E">
            <w:pPr>
              <w:pStyle w:val="TableText"/>
            </w:pPr>
            <w:r>
              <w:t>REPORT CODE</w:t>
            </w:r>
          </w:p>
        </w:tc>
        <w:tc>
          <w:tcPr>
            <w:tcW w:w="2970" w:type="dxa"/>
            <w:tcMar>
              <w:left w:w="58" w:type="dxa"/>
              <w:right w:w="58" w:type="dxa"/>
            </w:tcMar>
          </w:tcPr>
          <w:p w14:paraId="5B6C997B" w14:textId="4FE285D0" w:rsidR="00BE396E" w:rsidRPr="00C4752B" w:rsidRDefault="00BE396E" w:rsidP="00BE396E">
            <w:pPr>
              <w:pStyle w:val="TableText"/>
              <w:rPr>
                <w:lang w:val="es-US"/>
              </w:rPr>
            </w:pPr>
            <w:r w:rsidRPr="00C4752B">
              <w:rPr>
                <w:lang w:val="es-US"/>
              </w:rPr>
              <w:t>:P:IDR-</w:t>
            </w:r>
            <w:hyperlink r:id="rId569" w:history="1">
              <w:r w:rsidRPr="00C4752B">
                <w:rPr>
                  <w:rStyle w:val="Hyperlink"/>
                  <w:lang w:val="es-US"/>
                </w:rPr>
                <w:t>U-REPORT-CODE</w:t>
              </w:r>
            </w:hyperlink>
          </w:p>
        </w:tc>
        <w:tc>
          <w:tcPr>
            <w:tcW w:w="2790" w:type="dxa"/>
            <w:tcMar>
              <w:left w:w="58" w:type="dxa"/>
              <w:right w:w="58" w:type="dxa"/>
            </w:tcMar>
          </w:tcPr>
          <w:p w14:paraId="3A947F3E" w14:textId="5C2F911F" w:rsidR="00BE396E" w:rsidRDefault="00BE396E" w:rsidP="008F53DD">
            <w:pPr>
              <w:pStyle w:val="TableText"/>
            </w:pPr>
            <w:r>
              <w:t>Report Code. The report code field is used on adjustments when the adjustment is due to an OIG or ZPIC. When the mass adjustment is not due to an OIG or ZPIC Report Code N/A (not applicable) is used in the Report Code field. Valid values are N/A or any value found on the HxxTRCR SPITAB table.</w:t>
            </w:r>
          </w:p>
        </w:tc>
        <w:tc>
          <w:tcPr>
            <w:tcW w:w="1080" w:type="dxa"/>
            <w:tcMar>
              <w:left w:w="58" w:type="dxa"/>
              <w:right w:w="58" w:type="dxa"/>
            </w:tcMar>
          </w:tcPr>
          <w:p w14:paraId="6DE2488F" w14:textId="77777777" w:rsidR="00BE396E" w:rsidRDefault="00BE396E" w:rsidP="00BE396E">
            <w:pPr>
              <w:pStyle w:val="TableText"/>
              <w:rPr>
                <w:caps/>
              </w:rPr>
            </w:pPr>
            <w:r>
              <w:rPr>
                <w:caps/>
              </w:rPr>
              <w:t>3 c</w:t>
            </w:r>
          </w:p>
        </w:tc>
        <w:tc>
          <w:tcPr>
            <w:tcW w:w="2340" w:type="dxa"/>
            <w:tcMar>
              <w:left w:w="58" w:type="dxa"/>
              <w:right w:w="58" w:type="dxa"/>
            </w:tcMar>
          </w:tcPr>
          <w:p w14:paraId="6AAD5FC2" w14:textId="77777777" w:rsidR="008F53DD" w:rsidRDefault="00BE396E" w:rsidP="00BE396E">
            <w:pPr>
              <w:pStyle w:val="TableText"/>
            </w:pPr>
            <w:r>
              <w:t>For adjustments a valid Report Code or N/A</w:t>
            </w:r>
          </w:p>
          <w:p w14:paraId="1D068A64" w14:textId="1D375A25" w:rsidR="00BE396E" w:rsidRDefault="00BE396E" w:rsidP="00BE396E">
            <w:pPr>
              <w:pStyle w:val="TableText"/>
            </w:pPr>
            <w:r>
              <w:t>For claims spaces</w:t>
            </w:r>
          </w:p>
        </w:tc>
        <w:tc>
          <w:tcPr>
            <w:tcW w:w="893" w:type="dxa"/>
            <w:tcMar>
              <w:left w:w="58" w:type="dxa"/>
              <w:right w:w="58" w:type="dxa"/>
            </w:tcMar>
          </w:tcPr>
          <w:p w14:paraId="1EF7DC4C" w14:textId="77777777" w:rsidR="00BE396E" w:rsidRDefault="00BE396E" w:rsidP="00BE396E">
            <w:pPr>
              <w:pStyle w:val="TableText"/>
            </w:pPr>
            <w:r>
              <w:t>Spaces</w:t>
            </w:r>
          </w:p>
        </w:tc>
        <w:tc>
          <w:tcPr>
            <w:tcW w:w="419" w:type="dxa"/>
          </w:tcPr>
          <w:p w14:paraId="25CB0B67" w14:textId="77777777" w:rsidR="00BE396E" w:rsidRDefault="00BE396E" w:rsidP="00BE396E">
            <w:pPr>
              <w:pStyle w:val="TableText"/>
            </w:pPr>
            <w:r>
              <w:t>X</w:t>
            </w:r>
          </w:p>
        </w:tc>
        <w:tc>
          <w:tcPr>
            <w:tcW w:w="420" w:type="dxa"/>
          </w:tcPr>
          <w:p w14:paraId="7981464E" w14:textId="77777777" w:rsidR="00BE396E" w:rsidRDefault="00BE396E" w:rsidP="00BE396E">
            <w:pPr>
              <w:pStyle w:val="TableText"/>
            </w:pPr>
            <w:r>
              <w:t>X</w:t>
            </w:r>
          </w:p>
        </w:tc>
        <w:tc>
          <w:tcPr>
            <w:tcW w:w="420" w:type="dxa"/>
          </w:tcPr>
          <w:p w14:paraId="6F732102" w14:textId="77777777" w:rsidR="00BE396E" w:rsidRDefault="00BE396E" w:rsidP="00BE396E">
            <w:pPr>
              <w:pStyle w:val="TableText"/>
            </w:pPr>
            <w:r>
              <w:t>X</w:t>
            </w:r>
          </w:p>
        </w:tc>
      </w:tr>
      <w:tr w:rsidR="00BE396E" w14:paraId="4F776D9B" w14:textId="77777777" w:rsidTr="009108DA">
        <w:trPr>
          <w:cantSplit/>
          <w:jc w:val="center"/>
        </w:trPr>
        <w:tc>
          <w:tcPr>
            <w:tcW w:w="802" w:type="dxa"/>
            <w:tcMar>
              <w:left w:w="58" w:type="dxa"/>
              <w:right w:w="58" w:type="dxa"/>
            </w:tcMar>
          </w:tcPr>
          <w:p w14:paraId="06CD0FB2" w14:textId="77777777" w:rsidR="00BE396E" w:rsidRDefault="00BE396E" w:rsidP="00BE396E">
            <w:pPr>
              <w:pStyle w:val="TableText"/>
            </w:pPr>
            <w:r>
              <w:t>2025</w:t>
            </w:r>
          </w:p>
        </w:tc>
        <w:tc>
          <w:tcPr>
            <w:tcW w:w="2250" w:type="dxa"/>
            <w:tcMar>
              <w:left w:w="58" w:type="dxa"/>
              <w:right w:w="58" w:type="dxa"/>
            </w:tcMar>
          </w:tcPr>
          <w:p w14:paraId="03DFDADD" w14:textId="77777777" w:rsidR="00BE396E" w:rsidRDefault="00BE396E" w:rsidP="00BE396E">
            <w:pPr>
              <w:pStyle w:val="TableText"/>
            </w:pPr>
            <w:r>
              <w:t>HIGLAS REPORT CODE INDICATOR</w:t>
            </w:r>
          </w:p>
        </w:tc>
        <w:tc>
          <w:tcPr>
            <w:tcW w:w="2970" w:type="dxa"/>
            <w:tcMar>
              <w:left w:w="58" w:type="dxa"/>
              <w:right w:w="58" w:type="dxa"/>
            </w:tcMar>
          </w:tcPr>
          <w:p w14:paraId="3DDBF06E" w14:textId="364D57C7" w:rsidR="00BE396E" w:rsidRDefault="00BE396E" w:rsidP="00BE396E">
            <w:pPr>
              <w:pStyle w:val="TableText"/>
            </w:pPr>
            <w:r>
              <w:t>:P: IDR-U-</w:t>
            </w:r>
            <w:hyperlink r:id="rId570" w:history="1">
              <w:r w:rsidRPr="00662230">
                <w:rPr>
                  <w:rStyle w:val="Hyperlink"/>
                </w:rPr>
                <w:t>HIGLAS-REPORT-IND</w:t>
              </w:r>
            </w:hyperlink>
          </w:p>
        </w:tc>
        <w:tc>
          <w:tcPr>
            <w:tcW w:w="2790" w:type="dxa"/>
            <w:tcMar>
              <w:left w:w="58" w:type="dxa"/>
              <w:right w:w="58" w:type="dxa"/>
            </w:tcMar>
          </w:tcPr>
          <w:p w14:paraId="39A382E1" w14:textId="77777777" w:rsidR="00BE396E" w:rsidRDefault="00BE396E" w:rsidP="00BE396E">
            <w:pPr>
              <w:pStyle w:val="TableText"/>
            </w:pPr>
            <w:r>
              <w:t>The HIGLAS report indicator is a Y/N flag that indicates if the report code comment from the spitab was sent to HIGLAS.</w:t>
            </w:r>
          </w:p>
        </w:tc>
        <w:tc>
          <w:tcPr>
            <w:tcW w:w="1080" w:type="dxa"/>
            <w:tcMar>
              <w:left w:w="58" w:type="dxa"/>
              <w:right w:w="58" w:type="dxa"/>
            </w:tcMar>
          </w:tcPr>
          <w:p w14:paraId="50E0C030" w14:textId="77777777" w:rsidR="00BE396E" w:rsidDel="00142989" w:rsidRDefault="00BE396E" w:rsidP="00BE396E">
            <w:pPr>
              <w:pStyle w:val="TableText"/>
              <w:rPr>
                <w:caps/>
              </w:rPr>
            </w:pPr>
            <w:r>
              <w:rPr>
                <w:caps/>
              </w:rPr>
              <w:t>1 C</w:t>
            </w:r>
          </w:p>
        </w:tc>
        <w:tc>
          <w:tcPr>
            <w:tcW w:w="2340" w:type="dxa"/>
            <w:tcMar>
              <w:left w:w="58" w:type="dxa"/>
              <w:right w:w="58" w:type="dxa"/>
            </w:tcMar>
          </w:tcPr>
          <w:p w14:paraId="5939D218" w14:textId="77777777" w:rsidR="00BE396E" w:rsidRDefault="00BE396E" w:rsidP="00BE396E">
            <w:pPr>
              <w:pStyle w:val="TableText"/>
            </w:pPr>
            <w:r>
              <w:t>For adjustments only:</w:t>
            </w:r>
          </w:p>
          <w:p w14:paraId="1A3DC8B3" w14:textId="77777777" w:rsidR="00BE396E" w:rsidRPr="0097365E" w:rsidRDefault="00BE396E" w:rsidP="00BE396E">
            <w:pPr>
              <w:pStyle w:val="TableText"/>
              <w:rPr>
                <w:rFonts w:cs="Arial"/>
                <w:color w:val="000000"/>
              </w:rPr>
            </w:pPr>
            <w:r w:rsidRPr="0042502A">
              <w:rPr>
                <w:rFonts w:cs="Arial"/>
                <w:b/>
                <w:color w:val="000000"/>
              </w:rPr>
              <w:t>Valid Values:</w:t>
            </w:r>
          </w:p>
          <w:p w14:paraId="4F4936AB" w14:textId="2D887ED1" w:rsidR="00BE396E" w:rsidRPr="000B6CD8" w:rsidRDefault="00BE396E" w:rsidP="00245396">
            <w:pPr>
              <w:pStyle w:val="TableTextBullet"/>
            </w:pPr>
            <w:r>
              <w:t>Y</w:t>
            </w:r>
            <w:r w:rsidR="008F53DD">
              <w:t xml:space="preserve">– </w:t>
            </w:r>
            <w:r>
              <w:t>send to HIGLAS</w:t>
            </w:r>
          </w:p>
          <w:p w14:paraId="46C32E70" w14:textId="432EBD9B" w:rsidR="00BE396E" w:rsidRDefault="00BE396E" w:rsidP="00245396">
            <w:pPr>
              <w:pStyle w:val="TableTextBullet"/>
            </w:pPr>
            <w:r>
              <w:t>N</w:t>
            </w:r>
            <w:r w:rsidR="008F53DD">
              <w:t xml:space="preserve"> – </w:t>
            </w:r>
            <w:r>
              <w:t>do not send to HIGLAS</w:t>
            </w:r>
          </w:p>
          <w:p w14:paraId="48D9633E" w14:textId="77777777" w:rsidR="00BE396E" w:rsidRDefault="00BE396E" w:rsidP="00BE396E">
            <w:pPr>
              <w:pStyle w:val="TableText"/>
            </w:pPr>
            <w:r>
              <w:t>For claims, spaces</w:t>
            </w:r>
          </w:p>
        </w:tc>
        <w:tc>
          <w:tcPr>
            <w:tcW w:w="893" w:type="dxa"/>
            <w:tcMar>
              <w:left w:w="58" w:type="dxa"/>
              <w:right w:w="58" w:type="dxa"/>
            </w:tcMar>
          </w:tcPr>
          <w:p w14:paraId="56C11238" w14:textId="77777777" w:rsidR="00BE396E" w:rsidRDefault="00BE396E" w:rsidP="00BE396E">
            <w:pPr>
              <w:pStyle w:val="TableText"/>
            </w:pPr>
            <w:r>
              <w:t>Spaces</w:t>
            </w:r>
          </w:p>
        </w:tc>
        <w:tc>
          <w:tcPr>
            <w:tcW w:w="419" w:type="dxa"/>
          </w:tcPr>
          <w:p w14:paraId="47E4E03C" w14:textId="77777777" w:rsidR="00BE396E" w:rsidRDefault="00BE396E" w:rsidP="00BE396E">
            <w:pPr>
              <w:pStyle w:val="TableText"/>
            </w:pPr>
            <w:r>
              <w:t>-</w:t>
            </w:r>
          </w:p>
        </w:tc>
        <w:tc>
          <w:tcPr>
            <w:tcW w:w="420" w:type="dxa"/>
          </w:tcPr>
          <w:p w14:paraId="327B3B3C" w14:textId="77777777" w:rsidR="00BE396E" w:rsidRDefault="00BE396E" w:rsidP="00BE396E">
            <w:pPr>
              <w:pStyle w:val="TableText"/>
            </w:pPr>
            <w:r>
              <w:t>X</w:t>
            </w:r>
          </w:p>
        </w:tc>
        <w:tc>
          <w:tcPr>
            <w:tcW w:w="420" w:type="dxa"/>
          </w:tcPr>
          <w:p w14:paraId="3C9C33AE" w14:textId="77777777" w:rsidR="00BE396E" w:rsidRDefault="00BE396E" w:rsidP="00BE396E">
            <w:pPr>
              <w:pStyle w:val="TableText"/>
            </w:pPr>
            <w:r>
              <w:t>X</w:t>
            </w:r>
          </w:p>
        </w:tc>
      </w:tr>
      <w:tr w:rsidR="00BE396E" w14:paraId="0EB5EEF3" w14:textId="77777777" w:rsidTr="009108DA">
        <w:trPr>
          <w:cantSplit/>
          <w:jc w:val="center"/>
        </w:trPr>
        <w:tc>
          <w:tcPr>
            <w:tcW w:w="802" w:type="dxa"/>
            <w:tcMar>
              <w:left w:w="58" w:type="dxa"/>
              <w:right w:w="58" w:type="dxa"/>
            </w:tcMar>
          </w:tcPr>
          <w:p w14:paraId="33B4B385" w14:textId="1D2822CB" w:rsidR="00BE396E" w:rsidRDefault="00BE396E" w:rsidP="00BE396E">
            <w:pPr>
              <w:pStyle w:val="TableText"/>
            </w:pPr>
            <w:r>
              <w:t>2026</w:t>
            </w:r>
            <w:r w:rsidR="00135F82">
              <w:t xml:space="preserve"> – </w:t>
            </w:r>
            <w:r>
              <w:t>2033</w:t>
            </w:r>
          </w:p>
        </w:tc>
        <w:tc>
          <w:tcPr>
            <w:tcW w:w="2250" w:type="dxa"/>
            <w:tcMar>
              <w:left w:w="58" w:type="dxa"/>
              <w:right w:w="58" w:type="dxa"/>
            </w:tcMar>
          </w:tcPr>
          <w:p w14:paraId="3657B17C" w14:textId="77777777" w:rsidR="00BE396E" w:rsidRDefault="00BE396E" w:rsidP="00BE396E">
            <w:pPr>
              <w:pStyle w:val="TableText"/>
            </w:pPr>
            <w:r>
              <w:t>LAST SEEN DATE</w:t>
            </w:r>
          </w:p>
        </w:tc>
        <w:tc>
          <w:tcPr>
            <w:tcW w:w="2970" w:type="dxa"/>
            <w:tcMar>
              <w:left w:w="58" w:type="dxa"/>
              <w:right w:w="58" w:type="dxa"/>
            </w:tcMar>
          </w:tcPr>
          <w:p w14:paraId="5D40B66A" w14:textId="7037A140" w:rsidR="00BE396E" w:rsidRDefault="00BE396E" w:rsidP="00BE396E">
            <w:pPr>
              <w:pStyle w:val="TableText"/>
            </w:pPr>
            <w:r>
              <w:t>:P:IDR-U-</w:t>
            </w:r>
            <w:hyperlink r:id="rId571" w:history="1">
              <w:r w:rsidRPr="00E94C2D">
                <w:rPr>
                  <w:rStyle w:val="Hyperlink"/>
                </w:rPr>
                <w:t>LAST-SEEN-DATE</w:t>
              </w:r>
            </w:hyperlink>
          </w:p>
        </w:tc>
        <w:tc>
          <w:tcPr>
            <w:tcW w:w="2790" w:type="dxa"/>
            <w:tcMar>
              <w:left w:w="58" w:type="dxa"/>
              <w:right w:w="58" w:type="dxa"/>
            </w:tcMar>
          </w:tcPr>
          <w:p w14:paraId="16A2EE95" w14:textId="77777777" w:rsidR="00BE396E" w:rsidRDefault="00BE396E" w:rsidP="00BE396E">
            <w:pPr>
              <w:pStyle w:val="TableText"/>
            </w:pPr>
            <w:r>
              <w:t>The date the provider last saw patient.</w:t>
            </w:r>
          </w:p>
        </w:tc>
        <w:tc>
          <w:tcPr>
            <w:tcW w:w="1080" w:type="dxa"/>
            <w:tcMar>
              <w:left w:w="58" w:type="dxa"/>
              <w:right w:w="58" w:type="dxa"/>
            </w:tcMar>
          </w:tcPr>
          <w:p w14:paraId="03A77717" w14:textId="77777777" w:rsidR="00BE396E" w:rsidRDefault="00BE396E" w:rsidP="00BE396E">
            <w:pPr>
              <w:pStyle w:val="TableText"/>
              <w:rPr>
                <w:caps/>
              </w:rPr>
            </w:pPr>
            <w:r>
              <w:rPr>
                <w:caps/>
              </w:rPr>
              <w:t>8 N</w:t>
            </w:r>
          </w:p>
        </w:tc>
        <w:tc>
          <w:tcPr>
            <w:tcW w:w="2340" w:type="dxa"/>
            <w:tcMar>
              <w:left w:w="58" w:type="dxa"/>
              <w:right w:w="58" w:type="dxa"/>
            </w:tcMar>
          </w:tcPr>
          <w:p w14:paraId="4A90603B" w14:textId="77777777" w:rsidR="00BE396E" w:rsidRDefault="00BE396E" w:rsidP="00BE396E">
            <w:pPr>
              <w:pStyle w:val="TableText"/>
            </w:pPr>
            <w:r>
              <w:t>MMDDCCYY</w:t>
            </w:r>
          </w:p>
        </w:tc>
        <w:tc>
          <w:tcPr>
            <w:tcW w:w="893" w:type="dxa"/>
            <w:tcMar>
              <w:left w:w="58" w:type="dxa"/>
              <w:right w:w="58" w:type="dxa"/>
            </w:tcMar>
          </w:tcPr>
          <w:p w14:paraId="1FC89E16" w14:textId="77777777" w:rsidR="00BE396E" w:rsidRDefault="00BE396E" w:rsidP="00BE396E">
            <w:pPr>
              <w:pStyle w:val="TableText"/>
            </w:pPr>
            <w:r>
              <w:t>Zeros</w:t>
            </w:r>
          </w:p>
        </w:tc>
        <w:tc>
          <w:tcPr>
            <w:tcW w:w="419" w:type="dxa"/>
          </w:tcPr>
          <w:p w14:paraId="6E6585FC" w14:textId="77777777" w:rsidR="00BE396E" w:rsidRDefault="00BE396E" w:rsidP="00BE396E">
            <w:pPr>
              <w:pStyle w:val="TableText"/>
            </w:pPr>
            <w:r>
              <w:t>-</w:t>
            </w:r>
          </w:p>
        </w:tc>
        <w:tc>
          <w:tcPr>
            <w:tcW w:w="420" w:type="dxa"/>
          </w:tcPr>
          <w:p w14:paraId="47D20623" w14:textId="77777777" w:rsidR="00BE396E" w:rsidRDefault="00BE396E" w:rsidP="00BE396E">
            <w:pPr>
              <w:pStyle w:val="TableText"/>
            </w:pPr>
            <w:r>
              <w:t>X</w:t>
            </w:r>
          </w:p>
        </w:tc>
        <w:tc>
          <w:tcPr>
            <w:tcW w:w="420" w:type="dxa"/>
          </w:tcPr>
          <w:p w14:paraId="5F4254A4" w14:textId="77777777" w:rsidR="00BE396E" w:rsidRDefault="00BE396E" w:rsidP="00BE396E">
            <w:pPr>
              <w:pStyle w:val="TableText"/>
            </w:pPr>
            <w:r>
              <w:t>X</w:t>
            </w:r>
          </w:p>
        </w:tc>
      </w:tr>
      <w:tr w:rsidR="00BE396E" w14:paraId="0C06D09E" w14:textId="77777777" w:rsidTr="009108DA">
        <w:trPr>
          <w:cantSplit/>
          <w:jc w:val="center"/>
        </w:trPr>
        <w:tc>
          <w:tcPr>
            <w:tcW w:w="802" w:type="dxa"/>
            <w:tcMar>
              <w:left w:w="58" w:type="dxa"/>
              <w:right w:w="58" w:type="dxa"/>
            </w:tcMar>
          </w:tcPr>
          <w:p w14:paraId="749C8BCF" w14:textId="35F94F6F" w:rsidR="00BE396E" w:rsidRDefault="00BE396E" w:rsidP="003962F0">
            <w:pPr>
              <w:pStyle w:val="TableText"/>
            </w:pPr>
            <w:r>
              <w:t xml:space="preserve">2034 </w:t>
            </w:r>
            <w:r w:rsidR="00135F82">
              <w:t xml:space="preserve">– </w:t>
            </w:r>
            <w:r>
              <w:t>2035</w:t>
            </w:r>
          </w:p>
        </w:tc>
        <w:tc>
          <w:tcPr>
            <w:tcW w:w="2250" w:type="dxa"/>
            <w:tcMar>
              <w:left w:w="58" w:type="dxa"/>
              <w:right w:w="58" w:type="dxa"/>
            </w:tcMar>
          </w:tcPr>
          <w:p w14:paraId="34AC727F" w14:textId="77777777" w:rsidR="00BE396E" w:rsidRDefault="00BE396E" w:rsidP="00BE396E">
            <w:pPr>
              <w:pStyle w:val="TableText"/>
            </w:pPr>
            <w:r>
              <w:t>OVERPAYMENT REASON CODE</w:t>
            </w:r>
          </w:p>
        </w:tc>
        <w:tc>
          <w:tcPr>
            <w:tcW w:w="2970" w:type="dxa"/>
            <w:tcMar>
              <w:left w:w="58" w:type="dxa"/>
              <w:right w:w="58" w:type="dxa"/>
            </w:tcMar>
          </w:tcPr>
          <w:p w14:paraId="56B133FF" w14:textId="17B509FF" w:rsidR="00BE396E" w:rsidRDefault="00BE396E" w:rsidP="00BE396E">
            <w:pPr>
              <w:pStyle w:val="TableText"/>
            </w:pPr>
            <w:r>
              <w:t>:P:IDR-</w:t>
            </w:r>
            <w:hyperlink r:id="rId572" w:history="1">
              <w:r>
                <w:rPr>
                  <w:rStyle w:val="Hyperlink"/>
                </w:rPr>
                <w:t>U-OVERPAY-REASON</w:t>
              </w:r>
            </w:hyperlink>
          </w:p>
        </w:tc>
        <w:tc>
          <w:tcPr>
            <w:tcW w:w="2790" w:type="dxa"/>
            <w:tcMar>
              <w:left w:w="58" w:type="dxa"/>
              <w:right w:w="58" w:type="dxa"/>
            </w:tcMar>
          </w:tcPr>
          <w:p w14:paraId="6724B0E0" w14:textId="77777777" w:rsidR="00BE396E" w:rsidRDefault="00BE396E" w:rsidP="00BE396E">
            <w:pPr>
              <w:pStyle w:val="TableText"/>
            </w:pPr>
            <w:r>
              <w:t>Overpayment reason</w:t>
            </w:r>
          </w:p>
          <w:p w14:paraId="42A8C699" w14:textId="7D87E5B3" w:rsidR="00BE396E" w:rsidRDefault="00BE396E" w:rsidP="008F53DD">
            <w:pPr>
              <w:pStyle w:val="TableText"/>
            </w:pPr>
            <w:r w:rsidRPr="00B7369B">
              <w:rPr>
                <w:rFonts w:cs="Arial"/>
                <w:color w:val="000000"/>
              </w:rPr>
              <w:t>For full claim adjustments related to an overpayment, this field carries the overpayment reason code.</w:t>
            </w:r>
          </w:p>
        </w:tc>
        <w:tc>
          <w:tcPr>
            <w:tcW w:w="1080" w:type="dxa"/>
            <w:tcMar>
              <w:left w:w="58" w:type="dxa"/>
              <w:right w:w="58" w:type="dxa"/>
            </w:tcMar>
          </w:tcPr>
          <w:p w14:paraId="5FD7B5B8" w14:textId="77777777" w:rsidR="00BE396E" w:rsidRDefault="00BE396E" w:rsidP="00BE396E">
            <w:pPr>
              <w:pStyle w:val="TableText"/>
              <w:rPr>
                <w:caps/>
              </w:rPr>
            </w:pPr>
            <w:r>
              <w:rPr>
                <w:caps/>
              </w:rPr>
              <w:t>2 c</w:t>
            </w:r>
          </w:p>
        </w:tc>
        <w:tc>
          <w:tcPr>
            <w:tcW w:w="2340" w:type="dxa"/>
            <w:tcMar>
              <w:left w:w="58" w:type="dxa"/>
              <w:right w:w="58" w:type="dxa"/>
            </w:tcMar>
          </w:tcPr>
          <w:p w14:paraId="71634163" w14:textId="4B0363C9" w:rsidR="00BE396E" w:rsidRPr="0078709C" w:rsidRDefault="00BE396E" w:rsidP="00BE396E">
            <w:pPr>
              <w:pStyle w:val="TableText"/>
            </w:pPr>
            <w:r w:rsidRPr="0078709C">
              <w:rPr>
                <w:rFonts w:cs="Arial"/>
                <w:color w:val="000000"/>
              </w:rPr>
              <w:t xml:space="preserve">See spec </w:t>
            </w:r>
            <w:r w:rsidRPr="00915B3C">
              <w:rPr>
                <w:rFonts w:cs="Arial"/>
              </w:rPr>
              <w:t>S1931000</w:t>
            </w:r>
          </w:p>
        </w:tc>
        <w:tc>
          <w:tcPr>
            <w:tcW w:w="893" w:type="dxa"/>
            <w:tcMar>
              <w:left w:w="58" w:type="dxa"/>
              <w:right w:w="58" w:type="dxa"/>
            </w:tcMar>
          </w:tcPr>
          <w:p w14:paraId="07D0623D" w14:textId="77777777" w:rsidR="00BE396E" w:rsidRDefault="00BE396E" w:rsidP="00BE396E">
            <w:pPr>
              <w:pStyle w:val="TableText"/>
            </w:pPr>
            <w:r>
              <w:t>Spaces</w:t>
            </w:r>
          </w:p>
        </w:tc>
        <w:tc>
          <w:tcPr>
            <w:tcW w:w="419" w:type="dxa"/>
          </w:tcPr>
          <w:p w14:paraId="60556798" w14:textId="77777777" w:rsidR="00BE396E" w:rsidRDefault="00BE396E" w:rsidP="00BE396E">
            <w:pPr>
              <w:pStyle w:val="TableText"/>
            </w:pPr>
            <w:r>
              <w:t>X</w:t>
            </w:r>
          </w:p>
        </w:tc>
        <w:tc>
          <w:tcPr>
            <w:tcW w:w="420" w:type="dxa"/>
          </w:tcPr>
          <w:p w14:paraId="47741D37" w14:textId="77777777" w:rsidR="00BE396E" w:rsidRDefault="00BE396E" w:rsidP="00BE396E">
            <w:pPr>
              <w:pStyle w:val="TableText"/>
            </w:pPr>
            <w:r>
              <w:t>X</w:t>
            </w:r>
          </w:p>
        </w:tc>
        <w:tc>
          <w:tcPr>
            <w:tcW w:w="420" w:type="dxa"/>
          </w:tcPr>
          <w:p w14:paraId="4C91AF81" w14:textId="77777777" w:rsidR="00BE396E" w:rsidRDefault="00BE396E" w:rsidP="00BE396E">
            <w:pPr>
              <w:pStyle w:val="TableText"/>
            </w:pPr>
            <w:r>
              <w:t>X</w:t>
            </w:r>
          </w:p>
        </w:tc>
      </w:tr>
      <w:tr w:rsidR="00BE396E" w14:paraId="70871EC5" w14:textId="77777777" w:rsidTr="009108DA">
        <w:trPr>
          <w:cantSplit/>
          <w:jc w:val="center"/>
        </w:trPr>
        <w:tc>
          <w:tcPr>
            <w:tcW w:w="802" w:type="dxa"/>
            <w:tcMar>
              <w:left w:w="58" w:type="dxa"/>
              <w:right w:w="58" w:type="dxa"/>
            </w:tcMar>
          </w:tcPr>
          <w:p w14:paraId="7C7DEE53" w14:textId="765BC11A" w:rsidR="00BE396E" w:rsidRDefault="00BE396E" w:rsidP="003962F0">
            <w:pPr>
              <w:pStyle w:val="TableText"/>
            </w:pPr>
            <w:r>
              <w:t>2036</w:t>
            </w:r>
            <w:r w:rsidR="00135F82">
              <w:t xml:space="preserve"> – </w:t>
            </w:r>
            <w:r>
              <w:t>2037</w:t>
            </w:r>
          </w:p>
        </w:tc>
        <w:tc>
          <w:tcPr>
            <w:tcW w:w="2250" w:type="dxa"/>
            <w:tcMar>
              <w:left w:w="58" w:type="dxa"/>
              <w:right w:w="58" w:type="dxa"/>
            </w:tcMar>
          </w:tcPr>
          <w:p w14:paraId="062CD773" w14:textId="77777777" w:rsidR="00BE396E" w:rsidRDefault="00BE396E" w:rsidP="00BE396E">
            <w:pPr>
              <w:pStyle w:val="TableText"/>
            </w:pPr>
            <w:r>
              <w:t>DISCOVERY REASON CODE</w:t>
            </w:r>
          </w:p>
        </w:tc>
        <w:tc>
          <w:tcPr>
            <w:tcW w:w="2970" w:type="dxa"/>
            <w:tcMar>
              <w:left w:w="58" w:type="dxa"/>
              <w:right w:w="58" w:type="dxa"/>
            </w:tcMar>
          </w:tcPr>
          <w:p w14:paraId="0151FC78" w14:textId="0848CF5F" w:rsidR="00BE396E" w:rsidRDefault="00BE396E" w:rsidP="00BE396E">
            <w:pPr>
              <w:pStyle w:val="TableText"/>
            </w:pPr>
            <w:r>
              <w:t>:P:IDR-</w:t>
            </w:r>
            <w:hyperlink r:id="rId573" w:history="1">
              <w:r>
                <w:rPr>
                  <w:rStyle w:val="Hyperlink"/>
                </w:rPr>
                <w:t>U-DISCOV-REASON</w:t>
              </w:r>
            </w:hyperlink>
          </w:p>
        </w:tc>
        <w:tc>
          <w:tcPr>
            <w:tcW w:w="2790" w:type="dxa"/>
            <w:tcMar>
              <w:left w:w="58" w:type="dxa"/>
              <w:right w:w="58" w:type="dxa"/>
            </w:tcMar>
          </w:tcPr>
          <w:p w14:paraId="414F4915" w14:textId="77777777" w:rsidR="00BE396E" w:rsidRDefault="00BE396E" w:rsidP="00BE396E">
            <w:pPr>
              <w:pStyle w:val="TableText"/>
            </w:pPr>
            <w:r>
              <w:t>Discovery code</w:t>
            </w:r>
          </w:p>
          <w:p w14:paraId="19B37B08" w14:textId="77777777" w:rsidR="00BE396E" w:rsidRDefault="00BE396E" w:rsidP="00BE396E">
            <w:pPr>
              <w:pStyle w:val="TableText"/>
            </w:pPr>
            <w:r w:rsidRPr="00A100C9">
              <w:rPr>
                <w:rFonts w:cs="Arial"/>
                <w:color w:val="000000"/>
              </w:rPr>
              <w:t>For full claim adjustments related to an overpayment, this field carries the overpayment discovery code.</w:t>
            </w:r>
          </w:p>
        </w:tc>
        <w:tc>
          <w:tcPr>
            <w:tcW w:w="1080" w:type="dxa"/>
            <w:tcMar>
              <w:left w:w="58" w:type="dxa"/>
              <w:right w:w="58" w:type="dxa"/>
            </w:tcMar>
          </w:tcPr>
          <w:p w14:paraId="15839D07" w14:textId="77777777" w:rsidR="00BE396E" w:rsidRDefault="00BE396E" w:rsidP="00BE396E">
            <w:pPr>
              <w:pStyle w:val="TableText"/>
              <w:rPr>
                <w:caps/>
              </w:rPr>
            </w:pPr>
            <w:r>
              <w:rPr>
                <w:caps/>
              </w:rPr>
              <w:t>2 c</w:t>
            </w:r>
          </w:p>
        </w:tc>
        <w:tc>
          <w:tcPr>
            <w:tcW w:w="2340" w:type="dxa"/>
            <w:tcMar>
              <w:left w:w="58" w:type="dxa"/>
              <w:right w:w="58" w:type="dxa"/>
            </w:tcMar>
          </w:tcPr>
          <w:p w14:paraId="752BD514" w14:textId="1F39A700" w:rsidR="00BE396E" w:rsidRPr="0078709C" w:rsidRDefault="00BE396E" w:rsidP="00BE396E">
            <w:pPr>
              <w:pStyle w:val="TableText"/>
            </w:pPr>
            <w:r w:rsidRPr="0078709C">
              <w:rPr>
                <w:rFonts w:cs="Arial"/>
                <w:color w:val="000000"/>
              </w:rPr>
              <w:t xml:space="preserve">See spec </w:t>
            </w:r>
            <w:r w:rsidRPr="00915B3C">
              <w:rPr>
                <w:rFonts w:cs="Arial"/>
              </w:rPr>
              <w:t>S1931000</w:t>
            </w:r>
          </w:p>
        </w:tc>
        <w:tc>
          <w:tcPr>
            <w:tcW w:w="893" w:type="dxa"/>
            <w:tcMar>
              <w:left w:w="58" w:type="dxa"/>
              <w:right w:w="58" w:type="dxa"/>
            </w:tcMar>
          </w:tcPr>
          <w:p w14:paraId="2D9A61AB" w14:textId="77777777" w:rsidR="00BE396E" w:rsidRDefault="00BE396E" w:rsidP="00BE396E">
            <w:pPr>
              <w:pStyle w:val="TableText"/>
            </w:pPr>
            <w:r>
              <w:t>Spaces</w:t>
            </w:r>
          </w:p>
        </w:tc>
        <w:tc>
          <w:tcPr>
            <w:tcW w:w="419" w:type="dxa"/>
          </w:tcPr>
          <w:p w14:paraId="16A1AB46" w14:textId="77777777" w:rsidR="00BE396E" w:rsidRDefault="00BE396E" w:rsidP="00BE396E">
            <w:pPr>
              <w:pStyle w:val="TableText"/>
            </w:pPr>
            <w:r>
              <w:t>X</w:t>
            </w:r>
          </w:p>
        </w:tc>
        <w:tc>
          <w:tcPr>
            <w:tcW w:w="420" w:type="dxa"/>
          </w:tcPr>
          <w:p w14:paraId="53346137" w14:textId="77777777" w:rsidR="00BE396E" w:rsidRDefault="00BE396E" w:rsidP="00BE396E">
            <w:pPr>
              <w:pStyle w:val="TableText"/>
            </w:pPr>
            <w:r>
              <w:t>X</w:t>
            </w:r>
          </w:p>
        </w:tc>
        <w:tc>
          <w:tcPr>
            <w:tcW w:w="420" w:type="dxa"/>
          </w:tcPr>
          <w:p w14:paraId="1B824B15" w14:textId="77777777" w:rsidR="00BE396E" w:rsidRDefault="00BE396E" w:rsidP="00BE396E">
            <w:pPr>
              <w:pStyle w:val="TableText"/>
            </w:pPr>
            <w:r>
              <w:t>X</w:t>
            </w:r>
          </w:p>
        </w:tc>
      </w:tr>
      <w:tr w:rsidR="00BE396E" w14:paraId="1E6C6CB2" w14:textId="77777777" w:rsidTr="009108DA">
        <w:trPr>
          <w:cantSplit/>
          <w:jc w:val="center"/>
        </w:trPr>
        <w:tc>
          <w:tcPr>
            <w:tcW w:w="802" w:type="dxa"/>
            <w:tcMar>
              <w:left w:w="58" w:type="dxa"/>
              <w:right w:w="58" w:type="dxa"/>
            </w:tcMar>
          </w:tcPr>
          <w:p w14:paraId="0AB469F9" w14:textId="77777777" w:rsidR="00BE396E" w:rsidRDefault="00BE396E" w:rsidP="00BE396E">
            <w:pPr>
              <w:pStyle w:val="TableText"/>
            </w:pPr>
            <w:r>
              <w:t>2038</w:t>
            </w:r>
          </w:p>
        </w:tc>
        <w:tc>
          <w:tcPr>
            <w:tcW w:w="2250" w:type="dxa"/>
            <w:tcMar>
              <w:left w:w="58" w:type="dxa"/>
              <w:right w:w="58" w:type="dxa"/>
            </w:tcMar>
          </w:tcPr>
          <w:p w14:paraId="4652396B" w14:textId="77777777" w:rsidR="00BE396E" w:rsidRDefault="00BE396E" w:rsidP="00BE396E">
            <w:pPr>
              <w:pStyle w:val="TableText"/>
            </w:pPr>
            <w:r>
              <w:t>Header Residual Payment Indicator</w:t>
            </w:r>
          </w:p>
        </w:tc>
        <w:tc>
          <w:tcPr>
            <w:tcW w:w="2970" w:type="dxa"/>
            <w:tcMar>
              <w:left w:w="58" w:type="dxa"/>
              <w:right w:w="58" w:type="dxa"/>
            </w:tcMar>
          </w:tcPr>
          <w:p w14:paraId="5B718E0B" w14:textId="294A54DD" w:rsidR="00BE396E" w:rsidRDefault="00BE396E" w:rsidP="00BE396E">
            <w:pPr>
              <w:pStyle w:val="TableText"/>
            </w:pPr>
            <w:r>
              <w:t>:P:IDR-</w:t>
            </w:r>
            <w:hyperlink r:id="rId574" w:history="1">
              <w:r w:rsidRPr="0078709C">
                <w:rPr>
                  <w:rStyle w:val="Hyperlink"/>
                </w:rPr>
                <w:t>HDR-RES-PAY-IND</w:t>
              </w:r>
            </w:hyperlink>
          </w:p>
        </w:tc>
        <w:tc>
          <w:tcPr>
            <w:tcW w:w="2790" w:type="dxa"/>
            <w:tcMar>
              <w:left w:w="58" w:type="dxa"/>
              <w:right w:w="58" w:type="dxa"/>
            </w:tcMar>
          </w:tcPr>
          <w:p w14:paraId="2E632379" w14:textId="77777777" w:rsidR="00BE396E" w:rsidRDefault="00BE396E" w:rsidP="00BE396E">
            <w:pPr>
              <w:pStyle w:val="TableText"/>
            </w:pPr>
            <w:r>
              <w:t>MSP Header Residual payment indicator.</w:t>
            </w:r>
          </w:p>
          <w:p w14:paraId="2C54ACE1" w14:textId="77777777" w:rsidR="00BE396E" w:rsidRDefault="00BE396E" w:rsidP="00BE396E">
            <w:pPr>
              <w:pStyle w:val="TableText"/>
            </w:pPr>
            <w:r>
              <w:t>The RPI field is used with MSP claims to set an override for BDS and CWF edits related to secondary WCMSA and ORM payments.</w:t>
            </w:r>
          </w:p>
        </w:tc>
        <w:tc>
          <w:tcPr>
            <w:tcW w:w="1080" w:type="dxa"/>
            <w:tcMar>
              <w:left w:w="58" w:type="dxa"/>
              <w:right w:w="58" w:type="dxa"/>
            </w:tcMar>
          </w:tcPr>
          <w:p w14:paraId="4778F7FF" w14:textId="77777777" w:rsidR="00BE396E" w:rsidRDefault="00BE396E" w:rsidP="00BE396E">
            <w:pPr>
              <w:pStyle w:val="TableText"/>
              <w:rPr>
                <w:caps/>
              </w:rPr>
            </w:pPr>
            <w:r>
              <w:rPr>
                <w:caps/>
              </w:rPr>
              <w:t>1 C</w:t>
            </w:r>
          </w:p>
        </w:tc>
        <w:tc>
          <w:tcPr>
            <w:tcW w:w="2340" w:type="dxa"/>
            <w:tcMar>
              <w:left w:w="58" w:type="dxa"/>
              <w:right w:w="58" w:type="dxa"/>
            </w:tcMar>
          </w:tcPr>
          <w:p w14:paraId="2B0CF9E2" w14:textId="08D4877E" w:rsidR="008F53DD" w:rsidRPr="008F53DD" w:rsidRDefault="008F53DD" w:rsidP="00BE396E">
            <w:pPr>
              <w:pStyle w:val="TableText"/>
              <w:rPr>
                <w:b/>
              </w:rPr>
            </w:pPr>
            <w:r w:rsidRPr="008F53DD">
              <w:rPr>
                <w:b/>
              </w:rPr>
              <w:t>Valid Values:</w:t>
            </w:r>
          </w:p>
          <w:p w14:paraId="06CEDDB0" w14:textId="7F20DEB6" w:rsidR="00BE396E" w:rsidRDefault="00BE396E" w:rsidP="00245396">
            <w:pPr>
              <w:pStyle w:val="TableTextBullet"/>
            </w:pPr>
            <w:r>
              <w:t>X – allow secondary payment</w:t>
            </w:r>
          </w:p>
          <w:p w14:paraId="491B5991" w14:textId="20A5D926" w:rsidR="00BE396E" w:rsidRDefault="00BE396E" w:rsidP="00245396">
            <w:pPr>
              <w:pStyle w:val="TableTextBullet"/>
            </w:pPr>
            <w:r>
              <w:t xml:space="preserve">Space – </w:t>
            </w:r>
            <w:r w:rsidR="008F53DD">
              <w:t>N</w:t>
            </w:r>
            <w:r>
              <w:t>o secondary payment</w:t>
            </w:r>
          </w:p>
        </w:tc>
        <w:tc>
          <w:tcPr>
            <w:tcW w:w="893" w:type="dxa"/>
            <w:tcMar>
              <w:left w:w="58" w:type="dxa"/>
              <w:right w:w="58" w:type="dxa"/>
            </w:tcMar>
          </w:tcPr>
          <w:p w14:paraId="3947E518" w14:textId="77777777" w:rsidR="00BE396E" w:rsidRDefault="00BE396E" w:rsidP="00BE396E">
            <w:pPr>
              <w:pStyle w:val="TableText"/>
            </w:pPr>
            <w:r>
              <w:t>Spaces</w:t>
            </w:r>
          </w:p>
        </w:tc>
        <w:tc>
          <w:tcPr>
            <w:tcW w:w="419" w:type="dxa"/>
          </w:tcPr>
          <w:p w14:paraId="162CA642" w14:textId="77777777" w:rsidR="00BE396E" w:rsidRDefault="00BE396E" w:rsidP="00BE396E">
            <w:pPr>
              <w:pStyle w:val="TableText"/>
            </w:pPr>
            <w:r>
              <w:t>X</w:t>
            </w:r>
          </w:p>
        </w:tc>
        <w:tc>
          <w:tcPr>
            <w:tcW w:w="420" w:type="dxa"/>
          </w:tcPr>
          <w:p w14:paraId="49F2F1F7" w14:textId="77777777" w:rsidR="00BE396E" w:rsidRDefault="00BE396E" w:rsidP="00BE396E">
            <w:pPr>
              <w:pStyle w:val="TableText"/>
            </w:pPr>
            <w:r>
              <w:t>X</w:t>
            </w:r>
          </w:p>
        </w:tc>
        <w:tc>
          <w:tcPr>
            <w:tcW w:w="420" w:type="dxa"/>
          </w:tcPr>
          <w:p w14:paraId="08396F38" w14:textId="77777777" w:rsidR="00BE396E" w:rsidRDefault="00BE396E" w:rsidP="00BE396E">
            <w:pPr>
              <w:pStyle w:val="TableText"/>
            </w:pPr>
            <w:r>
              <w:t>X</w:t>
            </w:r>
          </w:p>
        </w:tc>
      </w:tr>
      <w:tr w:rsidR="00BE396E" w14:paraId="3A1BACDA" w14:textId="77777777" w:rsidTr="009108DA">
        <w:trPr>
          <w:cantSplit/>
          <w:jc w:val="center"/>
        </w:trPr>
        <w:tc>
          <w:tcPr>
            <w:tcW w:w="802" w:type="dxa"/>
            <w:tcMar>
              <w:left w:w="58" w:type="dxa"/>
              <w:right w:w="58" w:type="dxa"/>
            </w:tcMar>
          </w:tcPr>
          <w:p w14:paraId="4092A8BA" w14:textId="1E8BB2C4" w:rsidR="00BE396E" w:rsidRDefault="00BE396E" w:rsidP="00BE396E">
            <w:pPr>
              <w:pStyle w:val="TableText"/>
            </w:pPr>
            <w:r>
              <w:t>2039</w:t>
            </w:r>
            <w:r w:rsidR="00135F82">
              <w:t xml:space="preserve"> – </w:t>
            </w:r>
            <w:r>
              <w:t>2050</w:t>
            </w:r>
          </w:p>
        </w:tc>
        <w:tc>
          <w:tcPr>
            <w:tcW w:w="2250" w:type="dxa"/>
            <w:tcMar>
              <w:left w:w="58" w:type="dxa"/>
              <w:right w:w="58" w:type="dxa"/>
            </w:tcMar>
          </w:tcPr>
          <w:p w14:paraId="555FCD06" w14:textId="77777777" w:rsidR="00BE396E" w:rsidRDefault="00BE396E" w:rsidP="00BE396E">
            <w:pPr>
              <w:pStyle w:val="TableText"/>
            </w:pPr>
            <w:r>
              <w:t>SUBMITTED BENEFICIARY IDENTIFIER</w:t>
            </w:r>
          </w:p>
        </w:tc>
        <w:tc>
          <w:tcPr>
            <w:tcW w:w="2970" w:type="dxa"/>
            <w:tcMar>
              <w:left w:w="58" w:type="dxa"/>
              <w:right w:w="58" w:type="dxa"/>
            </w:tcMar>
          </w:tcPr>
          <w:p w14:paraId="574936C5" w14:textId="77777777" w:rsidR="00BE396E" w:rsidRDefault="00BE396E" w:rsidP="00BE396E">
            <w:pPr>
              <w:pStyle w:val="TableText"/>
            </w:pPr>
            <w:r w:rsidRPr="002E164A">
              <w:t>:P:IDR-U-SUB-BID</w:t>
            </w:r>
          </w:p>
        </w:tc>
        <w:tc>
          <w:tcPr>
            <w:tcW w:w="2790" w:type="dxa"/>
            <w:tcMar>
              <w:left w:w="58" w:type="dxa"/>
              <w:right w:w="58" w:type="dxa"/>
            </w:tcMar>
          </w:tcPr>
          <w:p w14:paraId="2EC70A5F" w14:textId="77777777" w:rsidR="00BE396E" w:rsidRDefault="00BE396E" w:rsidP="00BE396E">
            <w:pPr>
              <w:pStyle w:val="TableText"/>
            </w:pPr>
            <w:r>
              <w:t>Submitted Beneficiary Identification Number – HICN or MBI</w:t>
            </w:r>
          </w:p>
        </w:tc>
        <w:tc>
          <w:tcPr>
            <w:tcW w:w="1080" w:type="dxa"/>
            <w:tcMar>
              <w:left w:w="58" w:type="dxa"/>
              <w:right w:w="58" w:type="dxa"/>
            </w:tcMar>
          </w:tcPr>
          <w:p w14:paraId="24E59A15" w14:textId="77777777" w:rsidR="00BE396E" w:rsidRDefault="00BE396E" w:rsidP="00BE396E">
            <w:pPr>
              <w:pStyle w:val="TableText"/>
              <w:rPr>
                <w:caps/>
              </w:rPr>
            </w:pPr>
            <w:r>
              <w:rPr>
                <w:caps/>
              </w:rPr>
              <w:t>12 C</w:t>
            </w:r>
          </w:p>
        </w:tc>
        <w:tc>
          <w:tcPr>
            <w:tcW w:w="2340" w:type="dxa"/>
            <w:tcMar>
              <w:left w:w="58" w:type="dxa"/>
              <w:right w:w="58" w:type="dxa"/>
            </w:tcMar>
          </w:tcPr>
          <w:p w14:paraId="1754DA9E" w14:textId="77777777" w:rsidR="00BE396E" w:rsidRDefault="00BE396E" w:rsidP="00BE396E">
            <w:pPr>
              <w:pStyle w:val="TableText"/>
            </w:pPr>
            <w:r>
              <w:t>HICN =</w:t>
            </w:r>
            <w:r>
              <w:br/>
              <w:t>NNNNNNNNNA</w:t>
            </w:r>
          </w:p>
          <w:p w14:paraId="2D53A1B6" w14:textId="77777777" w:rsidR="00BE396E" w:rsidRPr="008F53DD" w:rsidRDefault="00BE396E" w:rsidP="00BE396E">
            <w:pPr>
              <w:pStyle w:val="TableText"/>
              <w:rPr>
                <w:i/>
              </w:rPr>
            </w:pPr>
            <w:r w:rsidRPr="008F53DD">
              <w:rPr>
                <w:i/>
              </w:rPr>
              <w:t>Or</w:t>
            </w:r>
          </w:p>
          <w:p w14:paraId="7C6F9370" w14:textId="42718BE8" w:rsidR="00BE396E" w:rsidRPr="00384F7C" w:rsidRDefault="00BE396E" w:rsidP="00BE396E">
            <w:pPr>
              <w:pStyle w:val="TableText"/>
              <w:rPr>
                <w:sz w:val="16"/>
                <w:szCs w:val="16"/>
              </w:rPr>
            </w:pPr>
            <w:r>
              <w:t>MBI =</w:t>
            </w:r>
            <w:r>
              <w:br/>
            </w:r>
            <w:r w:rsidRPr="00384F7C">
              <w:rPr>
                <w:sz w:val="16"/>
                <w:szCs w:val="16"/>
              </w:rPr>
              <w:t>C A AN N A AN N A A N N</w:t>
            </w:r>
          </w:p>
          <w:p w14:paraId="5F782519" w14:textId="77777777" w:rsidR="00BE396E" w:rsidRDefault="00BE396E" w:rsidP="00BE396E">
            <w:pPr>
              <w:pStyle w:val="TableText"/>
            </w:pPr>
            <w:r>
              <w:t>C = Constrained number 1 thru 9</w:t>
            </w:r>
          </w:p>
          <w:p w14:paraId="1F342233" w14:textId="77777777" w:rsidR="00BE396E" w:rsidRDefault="00BE396E" w:rsidP="00BE396E">
            <w:pPr>
              <w:pStyle w:val="TableText"/>
            </w:pPr>
            <w:r>
              <w:t>A = Alphabetic character (A-Z excluding S, L, O, I, B, Z)</w:t>
            </w:r>
          </w:p>
          <w:p w14:paraId="2E10CA82" w14:textId="77777777" w:rsidR="00BE396E" w:rsidRDefault="00BE396E" w:rsidP="00BE396E">
            <w:pPr>
              <w:pStyle w:val="TableText"/>
            </w:pPr>
            <w:r>
              <w:t>N = Numeric 1 thru 9</w:t>
            </w:r>
          </w:p>
          <w:p w14:paraId="553597BF" w14:textId="77777777" w:rsidR="00BE396E" w:rsidRDefault="00BE396E" w:rsidP="00BE396E">
            <w:pPr>
              <w:pStyle w:val="TableText"/>
            </w:pPr>
            <w:r>
              <w:t>AN = Either A or N</w:t>
            </w:r>
          </w:p>
        </w:tc>
        <w:tc>
          <w:tcPr>
            <w:tcW w:w="893" w:type="dxa"/>
            <w:tcMar>
              <w:left w:w="58" w:type="dxa"/>
              <w:right w:w="58" w:type="dxa"/>
            </w:tcMar>
          </w:tcPr>
          <w:p w14:paraId="040B4EE9" w14:textId="77777777" w:rsidR="00BE396E" w:rsidRDefault="00BE396E" w:rsidP="00BE396E">
            <w:pPr>
              <w:pStyle w:val="TableText"/>
            </w:pPr>
            <w:r>
              <w:t>Spaces</w:t>
            </w:r>
          </w:p>
        </w:tc>
        <w:tc>
          <w:tcPr>
            <w:tcW w:w="419" w:type="dxa"/>
          </w:tcPr>
          <w:p w14:paraId="40DEEFED" w14:textId="77777777" w:rsidR="00BE396E" w:rsidRDefault="00BE396E" w:rsidP="00BE396E">
            <w:pPr>
              <w:pStyle w:val="TableText"/>
            </w:pPr>
            <w:r>
              <w:t>X</w:t>
            </w:r>
          </w:p>
        </w:tc>
        <w:tc>
          <w:tcPr>
            <w:tcW w:w="420" w:type="dxa"/>
          </w:tcPr>
          <w:p w14:paraId="43A7222D" w14:textId="77777777" w:rsidR="00BE396E" w:rsidRDefault="00BE396E" w:rsidP="00BE396E">
            <w:pPr>
              <w:pStyle w:val="TableText"/>
            </w:pPr>
            <w:r>
              <w:t>X</w:t>
            </w:r>
          </w:p>
        </w:tc>
        <w:tc>
          <w:tcPr>
            <w:tcW w:w="420" w:type="dxa"/>
          </w:tcPr>
          <w:p w14:paraId="7DD6F255" w14:textId="77777777" w:rsidR="00BE396E" w:rsidRDefault="00BE396E" w:rsidP="00BE396E">
            <w:pPr>
              <w:pStyle w:val="TableText"/>
            </w:pPr>
            <w:r>
              <w:t>X</w:t>
            </w:r>
          </w:p>
        </w:tc>
      </w:tr>
      <w:tr w:rsidR="00BE396E" w14:paraId="31ADEDF7" w14:textId="77777777" w:rsidTr="009108DA">
        <w:trPr>
          <w:cantSplit/>
          <w:jc w:val="center"/>
        </w:trPr>
        <w:tc>
          <w:tcPr>
            <w:tcW w:w="802" w:type="dxa"/>
            <w:tcMar>
              <w:left w:w="58" w:type="dxa"/>
              <w:right w:w="58" w:type="dxa"/>
            </w:tcMar>
          </w:tcPr>
          <w:p w14:paraId="52C2F858" w14:textId="288F7EB5" w:rsidR="00BE396E" w:rsidRDefault="00BE396E" w:rsidP="00BE396E">
            <w:pPr>
              <w:pStyle w:val="TableText"/>
            </w:pPr>
            <w:r>
              <w:t>2051</w:t>
            </w:r>
            <w:r w:rsidR="00135F82">
              <w:t xml:space="preserve"> – </w:t>
            </w:r>
            <w:r>
              <w:t>2061</w:t>
            </w:r>
          </w:p>
        </w:tc>
        <w:tc>
          <w:tcPr>
            <w:tcW w:w="2250" w:type="dxa"/>
            <w:tcMar>
              <w:left w:w="58" w:type="dxa"/>
              <w:right w:w="58" w:type="dxa"/>
            </w:tcMar>
          </w:tcPr>
          <w:p w14:paraId="1CBE16F2" w14:textId="77777777" w:rsidR="00BE396E" w:rsidRDefault="00BE396E" w:rsidP="00BE396E">
            <w:pPr>
              <w:pStyle w:val="TableText"/>
            </w:pPr>
            <w:r>
              <w:t>CLAIM PATIENT RESPONSIBILITY</w:t>
            </w:r>
          </w:p>
        </w:tc>
        <w:tc>
          <w:tcPr>
            <w:tcW w:w="2970" w:type="dxa"/>
            <w:tcMar>
              <w:left w:w="58" w:type="dxa"/>
              <w:right w:w="58" w:type="dxa"/>
            </w:tcMar>
          </w:tcPr>
          <w:p w14:paraId="438306A0" w14:textId="43E0B5B6" w:rsidR="00BE396E" w:rsidRDefault="00BE396E" w:rsidP="00BE396E">
            <w:pPr>
              <w:pStyle w:val="TableText"/>
            </w:pPr>
            <w:r w:rsidRPr="001E2657">
              <w:t>:P:IDR-U-</w:t>
            </w:r>
            <w:hyperlink r:id="rId575" w:history="1">
              <w:r w:rsidRPr="001E2657">
                <w:rPr>
                  <w:rStyle w:val="Hyperlink"/>
                </w:rPr>
                <w:t>CLM-PT-RESP</w:t>
              </w:r>
            </w:hyperlink>
          </w:p>
        </w:tc>
        <w:tc>
          <w:tcPr>
            <w:tcW w:w="2790" w:type="dxa"/>
            <w:tcMar>
              <w:left w:w="58" w:type="dxa"/>
              <w:right w:w="58" w:type="dxa"/>
            </w:tcMar>
          </w:tcPr>
          <w:p w14:paraId="14A1F142" w14:textId="2B2894C3" w:rsidR="00BE396E" w:rsidRPr="008F4639" w:rsidRDefault="00BE396E" w:rsidP="003962F0">
            <w:pPr>
              <w:pStyle w:val="TableText"/>
              <w:rPr>
                <w:rFonts w:cs="Arial"/>
                <w:color w:val="000000"/>
              </w:rPr>
            </w:pPr>
            <w:r w:rsidRPr="008F4639">
              <w:t xml:space="preserve">The sum of the </w:t>
            </w:r>
            <w:r>
              <w:t xml:space="preserve">all </w:t>
            </w:r>
            <w:r w:rsidRPr="008F4639">
              <w:t xml:space="preserve">coinsurance, deductible and other patient responsibility amounts for the </w:t>
            </w:r>
            <w:r>
              <w:t>claim</w:t>
            </w:r>
            <w:r w:rsidRPr="008F4639">
              <w:t xml:space="preserve">. </w:t>
            </w:r>
            <w:r w:rsidRPr="00F970A9">
              <w:t xml:space="preserve">This equals the Total </w:t>
            </w:r>
            <w:r>
              <w:t>Claim Patient R</w:t>
            </w:r>
            <w:r w:rsidRPr="00F970A9">
              <w:t xml:space="preserve">esponsibility on the </w:t>
            </w:r>
            <w:hyperlink r:id="rId576" w:history="1">
              <w:r w:rsidRPr="00ED1367">
                <w:rPr>
                  <w:rStyle w:val="Hyperlink"/>
                </w:rPr>
                <w:t>H7</w:t>
              </w:r>
            </w:hyperlink>
            <w:r w:rsidRPr="00F970A9">
              <w:t xml:space="preserve"> screen.</w:t>
            </w:r>
          </w:p>
        </w:tc>
        <w:tc>
          <w:tcPr>
            <w:tcW w:w="1080" w:type="dxa"/>
            <w:tcMar>
              <w:left w:w="58" w:type="dxa"/>
              <w:right w:w="58" w:type="dxa"/>
            </w:tcMar>
          </w:tcPr>
          <w:p w14:paraId="23B12F3E" w14:textId="77777777" w:rsidR="00BE396E" w:rsidRDefault="00BE396E" w:rsidP="00BE396E">
            <w:pPr>
              <w:pStyle w:val="TableText"/>
              <w:rPr>
                <w:caps/>
              </w:rPr>
            </w:pPr>
            <w:r>
              <w:rPr>
                <w:caps/>
              </w:rPr>
              <w:t>11N</w:t>
            </w:r>
          </w:p>
        </w:tc>
        <w:tc>
          <w:tcPr>
            <w:tcW w:w="2340" w:type="dxa"/>
            <w:tcMar>
              <w:left w:w="58" w:type="dxa"/>
              <w:right w:w="58" w:type="dxa"/>
            </w:tcMar>
          </w:tcPr>
          <w:p w14:paraId="5F6E3530" w14:textId="77777777" w:rsidR="00BE396E" w:rsidRDefault="00BE396E" w:rsidP="00BE396E">
            <w:pPr>
              <w:pStyle w:val="TableText"/>
            </w:pPr>
            <w:r>
              <w:rPr>
                <w:caps/>
              </w:rPr>
              <w:t>999999999v99</w:t>
            </w:r>
          </w:p>
        </w:tc>
        <w:tc>
          <w:tcPr>
            <w:tcW w:w="893" w:type="dxa"/>
            <w:tcMar>
              <w:left w:w="58" w:type="dxa"/>
              <w:right w:w="58" w:type="dxa"/>
            </w:tcMar>
          </w:tcPr>
          <w:p w14:paraId="21FB6036" w14:textId="77777777" w:rsidR="00BE396E" w:rsidRDefault="00BE396E" w:rsidP="00BE396E">
            <w:pPr>
              <w:pStyle w:val="TableText"/>
            </w:pPr>
            <w:r>
              <w:t>Zeros</w:t>
            </w:r>
          </w:p>
        </w:tc>
        <w:tc>
          <w:tcPr>
            <w:tcW w:w="419" w:type="dxa"/>
          </w:tcPr>
          <w:p w14:paraId="43A6AF10" w14:textId="77777777" w:rsidR="00BE396E" w:rsidRDefault="00BE396E" w:rsidP="00BE396E">
            <w:pPr>
              <w:pStyle w:val="TableText"/>
            </w:pPr>
            <w:r>
              <w:t>-</w:t>
            </w:r>
          </w:p>
        </w:tc>
        <w:tc>
          <w:tcPr>
            <w:tcW w:w="420" w:type="dxa"/>
          </w:tcPr>
          <w:p w14:paraId="6C96E289" w14:textId="77777777" w:rsidR="00BE396E" w:rsidRDefault="00BE396E" w:rsidP="00BE396E">
            <w:pPr>
              <w:pStyle w:val="TableText"/>
            </w:pPr>
            <w:r>
              <w:t>-</w:t>
            </w:r>
          </w:p>
        </w:tc>
        <w:tc>
          <w:tcPr>
            <w:tcW w:w="420" w:type="dxa"/>
          </w:tcPr>
          <w:p w14:paraId="737D86EC" w14:textId="77777777" w:rsidR="00BE396E" w:rsidRDefault="00BE396E" w:rsidP="00BE396E">
            <w:pPr>
              <w:pStyle w:val="TableText"/>
            </w:pPr>
            <w:r>
              <w:t>X</w:t>
            </w:r>
          </w:p>
        </w:tc>
      </w:tr>
      <w:tr w:rsidR="000E3463" w14:paraId="0C4A7CB5" w14:textId="77777777" w:rsidTr="000E3463">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9787EF7" w14:textId="77777777" w:rsidR="000E3463" w:rsidRDefault="000E3463" w:rsidP="000E3463">
            <w:pPr>
              <w:pStyle w:val="TableText"/>
            </w:pPr>
            <w:r>
              <w:t>2062 – 2062</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3EAB9303" w14:textId="77777777" w:rsidR="000E3463" w:rsidRDefault="000E3463" w:rsidP="000E3463">
            <w:pPr>
              <w:pStyle w:val="TableText"/>
            </w:pPr>
            <w:r>
              <w:t>SIGNATURE ON FILE (SOF) ASSINGED BENEFIT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733A64A" w14:textId="790B479C" w:rsidR="000E3463" w:rsidRDefault="000E3463" w:rsidP="000E3463">
            <w:pPr>
              <w:pStyle w:val="TableText"/>
            </w:pPr>
            <w:r w:rsidRPr="00263DB2">
              <w:t>:P:IDR-U-</w:t>
            </w:r>
            <w:hyperlink r:id="rId577" w:history="1">
              <w:r w:rsidRPr="000E3463">
                <w:rPr>
                  <w:rStyle w:val="Hyperlink"/>
                </w:rPr>
                <w:t>ASSIGN-BENEF-IND</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7C640A3" w14:textId="4C2D14C4" w:rsidR="000E3463" w:rsidRDefault="000E3463" w:rsidP="000E3463">
            <w:pPr>
              <w:pStyle w:val="TableText"/>
            </w:pPr>
            <w:r>
              <w:t>Field indicates that the Signature or SIGNATURE ON FILE (SOF) is found on the claim.</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0BAAAA6C" w14:textId="77777777" w:rsidR="000E3463" w:rsidRDefault="000E3463" w:rsidP="000E3463">
            <w:pPr>
              <w:pStyle w:val="TableText"/>
              <w:rPr>
                <w:caps/>
              </w:rPr>
            </w:pPr>
            <w:r>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D58B8CB" w14:textId="5A1A68A3" w:rsidR="000E3463" w:rsidRPr="000E3463" w:rsidRDefault="00292B94" w:rsidP="000E3463">
            <w:pPr>
              <w:pStyle w:val="TableText"/>
              <w:rPr>
                <w:caps/>
              </w:rPr>
            </w:pPr>
            <w:r w:rsidRPr="00292B94">
              <w:rPr>
                <w:b/>
                <w:bCs/>
                <w:caps/>
              </w:rPr>
              <w:t>Valid Values:</w:t>
            </w:r>
          </w:p>
          <w:p w14:paraId="3FB60921" w14:textId="77777777" w:rsidR="000E3463" w:rsidRPr="000E3463" w:rsidRDefault="000E3463" w:rsidP="000E3463">
            <w:pPr>
              <w:pStyle w:val="TableTextBullet"/>
              <w:ind w:left="461" w:hanging="274"/>
              <w:rPr>
                <w:caps/>
              </w:rPr>
            </w:pPr>
            <w:r w:rsidRPr="000E3463">
              <w:rPr>
                <w:caps/>
              </w:rPr>
              <w:t>A – Claim received EMC prior to 4/4/08 and the 2300/CLM08 contained a Y</w:t>
            </w:r>
          </w:p>
          <w:p w14:paraId="45891878" w14:textId="77777777" w:rsidR="000E3463" w:rsidRPr="000E3463" w:rsidRDefault="000E3463" w:rsidP="000E3463">
            <w:pPr>
              <w:pStyle w:val="TableTextBullet"/>
              <w:ind w:left="461" w:hanging="274"/>
              <w:rPr>
                <w:caps/>
              </w:rPr>
            </w:pPr>
            <w:r w:rsidRPr="000E3463">
              <w:rPr>
                <w:caps/>
              </w:rPr>
              <w:t>N – Signature or SOF not on claim</w:t>
            </w:r>
          </w:p>
          <w:p w14:paraId="377C997F" w14:textId="77777777" w:rsidR="000E3463" w:rsidRPr="000E3463" w:rsidRDefault="000E3463" w:rsidP="000E3463">
            <w:pPr>
              <w:pStyle w:val="TableTextBullet"/>
              <w:ind w:left="461" w:hanging="274"/>
              <w:rPr>
                <w:caps/>
              </w:rPr>
            </w:pPr>
            <w:r w:rsidRPr="000E3463">
              <w:rPr>
                <w:caps/>
              </w:rPr>
              <w:t>Y – Signature or SOF on claim or Y is received in the EMC element of 2300/CLM08 after 4/4/08</w:t>
            </w:r>
          </w:p>
        </w:tc>
        <w:tc>
          <w:tcPr>
            <w:tcW w:w="893" w:type="dxa"/>
            <w:tcBorders>
              <w:top w:val="single" w:sz="6" w:space="0" w:color="auto"/>
              <w:left w:val="single" w:sz="6" w:space="0" w:color="auto"/>
              <w:bottom w:val="single" w:sz="6" w:space="0" w:color="auto"/>
              <w:right w:val="single" w:sz="6" w:space="0" w:color="auto"/>
            </w:tcBorders>
            <w:tcMar>
              <w:left w:w="58" w:type="dxa"/>
              <w:right w:w="58" w:type="dxa"/>
            </w:tcMar>
          </w:tcPr>
          <w:p w14:paraId="4219782D" w14:textId="77777777" w:rsidR="000E3463" w:rsidRDefault="000E3463" w:rsidP="000E3463">
            <w:pPr>
              <w:pStyle w:val="TableText"/>
            </w:pPr>
            <w:r>
              <w:t>Space</w:t>
            </w:r>
          </w:p>
        </w:tc>
        <w:tc>
          <w:tcPr>
            <w:tcW w:w="419" w:type="dxa"/>
            <w:tcBorders>
              <w:top w:val="single" w:sz="6" w:space="0" w:color="auto"/>
              <w:left w:val="single" w:sz="6" w:space="0" w:color="auto"/>
              <w:bottom w:val="single" w:sz="6" w:space="0" w:color="auto"/>
              <w:right w:val="single" w:sz="6" w:space="0" w:color="auto"/>
            </w:tcBorders>
          </w:tcPr>
          <w:p w14:paraId="6624246C" w14:textId="77777777" w:rsidR="000E3463" w:rsidRDefault="000E3463" w:rsidP="000E3463">
            <w:pPr>
              <w:pStyle w:val="TableText"/>
            </w:pPr>
            <w:r>
              <w:t>X</w:t>
            </w:r>
          </w:p>
        </w:tc>
        <w:tc>
          <w:tcPr>
            <w:tcW w:w="420" w:type="dxa"/>
            <w:tcBorders>
              <w:top w:val="single" w:sz="6" w:space="0" w:color="auto"/>
              <w:left w:val="single" w:sz="6" w:space="0" w:color="auto"/>
              <w:bottom w:val="single" w:sz="6" w:space="0" w:color="auto"/>
              <w:right w:val="single" w:sz="6" w:space="0" w:color="auto"/>
            </w:tcBorders>
          </w:tcPr>
          <w:p w14:paraId="1396276B" w14:textId="77777777" w:rsidR="000E3463" w:rsidRDefault="000E3463" w:rsidP="000E3463">
            <w:pPr>
              <w:pStyle w:val="TableText"/>
            </w:pPr>
            <w:r>
              <w:t>X</w:t>
            </w:r>
          </w:p>
        </w:tc>
        <w:tc>
          <w:tcPr>
            <w:tcW w:w="420" w:type="dxa"/>
            <w:tcBorders>
              <w:top w:val="single" w:sz="6" w:space="0" w:color="auto"/>
              <w:left w:val="single" w:sz="6" w:space="0" w:color="auto"/>
              <w:bottom w:val="single" w:sz="6" w:space="0" w:color="auto"/>
              <w:right w:val="single" w:sz="6" w:space="0" w:color="auto"/>
            </w:tcBorders>
          </w:tcPr>
          <w:p w14:paraId="0272E1BB" w14:textId="77777777" w:rsidR="000E3463" w:rsidRDefault="000E3463" w:rsidP="000E3463">
            <w:pPr>
              <w:pStyle w:val="TableText"/>
            </w:pPr>
            <w:r>
              <w:t>X</w:t>
            </w:r>
          </w:p>
        </w:tc>
      </w:tr>
      <w:tr w:rsidR="000E3463" w14:paraId="0D69B12F" w14:textId="77777777" w:rsidTr="000E3463">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09EE0F5" w14:textId="77777777" w:rsidR="000E3463" w:rsidRDefault="000E3463" w:rsidP="000E3463">
            <w:pPr>
              <w:pStyle w:val="TableText"/>
            </w:pPr>
            <w:r>
              <w:t>2063 - 2063</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0A28E021" w14:textId="77777777" w:rsidR="000E3463" w:rsidRDefault="000E3463" w:rsidP="000E3463">
            <w:pPr>
              <w:pStyle w:val="TableText"/>
            </w:pPr>
            <w:r>
              <w:t>INPUT CLAIM FORMAT INDICATOR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D2B0101" w14:textId="3105637D" w:rsidR="000E3463" w:rsidRDefault="000E3463" w:rsidP="000E3463">
            <w:pPr>
              <w:pStyle w:val="TableText"/>
            </w:pPr>
            <w:r>
              <w:t>:</w:t>
            </w:r>
            <w:r w:rsidRPr="00263DB2">
              <w:t>P:IDR-U-</w:t>
            </w:r>
            <w:hyperlink r:id="rId578" w:history="1">
              <w:r w:rsidRPr="000E3463">
                <w:rPr>
                  <w:rStyle w:val="Hyperlink"/>
                </w:rPr>
                <w:t>FORMAT-TYPE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051015DB" w14:textId="51B0DC90" w:rsidR="000E3463" w:rsidRDefault="000E3463" w:rsidP="000E3463">
            <w:pPr>
              <w:pStyle w:val="TableText"/>
            </w:pPr>
            <w:r>
              <w:t>This field is used to determine the type of claim being processed or the claim form on which it was submitted.</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55231ACB" w14:textId="77777777" w:rsidR="000E3463" w:rsidRDefault="000E3463" w:rsidP="000E3463">
            <w:pPr>
              <w:pStyle w:val="TableText"/>
              <w:rPr>
                <w:caps/>
              </w:rPr>
            </w:pPr>
            <w:r>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EC7CC57" w14:textId="5947D3FC" w:rsidR="000E3463" w:rsidRPr="000E3463" w:rsidRDefault="00292B94" w:rsidP="000E3463">
            <w:pPr>
              <w:pStyle w:val="TableText"/>
              <w:rPr>
                <w:caps/>
              </w:rPr>
            </w:pPr>
            <w:r w:rsidRPr="00292B94">
              <w:rPr>
                <w:b/>
                <w:bCs/>
                <w:caps/>
              </w:rPr>
              <w:t>Valid Values:</w:t>
            </w:r>
          </w:p>
          <w:p w14:paraId="11F70358" w14:textId="77777777" w:rsidR="000E3463" w:rsidRPr="000E3463" w:rsidRDefault="000E3463" w:rsidP="000E3463">
            <w:pPr>
              <w:pStyle w:val="TableText"/>
              <w:numPr>
                <w:ilvl w:val="0"/>
                <w:numId w:val="50"/>
              </w:numPr>
              <w:rPr>
                <w:caps/>
              </w:rPr>
            </w:pPr>
            <w:r w:rsidRPr="000E3463">
              <w:rPr>
                <w:caps/>
              </w:rPr>
              <w:t>4 – HIPAA 4010 format</w:t>
            </w:r>
          </w:p>
          <w:p w14:paraId="4C48035C" w14:textId="77777777" w:rsidR="000E3463" w:rsidRPr="000E3463" w:rsidRDefault="000E3463" w:rsidP="000E3463">
            <w:pPr>
              <w:pStyle w:val="TableText"/>
              <w:numPr>
                <w:ilvl w:val="0"/>
                <w:numId w:val="50"/>
              </w:numPr>
              <w:rPr>
                <w:caps/>
              </w:rPr>
            </w:pPr>
            <w:r w:rsidRPr="000E3463">
              <w:rPr>
                <w:caps/>
              </w:rPr>
              <w:t>5 – HIPAA 4010A1 format</w:t>
            </w:r>
          </w:p>
          <w:p w14:paraId="01B5C9B3" w14:textId="77777777" w:rsidR="000E3463" w:rsidRPr="000E3463" w:rsidRDefault="000E3463" w:rsidP="000E3463">
            <w:pPr>
              <w:pStyle w:val="TableText"/>
              <w:numPr>
                <w:ilvl w:val="0"/>
                <w:numId w:val="50"/>
              </w:numPr>
              <w:rPr>
                <w:caps/>
              </w:rPr>
            </w:pPr>
            <w:r w:rsidRPr="000E3463">
              <w:rPr>
                <w:caps/>
              </w:rPr>
              <w:t>A – ANSI format</w:t>
            </w:r>
          </w:p>
          <w:p w14:paraId="3607935F" w14:textId="77777777" w:rsidR="000E3463" w:rsidRPr="000E3463" w:rsidRDefault="000E3463" w:rsidP="000E3463">
            <w:pPr>
              <w:pStyle w:val="TableText"/>
              <w:numPr>
                <w:ilvl w:val="0"/>
                <w:numId w:val="50"/>
              </w:numPr>
              <w:rPr>
                <w:caps/>
              </w:rPr>
            </w:pPr>
            <w:r w:rsidRPr="000E3463">
              <w:rPr>
                <w:caps/>
              </w:rPr>
              <w:t>F – Fax claim</w:t>
            </w:r>
          </w:p>
          <w:p w14:paraId="5BAD77F5" w14:textId="77777777" w:rsidR="000E3463" w:rsidRPr="000E3463" w:rsidRDefault="000E3463" w:rsidP="000E3463">
            <w:pPr>
              <w:pStyle w:val="TableText"/>
              <w:numPr>
                <w:ilvl w:val="0"/>
                <w:numId w:val="50"/>
              </w:numPr>
              <w:rPr>
                <w:caps/>
              </w:rPr>
            </w:pPr>
            <w:r w:rsidRPr="000E3463">
              <w:rPr>
                <w:caps/>
              </w:rPr>
              <w:t>I – ICR claim</w:t>
            </w:r>
          </w:p>
          <w:p w14:paraId="28DFD7AF" w14:textId="77777777" w:rsidR="000E3463" w:rsidRPr="000E3463" w:rsidRDefault="000E3463" w:rsidP="000E3463">
            <w:pPr>
              <w:pStyle w:val="TableText"/>
              <w:numPr>
                <w:ilvl w:val="0"/>
                <w:numId w:val="50"/>
              </w:numPr>
              <w:rPr>
                <w:caps/>
              </w:rPr>
            </w:pPr>
            <w:r w:rsidRPr="000E3463">
              <w:rPr>
                <w:caps/>
              </w:rPr>
              <w:t>K – Keyshop claim</w:t>
            </w:r>
          </w:p>
          <w:p w14:paraId="2E621AB5" w14:textId="77777777" w:rsidR="000E3463" w:rsidRPr="000E3463" w:rsidRDefault="000E3463" w:rsidP="000E3463">
            <w:pPr>
              <w:pStyle w:val="TableText"/>
              <w:numPr>
                <w:ilvl w:val="0"/>
                <w:numId w:val="50"/>
              </w:numPr>
              <w:rPr>
                <w:caps/>
              </w:rPr>
            </w:pPr>
            <w:r w:rsidRPr="000E3463">
              <w:rPr>
                <w:caps/>
              </w:rPr>
              <w:t>N – NSF EMC format</w:t>
            </w:r>
          </w:p>
          <w:p w14:paraId="04A76C32" w14:textId="77777777" w:rsidR="000E3463" w:rsidRPr="000E3463" w:rsidRDefault="000E3463" w:rsidP="000E3463">
            <w:pPr>
              <w:pStyle w:val="TableText"/>
              <w:numPr>
                <w:ilvl w:val="0"/>
                <w:numId w:val="50"/>
              </w:numPr>
              <w:rPr>
                <w:caps/>
              </w:rPr>
            </w:pPr>
            <w:r w:rsidRPr="000E3463">
              <w:rPr>
                <w:caps/>
              </w:rPr>
              <w:t>P – PPTN claim</w:t>
            </w:r>
          </w:p>
          <w:p w14:paraId="25EE76DC" w14:textId="77777777" w:rsidR="000E3463" w:rsidRPr="000E3463" w:rsidRDefault="000E3463" w:rsidP="000E3463">
            <w:pPr>
              <w:pStyle w:val="TableText"/>
              <w:numPr>
                <w:ilvl w:val="0"/>
                <w:numId w:val="50"/>
              </w:numPr>
              <w:rPr>
                <w:caps/>
              </w:rPr>
            </w:pPr>
            <w:r w:rsidRPr="000E3463">
              <w:rPr>
                <w:caps/>
              </w:rPr>
              <w:t>S – Scanned claim</w:t>
            </w:r>
          </w:p>
          <w:p w14:paraId="222B9731" w14:textId="617BF1CD" w:rsidR="000E3463" w:rsidRPr="000E3463" w:rsidRDefault="000E3463" w:rsidP="009C6E65">
            <w:pPr>
              <w:pStyle w:val="TableText"/>
              <w:numPr>
                <w:ilvl w:val="0"/>
                <w:numId w:val="50"/>
              </w:numPr>
              <w:rPr>
                <w:caps/>
              </w:rPr>
            </w:pPr>
            <w:r w:rsidRPr="000E3463">
              <w:rPr>
                <w:caps/>
              </w:rPr>
              <w:t>T - HIPAA 5010 format</w:t>
            </w:r>
          </w:p>
        </w:tc>
        <w:tc>
          <w:tcPr>
            <w:tcW w:w="893" w:type="dxa"/>
            <w:tcBorders>
              <w:top w:val="single" w:sz="6" w:space="0" w:color="auto"/>
              <w:left w:val="single" w:sz="6" w:space="0" w:color="auto"/>
              <w:bottom w:val="single" w:sz="6" w:space="0" w:color="auto"/>
              <w:right w:val="single" w:sz="6" w:space="0" w:color="auto"/>
            </w:tcBorders>
            <w:tcMar>
              <w:left w:w="58" w:type="dxa"/>
              <w:right w:w="58" w:type="dxa"/>
            </w:tcMar>
          </w:tcPr>
          <w:p w14:paraId="7D5408BD" w14:textId="77777777" w:rsidR="000E3463" w:rsidRDefault="000E3463" w:rsidP="000E3463">
            <w:pPr>
              <w:pStyle w:val="TableText"/>
            </w:pPr>
            <w:r>
              <w:t>-</w:t>
            </w:r>
          </w:p>
        </w:tc>
        <w:tc>
          <w:tcPr>
            <w:tcW w:w="419" w:type="dxa"/>
            <w:tcBorders>
              <w:top w:val="single" w:sz="6" w:space="0" w:color="auto"/>
              <w:left w:val="single" w:sz="6" w:space="0" w:color="auto"/>
              <w:bottom w:val="single" w:sz="6" w:space="0" w:color="auto"/>
              <w:right w:val="single" w:sz="6" w:space="0" w:color="auto"/>
            </w:tcBorders>
          </w:tcPr>
          <w:p w14:paraId="1BE047FA" w14:textId="77777777" w:rsidR="000E3463" w:rsidRDefault="000E3463" w:rsidP="000E3463">
            <w:pPr>
              <w:pStyle w:val="TableText"/>
            </w:pPr>
            <w:r>
              <w:t>X</w:t>
            </w:r>
          </w:p>
        </w:tc>
        <w:tc>
          <w:tcPr>
            <w:tcW w:w="420" w:type="dxa"/>
            <w:tcBorders>
              <w:top w:val="single" w:sz="6" w:space="0" w:color="auto"/>
              <w:left w:val="single" w:sz="6" w:space="0" w:color="auto"/>
              <w:bottom w:val="single" w:sz="6" w:space="0" w:color="auto"/>
              <w:right w:val="single" w:sz="6" w:space="0" w:color="auto"/>
            </w:tcBorders>
          </w:tcPr>
          <w:p w14:paraId="06360B7B" w14:textId="77777777" w:rsidR="000E3463" w:rsidRDefault="000E3463" w:rsidP="000E3463">
            <w:pPr>
              <w:pStyle w:val="TableText"/>
            </w:pPr>
            <w:r>
              <w:t>X</w:t>
            </w:r>
          </w:p>
        </w:tc>
        <w:tc>
          <w:tcPr>
            <w:tcW w:w="420" w:type="dxa"/>
            <w:tcBorders>
              <w:top w:val="single" w:sz="6" w:space="0" w:color="auto"/>
              <w:left w:val="single" w:sz="6" w:space="0" w:color="auto"/>
              <w:bottom w:val="single" w:sz="6" w:space="0" w:color="auto"/>
              <w:right w:val="single" w:sz="6" w:space="0" w:color="auto"/>
            </w:tcBorders>
          </w:tcPr>
          <w:p w14:paraId="62631000" w14:textId="77777777" w:rsidR="000E3463" w:rsidRDefault="000E3463" w:rsidP="000E3463">
            <w:pPr>
              <w:pStyle w:val="TableText"/>
            </w:pPr>
            <w:r>
              <w:t>X</w:t>
            </w:r>
          </w:p>
        </w:tc>
      </w:tr>
      <w:tr w:rsidR="00BE396E" w14:paraId="626072BB" w14:textId="77777777" w:rsidTr="009108DA">
        <w:trPr>
          <w:cantSplit/>
          <w:jc w:val="center"/>
        </w:trPr>
        <w:tc>
          <w:tcPr>
            <w:tcW w:w="802" w:type="dxa"/>
            <w:tcMar>
              <w:left w:w="58" w:type="dxa"/>
              <w:right w:w="58" w:type="dxa"/>
            </w:tcMar>
          </w:tcPr>
          <w:p w14:paraId="788EFBA9" w14:textId="34B169EA" w:rsidR="00BE396E" w:rsidRDefault="00BE396E" w:rsidP="000E3463">
            <w:pPr>
              <w:pStyle w:val="TableText"/>
            </w:pPr>
            <w:r>
              <w:t>206</w:t>
            </w:r>
            <w:r w:rsidR="000E3463">
              <w:t>4</w:t>
            </w:r>
            <w:r w:rsidR="00135F82">
              <w:t xml:space="preserve"> – </w:t>
            </w:r>
            <w:r>
              <w:t>2064</w:t>
            </w:r>
          </w:p>
        </w:tc>
        <w:tc>
          <w:tcPr>
            <w:tcW w:w="2250" w:type="dxa"/>
            <w:tcMar>
              <w:left w:w="58" w:type="dxa"/>
              <w:right w:w="58" w:type="dxa"/>
            </w:tcMar>
          </w:tcPr>
          <w:p w14:paraId="205987EB" w14:textId="77777777" w:rsidR="00BE396E" w:rsidRDefault="00BE396E" w:rsidP="00BE396E">
            <w:pPr>
              <w:pStyle w:val="TableText"/>
            </w:pPr>
            <w:r>
              <w:t>FILLER</w:t>
            </w:r>
          </w:p>
        </w:tc>
        <w:tc>
          <w:tcPr>
            <w:tcW w:w="2970" w:type="dxa"/>
            <w:tcMar>
              <w:left w:w="58" w:type="dxa"/>
              <w:right w:w="58" w:type="dxa"/>
            </w:tcMar>
          </w:tcPr>
          <w:p w14:paraId="25C01039" w14:textId="77777777" w:rsidR="00BE396E" w:rsidRDefault="00BE396E" w:rsidP="00BE396E">
            <w:pPr>
              <w:pStyle w:val="TableText"/>
            </w:pPr>
            <w:r>
              <w:t>Filler</w:t>
            </w:r>
          </w:p>
        </w:tc>
        <w:tc>
          <w:tcPr>
            <w:tcW w:w="2790" w:type="dxa"/>
            <w:tcMar>
              <w:left w:w="58" w:type="dxa"/>
              <w:right w:w="58" w:type="dxa"/>
            </w:tcMar>
          </w:tcPr>
          <w:p w14:paraId="543B29FB" w14:textId="77777777" w:rsidR="00BE396E" w:rsidRDefault="00BE396E" w:rsidP="00BE396E">
            <w:pPr>
              <w:pStyle w:val="TableText"/>
            </w:pPr>
            <w:r>
              <w:t>-</w:t>
            </w:r>
          </w:p>
        </w:tc>
        <w:tc>
          <w:tcPr>
            <w:tcW w:w="1080" w:type="dxa"/>
            <w:tcMar>
              <w:left w:w="58" w:type="dxa"/>
              <w:right w:w="58" w:type="dxa"/>
            </w:tcMar>
          </w:tcPr>
          <w:p w14:paraId="7CC662C3" w14:textId="1538F9BF" w:rsidR="00BE396E" w:rsidRDefault="000E3463" w:rsidP="000E3463">
            <w:pPr>
              <w:pStyle w:val="TableText"/>
              <w:rPr>
                <w:caps/>
              </w:rPr>
            </w:pPr>
            <w:r>
              <w:rPr>
                <w:caps/>
              </w:rPr>
              <w:t>1</w:t>
            </w:r>
            <w:r w:rsidR="00BE396E">
              <w:rPr>
                <w:caps/>
              </w:rPr>
              <w:t xml:space="preserve"> C</w:t>
            </w:r>
          </w:p>
        </w:tc>
        <w:tc>
          <w:tcPr>
            <w:tcW w:w="2340" w:type="dxa"/>
            <w:tcMar>
              <w:left w:w="58" w:type="dxa"/>
              <w:right w:w="58" w:type="dxa"/>
            </w:tcMar>
          </w:tcPr>
          <w:p w14:paraId="61C7D836" w14:textId="77777777" w:rsidR="00BE396E" w:rsidRDefault="00BE396E" w:rsidP="00BE396E">
            <w:pPr>
              <w:pStyle w:val="TableText"/>
            </w:pPr>
            <w:r>
              <w:t>-</w:t>
            </w:r>
          </w:p>
        </w:tc>
        <w:tc>
          <w:tcPr>
            <w:tcW w:w="893" w:type="dxa"/>
            <w:tcMar>
              <w:left w:w="58" w:type="dxa"/>
              <w:right w:w="58" w:type="dxa"/>
            </w:tcMar>
          </w:tcPr>
          <w:p w14:paraId="4ABE75BE" w14:textId="77777777" w:rsidR="00BE396E" w:rsidRDefault="00BE396E" w:rsidP="00BE396E">
            <w:pPr>
              <w:pStyle w:val="TableText"/>
            </w:pPr>
            <w:r>
              <w:t>Spaces</w:t>
            </w:r>
          </w:p>
        </w:tc>
        <w:tc>
          <w:tcPr>
            <w:tcW w:w="419" w:type="dxa"/>
          </w:tcPr>
          <w:p w14:paraId="07B7E9F8" w14:textId="77777777" w:rsidR="00BE396E" w:rsidRDefault="00BE396E" w:rsidP="00BE396E">
            <w:pPr>
              <w:pStyle w:val="TableText"/>
            </w:pPr>
            <w:r>
              <w:t>X</w:t>
            </w:r>
          </w:p>
        </w:tc>
        <w:tc>
          <w:tcPr>
            <w:tcW w:w="420" w:type="dxa"/>
          </w:tcPr>
          <w:p w14:paraId="359790CF" w14:textId="77777777" w:rsidR="00BE396E" w:rsidRDefault="00BE396E" w:rsidP="00BE396E">
            <w:pPr>
              <w:pStyle w:val="TableText"/>
            </w:pPr>
            <w:r>
              <w:t>X</w:t>
            </w:r>
          </w:p>
        </w:tc>
        <w:tc>
          <w:tcPr>
            <w:tcW w:w="420" w:type="dxa"/>
          </w:tcPr>
          <w:p w14:paraId="129B1424" w14:textId="77777777" w:rsidR="00BE396E" w:rsidRDefault="00BE396E" w:rsidP="00BE396E">
            <w:pPr>
              <w:pStyle w:val="TableText"/>
            </w:pPr>
            <w:r>
              <w:t>X</w:t>
            </w:r>
          </w:p>
        </w:tc>
      </w:tr>
    </w:tbl>
    <w:p w14:paraId="2EC2F500" w14:textId="7955AC8D" w:rsidR="001E2A0C" w:rsidRPr="003F4CA9" w:rsidRDefault="001E2A0C" w:rsidP="001E2A0C">
      <w:hyperlink w:anchor="_top" w:history="1">
        <w:r w:rsidRPr="003F4CA9">
          <w:rPr>
            <w:rStyle w:val="Hyperlink"/>
          </w:rPr>
          <w:t>Top</w:t>
        </w:r>
      </w:hyperlink>
    </w:p>
    <w:p w14:paraId="6D06B2D4" w14:textId="22A6348F" w:rsidR="00A63FC1" w:rsidRDefault="00A63FC1" w:rsidP="007B6606">
      <w:pPr>
        <w:pStyle w:val="Caption"/>
      </w:pPr>
      <w:bookmarkStart w:id="938" w:name="_Toc180744871"/>
      <w:r>
        <w:t xml:space="preserve">Table </w:t>
      </w:r>
      <w:r w:rsidR="007826BE">
        <w:fldChar w:fldCharType="begin"/>
      </w:r>
      <w:r w:rsidR="007826BE">
        <w:instrText xml:space="preserve"> SEQ Table \* ARABIC </w:instrText>
      </w:r>
      <w:r w:rsidR="007826BE">
        <w:fldChar w:fldCharType="separate"/>
      </w:r>
      <w:r w:rsidR="007826BE">
        <w:rPr>
          <w:noProof/>
        </w:rPr>
        <w:t>7</w:t>
      </w:r>
      <w:r w:rsidR="007826BE">
        <w:rPr>
          <w:noProof/>
        </w:rPr>
        <w:fldChar w:fldCharType="end"/>
      </w:r>
      <w:r>
        <w:t xml:space="preserve">. </w:t>
      </w:r>
      <w:r w:rsidRPr="00117F20">
        <w:t>IDR Claim Header Layout</w:t>
      </w:r>
      <w:r>
        <w:t xml:space="preserve"> – Field</w:t>
      </w:r>
      <w:r w:rsidR="002C1BDA">
        <w:t>s</w:t>
      </w:r>
      <w:r>
        <w:t xml:space="preserve"> 2065</w:t>
      </w:r>
      <w:r w:rsidR="002C1BDA">
        <w:t xml:space="preserve"> </w:t>
      </w:r>
      <w:r>
        <w:t xml:space="preserve">thru </w:t>
      </w:r>
      <w:r w:rsidR="00161B7F">
        <w:t>2</w:t>
      </w:r>
      <w:r w:rsidR="00FA36BE">
        <w:t>1</w:t>
      </w:r>
      <w:r w:rsidR="00161B7F">
        <w:t>84</w:t>
      </w:r>
      <w:bookmarkEnd w:id="938"/>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Header Layout – Fields 2065 thru 2184"/>
        <w:tblDescription w:val="Lists number. field, field name, description, format, values, no data value, and identifies Phases I, II, and III"/>
      </w:tblPr>
      <w:tblGrid>
        <w:gridCol w:w="802"/>
        <w:gridCol w:w="2227"/>
        <w:gridCol w:w="2993"/>
        <w:gridCol w:w="2790"/>
        <w:gridCol w:w="1080"/>
        <w:gridCol w:w="2340"/>
        <w:gridCol w:w="858"/>
        <w:gridCol w:w="431"/>
        <w:gridCol w:w="431"/>
        <w:gridCol w:w="432"/>
      </w:tblGrid>
      <w:tr w:rsidR="00A63FC1" w14:paraId="662BF8BA" w14:textId="77777777" w:rsidTr="00A55D29">
        <w:trPr>
          <w:cantSplit/>
          <w:tblHeader/>
          <w:jc w:val="center"/>
        </w:trPr>
        <w:tc>
          <w:tcPr>
            <w:tcW w:w="802" w:type="dxa"/>
            <w:shd w:val="clear" w:color="auto" w:fill="F2F2F2" w:themeFill="background1" w:themeFillShade="F2"/>
            <w:tcMar>
              <w:left w:w="58" w:type="dxa"/>
              <w:right w:w="58" w:type="dxa"/>
            </w:tcMar>
          </w:tcPr>
          <w:p w14:paraId="3507585E" w14:textId="77777777" w:rsidR="00A63FC1" w:rsidRPr="00135F82" w:rsidRDefault="00A63FC1" w:rsidP="00161B7F">
            <w:pPr>
              <w:pStyle w:val="TableText"/>
              <w:rPr>
                <w:b/>
              </w:rPr>
            </w:pPr>
            <w:r w:rsidRPr="00135F82">
              <w:rPr>
                <w:b/>
              </w:rPr>
              <w:t>Num.</w:t>
            </w:r>
          </w:p>
        </w:tc>
        <w:tc>
          <w:tcPr>
            <w:tcW w:w="2227" w:type="dxa"/>
            <w:shd w:val="clear" w:color="auto" w:fill="F2F2F2" w:themeFill="background1" w:themeFillShade="F2"/>
            <w:tcMar>
              <w:left w:w="58" w:type="dxa"/>
              <w:right w:w="58" w:type="dxa"/>
            </w:tcMar>
          </w:tcPr>
          <w:p w14:paraId="75D5D09B" w14:textId="77777777" w:rsidR="00A63FC1" w:rsidRPr="00135F82" w:rsidRDefault="00A63FC1" w:rsidP="00161B7F">
            <w:pPr>
              <w:pStyle w:val="TableText"/>
              <w:rPr>
                <w:b/>
              </w:rPr>
            </w:pPr>
            <w:r w:rsidRPr="00135F82">
              <w:rPr>
                <w:b/>
              </w:rPr>
              <w:t>Field</w:t>
            </w:r>
          </w:p>
        </w:tc>
        <w:tc>
          <w:tcPr>
            <w:tcW w:w="2993" w:type="dxa"/>
            <w:shd w:val="clear" w:color="auto" w:fill="F2F2F2" w:themeFill="background1" w:themeFillShade="F2"/>
            <w:tcMar>
              <w:left w:w="58" w:type="dxa"/>
              <w:right w:w="58" w:type="dxa"/>
            </w:tcMar>
          </w:tcPr>
          <w:p w14:paraId="26B0CEEF" w14:textId="77777777" w:rsidR="00A63FC1" w:rsidRPr="00135F82" w:rsidRDefault="00A63FC1" w:rsidP="00161B7F">
            <w:pPr>
              <w:pStyle w:val="TableText"/>
              <w:rPr>
                <w:b/>
              </w:rPr>
            </w:pPr>
            <w:r w:rsidRPr="00135F82">
              <w:rPr>
                <w:b/>
              </w:rPr>
              <w:t>Field Name</w:t>
            </w:r>
          </w:p>
        </w:tc>
        <w:tc>
          <w:tcPr>
            <w:tcW w:w="2790" w:type="dxa"/>
            <w:shd w:val="clear" w:color="auto" w:fill="F2F2F2" w:themeFill="background1" w:themeFillShade="F2"/>
            <w:tcMar>
              <w:left w:w="58" w:type="dxa"/>
              <w:right w:w="58" w:type="dxa"/>
            </w:tcMar>
          </w:tcPr>
          <w:p w14:paraId="67FF6DC7" w14:textId="77777777" w:rsidR="00A63FC1" w:rsidRPr="00135F82" w:rsidRDefault="00A63FC1" w:rsidP="00161B7F">
            <w:pPr>
              <w:pStyle w:val="TableText"/>
              <w:rPr>
                <w:b/>
              </w:rPr>
            </w:pPr>
            <w:r w:rsidRPr="00135F82">
              <w:rPr>
                <w:b/>
              </w:rPr>
              <w:t>Description</w:t>
            </w:r>
          </w:p>
        </w:tc>
        <w:tc>
          <w:tcPr>
            <w:tcW w:w="1080" w:type="dxa"/>
            <w:shd w:val="clear" w:color="auto" w:fill="F2F2F2" w:themeFill="background1" w:themeFillShade="F2"/>
            <w:tcMar>
              <w:left w:w="58" w:type="dxa"/>
              <w:right w:w="58" w:type="dxa"/>
            </w:tcMar>
          </w:tcPr>
          <w:p w14:paraId="4D236C05" w14:textId="77777777" w:rsidR="00A63FC1" w:rsidRPr="00135F82" w:rsidRDefault="00A63FC1" w:rsidP="00161B7F">
            <w:pPr>
              <w:pStyle w:val="TableText"/>
              <w:rPr>
                <w:b/>
                <w:caps/>
              </w:rPr>
            </w:pPr>
            <w:r w:rsidRPr="00135F82">
              <w:rPr>
                <w:b/>
              </w:rPr>
              <w:t>Format</w:t>
            </w:r>
          </w:p>
        </w:tc>
        <w:tc>
          <w:tcPr>
            <w:tcW w:w="2340" w:type="dxa"/>
            <w:shd w:val="clear" w:color="auto" w:fill="F2F2F2" w:themeFill="background1" w:themeFillShade="F2"/>
            <w:tcMar>
              <w:left w:w="58" w:type="dxa"/>
              <w:right w:w="58" w:type="dxa"/>
            </w:tcMar>
          </w:tcPr>
          <w:p w14:paraId="62F3D7E7" w14:textId="77777777" w:rsidR="00A63FC1" w:rsidRPr="00135F82" w:rsidRDefault="00A63FC1" w:rsidP="00161B7F">
            <w:pPr>
              <w:pStyle w:val="TableText"/>
              <w:rPr>
                <w:b/>
              </w:rPr>
            </w:pPr>
            <w:r w:rsidRPr="00135F82">
              <w:rPr>
                <w:b/>
              </w:rPr>
              <w:t>Values</w:t>
            </w:r>
          </w:p>
        </w:tc>
        <w:tc>
          <w:tcPr>
            <w:tcW w:w="858" w:type="dxa"/>
            <w:shd w:val="clear" w:color="auto" w:fill="F2F2F2" w:themeFill="background1" w:themeFillShade="F2"/>
            <w:tcMar>
              <w:left w:w="58" w:type="dxa"/>
              <w:right w:w="58" w:type="dxa"/>
            </w:tcMar>
          </w:tcPr>
          <w:p w14:paraId="3FAE9BD3" w14:textId="77777777" w:rsidR="00A63FC1" w:rsidRPr="00135F82" w:rsidRDefault="00A63FC1" w:rsidP="00161B7F">
            <w:pPr>
              <w:pStyle w:val="TableText"/>
              <w:rPr>
                <w:b/>
              </w:rPr>
            </w:pPr>
            <w:r w:rsidRPr="00135F82">
              <w:rPr>
                <w:b/>
              </w:rPr>
              <w:t>No Data Value</w:t>
            </w:r>
          </w:p>
        </w:tc>
        <w:tc>
          <w:tcPr>
            <w:tcW w:w="431" w:type="dxa"/>
            <w:shd w:val="clear" w:color="auto" w:fill="F2F2F2" w:themeFill="background1" w:themeFillShade="F2"/>
          </w:tcPr>
          <w:p w14:paraId="289CBE80" w14:textId="77777777" w:rsidR="00A63FC1" w:rsidRPr="00135F82" w:rsidRDefault="00A63FC1" w:rsidP="00161B7F">
            <w:pPr>
              <w:pStyle w:val="TableText"/>
              <w:rPr>
                <w:b/>
              </w:rPr>
            </w:pPr>
            <w:r w:rsidRPr="00135F82">
              <w:rPr>
                <w:b/>
              </w:rPr>
              <w:t>I</w:t>
            </w:r>
          </w:p>
        </w:tc>
        <w:tc>
          <w:tcPr>
            <w:tcW w:w="431" w:type="dxa"/>
            <w:shd w:val="clear" w:color="auto" w:fill="F2F2F2" w:themeFill="background1" w:themeFillShade="F2"/>
          </w:tcPr>
          <w:p w14:paraId="20450DF7" w14:textId="77777777" w:rsidR="00A63FC1" w:rsidRPr="00135F82" w:rsidRDefault="00A63FC1" w:rsidP="00161B7F">
            <w:pPr>
              <w:pStyle w:val="TableText"/>
              <w:rPr>
                <w:b/>
              </w:rPr>
            </w:pPr>
            <w:r w:rsidRPr="00135F82">
              <w:rPr>
                <w:b/>
              </w:rPr>
              <w:t>II</w:t>
            </w:r>
          </w:p>
        </w:tc>
        <w:tc>
          <w:tcPr>
            <w:tcW w:w="432" w:type="dxa"/>
            <w:shd w:val="clear" w:color="auto" w:fill="F2F2F2" w:themeFill="background1" w:themeFillShade="F2"/>
          </w:tcPr>
          <w:p w14:paraId="143591ED" w14:textId="77777777" w:rsidR="00A63FC1" w:rsidRPr="00135F82" w:rsidRDefault="00A63FC1" w:rsidP="00161B7F">
            <w:pPr>
              <w:pStyle w:val="TableText"/>
              <w:rPr>
                <w:b/>
              </w:rPr>
            </w:pPr>
            <w:r w:rsidRPr="00135F82">
              <w:rPr>
                <w:b/>
              </w:rPr>
              <w:t>III</w:t>
            </w:r>
          </w:p>
        </w:tc>
      </w:tr>
      <w:tr w:rsidR="00BE396E" w14:paraId="15B04DAE" w14:textId="77777777" w:rsidTr="00A55D29">
        <w:trPr>
          <w:cantSplit/>
          <w:jc w:val="center"/>
        </w:trPr>
        <w:tc>
          <w:tcPr>
            <w:tcW w:w="802" w:type="dxa"/>
            <w:shd w:val="clear" w:color="auto" w:fill="FFFFFF"/>
            <w:tcMar>
              <w:left w:w="58" w:type="dxa"/>
              <w:right w:w="58" w:type="dxa"/>
            </w:tcMar>
          </w:tcPr>
          <w:p w14:paraId="291E5EFB" w14:textId="77777777" w:rsidR="00BE396E" w:rsidRDefault="00BE396E" w:rsidP="00BE396E">
            <w:pPr>
              <w:pStyle w:val="TableText"/>
              <w:rPr>
                <w:b/>
              </w:rPr>
            </w:pPr>
            <w:r>
              <w:rPr>
                <w:b/>
              </w:rPr>
              <w:t>2065</w:t>
            </w:r>
          </w:p>
        </w:tc>
        <w:tc>
          <w:tcPr>
            <w:tcW w:w="2227" w:type="dxa"/>
            <w:shd w:val="clear" w:color="auto" w:fill="FFFFFF"/>
            <w:tcMar>
              <w:left w:w="58" w:type="dxa"/>
              <w:right w:w="58" w:type="dxa"/>
            </w:tcMar>
          </w:tcPr>
          <w:p w14:paraId="0D2E7E01" w14:textId="77777777" w:rsidR="00BE396E" w:rsidRDefault="00BE396E" w:rsidP="00BE396E">
            <w:pPr>
              <w:pStyle w:val="TableText"/>
              <w:rPr>
                <w:b/>
              </w:rPr>
            </w:pPr>
            <w:r>
              <w:rPr>
                <w:b/>
              </w:rPr>
              <w:t>-</w:t>
            </w:r>
          </w:p>
        </w:tc>
        <w:tc>
          <w:tcPr>
            <w:tcW w:w="2993" w:type="dxa"/>
            <w:shd w:val="clear" w:color="auto" w:fill="FFFFFF"/>
            <w:tcMar>
              <w:left w:w="58" w:type="dxa"/>
              <w:right w:w="58" w:type="dxa"/>
            </w:tcMar>
          </w:tcPr>
          <w:p w14:paraId="4BA4B664" w14:textId="77777777" w:rsidR="00BE396E" w:rsidRDefault="00BE396E" w:rsidP="00BE396E">
            <w:pPr>
              <w:pStyle w:val="TableText"/>
              <w:rPr>
                <w:b/>
              </w:rPr>
            </w:pPr>
            <w:r>
              <w:rPr>
                <w:b/>
              </w:rPr>
              <w:t>-</w:t>
            </w:r>
          </w:p>
        </w:tc>
        <w:tc>
          <w:tcPr>
            <w:tcW w:w="2790" w:type="dxa"/>
            <w:shd w:val="clear" w:color="auto" w:fill="FFFFFF"/>
            <w:tcMar>
              <w:left w:w="58" w:type="dxa"/>
              <w:right w:w="58" w:type="dxa"/>
            </w:tcMar>
          </w:tcPr>
          <w:p w14:paraId="08F605DB" w14:textId="3DEC1E62" w:rsidR="00BE396E" w:rsidRDefault="00BE396E" w:rsidP="00BE396E">
            <w:pPr>
              <w:pStyle w:val="TableText"/>
              <w:rPr>
                <w:b/>
              </w:rPr>
            </w:pPr>
            <w:r>
              <w:rPr>
                <w:b/>
              </w:rPr>
              <w:t xml:space="preserve">B </w:t>
            </w:r>
            <w:r w:rsidR="00463665">
              <w:rPr>
                <w:b/>
              </w:rPr>
              <w:t>Trailer</w:t>
            </w:r>
          </w:p>
        </w:tc>
        <w:tc>
          <w:tcPr>
            <w:tcW w:w="1080" w:type="dxa"/>
            <w:shd w:val="clear" w:color="auto" w:fill="FFFFFF"/>
            <w:tcMar>
              <w:left w:w="58" w:type="dxa"/>
              <w:right w:w="58" w:type="dxa"/>
            </w:tcMar>
          </w:tcPr>
          <w:p w14:paraId="614B48C5" w14:textId="77777777" w:rsidR="00BE396E" w:rsidRDefault="00BE396E" w:rsidP="00BE396E">
            <w:pPr>
              <w:pStyle w:val="TableText"/>
              <w:rPr>
                <w:b/>
                <w:caps/>
              </w:rPr>
            </w:pPr>
            <w:r>
              <w:rPr>
                <w:b/>
                <w:caps/>
              </w:rPr>
              <w:t>-</w:t>
            </w:r>
          </w:p>
        </w:tc>
        <w:tc>
          <w:tcPr>
            <w:tcW w:w="2340" w:type="dxa"/>
            <w:shd w:val="clear" w:color="auto" w:fill="FFFFFF"/>
            <w:tcMar>
              <w:left w:w="58" w:type="dxa"/>
              <w:right w:w="58" w:type="dxa"/>
            </w:tcMar>
          </w:tcPr>
          <w:p w14:paraId="20339FD6" w14:textId="77777777" w:rsidR="00BE396E" w:rsidRDefault="00BE396E" w:rsidP="00BE396E">
            <w:pPr>
              <w:pStyle w:val="TableText"/>
              <w:rPr>
                <w:b/>
              </w:rPr>
            </w:pPr>
            <w:r>
              <w:rPr>
                <w:b/>
              </w:rPr>
              <w:t>-</w:t>
            </w:r>
          </w:p>
        </w:tc>
        <w:tc>
          <w:tcPr>
            <w:tcW w:w="858" w:type="dxa"/>
            <w:shd w:val="clear" w:color="auto" w:fill="FFFFFF"/>
            <w:tcMar>
              <w:left w:w="58" w:type="dxa"/>
              <w:right w:w="58" w:type="dxa"/>
            </w:tcMar>
          </w:tcPr>
          <w:p w14:paraId="7787884A" w14:textId="77777777" w:rsidR="00BE396E" w:rsidRDefault="00BE396E" w:rsidP="00BE396E">
            <w:pPr>
              <w:pStyle w:val="TableText"/>
              <w:rPr>
                <w:b/>
              </w:rPr>
            </w:pPr>
            <w:r>
              <w:rPr>
                <w:b/>
              </w:rPr>
              <w:t>-</w:t>
            </w:r>
          </w:p>
        </w:tc>
        <w:tc>
          <w:tcPr>
            <w:tcW w:w="431" w:type="dxa"/>
            <w:shd w:val="clear" w:color="auto" w:fill="FFFFFF"/>
          </w:tcPr>
          <w:p w14:paraId="25847DE3" w14:textId="77777777" w:rsidR="00BE396E" w:rsidRDefault="00BE396E" w:rsidP="00BE396E">
            <w:pPr>
              <w:pStyle w:val="TableText"/>
              <w:rPr>
                <w:b/>
              </w:rPr>
            </w:pPr>
            <w:r>
              <w:rPr>
                <w:b/>
              </w:rPr>
              <w:t>-</w:t>
            </w:r>
          </w:p>
        </w:tc>
        <w:tc>
          <w:tcPr>
            <w:tcW w:w="431" w:type="dxa"/>
            <w:shd w:val="clear" w:color="auto" w:fill="FFFFFF"/>
          </w:tcPr>
          <w:p w14:paraId="66DE42CE" w14:textId="77777777" w:rsidR="00BE396E" w:rsidRDefault="00BE396E" w:rsidP="00BE396E">
            <w:pPr>
              <w:pStyle w:val="TableText"/>
              <w:rPr>
                <w:b/>
              </w:rPr>
            </w:pPr>
            <w:r>
              <w:rPr>
                <w:b/>
              </w:rPr>
              <w:t>-</w:t>
            </w:r>
          </w:p>
        </w:tc>
        <w:tc>
          <w:tcPr>
            <w:tcW w:w="432" w:type="dxa"/>
            <w:shd w:val="clear" w:color="auto" w:fill="FFFFFF"/>
          </w:tcPr>
          <w:p w14:paraId="77B5D4C4" w14:textId="77777777" w:rsidR="00BE396E" w:rsidRDefault="00BE396E" w:rsidP="00BE396E">
            <w:pPr>
              <w:pStyle w:val="TableText"/>
              <w:rPr>
                <w:b/>
              </w:rPr>
            </w:pPr>
            <w:r>
              <w:rPr>
                <w:b/>
              </w:rPr>
              <w:t>-</w:t>
            </w:r>
          </w:p>
        </w:tc>
      </w:tr>
      <w:tr w:rsidR="00BE396E" w14:paraId="38F474A9" w14:textId="77777777" w:rsidTr="00A55D29">
        <w:trPr>
          <w:cantSplit/>
          <w:jc w:val="center"/>
        </w:trPr>
        <w:tc>
          <w:tcPr>
            <w:tcW w:w="802" w:type="dxa"/>
            <w:tcMar>
              <w:left w:w="58" w:type="dxa"/>
              <w:right w:w="58" w:type="dxa"/>
            </w:tcMar>
          </w:tcPr>
          <w:p w14:paraId="27A0C409" w14:textId="01257233" w:rsidR="00BE396E" w:rsidRDefault="00135F82" w:rsidP="00BE396E">
            <w:pPr>
              <w:pStyle w:val="TableText"/>
              <w:rPr>
                <w:b/>
              </w:rPr>
            </w:pPr>
            <w:r>
              <w:rPr>
                <w:b/>
              </w:rPr>
              <w:t xml:space="preserve"> – </w:t>
            </w:r>
          </w:p>
        </w:tc>
        <w:tc>
          <w:tcPr>
            <w:tcW w:w="2227" w:type="dxa"/>
            <w:tcMar>
              <w:left w:w="58" w:type="dxa"/>
              <w:right w:w="58" w:type="dxa"/>
            </w:tcMar>
          </w:tcPr>
          <w:p w14:paraId="5D8D4D1B" w14:textId="77777777" w:rsidR="00BE396E" w:rsidRDefault="00BE396E" w:rsidP="00BE396E">
            <w:pPr>
              <w:pStyle w:val="TableText"/>
              <w:rPr>
                <w:b/>
              </w:rPr>
            </w:pPr>
            <w:r>
              <w:rPr>
                <w:b/>
              </w:rPr>
              <w:t>24 x 5 = 120</w:t>
            </w:r>
          </w:p>
        </w:tc>
        <w:tc>
          <w:tcPr>
            <w:tcW w:w="2993" w:type="dxa"/>
            <w:tcMar>
              <w:left w:w="58" w:type="dxa"/>
              <w:right w:w="58" w:type="dxa"/>
            </w:tcMar>
          </w:tcPr>
          <w:p w14:paraId="10D3FBB9" w14:textId="77777777" w:rsidR="00BE396E" w:rsidRDefault="00BE396E" w:rsidP="00BE396E">
            <w:pPr>
              <w:pStyle w:val="TableText"/>
              <w:rPr>
                <w:b/>
              </w:rPr>
            </w:pPr>
            <w:r>
              <w:rPr>
                <w:b/>
              </w:rPr>
              <w:t>Occurs 0 to 5 Times</w:t>
            </w:r>
          </w:p>
        </w:tc>
        <w:tc>
          <w:tcPr>
            <w:tcW w:w="2790" w:type="dxa"/>
            <w:tcMar>
              <w:left w:w="58" w:type="dxa"/>
              <w:right w:w="58" w:type="dxa"/>
            </w:tcMar>
          </w:tcPr>
          <w:p w14:paraId="2F6CA5CD" w14:textId="77777777" w:rsidR="00BE396E" w:rsidRDefault="00BE396E" w:rsidP="00BE396E">
            <w:pPr>
              <w:pStyle w:val="TableText"/>
              <w:rPr>
                <w:b/>
              </w:rPr>
            </w:pPr>
            <w:r>
              <w:rPr>
                <w:b/>
              </w:rPr>
              <w:t>A/R Information</w:t>
            </w:r>
          </w:p>
        </w:tc>
        <w:tc>
          <w:tcPr>
            <w:tcW w:w="1080" w:type="dxa"/>
            <w:tcMar>
              <w:left w:w="58" w:type="dxa"/>
              <w:right w:w="58" w:type="dxa"/>
            </w:tcMar>
          </w:tcPr>
          <w:p w14:paraId="762168C9" w14:textId="77777777" w:rsidR="00BE396E" w:rsidRDefault="00BE396E" w:rsidP="00BE396E">
            <w:pPr>
              <w:pStyle w:val="TableText"/>
              <w:rPr>
                <w:b/>
                <w:caps/>
              </w:rPr>
            </w:pPr>
            <w:r>
              <w:rPr>
                <w:b/>
                <w:caps/>
              </w:rPr>
              <w:t>-</w:t>
            </w:r>
          </w:p>
        </w:tc>
        <w:tc>
          <w:tcPr>
            <w:tcW w:w="2340" w:type="dxa"/>
            <w:tcMar>
              <w:left w:w="58" w:type="dxa"/>
              <w:right w:w="58" w:type="dxa"/>
            </w:tcMar>
          </w:tcPr>
          <w:p w14:paraId="7ABDD383" w14:textId="77777777" w:rsidR="00BE396E" w:rsidRDefault="00BE396E" w:rsidP="00BE396E">
            <w:pPr>
              <w:pStyle w:val="TableText"/>
              <w:rPr>
                <w:b/>
              </w:rPr>
            </w:pPr>
            <w:r>
              <w:rPr>
                <w:b/>
              </w:rPr>
              <w:t>-</w:t>
            </w:r>
          </w:p>
        </w:tc>
        <w:tc>
          <w:tcPr>
            <w:tcW w:w="858" w:type="dxa"/>
            <w:tcMar>
              <w:left w:w="58" w:type="dxa"/>
              <w:right w:w="58" w:type="dxa"/>
            </w:tcMar>
          </w:tcPr>
          <w:p w14:paraId="5F684964" w14:textId="77777777" w:rsidR="00BE396E" w:rsidRDefault="00BE396E" w:rsidP="00BE396E">
            <w:pPr>
              <w:pStyle w:val="TableText"/>
              <w:rPr>
                <w:b/>
              </w:rPr>
            </w:pPr>
            <w:r>
              <w:rPr>
                <w:b/>
              </w:rPr>
              <w:t>-</w:t>
            </w:r>
          </w:p>
        </w:tc>
        <w:tc>
          <w:tcPr>
            <w:tcW w:w="431" w:type="dxa"/>
          </w:tcPr>
          <w:p w14:paraId="3ED46475" w14:textId="77777777" w:rsidR="00BE396E" w:rsidRDefault="00BE396E" w:rsidP="00BE396E">
            <w:pPr>
              <w:pStyle w:val="TableText"/>
              <w:rPr>
                <w:b/>
              </w:rPr>
            </w:pPr>
            <w:r>
              <w:rPr>
                <w:b/>
              </w:rPr>
              <w:t>-</w:t>
            </w:r>
          </w:p>
        </w:tc>
        <w:tc>
          <w:tcPr>
            <w:tcW w:w="431" w:type="dxa"/>
          </w:tcPr>
          <w:p w14:paraId="751EC241" w14:textId="77777777" w:rsidR="00BE396E" w:rsidRDefault="00BE396E" w:rsidP="00BE396E">
            <w:pPr>
              <w:pStyle w:val="TableText"/>
              <w:rPr>
                <w:b/>
              </w:rPr>
            </w:pPr>
            <w:r>
              <w:rPr>
                <w:b/>
              </w:rPr>
              <w:t>-</w:t>
            </w:r>
          </w:p>
        </w:tc>
        <w:tc>
          <w:tcPr>
            <w:tcW w:w="432" w:type="dxa"/>
          </w:tcPr>
          <w:p w14:paraId="380F2B14" w14:textId="77777777" w:rsidR="00BE396E" w:rsidRDefault="00BE396E" w:rsidP="00BE396E">
            <w:pPr>
              <w:pStyle w:val="TableText"/>
              <w:rPr>
                <w:b/>
              </w:rPr>
            </w:pPr>
            <w:r>
              <w:rPr>
                <w:b/>
              </w:rPr>
              <w:t>-</w:t>
            </w:r>
          </w:p>
        </w:tc>
      </w:tr>
      <w:tr w:rsidR="00BE396E" w14:paraId="3D36E0CE" w14:textId="77777777" w:rsidTr="00A55D29">
        <w:trPr>
          <w:cantSplit/>
          <w:jc w:val="center"/>
        </w:trPr>
        <w:tc>
          <w:tcPr>
            <w:tcW w:w="802" w:type="dxa"/>
            <w:tcMar>
              <w:left w:w="58" w:type="dxa"/>
              <w:right w:w="58" w:type="dxa"/>
            </w:tcMar>
          </w:tcPr>
          <w:p w14:paraId="152C3B6F" w14:textId="77777777" w:rsidR="00BE396E" w:rsidRDefault="00BE396E" w:rsidP="00BE396E">
            <w:pPr>
              <w:pStyle w:val="TableText"/>
            </w:pPr>
            <w:r>
              <w:t>2065</w:t>
            </w:r>
          </w:p>
        </w:tc>
        <w:tc>
          <w:tcPr>
            <w:tcW w:w="2227" w:type="dxa"/>
            <w:tcMar>
              <w:left w:w="58" w:type="dxa"/>
              <w:right w:w="58" w:type="dxa"/>
            </w:tcMar>
          </w:tcPr>
          <w:p w14:paraId="5CF0C21A" w14:textId="77777777" w:rsidR="00BE396E" w:rsidRDefault="00BE396E" w:rsidP="00BE396E">
            <w:pPr>
              <w:pStyle w:val="TableText"/>
            </w:pPr>
            <w:r>
              <w:t>AR IND 1</w:t>
            </w:r>
          </w:p>
        </w:tc>
        <w:tc>
          <w:tcPr>
            <w:tcW w:w="2993" w:type="dxa"/>
            <w:tcMar>
              <w:left w:w="58" w:type="dxa"/>
              <w:right w:w="58" w:type="dxa"/>
            </w:tcMar>
          </w:tcPr>
          <w:p w14:paraId="1B5342CE" w14:textId="3E2642EE" w:rsidR="00BE396E" w:rsidRDefault="00BE396E" w:rsidP="00BE396E">
            <w:pPr>
              <w:pStyle w:val="TableText"/>
            </w:pPr>
            <w:r>
              <w:t>:P:IDR-</w:t>
            </w:r>
            <w:bookmarkStart w:id="939" w:name="_Hlt527362198"/>
            <w:r>
              <w:fldChar w:fldCharType="begin"/>
            </w:r>
            <w:r w:rsidR="00AB2F76">
              <w:instrText>HYPERLINK "..\\..\\DataDictionary\\COBOL\\B\\B-CUR-IND.docx"</w:instrText>
            </w:r>
            <w:r>
              <w:fldChar w:fldCharType="separate"/>
            </w:r>
            <w:r>
              <w:rPr>
                <w:rStyle w:val="Hyperlink"/>
              </w:rPr>
              <w:t>B</w:t>
            </w:r>
            <w:bookmarkStart w:id="940" w:name="_Hlt527361939"/>
            <w:r>
              <w:rPr>
                <w:rStyle w:val="Hyperlink"/>
              </w:rPr>
              <w:t>-</w:t>
            </w:r>
            <w:bookmarkStart w:id="941" w:name="_Hlt500225138"/>
            <w:bookmarkEnd w:id="940"/>
            <w:r>
              <w:rPr>
                <w:rStyle w:val="Hyperlink"/>
              </w:rPr>
              <w:t>C</w:t>
            </w:r>
            <w:bookmarkStart w:id="942" w:name="_Hlt12267757"/>
            <w:bookmarkStart w:id="943" w:name="_Hlt506710628"/>
            <w:bookmarkEnd w:id="941"/>
            <w:bookmarkEnd w:id="942"/>
            <w:r>
              <w:rPr>
                <w:rStyle w:val="Hyperlink"/>
              </w:rPr>
              <w:t>U</w:t>
            </w:r>
            <w:bookmarkStart w:id="944" w:name="_Hlt527362031"/>
            <w:bookmarkEnd w:id="943"/>
            <w:r>
              <w:rPr>
                <w:rStyle w:val="Hyperlink"/>
              </w:rPr>
              <w:t>R</w:t>
            </w:r>
            <w:bookmarkEnd w:id="944"/>
            <w:r>
              <w:rPr>
                <w:rStyle w:val="Hyperlink"/>
              </w:rPr>
              <w:t>-IND</w:t>
            </w:r>
            <w:r>
              <w:fldChar w:fldCharType="end"/>
            </w:r>
            <w:bookmarkEnd w:id="939"/>
          </w:p>
        </w:tc>
        <w:tc>
          <w:tcPr>
            <w:tcW w:w="2790" w:type="dxa"/>
            <w:tcMar>
              <w:left w:w="58" w:type="dxa"/>
              <w:right w:w="58" w:type="dxa"/>
            </w:tcMar>
          </w:tcPr>
          <w:p w14:paraId="643686C4" w14:textId="77777777" w:rsidR="00BE396E" w:rsidRDefault="00BE396E" w:rsidP="00BE396E">
            <w:pPr>
              <w:pStyle w:val="TableText"/>
            </w:pPr>
            <w:r>
              <w:t>Current A/R indicator</w:t>
            </w:r>
          </w:p>
          <w:p w14:paraId="1ADCF44F" w14:textId="2A9831D7" w:rsidR="00BE396E" w:rsidRDefault="00BE396E" w:rsidP="008F53DD">
            <w:pPr>
              <w:pStyle w:val="TableText"/>
            </w:pPr>
            <w:r w:rsidRPr="00225B24">
              <w:rPr>
                <w:rFonts w:cs="Arial"/>
                <w:color w:val="000000"/>
              </w:rPr>
              <w:t xml:space="preserve"> </w:t>
            </w:r>
            <w:r>
              <w:rPr>
                <w:rFonts w:cs="Arial"/>
                <w:color w:val="000000"/>
              </w:rPr>
              <w:t>I</w:t>
            </w:r>
            <w:r w:rsidRPr="00225B24">
              <w:rPr>
                <w:rFonts w:cs="Arial"/>
                <w:color w:val="000000"/>
              </w:rPr>
              <w:t>ndicates the status of the open accounts receivable record for the provider or beneficiary on the claim.</w:t>
            </w:r>
          </w:p>
        </w:tc>
        <w:tc>
          <w:tcPr>
            <w:tcW w:w="1080" w:type="dxa"/>
            <w:tcMar>
              <w:left w:w="58" w:type="dxa"/>
              <w:right w:w="58" w:type="dxa"/>
            </w:tcMar>
          </w:tcPr>
          <w:p w14:paraId="29952BC7" w14:textId="77777777" w:rsidR="00BE396E" w:rsidRDefault="00BE396E" w:rsidP="00BE396E">
            <w:pPr>
              <w:pStyle w:val="TableText"/>
              <w:rPr>
                <w:caps/>
              </w:rPr>
            </w:pPr>
            <w:r>
              <w:rPr>
                <w:caps/>
              </w:rPr>
              <w:t>1 c</w:t>
            </w:r>
          </w:p>
        </w:tc>
        <w:tc>
          <w:tcPr>
            <w:tcW w:w="2340" w:type="dxa"/>
            <w:tcMar>
              <w:left w:w="58" w:type="dxa"/>
              <w:right w:w="58" w:type="dxa"/>
            </w:tcMar>
          </w:tcPr>
          <w:p w14:paraId="5ABD4A28" w14:textId="77777777" w:rsidR="00BE396E" w:rsidRDefault="00BE396E" w:rsidP="00BE396E">
            <w:pPr>
              <w:pStyle w:val="TableText"/>
            </w:pPr>
            <w:r>
              <w:t>A/R has been closed</w:t>
            </w:r>
          </w:p>
          <w:p w14:paraId="2AD2CAB5" w14:textId="77777777" w:rsidR="00BE396E" w:rsidRPr="0097365E" w:rsidRDefault="00BE396E" w:rsidP="00BE396E">
            <w:pPr>
              <w:pStyle w:val="TableText"/>
              <w:rPr>
                <w:rFonts w:cs="Arial"/>
                <w:color w:val="000000"/>
              </w:rPr>
            </w:pPr>
            <w:r w:rsidRPr="0042502A">
              <w:rPr>
                <w:rFonts w:cs="Arial"/>
                <w:b/>
                <w:color w:val="000000"/>
              </w:rPr>
              <w:t>Valid Values:</w:t>
            </w:r>
          </w:p>
          <w:p w14:paraId="73B743FD" w14:textId="3730321F" w:rsidR="00BE396E" w:rsidRPr="000B6CD8" w:rsidRDefault="00BE396E" w:rsidP="00245396">
            <w:pPr>
              <w:pStyle w:val="TableTextBullet"/>
            </w:pPr>
            <w:r w:rsidRPr="000B6CD8">
              <w:t xml:space="preserve">Y </w:t>
            </w:r>
            <w:r w:rsidR="008F53DD">
              <w:t xml:space="preserve">– </w:t>
            </w:r>
            <w:r w:rsidRPr="000B6CD8">
              <w:t>Yes</w:t>
            </w:r>
          </w:p>
          <w:p w14:paraId="58B830A1" w14:textId="7C350423" w:rsidR="00BE396E" w:rsidRDefault="00BE396E" w:rsidP="00245396">
            <w:pPr>
              <w:pStyle w:val="TableTextBullet"/>
            </w:pPr>
            <w:r w:rsidRPr="000B6CD8">
              <w:t xml:space="preserve">Space </w:t>
            </w:r>
            <w:r w:rsidR="008F53DD">
              <w:t xml:space="preserve">– </w:t>
            </w:r>
            <w:r w:rsidRPr="000B6CD8">
              <w:t>No</w:t>
            </w:r>
          </w:p>
        </w:tc>
        <w:tc>
          <w:tcPr>
            <w:tcW w:w="858" w:type="dxa"/>
            <w:tcMar>
              <w:left w:w="58" w:type="dxa"/>
              <w:right w:w="58" w:type="dxa"/>
            </w:tcMar>
          </w:tcPr>
          <w:p w14:paraId="2D2E63BC" w14:textId="77777777" w:rsidR="00BE396E" w:rsidRDefault="00BE396E" w:rsidP="00BE396E">
            <w:pPr>
              <w:pStyle w:val="TableText"/>
            </w:pPr>
            <w:r>
              <w:t>Spaces</w:t>
            </w:r>
          </w:p>
        </w:tc>
        <w:tc>
          <w:tcPr>
            <w:tcW w:w="431" w:type="dxa"/>
          </w:tcPr>
          <w:p w14:paraId="67B4F591" w14:textId="77777777" w:rsidR="00BE396E" w:rsidRDefault="00BE396E" w:rsidP="00BE396E">
            <w:pPr>
              <w:pStyle w:val="TableText"/>
            </w:pPr>
            <w:r>
              <w:t>-</w:t>
            </w:r>
          </w:p>
        </w:tc>
        <w:tc>
          <w:tcPr>
            <w:tcW w:w="431" w:type="dxa"/>
          </w:tcPr>
          <w:p w14:paraId="243DA673" w14:textId="77777777" w:rsidR="00BE396E" w:rsidRDefault="00BE396E" w:rsidP="00BE396E">
            <w:pPr>
              <w:pStyle w:val="TableText"/>
            </w:pPr>
            <w:r>
              <w:t>-</w:t>
            </w:r>
          </w:p>
        </w:tc>
        <w:tc>
          <w:tcPr>
            <w:tcW w:w="432" w:type="dxa"/>
          </w:tcPr>
          <w:p w14:paraId="6C275D65" w14:textId="77777777" w:rsidR="00BE396E" w:rsidRDefault="00BE396E" w:rsidP="00BE396E">
            <w:pPr>
              <w:pStyle w:val="TableText"/>
            </w:pPr>
            <w:r>
              <w:t>X</w:t>
            </w:r>
          </w:p>
        </w:tc>
      </w:tr>
      <w:tr w:rsidR="00BE396E" w14:paraId="5AAC9D5A" w14:textId="77777777" w:rsidTr="00A55D29">
        <w:trPr>
          <w:cantSplit/>
          <w:jc w:val="center"/>
        </w:trPr>
        <w:tc>
          <w:tcPr>
            <w:tcW w:w="802" w:type="dxa"/>
            <w:tcMar>
              <w:left w:w="58" w:type="dxa"/>
              <w:right w:w="58" w:type="dxa"/>
            </w:tcMar>
          </w:tcPr>
          <w:p w14:paraId="7D5B1513" w14:textId="0FC0F5A9" w:rsidR="00BE396E" w:rsidRDefault="00BE396E" w:rsidP="00BE396E">
            <w:pPr>
              <w:pStyle w:val="TableText"/>
            </w:pPr>
            <w:r>
              <w:t>2066</w:t>
            </w:r>
            <w:r w:rsidR="00135F82">
              <w:t xml:space="preserve"> – </w:t>
            </w:r>
            <w:r>
              <w:t>2080</w:t>
            </w:r>
          </w:p>
        </w:tc>
        <w:tc>
          <w:tcPr>
            <w:tcW w:w="2227" w:type="dxa"/>
            <w:tcMar>
              <w:left w:w="58" w:type="dxa"/>
              <w:right w:w="58" w:type="dxa"/>
            </w:tcMar>
          </w:tcPr>
          <w:p w14:paraId="2A447CBB" w14:textId="77777777" w:rsidR="00BE396E" w:rsidRDefault="00BE396E" w:rsidP="00BE396E">
            <w:pPr>
              <w:pStyle w:val="TableText"/>
            </w:pPr>
            <w:r>
              <w:t>AR NUMBER 1</w:t>
            </w:r>
          </w:p>
        </w:tc>
        <w:tc>
          <w:tcPr>
            <w:tcW w:w="2993" w:type="dxa"/>
            <w:tcMar>
              <w:left w:w="58" w:type="dxa"/>
              <w:right w:w="58" w:type="dxa"/>
            </w:tcMar>
          </w:tcPr>
          <w:p w14:paraId="2071CB1B" w14:textId="7998302F" w:rsidR="00BE396E" w:rsidRDefault="00BE396E" w:rsidP="00BE396E">
            <w:pPr>
              <w:pStyle w:val="TableText"/>
            </w:pPr>
            <w:r>
              <w:t>:P:IDR-</w:t>
            </w:r>
            <w:hyperlink r:id="rId579" w:history="1">
              <w:r>
                <w:rPr>
                  <w:rStyle w:val="Hyperlink"/>
                </w:rPr>
                <w:t>B</w:t>
              </w:r>
              <w:bookmarkStart w:id="945" w:name="_Hlt506710608"/>
              <w:r>
                <w:rPr>
                  <w:rStyle w:val="Hyperlink"/>
                </w:rPr>
                <w:t>-</w:t>
              </w:r>
              <w:bookmarkStart w:id="946" w:name="_Hlt500225145"/>
              <w:bookmarkEnd w:id="945"/>
              <w:r>
                <w:rPr>
                  <w:rStyle w:val="Hyperlink"/>
                </w:rPr>
                <w:t>I</w:t>
              </w:r>
              <w:bookmarkStart w:id="947" w:name="_Hlt517153221"/>
              <w:bookmarkEnd w:id="946"/>
              <w:r>
                <w:rPr>
                  <w:rStyle w:val="Hyperlink"/>
                </w:rPr>
                <w:t>C</w:t>
              </w:r>
              <w:bookmarkStart w:id="948" w:name="_Hlt527362194"/>
              <w:bookmarkEnd w:id="947"/>
              <w:r>
                <w:rPr>
                  <w:rStyle w:val="Hyperlink"/>
                </w:rPr>
                <w:t>N</w:t>
              </w:r>
              <w:bookmarkEnd w:id="948"/>
            </w:hyperlink>
          </w:p>
        </w:tc>
        <w:tc>
          <w:tcPr>
            <w:tcW w:w="2790" w:type="dxa"/>
            <w:tcMar>
              <w:left w:w="58" w:type="dxa"/>
              <w:right w:w="58" w:type="dxa"/>
            </w:tcMar>
          </w:tcPr>
          <w:p w14:paraId="488994FD" w14:textId="77777777" w:rsidR="00BE396E" w:rsidRDefault="00BE396E" w:rsidP="00BE396E">
            <w:pPr>
              <w:pStyle w:val="TableText"/>
            </w:pPr>
            <w:r>
              <w:t>A/R number</w:t>
            </w:r>
          </w:p>
          <w:p w14:paraId="61258101" w14:textId="77777777" w:rsidR="00BE396E" w:rsidRDefault="00BE396E" w:rsidP="00BE396E">
            <w:pPr>
              <w:pStyle w:val="TableText"/>
              <w:rPr>
                <w:rFonts w:cs="Arial"/>
                <w:color w:val="000000"/>
              </w:rPr>
            </w:pPr>
            <w:r w:rsidRPr="00B31012">
              <w:rPr>
                <w:rFonts w:cs="Arial"/>
                <w:color w:val="000000"/>
              </w:rPr>
              <w:t>This field contains the 13-byte control number assigned to the indicated accounts receivable record.</w:t>
            </w:r>
          </w:p>
          <w:p w14:paraId="76D2EE0F" w14:textId="77777777" w:rsidR="00BE396E" w:rsidRDefault="00BE396E" w:rsidP="00BE396E">
            <w:pPr>
              <w:pStyle w:val="TableText"/>
            </w:pPr>
            <w:r w:rsidRPr="00B31012">
              <w:rPr>
                <w:rFonts w:cs="Arial"/>
                <w:color w:val="000000"/>
              </w:rPr>
              <w:t xml:space="preserve">This would be an A/R number for </w:t>
            </w:r>
            <w:r>
              <w:t>MAC</w:t>
            </w:r>
            <w:r w:rsidRPr="00B31012">
              <w:rPr>
                <w:rFonts w:cs="Arial"/>
                <w:color w:val="000000"/>
              </w:rPr>
              <w:t>s that are not on HIGLAS. If an A/R is set up against a claim, it will post accounts receivable against the claim and controls how the collection is processed.</w:t>
            </w:r>
          </w:p>
        </w:tc>
        <w:tc>
          <w:tcPr>
            <w:tcW w:w="1080" w:type="dxa"/>
            <w:tcMar>
              <w:left w:w="58" w:type="dxa"/>
              <w:right w:w="58" w:type="dxa"/>
            </w:tcMar>
          </w:tcPr>
          <w:p w14:paraId="1503A878" w14:textId="77777777" w:rsidR="00BE396E" w:rsidRDefault="00BE396E" w:rsidP="00BE396E">
            <w:pPr>
              <w:pStyle w:val="TableText"/>
              <w:rPr>
                <w:caps/>
              </w:rPr>
            </w:pPr>
            <w:r>
              <w:rPr>
                <w:caps/>
              </w:rPr>
              <w:t>15 c</w:t>
            </w:r>
          </w:p>
        </w:tc>
        <w:tc>
          <w:tcPr>
            <w:tcW w:w="2340" w:type="dxa"/>
            <w:tcMar>
              <w:left w:w="58" w:type="dxa"/>
              <w:right w:w="58" w:type="dxa"/>
            </w:tcMar>
          </w:tcPr>
          <w:p w14:paraId="4862B02D" w14:textId="77777777" w:rsidR="00BE396E" w:rsidRDefault="00BE396E" w:rsidP="00BE396E">
            <w:pPr>
              <w:pStyle w:val="TableText"/>
            </w:pPr>
            <w:r w:rsidRPr="00447FED">
              <w:t xml:space="preserve">RRYYDDDBBBSSS </w:t>
            </w:r>
            <w:r w:rsidRPr="00A50ABF">
              <w:rPr>
                <w:i/>
              </w:rPr>
              <w:t xml:space="preserve">or </w:t>
            </w:r>
            <w:r>
              <w:t>Spaces</w:t>
            </w:r>
          </w:p>
        </w:tc>
        <w:tc>
          <w:tcPr>
            <w:tcW w:w="858" w:type="dxa"/>
            <w:tcMar>
              <w:left w:w="58" w:type="dxa"/>
              <w:right w:w="58" w:type="dxa"/>
            </w:tcMar>
          </w:tcPr>
          <w:p w14:paraId="0D0D8B1D" w14:textId="77777777" w:rsidR="00BE396E" w:rsidRDefault="00BE396E" w:rsidP="00BE396E">
            <w:pPr>
              <w:pStyle w:val="TableText"/>
            </w:pPr>
            <w:r>
              <w:t>Spaces</w:t>
            </w:r>
          </w:p>
        </w:tc>
        <w:tc>
          <w:tcPr>
            <w:tcW w:w="431" w:type="dxa"/>
          </w:tcPr>
          <w:p w14:paraId="5B9E8610" w14:textId="77777777" w:rsidR="00BE396E" w:rsidRDefault="00BE396E" w:rsidP="00BE396E">
            <w:pPr>
              <w:pStyle w:val="TableText"/>
            </w:pPr>
            <w:r>
              <w:t>-</w:t>
            </w:r>
          </w:p>
        </w:tc>
        <w:tc>
          <w:tcPr>
            <w:tcW w:w="431" w:type="dxa"/>
          </w:tcPr>
          <w:p w14:paraId="6B8A0C4B" w14:textId="77777777" w:rsidR="00BE396E" w:rsidRDefault="00BE396E" w:rsidP="00BE396E">
            <w:pPr>
              <w:pStyle w:val="TableText"/>
            </w:pPr>
            <w:r>
              <w:t>-</w:t>
            </w:r>
          </w:p>
        </w:tc>
        <w:tc>
          <w:tcPr>
            <w:tcW w:w="432" w:type="dxa"/>
          </w:tcPr>
          <w:p w14:paraId="2A069C72" w14:textId="77777777" w:rsidR="00BE396E" w:rsidRDefault="00BE396E" w:rsidP="00BE396E">
            <w:pPr>
              <w:pStyle w:val="TableText"/>
            </w:pPr>
            <w:r>
              <w:t>X</w:t>
            </w:r>
          </w:p>
        </w:tc>
      </w:tr>
      <w:tr w:rsidR="00BE396E" w14:paraId="7804B7B5" w14:textId="77777777" w:rsidTr="00A55D29">
        <w:trPr>
          <w:cantSplit/>
          <w:jc w:val="center"/>
        </w:trPr>
        <w:tc>
          <w:tcPr>
            <w:tcW w:w="802" w:type="dxa"/>
            <w:tcMar>
              <w:left w:w="58" w:type="dxa"/>
              <w:right w:w="58" w:type="dxa"/>
            </w:tcMar>
          </w:tcPr>
          <w:p w14:paraId="2B1D5AAA" w14:textId="3CF74417" w:rsidR="00BE396E" w:rsidRDefault="00BE396E" w:rsidP="00BE396E">
            <w:pPr>
              <w:pStyle w:val="TableText"/>
            </w:pPr>
            <w:r>
              <w:t>2081</w:t>
            </w:r>
            <w:r w:rsidR="00135F82">
              <w:t xml:space="preserve"> – </w:t>
            </w:r>
            <w:r>
              <w:t>2088</w:t>
            </w:r>
          </w:p>
        </w:tc>
        <w:tc>
          <w:tcPr>
            <w:tcW w:w="2227" w:type="dxa"/>
            <w:tcMar>
              <w:left w:w="58" w:type="dxa"/>
              <w:right w:w="58" w:type="dxa"/>
            </w:tcMar>
          </w:tcPr>
          <w:p w14:paraId="202C04DA" w14:textId="77777777" w:rsidR="00BE396E" w:rsidRDefault="00BE396E" w:rsidP="00BE396E">
            <w:pPr>
              <w:pStyle w:val="TableText"/>
            </w:pPr>
            <w:r>
              <w:t>AR B TRAILER DATE 1</w:t>
            </w:r>
          </w:p>
        </w:tc>
        <w:tc>
          <w:tcPr>
            <w:tcW w:w="2993" w:type="dxa"/>
            <w:tcMar>
              <w:left w:w="58" w:type="dxa"/>
              <w:right w:w="58" w:type="dxa"/>
            </w:tcMar>
          </w:tcPr>
          <w:p w14:paraId="53C2D18C" w14:textId="0BFB267B" w:rsidR="00BE396E" w:rsidRDefault="00BE396E" w:rsidP="00BE396E">
            <w:pPr>
              <w:pStyle w:val="TableText"/>
            </w:pPr>
            <w:r>
              <w:t>:P:IDR-</w:t>
            </w:r>
            <w:hyperlink r:id="rId580" w:history="1">
              <w:r>
                <w:rPr>
                  <w:rStyle w:val="Hyperlink"/>
                </w:rPr>
                <w:t>B</w:t>
              </w:r>
              <w:bookmarkStart w:id="949" w:name="_Hlt500225151"/>
              <w:r>
                <w:rPr>
                  <w:rStyle w:val="Hyperlink"/>
                </w:rPr>
                <w:t>-</w:t>
              </w:r>
              <w:bookmarkStart w:id="950" w:name="_Hlt506710584"/>
              <w:bookmarkEnd w:id="949"/>
              <w:r>
                <w:rPr>
                  <w:rStyle w:val="Hyperlink"/>
                </w:rPr>
                <w:t>D</w:t>
              </w:r>
              <w:bookmarkStart w:id="951" w:name="_Hlt517153254"/>
              <w:bookmarkEnd w:id="950"/>
              <w:r>
                <w:rPr>
                  <w:rStyle w:val="Hyperlink"/>
                </w:rPr>
                <w:t>A</w:t>
              </w:r>
              <w:bookmarkStart w:id="952" w:name="_Hlt514745299"/>
              <w:bookmarkEnd w:id="951"/>
              <w:r>
                <w:rPr>
                  <w:rStyle w:val="Hyperlink"/>
                </w:rPr>
                <w:t>T</w:t>
              </w:r>
              <w:bookmarkEnd w:id="952"/>
              <w:r>
                <w:rPr>
                  <w:rStyle w:val="Hyperlink"/>
                </w:rPr>
                <w:t>E</w:t>
              </w:r>
            </w:hyperlink>
          </w:p>
        </w:tc>
        <w:tc>
          <w:tcPr>
            <w:tcW w:w="2790" w:type="dxa"/>
            <w:tcMar>
              <w:left w:w="58" w:type="dxa"/>
              <w:right w:w="58" w:type="dxa"/>
            </w:tcMar>
          </w:tcPr>
          <w:p w14:paraId="73EDC418" w14:textId="77777777" w:rsidR="00BE396E" w:rsidRDefault="00BE396E" w:rsidP="00BE396E">
            <w:pPr>
              <w:pStyle w:val="TableText"/>
            </w:pPr>
            <w:r>
              <w:t>A/R Trailer Date</w:t>
            </w:r>
          </w:p>
          <w:p w14:paraId="0388BD91" w14:textId="77777777" w:rsidR="00BE396E" w:rsidRDefault="00BE396E" w:rsidP="00BE396E">
            <w:pPr>
              <w:pStyle w:val="TableText"/>
            </w:pPr>
            <w:r>
              <w:rPr>
                <w:rFonts w:cs="Arial"/>
                <w:color w:val="000000"/>
              </w:rPr>
              <w:t>T</w:t>
            </w:r>
            <w:r w:rsidRPr="001C5288">
              <w:rPr>
                <w:rFonts w:cs="Arial"/>
                <w:color w:val="000000"/>
              </w:rPr>
              <w:t>he date the B Trailer was added.</w:t>
            </w:r>
          </w:p>
        </w:tc>
        <w:tc>
          <w:tcPr>
            <w:tcW w:w="1080" w:type="dxa"/>
            <w:tcMar>
              <w:left w:w="58" w:type="dxa"/>
              <w:right w:w="58" w:type="dxa"/>
            </w:tcMar>
          </w:tcPr>
          <w:p w14:paraId="2FDD0612" w14:textId="77777777" w:rsidR="00BE396E" w:rsidRDefault="00BE396E" w:rsidP="00BE396E">
            <w:pPr>
              <w:pStyle w:val="TableText"/>
              <w:rPr>
                <w:caps/>
              </w:rPr>
            </w:pPr>
            <w:r>
              <w:rPr>
                <w:caps/>
              </w:rPr>
              <w:t>8 N</w:t>
            </w:r>
          </w:p>
        </w:tc>
        <w:tc>
          <w:tcPr>
            <w:tcW w:w="2340" w:type="dxa"/>
            <w:tcMar>
              <w:left w:w="58" w:type="dxa"/>
              <w:right w:w="58" w:type="dxa"/>
            </w:tcMar>
          </w:tcPr>
          <w:p w14:paraId="4D3EA253" w14:textId="77777777" w:rsidR="00BE396E" w:rsidRDefault="00BE396E" w:rsidP="00BE396E">
            <w:pPr>
              <w:pStyle w:val="TableText"/>
            </w:pPr>
            <w:r>
              <w:t>MMDDYYYY</w:t>
            </w:r>
          </w:p>
        </w:tc>
        <w:tc>
          <w:tcPr>
            <w:tcW w:w="858" w:type="dxa"/>
            <w:tcMar>
              <w:left w:w="58" w:type="dxa"/>
              <w:right w:w="58" w:type="dxa"/>
            </w:tcMar>
          </w:tcPr>
          <w:p w14:paraId="76E6366C" w14:textId="77777777" w:rsidR="00BE396E" w:rsidRDefault="00BE396E" w:rsidP="00BE396E">
            <w:pPr>
              <w:pStyle w:val="TableText"/>
            </w:pPr>
            <w:r>
              <w:t>Zeros</w:t>
            </w:r>
          </w:p>
        </w:tc>
        <w:tc>
          <w:tcPr>
            <w:tcW w:w="431" w:type="dxa"/>
          </w:tcPr>
          <w:p w14:paraId="78C2B921" w14:textId="77777777" w:rsidR="00BE396E" w:rsidRDefault="00BE396E" w:rsidP="00BE396E">
            <w:pPr>
              <w:pStyle w:val="TableText"/>
            </w:pPr>
            <w:r>
              <w:t>-</w:t>
            </w:r>
          </w:p>
        </w:tc>
        <w:tc>
          <w:tcPr>
            <w:tcW w:w="431" w:type="dxa"/>
          </w:tcPr>
          <w:p w14:paraId="61451668" w14:textId="77777777" w:rsidR="00BE396E" w:rsidRDefault="00BE396E" w:rsidP="00BE396E">
            <w:pPr>
              <w:pStyle w:val="TableText"/>
            </w:pPr>
            <w:r>
              <w:t>-</w:t>
            </w:r>
          </w:p>
        </w:tc>
        <w:tc>
          <w:tcPr>
            <w:tcW w:w="432" w:type="dxa"/>
          </w:tcPr>
          <w:p w14:paraId="32797185" w14:textId="77777777" w:rsidR="00BE396E" w:rsidRDefault="00BE396E" w:rsidP="00BE396E">
            <w:pPr>
              <w:pStyle w:val="TableText"/>
            </w:pPr>
            <w:r>
              <w:t>X</w:t>
            </w:r>
          </w:p>
        </w:tc>
      </w:tr>
      <w:tr w:rsidR="00BE396E" w14:paraId="04F632BB" w14:textId="77777777" w:rsidTr="00A55D29">
        <w:trPr>
          <w:cantSplit/>
          <w:jc w:val="center"/>
        </w:trPr>
        <w:tc>
          <w:tcPr>
            <w:tcW w:w="802" w:type="dxa"/>
            <w:tcMar>
              <w:left w:w="58" w:type="dxa"/>
              <w:right w:w="58" w:type="dxa"/>
            </w:tcMar>
          </w:tcPr>
          <w:p w14:paraId="68088407" w14:textId="77777777" w:rsidR="00BE396E" w:rsidRDefault="00BE396E" w:rsidP="00BE396E">
            <w:pPr>
              <w:pStyle w:val="TableText"/>
            </w:pPr>
            <w:r>
              <w:t>2089</w:t>
            </w:r>
          </w:p>
        </w:tc>
        <w:tc>
          <w:tcPr>
            <w:tcW w:w="2227" w:type="dxa"/>
            <w:tcMar>
              <w:left w:w="58" w:type="dxa"/>
              <w:right w:w="58" w:type="dxa"/>
            </w:tcMar>
          </w:tcPr>
          <w:p w14:paraId="29BDE253" w14:textId="77777777" w:rsidR="00BE396E" w:rsidRDefault="00BE396E" w:rsidP="00BE396E">
            <w:pPr>
              <w:pStyle w:val="TableText"/>
            </w:pPr>
            <w:r>
              <w:t>AR IND 2</w:t>
            </w:r>
          </w:p>
        </w:tc>
        <w:tc>
          <w:tcPr>
            <w:tcW w:w="2993" w:type="dxa"/>
            <w:tcMar>
              <w:left w:w="58" w:type="dxa"/>
              <w:right w:w="58" w:type="dxa"/>
            </w:tcMar>
          </w:tcPr>
          <w:p w14:paraId="74A06590" w14:textId="430EB6A9" w:rsidR="00BE396E" w:rsidRDefault="00BE396E" w:rsidP="00BE396E">
            <w:pPr>
              <w:pStyle w:val="TableText"/>
            </w:pPr>
            <w:r>
              <w:t>:P:IDR-</w:t>
            </w:r>
            <w:hyperlink r:id="rId581" w:history="1">
              <w:r>
                <w:rPr>
                  <w:rStyle w:val="Hyperlink"/>
                </w:rPr>
                <w:t>B-CUR-IND</w:t>
              </w:r>
            </w:hyperlink>
          </w:p>
        </w:tc>
        <w:tc>
          <w:tcPr>
            <w:tcW w:w="2790" w:type="dxa"/>
            <w:tcMar>
              <w:left w:w="58" w:type="dxa"/>
              <w:right w:w="58" w:type="dxa"/>
            </w:tcMar>
          </w:tcPr>
          <w:p w14:paraId="4865363B" w14:textId="77777777" w:rsidR="00BE396E" w:rsidRDefault="00BE396E" w:rsidP="00BE396E">
            <w:pPr>
              <w:pStyle w:val="TableText"/>
            </w:pPr>
            <w:r>
              <w:t>Current A/R indicator</w:t>
            </w:r>
          </w:p>
          <w:p w14:paraId="6DDE4514" w14:textId="3614FD1C" w:rsidR="00BE396E" w:rsidRDefault="00BE396E" w:rsidP="00BE396E">
            <w:pPr>
              <w:pStyle w:val="TableText"/>
            </w:pPr>
            <w:r>
              <w:rPr>
                <w:rFonts w:cs="Arial"/>
                <w:color w:val="000000"/>
              </w:rPr>
              <w:t>I</w:t>
            </w:r>
            <w:r w:rsidRPr="00F76C0D">
              <w:rPr>
                <w:rFonts w:cs="Arial"/>
                <w:color w:val="000000"/>
              </w:rPr>
              <w:t>ndicates the status of the open accounts receivable record for the provid</w:t>
            </w:r>
            <w:r w:rsidR="00AA6927">
              <w:rPr>
                <w:rFonts w:cs="Arial"/>
                <w:color w:val="000000"/>
              </w:rPr>
              <w:t>er or beneficiary on the claim.</w:t>
            </w:r>
          </w:p>
        </w:tc>
        <w:tc>
          <w:tcPr>
            <w:tcW w:w="1080" w:type="dxa"/>
            <w:tcMar>
              <w:left w:w="58" w:type="dxa"/>
              <w:right w:w="58" w:type="dxa"/>
            </w:tcMar>
          </w:tcPr>
          <w:p w14:paraId="030D13B2" w14:textId="77777777" w:rsidR="00BE396E" w:rsidRDefault="00BE396E" w:rsidP="00BE396E">
            <w:pPr>
              <w:pStyle w:val="TableText"/>
              <w:rPr>
                <w:caps/>
              </w:rPr>
            </w:pPr>
            <w:r>
              <w:rPr>
                <w:caps/>
              </w:rPr>
              <w:t>1 c</w:t>
            </w:r>
          </w:p>
        </w:tc>
        <w:tc>
          <w:tcPr>
            <w:tcW w:w="2340" w:type="dxa"/>
            <w:tcMar>
              <w:left w:w="58" w:type="dxa"/>
              <w:right w:w="58" w:type="dxa"/>
            </w:tcMar>
          </w:tcPr>
          <w:p w14:paraId="27B937DB" w14:textId="77777777" w:rsidR="00BE396E" w:rsidRDefault="00BE396E" w:rsidP="00BE396E">
            <w:pPr>
              <w:pStyle w:val="TableText"/>
            </w:pPr>
            <w:r>
              <w:t>A/R has been closed</w:t>
            </w:r>
          </w:p>
          <w:p w14:paraId="07A09C23" w14:textId="77777777" w:rsidR="00BE396E" w:rsidRPr="0097365E" w:rsidRDefault="00BE396E" w:rsidP="00BE396E">
            <w:pPr>
              <w:pStyle w:val="TableText"/>
              <w:rPr>
                <w:rFonts w:cs="Arial"/>
                <w:color w:val="000000"/>
              </w:rPr>
            </w:pPr>
            <w:r w:rsidRPr="0042502A">
              <w:rPr>
                <w:rFonts w:cs="Arial"/>
                <w:b/>
                <w:color w:val="000000"/>
              </w:rPr>
              <w:t>Valid Values:</w:t>
            </w:r>
          </w:p>
          <w:p w14:paraId="3792B173" w14:textId="3100B211" w:rsidR="00BE396E" w:rsidRPr="000B6CD8" w:rsidRDefault="00BE396E" w:rsidP="00245396">
            <w:pPr>
              <w:pStyle w:val="TableTextBullet"/>
            </w:pPr>
            <w:r w:rsidRPr="000B6CD8">
              <w:t xml:space="preserve">Y </w:t>
            </w:r>
            <w:r w:rsidR="00A50ABF">
              <w:t xml:space="preserve">– </w:t>
            </w:r>
            <w:r w:rsidRPr="000B6CD8">
              <w:t>Yes</w:t>
            </w:r>
          </w:p>
          <w:p w14:paraId="11AE4E3D" w14:textId="41CC770B" w:rsidR="00BE396E" w:rsidRDefault="00BE396E" w:rsidP="00245396">
            <w:pPr>
              <w:pStyle w:val="TableTextBullet"/>
            </w:pPr>
            <w:r w:rsidRPr="000B6CD8">
              <w:t xml:space="preserve">Space </w:t>
            </w:r>
            <w:r w:rsidR="00A50ABF">
              <w:t xml:space="preserve">– </w:t>
            </w:r>
            <w:r w:rsidRPr="000B6CD8">
              <w:t>No</w:t>
            </w:r>
          </w:p>
        </w:tc>
        <w:tc>
          <w:tcPr>
            <w:tcW w:w="858" w:type="dxa"/>
            <w:tcMar>
              <w:left w:w="58" w:type="dxa"/>
              <w:right w:w="58" w:type="dxa"/>
            </w:tcMar>
          </w:tcPr>
          <w:p w14:paraId="66FC3C3F" w14:textId="77777777" w:rsidR="00BE396E" w:rsidRDefault="00BE396E" w:rsidP="00BE396E">
            <w:pPr>
              <w:pStyle w:val="TableText"/>
            </w:pPr>
            <w:r>
              <w:t>Spaces</w:t>
            </w:r>
          </w:p>
        </w:tc>
        <w:tc>
          <w:tcPr>
            <w:tcW w:w="431" w:type="dxa"/>
          </w:tcPr>
          <w:p w14:paraId="75A01EAA" w14:textId="77777777" w:rsidR="00BE396E" w:rsidRDefault="00BE396E" w:rsidP="00BE396E">
            <w:pPr>
              <w:pStyle w:val="TableText"/>
            </w:pPr>
            <w:r>
              <w:t>-</w:t>
            </w:r>
          </w:p>
        </w:tc>
        <w:tc>
          <w:tcPr>
            <w:tcW w:w="431" w:type="dxa"/>
          </w:tcPr>
          <w:p w14:paraId="1AC56189" w14:textId="77777777" w:rsidR="00BE396E" w:rsidRDefault="00BE396E" w:rsidP="00BE396E">
            <w:pPr>
              <w:pStyle w:val="TableText"/>
            </w:pPr>
            <w:r>
              <w:t>-</w:t>
            </w:r>
          </w:p>
        </w:tc>
        <w:tc>
          <w:tcPr>
            <w:tcW w:w="432" w:type="dxa"/>
          </w:tcPr>
          <w:p w14:paraId="213B8F53" w14:textId="77777777" w:rsidR="00BE396E" w:rsidRDefault="00BE396E" w:rsidP="00BE396E">
            <w:pPr>
              <w:pStyle w:val="TableText"/>
            </w:pPr>
            <w:r>
              <w:t>X</w:t>
            </w:r>
          </w:p>
        </w:tc>
      </w:tr>
      <w:tr w:rsidR="00BE396E" w14:paraId="36E8D80F" w14:textId="77777777" w:rsidTr="00A55D29">
        <w:trPr>
          <w:cantSplit/>
          <w:jc w:val="center"/>
        </w:trPr>
        <w:tc>
          <w:tcPr>
            <w:tcW w:w="802" w:type="dxa"/>
            <w:tcMar>
              <w:left w:w="58" w:type="dxa"/>
              <w:right w:w="58" w:type="dxa"/>
            </w:tcMar>
          </w:tcPr>
          <w:p w14:paraId="7404DFA9" w14:textId="03DC819D" w:rsidR="00BE396E" w:rsidRDefault="00BE396E" w:rsidP="00BE396E">
            <w:pPr>
              <w:pStyle w:val="TableText"/>
            </w:pPr>
            <w:r>
              <w:t>2090</w:t>
            </w:r>
            <w:r w:rsidR="00135F82">
              <w:t xml:space="preserve"> – </w:t>
            </w:r>
            <w:r>
              <w:t>2104</w:t>
            </w:r>
          </w:p>
        </w:tc>
        <w:tc>
          <w:tcPr>
            <w:tcW w:w="2227" w:type="dxa"/>
            <w:tcMar>
              <w:left w:w="58" w:type="dxa"/>
              <w:right w:w="58" w:type="dxa"/>
            </w:tcMar>
          </w:tcPr>
          <w:p w14:paraId="7A054B48" w14:textId="77777777" w:rsidR="00BE396E" w:rsidRDefault="00BE396E" w:rsidP="00BE396E">
            <w:pPr>
              <w:pStyle w:val="TableText"/>
            </w:pPr>
            <w:r>
              <w:t>AR NUMBER 2</w:t>
            </w:r>
          </w:p>
        </w:tc>
        <w:tc>
          <w:tcPr>
            <w:tcW w:w="2993" w:type="dxa"/>
            <w:tcMar>
              <w:left w:w="58" w:type="dxa"/>
              <w:right w:w="58" w:type="dxa"/>
            </w:tcMar>
          </w:tcPr>
          <w:p w14:paraId="3825F0C8" w14:textId="6E427D57" w:rsidR="00BE396E" w:rsidRDefault="00BE396E" w:rsidP="00BE396E">
            <w:pPr>
              <w:pStyle w:val="TableText"/>
            </w:pPr>
            <w:r>
              <w:t>:P:IDR-</w:t>
            </w:r>
            <w:hyperlink r:id="rId582" w:history="1">
              <w:r>
                <w:rPr>
                  <w:rStyle w:val="Hyperlink"/>
                </w:rPr>
                <w:t>B-ICN</w:t>
              </w:r>
            </w:hyperlink>
          </w:p>
        </w:tc>
        <w:tc>
          <w:tcPr>
            <w:tcW w:w="2790" w:type="dxa"/>
            <w:tcMar>
              <w:left w:w="58" w:type="dxa"/>
              <w:right w:w="58" w:type="dxa"/>
            </w:tcMar>
          </w:tcPr>
          <w:p w14:paraId="22930A97" w14:textId="77777777" w:rsidR="00BE396E" w:rsidRDefault="00BE396E" w:rsidP="00BE396E">
            <w:pPr>
              <w:pStyle w:val="TableText"/>
            </w:pPr>
            <w:r>
              <w:t>A/R number</w:t>
            </w:r>
          </w:p>
          <w:p w14:paraId="7E0A05D7" w14:textId="77777777" w:rsidR="00BE396E" w:rsidRDefault="00BE396E" w:rsidP="00BE396E">
            <w:pPr>
              <w:pStyle w:val="TableText"/>
              <w:rPr>
                <w:rFonts w:cs="Arial"/>
                <w:color w:val="000000"/>
              </w:rPr>
            </w:pPr>
            <w:r w:rsidRPr="00B31012">
              <w:rPr>
                <w:rFonts w:cs="Arial"/>
                <w:color w:val="000000"/>
              </w:rPr>
              <w:t>This field contains the 13-byte control number assigned to the indicated accounts receivable record.</w:t>
            </w:r>
          </w:p>
          <w:p w14:paraId="618EF1C7" w14:textId="77777777" w:rsidR="00BE396E" w:rsidRDefault="00BE396E" w:rsidP="00BE396E">
            <w:pPr>
              <w:pStyle w:val="TableText"/>
            </w:pPr>
            <w:r w:rsidRPr="00B31012">
              <w:rPr>
                <w:rFonts w:cs="Arial"/>
                <w:color w:val="000000"/>
              </w:rPr>
              <w:t xml:space="preserve">This would be an A/R number </w:t>
            </w:r>
            <w:r>
              <w:t>MAC</w:t>
            </w:r>
            <w:r w:rsidRPr="00B31012">
              <w:rPr>
                <w:rFonts w:cs="Arial"/>
                <w:color w:val="000000"/>
              </w:rPr>
              <w:t>s that are not on HIGLAS. If an A/R is set up against a claim, it will post accounts receivable against the claim and controls how the collection is processed.</w:t>
            </w:r>
          </w:p>
        </w:tc>
        <w:tc>
          <w:tcPr>
            <w:tcW w:w="1080" w:type="dxa"/>
            <w:tcMar>
              <w:left w:w="58" w:type="dxa"/>
              <w:right w:w="58" w:type="dxa"/>
            </w:tcMar>
          </w:tcPr>
          <w:p w14:paraId="43DE560E" w14:textId="77777777" w:rsidR="00BE396E" w:rsidRDefault="00BE396E" w:rsidP="00BE396E">
            <w:pPr>
              <w:pStyle w:val="TableText"/>
              <w:rPr>
                <w:caps/>
              </w:rPr>
            </w:pPr>
            <w:r>
              <w:rPr>
                <w:caps/>
              </w:rPr>
              <w:t>15 c</w:t>
            </w:r>
          </w:p>
        </w:tc>
        <w:tc>
          <w:tcPr>
            <w:tcW w:w="2340" w:type="dxa"/>
            <w:tcMar>
              <w:left w:w="58" w:type="dxa"/>
              <w:right w:w="58" w:type="dxa"/>
            </w:tcMar>
          </w:tcPr>
          <w:p w14:paraId="43982D1B" w14:textId="77777777" w:rsidR="00BE396E" w:rsidRDefault="00BE396E" w:rsidP="00BE396E">
            <w:pPr>
              <w:pStyle w:val="TableText"/>
            </w:pPr>
            <w:r w:rsidRPr="00B31012">
              <w:rPr>
                <w:rFonts w:cs="Arial"/>
              </w:rPr>
              <w:t xml:space="preserve">RRYYDDDBBBSSS </w:t>
            </w:r>
            <w:r w:rsidRPr="00A50ABF">
              <w:rPr>
                <w:rFonts w:cs="Arial"/>
                <w:b/>
              </w:rPr>
              <w:t>or</w:t>
            </w:r>
            <w:r w:rsidRPr="00B31012">
              <w:rPr>
                <w:rFonts w:cs="Arial"/>
              </w:rPr>
              <w:t xml:space="preserve"> </w:t>
            </w:r>
            <w:r>
              <w:rPr>
                <w:rFonts w:cs="Arial"/>
              </w:rPr>
              <w:t>Spaces</w:t>
            </w:r>
          </w:p>
        </w:tc>
        <w:tc>
          <w:tcPr>
            <w:tcW w:w="858" w:type="dxa"/>
            <w:tcMar>
              <w:left w:w="58" w:type="dxa"/>
              <w:right w:w="58" w:type="dxa"/>
            </w:tcMar>
          </w:tcPr>
          <w:p w14:paraId="40072C5E" w14:textId="77777777" w:rsidR="00BE396E" w:rsidRDefault="00BE396E" w:rsidP="00BE396E">
            <w:pPr>
              <w:pStyle w:val="TableText"/>
            </w:pPr>
            <w:r>
              <w:t>Spaces</w:t>
            </w:r>
          </w:p>
        </w:tc>
        <w:tc>
          <w:tcPr>
            <w:tcW w:w="431" w:type="dxa"/>
          </w:tcPr>
          <w:p w14:paraId="6E3DD788" w14:textId="77777777" w:rsidR="00BE396E" w:rsidRDefault="00BE396E" w:rsidP="00BE396E">
            <w:pPr>
              <w:pStyle w:val="TableText"/>
            </w:pPr>
            <w:r>
              <w:t>-</w:t>
            </w:r>
          </w:p>
        </w:tc>
        <w:tc>
          <w:tcPr>
            <w:tcW w:w="431" w:type="dxa"/>
          </w:tcPr>
          <w:p w14:paraId="55825DE3" w14:textId="77777777" w:rsidR="00BE396E" w:rsidRDefault="00BE396E" w:rsidP="00BE396E">
            <w:pPr>
              <w:pStyle w:val="TableText"/>
            </w:pPr>
            <w:r>
              <w:t>-</w:t>
            </w:r>
          </w:p>
        </w:tc>
        <w:tc>
          <w:tcPr>
            <w:tcW w:w="432" w:type="dxa"/>
          </w:tcPr>
          <w:p w14:paraId="0558B372" w14:textId="77777777" w:rsidR="00BE396E" w:rsidRDefault="00BE396E" w:rsidP="00BE396E">
            <w:pPr>
              <w:pStyle w:val="TableText"/>
            </w:pPr>
            <w:r>
              <w:t>X</w:t>
            </w:r>
          </w:p>
        </w:tc>
      </w:tr>
      <w:tr w:rsidR="00BE396E" w14:paraId="056459DD" w14:textId="77777777" w:rsidTr="00A55D29">
        <w:trPr>
          <w:cantSplit/>
          <w:jc w:val="center"/>
        </w:trPr>
        <w:tc>
          <w:tcPr>
            <w:tcW w:w="802" w:type="dxa"/>
            <w:tcMar>
              <w:left w:w="58" w:type="dxa"/>
              <w:right w:w="58" w:type="dxa"/>
            </w:tcMar>
          </w:tcPr>
          <w:p w14:paraId="1DB58168" w14:textId="6B40C2E1" w:rsidR="00BE396E" w:rsidRDefault="00BE396E" w:rsidP="00BE396E">
            <w:pPr>
              <w:pStyle w:val="TableText"/>
            </w:pPr>
            <w:r>
              <w:t>2105</w:t>
            </w:r>
            <w:r w:rsidR="00135F82">
              <w:t xml:space="preserve"> – </w:t>
            </w:r>
            <w:r>
              <w:t>2112</w:t>
            </w:r>
          </w:p>
        </w:tc>
        <w:tc>
          <w:tcPr>
            <w:tcW w:w="2227" w:type="dxa"/>
            <w:tcMar>
              <w:left w:w="58" w:type="dxa"/>
              <w:right w:w="58" w:type="dxa"/>
            </w:tcMar>
          </w:tcPr>
          <w:p w14:paraId="573230F8" w14:textId="77777777" w:rsidR="00BE396E" w:rsidRDefault="00BE396E" w:rsidP="00BE396E">
            <w:pPr>
              <w:pStyle w:val="TableText"/>
            </w:pPr>
            <w:r>
              <w:t>AR B TRAILER DATE 2</w:t>
            </w:r>
          </w:p>
        </w:tc>
        <w:tc>
          <w:tcPr>
            <w:tcW w:w="2993" w:type="dxa"/>
            <w:tcMar>
              <w:left w:w="58" w:type="dxa"/>
              <w:right w:w="58" w:type="dxa"/>
            </w:tcMar>
          </w:tcPr>
          <w:p w14:paraId="3B8D9128" w14:textId="38AB8C9B" w:rsidR="00BE396E" w:rsidRDefault="00BE396E" w:rsidP="00BE396E">
            <w:pPr>
              <w:pStyle w:val="TableText"/>
            </w:pPr>
            <w:r>
              <w:t>:P:IDR-</w:t>
            </w:r>
            <w:hyperlink r:id="rId583" w:history="1">
              <w:r>
                <w:rPr>
                  <w:rStyle w:val="Hyperlink"/>
                </w:rPr>
                <w:t>B-DATE</w:t>
              </w:r>
            </w:hyperlink>
          </w:p>
        </w:tc>
        <w:tc>
          <w:tcPr>
            <w:tcW w:w="2790" w:type="dxa"/>
            <w:tcMar>
              <w:left w:w="58" w:type="dxa"/>
              <w:right w:w="58" w:type="dxa"/>
            </w:tcMar>
          </w:tcPr>
          <w:p w14:paraId="4106770F" w14:textId="77777777" w:rsidR="00BE396E" w:rsidRDefault="00BE396E" w:rsidP="00BE396E">
            <w:pPr>
              <w:pStyle w:val="TableText"/>
            </w:pPr>
            <w:r>
              <w:t>A/R Trailer Date</w:t>
            </w:r>
          </w:p>
          <w:p w14:paraId="301257E3" w14:textId="77777777" w:rsidR="00BE396E" w:rsidRDefault="00BE396E" w:rsidP="00BE396E">
            <w:pPr>
              <w:pStyle w:val="TableText"/>
            </w:pPr>
            <w:r>
              <w:rPr>
                <w:rFonts w:cs="Arial"/>
                <w:color w:val="000000"/>
              </w:rPr>
              <w:t>T</w:t>
            </w:r>
            <w:r w:rsidRPr="001C5288">
              <w:rPr>
                <w:rFonts w:cs="Arial"/>
                <w:color w:val="000000"/>
              </w:rPr>
              <w:t>he date the B Trailer was added.</w:t>
            </w:r>
          </w:p>
        </w:tc>
        <w:tc>
          <w:tcPr>
            <w:tcW w:w="1080" w:type="dxa"/>
            <w:tcMar>
              <w:left w:w="58" w:type="dxa"/>
              <w:right w:w="58" w:type="dxa"/>
            </w:tcMar>
          </w:tcPr>
          <w:p w14:paraId="4AC26659" w14:textId="77777777" w:rsidR="00BE396E" w:rsidRDefault="00BE396E" w:rsidP="00BE396E">
            <w:pPr>
              <w:pStyle w:val="TableText"/>
              <w:rPr>
                <w:caps/>
              </w:rPr>
            </w:pPr>
            <w:r>
              <w:rPr>
                <w:caps/>
              </w:rPr>
              <w:t>8 N</w:t>
            </w:r>
          </w:p>
        </w:tc>
        <w:tc>
          <w:tcPr>
            <w:tcW w:w="2340" w:type="dxa"/>
            <w:tcMar>
              <w:left w:w="58" w:type="dxa"/>
              <w:right w:w="58" w:type="dxa"/>
            </w:tcMar>
          </w:tcPr>
          <w:p w14:paraId="1EDD37BB" w14:textId="77777777" w:rsidR="00BE396E" w:rsidRDefault="00BE396E" w:rsidP="00BE396E">
            <w:pPr>
              <w:pStyle w:val="TableText"/>
            </w:pPr>
            <w:r>
              <w:t>MMDDYYYY</w:t>
            </w:r>
          </w:p>
        </w:tc>
        <w:tc>
          <w:tcPr>
            <w:tcW w:w="858" w:type="dxa"/>
            <w:tcMar>
              <w:left w:w="58" w:type="dxa"/>
              <w:right w:w="58" w:type="dxa"/>
            </w:tcMar>
          </w:tcPr>
          <w:p w14:paraId="27AFBAC8" w14:textId="77777777" w:rsidR="00BE396E" w:rsidRDefault="00BE396E" w:rsidP="00BE396E">
            <w:pPr>
              <w:pStyle w:val="TableText"/>
            </w:pPr>
            <w:r>
              <w:t>Zeros</w:t>
            </w:r>
          </w:p>
        </w:tc>
        <w:tc>
          <w:tcPr>
            <w:tcW w:w="431" w:type="dxa"/>
          </w:tcPr>
          <w:p w14:paraId="1B9D46D4" w14:textId="77777777" w:rsidR="00BE396E" w:rsidRDefault="00BE396E" w:rsidP="00BE396E">
            <w:pPr>
              <w:pStyle w:val="TableText"/>
            </w:pPr>
            <w:r>
              <w:t>-</w:t>
            </w:r>
          </w:p>
        </w:tc>
        <w:tc>
          <w:tcPr>
            <w:tcW w:w="431" w:type="dxa"/>
          </w:tcPr>
          <w:p w14:paraId="7BB2E105" w14:textId="77777777" w:rsidR="00BE396E" w:rsidRDefault="00BE396E" w:rsidP="00BE396E">
            <w:pPr>
              <w:pStyle w:val="TableText"/>
            </w:pPr>
            <w:r>
              <w:t>-</w:t>
            </w:r>
          </w:p>
        </w:tc>
        <w:tc>
          <w:tcPr>
            <w:tcW w:w="432" w:type="dxa"/>
          </w:tcPr>
          <w:p w14:paraId="186F6AE4" w14:textId="77777777" w:rsidR="00BE396E" w:rsidRDefault="00BE396E" w:rsidP="00BE396E">
            <w:pPr>
              <w:pStyle w:val="TableText"/>
            </w:pPr>
            <w:r>
              <w:t>X</w:t>
            </w:r>
          </w:p>
        </w:tc>
      </w:tr>
      <w:tr w:rsidR="00BE396E" w14:paraId="7F971C9C" w14:textId="77777777" w:rsidTr="00A55D29">
        <w:trPr>
          <w:cantSplit/>
          <w:jc w:val="center"/>
        </w:trPr>
        <w:tc>
          <w:tcPr>
            <w:tcW w:w="802" w:type="dxa"/>
            <w:tcMar>
              <w:left w:w="58" w:type="dxa"/>
              <w:right w:w="58" w:type="dxa"/>
            </w:tcMar>
          </w:tcPr>
          <w:p w14:paraId="75D82D20" w14:textId="77777777" w:rsidR="00BE396E" w:rsidRDefault="00BE396E" w:rsidP="00BE396E">
            <w:pPr>
              <w:pStyle w:val="TableText"/>
            </w:pPr>
            <w:r>
              <w:t>2113</w:t>
            </w:r>
          </w:p>
        </w:tc>
        <w:tc>
          <w:tcPr>
            <w:tcW w:w="2227" w:type="dxa"/>
            <w:tcMar>
              <w:left w:w="58" w:type="dxa"/>
              <w:right w:w="58" w:type="dxa"/>
            </w:tcMar>
          </w:tcPr>
          <w:p w14:paraId="01482D86" w14:textId="77777777" w:rsidR="00BE396E" w:rsidRDefault="00BE396E" w:rsidP="00BE396E">
            <w:pPr>
              <w:pStyle w:val="TableText"/>
            </w:pPr>
            <w:r>
              <w:t>AR IND 3</w:t>
            </w:r>
          </w:p>
        </w:tc>
        <w:tc>
          <w:tcPr>
            <w:tcW w:w="2993" w:type="dxa"/>
            <w:tcMar>
              <w:left w:w="58" w:type="dxa"/>
              <w:right w:w="58" w:type="dxa"/>
            </w:tcMar>
          </w:tcPr>
          <w:p w14:paraId="49071BC3" w14:textId="68A07117" w:rsidR="00BE396E" w:rsidRDefault="00BE396E" w:rsidP="00BE396E">
            <w:pPr>
              <w:pStyle w:val="TableText"/>
            </w:pPr>
            <w:r>
              <w:t>:P:IDR-</w:t>
            </w:r>
            <w:hyperlink r:id="rId584" w:history="1">
              <w:r>
                <w:rPr>
                  <w:rStyle w:val="Hyperlink"/>
                </w:rPr>
                <w:t>B-CUR-IND</w:t>
              </w:r>
            </w:hyperlink>
          </w:p>
        </w:tc>
        <w:tc>
          <w:tcPr>
            <w:tcW w:w="2790" w:type="dxa"/>
            <w:tcMar>
              <w:left w:w="58" w:type="dxa"/>
              <w:right w:w="58" w:type="dxa"/>
            </w:tcMar>
          </w:tcPr>
          <w:p w14:paraId="30C0D684" w14:textId="77777777" w:rsidR="00BE396E" w:rsidRDefault="00BE396E" w:rsidP="00BE396E">
            <w:pPr>
              <w:pStyle w:val="TableText"/>
            </w:pPr>
            <w:r>
              <w:t>Current A/R indicator</w:t>
            </w:r>
          </w:p>
          <w:p w14:paraId="70F2609D" w14:textId="77777777" w:rsidR="00BE396E" w:rsidRDefault="00BE396E" w:rsidP="00BE396E">
            <w:pPr>
              <w:pStyle w:val="TableText"/>
            </w:pPr>
            <w:r>
              <w:rPr>
                <w:rFonts w:cs="Arial"/>
                <w:color w:val="000000"/>
              </w:rPr>
              <w:t>I</w:t>
            </w:r>
            <w:r w:rsidRPr="00F76C0D">
              <w:rPr>
                <w:rFonts w:cs="Arial"/>
                <w:color w:val="000000"/>
              </w:rPr>
              <w:t>ndicates the status of the open accounts receivable record for the provider or beneficiary on the claim. A/R has been closed</w:t>
            </w:r>
            <w:r>
              <w:rPr>
                <w:rFonts w:cs="Arial"/>
                <w:color w:val="000000"/>
              </w:rPr>
              <w:t>.</w:t>
            </w:r>
          </w:p>
        </w:tc>
        <w:tc>
          <w:tcPr>
            <w:tcW w:w="1080" w:type="dxa"/>
            <w:tcMar>
              <w:left w:w="58" w:type="dxa"/>
              <w:right w:w="58" w:type="dxa"/>
            </w:tcMar>
          </w:tcPr>
          <w:p w14:paraId="1D715EFF" w14:textId="77777777" w:rsidR="00BE396E" w:rsidRDefault="00BE396E" w:rsidP="00BE396E">
            <w:pPr>
              <w:pStyle w:val="TableText"/>
              <w:rPr>
                <w:caps/>
              </w:rPr>
            </w:pPr>
            <w:r>
              <w:rPr>
                <w:caps/>
              </w:rPr>
              <w:t>1 c</w:t>
            </w:r>
          </w:p>
        </w:tc>
        <w:tc>
          <w:tcPr>
            <w:tcW w:w="2340" w:type="dxa"/>
            <w:tcMar>
              <w:left w:w="58" w:type="dxa"/>
              <w:right w:w="58" w:type="dxa"/>
            </w:tcMar>
          </w:tcPr>
          <w:p w14:paraId="21562F23" w14:textId="77777777" w:rsidR="00BE396E" w:rsidRDefault="00BE396E" w:rsidP="00BE396E">
            <w:pPr>
              <w:pStyle w:val="TableText"/>
            </w:pPr>
            <w:r>
              <w:t>A/R has been closed</w:t>
            </w:r>
          </w:p>
          <w:p w14:paraId="025B04AC" w14:textId="77777777" w:rsidR="00BE396E" w:rsidRPr="0097365E" w:rsidRDefault="00BE396E" w:rsidP="00BE396E">
            <w:pPr>
              <w:pStyle w:val="TableText"/>
              <w:rPr>
                <w:rFonts w:cs="Arial"/>
                <w:color w:val="000000"/>
              </w:rPr>
            </w:pPr>
            <w:r w:rsidRPr="0042502A">
              <w:rPr>
                <w:rFonts w:cs="Arial"/>
                <w:b/>
                <w:color w:val="000000"/>
              </w:rPr>
              <w:t>Valid Values:</w:t>
            </w:r>
          </w:p>
          <w:p w14:paraId="78CEDB60" w14:textId="123CFAC6" w:rsidR="00BE396E" w:rsidRPr="000B6CD8" w:rsidRDefault="00BE396E" w:rsidP="00245396">
            <w:pPr>
              <w:pStyle w:val="TableTextBullet"/>
            </w:pPr>
            <w:r w:rsidRPr="000B6CD8">
              <w:t xml:space="preserve">Y </w:t>
            </w:r>
            <w:r w:rsidR="00A50ABF">
              <w:t xml:space="preserve">– </w:t>
            </w:r>
            <w:r w:rsidRPr="000B6CD8">
              <w:t>Yes</w:t>
            </w:r>
          </w:p>
          <w:p w14:paraId="32C2E81E" w14:textId="317600C2" w:rsidR="00BE396E" w:rsidRDefault="00BE396E" w:rsidP="00245396">
            <w:pPr>
              <w:pStyle w:val="TableTextBullet"/>
            </w:pPr>
            <w:r w:rsidRPr="000B6CD8">
              <w:t xml:space="preserve">Space </w:t>
            </w:r>
            <w:r w:rsidR="00A50ABF">
              <w:t xml:space="preserve">– </w:t>
            </w:r>
            <w:r w:rsidRPr="000B6CD8">
              <w:t>No</w:t>
            </w:r>
          </w:p>
        </w:tc>
        <w:tc>
          <w:tcPr>
            <w:tcW w:w="858" w:type="dxa"/>
            <w:tcMar>
              <w:left w:w="58" w:type="dxa"/>
              <w:right w:w="58" w:type="dxa"/>
            </w:tcMar>
          </w:tcPr>
          <w:p w14:paraId="7A4F8336" w14:textId="77777777" w:rsidR="00BE396E" w:rsidRDefault="00BE396E" w:rsidP="00BE396E">
            <w:pPr>
              <w:pStyle w:val="TableText"/>
            </w:pPr>
            <w:r>
              <w:t>Spaces</w:t>
            </w:r>
          </w:p>
        </w:tc>
        <w:tc>
          <w:tcPr>
            <w:tcW w:w="431" w:type="dxa"/>
          </w:tcPr>
          <w:p w14:paraId="5769B749" w14:textId="77777777" w:rsidR="00BE396E" w:rsidRDefault="00BE396E" w:rsidP="00BE396E">
            <w:pPr>
              <w:pStyle w:val="TableText"/>
            </w:pPr>
            <w:r>
              <w:t>-</w:t>
            </w:r>
          </w:p>
        </w:tc>
        <w:tc>
          <w:tcPr>
            <w:tcW w:w="431" w:type="dxa"/>
          </w:tcPr>
          <w:p w14:paraId="0DA9515A" w14:textId="77777777" w:rsidR="00BE396E" w:rsidRDefault="00BE396E" w:rsidP="00BE396E">
            <w:pPr>
              <w:pStyle w:val="TableText"/>
            </w:pPr>
            <w:r>
              <w:t>-</w:t>
            </w:r>
          </w:p>
        </w:tc>
        <w:tc>
          <w:tcPr>
            <w:tcW w:w="432" w:type="dxa"/>
          </w:tcPr>
          <w:p w14:paraId="33A29767" w14:textId="77777777" w:rsidR="00BE396E" w:rsidRDefault="00BE396E" w:rsidP="00BE396E">
            <w:pPr>
              <w:pStyle w:val="TableText"/>
            </w:pPr>
            <w:r>
              <w:t>X</w:t>
            </w:r>
          </w:p>
        </w:tc>
      </w:tr>
      <w:tr w:rsidR="00BE396E" w14:paraId="7E3785F2" w14:textId="77777777" w:rsidTr="00A55D29">
        <w:trPr>
          <w:cantSplit/>
          <w:jc w:val="center"/>
        </w:trPr>
        <w:tc>
          <w:tcPr>
            <w:tcW w:w="802" w:type="dxa"/>
            <w:tcMar>
              <w:left w:w="58" w:type="dxa"/>
              <w:right w:w="58" w:type="dxa"/>
            </w:tcMar>
          </w:tcPr>
          <w:p w14:paraId="633196D6" w14:textId="2AB99B14" w:rsidR="00BE396E" w:rsidRDefault="00BE396E" w:rsidP="00BE396E">
            <w:pPr>
              <w:pStyle w:val="TableText"/>
            </w:pPr>
            <w:r>
              <w:t>2114</w:t>
            </w:r>
            <w:r w:rsidR="00135F82">
              <w:t xml:space="preserve"> – </w:t>
            </w:r>
            <w:r>
              <w:t>2128</w:t>
            </w:r>
          </w:p>
        </w:tc>
        <w:tc>
          <w:tcPr>
            <w:tcW w:w="2227" w:type="dxa"/>
            <w:tcMar>
              <w:left w:w="58" w:type="dxa"/>
              <w:right w:w="58" w:type="dxa"/>
            </w:tcMar>
          </w:tcPr>
          <w:p w14:paraId="00748DDA" w14:textId="77777777" w:rsidR="00BE396E" w:rsidRDefault="00BE396E" w:rsidP="00BE396E">
            <w:pPr>
              <w:pStyle w:val="TableText"/>
            </w:pPr>
            <w:r>
              <w:t>AR NUMBER 3</w:t>
            </w:r>
          </w:p>
        </w:tc>
        <w:tc>
          <w:tcPr>
            <w:tcW w:w="2993" w:type="dxa"/>
            <w:tcMar>
              <w:left w:w="58" w:type="dxa"/>
              <w:right w:w="58" w:type="dxa"/>
            </w:tcMar>
          </w:tcPr>
          <w:p w14:paraId="12728C36" w14:textId="470EDDE9" w:rsidR="00BE396E" w:rsidRDefault="00BE396E" w:rsidP="00BE396E">
            <w:pPr>
              <w:pStyle w:val="TableText"/>
            </w:pPr>
            <w:r>
              <w:t>:P:IDR-</w:t>
            </w:r>
            <w:hyperlink r:id="rId585" w:history="1">
              <w:r>
                <w:rPr>
                  <w:rStyle w:val="Hyperlink"/>
                </w:rPr>
                <w:t>B-ICN</w:t>
              </w:r>
            </w:hyperlink>
          </w:p>
        </w:tc>
        <w:tc>
          <w:tcPr>
            <w:tcW w:w="2790" w:type="dxa"/>
            <w:tcMar>
              <w:left w:w="58" w:type="dxa"/>
              <w:right w:w="58" w:type="dxa"/>
            </w:tcMar>
          </w:tcPr>
          <w:p w14:paraId="4F79A6F2" w14:textId="77777777" w:rsidR="00BE396E" w:rsidRDefault="00BE396E" w:rsidP="00BE396E">
            <w:pPr>
              <w:pStyle w:val="TableText"/>
            </w:pPr>
            <w:r>
              <w:t>A/R number</w:t>
            </w:r>
          </w:p>
          <w:p w14:paraId="09066128" w14:textId="77777777" w:rsidR="00BE396E" w:rsidRDefault="00BE396E" w:rsidP="00BE396E">
            <w:pPr>
              <w:pStyle w:val="TableText"/>
              <w:rPr>
                <w:rFonts w:cs="Arial"/>
                <w:color w:val="000000"/>
              </w:rPr>
            </w:pPr>
            <w:r w:rsidRPr="00B31012">
              <w:rPr>
                <w:rFonts w:cs="Arial"/>
                <w:color w:val="000000"/>
              </w:rPr>
              <w:t>This field contains the 13-byte control number assigned to the indicated accounts receivable record.</w:t>
            </w:r>
          </w:p>
          <w:p w14:paraId="54C9DF0C" w14:textId="77777777" w:rsidR="00BE396E" w:rsidRDefault="00BE396E" w:rsidP="00BE396E">
            <w:pPr>
              <w:pStyle w:val="TableText"/>
            </w:pPr>
            <w:r w:rsidRPr="00B31012">
              <w:rPr>
                <w:rFonts w:cs="Arial"/>
                <w:color w:val="000000"/>
              </w:rPr>
              <w:t xml:space="preserve">This would be an A/R number for </w:t>
            </w:r>
            <w:r>
              <w:t>MAC</w:t>
            </w:r>
            <w:r w:rsidRPr="00B31012">
              <w:rPr>
                <w:rFonts w:cs="Arial"/>
                <w:color w:val="000000"/>
              </w:rPr>
              <w:t>s that are not on HIGLAS. If an A/R is set up against a claim, it will post accounts receivable against the claim and controls how the collection is processed.</w:t>
            </w:r>
          </w:p>
        </w:tc>
        <w:tc>
          <w:tcPr>
            <w:tcW w:w="1080" w:type="dxa"/>
            <w:tcMar>
              <w:left w:w="58" w:type="dxa"/>
              <w:right w:w="58" w:type="dxa"/>
            </w:tcMar>
          </w:tcPr>
          <w:p w14:paraId="5F7EACF1" w14:textId="77777777" w:rsidR="00BE396E" w:rsidRDefault="00BE396E" w:rsidP="00BE396E">
            <w:pPr>
              <w:pStyle w:val="TableText"/>
              <w:rPr>
                <w:caps/>
              </w:rPr>
            </w:pPr>
            <w:r>
              <w:rPr>
                <w:caps/>
              </w:rPr>
              <w:t>15 c</w:t>
            </w:r>
          </w:p>
        </w:tc>
        <w:tc>
          <w:tcPr>
            <w:tcW w:w="2340" w:type="dxa"/>
            <w:tcMar>
              <w:left w:w="58" w:type="dxa"/>
              <w:right w:w="58" w:type="dxa"/>
            </w:tcMar>
          </w:tcPr>
          <w:p w14:paraId="19BD94BC" w14:textId="77777777" w:rsidR="00BE396E" w:rsidRDefault="00BE396E" w:rsidP="00BE396E">
            <w:pPr>
              <w:pStyle w:val="TableText"/>
            </w:pPr>
            <w:r w:rsidRPr="00B31012">
              <w:rPr>
                <w:rFonts w:cs="Arial"/>
              </w:rPr>
              <w:t xml:space="preserve">RRYYDDDBBBSSS </w:t>
            </w:r>
            <w:r w:rsidRPr="00A50ABF">
              <w:rPr>
                <w:rFonts w:cs="Arial"/>
                <w:i/>
              </w:rPr>
              <w:t>or</w:t>
            </w:r>
            <w:r w:rsidRPr="00B31012">
              <w:rPr>
                <w:rFonts w:cs="Arial"/>
              </w:rPr>
              <w:t xml:space="preserve"> </w:t>
            </w:r>
            <w:r>
              <w:rPr>
                <w:rFonts w:cs="Arial"/>
              </w:rPr>
              <w:t>Spaces</w:t>
            </w:r>
          </w:p>
        </w:tc>
        <w:tc>
          <w:tcPr>
            <w:tcW w:w="858" w:type="dxa"/>
            <w:tcMar>
              <w:left w:w="58" w:type="dxa"/>
              <w:right w:w="58" w:type="dxa"/>
            </w:tcMar>
          </w:tcPr>
          <w:p w14:paraId="18FFBB74" w14:textId="77777777" w:rsidR="00BE396E" w:rsidRDefault="00BE396E" w:rsidP="00BE396E">
            <w:pPr>
              <w:pStyle w:val="TableText"/>
            </w:pPr>
            <w:r>
              <w:t>Spaces</w:t>
            </w:r>
          </w:p>
        </w:tc>
        <w:tc>
          <w:tcPr>
            <w:tcW w:w="431" w:type="dxa"/>
          </w:tcPr>
          <w:p w14:paraId="25C70BBD" w14:textId="77777777" w:rsidR="00BE396E" w:rsidRDefault="00BE396E" w:rsidP="00BE396E">
            <w:pPr>
              <w:pStyle w:val="TableText"/>
            </w:pPr>
            <w:r>
              <w:t>-</w:t>
            </w:r>
          </w:p>
        </w:tc>
        <w:tc>
          <w:tcPr>
            <w:tcW w:w="431" w:type="dxa"/>
          </w:tcPr>
          <w:p w14:paraId="601A06C8" w14:textId="77777777" w:rsidR="00BE396E" w:rsidRDefault="00BE396E" w:rsidP="00BE396E">
            <w:pPr>
              <w:pStyle w:val="TableText"/>
            </w:pPr>
            <w:r>
              <w:t>-</w:t>
            </w:r>
          </w:p>
        </w:tc>
        <w:tc>
          <w:tcPr>
            <w:tcW w:w="432" w:type="dxa"/>
          </w:tcPr>
          <w:p w14:paraId="61831E8A" w14:textId="77777777" w:rsidR="00BE396E" w:rsidRDefault="00BE396E" w:rsidP="00BE396E">
            <w:pPr>
              <w:pStyle w:val="TableText"/>
            </w:pPr>
            <w:r>
              <w:t>X</w:t>
            </w:r>
          </w:p>
        </w:tc>
      </w:tr>
      <w:tr w:rsidR="00BE396E" w14:paraId="5DA39029" w14:textId="77777777" w:rsidTr="00A55D29">
        <w:trPr>
          <w:cantSplit/>
          <w:jc w:val="center"/>
        </w:trPr>
        <w:tc>
          <w:tcPr>
            <w:tcW w:w="802" w:type="dxa"/>
            <w:tcMar>
              <w:left w:w="58" w:type="dxa"/>
              <w:right w:w="58" w:type="dxa"/>
            </w:tcMar>
          </w:tcPr>
          <w:p w14:paraId="331A91BF" w14:textId="00AE56F2" w:rsidR="00BE396E" w:rsidRDefault="00BE396E" w:rsidP="00BE396E">
            <w:pPr>
              <w:pStyle w:val="TableText"/>
            </w:pPr>
            <w:r>
              <w:t>2129</w:t>
            </w:r>
            <w:r w:rsidR="00135F82">
              <w:t xml:space="preserve"> – </w:t>
            </w:r>
            <w:r>
              <w:t>2136</w:t>
            </w:r>
          </w:p>
        </w:tc>
        <w:tc>
          <w:tcPr>
            <w:tcW w:w="2227" w:type="dxa"/>
            <w:tcMar>
              <w:left w:w="58" w:type="dxa"/>
              <w:right w:w="58" w:type="dxa"/>
            </w:tcMar>
          </w:tcPr>
          <w:p w14:paraId="1D56178B" w14:textId="77777777" w:rsidR="00BE396E" w:rsidRDefault="00BE396E" w:rsidP="00BE396E">
            <w:pPr>
              <w:pStyle w:val="TableText"/>
            </w:pPr>
            <w:r>
              <w:t>AR B TRAILER DATE 3</w:t>
            </w:r>
          </w:p>
        </w:tc>
        <w:tc>
          <w:tcPr>
            <w:tcW w:w="2993" w:type="dxa"/>
            <w:tcMar>
              <w:left w:w="58" w:type="dxa"/>
              <w:right w:w="58" w:type="dxa"/>
            </w:tcMar>
          </w:tcPr>
          <w:p w14:paraId="0AD1EA18" w14:textId="376C367B" w:rsidR="00BE396E" w:rsidRDefault="00BE396E" w:rsidP="00BE396E">
            <w:pPr>
              <w:pStyle w:val="TableText"/>
            </w:pPr>
            <w:r>
              <w:t>:P:IDR-</w:t>
            </w:r>
            <w:hyperlink r:id="rId586" w:history="1">
              <w:r>
                <w:rPr>
                  <w:rStyle w:val="Hyperlink"/>
                </w:rPr>
                <w:t>B-DATE</w:t>
              </w:r>
            </w:hyperlink>
          </w:p>
        </w:tc>
        <w:tc>
          <w:tcPr>
            <w:tcW w:w="2790" w:type="dxa"/>
            <w:tcMar>
              <w:left w:w="58" w:type="dxa"/>
              <w:right w:w="58" w:type="dxa"/>
            </w:tcMar>
          </w:tcPr>
          <w:p w14:paraId="320E4FD8" w14:textId="77777777" w:rsidR="00BE396E" w:rsidRDefault="00BE396E" w:rsidP="00BE396E">
            <w:pPr>
              <w:pStyle w:val="TableText"/>
            </w:pPr>
            <w:r>
              <w:t>A/R Trailer Date</w:t>
            </w:r>
          </w:p>
          <w:p w14:paraId="6A19E2FD" w14:textId="77777777" w:rsidR="00BE396E" w:rsidRDefault="00BE396E" w:rsidP="00BE396E">
            <w:pPr>
              <w:pStyle w:val="TableText"/>
            </w:pPr>
            <w:r>
              <w:rPr>
                <w:rFonts w:cs="Arial"/>
                <w:color w:val="000000"/>
              </w:rPr>
              <w:t>T</w:t>
            </w:r>
            <w:r w:rsidRPr="001C5288">
              <w:rPr>
                <w:rFonts w:cs="Arial"/>
                <w:color w:val="000000"/>
              </w:rPr>
              <w:t>he date the B Trailer was added.</w:t>
            </w:r>
          </w:p>
        </w:tc>
        <w:tc>
          <w:tcPr>
            <w:tcW w:w="1080" w:type="dxa"/>
            <w:tcMar>
              <w:left w:w="58" w:type="dxa"/>
              <w:right w:w="58" w:type="dxa"/>
            </w:tcMar>
          </w:tcPr>
          <w:p w14:paraId="7E25F5B9" w14:textId="77777777" w:rsidR="00BE396E" w:rsidRDefault="00BE396E" w:rsidP="00BE396E">
            <w:pPr>
              <w:pStyle w:val="TableText"/>
              <w:rPr>
                <w:caps/>
              </w:rPr>
            </w:pPr>
            <w:r>
              <w:rPr>
                <w:caps/>
              </w:rPr>
              <w:t>8 N</w:t>
            </w:r>
          </w:p>
        </w:tc>
        <w:tc>
          <w:tcPr>
            <w:tcW w:w="2340" w:type="dxa"/>
            <w:tcMar>
              <w:left w:w="58" w:type="dxa"/>
              <w:right w:w="58" w:type="dxa"/>
            </w:tcMar>
          </w:tcPr>
          <w:p w14:paraId="1150B70A" w14:textId="77777777" w:rsidR="00BE396E" w:rsidRDefault="00BE396E" w:rsidP="00BE396E">
            <w:pPr>
              <w:pStyle w:val="TableText"/>
            </w:pPr>
            <w:r>
              <w:t>MMDDYYYY</w:t>
            </w:r>
          </w:p>
        </w:tc>
        <w:tc>
          <w:tcPr>
            <w:tcW w:w="858" w:type="dxa"/>
            <w:tcMar>
              <w:left w:w="58" w:type="dxa"/>
              <w:right w:w="58" w:type="dxa"/>
            </w:tcMar>
          </w:tcPr>
          <w:p w14:paraId="608AC5C9" w14:textId="77777777" w:rsidR="00BE396E" w:rsidRDefault="00BE396E" w:rsidP="00BE396E">
            <w:pPr>
              <w:pStyle w:val="TableText"/>
            </w:pPr>
            <w:r>
              <w:t>Zeros</w:t>
            </w:r>
          </w:p>
        </w:tc>
        <w:tc>
          <w:tcPr>
            <w:tcW w:w="431" w:type="dxa"/>
          </w:tcPr>
          <w:p w14:paraId="46D290FA" w14:textId="77777777" w:rsidR="00BE396E" w:rsidRDefault="00BE396E" w:rsidP="00BE396E">
            <w:pPr>
              <w:pStyle w:val="TableText"/>
            </w:pPr>
            <w:r>
              <w:t>-</w:t>
            </w:r>
          </w:p>
        </w:tc>
        <w:tc>
          <w:tcPr>
            <w:tcW w:w="431" w:type="dxa"/>
          </w:tcPr>
          <w:p w14:paraId="1710A250" w14:textId="77777777" w:rsidR="00BE396E" w:rsidRDefault="00BE396E" w:rsidP="00BE396E">
            <w:pPr>
              <w:pStyle w:val="TableText"/>
            </w:pPr>
            <w:r>
              <w:t>-</w:t>
            </w:r>
          </w:p>
        </w:tc>
        <w:tc>
          <w:tcPr>
            <w:tcW w:w="432" w:type="dxa"/>
          </w:tcPr>
          <w:p w14:paraId="742F8238" w14:textId="77777777" w:rsidR="00BE396E" w:rsidRDefault="00BE396E" w:rsidP="00BE396E">
            <w:pPr>
              <w:pStyle w:val="TableText"/>
            </w:pPr>
            <w:r>
              <w:t>X</w:t>
            </w:r>
          </w:p>
        </w:tc>
      </w:tr>
      <w:tr w:rsidR="00BE396E" w14:paraId="56D8A2BE" w14:textId="77777777" w:rsidTr="00A55D29">
        <w:trPr>
          <w:cantSplit/>
          <w:jc w:val="center"/>
        </w:trPr>
        <w:tc>
          <w:tcPr>
            <w:tcW w:w="802" w:type="dxa"/>
            <w:tcMar>
              <w:left w:w="58" w:type="dxa"/>
              <w:right w:w="58" w:type="dxa"/>
            </w:tcMar>
          </w:tcPr>
          <w:p w14:paraId="66DE4B6F" w14:textId="77777777" w:rsidR="00BE396E" w:rsidRDefault="00BE396E" w:rsidP="00BE396E">
            <w:pPr>
              <w:pStyle w:val="TableText"/>
            </w:pPr>
            <w:r>
              <w:t>2137</w:t>
            </w:r>
          </w:p>
        </w:tc>
        <w:tc>
          <w:tcPr>
            <w:tcW w:w="2227" w:type="dxa"/>
            <w:tcMar>
              <w:left w:w="58" w:type="dxa"/>
              <w:right w:w="58" w:type="dxa"/>
            </w:tcMar>
          </w:tcPr>
          <w:p w14:paraId="7900D9A8" w14:textId="77777777" w:rsidR="00BE396E" w:rsidRDefault="00BE396E" w:rsidP="00BE396E">
            <w:pPr>
              <w:pStyle w:val="TableText"/>
            </w:pPr>
            <w:r>
              <w:t>AR IND 4</w:t>
            </w:r>
          </w:p>
        </w:tc>
        <w:tc>
          <w:tcPr>
            <w:tcW w:w="2993" w:type="dxa"/>
            <w:tcMar>
              <w:left w:w="58" w:type="dxa"/>
              <w:right w:w="58" w:type="dxa"/>
            </w:tcMar>
          </w:tcPr>
          <w:p w14:paraId="30AAF74C" w14:textId="4B673B56" w:rsidR="00BE396E" w:rsidRDefault="00BE396E" w:rsidP="00BE396E">
            <w:pPr>
              <w:pStyle w:val="TableText"/>
            </w:pPr>
            <w:r>
              <w:t>:P:IDR-</w:t>
            </w:r>
            <w:hyperlink r:id="rId587" w:history="1">
              <w:r>
                <w:rPr>
                  <w:rStyle w:val="Hyperlink"/>
                </w:rPr>
                <w:t>B-CUR-IND</w:t>
              </w:r>
            </w:hyperlink>
          </w:p>
        </w:tc>
        <w:tc>
          <w:tcPr>
            <w:tcW w:w="2790" w:type="dxa"/>
            <w:tcMar>
              <w:left w:w="58" w:type="dxa"/>
              <w:right w:w="58" w:type="dxa"/>
            </w:tcMar>
          </w:tcPr>
          <w:p w14:paraId="29DDDC6D" w14:textId="77777777" w:rsidR="00BE396E" w:rsidRDefault="00BE396E" w:rsidP="00BE396E">
            <w:pPr>
              <w:pStyle w:val="TableText"/>
            </w:pPr>
            <w:r>
              <w:t>Current A/R indicator</w:t>
            </w:r>
          </w:p>
          <w:p w14:paraId="3F5E15D1" w14:textId="77777777" w:rsidR="00BE396E" w:rsidRDefault="00BE396E" w:rsidP="00BE396E">
            <w:pPr>
              <w:pStyle w:val="TableText"/>
            </w:pPr>
            <w:r>
              <w:rPr>
                <w:rFonts w:cs="Arial"/>
                <w:color w:val="000000"/>
              </w:rPr>
              <w:t>I</w:t>
            </w:r>
            <w:r w:rsidRPr="00F76C0D">
              <w:rPr>
                <w:rFonts w:cs="Arial"/>
                <w:color w:val="000000"/>
              </w:rPr>
              <w:t>ndicates the status of the open accounts receivable record for the provider or beneficiary on the claim. A/R has been closed</w:t>
            </w:r>
            <w:r>
              <w:rPr>
                <w:rFonts w:cs="Arial"/>
                <w:color w:val="000000"/>
              </w:rPr>
              <w:t>.</w:t>
            </w:r>
          </w:p>
        </w:tc>
        <w:tc>
          <w:tcPr>
            <w:tcW w:w="1080" w:type="dxa"/>
            <w:tcMar>
              <w:left w:w="58" w:type="dxa"/>
              <w:right w:w="58" w:type="dxa"/>
            </w:tcMar>
          </w:tcPr>
          <w:p w14:paraId="1777D310" w14:textId="77777777" w:rsidR="00BE396E" w:rsidRDefault="00BE396E" w:rsidP="00BE396E">
            <w:pPr>
              <w:pStyle w:val="TableText"/>
              <w:rPr>
                <w:caps/>
              </w:rPr>
            </w:pPr>
            <w:r>
              <w:rPr>
                <w:caps/>
              </w:rPr>
              <w:t>1 c</w:t>
            </w:r>
          </w:p>
        </w:tc>
        <w:tc>
          <w:tcPr>
            <w:tcW w:w="2340" w:type="dxa"/>
            <w:tcMar>
              <w:left w:w="58" w:type="dxa"/>
              <w:right w:w="58" w:type="dxa"/>
            </w:tcMar>
          </w:tcPr>
          <w:p w14:paraId="6AE8C202" w14:textId="77777777" w:rsidR="00BE396E" w:rsidRDefault="00BE396E" w:rsidP="00BE396E">
            <w:pPr>
              <w:pStyle w:val="TableText"/>
            </w:pPr>
            <w:r>
              <w:t>A/R has been closed</w:t>
            </w:r>
          </w:p>
          <w:p w14:paraId="7E67C594" w14:textId="77777777" w:rsidR="00BE396E" w:rsidRPr="0097365E" w:rsidRDefault="00BE396E" w:rsidP="00BE396E">
            <w:pPr>
              <w:pStyle w:val="TableText"/>
              <w:rPr>
                <w:rFonts w:cs="Arial"/>
                <w:color w:val="000000"/>
              </w:rPr>
            </w:pPr>
            <w:r w:rsidRPr="0042502A">
              <w:rPr>
                <w:rFonts w:cs="Arial"/>
                <w:b/>
                <w:color w:val="000000"/>
              </w:rPr>
              <w:t>Valid Values:</w:t>
            </w:r>
          </w:p>
          <w:p w14:paraId="6E13AC88" w14:textId="74795F8D" w:rsidR="00BE396E" w:rsidRPr="000B6CD8" w:rsidRDefault="00BE396E" w:rsidP="00245396">
            <w:pPr>
              <w:pStyle w:val="TableTextBullet"/>
            </w:pPr>
            <w:r w:rsidRPr="000B6CD8">
              <w:t xml:space="preserve">Y </w:t>
            </w:r>
            <w:r w:rsidR="00A50ABF">
              <w:t xml:space="preserve">– </w:t>
            </w:r>
            <w:r w:rsidRPr="000B6CD8">
              <w:t>Yes</w:t>
            </w:r>
          </w:p>
          <w:p w14:paraId="03CEE1A9" w14:textId="0A98F21C" w:rsidR="00BE396E" w:rsidRDefault="00BE396E" w:rsidP="00245396">
            <w:pPr>
              <w:pStyle w:val="TableTextBullet"/>
            </w:pPr>
            <w:r w:rsidRPr="000B6CD8">
              <w:t xml:space="preserve">Space </w:t>
            </w:r>
            <w:r w:rsidR="00A50ABF">
              <w:t xml:space="preserve">– </w:t>
            </w:r>
            <w:r w:rsidRPr="000B6CD8">
              <w:t>No</w:t>
            </w:r>
          </w:p>
        </w:tc>
        <w:tc>
          <w:tcPr>
            <w:tcW w:w="858" w:type="dxa"/>
            <w:tcMar>
              <w:left w:w="58" w:type="dxa"/>
              <w:right w:w="58" w:type="dxa"/>
            </w:tcMar>
          </w:tcPr>
          <w:p w14:paraId="32B3B470" w14:textId="77777777" w:rsidR="00BE396E" w:rsidRDefault="00BE396E" w:rsidP="00BE396E">
            <w:pPr>
              <w:pStyle w:val="TableText"/>
            </w:pPr>
            <w:r>
              <w:t>Spaces</w:t>
            </w:r>
          </w:p>
        </w:tc>
        <w:tc>
          <w:tcPr>
            <w:tcW w:w="431" w:type="dxa"/>
          </w:tcPr>
          <w:p w14:paraId="331DEE53" w14:textId="77777777" w:rsidR="00BE396E" w:rsidRDefault="00BE396E" w:rsidP="00BE396E">
            <w:pPr>
              <w:pStyle w:val="TableText"/>
            </w:pPr>
            <w:r>
              <w:t>-</w:t>
            </w:r>
          </w:p>
        </w:tc>
        <w:tc>
          <w:tcPr>
            <w:tcW w:w="431" w:type="dxa"/>
          </w:tcPr>
          <w:p w14:paraId="1E4CC47D" w14:textId="77777777" w:rsidR="00BE396E" w:rsidRDefault="00BE396E" w:rsidP="00BE396E">
            <w:pPr>
              <w:pStyle w:val="TableText"/>
            </w:pPr>
            <w:r>
              <w:t>-</w:t>
            </w:r>
          </w:p>
        </w:tc>
        <w:tc>
          <w:tcPr>
            <w:tcW w:w="432" w:type="dxa"/>
          </w:tcPr>
          <w:p w14:paraId="021ABD31" w14:textId="77777777" w:rsidR="00BE396E" w:rsidRDefault="00BE396E" w:rsidP="00BE396E">
            <w:pPr>
              <w:pStyle w:val="TableText"/>
            </w:pPr>
            <w:r>
              <w:t>X</w:t>
            </w:r>
          </w:p>
        </w:tc>
      </w:tr>
      <w:tr w:rsidR="00BE396E" w14:paraId="46400A70" w14:textId="77777777" w:rsidTr="00A55D29">
        <w:trPr>
          <w:cantSplit/>
          <w:jc w:val="center"/>
        </w:trPr>
        <w:tc>
          <w:tcPr>
            <w:tcW w:w="802" w:type="dxa"/>
            <w:tcMar>
              <w:left w:w="58" w:type="dxa"/>
              <w:right w:w="58" w:type="dxa"/>
            </w:tcMar>
          </w:tcPr>
          <w:p w14:paraId="4FE837BB" w14:textId="2600D0C2" w:rsidR="00BE396E" w:rsidRDefault="00BE396E" w:rsidP="00BE396E">
            <w:pPr>
              <w:pStyle w:val="TableText"/>
            </w:pPr>
            <w:r>
              <w:t>2138</w:t>
            </w:r>
            <w:r w:rsidR="00135F82">
              <w:t xml:space="preserve"> – </w:t>
            </w:r>
            <w:r>
              <w:t>2152</w:t>
            </w:r>
          </w:p>
        </w:tc>
        <w:tc>
          <w:tcPr>
            <w:tcW w:w="2227" w:type="dxa"/>
            <w:tcMar>
              <w:left w:w="58" w:type="dxa"/>
              <w:right w:w="58" w:type="dxa"/>
            </w:tcMar>
          </w:tcPr>
          <w:p w14:paraId="1AAED036" w14:textId="77777777" w:rsidR="00BE396E" w:rsidRDefault="00BE396E" w:rsidP="00BE396E">
            <w:pPr>
              <w:pStyle w:val="TableText"/>
            </w:pPr>
            <w:r>
              <w:t>AR NUMBER 4</w:t>
            </w:r>
          </w:p>
        </w:tc>
        <w:tc>
          <w:tcPr>
            <w:tcW w:w="2993" w:type="dxa"/>
            <w:tcMar>
              <w:left w:w="58" w:type="dxa"/>
              <w:right w:w="58" w:type="dxa"/>
            </w:tcMar>
          </w:tcPr>
          <w:p w14:paraId="3F7661D6" w14:textId="33DD8145" w:rsidR="00BE396E" w:rsidRDefault="00BE396E" w:rsidP="00BE396E">
            <w:pPr>
              <w:pStyle w:val="TableText"/>
            </w:pPr>
            <w:r>
              <w:t>:P:IDR-</w:t>
            </w:r>
            <w:hyperlink r:id="rId588" w:history="1">
              <w:r>
                <w:rPr>
                  <w:rStyle w:val="Hyperlink"/>
                </w:rPr>
                <w:t>B-ICN</w:t>
              </w:r>
            </w:hyperlink>
          </w:p>
        </w:tc>
        <w:tc>
          <w:tcPr>
            <w:tcW w:w="2790" w:type="dxa"/>
            <w:tcMar>
              <w:left w:w="58" w:type="dxa"/>
              <w:right w:w="58" w:type="dxa"/>
            </w:tcMar>
          </w:tcPr>
          <w:p w14:paraId="3B942DC0" w14:textId="77777777" w:rsidR="00BE396E" w:rsidRDefault="00BE396E" w:rsidP="00BE396E">
            <w:pPr>
              <w:pStyle w:val="TableText"/>
            </w:pPr>
            <w:r>
              <w:t>A/R number</w:t>
            </w:r>
          </w:p>
          <w:p w14:paraId="3EAC04E1" w14:textId="77777777" w:rsidR="00BE396E" w:rsidRDefault="00BE396E" w:rsidP="00BE396E">
            <w:pPr>
              <w:pStyle w:val="TableText"/>
              <w:rPr>
                <w:rFonts w:cs="Arial"/>
                <w:color w:val="000000"/>
              </w:rPr>
            </w:pPr>
            <w:r w:rsidRPr="00B31012">
              <w:rPr>
                <w:rFonts w:cs="Arial"/>
                <w:color w:val="000000"/>
              </w:rPr>
              <w:t>This field contains the 13-byte control number assigned to the indicated accounts receivable record.</w:t>
            </w:r>
          </w:p>
          <w:p w14:paraId="6843F551" w14:textId="77777777" w:rsidR="00BE396E" w:rsidRDefault="00BE396E" w:rsidP="00BE396E">
            <w:pPr>
              <w:pStyle w:val="TableText"/>
            </w:pPr>
            <w:r w:rsidRPr="00B31012">
              <w:rPr>
                <w:rFonts w:cs="Arial"/>
                <w:color w:val="000000"/>
              </w:rPr>
              <w:t xml:space="preserve">This would be an A/R number for </w:t>
            </w:r>
            <w:r>
              <w:t>MAC</w:t>
            </w:r>
            <w:r w:rsidRPr="00B31012">
              <w:rPr>
                <w:rFonts w:cs="Arial"/>
                <w:color w:val="000000"/>
              </w:rPr>
              <w:t>s that are not on HIGLAS. If an A/R is set up against a claim, it will post accounts receivable against the claim and controls how the collection is processed.</w:t>
            </w:r>
          </w:p>
        </w:tc>
        <w:tc>
          <w:tcPr>
            <w:tcW w:w="1080" w:type="dxa"/>
            <w:tcMar>
              <w:left w:w="58" w:type="dxa"/>
              <w:right w:w="58" w:type="dxa"/>
            </w:tcMar>
          </w:tcPr>
          <w:p w14:paraId="12270C81" w14:textId="77777777" w:rsidR="00BE396E" w:rsidRDefault="00BE396E" w:rsidP="00BE396E">
            <w:pPr>
              <w:pStyle w:val="TableText"/>
              <w:rPr>
                <w:caps/>
              </w:rPr>
            </w:pPr>
            <w:r>
              <w:rPr>
                <w:caps/>
              </w:rPr>
              <w:t>15 c</w:t>
            </w:r>
          </w:p>
        </w:tc>
        <w:tc>
          <w:tcPr>
            <w:tcW w:w="2340" w:type="dxa"/>
            <w:tcMar>
              <w:left w:w="58" w:type="dxa"/>
              <w:right w:w="58" w:type="dxa"/>
            </w:tcMar>
          </w:tcPr>
          <w:p w14:paraId="7F176FCD" w14:textId="77777777" w:rsidR="00BE396E" w:rsidRDefault="00BE396E" w:rsidP="00BE396E">
            <w:pPr>
              <w:pStyle w:val="TableText"/>
            </w:pPr>
            <w:r w:rsidRPr="00B31012">
              <w:rPr>
                <w:rFonts w:cs="Arial"/>
              </w:rPr>
              <w:t xml:space="preserve">RRYYDDDBBBSSS </w:t>
            </w:r>
            <w:r w:rsidRPr="00A50ABF">
              <w:rPr>
                <w:rFonts w:cs="Arial"/>
                <w:i/>
              </w:rPr>
              <w:t xml:space="preserve">or </w:t>
            </w:r>
            <w:r>
              <w:rPr>
                <w:rFonts w:cs="Arial"/>
              </w:rPr>
              <w:t>Spaces</w:t>
            </w:r>
          </w:p>
        </w:tc>
        <w:tc>
          <w:tcPr>
            <w:tcW w:w="858" w:type="dxa"/>
            <w:tcMar>
              <w:left w:w="58" w:type="dxa"/>
              <w:right w:w="58" w:type="dxa"/>
            </w:tcMar>
          </w:tcPr>
          <w:p w14:paraId="4128FB7E" w14:textId="77777777" w:rsidR="00BE396E" w:rsidRDefault="00BE396E" w:rsidP="00BE396E">
            <w:pPr>
              <w:pStyle w:val="TableText"/>
            </w:pPr>
            <w:r>
              <w:t>Spaces</w:t>
            </w:r>
          </w:p>
        </w:tc>
        <w:tc>
          <w:tcPr>
            <w:tcW w:w="431" w:type="dxa"/>
          </w:tcPr>
          <w:p w14:paraId="5C44D987" w14:textId="77777777" w:rsidR="00BE396E" w:rsidRDefault="00BE396E" w:rsidP="00BE396E">
            <w:pPr>
              <w:pStyle w:val="TableText"/>
            </w:pPr>
            <w:r>
              <w:t>-</w:t>
            </w:r>
          </w:p>
        </w:tc>
        <w:tc>
          <w:tcPr>
            <w:tcW w:w="431" w:type="dxa"/>
          </w:tcPr>
          <w:p w14:paraId="5859F831" w14:textId="77777777" w:rsidR="00BE396E" w:rsidRDefault="00BE396E" w:rsidP="00BE396E">
            <w:pPr>
              <w:pStyle w:val="TableText"/>
            </w:pPr>
            <w:r>
              <w:t>-</w:t>
            </w:r>
          </w:p>
        </w:tc>
        <w:tc>
          <w:tcPr>
            <w:tcW w:w="432" w:type="dxa"/>
          </w:tcPr>
          <w:p w14:paraId="0E935C13" w14:textId="77777777" w:rsidR="00BE396E" w:rsidRDefault="00BE396E" w:rsidP="00BE396E">
            <w:pPr>
              <w:pStyle w:val="TableText"/>
            </w:pPr>
            <w:r>
              <w:t>X</w:t>
            </w:r>
          </w:p>
        </w:tc>
      </w:tr>
      <w:tr w:rsidR="00BE396E" w14:paraId="3B0EAE9C" w14:textId="77777777" w:rsidTr="00A55D29">
        <w:trPr>
          <w:cantSplit/>
          <w:jc w:val="center"/>
        </w:trPr>
        <w:tc>
          <w:tcPr>
            <w:tcW w:w="802" w:type="dxa"/>
            <w:tcMar>
              <w:left w:w="58" w:type="dxa"/>
              <w:right w:w="58" w:type="dxa"/>
            </w:tcMar>
          </w:tcPr>
          <w:p w14:paraId="21DD33BF" w14:textId="4EAC6DD8" w:rsidR="00BE396E" w:rsidRDefault="00BE396E" w:rsidP="00BE396E">
            <w:pPr>
              <w:pStyle w:val="TableText"/>
            </w:pPr>
            <w:r>
              <w:t>2153</w:t>
            </w:r>
            <w:r w:rsidR="00135F82">
              <w:t xml:space="preserve"> – </w:t>
            </w:r>
            <w:r>
              <w:t>2160</w:t>
            </w:r>
          </w:p>
        </w:tc>
        <w:tc>
          <w:tcPr>
            <w:tcW w:w="2227" w:type="dxa"/>
            <w:tcMar>
              <w:left w:w="58" w:type="dxa"/>
              <w:right w:w="58" w:type="dxa"/>
            </w:tcMar>
          </w:tcPr>
          <w:p w14:paraId="3E16DDAF" w14:textId="77777777" w:rsidR="00BE396E" w:rsidRDefault="00BE396E" w:rsidP="00BE396E">
            <w:pPr>
              <w:pStyle w:val="TableText"/>
            </w:pPr>
            <w:r>
              <w:t>AR B TRAILER DATE 4</w:t>
            </w:r>
          </w:p>
        </w:tc>
        <w:tc>
          <w:tcPr>
            <w:tcW w:w="2993" w:type="dxa"/>
            <w:tcMar>
              <w:left w:w="58" w:type="dxa"/>
              <w:right w:w="58" w:type="dxa"/>
            </w:tcMar>
          </w:tcPr>
          <w:p w14:paraId="0E435E5D" w14:textId="6187AA1C" w:rsidR="00BE396E" w:rsidRDefault="00BE396E" w:rsidP="00BE396E">
            <w:pPr>
              <w:pStyle w:val="TableText"/>
            </w:pPr>
            <w:r>
              <w:t>:P:IDR-</w:t>
            </w:r>
            <w:hyperlink r:id="rId589" w:history="1">
              <w:r>
                <w:rPr>
                  <w:rStyle w:val="Hyperlink"/>
                </w:rPr>
                <w:t>B-DATE</w:t>
              </w:r>
            </w:hyperlink>
          </w:p>
        </w:tc>
        <w:tc>
          <w:tcPr>
            <w:tcW w:w="2790" w:type="dxa"/>
            <w:tcMar>
              <w:left w:w="58" w:type="dxa"/>
              <w:right w:w="58" w:type="dxa"/>
            </w:tcMar>
          </w:tcPr>
          <w:p w14:paraId="4987DCD1" w14:textId="77777777" w:rsidR="00BE396E" w:rsidRDefault="00BE396E" w:rsidP="00BE396E">
            <w:pPr>
              <w:pStyle w:val="TableText"/>
            </w:pPr>
            <w:r>
              <w:t>A/R Trailer Date</w:t>
            </w:r>
          </w:p>
          <w:p w14:paraId="7C2F1F41" w14:textId="77777777" w:rsidR="00BE396E" w:rsidRDefault="00BE396E" w:rsidP="00BE396E">
            <w:pPr>
              <w:pStyle w:val="TableText"/>
            </w:pPr>
            <w:r>
              <w:rPr>
                <w:rFonts w:cs="Arial"/>
                <w:color w:val="000000"/>
              </w:rPr>
              <w:t>T</w:t>
            </w:r>
            <w:r w:rsidRPr="001C5288">
              <w:rPr>
                <w:rFonts w:cs="Arial"/>
                <w:color w:val="000000"/>
              </w:rPr>
              <w:t>he date the B Trailer was added.</w:t>
            </w:r>
          </w:p>
        </w:tc>
        <w:tc>
          <w:tcPr>
            <w:tcW w:w="1080" w:type="dxa"/>
            <w:tcMar>
              <w:left w:w="58" w:type="dxa"/>
              <w:right w:w="58" w:type="dxa"/>
            </w:tcMar>
          </w:tcPr>
          <w:p w14:paraId="36CEFEF1" w14:textId="77777777" w:rsidR="00BE396E" w:rsidRDefault="00BE396E" w:rsidP="00BE396E">
            <w:pPr>
              <w:pStyle w:val="TableText"/>
              <w:rPr>
                <w:caps/>
              </w:rPr>
            </w:pPr>
            <w:r>
              <w:rPr>
                <w:caps/>
              </w:rPr>
              <w:t>8 N</w:t>
            </w:r>
          </w:p>
        </w:tc>
        <w:tc>
          <w:tcPr>
            <w:tcW w:w="2340" w:type="dxa"/>
            <w:tcMar>
              <w:left w:w="58" w:type="dxa"/>
              <w:right w:w="58" w:type="dxa"/>
            </w:tcMar>
          </w:tcPr>
          <w:p w14:paraId="3E1746FB" w14:textId="77777777" w:rsidR="00BE396E" w:rsidRDefault="00BE396E" w:rsidP="00BE396E">
            <w:pPr>
              <w:pStyle w:val="TableText"/>
            </w:pPr>
            <w:r>
              <w:t>MMDDYYYY</w:t>
            </w:r>
          </w:p>
        </w:tc>
        <w:tc>
          <w:tcPr>
            <w:tcW w:w="858" w:type="dxa"/>
            <w:tcMar>
              <w:left w:w="58" w:type="dxa"/>
              <w:right w:w="58" w:type="dxa"/>
            </w:tcMar>
          </w:tcPr>
          <w:p w14:paraId="1E0AE673" w14:textId="77777777" w:rsidR="00BE396E" w:rsidRDefault="00BE396E" w:rsidP="00BE396E">
            <w:pPr>
              <w:pStyle w:val="TableText"/>
            </w:pPr>
            <w:r>
              <w:t>Zeros</w:t>
            </w:r>
          </w:p>
        </w:tc>
        <w:tc>
          <w:tcPr>
            <w:tcW w:w="431" w:type="dxa"/>
          </w:tcPr>
          <w:p w14:paraId="23378665" w14:textId="77777777" w:rsidR="00BE396E" w:rsidRDefault="00BE396E" w:rsidP="00BE396E">
            <w:pPr>
              <w:pStyle w:val="TableText"/>
            </w:pPr>
            <w:r>
              <w:t>-</w:t>
            </w:r>
          </w:p>
        </w:tc>
        <w:tc>
          <w:tcPr>
            <w:tcW w:w="431" w:type="dxa"/>
          </w:tcPr>
          <w:p w14:paraId="242BA882" w14:textId="77777777" w:rsidR="00BE396E" w:rsidRDefault="00BE396E" w:rsidP="00BE396E">
            <w:pPr>
              <w:pStyle w:val="TableText"/>
            </w:pPr>
            <w:r>
              <w:t>-</w:t>
            </w:r>
          </w:p>
        </w:tc>
        <w:tc>
          <w:tcPr>
            <w:tcW w:w="432" w:type="dxa"/>
          </w:tcPr>
          <w:p w14:paraId="39EC5892" w14:textId="77777777" w:rsidR="00BE396E" w:rsidRDefault="00BE396E" w:rsidP="00BE396E">
            <w:pPr>
              <w:pStyle w:val="TableText"/>
            </w:pPr>
            <w:r>
              <w:t>X</w:t>
            </w:r>
          </w:p>
        </w:tc>
      </w:tr>
      <w:tr w:rsidR="00BE396E" w14:paraId="7530C42F" w14:textId="77777777" w:rsidTr="00A55D29">
        <w:trPr>
          <w:cantSplit/>
          <w:jc w:val="center"/>
        </w:trPr>
        <w:tc>
          <w:tcPr>
            <w:tcW w:w="802" w:type="dxa"/>
            <w:tcMar>
              <w:left w:w="58" w:type="dxa"/>
              <w:right w:w="58" w:type="dxa"/>
            </w:tcMar>
          </w:tcPr>
          <w:p w14:paraId="3D4D5AC8" w14:textId="77777777" w:rsidR="00BE396E" w:rsidRDefault="00BE396E" w:rsidP="00BE396E">
            <w:pPr>
              <w:pStyle w:val="TableText"/>
            </w:pPr>
            <w:r>
              <w:t>2161</w:t>
            </w:r>
          </w:p>
        </w:tc>
        <w:tc>
          <w:tcPr>
            <w:tcW w:w="2227" w:type="dxa"/>
            <w:tcMar>
              <w:left w:w="58" w:type="dxa"/>
              <w:right w:w="58" w:type="dxa"/>
            </w:tcMar>
          </w:tcPr>
          <w:p w14:paraId="5BA088C4" w14:textId="77777777" w:rsidR="00BE396E" w:rsidRDefault="00BE396E" w:rsidP="00BE396E">
            <w:pPr>
              <w:pStyle w:val="TableText"/>
            </w:pPr>
            <w:r>
              <w:t>AR IND 5</w:t>
            </w:r>
          </w:p>
        </w:tc>
        <w:tc>
          <w:tcPr>
            <w:tcW w:w="2993" w:type="dxa"/>
            <w:tcMar>
              <w:left w:w="58" w:type="dxa"/>
              <w:right w:w="58" w:type="dxa"/>
            </w:tcMar>
          </w:tcPr>
          <w:p w14:paraId="38ABA670" w14:textId="0D31F68E" w:rsidR="00BE396E" w:rsidRDefault="00BE396E" w:rsidP="00BE396E">
            <w:pPr>
              <w:pStyle w:val="TableText"/>
            </w:pPr>
            <w:r>
              <w:t>:P:IDR-</w:t>
            </w:r>
            <w:hyperlink r:id="rId590" w:history="1">
              <w:r>
                <w:rPr>
                  <w:rStyle w:val="Hyperlink"/>
                </w:rPr>
                <w:t>B-CUR-IND</w:t>
              </w:r>
            </w:hyperlink>
          </w:p>
        </w:tc>
        <w:tc>
          <w:tcPr>
            <w:tcW w:w="2790" w:type="dxa"/>
            <w:tcMar>
              <w:left w:w="58" w:type="dxa"/>
              <w:right w:w="58" w:type="dxa"/>
            </w:tcMar>
          </w:tcPr>
          <w:p w14:paraId="2C1CEB5C" w14:textId="77777777" w:rsidR="00BE396E" w:rsidRDefault="00BE396E" w:rsidP="00BE396E">
            <w:pPr>
              <w:pStyle w:val="TableText"/>
            </w:pPr>
            <w:r>
              <w:t>Current A/R indicator</w:t>
            </w:r>
          </w:p>
          <w:p w14:paraId="6C7DE5A3" w14:textId="145A481F" w:rsidR="00BE396E" w:rsidRDefault="00BE396E" w:rsidP="00BE396E">
            <w:pPr>
              <w:pStyle w:val="TableText"/>
            </w:pPr>
            <w:r>
              <w:rPr>
                <w:rFonts w:cs="Arial"/>
                <w:color w:val="000000"/>
              </w:rPr>
              <w:t>I</w:t>
            </w:r>
            <w:r w:rsidRPr="00F76C0D">
              <w:rPr>
                <w:rFonts w:cs="Arial"/>
                <w:color w:val="000000"/>
              </w:rPr>
              <w:t>ndicates the status of the open accounts receivable record for the provider or beneficiary on the claim. A/R has been closed</w:t>
            </w:r>
            <w:r>
              <w:rPr>
                <w:rFonts w:cs="Arial"/>
                <w:color w:val="000000"/>
              </w:rPr>
              <w:t>.</w:t>
            </w:r>
          </w:p>
        </w:tc>
        <w:tc>
          <w:tcPr>
            <w:tcW w:w="1080" w:type="dxa"/>
            <w:tcMar>
              <w:left w:w="58" w:type="dxa"/>
              <w:right w:w="58" w:type="dxa"/>
            </w:tcMar>
          </w:tcPr>
          <w:p w14:paraId="34DF876A" w14:textId="77777777" w:rsidR="00BE396E" w:rsidRDefault="00BE396E" w:rsidP="00BE396E">
            <w:pPr>
              <w:pStyle w:val="TableText"/>
              <w:rPr>
                <w:caps/>
              </w:rPr>
            </w:pPr>
            <w:r>
              <w:rPr>
                <w:caps/>
              </w:rPr>
              <w:t>1 c</w:t>
            </w:r>
          </w:p>
        </w:tc>
        <w:tc>
          <w:tcPr>
            <w:tcW w:w="2340" w:type="dxa"/>
            <w:tcMar>
              <w:left w:w="58" w:type="dxa"/>
              <w:right w:w="58" w:type="dxa"/>
            </w:tcMar>
          </w:tcPr>
          <w:p w14:paraId="7E5AC83E" w14:textId="77777777" w:rsidR="00BE396E" w:rsidRDefault="00BE396E" w:rsidP="00BE396E">
            <w:pPr>
              <w:pStyle w:val="TableText"/>
            </w:pPr>
            <w:r>
              <w:t>A/R has been closed</w:t>
            </w:r>
          </w:p>
          <w:p w14:paraId="7BC0F173" w14:textId="77777777" w:rsidR="00BE396E" w:rsidRPr="0097365E" w:rsidRDefault="00BE396E" w:rsidP="00BE396E">
            <w:pPr>
              <w:pStyle w:val="TableText"/>
              <w:rPr>
                <w:rFonts w:cs="Arial"/>
                <w:color w:val="000000"/>
              </w:rPr>
            </w:pPr>
            <w:r w:rsidRPr="0042502A">
              <w:rPr>
                <w:rFonts w:cs="Arial"/>
                <w:b/>
                <w:color w:val="000000"/>
              </w:rPr>
              <w:t>Valid Values:</w:t>
            </w:r>
          </w:p>
          <w:p w14:paraId="33FBBD97" w14:textId="70615C24" w:rsidR="00BE396E" w:rsidRPr="000B6CD8" w:rsidRDefault="00BE396E" w:rsidP="00245396">
            <w:pPr>
              <w:pStyle w:val="TableTextBullet"/>
            </w:pPr>
            <w:r w:rsidRPr="000B6CD8">
              <w:t xml:space="preserve">Y </w:t>
            </w:r>
            <w:r w:rsidR="00A50ABF">
              <w:t xml:space="preserve">– </w:t>
            </w:r>
            <w:r w:rsidRPr="000B6CD8">
              <w:t>Yes</w:t>
            </w:r>
          </w:p>
          <w:p w14:paraId="5BA52A96" w14:textId="75548E4D" w:rsidR="00BE396E" w:rsidRDefault="00BE396E" w:rsidP="00245396">
            <w:pPr>
              <w:pStyle w:val="TableTextBullet"/>
            </w:pPr>
            <w:r w:rsidRPr="000B6CD8">
              <w:t xml:space="preserve">Space </w:t>
            </w:r>
            <w:r w:rsidR="00A50ABF">
              <w:t xml:space="preserve">– </w:t>
            </w:r>
            <w:r w:rsidRPr="000B6CD8">
              <w:t>No</w:t>
            </w:r>
          </w:p>
        </w:tc>
        <w:tc>
          <w:tcPr>
            <w:tcW w:w="858" w:type="dxa"/>
            <w:tcMar>
              <w:left w:w="58" w:type="dxa"/>
              <w:right w:w="58" w:type="dxa"/>
            </w:tcMar>
          </w:tcPr>
          <w:p w14:paraId="6A5FA970" w14:textId="77777777" w:rsidR="00BE396E" w:rsidRDefault="00BE396E" w:rsidP="00BE396E">
            <w:pPr>
              <w:pStyle w:val="TableText"/>
            </w:pPr>
            <w:r>
              <w:t>Spaces</w:t>
            </w:r>
          </w:p>
        </w:tc>
        <w:tc>
          <w:tcPr>
            <w:tcW w:w="431" w:type="dxa"/>
          </w:tcPr>
          <w:p w14:paraId="72F40B92" w14:textId="77777777" w:rsidR="00BE396E" w:rsidRDefault="00BE396E" w:rsidP="00BE396E">
            <w:pPr>
              <w:pStyle w:val="TableText"/>
            </w:pPr>
            <w:r>
              <w:t>-</w:t>
            </w:r>
          </w:p>
        </w:tc>
        <w:tc>
          <w:tcPr>
            <w:tcW w:w="431" w:type="dxa"/>
          </w:tcPr>
          <w:p w14:paraId="176CD0BC" w14:textId="77777777" w:rsidR="00BE396E" w:rsidRDefault="00BE396E" w:rsidP="00BE396E">
            <w:pPr>
              <w:pStyle w:val="TableText"/>
            </w:pPr>
            <w:r>
              <w:t>-</w:t>
            </w:r>
          </w:p>
        </w:tc>
        <w:tc>
          <w:tcPr>
            <w:tcW w:w="432" w:type="dxa"/>
          </w:tcPr>
          <w:p w14:paraId="449076F7" w14:textId="77777777" w:rsidR="00BE396E" w:rsidRDefault="00BE396E" w:rsidP="00BE396E">
            <w:pPr>
              <w:pStyle w:val="TableText"/>
            </w:pPr>
            <w:r>
              <w:t>X</w:t>
            </w:r>
          </w:p>
        </w:tc>
      </w:tr>
      <w:tr w:rsidR="00BE396E" w14:paraId="7D2CCAF8" w14:textId="77777777" w:rsidTr="00A55D29">
        <w:trPr>
          <w:cantSplit/>
          <w:jc w:val="center"/>
        </w:trPr>
        <w:tc>
          <w:tcPr>
            <w:tcW w:w="802" w:type="dxa"/>
            <w:tcMar>
              <w:left w:w="58" w:type="dxa"/>
              <w:right w:w="58" w:type="dxa"/>
            </w:tcMar>
          </w:tcPr>
          <w:p w14:paraId="6AE332D6" w14:textId="16968B07" w:rsidR="00BE396E" w:rsidRDefault="00BE396E" w:rsidP="00BE396E">
            <w:pPr>
              <w:pStyle w:val="TableText"/>
            </w:pPr>
            <w:r>
              <w:t>2162</w:t>
            </w:r>
            <w:r w:rsidR="00135F82">
              <w:t xml:space="preserve"> – </w:t>
            </w:r>
            <w:r>
              <w:t>2176</w:t>
            </w:r>
          </w:p>
        </w:tc>
        <w:tc>
          <w:tcPr>
            <w:tcW w:w="2227" w:type="dxa"/>
            <w:tcMar>
              <w:left w:w="58" w:type="dxa"/>
              <w:right w:w="58" w:type="dxa"/>
            </w:tcMar>
          </w:tcPr>
          <w:p w14:paraId="29222E02" w14:textId="77777777" w:rsidR="00BE396E" w:rsidRDefault="00BE396E" w:rsidP="00BE396E">
            <w:pPr>
              <w:pStyle w:val="TableText"/>
            </w:pPr>
            <w:r>
              <w:t>AR NUMBER 5</w:t>
            </w:r>
          </w:p>
        </w:tc>
        <w:tc>
          <w:tcPr>
            <w:tcW w:w="2993" w:type="dxa"/>
            <w:tcMar>
              <w:left w:w="58" w:type="dxa"/>
              <w:right w:w="58" w:type="dxa"/>
            </w:tcMar>
          </w:tcPr>
          <w:p w14:paraId="1F4BDCB8" w14:textId="49FD526F" w:rsidR="00BE396E" w:rsidRDefault="00BE396E" w:rsidP="00BE396E">
            <w:pPr>
              <w:pStyle w:val="TableText"/>
            </w:pPr>
            <w:r>
              <w:t>:P:IDR-</w:t>
            </w:r>
            <w:hyperlink r:id="rId591" w:history="1">
              <w:r>
                <w:rPr>
                  <w:rStyle w:val="Hyperlink"/>
                </w:rPr>
                <w:t>B-ICN</w:t>
              </w:r>
            </w:hyperlink>
          </w:p>
        </w:tc>
        <w:tc>
          <w:tcPr>
            <w:tcW w:w="2790" w:type="dxa"/>
            <w:tcMar>
              <w:left w:w="58" w:type="dxa"/>
              <w:right w:w="58" w:type="dxa"/>
            </w:tcMar>
          </w:tcPr>
          <w:p w14:paraId="3C5F3817" w14:textId="77777777" w:rsidR="00BE396E" w:rsidRDefault="00BE396E" w:rsidP="00BE396E">
            <w:pPr>
              <w:pStyle w:val="TableText"/>
            </w:pPr>
            <w:r>
              <w:t>A/R number</w:t>
            </w:r>
          </w:p>
          <w:p w14:paraId="2BF79B81" w14:textId="77777777" w:rsidR="00BE396E" w:rsidRDefault="00BE396E" w:rsidP="00BE396E">
            <w:pPr>
              <w:pStyle w:val="TableText"/>
              <w:rPr>
                <w:rFonts w:cs="Arial"/>
                <w:color w:val="000000"/>
              </w:rPr>
            </w:pPr>
            <w:r w:rsidRPr="00B31012">
              <w:rPr>
                <w:rFonts w:cs="Arial"/>
                <w:color w:val="000000"/>
              </w:rPr>
              <w:t>This field contains the 13-byte control number assigned to the indicated accounts receivable record.</w:t>
            </w:r>
          </w:p>
          <w:p w14:paraId="551572D6" w14:textId="77777777" w:rsidR="00BE396E" w:rsidRDefault="00BE396E" w:rsidP="00BE396E">
            <w:pPr>
              <w:pStyle w:val="TableText"/>
            </w:pPr>
            <w:r w:rsidRPr="00B31012">
              <w:rPr>
                <w:rFonts w:cs="Arial"/>
                <w:color w:val="000000"/>
              </w:rPr>
              <w:t xml:space="preserve">This would be an A/R number for </w:t>
            </w:r>
            <w:r>
              <w:t>MAC</w:t>
            </w:r>
            <w:r w:rsidRPr="00B31012">
              <w:rPr>
                <w:rFonts w:cs="Arial"/>
                <w:color w:val="000000"/>
              </w:rPr>
              <w:t>s that are not on HIGLAS. If an A/R is set up against a claim, it will post accounts receivable against the claim and controls how the collection is processed.</w:t>
            </w:r>
          </w:p>
        </w:tc>
        <w:tc>
          <w:tcPr>
            <w:tcW w:w="1080" w:type="dxa"/>
            <w:tcMar>
              <w:left w:w="58" w:type="dxa"/>
              <w:right w:w="58" w:type="dxa"/>
            </w:tcMar>
          </w:tcPr>
          <w:p w14:paraId="32E366D1" w14:textId="77777777" w:rsidR="00BE396E" w:rsidRDefault="00BE396E" w:rsidP="00BE396E">
            <w:pPr>
              <w:pStyle w:val="TableText"/>
              <w:rPr>
                <w:caps/>
              </w:rPr>
            </w:pPr>
            <w:r>
              <w:rPr>
                <w:caps/>
              </w:rPr>
              <w:t>15 c</w:t>
            </w:r>
          </w:p>
        </w:tc>
        <w:tc>
          <w:tcPr>
            <w:tcW w:w="2340" w:type="dxa"/>
            <w:tcMar>
              <w:left w:w="58" w:type="dxa"/>
              <w:right w:w="58" w:type="dxa"/>
            </w:tcMar>
          </w:tcPr>
          <w:p w14:paraId="58EC290E" w14:textId="77777777" w:rsidR="00BE396E" w:rsidRDefault="00BE396E" w:rsidP="00BE396E">
            <w:pPr>
              <w:pStyle w:val="TableText"/>
            </w:pPr>
            <w:r w:rsidRPr="00B31012">
              <w:rPr>
                <w:rFonts w:cs="Arial"/>
              </w:rPr>
              <w:t xml:space="preserve">RRYYDDDBBBSSS </w:t>
            </w:r>
            <w:r w:rsidRPr="00A50ABF">
              <w:rPr>
                <w:rFonts w:cs="Arial"/>
                <w:b/>
              </w:rPr>
              <w:t xml:space="preserve">or </w:t>
            </w:r>
            <w:r>
              <w:rPr>
                <w:rFonts w:cs="Arial"/>
              </w:rPr>
              <w:t>Spaces</w:t>
            </w:r>
          </w:p>
        </w:tc>
        <w:tc>
          <w:tcPr>
            <w:tcW w:w="858" w:type="dxa"/>
            <w:tcMar>
              <w:left w:w="58" w:type="dxa"/>
              <w:right w:w="58" w:type="dxa"/>
            </w:tcMar>
          </w:tcPr>
          <w:p w14:paraId="76EFE2B6" w14:textId="77777777" w:rsidR="00BE396E" w:rsidRDefault="00BE396E" w:rsidP="00BE396E">
            <w:pPr>
              <w:pStyle w:val="TableText"/>
            </w:pPr>
            <w:r>
              <w:t>Spaces</w:t>
            </w:r>
          </w:p>
        </w:tc>
        <w:tc>
          <w:tcPr>
            <w:tcW w:w="431" w:type="dxa"/>
          </w:tcPr>
          <w:p w14:paraId="6BD95E25" w14:textId="77777777" w:rsidR="00BE396E" w:rsidRDefault="00BE396E" w:rsidP="00BE396E">
            <w:pPr>
              <w:pStyle w:val="TableText"/>
            </w:pPr>
            <w:r>
              <w:t>-</w:t>
            </w:r>
          </w:p>
        </w:tc>
        <w:tc>
          <w:tcPr>
            <w:tcW w:w="431" w:type="dxa"/>
          </w:tcPr>
          <w:p w14:paraId="0CFD9F5D" w14:textId="77777777" w:rsidR="00BE396E" w:rsidRDefault="00BE396E" w:rsidP="00BE396E">
            <w:pPr>
              <w:pStyle w:val="TableText"/>
            </w:pPr>
            <w:r>
              <w:t>-</w:t>
            </w:r>
          </w:p>
        </w:tc>
        <w:tc>
          <w:tcPr>
            <w:tcW w:w="432" w:type="dxa"/>
          </w:tcPr>
          <w:p w14:paraId="78D7783E" w14:textId="77777777" w:rsidR="00BE396E" w:rsidRDefault="00BE396E" w:rsidP="00BE396E">
            <w:pPr>
              <w:pStyle w:val="TableText"/>
            </w:pPr>
            <w:r>
              <w:t>X</w:t>
            </w:r>
          </w:p>
        </w:tc>
      </w:tr>
      <w:tr w:rsidR="00BE396E" w14:paraId="7964DBAD" w14:textId="77777777" w:rsidTr="00A55D29">
        <w:trPr>
          <w:cantSplit/>
          <w:jc w:val="center"/>
        </w:trPr>
        <w:tc>
          <w:tcPr>
            <w:tcW w:w="802" w:type="dxa"/>
            <w:tcMar>
              <w:left w:w="58" w:type="dxa"/>
              <w:right w:w="58" w:type="dxa"/>
            </w:tcMar>
          </w:tcPr>
          <w:p w14:paraId="3A739464" w14:textId="11A31A5E" w:rsidR="00BE396E" w:rsidRDefault="00BE396E" w:rsidP="00BE396E">
            <w:pPr>
              <w:pStyle w:val="TableText"/>
            </w:pPr>
            <w:r>
              <w:t>2177</w:t>
            </w:r>
            <w:r w:rsidR="00135F82">
              <w:t xml:space="preserve"> – </w:t>
            </w:r>
            <w:r>
              <w:t>2184</w:t>
            </w:r>
          </w:p>
        </w:tc>
        <w:tc>
          <w:tcPr>
            <w:tcW w:w="2227" w:type="dxa"/>
            <w:tcMar>
              <w:left w:w="58" w:type="dxa"/>
              <w:right w:w="58" w:type="dxa"/>
            </w:tcMar>
          </w:tcPr>
          <w:p w14:paraId="7F108363" w14:textId="77777777" w:rsidR="00BE396E" w:rsidRDefault="00BE396E" w:rsidP="00BE396E">
            <w:pPr>
              <w:pStyle w:val="TableText"/>
            </w:pPr>
            <w:r>
              <w:t>AR B TRAILER DATE 5</w:t>
            </w:r>
          </w:p>
        </w:tc>
        <w:tc>
          <w:tcPr>
            <w:tcW w:w="2993" w:type="dxa"/>
            <w:tcMar>
              <w:left w:w="58" w:type="dxa"/>
              <w:right w:w="58" w:type="dxa"/>
            </w:tcMar>
          </w:tcPr>
          <w:p w14:paraId="378D5C9C" w14:textId="20390F96" w:rsidR="00BE396E" w:rsidRDefault="00BE396E" w:rsidP="00BE396E">
            <w:pPr>
              <w:pStyle w:val="TableText"/>
            </w:pPr>
            <w:r>
              <w:t>:P:IDR-</w:t>
            </w:r>
            <w:hyperlink r:id="rId592" w:history="1">
              <w:r>
                <w:rPr>
                  <w:rStyle w:val="Hyperlink"/>
                </w:rPr>
                <w:t>B-DATE</w:t>
              </w:r>
            </w:hyperlink>
          </w:p>
        </w:tc>
        <w:tc>
          <w:tcPr>
            <w:tcW w:w="2790" w:type="dxa"/>
            <w:tcMar>
              <w:left w:w="58" w:type="dxa"/>
              <w:right w:w="58" w:type="dxa"/>
            </w:tcMar>
          </w:tcPr>
          <w:p w14:paraId="45269906" w14:textId="77777777" w:rsidR="00BE396E" w:rsidRDefault="00BE396E" w:rsidP="00BE396E">
            <w:pPr>
              <w:pStyle w:val="TableText"/>
            </w:pPr>
            <w:r>
              <w:t>A/R Trailer Date</w:t>
            </w:r>
          </w:p>
          <w:p w14:paraId="74C9588A" w14:textId="77777777" w:rsidR="00BE396E" w:rsidRDefault="00BE396E" w:rsidP="00BE396E">
            <w:pPr>
              <w:pStyle w:val="TableText"/>
            </w:pPr>
            <w:r>
              <w:rPr>
                <w:rFonts w:cs="Arial"/>
                <w:color w:val="000000"/>
              </w:rPr>
              <w:t>T</w:t>
            </w:r>
            <w:r w:rsidRPr="001C5288">
              <w:rPr>
                <w:rFonts w:cs="Arial"/>
                <w:color w:val="000000"/>
              </w:rPr>
              <w:t>he date the B Trailer was added.</w:t>
            </w:r>
          </w:p>
        </w:tc>
        <w:tc>
          <w:tcPr>
            <w:tcW w:w="1080" w:type="dxa"/>
            <w:tcMar>
              <w:left w:w="58" w:type="dxa"/>
              <w:right w:w="58" w:type="dxa"/>
            </w:tcMar>
          </w:tcPr>
          <w:p w14:paraId="6B568C68" w14:textId="77777777" w:rsidR="00BE396E" w:rsidRDefault="00BE396E" w:rsidP="00BE396E">
            <w:pPr>
              <w:pStyle w:val="TableText"/>
              <w:rPr>
                <w:caps/>
              </w:rPr>
            </w:pPr>
            <w:r>
              <w:rPr>
                <w:caps/>
              </w:rPr>
              <w:t>8 N</w:t>
            </w:r>
          </w:p>
        </w:tc>
        <w:tc>
          <w:tcPr>
            <w:tcW w:w="2340" w:type="dxa"/>
            <w:tcMar>
              <w:left w:w="58" w:type="dxa"/>
              <w:right w:w="58" w:type="dxa"/>
            </w:tcMar>
          </w:tcPr>
          <w:p w14:paraId="72556FBC" w14:textId="77777777" w:rsidR="00BE396E" w:rsidRDefault="00BE396E" w:rsidP="00BE396E">
            <w:pPr>
              <w:pStyle w:val="TableText"/>
            </w:pPr>
            <w:r>
              <w:t>MMDDYYYY</w:t>
            </w:r>
          </w:p>
        </w:tc>
        <w:tc>
          <w:tcPr>
            <w:tcW w:w="858" w:type="dxa"/>
            <w:tcMar>
              <w:left w:w="58" w:type="dxa"/>
              <w:right w:w="58" w:type="dxa"/>
            </w:tcMar>
          </w:tcPr>
          <w:p w14:paraId="52AC662C" w14:textId="77777777" w:rsidR="00BE396E" w:rsidRDefault="00BE396E" w:rsidP="00BE396E">
            <w:pPr>
              <w:pStyle w:val="TableText"/>
            </w:pPr>
            <w:r>
              <w:t>Zeros</w:t>
            </w:r>
          </w:p>
        </w:tc>
        <w:tc>
          <w:tcPr>
            <w:tcW w:w="431" w:type="dxa"/>
          </w:tcPr>
          <w:p w14:paraId="3AD88EF6" w14:textId="77777777" w:rsidR="00BE396E" w:rsidRDefault="00BE396E" w:rsidP="00BE396E">
            <w:pPr>
              <w:pStyle w:val="TableText"/>
            </w:pPr>
            <w:r>
              <w:t>-</w:t>
            </w:r>
          </w:p>
        </w:tc>
        <w:tc>
          <w:tcPr>
            <w:tcW w:w="431" w:type="dxa"/>
          </w:tcPr>
          <w:p w14:paraId="20F13934" w14:textId="77777777" w:rsidR="00BE396E" w:rsidRDefault="00BE396E" w:rsidP="00BE396E">
            <w:pPr>
              <w:pStyle w:val="TableText"/>
            </w:pPr>
            <w:r>
              <w:t>-</w:t>
            </w:r>
          </w:p>
        </w:tc>
        <w:tc>
          <w:tcPr>
            <w:tcW w:w="432" w:type="dxa"/>
          </w:tcPr>
          <w:p w14:paraId="612C3E74" w14:textId="77777777" w:rsidR="00BE396E" w:rsidRDefault="00BE396E" w:rsidP="00BE396E">
            <w:pPr>
              <w:pStyle w:val="TableText"/>
            </w:pPr>
            <w:r>
              <w:t>X</w:t>
            </w:r>
          </w:p>
        </w:tc>
      </w:tr>
    </w:tbl>
    <w:p w14:paraId="26A2E321" w14:textId="5272231F" w:rsidR="00884CD6" w:rsidRPr="003F4CA9" w:rsidRDefault="00884CD6" w:rsidP="00884CD6">
      <w:hyperlink w:anchor="_top" w:history="1">
        <w:r w:rsidRPr="003F4CA9">
          <w:rPr>
            <w:rStyle w:val="Hyperlink"/>
          </w:rPr>
          <w:t>Top</w:t>
        </w:r>
      </w:hyperlink>
    </w:p>
    <w:p w14:paraId="08CFDBEC" w14:textId="34FE535D" w:rsidR="00960B82" w:rsidRDefault="00960B82" w:rsidP="000A270D">
      <w:pPr>
        <w:pStyle w:val="Caption"/>
      </w:pPr>
      <w:bookmarkStart w:id="953" w:name="_Toc180744872"/>
      <w:r>
        <w:t xml:space="preserve">Table </w:t>
      </w:r>
      <w:r w:rsidR="007826BE">
        <w:fldChar w:fldCharType="begin"/>
      </w:r>
      <w:r w:rsidR="007826BE">
        <w:instrText xml:space="preserve"> SEQ Table \* ARABIC </w:instrText>
      </w:r>
      <w:r w:rsidR="007826BE">
        <w:fldChar w:fldCharType="separate"/>
      </w:r>
      <w:r w:rsidR="007826BE">
        <w:rPr>
          <w:noProof/>
        </w:rPr>
        <w:t>8</w:t>
      </w:r>
      <w:r w:rsidR="007826BE">
        <w:rPr>
          <w:noProof/>
        </w:rPr>
        <w:fldChar w:fldCharType="end"/>
      </w:r>
      <w:r>
        <w:t xml:space="preserve">. </w:t>
      </w:r>
      <w:r w:rsidRPr="00117F20">
        <w:t>IDR Claim Header Layout</w:t>
      </w:r>
      <w:r>
        <w:t xml:space="preserve"> – Field</w:t>
      </w:r>
      <w:r w:rsidR="00FA36BE">
        <w:t>s</w:t>
      </w:r>
      <w:r>
        <w:t xml:space="preserve"> 2185 thru 2844</w:t>
      </w:r>
      <w:bookmarkEnd w:id="953"/>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Header Layout – Fields 2185 thru 2844"/>
        <w:tblDescription w:val="Lists number. field, field name, description, format, values, no data value, and identifies Phases I, II, and III"/>
      </w:tblPr>
      <w:tblGrid>
        <w:gridCol w:w="802"/>
        <w:gridCol w:w="2227"/>
        <w:gridCol w:w="2993"/>
        <w:gridCol w:w="2790"/>
        <w:gridCol w:w="1080"/>
        <w:gridCol w:w="2340"/>
        <w:gridCol w:w="858"/>
        <w:gridCol w:w="431"/>
        <w:gridCol w:w="431"/>
        <w:gridCol w:w="432"/>
      </w:tblGrid>
      <w:tr w:rsidR="00960B82" w14:paraId="654E3B79" w14:textId="77777777" w:rsidTr="005C7A84">
        <w:trPr>
          <w:cantSplit/>
          <w:tblHeader/>
          <w:jc w:val="center"/>
        </w:trPr>
        <w:tc>
          <w:tcPr>
            <w:tcW w:w="802" w:type="dxa"/>
            <w:shd w:val="clear" w:color="auto" w:fill="F2F2F2" w:themeFill="background1" w:themeFillShade="F2"/>
            <w:tcMar>
              <w:left w:w="58" w:type="dxa"/>
              <w:right w:w="58" w:type="dxa"/>
            </w:tcMar>
          </w:tcPr>
          <w:p w14:paraId="29349918" w14:textId="77777777" w:rsidR="00960B82" w:rsidRPr="00135F82" w:rsidRDefault="00960B82" w:rsidP="00960B82">
            <w:pPr>
              <w:pStyle w:val="TableText"/>
              <w:rPr>
                <w:b/>
              </w:rPr>
            </w:pPr>
            <w:r w:rsidRPr="00135F82">
              <w:rPr>
                <w:b/>
              </w:rPr>
              <w:t>Num.</w:t>
            </w:r>
          </w:p>
        </w:tc>
        <w:tc>
          <w:tcPr>
            <w:tcW w:w="2227" w:type="dxa"/>
            <w:shd w:val="clear" w:color="auto" w:fill="F2F2F2" w:themeFill="background1" w:themeFillShade="F2"/>
            <w:tcMar>
              <w:left w:w="58" w:type="dxa"/>
              <w:right w:w="58" w:type="dxa"/>
            </w:tcMar>
          </w:tcPr>
          <w:p w14:paraId="61E1F593" w14:textId="77777777" w:rsidR="00960B82" w:rsidRPr="00135F82" w:rsidRDefault="00960B82" w:rsidP="00960B82">
            <w:pPr>
              <w:pStyle w:val="TableText"/>
              <w:rPr>
                <w:b/>
              </w:rPr>
            </w:pPr>
            <w:r w:rsidRPr="00135F82">
              <w:rPr>
                <w:b/>
              </w:rPr>
              <w:t>Field</w:t>
            </w:r>
          </w:p>
        </w:tc>
        <w:tc>
          <w:tcPr>
            <w:tcW w:w="2993" w:type="dxa"/>
            <w:shd w:val="clear" w:color="auto" w:fill="F2F2F2" w:themeFill="background1" w:themeFillShade="F2"/>
            <w:tcMar>
              <w:left w:w="58" w:type="dxa"/>
              <w:right w:w="58" w:type="dxa"/>
            </w:tcMar>
          </w:tcPr>
          <w:p w14:paraId="3496E9A9" w14:textId="77777777" w:rsidR="00960B82" w:rsidRPr="00135F82" w:rsidRDefault="00960B82" w:rsidP="00960B82">
            <w:pPr>
              <w:pStyle w:val="TableText"/>
              <w:rPr>
                <w:b/>
              </w:rPr>
            </w:pPr>
            <w:r w:rsidRPr="00135F82">
              <w:rPr>
                <w:b/>
              </w:rPr>
              <w:t>Field Name</w:t>
            </w:r>
          </w:p>
        </w:tc>
        <w:tc>
          <w:tcPr>
            <w:tcW w:w="2790" w:type="dxa"/>
            <w:shd w:val="clear" w:color="auto" w:fill="F2F2F2" w:themeFill="background1" w:themeFillShade="F2"/>
            <w:tcMar>
              <w:left w:w="58" w:type="dxa"/>
              <w:right w:w="58" w:type="dxa"/>
            </w:tcMar>
          </w:tcPr>
          <w:p w14:paraId="1C8EC965" w14:textId="77777777" w:rsidR="00960B82" w:rsidRPr="00135F82" w:rsidRDefault="00960B82" w:rsidP="00960B82">
            <w:pPr>
              <w:pStyle w:val="TableText"/>
              <w:rPr>
                <w:b/>
              </w:rPr>
            </w:pPr>
            <w:r w:rsidRPr="00135F82">
              <w:rPr>
                <w:b/>
              </w:rPr>
              <w:t>Description</w:t>
            </w:r>
          </w:p>
        </w:tc>
        <w:tc>
          <w:tcPr>
            <w:tcW w:w="1080" w:type="dxa"/>
            <w:shd w:val="clear" w:color="auto" w:fill="F2F2F2" w:themeFill="background1" w:themeFillShade="F2"/>
            <w:tcMar>
              <w:left w:w="58" w:type="dxa"/>
              <w:right w:w="58" w:type="dxa"/>
            </w:tcMar>
          </w:tcPr>
          <w:p w14:paraId="2CD0E8BB" w14:textId="77777777" w:rsidR="00960B82" w:rsidRPr="00135F82" w:rsidRDefault="00960B82" w:rsidP="00960B82">
            <w:pPr>
              <w:pStyle w:val="TableText"/>
              <w:rPr>
                <w:b/>
                <w:caps/>
              </w:rPr>
            </w:pPr>
            <w:r w:rsidRPr="00135F82">
              <w:rPr>
                <w:b/>
              </w:rPr>
              <w:t>Format</w:t>
            </w:r>
          </w:p>
        </w:tc>
        <w:tc>
          <w:tcPr>
            <w:tcW w:w="2340" w:type="dxa"/>
            <w:shd w:val="clear" w:color="auto" w:fill="F2F2F2" w:themeFill="background1" w:themeFillShade="F2"/>
            <w:tcMar>
              <w:left w:w="58" w:type="dxa"/>
              <w:right w:w="58" w:type="dxa"/>
            </w:tcMar>
          </w:tcPr>
          <w:p w14:paraId="657D1AE2" w14:textId="77777777" w:rsidR="00960B82" w:rsidRPr="00135F82" w:rsidRDefault="00960B82" w:rsidP="00960B82">
            <w:pPr>
              <w:pStyle w:val="TableText"/>
              <w:rPr>
                <w:b/>
              </w:rPr>
            </w:pPr>
            <w:r w:rsidRPr="00135F82">
              <w:rPr>
                <w:b/>
              </w:rPr>
              <w:t>Values</w:t>
            </w:r>
          </w:p>
        </w:tc>
        <w:tc>
          <w:tcPr>
            <w:tcW w:w="858" w:type="dxa"/>
            <w:shd w:val="clear" w:color="auto" w:fill="F2F2F2" w:themeFill="background1" w:themeFillShade="F2"/>
            <w:tcMar>
              <w:left w:w="58" w:type="dxa"/>
              <w:right w:w="58" w:type="dxa"/>
            </w:tcMar>
          </w:tcPr>
          <w:p w14:paraId="0B7D3ED9" w14:textId="77777777" w:rsidR="00960B82" w:rsidRPr="00135F82" w:rsidRDefault="00960B82" w:rsidP="00960B82">
            <w:pPr>
              <w:pStyle w:val="TableText"/>
              <w:rPr>
                <w:b/>
              </w:rPr>
            </w:pPr>
            <w:r w:rsidRPr="00135F82">
              <w:rPr>
                <w:b/>
              </w:rPr>
              <w:t>No Data Value</w:t>
            </w:r>
          </w:p>
        </w:tc>
        <w:tc>
          <w:tcPr>
            <w:tcW w:w="431" w:type="dxa"/>
            <w:shd w:val="clear" w:color="auto" w:fill="F2F2F2" w:themeFill="background1" w:themeFillShade="F2"/>
          </w:tcPr>
          <w:p w14:paraId="5EE0D024" w14:textId="77777777" w:rsidR="00960B82" w:rsidRPr="00135F82" w:rsidRDefault="00960B82" w:rsidP="00960B82">
            <w:pPr>
              <w:pStyle w:val="TableText"/>
              <w:rPr>
                <w:b/>
              </w:rPr>
            </w:pPr>
            <w:r w:rsidRPr="00135F82">
              <w:rPr>
                <w:b/>
              </w:rPr>
              <w:t>I</w:t>
            </w:r>
          </w:p>
        </w:tc>
        <w:tc>
          <w:tcPr>
            <w:tcW w:w="431" w:type="dxa"/>
            <w:shd w:val="clear" w:color="auto" w:fill="F2F2F2" w:themeFill="background1" w:themeFillShade="F2"/>
          </w:tcPr>
          <w:p w14:paraId="719DCF97" w14:textId="77777777" w:rsidR="00960B82" w:rsidRPr="00135F82" w:rsidRDefault="00960B82" w:rsidP="00960B82">
            <w:pPr>
              <w:pStyle w:val="TableText"/>
              <w:rPr>
                <w:b/>
              </w:rPr>
            </w:pPr>
            <w:r w:rsidRPr="00135F82">
              <w:rPr>
                <w:b/>
              </w:rPr>
              <w:t>II</w:t>
            </w:r>
          </w:p>
        </w:tc>
        <w:tc>
          <w:tcPr>
            <w:tcW w:w="432" w:type="dxa"/>
            <w:shd w:val="clear" w:color="auto" w:fill="F2F2F2" w:themeFill="background1" w:themeFillShade="F2"/>
          </w:tcPr>
          <w:p w14:paraId="4E31BDE1" w14:textId="77777777" w:rsidR="00960B82" w:rsidRPr="00135F82" w:rsidRDefault="00960B82" w:rsidP="00960B82">
            <w:pPr>
              <w:pStyle w:val="TableText"/>
              <w:rPr>
                <w:b/>
              </w:rPr>
            </w:pPr>
            <w:r w:rsidRPr="00135F82">
              <w:rPr>
                <w:b/>
              </w:rPr>
              <w:t>III</w:t>
            </w:r>
          </w:p>
        </w:tc>
      </w:tr>
      <w:tr w:rsidR="00BE396E" w14:paraId="27A50E15" w14:textId="77777777" w:rsidTr="005C7A84">
        <w:trPr>
          <w:cantSplit/>
          <w:jc w:val="center"/>
        </w:trPr>
        <w:tc>
          <w:tcPr>
            <w:tcW w:w="802" w:type="dxa"/>
            <w:shd w:val="clear" w:color="auto" w:fill="FFFFFF"/>
            <w:tcMar>
              <w:left w:w="58" w:type="dxa"/>
              <w:right w:w="58" w:type="dxa"/>
            </w:tcMar>
          </w:tcPr>
          <w:p w14:paraId="2D4C7F80" w14:textId="77777777" w:rsidR="00BE396E" w:rsidRDefault="00BE396E" w:rsidP="00BE396E">
            <w:pPr>
              <w:pStyle w:val="TableText"/>
              <w:rPr>
                <w:b/>
              </w:rPr>
            </w:pPr>
            <w:r>
              <w:rPr>
                <w:b/>
              </w:rPr>
              <w:t>2185</w:t>
            </w:r>
          </w:p>
        </w:tc>
        <w:tc>
          <w:tcPr>
            <w:tcW w:w="2227" w:type="dxa"/>
            <w:shd w:val="clear" w:color="auto" w:fill="FFFFFF"/>
            <w:tcMar>
              <w:left w:w="58" w:type="dxa"/>
              <w:right w:w="58" w:type="dxa"/>
            </w:tcMar>
          </w:tcPr>
          <w:p w14:paraId="6AC40A85" w14:textId="77777777" w:rsidR="00BE396E" w:rsidRDefault="00BE396E" w:rsidP="00BE396E">
            <w:pPr>
              <w:pStyle w:val="TableText"/>
              <w:rPr>
                <w:b/>
              </w:rPr>
            </w:pPr>
            <w:r>
              <w:rPr>
                <w:b/>
              </w:rPr>
              <w:t>-</w:t>
            </w:r>
          </w:p>
        </w:tc>
        <w:tc>
          <w:tcPr>
            <w:tcW w:w="2993" w:type="dxa"/>
            <w:shd w:val="clear" w:color="auto" w:fill="FFFFFF"/>
            <w:tcMar>
              <w:left w:w="58" w:type="dxa"/>
              <w:right w:w="58" w:type="dxa"/>
            </w:tcMar>
          </w:tcPr>
          <w:p w14:paraId="7DD472EB" w14:textId="77777777" w:rsidR="00BE396E" w:rsidRDefault="00BE396E" w:rsidP="00BE396E">
            <w:pPr>
              <w:pStyle w:val="TableText"/>
              <w:rPr>
                <w:b/>
              </w:rPr>
            </w:pPr>
            <w:r>
              <w:rPr>
                <w:b/>
              </w:rPr>
              <w:t>-</w:t>
            </w:r>
          </w:p>
        </w:tc>
        <w:tc>
          <w:tcPr>
            <w:tcW w:w="2790" w:type="dxa"/>
            <w:shd w:val="clear" w:color="auto" w:fill="FFFFFF"/>
            <w:tcMar>
              <w:left w:w="58" w:type="dxa"/>
              <w:right w:w="58" w:type="dxa"/>
            </w:tcMar>
          </w:tcPr>
          <w:p w14:paraId="5A49A312" w14:textId="4457B7FB" w:rsidR="00BE396E" w:rsidRDefault="00BE396E" w:rsidP="00BE396E">
            <w:pPr>
              <w:pStyle w:val="TableText"/>
              <w:rPr>
                <w:b/>
              </w:rPr>
            </w:pPr>
            <w:r>
              <w:rPr>
                <w:b/>
              </w:rPr>
              <w:t xml:space="preserve">C </w:t>
            </w:r>
            <w:r w:rsidR="00463665">
              <w:rPr>
                <w:b/>
              </w:rPr>
              <w:t>Trailer</w:t>
            </w:r>
          </w:p>
        </w:tc>
        <w:tc>
          <w:tcPr>
            <w:tcW w:w="1080" w:type="dxa"/>
            <w:shd w:val="clear" w:color="auto" w:fill="FFFFFF"/>
            <w:tcMar>
              <w:left w:w="58" w:type="dxa"/>
              <w:right w:w="58" w:type="dxa"/>
            </w:tcMar>
          </w:tcPr>
          <w:p w14:paraId="5601D390" w14:textId="77777777" w:rsidR="00BE396E" w:rsidRDefault="00BE396E" w:rsidP="00BE396E">
            <w:pPr>
              <w:pStyle w:val="TableText"/>
              <w:rPr>
                <w:b/>
                <w:caps/>
              </w:rPr>
            </w:pPr>
            <w:r>
              <w:rPr>
                <w:b/>
                <w:caps/>
              </w:rPr>
              <w:t>-</w:t>
            </w:r>
          </w:p>
        </w:tc>
        <w:tc>
          <w:tcPr>
            <w:tcW w:w="2340" w:type="dxa"/>
            <w:shd w:val="clear" w:color="auto" w:fill="FFFFFF"/>
            <w:tcMar>
              <w:left w:w="58" w:type="dxa"/>
              <w:right w:w="58" w:type="dxa"/>
            </w:tcMar>
          </w:tcPr>
          <w:p w14:paraId="1F1E15FA" w14:textId="77777777" w:rsidR="00BE396E" w:rsidRDefault="00BE396E" w:rsidP="00BE396E">
            <w:pPr>
              <w:pStyle w:val="TableText"/>
              <w:rPr>
                <w:b/>
              </w:rPr>
            </w:pPr>
            <w:r>
              <w:rPr>
                <w:b/>
              </w:rPr>
              <w:t>-</w:t>
            </w:r>
          </w:p>
        </w:tc>
        <w:tc>
          <w:tcPr>
            <w:tcW w:w="858" w:type="dxa"/>
            <w:shd w:val="clear" w:color="auto" w:fill="FFFFFF"/>
            <w:tcMar>
              <w:left w:w="58" w:type="dxa"/>
              <w:right w:w="58" w:type="dxa"/>
            </w:tcMar>
          </w:tcPr>
          <w:p w14:paraId="603DE96A" w14:textId="77777777" w:rsidR="00BE396E" w:rsidRDefault="00BE396E" w:rsidP="00BE396E">
            <w:pPr>
              <w:pStyle w:val="TableText"/>
              <w:rPr>
                <w:b/>
              </w:rPr>
            </w:pPr>
            <w:r>
              <w:rPr>
                <w:b/>
              </w:rPr>
              <w:t>-</w:t>
            </w:r>
          </w:p>
        </w:tc>
        <w:tc>
          <w:tcPr>
            <w:tcW w:w="431" w:type="dxa"/>
            <w:shd w:val="clear" w:color="auto" w:fill="FFFFFF"/>
          </w:tcPr>
          <w:p w14:paraId="4230804B" w14:textId="77777777" w:rsidR="00BE396E" w:rsidRDefault="00BE396E" w:rsidP="00BE396E">
            <w:pPr>
              <w:pStyle w:val="TableText"/>
              <w:rPr>
                <w:b/>
              </w:rPr>
            </w:pPr>
            <w:r>
              <w:rPr>
                <w:b/>
              </w:rPr>
              <w:t>-</w:t>
            </w:r>
          </w:p>
        </w:tc>
        <w:tc>
          <w:tcPr>
            <w:tcW w:w="431" w:type="dxa"/>
            <w:shd w:val="clear" w:color="auto" w:fill="FFFFFF"/>
          </w:tcPr>
          <w:p w14:paraId="59B68F97" w14:textId="77777777" w:rsidR="00BE396E" w:rsidRDefault="00BE396E" w:rsidP="00BE396E">
            <w:pPr>
              <w:pStyle w:val="TableText"/>
              <w:rPr>
                <w:b/>
              </w:rPr>
            </w:pPr>
            <w:r>
              <w:rPr>
                <w:b/>
              </w:rPr>
              <w:t>-</w:t>
            </w:r>
          </w:p>
        </w:tc>
        <w:tc>
          <w:tcPr>
            <w:tcW w:w="432" w:type="dxa"/>
            <w:shd w:val="clear" w:color="auto" w:fill="FFFFFF"/>
          </w:tcPr>
          <w:p w14:paraId="4BAF8599" w14:textId="77777777" w:rsidR="00BE396E" w:rsidRDefault="00BE396E" w:rsidP="00BE396E">
            <w:pPr>
              <w:pStyle w:val="TableText"/>
              <w:rPr>
                <w:b/>
              </w:rPr>
            </w:pPr>
            <w:r>
              <w:rPr>
                <w:b/>
              </w:rPr>
              <w:t>-</w:t>
            </w:r>
          </w:p>
        </w:tc>
      </w:tr>
      <w:tr w:rsidR="00BE396E" w14:paraId="6632A554" w14:textId="77777777" w:rsidTr="005C7A84">
        <w:trPr>
          <w:cantSplit/>
          <w:jc w:val="center"/>
        </w:trPr>
        <w:tc>
          <w:tcPr>
            <w:tcW w:w="802" w:type="dxa"/>
            <w:tcMar>
              <w:left w:w="58" w:type="dxa"/>
              <w:right w:w="58" w:type="dxa"/>
            </w:tcMar>
          </w:tcPr>
          <w:p w14:paraId="021A0AC2" w14:textId="18A0A7A9" w:rsidR="00BE396E" w:rsidRDefault="00135F82" w:rsidP="00BE396E">
            <w:pPr>
              <w:pStyle w:val="TableText"/>
              <w:rPr>
                <w:b/>
              </w:rPr>
            </w:pPr>
            <w:r>
              <w:rPr>
                <w:b/>
              </w:rPr>
              <w:t xml:space="preserve"> – </w:t>
            </w:r>
          </w:p>
        </w:tc>
        <w:tc>
          <w:tcPr>
            <w:tcW w:w="2227" w:type="dxa"/>
            <w:tcMar>
              <w:left w:w="58" w:type="dxa"/>
              <w:right w:w="58" w:type="dxa"/>
            </w:tcMar>
          </w:tcPr>
          <w:p w14:paraId="3C1B60C2" w14:textId="77777777" w:rsidR="00BE396E" w:rsidRDefault="00BE396E" w:rsidP="00BE396E">
            <w:pPr>
              <w:pStyle w:val="TableText"/>
              <w:rPr>
                <w:b/>
              </w:rPr>
            </w:pPr>
            <w:r>
              <w:rPr>
                <w:b/>
              </w:rPr>
              <w:t>42 x 15 =630</w:t>
            </w:r>
          </w:p>
        </w:tc>
        <w:tc>
          <w:tcPr>
            <w:tcW w:w="2993" w:type="dxa"/>
            <w:tcMar>
              <w:left w:w="58" w:type="dxa"/>
              <w:right w:w="58" w:type="dxa"/>
            </w:tcMar>
          </w:tcPr>
          <w:p w14:paraId="015BD9BC" w14:textId="77777777" w:rsidR="00BE396E" w:rsidRDefault="00BE396E" w:rsidP="00BE396E">
            <w:pPr>
              <w:pStyle w:val="TableText"/>
              <w:rPr>
                <w:b/>
              </w:rPr>
            </w:pPr>
            <w:r>
              <w:rPr>
                <w:b/>
              </w:rPr>
              <w:t>Occurs 0 to 15 Times</w:t>
            </w:r>
          </w:p>
        </w:tc>
        <w:tc>
          <w:tcPr>
            <w:tcW w:w="2790" w:type="dxa"/>
            <w:tcMar>
              <w:left w:w="58" w:type="dxa"/>
              <w:right w:w="58" w:type="dxa"/>
            </w:tcMar>
          </w:tcPr>
          <w:p w14:paraId="3BBCB0F4" w14:textId="77777777" w:rsidR="00BE396E" w:rsidRDefault="00BE396E" w:rsidP="00BE396E">
            <w:pPr>
              <w:pStyle w:val="TableText"/>
              <w:rPr>
                <w:b/>
              </w:rPr>
            </w:pPr>
            <w:r>
              <w:rPr>
                <w:b/>
              </w:rPr>
              <w:t>C/R Information</w:t>
            </w:r>
          </w:p>
        </w:tc>
        <w:tc>
          <w:tcPr>
            <w:tcW w:w="1080" w:type="dxa"/>
            <w:tcMar>
              <w:left w:w="58" w:type="dxa"/>
              <w:right w:w="58" w:type="dxa"/>
            </w:tcMar>
          </w:tcPr>
          <w:p w14:paraId="50DD4833" w14:textId="77777777" w:rsidR="00BE396E" w:rsidRDefault="00BE396E" w:rsidP="00BE396E">
            <w:pPr>
              <w:pStyle w:val="TableText"/>
              <w:rPr>
                <w:b/>
                <w:caps/>
              </w:rPr>
            </w:pPr>
            <w:r>
              <w:rPr>
                <w:b/>
                <w:caps/>
              </w:rPr>
              <w:t>-</w:t>
            </w:r>
          </w:p>
        </w:tc>
        <w:tc>
          <w:tcPr>
            <w:tcW w:w="2340" w:type="dxa"/>
            <w:tcMar>
              <w:left w:w="58" w:type="dxa"/>
              <w:right w:w="58" w:type="dxa"/>
            </w:tcMar>
          </w:tcPr>
          <w:p w14:paraId="54279D60" w14:textId="77777777" w:rsidR="00BE396E" w:rsidRDefault="00BE396E" w:rsidP="00BE396E">
            <w:pPr>
              <w:pStyle w:val="TableText"/>
              <w:rPr>
                <w:b/>
              </w:rPr>
            </w:pPr>
            <w:r>
              <w:rPr>
                <w:b/>
              </w:rPr>
              <w:t>-</w:t>
            </w:r>
          </w:p>
        </w:tc>
        <w:tc>
          <w:tcPr>
            <w:tcW w:w="858" w:type="dxa"/>
            <w:tcMar>
              <w:left w:w="58" w:type="dxa"/>
              <w:right w:w="58" w:type="dxa"/>
            </w:tcMar>
          </w:tcPr>
          <w:p w14:paraId="0ECD4558" w14:textId="77777777" w:rsidR="00BE396E" w:rsidRDefault="00BE396E" w:rsidP="00BE396E">
            <w:pPr>
              <w:pStyle w:val="TableText"/>
              <w:rPr>
                <w:b/>
              </w:rPr>
            </w:pPr>
            <w:r>
              <w:rPr>
                <w:b/>
              </w:rPr>
              <w:t>-</w:t>
            </w:r>
          </w:p>
        </w:tc>
        <w:tc>
          <w:tcPr>
            <w:tcW w:w="431" w:type="dxa"/>
          </w:tcPr>
          <w:p w14:paraId="73E9EFCC" w14:textId="77777777" w:rsidR="00BE396E" w:rsidRDefault="00BE396E" w:rsidP="00BE396E">
            <w:pPr>
              <w:pStyle w:val="TableText"/>
              <w:rPr>
                <w:b/>
              </w:rPr>
            </w:pPr>
            <w:r>
              <w:rPr>
                <w:b/>
              </w:rPr>
              <w:t>-</w:t>
            </w:r>
          </w:p>
        </w:tc>
        <w:tc>
          <w:tcPr>
            <w:tcW w:w="431" w:type="dxa"/>
          </w:tcPr>
          <w:p w14:paraId="70A1531A" w14:textId="77777777" w:rsidR="00BE396E" w:rsidRDefault="00BE396E" w:rsidP="00BE396E">
            <w:pPr>
              <w:pStyle w:val="TableText"/>
              <w:rPr>
                <w:b/>
              </w:rPr>
            </w:pPr>
            <w:r>
              <w:rPr>
                <w:b/>
              </w:rPr>
              <w:t>-</w:t>
            </w:r>
          </w:p>
        </w:tc>
        <w:tc>
          <w:tcPr>
            <w:tcW w:w="432" w:type="dxa"/>
          </w:tcPr>
          <w:p w14:paraId="77FDFF28" w14:textId="77777777" w:rsidR="00BE396E" w:rsidRDefault="00BE396E" w:rsidP="00BE396E">
            <w:pPr>
              <w:pStyle w:val="TableText"/>
              <w:rPr>
                <w:b/>
              </w:rPr>
            </w:pPr>
            <w:r>
              <w:rPr>
                <w:b/>
              </w:rPr>
              <w:t>-</w:t>
            </w:r>
          </w:p>
        </w:tc>
      </w:tr>
      <w:tr w:rsidR="00BE396E" w14:paraId="3B7DE15C" w14:textId="77777777" w:rsidTr="005C7A84">
        <w:trPr>
          <w:cantSplit/>
          <w:jc w:val="center"/>
        </w:trPr>
        <w:tc>
          <w:tcPr>
            <w:tcW w:w="802" w:type="dxa"/>
            <w:tcMar>
              <w:left w:w="58" w:type="dxa"/>
              <w:right w:w="58" w:type="dxa"/>
            </w:tcMar>
          </w:tcPr>
          <w:p w14:paraId="3FFD74D6" w14:textId="77777777" w:rsidR="00BE396E" w:rsidRDefault="00BE396E" w:rsidP="00BE396E">
            <w:pPr>
              <w:pStyle w:val="TableText"/>
            </w:pPr>
            <w:r>
              <w:t>2185</w:t>
            </w:r>
          </w:p>
        </w:tc>
        <w:tc>
          <w:tcPr>
            <w:tcW w:w="2227" w:type="dxa"/>
            <w:tcMar>
              <w:left w:w="58" w:type="dxa"/>
              <w:right w:w="58" w:type="dxa"/>
            </w:tcMar>
          </w:tcPr>
          <w:p w14:paraId="7978101A" w14:textId="77777777" w:rsidR="00BE396E" w:rsidRDefault="00BE396E" w:rsidP="00BE396E">
            <w:pPr>
              <w:pStyle w:val="TableText"/>
            </w:pPr>
            <w:r>
              <w:t>CASH REC TYPE 1</w:t>
            </w:r>
          </w:p>
        </w:tc>
        <w:tc>
          <w:tcPr>
            <w:tcW w:w="2993" w:type="dxa"/>
            <w:tcMar>
              <w:left w:w="58" w:type="dxa"/>
              <w:right w:w="58" w:type="dxa"/>
            </w:tcMar>
          </w:tcPr>
          <w:p w14:paraId="0E0EB7E6" w14:textId="35F7667A" w:rsidR="00BE396E" w:rsidRDefault="00BE396E" w:rsidP="00BE396E">
            <w:pPr>
              <w:pStyle w:val="TableText"/>
            </w:pPr>
            <w:r>
              <w:t>:P:IDR-</w:t>
            </w:r>
            <w:bookmarkStart w:id="954" w:name="_Hlt527362408"/>
            <w:r>
              <w:fldChar w:fldCharType="begin"/>
            </w:r>
            <w:r w:rsidR="00232A79">
              <w:instrText>HYPERLINK "..\\..\\DataDictionary\\COBOL\\CM\\C-TYPE.docx"</w:instrText>
            </w:r>
            <w:r>
              <w:fldChar w:fldCharType="separate"/>
            </w:r>
            <w:r>
              <w:rPr>
                <w:rStyle w:val="Hyperlink"/>
              </w:rPr>
              <w:t>C-</w:t>
            </w:r>
            <w:bookmarkStart w:id="955" w:name="_Hlt506710500"/>
            <w:r>
              <w:rPr>
                <w:rStyle w:val="Hyperlink"/>
              </w:rPr>
              <w:t>T</w:t>
            </w:r>
            <w:bookmarkStart w:id="956" w:name="_Hlt28764565"/>
            <w:bookmarkEnd w:id="955"/>
            <w:r>
              <w:rPr>
                <w:rStyle w:val="Hyperlink"/>
              </w:rPr>
              <w:t>Y</w:t>
            </w:r>
            <w:bookmarkStart w:id="957" w:name="_Hlt500225951"/>
            <w:bookmarkEnd w:id="956"/>
            <w:r>
              <w:rPr>
                <w:rStyle w:val="Hyperlink"/>
              </w:rPr>
              <w:t>P</w:t>
            </w:r>
            <w:bookmarkEnd w:id="957"/>
            <w:r>
              <w:rPr>
                <w:rStyle w:val="Hyperlink"/>
              </w:rPr>
              <w:t>E</w:t>
            </w:r>
            <w:r>
              <w:fldChar w:fldCharType="end"/>
            </w:r>
            <w:bookmarkEnd w:id="954"/>
          </w:p>
        </w:tc>
        <w:tc>
          <w:tcPr>
            <w:tcW w:w="2790" w:type="dxa"/>
            <w:tcMar>
              <w:left w:w="58" w:type="dxa"/>
              <w:right w:w="58" w:type="dxa"/>
            </w:tcMar>
          </w:tcPr>
          <w:p w14:paraId="65B1AF2B" w14:textId="77777777" w:rsidR="00BE396E" w:rsidRDefault="00BE396E" w:rsidP="00BE396E">
            <w:pPr>
              <w:pStyle w:val="TableText"/>
            </w:pPr>
            <w:r>
              <w:t>C/R type</w:t>
            </w:r>
          </w:p>
          <w:p w14:paraId="6C9A02CC" w14:textId="77777777" w:rsidR="00BE396E" w:rsidRDefault="00BE396E" w:rsidP="00BE396E">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6B6A47D0" w14:textId="77777777" w:rsidR="00BE396E" w:rsidRDefault="00BE396E" w:rsidP="00BE396E">
            <w:pPr>
              <w:pStyle w:val="TableText"/>
              <w:rPr>
                <w:caps/>
              </w:rPr>
            </w:pPr>
            <w:r>
              <w:rPr>
                <w:caps/>
              </w:rPr>
              <w:t>1 C</w:t>
            </w:r>
          </w:p>
        </w:tc>
        <w:tc>
          <w:tcPr>
            <w:tcW w:w="2340" w:type="dxa"/>
            <w:tcMar>
              <w:left w:w="58" w:type="dxa"/>
              <w:right w:w="58" w:type="dxa"/>
            </w:tcMar>
          </w:tcPr>
          <w:p w14:paraId="6751F291" w14:textId="77777777" w:rsidR="00BE396E" w:rsidRPr="0097365E" w:rsidRDefault="00BE396E" w:rsidP="00BE396E">
            <w:pPr>
              <w:pStyle w:val="TableText"/>
              <w:rPr>
                <w:rFonts w:cs="Arial"/>
                <w:color w:val="000000"/>
              </w:rPr>
            </w:pPr>
            <w:r w:rsidRPr="0042502A">
              <w:rPr>
                <w:rFonts w:cs="Arial"/>
                <w:b/>
                <w:color w:val="000000"/>
              </w:rPr>
              <w:t>Valid Values:</w:t>
            </w:r>
          </w:p>
          <w:p w14:paraId="4DD39631" w14:textId="3D67A3B1" w:rsidR="00BE396E" w:rsidRPr="000B6CD8" w:rsidRDefault="00BE396E" w:rsidP="00245396">
            <w:pPr>
              <w:pStyle w:val="TableTextBullet"/>
            </w:pPr>
            <w:r w:rsidRPr="000B6CD8">
              <w:t xml:space="preserve">P </w:t>
            </w:r>
            <w:r w:rsidR="00A50ABF">
              <w:t xml:space="preserve">– </w:t>
            </w:r>
            <w:r w:rsidRPr="000B6CD8">
              <w:t>Partial refund</w:t>
            </w:r>
          </w:p>
          <w:p w14:paraId="4935B6C2" w14:textId="2872A4F3" w:rsidR="00BE396E" w:rsidRPr="000B6CD8" w:rsidRDefault="00BE396E" w:rsidP="00245396">
            <w:pPr>
              <w:pStyle w:val="TableTextBullet"/>
            </w:pPr>
            <w:r w:rsidRPr="000B6CD8">
              <w:t xml:space="preserve">F </w:t>
            </w:r>
            <w:r w:rsidR="00A50ABF">
              <w:t xml:space="preserve">– </w:t>
            </w:r>
            <w:r w:rsidRPr="000B6CD8">
              <w:t>Full refund</w:t>
            </w:r>
          </w:p>
          <w:p w14:paraId="2CB10BF7" w14:textId="096E5361" w:rsidR="00BE396E" w:rsidRPr="000B6CD8" w:rsidRDefault="00BE396E" w:rsidP="00245396">
            <w:pPr>
              <w:pStyle w:val="TableTextBullet"/>
            </w:pPr>
            <w:r w:rsidRPr="000B6CD8">
              <w:t xml:space="preserve">R </w:t>
            </w:r>
            <w:r w:rsidR="00A50ABF">
              <w:t xml:space="preserve">– </w:t>
            </w:r>
            <w:r w:rsidRPr="000B6CD8">
              <w:t>Reissue</w:t>
            </w:r>
          </w:p>
          <w:p w14:paraId="1F24D441" w14:textId="49FD3112" w:rsidR="00BE396E" w:rsidRPr="000B6CD8" w:rsidRDefault="00BE396E" w:rsidP="00245396">
            <w:pPr>
              <w:pStyle w:val="TableTextBullet"/>
            </w:pPr>
            <w:r w:rsidRPr="000B6CD8">
              <w:t xml:space="preserve">S </w:t>
            </w:r>
            <w:r w:rsidR="00A50ABF">
              <w:t xml:space="preserve">– </w:t>
            </w:r>
            <w:r w:rsidRPr="000B6CD8">
              <w:t>Staledate</w:t>
            </w:r>
          </w:p>
          <w:p w14:paraId="62EF8D10" w14:textId="529B8EBF" w:rsidR="00BE396E" w:rsidRDefault="00BE396E" w:rsidP="00245396">
            <w:pPr>
              <w:pStyle w:val="TableTextBullet"/>
            </w:pPr>
            <w:r w:rsidRPr="000B6CD8">
              <w:t xml:space="preserve">V </w:t>
            </w:r>
            <w:r w:rsidR="00A50ABF">
              <w:t xml:space="preserve">– </w:t>
            </w:r>
            <w:r w:rsidRPr="000B6CD8">
              <w:t>Void</w:t>
            </w:r>
          </w:p>
        </w:tc>
        <w:tc>
          <w:tcPr>
            <w:tcW w:w="858" w:type="dxa"/>
            <w:tcMar>
              <w:left w:w="58" w:type="dxa"/>
              <w:right w:w="58" w:type="dxa"/>
            </w:tcMar>
          </w:tcPr>
          <w:p w14:paraId="1B039BA5" w14:textId="77777777" w:rsidR="00BE396E" w:rsidRDefault="00BE396E" w:rsidP="00BE396E">
            <w:pPr>
              <w:pStyle w:val="TableText"/>
            </w:pPr>
            <w:r>
              <w:t>Spaces</w:t>
            </w:r>
          </w:p>
        </w:tc>
        <w:tc>
          <w:tcPr>
            <w:tcW w:w="431" w:type="dxa"/>
          </w:tcPr>
          <w:p w14:paraId="7476D3F1" w14:textId="77777777" w:rsidR="00BE396E" w:rsidRDefault="00BE396E" w:rsidP="00BE396E">
            <w:pPr>
              <w:pStyle w:val="TableText"/>
            </w:pPr>
            <w:r>
              <w:t>-</w:t>
            </w:r>
          </w:p>
        </w:tc>
        <w:tc>
          <w:tcPr>
            <w:tcW w:w="431" w:type="dxa"/>
          </w:tcPr>
          <w:p w14:paraId="0DADBDF0" w14:textId="77777777" w:rsidR="00BE396E" w:rsidRDefault="00BE396E" w:rsidP="00BE396E">
            <w:pPr>
              <w:pStyle w:val="TableText"/>
            </w:pPr>
            <w:r>
              <w:t>-</w:t>
            </w:r>
          </w:p>
        </w:tc>
        <w:tc>
          <w:tcPr>
            <w:tcW w:w="432" w:type="dxa"/>
          </w:tcPr>
          <w:p w14:paraId="5D5C5D8D" w14:textId="77777777" w:rsidR="00BE396E" w:rsidRDefault="00BE396E" w:rsidP="00BE396E">
            <w:pPr>
              <w:pStyle w:val="TableText"/>
            </w:pPr>
            <w:r>
              <w:t>X</w:t>
            </w:r>
          </w:p>
        </w:tc>
      </w:tr>
      <w:tr w:rsidR="00BE396E" w14:paraId="305D6477" w14:textId="77777777" w:rsidTr="005C7A84">
        <w:trPr>
          <w:cantSplit/>
          <w:jc w:val="center"/>
        </w:trPr>
        <w:tc>
          <w:tcPr>
            <w:tcW w:w="802" w:type="dxa"/>
            <w:tcMar>
              <w:left w:w="58" w:type="dxa"/>
              <w:right w:w="58" w:type="dxa"/>
            </w:tcMar>
          </w:tcPr>
          <w:p w14:paraId="673B58EA" w14:textId="77777777" w:rsidR="00BE396E" w:rsidRDefault="00BE396E" w:rsidP="00BE396E">
            <w:pPr>
              <w:pStyle w:val="TableText"/>
            </w:pPr>
            <w:r>
              <w:t>2186</w:t>
            </w:r>
          </w:p>
        </w:tc>
        <w:tc>
          <w:tcPr>
            <w:tcW w:w="2227" w:type="dxa"/>
            <w:tcMar>
              <w:left w:w="58" w:type="dxa"/>
              <w:right w:w="58" w:type="dxa"/>
            </w:tcMar>
          </w:tcPr>
          <w:p w14:paraId="6ACF08AF" w14:textId="77777777" w:rsidR="00BE396E" w:rsidRDefault="00BE396E" w:rsidP="00BE396E">
            <w:pPr>
              <w:pStyle w:val="TableText"/>
            </w:pPr>
            <w:r>
              <w:t>HDR STATUS PRIOR 1</w:t>
            </w:r>
          </w:p>
        </w:tc>
        <w:tc>
          <w:tcPr>
            <w:tcW w:w="2993" w:type="dxa"/>
            <w:tcMar>
              <w:left w:w="58" w:type="dxa"/>
              <w:right w:w="58" w:type="dxa"/>
            </w:tcMar>
          </w:tcPr>
          <w:p w14:paraId="238D0F32" w14:textId="30BF8BD0" w:rsidR="00BE396E" w:rsidRDefault="00BE396E" w:rsidP="00BE396E">
            <w:pPr>
              <w:pStyle w:val="TableText"/>
            </w:pPr>
            <w:r>
              <w:t>:P:IDR-</w:t>
            </w:r>
            <w:hyperlink r:id="rId593" w:history="1">
              <w:r>
                <w:rPr>
                  <w:rStyle w:val="Hyperlink"/>
                </w:rPr>
                <w:t>C-OLD-STAT</w:t>
              </w:r>
            </w:hyperlink>
          </w:p>
        </w:tc>
        <w:tc>
          <w:tcPr>
            <w:tcW w:w="2790" w:type="dxa"/>
            <w:tcMar>
              <w:left w:w="58" w:type="dxa"/>
              <w:right w:w="58" w:type="dxa"/>
            </w:tcMar>
          </w:tcPr>
          <w:p w14:paraId="758CC11C" w14:textId="77777777" w:rsidR="00BE396E" w:rsidRDefault="00BE396E" w:rsidP="00BE396E">
            <w:pPr>
              <w:pStyle w:val="TableText"/>
            </w:pPr>
            <w:r>
              <w:t>Prior detail status</w:t>
            </w:r>
          </w:p>
          <w:p w14:paraId="33D9481B" w14:textId="612F9C65" w:rsidR="00BE396E" w:rsidRDefault="00BE396E" w:rsidP="00BE396E">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31B0143E" w14:textId="77777777"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4FC0537C" w14:textId="77777777" w:rsidR="00BE396E" w:rsidRDefault="00BE396E" w:rsidP="00245396">
            <w:pPr>
              <w:pStyle w:val="TableTextBullet"/>
            </w:pPr>
            <w:r>
              <w:t>F</w:t>
            </w:r>
            <w:r w:rsidR="00A50ABF">
              <w:t xml:space="preserve"> – </w:t>
            </w:r>
            <w:r w:rsidRPr="0097365E">
              <w:t>Full claim refund - EGHP, used only when an EGHP accounts receivable has been satisfied (RG type AR). This status is for display purposes only, internally the claim status would be a ‘</w:t>
            </w:r>
            <w:r w:rsidR="00A50ABF">
              <w:t>Y</w:t>
            </w:r>
            <w:r w:rsidRPr="0097365E">
              <w:t>’.</w:t>
            </w:r>
          </w:p>
          <w:p w14:paraId="4B055F98" w14:textId="5499212C" w:rsidR="006F1E8F" w:rsidRDefault="006F1E8F" w:rsidP="00245396">
            <w:pPr>
              <w:pStyle w:val="TableTextBullet"/>
            </w:pPr>
            <w:r w:rsidRPr="006F1E8F">
              <w:t>G – Partial refund applied, partial refund was calculated for the claim but was applied to something else outstanding, such as an AR.</w:t>
            </w:r>
          </w:p>
        </w:tc>
        <w:tc>
          <w:tcPr>
            <w:tcW w:w="1080" w:type="dxa"/>
            <w:tcMar>
              <w:left w:w="58" w:type="dxa"/>
              <w:right w:w="58" w:type="dxa"/>
            </w:tcMar>
          </w:tcPr>
          <w:p w14:paraId="28313897" w14:textId="77777777" w:rsidR="00BE396E" w:rsidRDefault="00BE396E" w:rsidP="00BE396E">
            <w:pPr>
              <w:pStyle w:val="TableText"/>
              <w:rPr>
                <w:caps/>
              </w:rPr>
            </w:pPr>
            <w:r>
              <w:rPr>
                <w:caps/>
              </w:rPr>
              <w:t>1 C</w:t>
            </w:r>
          </w:p>
        </w:tc>
        <w:tc>
          <w:tcPr>
            <w:tcW w:w="2340" w:type="dxa"/>
            <w:tcMar>
              <w:left w:w="58" w:type="dxa"/>
              <w:right w:w="58" w:type="dxa"/>
            </w:tcMar>
          </w:tcPr>
          <w:p w14:paraId="0354C1B1" w14:textId="6773B9BE" w:rsidR="00BE396E" w:rsidRDefault="00BE396E" w:rsidP="00BE396E">
            <w:pPr>
              <w:pStyle w:val="TableText"/>
            </w:pPr>
            <w:r>
              <w:t xml:space="preserve">See spec </w:t>
            </w:r>
            <w:hyperlink r:id="rId594" w:history="1">
              <w:r>
                <w:rPr>
                  <w:rStyle w:val="Hyperlink"/>
                  <w:rFonts w:cs="Courier New"/>
                  <w:szCs w:val="16"/>
                </w:rPr>
                <w:t>S0209000</w:t>
              </w:r>
            </w:hyperlink>
          </w:p>
        </w:tc>
        <w:tc>
          <w:tcPr>
            <w:tcW w:w="858" w:type="dxa"/>
            <w:tcMar>
              <w:left w:w="58" w:type="dxa"/>
              <w:right w:w="58" w:type="dxa"/>
            </w:tcMar>
          </w:tcPr>
          <w:p w14:paraId="659745B1" w14:textId="77777777" w:rsidR="00BE396E" w:rsidRDefault="00BE396E" w:rsidP="00BE396E">
            <w:pPr>
              <w:pStyle w:val="TableText"/>
            </w:pPr>
            <w:r>
              <w:t>Spaces</w:t>
            </w:r>
          </w:p>
        </w:tc>
        <w:tc>
          <w:tcPr>
            <w:tcW w:w="431" w:type="dxa"/>
          </w:tcPr>
          <w:p w14:paraId="77597F73" w14:textId="77777777" w:rsidR="00BE396E" w:rsidRDefault="00BE396E" w:rsidP="00BE396E">
            <w:pPr>
              <w:pStyle w:val="TableText"/>
            </w:pPr>
            <w:r>
              <w:t>-</w:t>
            </w:r>
          </w:p>
        </w:tc>
        <w:tc>
          <w:tcPr>
            <w:tcW w:w="431" w:type="dxa"/>
          </w:tcPr>
          <w:p w14:paraId="3F7B620D" w14:textId="77777777" w:rsidR="00BE396E" w:rsidRDefault="00BE396E" w:rsidP="00BE396E">
            <w:pPr>
              <w:pStyle w:val="TableText"/>
            </w:pPr>
            <w:r>
              <w:t>-</w:t>
            </w:r>
          </w:p>
        </w:tc>
        <w:tc>
          <w:tcPr>
            <w:tcW w:w="432" w:type="dxa"/>
          </w:tcPr>
          <w:p w14:paraId="7B6D6F8D" w14:textId="77777777" w:rsidR="00BE396E" w:rsidRDefault="00BE396E" w:rsidP="00BE396E">
            <w:pPr>
              <w:pStyle w:val="TableText"/>
            </w:pPr>
            <w:r>
              <w:t>X</w:t>
            </w:r>
          </w:p>
        </w:tc>
      </w:tr>
      <w:tr w:rsidR="00BE396E" w14:paraId="0B14A9EA" w14:textId="77777777" w:rsidTr="005C7A84">
        <w:trPr>
          <w:cantSplit/>
          <w:jc w:val="center"/>
        </w:trPr>
        <w:tc>
          <w:tcPr>
            <w:tcW w:w="802" w:type="dxa"/>
            <w:tcMar>
              <w:left w:w="58" w:type="dxa"/>
              <w:right w:w="58" w:type="dxa"/>
            </w:tcMar>
          </w:tcPr>
          <w:p w14:paraId="09E406F8" w14:textId="77777777" w:rsidR="00BE396E" w:rsidRDefault="00BE396E" w:rsidP="00BE396E">
            <w:pPr>
              <w:pStyle w:val="TableText"/>
            </w:pPr>
            <w:r>
              <w:t>2186</w:t>
            </w:r>
          </w:p>
          <w:p w14:paraId="0BEC147D" w14:textId="23E3B29D" w:rsidR="00BE396E" w:rsidRDefault="00A50ABF" w:rsidP="00BE396E">
            <w:pPr>
              <w:pStyle w:val="TableText"/>
            </w:pPr>
            <w:r>
              <w:t>(</w:t>
            </w:r>
            <w:r w:rsidR="00BE396E">
              <w:t>Cont’d</w:t>
            </w:r>
            <w:r>
              <w:t>)</w:t>
            </w:r>
          </w:p>
        </w:tc>
        <w:tc>
          <w:tcPr>
            <w:tcW w:w="2227" w:type="dxa"/>
            <w:tcMar>
              <w:left w:w="58" w:type="dxa"/>
              <w:right w:w="58" w:type="dxa"/>
            </w:tcMar>
          </w:tcPr>
          <w:p w14:paraId="7ADAC251" w14:textId="77777777" w:rsidR="00BE396E" w:rsidRDefault="00BE396E" w:rsidP="00BE396E">
            <w:pPr>
              <w:pStyle w:val="TableText"/>
            </w:pPr>
            <w:r>
              <w:t>HDR STATUS PRIOR 1</w:t>
            </w:r>
          </w:p>
        </w:tc>
        <w:tc>
          <w:tcPr>
            <w:tcW w:w="2993" w:type="dxa"/>
            <w:tcMar>
              <w:left w:w="58" w:type="dxa"/>
              <w:right w:w="58" w:type="dxa"/>
            </w:tcMar>
          </w:tcPr>
          <w:p w14:paraId="355DA57F" w14:textId="50B90250" w:rsidR="00BE396E" w:rsidRDefault="00BE396E" w:rsidP="00BE396E">
            <w:pPr>
              <w:pStyle w:val="TableText"/>
            </w:pPr>
            <w:r>
              <w:t>:P:IDR-</w:t>
            </w:r>
            <w:hyperlink r:id="rId595" w:history="1">
              <w:r>
                <w:rPr>
                  <w:rStyle w:val="Hyperlink"/>
                </w:rPr>
                <w:t>C</w:t>
              </w:r>
              <w:bookmarkStart w:id="958" w:name="_Hlt500225961"/>
              <w:r>
                <w:rPr>
                  <w:rStyle w:val="Hyperlink"/>
                </w:rPr>
                <w:t>-</w:t>
              </w:r>
              <w:bookmarkStart w:id="959" w:name="_Hlt527362495"/>
              <w:bookmarkEnd w:id="958"/>
              <w:r>
                <w:rPr>
                  <w:rStyle w:val="Hyperlink"/>
                </w:rPr>
                <w:t>O</w:t>
              </w:r>
              <w:bookmarkStart w:id="960" w:name="_Hlt30575529"/>
              <w:bookmarkEnd w:id="959"/>
              <w:r>
                <w:rPr>
                  <w:rStyle w:val="Hyperlink"/>
                </w:rPr>
                <w:t>L</w:t>
              </w:r>
              <w:bookmarkStart w:id="961" w:name="_Hlt506710440"/>
              <w:bookmarkEnd w:id="960"/>
              <w:r>
                <w:rPr>
                  <w:rStyle w:val="Hyperlink"/>
                </w:rPr>
                <w:t>D</w:t>
              </w:r>
              <w:bookmarkStart w:id="962" w:name="_Hlt514745319"/>
              <w:bookmarkEnd w:id="961"/>
              <w:r>
                <w:rPr>
                  <w:rStyle w:val="Hyperlink"/>
                </w:rPr>
                <w:t>-</w:t>
              </w:r>
              <w:bookmarkEnd w:id="962"/>
              <w:r>
                <w:rPr>
                  <w:rStyle w:val="Hyperlink"/>
                </w:rPr>
                <w:t>STAT</w:t>
              </w:r>
            </w:hyperlink>
          </w:p>
        </w:tc>
        <w:tc>
          <w:tcPr>
            <w:tcW w:w="2790" w:type="dxa"/>
            <w:tcMar>
              <w:left w:w="58" w:type="dxa"/>
              <w:right w:w="58" w:type="dxa"/>
            </w:tcMar>
          </w:tcPr>
          <w:p w14:paraId="5626FD09" w14:textId="201E470E" w:rsidR="00BE396E" w:rsidRDefault="00BE396E" w:rsidP="00BE396E">
            <w:pPr>
              <w:pStyle w:val="TableText"/>
            </w:pPr>
            <w:r>
              <w:t>Prior detail status</w:t>
            </w:r>
            <w:r w:rsidR="006F1E8F">
              <w:t xml:space="preserve"> continued</w:t>
            </w:r>
          </w:p>
          <w:p w14:paraId="30C61BE3" w14:textId="77777777"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693D2729" w14:textId="77777777" w:rsidR="00BE396E" w:rsidRDefault="00BE396E" w:rsidP="00245396">
            <w:pPr>
              <w:pStyle w:val="TableTextBullet"/>
            </w:pPr>
            <w:r w:rsidRPr="0097365E">
              <w:t>P</w:t>
            </w:r>
            <w:r w:rsidRPr="000B6CD8">
              <w:t xml:space="preserve"> </w:t>
            </w:r>
            <w:r w:rsidR="00A50ABF">
              <w:t xml:space="preserve">– </w:t>
            </w:r>
            <w:r w:rsidRPr="0097365E">
              <w:t xml:space="preserve">Partial claim refund </w:t>
            </w:r>
            <w:r w:rsidR="00A50ABF">
              <w:t>–</w:t>
            </w:r>
            <w:r w:rsidRPr="0097365E">
              <w:t xml:space="preserve"> EGHP, used only when an EGHP accounts receivable has been satisfied (RG type AR). This status is for display purposes only, internally the claim status would be a ‘</w:t>
            </w:r>
            <w:r w:rsidR="00A50ABF">
              <w:t>G</w:t>
            </w:r>
            <w:r w:rsidRPr="0097365E">
              <w:t>’.</w:t>
            </w:r>
          </w:p>
          <w:p w14:paraId="4C726FD5" w14:textId="77777777" w:rsidR="006F1E8F" w:rsidRPr="0097365E" w:rsidRDefault="006F1E8F" w:rsidP="00245396">
            <w:pPr>
              <w:pStyle w:val="TableTextBullet"/>
            </w:pPr>
            <w:r w:rsidRPr="0097365E">
              <w:t>X</w:t>
            </w:r>
            <w:r w:rsidRPr="000B6CD8">
              <w:t xml:space="preserve"> </w:t>
            </w:r>
            <w:r>
              <w:t xml:space="preserve">– </w:t>
            </w:r>
            <w:r w:rsidRPr="0097365E">
              <w:t>Partial refund, claim that is a partial void and a split pay</w:t>
            </w:r>
          </w:p>
          <w:p w14:paraId="5D3909D5" w14:textId="77777777" w:rsidR="006F1E8F" w:rsidRPr="0097365E" w:rsidRDefault="006F1E8F" w:rsidP="00245396">
            <w:pPr>
              <w:pStyle w:val="TableTextBullet"/>
            </w:pPr>
            <w:r w:rsidRPr="0097365E">
              <w:t>Y</w:t>
            </w:r>
            <w:r w:rsidRPr="000B6CD8">
              <w:t xml:space="preserve"> </w:t>
            </w:r>
            <w:r>
              <w:t xml:space="preserve">– </w:t>
            </w:r>
            <w:r w:rsidRPr="0097365E">
              <w:t>Full refund, full amount of claim payment was returned</w:t>
            </w:r>
          </w:p>
          <w:p w14:paraId="3B28903B" w14:textId="703B06D8" w:rsidR="006F1E8F" w:rsidRDefault="006F1E8F"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1E320D30" w14:textId="77777777" w:rsidR="00BE396E" w:rsidRDefault="00BE396E" w:rsidP="00BE396E">
            <w:pPr>
              <w:pStyle w:val="TableText"/>
              <w:rPr>
                <w:caps/>
              </w:rPr>
            </w:pPr>
            <w:r>
              <w:rPr>
                <w:caps/>
              </w:rPr>
              <w:t>1 C</w:t>
            </w:r>
          </w:p>
        </w:tc>
        <w:tc>
          <w:tcPr>
            <w:tcW w:w="2340" w:type="dxa"/>
            <w:tcMar>
              <w:left w:w="58" w:type="dxa"/>
              <w:right w:w="58" w:type="dxa"/>
            </w:tcMar>
          </w:tcPr>
          <w:p w14:paraId="0130B78B" w14:textId="1859C3BB" w:rsidR="00BE396E" w:rsidRDefault="00BE396E" w:rsidP="00BE396E">
            <w:pPr>
              <w:pStyle w:val="TableText"/>
            </w:pPr>
            <w:r>
              <w:t xml:space="preserve">See spec </w:t>
            </w:r>
            <w:hyperlink r:id="rId596" w:history="1">
              <w:r>
                <w:rPr>
                  <w:rStyle w:val="Hyperlink"/>
                  <w:rFonts w:cs="Courier New"/>
                  <w:szCs w:val="16"/>
                </w:rPr>
                <w:t>S0209000</w:t>
              </w:r>
            </w:hyperlink>
          </w:p>
        </w:tc>
        <w:tc>
          <w:tcPr>
            <w:tcW w:w="858" w:type="dxa"/>
            <w:tcMar>
              <w:left w:w="58" w:type="dxa"/>
              <w:right w:w="58" w:type="dxa"/>
            </w:tcMar>
          </w:tcPr>
          <w:p w14:paraId="44FDFF73" w14:textId="77777777" w:rsidR="00BE396E" w:rsidRDefault="00BE396E" w:rsidP="00BE396E">
            <w:pPr>
              <w:pStyle w:val="TableText"/>
            </w:pPr>
            <w:r>
              <w:t>Spaces</w:t>
            </w:r>
          </w:p>
        </w:tc>
        <w:tc>
          <w:tcPr>
            <w:tcW w:w="431" w:type="dxa"/>
          </w:tcPr>
          <w:p w14:paraId="5F3DC235" w14:textId="77777777" w:rsidR="00BE396E" w:rsidRDefault="00BE396E" w:rsidP="00BE396E">
            <w:pPr>
              <w:pStyle w:val="TableText"/>
            </w:pPr>
            <w:r>
              <w:t>-</w:t>
            </w:r>
          </w:p>
        </w:tc>
        <w:tc>
          <w:tcPr>
            <w:tcW w:w="431" w:type="dxa"/>
          </w:tcPr>
          <w:p w14:paraId="5F5051FB" w14:textId="77777777" w:rsidR="00BE396E" w:rsidRDefault="00BE396E" w:rsidP="00BE396E">
            <w:pPr>
              <w:pStyle w:val="TableText"/>
            </w:pPr>
            <w:r>
              <w:t>-</w:t>
            </w:r>
          </w:p>
        </w:tc>
        <w:tc>
          <w:tcPr>
            <w:tcW w:w="432" w:type="dxa"/>
          </w:tcPr>
          <w:p w14:paraId="2765E526" w14:textId="77777777" w:rsidR="00BE396E" w:rsidRDefault="00BE396E" w:rsidP="00BE396E">
            <w:pPr>
              <w:pStyle w:val="TableText"/>
            </w:pPr>
            <w:r>
              <w:t>X</w:t>
            </w:r>
          </w:p>
        </w:tc>
      </w:tr>
      <w:tr w:rsidR="00BE396E" w14:paraId="6C2AFEC7" w14:textId="77777777" w:rsidTr="005C7A84">
        <w:trPr>
          <w:cantSplit/>
          <w:jc w:val="center"/>
        </w:trPr>
        <w:tc>
          <w:tcPr>
            <w:tcW w:w="802" w:type="dxa"/>
            <w:tcMar>
              <w:left w:w="58" w:type="dxa"/>
              <w:right w:w="58" w:type="dxa"/>
            </w:tcMar>
          </w:tcPr>
          <w:p w14:paraId="24990F71" w14:textId="77777777" w:rsidR="00BE396E" w:rsidRDefault="00BE396E" w:rsidP="00BE396E">
            <w:pPr>
              <w:pStyle w:val="TableText"/>
            </w:pPr>
            <w:r>
              <w:t>2187</w:t>
            </w:r>
          </w:p>
        </w:tc>
        <w:tc>
          <w:tcPr>
            <w:tcW w:w="2227" w:type="dxa"/>
            <w:tcMar>
              <w:left w:w="58" w:type="dxa"/>
              <w:right w:w="58" w:type="dxa"/>
            </w:tcMar>
          </w:tcPr>
          <w:p w14:paraId="1EF22065" w14:textId="77777777" w:rsidR="00BE396E" w:rsidRDefault="00BE396E" w:rsidP="00BE396E">
            <w:pPr>
              <w:pStyle w:val="TableText"/>
            </w:pPr>
            <w:r>
              <w:t>HDR STATUS CURRENT 1</w:t>
            </w:r>
          </w:p>
        </w:tc>
        <w:tc>
          <w:tcPr>
            <w:tcW w:w="2993" w:type="dxa"/>
            <w:tcMar>
              <w:left w:w="58" w:type="dxa"/>
              <w:right w:w="58" w:type="dxa"/>
            </w:tcMar>
          </w:tcPr>
          <w:p w14:paraId="49D17AF6" w14:textId="6741819F" w:rsidR="00BE396E" w:rsidRDefault="00BE396E" w:rsidP="00BE396E">
            <w:pPr>
              <w:pStyle w:val="TableText"/>
            </w:pPr>
            <w:r>
              <w:t>:P:IDR-</w:t>
            </w:r>
            <w:hyperlink r:id="rId597" w:history="1">
              <w:r>
                <w:rPr>
                  <w:rStyle w:val="Hyperlink"/>
                </w:rPr>
                <w:t>C</w:t>
              </w:r>
              <w:bookmarkStart w:id="963" w:name="_Hlt514745324"/>
              <w:r>
                <w:rPr>
                  <w:rStyle w:val="Hyperlink"/>
                </w:rPr>
                <w:t>-</w:t>
              </w:r>
              <w:bookmarkStart w:id="964" w:name="_Hlt12269663"/>
              <w:bookmarkEnd w:id="963"/>
              <w:r>
                <w:rPr>
                  <w:rStyle w:val="Hyperlink"/>
                </w:rPr>
                <w:t>N</w:t>
              </w:r>
              <w:bookmarkStart w:id="965" w:name="_Hlt500225968"/>
              <w:bookmarkEnd w:id="964"/>
              <w:r>
                <w:rPr>
                  <w:rStyle w:val="Hyperlink"/>
                </w:rPr>
                <w:t>E</w:t>
              </w:r>
              <w:bookmarkStart w:id="966" w:name="_Hlt527362550"/>
              <w:bookmarkEnd w:id="965"/>
              <w:r>
                <w:rPr>
                  <w:rStyle w:val="Hyperlink"/>
                </w:rPr>
                <w:t>W</w:t>
              </w:r>
              <w:bookmarkEnd w:id="966"/>
              <w:r>
                <w:rPr>
                  <w:rStyle w:val="Hyperlink"/>
                </w:rPr>
                <w:t>-S</w:t>
              </w:r>
              <w:bookmarkStart w:id="967" w:name="_Hlt506710391"/>
              <w:r>
                <w:rPr>
                  <w:rStyle w:val="Hyperlink"/>
                </w:rPr>
                <w:t>T</w:t>
              </w:r>
              <w:bookmarkEnd w:id="967"/>
              <w:r>
                <w:rPr>
                  <w:rStyle w:val="Hyperlink"/>
                </w:rPr>
                <w:t>AT</w:t>
              </w:r>
            </w:hyperlink>
          </w:p>
        </w:tc>
        <w:tc>
          <w:tcPr>
            <w:tcW w:w="2790" w:type="dxa"/>
            <w:tcMar>
              <w:left w:w="58" w:type="dxa"/>
              <w:right w:w="58" w:type="dxa"/>
            </w:tcMar>
          </w:tcPr>
          <w:p w14:paraId="04671905" w14:textId="77777777" w:rsidR="00BE396E" w:rsidRDefault="00BE396E" w:rsidP="00BE396E">
            <w:pPr>
              <w:pStyle w:val="TableText"/>
            </w:pPr>
            <w:r>
              <w:t>Current detail status</w:t>
            </w:r>
          </w:p>
        </w:tc>
        <w:tc>
          <w:tcPr>
            <w:tcW w:w="1080" w:type="dxa"/>
            <w:tcMar>
              <w:left w:w="58" w:type="dxa"/>
              <w:right w:w="58" w:type="dxa"/>
            </w:tcMar>
          </w:tcPr>
          <w:p w14:paraId="02378CA4" w14:textId="77777777" w:rsidR="00BE396E" w:rsidRDefault="00BE396E" w:rsidP="00BE396E">
            <w:pPr>
              <w:pStyle w:val="TableText"/>
              <w:rPr>
                <w:caps/>
              </w:rPr>
            </w:pPr>
            <w:r>
              <w:rPr>
                <w:caps/>
              </w:rPr>
              <w:t>1 C</w:t>
            </w:r>
          </w:p>
        </w:tc>
        <w:tc>
          <w:tcPr>
            <w:tcW w:w="2340" w:type="dxa"/>
            <w:tcMar>
              <w:left w:w="58" w:type="dxa"/>
              <w:right w:w="58" w:type="dxa"/>
            </w:tcMar>
          </w:tcPr>
          <w:p w14:paraId="281B2F6B" w14:textId="1A1761DB" w:rsidR="00BE396E" w:rsidRDefault="00BE396E" w:rsidP="00BE396E">
            <w:pPr>
              <w:pStyle w:val="TableText"/>
            </w:pPr>
            <w:r>
              <w:t xml:space="preserve">See spec </w:t>
            </w:r>
            <w:hyperlink r:id="rId598" w:history="1">
              <w:r>
                <w:rPr>
                  <w:rStyle w:val="Hyperlink"/>
                  <w:rFonts w:cs="Courier New"/>
                  <w:szCs w:val="16"/>
                </w:rPr>
                <w:t>S0209000</w:t>
              </w:r>
            </w:hyperlink>
          </w:p>
        </w:tc>
        <w:tc>
          <w:tcPr>
            <w:tcW w:w="858" w:type="dxa"/>
            <w:tcMar>
              <w:left w:w="58" w:type="dxa"/>
              <w:right w:w="58" w:type="dxa"/>
            </w:tcMar>
          </w:tcPr>
          <w:p w14:paraId="35F6EC6C" w14:textId="77777777" w:rsidR="00BE396E" w:rsidRDefault="00BE396E" w:rsidP="00BE396E">
            <w:pPr>
              <w:pStyle w:val="TableText"/>
            </w:pPr>
            <w:r>
              <w:t>Spaces</w:t>
            </w:r>
          </w:p>
        </w:tc>
        <w:tc>
          <w:tcPr>
            <w:tcW w:w="431" w:type="dxa"/>
          </w:tcPr>
          <w:p w14:paraId="5CD8BFD4" w14:textId="77777777" w:rsidR="00BE396E" w:rsidRDefault="00BE396E" w:rsidP="00BE396E">
            <w:pPr>
              <w:pStyle w:val="TableText"/>
            </w:pPr>
            <w:r>
              <w:t>-</w:t>
            </w:r>
          </w:p>
        </w:tc>
        <w:tc>
          <w:tcPr>
            <w:tcW w:w="431" w:type="dxa"/>
          </w:tcPr>
          <w:p w14:paraId="024404A2" w14:textId="77777777" w:rsidR="00BE396E" w:rsidRDefault="00BE396E" w:rsidP="00BE396E">
            <w:pPr>
              <w:pStyle w:val="TableText"/>
            </w:pPr>
            <w:r>
              <w:t>-</w:t>
            </w:r>
          </w:p>
        </w:tc>
        <w:tc>
          <w:tcPr>
            <w:tcW w:w="432" w:type="dxa"/>
          </w:tcPr>
          <w:p w14:paraId="06725B73" w14:textId="77777777" w:rsidR="00BE396E" w:rsidRDefault="00BE396E" w:rsidP="00BE396E">
            <w:pPr>
              <w:pStyle w:val="TableText"/>
            </w:pPr>
            <w:r>
              <w:t>X</w:t>
            </w:r>
          </w:p>
        </w:tc>
      </w:tr>
      <w:tr w:rsidR="00BE396E" w14:paraId="671DCF10" w14:textId="77777777" w:rsidTr="005C7A84">
        <w:trPr>
          <w:cantSplit/>
          <w:jc w:val="center"/>
        </w:trPr>
        <w:tc>
          <w:tcPr>
            <w:tcW w:w="802" w:type="dxa"/>
            <w:tcMar>
              <w:left w:w="58" w:type="dxa"/>
              <w:right w:w="58" w:type="dxa"/>
            </w:tcMar>
          </w:tcPr>
          <w:p w14:paraId="487D0B60" w14:textId="27D4C3BD" w:rsidR="00BE396E" w:rsidRDefault="00BE396E" w:rsidP="00BE396E">
            <w:pPr>
              <w:pStyle w:val="TableText"/>
            </w:pPr>
            <w:r>
              <w:t>2188</w:t>
            </w:r>
            <w:r w:rsidR="00135F82">
              <w:t xml:space="preserve"> – </w:t>
            </w:r>
            <w:r>
              <w:t>2200</w:t>
            </w:r>
          </w:p>
        </w:tc>
        <w:tc>
          <w:tcPr>
            <w:tcW w:w="2227" w:type="dxa"/>
            <w:tcMar>
              <w:left w:w="58" w:type="dxa"/>
              <w:right w:w="58" w:type="dxa"/>
            </w:tcMar>
          </w:tcPr>
          <w:p w14:paraId="002A2C95" w14:textId="77777777" w:rsidR="00BE396E" w:rsidRDefault="00BE396E" w:rsidP="00BE396E">
            <w:pPr>
              <w:pStyle w:val="TableText"/>
            </w:pPr>
            <w:r>
              <w:t>CASH REC NUMBER 1</w:t>
            </w:r>
          </w:p>
        </w:tc>
        <w:tc>
          <w:tcPr>
            <w:tcW w:w="2993" w:type="dxa"/>
            <w:tcMar>
              <w:left w:w="58" w:type="dxa"/>
              <w:right w:w="58" w:type="dxa"/>
            </w:tcMar>
          </w:tcPr>
          <w:p w14:paraId="6CFD0746" w14:textId="5DDFBBD0" w:rsidR="00BE396E" w:rsidRDefault="00BE396E" w:rsidP="00BE396E">
            <w:pPr>
              <w:pStyle w:val="TableText"/>
            </w:pPr>
            <w:r>
              <w:t>:P:IDR-</w:t>
            </w:r>
            <w:bookmarkStart w:id="968" w:name="_Hlt527362610"/>
            <w:r>
              <w:fldChar w:fldCharType="begin"/>
            </w:r>
            <w:r w:rsidR="00E535BC">
              <w:instrText>HYPERLINK "..\\..\\DataDictionary\\COBOL\\C\\C-ICN.docx"</w:instrText>
            </w:r>
            <w:r>
              <w:fldChar w:fldCharType="separate"/>
            </w:r>
            <w:r>
              <w:rPr>
                <w:rStyle w:val="Hyperlink"/>
              </w:rPr>
              <w:t>C</w:t>
            </w:r>
            <w:bookmarkStart w:id="969" w:name="_Hlt12269685"/>
            <w:bookmarkStart w:id="970" w:name="_Hlt500225974"/>
            <w:bookmarkEnd w:id="969"/>
            <w:r>
              <w:rPr>
                <w:rStyle w:val="Hyperlink"/>
              </w:rPr>
              <w:t>-</w:t>
            </w:r>
            <w:bookmarkStart w:id="971" w:name="_Hlt506710370"/>
            <w:bookmarkEnd w:id="970"/>
            <w:r>
              <w:rPr>
                <w:rStyle w:val="Hyperlink"/>
              </w:rPr>
              <w:t>I</w:t>
            </w:r>
            <w:bookmarkStart w:id="972" w:name="_Hlt527362586"/>
            <w:bookmarkEnd w:id="971"/>
            <w:r>
              <w:rPr>
                <w:rStyle w:val="Hyperlink"/>
              </w:rPr>
              <w:t>C</w:t>
            </w:r>
            <w:bookmarkEnd w:id="972"/>
            <w:r>
              <w:rPr>
                <w:rStyle w:val="Hyperlink"/>
              </w:rPr>
              <w:t>N</w:t>
            </w:r>
            <w:r>
              <w:fldChar w:fldCharType="end"/>
            </w:r>
            <w:bookmarkEnd w:id="968"/>
          </w:p>
        </w:tc>
        <w:tc>
          <w:tcPr>
            <w:tcW w:w="2790" w:type="dxa"/>
            <w:tcMar>
              <w:left w:w="58" w:type="dxa"/>
              <w:right w:w="58" w:type="dxa"/>
            </w:tcMar>
          </w:tcPr>
          <w:p w14:paraId="420CFCA5" w14:textId="77777777" w:rsidR="00BE396E" w:rsidRDefault="00BE396E" w:rsidP="00BE396E">
            <w:pPr>
              <w:pStyle w:val="TableText"/>
            </w:pPr>
            <w:r>
              <w:t>C/R number</w:t>
            </w:r>
          </w:p>
          <w:p w14:paraId="074523AE" w14:textId="77777777" w:rsidR="00BE396E" w:rsidRDefault="00BE396E" w:rsidP="00BE396E">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0276869B" w14:textId="77777777" w:rsidR="00BE396E" w:rsidRDefault="00BE396E" w:rsidP="00BE396E">
            <w:pPr>
              <w:pStyle w:val="TableText"/>
              <w:rPr>
                <w:caps/>
              </w:rPr>
            </w:pPr>
            <w:r>
              <w:rPr>
                <w:caps/>
              </w:rPr>
              <w:t>13 c</w:t>
            </w:r>
          </w:p>
        </w:tc>
        <w:tc>
          <w:tcPr>
            <w:tcW w:w="2340" w:type="dxa"/>
            <w:tcMar>
              <w:left w:w="58" w:type="dxa"/>
              <w:right w:w="58" w:type="dxa"/>
            </w:tcMar>
          </w:tcPr>
          <w:p w14:paraId="1816AB39" w14:textId="77777777" w:rsidR="00BE396E" w:rsidRDefault="00BE396E" w:rsidP="00BE396E">
            <w:pPr>
              <w:pStyle w:val="TableText"/>
            </w:pPr>
            <w:r>
              <w:t>-</w:t>
            </w:r>
          </w:p>
        </w:tc>
        <w:tc>
          <w:tcPr>
            <w:tcW w:w="858" w:type="dxa"/>
            <w:tcMar>
              <w:left w:w="58" w:type="dxa"/>
              <w:right w:w="58" w:type="dxa"/>
            </w:tcMar>
          </w:tcPr>
          <w:p w14:paraId="38B3650E" w14:textId="77777777" w:rsidR="00BE396E" w:rsidRDefault="00BE396E" w:rsidP="00BE396E">
            <w:pPr>
              <w:pStyle w:val="TableText"/>
            </w:pPr>
            <w:r>
              <w:t>Spaces</w:t>
            </w:r>
          </w:p>
        </w:tc>
        <w:tc>
          <w:tcPr>
            <w:tcW w:w="431" w:type="dxa"/>
          </w:tcPr>
          <w:p w14:paraId="55388F2B" w14:textId="77777777" w:rsidR="00BE396E" w:rsidRDefault="00BE396E" w:rsidP="00BE396E">
            <w:pPr>
              <w:pStyle w:val="TableText"/>
            </w:pPr>
            <w:r>
              <w:t>-</w:t>
            </w:r>
          </w:p>
        </w:tc>
        <w:tc>
          <w:tcPr>
            <w:tcW w:w="431" w:type="dxa"/>
          </w:tcPr>
          <w:p w14:paraId="75D95097" w14:textId="77777777" w:rsidR="00BE396E" w:rsidRDefault="00BE396E" w:rsidP="00BE396E">
            <w:pPr>
              <w:pStyle w:val="TableText"/>
            </w:pPr>
            <w:r>
              <w:t>-</w:t>
            </w:r>
          </w:p>
        </w:tc>
        <w:tc>
          <w:tcPr>
            <w:tcW w:w="432" w:type="dxa"/>
          </w:tcPr>
          <w:p w14:paraId="2CF5A73E" w14:textId="77777777" w:rsidR="00BE396E" w:rsidRDefault="00BE396E" w:rsidP="00BE396E">
            <w:pPr>
              <w:pStyle w:val="TableText"/>
            </w:pPr>
            <w:r>
              <w:t>X</w:t>
            </w:r>
          </w:p>
        </w:tc>
      </w:tr>
      <w:tr w:rsidR="00BE396E" w14:paraId="2462BFCD" w14:textId="77777777" w:rsidTr="005C7A84">
        <w:trPr>
          <w:cantSplit/>
          <w:jc w:val="center"/>
        </w:trPr>
        <w:tc>
          <w:tcPr>
            <w:tcW w:w="802" w:type="dxa"/>
            <w:tcMar>
              <w:left w:w="58" w:type="dxa"/>
              <w:right w:w="58" w:type="dxa"/>
            </w:tcMar>
          </w:tcPr>
          <w:p w14:paraId="7D9D74F9" w14:textId="67265648" w:rsidR="00BE396E" w:rsidRDefault="00BE396E" w:rsidP="00BE396E">
            <w:pPr>
              <w:pStyle w:val="TableText"/>
            </w:pPr>
            <w:r>
              <w:t>2201</w:t>
            </w:r>
            <w:r w:rsidR="00135F82">
              <w:t xml:space="preserve"> – </w:t>
            </w:r>
            <w:r>
              <w:t>2202</w:t>
            </w:r>
          </w:p>
        </w:tc>
        <w:tc>
          <w:tcPr>
            <w:tcW w:w="2227" w:type="dxa"/>
            <w:tcMar>
              <w:left w:w="58" w:type="dxa"/>
              <w:right w:w="58" w:type="dxa"/>
            </w:tcMar>
          </w:tcPr>
          <w:p w14:paraId="1C9D5E55" w14:textId="77777777" w:rsidR="00BE396E" w:rsidRDefault="00BE396E" w:rsidP="00BE396E">
            <w:pPr>
              <w:pStyle w:val="TableText"/>
            </w:pPr>
            <w:r>
              <w:t>HDR NUMBER FOR CASH REC 1</w:t>
            </w:r>
          </w:p>
        </w:tc>
        <w:tc>
          <w:tcPr>
            <w:tcW w:w="2993" w:type="dxa"/>
            <w:tcMar>
              <w:left w:w="58" w:type="dxa"/>
              <w:right w:w="58" w:type="dxa"/>
            </w:tcMar>
          </w:tcPr>
          <w:p w14:paraId="5C38AFAE" w14:textId="6E53AE41" w:rsidR="00BE396E" w:rsidRDefault="00BE396E" w:rsidP="00BE396E">
            <w:pPr>
              <w:pStyle w:val="TableText"/>
            </w:pPr>
            <w:r>
              <w:t>:P:IDR-</w:t>
            </w:r>
            <w:bookmarkStart w:id="973" w:name="_Hlt500225978"/>
            <w:bookmarkStart w:id="974" w:name="_Hlt514745335"/>
            <w:r>
              <w:fldChar w:fldCharType="begin"/>
            </w:r>
            <w:r w:rsidR="00AF2998">
              <w:instrText>HYPERLINK "..\\..\\DataDictionary\\COBOL\\C\\C-DET-NUMB.docx"</w:instrText>
            </w:r>
            <w:r>
              <w:fldChar w:fldCharType="separate"/>
            </w:r>
            <w:r>
              <w:rPr>
                <w:rStyle w:val="Hyperlink"/>
              </w:rPr>
              <w:t>C-</w:t>
            </w:r>
            <w:bookmarkStart w:id="975" w:name="_Hlt12269692"/>
            <w:r>
              <w:rPr>
                <w:rStyle w:val="Hyperlink"/>
              </w:rPr>
              <w:t>D</w:t>
            </w:r>
            <w:bookmarkStart w:id="976" w:name="_Hlt28764633"/>
            <w:bookmarkEnd w:id="975"/>
            <w:r>
              <w:rPr>
                <w:rStyle w:val="Hyperlink"/>
              </w:rPr>
              <w:t>E</w:t>
            </w:r>
            <w:bookmarkStart w:id="977" w:name="_Hlt506710334"/>
            <w:bookmarkEnd w:id="976"/>
            <w:r>
              <w:rPr>
                <w:rStyle w:val="Hyperlink"/>
              </w:rPr>
              <w:t>T</w:t>
            </w:r>
            <w:bookmarkEnd w:id="977"/>
            <w:r>
              <w:rPr>
                <w:rStyle w:val="Hyperlink"/>
              </w:rPr>
              <w:t>-NUMB</w:t>
            </w:r>
            <w:bookmarkEnd w:id="973"/>
            <w:r>
              <w:fldChar w:fldCharType="end"/>
            </w:r>
            <w:bookmarkEnd w:id="974"/>
          </w:p>
        </w:tc>
        <w:tc>
          <w:tcPr>
            <w:tcW w:w="2790" w:type="dxa"/>
            <w:tcMar>
              <w:left w:w="58" w:type="dxa"/>
              <w:right w:w="58" w:type="dxa"/>
            </w:tcMar>
          </w:tcPr>
          <w:p w14:paraId="05B88706" w14:textId="77777777" w:rsidR="00BE396E" w:rsidRDefault="00BE396E" w:rsidP="00BE396E">
            <w:pPr>
              <w:pStyle w:val="TableText"/>
            </w:pPr>
            <w:r>
              <w:t>Detail number being applied</w:t>
            </w:r>
          </w:p>
          <w:p w14:paraId="1320985F" w14:textId="45986453" w:rsidR="00BE396E" w:rsidRDefault="00BE396E" w:rsidP="00A50ABF">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648227E9" w14:textId="77777777" w:rsidR="00BE396E" w:rsidRDefault="00BE396E" w:rsidP="00BE396E">
            <w:pPr>
              <w:pStyle w:val="TableText"/>
              <w:rPr>
                <w:caps/>
              </w:rPr>
            </w:pPr>
            <w:r>
              <w:rPr>
                <w:caps/>
              </w:rPr>
              <w:t>2 C</w:t>
            </w:r>
          </w:p>
        </w:tc>
        <w:tc>
          <w:tcPr>
            <w:tcW w:w="2340" w:type="dxa"/>
            <w:tcMar>
              <w:left w:w="58" w:type="dxa"/>
              <w:right w:w="58" w:type="dxa"/>
            </w:tcMar>
          </w:tcPr>
          <w:p w14:paraId="704206B5" w14:textId="167726BF" w:rsidR="00BE396E" w:rsidRDefault="00BE396E" w:rsidP="00BE396E">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300851A1" w14:textId="77777777" w:rsidR="00BE396E" w:rsidRDefault="00BE396E" w:rsidP="00BE396E">
            <w:pPr>
              <w:pStyle w:val="TableText"/>
            </w:pPr>
            <w:r>
              <w:t>Spaces</w:t>
            </w:r>
          </w:p>
        </w:tc>
        <w:tc>
          <w:tcPr>
            <w:tcW w:w="431" w:type="dxa"/>
          </w:tcPr>
          <w:p w14:paraId="4A305B57" w14:textId="77777777" w:rsidR="00BE396E" w:rsidRDefault="00BE396E" w:rsidP="00BE396E">
            <w:pPr>
              <w:pStyle w:val="TableText"/>
            </w:pPr>
            <w:r>
              <w:t>-</w:t>
            </w:r>
          </w:p>
        </w:tc>
        <w:tc>
          <w:tcPr>
            <w:tcW w:w="431" w:type="dxa"/>
          </w:tcPr>
          <w:p w14:paraId="3C2CE7E1" w14:textId="77777777" w:rsidR="00BE396E" w:rsidRDefault="00BE396E" w:rsidP="00BE396E">
            <w:pPr>
              <w:pStyle w:val="TableText"/>
            </w:pPr>
            <w:r>
              <w:t>-</w:t>
            </w:r>
          </w:p>
        </w:tc>
        <w:tc>
          <w:tcPr>
            <w:tcW w:w="432" w:type="dxa"/>
          </w:tcPr>
          <w:p w14:paraId="21C88353" w14:textId="77777777" w:rsidR="00BE396E" w:rsidRDefault="00BE396E" w:rsidP="00BE396E">
            <w:pPr>
              <w:pStyle w:val="TableText"/>
            </w:pPr>
            <w:r>
              <w:t>X</w:t>
            </w:r>
          </w:p>
        </w:tc>
      </w:tr>
      <w:tr w:rsidR="00BE396E" w14:paraId="6F0D841C" w14:textId="77777777" w:rsidTr="005C7A84">
        <w:trPr>
          <w:cantSplit/>
          <w:jc w:val="center"/>
        </w:trPr>
        <w:tc>
          <w:tcPr>
            <w:tcW w:w="802" w:type="dxa"/>
            <w:tcMar>
              <w:left w:w="58" w:type="dxa"/>
              <w:right w:w="58" w:type="dxa"/>
            </w:tcMar>
          </w:tcPr>
          <w:p w14:paraId="7B64DB3C" w14:textId="6BEE6A26" w:rsidR="00BE396E" w:rsidRDefault="00BE396E" w:rsidP="00BE396E">
            <w:pPr>
              <w:pStyle w:val="TableText"/>
            </w:pPr>
            <w:r>
              <w:t>2203</w:t>
            </w:r>
            <w:r w:rsidR="00135F82">
              <w:t xml:space="preserve"> – </w:t>
            </w:r>
            <w:r>
              <w:t>2209</w:t>
            </w:r>
          </w:p>
        </w:tc>
        <w:tc>
          <w:tcPr>
            <w:tcW w:w="2227" w:type="dxa"/>
            <w:tcMar>
              <w:left w:w="58" w:type="dxa"/>
              <w:right w:w="58" w:type="dxa"/>
            </w:tcMar>
          </w:tcPr>
          <w:p w14:paraId="673B7CBD" w14:textId="77777777" w:rsidR="00BE396E" w:rsidRDefault="00BE396E" w:rsidP="00BE396E">
            <w:pPr>
              <w:pStyle w:val="TableText"/>
            </w:pPr>
            <w:r>
              <w:t>HDR CASH REC APPLIED AMT1</w:t>
            </w:r>
          </w:p>
        </w:tc>
        <w:tc>
          <w:tcPr>
            <w:tcW w:w="2993" w:type="dxa"/>
            <w:tcMar>
              <w:left w:w="58" w:type="dxa"/>
              <w:right w:w="58" w:type="dxa"/>
            </w:tcMar>
          </w:tcPr>
          <w:p w14:paraId="702D46E2" w14:textId="08760F68" w:rsidR="00BE396E" w:rsidRDefault="00BE396E" w:rsidP="00BE396E">
            <w:pPr>
              <w:pStyle w:val="TableText"/>
            </w:pPr>
            <w:r>
              <w:t>:P:IDR-</w:t>
            </w:r>
            <w:hyperlink r:id="rId599" w:history="1">
              <w:r>
                <w:rPr>
                  <w:rStyle w:val="Hyperlink"/>
                </w:rPr>
                <w:t>C-</w:t>
              </w:r>
              <w:bookmarkStart w:id="978" w:name="_Hlt517153331"/>
              <w:r>
                <w:rPr>
                  <w:rStyle w:val="Hyperlink"/>
                </w:rPr>
                <w:t>A</w:t>
              </w:r>
              <w:bookmarkStart w:id="979" w:name="_Hlt527362776"/>
              <w:bookmarkEnd w:id="978"/>
              <w:r>
                <w:rPr>
                  <w:rStyle w:val="Hyperlink"/>
                </w:rPr>
                <w:t>M</w:t>
              </w:r>
              <w:bookmarkStart w:id="980" w:name="_Hlt500225985"/>
              <w:bookmarkEnd w:id="979"/>
              <w:r>
                <w:rPr>
                  <w:rStyle w:val="Hyperlink"/>
                </w:rPr>
                <w:t>O</w:t>
              </w:r>
              <w:bookmarkStart w:id="981" w:name="_Hlt506710311"/>
              <w:bookmarkEnd w:id="980"/>
              <w:r>
                <w:rPr>
                  <w:rStyle w:val="Hyperlink"/>
                </w:rPr>
                <w:t>U</w:t>
              </w:r>
              <w:bookmarkEnd w:id="981"/>
              <w:r>
                <w:rPr>
                  <w:rStyle w:val="Hyperlink"/>
                </w:rPr>
                <w:t>NT</w:t>
              </w:r>
            </w:hyperlink>
          </w:p>
        </w:tc>
        <w:tc>
          <w:tcPr>
            <w:tcW w:w="2790" w:type="dxa"/>
            <w:tcMar>
              <w:left w:w="58" w:type="dxa"/>
              <w:right w:w="58" w:type="dxa"/>
            </w:tcMar>
          </w:tcPr>
          <w:p w14:paraId="14053F58" w14:textId="3254C57E" w:rsidR="00BE396E" w:rsidRDefault="00BE396E" w:rsidP="00BE396E">
            <w:pPr>
              <w:pStyle w:val="TableText"/>
            </w:pPr>
            <w:r>
              <w:t>Amount applied</w:t>
            </w:r>
          </w:p>
          <w:p w14:paraId="285BD488" w14:textId="28A2D1C8" w:rsidR="00BE396E" w:rsidRDefault="00BE396E" w:rsidP="00A50ABF">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r>
              <w:rPr>
                <w:rFonts w:cs="Arial"/>
                <w:color w:val="000000"/>
              </w:rPr>
              <w:t>.</w:t>
            </w:r>
          </w:p>
        </w:tc>
        <w:tc>
          <w:tcPr>
            <w:tcW w:w="1080" w:type="dxa"/>
            <w:tcMar>
              <w:left w:w="58" w:type="dxa"/>
              <w:right w:w="58" w:type="dxa"/>
            </w:tcMar>
          </w:tcPr>
          <w:p w14:paraId="65F53CC5" w14:textId="77777777" w:rsidR="00BE396E" w:rsidRDefault="00BE396E" w:rsidP="00BE396E">
            <w:pPr>
              <w:pStyle w:val="TableText"/>
              <w:rPr>
                <w:caps/>
              </w:rPr>
            </w:pPr>
            <w:r>
              <w:rPr>
                <w:caps/>
              </w:rPr>
              <w:t>7 n</w:t>
            </w:r>
          </w:p>
          <w:p w14:paraId="0C2949D4" w14:textId="77777777" w:rsidR="00BE396E" w:rsidRDefault="00BE396E" w:rsidP="00BE396E">
            <w:pPr>
              <w:pStyle w:val="TableText"/>
              <w:rPr>
                <w:caps/>
              </w:rPr>
            </w:pPr>
            <w:r>
              <w:rPr>
                <w:caps/>
              </w:rPr>
              <w:t>(99999V99)</w:t>
            </w:r>
          </w:p>
        </w:tc>
        <w:tc>
          <w:tcPr>
            <w:tcW w:w="2340" w:type="dxa"/>
            <w:tcMar>
              <w:left w:w="58" w:type="dxa"/>
              <w:right w:w="58" w:type="dxa"/>
            </w:tcMar>
          </w:tcPr>
          <w:p w14:paraId="270211F3" w14:textId="77777777" w:rsidR="00BE396E" w:rsidRDefault="00BE396E" w:rsidP="00BE396E">
            <w:pPr>
              <w:pStyle w:val="TableText"/>
            </w:pPr>
            <w:r>
              <w:t>-</w:t>
            </w:r>
          </w:p>
        </w:tc>
        <w:tc>
          <w:tcPr>
            <w:tcW w:w="858" w:type="dxa"/>
            <w:tcMar>
              <w:left w:w="58" w:type="dxa"/>
              <w:right w:w="58" w:type="dxa"/>
            </w:tcMar>
          </w:tcPr>
          <w:p w14:paraId="15775924" w14:textId="77777777" w:rsidR="00BE396E" w:rsidRDefault="00BE396E" w:rsidP="00BE396E">
            <w:pPr>
              <w:pStyle w:val="TableText"/>
            </w:pPr>
            <w:r>
              <w:t>Zeros</w:t>
            </w:r>
          </w:p>
        </w:tc>
        <w:tc>
          <w:tcPr>
            <w:tcW w:w="431" w:type="dxa"/>
          </w:tcPr>
          <w:p w14:paraId="1EA386F5" w14:textId="77777777" w:rsidR="00BE396E" w:rsidRDefault="00BE396E" w:rsidP="00BE396E">
            <w:pPr>
              <w:pStyle w:val="TableText"/>
            </w:pPr>
            <w:r>
              <w:t>-</w:t>
            </w:r>
          </w:p>
        </w:tc>
        <w:tc>
          <w:tcPr>
            <w:tcW w:w="431" w:type="dxa"/>
          </w:tcPr>
          <w:p w14:paraId="027D266C" w14:textId="77777777" w:rsidR="00BE396E" w:rsidRDefault="00BE396E" w:rsidP="00BE396E">
            <w:pPr>
              <w:pStyle w:val="TableText"/>
            </w:pPr>
            <w:r>
              <w:t>-</w:t>
            </w:r>
          </w:p>
        </w:tc>
        <w:tc>
          <w:tcPr>
            <w:tcW w:w="432" w:type="dxa"/>
          </w:tcPr>
          <w:p w14:paraId="1637A04E" w14:textId="77777777" w:rsidR="00BE396E" w:rsidRDefault="00BE396E" w:rsidP="00BE396E">
            <w:pPr>
              <w:pStyle w:val="TableText"/>
            </w:pPr>
            <w:r>
              <w:t>X</w:t>
            </w:r>
          </w:p>
        </w:tc>
      </w:tr>
      <w:tr w:rsidR="00BE396E" w14:paraId="4AE00F8F" w14:textId="77777777" w:rsidTr="005C7A84">
        <w:trPr>
          <w:cantSplit/>
          <w:jc w:val="center"/>
        </w:trPr>
        <w:tc>
          <w:tcPr>
            <w:tcW w:w="802" w:type="dxa"/>
            <w:tcMar>
              <w:left w:w="58" w:type="dxa"/>
              <w:right w:w="58" w:type="dxa"/>
            </w:tcMar>
          </w:tcPr>
          <w:p w14:paraId="74922AB8" w14:textId="0C6FA83D" w:rsidR="00BE396E" w:rsidRDefault="00BE396E" w:rsidP="00BE396E">
            <w:pPr>
              <w:pStyle w:val="TableText"/>
            </w:pPr>
            <w:r>
              <w:t>2210</w:t>
            </w:r>
            <w:r w:rsidR="00135F82">
              <w:t xml:space="preserve"> – </w:t>
            </w:r>
            <w:r>
              <w:t>2211</w:t>
            </w:r>
          </w:p>
        </w:tc>
        <w:tc>
          <w:tcPr>
            <w:tcW w:w="2227" w:type="dxa"/>
            <w:tcMar>
              <w:left w:w="58" w:type="dxa"/>
              <w:right w:w="58" w:type="dxa"/>
            </w:tcMar>
          </w:tcPr>
          <w:p w14:paraId="267DBB1F" w14:textId="77777777" w:rsidR="00BE396E" w:rsidRDefault="00BE396E" w:rsidP="00BE396E">
            <w:pPr>
              <w:pStyle w:val="TableText"/>
            </w:pPr>
            <w:r>
              <w:t>HDR CASH REC REASON TYPE 1</w:t>
            </w:r>
          </w:p>
        </w:tc>
        <w:tc>
          <w:tcPr>
            <w:tcW w:w="2993" w:type="dxa"/>
            <w:tcMar>
              <w:left w:w="58" w:type="dxa"/>
              <w:right w:w="58" w:type="dxa"/>
            </w:tcMar>
          </w:tcPr>
          <w:p w14:paraId="40806BDA" w14:textId="241DB6FD" w:rsidR="00BE396E" w:rsidRDefault="00BE396E" w:rsidP="00BE396E">
            <w:pPr>
              <w:pStyle w:val="TableText"/>
            </w:pPr>
            <w:r>
              <w:t>:P:IDR-</w:t>
            </w:r>
            <w:hyperlink r:id="rId600" w:history="1">
              <w:r>
                <w:rPr>
                  <w:rStyle w:val="Hyperlink"/>
                </w:rPr>
                <w:t>C-</w:t>
              </w:r>
              <w:bookmarkStart w:id="982" w:name="_Hlt506710220"/>
              <w:r>
                <w:rPr>
                  <w:rStyle w:val="Hyperlink"/>
                </w:rPr>
                <w:t>R</w:t>
              </w:r>
              <w:bookmarkStart w:id="983" w:name="_Hlt527362854"/>
              <w:bookmarkEnd w:id="982"/>
              <w:r>
                <w:rPr>
                  <w:rStyle w:val="Hyperlink"/>
                </w:rPr>
                <w:t>E</w:t>
              </w:r>
              <w:bookmarkStart w:id="984" w:name="_Hlt500225994"/>
              <w:bookmarkEnd w:id="983"/>
              <w:r>
                <w:rPr>
                  <w:rStyle w:val="Hyperlink"/>
                </w:rPr>
                <w:t>A</w:t>
              </w:r>
              <w:bookmarkStart w:id="985" w:name="_Hlt514745346"/>
              <w:bookmarkEnd w:id="984"/>
              <w:r>
                <w:rPr>
                  <w:rStyle w:val="Hyperlink"/>
                </w:rPr>
                <w:t>S</w:t>
              </w:r>
              <w:bookmarkStart w:id="986" w:name="_Hlt28764662"/>
              <w:bookmarkEnd w:id="985"/>
              <w:r>
                <w:rPr>
                  <w:rStyle w:val="Hyperlink"/>
                </w:rPr>
                <w:t>O</w:t>
              </w:r>
              <w:bookmarkEnd w:id="986"/>
              <w:r>
                <w:rPr>
                  <w:rStyle w:val="Hyperlink"/>
                </w:rPr>
                <w:t>N-TYPE</w:t>
              </w:r>
            </w:hyperlink>
          </w:p>
        </w:tc>
        <w:tc>
          <w:tcPr>
            <w:tcW w:w="2790" w:type="dxa"/>
            <w:tcMar>
              <w:left w:w="58" w:type="dxa"/>
              <w:right w:w="58" w:type="dxa"/>
            </w:tcMar>
          </w:tcPr>
          <w:p w14:paraId="19B67100" w14:textId="77777777" w:rsidR="00BE396E" w:rsidRDefault="00BE396E" w:rsidP="00BE396E">
            <w:pPr>
              <w:pStyle w:val="TableText"/>
            </w:pPr>
            <w:r>
              <w:t>C/R reason type</w:t>
            </w:r>
          </w:p>
          <w:p w14:paraId="0719C892" w14:textId="77777777" w:rsidR="00BE396E" w:rsidRDefault="00BE396E" w:rsidP="00BE396E">
            <w:pPr>
              <w:pStyle w:val="TableText"/>
            </w:pPr>
            <w:r w:rsidRPr="00FB78C7">
              <w:rPr>
                <w:rFonts w:cs="Arial"/>
                <w:color w:val="000000"/>
              </w:rPr>
              <w:t>The value of the cash/financial action code identify the type of transaction. Refer to Spec S0115010 for a complete list of valid codes and respective descriptions</w:t>
            </w:r>
            <w:r>
              <w:rPr>
                <w:rFonts w:cs="Arial"/>
                <w:color w:val="000000"/>
              </w:rPr>
              <w:t>.</w:t>
            </w:r>
          </w:p>
        </w:tc>
        <w:tc>
          <w:tcPr>
            <w:tcW w:w="1080" w:type="dxa"/>
            <w:tcMar>
              <w:left w:w="58" w:type="dxa"/>
              <w:right w:w="58" w:type="dxa"/>
            </w:tcMar>
          </w:tcPr>
          <w:p w14:paraId="03304C07" w14:textId="77777777" w:rsidR="00BE396E" w:rsidRDefault="00BE396E" w:rsidP="00BE396E">
            <w:pPr>
              <w:pStyle w:val="TableText"/>
              <w:rPr>
                <w:caps/>
              </w:rPr>
            </w:pPr>
            <w:r>
              <w:rPr>
                <w:caps/>
              </w:rPr>
              <w:t>2 c</w:t>
            </w:r>
          </w:p>
        </w:tc>
        <w:tc>
          <w:tcPr>
            <w:tcW w:w="2340" w:type="dxa"/>
            <w:tcMar>
              <w:left w:w="58" w:type="dxa"/>
              <w:right w:w="58" w:type="dxa"/>
            </w:tcMar>
          </w:tcPr>
          <w:p w14:paraId="6EE16ADA" w14:textId="1897C76F" w:rsidR="00BE396E" w:rsidRDefault="00BE396E" w:rsidP="00BE396E">
            <w:pPr>
              <w:pStyle w:val="TableText"/>
            </w:pPr>
            <w:r>
              <w:t xml:space="preserve">See spec </w:t>
            </w:r>
            <w:hyperlink r:id="rId601" w:history="1">
              <w:r>
                <w:rPr>
                  <w:rStyle w:val="Hyperlink"/>
                  <w:rFonts w:cs="Courier New"/>
                  <w:szCs w:val="16"/>
                </w:rPr>
                <w:t>S0115010</w:t>
              </w:r>
            </w:hyperlink>
          </w:p>
        </w:tc>
        <w:tc>
          <w:tcPr>
            <w:tcW w:w="858" w:type="dxa"/>
            <w:tcMar>
              <w:left w:w="58" w:type="dxa"/>
              <w:right w:w="58" w:type="dxa"/>
            </w:tcMar>
          </w:tcPr>
          <w:p w14:paraId="58CD23E2" w14:textId="77777777" w:rsidR="00BE396E" w:rsidRDefault="00BE396E" w:rsidP="00BE396E">
            <w:pPr>
              <w:pStyle w:val="TableText"/>
            </w:pPr>
            <w:r>
              <w:t>Spaces</w:t>
            </w:r>
          </w:p>
        </w:tc>
        <w:tc>
          <w:tcPr>
            <w:tcW w:w="431" w:type="dxa"/>
          </w:tcPr>
          <w:p w14:paraId="50E67B3A" w14:textId="77777777" w:rsidR="00BE396E" w:rsidRDefault="00BE396E" w:rsidP="00BE396E">
            <w:pPr>
              <w:pStyle w:val="TableText"/>
            </w:pPr>
            <w:r>
              <w:t>-</w:t>
            </w:r>
          </w:p>
        </w:tc>
        <w:tc>
          <w:tcPr>
            <w:tcW w:w="431" w:type="dxa"/>
          </w:tcPr>
          <w:p w14:paraId="35125004" w14:textId="77777777" w:rsidR="00BE396E" w:rsidRDefault="00BE396E" w:rsidP="00BE396E">
            <w:pPr>
              <w:pStyle w:val="TableText"/>
            </w:pPr>
            <w:r>
              <w:t>-</w:t>
            </w:r>
          </w:p>
        </w:tc>
        <w:tc>
          <w:tcPr>
            <w:tcW w:w="432" w:type="dxa"/>
          </w:tcPr>
          <w:p w14:paraId="1A946B2B" w14:textId="77777777" w:rsidR="00BE396E" w:rsidRDefault="00BE396E" w:rsidP="00BE396E">
            <w:pPr>
              <w:pStyle w:val="TableText"/>
            </w:pPr>
            <w:r>
              <w:t>X</w:t>
            </w:r>
          </w:p>
        </w:tc>
      </w:tr>
      <w:tr w:rsidR="00BE396E" w14:paraId="05AC1C69" w14:textId="77777777" w:rsidTr="005C7A84">
        <w:trPr>
          <w:cantSplit/>
          <w:jc w:val="center"/>
        </w:trPr>
        <w:tc>
          <w:tcPr>
            <w:tcW w:w="802" w:type="dxa"/>
            <w:tcMar>
              <w:left w:w="58" w:type="dxa"/>
              <w:right w:w="58" w:type="dxa"/>
            </w:tcMar>
          </w:tcPr>
          <w:p w14:paraId="10C1D0F8" w14:textId="3DC7BE53" w:rsidR="00BE396E" w:rsidRDefault="00BE396E" w:rsidP="00BE396E">
            <w:pPr>
              <w:pStyle w:val="TableText"/>
            </w:pPr>
            <w:r>
              <w:t>2212</w:t>
            </w:r>
            <w:r w:rsidR="00135F82">
              <w:t xml:space="preserve"> – </w:t>
            </w:r>
            <w:r>
              <w:t>2216</w:t>
            </w:r>
          </w:p>
        </w:tc>
        <w:tc>
          <w:tcPr>
            <w:tcW w:w="2227" w:type="dxa"/>
            <w:tcMar>
              <w:left w:w="58" w:type="dxa"/>
              <w:right w:w="58" w:type="dxa"/>
            </w:tcMar>
          </w:tcPr>
          <w:p w14:paraId="767A82C5" w14:textId="77777777" w:rsidR="00BE396E" w:rsidRDefault="00BE396E" w:rsidP="00BE396E">
            <w:pPr>
              <w:pStyle w:val="TableText"/>
            </w:pPr>
            <w:r>
              <w:t>HDR CASH REC REASON CODE 1</w:t>
            </w:r>
          </w:p>
        </w:tc>
        <w:tc>
          <w:tcPr>
            <w:tcW w:w="2993" w:type="dxa"/>
            <w:tcMar>
              <w:left w:w="58" w:type="dxa"/>
              <w:right w:w="58" w:type="dxa"/>
            </w:tcMar>
          </w:tcPr>
          <w:p w14:paraId="54F7C71C" w14:textId="2A02968C" w:rsidR="00BE396E" w:rsidRDefault="00BE396E" w:rsidP="00BE396E">
            <w:pPr>
              <w:pStyle w:val="TableText"/>
            </w:pPr>
            <w:r>
              <w:t>:P:IDR-</w:t>
            </w:r>
            <w:hyperlink r:id="rId602" w:history="1">
              <w:r>
                <w:rPr>
                  <w:rStyle w:val="Hyperlink"/>
                </w:rPr>
                <w:t>C-</w:t>
              </w:r>
              <w:bookmarkStart w:id="987" w:name="_Hlt506710152"/>
              <w:r>
                <w:rPr>
                  <w:rStyle w:val="Hyperlink"/>
                </w:rPr>
                <w:t>R</w:t>
              </w:r>
              <w:bookmarkStart w:id="988" w:name="_Hlt12269727"/>
              <w:bookmarkEnd w:id="987"/>
              <w:r>
                <w:rPr>
                  <w:rStyle w:val="Hyperlink"/>
                </w:rPr>
                <w:t>E</w:t>
              </w:r>
              <w:bookmarkStart w:id="989" w:name="_Hlt517153337"/>
              <w:bookmarkEnd w:id="988"/>
              <w:r>
                <w:rPr>
                  <w:rStyle w:val="Hyperlink"/>
                </w:rPr>
                <w:t>A</w:t>
              </w:r>
              <w:bookmarkStart w:id="990" w:name="_Hlt514745352"/>
              <w:bookmarkEnd w:id="989"/>
              <w:r>
                <w:rPr>
                  <w:rStyle w:val="Hyperlink"/>
                </w:rPr>
                <w:t>S</w:t>
              </w:r>
              <w:bookmarkStart w:id="991" w:name="_Hlt500226000"/>
              <w:bookmarkEnd w:id="990"/>
              <w:r>
                <w:rPr>
                  <w:rStyle w:val="Hyperlink"/>
                </w:rPr>
                <w:t>O</w:t>
              </w:r>
              <w:bookmarkEnd w:id="991"/>
              <w:r>
                <w:rPr>
                  <w:rStyle w:val="Hyperlink"/>
                </w:rPr>
                <w:t>N-CODE</w:t>
              </w:r>
            </w:hyperlink>
          </w:p>
        </w:tc>
        <w:tc>
          <w:tcPr>
            <w:tcW w:w="2790" w:type="dxa"/>
            <w:tcMar>
              <w:left w:w="58" w:type="dxa"/>
              <w:right w:w="58" w:type="dxa"/>
            </w:tcMar>
          </w:tcPr>
          <w:p w14:paraId="409E6DA4" w14:textId="77777777" w:rsidR="00BE396E" w:rsidRDefault="00BE396E" w:rsidP="00BE396E">
            <w:pPr>
              <w:pStyle w:val="TableText"/>
            </w:pPr>
            <w:r>
              <w:t>C/R reason code</w:t>
            </w:r>
          </w:p>
          <w:p w14:paraId="18E0F8B5" w14:textId="03AFB8F3" w:rsidR="00BE396E" w:rsidRDefault="00BE396E" w:rsidP="00A50ABF">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09B20037" w14:textId="77777777" w:rsidR="00BE396E" w:rsidRDefault="00BE396E" w:rsidP="00BE396E">
            <w:pPr>
              <w:pStyle w:val="TableText"/>
              <w:rPr>
                <w:caps/>
              </w:rPr>
            </w:pPr>
            <w:r>
              <w:rPr>
                <w:caps/>
              </w:rPr>
              <w:t>5 c</w:t>
            </w:r>
          </w:p>
        </w:tc>
        <w:tc>
          <w:tcPr>
            <w:tcW w:w="2340" w:type="dxa"/>
            <w:tcMar>
              <w:left w:w="58" w:type="dxa"/>
              <w:right w:w="58" w:type="dxa"/>
            </w:tcMar>
          </w:tcPr>
          <w:p w14:paraId="0CBEE3E6" w14:textId="45AA8882" w:rsidR="00BE396E" w:rsidRDefault="00BE396E" w:rsidP="00BE396E">
            <w:pPr>
              <w:pStyle w:val="TableText"/>
            </w:pPr>
            <w:r>
              <w:t xml:space="preserve">See spec </w:t>
            </w:r>
            <w:hyperlink r:id="rId603" w:history="1">
              <w:r>
                <w:rPr>
                  <w:rStyle w:val="Hyperlink"/>
                  <w:rFonts w:cs="Courier New"/>
                  <w:szCs w:val="16"/>
                </w:rPr>
                <w:t>S0121000</w:t>
              </w:r>
            </w:hyperlink>
          </w:p>
        </w:tc>
        <w:tc>
          <w:tcPr>
            <w:tcW w:w="858" w:type="dxa"/>
            <w:tcMar>
              <w:left w:w="58" w:type="dxa"/>
              <w:right w:w="58" w:type="dxa"/>
            </w:tcMar>
          </w:tcPr>
          <w:p w14:paraId="12399E96" w14:textId="77777777" w:rsidR="00BE396E" w:rsidRDefault="00BE396E" w:rsidP="00BE396E">
            <w:pPr>
              <w:pStyle w:val="TableText"/>
            </w:pPr>
            <w:r>
              <w:t>Spaces</w:t>
            </w:r>
          </w:p>
        </w:tc>
        <w:tc>
          <w:tcPr>
            <w:tcW w:w="431" w:type="dxa"/>
          </w:tcPr>
          <w:p w14:paraId="4785A487" w14:textId="77777777" w:rsidR="00BE396E" w:rsidRDefault="00BE396E" w:rsidP="00BE396E">
            <w:pPr>
              <w:pStyle w:val="TableText"/>
            </w:pPr>
            <w:r>
              <w:t>-</w:t>
            </w:r>
          </w:p>
        </w:tc>
        <w:tc>
          <w:tcPr>
            <w:tcW w:w="431" w:type="dxa"/>
          </w:tcPr>
          <w:p w14:paraId="6D05A62F" w14:textId="77777777" w:rsidR="00BE396E" w:rsidRDefault="00BE396E" w:rsidP="00BE396E">
            <w:pPr>
              <w:pStyle w:val="TableText"/>
            </w:pPr>
            <w:r>
              <w:t>-</w:t>
            </w:r>
          </w:p>
        </w:tc>
        <w:tc>
          <w:tcPr>
            <w:tcW w:w="432" w:type="dxa"/>
          </w:tcPr>
          <w:p w14:paraId="0CC53C6F" w14:textId="77777777" w:rsidR="00BE396E" w:rsidRDefault="00BE396E" w:rsidP="00BE396E">
            <w:pPr>
              <w:pStyle w:val="TableText"/>
            </w:pPr>
            <w:r>
              <w:t>X</w:t>
            </w:r>
          </w:p>
        </w:tc>
      </w:tr>
      <w:tr w:rsidR="00BE396E" w14:paraId="159F576B" w14:textId="77777777" w:rsidTr="005C7A84">
        <w:trPr>
          <w:cantSplit/>
          <w:jc w:val="center"/>
        </w:trPr>
        <w:tc>
          <w:tcPr>
            <w:tcW w:w="802" w:type="dxa"/>
            <w:tcMar>
              <w:left w:w="58" w:type="dxa"/>
              <w:right w:w="58" w:type="dxa"/>
            </w:tcMar>
          </w:tcPr>
          <w:p w14:paraId="36CA9075" w14:textId="6C25198B" w:rsidR="00BE396E" w:rsidRDefault="00BE396E" w:rsidP="00BE396E">
            <w:pPr>
              <w:pStyle w:val="TableText"/>
            </w:pPr>
            <w:r>
              <w:t>2217</w:t>
            </w:r>
            <w:r w:rsidR="00135F82">
              <w:t xml:space="preserve"> – </w:t>
            </w:r>
            <w:r>
              <w:t>2220</w:t>
            </w:r>
          </w:p>
        </w:tc>
        <w:tc>
          <w:tcPr>
            <w:tcW w:w="2227" w:type="dxa"/>
            <w:tcMar>
              <w:left w:w="58" w:type="dxa"/>
              <w:right w:w="58" w:type="dxa"/>
            </w:tcMar>
          </w:tcPr>
          <w:p w14:paraId="1414A7B5" w14:textId="77777777" w:rsidR="00BE396E" w:rsidRDefault="00BE396E" w:rsidP="00BE396E">
            <w:pPr>
              <w:pStyle w:val="TableText"/>
            </w:pPr>
            <w:r>
              <w:t>HDR CLERK ID 1</w:t>
            </w:r>
          </w:p>
        </w:tc>
        <w:tc>
          <w:tcPr>
            <w:tcW w:w="2993" w:type="dxa"/>
            <w:tcMar>
              <w:left w:w="58" w:type="dxa"/>
              <w:right w:w="58" w:type="dxa"/>
            </w:tcMar>
          </w:tcPr>
          <w:p w14:paraId="77727E00" w14:textId="53C1A675" w:rsidR="00BE396E" w:rsidRDefault="00BE396E" w:rsidP="00BE396E">
            <w:pPr>
              <w:pStyle w:val="TableText"/>
            </w:pPr>
            <w:r>
              <w:t>:P:IDR-</w:t>
            </w:r>
            <w:bookmarkStart w:id="992" w:name="_Hlt514745356"/>
            <w:r>
              <w:fldChar w:fldCharType="begin"/>
            </w:r>
            <w:r w:rsidR="00246070">
              <w:instrText>HYPERLINK "..\\..\\DataDictionary\\COBOL\\C\\C-CLERK.docx"</w:instrText>
            </w:r>
            <w:r>
              <w:fldChar w:fldCharType="separate"/>
            </w:r>
            <w:r>
              <w:rPr>
                <w:rStyle w:val="Hyperlink"/>
              </w:rPr>
              <w:t>C</w:t>
            </w:r>
            <w:bookmarkStart w:id="993" w:name="_Hlt527362945"/>
            <w:r>
              <w:rPr>
                <w:rStyle w:val="Hyperlink"/>
              </w:rPr>
              <w:t>-</w:t>
            </w:r>
            <w:bookmarkStart w:id="994" w:name="_Hlt500226008"/>
            <w:bookmarkEnd w:id="993"/>
            <w:r>
              <w:rPr>
                <w:rStyle w:val="Hyperlink"/>
              </w:rPr>
              <w:t>C</w:t>
            </w:r>
            <w:bookmarkStart w:id="995" w:name="_Hlt28764688"/>
            <w:bookmarkEnd w:id="994"/>
            <w:r>
              <w:rPr>
                <w:rStyle w:val="Hyperlink"/>
              </w:rPr>
              <w:t>L</w:t>
            </w:r>
            <w:bookmarkStart w:id="996" w:name="_Hlt506710141"/>
            <w:bookmarkStart w:id="997" w:name="_Hlt506710125"/>
            <w:bookmarkEnd w:id="995"/>
            <w:bookmarkEnd w:id="996"/>
            <w:r>
              <w:rPr>
                <w:rStyle w:val="Hyperlink"/>
              </w:rPr>
              <w:t>E</w:t>
            </w:r>
            <w:bookmarkEnd w:id="997"/>
            <w:r>
              <w:rPr>
                <w:rStyle w:val="Hyperlink"/>
              </w:rPr>
              <w:t>RK</w:t>
            </w:r>
            <w:r>
              <w:fldChar w:fldCharType="end"/>
            </w:r>
            <w:bookmarkEnd w:id="992"/>
          </w:p>
        </w:tc>
        <w:tc>
          <w:tcPr>
            <w:tcW w:w="2790" w:type="dxa"/>
            <w:tcMar>
              <w:left w:w="58" w:type="dxa"/>
              <w:right w:w="58" w:type="dxa"/>
            </w:tcMar>
          </w:tcPr>
          <w:p w14:paraId="7E58CF7D" w14:textId="77777777" w:rsidR="00BE396E" w:rsidRDefault="00BE396E" w:rsidP="00BE396E">
            <w:pPr>
              <w:pStyle w:val="TableText"/>
            </w:pPr>
            <w:r>
              <w:t>Clerk</w:t>
            </w:r>
          </w:p>
          <w:p w14:paraId="301CFA9A" w14:textId="77777777" w:rsidR="00BE396E" w:rsidRDefault="00BE396E" w:rsidP="00BE396E">
            <w:pPr>
              <w:pStyle w:val="TableText"/>
            </w:pPr>
            <w:r w:rsidRPr="00182825">
              <w:rPr>
                <w:rFonts w:cs="Arial"/>
                <w:color w:val="000000"/>
              </w:rPr>
              <w:t>The identification code of the clerk initiating the change.</w:t>
            </w:r>
          </w:p>
        </w:tc>
        <w:tc>
          <w:tcPr>
            <w:tcW w:w="1080" w:type="dxa"/>
            <w:tcMar>
              <w:left w:w="58" w:type="dxa"/>
              <w:right w:w="58" w:type="dxa"/>
            </w:tcMar>
          </w:tcPr>
          <w:p w14:paraId="62C6BA17" w14:textId="77777777" w:rsidR="00BE396E" w:rsidRDefault="00BE396E" w:rsidP="00BE396E">
            <w:pPr>
              <w:pStyle w:val="TableText"/>
              <w:rPr>
                <w:caps/>
              </w:rPr>
            </w:pPr>
            <w:r>
              <w:rPr>
                <w:caps/>
              </w:rPr>
              <w:t>4 c</w:t>
            </w:r>
          </w:p>
        </w:tc>
        <w:tc>
          <w:tcPr>
            <w:tcW w:w="2340" w:type="dxa"/>
            <w:tcMar>
              <w:left w:w="58" w:type="dxa"/>
              <w:right w:w="58" w:type="dxa"/>
            </w:tcMar>
          </w:tcPr>
          <w:p w14:paraId="7CDDDD84" w14:textId="77777777" w:rsidR="00BE396E" w:rsidRDefault="00BE396E" w:rsidP="00BE396E">
            <w:pPr>
              <w:pStyle w:val="TableText"/>
            </w:pPr>
            <w:r>
              <w:t>-</w:t>
            </w:r>
          </w:p>
        </w:tc>
        <w:tc>
          <w:tcPr>
            <w:tcW w:w="858" w:type="dxa"/>
            <w:tcMar>
              <w:left w:w="58" w:type="dxa"/>
              <w:right w:w="58" w:type="dxa"/>
            </w:tcMar>
          </w:tcPr>
          <w:p w14:paraId="668816FF" w14:textId="77777777" w:rsidR="00BE396E" w:rsidRDefault="00BE396E" w:rsidP="00BE396E">
            <w:pPr>
              <w:pStyle w:val="TableText"/>
            </w:pPr>
            <w:r>
              <w:t>Spaces</w:t>
            </w:r>
          </w:p>
        </w:tc>
        <w:tc>
          <w:tcPr>
            <w:tcW w:w="431" w:type="dxa"/>
          </w:tcPr>
          <w:p w14:paraId="0DE73332" w14:textId="77777777" w:rsidR="00BE396E" w:rsidRDefault="00BE396E" w:rsidP="00BE396E">
            <w:pPr>
              <w:pStyle w:val="TableText"/>
            </w:pPr>
            <w:r>
              <w:t>-</w:t>
            </w:r>
          </w:p>
        </w:tc>
        <w:tc>
          <w:tcPr>
            <w:tcW w:w="431" w:type="dxa"/>
          </w:tcPr>
          <w:p w14:paraId="79A3B09F" w14:textId="77777777" w:rsidR="00BE396E" w:rsidRDefault="00BE396E" w:rsidP="00BE396E">
            <w:pPr>
              <w:pStyle w:val="TableText"/>
            </w:pPr>
            <w:r>
              <w:t>-</w:t>
            </w:r>
          </w:p>
        </w:tc>
        <w:tc>
          <w:tcPr>
            <w:tcW w:w="432" w:type="dxa"/>
          </w:tcPr>
          <w:p w14:paraId="17BBAB17" w14:textId="77777777" w:rsidR="00BE396E" w:rsidRDefault="00BE396E" w:rsidP="00BE396E">
            <w:pPr>
              <w:pStyle w:val="TableText"/>
            </w:pPr>
            <w:r>
              <w:t>X</w:t>
            </w:r>
          </w:p>
        </w:tc>
      </w:tr>
      <w:tr w:rsidR="00BE396E" w14:paraId="458B3E3F" w14:textId="77777777" w:rsidTr="005C7A84">
        <w:trPr>
          <w:cantSplit/>
          <w:jc w:val="center"/>
        </w:trPr>
        <w:tc>
          <w:tcPr>
            <w:tcW w:w="802" w:type="dxa"/>
            <w:tcMar>
              <w:left w:w="58" w:type="dxa"/>
              <w:right w:w="58" w:type="dxa"/>
            </w:tcMar>
          </w:tcPr>
          <w:p w14:paraId="1CE950FB" w14:textId="6BFB9253" w:rsidR="00BE396E" w:rsidRDefault="00BE396E" w:rsidP="00BE396E">
            <w:pPr>
              <w:pStyle w:val="TableText"/>
            </w:pPr>
            <w:r>
              <w:t>2221</w:t>
            </w:r>
            <w:r w:rsidR="00135F82">
              <w:t xml:space="preserve"> – </w:t>
            </w:r>
            <w:r>
              <w:t>2228</w:t>
            </w:r>
          </w:p>
        </w:tc>
        <w:tc>
          <w:tcPr>
            <w:tcW w:w="2227" w:type="dxa"/>
            <w:tcMar>
              <w:left w:w="58" w:type="dxa"/>
              <w:right w:w="58" w:type="dxa"/>
            </w:tcMar>
          </w:tcPr>
          <w:p w14:paraId="3DD46DFF" w14:textId="77777777" w:rsidR="00BE396E" w:rsidRDefault="00BE396E" w:rsidP="00BE396E">
            <w:pPr>
              <w:pStyle w:val="TableText"/>
            </w:pPr>
            <w:r>
              <w:t>HDR CASH REC TRAILER DATE 1</w:t>
            </w:r>
          </w:p>
        </w:tc>
        <w:tc>
          <w:tcPr>
            <w:tcW w:w="2993" w:type="dxa"/>
            <w:tcMar>
              <w:left w:w="58" w:type="dxa"/>
              <w:right w:w="58" w:type="dxa"/>
            </w:tcMar>
          </w:tcPr>
          <w:p w14:paraId="198CAE0D" w14:textId="101D258B" w:rsidR="00BE396E" w:rsidRDefault="00BE396E" w:rsidP="00BE396E">
            <w:pPr>
              <w:pStyle w:val="TableText"/>
            </w:pPr>
            <w:r>
              <w:t>:P:IDR-</w:t>
            </w:r>
            <w:hyperlink r:id="rId604" w:history="1">
              <w:r>
                <w:rPr>
                  <w:rStyle w:val="Hyperlink"/>
                </w:rPr>
                <w:t>C</w:t>
              </w:r>
              <w:bookmarkStart w:id="998" w:name="_Hlt500226015"/>
              <w:r>
                <w:rPr>
                  <w:rStyle w:val="Hyperlink"/>
                </w:rPr>
                <w:t>-</w:t>
              </w:r>
              <w:bookmarkStart w:id="999" w:name="_Hlt12269747"/>
              <w:bookmarkEnd w:id="998"/>
              <w:r>
                <w:rPr>
                  <w:rStyle w:val="Hyperlink"/>
                </w:rPr>
                <w:t>D</w:t>
              </w:r>
              <w:bookmarkStart w:id="1000" w:name="_Hlt506710103"/>
              <w:bookmarkEnd w:id="999"/>
              <w:r>
                <w:rPr>
                  <w:rStyle w:val="Hyperlink"/>
                </w:rPr>
                <w:t>A</w:t>
              </w:r>
              <w:bookmarkStart w:id="1001" w:name="_Hlt527363071"/>
              <w:bookmarkEnd w:id="1000"/>
              <w:r>
                <w:rPr>
                  <w:rStyle w:val="Hyperlink"/>
                </w:rPr>
                <w:t>T</w:t>
              </w:r>
              <w:bookmarkEnd w:id="1001"/>
              <w:r>
                <w:rPr>
                  <w:rStyle w:val="Hyperlink"/>
                </w:rPr>
                <w:t>E</w:t>
              </w:r>
            </w:hyperlink>
          </w:p>
        </w:tc>
        <w:tc>
          <w:tcPr>
            <w:tcW w:w="2790" w:type="dxa"/>
            <w:tcMar>
              <w:left w:w="58" w:type="dxa"/>
              <w:right w:w="58" w:type="dxa"/>
            </w:tcMar>
          </w:tcPr>
          <w:p w14:paraId="44FDD71A" w14:textId="77777777" w:rsidR="00BE396E" w:rsidRDefault="00BE396E" w:rsidP="00BE396E">
            <w:pPr>
              <w:pStyle w:val="TableText"/>
            </w:pPr>
            <w:r>
              <w:t>C/R Trailer Date</w:t>
            </w:r>
          </w:p>
          <w:p w14:paraId="5931EAFE" w14:textId="77777777" w:rsidR="00BE396E" w:rsidRDefault="00BE396E" w:rsidP="00BE396E">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6B10F759" w14:textId="77777777" w:rsidR="00BE396E" w:rsidRDefault="00BE396E" w:rsidP="00BE396E">
            <w:pPr>
              <w:pStyle w:val="TableText"/>
              <w:rPr>
                <w:caps/>
              </w:rPr>
            </w:pPr>
            <w:r>
              <w:rPr>
                <w:caps/>
              </w:rPr>
              <w:t>8 N</w:t>
            </w:r>
          </w:p>
        </w:tc>
        <w:tc>
          <w:tcPr>
            <w:tcW w:w="2340" w:type="dxa"/>
            <w:tcMar>
              <w:left w:w="58" w:type="dxa"/>
              <w:right w:w="58" w:type="dxa"/>
            </w:tcMar>
          </w:tcPr>
          <w:p w14:paraId="04EE12D0" w14:textId="77777777" w:rsidR="00BE396E" w:rsidRDefault="00BE396E" w:rsidP="00BE396E">
            <w:pPr>
              <w:pStyle w:val="TableText"/>
            </w:pPr>
            <w:r>
              <w:t>MMDDYYYY</w:t>
            </w:r>
          </w:p>
        </w:tc>
        <w:tc>
          <w:tcPr>
            <w:tcW w:w="858" w:type="dxa"/>
            <w:tcMar>
              <w:left w:w="58" w:type="dxa"/>
              <w:right w:w="58" w:type="dxa"/>
            </w:tcMar>
          </w:tcPr>
          <w:p w14:paraId="3C54643E" w14:textId="77777777" w:rsidR="00BE396E" w:rsidRDefault="00BE396E" w:rsidP="00BE396E">
            <w:pPr>
              <w:pStyle w:val="TableText"/>
            </w:pPr>
            <w:r>
              <w:t>Zeros</w:t>
            </w:r>
          </w:p>
        </w:tc>
        <w:tc>
          <w:tcPr>
            <w:tcW w:w="431" w:type="dxa"/>
          </w:tcPr>
          <w:p w14:paraId="0C967E96" w14:textId="77777777" w:rsidR="00BE396E" w:rsidRDefault="00BE396E" w:rsidP="00BE396E">
            <w:pPr>
              <w:pStyle w:val="TableText"/>
            </w:pPr>
            <w:r>
              <w:t>-</w:t>
            </w:r>
          </w:p>
        </w:tc>
        <w:tc>
          <w:tcPr>
            <w:tcW w:w="431" w:type="dxa"/>
          </w:tcPr>
          <w:p w14:paraId="0482EEBA" w14:textId="77777777" w:rsidR="00BE396E" w:rsidRDefault="00BE396E" w:rsidP="00BE396E">
            <w:pPr>
              <w:pStyle w:val="TableText"/>
            </w:pPr>
            <w:r>
              <w:t>-</w:t>
            </w:r>
          </w:p>
        </w:tc>
        <w:tc>
          <w:tcPr>
            <w:tcW w:w="432" w:type="dxa"/>
          </w:tcPr>
          <w:p w14:paraId="2E0D0BD2" w14:textId="77777777" w:rsidR="00BE396E" w:rsidRDefault="00BE396E" w:rsidP="00BE396E">
            <w:pPr>
              <w:pStyle w:val="TableText"/>
            </w:pPr>
            <w:r>
              <w:t>X</w:t>
            </w:r>
          </w:p>
        </w:tc>
      </w:tr>
      <w:tr w:rsidR="00BE396E" w14:paraId="644B82A1" w14:textId="77777777" w:rsidTr="005C7A84">
        <w:trPr>
          <w:cantSplit/>
          <w:jc w:val="center"/>
        </w:trPr>
        <w:tc>
          <w:tcPr>
            <w:tcW w:w="802" w:type="dxa"/>
            <w:tcMar>
              <w:left w:w="58" w:type="dxa"/>
              <w:right w:w="58" w:type="dxa"/>
            </w:tcMar>
          </w:tcPr>
          <w:p w14:paraId="09DFD141" w14:textId="77777777" w:rsidR="00BE396E" w:rsidRDefault="00BE396E" w:rsidP="00BE396E">
            <w:pPr>
              <w:pStyle w:val="TableText"/>
            </w:pPr>
            <w:r>
              <w:t>2229</w:t>
            </w:r>
          </w:p>
        </w:tc>
        <w:tc>
          <w:tcPr>
            <w:tcW w:w="2227" w:type="dxa"/>
            <w:tcMar>
              <w:left w:w="58" w:type="dxa"/>
              <w:right w:w="58" w:type="dxa"/>
            </w:tcMar>
          </w:tcPr>
          <w:p w14:paraId="6A6B6056" w14:textId="77777777" w:rsidR="00BE396E" w:rsidRDefault="00BE396E" w:rsidP="00BE396E">
            <w:pPr>
              <w:pStyle w:val="TableText"/>
            </w:pPr>
            <w:r>
              <w:t>CASH REC TYPE 2</w:t>
            </w:r>
          </w:p>
        </w:tc>
        <w:tc>
          <w:tcPr>
            <w:tcW w:w="2993" w:type="dxa"/>
            <w:tcMar>
              <w:left w:w="58" w:type="dxa"/>
              <w:right w:w="58" w:type="dxa"/>
            </w:tcMar>
          </w:tcPr>
          <w:p w14:paraId="345BA626" w14:textId="38AB4277" w:rsidR="00BE396E" w:rsidRDefault="00BE396E" w:rsidP="00BE396E">
            <w:pPr>
              <w:pStyle w:val="TableText"/>
            </w:pPr>
            <w:r>
              <w:t>:P:IDR-</w:t>
            </w:r>
            <w:hyperlink r:id="rId605" w:history="1">
              <w:r>
                <w:rPr>
                  <w:rStyle w:val="Hyperlink"/>
                </w:rPr>
                <w:t>C-TYPE</w:t>
              </w:r>
            </w:hyperlink>
          </w:p>
        </w:tc>
        <w:tc>
          <w:tcPr>
            <w:tcW w:w="2790" w:type="dxa"/>
            <w:tcMar>
              <w:left w:w="58" w:type="dxa"/>
              <w:right w:w="58" w:type="dxa"/>
            </w:tcMar>
          </w:tcPr>
          <w:p w14:paraId="3B01D0A7" w14:textId="77777777" w:rsidR="00BE396E" w:rsidRDefault="00BE396E" w:rsidP="00BE396E">
            <w:pPr>
              <w:pStyle w:val="TableText"/>
            </w:pPr>
            <w:r>
              <w:t>C/R type</w:t>
            </w:r>
          </w:p>
          <w:p w14:paraId="4FAE7022" w14:textId="77777777" w:rsidR="00BE396E" w:rsidRDefault="00BE396E" w:rsidP="00BE396E">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72109D8B" w14:textId="77777777" w:rsidR="00BE396E" w:rsidRDefault="00BE396E" w:rsidP="00BE396E">
            <w:pPr>
              <w:pStyle w:val="TableText"/>
              <w:rPr>
                <w:caps/>
              </w:rPr>
            </w:pPr>
            <w:r>
              <w:rPr>
                <w:caps/>
              </w:rPr>
              <w:t>1 C</w:t>
            </w:r>
          </w:p>
        </w:tc>
        <w:tc>
          <w:tcPr>
            <w:tcW w:w="2340" w:type="dxa"/>
            <w:tcMar>
              <w:left w:w="58" w:type="dxa"/>
              <w:right w:w="58" w:type="dxa"/>
            </w:tcMar>
          </w:tcPr>
          <w:p w14:paraId="0278CB7F" w14:textId="77777777" w:rsidR="00BE396E" w:rsidRPr="0097365E" w:rsidRDefault="00BE396E" w:rsidP="00BE396E">
            <w:pPr>
              <w:pStyle w:val="TableText"/>
              <w:rPr>
                <w:rFonts w:cs="Arial"/>
                <w:color w:val="000000"/>
              </w:rPr>
            </w:pPr>
            <w:r w:rsidRPr="0042502A">
              <w:rPr>
                <w:rFonts w:cs="Arial"/>
                <w:b/>
                <w:color w:val="000000"/>
              </w:rPr>
              <w:t>Valid Values:</w:t>
            </w:r>
          </w:p>
          <w:p w14:paraId="6F236D1F" w14:textId="0950B019" w:rsidR="00BE396E" w:rsidRPr="000B6CD8" w:rsidRDefault="00BE396E" w:rsidP="00245396">
            <w:pPr>
              <w:pStyle w:val="TableTextBullet"/>
            </w:pPr>
            <w:r w:rsidRPr="000B6CD8">
              <w:t xml:space="preserve">P </w:t>
            </w:r>
            <w:r w:rsidR="00A50ABF">
              <w:t xml:space="preserve">– </w:t>
            </w:r>
            <w:r w:rsidRPr="000B6CD8">
              <w:t>Partial refund</w:t>
            </w:r>
          </w:p>
          <w:p w14:paraId="3D1E41FD" w14:textId="164017DF" w:rsidR="00BE396E" w:rsidRPr="000B6CD8" w:rsidRDefault="00BE396E" w:rsidP="00245396">
            <w:pPr>
              <w:pStyle w:val="TableTextBullet"/>
            </w:pPr>
            <w:r w:rsidRPr="000B6CD8">
              <w:t xml:space="preserve">F </w:t>
            </w:r>
            <w:r w:rsidR="00A50ABF">
              <w:t xml:space="preserve">– </w:t>
            </w:r>
            <w:r w:rsidRPr="000B6CD8">
              <w:t>Full refund</w:t>
            </w:r>
          </w:p>
          <w:p w14:paraId="4CD65DE7" w14:textId="455C8530" w:rsidR="00BE396E" w:rsidRPr="000B6CD8" w:rsidRDefault="00BE396E" w:rsidP="00245396">
            <w:pPr>
              <w:pStyle w:val="TableTextBullet"/>
            </w:pPr>
            <w:r w:rsidRPr="000B6CD8">
              <w:t xml:space="preserve">R </w:t>
            </w:r>
            <w:r w:rsidR="00A50ABF">
              <w:t xml:space="preserve">– </w:t>
            </w:r>
            <w:r w:rsidRPr="000B6CD8">
              <w:t>Reissue</w:t>
            </w:r>
          </w:p>
          <w:p w14:paraId="56DD3C56" w14:textId="6758BE2C" w:rsidR="00BE396E" w:rsidRPr="000B6CD8" w:rsidRDefault="00BE396E" w:rsidP="00245396">
            <w:pPr>
              <w:pStyle w:val="TableTextBullet"/>
            </w:pPr>
            <w:r w:rsidRPr="000B6CD8">
              <w:t xml:space="preserve">S </w:t>
            </w:r>
            <w:r w:rsidR="00A50ABF">
              <w:t xml:space="preserve">– </w:t>
            </w:r>
            <w:r w:rsidRPr="000B6CD8">
              <w:t>Staledate</w:t>
            </w:r>
          </w:p>
          <w:p w14:paraId="00608BC8" w14:textId="43C3F3F9" w:rsidR="00BE396E" w:rsidRDefault="00BE396E" w:rsidP="00245396">
            <w:pPr>
              <w:pStyle w:val="TableTextBullet"/>
            </w:pPr>
            <w:r w:rsidRPr="000B6CD8">
              <w:t xml:space="preserve">V </w:t>
            </w:r>
            <w:r w:rsidR="00A50ABF">
              <w:t xml:space="preserve">– </w:t>
            </w:r>
            <w:r w:rsidRPr="000B6CD8">
              <w:t>Void</w:t>
            </w:r>
          </w:p>
        </w:tc>
        <w:tc>
          <w:tcPr>
            <w:tcW w:w="858" w:type="dxa"/>
            <w:tcMar>
              <w:left w:w="58" w:type="dxa"/>
              <w:right w:w="58" w:type="dxa"/>
            </w:tcMar>
          </w:tcPr>
          <w:p w14:paraId="12DF37A6" w14:textId="77777777" w:rsidR="00BE396E" w:rsidRDefault="00BE396E" w:rsidP="00BE396E">
            <w:pPr>
              <w:pStyle w:val="TableText"/>
            </w:pPr>
            <w:r>
              <w:t>Spaces</w:t>
            </w:r>
          </w:p>
        </w:tc>
        <w:tc>
          <w:tcPr>
            <w:tcW w:w="431" w:type="dxa"/>
          </w:tcPr>
          <w:p w14:paraId="1866936E" w14:textId="77777777" w:rsidR="00BE396E" w:rsidRDefault="00BE396E" w:rsidP="00BE396E">
            <w:pPr>
              <w:pStyle w:val="TableText"/>
            </w:pPr>
            <w:r>
              <w:t>-</w:t>
            </w:r>
          </w:p>
        </w:tc>
        <w:tc>
          <w:tcPr>
            <w:tcW w:w="431" w:type="dxa"/>
          </w:tcPr>
          <w:p w14:paraId="3232A6AE" w14:textId="77777777" w:rsidR="00BE396E" w:rsidRDefault="00BE396E" w:rsidP="00BE396E">
            <w:pPr>
              <w:pStyle w:val="TableText"/>
            </w:pPr>
            <w:r>
              <w:t>-</w:t>
            </w:r>
          </w:p>
        </w:tc>
        <w:tc>
          <w:tcPr>
            <w:tcW w:w="432" w:type="dxa"/>
          </w:tcPr>
          <w:p w14:paraId="5C312454" w14:textId="77777777" w:rsidR="00BE396E" w:rsidRDefault="00BE396E" w:rsidP="00BE396E">
            <w:pPr>
              <w:pStyle w:val="TableText"/>
            </w:pPr>
            <w:r>
              <w:t>X</w:t>
            </w:r>
          </w:p>
        </w:tc>
      </w:tr>
      <w:tr w:rsidR="00BE396E" w14:paraId="744349FA" w14:textId="77777777" w:rsidTr="005C7A84">
        <w:trPr>
          <w:cantSplit/>
          <w:jc w:val="center"/>
        </w:trPr>
        <w:tc>
          <w:tcPr>
            <w:tcW w:w="802" w:type="dxa"/>
            <w:tcMar>
              <w:left w:w="58" w:type="dxa"/>
              <w:right w:w="58" w:type="dxa"/>
            </w:tcMar>
          </w:tcPr>
          <w:p w14:paraId="3FDF4BB5" w14:textId="77777777" w:rsidR="00BE396E" w:rsidRDefault="00BE396E" w:rsidP="00BE396E">
            <w:pPr>
              <w:pStyle w:val="TableText"/>
            </w:pPr>
            <w:r>
              <w:t>2230</w:t>
            </w:r>
          </w:p>
        </w:tc>
        <w:tc>
          <w:tcPr>
            <w:tcW w:w="2227" w:type="dxa"/>
            <w:tcMar>
              <w:left w:w="58" w:type="dxa"/>
              <w:right w:w="58" w:type="dxa"/>
            </w:tcMar>
          </w:tcPr>
          <w:p w14:paraId="746823D6" w14:textId="77777777" w:rsidR="00BE396E" w:rsidRDefault="00BE396E" w:rsidP="00BE396E">
            <w:pPr>
              <w:pStyle w:val="TableText"/>
            </w:pPr>
            <w:r>
              <w:t>HDR STATUS PRIOR 2</w:t>
            </w:r>
          </w:p>
        </w:tc>
        <w:tc>
          <w:tcPr>
            <w:tcW w:w="2993" w:type="dxa"/>
            <w:tcMar>
              <w:left w:w="58" w:type="dxa"/>
              <w:right w:w="58" w:type="dxa"/>
            </w:tcMar>
          </w:tcPr>
          <w:p w14:paraId="5A33B4B6" w14:textId="2B85F592" w:rsidR="00BE396E" w:rsidRDefault="00BE396E" w:rsidP="00BE396E">
            <w:pPr>
              <w:pStyle w:val="TableText"/>
            </w:pPr>
            <w:r>
              <w:t>:P:IDR-</w:t>
            </w:r>
            <w:hyperlink r:id="rId606" w:history="1">
              <w:r>
                <w:rPr>
                  <w:rStyle w:val="Hyperlink"/>
                </w:rPr>
                <w:t>C-OLD-STAT</w:t>
              </w:r>
            </w:hyperlink>
          </w:p>
        </w:tc>
        <w:tc>
          <w:tcPr>
            <w:tcW w:w="2790" w:type="dxa"/>
            <w:tcMar>
              <w:left w:w="58" w:type="dxa"/>
              <w:right w:w="58" w:type="dxa"/>
            </w:tcMar>
          </w:tcPr>
          <w:p w14:paraId="0CA8A095" w14:textId="77777777" w:rsidR="00BE396E" w:rsidRDefault="00BE396E" w:rsidP="00BE396E">
            <w:pPr>
              <w:pStyle w:val="TableText"/>
            </w:pPr>
            <w:r>
              <w:t>Prior detail status</w:t>
            </w:r>
          </w:p>
          <w:p w14:paraId="3C252E46" w14:textId="0096BD7C" w:rsidR="00BE396E" w:rsidRDefault="00BE396E" w:rsidP="00BE396E">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796D0B78" w14:textId="77777777"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024825A8" w14:textId="77777777" w:rsidR="00BE396E" w:rsidRDefault="00BE396E" w:rsidP="00245396">
            <w:pPr>
              <w:pStyle w:val="TableTextBullet"/>
            </w:pPr>
            <w:r>
              <w:t>F</w:t>
            </w:r>
            <w:r w:rsidR="00A50ABF">
              <w:t xml:space="preserve"> – </w:t>
            </w:r>
            <w:r w:rsidRPr="0097365E">
              <w:t>Full claim refund - EGHP, used only when an EGHP accounts receivable has been satisfied (RG type AR). This status is for display purposes only, internally the claim status would be a ‘</w:t>
            </w:r>
            <w:r w:rsidR="00A50ABF">
              <w:t>Y</w:t>
            </w:r>
            <w:r w:rsidRPr="0097365E">
              <w:t>’.</w:t>
            </w:r>
          </w:p>
          <w:p w14:paraId="130D92FC" w14:textId="77777777" w:rsidR="009262A2" w:rsidRDefault="009262A2"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52AABEC7" w14:textId="77777777" w:rsidR="009262A2" w:rsidRDefault="009262A2" w:rsidP="00245396">
            <w:pPr>
              <w:pStyle w:val="TableTextBullet"/>
            </w:pPr>
            <w:r w:rsidRPr="0097365E">
              <w:t>P</w:t>
            </w:r>
            <w:r w:rsidRPr="000B6CD8">
              <w:t xml:space="preserve"> </w:t>
            </w:r>
            <w:r>
              <w:t xml:space="preserve">– </w:t>
            </w:r>
            <w:r w:rsidRPr="0097365E">
              <w:t>Partial claim refund - EGHP, used only when an EGHP accounts receivable has been satisfied (RG type AR). This status is for display purposes only, internally the claim status would be a ‘</w:t>
            </w:r>
            <w:r>
              <w:t>G</w:t>
            </w:r>
            <w:r w:rsidRPr="0097365E">
              <w:t>’.</w:t>
            </w:r>
          </w:p>
          <w:p w14:paraId="5501398B" w14:textId="77777777" w:rsidR="009262A2" w:rsidRPr="0097365E" w:rsidRDefault="009262A2" w:rsidP="00245396">
            <w:pPr>
              <w:pStyle w:val="TableTextBullet"/>
            </w:pPr>
            <w:r w:rsidRPr="0097365E">
              <w:t>X</w:t>
            </w:r>
            <w:r w:rsidRPr="000B6CD8">
              <w:t xml:space="preserve"> </w:t>
            </w:r>
            <w:r>
              <w:t xml:space="preserve">– </w:t>
            </w:r>
            <w:r w:rsidRPr="0097365E">
              <w:t>Partial refund, claim that is a partial void and a split pay</w:t>
            </w:r>
            <w:r>
              <w:t>.</w:t>
            </w:r>
          </w:p>
          <w:p w14:paraId="2B097924" w14:textId="77777777" w:rsidR="009262A2" w:rsidRPr="0097365E" w:rsidRDefault="009262A2" w:rsidP="00245396">
            <w:pPr>
              <w:pStyle w:val="TableTextBullet"/>
            </w:pPr>
            <w:r w:rsidRPr="0097365E">
              <w:t>Y</w:t>
            </w:r>
            <w:r w:rsidRPr="000B6CD8">
              <w:t xml:space="preserve"> </w:t>
            </w:r>
            <w:r>
              <w:t xml:space="preserve">– </w:t>
            </w:r>
            <w:r w:rsidRPr="0097365E">
              <w:t>Full refund, full amount of claim payment was returned</w:t>
            </w:r>
            <w:r>
              <w:t>.</w:t>
            </w:r>
          </w:p>
          <w:p w14:paraId="675DE4D7" w14:textId="25792648" w:rsidR="009262A2" w:rsidRDefault="009262A2" w:rsidP="00245396">
            <w:pPr>
              <w:pStyle w:val="TableTextBullet"/>
            </w:pPr>
            <w:r w:rsidRPr="0097365E">
              <w:t>Z</w:t>
            </w:r>
            <w:r w:rsidRPr="000B6CD8">
              <w:t xml:space="preserve"> </w:t>
            </w:r>
            <w:r>
              <w:t xml:space="preserve">– </w:t>
            </w:r>
            <w:r w:rsidRPr="0097365E">
              <w:t>Voided, full void has been issued for the claim</w:t>
            </w:r>
            <w:r>
              <w:t>.</w:t>
            </w:r>
          </w:p>
        </w:tc>
        <w:tc>
          <w:tcPr>
            <w:tcW w:w="1080" w:type="dxa"/>
            <w:tcMar>
              <w:left w:w="58" w:type="dxa"/>
              <w:right w:w="58" w:type="dxa"/>
            </w:tcMar>
          </w:tcPr>
          <w:p w14:paraId="1820FBD4" w14:textId="77777777" w:rsidR="00BE396E" w:rsidRDefault="00BE396E" w:rsidP="00BE396E">
            <w:pPr>
              <w:pStyle w:val="TableText"/>
              <w:rPr>
                <w:caps/>
              </w:rPr>
            </w:pPr>
            <w:r>
              <w:rPr>
                <w:caps/>
              </w:rPr>
              <w:t>1 C</w:t>
            </w:r>
          </w:p>
        </w:tc>
        <w:tc>
          <w:tcPr>
            <w:tcW w:w="2340" w:type="dxa"/>
            <w:tcMar>
              <w:left w:w="58" w:type="dxa"/>
              <w:right w:w="58" w:type="dxa"/>
            </w:tcMar>
          </w:tcPr>
          <w:p w14:paraId="4469A0D3" w14:textId="7A822366" w:rsidR="00BE396E" w:rsidRDefault="00BE396E" w:rsidP="00BE396E">
            <w:pPr>
              <w:pStyle w:val="TableText"/>
            </w:pPr>
            <w:r>
              <w:t xml:space="preserve">See spec </w:t>
            </w:r>
            <w:hyperlink r:id="rId607" w:history="1">
              <w:r>
                <w:rPr>
                  <w:rStyle w:val="Hyperlink"/>
                  <w:rFonts w:cs="Courier New"/>
                  <w:szCs w:val="16"/>
                </w:rPr>
                <w:t>S0209000</w:t>
              </w:r>
            </w:hyperlink>
          </w:p>
        </w:tc>
        <w:tc>
          <w:tcPr>
            <w:tcW w:w="858" w:type="dxa"/>
            <w:tcMar>
              <w:left w:w="58" w:type="dxa"/>
              <w:right w:w="58" w:type="dxa"/>
            </w:tcMar>
          </w:tcPr>
          <w:p w14:paraId="234B89F5" w14:textId="77777777" w:rsidR="00BE396E" w:rsidRDefault="00BE396E" w:rsidP="00BE396E">
            <w:pPr>
              <w:pStyle w:val="TableText"/>
            </w:pPr>
            <w:r>
              <w:t>Spaces</w:t>
            </w:r>
          </w:p>
        </w:tc>
        <w:tc>
          <w:tcPr>
            <w:tcW w:w="431" w:type="dxa"/>
          </w:tcPr>
          <w:p w14:paraId="23F84489" w14:textId="77777777" w:rsidR="00BE396E" w:rsidRDefault="00BE396E" w:rsidP="00BE396E">
            <w:pPr>
              <w:pStyle w:val="TableText"/>
            </w:pPr>
            <w:r>
              <w:t>-</w:t>
            </w:r>
          </w:p>
        </w:tc>
        <w:tc>
          <w:tcPr>
            <w:tcW w:w="431" w:type="dxa"/>
          </w:tcPr>
          <w:p w14:paraId="066A0F05" w14:textId="77777777" w:rsidR="00BE396E" w:rsidRDefault="00BE396E" w:rsidP="00BE396E">
            <w:pPr>
              <w:pStyle w:val="TableText"/>
            </w:pPr>
            <w:r>
              <w:t>-</w:t>
            </w:r>
          </w:p>
        </w:tc>
        <w:tc>
          <w:tcPr>
            <w:tcW w:w="432" w:type="dxa"/>
          </w:tcPr>
          <w:p w14:paraId="2DCEDEBA" w14:textId="77777777" w:rsidR="00BE396E" w:rsidRDefault="00BE396E" w:rsidP="00BE396E">
            <w:pPr>
              <w:pStyle w:val="TableText"/>
            </w:pPr>
            <w:r>
              <w:t>X</w:t>
            </w:r>
          </w:p>
        </w:tc>
      </w:tr>
      <w:tr w:rsidR="00BE396E" w14:paraId="24974109" w14:textId="77777777" w:rsidTr="005C7A84">
        <w:trPr>
          <w:cantSplit/>
          <w:jc w:val="center"/>
        </w:trPr>
        <w:tc>
          <w:tcPr>
            <w:tcW w:w="802" w:type="dxa"/>
            <w:tcMar>
              <w:left w:w="58" w:type="dxa"/>
              <w:right w:w="58" w:type="dxa"/>
            </w:tcMar>
          </w:tcPr>
          <w:p w14:paraId="78483AA7" w14:textId="77777777" w:rsidR="00BE396E" w:rsidRDefault="00BE396E" w:rsidP="00BE396E">
            <w:pPr>
              <w:pStyle w:val="TableText"/>
            </w:pPr>
            <w:r>
              <w:t>2231</w:t>
            </w:r>
          </w:p>
        </w:tc>
        <w:tc>
          <w:tcPr>
            <w:tcW w:w="2227" w:type="dxa"/>
            <w:tcMar>
              <w:left w:w="58" w:type="dxa"/>
              <w:right w:w="58" w:type="dxa"/>
            </w:tcMar>
          </w:tcPr>
          <w:p w14:paraId="05FEFDD3" w14:textId="77777777" w:rsidR="00BE396E" w:rsidRDefault="00BE396E" w:rsidP="00BE396E">
            <w:pPr>
              <w:pStyle w:val="TableText"/>
            </w:pPr>
            <w:r>
              <w:t>HDR STATUS CURRENT 2</w:t>
            </w:r>
          </w:p>
        </w:tc>
        <w:tc>
          <w:tcPr>
            <w:tcW w:w="2993" w:type="dxa"/>
            <w:tcMar>
              <w:left w:w="58" w:type="dxa"/>
              <w:right w:w="58" w:type="dxa"/>
            </w:tcMar>
          </w:tcPr>
          <w:p w14:paraId="225C4386" w14:textId="08E70DC3" w:rsidR="00BE396E" w:rsidRDefault="00BE396E" w:rsidP="00BE396E">
            <w:pPr>
              <w:pStyle w:val="TableText"/>
            </w:pPr>
            <w:r>
              <w:t>:P:IDR-</w:t>
            </w:r>
            <w:hyperlink r:id="rId608" w:history="1">
              <w:r>
                <w:rPr>
                  <w:rStyle w:val="Hyperlink"/>
                </w:rPr>
                <w:t>C-NEW-STAT</w:t>
              </w:r>
            </w:hyperlink>
          </w:p>
        </w:tc>
        <w:tc>
          <w:tcPr>
            <w:tcW w:w="2790" w:type="dxa"/>
            <w:tcMar>
              <w:left w:w="58" w:type="dxa"/>
              <w:right w:w="58" w:type="dxa"/>
            </w:tcMar>
          </w:tcPr>
          <w:p w14:paraId="4897242D" w14:textId="77777777" w:rsidR="00BE396E" w:rsidRDefault="00BE396E" w:rsidP="00BE396E">
            <w:pPr>
              <w:pStyle w:val="TableText"/>
            </w:pPr>
            <w:r>
              <w:t>Current detail status</w:t>
            </w:r>
          </w:p>
          <w:p w14:paraId="6953AA89" w14:textId="77777777" w:rsidR="00BE396E" w:rsidRDefault="00BE396E" w:rsidP="00BE396E">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49C241F4" w14:textId="77777777" w:rsidR="00BE396E" w:rsidRDefault="00BE396E" w:rsidP="00BE396E">
            <w:pPr>
              <w:pStyle w:val="TableText"/>
              <w:rPr>
                <w:caps/>
              </w:rPr>
            </w:pPr>
            <w:r>
              <w:rPr>
                <w:caps/>
              </w:rPr>
              <w:t>1 C</w:t>
            </w:r>
          </w:p>
        </w:tc>
        <w:tc>
          <w:tcPr>
            <w:tcW w:w="2340" w:type="dxa"/>
            <w:tcMar>
              <w:left w:w="58" w:type="dxa"/>
              <w:right w:w="58" w:type="dxa"/>
            </w:tcMar>
          </w:tcPr>
          <w:p w14:paraId="3C6914F8" w14:textId="79E1C920" w:rsidR="00BE396E" w:rsidRDefault="00BE396E" w:rsidP="00BE396E">
            <w:pPr>
              <w:pStyle w:val="TableText"/>
            </w:pPr>
            <w:r>
              <w:t xml:space="preserve">See spec </w:t>
            </w:r>
            <w:hyperlink r:id="rId609" w:history="1">
              <w:r>
                <w:rPr>
                  <w:rStyle w:val="Hyperlink"/>
                  <w:rFonts w:cs="Courier New"/>
                  <w:szCs w:val="16"/>
                </w:rPr>
                <w:t>S0209000</w:t>
              </w:r>
            </w:hyperlink>
          </w:p>
        </w:tc>
        <w:tc>
          <w:tcPr>
            <w:tcW w:w="858" w:type="dxa"/>
            <w:tcMar>
              <w:left w:w="58" w:type="dxa"/>
              <w:right w:w="58" w:type="dxa"/>
            </w:tcMar>
          </w:tcPr>
          <w:p w14:paraId="26563414" w14:textId="77777777" w:rsidR="00BE396E" w:rsidRDefault="00BE396E" w:rsidP="00BE396E">
            <w:pPr>
              <w:pStyle w:val="TableText"/>
            </w:pPr>
            <w:r>
              <w:t>Spaces</w:t>
            </w:r>
          </w:p>
        </w:tc>
        <w:tc>
          <w:tcPr>
            <w:tcW w:w="431" w:type="dxa"/>
          </w:tcPr>
          <w:p w14:paraId="5418AFC4" w14:textId="77777777" w:rsidR="00BE396E" w:rsidRDefault="00BE396E" w:rsidP="00BE396E">
            <w:pPr>
              <w:pStyle w:val="TableText"/>
            </w:pPr>
            <w:r>
              <w:t>-</w:t>
            </w:r>
          </w:p>
        </w:tc>
        <w:tc>
          <w:tcPr>
            <w:tcW w:w="431" w:type="dxa"/>
          </w:tcPr>
          <w:p w14:paraId="521BDD80" w14:textId="77777777" w:rsidR="00BE396E" w:rsidRDefault="00BE396E" w:rsidP="00BE396E">
            <w:pPr>
              <w:pStyle w:val="TableText"/>
            </w:pPr>
            <w:r>
              <w:t>-</w:t>
            </w:r>
          </w:p>
        </w:tc>
        <w:tc>
          <w:tcPr>
            <w:tcW w:w="432" w:type="dxa"/>
          </w:tcPr>
          <w:p w14:paraId="120D558A" w14:textId="77777777" w:rsidR="00BE396E" w:rsidRDefault="00BE396E" w:rsidP="00BE396E">
            <w:pPr>
              <w:pStyle w:val="TableText"/>
            </w:pPr>
            <w:r>
              <w:t>X</w:t>
            </w:r>
          </w:p>
        </w:tc>
      </w:tr>
      <w:tr w:rsidR="00BE396E" w14:paraId="48BE2EC1" w14:textId="77777777" w:rsidTr="005C7A84">
        <w:trPr>
          <w:cantSplit/>
          <w:jc w:val="center"/>
        </w:trPr>
        <w:tc>
          <w:tcPr>
            <w:tcW w:w="802" w:type="dxa"/>
            <w:tcMar>
              <w:left w:w="58" w:type="dxa"/>
              <w:right w:w="58" w:type="dxa"/>
            </w:tcMar>
          </w:tcPr>
          <w:p w14:paraId="59A6CF0F" w14:textId="2B226890" w:rsidR="00BE396E" w:rsidRDefault="00BE396E" w:rsidP="00BE396E">
            <w:pPr>
              <w:pStyle w:val="TableText"/>
            </w:pPr>
            <w:r>
              <w:t>2232</w:t>
            </w:r>
            <w:r w:rsidR="00135F82">
              <w:t xml:space="preserve"> – </w:t>
            </w:r>
            <w:r>
              <w:t>2244</w:t>
            </w:r>
          </w:p>
        </w:tc>
        <w:tc>
          <w:tcPr>
            <w:tcW w:w="2227" w:type="dxa"/>
            <w:tcMar>
              <w:left w:w="58" w:type="dxa"/>
              <w:right w:w="58" w:type="dxa"/>
            </w:tcMar>
          </w:tcPr>
          <w:p w14:paraId="6F6255A7" w14:textId="77777777" w:rsidR="00BE396E" w:rsidRDefault="00BE396E" w:rsidP="00BE396E">
            <w:pPr>
              <w:pStyle w:val="TableText"/>
            </w:pPr>
            <w:r>
              <w:t>CASH REC NUMBER 2</w:t>
            </w:r>
          </w:p>
        </w:tc>
        <w:tc>
          <w:tcPr>
            <w:tcW w:w="2993" w:type="dxa"/>
            <w:tcMar>
              <w:left w:w="58" w:type="dxa"/>
              <w:right w:w="58" w:type="dxa"/>
            </w:tcMar>
          </w:tcPr>
          <w:p w14:paraId="2A7CD464" w14:textId="6F03EBAD" w:rsidR="00BE396E" w:rsidRDefault="00BE396E" w:rsidP="00BE396E">
            <w:pPr>
              <w:pStyle w:val="TableText"/>
            </w:pPr>
            <w:r>
              <w:t>:P:IDR-</w:t>
            </w:r>
            <w:hyperlink r:id="rId610" w:history="1">
              <w:r>
                <w:rPr>
                  <w:rStyle w:val="Hyperlink"/>
                </w:rPr>
                <w:t>C-ICN</w:t>
              </w:r>
            </w:hyperlink>
          </w:p>
        </w:tc>
        <w:tc>
          <w:tcPr>
            <w:tcW w:w="2790" w:type="dxa"/>
            <w:tcMar>
              <w:left w:w="58" w:type="dxa"/>
              <w:right w:w="58" w:type="dxa"/>
            </w:tcMar>
          </w:tcPr>
          <w:p w14:paraId="11ECC963" w14:textId="77777777" w:rsidR="00BE396E" w:rsidRDefault="00BE396E" w:rsidP="00BE396E">
            <w:pPr>
              <w:pStyle w:val="TableText"/>
            </w:pPr>
            <w:r>
              <w:t>C/R number</w:t>
            </w:r>
          </w:p>
          <w:p w14:paraId="43F69243" w14:textId="77777777" w:rsidR="00BE396E" w:rsidRDefault="00BE396E" w:rsidP="00BE396E">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6555F020" w14:textId="77777777" w:rsidR="00BE396E" w:rsidRDefault="00BE396E" w:rsidP="00BE396E">
            <w:pPr>
              <w:pStyle w:val="TableText"/>
              <w:rPr>
                <w:caps/>
              </w:rPr>
            </w:pPr>
            <w:r>
              <w:rPr>
                <w:caps/>
              </w:rPr>
              <w:t>13 c</w:t>
            </w:r>
          </w:p>
        </w:tc>
        <w:tc>
          <w:tcPr>
            <w:tcW w:w="2340" w:type="dxa"/>
            <w:tcMar>
              <w:left w:w="58" w:type="dxa"/>
              <w:right w:w="58" w:type="dxa"/>
            </w:tcMar>
          </w:tcPr>
          <w:p w14:paraId="2CE9E906" w14:textId="77777777" w:rsidR="00BE396E" w:rsidRDefault="00BE396E" w:rsidP="00BE396E">
            <w:pPr>
              <w:pStyle w:val="TableText"/>
            </w:pPr>
            <w:r>
              <w:t>-</w:t>
            </w:r>
          </w:p>
        </w:tc>
        <w:tc>
          <w:tcPr>
            <w:tcW w:w="858" w:type="dxa"/>
            <w:tcMar>
              <w:left w:w="58" w:type="dxa"/>
              <w:right w:w="58" w:type="dxa"/>
            </w:tcMar>
          </w:tcPr>
          <w:p w14:paraId="249D4626" w14:textId="77777777" w:rsidR="00BE396E" w:rsidRDefault="00BE396E" w:rsidP="00BE396E">
            <w:pPr>
              <w:pStyle w:val="TableText"/>
            </w:pPr>
            <w:r>
              <w:t>Spaces</w:t>
            </w:r>
          </w:p>
        </w:tc>
        <w:tc>
          <w:tcPr>
            <w:tcW w:w="431" w:type="dxa"/>
          </w:tcPr>
          <w:p w14:paraId="4098F7C5" w14:textId="77777777" w:rsidR="00BE396E" w:rsidRDefault="00BE396E" w:rsidP="00BE396E">
            <w:pPr>
              <w:pStyle w:val="TableText"/>
            </w:pPr>
            <w:r>
              <w:t>-</w:t>
            </w:r>
          </w:p>
        </w:tc>
        <w:tc>
          <w:tcPr>
            <w:tcW w:w="431" w:type="dxa"/>
          </w:tcPr>
          <w:p w14:paraId="476623D9" w14:textId="77777777" w:rsidR="00BE396E" w:rsidRDefault="00BE396E" w:rsidP="00BE396E">
            <w:pPr>
              <w:pStyle w:val="TableText"/>
            </w:pPr>
            <w:r>
              <w:t>-</w:t>
            </w:r>
          </w:p>
        </w:tc>
        <w:tc>
          <w:tcPr>
            <w:tcW w:w="432" w:type="dxa"/>
          </w:tcPr>
          <w:p w14:paraId="347A0929" w14:textId="77777777" w:rsidR="00BE396E" w:rsidRDefault="00BE396E" w:rsidP="00BE396E">
            <w:pPr>
              <w:pStyle w:val="TableText"/>
            </w:pPr>
            <w:r>
              <w:t>X</w:t>
            </w:r>
          </w:p>
        </w:tc>
      </w:tr>
      <w:tr w:rsidR="00BE396E" w14:paraId="359645CD" w14:textId="77777777" w:rsidTr="005C7A84">
        <w:trPr>
          <w:cantSplit/>
          <w:jc w:val="center"/>
        </w:trPr>
        <w:tc>
          <w:tcPr>
            <w:tcW w:w="802" w:type="dxa"/>
            <w:tcMar>
              <w:left w:w="58" w:type="dxa"/>
              <w:right w:w="58" w:type="dxa"/>
            </w:tcMar>
          </w:tcPr>
          <w:p w14:paraId="4314792E" w14:textId="6E417885" w:rsidR="00BE396E" w:rsidRDefault="00BE396E" w:rsidP="00BE396E">
            <w:pPr>
              <w:pStyle w:val="TableText"/>
            </w:pPr>
            <w:r>
              <w:t>2245</w:t>
            </w:r>
            <w:r w:rsidR="00135F82">
              <w:t xml:space="preserve"> – </w:t>
            </w:r>
            <w:r>
              <w:t>2246</w:t>
            </w:r>
          </w:p>
        </w:tc>
        <w:tc>
          <w:tcPr>
            <w:tcW w:w="2227" w:type="dxa"/>
            <w:tcMar>
              <w:left w:w="58" w:type="dxa"/>
              <w:right w:w="58" w:type="dxa"/>
            </w:tcMar>
          </w:tcPr>
          <w:p w14:paraId="0379B61A" w14:textId="77777777" w:rsidR="00BE396E" w:rsidRDefault="00BE396E" w:rsidP="00BE396E">
            <w:pPr>
              <w:pStyle w:val="TableText"/>
            </w:pPr>
            <w:r>
              <w:t>HDR NUMBER FOR CASH REC 2</w:t>
            </w:r>
          </w:p>
        </w:tc>
        <w:tc>
          <w:tcPr>
            <w:tcW w:w="2993" w:type="dxa"/>
            <w:tcMar>
              <w:left w:w="58" w:type="dxa"/>
              <w:right w:w="58" w:type="dxa"/>
            </w:tcMar>
          </w:tcPr>
          <w:p w14:paraId="6F4BB57F" w14:textId="1EA671EE" w:rsidR="00BE396E" w:rsidRDefault="00BE396E" w:rsidP="00BE396E">
            <w:pPr>
              <w:pStyle w:val="TableText"/>
            </w:pPr>
            <w:r>
              <w:t>:P:IDR-</w:t>
            </w:r>
            <w:hyperlink r:id="rId611" w:history="1">
              <w:r>
                <w:rPr>
                  <w:rStyle w:val="Hyperlink"/>
                </w:rPr>
                <w:t>C-DET-NUMB</w:t>
              </w:r>
            </w:hyperlink>
          </w:p>
        </w:tc>
        <w:tc>
          <w:tcPr>
            <w:tcW w:w="2790" w:type="dxa"/>
            <w:tcMar>
              <w:left w:w="58" w:type="dxa"/>
              <w:right w:w="58" w:type="dxa"/>
            </w:tcMar>
          </w:tcPr>
          <w:p w14:paraId="467EAFDD" w14:textId="77777777" w:rsidR="00BE396E" w:rsidRDefault="00BE396E" w:rsidP="00BE396E">
            <w:pPr>
              <w:pStyle w:val="TableText"/>
            </w:pPr>
            <w:r>
              <w:t>Detail number being applied</w:t>
            </w:r>
          </w:p>
          <w:p w14:paraId="052D8C54" w14:textId="3E501EE8" w:rsidR="00BE396E" w:rsidRDefault="00BE396E" w:rsidP="003962F0">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3F6D1A3A" w14:textId="77777777" w:rsidR="00BE396E" w:rsidRDefault="00BE396E" w:rsidP="00BE396E">
            <w:pPr>
              <w:pStyle w:val="TableText"/>
              <w:rPr>
                <w:caps/>
              </w:rPr>
            </w:pPr>
            <w:r>
              <w:rPr>
                <w:caps/>
              </w:rPr>
              <w:t>2 C</w:t>
            </w:r>
          </w:p>
        </w:tc>
        <w:tc>
          <w:tcPr>
            <w:tcW w:w="2340" w:type="dxa"/>
            <w:tcMar>
              <w:left w:w="58" w:type="dxa"/>
              <w:right w:w="58" w:type="dxa"/>
            </w:tcMar>
          </w:tcPr>
          <w:p w14:paraId="57940740" w14:textId="7D16590B" w:rsidR="00BE396E" w:rsidRDefault="00BE396E" w:rsidP="002C1A7F">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64E6F678" w14:textId="77777777" w:rsidR="00BE396E" w:rsidRDefault="00BE396E" w:rsidP="00BE396E">
            <w:pPr>
              <w:pStyle w:val="TableText"/>
            </w:pPr>
            <w:r>
              <w:t>Spaces</w:t>
            </w:r>
          </w:p>
        </w:tc>
        <w:tc>
          <w:tcPr>
            <w:tcW w:w="431" w:type="dxa"/>
          </w:tcPr>
          <w:p w14:paraId="0B8A39BB" w14:textId="77777777" w:rsidR="00BE396E" w:rsidRDefault="00BE396E" w:rsidP="00BE396E">
            <w:pPr>
              <w:pStyle w:val="TableText"/>
            </w:pPr>
            <w:r>
              <w:t>-</w:t>
            </w:r>
          </w:p>
        </w:tc>
        <w:tc>
          <w:tcPr>
            <w:tcW w:w="431" w:type="dxa"/>
          </w:tcPr>
          <w:p w14:paraId="50D57022" w14:textId="77777777" w:rsidR="00BE396E" w:rsidRDefault="00BE396E" w:rsidP="00BE396E">
            <w:pPr>
              <w:pStyle w:val="TableText"/>
            </w:pPr>
            <w:r>
              <w:t>-</w:t>
            </w:r>
          </w:p>
        </w:tc>
        <w:tc>
          <w:tcPr>
            <w:tcW w:w="432" w:type="dxa"/>
          </w:tcPr>
          <w:p w14:paraId="273BA0D8" w14:textId="77777777" w:rsidR="00BE396E" w:rsidRDefault="00BE396E" w:rsidP="00BE396E">
            <w:pPr>
              <w:pStyle w:val="TableText"/>
            </w:pPr>
            <w:r>
              <w:t>X</w:t>
            </w:r>
          </w:p>
        </w:tc>
      </w:tr>
      <w:tr w:rsidR="00BE396E" w14:paraId="20AD93ED" w14:textId="77777777" w:rsidTr="005C7A84">
        <w:trPr>
          <w:cantSplit/>
          <w:jc w:val="center"/>
        </w:trPr>
        <w:tc>
          <w:tcPr>
            <w:tcW w:w="802" w:type="dxa"/>
            <w:tcMar>
              <w:left w:w="58" w:type="dxa"/>
              <w:right w:w="58" w:type="dxa"/>
            </w:tcMar>
          </w:tcPr>
          <w:p w14:paraId="6100A050" w14:textId="47875834" w:rsidR="00BE396E" w:rsidRDefault="00BE396E" w:rsidP="00BE396E">
            <w:pPr>
              <w:pStyle w:val="TableText"/>
            </w:pPr>
            <w:r>
              <w:t>2247</w:t>
            </w:r>
            <w:r w:rsidR="00135F82">
              <w:t xml:space="preserve"> – </w:t>
            </w:r>
            <w:r>
              <w:t>2253</w:t>
            </w:r>
          </w:p>
        </w:tc>
        <w:tc>
          <w:tcPr>
            <w:tcW w:w="2227" w:type="dxa"/>
            <w:tcMar>
              <w:left w:w="58" w:type="dxa"/>
              <w:right w:w="58" w:type="dxa"/>
            </w:tcMar>
          </w:tcPr>
          <w:p w14:paraId="70130AE8" w14:textId="77777777" w:rsidR="00BE396E" w:rsidRDefault="00BE396E" w:rsidP="00BE396E">
            <w:pPr>
              <w:pStyle w:val="TableText"/>
            </w:pPr>
            <w:r>
              <w:t>HDR CASH REC APPLIED AMT 2</w:t>
            </w:r>
          </w:p>
        </w:tc>
        <w:tc>
          <w:tcPr>
            <w:tcW w:w="2993" w:type="dxa"/>
            <w:tcMar>
              <w:left w:w="58" w:type="dxa"/>
              <w:right w:w="58" w:type="dxa"/>
            </w:tcMar>
          </w:tcPr>
          <w:p w14:paraId="25964B10" w14:textId="6B6CE231" w:rsidR="00BE396E" w:rsidRDefault="00BE396E" w:rsidP="00BE396E">
            <w:pPr>
              <w:pStyle w:val="TableText"/>
            </w:pPr>
            <w:r>
              <w:t>:P:IDR-</w:t>
            </w:r>
            <w:hyperlink r:id="rId612" w:history="1">
              <w:r>
                <w:rPr>
                  <w:rStyle w:val="Hyperlink"/>
                </w:rPr>
                <w:t>C-AMOUNT</w:t>
              </w:r>
            </w:hyperlink>
          </w:p>
        </w:tc>
        <w:tc>
          <w:tcPr>
            <w:tcW w:w="2790" w:type="dxa"/>
            <w:tcMar>
              <w:left w:w="58" w:type="dxa"/>
              <w:right w:w="58" w:type="dxa"/>
            </w:tcMar>
          </w:tcPr>
          <w:p w14:paraId="11CA6421" w14:textId="77777777" w:rsidR="00BE396E" w:rsidRDefault="00BE396E" w:rsidP="00BE396E">
            <w:pPr>
              <w:pStyle w:val="TableText"/>
            </w:pPr>
            <w:r>
              <w:t>Amount applied</w:t>
            </w:r>
          </w:p>
          <w:p w14:paraId="1C700C20" w14:textId="5090DAB4" w:rsidR="00BE396E" w:rsidRDefault="00BE396E" w:rsidP="00787990">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118DDBB4" w14:textId="77777777" w:rsidR="00BE396E" w:rsidRDefault="00BE396E" w:rsidP="00BE396E">
            <w:pPr>
              <w:pStyle w:val="TableText"/>
              <w:rPr>
                <w:caps/>
              </w:rPr>
            </w:pPr>
            <w:r>
              <w:rPr>
                <w:caps/>
              </w:rPr>
              <w:t>7 n</w:t>
            </w:r>
          </w:p>
          <w:p w14:paraId="0A324516" w14:textId="77777777" w:rsidR="00BE396E" w:rsidRDefault="00BE396E" w:rsidP="00BE396E">
            <w:pPr>
              <w:pStyle w:val="TableText"/>
              <w:rPr>
                <w:caps/>
              </w:rPr>
            </w:pPr>
            <w:r>
              <w:rPr>
                <w:caps/>
              </w:rPr>
              <w:t>(99999V99)</w:t>
            </w:r>
          </w:p>
        </w:tc>
        <w:tc>
          <w:tcPr>
            <w:tcW w:w="2340" w:type="dxa"/>
            <w:tcMar>
              <w:left w:w="58" w:type="dxa"/>
              <w:right w:w="58" w:type="dxa"/>
            </w:tcMar>
          </w:tcPr>
          <w:p w14:paraId="4591156A" w14:textId="77777777" w:rsidR="00BE396E" w:rsidRDefault="00BE396E" w:rsidP="00BE396E">
            <w:pPr>
              <w:pStyle w:val="TableText"/>
            </w:pPr>
            <w:r>
              <w:t>-</w:t>
            </w:r>
          </w:p>
        </w:tc>
        <w:tc>
          <w:tcPr>
            <w:tcW w:w="858" w:type="dxa"/>
            <w:tcMar>
              <w:left w:w="58" w:type="dxa"/>
              <w:right w:w="58" w:type="dxa"/>
            </w:tcMar>
          </w:tcPr>
          <w:p w14:paraId="69EF54BA" w14:textId="77777777" w:rsidR="00BE396E" w:rsidRDefault="00BE396E" w:rsidP="00BE396E">
            <w:pPr>
              <w:pStyle w:val="TableText"/>
            </w:pPr>
            <w:r>
              <w:t>Zeros</w:t>
            </w:r>
          </w:p>
        </w:tc>
        <w:tc>
          <w:tcPr>
            <w:tcW w:w="431" w:type="dxa"/>
          </w:tcPr>
          <w:p w14:paraId="1D925FE1" w14:textId="77777777" w:rsidR="00BE396E" w:rsidRDefault="00BE396E" w:rsidP="00BE396E">
            <w:pPr>
              <w:pStyle w:val="TableText"/>
            </w:pPr>
            <w:r>
              <w:t>-</w:t>
            </w:r>
          </w:p>
        </w:tc>
        <w:tc>
          <w:tcPr>
            <w:tcW w:w="431" w:type="dxa"/>
          </w:tcPr>
          <w:p w14:paraId="1374FB54" w14:textId="77777777" w:rsidR="00BE396E" w:rsidRDefault="00BE396E" w:rsidP="00BE396E">
            <w:pPr>
              <w:pStyle w:val="TableText"/>
            </w:pPr>
            <w:r>
              <w:t>-</w:t>
            </w:r>
          </w:p>
        </w:tc>
        <w:tc>
          <w:tcPr>
            <w:tcW w:w="432" w:type="dxa"/>
          </w:tcPr>
          <w:p w14:paraId="09DA8F06" w14:textId="77777777" w:rsidR="00BE396E" w:rsidRDefault="00BE396E" w:rsidP="00BE396E">
            <w:pPr>
              <w:pStyle w:val="TableText"/>
            </w:pPr>
            <w:r>
              <w:t>X</w:t>
            </w:r>
          </w:p>
        </w:tc>
      </w:tr>
      <w:tr w:rsidR="00BE396E" w14:paraId="789A60F4" w14:textId="77777777" w:rsidTr="005C7A84">
        <w:trPr>
          <w:cantSplit/>
          <w:jc w:val="center"/>
        </w:trPr>
        <w:tc>
          <w:tcPr>
            <w:tcW w:w="802" w:type="dxa"/>
            <w:tcMar>
              <w:left w:w="58" w:type="dxa"/>
              <w:right w:w="58" w:type="dxa"/>
            </w:tcMar>
          </w:tcPr>
          <w:p w14:paraId="3E10AE29" w14:textId="41F7042E" w:rsidR="00BE396E" w:rsidRDefault="00BE396E" w:rsidP="00BE396E">
            <w:pPr>
              <w:pStyle w:val="TableText"/>
            </w:pPr>
            <w:r>
              <w:t>2254</w:t>
            </w:r>
            <w:r w:rsidR="00135F82">
              <w:t xml:space="preserve"> – </w:t>
            </w:r>
            <w:r>
              <w:t>2255</w:t>
            </w:r>
          </w:p>
        </w:tc>
        <w:tc>
          <w:tcPr>
            <w:tcW w:w="2227" w:type="dxa"/>
            <w:tcMar>
              <w:left w:w="58" w:type="dxa"/>
              <w:right w:w="58" w:type="dxa"/>
            </w:tcMar>
          </w:tcPr>
          <w:p w14:paraId="20F6242D" w14:textId="77777777" w:rsidR="00BE396E" w:rsidRDefault="00BE396E" w:rsidP="00BE396E">
            <w:pPr>
              <w:pStyle w:val="TableText"/>
            </w:pPr>
            <w:r>
              <w:t>HDR CASH REC REASON TYPE 2</w:t>
            </w:r>
          </w:p>
        </w:tc>
        <w:tc>
          <w:tcPr>
            <w:tcW w:w="2993" w:type="dxa"/>
            <w:tcMar>
              <w:left w:w="58" w:type="dxa"/>
              <w:right w:w="58" w:type="dxa"/>
            </w:tcMar>
          </w:tcPr>
          <w:p w14:paraId="1DD69E8D" w14:textId="4EA7AFD1" w:rsidR="00BE396E" w:rsidRDefault="00BE396E" w:rsidP="00BE396E">
            <w:pPr>
              <w:pStyle w:val="TableText"/>
            </w:pPr>
            <w:r>
              <w:t>:P:IDR-</w:t>
            </w:r>
            <w:hyperlink r:id="rId613" w:history="1">
              <w:r>
                <w:rPr>
                  <w:rStyle w:val="Hyperlink"/>
                </w:rPr>
                <w:t>C-REASON-TYPE</w:t>
              </w:r>
            </w:hyperlink>
          </w:p>
        </w:tc>
        <w:tc>
          <w:tcPr>
            <w:tcW w:w="2790" w:type="dxa"/>
            <w:tcMar>
              <w:left w:w="58" w:type="dxa"/>
              <w:right w:w="58" w:type="dxa"/>
            </w:tcMar>
          </w:tcPr>
          <w:p w14:paraId="4D8D56A5" w14:textId="77777777" w:rsidR="00BE396E" w:rsidRDefault="00BE396E" w:rsidP="00BE396E">
            <w:pPr>
              <w:pStyle w:val="TableText"/>
            </w:pPr>
            <w:r>
              <w:t>C/R reason type</w:t>
            </w:r>
          </w:p>
          <w:p w14:paraId="4241E676" w14:textId="77777777" w:rsidR="00BE396E" w:rsidRDefault="00BE396E" w:rsidP="00BE396E">
            <w:pPr>
              <w:pStyle w:val="TableText"/>
            </w:pPr>
            <w:r w:rsidRPr="00FB78C7">
              <w:rPr>
                <w:rFonts w:cs="Arial"/>
                <w:color w:val="000000"/>
              </w:rPr>
              <w:t>The value of the cash/financial action code identify the type of transaction. Refer to Spec S0115010 for a complete list of valid codes and respective descriptions</w:t>
            </w:r>
            <w:r>
              <w:rPr>
                <w:rFonts w:cs="Arial"/>
                <w:color w:val="000000"/>
              </w:rPr>
              <w:t>.</w:t>
            </w:r>
          </w:p>
        </w:tc>
        <w:tc>
          <w:tcPr>
            <w:tcW w:w="1080" w:type="dxa"/>
            <w:tcMar>
              <w:left w:w="58" w:type="dxa"/>
              <w:right w:w="58" w:type="dxa"/>
            </w:tcMar>
          </w:tcPr>
          <w:p w14:paraId="753313A2" w14:textId="77777777" w:rsidR="00BE396E" w:rsidRDefault="00BE396E" w:rsidP="00BE396E">
            <w:pPr>
              <w:pStyle w:val="TableText"/>
              <w:rPr>
                <w:caps/>
              </w:rPr>
            </w:pPr>
            <w:r>
              <w:rPr>
                <w:caps/>
              </w:rPr>
              <w:t>2 c</w:t>
            </w:r>
          </w:p>
        </w:tc>
        <w:tc>
          <w:tcPr>
            <w:tcW w:w="2340" w:type="dxa"/>
            <w:tcMar>
              <w:left w:w="58" w:type="dxa"/>
              <w:right w:w="58" w:type="dxa"/>
            </w:tcMar>
          </w:tcPr>
          <w:p w14:paraId="438514BA" w14:textId="2AA67205" w:rsidR="00BE396E" w:rsidRDefault="00BE396E" w:rsidP="00BE396E">
            <w:pPr>
              <w:pStyle w:val="TableText"/>
            </w:pPr>
            <w:r>
              <w:t xml:space="preserve">See spec </w:t>
            </w:r>
            <w:hyperlink r:id="rId614" w:history="1">
              <w:r>
                <w:rPr>
                  <w:rStyle w:val="Hyperlink"/>
                  <w:rFonts w:cs="Courier New"/>
                  <w:szCs w:val="16"/>
                </w:rPr>
                <w:t>S0115010</w:t>
              </w:r>
            </w:hyperlink>
          </w:p>
        </w:tc>
        <w:tc>
          <w:tcPr>
            <w:tcW w:w="858" w:type="dxa"/>
            <w:tcMar>
              <w:left w:w="58" w:type="dxa"/>
              <w:right w:w="58" w:type="dxa"/>
            </w:tcMar>
          </w:tcPr>
          <w:p w14:paraId="63790C8B" w14:textId="77777777" w:rsidR="00BE396E" w:rsidRDefault="00BE396E" w:rsidP="00BE396E">
            <w:pPr>
              <w:pStyle w:val="TableText"/>
            </w:pPr>
            <w:r>
              <w:t>Spaces</w:t>
            </w:r>
          </w:p>
        </w:tc>
        <w:tc>
          <w:tcPr>
            <w:tcW w:w="431" w:type="dxa"/>
          </w:tcPr>
          <w:p w14:paraId="35E31CB2" w14:textId="77777777" w:rsidR="00BE396E" w:rsidRDefault="00BE396E" w:rsidP="00BE396E">
            <w:pPr>
              <w:pStyle w:val="TableText"/>
            </w:pPr>
            <w:r>
              <w:t>-</w:t>
            </w:r>
          </w:p>
        </w:tc>
        <w:tc>
          <w:tcPr>
            <w:tcW w:w="431" w:type="dxa"/>
          </w:tcPr>
          <w:p w14:paraId="64D0973A" w14:textId="77777777" w:rsidR="00BE396E" w:rsidRDefault="00BE396E" w:rsidP="00BE396E">
            <w:pPr>
              <w:pStyle w:val="TableText"/>
            </w:pPr>
            <w:r>
              <w:t>-</w:t>
            </w:r>
          </w:p>
        </w:tc>
        <w:tc>
          <w:tcPr>
            <w:tcW w:w="432" w:type="dxa"/>
          </w:tcPr>
          <w:p w14:paraId="31467F9C" w14:textId="77777777" w:rsidR="00BE396E" w:rsidRDefault="00BE396E" w:rsidP="00BE396E">
            <w:pPr>
              <w:pStyle w:val="TableText"/>
            </w:pPr>
            <w:r>
              <w:t>X</w:t>
            </w:r>
          </w:p>
        </w:tc>
      </w:tr>
      <w:tr w:rsidR="00BE396E" w14:paraId="7DDEA969" w14:textId="77777777" w:rsidTr="005C7A84">
        <w:trPr>
          <w:cantSplit/>
          <w:jc w:val="center"/>
        </w:trPr>
        <w:tc>
          <w:tcPr>
            <w:tcW w:w="802" w:type="dxa"/>
            <w:tcMar>
              <w:left w:w="58" w:type="dxa"/>
              <w:right w:w="58" w:type="dxa"/>
            </w:tcMar>
          </w:tcPr>
          <w:p w14:paraId="55867650" w14:textId="03BE8487" w:rsidR="00BE396E" w:rsidRDefault="00BE396E" w:rsidP="00BE396E">
            <w:pPr>
              <w:pStyle w:val="TableText"/>
            </w:pPr>
            <w:r>
              <w:t>2256</w:t>
            </w:r>
            <w:r w:rsidR="00135F82">
              <w:t xml:space="preserve"> – </w:t>
            </w:r>
            <w:r>
              <w:t>2260</w:t>
            </w:r>
          </w:p>
        </w:tc>
        <w:tc>
          <w:tcPr>
            <w:tcW w:w="2227" w:type="dxa"/>
            <w:tcMar>
              <w:left w:w="58" w:type="dxa"/>
              <w:right w:w="58" w:type="dxa"/>
            </w:tcMar>
          </w:tcPr>
          <w:p w14:paraId="2275B6B4" w14:textId="77777777" w:rsidR="00BE396E" w:rsidRDefault="00BE396E" w:rsidP="00BE396E">
            <w:pPr>
              <w:pStyle w:val="TableText"/>
            </w:pPr>
            <w:r>
              <w:t>HDR CASH REC REASON CODE 2</w:t>
            </w:r>
          </w:p>
        </w:tc>
        <w:tc>
          <w:tcPr>
            <w:tcW w:w="2993" w:type="dxa"/>
            <w:tcMar>
              <w:left w:w="58" w:type="dxa"/>
              <w:right w:w="58" w:type="dxa"/>
            </w:tcMar>
          </w:tcPr>
          <w:p w14:paraId="18EED07D" w14:textId="5D0B5F37" w:rsidR="00BE396E" w:rsidRDefault="00BE396E" w:rsidP="00BE396E">
            <w:pPr>
              <w:pStyle w:val="TableText"/>
            </w:pPr>
            <w:r>
              <w:t>:P:IDR-</w:t>
            </w:r>
            <w:hyperlink r:id="rId615" w:history="1">
              <w:r>
                <w:rPr>
                  <w:rStyle w:val="Hyperlink"/>
                </w:rPr>
                <w:t>C-REASON-CODE</w:t>
              </w:r>
            </w:hyperlink>
          </w:p>
        </w:tc>
        <w:tc>
          <w:tcPr>
            <w:tcW w:w="2790" w:type="dxa"/>
            <w:tcMar>
              <w:left w:w="58" w:type="dxa"/>
              <w:right w:w="58" w:type="dxa"/>
            </w:tcMar>
          </w:tcPr>
          <w:p w14:paraId="1CC10EA0" w14:textId="77777777" w:rsidR="00BE396E" w:rsidRDefault="00BE396E" w:rsidP="00BE396E">
            <w:pPr>
              <w:pStyle w:val="TableText"/>
            </w:pPr>
            <w:r>
              <w:t>C/R reason code</w:t>
            </w:r>
          </w:p>
          <w:p w14:paraId="355AC0FB" w14:textId="0B9FF274" w:rsidR="00BE396E" w:rsidRDefault="00BE396E" w:rsidP="00787990">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75AA2124" w14:textId="77777777" w:rsidR="00BE396E" w:rsidRDefault="00BE396E" w:rsidP="00BE396E">
            <w:pPr>
              <w:pStyle w:val="TableText"/>
              <w:rPr>
                <w:caps/>
              </w:rPr>
            </w:pPr>
            <w:r>
              <w:rPr>
                <w:caps/>
              </w:rPr>
              <w:t>5 c</w:t>
            </w:r>
          </w:p>
        </w:tc>
        <w:tc>
          <w:tcPr>
            <w:tcW w:w="2340" w:type="dxa"/>
            <w:tcMar>
              <w:left w:w="58" w:type="dxa"/>
              <w:right w:w="58" w:type="dxa"/>
            </w:tcMar>
          </w:tcPr>
          <w:p w14:paraId="1AC6589E" w14:textId="6A04FCCB" w:rsidR="00BE396E" w:rsidRDefault="00BE396E" w:rsidP="00BE396E">
            <w:pPr>
              <w:pStyle w:val="TableText"/>
            </w:pPr>
            <w:r>
              <w:t xml:space="preserve">See spec </w:t>
            </w:r>
            <w:hyperlink r:id="rId616" w:history="1">
              <w:r>
                <w:rPr>
                  <w:rStyle w:val="Hyperlink"/>
                  <w:rFonts w:cs="Courier New"/>
                  <w:szCs w:val="16"/>
                </w:rPr>
                <w:t>S0121000</w:t>
              </w:r>
            </w:hyperlink>
          </w:p>
        </w:tc>
        <w:tc>
          <w:tcPr>
            <w:tcW w:w="858" w:type="dxa"/>
            <w:tcMar>
              <w:left w:w="58" w:type="dxa"/>
              <w:right w:w="58" w:type="dxa"/>
            </w:tcMar>
          </w:tcPr>
          <w:p w14:paraId="464266A9" w14:textId="77777777" w:rsidR="00BE396E" w:rsidRDefault="00BE396E" w:rsidP="00BE396E">
            <w:pPr>
              <w:pStyle w:val="TableText"/>
            </w:pPr>
            <w:r>
              <w:t>Spaces</w:t>
            </w:r>
          </w:p>
        </w:tc>
        <w:tc>
          <w:tcPr>
            <w:tcW w:w="431" w:type="dxa"/>
          </w:tcPr>
          <w:p w14:paraId="7C69433F" w14:textId="77777777" w:rsidR="00BE396E" w:rsidRDefault="00BE396E" w:rsidP="00BE396E">
            <w:pPr>
              <w:pStyle w:val="TableText"/>
            </w:pPr>
            <w:r>
              <w:t>-</w:t>
            </w:r>
          </w:p>
        </w:tc>
        <w:tc>
          <w:tcPr>
            <w:tcW w:w="431" w:type="dxa"/>
          </w:tcPr>
          <w:p w14:paraId="6D45D0A1" w14:textId="77777777" w:rsidR="00BE396E" w:rsidRDefault="00BE396E" w:rsidP="00BE396E">
            <w:pPr>
              <w:pStyle w:val="TableText"/>
            </w:pPr>
            <w:r>
              <w:t>-</w:t>
            </w:r>
          </w:p>
        </w:tc>
        <w:tc>
          <w:tcPr>
            <w:tcW w:w="432" w:type="dxa"/>
          </w:tcPr>
          <w:p w14:paraId="2A619D5C" w14:textId="77777777" w:rsidR="00BE396E" w:rsidRDefault="00BE396E" w:rsidP="00BE396E">
            <w:pPr>
              <w:pStyle w:val="TableText"/>
            </w:pPr>
            <w:r>
              <w:t>X</w:t>
            </w:r>
          </w:p>
        </w:tc>
      </w:tr>
      <w:tr w:rsidR="00BE396E" w14:paraId="271F596E" w14:textId="77777777" w:rsidTr="005C7A84">
        <w:trPr>
          <w:cantSplit/>
          <w:jc w:val="center"/>
        </w:trPr>
        <w:tc>
          <w:tcPr>
            <w:tcW w:w="802" w:type="dxa"/>
            <w:tcMar>
              <w:left w:w="58" w:type="dxa"/>
              <w:right w:w="58" w:type="dxa"/>
            </w:tcMar>
          </w:tcPr>
          <w:p w14:paraId="62161CED" w14:textId="6F54E463" w:rsidR="00BE396E" w:rsidRDefault="00BE396E" w:rsidP="00BE396E">
            <w:pPr>
              <w:pStyle w:val="TableText"/>
            </w:pPr>
            <w:r>
              <w:t>2261</w:t>
            </w:r>
            <w:r w:rsidR="00135F82">
              <w:t xml:space="preserve"> – </w:t>
            </w:r>
            <w:r>
              <w:t>2264</w:t>
            </w:r>
          </w:p>
        </w:tc>
        <w:tc>
          <w:tcPr>
            <w:tcW w:w="2227" w:type="dxa"/>
            <w:tcMar>
              <w:left w:w="58" w:type="dxa"/>
              <w:right w:w="58" w:type="dxa"/>
            </w:tcMar>
          </w:tcPr>
          <w:p w14:paraId="05608CA3" w14:textId="77777777" w:rsidR="00BE396E" w:rsidRDefault="00BE396E" w:rsidP="00BE396E">
            <w:pPr>
              <w:pStyle w:val="TableText"/>
            </w:pPr>
            <w:r>
              <w:t>HDR CLERK ID 2</w:t>
            </w:r>
          </w:p>
        </w:tc>
        <w:tc>
          <w:tcPr>
            <w:tcW w:w="2993" w:type="dxa"/>
            <w:tcMar>
              <w:left w:w="58" w:type="dxa"/>
              <w:right w:w="58" w:type="dxa"/>
            </w:tcMar>
          </w:tcPr>
          <w:p w14:paraId="64000934" w14:textId="56A1D291" w:rsidR="00BE396E" w:rsidRDefault="00BE396E" w:rsidP="00BE396E">
            <w:pPr>
              <w:pStyle w:val="TableText"/>
            </w:pPr>
            <w:r>
              <w:t>:P:IDR-</w:t>
            </w:r>
            <w:hyperlink r:id="rId617" w:history="1">
              <w:r>
                <w:rPr>
                  <w:rStyle w:val="Hyperlink"/>
                </w:rPr>
                <w:t>C-CLERK</w:t>
              </w:r>
            </w:hyperlink>
          </w:p>
        </w:tc>
        <w:tc>
          <w:tcPr>
            <w:tcW w:w="2790" w:type="dxa"/>
            <w:tcMar>
              <w:left w:w="58" w:type="dxa"/>
              <w:right w:w="58" w:type="dxa"/>
            </w:tcMar>
          </w:tcPr>
          <w:p w14:paraId="706DEE5F" w14:textId="77777777" w:rsidR="00BE396E" w:rsidRDefault="00BE396E" w:rsidP="00BE396E">
            <w:pPr>
              <w:pStyle w:val="TableText"/>
            </w:pPr>
            <w:r>
              <w:t>Clerk</w:t>
            </w:r>
          </w:p>
          <w:p w14:paraId="445EB496" w14:textId="77777777" w:rsidR="00BE396E" w:rsidRDefault="00BE396E" w:rsidP="00BE396E">
            <w:pPr>
              <w:pStyle w:val="TableText"/>
            </w:pPr>
            <w:r w:rsidRPr="00393530">
              <w:rPr>
                <w:rFonts w:cs="Arial"/>
                <w:color w:val="000000"/>
              </w:rPr>
              <w:t>The identification code of the clerk initiating the change.</w:t>
            </w:r>
          </w:p>
        </w:tc>
        <w:tc>
          <w:tcPr>
            <w:tcW w:w="1080" w:type="dxa"/>
            <w:tcMar>
              <w:left w:w="58" w:type="dxa"/>
              <w:right w:w="58" w:type="dxa"/>
            </w:tcMar>
          </w:tcPr>
          <w:p w14:paraId="0042C4EC" w14:textId="77777777" w:rsidR="00BE396E" w:rsidRDefault="00BE396E" w:rsidP="00BE396E">
            <w:pPr>
              <w:pStyle w:val="TableText"/>
              <w:rPr>
                <w:caps/>
              </w:rPr>
            </w:pPr>
            <w:r>
              <w:rPr>
                <w:caps/>
              </w:rPr>
              <w:t>4 c</w:t>
            </w:r>
          </w:p>
        </w:tc>
        <w:tc>
          <w:tcPr>
            <w:tcW w:w="2340" w:type="dxa"/>
            <w:tcMar>
              <w:left w:w="58" w:type="dxa"/>
              <w:right w:w="58" w:type="dxa"/>
            </w:tcMar>
          </w:tcPr>
          <w:p w14:paraId="1C8950D4" w14:textId="77777777" w:rsidR="00BE396E" w:rsidRDefault="00BE396E" w:rsidP="00BE396E">
            <w:pPr>
              <w:pStyle w:val="TableText"/>
            </w:pPr>
            <w:r>
              <w:t>-</w:t>
            </w:r>
          </w:p>
        </w:tc>
        <w:tc>
          <w:tcPr>
            <w:tcW w:w="858" w:type="dxa"/>
            <w:tcMar>
              <w:left w:w="58" w:type="dxa"/>
              <w:right w:w="58" w:type="dxa"/>
            </w:tcMar>
          </w:tcPr>
          <w:p w14:paraId="5AEE863E" w14:textId="77777777" w:rsidR="00BE396E" w:rsidRDefault="00BE396E" w:rsidP="00BE396E">
            <w:pPr>
              <w:pStyle w:val="TableText"/>
            </w:pPr>
            <w:r>
              <w:t>Spaces</w:t>
            </w:r>
          </w:p>
        </w:tc>
        <w:tc>
          <w:tcPr>
            <w:tcW w:w="431" w:type="dxa"/>
          </w:tcPr>
          <w:p w14:paraId="0BA0EDB7" w14:textId="77777777" w:rsidR="00BE396E" w:rsidRDefault="00BE396E" w:rsidP="00BE396E">
            <w:pPr>
              <w:pStyle w:val="TableText"/>
            </w:pPr>
            <w:r>
              <w:t>-</w:t>
            </w:r>
          </w:p>
        </w:tc>
        <w:tc>
          <w:tcPr>
            <w:tcW w:w="431" w:type="dxa"/>
          </w:tcPr>
          <w:p w14:paraId="37CC3C41" w14:textId="77777777" w:rsidR="00BE396E" w:rsidRDefault="00BE396E" w:rsidP="00BE396E">
            <w:pPr>
              <w:pStyle w:val="TableText"/>
            </w:pPr>
            <w:r>
              <w:t>-</w:t>
            </w:r>
          </w:p>
        </w:tc>
        <w:tc>
          <w:tcPr>
            <w:tcW w:w="432" w:type="dxa"/>
          </w:tcPr>
          <w:p w14:paraId="31305AFD" w14:textId="77777777" w:rsidR="00BE396E" w:rsidRDefault="00BE396E" w:rsidP="00BE396E">
            <w:pPr>
              <w:pStyle w:val="TableText"/>
            </w:pPr>
            <w:r>
              <w:t>X</w:t>
            </w:r>
          </w:p>
        </w:tc>
      </w:tr>
      <w:tr w:rsidR="00BE396E" w14:paraId="3DA910CC" w14:textId="77777777" w:rsidTr="005C7A84">
        <w:trPr>
          <w:cantSplit/>
          <w:jc w:val="center"/>
        </w:trPr>
        <w:tc>
          <w:tcPr>
            <w:tcW w:w="802" w:type="dxa"/>
            <w:tcMar>
              <w:left w:w="58" w:type="dxa"/>
              <w:right w:w="58" w:type="dxa"/>
            </w:tcMar>
          </w:tcPr>
          <w:p w14:paraId="78B6894E" w14:textId="4836E20F" w:rsidR="00BE396E" w:rsidRDefault="00BE396E" w:rsidP="00BE396E">
            <w:pPr>
              <w:pStyle w:val="TableText"/>
            </w:pPr>
            <w:r>
              <w:t>2265</w:t>
            </w:r>
            <w:r w:rsidR="00135F82">
              <w:t xml:space="preserve"> – </w:t>
            </w:r>
            <w:r>
              <w:t>2272</w:t>
            </w:r>
          </w:p>
        </w:tc>
        <w:tc>
          <w:tcPr>
            <w:tcW w:w="2227" w:type="dxa"/>
            <w:tcMar>
              <w:left w:w="58" w:type="dxa"/>
              <w:right w:w="58" w:type="dxa"/>
            </w:tcMar>
          </w:tcPr>
          <w:p w14:paraId="0DBE65F5" w14:textId="77777777" w:rsidR="00BE396E" w:rsidRDefault="00BE396E" w:rsidP="00BE396E">
            <w:pPr>
              <w:pStyle w:val="TableText"/>
            </w:pPr>
            <w:r>
              <w:t>HDR CASH REC TRAILER DATE 2</w:t>
            </w:r>
          </w:p>
        </w:tc>
        <w:tc>
          <w:tcPr>
            <w:tcW w:w="2993" w:type="dxa"/>
            <w:tcMar>
              <w:left w:w="58" w:type="dxa"/>
              <w:right w:w="58" w:type="dxa"/>
            </w:tcMar>
          </w:tcPr>
          <w:p w14:paraId="5C5A1BC7" w14:textId="46AE7DDF" w:rsidR="00BE396E" w:rsidRDefault="00BE396E" w:rsidP="00BE396E">
            <w:pPr>
              <w:pStyle w:val="TableText"/>
            </w:pPr>
            <w:r>
              <w:t>:P:IDR-</w:t>
            </w:r>
            <w:hyperlink r:id="rId618" w:history="1">
              <w:r>
                <w:rPr>
                  <w:rStyle w:val="Hyperlink"/>
                </w:rPr>
                <w:t>C-DATE</w:t>
              </w:r>
            </w:hyperlink>
          </w:p>
        </w:tc>
        <w:tc>
          <w:tcPr>
            <w:tcW w:w="2790" w:type="dxa"/>
            <w:tcMar>
              <w:left w:w="58" w:type="dxa"/>
              <w:right w:w="58" w:type="dxa"/>
            </w:tcMar>
          </w:tcPr>
          <w:p w14:paraId="07E88ED8" w14:textId="77777777" w:rsidR="00BE396E" w:rsidRDefault="00BE396E" w:rsidP="00BE396E">
            <w:pPr>
              <w:pStyle w:val="TableText"/>
            </w:pPr>
            <w:r>
              <w:t>C/R Trailer Date</w:t>
            </w:r>
          </w:p>
          <w:p w14:paraId="7FBC9702" w14:textId="77777777" w:rsidR="00BE396E" w:rsidRDefault="00BE396E" w:rsidP="00BE396E">
            <w:pPr>
              <w:pStyle w:val="TableText"/>
            </w:pPr>
            <w:r>
              <w:rPr>
                <w:rFonts w:cs="Arial"/>
                <w:color w:val="000000"/>
              </w:rPr>
              <w:t>T</w:t>
            </w:r>
            <w:r w:rsidRPr="001240C5">
              <w:rPr>
                <w:rFonts w:cs="Arial"/>
                <w:color w:val="000000"/>
              </w:rPr>
              <w:t>he date the C Trailer was added</w:t>
            </w:r>
            <w:r>
              <w:rPr>
                <w:rFonts w:cs="Arial"/>
                <w:color w:val="000000"/>
              </w:rPr>
              <w:t>.</w:t>
            </w:r>
          </w:p>
        </w:tc>
        <w:tc>
          <w:tcPr>
            <w:tcW w:w="1080" w:type="dxa"/>
            <w:tcMar>
              <w:left w:w="58" w:type="dxa"/>
              <w:right w:w="58" w:type="dxa"/>
            </w:tcMar>
          </w:tcPr>
          <w:p w14:paraId="00FA1DD1" w14:textId="77777777" w:rsidR="00BE396E" w:rsidRDefault="00BE396E" w:rsidP="00BE396E">
            <w:pPr>
              <w:pStyle w:val="TableText"/>
              <w:rPr>
                <w:caps/>
              </w:rPr>
            </w:pPr>
            <w:r>
              <w:rPr>
                <w:caps/>
              </w:rPr>
              <w:t>8 N</w:t>
            </w:r>
          </w:p>
        </w:tc>
        <w:tc>
          <w:tcPr>
            <w:tcW w:w="2340" w:type="dxa"/>
            <w:tcMar>
              <w:left w:w="58" w:type="dxa"/>
              <w:right w:w="58" w:type="dxa"/>
            </w:tcMar>
          </w:tcPr>
          <w:p w14:paraId="16569898" w14:textId="77777777" w:rsidR="00BE396E" w:rsidRDefault="00BE396E" w:rsidP="00BE396E">
            <w:pPr>
              <w:pStyle w:val="TableText"/>
            </w:pPr>
            <w:r>
              <w:t>MMDDYYYY</w:t>
            </w:r>
          </w:p>
        </w:tc>
        <w:tc>
          <w:tcPr>
            <w:tcW w:w="858" w:type="dxa"/>
            <w:tcMar>
              <w:left w:w="58" w:type="dxa"/>
              <w:right w:w="58" w:type="dxa"/>
            </w:tcMar>
          </w:tcPr>
          <w:p w14:paraId="1328C581" w14:textId="77777777" w:rsidR="00BE396E" w:rsidRDefault="00BE396E" w:rsidP="00BE396E">
            <w:pPr>
              <w:pStyle w:val="TableText"/>
            </w:pPr>
            <w:r>
              <w:t>Zeros</w:t>
            </w:r>
          </w:p>
        </w:tc>
        <w:tc>
          <w:tcPr>
            <w:tcW w:w="431" w:type="dxa"/>
          </w:tcPr>
          <w:p w14:paraId="1E2DB361" w14:textId="77777777" w:rsidR="00BE396E" w:rsidRDefault="00BE396E" w:rsidP="00BE396E">
            <w:pPr>
              <w:pStyle w:val="TableText"/>
            </w:pPr>
            <w:r>
              <w:t>-</w:t>
            </w:r>
          </w:p>
        </w:tc>
        <w:tc>
          <w:tcPr>
            <w:tcW w:w="431" w:type="dxa"/>
          </w:tcPr>
          <w:p w14:paraId="5A475356" w14:textId="77777777" w:rsidR="00BE396E" w:rsidRDefault="00BE396E" w:rsidP="00BE396E">
            <w:pPr>
              <w:pStyle w:val="TableText"/>
            </w:pPr>
            <w:r>
              <w:t>-</w:t>
            </w:r>
          </w:p>
        </w:tc>
        <w:tc>
          <w:tcPr>
            <w:tcW w:w="432" w:type="dxa"/>
          </w:tcPr>
          <w:p w14:paraId="7D54EA2F" w14:textId="77777777" w:rsidR="00BE396E" w:rsidRDefault="00BE396E" w:rsidP="00BE396E">
            <w:pPr>
              <w:pStyle w:val="TableText"/>
            </w:pPr>
            <w:r>
              <w:t>X</w:t>
            </w:r>
          </w:p>
        </w:tc>
      </w:tr>
      <w:tr w:rsidR="00BE396E" w14:paraId="0A384081" w14:textId="77777777" w:rsidTr="005C7A84">
        <w:trPr>
          <w:cantSplit/>
          <w:jc w:val="center"/>
        </w:trPr>
        <w:tc>
          <w:tcPr>
            <w:tcW w:w="802" w:type="dxa"/>
            <w:tcMar>
              <w:left w:w="58" w:type="dxa"/>
              <w:right w:w="58" w:type="dxa"/>
            </w:tcMar>
          </w:tcPr>
          <w:p w14:paraId="19F6488A" w14:textId="77777777" w:rsidR="00BE396E" w:rsidRDefault="00BE396E" w:rsidP="00BE396E">
            <w:pPr>
              <w:pStyle w:val="TableText"/>
            </w:pPr>
            <w:r>
              <w:t>2273</w:t>
            </w:r>
          </w:p>
        </w:tc>
        <w:tc>
          <w:tcPr>
            <w:tcW w:w="2227" w:type="dxa"/>
            <w:tcMar>
              <w:left w:w="58" w:type="dxa"/>
              <w:right w:w="58" w:type="dxa"/>
            </w:tcMar>
          </w:tcPr>
          <w:p w14:paraId="1849953A" w14:textId="77777777" w:rsidR="00BE396E" w:rsidRDefault="00BE396E" w:rsidP="00BE396E">
            <w:pPr>
              <w:pStyle w:val="TableText"/>
            </w:pPr>
            <w:r>
              <w:t>CASH REC TYPE 3</w:t>
            </w:r>
          </w:p>
        </w:tc>
        <w:tc>
          <w:tcPr>
            <w:tcW w:w="2993" w:type="dxa"/>
            <w:tcMar>
              <w:left w:w="58" w:type="dxa"/>
              <w:right w:w="58" w:type="dxa"/>
            </w:tcMar>
          </w:tcPr>
          <w:p w14:paraId="59EE834C" w14:textId="6D157919" w:rsidR="00BE396E" w:rsidRDefault="00BE396E" w:rsidP="00BE396E">
            <w:pPr>
              <w:pStyle w:val="TableText"/>
            </w:pPr>
            <w:r>
              <w:t>:P:IDR-</w:t>
            </w:r>
            <w:hyperlink r:id="rId619" w:history="1">
              <w:r>
                <w:rPr>
                  <w:rStyle w:val="Hyperlink"/>
                </w:rPr>
                <w:t>C-TYPE</w:t>
              </w:r>
            </w:hyperlink>
          </w:p>
        </w:tc>
        <w:tc>
          <w:tcPr>
            <w:tcW w:w="2790" w:type="dxa"/>
            <w:tcMar>
              <w:left w:w="58" w:type="dxa"/>
              <w:right w:w="58" w:type="dxa"/>
            </w:tcMar>
          </w:tcPr>
          <w:p w14:paraId="2E2FE16A" w14:textId="77777777" w:rsidR="00BE396E" w:rsidRDefault="00BE396E" w:rsidP="00BE396E">
            <w:pPr>
              <w:pStyle w:val="TableText"/>
            </w:pPr>
            <w:r>
              <w:t>C/R type</w:t>
            </w:r>
          </w:p>
          <w:p w14:paraId="7DE75B13" w14:textId="77777777" w:rsidR="00BE396E" w:rsidRDefault="00BE396E" w:rsidP="00BE396E">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2F9DD141" w14:textId="77777777" w:rsidR="00BE396E" w:rsidRDefault="00BE396E" w:rsidP="00BE396E">
            <w:pPr>
              <w:pStyle w:val="TableText"/>
              <w:rPr>
                <w:caps/>
              </w:rPr>
            </w:pPr>
            <w:r>
              <w:rPr>
                <w:caps/>
              </w:rPr>
              <w:t>1 C</w:t>
            </w:r>
          </w:p>
        </w:tc>
        <w:tc>
          <w:tcPr>
            <w:tcW w:w="2340" w:type="dxa"/>
            <w:tcMar>
              <w:left w:w="58" w:type="dxa"/>
              <w:right w:w="58" w:type="dxa"/>
            </w:tcMar>
          </w:tcPr>
          <w:p w14:paraId="54716D13" w14:textId="77777777" w:rsidR="00BE396E" w:rsidRPr="0097365E" w:rsidRDefault="00BE396E" w:rsidP="00BE396E">
            <w:pPr>
              <w:pStyle w:val="TableText"/>
              <w:rPr>
                <w:rFonts w:cs="Arial"/>
                <w:color w:val="000000"/>
              </w:rPr>
            </w:pPr>
            <w:r w:rsidRPr="0042502A">
              <w:rPr>
                <w:rFonts w:cs="Arial"/>
                <w:b/>
                <w:color w:val="000000"/>
              </w:rPr>
              <w:t>Valid Values:</w:t>
            </w:r>
          </w:p>
          <w:p w14:paraId="1E72502A" w14:textId="7B0430B4" w:rsidR="00BE396E" w:rsidRPr="000B6CD8" w:rsidRDefault="00BE396E" w:rsidP="00245396">
            <w:pPr>
              <w:pStyle w:val="TableTextBullet"/>
            </w:pPr>
            <w:r w:rsidRPr="000B6CD8">
              <w:t xml:space="preserve">P </w:t>
            </w:r>
            <w:r w:rsidR="00787990">
              <w:t xml:space="preserve">– </w:t>
            </w:r>
            <w:r w:rsidRPr="000B6CD8">
              <w:t>Partial refund</w:t>
            </w:r>
          </w:p>
          <w:p w14:paraId="227A2211" w14:textId="6738C871" w:rsidR="00BE396E" w:rsidRPr="000B6CD8" w:rsidRDefault="00BE396E" w:rsidP="00245396">
            <w:pPr>
              <w:pStyle w:val="TableTextBullet"/>
            </w:pPr>
            <w:r w:rsidRPr="000B6CD8">
              <w:t xml:space="preserve">F </w:t>
            </w:r>
            <w:r w:rsidR="00787990">
              <w:t xml:space="preserve">– </w:t>
            </w:r>
            <w:r w:rsidRPr="000B6CD8">
              <w:t>Full refund</w:t>
            </w:r>
          </w:p>
          <w:p w14:paraId="4279B29A" w14:textId="124F1116" w:rsidR="00BE396E" w:rsidRPr="000B6CD8" w:rsidRDefault="00BE396E" w:rsidP="00245396">
            <w:pPr>
              <w:pStyle w:val="TableTextBullet"/>
            </w:pPr>
            <w:r w:rsidRPr="000B6CD8">
              <w:t xml:space="preserve">R </w:t>
            </w:r>
            <w:r w:rsidR="00787990">
              <w:t xml:space="preserve">– </w:t>
            </w:r>
            <w:r w:rsidRPr="000B6CD8">
              <w:t>Reissue</w:t>
            </w:r>
          </w:p>
          <w:p w14:paraId="51C5A246" w14:textId="3FA5FB0A" w:rsidR="00BE396E" w:rsidRPr="000B6CD8" w:rsidRDefault="00BE396E" w:rsidP="00245396">
            <w:pPr>
              <w:pStyle w:val="TableTextBullet"/>
            </w:pPr>
            <w:r w:rsidRPr="000B6CD8">
              <w:t xml:space="preserve">S </w:t>
            </w:r>
            <w:r w:rsidR="00787990">
              <w:t xml:space="preserve">– </w:t>
            </w:r>
            <w:r w:rsidRPr="000B6CD8">
              <w:t>Staledate</w:t>
            </w:r>
          </w:p>
          <w:p w14:paraId="25EF3996" w14:textId="5A29503F" w:rsidR="00BE396E" w:rsidRDefault="00BE396E" w:rsidP="00245396">
            <w:pPr>
              <w:pStyle w:val="TableTextBullet"/>
            </w:pPr>
            <w:r w:rsidRPr="000B6CD8">
              <w:t xml:space="preserve">V </w:t>
            </w:r>
            <w:r w:rsidR="00787990">
              <w:t xml:space="preserve">– </w:t>
            </w:r>
            <w:r w:rsidRPr="000B6CD8">
              <w:t>Void</w:t>
            </w:r>
          </w:p>
        </w:tc>
        <w:tc>
          <w:tcPr>
            <w:tcW w:w="858" w:type="dxa"/>
            <w:tcMar>
              <w:left w:w="58" w:type="dxa"/>
              <w:right w:w="58" w:type="dxa"/>
            </w:tcMar>
          </w:tcPr>
          <w:p w14:paraId="65810762" w14:textId="77777777" w:rsidR="00BE396E" w:rsidRDefault="00BE396E" w:rsidP="00BE396E">
            <w:pPr>
              <w:pStyle w:val="TableText"/>
            </w:pPr>
            <w:r>
              <w:t>Spaces</w:t>
            </w:r>
          </w:p>
        </w:tc>
        <w:tc>
          <w:tcPr>
            <w:tcW w:w="431" w:type="dxa"/>
          </w:tcPr>
          <w:p w14:paraId="220516EA" w14:textId="77777777" w:rsidR="00BE396E" w:rsidRDefault="00BE396E" w:rsidP="00BE396E">
            <w:pPr>
              <w:pStyle w:val="TableText"/>
            </w:pPr>
            <w:r>
              <w:t>-</w:t>
            </w:r>
          </w:p>
        </w:tc>
        <w:tc>
          <w:tcPr>
            <w:tcW w:w="431" w:type="dxa"/>
          </w:tcPr>
          <w:p w14:paraId="384CE075" w14:textId="77777777" w:rsidR="00BE396E" w:rsidRDefault="00BE396E" w:rsidP="00BE396E">
            <w:pPr>
              <w:pStyle w:val="TableText"/>
            </w:pPr>
            <w:r>
              <w:t>-</w:t>
            </w:r>
          </w:p>
        </w:tc>
        <w:tc>
          <w:tcPr>
            <w:tcW w:w="432" w:type="dxa"/>
          </w:tcPr>
          <w:p w14:paraId="784BACFC" w14:textId="77777777" w:rsidR="00BE396E" w:rsidRDefault="00BE396E" w:rsidP="00BE396E">
            <w:pPr>
              <w:pStyle w:val="TableText"/>
            </w:pPr>
            <w:r>
              <w:t>X</w:t>
            </w:r>
          </w:p>
        </w:tc>
      </w:tr>
      <w:tr w:rsidR="00BE396E" w14:paraId="5461A014" w14:textId="77777777" w:rsidTr="005C7A84">
        <w:trPr>
          <w:cantSplit/>
          <w:jc w:val="center"/>
        </w:trPr>
        <w:tc>
          <w:tcPr>
            <w:tcW w:w="802" w:type="dxa"/>
            <w:tcMar>
              <w:left w:w="58" w:type="dxa"/>
              <w:right w:w="58" w:type="dxa"/>
            </w:tcMar>
          </w:tcPr>
          <w:p w14:paraId="2B0F3935" w14:textId="77777777" w:rsidR="00BE396E" w:rsidRDefault="00BE396E" w:rsidP="00BE396E">
            <w:pPr>
              <w:pStyle w:val="TableText"/>
            </w:pPr>
            <w:r>
              <w:t>2274</w:t>
            </w:r>
          </w:p>
        </w:tc>
        <w:tc>
          <w:tcPr>
            <w:tcW w:w="2227" w:type="dxa"/>
            <w:tcMar>
              <w:left w:w="58" w:type="dxa"/>
              <w:right w:w="58" w:type="dxa"/>
            </w:tcMar>
          </w:tcPr>
          <w:p w14:paraId="02125D68" w14:textId="77777777" w:rsidR="00BE396E" w:rsidRDefault="00BE396E" w:rsidP="00BE396E">
            <w:pPr>
              <w:pStyle w:val="TableText"/>
            </w:pPr>
            <w:r>
              <w:t>HDR STATUS PRIOR 3</w:t>
            </w:r>
          </w:p>
        </w:tc>
        <w:tc>
          <w:tcPr>
            <w:tcW w:w="2993" w:type="dxa"/>
            <w:tcMar>
              <w:left w:w="58" w:type="dxa"/>
              <w:right w:w="58" w:type="dxa"/>
            </w:tcMar>
          </w:tcPr>
          <w:p w14:paraId="15960645" w14:textId="31D81BCA" w:rsidR="00BE396E" w:rsidRDefault="00BE396E" w:rsidP="00BE396E">
            <w:pPr>
              <w:pStyle w:val="TableText"/>
            </w:pPr>
            <w:r>
              <w:t>:P:IDR--</w:t>
            </w:r>
            <w:hyperlink r:id="rId620" w:history="1">
              <w:r>
                <w:rPr>
                  <w:rStyle w:val="Hyperlink"/>
                </w:rPr>
                <w:t>C-OLD-STAT</w:t>
              </w:r>
            </w:hyperlink>
          </w:p>
        </w:tc>
        <w:tc>
          <w:tcPr>
            <w:tcW w:w="2790" w:type="dxa"/>
            <w:tcMar>
              <w:left w:w="58" w:type="dxa"/>
              <w:right w:w="58" w:type="dxa"/>
            </w:tcMar>
          </w:tcPr>
          <w:p w14:paraId="377B5458" w14:textId="77777777" w:rsidR="00BE396E" w:rsidRDefault="00BE396E" w:rsidP="00BE396E">
            <w:pPr>
              <w:pStyle w:val="TableText"/>
            </w:pPr>
            <w:r>
              <w:t>Prior detail status</w:t>
            </w:r>
          </w:p>
          <w:p w14:paraId="115F8532" w14:textId="3A418B04" w:rsidR="00BE396E" w:rsidRDefault="00BE396E" w:rsidP="00BE396E">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18857EBF" w14:textId="77777777"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545C25F9" w14:textId="1FE799F6" w:rsidR="00BE396E" w:rsidRDefault="00BE396E" w:rsidP="00245396">
            <w:pPr>
              <w:pStyle w:val="TableTextBullet"/>
            </w:pPr>
            <w:r>
              <w:t>F</w:t>
            </w:r>
            <w:r w:rsidR="00787990">
              <w:t xml:space="preserve"> – </w:t>
            </w:r>
            <w:r w:rsidRPr="0097365E">
              <w:t>Full claim refund - EGHP, used only when an EGHP accounts receivable has been satisfied (RG type AR). This status is for display purposes only, internally the claim status would be a ‘</w:t>
            </w:r>
            <w:r w:rsidR="00787990">
              <w:t>Y</w:t>
            </w:r>
            <w:r w:rsidRPr="0097365E">
              <w:t>’.</w:t>
            </w:r>
          </w:p>
        </w:tc>
        <w:tc>
          <w:tcPr>
            <w:tcW w:w="1080" w:type="dxa"/>
            <w:tcMar>
              <w:left w:w="58" w:type="dxa"/>
              <w:right w:w="58" w:type="dxa"/>
            </w:tcMar>
          </w:tcPr>
          <w:p w14:paraId="6E29B153" w14:textId="77777777" w:rsidR="00BE396E" w:rsidRDefault="00BE396E" w:rsidP="00BE396E">
            <w:pPr>
              <w:pStyle w:val="TableText"/>
              <w:rPr>
                <w:caps/>
              </w:rPr>
            </w:pPr>
            <w:r>
              <w:rPr>
                <w:caps/>
              </w:rPr>
              <w:t>1 C</w:t>
            </w:r>
          </w:p>
        </w:tc>
        <w:tc>
          <w:tcPr>
            <w:tcW w:w="2340" w:type="dxa"/>
            <w:tcMar>
              <w:left w:w="58" w:type="dxa"/>
              <w:right w:w="58" w:type="dxa"/>
            </w:tcMar>
          </w:tcPr>
          <w:p w14:paraId="50849E42" w14:textId="338E5709" w:rsidR="00BE396E" w:rsidRDefault="00BE396E" w:rsidP="00BE396E">
            <w:pPr>
              <w:pStyle w:val="TableText"/>
            </w:pPr>
            <w:r>
              <w:t xml:space="preserve">See spec </w:t>
            </w:r>
            <w:hyperlink r:id="rId621" w:history="1">
              <w:r>
                <w:rPr>
                  <w:rStyle w:val="Hyperlink"/>
                  <w:rFonts w:cs="Courier New"/>
                  <w:szCs w:val="16"/>
                </w:rPr>
                <w:t>S0209000</w:t>
              </w:r>
            </w:hyperlink>
          </w:p>
        </w:tc>
        <w:tc>
          <w:tcPr>
            <w:tcW w:w="858" w:type="dxa"/>
            <w:tcMar>
              <w:left w:w="58" w:type="dxa"/>
              <w:right w:w="58" w:type="dxa"/>
            </w:tcMar>
          </w:tcPr>
          <w:p w14:paraId="0AB83367" w14:textId="77777777" w:rsidR="00BE396E" w:rsidRDefault="00BE396E" w:rsidP="00BE396E">
            <w:pPr>
              <w:pStyle w:val="TableText"/>
            </w:pPr>
            <w:r>
              <w:t>Spaces</w:t>
            </w:r>
          </w:p>
        </w:tc>
        <w:tc>
          <w:tcPr>
            <w:tcW w:w="431" w:type="dxa"/>
          </w:tcPr>
          <w:p w14:paraId="5798BFB2" w14:textId="77777777" w:rsidR="00BE396E" w:rsidRDefault="00BE396E" w:rsidP="00BE396E">
            <w:pPr>
              <w:pStyle w:val="TableText"/>
            </w:pPr>
            <w:r>
              <w:t>-</w:t>
            </w:r>
          </w:p>
        </w:tc>
        <w:tc>
          <w:tcPr>
            <w:tcW w:w="431" w:type="dxa"/>
          </w:tcPr>
          <w:p w14:paraId="19FF023B" w14:textId="77777777" w:rsidR="00BE396E" w:rsidRDefault="00BE396E" w:rsidP="00BE396E">
            <w:pPr>
              <w:pStyle w:val="TableText"/>
            </w:pPr>
            <w:r>
              <w:t>-</w:t>
            </w:r>
          </w:p>
        </w:tc>
        <w:tc>
          <w:tcPr>
            <w:tcW w:w="432" w:type="dxa"/>
          </w:tcPr>
          <w:p w14:paraId="670560DB" w14:textId="77777777" w:rsidR="00BE396E" w:rsidRDefault="00BE396E" w:rsidP="00BE396E">
            <w:pPr>
              <w:pStyle w:val="TableText"/>
            </w:pPr>
            <w:r>
              <w:t>X</w:t>
            </w:r>
          </w:p>
        </w:tc>
      </w:tr>
      <w:tr w:rsidR="00BE396E" w14:paraId="7A177AE0" w14:textId="77777777" w:rsidTr="005C7A84">
        <w:trPr>
          <w:cantSplit/>
          <w:jc w:val="center"/>
        </w:trPr>
        <w:tc>
          <w:tcPr>
            <w:tcW w:w="802" w:type="dxa"/>
            <w:tcMar>
              <w:left w:w="58" w:type="dxa"/>
              <w:right w:w="58" w:type="dxa"/>
            </w:tcMar>
          </w:tcPr>
          <w:p w14:paraId="4046F608" w14:textId="77777777" w:rsidR="00BE396E" w:rsidRDefault="00BE396E" w:rsidP="00BE396E">
            <w:pPr>
              <w:pStyle w:val="TableText"/>
            </w:pPr>
            <w:r>
              <w:t>2274</w:t>
            </w:r>
          </w:p>
          <w:p w14:paraId="7D5977C8" w14:textId="73C3FFC7" w:rsidR="00BE396E" w:rsidRDefault="00787990" w:rsidP="00BE396E">
            <w:pPr>
              <w:pStyle w:val="TableText"/>
            </w:pPr>
            <w:r>
              <w:t>(</w:t>
            </w:r>
            <w:r w:rsidR="00BE396E">
              <w:t>Cont’d</w:t>
            </w:r>
            <w:r>
              <w:t>)</w:t>
            </w:r>
          </w:p>
        </w:tc>
        <w:tc>
          <w:tcPr>
            <w:tcW w:w="2227" w:type="dxa"/>
            <w:tcMar>
              <w:left w:w="58" w:type="dxa"/>
              <w:right w:w="58" w:type="dxa"/>
            </w:tcMar>
          </w:tcPr>
          <w:p w14:paraId="6C551C8E" w14:textId="77777777" w:rsidR="00BE396E" w:rsidRDefault="00BE396E" w:rsidP="00BE396E">
            <w:pPr>
              <w:pStyle w:val="TableText"/>
            </w:pPr>
            <w:r>
              <w:t>HDR STATUS PRIOR 3</w:t>
            </w:r>
          </w:p>
        </w:tc>
        <w:tc>
          <w:tcPr>
            <w:tcW w:w="2993" w:type="dxa"/>
            <w:tcMar>
              <w:left w:w="58" w:type="dxa"/>
              <w:right w:w="58" w:type="dxa"/>
            </w:tcMar>
          </w:tcPr>
          <w:p w14:paraId="183558D1" w14:textId="03F4236B" w:rsidR="00BE396E" w:rsidRDefault="00BE396E" w:rsidP="00BE396E">
            <w:pPr>
              <w:pStyle w:val="TableText"/>
            </w:pPr>
            <w:r>
              <w:t>:P:IDR--</w:t>
            </w:r>
            <w:hyperlink r:id="rId622" w:history="1">
              <w:r>
                <w:rPr>
                  <w:rStyle w:val="Hyperlink"/>
                </w:rPr>
                <w:t>C-OLD-STAT</w:t>
              </w:r>
            </w:hyperlink>
          </w:p>
        </w:tc>
        <w:tc>
          <w:tcPr>
            <w:tcW w:w="2790" w:type="dxa"/>
            <w:tcMar>
              <w:left w:w="58" w:type="dxa"/>
              <w:right w:w="58" w:type="dxa"/>
            </w:tcMar>
          </w:tcPr>
          <w:p w14:paraId="2A59B0D8" w14:textId="77777777" w:rsidR="001435E5" w:rsidRDefault="001435E5" w:rsidP="001435E5">
            <w:pPr>
              <w:pStyle w:val="TableText"/>
            </w:pPr>
            <w:r>
              <w:t>Prior detail status</w:t>
            </w:r>
          </w:p>
          <w:p w14:paraId="519D0CB0" w14:textId="529F0180"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10FC8FB6" w14:textId="13D190A6" w:rsidR="00BE396E" w:rsidRDefault="00BE396E" w:rsidP="00245396">
            <w:pPr>
              <w:pStyle w:val="TableTextBullet"/>
            </w:pPr>
            <w:r w:rsidRPr="0097365E">
              <w:t>G</w:t>
            </w:r>
            <w:r w:rsidRPr="000B6CD8">
              <w:t xml:space="preserve"> </w:t>
            </w:r>
            <w:r w:rsidR="00787990">
              <w:t xml:space="preserve">– </w:t>
            </w:r>
            <w:r w:rsidRPr="0097365E">
              <w:t>Partial refund applied, partial refund was calculated for the claim but was applied to something else outstanding, such as an AR.</w:t>
            </w:r>
          </w:p>
          <w:p w14:paraId="37D4E374" w14:textId="77777777" w:rsidR="00BE396E" w:rsidRDefault="00BE396E" w:rsidP="00245396">
            <w:pPr>
              <w:pStyle w:val="TableTextBullet"/>
            </w:pPr>
            <w:r w:rsidRPr="0097365E">
              <w:t>P</w:t>
            </w:r>
            <w:r w:rsidRPr="000B6CD8">
              <w:t xml:space="preserve"> </w:t>
            </w:r>
            <w:r w:rsidR="00787990">
              <w:t xml:space="preserve">– </w:t>
            </w:r>
            <w:r w:rsidRPr="0097365E">
              <w:t>Partial claim refund - EGHP, used only when an EGHP accounts receivable has been satisfied (RG type AR). This status is for display purposes only, internally the claim status would be a ‘</w:t>
            </w:r>
            <w:r w:rsidR="00787990">
              <w:t>G</w:t>
            </w:r>
            <w:r w:rsidRPr="0097365E">
              <w:t>’</w:t>
            </w:r>
          </w:p>
          <w:p w14:paraId="5F83EFAB" w14:textId="77777777" w:rsidR="001435E5" w:rsidRPr="0097365E" w:rsidRDefault="001435E5" w:rsidP="00245396">
            <w:pPr>
              <w:pStyle w:val="TableTextBullet"/>
            </w:pPr>
            <w:r w:rsidRPr="0097365E">
              <w:t>X</w:t>
            </w:r>
            <w:r w:rsidRPr="000B6CD8">
              <w:t xml:space="preserve"> </w:t>
            </w:r>
            <w:r>
              <w:t xml:space="preserve">– </w:t>
            </w:r>
            <w:r w:rsidRPr="0097365E">
              <w:t>Partial refund, claim that is a partial void and a split pay.</w:t>
            </w:r>
          </w:p>
          <w:p w14:paraId="638E6430" w14:textId="77777777" w:rsidR="001435E5" w:rsidRPr="0097365E" w:rsidRDefault="001435E5" w:rsidP="00245396">
            <w:pPr>
              <w:pStyle w:val="TableTextBullet"/>
            </w:pPr>
            <w:r w:rsidRPr="0097365E">
              <w:t>Y</w:t>
            </w:r>
            <w:r w:rsidRPr="000B6CD8">
              <w:t xml:space="preserve"> </w:t>
            </w:r>
            <w:r>
              <w:t xml:space="preserve">– </w:t>
            </w:r>
            <w:r w:rsidRPr="0097365E">
              <w:t>Full refund, full amount of claim payment was returned.</w:t>
            </w:r>
          </w:p>
          <w:p w14:paraId="3BFF4010" w14:textId="68A662F2" w:rsidR="001435E5" w:rsidRDefault="001435E5"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4A498246" w14:textId="77777777" w:rsidR="00BE396E" w:rsidRDefault="00BE396E" w:rsidP="00BE396E">
            <w:pPr>
              <w:pStyle w:val="TableText"/>
              <w:rPr>
                <w:caps/>
              </w:rPr>
            </w:pPr>
            <w:r>
              <w:rPr>
                <w:caps/>
              </w:rPr>
              <w:t>1 C</w:t>
            </w:r>
          </w:p>
        </w:tc>
        <w:tc>
          <w:tcPr>
            <w:tcW w:w="2340" w:type="dxa"/>
            <w:tcMar>
              <w:left w:w="58" w:type="dxa"/>
              <w:right w:w="58" w:type="dxa"/>
            </w:tcMar>
          </w:tcPr>
          <w:p w14:paraId="011796D1" w14:textId="2D9CF325" w:rsidR="00BE396E" w:rsidRDefault="00BE396E" w:rsidP="00BE396E">
            <w:pPr>
              <w:pStyle w:val="TableText"/>
            </w:pPr>
            <w:r>
              <w:t xml:space="preserve">See spec </w:t>
            </w:r>
            <w:hyperlink r:id="rId623" w:history="1">
              <w:r>
                <w:rPr>
                  <w:rStyle w:val="Hyperlink"/>
                  <w:rFonts w:cs="Courier New"/>
                  <w:szCs w:val="16"/>
                </w:rPr>
                <w:t>S0209000</w:t>
              </w:r>
            </w:hyperlink>
          </w:p>
        </w:tc>
        <w:tc>
          <w:tcPr>
            <w:tcW w:w="858" w:type="dxa"/>
            <w:tcMar>
              <w:left w:w="58" w:type="dxa"/>
              <w:right w:w="58" w:type="dxa"/>
            </w:tcMar>
          </w:tcPr>
          <w:p w14:paraId="01018C2C" w14:textId="77777777" w:rsidR="00BE396E" w:rsidRDefault="00BE396E" w:rsidP="00BE396E">
            <w:pPr>
              <w:pStyle w:val="TableText"/>
            </w:pPr>
            <w:r>
              <w:t>Spaces</w:t>
            </w:r>
          </w:p>
        </w:tc>
        <w:tc>
          <w:tcPr>
            <w:tcW w:w="431" w:type="dxa"/>
          </w:tcPr>
          <w:p w14:paraId="336B28F6" w14:textId="77777777" w:rsidR="00BE396E" w:rsidRDefault="00BE396E" w:rsidP="00BE396E">
            <w:pPr>
              <w:pStyle w:val="TableText"/>
            </w:pPr>
            <w:r>
              <w:t>-</w:t>
            </w:r>
          </w:p>
        </w:tc>
        <w:tc>
          <w:tcPr>
            <w:tcW w:w="431" w:type="dxa"/>
          </w:tcPr>
          <w:p w14:paraId="310F3474" w14:textId="77777777" w:rsidR="00BE396E" w:rsidRDefault="00BE396E" w:rsidP="00BE396E">
            <w:pPr>
              <w:pStyle w:val="TableText"/>
            </w:pPr>
            <w:r>
              <w:t>-</w:t>
            </w:r>
          </w:p>
        </w:tc>
        <w:tc>
          <w:tcPr>
            <w:tcW w:w="432" w:type="dxa"/>
          </w:tcPr>
          <w:p w14:paraId="2F5C117B" w14:textId="77777777" w:rsidR="00BE396E" w:rsidRDefault="00BE396E" w:rsidP="00BE396E">
            <w:pPr>
              <w:pStyle w:val="TableText"/>
            </w:pPr>
            <w:r>
              <w:t>X</w:t>
            </w:r>
          </w:p>
        </w:tc>
      </w:tr>
      <w:tr w:rsidR="00BE396E" w14:paraId="601B826D" w14:textId="77777777" w:rsidTr="005C7A84">
        <w:trPr>
          <w:cantSplit/>
          <w:jc w:val="center"/>
        </w:trPr>
        <w:tc>
          <w:tcPr>
            <w:tcW w:w="802" w:type="dxa"/>
            <w:tcMar>
              <w:left w:w="58" w:type="dxa"/>
              <w:right w:w="58" w:type="dxa"/>
            </w:tcMar>
          </w:tcPr>
          <w:p w14:paraId="0CFFEDEF" w14:textId="77777777" w:rsidR="00BE396E" w:rsidRDefault="00BE396E" w:rsidP="00BE396E">
            <w:pPr>
              <w:pStyle w:val="TableText"/>
            </w:pPr>
            <w:r>
              <w:t>2275</w:t>
            </w:r>
          </w:p>
        </w:tc>
        <w:tc>
          <w:tcPr>
            <w:tcW w:w="2227" w:type="dxa"/>
            <w:tcMar>
              <w:left w:w="58" w:type="dxa"/>
              <w:right w:w="58" w:type="dxa"/>
            </w:tcMar>
          </w:tcPr>
          <w:p w14:paraId="5157A637" w14:textId="77777777" w:rsidR="00BE396E" w:rsidRDefault="00BE396E" w:rsidP="00BE396E">
            <w:pPr>
              <w:pStyle w:val="TableText"/>
            </w:pPr>
            <w:r>
              <w:t>HDR STATUS CURRENT 3</w:t>
            </w:r>
          </w:p>
        </w:tc>
        <w:tc>
          <w:tcPr>
            <w:tcW w:w="2993" w:type="dxa"/>
            <w:tcMar>
              <w:left w:w="58" w:type="dxa"/>
              <w:right w:w="58" w:type="dxa"/>
            </w:tcMar>
          </w:tcPr>
          <w:p w14:paraId="2A907542" w14:textId="2518FDDA" w:rsidR="00BE396E" w:rsidRDefault="00BE396E" w:rsidP="00BE396E">
            <w:pPr>
              <w:pStyle w:val="TableText"/>
            </w:pPr>
            <w:r>
              <w:t>:P:IDR-</w:t>
            </w:r>
            <w:hyperlink r:id="rId624" w:history="1">
              <w:r>
                <w:rPr>
                  <w:rStyle w:val="Hyperlink"/>
                </w:rPr>
                <w:t>C-NEW-STAT</w:t>
              </w:r>
            </w:hyperlink>
          </w:p>
        </w:tc>
        <w:tc>
          <w:tcPr>
            <w:tcW w:w="2790" w:type="dxa"/>
            <w:tcMar>
              <w:left w:w="58" w:type="dxa"/>
              <w:right w:w="58" w:type="dxa"/>
            </w:tcMar>
          </w:tcPr>
          <w:p w14:paraId="02EF2053" w14:textId="77777777" w:rsidR="00BE396E" w:rsidRDefault="00BE396E" w:rsidP="00BE396E">
            <w:pPr>
              <w:pStyle w:val="TableText"/>
            </w:pPr>
            <w:r>
              <w:t>Current detail status</w:t>
            </w:r>
          </w:p>
          <w:p w14:paraId="2AB7BE3C" w14:textId="77777777" w:rsidR="00BE396E" w:rsidRDefault="00BE396E" w:rsidP="00BE396E">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6609D279" w14:textId="77777777" w:rsidR="00BE396E" w:rsidRDefault="00BE396E" w:rsidP="00BE396E">
            <w:pPr>
              <w:pStyle w:val="TableText"/>
              <w:rPr>
                <w:caps/>
              </w:rPr>
            </w:pPr>
            <w:r>
              <w:rPr>
                <w:caps/>
              </w:rPr>
              <w:t>1 C</w:t>
            </w:r>
          </w:p>
        </w:tc>
        <w:tc>
          <w:tcPr>
            <w:tcW w:w="2340" w:type="dxa"/>
            <w:tcMar>
              <w:left w:w="58" w:type="dxa"/>
              <w:right w:w="58" w:type="dxa"/>
            </w:tcMar>
          </w:tcPr>
          <w:p w14:paraId="21DC5229" w14:textId="1044BD65" w:rsidR="00BE396E" w:rsidRDefault="00BE396E" w:rsidP="00BE396E">
            <w:pPr>
              <w:pStyle w:val="TableText"/>
            </w:pPr>
            <w:r>
              <w:t xml:space="preserve">See spec </w:t>
            </w:r>
            <w:hyperlink r:id="rId625" w:history="1">
              <w:r>
                <w:rPr>
                  <w:rStyle w:val="Hyperlink"/>
                  <w:rFonts w:cs="Courier New"/>
                  <w:szCs w:val="16"/>
                </w:rPr>
                <w:t>S0209000</w:t>
              </w:r>
            </w:hyperlink>
          </w:p>
        </w:tc>
        <w:tc>
          <w:tcPr>
            <w:tcW w:w="858" w:type="dxa"/>
            <w:tcMar>
              <w:left w:w="58" w:type="dxa"/>
              <w:right w:w="58" w:type="dxa"/>
            </w:tcMar>
          </w:tcPr>
          <w:p w14:paraId="1C48BF72" w14:textId="77777777" w:rsidR="00BE396E" w:rsidRDefault="00BE396E" w:rsidP="00BE396E">
            <w:pPr>
              <w:pStyle w:val="TableText"/>
            </w:pPr>
            <w:r>
              <w:t>Spaces</w:t>
            </w:r>
          </w:p>
        </w:tc>
        <w:tc>
          <w:tcPr>
            <w:tcW w:w="431" w:type="dxa"/>
          </w:tcPr>
          <w:p w14:paraId="2DE53602" w14:textId="77777777" w:rsidR="00BE396E" w:rsidRDefault="00BE396E" w:rsidP="00BE396E">
            <w:pPr>
              <w:pStyle w:val="TableText"/>
            </w:pPr>
            <w:r>
              <w:t>-</w:t>
            </w:r>
          </w:p>
        </w:tc>
        <w:tc>
          <w:tcPr>
            <w:tcW w:w="431" w:type="dxa"/>
          </w:tcPr>
          <w:p w14:paraId="4D55AA0A" w14:textId="77777777" w:rsidR="00BE396E" w:rsidRDefault="00BE396E" w:rsidP="00BE396E">
            <w:pPr>
              <w:pStyle w:val="TableText"/>
            </w:pPr>
            <w:r>
              <w:t>-</w:t>
            </w:r>
          </w:p>
        </w:tc>
        <w:tc>
          <w:tcPr>
            <w:tcW w:w="432" w:type="dxa"/>
          </w:tcPr>
          <w:p w14:paraId="6A692E20" w14:textId="77777777" w:rsidR="00BE396E" w:rsidRDefault="00BE396E" w:rsidP="00BE396E">
            <w:pPr>
              <w:pStyle w:val="TableText"/>
            </w:pPr>
            <w:r>
              <w:t>X</w:t>
            </w:r>
          </w:p>
        </w:tc>
      </w:tr>
      <w:tr w:rsidR="00BE396E" w14:paraId="184A82C5" w14:textId="77777777" w:rsidTr="005C7A84">
        <w:trPr>
          <w:cantSplit/>
          <w:jc w:val="center"/>
        </w:trPr>
        <w:tc>
          <w:tcPr>
            <w:tcW w:w="802" w:type="dxa"/>
            <w:tcMar>
              <w:left w:w="58" w:type="dxa"/>
              <w:right w:w="58" w:type="dxa"/>
            </w:tcMar>
          </w:tcPr>
          <w:p w14:paraId="1A6772A8" w14:textId="04F8FB83" w:rsidR="00BE396E" w:rsidRDefault="00BE396E" w:rsidP="00BE396E">
            <w:pPr>
              <w:pStyle w:val="TableText"/>
            </w:pPr>
            <w:r>
              <w:t>2276</w:t>
            </w:r>
            <w:r w:rsidR="00135F82">
              <w:t xml:space="preserve"> – </w:t>
            </w:r>
            <w:r>
              <w:t>2288</w:t>
            </w:r>
          </w:p>
        </w:tc>
        <w:tc>
          <w:tcPr>
            <w:tcW w:w="2227" w:type="dxa"/>
            <w:tcMar>
              <w:left w:w="58" w:type="dxa"/>
              <w:right w:w="58" w:type="dxa"/>
            </w:tcMar>
          </w:tcPr>
          <w:p w14:paraId="0DA64F75" w14:textId="77777777" w:rsidR="00BE396E" w:rsidRDefault="00BE396E" w:rsidP="00BE396E">
            <w:pPr>
              <w:pStyle w:val="TableText"/>
            </w:pPr>
            <w:r>
              <w:t>CASH REC NUMBER 3</w:t>
            </w:r>
          </w:p>
        </w:tc>
        <w:tc>
          <w:tcPr>
            <w:tcW w:w="2993" w:type="dxa"/>
            <w:tcMar>
              <w:left w:w="58" w:type="dxa"/>
              <w:right w:w="58" w:type="dxa"/>
            </w:tcMar>
          </w:tcPr>
          <w:p w14:paraId="4042E65D" w14:textId="22077D2B" w:rsidR="00BE396E" w:rsidRDefault="00BE396E" w:rsidP="00BE396E">
            <w:pPr>
              <w:pStyle w:val="TableText"/>
            </w:pPr>
            <w:r>
              <w:t>:P:IDR-</w:t>
            </w:r>
            <w:hyperlink r:id="rId626" w:history="1">
              <w:r>
                <w:rPr>
                  <w:rStyle w:val="Hyperlink"/>
                </w:rPr>
                <w:t>C-ICN</w:t>
              </w:r>
            </w:hyperlink>
          </w:p>
        </w:tc>
        <w:tc>
          <w:tcPr>
            <w:tcW w:w="2790" w:type="dxa"/>
            <w:tcMar>
              <w:left w:w="58" w:type="dxa"/>
              <w:right w:w="58" w:type="dxa"/>
            </w:tcMar>
          </w:tcPr>
          <w:p w14:paraId="618C53BA" w14:textId="77777777" w:rsidR="00BE396E" w:rsidRDefault="00BE396E" w:rsidP="00BE396E">
            <w:pPr>
              <w:pStyle w:val="TableText"/>
            </w:pPr>
            <w:r>
              <w:t>C/R number</w:t>
            </w:r>
          </w:p>
          <w:p w14:paraId="5F74ED85" w14:textId="77777777" w:rsidR="00BE396E" w:rsidRDefault="00BE396E" w:rsidP="00BE396E">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23C8F730" w14:textId="77777777" w:rsidR="00BE396E" w:rsidRDefault="00BE396E" w:rsidP="00BE396E">
            <w:pPr>
              <w:pStyle w:val="TableText"/>
              <w:rPr>
                <w:caps/>
              </w:rPr>
            </w:pPr>
            <w:r>
              <w:rPr>
                <w:caps/>
              </w:rPr>
              <w:t>13 c</w:t>
            </w:r>
          </w:p>
        </w:tc>
        <w:tc>
          <w:tcPr>
            <w:tcW w:w="2340" w:type="dxa"/>
            <w:tcMar>
              <w:left w:w="58" w:type="dxa"/>
              <w:right w:w="58" w:type="dxa"/>
            </w:tcMar>
          </w:tcPr>
          <w:p w14:paraId="6FBFA72E" w14:textId="77777777" w:rsidR="00BE396E" w:rsidRDefault="00BE396E" w:rsidP="00BE396E">
            <w:pPr>
              <w:pStyle w:val="TableText"/>
            </w:pPr>
            <w:r>
              <w:t>-</w:t>
            </w:r>
          </w:p>
        </w:tc>
        <w:tc>
          <w:tcPr>
            <w:tcW w:w="858" w:type="dxa"/>
            <w:tcMar>
              <w:left w:w="58" w:type="dxa"/>
              <w:right w:w="58" w:type="dxa"/>
            </w:tcMar>
          </w:tcPr>
          <w:p w14:paraId="267D7923" w14:textId="77777777" w:rsidR="00BE396E" w:rsidRDefault="00BE396E" w:rsidP="00BE396E">
            <w:pPr>
              <w:pStyle w:val="TableText"/>
            </w:pPr>
            <w:r>
              <w:t>Spaces</w:t>
            </w:r>
          </w:p>
        </w:tc>
        <w:tc>
          <w:tcPr>
            <w:tcW w:w="431" w:type="dxa"/>
          </w:tcPr>
          <w:p w14:paraId="369CFD12" w14:textId="77777777" w:rsidR="00BE396E" w:rsidRDefault="00BE396E" w:rsidP="00BE396E">
            <w:pPr>
              <w:pStyle w:val="TableText"/>
            </w:pPr>
            <w:r>
              <w:t>-</w:t>
            </w:r>
          </w:p>
        </w:tc>
        <w:tc>
          <w:tcPr>
            <w:tcW w:w="431" w:type="dxa"/>
          </w:tcPr>
          <w:p w14:paraId="3FA56EB6" w14:textId="77777777" w:rsidR="00BE396E" w:rsidRDefault="00BE396E" w:rsidP="00BE396E">
            <w:pPr>
              <w:pStyle w:val="TableText"/>
            </w:pPr>
            <w:r>
              <w:t>-</w:t>
            </w:r>
          </w:p>
        </w:tc>
        <w:tc>
          <w:tcPr>
            <w:tcW w:w="432" w:type="dxa"/>
          </w:tcPr>
          <w:p w14:paraId="4895076C" w14:textId="77777777" w:rsidR="00BE396E" w:rsidRDefault="00BE396E" w:rsidP="00BE396E">
            <w:pPr>
              <w:pStyle w:val="TableText"/>
            </w:pPr>
            <w:r>
              <w:t>X</w:t>
            </w:r>
          </w:p>
        </w:tc>
      </w:tr>
      <w:tr w:rsidR="00BE396E" w14:paraId="63E1A3DC" w14:textId="77777777" w:rsidTr="005C7A84">
        <w:trPr>
          <w:cantSplit/>
          <w:jc w:val="center"/>
        </w:trPr>
        <w:tc>
          <w:tcPr>
            <w:tcW w:w="802" w:type="dxa"/>
            <w:tcMar>
              <w:left w:w="58" w:type="dxa"/>
              <w:right w:w="58" w:type="dxa"/>
            </w:tcMar>
          </w:tcPr>
          <w:p w14:paraId="7D876C72" w14:textId="422C7B58" w:rsidR="00BE396E" w:rsidRDefault="00BE396E" w:rsidP="00BE396E">
            <w:pPr>
              <w:pStyle w:val="TableText"/>
            </w:pPr>
            <w:r>
              <w:t>2289</w:t>
            </w:r>
            <w:r w:rsidR="00135F82">
              <w:t xml:space="preserve"> – </w:t>
            </w:r>
            <w:r>
              <w:t>2290</w:t>
            </w:r>
          </w:p>
        </w:tc>
        <w:tc>
          <w:tcPr>
            <w:tcW w:w="2227" w:type="dxa"/>
            <w:tcMar>
              <w:left w:w="58" w:type="dxa"/>
              <w:right w:w="58" w:type="dxa"/>
            </w:tcMar>
          </w:tcPr>
          <w:p w14:paraId="4F584A0C" w14:textId="77777777" w:rsidR="00BE396E" w:rsidRDefault="00BE396E" w:rsidP="00BE396E">
            <w:pPr>
              <w:pStyle w:val="TableText"/>
            </w:pPr>
            <w:r>
              <w:t>HDR NUMBER FOR CASH REC 3</w:t>
            </w:r>
          </w:p>
        </w:tc>
        <w:tc>
          <w:tcPr>
            <w:tcW w:w="2993" w:type="dxa"/>
            <w:tcMar>
              <w:left w:w="58" w:type="dxa"/>
              <w:right w:w="58" w:type="dxa"/>
            </w:tcMar>
          </w:tcPr>
          <w:p w14:paraId="091D9949" w14:textId="4F6FEFEB" w:rsidR="00BE396E" w:rsidRDefault="00BE396E" w:rsidP="00BE396E">
            <w:pPr>
              <w:pStyle w:val="TableText"/>
            </w:pPr>
            <w:r>
              <w:t>:P:IDR-</w:t>
            </w:r>
            <w:hyperlink r:id="rId627" w:history="1">
              <w:r>
                <w:rPr>
                  <w:rStyle w:val="Hyperlink"/>
                </w:rPr>
                <w:t>C-DET-NUMB</w:t>
              </w:r>
            </w:hyperlink>
          </w:p>
        </w:tc>
        <w:tc>
          <w:tcPr>
            <w:tcW w:w="2790" w:type="dxa"/>
            <w:tcMar>
              <w:left w:w="58" w:type="dxa"/>
              <w:right w:w="58" w:type="dxa"/>
            </w:tcMar>
          </w:tcPr>
          <w:p w14:paraId="4F8E40B6" w14:textId="77777777" w:rsidR="00BE396E" w:rsidRDefault="00BE396E" w:rsidP="00BE396E">
            <w:pPr>
              <w:pStyle w:val="TableText"/>
            </w:pPr>
            <w:r>
              <w:t>Detail number being applied</w:t>
            </w:r>
          </w:p>
          <w:p w14:paraId="1F5572FE" w14:textId="3EF9D47E" w:rsidR="00BE396E" w:rsidRDefault="00BE396E" w:rsidP="003962F0">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2C292AD4" w14:textId="77777777" w:rsidR="00BE396E" w:rsidRDefault="00BE396E" w:rsidP="00BE396E">
            <w:pPr>
              <w:pStyle w:val="TableText"/>
              <w:rPr>
                <w:caps/>
              </w:rPr>
            </w:pPr>
            <w:r>
              <w:rPr>
                <w:caps/>
              </w:rPr>
              <w:t>2 C</w:t>
            </w:r>
          </w:p>
        </w:tc>
        <w:tc>
          <w:tcPr>
            <w:tcW w:w="2340" w:type="dxa"/>
            <w:tcMar>
              <w:left w:w="58" w:type="dxa"/>
              <w:right w:w="58" w:type="dxa"/>
            </w:tcMar>
          </w:tcPr>
          <w:p w14:paraId="425CD577" w14:textId="2A1D5A23" w:rsidR="00BE396E" w:rsidRDefault="00BE396E" w:rsidP="002C1A7F">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7E7616E2" w14:textId="77777777" w:rsidR="00BE396E" w:rsidRDefault="00BE396E" w:rsidP="00BE396E">
            <w:pPr>
              <w:pStyle w:val="TableText"/>
            </w:pPr>
            <w:r>
              <w:t>Spaces</w:t>
            </w:r>
          </w:p>
        </w:tc>
        <w:tc>
          <w:tcPr>
            <w:tcW w:w="431" w:type="dxa"/>
          </w:tcPr>
          <w:p w14:paraId="1358E872" w14:textId="77777777" w:rsidR="00BE396E" w:rsidRDefault="00BE396E" w:rsidP="00BE396E">
            <w:pPr>
              <w:pStyle w:val="TableText"/>
            </w:pPr>
            <w:r>
              <w:t>-</w:t>
            </w:r>
          </w:p>
        </w:tc>
        <w:tc>
          <w:tcPr>
            <w:tcW w:w="431" w:type="dxa"/>
          </w:tcPr>
          <w:p w14:paraId="54DA1922" w14:textId="77777777" w:rsidR="00BE396E" w:rsidRDefault="00BE396E" w:rsidP="00BE396E">
            <w:pPr>
              <w:pStyle w:val="TableText"/>
            </w:pPr>
            <w:r>
              <w:t>-</w:t>
            </w:r>
          </w:p>
        </w:tc>
        <w:tc>
          <w:tcPr>
            <w:tcW w:w="432" w:type="dxa"/>
          </w:tcPr>
          <w:p w14:paraId="4E02FE46" w14:textId="77777777" w:rsidR="00BE396E" w:rsidRDefault="00BE396E" w:rsidP="00BE396E">
            <w:pPr>
              <w:pStyle w:val="TableText"/>
            </w:pPr>
            <w:r>
              <w:t>X</w:t>
            </w:r>
          </w:p>
        </w:tc>
      </w:tr>
      <w:tr w:rsidR="00BE396E" w14:paraId="6DEB3B5E" w14:textId="77777777" w:rsidTr="005C7A84">
        <w:trPr>
          <w:cantSplit/>
          <w:jc w:val="center"/>
        </w:trPr>
        <w:tc>
          <w:tcPr>
            <w:tcW w:w="802" w:type="dxa"/>
            <w:tcMar>
              <w:left w:w="58" w:type="dxa"/>
              <w:right w:w="58" w:type="dxa"/>
            </w:tcMar>
          </w:tcPr>
          <w:p w14:paraId="6258265B" w14:textId="63679B36" w:rsidR="00BE396E" w:rsidRDefault="00BE396E" w:rsidP="00BE396E">
            <w:pPr>
              <w:pStyle w:val="TableText"/>
            </w:pPr>
            <w:r>
              <w:t>2291</w:t>
            </w:r>
            <w:r w:rsidR="00135F82">
              <w:t xml:space="preserve"> – </w:t>
            </w:r>
            <w:r>
              <w:t>2297</w:t>
            </w:r>
          </w:p>
        </w:tc>
        <w:tc>
          <w:tcPr>
            <w:tcW w:w="2227" w:type="dxa"/>
            <w:tcMar>
              <w:left w:w="58" w:type="dxa"/>
              <w:right w:w="58" w:type="dxa"/>
            </w:tcMar>
          </w:tcPr>
          <w:p w14:paraId="6AC45F6D" w14:textId="77777777" w:rsidR="00BE396E" w:rsidRDefault="00BE396E" w:rsidP="00BE396E">
            <w:pPr>
              <w:pStyle w:val="TableText"/>
            </w:pPr>
            <w:r>
              <w:t>HDR CASH REC APPLIED AMT 3</w:t>
            </w:r>
          </w:p>
        </w:tc>
        <w:tc>
          <w:tcPr>
            <w:tcW w:w="2993" w:type="dxa"/>
            <w:tcMar>
              <w:left w:w="58" w:type="dxa"/>
              <w:right w:w="58" w:type="dxa"/>
            </w:tcMar>
          </w:tcPr>
          <w:p w14:paraId="0A8DC7CB" w14:textId="73F0600F" w:rsidR="00BE396E" w:rsidRDefault="00BE396E" w:rsidP="00BE396E">
            <w:pPr>
              <w:pStyle w:val="TableText"/>
            </w:pPr>
            <w:r>
              <w:t>:P:IDR-</w:t>
            </w:r>
            <w:hyperlink r:id="rId628" w:history="1">
              <w:r>
                <w:rPr>
                  <w:rStyle w:val="Hyperlink"/>
                </w:rPr>
                <w:t>C-AMOUNT</w:t>
              </w:r>
            </w:hyperlink>
          </w:p>
        </w:tc>
        <w:tc>
          <w:tcPr>
            <w:tcW w:w="2790" w:type="dxa"/>
            <w:tcMar>
              <w:left w:w="58" w:type="dxa"/>
              <w:right w:w="58" w:type="dxa"/>
            </w:tcMar>
          </w:tcPr>
          <w:p w14:paraId="7C367F80" w14:textId="77777777" w:rsidR="00BE396E" w:rsidRDefault="00BE396E" w:rsidP="00BE396E">
            <w:pPr>
              <w:pStyle w:val="TableText"/>
            </w:pPr>
            <w:r>
              <w:t>Amount applied</w:t>
            </w:r>
          </w:p>
          <w:p w14:paraId="51C639A6" w14:textId="18487B77" w:rsidR="00BE396E" w:rsidRDefault="00BE396E" w:rsidP="002C1A7F">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Contractor</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3C9E81BA" w14:textId="77777777" w:rsidR="00BE396E" w:rsidRDefault="00BE396E" w:rsidP="00BE396E">
            <w:pPr>
              <w:pStyle w:val="TableText"/>
              <w:rPr>
                <w:caps/>
              </w:rPr>
            </w:pPr>
            <w:r>
              <w:rPr>
                <w:caps/>
              </w:rPr>
              <w:t>7 n</w:t>
            </w:r>
          </w:p>
          <w:p w14:paraId="27E3900B" w14:textId="77777777" w:rsidR="00BE396E" w:rsidRDefault="00BE396E" w:rsidP="00BE396E">
            <w:pPr>
              <w:pStyle w:val="TableText"/>
              <w:rPr>
                <w:caps/>
              </w:rPr>
            </w:pPr>
            <w:r>
              <w:rPr>
                <w:caps/>
              </w:rPr>
              <w:t>(99999V99)</w:t>
            </w:r>
          </w:p>
        </w:tc>
        <w:tc>
          <w:tcPr>
            <w:tcW w:w="2340" w:type="dxa"/>
            <w:tcMar>
              <w:left w:w="58" w:type="dxa"/>
              <w:right w:w="58" w:type="dxa"/>
            </w:tcMar>
          </w:tcPr>
          <w:p w14:paraId="6019B6CF" w14:textId="77777777" w:rsidR="00BE396E" w:rsidRDefault="00BE396E" w:rsidP="00BE396E">
            <w:pPr>
              <w:pStyle w:val="TableText"/>
            </w:pPr>
            <w:r>
              <w:t>-</w:t>
            </w:r>
          </w:p>
        </w:tc>
        <w:tc>
          <w:tcPr>
            <w:tcW w:w="858" w:type="dxa"/>
            <w:tcMar>
              <w:left w:w="58" w:type="dxa"/>
              <w:right w:w="58" w:type="dxa"/>
            </w:tcMar>
          </w:tcPr>
          <w:p w14:paraId="5587019C" w14:textId="77777777" w:rsidR="00BE396E" w:rsidRDefault="00BE396E" w:rsidP="00BE396E">
            <w:pPr>
              <w:pStyle w:val="TableText"/>
            </w:pPr>
            <w:r>
              <w:t>Zeros</w:t>
            </w:r>
          </w:p>
        </w:tc>
        <w:tc>
          <w:tcPr>
            <w:tcW w:w="431" w:type="dxa"/>
          </w:tcPr>
          <w:p w14:paraId="3755926B" w14:textId="77777777" w:rsidR="00BE396E" w:rsidRDefault="00BE396E" w:rsidP="00BE396E">
            <w:pPr>
              <w:pStyle w:val="TableText"/>
            </w:pPr>
            <w:r>
              <w:t>-</w:t>
            </w:r>
          </w:p>
        </w:tc>
        <w:tc>
          <w:tcPr>
            <w:tcW w:w="431" w:type="dxa"/>
          </w:tcPr>
          <w:p w14:paraId="68DED70E" w14:textId="77777777" w:rsidR="00BE396E" w:rsidRDefault="00BE396E" w:rsidP="00BE396E">
            <w:pPr>
              <w:pStyle w:val="TableText"/>
            </w:pPr>
            <w:r>
              <w:t>-</w:t>
            </w:r>
          </w:p>
        </w:tc>
        <w:tc>
          <w:tcPr>
            <w:tcW w:w="432" w:type="dxa"/>
          </w:tcPr>
          <w:p w14:paraId="47ED192A" w14:textId="77777777" w:rsidR="00BE396E" w:rsidRDefault="00BE396E" w:rsidP="00BE396E">
            <w:pPr>
              <w:pStyle w:val="TableText"/>
            </w:pPr>
            <w:r>
              <w:t>X</w:t>
            </w:r>
          </w:p>
        </w:tc>
      </w:tr>
      <w:tr w:rsidR="00BE396E" w14:paraId="4CD5213D" w14:textId="77777777" w:rsidTr="005C7A84">
        <w:trPr>
          <w:cantSplit/>
          <w:jc w:val="center"/>
        </w:trPr>
        <w:tc>
          <w:tcPr>
            <w:tcW w:w="802" w:type="dxa"/>
            <w:tcMar>
              <w:left w:w="58" w:type="dxa"/>
              <w:right w:w="58" w:type="dxa"/>
            </w:tcMar>
          </w:tcPr>
          <w:p w14:paraId="7451808D" w14:textId="40132E77" w:rsidR="00BE396E" w:rsidRDefault="00BE396E" w:rsidP="00BE396E">
            <w:pPr>
              <w:pStyle w:val="TableText"/>
            </w:pPr>
            <w:r>
              <w:t>2298</w:t>
            </w:r>
            <w:r w:rsidR="00135F82">
              <w:t xml:space="preserve"> – </w:t>
            </w:r>
            <w:r>
              <w:t>2299</w:t>
            </w:r>
          </w:p>
        </w:tc>
        <w:tc>
          <w:tcPr>
            <w:tcW w:w="2227" w:type="dxa"/>
            <w:tcMar>
              <w:left w:w="58" w:type="dxa"/>
              <w:right w:w="58" w:type="dxa"/>
            </w:tcMar>
          </w:tcPr>
          <w:p w14:paraId="75BDA7B7" w14:textId="77777777" w:rsidR="00BE396E" w:rsidRDefault="00BE396E" w:rsidP="00BE396E">
            <w:pPr>
              <w:pStyle w:val="TableText"/>
            </w:pPr>
            <w:r>
              <w:t>HDR CASH REC REASON TYPE 3</w:t>
            </w:r>
          </w:p>
        </w:tc>
        <w:tc>
          <w:tcPr>
            <w:tcW w:w="2993" w:type="dxa"/>
            <w:tcMar>
              <w:left w:w="58" w:type="dxa"/>
              <w:right w:w="58" w:type="dxa"/>
            </w:tcMar>
          </w:tcPr>
          <w:p w14:paraId="07D8197C" w14:textId="4FFBAE8E" w:rsidR="00BE396E" w:rsidRDefault="00BE396E" w:rsidP="00BE396E">
            <w:pPr>
              <w:pStyle w:val="TableText"/>
            </w:pPr>
            <w:r>
              <w:t>:P:IDR-</w:t>
            </w:r>
            <w:hyperlink r:id="rId629" w:history="1">
              <w:r>
                <w:rPr>
                  <w:rStyle w:val="Hyperlink"/>
                </w:rPr>
                <w:t>C-REASON-TYPE</w:t>
              </w:r>
            </w:hyperlink>
          </w:p>
        </w:tc>
        <w:tc>
          <w:tcPr>
            <w:tcW w:w="2790" w:type="dxa"/>
            <w:tcMar>
              <w:left w:w="58" w:type="dxa"/>
              <w:right w:w="58" w:type="dxa"/>
            </w:tcMar>
          </w:tcPr>
          <w:p w14:paraId="08566339" w14:textId="77777777" w:rsidR="00BE396E" w:rsidRDefault="00BE396E" w:rsidP="00BE396E">
            <w:pPr>
              <w:pStyle w:val="TableText"/>
            </w:pPr>
            <w:r>
              <w:t>C/R reason type</w:t>
            </w:r>
          </w:p>
          <w:p w14:paraId="75292585" w14:textId="75DF5DBD" w:rsidR="00BE396E" w:rsidRDefault="00BE396E" w:rsidP="00BE396E">
            <w:pPr>
              <w:pStyle w:val="TableText"/>
            </w:pPr>
            <w:r w:rsidRPr="00FB78C7">
              <w:rPr>
                <w:rFonts w:cs="Arial"/>
                <w:color w:val="000000"/>
              </w:rPr>
              <w:t xml:space="preserve">The value of the cash/financial action code identify the type of transaction. Refer to Spec </w:t>
            </w:r>
            <w:hyperlink r:id="rId630" w:history="1">
              <w:r w:rsidRPr="00275086">
                <w:rPr>
                  <w:rStyle w:val="Hyperlink"/>
                  <w:rFonts w:cs="Arial"/>
                </w:rPr>
                <w:t>S0115010</w:t>
              </w:r>
            </w:hyperlink>
            <w:r w:rsidRPr="00FB78C7">
              <w:rPr>
                <w:rFonts w:cs="Arial"/>
                <w:color w:val="000000"/>
              </w:rPr>
              <w:t xml:space="preserve"> for a complete list of valid codes and respective descriptions</w:t>
            </w:r>
            <w:r>
              <w:rPr>
                <w:rFonts w:cs="Arial"/>
                <w:color w:val="000000"/>
              </w:rPr>
              <w:t>.</w:t>
            </w:r>
          </w:p>
        </w:tc>
        <w:tc>
          <w:tcPr>
            <w:tcW w:w="1080" w:type="dxa"/>
            <w:tcMar>
              <w:left w:w="58" w:type="dxa"/>
              <w:right w:w="58" w:type="dxa"/>
            </w:tcMar>
          </w:tcPr>
          <w:p w14:paraId="469158C6" w14:textId="77777777" w:rsidR="00BE396E" w:rsidRDefault="00BE396E" w:rsidP="00BE396E">
            <w:pPr>
              <w:pStyle w:val="TableText"/>
              <w:rPr>
                <w:caps/>
              </w:rPr>
            </w:pPr>
            <w:r>
              <w:rPr>
                <w:caps/>
              </w:rPr>
              <w:t>2 c</w:t>
            </w:r>
          </w:p>
        </w:tc>
        <w:tc>
          <w:tcPr>
            <w:tcW w:w="2340" w:type="dxa"/>
            <w:tcMar>
              <w:left w:w="58" w:type="dxa"/>
              <w:right w:w="58" w:type="dxa"/>
            </w:tcMar>
          </w:tcPr>
          <w:p w14:paraId="51078EB4" w14:textId="73B60FD3" w:rsidR="00BE396E" w:rsidRDefault="00BE396E" w:rsidP="00BE396E">
            <w:pPr>
              <w:pStyle w:val="TableText"/>
            </w:pPr>
            <w:r>
              <w:t xml:space="preserve">See spec </w:t>
            </w:r>
            <w:hyperlink r:id="rId631" w:history="1">
              <w:r>
                <w:rPr>
                  <w:rStyle w:val="Hyperlink"/>
                  <w:rFonts w:cs="Courier New"/>
                  <w:szCs w:val="16"/>
                </w:rPr>
                <w:t>S0115010</w:t>
              </w:r>
            </w:hyperlink>
          </w:p>
        </w:tc>
        <w:tc>
          <w:tcPr>
            <w:tcW w:w="858" w:type="dxa"/>
            <w:tcMar>
              <w:left w:w="58" w:type="dxa"/>
              <w:right w:w="58" w:type="dxa"/>
            </w:tcMar>
          </w:tcPr>
          <w:p w14:paraId="29FA6303" w14:textId="77777777" w:rsidR="00BE396E" w:rsidRDefault="00BE396E" w:rsidP="00BE396E">
            <w:pPr>
              <w:pStyle w:val="TableText"/>
            </w:pPr>
            <w:r>
              <w:t>Spaces</w:t>
            </w:r>
          </w:p>
        </w:tc>
        <w:tc>
          <w:tcPr>
            <w:tcW w:w="431" w:type="dxa"/>
          </w:tcPr>
          <w:p w14:paraId="05B538D8" w14:textId="77777777" w:rsidR="00BE396E" w:rsidRDefault="00BE396E" w:rsidP="00BE396E">
            <w:pPr>
              <w:pStyle w:val="TableText"/>
            </w:pPr>
            <w:r>
              <w:t>-</w:t>
            </w:r>
          </w:p>
        </w:tc>
        <w:tc>
          <w:tcPr>
            <w:tcW w:w="431" w:type="dxa"/>
          </w:tcPr>
          <w:p w14:paraId="14526647" w14:textId="77777777" w:rsidR="00BE396E" w:rsidRDefault="00BE396E" w:rsidP="00BE396E">
            <w:pPr>
              <w:pStyle w:val="TableText"/>
            </w:pPr>
            <w:r>
              <w:t>-</w:t>
            </w:r>
          </w:p>
        </w:tc>
        <w:tc>
          <w:tcPr>
            <w:tcW w:w="432" w:type="dxa"/>
          </w:tcPr>
          <w:p w14:paraId="382A60EC" w14:textId="77777777" w:rsidR="00BE396E" w:rsidRDefault="00BE396E" w:rsidP="00BE396E">
            <w:pPr>
              <w:pStyle w:val="TableText"/>
            </w:pPr>
            <w:r>
              <w:t>X</w:t>
            </w:r>
          </w:p>
        </w:tc>
      </w:tr>
      <w:tr w:rsidR="00BE396E" w14:paraId="0D7D8D97" w14:textId="77777777" w:rsidTr="005C7A84">
        <w:trPr>
          <w:cantSplit/>
          <w:jc w:val="center"/>
        </w:trPr>
        <w:tc>
          <w:tcPr>
            <w:tcW w:w="802" w:type="dxa"/>
            <w:tcMar>
              <w:left w:w="58" w:type="dxa"/>
              <w:right w:w="58" w:type="dxa"/>
            </w:tcMar>
          </w:tcPr>
          <w:p w14:paraId="27690365" w14:textId="4B5CCA6C" w:rsidR="00BE396E" w:rsidRDefault="00BE396E" w:rsidP="00BE396E">
            <w:pPr>
              <w:pStyle w:val="TableText"/>
            </w:pPr>
            <w:r>
              <w:t>2300</w:t>
            </w:r>
            <w:r w:rsidR="00135F82">
              <w:t xml:space="preserve"> – </w:t>
            </w:r>
            <w:r>
              <w:t>2304</w:t>
            </w:r>
          </w:p>
        </w:tc>
        <w:tc>
          <w:tcPr>
            <w:tcW w:w="2227" w:type="dxa"/>
            <w:tcMar>
              <w:left w:w="58" w:type="dxa"/>
              <w:right w:w="58" w:type="dxa"/>
            </w:tcMar>
          </w:tcPr>
          <w:p w14:paraId="02B3F231" w14:textId="77777777" w:rsidR="00BE396E" w:rsidRDefault="00BE396E" w:rsidP="00BE396E">
            <w:pPr>
              <w:pStyle w:val="TableText"/>
            </w:pPr>
            <w:r>
              <w:t>HDR CASH REC REASON CODE 3</w:t>
            </w:r>
          </w:p>
        </w:tc>
        <w:tc>
          <w:tcPr>
            <w:tcW w:w="2993" w:type="dxa"/>
            <w:tcMar>
              <w:left w:w="58" w:type="dxa"/>
              <w:right w:w="58" w:type="dxa"/>
            </w:tcMar>
          </w:tcPr>
          <w:p w14:paraId="4C5EF3A1" w14:textId="0A8616CB" w:rsidR="00BE396E" w:rsidRDefault="00BE396E" w:rsidP="00BE396E">
            <w:pPr>
              <w:pStyle w:val="TableText"/>
            </w:pPr>
            <w:r>
              <w:t>:P:IDR-</w:t>
            </w:r>
            <w:hyperlink r:id="rId632" w:history="1">
              <w:r>
                <w:rPr>
                  <w:rStyle w:val="Hyperlink"/>
                </w:rPr>
                <w:t>C-REASON-CODE</w:t>
              </w:r>
            </w:hyperlink>
          </w:p>
        </w:tc>
        <w:tc>
          <w:tcPr>
            <w:tcW w:w="2790" w:type="dxa"/>
            <w:tcMar>
              <w:left w:w="58" w:type="dxa"/>
              <w:right w:w="58" w:type="dxa"/>
            </w:tcMar>
          </w:tcPr>
          <w:p w14:paraId="71B5394F" w14:textId="77777777" w:rsidR="00BE396E" w:rsidRDefault="00BE396E" w:rsidP="00BE396E">
            <w:pPr>
              <w:pStyle w:val="TableText"/>
            </w:pPr>
            <w:r>
              <w:t>C/R reason code</w:t>
            </w:r>
          </w:p>
          <w:p w14:paraId="50648A07" w14:textId="2E50B8D7" w:rsidR="00BE396E" w:rsidRDefault="00BE396E" w:rsidP="002C1A7F">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r>
              <w:rPr>
                <w:rFonts w:cs="Arial"/>
                <w:color w:val="000000"/>
              </w:rPr>
              <w:t>.</w:t>
            </w:r>
          </w:p>
        </w:tc>
        <w:tc>
          <w:tcPr>
            <w:tcW w:w="1080" w:type="dxa"/>
            <w:tcMar>
              <w:left w:w="58" w:type="dxa"/>
              <w:right w:w="58" w:type="dxa"/>
            </w:tcMar>
          </w:tcPr>
          <w:p w14:paraId="3C1011F9" w14:textId="77777777" w:rsidR="00BE396E" w:rsidRDefault="00BE396E" w:rsidP="00BE396E">
            <w:pPr>
              <w:pStyle w:val="TableText"/>
              <w:rPr>
                <w:caps/>
              </w:rPr>
            </w:pPr>
            <w:r>
              <w:rPr>
                <w:caps/>
              </w:rPr>
              <w:t>5 c</w:t>
            </w:r>
          </w:p>
        </w:tc>
        <w:tc>
          <w:tcPr>
            <w:tcW w:w="2340" w:type="dxa"/>
            <w:tcMar>
              <w:left w:w="58" w:type="dxa"/>
              <w:right w:w="58" w:type="dxa"/>
            </w:tcMar>
          </w:tcPr>
          <w:p w14:paraId="4F8E58B8" w14:textId="0D577471" w:rsidR="00BE396E" w:rsidRDefault="00BE396E" w:rsidP="00BE396E">
            <w:pPr>
              <w:pStyle w:val="TableText"/>
            </w:pPr>
            <w:r>
              <w:t xml:space="preserve">See spec </w:t>
            </w:r>
            <w:hyperlink r:id="rId633" w:history="1">
              <w:r>
                <w:rPr>
                  <w:rStyle w:val="Hyperlink"/>
                  <w:rFonts w:cs="Courier New"/>
                  <w:szCs w:val="16"/>
                </w:rPr>
                <w:t>S0121000</w:t>
              </w:r>
            </w:hyperlink>
          </w:p>
        </w:tc>
        <w:tc>
          <w:tcPr>
            <w:tcW w:w="858" w:type="dxa"/>
            <w:tcMar>
              <w:left w:w="58" w:type="dxa"/>
              <w:right w:w="58" w:type="dxa"/>
            </w:tcMar>
          </w:tcPr>
          <w:p w14:paraId="22EE6DD3" w14:textId="77777777" w:rsidR="00BE396E" w:rsidRDefault="00BE396E" w:rsidP="00BE396E">
            <w:pPr>
              <w:pStyle w:val="TableText"/>
            </w:pPr>
            <w:r>
              <w:t>Spaces</w:t>
            </w:r>
          </w:p>
        </w:tc>
        <w:tc>
          <w:tcPr>
            <w:tcW w:w="431" w:type="dxa"/>
          </w:tcPr>
          <w:p w14:paraId="2FF80F78" w14:textId="77777777" w:rsidR="00BE396E" w:rsidRDefault="00BE396E" w:rsidP="00BE396E">
            <w:pPr>
              <w:pStyle w:val="TableText"/>
            </w:pPr>
            <w:r>
              <w:t>-</w:t>
            </w:r>
          </w:p>
        </w:tc>
        <w:tc>
          <w:tcPr>
            <w:tcW w:w="431" w:type="dxa"/>
          </w:tcPr>
          <w:p w14:paraId="5A7643F0" w14:textId="77777777" w:rsidR="00BE396E" w:rsidRDefault="00BE396E" w:rsidP="00BE396E">
            <w:pPr>
              <w:pStyle w:val="TableText"/>
            </w:pPr>
            <w:r>
              <w:t>-</w:t>
            </w:r>
          </w:p>
        </w:tc>
        <w:tc>
          <w:tcPr>
            <w:tcW w:w="432" w:type="dxa"/>
          </w:tcPr>
          <w:p w14:paraId="061923C2" w14:textId="77777777" w:rsidR="00BE396E" w:rsidRDefault="00BE396E" w:rsidP="00BE396E">
            <w:pPr>
              <w:pStyle w:val="TableText"/>
            </w:pPr>
            <w:r>
              <w:t>X</w:t>
            </w:r>
          </w:p>
        </w:tc>
      </w:tr>
      <w:tr w:rsidR="00BE396E" w14:paraId="5EFDB188" w14:textId="77777777" w:rsidTr="005C7A84">
        <w:trPr>
          <w:cantSplit/>
          <w:jc w:val="center"/>
        </w:trPr>
        <w:tc>
          <w:tcPr>
            <w:tcW w:w="802" w:type="dxa"/>
            <w:tcMar>
              <w:left w:w="58" w:type="dxa"/>
              <w:right w:w="58" w:type="dxa"/>
            </w:tcMar>
          </w:tcPr>
          <w:p w14:paraId="24AD919B" w14:textId="24A9E3B3" w:rsidR="00BE396E" w:rsidRDefault="00BE396E" w:rsidP="00BE396E">
            <w:pPr>
              <w:pStyle w:val="TableText"/>
            </w:pPr>
            <w:r>
              <w:t>2304</w:t>
            </w:r>
            <w:r w:rsidR="00135F82">
              <w:t xml:space="preserve"> – </w:t>
            </w:r>
            <w:r>
              <w:t>2308</w:t>
            </w:r>
          </w:p>
        </w:tc>
        <w:tc>
          <w:tcPr>
            <w:tcW w:w="2227" w:type="dxa"/>
            <w:tcMar>
              <w:left w:w="58" w:type="dxa"/>
              <w:right w:w="58" w:type="dxa"/>
            </w:tcMar>
          </w:tcPr>
          <w:p w14:paraId="31B7A02E" w14:textId="77777777" w:rsidR="00BE396E" w:rsidRDefault="00BE396E" w:rsidP="00BE396E">
            <w:pPr>
              <w:pStyle w:val="TableText"/>
            </w:pPr>
            <w:r>
              <w:t>HDR CLERK ID 3</w:t>
            </w:r>
          </w:p>
        </w:tc>
        <w:tc>
          <w:tcPr>
            <w:tcW w:w="2993" w:type="dxa"/>
            <w:tcMar>
              <w:left w:w="58" w:type="dxa"/>
              <w:right w:w="58" w:type="dxa"/>
            </w:tcMar>
          </w:tcPr>
          <w:p w14:paraId="6C88D961" w14:textId="70C36046" w:rsidR="00BE396E" w:rsidRDefault="00BE396E" w:rsidP="00BE396E">
            <w:pPr>
              <w:pStyle w:val="TableText"/>
            </w:pPr>
            <w:r>
              <w:t>:P:IDR-</w:t>
            </w:r>
            <w:hyperlink r:id="rId634" w:history="1">
              <w:r>
                <w:rPr>
                  <w:rStyle w:val="Hyperlink"/>
                </w:rPr>
                <w:t>C-CLERK</w:t>
              </w:r>
            </w:hyperlink>
          </w:p>
        </w:tc>
        <w:tc>
          <w:tcPr>
            <w:tcW w:w="2790" w:type="dxa"/>
            <w:tcMar>
              <w:left w:w="58" w:type="dxa"/>
              <w:right w:w="58" w:type="dxa"/>
            </w:tcMar>
          </w:tcPr>
          <w:p w14:paraId="590841D1" w14:textId="77777777" w:rsidR="00BE396E" w:rsidRDefault="00BE396E" w:rsidP="00BE396E">
            <w:pPr>
              <w:pStyle w:val="TableText"/>
            </w:pPr>
            <w:r>
              <w:t>Clerk</w:t>
            </w:r>
          </w:p>
          <w:p w14:paraId="2CD1D834" w14:textId="77777777" w:rsidR="00BE396E" w:rsidRDefault="00BE396E" w:rsidP="00BE396E">
            <w:pPr>
              <w:pStyle w:val="TableText"/>
            </w:pPr>
            <w:r w:rsidRPr="00393530">
              <w:rPr>
                <w:rFonts w:cs="Arial"/>
                <w:color w:val="000000"/>
              </w:rPr>
              <w:t>The identification code of the clerk initiating the change.</w:t>
            </w:r>
          </w:p>
        </w:tc>
        <w:tc>
          <w:tcPr>
            <w:tcW w:w="1080" w:type="dxa"/>
            <w:tcMar>
              <w:left w:w="58" w:type="dxa"/>
              <w:right w:w="58" w:type="dxa"/>
            </w:tcMar>
          </w:tcPr>
          <w:p w14:paraId="095FFE3D" w14:textId="77777777" w:rsidR="00BE396E" w:rsidRDefault="00BE396E" w:rsidP="00BE396E">
            <w:pPr>
              <w:pStyle w:val="TableText"/>
              <w:rPr>
                <w:caps/>
              </w:rPr>
            </w:pPr>
            <w:r>
              <w:rPr>
                <w:caps/>
              </w:rPr>
              <w:t>4 c</w:t>
            </w:r>
          </w:p>
        </w:tc>
        <w:tc>
          <w:tcPr>
            <w:tcW w:w="2340" w:type="dxa"/>
            <w:tcMar>
              <w:left w:w="58" w:type="dxa"/>
              <w:right w:w="58" w:type="dxa"/>
            </w:tcMar>
          </w:tcPr>
          <w:p w14:paraId="42A9183E" w14:textId="77777777" w:rsidR="00BE396E" w:rsidRDefault="00BE396E" w:rsidP="00BE396E">
            <w:pPr>
              <w:pStyle w:val="TableText"/>
            </w:pPr>
            <w:r>
              <w:t>-</w:t>
            </w:r>
          </w:p>
        </w:tc>
        <w:tc>
          <w:tcPr>
            <w:tcW w:w="858" w:type="dxa"/>
            <w:tcMar>
              <w:left w:w="58" w:type="dxa"/>
              <w:right w:w="58" w:type="dxa"/>
            </w:tcMar>
          </w:tcPr>
          <w:p w14:paraId="6C13D132" w14:textId="77777777" w:rsidR="00BE396E" w:rsidRDefault="00BE396E" w:rsidP="00BE396E">
            <w:pPr>
              <w:pStyle w:val="TableText"/>
            </w:pPr>
            <w:r>
              <w:t>Spaces</w:t>
            </w:r>
          </w:p>
        </w:tc>
        <w:tc>
          <w:tcPr>
            <w:tcW w:w="431" w:type="dxa"/>
          </w:tcPr>
          <w:p w14:paraId="4F4D60BA" w14:textId="77777777" w:rsidR="00BE396E" w:rsidRDefault="00BE396E" w:rsidP="00BE396E">
            <w:pPr>
              <w:pStyle w:val="TableText"/>
            </w:pPr>
            <w:r>
              <w:t>-</w:t>
            </w:r>
          </w:p>
        </w:tc>
        <w:tc>
          <w:tcPr>
            <w:tcW w:w="431" w:type="dxa"/>
          </w:tcPr>
          <w:p w14:paraId="66849942" w14:textId="77777777" w:rsidR="00BE396E" w:rsidRDefault="00BE396E" w:rsidP="00BE396E">
            <w:pPr>
              <w:pStyle w:val="TableText"/>
            </w:pPr>
            <w:r>
              <w:t>-</w:t>
            </w:r>
          </w:p>
        </w:tc>
        <w:tc>
          <w:tcPr>
            <w:tcW w:w="432" w:type="dxa"/>
          </w:tcPr>
          <w:p w14:paraId="07F86314" w14:textId="77777777" w:rsidR="00BE396E" w:rsidRDefault="00BE396E" w:rsidP="00BE396E">
            <w:pPr>
              <w:pStyle w:val="TableText"/>
            </w:pPr>
            <w:r>
              <w:t>X</w:t>
            </w:r>
          </w:p>
        </w:tc>
      </w:tr>
      <w:tr w:rsidR="00BE396E" w14:paraId="75193A8C" w14:textId="77777777" w:rsidTr="005C7A84">
        <w:trPr>
          <w:cantSplit/>
          <w:jc w:val="center"/>
        </w:trPr>
        <w:tc>
          <w:tcPr>
            <w:tcW w:w="802" w:type="dxa"/>
            <w:tcMar>
              <w:left w:w="58" w:type="dxa"/>
              <w:right w:w="58" w:type="dxa"/>
            </w:tcMar>
          </w:tcPr>
          <w:p w14:paraId="4590A23F" w14:textId="6D4DE203" w:rsidR="00BE396E" w:rsidRDefault="00BE396E" w:rsidP="00BE396E">
            <w:pPr>
              <w:pStyle w:val="TableText"/>
            </w:pPr>
            <w:r>
              <w:t>2309</w:t>
            </w:r>
            <w:r w:rsidR="00135F82">
              <w:t xml:space="preserve"> – </w:t>
            </w:r>
            <w:r>
              <w:t>2316</w:t>
            </w:r>
          </w:p>
        </w:tc>
        <w:tc>
          <w:tcPr>
            <w:tcW w:w="2227" w:type="dxa"/>
            <w:tcMar>
              <w:left w:w="58" w:type="dxa"/>
              <w:right w:w="58" w:type="dxa"/>
            </w:tcMar>
          </w:tcPr>
          <w:p w14:paraId="58AD1DAE" w14:textId="77777777" w:rsidR="00BE396E" w:rsidRDefault="00BE396E" w:rsidP="00BE396E">
            <w:pPr>
              <w:pStyle w:val="TableText"/>
            </w:pPr>
            <w:r>
              <w:t>HDR CASH REC TRAILER DATE 3</w:t>
            </w:r>
          </w:p>
        </w:tc>
        <w:tc>
          <w:tcPr>
            <w:tcW w:w="2993" w:type="dxa"/>
            <w:tcMar>
              <w:left w:w="58" w:type="dxa"/>
              <w:right w:w="58" w:type="dxa"/>
            </w:tcMar>
          </w:tcPr>
          <w:p w14:paraId="04589167" w14:textId="5442FB76" w:rsidR="00BE396E" w:rsidRDefault="00BE396E" w:rsidP="00BE396E">
            <w:pPr>
              <w:pStyle w:val="TableText"/>
            </w:pPr>
            <w:r>
              <w:t>:P:IDR-</w:t>
            </w:r>
            <w:hyperlink r:id="rId635" w:history="1">
              <w:r>
                <w:rPr>
                  <w:rStyle w:val="Hyperlink"/>
                </w:rPr>
                <w:t>C-DATE</w:t>
              </w:r>
            </w:hyperlink>
          </w:p>
        </w:tc>
        <w:tc>
          <w:tcPr>
            <w:tcW w:w="2790" w:type="dxa"/>
            <w:tcMar>
              <w:left w:w="58" w:type="dxa"/>
              <w:right w:w="58" w:type="dxa"/>
            </w:tcMar>
          </w:tcPr>
          <w:p w14:paraId="54CED331" w14:textId="77777777" w:rsidR="00BE396E" w:rsidRDefault="00BE396E" w:rsidP="00BE396E">
            <w:pPr>
              <w:pStyle w:val="TableText"/>
            </w:pPr>
            <w:r>
              <w:t>C/R Trailer Date</w:t>
            </w:r>
          </w:p>
          <w:p w14:paraId="1D88D02D" w14:textId="77777777" w:rsidR="00BE396E" w:rsidRDefault="00BE396E" w:rsidP="00BE396E">
            <w:pPr>
              <w:pStyle w:val="TableText"/>
            </w:pPr>
            <w:r>
              <w:rPr>
                <w:rFonts w:cs="Arial"/>
                <w:color w:val="000000"/>
              </w:rPr>
              <w:t>T</w:t>
            </w:r>
            <w:r w:rsidRPr="001240C5">
              <w:rPr>
                <w:rFonts w:cs="Arial"/>
                <w:color w:val="000000"/>
              </w:rPr>
              <w:t>he date the C Trailer was added</w:t>
            </w:r>
            <w:r>
              <w:rPr>
                <w:rFonts w:cs="Arial"/>
                <w:color w:val="000000"/>
              </w:rPr>
              <w:t>.</w:t>
            </w:r>
          </w:p>
        </w:tc>
        <w:tc>
          <w:tcPr>
            <w:tcW w:w="1080" w:type="dxa"/>
            <w:tcMar>
              <w:left w:w="58" w:type="dxa"/>
              <w:right w:w="58" w:type="dxa"/>
            </w:tcMar>
          </w:tcPr>
          <w:p w14:paraId="24A70BDE" w14:textId="77777777" w:rsidR="00BE396E" w:rsidRDefault="00BE396E" w:rsidP="00BE396E">
            <w:pPr>
              <w:pStyle w:val="TableText"/>
              <w:rPr>
                <w:caps/>
              </w:rPr>
            </w:pPr>
            <w:r>
              <w:rPr>
                <w:caps/>
              </w:rPr>
              <w:t>8 N</w:t>
            </w:r>
          </w:p>
        </w:tc>
        <w:tc>
          <w:tcPr>
            <w:tcW w:w="2340" w:type="dxa"/>
            <w:tcMar>
              <w:left w:w="58" w:type="dxa"/>
              <w:right w:w="58" w:type="dxa"/>
            </w:tcMar>
          </w:tcPr>
          <w:p w14:paraId="377EFBFF" w14:textId="77777777" w:rsidR="00BE396E" w:rsidRDefault="00BE396E" w:rsidP="00BE396E">
            <w:pPr>
              <w:pStyle w:val="TableText"/>
            </w:pPr>
            <w:r>
              <w:t>MMDDYYYY</w:t>
            </w:r>
          </w:p>
        </w:tc>
        <w:tc>
          <w:tcPr>
            <w:tcW w:w="858" w:type="dxa"/>
            <w:tcMar>
              <w:left w:w="58" w:type="dxa"/>
              <w:right w:w="58" w:type="dxa"/>
            </w:tcMar>
          </w:tcPr>
          <w:p w14:paraId="1D962FE5" w14:textId="77777777" w:rsidR="00BE396E" w:rsidRDefault="00BE396E" w:rsidP="00BE396E">
            <w:pPr>
              <w:pStyle w:val="TableText"/>
            </w:pPr>
            <w:r>
              <w:t>Zeros</w:t>
            </w:r>
          </w:p>
        </w:tc>
        <w:tc>
          <w:tcPr>
            <w:tcW w:w="431" w:type="dxa"/>
          </w:tcPr>
          <w:p w14:paraId="25B817E5" w14:textId="77777777" w:rsidR="00BE396E" w:rsidRDefault="00BE396E" w:rsidP="00BE396E">
            <w:pPr>
              <w:pStyle w:val="TableText"/>
            </w:pPr>
            <w:r>
              <w:t>-</w:t>
            </w:r>
          </w:p>
        </w:tc>
        <w:tc>
          <w:tcPr>
            <w:tcW w:w="431" w:type="dxa"/>
          </w:tcPr>
          <w:p w14:paraId="22796C68" w14:textId="77777777" w:rsidR="00BE396E" w:rsidRDefault="00BE396E" w:rsidP="00BE396E">
            <w:pPr>
              <w:pStyle w:val="TableText"/>
            </w:pPr>
            <w:r>
              <w:t>-</w:t>
            </w:r>
          </w:p>
        </w:tc>
        <w:tc>
          <w:tcPr>
            <w:tcW w:w="432" w:type="dxa"/>
          </w:tcPr>
          <w:p w14:paraId="27409ECF" w14:textId="77777777" w:rsidR="00BE396E" w:rsidRDefault="00BE396E" w:rsidP="00BE396E">
            <w:pPr>
              <w:pStyle w:val="TableText"/>
            </w:pPr>
            <w:r>
              <w:t>X</w:t>
            </w:r>
          </w:p>
        </w:tc>
      </w:tr>
      <w:tr w:rsidR="00BE396E" w14:paraId="2171FA7C" w14:textId="77777777" w:rsidTr="005C7A84">
        <w:trPr>
          <w:cantSplit/>
          <w:jc w:val="center"/>
        </w:trPr>
        <w:tc>
          <w:tcPr>
            <w:tcW w:w="802" w:type="dxa"/>
            <w:tcMar>
              <w:left w:w="58" w:type="dxa"/>
              <w:right w:w="58" w:type="dxa"/>
            </w:tcMar>
          </w:tcPr>
          <w:p w14:paraId="63E7F469" w14:textId="77777777" w:rsidR="00BE396E" w:rsidRDefault="00BE396E" w:rsidP="00BE396E">
            <w:pPr>
              <w:pStyle w:val="TableText"/>
            </w:pPr>
            <w:r>
              <w:t>2317</w:t>
            </w:r>
          </w:p>
        </w:tc>
        <w:tc>
          <w:tcPr>
            <w:tcW w:w="2227" w:type="dxa"/>
            <w:tcMar>
              <w:left w:w="58" w:type="dxa"/>
              <w:right w:w="58" w:type="dxa"/>
            </w:tcMar>
          </w:tcPr>
          <w:p w14:paraId="54983B2E" w14:textId="77777777" w:rsidR="00BE396E" w:rsidRDefault="00BE396E" w:rsidP="00BE396E">
            <w:pPr>
              <w:pStyle w:val="TableText"/>
            </w:pPr>
            <w:r>
              <w:t>CASH REC TYPE 4</w:t>
            </w:r>
          </w:p>
        </w:tc>
        <w:tc>
          <w:tcPr>
            <w:tcW w:w="2993" w:type="dxa"/>
            <w:tcMar>
              <w:left w:w="58" w:type="dxa"/>
              <w:right w:w="58" w:type="dxa"/>
            </w:tcMar>
          </w:tcPr>
          <w:p w14:paraId="6F234826" w14:textId="6218611A" w:rsidR="00BE396E" w:rsidRDefault="00BE396E" w:rsidP="00BE396E">
            <w:pPr>
              <w:pStyle w:val="TableText"/>
            </w:pPr>
            <w:r>
              <w:t>:P:IDR-</w:t>
            </w:r>
            <w:hyperlink r:id="rId636" w:history="1">
              <w:r>
                <w:rPr>
                  <w:rStyle w:val="Hyperlink"/>
                </w:rPr>
                <w:t>C-TYPE</w:t>
              </w:r>
            </w:hyperlink>
          </w:p>
        </w:tc>
        <w:tc>
          <w:tcPr>
            <w:tcW w:w="2790" w:type="dxa"/>
            <w:tcMar>
              <w:left w:w="58" w:type="dxa"/>
              <w:right w:w="58" w:type="dxa"/>
            </w:tcMar>
          </w:tcPr>
          <w:p w14:paraId="3793BDFC" w14:textId="77777777" w:rsidR="00BE396E" w:rsidRDefault="00BE396E" w:rsidP="00BE396E">
            <w:pPr>
              <w:pStyle w:val="TableText"/>
            </w:pPr>
            <w:r>
              <w:t>C/R type</w:t>
            </w:r>
          </w:p>
          <w:p w14:paraId="39EC40D8" w14:textId="77777777" w:rsidR="00BE396E" w:rsidRDefault="00BE396E" w:rsidP="00BE396E">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37805F35" w14:textId="77777777" w:rsidR="00BE396E" w:rsidRDefault="00BE396E" w:rsidP="00BE396E">
            <w:pPr>
              <w:pStyle w:val="TableText"/>
              <w:rPr>
                <w:caps/>
              </w:rPr>
            </w:pPr>
            <w:r>
              <w:rPr>
                <w:caps/>
              </w:rPr>
              <w:t>1 C</w:t>
            </w:r>
          </w:p>
        </w:tc>
        <w:tc>
          <w:tcPr>
            <w:tcW w:w="2340" w:type="dxa"/>
            <w:tcMar>
              <w:left w:w="58" w:type="dxa"/>
              <w:right w:w="58" w:type="dxa"/>
            </w:tcMar>
          </w:tcPr>
          <w:p w14:paraId="52D14BB2" w14:textId="77777777" w:rsidR="00BE396E" w:rsidRPr="0097365E" w:rsidRDefault="00BE396E" w:rsidP="00BE396E">
            <w:pPr>
              <w:pStyle w:val="TableText"/>
              <w:rPr>
                <w:rFonts w:cs="Arial"/>
                <w:color w:val="000000"/>
              </w:rPr>
            </w:pPr>
            <w:r w:rsidRPr="0042502A">
              <w:rPr>
                <w:rFonts w:cs="Arial"/>
                <w:b/>
                <w:color w:val="000000"/>
              </w:rPr>
              <w:t>Valid Values:</w:t>
            </w:r>
          </w:p>
          <w:p w14:paraId="4251C487" w14:textId="5C192B36" w:rsidR="00BE396E" w:rsidRPr="000B6CD8" w:rsidRDefault="00BE396E" w:rsidP="00245396">
            <w:pPr>
              <w:pStyle w:val="TableTextBullet"/>
            </w:pPr>
            <w:r w:rsidRPr="000B6CD8">
              <w:t xml:space="preserve">P </w:t>
            </w:r>
            <w:r w:rsidR="002C1A7F">
              <w:t xml:space="preserve">– </w:t>
            </w:r>
            <w:r w:rsidRPr="000B6CD8">
              <w:t>Partial refund</w:t>
            </w:r>
          </w:p>
          <w:p w14:paraId="55ED5937" w14:textId="0999AC4E" w:rsidR="00BE396E" w:rsidRPr="000B6CD8" w:rsidRDefault="00BE396E" w:rsidP="00245396">
            <w:pPr>
              <w:pStyle w:val="TableTextBullet"/>
            </w:pPr>
            <w:r w:rsidRPr="000B6CD8">
              <w:t xml:space="preserve">F </w:t>
            </w:r>
            <w:r w:rsidR="002C1A7F">
              <w:t xml:space="preserve">– </w:t>
            </w:r>
            <w:r w:rsidRPr="000B6CD8">
              <w:t>Full refund</w:t>
            </w:r>
          </w:p>
          <w:p w14:paraId="0D847B95" w14:textId="645DD4B9" w:rsidR="00BE396E" w:rsidRPr="000B6CD8" w:rsidRDefault="00BE396E" w:rsidP="00245396">
            <w:pPr>
              <w:pStyle w:val="TableTextBullet"/>
            </w:pPr>
            <w:r w:rsidRPr="000B6CD8">
              <w:t xml:space="preserve">R </w:t>
            </w:r>
            <w:r w:rsidR="002C1A7F">
              <w:t xml:space="preserve">– </w:t>
            </w:r>
            <w:r w:rsidRPr="000B6CD8">
              <w:t>Reissue</w:t>
            </w:r>
          </w:p>
          <w:p w14:paraId="2E85CC7C" w14:textId="4042FCB6" w:rsidR="00BE396E" w:rsidRPr="000B6CD8" w:rsidRDefault="00BE396E" w:rsidP="00245396">
            <w:pPr>
              <w:pStyle w:val="TableTextBullet"/>
            </w:pPr>
            <w:r w:rsidRPr="000B6CD8">
              <w:t xml:space="preserve">S </w:t>
            </w:r>
            <w:r w:rsidR="002C1A7F">
              <w:t xml:space="preserve">– </w:t>
            </w:r>
            <w:r w:rsidRPr="000B6CD8">
              <w:t>Staledate</w:t>
            </w:r>
          </w:p>
          <w:p w14:paraId="5E028437" w14:textId="56EF0B1C" w:rsidR="00BE396E" w:rsidRDefault="00BE396E" w:rsidP="00245396">
            <w:pPr>
              <w:pStyle w:val="TableTextBullet"/>
            </w:pPr>
            <w:r w:rsidRPr="000B6CD8">
              <w:t xml:space="preserve">V </w:t>
            </w:r>
            <w:r w:rsidR="002C1A7F">
              <w:t xml:space="preserve">– </w:t>
            </w:r>
            <w:r w:rsidRPr="000B6CD8">
              <w:t>Void</w:t>
            </w:r>
          </w:p>
        </w:tc>
        <w:tc>
          <w:tcPr>
            <w:tcW w:w="858" w:type="dxa"/>
            <w:tcMar>
              <w:left w:w="58" w:type="dxa"/>
              <w:right w:w="58" w:type="dxa"/>
            </w:tcMar>
          </w:tcPr>
          <w:p w14:paraId="219723A6" w14:textId="77777777" w:rsidR="00BE396E" w:rsidRDefault="00BE396E" w:rsidP="00BE396E">
            <w:pPr>
              <w:pStyle w:val="TableText"/>
            </w:pPr>
            <w:r>
              <w:t>Spaces</w:t>
            </w:r>
          </w:p>
        </w:tc>
        <w:tc>
          <w:tcPr>
            <w:tcW w:w="431" w:type="dxa"/>
          </w:tcPr>
          <w:p w14:paraId="3E3F5FD6" w14:textId="77777777" w:rsidR="00BE396E" w:rsidRDefault="00BE396E" w:rsidP="00BE396E">
            <w:pPr>
              <w:pStyle w:val="TableText"/>
            </w:pPr>
            <w:r>
              <w:t>-</w:t>
            </w:r>
          </w:p>
        </w:tc>
        <w:tc>
          <w:tcPr>
            <w:tcW w:w="431" w:type="dxa"/>
          </w:tcPr>
          <w:p w14:paraId="204C67FD" w14:textId="77777777" w:rsidR="00BE396E" w:rsidRDefault="00BE396E" w:rsidP="00BE396E">
            <w:pPr>
              <w:pStyle w:val="TableText"/>
            </w:pPr>
            <w:r>
              <w:t>-</w:t>
            </w:r>
          </w:p>
        </w:tc>
        <w:tc>
          <w:tcPr>
            <w:tcW w:w="432" w:type="dxa"/>
          </w:tcPr>
          <w:p w14:paraId="2E3E272F" w14:textId="77777777" w:rsidR="00BE396E" w:rsidRDefault="00BE396E" w:rsidP="00BE396E">
            <w:pPr>
              <w:pStyle w:val="TableText"/>
            </w:pPr>
            <w:r>
              <w:t>X</w:t>
            </w:r>
          </w:p>
        </w:tc>
      </w:tr>
      <w:tr w:rsidR="00BE396E" w14:paraId="6D161B1E" w14:textId="77777777" w:rsidTr="005C7A84">
        <w:trPr>
          <w:cantSplit/>
          <w:jc w:val="center"/>
        </w:trPr>
        <w:tc>
          <w:tcPr>
            <w:tcW w:w="802" w:type="dxa"/>
            <w:tcMar>
              <w:left w:w="58" w:type="dxa"/>
              <w:right w:w="58" w:type="dxa"/>
            </w:tcMar>
          </w:tcPr>
          <w:p w14:paraId="2CA33AAB" w14:textId="77777777" w:rsidR="00BE396E" w:rsidRDefault="00BE396E" w:rsidP="00BE396E">
            <w:pPr>
              <w:pStyle w:val="TableText"/>
            </w:pPr>
            <w:r>
              <w:t>2318</w:t>
            </w:r>
          </w:p>
        </w:tc>
        <w:tc>
          <w:tcPr>
            <w:tcW w:w="2227" w:type="dxa"/>
            <w:tcMar>
              <w:left w:w="58" w:type="dxa"/>
              <w:right w:w="58" w:type="dxa"/>
            </w:tcMar>
          </w:tcPr>
          <w:p w14:paraId="0D0E80E0" w14:textId="77777777" w:rsidR="00BE396E" w:rsidRDefault="00BE396E" w:rsidP="00BE396E">
            <w:pPr>
              <w:pStyle w:val="TableText"/>
            </w:pPr>
            <w:r>
              <w:t>HDR STATUS PRIOR 4</w:t>
            </w:r>
          </w:p>
        </w:tc>
        <w:tc>
          <w:tcPr>
            <w:tcW w:w="2993" w:type="dxa"/>
            <w:tcMar>
              <w:left w:w="58" w:type="dxa"/>
              <w:right w:w="58" w:type="dxa"/>
            </w:tcMar>
          </w:tcPr>
          <w:p w14:paraId="0072C12F" w14:textId="504B2E10" w:rsidR="00BE396E" w:rsidRDefault="00BE396E" w:rsidP="00BE396E">
            <w:pPr>
              <w:pStyle w:val="TableText"/>
            </w:pPr>
            <w:r>
              <w:t>:P:IDR-</w:t>
            </w:r>
            <w:hyperlink r:id="rId637" w:history="1">
              <w:r>
                <w:rPr>
                  <w:rStyle w:val="Hyperlink"/>
                </w:rPr>
                <w:t>C-OLD-STAT</w:t>
              </w:r>
            </w:hyperlink>
          </w:p>
        </w:tc>
        <w:tc>
          <w:tcPr>
            <w:tcW w:w="2790" w:type="dxa"/>
            <w:tcMar>
              <w:left w:w="58" w:type="dxa"/>
              <w:right w:w="58" w:type="dxa"/>
            </w:tcMar>
          </w:tcPr>
          <w:p w14:paraId="4D69D734" w14:textId="77777777" w:rsidR="00BE396E" w:rsidRDefault="00BE396E" w:rsidP="00BE396E">
            <w:pPr>
              <w:pStyle w:val="TableText"/>
            </w:pPr>
            <w:r>
              <w:t>Prior detail status</w:t>
            </w:r>
          </w:p>
          <w:p w14:paraId="7071C965" w14:textId="3434D83C" w:rsidR="00BE396E" w:rsidRDefault="00BE396E" w:rsidP="00BE396E">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58481563" w14:textId="77777777"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7B16E44E" w14:textId="77777777" w:rsidR="00BE396E" w:rsidRDefault="00BE396E" w:rsidP="00245396">
            <w:pPr>
              <w:pStyle w:val="TableTextBullet"/>
            </w:pPr>
            <w:r>
              <w:t>F</w:t>
            </w:r>
            <w:r w:rsidR="00787990">
              <w:t xml:space="preserve">– </w:t>
            </w:r>
            <w:r w:rsidRPr="0097365E">
              <w:t>Full claim refund - EGHP, used only when an EGHP accounts receivable has been satisfied (RG type AR). This status is for display purposes only, internally the claim status would be a ‘</w:t>
            </w:r>
            <w:r w:rsidR="00787990">
              <w:t>Y</w:t>
            </w:r>
            <w:r w:rsidRPr="0097365E">
              <w:t>’.</w:t>
            </w:r>
          </w:p>
          <w:p w14:paraId="725975A7" w14:textId="77777777" w:rsidR="001435E5" w:rsidRDefault="001435E5"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60694DCE" w14:textId="77AEC5F7" w:rsidR="001435E5" w:rsidRDefault="001435E5" w:rsidP="00245396">
            <w:pPr>
              <w:pStyle w:val="TableTextBullet"/>
            </w:pPr>
            <w:r w:rsidRPr="0097365E">
              <w:t>P</w:t>
            </w:r>
            <w:r w:rsidRPr="000B6CD8">
              <w:t xml:space="preserve"> </w:t>
            </w:r>
            <w:r>
              <w:t xml:space="preserve">– </w:t>
            </w:r>
            <w:r w:rsidRPr="0097365E">
              <w:t>Partial claim refund - EGHP, used only when an EGHP accounts receivable has been satisfied (RG type AR). This status is for display purposes only, internally the claim status would be a ‘</w:t>
            </w:r>
            <w:r>
              <w:t>G</w:t>
            </w:r>
            <w:r w:rsidRPr="0097365E">
              <w:t>’.</w:t>
            </w:r>
          </w:p>
        </w:tc>
        <w:tc>
          <w:tcPr>
            <w:tcW w:w="1080" w:type="dxa"/>
            <w:tcMar>
              <w:left w:w="58" w:type="dxa"/>
              <w:right w:w="58" w:type="dxa"/>
            </w:tcMar>
          </w:tcPr>
          <w:p w14:paraId="42DAC5AE" w14:textId="77777777" w:rsidR="00BE396E" w:rsidRDefault="00BE396E" w:rsidP="00BE396E">
            <w:pPr>
              <w:pStyle w:val="TableText"/>
              <w:rPr>
                <w:caps/>
              </w:rPr>
            </w:pPr>
            <w:r>
              <w:rPr>
                <w:caps/>
              </w:rPr>
              <w:t>1 C</w:t>
            </w:r>
          </w:p>
        </w:tc>
        <w:tc>
          <w:tcPr>
            <w:tcW w:w="2340" w:type="dxa"/>
            <w:tcMar>
              <w:left w:w="58" w:type="dxa"/>
              <w:right w:w="58" w:type="dxa"/>
            </w:tcMar>
          </w:tcPr>
          <w:p w14:paraId="5DDE88FD" w14:textId="1057813B" w:rsidR="00BE396E" w:rsidRDefault="00BE396E" w:rsidP="00BE396E">
            <w:pPr>
              <w:pStyle w:val="TableText"/>
            </w:pPr>
            <w:r>
              <w:t xml:space="preserve">See spec </w:t>
            </w:r>
            <w:hyperlink r:id="rId638" w:history="1">
              <w:r>
                <w:rPr>
                  <w:rStyle w:val="Hyperlink"/>
                  <w:rFonts w:cs="Courier New"/>
                  <w:szCs w:val="16"/>
                </w:rPr>
                <w:t>S0209000</w:t>
              </w:r>
            </w:hyperlink>
          </w:p>
        </w:tc>
        <w:tc>
          <w:tcPr>
            <w:tcW w:w="858" w:type="dxa"/>
            <w:tcMar>
              <w:left w:w="58" w:type="dxa"/>
              <w:right w:w="58" w:type="dxa"/>
            </w:tcMar>
          </w:tcPr>
          <w:p w14:paraId="3D3A3783" w14:textId="77777777" w:rsidR="00BE396E" w:rsidRDefault="00BE396E" w:rsidP="00BE396E">
            <w:pPr>
              <w:pStyle w:val="TableText"/>
            </w:pPr>
            <w:r>
              <w:t>Spaces</w:t>
            </w:r>
          </w:p>
        </w:tc>
        <w:tc>
          <w:tcPr>
            <w:tcW w:w="431" w:type="dxa"/>
          </w:tcPr>
          <w:p w14:paraId="7D70821D" w14:textId="77777777" w:rsidR="00BE396E" w:rsidRDefault="00BE396E" w:rsidP="00BE396E">
            <w:pPr>
              <w:pStyle w:val="TableText"/>
            </w:pPr>
            <w:r>
              <w:t>-</w:t>
            </w:r>
          </w:p>
        </w:tc>
        <w:tc>
          <w:tcPr>
            <w:tcW w:w="431" w:type="dxa"/>
          </w:tcPr>
          <w:p w14:paraId="603C9775" w14:textId="77777777" w:rsidR="00BE396E" w:rsidRDefault="00BE396E" w:rsidP="00BE396E">
            <w:pPr>
              <w:pStyle w:val="TableText"/>
            </w:pPr>
            <w:r>
              <w:t>-</w:t>
            </w:r>
          </w:p>
        </w:tc>
        <w:tc>
          <w:tcPr>
            <w:tcW w:w="432" w:type="dxa"/>
          </w:tcPr>
          <w:p w14:paraId="0F8B4656" w14:textId="77777777" w:rsidR="00BE396E" w:rsidRDefault="00BE396E" w:rsidP="00BE396E">
            <w:pPr>
              <w:pStyle w:val="TableText"/>
            </w:pPr>
            <w:r>
              <w:t>X</w:t>
            </w:r>
          </w:p>
        </w:tc>
      </w:tr>
      <w:tr w:rsidR="00BE396E" w14:paraId="07B8A3C1" w14:textId="77777777" w:rsidTr="005C7A84">
        <w:trPr>
          <w:cantSplit/>
          <w:jc w:val="center"/>
        </w:trPr>
        <w:tc>
          <w:tcPr>
            <w:tcW w:w="802" w:type="dxa"/>
            <w:tcMar>
              <w:left w:w="58" w:type="dxa"/>
              <w:right w:w="58" w:type="dxa"/>
            </w:tcMar>
          </w:tcPr>
          <w:p w14:paraId="041B51DA" w14:textId="77777777" w:rsidR="00BE396E" w:rsidRDefault="00BE396E" w:rsidP="00BE396E">
            <w:pPr>
              <w:pStyle w:val="TableText"/>
            </w:pPr>
            <w:r>
              <w:t>2318</w:t>
            </w:r>
          </w:p>
          <w:p w14:paraId="271FC6BA" w14:textId="10B1EE07" w:rsidR="00BE396E" w:rsidRDefault="00787990" w:rsidP="00BE396E">
            <w:pPr>
              <w:pStyle w:val="TableText"/>
            </w:pPr>
            <w:r>
              <w:t>(</w:t>
            </w:r>
            <w:r w:rsidR="00BE396E">
              <w:t>Cont’d</w:t>
            </w:r>
            <w:r>
              <w:t>)</w:t>
            </w:r>
          </w:p>
        </w:tc>
        <w:tc>
          <w:tcPr>
            <w:tcW w:w="2227" w:type="dxa"/>
            <w:tcMar>
              <w:left w:w="58" w:type="dxa"/>
              <w:right w:w="58" w:type="dxa"/>
            </w:tcMar>
          </w:tcPr>
          <w:p w14:paraId="09179FB2" w14:textId="77777777" w:rsidR="00BE396E" w:rsidRDefault="00BE396E" w:rsidP="00BE396E">
            <w:pPr>
              <w:pStyle w:val="TableText"/>
            </w:pPr>
            <w:r>
              <w:t>HDR STATUS PRIOR 4</w:t>
            </w:r>
          </w:p>
        </w:tc>
        <w:tc>
          <w:tcPr>
            <w:tcW w:w="2993" w:type="dxa"/>
            <w:tcMar>
              <w:left w:w="58" w:type="dxa"/>
              <w:right w:w="58" w:type="dxa"/>
            </w:tcMar>
          </w:tcPr>
          <w:p w14:paraId="6A562622" w14:textId="558F435D" w:rsidR="00BE396E" w:rsidRDefault="00BE396E" w:rsidP="00BE396E">
            <w:pPr>
              <w:pStyle w:val="TableText"/>
            </w:pPr>
            <w:r>
              <w:t>:P:IDR-</w:t>
            </w:r>
            <w:hyperlink r:id="rId639" w:history="1">
              <w:r>
                <w:rPr>
                  <w:rStyle w:val="Hyperlink"/>
                </w:rPr>
                <w:t>C-OLD-STAT</w:t>
              </w:r>
            </w:hyperlink>
          </w:p>
        </w:tc>
        <w:tc>
          <w:tcPr>
            <w:tcW w:w="2790" w:type="dxa"/>
            <w:tcMar>
              <w:left w:w="58" w:type="dxa"/>
              <w:right w:w="58" w:type="dxa"/>
            </w:tcMar>
          </w:tcPr>
          <w:p w14:paraId="5FE8936A" w14:textId="77777777" w:rsidR="00BE396E" w:rsidRDefault="00BE396E" w:rsidP="00BE396E">
            <w:pPr>
              <w:pStyle w:val="TableText"/>
            </w:pPr>
            <w:r>
              <w:t>Prior detail status</w:t>
            </w:r>
          </w:p>
          <w:p w14:paraId="786C21D8" w14:textId="77777777"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0F0AF4C4" w14:textId="77777777" w:rsidR="001435E5" w:rsidRPr="0097365E" w:rsidRDefault="001435E5" w:rsidP="00245396">
            <w:pPr>
              <w:pStyle w:val="TableTextBullet"/>
            </w:pPr>
            <w:r w:rsidRPr="0097365E">
              <w:t>X</w:t>
            </w:r>
            <w:r w:rsidRPr="000B6CD8">
              <w:t xml:space="preserve"> </w:t>
            </w:r>
            <w:r>
              <w:t xml:space="preserve">– </w:t>
            </w:r>
            <w:r w:rsidRPr="0097365E">
              <w:t>Partial refund, claim that is a partial void and a split pay.</w:t>
            </w:r>
          </w:p>
          <w:p w14:paraId="325CB5EE" w14:textId="77777777" w:rsidR="001435E5" w:rsidRPr="0097365E" w:rsidRDefault="001435E5" w:rsidP="00245396">
            <w:pPr>
              <w:pStyle w:val="TableTextBullet"/>
            </w:pPr>
            <w:r w:rsidRPr="0097365E">
              <w:t>Y</w:t>
            </w:r>
            <w:r w:rsidRPr="000B6CD8">
              <w:t xml:space="preserve"> </w:t>
            </w:r>
            <w:r>
              <w:t xml:space="preserve">– </w:t>
            </w:r>
            <w:r w:rsidRPr="0097365E">
              <w:t>Full refund, full amount of claim payment was returned.</w:t>
            </w:r>
          </w:p>
          <w:p w14:paraId="675B6197" w14:textId="29BC442D" w:rsidR="00BE396E" w:rsidRDefault="001435E5"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37BBBD17" w14:textId="77777777" w:rsidR="00BE396E" w:rsidRDefault="00BE396E" w:rsidP="00BE396E">
            <w:pPr>
              <w:pStyle w:val="TableText"/>
              <w:rPr>
                <w:caps/>
              </w:rPr>
            </w:pPr>
            <w:r>
              <w:rPr>
                <w:caps/>
              </w:rPr>
              <w:t>1 C</w:t>
            </w:r>
          </w:p>
        </w:tc>
        <w:tc>
          <w:tcPr>
            <w:tcW w:w="2340" w:type="dxa"/>
            <w:tcMar>
              <w:left w:w="58" w:type="dxa"/>
              <w:right w:w="58" w:type="dxa"/>
            </w:tcMar>
          </w:tcPr>
          <w:p w14:paraId="3851F006" w14:textId="5D606385" w:rsidR="00BE396E" w:rsidRDefault="00BE396E" w:rsidP="00BE396E">
            <w:pPr>
              <w:pStyle w:val="TableText"/>
            </w:pPr>
            <w:r>
              <w:t xml:space="preserve">See spec </w:t>
            </w:r>
            <w:hyperlink r:id="rId640" w:history="1">
              <w:r>
                <w:rPr>
                  <w:rStyle w:val="Hyperlink"/>
                  <w:rFonts w:cs="Courier New"/>
                  <w:szCs w:val="16"/>
                </w:rPr>
                <w:t>S0209000</w:t>
              </w:r>
            </w:hyperlink>
          </w:p>
        </w:tc>
        <w:tc>
          <w:tcPr>
            <w:tcW w:w="858" w:type="dxa"/>
            <w:tcMar>
              <w:left w:w="58" w:type="dxa"/>
              <w:right w:w="58" w:type="dxa"/>
            </w:tcMar>
          </w:tcPr>
          <w:p w14:paraId="3A71F9C3" w14:textId="77777777" w:rsidR="00BE396E" w:rsidRDefault="00BE396E" w:rsidP="00BE396E">
            <w:pPr>
              <w:pStyle w:val="TableText"/>
            </w:pPr>
            <w:r>
              <w:t>Spaces</w:t>
            </w:r>
          </w:p>
        </w:tc>
        <w:tc>
          <w:tcPr>
            <w:tcW w:w="431" w:type="dxa"/>
          </w:tcPr>
          <w:p w14:paraId="418770AD" w14:textId="77777777" w:rsidR="00BE396E" w:rsidRDefault="00BE396E" w:rsidP="00BE396E">
            <w:pPr>
              <w:pStyle w:val="TableText"/>
            </w:pPr>
            <w:r>
              <w:t>-</w:t>
            </w:r>
          </w:p>
        </w:tc>
        <w:tc>
          <w:tcPr>
            <w:tcW w:w="431" w:type="dxa"/>
          </w:tcPr>
          <w:p w14:paraId="03FA7797" w14:textId="77777777" w:rsidR="00BE396E" w:rsidRDefault="00BE396E" w:rsidP="00BE396E">
            <w:pPr>
              <w:pStyle w:val="TableText"/>
            </w:pPr>
            <w:r>
              <w:t>-</w:t>
            </w:r>
          </w:p>
        </w:tc>
        <w:tc>
          <w:tcPr>
            <w:tcW w:w="432" w:type="dxa"/>
          </w:tcPr>
          <w:p w14:paraId="3ACA8E0F" w14:textId="77777777" w:rsidR="00BE396E" w:rsidRDefault="00BE396E" w:rsidP="00BE396E">
            <w:pPr>
              <w:pStyle w:val="TableText"/>
            </w:pPr>
            <w:r>
              <w:t>X</w:t>
            </w:r>
          </w:p>
        </w:tc>
      </w:tr>
      <w:tr w:rsidR="00BE396E" w14:paraId="4EDFB80F" w14:textId="77777777" w:rsidTr="005C7A84">
        <w:trPr>
          <w:cantSplit/>
          <w:jc w:val="center"/>
        </w:trPr>
        <w:tc>
          <w:tcPr>
            <w:tcW w:w="802" w:type="dxa"/>
            <w:tcMar>
              <w:left w:w="58" w:type="dxa"/>
              <w:right w:w="58" w:type="dxa"/>
            </w:tcMar>
          </w:tcPr>
          <w:p w14:paraId="4DCF07F3" w14:textId="77777777" w:rsidR="00BE396E" w:rsidRDefault="00BE396E" w:rsidP="00BE396E">
            <w:pPr>
              <w:pStyle w:val="TableText"/>
            </w:pPr>
            <w:r>
              <w:t>2319</w:t>
            </w:r>
          </w:p>
        </w:tc>
        <w:tc>
          <w:tcPr>
            <w:tcW w:w="2227" w:type="dxa"/>
            <w:tcMar>
              <w:left w:w="58" w:type="dxa"/>
              <w:right w:w="58" w:type="dxa"/>
            </w:tcMar>
          </w:tcPr>
          <w:p w14:paraId="1A70DB42" w14:textId="77777777" w:rsidR="00BE396E" w:rsidRDefault="00BE396E" w:rsidP="00BE396E">
            <w:pPr>
              <w:pStyle w:val="TableText"/>
            </w:pPr>
            <w:r>
              <w:t>HDR STATUS CURRENT 4</w:t>
            </w:r>
          </w:p>
        </w:tc>
        <w:tc>
          <w:tcPr>
            <w:tcW w:w="2993" w:type="dxa"/>
            <w:tcMar>
              <w:left w:w="58" w:type="dxa"/>
              <w:right w:w="58" w:type="dxa"/>
            </w:tcMar>
          </w:tcPr>
          <w:p w14:paraId="76982E9E" w14:textId="2B1CAB72" w:rsidR="00BE396E" w:rsidRDefault="00BE396E" w:rsidP="00BE396E">
            <w:pPr>
              <w:pStyle w:val="TableText"/>
            </w:pPr>
            <w:r>
              <w:t>:P:IDR-</w:t>
            </w:r>
            <w:hyperlink r:id="rId641" w:history="1">
              <w:r>
                <w:rPr>
                  <w:rStyle w:val="Hyperlink"/>
                </w:rPr>
                <w:t>C-NEW-STAT</w:t>
              </w:r>
            </w:hyperlink>
          </w:p>
        </w:tc>
        <w:tc>
          <w:tcPr>
            <w:tcW w:w="2790" w:type="dxa"/>
            <w:tcMar>
              <w:left w:w="58" w:type="dxa"/>
              <w:right w:w="58" w:type="dxa"/>
            </w:tcMar>
          </w:tcPr>
          <w:p w14:paraId="474153B7" w14:textId="77777777" w:rsidR="00BE396E" w:rsidRDefault="00BE396E" w:rsidP="00BE396E">
            <w:pPr>
              <w:pStyle w:val="TableText"/>
            </w:pPr>
            <w:r>
              <w:t>Current detail status</w:t>
            </w:r>
          </w:p>
          <w:p w14:paraId="3035781C" w14:textId="77777777" w:rsidR="00BE396E" w:rsidRDefault="00BE396E" w:rsidP="00BE396E">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0E4DA1D7" w14:textId="77777777" w:rsidR="00BE396E" w:rsidRDefault="00BE396E" w:rsidP="00BE396E">
            <w:pPr>
              <w:pStyle w:val="TableText"/>
              <w:rPr>
                <w:caps/>
              </w:rPr>
            </w:pPr>
            <w:r>
              <w:rPr>
                <w:caps/>
              </w:rPr>
              <w:t>1 C</w:t>
            </w:r>
          </w:p>
        </w:tc>
        <w:tc>
          <w:tcPr>
            <w:tcW w:w="2340" w:type="dxa"/>
            <w:tcMar>
              <w:left w:w="58" w:type="dxa"/>
              <w:right w:w="58" w:type="dxa"/>
            </w:tcMar>
          </w:tcPr>
          <w:p w14:paraId="53467C83" w14:textId="7C91038B" w:rsidR="00BE396E" w:rsidRDefault="00BE396E" w:rsidP="00BE396E">
            <w:pPr>
              <w:pStyle w:val="TableText"/>
            </w:pPr>
            <w:r>
              <w:t xml:space="preserve">See spec </w:t>
            </w:r>
            <w:hyperlink r:id="rId642" w:history="1">
              <w:r>
                <w:rPr>
                  <w:rStyle w:val="Hyperlink"/>
                  <w:rFonts w:cs="Courier New"/>
                  <w:szCs w:val="16"/>
                </w:rPr>
                <w:t>S0209000</w:t>
              </w:r>
            </w:hyperlink>
          </w:p>
        </w:tc>
        <w:tc>
          <w:tcPr>
            <w:tcW w:w="858" w:type="dxa"/>
            <w:tcMar>
              <w:left w:w="58" w:type="dxa"/>
              <w:right w:w="58" w:type="dxa"/>
            </w:tcMar>
          </w:tcPr>
          <w:p w14:paraId="52238B66" w14:textId="77777777" w:rsidR="00BE396E" w:rsidRDefault="00BE396E" w:rsidP="00BE396E">
            <w:pPr>
              <w:pStyle w:val="TableText"/>
            </w:pPr>
            <w:r>
              <w:t>Spaces</w:t>
            </w:r>
          </w:p>
        </w:tc>
        <w:tc>
          <w:tcPr>
            <w:tcW w:w="431" w:type="dxa"/>
          </w:tcPr>
          <w:p w14:paraId="38A7B1C7" w14:textId="77777777" w:rsidR="00BE396E" w:rsidRDefault="00BE396E" w:rsidP="00BE396E">
            <w:pPr>
              <w:pStyle w:val="TableText"/>
            </w:pPr>
            <w:r>
              <w:t>-</w:t>
            </w:r>
          </w:p>
        </w:tc>
        <w:tc>
          <w:tcPr>
            <w:tcW w:w="431" w:type="dxa"/>
          </w:tcPr>
          <w:p w14:paraId="145C0473" w14:textId="77777777" w:rsidR="00BE396E" w:rsidRDefault="00BE396E" w:rsidP="00BE396E">
            <w:pPr>
              <w:pStyle w:val="TableText"/>
            </w:pPr>
            <w:r>
              <w:t>-</w:t>
            </w:r>
          </w:p>
        </w:tc>
        <w:tc>
          <w:tcPr>
            <w:tcW w:w="432" w:type="dxa"/>
          </w:tcPr>
          <w:p w14:paraId="29236B7F" w14:textId="77777777" w:rsidR="00BE396E" w:rsidRDefault="00BE396E" w:rsidP="00BE396E">
            <w:pPr>
              <w:pStyle w:val="TableText"/>
            </w:pPr>
            <w:r>
              <w:t>X</w:t>
            </w:r>
          </w:p>
        </w:tc>
      </w:tr>
      <w:tr w:rsidR="00BE396E" w14:paraId="4A8803BF" w14:textId="77777777" w:rsidTr="005C7A84">
        <w:trPr>
          <w:cantSplit/>
          <w:jc w:val="center"/>
        </w:trPr>
        <w:tc>
          <w:tcPr>
            <w:tcW w:w="802" w:type="dxa"/>
            <w:tcMar>
              <w:left w:w="58" w:type="dxa"/>
              <w:right w:w="58" w:type="dxa"/>
            </w:tcMar>
          </w:tcPr>
          <w:p w14:paraId="77A4F7E1" w14:textId="59503E91" w:rsidR="00BE396E" w:rsidRDefault="00BE396E" w:rsidP="00BE396E">
            <w:pPr>
              <w:pStyle w:val="TableText"/>
            </w:pPr>
            <w:r>
              <w:t>2320</w:t>
            </w:r>
            <w:r w:rsidR="00135F82">
              <w:t xml:space="preserve"> – </w:t>
            </w:r>
            <w:r>
              <w:t>2332</w:t>
            </w:r>
          </w:p>
        </w:tc>
        <w:tc>
          <w:tcPr>
            <w:tcW w:w="2227" w:type="dxa"/>
            <w:tcMar>
              <w:left w:w="58" w:type="dxa"/>
              <w:right w:w="58" w:type="dxa"/>
            </w:tcMar>
          </w:tcPr>
          <w:p w14:paraId="0EC66A2D" w14:textId="77777777" w:rsidR="00BE396E" w:rsidRDefault="00BE396E" w:rsidP="00BE396E">
            <w:pPr>
              <w:pStyle w:val="TableText"/>
            </w:pPr>
            <w:r>
              <w:t>CASH REC NUMBER 4</w:t>
            </w:r>
          </w:p>
        </w:tc>
        <w:tc>
          <w:tcPr>
            <w:tcW w:w="2993" w:type="dxa"/>
            <w:tcMar>
              <w:left w:w="58" w:type="dxa"/>
              <w:right w:w="58" w:type="dxa"/>
            </w:tcMar>
          </w:tcPr>
          <w:p w14:paraId="6CE40880" w14:textId="16B3FB80" w:rsidR="00BE396E" w:rsidRDefault="00BE396E" w:rsidP="00BE396E">
            <w:pPr>
              <w:pStyle w:val="TableText"/>
            </w:pPr>
            <w:r>
              <w:t>:P:IDR-</w:t>
            </w:r>
            <w:hyperlink r:id="rId643" w:history="1">
              <w:r>
                <w:rPr>
                  <w:rStyle w:val="Hyperlink"/>
                </w:rPr>
                <w:t>C-ICN</w:t>
              </w:r>
            </w:hyperlink>
          </w:p>
        </w:tc>
        <w:tc>
          <w:tcPr>
            <w:tcW w:w="2790" w:type="dxa"/>
            <w:tcMar>
              <w:left w:w="58" w:type="dxa"/>
              <w:right w:w="58" w:type="dxa"/>
            </w:tcMar>
          </w:tcPr>
          <w:p w14:paraId="032713A2" w14:textId="77777777" w:rsidR="00BE396E" w:rsidRDefault="00BE396E" w:rsidP="00BE396E">
            <w:pPr>
              <w:pStyle w:val="TableText"/>
            </w:pPr>
            <w:r>
              <w:t>C/R number</w:t>
            </w:r>
          </w:p>
          <w:p w14:paraId="0D28EE85" w14:textId="77777777" w:rsidR="00BE396E" w:rsidRDefault="00BE396E" w:rsidP="00BE396E">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76530E6D" w14:textId="77777777" w:rsidR="00BE396E" w:rsidRDefault="00BE396E" w:rsidP="00BE396E">
            <w:pPr>
              <w:pStyle w:val="TableText"/>
              <w:rPr>
                <w:caps/>
              </w:rPr>
            </w:pPr>
            <w:r>
              <w:rPr>
                <w:caps/>
              </w:rPr>
              <w:t>13 c</w:t>
            </w:r>
          </w:p>
        </w:tc>
        <w:tc>
          <w:tcPr>
            <w:tcW w:w="2340" w:type="dxa"/>
            <w:tcMar>
              <w:left w:w="58" w:type="dxa"/>
              <w:right w:w="58" w:type="dxa"/>
            </w:tcMar>
          </w:tcPr>
          <w:p w14:paraId="6B5D5F93" w14:textId="77777777" w:rsidR="00BE396E" w:rsidRDefault="00BE396E" w:rsidP="00BE396E">
            <w:pPr>
              <w:pStyle w:val="TableText"/>
            </w:pPr>
            <w:r>
              <w:t>-</w:t>
            </w:r>
          </w:p>
        </w:tc>
        <w:tc>
          <w:tcPr>
            <w:tcW w:w="858" w:type="dxa"/>
            <w:tcMar>
              <w:left w:w="58" w:type="dxa"/>
              <w:right w:w="58" w:type="dxa"/>
            </w:tcMar>
          </w:tcPr>
          <w:p w14:paraId="7828825C" w14:textId="77777777" w:rsidR="00BE396E" w:rsidRDefault="00BE396E" w:rsidP="00BE396E">
            <w:pPr>
              <w:pStyle w:val="TableText"/>
            </w:pPr>
            <w:r>
              <w:t>Spaces</w:t>
            </w:r>
          </w:p>
        </w:tc>
        <w:tc>
          <w:tcPr>
            <w:tcW w:w="431" w:type="dxa"/>
          </w:tcPr>
          <w:p w14:paraId="451DFC48" w14:textId="77777777" w:rsidR="00BE396E" w:rsidRDefault="00BE396E" w:rsidP="00BE396E">
            <w:pPr>
              <w:pStyle w:val="TableText"/>
            </w:pPr>
            <w:r>
              <w:t>-</w:t>
            </w:r>
          </w:p>
        </w:tc>
        <w:tc>
          <w:tcPr>
            <w:tcW w:w="431" w:type="dxa"/>
          </w:tcPr>
          <w:p w14:paraId="2A642F8C" w14:textId="77777777" w:rsidR="00BE396E" w:rsidRDefault="00BE396E" w:rsidP="00BE396E">
            <w:pPr>
              <w:pStyle w:val="TableText"/>
            </w:pPr>
            <w:r>
              <w:t>-</w:t>
            </w:r>
          </w:p>
        </w:tc>
        <w:tc>
          <w:tcPr>
            <w:tcW w:w="432" w:type="dxa"/>
          </w:tcPr>
          <w:p w14:paraId="6080DC15" w14:textId="77777777" w:rsidR="00BE396E" w:rsidRDefault="00BE396E" w:rsidP="00BE396E">
            <w:pPr>
              <w:pStyle w:val="TableText"/>
            </w:pPr>
            <w:r>
              <w:t>X</w:t>
            </w:r>
          </w:p>
        </w:tc>
      </w:tr>
      <w:tr w:rsidR="00BE396E" w14:paraId="0733D65A" w14:textId="77777777" w:rsidTr="005C7A84">
        <w:trPr>
          <w:cantSplit/>
          <w:jc w:val="center"/>
        </w:trPr>
        <w:tc>
          <w:tcPr>
            <w:tcW w:w="802" w:type="dxa"/>
            <w:tcMar>
              <w:left w:w="58" w:type="dxa"/>
              <w:right w:w="58" w:type="dxa"/>
            </w:tcMar>
          </w:tcPr>
          <w:p w14:paraId="5F04825D" w14:textId="3B51CA64" w:rsidR="00BE396E" w:rsidRDefault="00BE396E" w:rsidP="00BE396E">
            <w:pPr>
              <w:pStyle w:val="TableText"/>
            </w:pPr>
            <w:r>
              <w:t>2333</w:t>
            </w:r>
            <w:r w:rsidR="00135F82">
              <w:t xml:space="preserve"> – </w:t>
            </w:r>
            <w:r>
              <w:t>2334</w:t>
            </w:r>
          </w:p>
        </w:tc>
        <w:tc>
          <w:tcPr>
            <w:tcW w:w="2227" w:type="dxa"/>
            <w:tcMar>
              <w:left w:w="58" w:type="dxa"/>
              <w:right w:w="58" w:type="dxa"/>
            </w:tcMar>
          </w:tcPr>
          <w:p w14:paraId="4B0A0AAB" w14:textId="77777777" w:rsidR="00BE396E" w:rsidRDefault="00BE396E" w:rsidP="00BE396E">
            <w:pPr>
              <w:pStyle w:val="TableText"/>
            </w:pPr>
            <w:r>
              <w:t>HDR NUMBER FOR CASH REC 4</w:t>
            </w:r>
          </w:p>
        </w:tc>
        <w:tc>
          <w:tcPr>
            <w:tcW w:w="2993" w:type="dxa"/>
            <w:tcMar>
              <w:left w:w="58" w:type="dxa"/>
              <w:right w:w="58" w:type="dxa"/>
            </w:tcMar>
          </w:tcPr>
          <w:p w14:paraId="5B4816A4" w14:textId="2B7E24F7" w:rsidR="00BE396E" w:rsidRDefault="00BE396E" w:rsidP="00BE396E">
            <w:pPr>
              <w:pStyle w:val="TableText"/>
            </w:pPr>
            <w:r>
              <w:t>:P:IDR-</w:t>
            </w:r>
            <w:hyperlink r:id="rId644" w:history="1">
              <w:r>
                <w:rPr>
                  <w:rStyle w:val="Hyperlink"/>
                </w:rPr>
                <w:t>C-DET-NUMB</w:t>
              </w:r>
            </w:hyperlink>
          </w:p>
        </w:tc>
        <w:tc>
          <w:tcPr>
            <w:tcW w:w="2790" w:type="dxa"/>
            <w:tcMar>
              <w:left w:w="58" w:type="dxa"/>
              <w:right w:w="58" w:type="dxa"/>
            </w:tcMar>
          </w:tcPr>
          <w:p w14:paraId="77996738" w14:textId="77777777" w:rsidR="00BE396E" w:rsidRDefault="00BE396E" w:rsidP="00BE396E">
            <w:pPr>
              <w:pStyle w:val="TableText"/>
            </w:pPr>
            <w:r>
              <w:t>Detail number being applied</w:t>
            </w:r>
          </w:p>
          <w:p w14:paraId="5319C0C9" w14:textId="4C188314" w:rsidR="00BE396E" w:rsidRDefault="00BE396E" w:rsidP="002C1A7F">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1E05B929" w14:textId="77777777" w:rsidR="00BE396E" w:rsidRDefault="00BE396E" w:rsidP="00BE396E">
            <w:pPr>
              <w:pStyle w:val="TableText"/>
              <w:rPr>
                <w:caps/>
              </w:rPr>
            </w:pPr>
            <w:r>
              <w:rPr>
                <w:caps/>
              </w:rPr>
              <w:t>2 C</w:t>
            </w:r>
          </w:p>
        </w:tc>
        <w:tc>
          <w:tcPr>
            <w:tcW w:w="2340" w:type="dxa"/>
            <w:tcMar>
              <w:left w:w="58" w:type="dxa"/>
              <w:right w:w="58" w:type="dxa"/>
            </w:tcMar>
          </w:tcPr>
          <w:p w14:paraId="5C9D2113" w14:textId="121905FB" w:rsidR="00BE396E" w:rsidRDefault="00BE396E" w:rsidP="00BE396E">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130AC52D" w14:textId="77777777" w:rsidR="00BE396E" w:rsidRDefault="00BE396E" w:rsidP="00BE396E">
            <w:pPr>
              <w:pStyle w:val="TableText"/>
            </w:pPr>
            <w:r>
              <w:t>Spaces</w:t>
            </w:r>
          </w:p>
        </w:tc>
        <w:tc>
          <w:tcPr>
            <w:tcW w:w="431" w:type="dxa"/>
          </w:tcPr>
          <w:p w14:paraId="1F3AF8B6" w14:textId="77777777" w:rsidR="00BE396E" w:rsidRDefault="00BE396E" w:rsidP="00BE396E">
            <w:pPr>
              <w:pStyle w:val="TableText"/>
            </w:pPr>
            <w:r>
              <w:t>-</w:t>
            </w:r>
          </w:p>
        </w:tc>
        <w:tc>
          <w:tcPr>
            <w:tcW w:w="431" w:type="dxa"/>
          </w:tcPr>
          <w:p w14:paraId="34641BC9" w14:textId="77777777" w:rsidR="00BE396E" w:rsidRDefault="00BE396E" w:rsidP="00BE396E">
            <w:pPr>
              <w:pStyle w:val="TableText"/>
            </w:pPr>
            <w:r>
              <w:t>-</w:t>
            </w:r>
          </w:p>
        </w:tc>
        <w:tc>
          <w:tcPr>
            <w:tcW w:w="432" w:type="dxa"/>
          </w:tcPr>
          <w:p w14:paraId="7F8AB44C" w14:textId="77777777" w:rsidR="00BE396E" w:rsidRDefault="00BE396E" w:rsidP="00BE396E">
            <w:pPr>
              <w:pStyle w:val="TableText"/>
            </w:pPr>
            <w:r>
              <w:t>X</w:t>
            </w:r>
          </w:p>
        </w:tc>
      </w:tr>
      <w:tr w:rsidR="00BE396E" w14:paraId="244F973D" w14:textId="77777777" w:rsidTr="005C7A84">
        <w:trPr>
          <w:cantSplit/>
          <w:jc w:val="center"/>
        </w:trPr>
        <w:tc>
          <w:tcPr>
            <w:tcW w:w="802" w:type="dxa"/>
            <w:tcMar>
              <w:left w:w="58" w:type="dxa"/>
              <w:right w:w="58" w:type="dxa"/>
            </w:tcMar>
          </w:tcPr>
          <w:p w14:paraId="6AB2EF38" w14:textId="3DC14429" w:rsidR="00BE396E" w:rsidRDefault="00BE396E" w:rsidP="00BE396E">
            <w:pPr>
              <w:pStyle w:val="TableText"/>
            </w:pPr>
            <w:r>
              <w:t>2335</w:t>
            </w:r>
            <w:r w:rsidR="00135F82">
              <w:t xml:space="preserve"> – </w:t>
            </w:r>
            <w:r>
              <w:t>2341</w:t>
            </w:r>
          </w:p>
        </w:tc>
        <w:tc>
          <w:tcPr>
            <w:tcW w:w="2227" w:type="dxa"/>
            <w:tcMar>
              <w:left w:w="58" w:type="dxa"/>
              <w:right w:w="58" w:type="dxa"/>
            </w:tcMar>
          </w:tcPr>
          <w:p w14:paraId="6D901DD8" w14:textId="77777777" w:rsidR="00BE396E" w:rsidRDefault="00BE396E" w:rsidP="00BE396E">
            <w:pPr>
              <w:pStyle w:val="TableText"/>
            </w:pPr>
            <w:r>
              <w:t>HDR CASH REC APPLIED AMT 4</w:t>
            </w:r>
          </w:p>
        </w:tc>
        <w:tc>
          <w:tcPr>
            <w:tcW w:w="2993" w:type="dxa"/>
            <w:tcMar>
              <w:left w:w="58" w:type="dxa"/>
              <w:right w:w="58" w:type="dxa"/>
            </w:tcMar>
          </w:tcPr>
          <w:p w14:paraId="4CD5D3E4" w14:textId="04562F1B" w:rsidR="00BE396E" w:rsidRDefault="00BE396E" w:rsidP="00BE396E">
            <w:pPr>
              <w:pStyle w:val="TableText"/>
            </w:pPr>
            <w:r>
              <w:t>:P:IDR-</w:t>
            </w:r>
            <w:hyperlink r:id="rId645" w:history="1">
              <w:r>
                <w:rPr>
                  <w:rStyle w:val="Hyperlink"/>
                </w:rPr>
                <w:t>C-AMOUNT</w:t>
              </w:r>
            </w:hyperlink>
          </w:p>
        </w:tc>
        <w:tc>
          <w:tcPr>
            <w:tcW w:w="2790" w:type="dxa"/>
            <w:tcMar>
              <w:left w:w="58" w:type="dxa"/>
              <w:right w:w="58" w:type="dxa"/>
            </w:tcMar>
          </w:tcPr>
          <w:p w14:paraId="422EA560" w14:textId="77777777" w:rsidR="00BE396E" w:rsidRDefault="00BE396E" w:rsidP="00BE396E">
            <w:pPr>
              <w:pStyle w:val="TableText"/>
            </w:pPr>
            <w:r>
              <w:t>Amount applied</w:t>
            </w:r>
          </w:p>
          <w:p w14:paraId="128B1BA9" w14:textId="4838C784" w:rsidR="00BE396E" w:rsidRDefault="00BE396E" w:rsidP="002C1A7F">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7DB0D651" w14:textId="77777777" w:rsidR="00BE396E" w:rsidRDefault="00BE396E" w:rsidP="00BE396E">
            <w:pPr>
              <w:pStyle w:val="TableText"/>
              <w:rPr>
                <w:caps/>
              </w:rPr>
            </w:pPr>
            <w:r>
              <w:rPr>
                <w:caps/>
              </w:rPr>
              <w:t>7 n</w:t>
            </w:r>
          </w:p>
          <w:p w14:paraId="041ADCE9" w14:textId="77777777" w:rsidR="00BE396E" w:rsidRDefault="00BE396E" w:rsidP="00BE396E">
            <w:pPr>
              <w:pStyle w:val="TableText"/>
              <w:rPr>
                <w:caps/>
              </w:rPr>
            </w:pPr>
            <w:r>
              <w:rPr>
                <w:caps/>
              </w:rPr>
              <w:t>(99999V99)</w:t>
            </w:r>
          </w:p>
        </w:tc>
        <w:tc>
          <w:tcPr>
            <w:tcW w:w="2340" w:type="dxa"/>
            <w:tcMar>
              <w:left w:w="58" w:type="dxa"/>
              <w:right w:w="58" w:type="dxa"/>
            </w:tcMar>
          </w:tcPr>
          <w:p w14:paraId="15999750" w14:textId="77777777" w:rsidR="00BE396E" w:rsidRDefault="00BE396E" w:rsidP="00BE396E">
            <w:pPr>
              <w:pStyle w:val="TableText"/>
            </w:pPr>
            <w:r>
              <w:t>-</w:t>
            </w:r>
          </w:p>
        </w:tc>
        <w:tc>
          <w:tcPr>
            <w:tcW w:w="858" w:type="dxa"/>
            <w:tcMar>
              <w:left w:w="58" w:type="dxa"/>
              <w:right w:w="58" w:type="dxa"/>
            </w:tcMar>
          </w:tcPr>
          <w:p w14:paraId="404E822C" w14:textId="77777777" w:rsidR="00BE396E" w:rsidRDefault="00BE396E" w:rsidP="00BE396E">
            <w:pPr>
              <w:pStyle w:val="TableText"/>
            </w:pPr>
            <w:r>
              <w:t>Zeros</w:t>
            </w:r>
          </w:p>
        </w:tc>
        <w:tc>
          <w:tcPr>
            <w:tcW w:w="431" w:type="dxa"/>
          </w:tcPr>
          <w:p w14:paraId="1EE4AEF9" w14:textId="77777777" w:rsidR="00BE396E" w:rsidRDefault="00BE396E" w:rsidP="00BE396E">
            <w:pPr>
              <w:pStyle w:val="TableText"/>
            </w:pPr>
            <w:r>
              <w:t>-</w:t>
            </w:r>
          </w:p>
        </w:tc>
        <w:tc>
          <w:tcPr>
            <w:tcW w:w="431" w:type="dxa"/>
          </w:tcPr>
          <w:p w14:paraId="461949E4" w14:textId="77777777" w:rsidR="00BE396E" w:rsidRDefault="00BE396E" w:rsidP="00BE396E">
            <w:pPr>
              <w:pStyle w:val="TableText"/>
            </w:pPr>
            <w:r>
              <w:t>-</w:t>
            </w:r>
          </w:p>
        </w:tc>
        <w:tc>
          <w:tcPr>
            <w:tcW w:w="432" w:type="dxa"/>
          </w:tcPr>
          <w:p w14:paraId="53349BF3" w14:textId="77777777" w:rsidR="00BE396E" w:rsidRDefault="00BE396E" w:rsidP="00BE396E">
            <w:pPr>
              <w:pStyle w:val="TableText"/>
            </w:pPr>
            <w:r>
              <w:t>X</w:t>
            </w:r>
          </w:p>
        </w:tc>
      </w:tr>
      <w:tr w:rsidR="00BE396E" w14:paraId="5ABC3A56" w14:textId="77777777" w:rsidTr="005C7A84">
        <w:trPr>
          <w:cantSplit/>
          <w:jc w:val="center"/>
        </w:trPr>
        <w:tc>
          <w:tcPr>
            <w:tcW w:w="802" w:type="dxa"/>
            <w:tcMar>
              <w:left w:w="58" w:type="dxa"/>
              <w:right w:w="58" w:type="dxa"/>
            </w:tcMar>
          </w:tcPr>
          <w:p w14:paraId="1C69D076" w14:textId="2A53EC5E" w:rsidR="00BE396E" w:rsidRDefault="00BE396E" w:rsidP="00BE396E">
            <w:pPr>
              <w:pStyle w:val="TableText"/>
            </w:pPr>
            <w:r>
              <w:t>2342</w:t>
            </w:r>
            <w:r w:rsidR="00135F82">
              <w:t xml:space="preserve"> – </w:t>
            </w:r>
            <w:r>
              <w:t>2343</w:t>
            </w:r>
          </w:p>
        </w:tc>
        <w:tc>
          <w:tcPr>
            <w:tcW w:w="2227" w:type="dxa"/>
            <w:tcMar>
              <w:left w:w="58" w:type="dxa"/>
              <w:right w:w="58" w:type="dxa"/>
            </w:tcMar>
          </w:tcPr>
          <w:p w14:paraId="226EF56B" w14:textId="77777777" w:rsidR="00BE396E" w:rsidRDefault="00BE396E" w:rsidP="00BE396E">
            <w:pPr>
              <w:pStyle w:val="TableText"/>
            </w:pPr>
            <w:r>
              <w:t>HDR CASH REC REASON TYPE 4</w:t>
            </w:r>
          </w:p>
        </w:tc>
        <w:tc>
          <w:tcPr>
            <w:tcW w:w="2993" w:type="dxa"/>
            <w:tcMar>
              <w:left w:w="58" w:type="dxa"/>
              <w:right w:w="58" w:type="dxa"/>
            </w:tcMar>
          </w:tcPr>
          <w:p w14:paraId="15C9C657" w14:textId="0494BB54" w:rsidR="00BE396E" w:rsidRDefault="00BE396E" w:rsidP="00BE396E">
            <w:pPr>
              <w:pStyle w:val="TableText"/>
            </w:pPr>
            <w:r>
              <w:t>:P:IDR-</w:t>
            </w:r>
            <w:hyperlink r:id="rId646" w:history="1">
              <w:r>
                <w:rPr>
                  <w:rStyle w:val="Hyperlink"/>
                </w:rPr>
                <w:t>C-REASON-TYPE</w:t>
              </w:r>
            </w:hyperlink>
          </w:p>
        </w:tc>
        <w:tc>
          <w:tcPr>
            <w:tcW w:w="2790" w:type="dxa"/>
            <w:tcMar>
              <w:left w:w="58" w:type="dxa"/>
              <w:right w:w="58" w:type="dxa"/>
            </w:tcMar>
          </w:tcPr>
          <w:p w14:paraId="78CAC17B" w14:textId="77777777" w:rsidR="00BE396E" w:rsidRDefault="00BE396E" w:rsidP="00BE396E">
            <w:pPr>
              <w:pStyle w:val="TableText"/>
            </w:pPr>
            <w:r>
              <w:t>C/R reason type</w:t>
            </w:r>
          </w:p>
          <w:p w14:paraId="156D8FA3" w14:textId="77777777" w:rsidR="00BE396E" w:rsidRDefault="00BE396E" w:rsidP="00BE396E">
            <w:pPr>
              <w:pStyle w:val="TableText"/>
            </w:pPr>
            <w:r w:rsidRPr="00FB78C7">
              <w:rPr>
                <w:rFonts w:cs="Arial"/>
                <w:color w:val="000000"/>
              </w:rPr>
              <w:t>The value of the cash/financial action code identify the type of transaction. Refer to Spec S0115010 for a complete list of valid codes and respective descriptions</w:t>
            </w:r>
            <w:r>
              <w:rPr>
                <w:rFonts w:cs="Arial"/>
                <w:color w:val="000000"/>
              </w:rPr>
              <w:t>.</w:t>
            </w:r>
          </w:p>
        </w:tc>
        <w:tc>
          <w:tcPr>
            <w:tcW w:w="1080" w:type="dxa"/>
            <w:tcMar>
              <w:left w:w="58" w:type="dxa"/>
              <w:right w:w="58" w:type="dxa"/>
            </w:tcMar>
          </w:tcPr>
          <w:p w14:paraId="272C0EBF" w14:textId="77777777" w:rsidR="00BE396E" w:rsidRDefault="00BE396E" w:rsidP="00BE396E">
            <w:pPr>
              <w:pStyle w:val="TableText"/>
              <w:rPr>
                <w:caps/>
              </w:rPr>
            </w:pPr>
            <w:r>
              <w:rPr>
                <w:caps/>
              </w:rPr>
              <w:t>2 c</w:t>
            </w:r>
          </w:p>
        </w:tc>
        <w:tc>
          <w:tcPr>
            <w:tcW w:w="2340" w:type="dxa"/>
            <w:tcMar>
              <w:left w:w="58" w:type="dxa"/>
              <w:right w:w="58" w:type="dxa"/>
            </w:tcMar>
          </w:tcPr>
          <w:p w14:paraId="603E8782" w14:textId="1D84972D" w:rsidR="00BE396E" w:rsidRDefault="00BE396E" w:rsidP="00BE396E">
            <w:pPr>
              <w:pStyle w:val="TableText"/>
            </w:pPr>
            <w:r>
              <w:t xml:space="preserve">See spec </w:t>
            </w:r>
            <w:hyperlink r:id="rId647" w:history="1">
              <w:r>
                <w:rPr>
                  <w:rStyle w:val="Hyperlink"/>
                  <w:rFonts w:cs="Courier New"/>
                  <w:szCs w:val="16"/>
                </w:rPr>
                <w:t>S0115010</w:t>
              </w:r>
            </w:hyperlink>
          </w:p>
        </w:tc>
        <w:tc>
          <w:tcPr>
            <w:tcW w:w="858" w:type="dxa"/>
            <w:tcMar>
              <w:left w:w="58" w:type="dxa"/>
              <w:right w:w="58" w:type="dxa"/>
            </w:tcMar>
          </w:tcPr>
          <w:p w14:paraId="59E16310" w14:textId="77777777" w:rsidR="00BE396E" w:rsidRDefault="00BE396E" w:rsidP="00BE396E">
            <w:pPr>
              <w:pStyle w:val="TableText"/>
            </w:pPr>
            <w:r>
              <w:t>Spaces</w:t>
            </w:r>
          </w:p>
        </w:tc>
        <w:tc>
          <w:tcPr>
            <w:tcW w:w="431" w:type="dxa"/>
          </w:tcPr>
          <w:p w14:paraId="36A238AD" w14:textId="77777777" w:rsidR="00BE396E" w:rsidRDefault="00BE396E" w:rsidP="00BE396E">
            <w:pPr>
              <w:pStyle w:val="TableText"/>
            </w:pPr>
            <w:r>
              <w:t>-</w:t>
            </w:r>
          </w:p>
        </w:tc>
        <w:tc>
          <w:tcPr>
            <w:tcW w:w="431" w:type="dxa"/>
          </w:tcPr>
          <w:p w14:paraId="086512DA" w14:textId="77777777" w:rsidR="00BE396E" w:rsidRDefault="00BE396E" w:rsidP="00BE396E">
            <w:pPr>
              <w:pStyle w:val="TableText"/>
            </w:pPr>
            <w:r>
              <w:t>-</w:t>
            </w:r>
          </w:p>
        </w:tc>
        <w:tc>
          <w:tcPr>
            <w:tcW w:w="432" w:type="dxa"/>
          </w:tcPr>
          <w:p w14:paraId="2890EC0B" w14:textId="77777777" w:rsidR="00BE396E" w:rsidRDefault="00BE396E" w:rsidP="00BE396E">
            <w:pPr>
              <w:pStyle w:val="TableText"/>
            </w:pPr>
            <w:r>
              <w:t>X</w:t>
            </w:r>
          </w:p>
        </w:tc>
      </w:tr>
      <w:tr w:rsidR="00BE396E" w14:paraId="4B956C62" w14:textId="77777777" w:rsidTr="005C7A84">
        <w:trPr>
          <w:cantSplit/>
          <w:jc w:val="center"/>
        </w:trPr>
        <w:tc>
          <w:tcPr>
            <w:tcW w:w="802" w:type="dxa"/>
            <w:tcMar>
              <w:left w:w="58" w:type="dxa"/>
              <w:right w:w="58" w:type="dxa"/>
            </w:tcMar>
          </w:tcPr>
          <w:p w14:paraId="0216D501" w14:textId="3684F261" w:rsidR="00BE396E" w:rsidRDefault="00BE396E" w:rsidP="00BE396E">
            <w:pPr>
              <w:pStyle w:val="TableText"/>
            </w:pPr>
            <w:r>
              <w:t>2344</w:t>
            </w:r>
            <w:r w:rsidR="00135F82">
              <w:t xml:space="preserve"> – </w:t>
            </w:r>
            <w:r>
              <w:t>2348</w:t>
            </w:r>
          </w:p>
        </w:tc>
        <w:tc>
          <w:tcPr>
            <w:tcW w:w="2227" w:type="dxa"/>
            <w:tcMar>
              <w:left w:w="58" w:type="dxa"/>
              <w:right w:w="58" w:type="dxa"/>
            </w:tcMar>
          </w:tcPr>
          <w:p w14:paraId="40F64016" w14:textId="77777777" w:rsidR="00BE396E" w:rsidRDefault="00BE396E" w:rsidP="00BE396E">
            <w:pPr>
              <w:pStyle w:val="TableText"/>
            </w:pPr>
            <w:r>
              <w:t>HDR CASH REC REASON CODE 4</w:t>
            </w:r>
          </w:p>
        </w:tc>
        <w:tc>
          <w:tcPr>
            <w:tcW w:w="2993" w:type="dxa"/>
            <w:tcMar>
              <w:left w:w="58" w:type="dxa"/>
              <w:right w:w="58" w:type="dxa"/>
            </w:tcMar>
          </w:tcPr>
          <w:p w14:paraId="420552BA" w14:textId="0F1EFABD" w:rsidR="00BE396E" w:rsidRDefault="00BE396E" w:rsidP="00BE396E">
            <w:pPr>
              <w:pStyle w:val="TableText"/>
            </w:pPr>
            <w:r>
              <w:t>:P:IDR-</w:t>
            </w:r>
            <w:hyperlink r:id="rId648" w:history="1">
              <w:r>
                <w:rPr>
                  <w:rStyle w:val="Hyperlink"/>
                </w:rPr>
                <w:t>C-REASON-CODE</w:t>
              </w:r>
            </w:hyperlink>
          </w:p>
        </w:tc>
        <w:tc>
          <w:tcPr>
            <w:tcW w:w="2790" w:type="dxa"/>
            <w:tcMar>
              <w:left w:w="58" w:type="dxa"/>
              <w:right w:w="58" w:type="dxa"/>
            </w:tcMar>
          </w:tcPr>
          <w:p w14:paraId="61438608" w14:textId="77777777" w:rsidR="00BE396E" w:rsidRDefault="00BE396E" w:rsidP="00BE396E">
            <w:pPr>
              <w:pStyle w:val="TableText"/>
            </w:pPr>
            <w:r>
              <w:t>C/R reason code</w:t>
            </w:r>
          </w:p>
          <w:p w14:paraId="7679C049" w14:textId="5BF6CAA5" w:rsidR="00BE396E" w:rsidRDefault="00BE396E" w:rsidP="002C1A7F">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37D2B97D" w14:textId="77777777" w:rsidR="00BE396E" w:rsidRDefault="00BE396E" w:rsidP="00BE396E">
            <w:pPr>
              <w:pStyle w:val="TableText"/>
              <w:rPr>
                <w:caps/>
              </w:rPr>
            </w:pPr>
            <w:r>
              <w:rPr>
                <w:caps/>
              </w:rPr>
              <w:t>5 c</w:t>
            </w:r>
          </w:p>
        </w:tc>
        <w:tc>
          <w:tcPr>
            <w:tcW w:w="2340" w:type="dxa"/>
            <w:tcMar>
              <w:left w:w="58" w:type="dxa"/>
              <w:right w:w="58" w:type="dxa"/>
            </w:tcMar>
          </w:tcPr>
          <w:p w14:paraId="2A22CBC0" w14:textId="55EF464D" w:rsidR="00BE396E" w:rsidRDefault="00BE396E" w:rsidP="00BE396E">
            <w:pPr>
              <w:pStyle w:val="TableText"/>
            </w:pPr>
            <w:r>
              <w:t xml:space="preserve">See spec </w:t>
            </w:r>
            <w:hyperlink r:id="rId649" w:history="1">
              <w:r>
                <w:rPr>
                  <w:rStyle w:val="Hyperlink"/>
                  <w:rFonts w:cs="Courier New"/>
                  <w:szCs w:val="16"/>
                </w:rPr>
                <w:t>S0121000</w:t>
              </w:r>
            </w:hyperlink>
          </w:p>
        </w:tc>
        <w:tc>
          <w:tcPr>
            <w:tcW w:w="858" w:type="dxa"/>
            <w:tcMar>
              <w:left w:w="58" w:type="dxa"/>
              <w:right w:w="58" w:type="dxa"/>
            </w:tcMar>
          </w:tcPr>
          <w:p w14:paraId="13EF4857" w14:textId="77777777" w:rsidR="00BE396E" w:rsidRDefault="00BE396E" w:rsidP="00BE396E">
            <w:pPr>
              <w:pStyle w:val="TableText"/>
            </w:pPr>
            <w:r>
              <w:t>Spaces</w:t>
            </w:r>
          </w:p>
        </w:tc>
        <w:tc>
          <w:tcPr>
            <w:tcW w:w="431" w:type="dxa"/>
          </w:tcPr>
          <w:p w14:paraId="5DB6DEF0" w14:textId="77777777" w:rsidR="00BE396E" w:rsidRDefault="00BE396E" w:rsidP="00BE396E">
            <w:pPr>
              <w:pStyle w:val="TableText"/>
            </w:pPr>
            <w:r>
              <w:t>-</w:t>
            </w:r>
          </w:p>
        </w:tc>
        <w:tc>
          <w:tcPr>
            <w:tcW w:w="431" w:type="dxa"/>
          </w:tcPr>
          <w:p w14:paraId="4B9372E8" w14:textId="77777777" w:rsidR="00BE396E" w:rsidRDefault="00BE396E" w:rsidP="00BE396E">
            <w:pPr>
              <w:pStyle w:val="TableText"/>
            </w:pPr>
            <w:r>
              <w:t>-</w:t>
            </w:r>
          </w:p>
        </w:tc>
        <w:tc>
          <w:tcPr>
            <w:tcW w:w="432" w:type="dxa"/>
          </w:tcPr>
          <w:p w14:paraId="72AC0053" w14:textId="77777777" w:rsidR="00BE396E" w:rsidRDefault="00BE396E" w:rsidP="00BE396E">
            <w:pPr>
              <w:pStyle w:val="TableText"/>
            </w:pPr>
            <w:r>
              <w:t>X</w:t>
            </w:r>
          </w:p>
        </w:tc>
      </w:tr>
      <w:tr w:rsidR="00BE396E" w14:paraId="16481593" w14:textId="77777777" w:rsidTr="005C7A84">
        <w:trPr>
          <w:cantSplit/>
          <w:jc w:val="center"/>
        </w:trPr>
        <w:tc>
          <w:tcPr>
            <w:tcW w:w="802" w:type="dxa"/>
            <w:tcMar>
              <w:left w:w="58" w:type="dxa"/>
              <w:right w:w="58" w:type="dxa"/>
            </w:tcMar>
          </w:tcPr>
          <w:p w14:paraId="3E6BCBBC" w14:textId="065C59FA" w:rsidR="00BE396E" w:rsidRDefault="00BE396E" w:rsidP="00BE396E">
            <w:pPr>
              <w:pStyle w:val="TableText"/>
            </w:pPr>
            <w:r>
              <w:t>2349</w:t>
            </w:r>
            <w:r w:rsidR="00135F82">
              <w:t xml:space="preserve"> – </w:t>
            </w:r>
            <w:r>
              <w:t>2352</w:t>
            </w:r>
          </w:p>
        </w:tc>
        <w:tc>
          <w:tcPr>
            <w:tcW w:w="2227" w:type="dxa"/>
            <w:tcMar>
              <w:left w:w="58" w:type="dxa"/>
              <w:right w:w="58" w:type="dxa"/>
            </w:tcMar>
          </w:tcPr>
          <w:p w14:paraId="4873C6DC" w14:textId="77777777" w:rsidR="00BE396E" w:rsidRDefault="00BE396E" w:rsidP="00BE396E">
            <w:pPr>
              <w:pStyle w:val="TableText"/>
            </w:pPr>
            <w:r>
              <w:t>HDR CLERK ID 4</w:t>
            </w:r>
          </w:p>
        </w:tc>
        <w:tc>
          <w:tcPr>
            <w:tcW w:w="2993" w:type="dxa"/>
            <w:tcMar>
              <w:left w:w="58" w:type="dxa"/>
              <w:right w:w="58" w:type="dxa"/>
            </w:tcMar>
          </w:tcPr>
          <w:p w14:paraId="1CA0BE6A" w14:textId="6AC4900D" w:rsidR="00BE396E" w:rsidRDefault="00BE396E" w:rsidP="00BE396E">
            <w:pPr>
              <w:pStyle w:val="TableText"/>
            </w:pPr>
            <w:r>
              <w:t>:P:IDR-</w:t>
            </w:r>
            <w:hyperlink r:id="rId650" w:history="1">
              <w:r>
                <w:rPr>
                  <w:rStyle w:val="Hyperlink"/>
                </w:rPr>
                <w:t>C-CLERK</w:t>
              </w:r>
            </w:hyperlink>
          </w:p>
        </w:tc>
        <w:tc>
          <w:tcPr>
            <w:tcW w:w="2790" w:type="dxa"/>
            <w:tcMar>
              <w:left w:w="58" w:type="dxa"/>
              <w:right w:w="58" w:type="dxa"/>
            </w:tcMar>
          </w:tcPr>
          <w:p w14:paraId="5DB5AFD7" w14:textId="77777777" w:rsidR="00BE396E" w:rsidRDefault="00BE396E" w:rsidP="00BE396E">
            <w:pPr>
              <w:pStyle w:val="TableText"/>
            </w:pPr>
            <w:r>
              <w:t>Clerk</w:t>
            </w:r>
          </w:p>
          <w:p w14:paraId="1E27A1F3" w14:textId="77777777" w:rsidR="00BE396E" w:rsidRDefault="00BE396E" w:rsidP="00BE396E">
            <w:pPr>
              <w:pStyle w:val="TableText"/>
            </w:pPr>
            <w:r w:rsidRPr="00393530">
              <w:rPr>
                <w:rFonts w:cs="Arial"/>
                <w:color w:val="000000"/>
              </w:rPr>
              <w:t>The identification code of the clerk initiating the change</w:t>
            </w:r>
            <w:r>
              <w:rPr>
                <w:rFonts w:cs="Arial"/>
                <w:color w:val="000000"/>
              </w:rPr>
              <w:t>.</w:t>
            </w:r>
          </w:p>
        </w:tc>
        <w:tc>
          <w:tcPr>
            <w:tcW w:w="1080" w:type="dxa"/>
            <w:tcMar>
              <w:left w:w="58" w:type="dxa"/>
              <w:right w:w="58" w:type="dxa"/>
            </w:tcMar>
          </w:tcPr>
          <w:p w14:paraId="717CAEC2" w14:textId="77777777" w:rsidR="00BE396E" w:rsidRDefault="00BE396E" w:rsidP="00BE396E">
            <w:pPr>
              <w:pStyle w:val="TableText"/>
              <w:rPr>
                <w:caps/>
              </w:rPr>
            </w:pPr>
            <w:r>
              <w:rPr>
                <w:caps/>
              </w:rPr>
              <w:t>4 c</w:t>
            </w:r>
          </w:p>
        </w:tc>
        <w:tc>
          <w:tcPr>
            <w:tcW w:w="2340" w:type="dxa"/>
            <w:tcMar>
              <w:left w:w="58" w:type="dxa"/>
              <w:right w:w="58" w:type="dxa"/>
            </w:tcMar>
          </w:tcPr>
          <w:p w14:paraId="57492D41" w14:textId="77777777" w:rsidR="00BE396E" w:rsidRDefault="00BE396E" w:rsidP="00BE396E">
            <w:pPr>
              <w:pStyle w:val="TableText"/>
            </w:pPr>
            <w:r>
              <w:t>-</w:t>
            </w:r>
          </w:p>
        </w:tc>
        <w:tc>
          <w:tcPr>
            <w:tcW w:w="858" w:type="dxa"/>
            <w:tcMar>
              <w:left w:w="58" w:type="dxa"/>
              <w:right w:w="58" w:type="dxa"/>
            </w:tcMar>
          </w:tcPr>
          <w:p w14:paraId="2D59FC4B" w14:textId="77777777" w:rsidR="00BE396E" w:rsidRDefault="00BE396E" w:rsidP="00BE396E">
            <w:pPr>
              <w:pStyle w:val="TableText"/>
            </w:pPr>
            <w:r>
              <w:t>Spaces</w:t>
            </w:r>
          </w:p>
        </w:tc>
        <w:tc>
          <w:tcPr>
            <w:tcW w:w="431" w:type="dxa"/>
          </w:tcPr>
          <w:p w14:paraId="70308F60" w14:textId="77777777" w:rsidR="00BE396E" w:rsidRDefault="00BE396E" w:rsidP="00BE396E">
            <w:pPr>
              <w:pStyle w:val="TableText"/>
            </w:pPr>
            <w:r>
              <w:t>-</w:t>
            </w:r>
          </w:p>
        </w:tc>
        <w:tc>
          <w:tcPr>
            <w:tcW w:w="431" w:type="dxa"/>
          </w:tcPr>
          <w:p w14:paraId="11F956AE" w14:textId="77777777" w:rsidR="00BE396E" w:rsidRDefault="00BE396E" w:rsidP="00BE396E">
            <w:pPr>
              <w:pStyle w:val="TableText"/>
            </w:pPr>
            <w:r>
              <w:t>-</w:t>
            </w:r>
          </w:p>
        </w:tc>
        <w:tc>
          <w:tcPr>
            <w:tcW w:w="432" w:type="dxa"/>
          </w:tcPr>
          <w:p w14:paraId="257F0DFB" w14:textId="77777777" w:rsidR="00BE396E" w:rsidRDefault="00BE396E" w:rsidP="00BE396E">
            <w:pPr>
              <w:pStyle w:val="TableText"/>
            </w:pPr>
            <w:r>
              <w:t>X</w:t>
            </w:r>
          </w:p>
        </w:tc>
      </w:tr>
      <w:tr w:rsidR="00BE396E" w14:paraId="4D62F9F7" w14:textId="77777777" w:rsidTr="005C7A84">
        <w:trPr>
          <w:cantSplit/>
          <w:jc w:val="center"/>
        </w:trPr>
        <w:tc>
          <w:tcPr>
            <w:tcW w:w="802" w:type="dxa"/>
            <w:tcMar>
              <w:left w:w="58" w:type="dxa"/>
              <w:right w:w="58" w:type="dxa"/>
            </w:tcMar>
          </w:tcPr>
          <w:p w14:paraId="66707580" w14:textId="038A83DA" w:rsidR="00BE396E" w:rsidRDefault="00BE396E" w:rsidP="00BE396E">
            <w:pPr>
              <w:pStyle w:val="TableText"/>
            </w:pPr>
            <w:r>
              <w:t>2353</w:t>
            </w:r>
            <w:r w:rsidR="00135F82">
              <w:t xml:space="preserve"> – </w:t>
            </w:r>
            <w:r>
              <w:t>2360</w:t>
            </w:r>
          </w:p>
        </w:tc>
        <w:tc>
          <w:tcPr>
            <w:tcW w:w="2227" w:type="dxa"/>
            <w:tcMar>
              <w:left w:w="58" w:type="dxa"/>
              <w:right w:w="58" w:type="dxa"/>
            </w:tcMar>
          </w:tcPr>
          <w:p w14:paraId="0358AC2F" w14:textId="77777777" w:rsidR="00BE396E" w:rsidRDefault="00BE396E" w:rsidP="00BE396E">
            <w:pPr>
              <w:pStyle w:val="TableText"/>
            </w:pPr>
            <w:r>
              <w:t>HDR CASH REC TRAILER DATE 4</w:t>
            </w:r>
          </w:p>
        </w:tc>
        <w:tc>
          <w:tcPr>
            <w:tcW w:w="2993" w:type="dxa"/>
            <w:tcMar>
              <w:left w:w="58" w:type="dxa"/>
              <w:right w:w="58" w:type="dxa"/>
            </w:tcMar>
          </w:tcPr>
          <w:p w14:paraId="7BD24423" w14:textId="0929BB8B" w:rsidR="00BE396E" w:rsidRDefault="00BE396E" w:rsidP="00BE396E">
            <w:pPr>
              <w:pStyle w:val="TableText"/>
            </w:pPr>
            <w:r>
              <w:t>:P:IDR-</w:t>
            </w:r>
            <w:hyperlink r:id="rId651" w:history="1">
              <w:r>
                <w:rPr>
                  <w:rStyle w:val="Hyperlink"/>
                </w:rPr>
                <w:t>C-DATE</w:t>
              </w:r>
            </w:hyperlink>
          </w:p>
        </w:tc>
        <w:tc>
          <w:tcPr>
            <w:tcW w:w="2790" w:type="dxa"/>
            <w:tcMar>
              <w:left w:w="58" w:type="dxa"/>
              <w:right w:w="58" w:type="dxa"/>
            </w:tcMar>
          </w:tcPr>
          <w:p w14:paraId="4C8CF457" w14:textId="77777777" w:rsidR="00BE396E" w:rsidRDefault="00BE396E" w:rsidP="00BE396E">
            <w:pPr>
              <w:pStyle w:val="TableText"/>
            </w:pPr>
            <w:r>
              <w:t>C/R Trailer Date</w:t>
            </w:r>
          </w:p>
          <w:p w14:paraId="568690BC" w14:textId="77777777" w:rsidR="00BE396E" w:rsidRDefault="00BE396E" w:rsidP="00BE396E">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036B620E" w14:textId="77777777" w:rsidR="00BE396E" w:rsidRDefault="00BE396E" w:rsidP="00BE396E">
            <w:pPr>
              <w:pStyle w:val="TableText"/>
              <w:rPr>
                <w:caps/>
              </w:rPr>
            </w:pPr>
            <w:r>
              <w:rPr>
                <w:caps/>
              </w:rPr>
              <w:t>8 N</w:t>
            </w:r>
          </w:p>
        </w:tc>
        <w:tc>
          <w:tcPr>
            <w:tcW w:w="2340" w:type="dxa"/>
            <w:tcMar>
              <w:left w:w="58" w:type="dxa"/>
              <w:right w:w="58" w:type="dxa"/>
            </w:tcMar>
          </w:tcPr>
          <w:p w14:paraId="499D59D3" w14:textId="77777777" w:rsidR="00BE396E" w:rsidRDefault="00BE396E" w:rsidP="00BE396E">
            <w:pPr>
              <w:pStyle w:val="TableText"/>
            </w:pPr>
            <w:r>
              <w:t>MMDDYYYY</w:t>
            </w:r>
          </w:p>
        </w:tc>
        <w:tc>
          <w:tcPr>
            <w:tcW w:w="858" w:type="dxa"/>
            <w:tcMar>
              <w:left w:w="58" w:type="dxa"/>
              <w:right w:w="58" w:type="dxa"/>
            </w:tcMar>
          </w:tcPr>
          <w:p w14:paraId="348BC9F9" w14:textId="77777777" w:rsidR="00BE396E" w:rsidRDefault="00BE396E" w:rsidP="00BE396E">
            <w:pPr>
              <w:pStyle w:val="TableText"/>
            </w:pPr>
            <w:r>
              <w:t>Zeros</w:t>
            </w:r>
          </w:p>
        </w:tc>
        <w:tc>
          <w:tcPr>
            <w:tcW w:w="431" w:type="dxa"/>
          </w:tcPr>
          <w:p w14:paraId="71D01285" w14:textId="77777777" w:rsidR="00BE396E" w:rsidRDefault="00BE396E" w:rsidP="00BE396E">
            <w:pPr>
              <w:pStyle w:val="TableText"/>
            </w:pPr>
            <w:r>
              <w:t>-</w:t>
            </w:r>
          </w:p>
        </w:tc>
        <w:tc>
          <w:tcPr>
            <w:tcW w:w="431" w:type="dxa"/>
          </w:tcPr>
          <w:p w14:paraId="566379F1" w14:textId="77777777" w:rsidR="00BE396E" w:rsidRDefault="00BE396E" w:rsidP="00BE396E">
            <w:pPr>
              <w:pStyle w:val="TableText"/>
            </w:pPr>
            <w:r>
              <w:t>-</w:t>
            </w:r>
          </w:p>
        </w:tc>
        <w:tc>
          <w:tcPr>
            <w:tcW w:w="432" w:type="dxa"/>
          </w:tcPr>
          <w:p w14:paraId="4149F5AE" w14:textId="77777777" w:rsidR="00BE396E" w:rsidRDefault="00BE396E" w:rsidP="00BE396E">
            <w:pPr>
              <w:pStyle w:val="TableText"/>
            </w:pPr>
            <w:r>
              <w:t>X</w:t>
            </w:r>
          </w:p>
        </w:tc>
      </w:tr>
      <w:tr w:rsidR="00BE396E" w14:paraId="6A16E500" w14:textId="77777777" w:rsidTr="005C7A84">
        <w:trPr>
          <w:cantSplit/>
          <w:jc w:val="center"/>
        </w:trPr>
        <w:tc>
          <w:tcPr>
            <w:tcW w:w="802" w:type="dxa"/>
            <w:tcMar>
              <w:left w:w="58" w:type="dxa"/>
              <w:right w:w="58" w:type="dxa"/>
            </w:tcMar>
          </w:tcPr>
          <w:p w14:paraId="691C45D4" w14:textId="77777777" w:rsidR="00BE396E" w:rsidRDefault="00BE396E" w:rsidP="00BE396E">
            <w:pPr>
              <w:pStyle w:val="TableText"/>
            </w:pPr>
            <w:r>
              <w:t>2361</w:t>
            </w:r>
          </w:p>
        </w:tc>
        <w:tc>
          <w:tcPr>
            <w:tcW w:w="2227" w:type="dxa"/>
            <w:tcMar>
              <w:left w:w="58" w:type="dxa"/>
              <w:right w:w="58" w:type="dxa"/>
            </w:tcMar>
          </w:tcPr>
          <w:p w14:paraId="7CAFD2B1" w14:textId="77777777" w:rsidR="00BE396E" w:rsidRDefault="00BE396E" w:rsidP="00BE396E">
            <w:pPr>
              <w:pStyle w:val="TableText"/>
            </w:pPr>
            <w:r>
              <w:t>CASH REC TYPE 5</w:t>
            </w:r>
          </w:p>
        </w:tc>
        <w:tc>
          <w:tcPr>
            <w:tcW w:w="2993" w:type="dxa"/>
            <w:tcMar>
              <w:left w:w="58" w:type="dxa"/>
              <w:right w:w="58" w:type="dxa"/>
            </w:tcMar>
          </w:tcPr>
          <w:p w14:paraId="0032DA19" w14:textId="74E12FC6" w:rsidR="00BE396E" w:rsidRDefault="00BE396E" w:rsidP="00BE396E">
            <w:pPr>
              <w:pStyle w:val="TableText"/>
            </w:pPr>
            <w:r>
              <w:t>:P:IDR-</w:t>
            </w:r>
            <w:hyperlink r:id="rId652" w:history="1">
              <w:r>
                <w:rPr>
                  <w:rStyle w:val="Hyperlink"/>
                </w:rPr>
                <w:t>C-TYPE</w:t>
              </w:r>
            </w:hyperlink>
          </w:p>
        </w:tc>
        <w:tc>
          <w:tcPr>
            <w:tcW w:w="2790" w:type="dxa"/>
            <w:tcMar>
              <w:left w:w="58" w:type="dxa"/>
              <w:right w:w="58" w:type="dxa"/>
            </w:tcMar>
          </w:tcPr>
          <w:p w14:paraId="39E5A60F" w14:textId="77777777" w:rsidR="00BE396E" w:rsidRDefault="00BE396E" w:rsidP="00BE396E">
            <w:pPr>
              <w:pStyle w:val="TableText"/>
            </w:pPr>
            <w:r>
              <w:t>C/R type</w:t>
            </w:r>
          </w:p>
          <w:p w14:paraId="3A205109" w14:textId="77777777" w:rsidR="00BE396E" w:rsidRDefault="00BE396E" w:rsidP="00BE396E">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04D1A85B" w14:textId="77777777" w:rsidR="00BE396E" w:rsidRDefault="00BE396E" w:rsidP="00BE396E">
            <w:pPr>
              <w:pStyle w:val="TableText"/>
              <w:rPr>
                <w:caps/>
              </w:rPr>
            </w:pPr>
            <w:r>
              <w:rPr>
                <w:caps/>
              </w:rPr>
              <w:t>1 C</w:t>
            </w:r>
          </w:p>
        </w:tc>
        <w:tc>
          <w:tcPr>
            <w:tcW w:w="2340" w:type="dxa"/>
            <w:tcMar>
              <w:left w:w="58" w:type="dxa"/>
              <w:right w:w="58" w:type="dxa"/>
            </w:tcMar>
          </w:tcPr>
          <w:p w14:paraId="7A34559D" w14:textId="77777777" w:rsidR="00BE396E" w:rsidRPr="0097365E" w:rsidRDefault="00BE396E" w:rsidP="00BE396E">
            <w:pPr>
              <w:pStyle w:val="TableText"/>
              <w:rPr>
                <w:rFonts w:cs="Arial"/>
                <w:color w:val="000000"/>
              </w:rPr>
            </w:pPr>
            <w:r w:rsidRPr="0042502A">
              <w:rPr>
                <w:rFonts w:cs="Arial"/>
                <w:b/>
                <w:color w:val="000000"/>
              </w:rPr>
              <w:t>Valid Values:</w:t>
            </w:r>
          </w:p>
          <w:p w14:paraId="44C56ED5" w14:textId="381BD579" w:rsidR="00BE396E" w:rsidRPr="000B6CD8" w:rsidRDefault="00BE396E" w:rsidP="00245396">
            <w:pPr>
              <w:pStyle w:val="TableTextBullet"/>
            </w:pPr>
            <w:r w:rsidRPr="000B6CD8">
              <w:t xml:space="preserve">P </w:t>
            </w:r>
            <w:r w:rsidR="002C1A7F">
              <w:t xml:space="preserve">– </w:t>
            </w:r>
            <w:r w:rsidRPr="000B6CD8">
              <w:t>Partial refund</w:t>
            </w:r>
          </w:p>
          <w:p w14:paraId="6539B286" w14:textId="15481E95" w:rsidR="00BE396E" w:rsidRPr="000B6CD8" w:rsidRDefault="00BE396E" w:rsidP="00245396">
            <w:pPr>
              <w:pStyle w:val="TableTextBullet"/>
            </w:pPr>
            <w:r w:rsidRPr="000B6CD8">
              <w:t xml:space="preserve">F </w:t>
            </w:r>
            <w:r w:rsidR="002C1A7F">
              <w:t xml:space="preserve">– </w:t>
            </w:r>
            <w:r w:rsidRPr="000B6CD8">
              <w:t>Full refund</w:t>
            </w:r>
          </w:p>
          <w:p w14:paraId="7182B404" w14:textId="03B5168E" w:rsidR="00BE396E" w:rsidRPr="000B6CD8" w:rsidRDefault="00BE396E" w:rsidP="00245396">
            <w:pPr>
              <w:pStyle w:val="TableTextBullet"/>
            </w:pPr>
            <w:r w:rsidRPr="000B6CD8">
              <w:t xml:space="preserve">R </w:t>
            </w:r>
            <w:r w:rsidR="002C1A7F">
              <w:t xml:space="preserve">– </w:t>
            </w:r>
            <w:r w:rsidRPr="000B6CD8">
              <w:t>Reissue</w:t>
            </w:r>
          </w:p>
          <w:p w14:paraId="3E40E887" w14:textId="0885706D" w:rsidR="00BE396E" w:rsidRPr="000B6CD8" w:rsidRDefault="00BE396E" w:rsidP="00245396">
            <w:pPr>
              <w:pStyle w:val="TableTextBullet"/>
            </w:pPr>
            <w:r w:rsidRPr="000B6CD8">
              <w:t xml:space="preserve">S </w:t>
            </w:r>
            <w:r w:rsidR="002C1A7F">
              <w:t xml:space="preserve">– </w:t>
            </w:r>
            <w:r w:rsidRPr="000B6CD8">
              <w:t>Staledate</w:t>
            </w:r>
          </w:p>
          <w:p w14:paraId="5B254C3F" w14:textId="068C94EB" w:rsidR="00BE396E" w:rsidRDefault="00BE396E" w:rsidP="00245396">
            <w:pPr>
              <w:pStyle w:val="TableTextBullet"/>
            </w:pPr>
            <w:r w:rsidRPr="000B6CD8">
              <w:t xml:space="preserve">V </w:t>
            </w:r>
            <w:r w:rsidR="002C1A7F">
              <w:t xml:space="preserve">– </w:t>
            </w:r>
            <w:r w:rsidRPr="000B6CD8">
              <w:t>Void</w:t>
            </w:r>
          </w:p>
        </w:tc>
        <w:tc>
          <w:tcPr>
            <w:tcW w:w="858" w:type="dxa"/>
            <w:tcMar>
              <w:left w:w="58" w:type="dxa"/>
              <w:right w:w="58" w:type="dxa"/>
            </w:tcMar>
          </w:tcPr>
          <w:p w14:paraId="40EAF87C" w14:textId="77777777" w:rsidR="00BE396E" w:rsidRDefault="00BE396E" w:rsidP="00BE396E">
            <w:pPr>
              <w:pStyle w:val="TableText"/>
            </w:pPr>
            <w:r>
              <w:t>Spaces</w:t>
            </w:r>
          </w:p>
        </w:tc>
        <w:tc>
          <w:tcPr>
            <w:tcW w:w="431" w:type="dxa"/>
          </w:tcPr>
          <w:p w14:paraId="114B8098" w14:textId="77777777" w:rsidR="00BE396E" w:rsidRDefault="00BE396E" w:rsidP="00BE396E">
            <w:pPr>
              <w:pStyle w:val="TableText"/>
            </w:pPr>
            <w:r>
              <w:t>-</w:t>
            </w:r>
          </w:p>
        </w:tc>
        <w:tc>
          <w:tcPr>
            <w:tcW w:w="431" w:type="dxa"/>
          </w:tcPr>
          <w:p w14:paraId="18910F01" w14:textId="77777777" w:rsidR="00BE396E" w:rsidRDefault="00BE396E" w:rsidP="00BE396E">
            <w:pPr>
              <w:pStyle w:val="TableText"/>
            </w:pPr>
            <w:r>
              <w:t>-</w:t>
            </w:r>
          </w:p>
        </w:tc>
        <w:tc>
          <w:tcPr>
            <w:tcW w:w="432" w:type="dxa"/>
          </w:tcPr>
          <w:p w14:paraId="0FF94D4B" w14:textId="77777777" w:rsidR="00BE396E" w:rsidRDefault="00BE396E" w:rsidP="00BE396E">
            <w:pPr>
              <w:pStyle w:val="TableText"/>
            </w:pPr>
            <w:r>
              <w:t>X</w:t>
            </w:r>
          </w:p>
        </w:tc>
      </w:tr>
      <w:tr w:rsidR="00BE396E" w14:paraId="7AE3545C" w14:textId="77777777" w:rsidTr="005C7A84">
        <w:trPr>
          <w:cantSplit/>
          <w:jc w:val="center"/>
        </w:trPr>
        <w:tc>
          <w:tcPr>
            <w:tcW w:w="802" w:type="dxa"/>
            <w:tcMar>
              <w:left w:w="58" w:type="dxa"/>
              <w:right w:w="58" w:type="dxa"/>
            </w:tcMar>
          </w:tcPr>
          <w:p w14:paraId="0B5C1808" w14:textId="77777777" w:rsidR="00BE396E" w:rsidRDefault="00BE396E" w:rsidP="00BE396E">
            <w:pPr>
              <w:pStyle w:val="TableText"/>
            </w:pPr>
            <w:r>
              <w:t>2362</w:t>
            </w:r>
          </w:p>
        </w:tc>
        <w:tc>
          <w:tcPr>
            <w:tcW w:w="2227" w:type="dxa"/>
            <w:tcMar>
              <w:left w:w="58" w:type="dxa"/>
              <w:right w:w="58" w:type="dxa"/>
            </w:tcMar>
          </w:tcPr>
          <w:p w14:paraId="67129504" w14:textId="77777777" w:rsidR="00BE396E" w:rsidRDefault="00BE396E" w:rsidP="00BE396E">
            <w:pPr>
              <w:pStyle w:val="TableText"/>
            </w:pPr>
            <w:r>
              <w:t>HDR STATUS PRIOR 5</w:t>
            </w:r>
          </w:p>
        </w:tc>
        <w:tc>
          <w:tcPr>
            <w:tcW w:w="2993" w:type="dxa"/>
            <w:tcMar>
              <w:left w:w="58" w:type="dxa"/>
              <w:right w:w="58" w:type="dxa"/>
            </w:tcMar>
          </w:tcPr>
          <w:p w14:paraId="4EEB9770" w14:textId="64872DED" w:rsidR="00BE396E" w:rsidRDefault="00BE396E" w:rsidP="00BE396E">
            <w:pPr>
              <w:pStyle w:val="TableText"/>
            </w:pPr>
            <w:r>
              <w:t>:P:IDR-</w:t>
            </w:r>
            <w:hyperlink r:id="rId653" w:history="1">
              <w:r>
                <w:rPr>
                  <w:rStyle w:val="Hyperlink"/>
                </w:rPr>
                <w:t>C-OLD-STAT</w:t>
              </w:r>
            </w:hyperlink>
          </w:p>
        </w:tc>
        <w:tc>
          <w:tcPr>
            <w:tcW w:w="2790" w:type="dxa"/>
            <w:tcMar>
              <w:left w:w="58" w:type="dxa"/>
              <w:right w:w="58" w:type="dxa"/>
            </w:tcMar>
          </w:tcPr>
          <w:p w14:paraId="3F1D8D7D" w14:textId="77777777" w:rsidR="00BE396E" w:rsidRDefault="00BE396E" w:rsidP="00BE396E">
            <w:pPr>
              <w:pStyle w:val="TableText"/>
            </w:pPr>
            <w:r>
              <w:t>Prior detail status</w:t>
            </w:r>
          </w:p>
          <w:p w14:paraId="6BC9BA2B" w14:textId="3C938573" w:rsidR="00BE396E" w:rsidRDefault="00BE396E" w:rsidP="00BE396E">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34F7E195" w14:textId="77777777"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2495E294" w14:textId="0565587E" w:rsidR="00BE396E" w:rsidRDefault="00BE396E" w:rsidP="00245396">
            <w:pPr>
              <w:pStyle w:val="TableTextBullet"/>
            </w:pPr>
            <w:r>
              <w:t>F</w:t>
            </w:r>
            <w:r w:rsidR="00787990">
              <w:t xml:space="preserve">– </w:t>
            </w:r>
            <w:r w:rsidRPr="0097365E">
              <w:t>Full claim refund - EGHP, used only when an EGHP accounts receivable has been satisfied (RG type AR). This status is for display purposes only, internally the claim status would be a ‘</w:t>
            </w:r>
            <w:r w:rsidR="00787990">
              <w:t>Y</w:t>
            </w:r>
            <w:r w:rsidRPr="0097365E">
              <w:t>’.</w:t>
            </w:r>
          </w:p>
        </w:tc>
        <w:tc>
          <w:tcPr>
            <w:tcW w:w="1080" w:type="dxa"/>
            <w:tcMar>
              <w:left w:w="58" w:type="dxa"/>
              <w:right w:w="58" w:type="dxa"/>
            </w:tcMar>
          </w:tcPr>
          <w:p w14:paraId="25220C41" w14:textId="77777777" w:rsidR="00BE396E" w:rsidRDefault="00BE396E" w:rsidP="00BE396E">
            <w:pPr>
              <w:pStyle w:val="TableText"/>
              <w:rPr>
                <w:caps/>
              </w:rPr>
            </w:pPr>
            <w:r>
              <w:rPr>
                <w:caps/>
              </w:rPr>
              <w:t>1 C</w:t>
            </w:r>
          </w:p>
        </w:tc>
        <w:tc>
          <w:tcPr>
            <w:tcW w:w="2340" w:type="dxa"/>
            <w:tcMar>
              <w:left w:w="58" w:type="dxa"/>
              <w:right w:w="58" w:type="dxa"/>
            </w:tcMar>
          </w:tcPr>
          <w:p w14:paraId="263CCDD7" w14:textId="7B3035B6" w:rsidR="00BE396E" w:rsidRDefault="00BE396E" w:rsidP="00BE396E">
            <w:pPr>
              <w:pStyle w:val="TableText"/>
            </w:pPr>
            <w:r>
              <w:t xml:space="preserve">See spec </w:t>
            </w:r>
            <w:hyperlink r:id="rId654" w:history="1">
              <w:r>
                <w:rPr>
                  <w:rStyle w:val="Hyperlink"/>
                  <w:rFonts w:cs="Courier New"/>
                  <w:szCs w:val="16"/>
                </w:rPr>
                <w:t>S0209000</w:t>
              </w:r>
            </w:hyperlink>
          </w:p>
        </w:tc>
        <w:tc>
          <w:tcPr>
            <w:tcW w:w="858" w:type="dxa"/>
            <w:tcMar>
              <w:left w:w="58" w:type="dxa"/>
              <w:right w:w="58" w:type="dxa"/>
            </w:tcMar>
          </w:tcPr>
          <w:p w14:paraId="05B17BBD" w14:textId="77777777" w:rsidR="00BE396E" w:rsidRDefault="00BE396E" w:rsidP="00BE396E">
            <w:pPr>
              <w:pStyle w:val="TableText"/>
            </w:pPr>
            <w:r>
              <w:t>Spaces</w:t>
            </w:r>
          </w:p>
        </w:tc>
        <w:tc>
          <w:tcPr>
            <w:tcW w:w="431" w:type="dxa"/>
          </w:tcPr>
          <w:p w14:paraId="04E4B1D8" w14:textId="77777777" w:rsidR="00BE396E" w:rsidRDefault="00BE396E" w:rsidP="00BE396E">
            <w:pPr>
              <w:pStyle w:val="TableText"/>
            </w:pPr>
            <w:r>
              <w:t>-</w:t>
            </w:r>
          </w:p>
        </w:tc>
        <w:tc>
          <w:tcPr>
            <w:tcW w:w="431" w:type="dxa"/>
          </w:tcPr>
          <w:p w14:paraId="54875713" w14:textId="77777777" w:rsidR="00BE396E" w:rsidRDefault="00BE396E" w:rsidP="00BE396E">
            <w:pPr>
              <w:pStyle w:val="TableText"/>
            </w:pPr>
            <w:r>
              <w:t>-</w:t>
            </w:r>
          </w:p>
        </w:tc>
        <w:tc>
          <w:tcPr>
            <w:tcW w:w="432" w:type="dxa"/>
          </w:tcPr>
          <w:p w14:paraId="6724692A" w14:textId="77777777" w:rsidR="00BE396E" w:rsidRDefault="00BE396E" w:rsidP="00BE396E">
            <w:pPr>
              <w:pStyle w:val="TableText"/>
            </w:pPr>
            <w:r>
              <w:t>X</w:t>
            </w:r>
          </w:p>
        </w:tc>
      </w:tr>
      <w:tr w:rsidR="00BE396E" w14:paraId="4CFF561E" w14:textId="77777777" w:rsidTr="005C7A84">
        <w:trPr>
          <w:cantSplit/>
          <w:jc w:val="center"/>
        </w:trPr>
        <w:tc>
          <w:tcPr>
            <w:tcW w:w="802" w:type="dxa"/>
            <w:tcMar>
              <w:left w:w="58" w:type="dxa"/>
              <w:right w:w="58" w:type="dxa"/>
            </w:tcMar>
          </w:tcPr>
          <w:p w14:paraId="7E284108" w14:textId="77777777" w:rsidR="00BE396E" w:rsidRDefault="00BE396E" w:rsidP="00BE396E">
            <w:pPr>
              <w:pStyle w:val="TableText"/>
            </w:pPr>
            <w:r>
              <w:t>2362</w:t>
            </w:r>
          </w:p>
          <w:p w14:paraId="6953DA99" w14:textId="616CD3A7" w:rsidR="00BE396E" w:rsidRDefault="00787990" w:rsidP="00BE396E">
            <w:pPr>
              <w:pStyle w:val="TableText"/>
            </w:pPr>
            <w:r>
              <w:t>(</w:t>
            </w:r>
            <w:r w:rsidR="00BE396E">
              <w:t>Cont’d</w:t>
            </w:r>
            <w:r>
              <w:t>)</w:t>
            </w:r>
          </w:p>
        </w:tc>
        <w:tc>
          <w:tcPr>
            <w:tcW w:w="2227" w:type="dxa"/>
            <w:tcMar>
              <w:left w:w="58" w:type="dxa"/>
              <w:right w:w="58" w:type="dxa"/>
            </w:tcMar>
          </w:tcPr>
          <w:p w14:paraId="50F601D0" w14:textId="77777777" w:rsidR="00BE396E" w:rsidRDefault="00BE396E" w:rsidP="00BE396E">
            <w:pPr>
              <w:pStyle w:val="TableText"/>
            </w:pPr>
            <w:r>
              <w:t>HDR STATUS PRIOR 5</w:t>
            </w:r>
          </w:p>
        </w:tc>
        <w:tc>
          <w:tcPr>
            <w:tcW w:w="2993" w:type="dxa"/>
            <w:tcMar>
              <w:left w:w="58" w:type="dxa"/>
              <w:right w:w="58" w:type="dxa"/>
            </w:tcMar>
          </w:tcPr>
          <w:p w14:paraId="08B0676D" w14:textId="4F105B6A" w:rsidR="00BE396E" w:rsidRDefault="00BE396E" w:rsidP="00BE396E">
            <w:pPr>
              <w:pStyle w:val="TableText"/>
            </w:pPr>
            <w:r>
              <w:t>:P:IDR-</w:t>
            </w:r>
            <w:hyperlink r:id="rId655" w:history="1">
              <w:r>
                <w:rPr>
                  <w:rStyle w:val="Hyperlink"/>
                </w:rPr>
                <w:t>C-OLD-STAT</w:t>
              </w:r>
            </w:hyperlink>
          </w:p>
        </w:tc>
        <w:tc>
          <w:tcPr>
            <w:tcW w:w="2790" w:type="dxa"/>
            <w:tcMar>
              <w:left w:w="58" w:type="dxa"/>
              <w:right w:w="58" w:type="dxa"/>
            </w:tcMar>
          </w:tcPr>
          <w:p w14:paraId="0B85558F" w14:textId="19E589A0" w:rsidR="00664908" w:rsidRDefault="00664908" w:rsidP="00664908">
            <w:pPr>
              <w:pStyle w:val="TableText"/>
            </w:pPr>
            <w:r>
              <w:t>Prior detail status continued</w:t>
            </w:r>
          </w:p>
          <w:p w14:paraId="727C726C" w14:textId="4036D332"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2B3E916C" w14:textId="5AAC0FC6" w:rsidR="00BE396E" w:rsidRDefault="00BE396E" w:rsidP="00245396">
            <w:pPr>
              <w:pStyle w:val="TableTextBullet"/>
            </w:pPr>
            <w:r w:rsidRPr="0097365E">
              <w:t>G</w:t>
            </w:r>
            <w:r w:rsidRPr="000B6CD8">
              <w:t xml:space="preserve"> </w:t>
            </w:r>
            <w:r w:rsidR="00787990">
              <w:t xml:space="preserve">– </w:t>
            </w:r>
            <w:r w:rsidRPr="0097365E">
              <w:t>Partial refund applied, partial refund was calculated for the claim but was applied to something else outstanding, such as an AR.</w:t>
            </w:r>
          </w:p>
          <w:p w14:paraId="21899598" w14:textId="77777777" w:rsidR="00BE396E" w:rsidRDefault="00BE396E" w:rsidP="00245396">
            <w:pPr>
              <w:pStyle w:val="TableTextBullet"/>
            </w:pPr>
            <w:r w:rsidRPr="0097365E">
              <w:t>P</w:t>
            </w:r>
            <w:r w:rsidRPr="000B6CD8">
              <w:t xml:space="preserve"> </w:t>
            </w:r>
            <w:r w:rsidR="00787990">
              <w:t xml:space="preserve">– </w:t>
            </w:r>
            <w:r w:rsidRPr="0097365E">
              <w:t>Partial claim refund - EGHP, used only when an EGHP accounts receivable has been satisfied (RG type AR). This status is for display purposes only, internally the claim status would be a ‘</w:t>
            </w:r>
            <w:r w:rsidR="00787990">
              <w:t>G</w:t>
            </w:r>
            <w:r w:rsidRPr="0097365E">
              <w:t>’.</w:t>
            </w:r>
          </w:p>
          <w:p w14:paraId="4D8C57F3" w14:textId="77777777" w:rsidR="00664908" w:rsidRPr="0097365E" w:rsidRDefault="00664908" w:rsidP="00245396">
            <w:pPr>
              <w:pStyle w:val="TableTextBullet"/>
            </w:pPr>
            <w:r w:rsidRPr="0097365E">
              <w:t>X</w:t>
            </w:r>
            <w:r w:rsidRPr="000B6CD8">
              <w:t xml:space="preserve"> </w:t>
            </w:r>
            <w:r>
              <w:t xml:space="preserve">– </w:t>
            </w:r>
            <w:r w:rsidRPr="0097365E">
              <w:t>Partial refund, claim that is a partial void and a split pay.</w:t>
            </w:r>
          </w:p>
          <w:p w14:paraId="1C16DD3F" w14:textId="77777777" w:rsidR="00664908" w:rsidRPr="0097365E" w:rsidRDefault="00664908" w:rsidP="00245396">
            <w:pPr>
              <w:pStyle w:val="TableTextBullet"/>
            </w:pPr>
            <w:r w:rsidRPr="0097365E">
              <w:t>Y</w:t>
            </w:r>
            <w:r w:rsidRPr="000B6CD8">
              <w:t xml:space="preserve"> </w:t>
            </w:r>
            <w:r>
              <w:t xml:space="preserve">– </w:t>
            </w:r>
            <w:r w:rsidRPr="0097365E">
              <w:t>Full refund, full amount of claim payment was returned.</w:t>
            </w:r>
          </w:p>
          <w:p w14:paraId="6CB03517" w14:textId="343276CE" w:rsidR="00664908" w:rsidRDefault="00664908"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3EF19EA7" w14:textId="77777777" w:rsidR="00BE396E" w:rsidRDefault="00BE396E" w:rsidP="00BE396E">
            <w:pPr>
              <w:pStyle w:val="TableText"/>
              <w:rPr>
                <w:caps/>
              </w:rPr>
            </w:pPr>
            <w:r>
              <w:rPr>
                <w:caps/>
              </w:rPr>
              <w:t>1 C</w:t>
            </w:r>
          </w:p>
        </w:tc>
        <w:tc>
          <w:tcPr>
            <w:tcW w:w="2340" w:type="dxa"/>
            <w:tcMar>
              <w:left w:w="58" w:type="dxa"/>
              <w:right w:w="58" w:type="dxa"/>
            </w:tcMar>
          </w:tcPr>
          <w:p w14:paraId="56604AB4" w14:textId="44144B88" w:rsidR="00BE396E" w:rsidRDefault="00BE396E" w:rsidP="00BE396E">
            <w:pPr>
              <w:pStyle w:val="TableText"/>
            </w:pPr>
            <w:r>
              <w:t xml:space="preserve">See spec </w:t>
            </w:r>
            <w:hyperlink r:id="rId656" w:history="1">
              <w:r>
                <w:rPr>
                  <w:rStyle w:val="Hyperlink"/>
                  <w:rFonts w:cs="Courier New"/>
                  <w:szCs w:val="16"/>
                </w:rPr>
                <w:t>S0209000</w:t>
              </w:r>
            </w:hyperlink>
          </w:p>
        </w:tc>
        <w:tc>
          <w:tcPr>
            <w:tcW w:w="858" w:type="dxa"/>
            <w:tcMar>
              <w:left w:w="58" w:type="dxa"/>
              <w:right w:w="58" w:type="dxa"/>
            </w:tcMar>
          </w:tcPr>
          <w:p w14:paraId="471EB3A8" w14:textId="77777777" w:rsidR="00BE396E" w:rsidRDefault="00BE396E" w:rsidP="00BE396E">
            <w:pPr>
              <w:pStyle w:val="TableText"/>
            </w:pPr>
            <w:r>
              <w:t>Spaces</w:t>
            </w:r>
          </w:p>
        </w:tc>
        <w:tc>
          <w:tcPr>
            <w:tcW w:w="431" w:type="dxa"/>
          </w:tcPr>
          <w:p w14:paraId="7FDF0CD1" w14:textId="77777777" w:rsidR="00BE396E" w:rsidRDefault="00BE396E" w:rsidP="00BE396E">
            <w:pPr>
              <w:pStyle w:val="TableText"/>
            </w:pPr>
            <w:r>
              <w:t>-</w:t>
            </w:r>
          </w:p>
        </w:tc>
        <w:tc>
          <w:tcPr>
            <w:tcW w:w="431" w:type="dxa"/>
          </w:tcPr>
          <w:p w14:paraId="2AFBB77F" w14:textId="77777777" w:rsidR="00BE396E" w:rsidRDefault="00BE396E" w:rsidP="00BE396E">
            <w:pPr>
              <w:pStyle w:val="TableText"/>
            </w:pPr>
            <w:r>
              <w:t>-</w:t>
            </w:r>
          </w:p>
        </w:tc>
        <w:tc>
          <w:tcPr>
            <w:tcW w:w="432" w:type="dxa"/>
          </w:tcPr>
          <w:p w14:paraId="15BB497F" w14:textId="77777777" w:rsidR="00BE396E" w:rsidRDefault="00BE396E" w:rsidP="00BE396E">
            <w:pPr>
              <w:pStyle w:val="TableText"/>
            </w:pPr>
            <w:r>
              <w:t>X</w:t>
            </w:r>
          </w:p>
        </w:tc>
      </w:tr>
      <w:tr w:rsidR="00BE396E" w14:paraId="76330F4B" w14:textId="77777777" w:rsidTr="005C7A84">
        <w:trPr>
          <w:cantSplit/>
          <w:jc w:val="center"/>
        </w:trPr>
        <w:tc>
          <w:tcPr>
            <w:tcW w:w="802" w:type="dxa"/>
            <w:tcMar>
              <w:left w:w="58" w:type="dxa"/>
              <w:right w:w="58" w:type="dxa"/>
            </w:tcMar>
          </w:tcPr>
          <w:p w14:paraId="4EF9896B" w14:textId="77777777" w:rsidR="00BE396E" w:rsidRDefault="00BE396E" w:rsidP="00BE396E">
            <w:pPr>
              <w:pStyle w:val="TableText"/>
            </w:pPr>
            <w:r>
              <w:t>2363</w:t>
            </w:r>
          </w:p>
        </w:tc>
        <w:tc>
          <w:tcPr>
            <w:tcW w:w="2227" w:type="dxa"/>
            <w:tcMar>
              <w:left w:w="58" w:type="dxa"/>
              <w:right w:w="58" w:type="dxa"/>
            </w:tcMar>
          </w:tcPr>
          <w:p w14:paraId="5619A563" w14:textId="77777777" w:rsidR="00BE396E" w:rsidRDefault="00BE396E" w:rsidP="00BE396E">
            <w:pPr>
              <w:pStyle w:val="TableText"/>
            </w:pPr>
            <w:r>
              <w:t>HDR STATUS CURRENT 5</w:t>
            </w:r>
          </w:p>
        </w:tc>
        <w:tc>
          <w:tcPr>
            <w:tcW w:w="2993" w:type="dxa"/>
            <w:tcMar>
              <w:left w:w="58" w:type="dxa"/>
              <w:right w:w="58" w:type="dxa"/>
            </w:tcMar>
          </w:tcPr>
          <w:p w14:paraId="30EAA6CD" w14:textId="47C5C53E" w:rsidR="00BE396E" w:rsidRDefault="00BE396E" w:rsidP="00BE396E">
            <w:pPr>
              <w:pStyle w:val="TableText"/>
            </w:pPr>
            <w:r>
              <w:t>:P:IDR-</w:t>
            </w:r>
            <w:hyperlink r:id="rId657" w:history="1">
              <w:r>
                <w:rPr>
                  <w:rStyle w:val="Hyperlink"/>
                </w:rPr>
                <w:t>C-NEW-STAT</w:t>
              </w:r>
            </w:hyperlink>
          </w:p>
        </w:tc>
        <w:tc>
          <w:tcPr>
            <w:tcW w:w="2790" w:type="dxa"/>
            <w:tcMar>
              <w:left w:w="58" w:type="dxa"/>
              <w:right w:w="58" w:type="dxa"/>
            </w:tcMar>
          </w:tcPr>
          <w:p w14:paraId="350DC62A" w14:textId="77777777" w:rsidR="00BE396E" w:rsidRDefault="00BE396E" w:rsidP="00BE396E">
            <w:pPr>
              <w:pStyle w:val="TableText"/>
            </w:pPr>
            <w:r>
              <w:t>Current detail status</w:t>
            </w:r>
          </w:p>
          <w:p w14:paraId="6C77FBDE" w14:textId="77777777" w:rsidR="00BE396E" w:rsidRDefault="00BE396E" w:rsidP="00BE396E">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52065FD8" w14:textId="77777777" w:rsidR="00BE396E" w:rsidRDefault="00BE396E" w:rsidP="00BE396E">
            <w:pPr>
              <w:pStyle w:val="TableText"/>
              <w:rPr>
                <w:caps/>
              </w:rPr>
            </w:pPr>
            <w:r>
              <w:rPr>
                <w:caps/>
              </w:rPr>
              <w:t>1 C</w:t>
            </w:r>
          </w:p>
        </w:tc>
        <w:tc>
          <w:tcPr>
            <w:tcW w:w="2340" w:type="dxa"/>
            <w:tcMar>
              <w:left w:w="58" w:type="dxa"/>
              <w:right w:w="58" w:type="dxa"/>
            </w:tcMar>
          </w:tcPr>
          <w:p w14:paraId="5997C665" w14:textId="12536CAD" w:rsidR="00BE396E" w:rsidRDefault="00BE396E" w:rsidP="00BE396E">
            <w:pPr>
              <w:pStyle w:val="TableText"/>
            </w:pPr>
            <w:r>
              <w:t xml:space="preserve">See spec </w:t>
            </w:r>
            <w:hyperlink r:id="rId658" w:history="1">
              <w:r>
                <w:rPr>
                  <w:rStyle w:val="Hyperlink"/>
                  <w:rFonts w:cs="Courier New"/>
                  <w:szCs w:val="16"/>
                </w:rPr>
                <w:t>S0209000</w:t>
              </w:r>
            </w:hyperlink>
          </w:p>
        </w:tc>
        <w:tc>
          <w:tcPr>
            <w:tcW w:w="858" w:type="dxa"/>
            <w:tcMar>
              <w:left w:w="58" w:type="dxa"/>
              <w:right w:w="58" w:type="dxa"/>
            </w:tcMar>
          </w:tcPr>
          <w:p w14:paraId="2EA3043B" w14:textId="77777777" w:rsidR="00BE396E" w:rsidRDefault="00BE396E" w:rsidP="00BE396E">
            <w:pPr>
              <w:pStyle w:val="TableText"/>
            </w:pPr>
            <w:r>
              <w:t>Spaces</w:t>
            </w:r>
          </w:p>
        </w:tc>
        <w:tc>
          <w:tcPr>
            <w:tcW w:w="431" w:type="dxa"/>
          </w:tcPr>
          <w:p w14:paraId="3EE628B8" w14:textId="77777777" w:rsidR="00BE396E" w:rsidRDefault="00BE396E" w:rsidP="00BE396E">
            <w:pPr>
              <w:pStyle w:val="TableText"/>
            </w:pPr>
            <w:r>
              <w:t>-</w:t>
            </w:r>
          </w:p>
        </w:tc>
        <w:tc>
          <w:tcPr>
            <w:tcW w:w="431" w:type="dxa"/>
          </w:tcPr>
          <w:p w14:paraId="1EB4FA28" w14:textId="77777777" w:rsidR="00BE396E" w:rsidRDefault="00BE396E" w:rsidP="00BE396E">
            <w:pPr>
              <w:pStyle w:val="TableText"/>
            </w:pPr>
            <w:r>
              <w:t>-</w:t>
            </w:r>
          </w:p>
        </w:tc>
        <w:tc>
          <w:tcPr>
            <w:tcW w:w="432" w:type="dxa"/>
          </w:tcPr>
          <w:p w14:paraId="1FED85CF" w14:textId="77777777" w:rsidR="00BE396E" w:rsidRDefault="00BE396E" w:rsidP="00BE396E">
            <w:pPr>
              <w:pStyle w:val="TableText"/>
            </w:pPr>
            <w:r>
              <w:t>X</w:t>
            </w:r>
          </w:p>
        </w:tc>
      </w:tr>
      <w:tr w:rsidR="00BE396E" w14:paraId="1AE9DB12" w14:textId="77777777" w:rsidTr="005C7A84">
        <w:trPr>
          <w:cantSplit/>
          <w:jc w:val="center"/>
        </w:trPr>
        <w:tc>
          <w:tcPr>
            <w:tcW w:w="802" w:type="dxa"/>
            <w:tcMar>
              <w:left w:w="58" w:type="dxa"/>
              <w:right w:w="58" w:type="dxa"/>
            </w:tcMar>
          </w:tcPr>
          <w:p w14:paraId="1FDE99D3" w14:textId="7E24981E" w:rsidR="00BE396E" w:rsidRDefault="00BE396E" w:rsidP="00BE396E">
            <w:pPr>
              <w:pStyle w:val="TableText"/>
            </w:pPr>
            <w:r>
              <w:t>2364</w:t>
            </w:r>
            <w:r w:rsidR="00135F82">
              <w:t xml:space="preserve"> – </w:t>
            </w:r>
            <w:r>
              <w:t>2376</w:t>
            </w:r>
          </w:p>
        </w:tc>
        <w:tc>
          <w:tcPr>
            <w:tcW w:w="2227" w:type="dxa"/>
            <w:tcMar>
              <w:left w:w="58" w:type="dxa"/>
              <w:right w:w="58" w:type="dxa"/>
            </w:tcMar>
          </w:tcPr>
          <w:p w14:paraId="39BFE495" w14:textId="77777777" w:rsidR="00BE396E" w:rsidRDefault="00BE396E" w:rsidP="00BE396E">
            <w:pPr>
              <w:pStyle w:val="TableText"/>
            </w:pPr>
            <w:r>
              <w:t>CASH REC NUMBER 5</w:t>
            </w:r>
          </w:p>
        </w:tc>
        <w:tc>
          <w:tcPr>
            <w:tcW w:w="2993" w:type="dxa"/>
            <w:tcMar>
              <w:left w:w="58" w:type="dxa"/>
              <w:right w:w="58" w:type="dxa"/>
            </w:tcMar>
          </w:tcPr>
          <w:p w14:paraId="11B0F30F" w14:textId="44D7AE66" w:rsidR="00BE396E" w:rsidRDefault="00BE396E" w:rsidP="00BE396E">
            <w:pPr>
              <w:pStyle w:val="TableText"/>
            </w:pPr>
            <w:r>
              <w:t>:P:IDR-</w:t>
            </w:r>
            <w:hyperlink r:id="rId659" w:history="1">
              <w:r>
                <w:rPr>
                  <w:rStyle w:val="Hyperlink"/>
                </w:rPr>
                <w:t>C-ICN</w:t>
              </w:r>
            </w:hyperlink>
          </w:p>
        </w:tc>
        <w:tc>
          <w:tcPr>
            <w:tcW w:w="2790" w:type="dxa"/>
            <w:tcMar>
              <w:left w:w="58" w:type="dxa"/>
              <w:right w:w="58" w:type="dxa"/>
            </w:tcMar>
          </w:tcPr>
          <w:p w14:paraId="4C695280" w14:textId="77777777" w:rsidR="00BE396E" w:rsidRDefault="00BE396E" w:rsidP="00BE396E">
            <w:pPr>
              <w:pStyle w:val="TableText"/>
            </w:pPr>
            <w:r>
              <w:t>C/R number</w:t>
            </w:r>
          </w:p>
          <w:p w14:paraId="7F8EE059" w14:textId="77777777" w:rsidR="00BE396E" w:rsidRDefault="00BE396E" w:rsidP="00BE396E">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2741AD18" w14:textId="77777777" w:rsidR="00BE396E" w:rsidRDefault="00BE396E" w:rsidP="00BE396E">
            <w:pPr>
              <w:pStyle w:val="TableText"/>
              <w:rPr>
                <w:caps/>
              </w:rPr>
            </w:pPr>
            <w:r>
              <w:rPr>
                <w:caps/>
              </w:rPr>
              <w:t>13 c</w:t>
            </w:r>
          </w:p>
        </w:tc>
        <w:tc>
          <w:tcPr>
            <w:tcW w:w="2340" w:type="dxa"/>
            <w:tcMar>
              <w:left w:w="58" w:type="dxa"/>
              <w:right w:w="58" w:type="dxa"/>
            </w:tcMar>
          </w:tcPr>
          <w:p w14:paraId="1D9A47D0" w14:textId="77777777" w:rsidR="00BE396E" w:rsidRDefault="00BE396E" w:rsidP="00BE396E">
            <w:pPr>
              <w:pStyle w:val="TableText"/>
            </w:pPr>
            <w:r>
              <w:t>-</w:t>
            </w:r>
          </w:p>
        </w:tc>
        <w:tc>
          <w:tcPr>
            <w:tcW w:w="858" w:type="dxa"/>
            <w:tcMar>
              <w:left w:w="58" w:type="dxa"/>
              <w:right w:w="58" w:type="dxa"/>
            </w:tcMar>
          </w:tcPr>
          <w:p w14:paraId="42C1C516" w14:textId="77777777" w:rsidR="00BE396E" w:rsidRDefault="00BE396E" w:rsidP="00BE396E">
            <w:pPr>
              <w:pStyle w:val="TableText"/>
            </w:pPr>
            <w:r>
              <w:t>Spaces</w:t>
            </w:r>
          </w:p>
        </w:tc>
        <w:tc>
          <w:tcPr>
            <w:tcW w:w="431" w:type="dxa"/>
          </w:tcPr>
          <w:p w14:paraId="1EB2C49F" w14:textId="77777777" w:rsidR="00BE396E" w:rsidRDefault="00BE396E" w:rsidP="00BE396E">
            <w:pPr>
              <w:pStyle w:val="TableText"/>
            </w:pPr>
            <w:r>
              <w:t>-</w:t>
            </w:r>
          </w:p>
        </w:tc>
        <w:tc>
          <w:tcPr>
            <w:tcW w:w="431" w:type="dxa"/>
          </w:tcPr>
          <w:p w14:paraId="4B2DC341" w14:textId="77777777" w:rsidR="00BE396E" w:rsidRDefault="00BE396E" w:rsidP="00BE396E">
            <w:pPr>
              <w:pStyle w:val="TableText"/>
            </w:pPr>
            <w:r>
              <w:t>-</w:t>
            </w:r>
          </w:p>
        </w:tc>
        <w:tc>
          <w:tcPr>
            <w:tcW w:w="432" w:type="dxa"/>
          </w:tcPr>
          <w:p w14:paraId="35A876FF" w14:textId="77777777" w:rsidR="00BE396E" w:rsidRDefault="00BE396E" w:rsidP="00BE396E">
            <w:pPr>
              <w:pStyle w:val="TableText"/>
            </w:pPr>
            <w:r>
              <w:t>X</w:t>
            </w:r>
          </w:p>
        </w:tc>
      </w:tr>
      <w:tr w:rsidR="00BE396E" w14:paraId="72B86C61" w14:textId="77777777" w:rsidTr="005C7A84">
        <w:trPr>
          <w:cantSplit/>
          <w:jc w:val="center"/>
        </w:trPr>
        <w:tc>
          <w:tcPr>
            <w:tcW w:w="802" w:type="dxa"/>
            <w:tcMar>
              <w:left w:w="58" w:type="dxa"/>
              <w:right w:w="58" w:type="dxa"/>
            </w:tcMar>
          </w:tcPr>
          <w:p w14:paraId="1886117E" w14:textId="00FCA967" w:rsidR="00BE396E" w:rsidRDefault="00BE396E" w:rsidP="00BE396E">
            <w:pPr>
              <w:pStyle w:val="TableText"/>
            </w:pPr>
            <w:r>
              <w:t>2377</w:t>
            </w:r>
            <w:r w:rsidR="00135F82">
              <w:t xml:space="preserve"> – </w:t>
            </w:r>
            <w:r>
              <w:t>2378</w:t>
            </w:r>
          </w:p>
        </w:tc>
        <w:tc>
          <w:tcPr>
            <w:tcW w:w="2227" w:type="dxa"/>
            <w:tcMar>
              <w:left w:w="58" w:type="dxa"/>
              <w:right w:w="58" w:type="dxa"/>
            </w:tcMar>
          </w:tcPr>
          <w:p w14:paraId="6A59BAFB" w14:textId="77777777" w:rsidR="00BE396E" w:rsidRDefault="00BE396E" w:rsidP="00BE396E">
            <w:pPr>
              <w:pStyle w:val="TableText"/>
            </w:pPr>
            <w:r>
              <w:t>HDR NUMBER FOR CASH REC 5</w:t>
            </w:r>
          </w:p>
        </w:tc>
        <w:tc>
          <w:tcPr>
            <w:tcW w:w="2993" w:type="dxa"/>
            <w:tcMar>
              <w:left w:w="58" w:type="dxa"/>
              <w:right w:w="58" w:type="dxa"/>
            </w:tcMar>
          </w:tcPr>
          <w:p w14:paraId="0F670F78" w14:textId="3B97827E" w:rsidR="00BE396E" w:rsidRDefault="00BE396E" w:rsidP="00BE396E">
            <w:pPr>
              <w:pStyle w:val="TableText"/>
            </w:pPr>
            <w:r>
              <w:t>:P:IDR-</w:t>
            </w:r>
            <w:hyperlink r:id="rId660" w:history="1">
              <w:r>
                <w:rPr>
                  <w:rStyle w:val="Hyperlink"/>
                </w:rPr>
                <w:t>C-DET-NUMB</w:t>
              </w:r>
            </w:hyperlink>
          </w:p>
        </w:tc>
        <w:tc>
          <w:tcPr>
            <w:tcW w:w="2790" w:type="dxa"/>
            <w:tcMar>
              <w:left w:w="58" w:type="dxa"/>
              <w:right w:w="58" w:type="dxa"/>
            </w:tcMar>
          </w:tcPr>
          <w:p w14:paraId="7FC931BA" w14:textId="77777777" w:rsidR="00BE396E" w:rsidRDefault="00BE396E" w:rsidP="00BE396E">
            <w:pPr>
              <w:pStyle w:val="TableText"/>
            </w:pPr>
            <w:r>
              <w:t>Detail number being applied</w:t>
            </w:r>
          </w:p>
          <w:p w14:paraId="6485A32E" w14:textId="0F065270" w:rsidR="00BE396E" w:rsidRDefault="00BE396E" w:rsidP="00A21529">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75D20A3A" w14:textId="77777777" w:rsidR="00BE396E" w:rsidRDefault="00BE396E" w:rsidP="00BE396E">
            <w:pPr>
              <w:pStyle w:val="TableText"/>
              <w:rPr>
                <w:caps/>
              </w:rPr>
            </w:pPr>
            <w:r>
              <w:rPr>
                <w:caps/>
              </w:rPr>
              <w:t>2 C</w:t>
            </w:r>
          </w:p>
        </w:tc>
        <w:tc>
          <w:tcPr>
            <w:tcW w:w="2340" w:type="dxa"/>
            <w:tcMar>
              <w:left w:w="58" w:type="dxa"/>
              <w:right w:w="58" w:type="dxa"/>
            </w:tcMar>
          </w:tcPr>
          <w:p w14:paraId="15DF5034" w14:textId="4142A4F2" w:rsidR="00BE396E" w:rsidRDefault="00BE396E" w:rsidP="00A21529">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33149B8E" w14:textId="77777777" w:rsidR="00BE396E" w:rsidRDefault="00BE396E" w:rsidP="00BE396E">
            <w:pPr>
              <w:pStyle w:val="TableText"/>
            </w:pPr>
            <w:r>
              <w:t>Spaces</w:t>
            </w:r>
          </w:p>
        </w:tc>
        <w:tc>
          <w:tcPr>
            <w:tcW w:w="431" w:type="dxa"/>
          </w:tcPr>
          <w:p w14:paraId="38A0670F" w14:textId="77777777" w:rsidR="00BE396E" w:rsidRDefault="00BE396E" w:rsidP="00BE396E">
            <w:pPr>
              <w:pStyle w:val="TableText"/>
            </w:pPr>
            <w:r>
              <w:t>-</w:t>
            </w:r>
          </w:p>
        </w:tc>
        <w:tc>
          <w:tcPr>
            <w:tcW w:w="431" w:type="dxa"/>
          </w:tcPr>
          <w:p w14:paraId="7C9E876F" w14:textId="77777777" w:rsidR="00BE396E" w:rsidRDefault="00BE396E" w:rsidP="00BE396E">
            <w:pPr>
              <w:pStyle w:val="TableText"/>
            </w:pPr>
            <w:r>
              <w:t>-</w:t>
            </w:r>
          </w:p>
        </w:tc>
        <w:tc>
          <w:tcPr>
            <w:tcW w:w="432" w:type="dxa"/>
          </w:tcPr>
          <w:p w14:paraId="68BE971F" w14:textId="77777777" w:rsidR="00BE396E" w:rsidRDefault="00BE396E" w:rsidP="00BE396E">
            <w:pPr>
              <w:pStyle w:val="TableText"/>
            </w:pPr>
            <w:r>
              <w:t>X</w:t>
            </w:r>
          </w:p>
        </w:tc>
      </w:tr>
      <w:tr w:rsidR="00BE396E" w14:paraId="461B30F9" w14:textId="77777777" w:rsidTr="005C7A84">
        <w:trPr>
          <w:cantSplit/>
          <w:jc w:val="center"/>
        </w:trPr>
        <w:tc>
          <w:tcPr>
            <w:tcW w:w="802" w:type="dxa"/>
            <w:tcMar>
              <w:left w:w="58" w:type="dxa"/>
              <w:right w:w="58" w:type="dxa"/>
            </w:tcMar>
          </w:tcPr>
          <w:p w14:paraId="2822C990" w14:textId="06D2D6CB" w:rsidR="00BE396E" w:rsidRDefault="00BE396E" w:rsidP="00BE396E">
            <w:pPr>
              <w:pStyle w:val="TableText"/>
            </w:pPr>
            <w:r>
              <w:t>2379</w:t>
            </w:r>
            <w:r w:rsidR="00135F82">
              <w:t xml:space="preserve"> – </w:t>
            </w:r>
            <w:r>
              <w:t>2385</w:t>
            </w:r>
          </w:p>
        </w:tc>
        <w:tc>
          <w:tcPr>
            <w:tcW w:w="2227" w:type="dxa"/>
            <w:tcMar>
              <w:left w:w="58" w:type="dxa"/>
              <w:right w:w="58" w:type="dxa"/>
            </w:tcMar>
          </w:tcPr>
          <w:p w14:paraId="599B6AC2" w14:textId="77777777" w:rsidR="00BE396E" w:rsidRDefault="00BE396E" w:rsidP="00BE396E">
            <w:pPr>
              <w:pStyle w:val="TableText"/>
            </w:pPr>
            <w:r>
              <w:t>HDR CASH REC APPLIED AMT 5</w:t>
            </w:r>
          </w:p>
        </w:tc>
        <w:tc>
          <w:tcPr>
            <w:tcW w:w="2993" w:type="dxa"/>
            <w:tcMar>
              <w:left w:w="58" w:type="dxa"/>
              <w:right w:w="58" w:type="dxa"/>
            </w:tcMar>
          </w:tcPr>
          <w:p w14:paraId="3A5B7F53" w14:textId="503C641C" w:rsidR="00BE396E" w:rsidRDefault="00BE396E" w:rsidP="00BE396E">
            <w:pPr>
              <w:pStyle w:val="TableText"/>
            </w:pPr>
            <w:r>
              <w:t>:P:IDR</w:t>
            </w:r>
            <w:r>
              <w:rPr>
                <w:rStyle w:val="Hyperlink"/>
              </w:rPr>
              <w:t>-</w:t>
            </w:r>
            <w:hyperlink r:id="rId661" w:history="1">
              <w:r>
                <w:rPr>
                  <w:rStyle w:val="Hyperlink"/>
                </w:rPr>
                <w:t>C-AMOUNT</w:t>
              </w:r>
            </w:hyperlink>
          </w:p>
        </w:tc>
        <w:tc>
          <w:tcPr>
            <w:tcW w:w="2790" w:type="dxa"/>
            <w:tcMar>
              <w:left w:w="58" w:type="dxa"/>
              <w:right w:w="58" w:type="dxa"/>
            </w:tcMar>
          </w:tcPr>
          <w:p w14:paraId="63306DBD" w14:textId="77777777" w:rsidR="00BE396E" w:rsidRDefault="00BE396E" w:rsidP="00BE396E">
            <w:pPr>
              <w:pStyle w:val="TableText"/>
            </w:pPr>
            <w:r>
              <w:t>Amount applied</w:t>
            </w:r>
          </w:p>
          <w:p w14:paraId="53EEDCA7" w14:textId="5AF865D3" w:rsidR="00BE396E" w:rsidRDefault="00BE396E" w:rsidP="00A21529">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0D93C937" w14:textId="77777777" w:rsidR="00BE396E" w:rsidRDefault="00BE396E" w:rsidP="00BE396E">
            <w:pPr>
              <w:pStyle w:val="TableText"/>
              <w:rPr>
                <w:caps/>
              </w:rPr>
            </w:pPr>
            <w:r>
              <w:rPr>
                <w:caps/>
              </w:rPr>
              <w:t>7 n</w:t>
            </w:r>
          </w:p>
          <w:p w14:paraId="799AEE96" w14:textId="77777777" w:rsidR="00BE396E" w:rsidRDefault="00BE396E" w:rsidP="00BE396E">
            <w:pPr>
              <w:pStyle w:val="TableText"/>
              <w:rPr>
                <w:caps/>
              </w:rPr>
            </w:pPr>
            <w:r>
              <w:rPr>
                <w:caps/>
              </w:rPr>
              <w:t>(99999V99)</w:t>
            </w:r>
          </w:p>
        </w:tc>
        <w:tc>
          <w:tcPr>
            <w:tcW w:w="2340" w:type="dxa"/>
            <w:tcMar>
              <w:left w:w="58" w:type="dxa"/>
              <w:right w:w="58" w:type="dxa"/>
            </w:tcMar>
          </w:tcPr>
          <w:p w14:paraId="47BFE5C1" w14:textId="77777777" w:rsidR="00BE396E" w:rsidRDefault="00BE396E" w:rsidP="00BE396E">
            <w:pPr>
              <w:pStyle w:val="TableText"/>
            </w:pPr>
            <w:r>
              <w:t>-</w:t>
            </w:r>
          </w:p>
        </w:tc>
        <w:tc>
          <w:tcPr>
            <w:tcW w:w="858" w:type="dxa"/>
            <w:tcMar>
              <w:left w:w="58" w:type="dxa"/>
              <w:right w:w="58" w:type="dxa"/>
            </w:tcMar>
          </w:tcPr>
          <w:p w14:paraId="27DE014B" w14:textId="77777777" w:rsidR="00BE396E" w:rsidRDefault="00BE396E" w:rsidP="00BE396E">
            <w:pPr>
              <w:pStyle w:val="TableText"/>
            </w:pPr>
            <w:r>
              <w:t>Zeros</w:t>
            </w:r>
          </w:p>
        </w:tc>
        <w:tc>
          <w:tcPr>
            <w:tcW w:w="431" w:type="dxa"/>
          </w:tcPr>
          <w:p w14:paraId="0AE46E78" w14:textId="77777777" w:rsidR="00BE396E" w:rsidRDefault="00BE396E" w:rsidP="00BE396E">
            <w:pPr>
              <w:pStyle w:val="TableText"/>
            </w:pPr>
            <w:r>
              <w:t>-</w:t>
            </w:r>
          </w:p>
        </w:tc>
        <w:tc>
          <w:tcPr>
            <w:tcW w:w="431" w:type="dxa"/>
          </w:tcPr>
          <w:p w14:paraId="786EAB5C" w14:textId="77777777" w:rsidR="00BE396E" w:rsidRDefault="00BE396E" w:rsidP="00BE396E">
            <w:pPr>
              <w:pStyle w:val="TableText"/>
            </w:pPr>
            <w:r>
              <w:t>-</w:t>
            </w:r>
          </w:p>
        </w:tc>
        <w:tc>
          <w:tcPr>
            <w:tcW w:w="432" w:type="dxa"/>
          </w:tcPr>
          <w:p w14:paraId="48B0EA59" w14:textId="77777777" w:rsidR="00BE396E" w:rsidRDefault="00BE396E" w:rsidP="00BE396E">
            <w:pPr>
              <w:pStyle w:val="TableText"/>
            </w:pPr>
            <w:r>
              <w:t>X</w:t>
            </w:r>
          </w:p>
        </w:tc>
      </w:tr>
      <w:tr w:rsidR="00BE396E" w14:paraId="630CA6E3" w14:textId="77777777" w:rsidTr="005C7A84">
        <w:trPr>
          <w:cantSplit/>
          <w:jc w:val="center"/>
        </w:trPr>
        <w:tc>
          <w:tcPr>
            <w:tcW w:w="802" w:type="dxa"/>
            <w:tcMar>
              <w:left w:w="58" w:type="dxa"/>
              <w:right w:w="58" w:type="dxa"/>
            </w:tcMar>
          </w:tcPr>
          <w:p w14:paraId="1C3295BA" w14:textId="0C2CB90A" w:rsidR="00BE396E" w:rsidRDefault="00BE396E" w:rsidP="00BE396E">
            <w:pPr>
              <w:pStyle w:val="TableText"/>
            </w:pPr>
            <w:r>
              <w:t>2386</w:t>
            </w:r>
            <w:r w:rsidR="00135F82">
              <w:t xml:space="preserve"> – </w:t>
            </w:r>
            <w:r>
              <w:t>2387</w:t>
            </w:r>
          </w:p>
        </w:tc>
        <w:tc>
          <w:tcPr>
            <w:tcW w:w="2227" w:type="dxa"/>
            <w:tcMar>
              <w:left w:w="58" w:type="dxa"/>
              <w:right w:w="58" w:type="dxa"/>
            </w:tcMar>
          </w:tcPr>
          <w:p w14:paraId="5BA6CF2B" w14:textId="77777777" w:rsidR="00BE396E" w:rsidRDefault="00BE396E" w:rsidP="00BE396E">
            <w:pPr>
              <w:pStyle w:val="TableText"/>
            </w:pPr>
            <w:r>
              <w:t>HDR CASH REC REASON TYPE 5</w:t>
            </w:r>
          </w:p>
        </w:tc>
        <w:tc>
          <w:tcPr>
            <w:tcW w:w="2993" w:type="dxa"/>
            <w:tcMar>
              <w:left w:w="58" w:type="dxa"/>
              <w:right w:w="58" w:type="dxa"/>
            </w:tcMar>
          </w:tcPr>
          <w:p w14:paraId="29669338" w14:textId="298D0188" w:rsidR="00BE396E" w:rsidRDefault="00BE396E" w:rsidP="00BE396E">
            <w:pPr>
              <w:pStyle w:val="TableText"/>
            </w:pPr>
            <w:r>
              <w:t>:P:IDR-</w:t>
            </w:r>
            <w:hyperlink r:id="rId662" w:history="1">
              <w:r>
                <w:rPr>
                  <w:rStyle w:val="Hyperlink"/>
                </w:rPr>
                <w:t>C-REASON-TYPE</w:t>
              </w:r>
            </w:hyperlink>
          </w:p>
        </w:tc>
        <w:tc>
          <w:tcPr>
            <w:tcW w:w="2790" w:type="dxa"/>
            <w:tcMar>
              <w:left w:w="58" w:type="dxa"/>
              <w:right w:w="58" w:type="dxa"/>
            </w:tcMar>
          </w:tcPr>
          <w:p w14:paraId="5F2A82B7" w14:textId="77777777" w:rsidR="00BE396E" w:rsidRDefault="00BE396E" w:rsidP="00BE396E">
            <w:pPr>
              <w:pStyle w:val="TableText"/>
            </w:pPr>
            <w:r>
              <w:t>C/R reason type</w:t>
            </w:r>
          </w:p>
          <w:p w14:paraId="7CE5893C" w14:textId="77777777" w:rsidR="00BE396E" w:rsidRDefault="00BE396E" w:rsidP="00BE396E">
            <w:pPr>
              <w:pStyle w:val="TableText"/>
            </w:pPr>
            <w:r w:rsidRPr="00FB78C7">
              <w:rPr>
                <w:rFonts w:cs="Arial"/>
                <w:color w:val="000000"/>
              </w:rPr>
              <w:t>The value of the cash/financial action code identify the type of transaction. Refer to Spec S0115010 for a complete list of valid codes and respective descriptions</w:t>
            </w:r>
            <w:r>
              <w:rPr>
                <w:rFonts w:cs="Arial"/>
                <w:color w:val="000000"/>
              </w:rPr>
              <w:t>.</w:t>
            </w:r>
          </w:p>
        </w:tc>
        <w:tc>
          <w:tcPr>
            <w:tcW w:w="1080" w:type="dxa"/>
            <w:tcMar>
              <w:left w:w="58" w:type="dxa"/>
              <w:right w:w="58" w:type="dxa"/>
            </w:tcMar>
          </w:tcPr>
          <w:p w14:paraId="0CCEAC13" w14:textId="77777777" w:rsidR="00BE396E" w:rsidRDefault="00BE396E" w:rsidP="00BE396E">
            <w:pPr>
              <w:pStyle w:val="TableText"/>
              <w:rPr>
                <w:caps/>
              </w:rPr>
            </w:pPr>
            <w:r>
              <w:rPr>
                <w:caps/>
              </w:rPr>
              <w:t>2 c</w:t>
            </w:r>
          </w:p>
        </w:tc>
        <w:tc>
          <w:tcPr>
            <w:tcW w:w="2340" w:type="dxa"/>
            <w:tcMar>
              <w:left w:w="58" w:type="dxa"/>
              <w:right w:w="58" w:type="dxa"/>
            </w:tcMar>
          </w:tcPr>
          <w:p w14:paraId="6FAC1051" w14:textId="595B48BA" w:rsidR="00BE396E" w:rsidRDefault="00BE396E" w:rsidP="00BE396E">
            <w:pPr>
              <w:pStyle w:val="TableText"/>
            </w:pPr>
            <w:r>
              <w:t xml:space="preserve">See spec </w:t>
            </w:r>
            <w:hyperlink r:id="rId663" w:history="1">
              <w:r>
                <w:rPr>
                  <w:rStyle w:val="Hyperlink"/>
                  <w:rFonts w:cs="Courier New"/>
                  <w:szCs w:val="16"/>
                </w:rPr>
                <w:t>S0115010</w:t>
              </w:r>
            </w:hyperlink>
          </w:p>
        </w:tc>
        <w:tc>
          <w:tcPr>
            <w:tcW w:w="858" w:type="dxa"/>
            <w:tcMar>
              <w:left w:w="58" w:type="dxa"/>
              <w:right w:w="58" w:type="dxa"/>
            </w:tcMar>
          </w:tcPr>
          <w:p w14:paraId="36FAF534" w14:textId="77777777" w:rsidR="00BE396E" w:rsidRDefault="00BE396E" w:rsidP="00BE396E">
            <w:pPr>
              <w:pStyle w:val="TableText"/>
            </w:pPr>
            <w:r>
              <w:t>Spaces</w:t>
            </w:r>
          </w:p>
        </w:tc>
        <w:tc>
          <w:tcPr>
            <w:tcW w:w="431" w:type="dxa"/>
          </w:tcPr>
          <w:p w14:paraId="549D9671" w14:textId="77777777" w:rsidR="00BE396E" w:rsidRDefault="00BE396E" w:rsidP="00BE396E">
            <w:pPr>
              <w:pStyle w:val="TableText"/>
            </w:pPr>
            <w:r>
              <w:t>-</w:t>
            </w:r>
          </w:p>
        </w:tc>
        <w:tc>
          <w:tcPr>
            <w:tcW w:w="431" w:type="dxa"/>
          </w:tcPr>
          <w:p w14:paraId="3CA162FD" w14:textId="77777777" w:rsidR="00BE396E" w:rsidRDefault="00BE396E" w:rsidP="00BE396E">
            <w:pPr>
              <w:pStyle w:val="TableText"/>
            </w:pPr>
            <w:r>
              <w:t>-</w:t>
            </w:r>
          </w:p>
        </w:tc>
        <w:tc>
          <w:tcPr>
            <w:tcW w:w="432" w:type="dxa"/>
          </w:tcPr>
          <w:p w14:paraId="165F5A01" w14:textId="77777777" w:rsidR="00BE396E" w:rsidRDefault="00BE396E" w:rsidP="00BE396E">
            <w:pPr>
              <w:pStyle w:val="TableText"/>
            </w:pPr>
            <w:r>
              <w:t>X</w:t>
            </w:r>
          </w:p>
        </w:tc>
      </w:tr>
      <w:tr w:rsidR="00BE396E" w14:paraId="67C5F01B" w14:textId="77777777" w:rsidTr="005C7A84">
        <w:trPr>
          <w:cantSplit/>
          <w:jc w:val="center"/>
        </w:trPr>
        <w:tc>
          <w:tcPr>
            <w:tcW w:w="802" w:type="dxa"/>
            <w:tcMar>
              <w:left w:w="58" w:type="dxa"/>
              <w:right w:w="58" w:type="dxa"/>
            </w:tcMar>
          </w:tcPr>
          <w:p w14:paraId="776B3A16" w14:textId="274F76E5" w:rsidR="00BE396E" w:rsidRDefault="00BE396E" w:rsidP="00BE396E">
            <w:pPr>
              <w:pStyle w:val="TableText"/>
            </w:pPr>
            <w:r>
              <w:t>2388</w:t>
            </w:r>
            <w:r w:rsidR="00135F82">
              <w:t xml:space="preserve"> – </w:t>
            </w:r>
            <w:r>
              <w:t>2392</w:t>
            </w:r>
          </w:p>
        </w:tc>
        <w:tc>
          <w:tcPr>
            <w:tcW w:w="2227" w:type="dxa"/>
            <w:tcMar>
              <w:left w:w="58" w:type="dxa"/>
              <w:right w:w="58" w:type="dxa"/>
            </w:tcMar>
          </w:tcPr>
          <w:p w14:paraId="67A06636" w14:textId="77777777" w:rsidR="00BE396E" w:rsidRDefault="00BE396E" w:rsidP="00BE396E">
            <w:pPr>
              <w:pStyle w:val="TableText"/>
            </w:pPr>
            <w:r>
              <w:t>HDR CASH REC REASON CODE 5</w:t>
            </w:r>
          </w:p>
        </w:tc>
        <w:tc>
          <w:tcPr>
            <w:tcW w:w="2993" w:type="dxa"/>
            <w:tcMar>
              <w:left w:w="58" w:type="dxa"/>
              <w:right w:w="58" w:type="dxa"/>
            </w:tcMar>
          </w:tcPr>
          <w:p w14:paraId="0F7E0827" w14:textId="4B229471" w:rsidR="00BE396E" w:rsidRDefault="00BE396E" w:rsidP="00BE396E">
            <w:pPr>
              <w:pStyle w:val="TableText"/>
            </w:pPr>
            <w:r>
              <w:t>:P:IDR-</w:t>
            </w:r>
            <w:hyperlink r:id="rId664" w:history="1">
              <w:r>
                <w:rPr>
                  <w:rStyle w:val="Hyperlink"/>
                </w:rPr>
                <w:t>C-REASON-CODE</w:t>
              </w:r>
            </w:hyperlink>
          </w:p>
        </w:tc>
        <w:tc>
          <w:tcPr>
            <w:tcW w:w="2790" w:type="dxa"/>
            <w:tcMar>
              <w:left w:w="58" w:type="dxa"/>
              <w:right w:w="58" w:type="dxa"/>
            </w:tcMar>
          </w:tcPr>
          <w:p w14:paraId="710B6E2C" w14:textId="77777777" w:rsidR="00BE396E" w:rsidRDefault="00BE396E" w:rsidP="00BE396E">
            <w:pPr>
              <w:pStyle w:val="TableText"/>
            </w:pPr>
            <w:r>
              <w:t>C/R reason code</w:t>
            </w:r>
          </w:p>
          <w:p w14:paraId="5E8E7C0D" w14:textId="286A971F" w:rsidR="00BE396E" w:rsidRDefault="00BE396E" w:rsidP="00A21529">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1B39F87C" w14:textId="77777777" w:rsidR="00BE396E" w:rsidRDefault="00BE396E" w:rsidP="00BE396E">
            <w:pPr>
              <w:pStyle w:val="TableText"/>
              <w:rPr>
                <w:caps/>
              </w:rPr>
            </w:pPr>
            <w:r>
              <w:rPr>
                <w:caps/>
              </w:rPr>
              <w:t>5 c</w:t>
            </w:r>
          </w:p>
        </w:tc>
        <w:tc>
          <w:tcPr>
            <w:tcW w:w="2340" w:type="dxa"/>
            <w:tcMar>
              <w:left w:w="58" w:type="dxa"/>
              <w:right w:w="58" w:type="dxa"/>
            </w:tcMar>
          </w:tcPr>
          <w:p w14:paraId="19FE66E5" w14:textId="546DDDBB" w:rsidR="00BE396E" w:rsidRDefault="00BE396E" w:rsidP="00BE396E">
            <w:pPr>
              <w:pStyle w:val="TableText"/>
            </w:pPr>
            <w:r>
              <w:t xml:space="preserve">See spec </w:t>
            </w:r>
            <w:hyperlink r:id="rId665" w:history="1">
              <w:r>
                <w:rPr>
                  <w:rStyle w:val="Hyperlink"/>
                  <w:rFonts w:cs="Courier New"/>
                  <w:szCs w:val="16"/>
                </w:rPr>
                <w:t>S0121000</w:t>
              </w:r>
            </w:hyperlink>
          </w:p>
        </w:tc>
        <w:tc>
          <w:tcPr>
            <w:tcW w:w="858" w:type="dxa"/>
            <w:tcMar>
              <w:left w:w="58" w:type="dxa"/>
              <w:right w:w="58" w:type="dxa"/>
            </w:tcMar>
          </w:tcPr>
          <w:p w14:paraId="4FBE1B5C" w14:textId="77777777" w:rsidR="00BE396E" w:rsidRDefault="00BE396E" w:rsidP="00BE396E">
            <w:pPr>
              <w:pStyle w:val="TableText"/>
            </w:pPr>
            <w:r>
              <w:t>Spaces</w:t>
            </w:r>
          </w:p>
        </w:tc>
        <w:tc>
          <w:tcPr>
            <w:tcW w:w="431" w:type="dxa"/>
          </w:tcPr>
          <w:p w14:paraId="4B2C6CCA" w14:textId="77777777" w:rsidR="00BE396E" w:rsidRDefault="00BE396E" w:rsidP="00BE396E">
            <w:pPr>
              <w:pStyle w:val="TableText"/>
            </w:pPr>
            <w:r>
              <w:t>-</w:t>
            </w:r>
          </w:p>
        </w:tc>
        <w:tc>
          <w:tcPr>
            <w:tcW w:w="431" w:type="dxa"/>
          </w:tcPr>
          <w:p w14:paraId="02566F75" w14:textId="77777777" w:rsidR="00BE396E" w:rsidRDefault="00BE396E" w:rsidP="00BE396E">
            <w:pPr>
              <w:pStyle w:val="TableText"/>
            </w:pPr>
            <w:r>
              <w:t>-</w:t>
            </w:r>
          </w:p>
        </w:tc>
        <w:tc>
          <w:tcPr>
            <w:tcW w:w="432" w:type="dxa"/>
          </w:tcPr>
          <w:p w14:paraId="48FE8876" w14:textId="77777777" w:rsidR="00BE396E" w:rsidRDefault="00BE396E" w:rsidP="00BE396E">
            <w:pPr>
              <w:pStyle w:val="TableText"/>
            </w:pPr>
            <w:r>
              <w:t>X</w:t>
            </w:r>
          </w:p>
        </w:tc>
      </w:tr>
      <w:tr w:rsidR="00BE396E" w14:paraId="42FD3BFF" w14:textId="77777777" w:rsidTr="005C7A84">
        <w:trPr>
          <w:cantSplit/>
          <w:jc w:val="center"/>
        </w:trPr>
        <w:tc>
          <w:tcPr>
            <w:tcW w:w="802" w:type="dxa"/>
            <w:tcMar>
              <w:left w:w="58" w:type="dxa"/>
              <w:right w:w="58" w:type="dxa"/>
            </w:tcMar>
          </w:tcPr>
          <w:p w14:paraId="2F993977" w14:textId="0AB2E500" w:rsidR="00BE396E" w:rsidRDefault="00BE396E" w:rsidP="00BE396E">
            <w:pPr>
              <w:pStyle w:val="TableText"/>
            </w:pPr>
            <w:r>
              <w:t>2393</w:t>
            </w:r>
            <w:r w:rsidR="00135F82">
              <w:t xml:space="preserve"> – </w:t>
            </w:r>
            <w:r>
              <w:t>2396</w:t>
            </w:r>
          </w:p>
        </w:tc>
        <w:tc>
          <w:tcPr>
            <w:tcW w:w="2227" w:type="dxa"/>
            <w:tcMar>
              <w:left w:w="58" w:type="dxa"/>
              <w:right w:w="58" w:type="dxa"/>
            </w:tcMar>
          </w:tcPr>
          <w:p w14:paraId="243E5529" w14:textId="77777777" w:rsidR="00BE396E" w:rsidRDefault="00BE396E" w:rsidP="00BE396E">
            <w:pPr>
              <w:pStyle w:val="TableText"/>
            </w:pPr>
            <w:r>
              <w:t>HDR CLERK ID 5</w:t>
            </w:r>
          </w:p>
        </w:tc>
        <w:tc>
          <w:tcPr>
            <w:tcW w:w="2993" w:type="dxa"/>
            <w:tcMar>
              <w:left w:w="58" w:type="dxa"/>
              <w:right w:w="58" w:type="dxa"/>
            </w:tcMar>
          </w:tcPr>
          <w:p w14:paraId="0655D1F3" w14:textId="521BF606" w:rsidR="00BE396E" w:rsidRDefault="00BE396E" w:rsidP="00BE396E">
            <w:pPr>
              <w:pStyle w:val="TableText"/>
            </w:pPr>
            <w:r>
              <w:t>:P:IDR-</w:t>
            </w:r>
            <w:hyperlink r:id="rId666" w:history="1">
              <w:r>
                <w:rPr>
                  <w:rStyle w:val="Hyperlink"/>
                </w:rPr>
                <w:t>C-CLERK</w:t>
              </w:r>
            </w:hyperlink>
          </w:p>
        </w:tc>
        <w:tc>
          <w:tcPr>
            <w:tcW w:w="2790" w:type="dxa"/>
            <w:tcMar>
              <w:left w:w="58" w:type="dxa"/>
              <w:right w:w="58" w:type="dxa"/>
            </w:tcMar>
          </w:tcPr>
          <w:p w14:paraId="256418C4" w14:textId="77777777" w:rsidR="00BE396E" w:rsidRDefault="00BE396E" w:rsidP="00BE396E">
            <w:pPr>
              <w:pStyle w:val="TableText"/>
            </w:pPr>
            <w:r>
              <w:t>Clerk</w:t>
            </w:r>
          </w:p>
          <w:p w14:paraId="0C16E79B" w14:textId="77777777" w:rsidR="00BE396E" w:rsidRDefault="00BE396E" w:rsidP="00BE396E">
            <w:pPr>
              <w:pStyle w:val="TableText"/>
            </w:pPr>
            <w:r w:rsidRPr="00393530">
              <w:rPr>
                <w:rFonts w:cs="Arial"/>
                <w:color w:val="000000"/>
              </w:rPr>
              <w:t>The identification code of the clerk initiating the change.</w:t>
            </w:r>
          </w:p>
        </w:tc>
        <w:tc>
          <w:tcPr>
            <w:tcW w:w="1080" w:type="dxa"/>
            <w:tcMar>
              <w:left w:w="58" w:type="dxa"/>
              <w:right w:w="58" w:type="dxa"/>
            </w:tcMar>
          </w:tcPr>
          <w:p w14:paraId="65BFD4F6" w14:textId="77777777" w:rsidR="00BE396E" w:rsidRDefault="00BE396E" w:rsidP="00BE396E">
            <w:pPr>
              <w:pStyle w:val="TableText"/>
              <w:rPr>
                <w:caps/>
              </w:rPr>
            </w:pPr>
            <w:r>
              <w:rPr>
                <w:caps/>
              </w:rPr>
              <w:t>4 c</w:t>
            </w:r>
          </w:p>
        </w:tc>
        <w:tc>
          <w:tcPr>
            <w:tcW w:w="2340" w:type="dxa"/>
            <w:tcMar>
              <w:left w:w="58" w:type="dxa"/>
              <w:right w:w="58" w:type="dxa"/>
            </w:tcMar>
          </w:tcPr>
          <w:p w14:paraId="0B59CF4A" w14:textId="77777777" w:rsidR="00BE396E" w:rsidRDefault="00BE396E" w:rsidP="00BE396E">
            <w:pPr>
              <w:pStyle w:val="TableText"/>
            </w:pPr>
            <w:r>
              <w:t>-</w:t>
            </w:r>
          </w:p>
        </w:tc>
        <w:tc>
          <w:tcPr>
            <w:tcW w:w="858" w:type="dxa"/>
            <w:tcMar>
              <w:left w:w="58" w:type="dxa"/>
              <w:right w:w="58" w:type="dxa"/>
            </w:tcMar>
          </w:tcPr>
          <w:p w14:paraId="0F720F45" w14:textId="77777777" w:rsidR="00BE396E" w:rsidRDefault="00BE396E" w:rsidP="00BE396E">
            <w:pPr>
              <w:pStyle w:val="TableText"/>
            </w:pPr>
            <w:r>
              <w:t>Spaces</w:t>
            </w:r>
          </w:p>
        </w:tc>
        <w:tc>
          <w:tcPr>
            <w:tcW w:w="431" w:type="dxa"/>
          </w:tcPr>
          <w:p w14:paraId="25C08530" w14:textId="77777777" w:rsidR="00BE396E" w:rsidRDefault="00BE396E" w:rsidP="00BE396E">
            <w:pPr>
              <w:pStyle w:val="TableText"/>
            </w:pPr>
            <w:r>
              <w:t>-</w:t>
            </w:r>
          </w:p>
        </w:tc>
        <w:tc>
          <w:tcPr>
            <w:tcW w:w="431" w:type="dxa"/>
          </w:tcPr>
          <w:p w14:paraId="65C241FA" w14:textId="77777777" w:rsidR="00BE396E" w:rsidRDefault="00BE396E" w:rsidP="00BE396E">
            <w:pPr>
              <w:pStyle w:val="TableText"/>
            </w:pPr>
            <w:r>
              <w:t>-</w:t>
            </w:r>
          </w:p>
        </w:tc>
        <w:tc>
          <w:tcPr>
            <w:tcW w:w="432" w:type="dxa"/>
          </w:tcPr>
          <w:p w14:paraId="6869EEDB" w14:textId="77777777" w:rsidR="00BE396E" w:rsidRDefault="00BE396E" w:rsidP="00BE396E">
            <w:pPr>
              <w:pStyle w:val="TableText"/>
            </w:pPr>
            <w:r>
              <w:t>X</w:t>
            </w:r>
          </w:p>
        </w:tc>
      </w:tr>
      <w:tr w:rsidR="00BE396E" w14:paraId="4E6F03C4" w14:textId="77777777" w:rsidTr="005C7A84">
        <w:trPr>
          <w:cantSplit/>
          <w:jc w:val="center"/>
        </w:trPr>
        <w:tc>
          <w:tcPr>
            <w:tcW w:w="802" w:type="dxa"/>
            <w:tcMar>
              <w:left w:w="58" w:type="dxa"/>
              <w:right w:w="58" w:type="dxa"/>
            </w:tcMar>
          </w:tcPr>
          <w:p w14:paraId="07F389D2" w14:textId="24763DC6" w:rsidR="00BE396E" w:rsidRDefault="00BE396E" w:rsidP="00BE396E">
            <w:pPr>
              <w:pStyle w:val="TableText"/>
            </w:pPr>
            <w:r>
              <w:t>2397</w:t>
            </w:r>
            <w:r w:rsidR="00135F82">
              <w:t xml:space="preserve"> – </w:t>
            </w:r>
            <w:r>
              <w:t>2404</w:t>
            </w:r>
          </w:p>
        </w:tc>
        <w:tc>
          <w:tcPr>
            <w:tcW w:w="2227" w:type="dxa"/>
            <w:tcMar>
              <w:left w:w="58" w:type="dxa"/>
              <w:right w:w="58" w:type="dxa"/>
            </w:tcMar>
          </w:tcPr>
          <w:p w14:paraId="24FAEB26" w14:textId="77777777" w:rsidR="00BE396E" w:rsidRDefault="00BE396E" w:rsidP="00BE396E">
            <w:pPr>
              <w:pStyle w:val="TableText"/>
            </w:pPr>
            <w:r>
              <w:t>HDR CASH REC TRAILER DATE 5</w:t>
            </w:r>
          </w:p>
        </w:tc>
        <w:tc>
          <w:tcPr>
            <w:tcW w:w="2993" w:type="dxa"/>
            <w:tcMar>
              <w:left w:w="58" w:type="dxa"/>
              <w:right w:w="58" w:type="dxa"/>
            </w:tcMar>
          </w:tcPr>
          <w:p w14:paraId="491BCA93" w14:textId="23BEEDB8" w:rsidR="00BE396E" w:rsidRDefault="00BE396E" w:rsidP="00BE396E">
            <w:pPr>
              <w:pStyle w:val="TableText"/>
            </w:pPr>
            <w:r>
              <w:t>:P:IDR-</w:t>
            </w:r>
            <w:hyperlink r:id="rId667" w:history="1">
              <w:r>
                <w:rPr>
                  <w:rStyle w:val="Hyperlink"/>
                </w:rPr>
                <w:t>C-DATE</w:t>
              </w:r>
            </w:hyperlink>
          </w:p>
        </w:tc>
        <w:tc>
          <w:tcPr>
            <w:tcW w:w="2790" w:type="dxa"/>
            <w:tcMar>
              <w:left w:w="58" w:type="dxa"/>
              <w:right w:w="58" w:type="dxa"/>
            </w:tcMar>
          </w:tcPr>
          <w:p w14:paraId="4A3744F7" w14:textId="77777777" w:rsidR="00BE396E" w:rsidRDefault="00BE396E" w:rsidP="00BE396E">
            <w:pPr>
              <w:pStyle w:val="TableText"/>
            </w:pPr>
            <w:r>
              <w:t>C/R Trailer Date</w:t>
            </w:r>
          </w:p>
          <w:p w14:paraId="455D9039" w14:textId="77777777" w:rsidR="00BE396E" w:rsidRDefault="00BE396E" w:rsidP="00BE396E">
            <w:pPr>
              <w:pStyle w:val="TableText"/>
            </w:pPr>
            <w:r>
              <w:rPr>
                <w:rFonts w:cs="Arial"/>
                <w:color w:val="000000"/>
              </w:rPr>
              <w:t>The</w:t>
            </w:r>
            <w:r w:rsidRPr="001240C5">
              <w:rPr>
                <w:rFonts w:cs="Arial"/>
                <w:color w:val="000000"/>
              </w:rPr>
              <w:t xml:space="preserve"> date the C Trailer was added.</w:t>
            </w:r>
          </w:p>
        </w:tc>
        <w:tc>
          <w:tcPr>
            <w:tcW w:w="1080" w:type="dxa"/>
            <w:tcMar>
              <w:left w:w="58" w:type="dxa"/>
              <w:right w:w="58" w:type="dxa"/>
            </w:tcMar>
          </w:tcPr>
          <w:p w14:paraId="3172A20A" w14:textId="77777777" w:rsidR="00BE396E" w:rsidRDefault="00BE396E" w:rsidP="00BE396E">
            <w:pPr>
              <w:pStyle w:val="TableText"/>
              <w:rPr>
                <w:caps/>
              </w:rPr>
            </w:pPr>
            <w:r>
              <w:rPr>
                <w:caps/>
              </w:rPr>
              <w:t>8 N</w:t>
            </w:r>
          </w:p>
        </w:tc>
        <w:tc>
          <w:tcPr>
            <w:tcW w:w="2340" w:type="dxa"/>
            <w:tcMar>
              <w:left w:w="58" w:type="dxa"/>
              <w:right w:w="58" w:type="dxa"/>
            </w:tcMar>
          </w:tcPr>
          <w:p w14:paraId="15BF307A" w14:textId="77777777" w:rsidR="00BE396E" w:rsidRDefault="00BE396E" w:rsidP="00BE396E">
            <w:pPr>
              <w:pStyle w:val="TableText"/>
            </w:pPr>
            <w:r>
              <w:t>MMDDYYYY</w:t>
            </w:r>
          </w:p>
        </w:tc>
        <w:tc>
          <w:tcPr>
            <w:tcW w:w="858" w:type="dxa"/>
            <w:tcMar>
              <w:left w:w="58" w:type="dxa"/>
              <w:right w:w="58" w:type="dxa"/>
            </w:tcMar>
          </w:tcPr>
          <w:p w14:paraId="62B37FCD" w14:textId="77777777" w:rsidR="00BE396E" w:rsidRDefault="00BE396E" w:rsidP="00BE396E">
            <w:pPr>
              <w:pStyle w:val="TableText"/>
            </w:pPr>
            <w:r>
              <w:t>Zeros</w:t>
            </w:r>
          </w:p>
        </w:tc>
        <w:tc>
          <w:tcPr>
            <w:tcW w:w="431" w:type="dxa"/>
          </w:tcPr>
          <w:p w14:paraId="1B3AC041" w14:textId="77777777" w:rsidR="00BE396E" w:rsidRDefault="00BE396E" w:rsidP="00BE396E">
            <w:pPr>
              <w:pStyle w:val="TableText"/>
            </w:pPr>
            <w:r>
              <w:t>-</w:t>
            </w:r>
          </w:p>
        </w:tc>
        <w:tc>
          <w:tcPr>
            <w:tcW w:w="431" w:type="dxa"/>
          </w:tcPr>
          <w:p w14:paraId="37EE3CDB" w14:textId="77777777" w:rsidR="00BE396E" w:rsidRDefault="00BE396E" w:rsidP="00BE396E">
            <w:pPr>
              <w:pStyle w:val="TableText"/>
            </w:pPr>
            <w:r>
              <w:t>-</w:t>
            </w:r>
          </w:p>
        </w:tc>
        <w:tc>
          <w:tcPr>
            <w:tcW w:w="432" w:type="dxa"/>
          </w:tcPr>
          <w:p w14:paraId="49A15CB9" w14:textId="77777777" w:rsidR="00BE396E" w:rsidRDefault="00BE396E" w:rsidP="00BE396E">
            <w:pPr>
              <w:pStyle w:val="TableText"/>
            </w:pPr>
            <w:r>
              <w:t>X</w:t>
            </w:r>
          </w:p>
        </w:tc>
      </w:tr>
      <w:tr w:rsidR="00BE396E" w14:paraId="2DE4BA61" w14:textId="77777777" w:rsidTr="005C7A84">
        <w:trPr>
          <w:cantSplit/>
          <w:jc w:val="center"/>
        </w:trPr>
        <w:tc>
          <w:tcPr>
            <w:tcW w:w="802" w:type="dxa"/>
            <w:tcMar>
              <w:left w:w="58" w:type="dxa"/>
              <w:right w:w="58" w:type="dxa"/>
            </w:tcMar>
          </w:tcPr>
          <w:p w14:paraId="13F058E3" w14:textId="77777777" w:rsidR="00BE396E" w:rsidRDefault="00BE396E" w:rsidP="00BE396E">
            <w:pPr>
              <w:pStyle w:val="TableText"/>
            </w:pPr>
            <w:r>
              <w:t>2405</w:t>
            </w:r>
          </w:p>
        </w:tc>
        <w:tc>
          <w:tcPr>
            <w:tcW w:w="2227" w:type="dxa"/>
            <w:tcMar>
              <w:left w:w="58" w:type="dxa"/>
              <w:right w:w="58" w:type="dxa"/>
            </w:tcMar>
          </w:tcPr>
          <w:p w14:paraId="068EB869" w14:textId="77777777" w:rsidR="00BE396E" w:rsidRDefault="00BE396E" w:rsidP="00BE396E">
            <w:pPr>
              <w:pStyle w:val="TableText"/>
            </w:pPr>
            <w:r>
              <w:t>CASH REC TYPE 6</w:t>
            </w:r>
          </w:p>
        </w:tc>
        <w:tc>
          <w:tcPr>
            <w:tcW w:w="2993" w:type="dxa"/>
            <w:tcMar>
              <w:left w:w="58" w:type="dxa"/>
              <w:right w:w="58" w:type="dxa"/>
            </w:tcMar>
          </w:tcPr>
          <w:p w14:paraId="2C45539C" w14:textId="4DABEB31" w:rsidR="00BE396E" w:rsidRDefault="00BE396E" w:rsidP="00BE396E">
            <w:pPr>
              <w:pStyle w:val="TableText"/>
            </w:pPr>
            <w:r>
              <w:t>:P:IDR-</w:t>
            </w:r>
            <w:hyperlink r:id="rId668" w:history="1">
              <w:r>
                <w:rPr>
                  <w:rStyle w:val="Hyperlink"/>
                </w:rPr>
                <w:t>C-TYPE</w:t>
              </w:r>
            </w:hyperlink>
          </w:p>
        </w:tc>
        <w:tc>
          <w:tcPr>
            <w:tcW w:w="2790" w:type="dxa"/>
            <w:tcMar>
              <w:left w:w="58" w:type="dxa"/>
              <w:right w:w="58" w:type="dxa"/>
            </w:tcMar>
          </w:tcPr>
          <w:p w14:paraId="7AA55BBD" w14:textId="77777777" w:rsidR="00BE396E" w:rsidRDefault="00BE396E" w:rsidP="00BE396E">
            <w:pPr>
              <w:pStyle w:val="TableText"/>
            </w:pPr>
            <w:r>
              <w:t>C/R type</w:t>
            </w:r>
          </w:p>
          <w:p w14:paraId="34BD5A39" w14:textId="77777777" w:rsidR="00BE396E" w:rsidRDefault="00BE396E" w:rsidP="00BE396E">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5F3AFA39" w14:textId="77777777" w:rsidR="00BE396E" w:rsidRDefault="00BE396E" w:rsidP="00BE396E">
            <w:pPr>
              <w:pStyle w:val="TableText"/>
              <w:rPr>
                <w:caps/>
              </w:rPr>
            </w:pPr>
            <w:r>
              <w:rPr>
                <w:caps/>
              </w:rPr>
              <w:t>1 C</w:t>
            </w:r>
          </w:p>
        </w:tc>
        <w:tc>
          <w:tcPr>
            <w:tcW w:w="2340" w:type="dxa"/>
            <w:tcMar>
              <w:left w:w="58" w:type="dxa"/>
              <w:right w:w="58" w:type="dxa"/>
            </w:tcMar>
          </w:tcPr>
          <w:p w14:paraId="749E3B6A" w14:textId="77777777" w:rsidR="00BE396E" w:rsidRPr="0097365E" w:rsidRDefault="00BE396E" w:rsidP="00BE396E">
            <w:pPr>
              <w:pStyle w:val="TableText"/>
              <w:rPr>
                <w:rFonts w:cs="Arial"/>
                <w:color w:val="000000"/>
              </w:rPr>
            </w:pPr>
            <w:r w:rsidRPr="0042502A">
              <w:rPr>
                <w:rFonts w:cs="Arial"/>
                <w:b/>
                <w:color w:val="000000"/>
              </w:rPr>
              <w:t>Valid Values:</w:t>
            </w:r>
          </w:p>
          <w:p w14:paraId="755A421F" w14:textId="7CEFEF13" w:rsidR="00BE396E" w:rsidRPr="000B6CD8" w:rsidRDefault="00BE396E" w:rsidP="00245396">
            <w:pPr>
              <w:pStyle w:val="TableTextBullet"/>
            </w:pPr>
            <w:r w:rsidRPr="000B6CD8">
              <w:t xml:space="preserve">P </w:t>
            </w:r>
            <w:r w:rsidR="00A21529">
              <w:t xml:space="preserve">– </w:t>
            </w:r>
            <w:r w:rsidRPr="000B6CD8">
              <w:t>Partial refund</w:t>
            </w:r>
          </w:p>
          <w:p w14:paraId="22A79FC4" w14:textId="57E6CDA8" w:rsidR="00BE396E" w:rsidRPr="000B6CD8" w:rsidRDefault="00BE396E" w:rsidP="00245396">
            <w:pPr>
              <w:pStyle w:val="TableTextBullet"/>
            </w:pPr>
            <w:r w:rsidRPr="000B6CD8">
              <w:t xml:space="preserve">F </w:t>
            </w:r>
            <w:r w:rsidR="00A21529">
              <w:t xml:space="preserve">– </w:t>
            </w:r>
            <w:r w:rsidRPr="000B6CD8">
              <w:t>Full refund</w:t>
            </w:r>
          </w:p>
          <w:p w14:paraId="13A8E977" w14:textId="7B18ECAB" w:rsidR="00BE396E" w:rsidRPr="000B6CD8" w:rsidRDefault="00BE396E" w:rsidP="00245396">
            <w:pPr>
              <w:pStyle w:val="TableTextBullet"/>
            </w:pPr>
            <w:r w:rsidRPr="000B6CD8">
              <w:t xml:space="preserve">R </w:t>
            </w:r>
            <w:r w:rsidR="00A21529">
              <w:t xml:space="preserve">– </w:t>
            </w:r>
            <w:r w:rsidRPr="000B6CD8">
              <w:t>Reissue</w:t>
            </w:r>
          </w:p>
          <w:p w14:paraId="521123BD" w14:textId="55D100C3" w:rsidR="00BE396E" w:rsidRPr="000B6CD8" w:rsidRDefault="00BE396E" w:rsidP="00245396">
            <w:pPr>
              <w:pStyle w:val="TableTextBullet"/>
            </w:pPr>
            <w:r w:rsidRPr="000B6CD8">
              <w:t xml:space="preserve">S </w:t>
            </w:r>
            <w:r w:rsidR="00A21529">
              <w:t xml:space="preserve">– </w:t>
            </w:r>
            <w:r w:rsidRPr="000B6CD8">
              <w:t>Staledate</w:t>
            </w:r>
          </w:p>
          <w:p w14:paraId="7694FBA0" w14:textId="670085B3" w:rsidR="00BE396E" w:rsidRDefault="00BE396E" w:rsidP="00245396">
            <w:pPr>
              <w:pStyle w:val="TableTextBullet"/>
            </w:pPr>
            <w:r w:rsidRPr="000B6CD8">
              <w:t xml:space="preserve">V </w:t>
            </w:r>
            <w:r w:rsidR="00A21529">
              <w:t xml:space="preserve">– </w:t>
            </w:r>
            <w:r w:rsidRPr="000B6CD8">
              <w:t>Void</w:t>
            </w:r>
          </w:p>
        </w:tc>
        <w:tc>
          <w:tcPr>
            <w:tcW w:w="858" w:type="dxa"/>
            <w:tcMar>
              <w:left w:w="58" w:type="dxa"/>
              <w:right w:w="58" w:type="dxa"/>
            </w:tcMar>
          </w:tcPr>
          <w:p w14:paraId="4C860D87" w14:textId="77777777" w:rsidR="00BE396E" w:rsidRDefault="00BE396E" w:rsidP="00BE396E">
            <w:pPr>
              <w:pStyle w:val="TableText"/>
            </w:pPr>
            <w:r>
              <w:t>Spaces</w:t>
            </w:r>
          </w:p>
        </w:tc>
        <w:tc>
          <w:tcPr>
            <w:tcW w:w="431" w:type="dxa"/>
          </w:tcPr>
          <w:p w14:paraId="4DC1DD2B" w14:textId="77777777" w:rsidR="00BE396E" w:rsidRDefault="00BE396E" w:rsidP="00BE396E">
            <w:pPr>
              <w:pStyle w:val="TableText"/>
            </w:pPr>
            <w:r>
              <w:t>-</w:t>
            </w:r>
          </w:p>
        </w:tc>
        <w:tc>
          <w:tcPr>
            <w:tcW w:w="431" w:type="dxa"/>
          </w:tcPr>
          <w:p w14:paraId="214E8E65" w14:textId="77777777" w:rsidR="00BE396E" w:rsidRDefault="00BE396E" w:rsidP="00BE396E">
            <w:pPr>
              <w:pStyle w:val="TableText"/>
            </w:pPr>
            <w:r>
              <w:t>-</w:t>
            </w:r>
          </w:p>
        </w:tc>
        <w:tc>
          <w:tcPr>
            <w:tcW w:w="432" w:type="dxa"/>
          </w:tcPr>
          <w:p w14:paraId="5DB96F03" w14:textId="77777777" w:rsidR="00BE396E" w:rsidRDefault="00BE396E" w:rsidP="00BE396E">
            <w:pPr>
              <w:pStyle w:val="TableText"/>
            </w:pPr>
            <w:r>
              <w:t>X</w:t>
            </w:r>
          </w:p>
        </w:tc>
      </w:tr>
      <w:tr w:rsidR="00BE396E" w14:paraId="01CD8E09" w14:textId="77777777" w:rsidTr="005C7A84">
        <w:trPr>
          <w:cantSplit/>
          <w:jc w:val="center"/>
        </w:trPr>
        <w:tc>
          <w:tcPr>
            <w:tcW w:w="802" w:type="dxa"/>
            <w:tcMar>
              <w:left w:w="58" w:type="dxa"/>
              <w:right w:w="58" w:type="dxa"/>
            </w:tcMar>
          </w:tcPr>
          <w:p w14:paraId="3ACEF17B" w14:textId="77777777" w:rsidR="00BE396E" w:rsidRDefault="00BE396E" w:rsidP="00BE396E">
            <w:pPr>
              <w:pStyle w:val="TableText"/>
            </w:pPr>
            <w:r>
              <w:t>2406</w:t>
            </w:r>
          </w:p>
        </w:tc>
        <w:tc>
          <w:tcPr>
            <w:tcW w:w="2227" w:type="dxa"/>
            <w:tcMar>
              <w:left w:w="58" w:type="dxa"/>
              <w:right w:w="58" w:type="dxa"/>
            </w:tcMar>
          </w:tcPr>
          <w:p w14:paraId="3012D825" w14:textId="77777777" w:rsidR="00BE396E" w:rsidRDefault="00BE396E" w:rsidP="00BE396E">
            <w:pPr>
              <w:pStyle w:val="TableText"/>
            </w:pPr>
            <w:r>
              <w:t>HDR STATUS PRIOR 6</w:t>
            </w:r>
          </w:p>
        </w:tc>
        <w:tc>
          <w:tcPr>
            <w:tcW w:w="2993" w:type="dxa"/>
            <w:tcMar>
              <w:left w:w="58" w:type="dxa"/>
              <w:right w:w="58" w:type="dxa"/>
            </w:tcMar>
          </w:tcPr>
          <w:p w14:paraId="5DFAE2D3" w14:textId="2E24B649" w:rsidR="00BE396E" w:rsidRDefault="00BE396E" w:rsidP="00BE396E">
            <w:pPr>
              <w:pStyle w:val="TableText"/>
            </w:pPr>
            <w:r>
              <w:t>:P:IDR-</w:t>
            </w:r>
            <w:hyperlink r:id="rId669" w:history="1">
              <w:r>
                <w:rPr>
                  <w:rStyle w:val="Hyperlink"/>
                </w:rPr>
                <w:t>C-OLD-STAT</w:t>
              </w:r>
            </w:hyperlink>
          </w:p>
        </w:tc>
        <w:tc>
          <w:tcPr>
            <w:tcW w:w="2790" w:type="dxa"/>
            <w:tcMar>
              <w:left w:w="58" w:type="dxa"/>
              <w:right w:w="58" w:type="dxa"/>
            </w:tcMar>
          </w:tcPr>
          <w:p w14:paraId="7CDC9B41" w14:textId="77777777" w:rsidR="00BE396E" w:rsidRDefault="00BE396E" w:rsidP="00BE396E">
            <w:pPr>
              <w:pStyle w:val="TableText"/>
            </w:pPr>
            <w:r>
              <w:t>Prior detail status</w:t>
            </w:r>
          </w:p>
          <w:p w14:paraId="363D0E51" w14:textId="496F761E" w:rsidR="00BE396E" w:rsidRDefault="00BE396E" w:rsidP="00BE396E">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5F5AFD16" w14:textId="77777777" w:rsidR="00BE396E" w:rsidRPr="0097365E" w:rsidRDefault="00BE396E" w:rsidP="00BE396E">
            <w:pPr>
              <w:pStyle w:val="TableText"/>
              <w:rPr>
                <w:rFonts w:ascii="Arial Narrow" w:hAnsi="Arial Narrow" w:cs="Arial"/>
                <w:color w:val="000000"/>
              </w:rPr>
            </w:pPr>
            <w:r w:rsidRPr="0042502A">
              <w:rPr>
                <w:rFonts w:ascii="Arial Narrow" w:hAnsi="Arial Narrow" w:cs="Arial"/>
                <w:b/>
                <w:color w:val="000000"/>
              </w:rPr>
              <w:t>Valid Values:</w:t>
            </w:r>
          </w:p>
          <w:p w14:paraId="31153858" w14:textId="77777777" w:rsidR="00BE396E" w:rsidRDefault="00BE396E" w:rsidP="00245396">
            <w:pPr>
              <w:pStyle w:val="TableTextBullet"/>
            </w:pPr>
            <w:r>
              <w:t>F</w:t>
            </w:r>
            <w:r w:rsidR="00A21529">
              <w:t xml:space="preserve"> – </w:t>
            </w:r>
            <w:r w:rsidRPr="0097365E">
              <w:t>Full claim refund - EGHP, used only when an EGHP accounts receivable has been satisfied (RG type AR). This status is for display purposes only, internally the claim status would be a ‘</w:t>
            </w:r>
            <w:r w:rsidR="00A21529">
              <w:t>Y</w:t>
            </w:r>
            <w:r w:rsidRPr="0097365E">
              <w:t>’.</w:t>
            </w:r>
          </w:p>
          <w:p w14:paraId="1AD21FBF" w14:textId="77777777" w:rsidR="00A13B56" w:rsidRDefault="00A13B56"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05BD8CB6" w14:textId="77777777" w:rsidR="00A13B56" w:rsidRDefault="00A13B56" w:rsidP="00245396">
            <w:pPr>
              <w:pStyle w:val="TableTextBullet"/>
            </w:pPr>
            <w:r w:rsidRPr="0097365E">
              <w:t>P</w:t>
            </w:r>
            <w:r w:rsidRPr="000B6CD8">
              <w:t xml:space="preserve"> </w:t>
            </w:r>
            <w:r>
              <w:t xml:space="preserve">– </w:t>
            </w:r>
            <w:r w:rsidRPr="0097365E">
              <w:t xml:space="preserve">Partial claim refund </w:t>
            </w:r>
            <w:r>
              <w:t>–</w:t>
            </w:r>
            <w:r w:rsidRPr="0097365E">
              <w:t xml:space="preserve"> EGHP, used only when an EGHP accounts receivable has been satisfied (RG type AR). This status is for display purposes only, internally the claim status would be a ‘</w:t>
            </w:r>
            <w:r>
              <w:t>G</w:t>
            </w:r>
            <w:r w:rsidRPr="0097365E">
              <w:t>’.</w:t>
            </w:r>
          </w:p>
          <w:p w14:paraId="12B2286B" w14:textId="77777777" w:rsidR="00A13B56" w:rsidRPr="0097365E" w:rsidRDefault="00A13B56" w:rsidP="00245396">
            <w:pPr>
              <w:pStyle w:val="TableTextBullet"/>
            </w:pPr>
            <w:r w:rsidRPr="0097365E">
              <w:t>X</w:t>
            </w:r>
            <w:r w:rsidRPr="000B6CD8">
              <w:t xml:space="preserve"> </w:t>
            </w:r>
            <w:r>
              <w:t xml:space="preserve">– </w:t>
            </w:r>
            <w:r w:rsidRPr="0097365E">
              <w:t>Partial refund, claim that is a partial void and a split pay.</w:t>
            </w:r>
          </w:p>
          <w:p w14:paraId="57C558F3" w14:textId="77777777" w:rsidR="00A13B56" w:rsidRPr="0097365E" w:rsidRDefault="00A13B56" w:rsidP="00245396">
            <w:pPr>
              <w:pStyle w:val="TableTextBullet"/>
            </w:pPr>
            <w:r w:rsidRPr="0097365E">
              <w:t>Y</w:t>
            </w:r>
            <w:r w:rsidRPr="000B6CD8">
              <w:t xml:space="preserve"> </w:t>
            </w:r>
            <w:r>
              <w:t xml:space="preserve">– </w:t>
            </w:r>
            <w:r w:rsidRPr="0097365E">
              <w:t>Full refund, full amount of claim payment was returned.</w:t>
            </w:r>
          </w:p>
          <w:p w14:paraId="40AC0FA8" w14:textId="48F25870" w:rsidR="00A13B56" w:rsidRDefault="00A13B56"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23E171A1" w14:textId="77777777" w:rsidR="00BE396E" w:rsidRDefault="00BE396E" w:rsidP="00BE396E">
            <w:pPr>
              <w:pStyle w:val="TableText"/>
              <w:rPr>
                <w:caps/>
              </w:rPr>
            </w:pPr>
            <w:r>
              <w:rPr>
                <w:caps/>
              </w:rPr>
              <w:t>1 C</w:t>
            </w:r>
          </w:p>
        </w:tc>
        <w:tc>
          <w:tcPr>
            <w:tcW w:w="2340" w:type="dxa"/>
            <w:tcMar>
              <w:left w:w="58" w:type="dxa"/>
              <w:right w:w="58" w:type="dxa"/>
            </w:tcMar>
          </w:tcPr>
          <w:p w14:paraId="1AD0FFE9" w14:textId="190BAD2F" w:rsidR="00BE396E" w:rsidRDefault="00BE396E" w:rsidP="00BE396E">
            <w:pPr>
              <w:pStyle w:val="TableText"/>
            </w:pPr>
            <w:r>
              <w:t xml:space="preserve">See spec </w:t>
            </w:r>
            <w:hyperlink r:id="rId670" w:history="1">
              <w:r>
                <w:rPr>
                  <w:rStyle w:val="Hyperlink"/>
                  <w:rFonts w:cs="Courier New"/>
                  <w:szCs w:val="16"/>
                </w:rPr>
                <w:t>S0209000</w:t>
              </w:r>
            </w:hyperlink>
          </w:p>
        </w:tc>
        <w:tc>
          <w:tcPr>
            <w:tcW w:w="858" w:type="dxa"/>
            <w:tcMar>
              <w:left w:w="58" w:type="dxa"/>
              <w:right w:w="58" w:type="dxa"/>
            </w:tcMar>
          </w:tcPr>
          <w:p w14:paraId="5EF65FFD" w14:textId="77777777" w:rsidR="00BE396E" w:rsidRDefault="00BE396E" w:rsidP="00BE396E">
            <w:pPr>
              <w:pStyle w:val="TableText"/>
            </w:pPr>
            <w:r>
              <w:t>Spaces</w:t>
            </w:r>
          </w:p>
        </w:tc>
        <w:tc>
          <w:tcPr>
            <w:tcW w:w="431" w:type="dxa"/>
          </w:tcPr>
          <w:p w14:paraId="2CCD5EA7" w14:textId="77777777" w:rsidR="00BE396E" w:rsidRDefault="00BE396E" w:rsidP="00BE396E">
            <w:pPr>
              <w:pStyle w:val="TableText"/>
            </w:pPr>
            <w:r>
              <w:t>-</w:t>
            </w:r>
          </w:p>
        </w:tc>
        <w:tc>
          <w:tcPr>
            <w:tcW w:w="431" w:type="dxa"/>
          </w:tcPr>
          <w:p w14:paraId="5DB4FC2A" w14:textId="77777777" w:rsidR="00BE396E" w:rsidRDefault="00BE396E" w:rsidP="00BE396E">
            <w:pPr>
              <w:pStyle w:val="TableText"/>
            </w:pPr>
            <w:r>
              <w:t>-</w:t>
            </w:r>
          </w:p>
        </w:tc>
        <w:tc>
          <w:tcPr>
            <w:tcW w:w="432" w:type="dxa"/>
          </w:tcPr>
          <w:p w14:paraId="033ACCC0" w14:textId="77777777" w:rsidR="00BE396E" w:rsidRDefault="00BE396E" w:rsidP="00BE396E">
            <w:pPr>
              <w:pStyle w:val="TableText"/>
            </w:pPr>
            <w:r>
              <w:t>X</w:t>
            </w:r>
          </w:p>
        </w:tc>
      </w:tr>
      <w:tr w:rsidR="00BE396E" w14:paraId="1AF7F9CC" w14:textId="77777777" w:rsidTr="005C7A84">
        <w:trPr>
          <w:cantSplit/>
          <w:jc w:val="center"/>
        </w:trPr>
        <w:tc>
          <w:tcPr>
            <w:tcW w:w="802" w:type="dxa"/>
            <w:tcMar>
              <w:left w:w="58" w:type="dxa"/>
              <w:right w:w="58" w:type="dxa"/>
            </w:tcMar>
          </w:tcPr>
          <w:p w14:paraId="3B11F9C1" w14:textId="77777777" w:rsidR="00BE396E" w:rsidRDefault="00BE396E" w:rsidP="00BE396E">
            <w:pPr>
              <w:pStyle w:val="TableText"/>
            </w:pPr>
            <w:r>
              <w:t>2407</w:t>
            </w:r>
          </w:p>
        </w:tc>
        <w:tc>
          <w:tcPr>
            <w:tcW w:w="2227" w:type="dxa"/>
            <w:tcMar>
              <w:left w:w="58" w:type="dxa"/>
              <w:right w:w="58" w:type="dxa"/>
            </w:tcMar>
          </w:tcPr>
          <w:p w14:paraId="3BA7473E" w14:textId="77777777" w:rsidR="00BE396E" w:rsidRDefault="00BE396E" w:rsidP="00BE396E">
            <w:pPr>
              <w:pStyle w:val="TableText"/>
            </w:pPr>
            <w:r>
              <w:t>HDR STATUS CURRENT 6</w:t>
            </w:r>
          </w:p>
        </w:tc>
        <w:tc>
          <w:tcPr>
            <w:tcW w:w="2993" w:type="dxa"/>
            <w:tcMar>
              <w:left w:w="58" w:type="dxa"/>
              <w:right w:w="58" w:type="dxa"/>
            </w:tcMar>
          </w:tcPr>
          <w:p w14:paraId="1B64DF1B" w14:textId="3D823595" w:rsidR="00BE396E" w:rsidRDefault="00BE396E" w:rsidP="00BE396E">
            <w:pPr>
              <w:pStyle w:val="TableText"/>
            </w:pPr>
            <w:r>
              <w:t>:P:IDR-</w:t>
            </w:r>
            <w:hyperlink r:id="rId671" w:history="1">
              <w:r>
                <w:rPr>
                  <w:rStyle w:val="Hyperlink"/>
                </w:rPr>
                <w:t>C-NEW-STAT</w:t>
              </w:r>
            </w:hyperlink>
          </w:p>
        </w:tc>
        <w:tc>
          <w:tcPr>
            <w:tcW w:w="2790" w:type="dxa"/>
            <w:tcMar>
              <w:left w:w="58" w:type="dxa"/>
              <w:right w:w="58" w:type="dxa"/>
            </w:tcMar>
          </w:tcPr>
          <w:p w14:paraId="07CFD086" w14:textId="77777777" w:rsidR="00BE396E" w:rsidRDefault="00BE396E" w:rsidP="00BE396E">
            <w:pPr>
              <w:pStyle w:val="TableText"/>
            </w:pPr>
            <w:r>
              <w:t>Current detail status</w:t>
            </w:r>
          </w:p>
          <w:p w14:paraId="4A7F639F" w14:textId="77777777" w:rsidR="00BE396E" w:rsidRDefault="00BE396E" w:rsidP="00BE396E">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141D946B" w14:textId="77777777" w:rsidR="00BE396E" w:rsidRDefault="00BE396E" w:rsidP="00BE396E">
            <w:pPr>
              <w:pStyle w:val="TableText"/>
              <w:rPr>
                <w:caps/>
              </w:rPr>
            </w:pPr>
            <w:r>
              <w:rPr>
                <w:caps/>
              </w:rPr>
              <w:t>1 C</w:t>
            </w:r>
          </w:p>
        </w:tc>
        <w:tc>
          <w:tcPr>
            <w:tcW w:w="2340" w:type="dxa"/>
            <w:tcMar>
              <w:left w:w="58" w:type="dxa"/>
              <w:right w:w="58" w:type="dxa"/>
            </w:tcMar>
          </w:tcPr>
          <w:p w14:paraId="4DD3958D" w14:textId="25D8FF38" w:rsidR="00BE396E" w:rsidRDefault="00BE396E" w:rsidP="00BE396E">
            <w:pPr>
              <w:pStyle w:val="TableText"/>
            </w:pPr>
            <w:r>
              <w:t xml:space="preserve">See spec </w:t>
            </w:r>
            <w:hyperlink r:id="rId672" w:history="1">
              <w:r>
                <w:rPr>
                  <w:rStyle w:val="Hyperlink"/>
                  <w:rFonts w:cs="Courier New"/>
                  <w:szCs w:val="16"/>
                </w:rPr>
                <w:t>S0209000</w:t>
              </w:r>
            </w:hyperlink>
          </w:p>
        </w:tc>
        <w:tc>
          <w:tcPr>
            <w:tcW w:w="858" w:type="dxa"/>
            <w:tcMar>
              <w:left w:w="58" w:type="dxa"/>
              <w:right w:w="58" w:type="dxa"/>
            </w:tcMar>
          </w:tcPr>
          <w:p w14:paraId="491D2368" w14:textId="77777777" w:rsidR="00BE396E" w:rsidRDefault="00BE396E" w:rsidP="00BE396E">
            <w:pPr>
              <w:pStyle w:val="TableText"/>
            </w:pPr>
            <w:r>
              <w:t>Spaces</w:t>
            </w:r>
          </w:p>
        </w:tc>
        <w:tc>
          <w:tcPr>
            <w:tcW w:w="431" w:type="dxa"/>
          </w:tcPr>
          <w:p w14:paraId="7DE416CF" w14:textId="77777777" w:rsidR="00BE396E" w:rsidRDefault="00BE396E" w:rsidP="00BE396E">
            <w:pPr>
              <w:pStyle w:val="TableText"/>
            </w:pPr>
            <w:r>
              <w:t>-</w:t>
            </w:r>
          </w:p>
        </w:tc>
        <w:tc>
          <w:tcPr>
            <w:tcW w:w="431" w:type="dxa"/>
          </w:tcPr>
          <w:p w14:paraId="324BEEB9" w14:textId="77777777" w:rsidR="00BE396E" w:rsidRDefault="00BE396E" w:rsidP="00BE396E">
            <w:pPr>
              <w:pStyle w:val="TableText"/>
            </w:pPr>
            <w:r>
              <w:t>-</w:t>
            </w:r>
          </w:p>
        </w:tc>
        <w:tc>
          <w:tcPr>
            <w:tcW w:w="432" w:type="dxa"/>
          </w:tcPr>
          <w:p w14:paraId="2611FBDC" w14:textId="77777777" w:rsidR="00BE396E" w:rsidRDefault="00BE396E" w:rsidP="00BE396E">
            <w:pPr>
              <w:pStyle w:val="TableText"/>
            </w:pPr>
            <w:r>
              <w:t>X</w:t>
            </w:r>
          </w:p>
        </w:tc>
      </w:tr>
      <w:tr w:rsidR="00BE396E" w14:paraId="7ECC1BF8" w14:textId="77777777" w:rsidTr="005C7A84">
        <w:trPr>
          <w:cantSplit/>
          <w:jc w:val="center"/>
        </w:trPr>
        <w:tc>
          <w:tcPr>
            <w:tcW w:w="802" w:type="dxa"/>
            <w:tcMar>
              <w:left w:w="58" w:type="dxa"/>
              <w:right w:w="58" w:type="dxa"/>
            </w:tcMar>
          </w:tcPr>
          <w:p w14:paraId="3636B68A" w14:textId="3303C93F" w:rsidR="00BE396E" w:rsidRDefault="00BE396E" w:rsidP="00BE396E">
            <w:pPr>
              <w:pStyle w:val="TableText"/>
            </w:pPr>
            <w:r>
              <w:t>2408</w:t>
            </w:r>
            <w:r w:rsidR="00135F82">
              <w:t xml:space="preserve"> – </w:t>
            </w:r>
            <w:r>
              <w:t>2420</w:t>
            </w:r>
          </w:p>
        </w:tc>
        <w:tc>
          <w:tcPr>
            <w:tcW w:w="2227" w:type="dxa"/>
            <w:tcMar>
              <w:left w:w="58" w:type="dxa"/>
              <w:right w:w="58" w:type="dxa"/>
            </w:tcMar>
          </w:tcPr>
          <w:p w14:paraId="6C05A525" w14:textId="77777777" w:rsidR="00BE396E" w:rsidRDefault="00BE396E" w:rsidP="00BE396E">
            <w:pPr>
              <w:pStyle w:val="TableText"/>
            </w:pPr>
            <w:r>
              <w:t>CASH REC NUMBER 6</w:t>
            </w:r>
          </w:p>
        </w:tc>
        <w:tc>
          <w:tcPr>
            <w:tcW w:w="2993" w:type="dxa"/>
            <w:tcMar>
              <w:left w:w="58" w:type="dxa"/>
              <w:right w:w="58" w:type="dxa"/>
            </w:tcMar>
          </w:tcPr>
          <w:p w14:paraId="2F9D748E" w14:textId="40CE915B" w:rsidR="00BE396E" w:rsidRDefault="00BE396E" w:rsidP="00BE396E">
            <w:pPr>
              <w:pStyle w:val="TableText"/>
            </w:pPr>
            <w:r>
              <w:t>:P:IDR-</w:t>
            </w:r>
            <w:hyperlink r:id="rId673" w:history="1">
              <w:r>
                <w:rPr>
                  <w:rStyle w:val="Hyperlink"/>
                </w:rPr>
                <w:t>C-ICN</w:t>
              </w:r>
            </w:hyperlink>
          </w:p>
        </w:tc>
        <w:tc>
          <w:tcPr>
            <w:tcW w:w="2790" w:type="dxa"/>
            <w:tcMar>
              <w:left w:w="58" w:type="dxa"/>
              <w:right w:w="58" w:type="dxa"/>
            </w:tcMar>
          </w:tcPr>
          <w:p w14:paraId="468D25A8" w14:textId="77777777" w:rsidR="00BE396E" w:rsidRDefault="00BE396E" w:rsidP="00BE396E">
            <w:pPr>
              <w:pStyle w:val="TableText"/>
            </w:pPr>
            <w:r>
              <w:t>C/R number</w:t>
            </w:r>
          </w:p>
          <w:p w14:paraId="2FEA6F1B" w14:textId="77777777" w:rsidR="00BE396E" w:rsidRDefault="00BE396E" w:rsidP="00BE396E">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4FB526D0" w14:textId="77777777" w:rsidR="00BE396E" w:rsidRDefault="00BE396E" w:rsidP="00BE396E">
            <w:pPr>
              <w:pStyle w:val="TableText"/>
              <w:rPr>
                <w:caps/>
              </w:rPr>
            </w:pPr>
            <w:r>
              <w:rPr>
                <w:caps/>
              </w:rPr>
              <w:t>13 c</w:t>
            </w:r>
          </w:p>
        </w:tc>
        <w:tc>
          <w:tcPr>
            <w:tcW w:w="2340" w:type="dxa"/>
            <w:tcMar>
              <w:left w:w="58" w:type="dxa"/>
              <w:right w:w="58" w:type="dxa"/>
            </w:tcMar>
          </w:tcPr>
          <w:p w14:paraId="739EE8C1" w14:textId="77777777" w:rsidR="00BE396E" w:rsidRDefault="00BE396E" w:rsidP="00BE396E">
            <w:pPr>
              <w:pStyle w:val="TableText"/>
            </w:pPr>
            <w:r>
              <w:t>-</w:t>
            </w:r>
          </w:p>
        </w:tc>
        <w:tc>
          <w:tcPr>
            <w:tcW w:w="858" w:type="dxa"/>
            <w:tcMar>
              <w:left w:w="58" w:type="dxa"/>
              <w:right w:w="58" w:type="dxa"/>
            </w:tcMar>
          </w:tcPr>
          <w:p w14:paraId="3254233C" w14:textId="77777777" w:rsidR="00BE396E" w:rsidRDefault="00BE396E" w:rsidP="00BE396E">
            <w:pPr>
              <w:pStyle w:val="TableText"/>
            </w:pPr>
            <w:r>
              <w:t>Spaces</w:t>
            </w:r>
          </w:p>
        </w:tc>
        <w:tc>
          <w:tcPr>
            <w:tcW w:w="431" w:type="dxa"/>
          </w:tcPr>
          <w:p w14:paraId="60D876A8" w14:textId="77777777" w:rsidR="00BE396E" w:rsidRDefault="00BE396E" w:rsidP="00BE396E">
            <w:pPr>
              <w:pStyle w:val="TableText"/>
            </w:pPr>
            <w:r>
              <w:t>-</w:t>
            </w:r>
          </w:p>
        </w:tc>
        <w:tc>
          <w:tcPr>
            <w:tcW w:w="431" w:type="dxa"/>
          </w:tcPr>
          <w:p w14:paraId="6B4CFE45" w14:textId="77777777" w:rsidR="00BE396E" w:rsidRDefault="00BE396E" w:rsidP="00BE396E">
            <w:pPr>
              <w:pStyle w:val="TableText"/>
            </w:pPr>
            <w:r>
              <w:t>-</w:t>
            </w:r>
          </w:p>
        </w:tc>
        <w:tc>
          <w:tcPr>
            <w:tcW w:w="432" w:type="dxa"/>
          </w:tcPr>
          <w:p w14:paraId="03C384D9" w14:textId="77777777" w:rsidR="00BE396E" w:rsidRDefault="00BE396E" w:rsidP="00BE396E">
            <w:pPr>
              <w:pStyle w:val="TableText"/>
            </w:pPr>
            <w:r>
              <w:t>X</w:t>
            </w:r>
          </w:p>
        </w:tc>
      </w:tr>
      <w:tr w:rsidR="00BE396E" w14:paraId="2E58E559" w14:textId="77777777" w:rsidTr="005C7A84">
        <w:trPr>
          <w:cantSplit/>
          <w:jc w:val="center"/>
        </w:trPr>
        <w:tc>
          <w:tcPr>
            <w:tcW w:w="802" w:type="dxa"/>
            <w:tcMar>
              <w:left w:w="58" w:type="dxa"/>
              <w:right w:w="58" w:type="dxa"/>
            </w:tcMar>
          </w:tcPr>
          <w:p w14:paraId="775A0090" w14:textId="10A42F5E" w:rsidR="00BE396E" w:rsidRDefault="00BE396E" w:rsidP="00BE396E">
            <w:pPr>
              <w:pStyle w:val="TableText"/>
            </w:pPr>
            <w:r>
              <w:t>2411</w:t>
            </w:r>
            <w:r w:rsidR="00135F82">
              <w:t xml:space="preserve"> – </w:t>
            </w:r>
            <w:r>
              <w:t>2412</w:t>
            </w:r>
          </w:p>
        </w:tc>
        <w:tc>
          <w:tcPr>
            <w:tcW w:w="2227" w:type="dxa"/>
            <w:tcMar>
              <w:left w:w="58" w:type="dxa"/>
              <w:right w:w="58" w:type="dxa"/>
            </w:tcMar>
          </w:tcPr>
          <w:p w14:paraId="52D47DBC" w14:textId="77777777" w:rsidR="00BE396E" w:rsidRDefault="00BE396E" w:rsidP="00BE396E">
            <w:pPr>
              <w:pStyle w:val="TableText"/>
            </w:pPr>
            <w:r>
              <w:t>HDR NUMBER FOR CASH REC 6</w:t>
            </w:r>
          </w:p>
        </w:tc>
        <w:tc>
          <w:tcPr>
            <w:tcW w:w="2993" w:type="dxa"/>
            <w:tcMar>
              <w:left w:w="58" w:type="dxa"/>
              <w:right w:w="58" w:type="dxa"/>
            </w:tcMar>
          </w:tcPr>
          <w:p w14:paraId="3CE88504" w14:textId="757BA253" w:rsidR="00BE396E" w:rsidRDefault="00BE396E" w:rsidP="00BE396E">
            <w:pPr>
              <w:pStyle w:val="TableText"/>
            </w:pPr>
            <w:r>
              <w:t>:P:IDR-</w:t>
            </w:r>
            <w:hyperlink r:id="rId674" w:history="1">
              <w:r>
                <w:rPr>
                  <w:rStyle w:val="Hyperlink"/>
                </w:rPr>
                <w:t>C-DET-NUMB</w:t>
              </w:r>
            </w:hyperlink>
          </w:p>
        </w:tc>
        <w:tc>
          <w:tcPr>
            <w:tcW w:w="2790" w:type="dxa"/>
            <w:tcMar>
              <w:left w:w="58" w:type="dxa"/>
              <w:right w:w="58" w:type="dxa"/>
            </w:tcMar>
          </w:tcPr>
          <w:p w14:paraId="3F43BDA0" w14:textId="77777777" w:rsidR="00BE396E" w:rsidRDefault="00BE396E" w:rsidP="00BE396E">
            <w:pPr>
              <w:pStyle w:val="TableText"/>
            </w:pPr>
            <w:r>
              <w:t>Detail number being applied</w:t>
            </w:r>
          </w:p>
          <w:p w14:paraId="24CE6E6E" w14:textId="23A81D40" w:rsidR="00BE396E" w:rsidRDefault="00BE396E" w:rsidP="00A21529">
            <w:pPr>
              <w:pStyle w:val="TableText"/>
            </w:pPr>
            <w:r>
              <w:rPr>
                <w:rFonts w:cs="Arial"/>
                <w:color w:val="000000"/>
              </w:rPr>
              <w:t>T</w:t>
            </w:r>
            <w:r w:rsidRPr="001240C5">
              <w:rPr>
                <w:rFonts w:cs="Arial"/>
                <w:color w:val="000000"/>
              </w:rPr>
              <w: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1E6F3A7E" w14:textId="77777777" w:rsidR="00BE396E" w:rsidRDefault="00BE396E" w:rsidP="00BE396E">
            <w:pPr>
              <w:pStyle w:val="TableText"/>
              <w:rPr>
                <w:caps/>
              </w:rPr>
            </w:pPr>
            <w:r>
              <w:rPr>
                <w:caps/>
              </w:rPr>
              <w:t>2 C</w:t>
            </w:r>
          </w:p>
        </w:tc>
        <w:tc>
          <w:tcPr>
            <w:tcW w:w="2340" w:type="dxa"/>
            <w:tcMar>
              <w:left w:w="58" w:type="dxa"/>
              <w:right w:w="58" w:type="dxa"/>
            </w:tcMar>
          </w:tcPr>
          <w:p w14:paraId="2C23C705" w14:textId="53E8D72C" w:rsidR="00BE396E" w:rsidRDefault="00BE396E" w:rsidP="00BE396E">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7396DD16" w14:textId="77777777" w:rsidR="00BE396E" w:rsidRDefault="00BE396E" w:rsidP="00BE396E">
            <w:pPr>
              <w:pStyle w:val="TableText"/>
            </w:pPr>
            <w:r>
              <w:t>Spaces</w:t>
            </w:r>
          </w:p>
        </w:tc>
        <w:tc>
          <w:tcPr>
            <w:tcW w:w="431" w:type="dxa"/>
          </w:tcPr>
          <w:p w14:paraId="7DAC7FC3" w14:textId="77777777" w:rsidR="00BE396E" w:rsidRDefault="00BE396E" w:rsidP="00BE396E">
            <w:pPr>
              <w:pStyle w:val="TableText"/>
            </w:pPr>
            <w:r>
              <w:t>-</w:t>
            </w:r>
          </w:p>
        </w:tc>
        <w:tc>
          <w:tcPr>
            <w:tcW w:w="431" w:type="dxa"/>
          </w:tcPr>
          <w:p w14:paraId="5DAE55E6" w14:textId="77777777" w:rsidR="00BE396E" w:rsidRDefault="00BE396E" w:rsidP="00BE396E">
            <w:pPr>
              <w:pStyle w:val="TableText"/>
            </w:pPr>
            <w:r>
              <w:t>-</w:t>
            </w:r>
          </w:p>
        </w:tc>
        <w:tc>
          <w:tcPr>
            <w:tcW w:w="432" w:type="dxa"/>
          </w:tcPr>
          <w:p w14:paraId="04222E5A" w14:textId="77777777" w:rsidR="00BE396E" w:rsidRDefault="00BE396E" w:rsidP="00BE396E">
            <w:pPr>
              <w:pStyle w:val="TableText"/>
            </w:pPr>
            <w:r>
              <w:t>X</w:t>
            </w:r>
          </w:p>
        </w:tc>
      </w:tr>
      <w:tr w:rsidR="00BE396E" w14:paraId="7F3FB525" w14:textId="77777777" w:rsidTr="005C7A84">
        <w:trPr>
          <w:cantSplit/>
          <w:jc w:val="center"/>
        </w:trPr>
        <w:tc>
          <w:tcPr>
            <w:tcW w:w="802" w:type="dxa"/>
            <w:tcMar>
              <w:left w:w="58" w:type="dxa"/>
              <w:right w:w="58" w:type="dxa"/>
            </w:tcMar>
          </w:tcPr>
          <w:p w14:paraId="23635915" w14:textId="479F28CB" w:rsidR="00BE396E" w:rsidRDefault="00BE396E" w:rsidP="00BE396E">
            <w:pPr>
              <w:pStyle w:val="TableText"/>
            </w:pPr>
            <w:r>
              <w:t>2423</w:t>
            </w:r>
            <w:r w:rsidR="00135F82">
              <w:t xml:space="preserve"> – </w:t>
            </w:r>
            <w:r>
              <w:t>2439</w:t>
            </w:r>
          </w:p>
        </w:tc>
        <w:tc>
          <w:tcPr>
            <w:tcW w:w="2227" w:type="dxa"/>
            <w:tcMar>
              <w:left w:w="58" w:type="dxa"/>
              <w:right w:w="58" w:type="dxa"/>
            </w:tcMar>
          </w:tcPr>
          <w:p w14:paraId="355D34A0" w14:textId="77777777" w:rsidR="00BE396E" w:rsidRDefault="00BE396E" w:rsidP="00BE396E">
            <w:pPr>
              <w:pStyle w:val="TableText"/>
            </w:pPr>
            <w:r>
              <w:t>HDR CASH REC APPLIED AMT 6</w:t>
            </w:r>
          </w:p>
        </w:tc>
        <w:tc>
          <w:tcPr>
            <w:tcW w:w="2993" w:type="dxa"/>
            <w:tcMar>
              <w:left w:w="58" w:type="dxa"/>
              <w:right w:w="58" w:type="dxa"/>
            </w:tcMar>
          </w:tcPr>
          <w:p w14:paraId="53B8A83A" w14:textId="1D3F8FD3" w:rsidR="00BE396E" w:rsidRDefault="00BE396E" w:rsidP="00BE396E">
            <w:pPr>
              <w:pStyle w:val="TableText"/>
            </w:pPr>
            <w:r>
              <w:t>:P:IDR-</w:t>
            </w:r>
            <w:hyperlink r:id="rId675" w:history="1">
              <w:r>
                <w:rPr>
                  <w:rStyle w:val="Hyperlink"/>
                </w:rPr>
                <w:t>C-AMOUNT</w:t>
              </w:r>
            </w:hyperlink>
          </w:p>
        </w:tc>
        <w:tc>
          <w:tcPr>
            <w:tcW w:w="2790" w:type="dxa"/>
            <w:tcMar>
              <w:left w:w="58" w:type="dxa"/>
              <w:right w:w="58" w:type="dxa"/>
            </w:tcMar>
          </w:tcPr>
          <w:p w14:paraId="6E1AAB8F" w14:textId="77777777" w:rsidR="00BE396E" w:rsidRDefault="00BE396E" w:rsidP="00BE396E">
            <w:pPr>
              <w:pStyle w:val="TableText"/>
            </w:pPr>
            <w:r>
              <w:t>Amount applied</w:t>
            </w:r>
          </w:p>
          <w:p w14:paraId="10347BC5" w14:textId="4CD59E06" w:rsidR="00BE396E" w:rsidRDefault="00BE396E" w:rsidP="00A13B56">
            <w:pPr>
              <w:pStyle w:val="TableText"/>
            </w:pPr>
            <w:r w:rsidRPr="00AB346F">
              <w:rPr>
                <w:rFonts w:cs="Arial"/>
                <w:color w:val="000000"/>
              </w:rPr>
              <w:t>The amount being applied to a line item/detail record, from an applicable Cash Reason record. For non-</w:t>
            </w:r>
            <w:r>
              <w:t>MAC</w:t>
            </w:r>
            <w:r w:rsidRPr="00AB346F">
              <w:rPr>
                <w:rFonts w:cs="Arial"/>
                <w:color w:val="000000"/>
              </w:rPr>
              <w:t xml:space="preserve">s, this will reflect an amount applied to an outstanding AR tied to the original claim. An update of this field would trigger the generation of </w:t>
            </w:r>
            <w:r w:rsidR="00A13B56">
              <w:rPr>
                <w:rFonts w:cs="Arial"/>
                <w:color w:val="000000"/>
              </w:rPr>
              <w:t>a record on the Phase III file.</w:t>
            </w:r>
          </w:p>
        </w:tc>
        <w:tc>
          <w:tcPr>
            <w:tcW w:w="1080" w:type="dxa"/>
            <w:tcMar>
              <w:left w:w="58" w:type="dxa"/>
              <w:right w:w="58" w:type="dxa"/>
            </w:tcMar>
          </w:tcPr>
          <w:p w14:paraId="487D00EB" w14:textId="77777777" w:rsidR="00BE396E" w:rsidRDefault="00BE396E" w:rsidP="00BE396E">
            <w:pPr>
              <w:pStyle w:val="TableText"/>
              <w:rPr>
                <w:caps/>
              </w:rPr>
            </w:pPr>
            <w:r>
              <w:rPr>
                <w:caps/>
              </w:rPr>
              <w:t>7 n</w:t>
            </w:r>
          </w:p>
          <w:p w14:paraId="7E9914BA" w14:textId="77777777" w:rsidR="00BE396E" w:rsidRDefault="00BE396E" w:rsidP="00BE396E">
            <w:pPr>
              <w:pStyle w:val="TableText"/>
              <w:rPr>
                <w:caps/>
              </w:rPr>
            </w:pPr>
            <w:r>
              <w:rPr>
                <w:caps/>
              </w:rPr>
              <w:t>(99999V99)</w:t>
            </w:r>
          </w:p>
        </w:tc>
        <w:tc>
          <w:tcPr>
            <w:tcW w:w="2340" w:type="dxa"/>
            <w:tcMar>
              <w:left w:w="58" w:type="dxa"/>
              <w:right w:w="58" w:type="dxa"/>
            </w:tcMar>
          </w:tcPr>
          <w:p w14:paraId="51BD3036" w14:textId="77777777" w:rsidR="00BE396E" w:rsidRDefault="00BE396E" w:rsidP="00BE396E">
            <w:pPr>
              <w:pStyle w:val="TableText"/>
            </w:pPr>
            <w:r>
              <w:t>-</w:t>
            </w:r>
          </w:p>
        </w:tc>
        <w:tc>
          <w:tcPr>
            <w:tcW w:w="858" w:type="dxa"/>
            <w:tcMar>
              <w:left w:w="58" w:type="dxa"/>
              <w:right w:w="58" w:type="dxa"/>
            </w:tcMar>
          </w:tcPr>
          <w:p w14:paraId="61EF5F35" w14:textId="77777777" w:rsidR="00BE396E" w:rsidRDefault="00BE396E" w:rsidP="00BE396E">
            <w:pPr>
              <w:pStyle w:val="TableText"/>
            </w:pPr>
            <w:r>
              <w:t>Zeros</w:t>
            </w:r>
          </w:p>
        </w:tc>
        <w:tc>
          <w:tcPr>
            <w:tcW w:w="431" w:type="dxa"/>
          </w:tcPr>
          <w:p w14:paraId="37245B0E" w14:textId="77777777" w:rsidR="00BE396E" w:rsidRDefault="00BE396E" w:rsidP="00BE396E">
            <w:pPr>
              <w:pStyle w:val="TableText"/>
            </w:pPr>
            <w:r>
              <w:t>-</w:t>
            </w:r>
          </w:p>
        </w:tc>
        <w:tc>
          <w:tcPr>
            <w:tcW w:w="431" w:type="dxa"/>
          </w:tcPr>
          <w:p w14:paraId="08C60A05" w14:textId="77777777" w:rsidR="00BE396E" w:rsidRDefault="00BE396E" w:rsidP="00BE396E">
            <w:pPr>
              <w:pStyle w:val="TableText"/>
            </w:pPr>
            <w:r>
              <w:t>-</w:t>
            </w:r>
          </w:p>
        </w:tc>
        <w:tc>
          <w:tcPr>
            <w:tcW w:w="432" w:type="dxa"/>
          </w:tcPr>
          <w:p w14:paraId="307B24CE" w14:textId="77777777" w:rsidR="00BE396E" w:rsidRDefault="00BE396E" w:rsidP="00BE396E">
            <w:pPr>
              <w:pStyle w:val="TableText"/>
            </w:pPr>
            <w:r>
              <w:t>X</w:t>
            </w:r>
          </w:p>
        </w:tc>
      </w:tr>
      <w:tr w:rsidR="00A13B56" w14:paraId="087AF352" w14:textId="77777777" w:rsidTr="005C7A84">
        <w:trPr>
          <w:cantSplit/>
          <w:jc w:val="center"/>
        </w:trPr>
        <w:tc>
          <w:tcPr>
            <w:tcW w:w="802" w:type="dxa"/>
            <w:tcMar>
              <w:left w:w="58" w:type="dxa"/>
              <w:right w:w="58" w:type="dxa"/>
            </w:tcMar>
          </w:tcPr>
          <w:p w14:paraId="7AC7A496" w14:textId="77777777" w:rsidR="00A13B56" w:rsidRDefault="00A13B56" w:rsidP="00A13B56">
            <w:pPr>
              <w:pStyle w:val="TableText"/>
            </w:pPr>
            <w:r>
              <w:t>2423 – 2439</w:t>
            </w:r>
          </w:p>
          <w:p w14:paraId="241D14BF" w14:textId="402EA6C9" w:rsidR="00A13B56" w:rsidRDefault="00A13B56" w:rsidP="00A13B56">
            <w:pPr>
              <w:pStyle w:val="TableText"/>
            </w:pPr>
            <w:r>
              <w:t>(Cont’d)</w:t>
            </w:r>
          </w:p>
        </w:tc>
        <w:tc>
          <w:tcPr>
            <w:tcW w:w="2227" w:type="dxa"/>
            <w:tcMar>
              <w:left w:w="58" w:type="dxa"/>
              <w:right w:w="58" w:type="dxa"/>
            </w:tcMar>
          </w:tcPr>
          <w:p w14:paraId="0AB1A015" w14:textId="1D91AE06" w:rsidR="00A13B56" w:rsidRDefault="00A13B56" w:rsidP="00A13B56">
            <w:pPr>
              <w:pStyle w:val="TableText"/>
            </w:pPr>
            <w:r>
              <w:t>HDR CASH REC APPLIED AMT 6</w:t>
            </w:r>
          </w:p>
        </w:tc>
        <w:tc>
          <w:tcPr>
            <w:tcW w:w="2993" w:type="dxa"/>
            <w:tcMar>
              <w:left w:w="58" w:type="dxa"/>
              <w:right w:w="58" w:type="dxa"/>
            </w:tcMar>
          </w:tcPr>
          <w:p w14:paraId="5B56FE0C" w14:textId="24F11C38" w:rsidR="00A13B56" w:rsidRDefault="00A13B56" w:rsidP="00A13B56">
            <w:pPr>
              <w:pStyle w:val="TableText"/>
            </w:pPr>
            <w:r>
              <w:t>:P:IDR-</w:t>
            </w:r>
            <w:hyperlink r:id="rId676" w:history="1">
              <w:r>
                <w:rPr>
                  <w:rStyle w:val="Hyperlink"/>
                </w:rPr>
                <w:t>C-AMOUNT</w:t>
              </w:r>
            </w:hyperlink>
          </w:p>
        </w:tc>
        <w:tc>
          <w:tcPr>
            <w:tcW w:w="2790" w:type="dxa"/>
            <w:tcMar>
              <w:left w:w="58" w:type="dxa"/>
              <w:right w:w="58" w:type="dxa"/>
            </w:tcMar>
          </w:tcPr>
          <w:p w14:paraId="335D09F2" w14:textId="17AD8B93" w:rsidR="00A13B56" w:rsidRDefault="00A13B56" w:rsidP="00A13B56">
            <w:pPr>
              <w:pStyle w:val="TableText"/>
            </w:pPr>
            <w:r w:rsidRPr="00AB346F">
              <w:rPr>
                <w:rFonts w:cs="Arial"/>
                <w:color w:val="000000"/>
              </w:rPr>
              <w:t xml:space="preserve">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380C7CCC" w14:textId="77777777" w:rsidR="00A13B56" w:rsidRDefault="00A13B56" w:rsidP="00A13B56">
            <w:pPr>
              <w:pStyle w:val="TableText"/>
              <w:rPr>
                <w:caps/>
              </w:rPr>
            </w:pPr>
            <w:r>
              <w:rPr>
                <w:caps/>
              </w:rPr>
              <w:t>7 n</w:t>
            </w:r>
          </w:p>
          <w:p w14:paraId="13535EDC" w14:textId="521C6152" w:rsidR="00A13B56" w:rsidRDefault="00A13B56" w:rsidP="00A13B56">
            <w:pPr>
              <w:pStyle w:val="TableText"/>
              <w:rPr>
                <w:caps/>
              </w:rPr>
            </w:pPr>
            <w:r>
              <w:rPr>
                <w:caps/>
              </w:rPr>
              <w:t>(99999V99)</w:t>
            </w:r>
          </w:p>
        </w:tc>
        <w:tc>
          <w:tcPr>
            <w:tcW w:w="2340" w:type="dxa"/>
            <w:tcMar>
              <w:left w:w="58" w:type="dxa"/>
              <w:right w:w="58" w:type="dxa"/>
            </w:tcMar>
          </w:tcPr>
          <w:p w14:paraId="006ADE84" w14:textId="25CE5E02" w:rsidR="00A13B56" w:rsidRDefault="00A13B56" w:rsidP="00A13B56">
            <w:pPr>
              <w:pStyle w:val="TableText"/>
            </w:pPr>
            <w:r>
              <w:t>-</w:t>
            </w:r>
          </w:p>
        </w:tc>
        <w:tc>
          <w:tcPr>
            <w:tcW w:w="858" w:type="dxa"/>
            <w:tcMar>
              <w:left w:w="58" w:type="dxa"/>
              <w:right w:w="58" w:type="dxa"/>
            </w:tcMar>
          </w:tcPr>
          <w:p w14:paraId="1EE71119" w14:textId="78F936AF" w:rsidR="00A13B56" w:rsidRDefault="00A13B56" w:rsidP="00A13B56">
            <w:pPr>
              <w:pStyle w:val="TableText"/>
            </w:pPr>
            <w:r>
              <w:t>Zeros</w:t>
            </w:r>
          </w:p>
        </w:tc>
        <w:tc>
          <w:tcPr>
            <w:tcW w:w="431" w:type="dxa"/>
          </w:tcPr>
          <w:p w14:paraId="2187A6D4" w14:textId="0BB3CE1D" w:rsidR="00A13B56" w:rsidRDefault="00A13B56" w:rsidP="00A13B56">
            <w:pPr>
              <w:pStyle w:val="TableText"/>
            </w:pPr>
            <w:r>
              <w:t>-</w:t>
            </w:r>
          </w:p>
        </w:tc>
        <w:tc>
          <w:tcPr>
            <w:tcW w:w="431" w:type="dxa"/>
          </w:tcPr>
          <w:p w14:paraId="6C17E193" w14:textId="0BF6EFCD" w:rsidR="00A13B56" w:rsidRDefault="00A13B56" w:rsidP="00A13B56">
            <w:pPr>
              <w:pStyle w:val="TableText"/>
            </w:pPr>
            <w:r>
              <w:t>-</w:t>
            </w:r>
          </w:p>
        </w:tc>
        <w:tc>
          <w:tcPr>
            <w:tcW w:w="432" w:type="dxa"/>
          </w:tcPr>
          <w:p w14:paraId="6B35C2B1" w14:textId="1B5A46F8" w:rsidR="00A13B56" w:rsidRDefault="00A13B56" w:rsidP="00A13B56">
            <w:pPr>
              <w:pStyle w:val="TableText"/>
            </w:pPr>
            <w:r>
              <w:t>X</w:t>
            </w:r>
          </w:p>
        </w:tc>
      </w:tr>
      <w:tr w:rsidR="00A13B56" w14:paraId="36536BD5" w14:textId="77777777" w:rsidTr="005C7A84">
        <w:trPr>
          <w:cantSplit/>
          <w:jc w:val="center"/>
        </w:trPr>
        <w:tc>
          <w:tcPr>
            <w:tcW w:w="802" w:type="dxa"/>
            <w:tcMar>
              <w:left w:w="58" w:type="dxa"/>
              <w:right w:w="58" w:type="dxa"/>
            </w:tcMar>
          </w:tcPr>
          <w:p w14:paraId="4A154321" w14:textId="7D9FE23E" w:rsidR="00A13B56" w:rsidRDefault="00A13B56" w:rsidP="00A13B56">
            <w:pPr>
              <w:pStyle w:val="TableText"/>
            </w:pPr>
            <w:r>
              <w:t>2430 – 2431</w:t>
            </w:r>
          </w:p>
        </w:tc>
        <w:tc>
          <w:tcPr>
            <w:tcW w:w="2227" w:type="dxa"/>
            <w:tcMar>
              <w:left w:w="58" w:type="dxa"/>
              <w:right w:w="58" w:type="dxa"/>
            </w:tcMar>
          </w:tcPr>
          <w:p w14:paraId="2CBD180A" w14:textId="77777777" w:rsidR="00A13B56" w:rsidRDefault="00A13B56" w:rsidP="00A13B56">
            <w:pPr>
              <w:pStyle w:val="TableText"/>
            </w:pPr>
            <w:r>
              <w:t>HDR CASH REC REASON TYPE 6</w:t>
            </w:r>
          </w:p>
        </w:tc>
        <w:tc>
          <w:tcPr>
            <w:tcW w:w="2993" w:type="dxa"/>
            <w:tcMar>
              <w:left w:w="58" w:type="dxa"/>
              <w:right w:w="58" w:type="dxa"/>
            </w:tcMar>
          </w:tcPr>
          <w:p w14:paraId="6D50034F" w14:textId="7E2B9390" w:rsidR="00A13B56" w:rsidRDefault="00A13B56" w:rsidP="00A13B56">
            <w:pPr>
              <w:pStyle w:val="TableText"/>
            </w:pPr>
            <w:r>
              <w:t>:P:IDR-</w:t>
            </w:r>
            <w:hyperlink r:id="rId677" w:history="1">
              <w:r>
                <w:rPr>
                  <w:rStyle w:val="Hyperlink"/>
                </w:rPr>
                <w:t>C-REASON-TYPE</w:t>
              </w:r>
            </w:hyperlink>
          </w:p>
        </w:tc>
        <w:tc>
          <w:tcPr>
            <w:tcW w:w="2790" w:type="dxa"/>
            <w:tcMar>
              <w:left w:w="58" w:type="dxa"/>
              <w:right w:w="58" w:type="dxa"/>
            </w:tcMar>
          </w:tcPr>
          <w:p w14:paraId="319BD913" w14:textId="77777777" w:rsidR="00A13B56" w:rsidRDefault="00A13B56" w:rsidP="00A13B56">
            <w:pPr>
              <w:pStyle w:val="TableText"/>
            </w:pPr>
            <w:r>
              <w:t>C/R reason type</w:t>
            </w:r>
          </w:p>
          <w:p w14:paraId="42E36C9E" w14:textId="77777777" w:rsidR="00A13B56" w:rsidRDefault="00A13B56" w:rsidP="00A13B56">
            <w:pPr>
              <w:pStyle w:val="TableText"/>
            </w:pPr>
            <w:r w:rsidRPr="00FB78C7">
              <w:rPr>
                <w:rFonts w:cs="Arial"/>
                <w:color w:val="000000"/>
              </w:rPr>
              <w:t>The value of the cash/financial action code identify the type of transaction. Refer to Spec S0115010 for a complete list of valid codes and respective descriptions</w:t>
            </w:r>
            <w:r>
              <w:rPr>
                <w:rFonts w:cs="Arial"/>
                <w:color w:val="000000"/>
              </w:rPr>
              <w:t>.</w:t>
            </w:r>
          </w:p>
        </w:tc>
        <w:tc>
          <w:tcPr>
            <w:tcW w:w="1080" w:type="dxa"/>
            <w:tcMar>
              <w:left w:w="58" w:type="dxa"/>
              <w:right w:w="58" w:type="dxa"/>
            </w:tcMar>
          </w:tcPr>
          <w:p w14:paraId="29CAC483" w14:textId="77777777" w:rsidR="00A13B56" w:rsidRDefault="00A13B56" w:rsidP="00A13B56">
            <w:pPr>
              <w:pStyle w:val="TableText"/>
              <w:rPr>
                <w:caps/>
              </w:rPr>
            </w:pPr>
            <w:r>
              <w:rPr>
                <w:caps/>
              </w:rPr>
              <w:t>2 c</w:t>
            </w:r>
          </w:p>
        </w:tc>
        <w:tc>
          <w:tcPr>
            <w:tcW w:w="2340" w:type="dxa"/>
            <w:tcMar>
              <w:left w:w="58" w:type="dxa"/>
              <w:right w:w="58" w:type="dxa"/>
            </w:tcMar>
          </w:tcPr>
          <w:p w14:paraId="62E1AAA2" w14:textId="030695E0" w:rsidR="00A13B56" w:rsidRDefault="00A13B56" w:rsidP="00A13B56">
            <w:pPr>
              <w:pStyle w:val="TableText"/>
            </w:pPr>
            <w:r>
              <w:t xml:space="preserve">See spec </w:t>
            </w:r>
            <w:hyperlink r:id="rId678" w:history="1">
              <w:r>
                <w:rPr>
                  <w:rStyle w:val="Hyperlink"/>
                  <w:rFonts w:cs="Courier New"/>
                  <w:szCs w:val="16"/>
                </w:rPr>
                <w:t>S0115010</w:t>
              </w:r>
            </w:hyperlink>
          </w:p>
        </w:tc>
        <w:tc>
          <w:tcPr>
            <w:tcW w:w="858" w:type="dxa"/>
            <w:tcMar>
              <w:left w:w="58" w:type="dxa"/>
              <w:right w:w="58" w:type="dxa"/>
            </w:tcMar>
          </w:tcPr>
          <w:p w14:paraId="065BE8EA" w14:textId="77777777" w:rsidR="00A13B56" w:rsidRDefault="00A13B56" w:rsidP="00A13B56">
            <w:pPr>
              <w:pStyle w:val="TableText"/>
            </w:pPr>
            <w:r>
              <w:t>Spaces</w:t>
            </w:r>
          </w:p>
        </w:tc>
        <w:tc>
          <w:tcPr>
            <w:tcW w:w="431" w:type="dxa"/>
          </w:tcPr>
          <w:p w14:paraId="0F03073E" w14:textId="77777777" w:rsidR="00A13B56" w:rsidRDefault="00A13B56" w:rsidP="00A13B56">
            <w:pPr>
              <w:pStyle w:val="TableText"/>
            </w:pPr>
            <w:r>
              <w:t>-</w:t>
            </w:r>
          </w:p>
        </w:tc>
        <w:tc>
          <w:tcPr>
            <w:tcW w:w="431" w:type="dxa"/>
          </w:tcPr>
          <w:p w14:paraId="02398BC7" w14:textId="77777777" w:rsidR="00A13B56" w:rsidRDefault="00A13B56" w:rsidP="00A13B56">
            <w:pPr>
              <w:pStyle w:val="TableText"/>
            </w:pPr>
            <w:r>
              <w:t>-</w:t>
            </w:r>
          </w:p>
        </w:tc>
        <w:tc>
          <w:tcPr>
            <w:tcW w:w="432" w:type="dxa"/>
          </w:tcPr>
          <w:p w14:paraId="74B3F1E2" w14:textId="77777777" w:rsidR="00A13B56" w:rsidRDefault="00A13B56" w:rsidP="00A13B56">
            <w:pPr>
              <w:pStyle w:val="TableText"/>
            </w:pPr>
            <w:r>
              <w:t>X</w:t>
            </w:r>
          </w:p>
        </w:tc>
      </w:tr>
      <w:tr w:rsidR="00A13B56" w14:paraId="5641CC16" w14:textId="77777777" w:rsidTr="005C7A84">
        <w:trPr>
          <w:cantSplit/>
          <w:jc w:val="center"/>
        </w:trPr>
        <w:tc>
          <w:tcPr>
            <w:tcW w:w="802" w:type="dxa"/>
            <w:tcMar>
              <w:left w:w="58" w:type="dxa"/>
              <w:right w:w="58" w:type="dxa"/>
            </w:tcMar>
          </w:tcPr>
          <w:p w14:paraId="395C972E" w14:textId="0B89065B" w:rsidR="00A13B56" w:rsidRDefault="00A13B56" w:rsidP="00A13B56">
            <w:pPr>
              <w:pStyle w:val="TableText"/>
            </w:pPr>
            <w:r>
              <w:t>2432 – 2436</w:t>
            </w:r>
          </w:p>
        </w:tc>
        <w:tc>
          <w:tcPr>
            <w:tcW w:w="2227" w:type="dxa"/>
            <w:tcMar>
              <w:left w:w="58" w:type="dxa"/>
              <w:right w:w="58" w:type="dxa"/>
            </w:tcMar>
          </w:tcPr>
          <w:p w14:paraId="3020A085" w14:textId="77777777" w:rsidR="00A13B56" w:rsidRDefault="00A13B56" w:rsidP="00A13B56">
            <w:pPr>
              <w:pStyle w:val="TableText"/>
            </w:pPr>
            <w:r>
              <w:t>HDR CASH REC REASON CODE 6</w:t>
            </w:r>
          </w:p>
        </w:tc>
        <w:tc>
          <w:tcPr>
            <w:tcW w:w="2993" w:type="dxa"/>
            <w:tcMar>
              <w:left w:w="58" w:type="dxa"/>
              <w:right w:w="58" w:type="dxa"/>
            </w:tcMar>
          </w:tcPr>
          <w:p w14:paraId="6EBADBDD" w14:textId="429EB295" w:rsidR="00A13B56" w:rsidRDefault="00A13B56" w:rsidP="00A13B56">
            <w:pPr>
              <w:pStyle w:val="TableText"/>
            </w:pPr>
            <w:r>
              <w:t>:P:IDR-</w:t>
            </w:r>
            <w:hyperlink r:id="rId679" w:history="1">
              <w:r>
                <w:rPr>
                  <w:rStyle w:val="Hyperlink"/>
                </w:rPr>
                <w:t>C-REASON-CODE</w:t>
              </w:r>
            </w:hyperlink>
          </w:p>
        </w:tc>
        <w:tc>
          <w:tcPr>
            <w:tcW w:w="2790" w:type="dxa"/>
            <w:tcMar>
              <w:left w:w="58" w:type="dxa"/>
              <w:right w:w="58" w:type="dxa"/>
            </w:tcMar>
          </w:tcPr>
          <w:p w14:paraId="1191AD6A" w14:textId="77777777" w:rsidR="00A13B56" w:rsidRDefault="00A13B56" w:rsidP="00A13B56">
            <w:pPr>
              <w:pStyle w:val="TableText"/>
            </w:pPr>
            <w:r>
              <w:t>C/R reason code</w:t>
            </w:r>
          </w:p>
          <w:p w14:paraId="1CB6865D" w14:textId="4A4275D1" w:rsidR="00A13B56" w:rsidRDefault="00A13B56" w:rsidP="00A13B56">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214D62DF" w14:textId="77777777" w:rsidR="00A13B56" w:rsidRDefault="00A13B56" w:rsidP="00A13B56">
            <w:pPr>
              <w:pStyle w:val="TableText"/>
              <w:rPr>
                <w:caps/>
              </w:rPr>
            </w:pPr>
            <w:r>
              <w:rPr>
                <w:caps/>
              </w:rPr>
              <w:t>5 c</w:t>
            </w:r>
          </w:p>
        </w:tc>
        <w:tc>
          <w:tcPr>
            <w:tcW w:w="2340" w:type="dxa"/>
            <w:tcMar>
              <w:left w:w="58" w:type="dxa"/>
              <w:right w:w="58" w:type="dxa"/>
            </w:tcMar>
          </w:tcPr>
          <w:p w14:paraId="30D6CA9F" w14:textId="75381BF0" w:rsidR="00A13B56" w:rsidRDefault="00A13B56" w:rsidP="00A13B56">
            <w:pPr>
              <w:pStyle w:val="TableText"/>
            </w:pPr>
            <w:r>
              <w:t xml:space="preserve">See spec </w:t>
            </w:r>
            <w:hyperlink r:id="rId680" w:history="1">
              <w:r>
                <w:rPr>
                  <w:rStyle w:val="Hyperlink"/>
                  <w:rFonts w:cs="Courier New"/>
                  <w:szCs w:val="16"/>
                </w:rPr>
                <w:t>S0121000</w:t>
              </w:r>
            </w:hyperlink>
          </w:p>
        </w:tc>
        <w:tc>
          <w:tcPr>
            <w:tcW w:w="858" w:type="dxa"/>
            <w:tcMar>
              <w:left w:w="58" w:type="dxa"/>
              <w:right w:w="58" w:type="dxa"/>
            </w:tcMar>
          </w:tcPr>
          <w:p w14:paraId="3B2805C9" w14:textId="77777777" w:rsidR="00A13B56" w:rsidRDefault="00A13B56" w:rsidP="00A13B56">
            <w:pPr>
              <w:pStyle w:val="TableText"/>
            </w:pPr>
            <w:r>
              <w:t>Spaces</w:t>
            </w:r>
          </w:p>
        </w:tc>
        <w:tc>
          <w:tcPr>
            <w:tcW w:w="431" w:type="dxa"/>
          </w:tcPr>
          <w:p w14:paraId="0972C990" w14:textId="77777777" w:rsidR="00A13B56" w:rsidRDefault="00A13B56" w:rsidP="00A13B56">
            <w:pPr>
              <w:pStyle w:val="TableText"/>
            </w:pPr>
            <w:r>
              <w:t>-</w:t>
            </w:r>
          </w:p>
        </w:tc>
        <w:tc>
          <w:tcPr>
            <w:tcW w:w="431" w:type="dxa"/>
          </w:tcPr>
          <w:p w14:paraId="13AB4F1D" w14:textId="77777777" w:rsidR="00A13B56" w:rsidRDefault="00A13B56" w:rsidP="00A13B56">
            <w:pPr>
              <w:pStyle w:val="TableText"/>
            </w:pPr>
            <w:r>
              <w:t>-</w:t>
            </w:r>
          </w:p>
        </w:tc>
        <w:tc>
          <w:tcPr>
            <w:tcW w:w="432" w:type="dxa"/>
          </w:tcPr>
          <w:p w14:paraId="2E06CF0C" w14:textId="77777777" w:rsidR="00A13B56" w:rsidRDefault="00A13B56" w:rsidP="00A13B56">
            <w:pPr>
              <w:pStyle w:val="TableText"/>
            </w:pPr>
            <w:r>
              <w:t>X</w:t>
            </w:r>
          </w:p>
        </w:tc>
      </w:tr>
      <w:tr w:rsidR="00A13B56" w14:paraId="1A228D61" w14:textId="77777777" w:rsidTr="005C7A84">
        <w:trPr>
          <w:cantSplit/>
          <w:jc w:val="center"/>
        </w:trPr>
        <w:tc>
          <w:tcPr>
            <w:tcW w:w="802" w:type="dxa"/>
            <w:tcMar>
              <w:left w:w="58" w:type="dxa"/>
              <w:right w:w="58" w:type="dxa"/>
            </w:tcMar>
          </w:tcPr>
          <w:p w14:paraId="353F41D5" w14:textId="0EA84B60" w:rsidR="00A13B56" w:rsidRDefault="00A13B56" w:rsidP="00A13B56">
            <w:pPr>
              <w:pStyle w:val="TableText"/>
            </w:pPr>
            <w:r>
              <w:t>2437 – 2440</w:t>
            </w:r>
          </w:p>
        </w:tc>
        <w:tc>
          <w:tcPr>
            <w:tcW w:w="2227" w:type="dxa"/>
            <w:tcMar>
              <w:left w:w="58" w:type="dxa"/>
              <w:right w:w="58" w:type="dxa"/>
            </w:tcMar>
          </w:tcPr>
          <w:p w14:paraId="56CD5A0D" w14:textId="77777777" w:rsidR="00A13B56" w:rsidRDefault="00A13B56" w:rsidP="00A13B56">
            <w:pPr>
              <w:pStyle w:val="TableText"/>
            </w:pPr>
            <w:r>
              <w:t>HDR CLERK ID 6</w:t>
            </w:r>
          </w:p>
        </w:tc>
        <w:tc>
          <w:tcPr>
            <w:tcW w:w="2993" w:type="dxa"/>
            <w:tcMar>
              <w:left w:w="58" w:type="dxa"/>
              <w:right w:w="58" w:type="dxa"/>
            </w:tcMar>
          </w:tcPr>
          <w:p w14:paraId="1F047E1D" w14:textId="566FAB68" w:rsidR="00A13B56" w:rsidRDefault="00A13B56" w:rsidP="00A13B56">
            <w:pPr>
              <w:pStyle w:val="TableText"/>
            </w:pPr>
            <w:r>
              <w:t>:P:IDR-</w:t>
            </w:r>
            <w:hyperlink r:id="rId681" w:history="1">
              <w:r>
                <w:rPr>
                  <w:rStyle w:val="Hyperlink"/>
                </w:rPr>
                <w:t>C-CLERK</w:t>
              </w:r>
            </w:hyperlink>
          </w:p>
        </w:tc>
        <w:tc>
          <w:tcPr>
            <w:tcW w:w="2790" w:type="dxa"/>
            <w:tcMar>
              <w:left w:w="58" w:type="dxa"/>
              <w:right w:w="58" w:type="dxa"/>
            </w:tcMar>
          </w:tcPr>
          <w:p w14:paraId="0A66ECC4" w14:textId="77777777" w:rsidR="00A13B56" w:rsidRDefault="00A13B56" w:rsidP="00A13B56">
            <w:pPr>
              <w:pStyle w:val="TableText"/>
            </w:pPr>
            <w:r>
              <w:t>Clerk</w:t>
            </w:r>
          </w:p>
          <w:p w14:paraId="2995C098" w14:textId="77777777" w:rsidR="00A13B56" w:rsidRDefault="00A13B56" w:rsidP="00A13B56">
            <w:pPr>
              <w:pStyle w:val="TableText"/>
            </w:pPr>
            <w:r w:rsidRPr="00393530">
              <w:rPr>
                <w:rFonts w:cs="Arial"/>
                <w:color w:val="000000"/>
              </w:rPr>
              <w:t>The identification code of the clerk initiating the change.</w:t>
            </w:r>
          </w:p>
        </w:tc>
        <w:tc>
          <w:tcPr>
            <w:tcW w:w="1080" w:type="dxa"/>
            <w:tcMar>
              <w:left w:w="58" w:type="dxa"/>
              <w:right w:w="58" w:type="dxa"/>
            </w:tcMar>
          </w:tcPr>
          <w:p w14:paraId="710A5332" w14:textId="77777777" w:rsidR="00A13B56" w:rsidRDefault="00A13B56" w:rsidP="00A13B56">
            <w:pPr>
              <w:pStyle w:val="TableText"/>
              <w:rPr>
                <w:caps/>
              </w:rPr>
            </w:pPr>
            <w:r>
              <w:rPr>
                <w:caps/>
              </w:rPr>
              <w:t>4 c</w:t>
            </w:r>
          </w:p>
        </w:tc>
        <w:tc>
          <w:tcPr>
            <w:tcW w:w="2340" w:type="dxa"/>
            <w:tcMar>
              <w:left w:w="58" w:type="dxa"/>
              <w:right w:w="58" w:type="dxa"/>
            </w:tcMar>
          </w:tcPr>
          <w:p w14:paraId="3426860C" w14:textId="77777777" w:rsidR="00A13B56" w:rsidRDefault="00A13B56" w:rsidP="00A13B56">
            <w:pPr>
              <w:pStyle w:val="TableText"/>
            </w:pPr>
            <w:r>
              <w:t>-</w:t>
            </w:r>
          </w:p>
        </w:tc>
        <w:tc>
          <w:tcPr>
            <w:tcW w:w="858" w:type="dxa"/>
            <w:tcMar>
              <w:left w:w="58" w:type="dxa"/>
              <w:right w:w="58" w:type="dxa"/>
            </w:tcMar>
          </w:tcPr>
          <w:p w14:paraId="44F14EF4" w14:textId="77777777" w:rsidR="00A13B56" w:rsidRDefault="00A13B56" w:rsidP="00A13B56">
            <w:pPr>
              <w:pStyle w:val="TableText"/>
            </w:pPr>
            <w:r>
              <w:t>Spaces</w:t>
            </w:r>
          </w:p>
        </w:tc>
        <w:tc>
          <w:tcPr>
            <w:tcW w:w="431" w:type="dxa"/>
          </w:tcPr>
          <w:p w14:paraId="786EC340" w14:textId="77777777" w:rsidR="00A13B56" w:rsidRDefault="00A13B56" w:rsidP="00A13B56">
            <w:pPr>
              <w:pStyle w:val="TableText"/>
            </w:pPr>
            <w:r>
              <w:t>-</w:t>
            </w:r>
          </w:p>
        </w:tc>
        <w:tc>
          <w:tcPr>
            <w:tcW w:w="431" w:type="dxa"/>
          </w:tcPr>
          <w:p w14:paraId="4C455B92" w14:textId="77777777" w:rsidR="00A13B56" w:rsidRDefault="00A13B56" w:rsidP="00A13B56">
            <w:pPr>
              <w:pStyle w:val="TableText"/>
            </w:pPr>
            <w:r>
              <w:t>-</w:t>
            </w:r>
          </w:p>
        </w:tc>
        <w:tc>
          <w:tcPr>
            <w:tcW w:w="432" w:type="dxa"/>
          </w:tcPr>
          <w:p w14:paraId="1BD6CA7B" w14:textId="77777777" w:rsidR="00A13B56" w:rsidRDefault="00A13B56" w:rsidP="00A13B56">
            <w:pPr>
              <w:pStyle w:val="TableText"/>
            </w:pPr>
            <w:r>
              <w:t>X</w:t>
            </w:r>
          </w:p>
        </w:tc>
      </w:tr>
      <w:tr w:rsidR="00A13B56" w14:paraId="327375E0" w14:textId="77777777" w:rsidTr="005C7A84">
        <w:trPr>
          <w:cantSplit/>
          <w:jc w:val="center"/>
        </w:trPr>
        <w:tc>
          <w:tcPr>
            <w:tcW w:w="802" w:type="dxa"/>
            <w:tcMar>
              <w:left w:w="58" w:type="dxa"/>
              <w:right w:w="58" w:type="dxa"/>
            </w:tcMar>
          </w:tcPr>
          <w:p w14:paraId="3A967AA9" w14:textId="3143DD85" w:rsidR="00A13B56" w:rsidRDefault="00A13B56" w:rsidP="00A13B56">
            <w:pPr>
              <w:pStyle w:val="TableText"/>
            </w:pPr>
            <w:r>
              <w:t>2441 – 2448</w:t>
            </w:r>
          </w:p>
        </w:tc>
        <w:tc>
          <w:tcPr>
            <w:tcW w:w="2227" w:type="dxa"/>
            <w:tcMar>
              <w:left w:w="58" w:type="dxa"/>
              <w:right w:w="58" w:type="dxa"/>
            </w:tcMar>
          </w:tcPr>
          <w:p w14:paraId="39EC769E" w14:textId="77777777" w:rsidR="00A13B56" w:rsidRDefault="00A13B56" w:rsidP="00A13B56">
            <w:pPr>
              <w:pStyle w:val="TableText"/>
            </w:pPr>
            <w:r>
              <w:t>HDR CASH REC TRAILER DATE 6</w:t>
            </w:r>
          </w:p>
        </w:tc>
        <w:tc>
          <w:tcPr>
            <w:tcW w:w="2993" w:type="dxa"/>
            <w:tcMar>
              <w:left w:w="58" w:type="dxa"/>
              <w:right w:w="58" w:type="dxa"/>
            </w:tcMar>
          </w:tcPr>
          <w:p w14:paraId="3F8F6157" w14:textId="13AAFB3C" w:rsidR="00A13B56" w:rsidRDefault="00A13B56" w:rsidP="00A13B56">
            <w:pPr>
              <w:pStyle w:val="TableText"/>
            </w:pPr>
            <w:r>
              <w:t>:P:IDR-</w:t>
            </w:r>
            <w:hyperlink r:id="rId682" w:history="1">
              <w:r>
                <w:rPr>
                  <w:rStyle w:val="Hyperlink"/>
                </w:rPr>
                <w:t>C-DATE</w:t>
              </w:r>
            </w:hyperlink>
          </w:p>
        </w:tc>
        <w:tc>
          <w:tcPr>
            <w:tcW w:w="2790" w:type="dxa"/>
            <w:tcMar>
              <w:left w:w="58" w:type="dxa"/>
              <w:right w:w="58" w:type="dxa"/>
            </w:tcMar>
          </w:tcPr>
          <w:p w14:paraId="7A962D8E" w14:textId="77777777" w:rsidR="00A13B56" w:rsidRDefault="00A13B56" w:rsidP="00A13B56">
            <w:pPr>
              <w:pStyle w:val="TableText"/>
            </w:pPr>
            <w:r>
              <w:t>C/R Trailer Date</w:t>
            </w:r>
          </w:p>
          <w:p w14:paraId="6E5E9074" w14:textId="77777777" w:rsidR="00A13B56" w:rsidRDefault="00A13B56" w:rsidP="00A13B56">
            <w:pPr>
              <w:pStyle w:val="TableText"/>
            </w:pPr>
            <w:r>
              <w:rPr>
                <w:rFonts w:cs="Arial"/>
                <w:color w:val="000000"/>
              </w:rPr>
              <w:t>Th</w:t>
            </w:r>
            <w:r w:rsidRPr="001240C5">
              <w:rPr>
                <w:rFonts w:cs="Arial"/>
                <w:color w:val="000000"/>
              </w:rPr>
              <w:t>e date the C Trailer was added</w:t>
            </w:r>
          </w:p>
        </w:tc>
        <w:tc>
          <w:tcPr>
            <w:tcW w:w="1080" w:type="dxa"/>
            <w:tcMar>
              <w:left w:w="58" w:type="dxa"/>
              <w:right w:w="58" w:type="dxa"/>
            </w:tcMar>
          </w:tcPr>
          <w:p w14:paraId="3CD89353" w14:textId="77777777" w:rsidR="00A13B56" w:rsidRDefault="00A13B56" w:rsidP="00A13B56">
            <w:pPr>
              <w:pStyle w:val="TableText"/>
              <w:rPr>
                <w:caps/>
              </w:rPr>
            </w:pPr>
            <w:r>
              <w:rPr>
                <w:caps/>
              </w:rPr>
              <w:t>8 N</w:t>
            </w:r>
          </w:p>
        </w:tc>
        <w:tc>
          <w:tcPr>
            <w:tcW w:w="2340" w:type="dxa"/>
            <w:tcMar>
              <w:left w:w="58" w:type="dxa"/>
              <w:right w:w="58" w:type="dxa"/>
            </w:tcMar>
          </w:tcPr>
          <w:p w14:paraId="5B98A141" w14:textId="77777777" w:rsidR="00A13B56" w:rsidRDefault="00A13B56" w:rsidP="00A13B56">
            <w:pPr>
              <w:pStyle w:val="TableText"/>
            </w:pPr>
            <w:r>
              <w:t>MMDDYYYY</w:t>
            </w:r>
          </w:p>
        </w:tc>
        <w:tc>
          <w:tcPr>
            <w:tcW w:w="858" w:type="dxa"/>
            <w:tcMar>
              <w:left w:w="58" w:type="dxa"/>
              <w:right w:w="58" w:type="dxa"/>
            </w:tcMar>
          </w:tcPr>
          <w:p w14:paraId="096F2D1B" w14:textId="77777777" w:rsidR="00A13B56" w:rsidRDefault="00A13B56" w:rsidP="00A13B56">
            <w:pPr>
              <w:pStyle w:val="TableText"/>
            </w:pPr>
            <w:r>
              <w:t>Zeros</w:t>
            </w:r>
          </w:p>
        </w:tc>
        <w:tc>
          <w:tcPr>
            <w:tcW w:w="431" w:type="dxa"/>
          </w:tcPr>
          <w:p w14:paraId="09222D45" w14:textId="77777777" w:rsidR="00A13B56" w:rsidRDefault="00A13B56" w:rsidP="00A13B56">
            <w:pPr>
              <w:pStyle w:val="TableText"/>
            </w:pPr>
            <w:r>
              <w:t>-</w:t>
            </w:r>
          </w:p>
        </w:tc>
        <w:tc>
          <w:tcPr>
            <w:tcW w:w="431" w:type="dxa"/>
          </w:tcPr>
          <w:p w14:paraId="7F2F55FA" w14:textId="77777777" w:rsidR="00A13B56" w:rsidRDefault="00A13B56" w:rsidP="00A13B56">
            <w:pPr>
              <w:pStyle w:val="TableText"/>
            </w:pPr>
            <w:r>
              <w:t>-</w:t>
            </w:r>
          </w:p>
        </w:tc>
        <w:tc>
          <w:tcPr>
            <w:tcW w:w="432" w:type="dxa"/>
          </w:tcPr>
          <w:p w14:paraId="56025493" w14:textId="77777777" w:rsidR="00A13B56" w:rsidRDefault="00A13B56" w:rsidP="00A13B56">
            <w:pPr>
              <w:pStyle w:val="TableText"/>
            </w:pPr>
            <w:r>
              <w:t>X</w:t>
            </w:r>
          </w:p>
        </w:tc>
      </w:tr>
      <w:tr w:rsidR="00A13B56" w14:paraId="2C5DEBBE" w14:textId="77777777" w:rsidTr="005C7A84">
        <w:trPr>
          <w:cantSplit/>
          <w:jc w:val="center"/>
        </w:trPr>
        <w:tc>
          <w:tcPr>
            <w:tcW w:w="802" w:type="dxa"/>
            <w:tcMar>
              <w:left w:w="58" w:type="dxa"/>
              <w:right w:w="58" w:type="dxa"/>
            </w:tcMar>
          </w:tcPr>
          <w:p w14:paraId="127DF07D" w14:textId="77777777" w:rsidR="00A13B56" w:rsidRDefault="00A13B56" w:rsidP="00A13B56">
            <w:pPr>
              <w:pStyle w:val="TableText"/>
            </w:pPr>
            <w:r>
              <w:t>2449</w:t>
            </w:r>
          </w:p>
        </w:tc>
        <w:tc>
          <w:tcPr>
            <w:tcW w:w="2227" w:type="dxa"/>
            <w:tcMar>
              <w:left w:w="58" w:type="dxa"/>
              <w:right w:w="58" w:type="dxa"/>
            </w:tcMar>
          </w:tcPr>
          <w:p w14:paraId="047FA449" w14:textId="77777777" w:rsidR="00A13B56" w:rsidRDefault="00A13B56" w:rsidP="00A13B56">
            <w:pPr>
              <w:pStyle w:val="TableText"/>
            </w:pPr>
            <w:r>
              <w:t>CASH REC TYPE 7</w:t>
            </w:r>
          </w:p>
        </w:tc>
        <w:tc>
          <w:tcPr>
            <w:tcW w:w="2993" w:type="dxa"/>
            <w:tcMar>
              <w:left w:w="58" w:type="dxa"/>
              <w:right w:w="58" w:type="dxa"/>
            </w:tcMar>
          </w:tcPr>
          <w:p w14:paraId="2FCE32D4" w14:textId="1D2E3F32" w:rsidR="00A13B56" w:rsidRDefault="00A13B56" w:rsidP="00A13B56">
            <w:pPr>
              <w:pStyle w:val="TableText"/>
            </w:pPr>
            <w:r>
              <w:t>:P:IDR-</w:t>
            </w:r>
            <w:hyperlink r:id="rId683" w:history="1">
              <w:r>
                <w:rPr>
                  <w:rStyle w:val="Hyperlink"/>
                </w:rPr>
                <w:t>C-TYPE</w:t>
              </w:r>
            </w:hyperlink>
          </w:p>
        </w:tc>
        <w:tc>
          <w:tcPr>
            <w:tcW w:w="2790" w:type="dxa"/>
            <w:tcMar>
              <w:left w:w="58" w:type="dxa"/>
              <w:right w:w="58" w:type="dxa"/>
            </w:tcMar>
          </w:tcPr>
          <w:p w14:paraId="1480AC3C" w14:textId="77777777" w:rsidR="00A13B56" w:rsidRDefault="00A13B56" w:rsidP="00A13B56">
            <w:pPr>
              <w:pStyle w:val="TableText"/>
            </w:pPr>
            <w:r>
              <w:t>C/R type</w:t>
            </w:r>
          </w:p>
          <w:p w14:paraId="275C3CA2" w14:textId="77777777" w:rsidR="00A13B56" w:rsidRDefault="00A13B56" w:rsidP="00A13B56">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188EED98" w14:textId="77777777" w:rsidR="00A13B56" w:rsidRDefault="00A13B56" w:rsidP="00A13B56">
            <w:pPr>
              <w:pStyle w:val="TableText"/>
              <w:rPr>
                <w:caps/>
              </w:rPr>
            </w:pPr>
            <w:r>
              <w:rPr>
                <w:caps/>
              </w:rPr>
              <w:t>1 C</w:t>
            </w:r>
          </w:p>
        </w:tc>
        <w:tc>
          <w:tcPr>
            <w:tcW w:w="2340" w:type="dxa"/>
            <w:tcMar>
              <w:left w:w="58" w:type="dxa"/>
              <w:right w:w="58" w:type="dxa"/>
            </w:tcMar>
          </w:tcPr>
          <w:p w14:paraId="3E3D926C" w14:textId="77777777" w:rsidR="00A13B56" w:rsidRPr="0097365E" w:rsidRDefault="00A13B56" w:rsidP="00A13B56">
            <w:pPr>
              <w:pStyle w:val="TableText"/>
              <w:rPr>
                <w:rFonts w:cs="Arial"/>
                <w:color w:val="000000"/>
              </w:rPr>
            </w:pPr>
            <w:r w:rsidRPr="0042502A">
              <w:rPr>
                <w:rFonts w:cs="Arial"/>
                <w:b/>
                <w:color w:val="000000"/>
              </w:rPr>
              <w:t>Valid Values:</w:t>
            </w:r>
          </w:p>
          <w:p w14:paraId="5B270788" w14:textId="5611F6F7" w:rsidR="00A13B56" w:rsidRPr="000B6CD8" w:rsidRDefault="00A13B56" w:rsidP="00245396">
            <w:pPr>
              <w:pStyle w:val="TableTextBullet"/>
            </w:pPr>
            <w:r w:rsidRPr="000B6CD8">
              <w:t xml:space="preserve">P </w:t>
            </w:r>
            <w:r>
              <w:t xml:space="preserve">– </w:t>
            </w:r>
            <w:r w:rsidRPr="000B6CD8">
              <w:t>Partial refund</w:t>
            </w:r>
          </w:p>
          <w:p w14:paraId="0358E57F" w14:textId="42F16B48" w:rsidR="00A13B56" w:rsidRPr="000B6CD8" w:rsidRDefault="00A13B56" w:rsidP="00245396">
            <w:pPr>
              <w:pStyle w:val="TableTextBullet"/>
            </w:pPr>
            <w:r w:rsidRPr="000B6CD8">
              <w:t xml:space="preserve">F </w:t>
            </w:r>
            <w:r>
              <w:t xml:space="preserve">– </w:t>
            </w:r>
            <w:r w:rsidRPr="000B6CD8">
              <w:t>Full refund</w:t>
            </w:r>
          </w:p>
          <w:p w14:paraId="0468DAA2" w14:textId="152B4673" w:rsidR="00A13B56" w:rsidRPr="000B6CD8" w:rsidRDefault="00A13B56" w:rsidP="00245396">
            <w:pPr>
              <w:pStyle w:val="TableTextBullet"/>
            </w:pPr>
            <w:r w:rsidRPr="000B6CD8">
              <w:t xml:space="preserve">R </w:t>
            </w:r>
            <w:r>
              <w:t xml:space="preserve">– </w:t>
            </w:r>
            <w:r w:rsidRPr="000B6CD8">
              <w:t>Reissue</w:t>
            </w:r>
          </w:p>
          <w:p w14:paraId="459833BF" w14:textId="348AFC18" w:rsidR="00A13B56" w:rsidRPr="000B6CD8" w:rsidRDefault="00A13B56" w:rsidP="00245396">
            <w:pPr>
              <w:pStyle w:val="TableTextBullet"/>
            </w:pPr>
            <w:r w:rsidRPr="000B6CD8">
              <w:t xml:space="preserve">S </w:t>
            </w:r>
            <w:r>
              <w:t xml:space="preserve">– </w:t>
            </w:r>
            <w:r w:rsidRPr="000B6CD8">
              <w:t>Staledate</w:t>
            </w:r>
          </w:p>
          <w:p w14:paraId="7B05F762" w14:textId="3FBB2213" w:rsidR="00A13B56" w:rsidRDefault="00A13B56" w:rsidP="00245396">
            <w:pPr>
              <w:pStyle w:val="TableTextBullet"/>
            </w:pPr>
            <w:r w:rsidRPr="000B6CD8">
              <w:t xml:space="preserve">V </w:t>
            </w:r>
            <w:r>
              <w:t xml:space="preserve">– </w:t>
            </w:r>
            <w:r w:rsidRPr="000B6CD8">
              <w:t>Void</w:t>
            </w:r>
          </w:p>
        </w:tc>
        <w:tc>
          <w:tcPr>
            <w:tcW w:w="858" w:type="dxa"/>
            <w:tcMar>
              <w:left w:w="58" w:type="dxa"/>
              <w:right w:w="58" w:type="dxa"/>
            </w:tcMar>
          </w:tcPr>
          <w:p w14:paraId="2EF05201" w14:textId="77777777" w:rsidR="00A13B56" w:rsidRDefault="00A13B56" w:rsidP="00A13B56">
            <w:pPr>
              <w:pStyle w:val="TableText"/>
            </w:pPr>
            <w:r>
              <w:t>Spaces</w:t>
            </w:r>
          </w:p>
        </w:tc>
        <w:tc>
          <w:tcPr>
            <w:tcW w:w="431" w:type="dxa"/>
          </w:tcPr>
          <w:p w14:paraId="5486BD50" w14:textId="77777777" w:rsidR="00A13B56" w:rsidRDefault="00A13B56" w:rsidP="00A13B56">
            <w:pPr>
              <w:pStyle w:val="TableText"/>
            </w:pPr>
            <w:r>
              <w:t>-</w:t>
            </w:r>
          </w:p>
        </w:tc>
        <w:tc>
          <w:tcPr>
            <w:tcW w:w="431" w:type="dxa"/>
          </w:tcPr>
          <w:p w14:paraId="501994CE" w14:textId="77777777" w:rsidR="00A13B56" w:rsidRDefault="00A13B56" w:rsidP="00A13B56">
            <w:pPr>
              <w:pStyle w:val="TableText"/>
            </w:pPr>
            <w:r>
              <w:t>-</w:t>
            </w:r>
          </w:p>
        </w:tc>
        <w:tc>
          <w:tcPr>
            <w:tcW w:w="432" w:type="dxa"/>
          </w:tcPr>
          <w:p w14:paraId="006E8E83" w14:textId="77777777" w:rsidR="00A13B56" w:rsidRDefault="00A13B56" w:rsidP="00A13B56">
            <w:pPr>
              <w:pStyle w:val="TableText"/>
            </w:pPr>
            <w:r>
              <w:t>X</w:t>
            </w:r>
          </w:p>
        </w:tc>
      </w:tr>
      <w:tr w:rsidR="00A13B56" w14:paraId="7DDD623E" w14:textId="77777777" w:rsidTr="005C7A84">
        <w:trPr>
          <w:cantSplit/>
          <w:jc w:val="center"/>
        </w:trPr>
        <w:tc>
          <w:tcPr>
            <w:tcW w:w="802" w:type="dxa"/>
            <w:tcMar>
              <w:left w:w="58" w:type="dxa"/>
              <w:right w:w="58" w:type="dxa"/>
            </w:tcMar>
          </w:tcPr>
          <w:p w14:paraId="2A299BB0" w14:textId="77777777" w:rsidR="00A13B56" w:rsidRDefault="00A13B56" w:rsidP="00A13B56">
            <w:pPr>
              <w:pStyle w:val="TableText"/>
            </w:pPr>
            <w:r>
              <w:t>2450</w:t>
            </w:r>
          </w:p>
        </w:tc>
        <w:tc>
          <w:tcPr>
            <w:tcW w:w="2227" w:type="dxa"/>
            <w:tcMar>
              <w:left w:w="58" w:type="dxa"/>
              <w:right w:w="58" w:type="dxa"/>
            </w:tcMar>
          </w:tcPr>
          <w:p w14:paraId="19466EBE" w14:textId="77777777" w:rsidR="00A13B56" w:rsidRDefault="00A13B56" w:rsidP="00A13B56">
            <w:pPr>
              <w:pStyle w:val="TableText"/>
            </w:pPr>
            <w:r>
              <w:t>HDR STATUS PRIOR 7</w:t>
            </w:r>
          </w:p>
        </w:tc>
        <w:tc>
          <w:tcPr>
            <w:tcW w:w="2993" w:type="dxa"/>
            <w:tcMar>
              <w:left w:w="58" w:type="dxa"/>
              <w:right w:w="58" w:type="dxa"/>
            </w:tcMar>
          </w:tcPr>
          <w:p w14:paraId="3E1328E8" w14:textId="0408D5E9" w:rsidR="00A13B56" w:rsidRDefault="00A13B56" w:rsidP="00A13B56">
            <w:pPr>
              <w:pStyle w:val="TableText"/>
            </w:pPr>
            <w:r>
              <w:t>:P:IDR-</w:t>
            </w:r>
            <w:hyperlink r:id="rId684" w:history="1">
              <w:r>
                <w:rPr>
                  <w:rStyle w:val="Hyperlink"/>
                </w:rPr>
                <w:t>C-OLD-STAT</w:t>
              </w:r>
            </w:hyperlink>
          </w:p>
        </w:tc>
        <w:tc>
          <w:tcPr>
            <w:tcW w:w="2790" w:type="dxa"/>
            <w:tcMar>
              <w:left w:w="58" w:type="dxa"/>
              <w:right w:w="58" w:type="dxa"/>
            </w:tcMar>
          </w:tcPr>
          <w:p w14:paraId="00151F1E" w14:textId="77777777" w:rsidR="00A13B56" w:rsidRDefault="00A13B56" w:rsidP="00A13B56">
            <w:pPr>
              <w:pStyle w:val="TableText"/>
            </w:pPr>
            <w:r>
              <w:t>Prior detail status</w:t>
            </w:r>
          </w:p>
          <w:p w14:paraId="455780FD" w14:textId="20E29E57" w:rsidR="00A13B56" w:rsidRDefault="00A13B56" w:rsidP="00A13B56">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48FC4181" w14:textId="77777777" w:rsidR="00A13B56" w:rsidRPr="0097365E" w:rsidRDefault="00A13B56" w:rsidP="00A13B56">
            <w:pPr>
              <w:pStyle w:val="TableText"/>
              <w:rPr>
                <w:rFonts w:ascii="Arial Narrow" w:hAnsi="Arial Narrow" w:cs="Arial"/>
                <w:color w:val="000000"/>
              </w:rPr>
            </w:pPr>
            <w:r w:rsidRPr="0042502A">
              <w:rPr>
                <w:rFonts w:ascii="Arial Narrow" w:hAnsi="Arial Narrow" w:cs="Arial"/>
                <w:b/>
                <w:color w:val="000000"/>
              </w:rPr>
              <w:t>Valid Values:</w:t>
            </w:r>
          </w:p>
          <w:p w14:paraId="3405262D" w14:textId="77777777" w:rsidR="00A13B56" w:rsidRDefault="00A13B56" w:rsidP="00245396">
            <w:pPr>
              <w:pStyle w:val="TableTextBullet"/>
            </w:pPr>
            <w:r>
              <w:t xml:space="preserve">F – </w:t>
            </w:r>
            <w:r w:rsidRPr="0097365E">
              <w:t>Full claim refund - EGHP, used only when an EGHP accounts receivable has been satisfied (RG type AR). This status is for display purposes only, internally the claim status would be a ‘</w:t>
            </w:r>
            <w:r>
              <w:t>Y</w:t>
            </w:r>
            <w:r w:rsidRPr="0097365E">
              <w:t>’.</w:t>
            </w:r>
          </w:p>
          <w:p w14:paraId="76CBE526" w14:textId="77777777" w:rsidR="00B46F3D" w:rsidRDefault="00B46F3D"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1069BFF1" w14:textId="356C7862" w:rsidR="00B46F3D" w:rsidRDefault="00B46F3D" w:rsidP="00245396">
            <w:pPr>
              <w:pStyle w:val="TableTextBullet"/>
            </w:pPr>
            <w:r w:rsidRPr="0097365E">
              <w:t>P</w:t>
            </w:r>
            <w:r w:rsidRPr="000B6CD8">
              <w:t xml:space="preserve"> </w:t>
            </w:r>
            <w:r>
              <w:t xml:space="preserve">– </w:t>
            </w:r>
            <w:r w:rsidRPr="0097365E">
              <w:t xml:space="preserve">Partial claim refund </w:t>
            </w:r>
            <w:r>
              <w:t>–</w:t>
            </w:r>
            <w:r w:rsidRPr="0097365E">
              <w:t xml:space="preserve"> EGHP, used only when an EGHP accounts receivable has been satisfied (RG type AR). This status is for display purposes only, internally the claim status would be a ‘</w:t>
            </w:r>
            <w:r>
              <w:t>G</w:t>
            </w:r>
            <w:r w:rsidRPr="0097365E">
              <w:t>’.</w:t>
            </w:r>
          </w:p>
        </w:tc>
        <w:tc>
          <w:tcPr>
            <w:tcW w:w="1080" w:type="dxa"/>
            <w:tcMar>
              <w:left w:w="58" w:type="dxa"/>
              <w:right w:w="58" w:type="dxa"/>
            </w:tcMar>
          </w:tcPr>
          <w:p w14:paraId="43F53E5E" w14:textId="77777777" w:rsidR="00A13B56" w:rsidRDefault="00A13B56" w:rsidP="00A13B56">
            <w:pPr>
              <w:pStyle w:val="TableText"/>
              <w:rPr>
                <w:caps/>
              </w:rPr>
            </w:pPr>
            <w:r>
              <w:rPr>
                <w:caps/>
              </w:rPr>
              <w:t>1 C</w:t>
            </w:r>
          </w:p>
        </w:tc>
        <w:tc>
          <w:tcPr>
            <w:tcW w:w="2340" w:type="dxa"/>
            <w:tcMar>
              <w:left w:w="58" w:type="dxa"/>
              <w:right w:w="58" w:type="dxa"/>
            </w:tcMar>
          </w:tcPr>
          <w:p w14:paraId="3266705E" w14:textId="29F9234E" w:rsidR="00A13B56" w:rsidRDefault="00A13B56" w:rsidP="00A13B56">
            <w:pPr>
              <w:pStyle w:val="TableText"/>
            </w:pPr>
            <w:r>
              <w:t xml:space="preserve">See spec </w:t>
            </w:r>
            <w:hyperlink r:id="rId685" w:history="1">
              <w:r>
                <w:rPr>
                  <w:rStyle w:val="Hyperlink"/>
                  <w:rFonts w:cs="Courier New"/>
                  <w:szCs w:val="16"/>
                </w:rPr>
                <w:t>S0209000</w:t>
              </w:r>
            </w:hyperlink>
          </w:p>
        </w:tc>
        <w:tc>
          <w:tcPr>
            <w:tcW w:w="858" w:type="dxa"/>
            <w:tcMar>
              <w:left w:w="58" w:type="dxa"/>
              <w:right w:w="58" w:type="dxa"/>
            </w:tcMar>
          </w:tcPr>
          <w:p w14:paraId="1EF1A649" w14:textId="77777777" w:rsidR="00A13B56" w:rsidRDefault="00A13B56" w:rsidP="00A13B56">
            <w:pPr>
              <w:pStyle w:val="TableText"/>
            </w:pPr>
            <w:r>
              <w:t>Spaces</w:t>
            </w:r>
          </w:p>
        </w:tc>
        <w:tc>
          <w:tcPr>
            <w:tcW w:w="431" w:type="dxa"/>
          </w:tcPr>
          <w:p w14:paraId="3784F3B8" w14:textId="77777777" w:rsidR="00A13B56" w:rsidRDefault="00A13B56" w:rsidP="00A13B56">
            <w:pPr>
              <w:pStyle w:val="TableText"/>
            </w:pPr>
            <w:r>
              <w:t>-</w:t>
            </w:r>
          </w:p>
        </w:tc>
        <w:tc>
          <w:tcPr>
            <w:tcW w:w="431" w:type="dxa"/>
          </w:tcPr>
          <w:p w14:paraId="0286B257" w14:textId="77777777" w:rsidR="00A13B56" w:rsidRDefault="00A13B56" w:rsidP="00A13B56">
            <w:pPr>
              <w:pStyle w:val="TableText"/>
            </w:pPr>
            <w:r>
              <w:t>-</w:t>
            </w:r>
          </w:p>
        </w:tc>
        <w:tc>
          <w:tcPr>
            <w:tcW w:w="432" w:type="dxa"/>
          </w:tcPr>
          <w:p w14:paraId="04745494" w14:textId="77777777" w:rsidR="00A13B56" w:rsidRDefault="00A13B56" w:rsidP="00A13B56">
            <w:pPr>
              <w:pStyle w:val="TableText"/>
            </w:pPr>
            <w:r>
              <w:t>X</w:t>
            </w:r>
          </w:p>
        </w:tc>
      </w:tr>
      <w:tr w:rsidR="00A13B56" w14:paraId="59C12DD2" w14:textId="77777777" w:rsidTr="005C7A84">
        <w:trPr>
          <w:cantSplit/>
          <w:jc w:val="center"/>
        </w:trPr>
        <w:tc>
          <w:tcPr>
            <w:tcW w:w="802" w:type="dxa"/>
            <w:tcMar>
              <w:left w:w="58" w:type="dxa"/>
              <w:right w:w="58" w:type="dxa"/>
            </w:tcMar>
          </w:tcPr>
          <w:p w14:paraId="43B37020" w14:textId="77777777" w:rsidR="00A13B56" w:rsidRDefault="00A13B56" w:rsidP="00A13B56">
            <w:pPr>
              <w:pStyle w:val="TableText"/>
            </w:pPr>
            <w:r>
              <w:t>2450</w:t>
            </w:r>
          </w:p>
          <w:p w14:paraId="55E15A42" w14:textId="1A7D811E" w:rsidR="00A13B56" w:rsidRDefault="00A13B56" w:rsidP="00A13B56">
            <w:pPr>
              <w:pStyle w:val="TableText"/>
            </w:pPr>
            <w:r>
              <w:t>(Cont’d)</w:t>
            </w:r>
          </w:p>
        </w:tc>
        <w:tc>
          <w:tcPr>
            <w:tcW w:w="2227" w:type="dxa"/>
            <w:tcMar>
              <w:left w:w="58" w:type="dxa"/>
              <w:right w:w="58" w:type="dxa"/>
            </w:tcMar>
          </w:tcPr>
          <w:p w14:paraId="41507FA0" w14:textId="77777777" w:rsidR="00A13B56" w:rsidRDefault="00A13B56" w:rsidP="00A13B56">
            <w:pPr>
              <w:pStyle w:val="TableText"/>
            </w:pPr>
            <w:r>
              <w:t>HDR STATUS PRIOR 7</w:t>
            </w:r>
          </w:p>
        </w:tc>
        <w:tc>
          <w:tcPr>
            <w:tcW w:w="2993" w:type="dxa"/>
            <w:tcMar>
              <w:left w:w="58" w:type="dxa"/>
              <w:right w:w="58" w:type="dxa"/>
            </w:tcMar>
          </w:tcPr>
          <w:p w14:paraId="483CFB4F" w14:textId="134442B1" w:rsidR="00A13B56" w:rsidRDefault="00A13B56" w:rsidP="00A13B56">
            <w:pPr>
              <w:pStyle w:val="TableText"/>
            </w:pPr>
            <w:r>
              <w:t>:P:IDR-</w:t>
            </w:r>
            <w:hyperlink r:id="rId686" w:history="1">
              <w:r>
                <w:rPr>
                  <w:rStyle w:val="Hyperlink"/>
                </w:rPr>
                <w:t>C-OLD-STAT</w:t>
              </w:r>
            </w:hyperlink>
          </w:p>
        </w:tc>
        <w:tc>
          <w:tcPr>
            <w:tcW w:w="2790" w:type="dxa"/>
            <w:tcMar>
              <w:left w:w="58" w:type="dxa"/>
              <w:right w:w="58" w:type="dxa"/>
            </w:tcMar>
          </w:tcPr>
          <w:p w14:paraId="0A0BF06C" w14:textId="23D94F42" w:rsidR="00B46F3D" w:rsidRDefault="00B46F3D" w:rsidP="00B46F3D">
            <w:pPr>
              <w:pStyle w:val="TableText"/>
            </w:pPr>
            <w:r>
              <w:t>Prior detail status continued</w:t>
            </w:r>
          </w:p>
          <w:p w14:paraId="6681EBE6" w14:textId="1A033B82" w:rsidR="00A13B56" w:rsidRPr="0097365E" w:rsidRDefault="00A13B56" w:rsidP="00A13B56">
            <w:pPr>
              <w:pStyle w:val="TableText"/>
              <w:rPr>
                <w:rFonts w:ascii="Arial Narrow" w:hAnsi="Arial Narrow" w:cs="Arial"/>
                <w:color w:val="000000"/>
              </w:rPr>
            </w:pPr>
            <w:r w:rsidRPr="0042502A">
              <w:rPr>
                <w:rFonts w:ascii="Arial Narrow" w:hAnsi="Arial Narrow" w:cs="Arial"/>
                <w:b/>
                <w:color w:val="000000"/>
              </w:rPr>
              <w:t>Valid Values:</w:t>
            </w:r>
          </w:p>
          <w:p w14:paraId="2143CD78" w14:textId="5F1174A1" w:rsidR="00A13B56" w:rsidRPr="0097365E" w:rsidRDefault="00A13B56" w:rsidP="00245396">
            <w:pPr>
              <w:pStyle w:val="TableTextBullet"/>
            </w:pPr>
            <w:r w:rsidRPr="0097365E">
              <w:t>X</w:t>
            </w:r>
            <w:r w:rsidRPr="000B6CD8">
              <w:t xml:space="preserve"> </w:t>
            </w:r>
            <w:r>
              <w:t xml:space="preserve">– </w:t>
            </w:r>
            <w:r w:rsidRPr="0097365E">
              <w:t>Partial refund, claim that is a partial void and a split pay.</w:t>
            </w:r>
          </w:p>
          <w:p w14:paraId="412E322F" w14:textId="091BC142" w:rsidR="00A13B56" w:rsidRPr="0097365E" w:rsidRDefault="00A13B56" w:rsidP="00245396">
            <w:pPr>
              <w:pStyle w:val="TableTextBullet"/>
            </w:pPr>
            <w:r w:rsidRPr="0097365E">
              <w:t>Y</w:t>
            </w:r>
            <w:r w:rsidRPr="000B6CD8">
              <w:t xml:space="preserve"> </w:t>
            </w:r>
            <w:r>
              <w:t xml:space="preserve">– </w:t>
            </w:r>
            <w:r w:rsidRPr="0097365E">
              <w:t>Full refund, full amount of claim payment was returned.</w:t>
            </w:r>
          </w:p>
          <w:p w14:paraId="24481AC1" w14:textId="716EC784" w:rsidR="00A13B56" w:rsidRDefault="00A13B56"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7D37243E" w14:textId="77777777" w:rsidR="00A13B56" w:rsidRDefault="00A13B56" w:rsidP="00A13B56">
            <w:pPr>
              <w:pStyle w:val="TableText"/>
              <w:rPr>
                <w:caps/>
              </w:rPr>
            </w:pPr>
            <w:r>
              <w:rPr>
                <w:caps/>
              </w:rPr>
              <w:t>1 C</w:t>
            </w:r>
          </w:p>
        </w:tc>
        <w:tc>
          <w:tcPr>
            <w:tcW w:w="2340" w:type="dxa"/>
            <w:tcMar>
              <w:left w:w="58" w:type="dxa"/>
              <w:right w:w="58" w:type="dxa"/>
            </w:tcMar>
          </w:tcPr>
          <w:p w14:paraId="47765F53" w14:textId="1176A556" w:rsidR="00A13B56" w:rsidRDefault="00A13B56" w:rsidP="00A13B56">
            <w:pPr>
              <w:pStyle w:val="TableText"/>
            </w:pPr>
            <w:r>
              <w:t xml:space="preserve">See spec </w:t>
            </w:r>
            <w:hyperlink r:id="rId687" w:history="1">
              <w:r>
                <w:rPr>
                  <w:rStyle w:val="Hyperlink"/>
                  <w:rFonts w:cs="Courier New"/>
                  <w:szCs w:val="16"/>
                </w:rPr>
                <w:t>S0209000</w:t>
              </w:r>
            </w:hyperlink>
          </w:p>
        </w:tc>
        <w:tc>
          <w:tcPr>
            <w:tcW w:w="858" w:type="dxa"/>
            <w:tcMar>
              <w:left w:w="58" w:type="dxa"/>
              <w:right w:w="58" w:type="dxa"/>
            </w:tcMar>
          </w:tcPr>
          <w:p w14:paraId="2333D649" w14:textId="77777777" w:rsidR="00A13B56" w:rsidRDefault="00A13B56" w:rsidP="00A13B56">
            <w:pPr>
              <w:pStyle w:val="TableText"/>
            </w:pPr>
            <w:r>
              <w:t>Spaces</w:t>
            </w:r>
          </w:p>
        </w:tc>
        <w:tc>
          <w:tcPr>
            <w:tcW w:w="431" w:type="dxa"/>
          </w:tcPr>
          <w:p w14:paraId="16B06DE9" w14:textId="77777777" w:rsidR="00A13B56" w:rsidRDefault="00A13B56" w:rsidP="00A13B56">
            <w:pPr>
              <w:pStyle w:val="TableText"/>
            </w:pPr>
            <w:r>
              <w:t>-</w:t>
            </w:r>
          </w:p>
        </w:tc>
        <w:tc>
          <w:tcPr>
            <w:tcW w:w="431" w:type="dxa"/>
          </w:tcPr>
          <w:p w14:paraId="097550C0" w14:textId="77777777" w:rsidR="00A13B56" w:rsidRDefault="00A13B56" w:rsidP="00A13B56">
            <w:pPr>
              <w:pStyle w:val="TableText"/>
            </w:pPr>
            <w:r>
              <w:t>-</w:t>
            </w:r>
          </w:p>
        </w:tc>
        <w:tc>
          <w:tcPr>
            <w:tcW w:w="432" w:type="dxa"/>
          </w:tcPr>
          <w:p w14:paraId="74A785B4" w14:textId="77777777" w:rsidR="00A13B56" w:rsidRDefault="00A13B56" w:rsidP="00A13B56">
            <w:pPr>
              <w:pStyle w:val="TableText"/>
            </w:pPr>
            <w:r>
              <w:t>X</w:t>
            </w:r>
          </w:p>
        </w:tc>
      </w:tr>
      <w:tr w:rsidR="00A13B56" w14:paraId="4AD94C8A" w14:textId="77777777" w:rsidTr="005C7A84">
        <w:trPr>
          <w:cantSplit/>
          <w:jc w:val="center"/>
        </w:trPr>
        <w:tc>
          <w:tcPr>
            <w:tcW w:w="802" w:type="dxa"/>
            <w:tcMar>
              <w:left w:w="58" w:type="dxa"/>
              <w:right w:w="58" w:type="dxa"/>
            </w:tcMar>
          </w:tcPr>
          <w:p w14:paraId="6307ACA0" w14:textId="77777777" w:rsidR="00A13B56" w:rsidRDefault="00A13B56" w:rsidP="00A13B56">
            <w:pPr>
              <w:pStyle w:val="TableText"/>
            </w:pPr>
            <w:r>
              <w:t>2451</w:t>
            </w:r>
          </w:p>
        </w:tc>
        <w:tc>
          <w:tcPr>
            <w:tcW w:w="2227" w:type="dxa"/>
            <w:tcMar>
              <w:left w:w="58" w:type="dxa"/>
              <w:right w:w="58" w:type="dxa"/>
            </w:tcMar>
          </w:tcPr>
          <w:p w14:paraId="38766013" w14:textId="77777777" w:rsidR="00A13B56" w:rsidRDefault="00A13B56" w:rsidP="00A13B56">
            <w:pPr>
              <w:pStyle w:val="TableText"/>
            </w:pPr>
            <w:r>
              <w:t>HDR STATUS CURRENT 7</w:t>
            </w:r>
          </w:p>
        </w:tc>
        <w:tc>
          <w:tcPr>
            <w:tcW w:w="2993" w:type="dxa"/>
            <w:tcMar>
              <w:left w:w="58" w:type="dxa"/>
              <w:right w:w="58" w:type="dxa"/>
            </w:tcMar>
          </w:tcPr>
          <w:p w14:paraId="30508C99" w14:textId="2720E17E" w:rsidR="00A13B56" w:rsidRDefault="00A13B56" w:rsidP="00A13B56">
            <w:pPr>
              <w:pStyle w:val="TableText"/>
            </w:pPr>
            <w:r>
              <w:t>:P:IDR-</w:t>
            </w:r>
            <w:hyperlink r:id="rId688" w:history="1">
              <w:r>
                <w:rPr>
                  <w:rStyle w:val="Hyperlink"/>
                </w:rPr>
                <w:t>C-NEW-STAT</w:t>
              </w:r>
            </w:hyperlink>
          </w:p>
        </w:tc>
        <w:tc>
          <w:tcPr>
            <w:tcW w:w="2790" w:type="dxa"/>
            <w:tcMar>
              <w:left w:w="58" w:type="dxa"/>
              <w:right w:w="58" w:type="dxa"/>
            </w:tcMar>
          </w:tcPr>
          <w:p w14:paraId="1D2E9F4D" w14:textId="77777777" w:rsidR="00A13B56" w:rsidRDefault="00A13B56" w:rsidP="00A13B56">
            <w:pPr>
              <w:pStyle w:val="TableText"/>
            </w:pPr>
            <w:r>
              <w:t>Current detail status</w:t>
            </w:r>
          </w:p>
          <w:p w14:paraId="20A21F05" w14:textId="77777777" w:rsidR="00A13B56" w:rsidRDefault="00A13B56" w:rsidP="00A13B56">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068CD8B0" w14:textId="77777777" w:rsidR="00A13B56" w:rsidRDefault="00A13B56" w:rsidP="00A13B56">
            <w:pPr>
              <w:pStyle w:val="TableText"/>
              <w:rPr>
                <w:caps/>
              </w:rPr>
            </w:pPr>
            <w:r>
              <w:rPr>
                <w:caps/>
              </w:rPr>
              <w:t>1 C</w:t>
            </w:r>
          </w:p>
        </w:tc>
        <w:tc>
          <w:tcPr>
            <w:tcW w:w="2340" w:type="dxa"/>
            <w:tcMar>
              <w:left w:w="58" w:type="dxa"/>
              <w:right w:w="58" w:type="dxa"/>
            </w:tcMar>
          </w:tcPr>
          <w:p w14:paraId="6461918E" w14:textId="08E51603" w:rsidR="00A13B56" w:rsidRDefault="00A13B56" w:rsidP="00A13B56">
            <w:pPr>
              <w:pStyle w:val="TableText"/>
            </w:pPr>
            <w:r>
              <w:t xml:space="preserve">See spec </w:t>
            </w:r>
            <w:hyperlink r:id="rId689" w:history="1">
              <w:r>
                <w:rPr>
                  <w:rStyle w:val="Hyperlink"/>
                  <w:rFonts w:cs="Courier New"/>
                  <w:szCs w:val="16"/>
                </w:rPr>
                <w:t>S0209000</w:t>
              </w:r>
            </w:hyperlink>
          </w:p>
        </w:tc>
        <w:tc>
          <w:tcPr>
            <w:tcW w:w="858" w:type="dxa"/>
            <w:tcMar>
              <w:left w:w="58" w:type="dxa"/>
              <w:right w:w="58" w:type="dxa"/>
            </w:tcMar>
          </w:tcPr>
          <w:p w14:paraId="0E19E894" w14:textId="77777777" w:rsidR="00A13B56" w:rsidRDefault="00A13B56" w:rsidP="00A13B56">
            <w:pPr>
              <w:pStyle w:val="TableText"/>
            </w:pPr>
            <w:r>
              <w:t>Spaces</w:t>
            </w:r>
          </w:p>
        </w:tc>
        <w:tc>
          <w:tcPr>
            <w:tcW w:w="431" w:type="dxa"/>
          </w:tcPr>
          <w:p w14:paraId="12FC3023" w14:textId="77777777" w:rsidR="00A13B56" w:rsidRDefault="00A13B56" w:rsidP="00A13B56">
            <w:pPr>
              <w:pStyle w:val="TableText"/>
            </w:pPr>
            <w:r>
              <w:t>-</w:t>
            </w:r>
          </w:p>
        </w:tc>
        <w:tc>
          <w:tcPr>
            <w:tcW w:w="431" w:type="dxa"/>
          </w:tcPr>
          <w:p w14:paraId="6FCF754B" w14:textId="77777777" w:rsidR="00A13B56" w:rsidRDefault="00A13B56" w:rsidP="00A13B56">
            <w:pPr>
              <w:pStyle w:val="TableText"/>
            </w:pPr>
            <w:r>
              <w:t>-</w:t>
            </w:r>
          </w:p>
        </w:tc>
        <w:tc>
          <w:tcPr>
            <w:tcW w:w="432" w:type="dxa"/>
          </w:tcPr>
          <w:p w14:paraId="04D3C280" w14:textId="77777777" w:rsidR="00A13B56" w:rsidRDefault="00A13B56" w:rsidP="00A13B56">
            <w:pPr>
              <w:pStyle w:val="TableText"/>
            </w:pPr>
            <w:r>
              <w:t>X</w:t>
            </w:r>
          </w:p>
        </w:tc>
      </w:tr>
      <w:tr w:rsidR="00A13B56" w14:paraId="0FB3E74E" w14:textId="77777777" w:rsidTr="005C7A84">
        <w:trPr>
          <w:cantSplit/>
          <w:jc w:val="center"/>
        </w:trPr>
        <w:tc>
          <w:tcPr>
            <w:tcW w:w="802" w:type="dxa"/>
            <w:tcMar>
              <w:left w:w="58" w:type="dxa"/>
              <w:right w:w="58" w:type="dxa"/>
            </w:tcMar>
          </w:tcPr>
          <w:p w14:paraId="0D5A3223" w14:textId="000E7258" w:rsidR="00A13B56" w:rsidRDefault="00A13B56" w:rsidP="00A13B56">
            <w:pPr>
              <w:pStyle w:val="TableText"/>
            </w:pPr>
            <w:r>
              <w:t>2452 – 2464</w:t>
            </w:r>
          </w:p>
        </w:tc>
        <w:tc>
          <w:tcPr>
            <w:tcW w:w="2227" w:type="dxa"/>
            <w:tcMar>
              <w:left w:w="58" w:type="dxa"/>
              <w:right w:w="58" w:type="dxa"/>
            </w:tcMar>
          </w:tcPr>
          <w:p w14:paraId="584220AF" w14:textId="77777777" w:rsidR="00A13B56" w:rsidRDefault="00A13B56" w:rsidP="00A13B56">
            <w:pPr>
              <w:pStyle w:val="TableText"/>
            </w:pPr>
            <w:r>
              <w:t>CASH REC NUMBER 7</w:t>
            </w:r>
          </w:p>
        </w:tc>
        <w:tc>
          <w:tcPr>
            <w:tcW w:w="2993" w:type="dxa"/>
            <w:tcMar>
              <w:left w:w="58" w:type="dxa"/>
              <w:right w:w="58" w:type="dxa"/>
            </w:tcMar>
          </w:tcPr>
          <w:p w14:paraId="7BECCDB6" w14:textId="6BEB665A" w:rsidR="00A13B56" w:rsidRDefault="00A13B56" w:rsidP="00A13B56">
            <w:pPr>
              <w:pStyle w:val="TableText"/>
            </w:pPr>
            <w:r>
              <w:t>:P:IDR-</w:t>
            </w:r>
            <w:hyperlink r:id="rId690" w:history="1">
              <w:r>
                <w:rPr>
                  <w:rStyle w:val="Hyperlink"/>
                </w:rPr>
                <w:t>C-ICN</w:t>
              </w:r>
            </w:hyperlink>
          </w:p>
        </w:tc>
        <w:tc>
          <w:tcPr>
            <w:tcW w:w="2790" w:type="dxa"/>
            <w:tcMar>
              <w:left w:w="58" w:type="dxa"/>
              <w:right w:w="58" w:type="dxa"/>
            </w:tcMar>
          </w:tcPr>
          <w:p w14:paraId="469CADC9" w14:textId="77777777" w:rsidR="00A13B56" w:rsidRDefault="00A13B56" w:rsidP="00A13B56">
            <w:pPr>
              <w:pStyle w:val="TableText"/>
            </w:pPr>
            <w:r>
              <w:t>C/R number</w:t>
            </w:r>
          </w:p>
          <w:p w14:paraId="03C3DCCD" w14:textId="77777777" w:rsidR="00A13B56" w:rsidRDefault="00A13B56" w:rsidP="00A13B56">
            <w:pPr>
              <w:pStyle w:val="TableText"/>
            </w:pPr>
            <w:r w:rsidRPr="004C22E5">
              <w:rPr>
                <w:rFonts w:cs="Arial"/>
                <w:color w:val="000000"/>
              </w:rPr>
              <w:t>The internal control number assigned to the Cash Reason record (returned check) affiliated with the record</w:t>
            </w:r>
            <w:r>
              <w:rPr>
                <w:rFonts w:cs="Arial"/>
                <w:color w:val="000000"/>
              </w:rPr>
              <w:t>.</w:t>
            </w:r>
          </w:p>
        </w:tc>
        <w:tc>
          <w:tcPr>
            <w:tcW w:w="1080" w:type="dxa"/>
            <w:tcMar>
              <w:left w:w="58" w:type="dxa"/>
              <w:right w:w="58" w:type="dxa"/>
            </w:tcMar>
          </w:tcPr>
          <w:p w14:paraId="0BFA63B7" w14:textId="77777777" w:rsidR="00A13B56" w:rsidRDefault="00A13B56" w:rsidP="00A13B56">
            <w:pPr>
              <w:pStyle w:val="TableText"/>
              <w:rPr>
                <w:caps/>
              </w:rPr>
            </w:pPr>
            <w:r>
              <w:rPr>
                <w:caps/>
              </w:rPr>
              <w:t>13 c</w:t>
            </w:r>
          </w:p>
        </w:tc>
        <w:tc>
          <w:tcPr>
            <w:tcW w:w="2340" w:type="dxa"/>
            <w:tcMar>
              <w:left w:w="58" w:type="dxa"/>
              <w:right w:w="58" w:type="dxa"/>
            </w:tcMar>
          </w:tcPr>
          <w:p w14:paraId="1FD022A6" w14:textId="77777777" w:rsidR="00A13B56" w:rsidRDefault="00A13B56" w:rsidP="00A13B56">
            <w:pPr>
              <w:pStyle w:val="TableText"/>
            </w:pPr>
            <w:r>
              <w:t>-</w:t>
            </w:r>
          </w:p>
        </w:tc>
        <w:tc>
          <w:tcPr>
            <w:tcW w:w="858" w:type="dxa"/>
            <w:tcMar>
              <w:left w:w="58" w:type="dxa"/>
              <w:right w:w="58" w:type="dxa"/>
            </w:tcMar>
          </w:tcPr>
          <w:p w14:paraId="0ECDF281" w14:textId="77777777" w:rsidR="00A13B56" w:rsidRDefault="00A13B56" w:rsidP="00A13B56">
            <w:pPr>
              <w:pStyle w:val="TableText"/>
            </w:pPr>
            <w:r>
              <w:t>Spaces</w:t>
            </w:r>
          </w:p>
        </w:tc>
        <w:tc>
          <w:tcPr>
            <w:tcW w:w="431" w:type="dxa"/>
          </w:tcPr>
          <w:p w14:paraId="0DDCFB2F" w14:textId="77777777" w:rsidR="00A13B56" w:rsidRDefault="00A13B56" w:rsidP="00A13B56">
            <w:pPr>
              <w:pStyle w:val="TableText"/>
            </w:pPr>
            <w:r>
              <w:t>-</w:t>
            </w:r>
          </w:p>
        </w:tc>
        <w:tc>
          <w:tcPr>
            <w:tcW w:w="431" w:type="dxa"/>
          </w:tcPr>
          <w:p w14:paraId="719CF604" w14:textId="77777777" w:rsidR="00A13B56" w:rsidRDefault="00A13B56" w:rsidP="00A13B56">
            <w:pPr>
              <w:pStyle w:val="TableText"/>
            </w:pPr>
            <w:r>
              <w:t>-</w:t>
            </w:r>
          </w:p>
        </w:tc>
        <w:tc>
          <w:tcPr>
            <w:tcW w:w="432" w:type="dxa"/>
          </w:tcPr>
          <w:p w14:paraId="2D96DD48" w14:textId="77777777" w:rsidR="00A13B56" w:rsidRDefault="00A13B56" w:rsidP="00A13B56">
            <w:pPr>
              <w:pStyle w:val="TableText"/>
            </w:pPr>
            <w:r>
              <w:t>X</w:t>
            </w:r>
          </w:p>
        </w:tc>
      </w:tr>
      <w:tr w:rsidR="00A13B56" w14:paraId="2A998B8F" w14:textId="77777777" w:rsidTr="005C7A84">
        <w:trPr>
          <w:cantSplit/>
          <w:jc w:val="center"/>
        </w:trPr>
        <w:tc>
          <w:tcPr>
            <w:tcW w:w="802" w:type="dxa"/>
            <w:tcMar>
              <w:left w:w="58" w:type="dxa"/>
              <w:right w:w="58" w:type="dxa"/>
            </w:tcMar>
          </w:tcPr>
          <w:p w14:paraId="03BD4E24" w14:textId="0E85226B" w:rsidR="00A13B56" w:rsidRDefault="00A13B56" w:rsidP="00A13B56">
            <w:pPr>
              <w:pStyle w:val="TableText"/>
            </w:pPr>
            <w:r>
              <w:t>2465 – 2466</w:t>
            </w:r>
          </w:p>
        </w:tc>
        <w:tc>
          <w:tcPr>
            <w:tcW w:w="2227" w:type="dxa"/>
            <w:tcMar>
              <w:left w:w="58" w:type="dxa"/>
              <w:right w:w="58" w:type="dxa"/>
            </w:tcMar>
          </w:tcPr>
          <w:p w14:paraId="106B7467" w14:textId="77777777" w:rsidR="00A13B56" w:rsidRDefault="00A13B56" w:rsidP="00A13B56">
            <w:pPr>
              <w:pStyle w:val="TableText"/>
            </w:pPr>
            <w:r>
              <w:t>HDR NUMBER FOR CASH REC 7</w:t>
            </w:r>
          </w:p>
        </w:tc>
        <w:tc>
          <w:tcPr>
            <w:tcW w:w="2993" w:type="dxa"/>
            <w:tcMar>
              <w:left w:w="58" w:type="dxa"/>
              <w:right w:w="58" w:type="dxa"/>
            </w:tcMar>
          </w:tcPr>
          <w:p w14:paraId="055D452D" w14:textId="7EDF3356" w:rsidR="00A13B56" w:rsidRDefault="00A13B56" w:rsidP="00A13B56">
            <w:pPr>
              <w:pStyle w:val="TableText"/>
            </w:pPr>
            <w:r>
              <w:t>:P:IDR-</w:t>
            </w:r>
            <w:hyperlink r:id="rId691" w:history="1">
              <w:r>
                <w:rPr>
                  <w:rStyle w:val="Hyperlink"/>
                </w:rPr>
                <w:t>C-DET-NUMB</w:t>
              </w:r>
            </w:hyperlink>
          </w:p>
        </w:tc>
        <w:tc>
          <w:tcPr>
            <w:tcW w:w="2790" w:type="dxa"/>
            <w:tcMar>
              <w:left w:w="58" w:type="dxa"/>
              <w:right w:w="58" w:type="dxa"/>
            </w:tcMar>
          </w:tcPr>
          <w:p w14:paraId="663373D6" w14:textId="77777777" w:rsidR="00A13B56" w:rsidRDefault="00A13B56" w:rsidP="00A13B56">
            <w:pPr>
              <w:pStyle w:val="TableText"/>
            </w:pPr>
            <w:r>
              <w:t>Detail number being applied</w:t>
            </w:r>
          </w:p>
          <w:p w14:paraId="5EEFC430" w14:textId="01B8F12F" w:rsidR="00A13B56" w:rsidRDefault="00A13B56" w:rsidP="00A13B56">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2F465169" w14:textId="77777777" w:rsidR="00A13B56" w:rsidRDefault="00A13B56" w:rsidP="00A13B56">
            <w:pPr>
              <w:pStyle w:val="TableText"/>
              <w:rPr>
                <w:caps/>
              </w:rPr>
            </w:pPr>
            <w:r>
              <w:rPr>
                <w:caps/>
              </w:rPr>
              <w:t>2 C</w:t>
            </w:r>
          </w:p>
        </w:tc>
        <w:tc>
          <w:tcPr>
            <w:tcW w:w="2340" w:type="dxa"/>
            <w:tcMar>
              <w:left w:w="58" w:type="dxa"/>
              <w:right w:w="58" w:type="dxa"/>
            </w:tcMar>
          </w:tcPr>
          <w:p w14:paraId="37ADF92B" w14:textId="6C96B2DB" w:rsidR="00A13B56" w:rsidRDefault="00A13B56" w:rsidP="00A13B56">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283CC02A" w14:textId="77777777" w:rsidR="00A13B56" w:rsidRDefault="00A13B56" w:rsidP="00A13B56">
            <w:pPr>
              <w:pStyle w:val="TableText"/>
            </w:pPr>
            <w:r>
              <w:t>Spaces</w:t>
            </w:r>
          </w:p>
        </w:tc>
        <w:tc>
          <w:tcPr>
            <w:tcW w:w="431" w:type="dxa"/>
          </w:tcPr>
          <w:p w14:paraId="3DA4C10F" w14:textId="77777777" w:rsidR="00A13B56" w:rsidRDefault="00A13B56" w:rsidP="00A13B56">
            <w:pPr>
              <w:pStyle w:val="TableText"/>
            </w:pPr>
            <w:r>
              <w:t>-</w:t>
            </w:r>
          </w:p>
        </w:tc>
        <w:tc>
          <w:tcPr>
            <w:tcW w:w="431" w:type="dxa"/>
          </w:tcPr>
          <w:p w14:paraId="748F1FF5" w14:textId="77777777" w:rsidR="00A13B56" w:rsidRDefault="00A13B56" w:rsidP="00A13B56">
            <w:pPr>
              <w:pStyle w:val="TableText"/>
            </w:pPr>
            <w:r>
              <w:t>-</w:t>
            </w:r>
          </w:p>
        </w:tc>
        <w:tc>
          <w:tcPr>
            <w:tcW w:w="432" w:type="dxa"/>
          </w:tcPr>
          <w:p w14:paraId="31C9ED18" w14:textId="77777777" w:rsidR="00A13B56" w:rsidRDefault="00A13B56" w:rsidP="00A13B56">
            <w:pPr>
              <w:pStyle w:val="TableText"/>
            </w:pPr>
            <w:r>
              <w:t>X</w:t>
            </w:r>
          </w:p>
        </w:tc>
      </w:tr>
      <w:tr w:rsidR="00A13B56" w14:paraId="149E2EC8" w14:textId="77777777" w:rsidTr="005C7A84">
        <w:trPr>
          <w:cantSplit/>
          <w:jc w:val="center"/>
        </w:trPr>
        <w:tc>
          <w:tcPr>
            <w:tcW w:w="802" w:type="dxa"/>
            <w:tcMar>
              <w:left w:w="58" w:type="dxa"/>
              <w:right w:w="58" w:type="dxa"/>
            </w:tcMar>
          </w:tcPr>
          <w:p w14:paraId="5F8BBE9F" w14:textId="48AC53A4" w:rsidR="00A13B56" w:rsidRDefault="00A13B56" w:rsidP="00A13B56">
            <w:pPr>
              <w:pStyle w:val="TableText"/>
            </w:pPr>
            <w:r>
              <w:t>2467 – 2473</w:t>
            </w:r>
          </w:p>
        </w:tc>
        <w:tc>
          <w:tcPr>
            <w:tcW w:w="2227" w:type="dxa"/>
            <w:tcMar>
              <w:left w:w="58" w:type="dxa"/>
              <w:right w:w="58" w:type="dxa"/>
            </w:tcMar>
          </w:tcPr>
          <w:p w14:paraId="0F1CB328" w14:textId="77777777" w:rsidR="00A13B56" w:rsidRDefault="00A13B56" w:rsidP="00A13B56">
            <w:pPr>
              <w:pStyle w:val="TableText"/>
            </w:pPr>
            <w:r>
              <w:t>HDR CASH REC APPLIED AMT 7</w:t>
            </w:r>
          </w:p>
        </w:tc>
        <w:tc>
          <w:tcPr>
            <w:tcW w:w="2993" w:type="dxa"/>
            <w:tcMar>
              <w:left w:w="58" w:type="dxa"/>
              <w:right w:w="58" w:type="dxa"/>
            </w:tcMar>
          </w:tcPr>
          <w:p w14:paraId="5B11AD64" w14:textId="3B7FA75F" w:rsidR="00A13B56" w:rsidRDefault="00A13B56" w:rsidP="00A13B56">
            <w:pPr>
              <w:pStyle w:val="TableText"/>
            </w:pPr>
            <w:r>
              <w:t>:P:IDR-</w:t>
            </w:r>
            <w:hyperlink r:id="rId692" w:history="1">
              <w:r>
                <w:rPr>
                  <w:rStyle w:val="Hyperlink"/>
                </w:rPr>
                <w:t>C-AMOUNT</w:t>
              </w:r>
            </w:hyperlink>
          </w:p>
        </w:tc>
        <w:tc>
          <w:tcPr>
            <w:tcW w:w="2790" w:type="dxa"/>
            <w:tcMar>
              <w:left w:w="58" w:type="dxa"/>
              <w:right w:w="58" w:type="dxa"/>
            </w:tcMar>
          </w:tcPr>
          <w:p w14:paraId="5035C771" w14:textId="77777777" w:rsidR="00A13B56" w:rsidRDefault="00A13B56" w:rsidP="00A13B56">
            <w:pPr>
              <w:pStyle w:val="TableText"/>
            </w:pPr>
            <w:r>
              <w:t>Amount applied</w:t>
            </w:r>
          </w:p>
          <w:p w14:paraId="3A312C64" w14:textId="3B0390BE" w:rsidR="00A13B56" w:rsidRDefault="00A13B56" w:rsidP="00A13B56">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0B80D937" w14:textId="77777777" w:rsidR="00A13B56" w:rsidRDefault="00A13B56" w:rsidP="00A13B56">
            <w:pPr>
              <w:pStyle w:val="TableText"/>
              <w:rPr>
                <w:caps/>
              </w:rPr>
            </w:pPr>
            <w:r>
              <w:rPr>
                <w:caps/>
              </w:rPr>
              <w:t>7 n</w:t>
            </w:r>
          </w:p>
          <w:p w14:paraId="6919C122" w14:textId="77777777" w:rsidR="00A13B56" w:rsidRDefault="00A13B56" w:rsidP="00A13B56">
            <w:pPr>
              <w:pStyle w:val="TableText"/>
              <w:rPr>
                <w:caps/>
              </w:rPr>
            </w:pPr>
            <w:r>
              <w:rPr>
                <w:caps/>
              </w:rPr>
              <w:t>(99999V99)</w:t>
            </w:r>
          </w:p>
        </w:tc>
        <w:tc>
          <w:tcPr>
            <w:tcW w:w="2340" w:type="dxa"/>
            <w:tcMar>
              <w:left w:w="58" w:type="dxa"/>
              <w:right w:w="58" w:type="dxa"/>
            </w:tcMar>
          </w:tcPr>
          <w:p w14:paraId="1C13315C" w14:textId="77777777" w:rsidR="00A13B56" w:rsidRDefault="00A13B56" w:rsidP="00A13B56">
            <w:pPr>
              <w:pStyle w:val="TableText"/>
            </w:pPr>
            <w:r>
              <w:t>-</w:t>
            </w:r>
          </w:p>
        </w:tc>
        <w:tc>
          <w:tcPr>
            <w:tcW w:w="858" w:type="dxa"/>
            <w:tcMar>
              <w:left w:w="58" w:type="dxa"/>
              <w:right w:w="58" w:type="dxa"/>
            </w:tcMar>
          </w:tcPr>
          <w:p w14:paraId="27596180" w14:textId="77777777" w:rsidR="00A13B56" w:rsidRDefault="00A13B56" w:rsidP="00A13B56">
            <w:pPr>
              <w:pStyle w:val="TableText"/>
            </w:pPr>
            <w:r>
              <w:t>Zeros</w:t>
            </w:r>
          </w:p>
        </w:tc>
        <w:tc>
          <w:tcPr>
            <w:tcW w:w="431" w:type="dxa"/>
          </w:tcPr>
          <w:p w14:paraId="2AFE457E" w14:textId="77777777" w:rsidR="00A13B56" w:rsidRDefault="00A13B56" w:rsidP="00A13B56">
            <w:pPr>
              <w:pStyle w:val="TableText"/>
            </w:pPr>
            <w:r>
              <w:t>-</w:t>
            </w:r>
          </w:p>
        </w:tc>
        <w:tc>
          <w:tcPr>
            <w:tcW w:w="431" w:type="dxa"/>
          </w:tcPr>
          <w:p w14:paraId="77BCAC04" w14:textId="77777777" w:rsidR="00A13B56" w:rsidRDefault="00A13B56" w:rsidP="00A13B56">
            <w:pPr>
              <w:pStyle w:val="TableText"/>
            </w:pPr>
            <w:r>
              <w:t>-</w:t>
            </w:r>
          </w:p>
        </w:tc>
        <w:tc>
          <w:tcPr>
            <w:tcW w:w="432" w:type="dxa"/>
          </w:tcPr>
          <w:p w14:paraId="1C200CF7" w14:textId="77777777" w:rsidR="00A13B56" w:rsidRDefault="00A13B56" w:rsidP="00A13B56">
            <w:pPr>
              <w:pStyle w:val="TableText"/>
            </w:pPr>
            <w:r>
              <w:t>X</w:t>
            </w:r>
          </w:p>
        </w:tc>
      </w:tr>
      <w:tr w:rsidR="00A13B56" w14:paraId="22CAC1BF" w14:textId="77777777" w:rsidTr="005C7A84">
        <w:trPr>
          <w:cantSplit/>
          <w:jc w:val="center"/>
        </w:trPr>
        <w:tc>
          <w:tcPr>
            <w:tcW w:w="802" w:type="dxa"/>
            <w:tcMar>
              <w:left w:w="58" w:type="dxa"/>
              <w:right w:w="58" w:type="dxa"/>
            </w:tcMar>
          </w:tcPr>
          <w:p w14:paraId="13757A56" w14:textId="39F0B022" w:rsidR="00A13B56" w:rsidRDefault="00A13B56" w:rsidP="00A13B56">
            <w:pPr>
              <w:pStyle w:val="TableText"/>
            </w:pPr>
            <w:r>
              <w:t>2474 – 2475</w:t>
            </w:r>
          </w:p>
        </w:tc>
        <w:tc>
          <w:tcPr>
            <w:tcW w:w="2227" w:type="dxa"/>
            <w:tcMar>
              <w:left w:w="58" w:type="dxa"/>
              <w:right w:w="58" w:type="dxa"/>
            </w:tcMar>
          </w:tcPr>
          <w:p w14:paraId="1CE2FA41" w14:textId="77777777" w:rsidR="00A13B56" w:rsidRDefault="00A13B56" w:rsidP="00A13B56">
            <w:pPr>
              <w:pStyle w:val="TableText"/>
            </w:pPr>
            <w:r>
              <w:t>HDR CASH REC REASON TYPE 7</w:t>
            </w:r>
          </w:p>
        </w:tc>
        <w:tc>
          <w:tcPr>
            <w:tcW w:w="2993" w:type="dxa"/>
            <w:tcMar>
              <w:left w:w="58" w:type="dxa"/>
              <w:right w:w="58" w:type="dxa"/>
            </w:tcMar>
          </w:tcPr>
          <w:p w14:paraId="4AA74E41" w14:textId="042B345E" w:rsidR="00A13B56" w:rsidRDefault="00A13B56" w:rsidP="00A13B56">
            <w:pPr>
              <w:pStyle w:val="TableText"/>
            </w:pPr>
            <w:r>
              <w:t>:P:IDR-</w:t>
            </w:r>
            <w:hyperlink r:id="rId693" w:history="1">
              <w:r>
                <w:rPr>
                  <w:rStyle w:val="Hyperlink"/>
                </w:rPr>
                <w:t>C-REASON-TYPE</w:t>
              </w:r>
            </w:hyperlink>
          </w:p>
        </w:tc>
        <w:tc>
          <w:tcPr>
            <w:tcW w:w="2790" w:type="dxa"/>
            <w:tcMar>
              <w:left w:w="58" w:type="dxa"/>
              <w:right w:w="58" w:type="dxa"/>
            </w:tcMar>
          </w:tcPr>
          <w:p w14:paraId="0F71E7C3" w14:textId="77777777" w:rsidR="00A13B56" w:rsidRDefault="00A13B56" w:rsidP="00A13B56">
            <w:pPr>
              <w:pStyle w:val="TableText"/>
            </w:pPr>
            <w:r>
              <w:t>C/R reason type</w:t>
            </w:r>
          </w:p>
          <w:p w14:paraId="1FD4D6A5" w14:textId="77777777" w:rsidR="00A13B56" w:rsidRDefault="00A13B56" w:rsidP="00A13B56">
            <w:pPr>
              <w:pStyle w:val="TableText"/>
            </w:pPr>
            <w:r w:rsidRPr="00FB78C7">
              <w:rPr>
                <w:rFonts w:cs="Arial"/>
                <w:color w:val="000000"/>
              </w:rPr>
              <w:t>The value of the cash/financial action code identify the type of transaction. Refer to Spec S0115010 for a complete list of valid codes and respective descriptions</w:t>
            </w:r>
            <w:r>
              <w:rPr>
                <w:rFonts w:cs="Arial"/>
                <w:color w:val="000000"/>
              </w:rPr>
              <w:t>.</w:t>
            </w:r>
          </w:p>
        </w:tc>
        <w:tc>
          <w:tcPr>
            <w:tcW w:w="1080" w:type="dxa"/>
            <w:tcMar>
              <w:left w:w="58" w:type="dxa"/>
              <w:right w:w="58" w:type="dxa"/>
            </w:tcMar>
          </w:tcPr>
          <w:p w14:paraId="433B3143" w14:textId="77777777" w:rsidR="00A13B56" w:rsidRDefault="00A13B56" w:rsidP="00A13B56">
            <w:pPr>
              <w:pStyle w:val="TableText"/>
              <w:rPr>
                <w:caps/>
              </w:rPr>
            </w:pPr>
            <w:r>
              <w:rPr>
                <w:caps/>
              </w:rPr>
              <w:t>2 c</w:t>
            </w:r>
          </w:p>
        </w:tc>
        <w:tc>
          <w:tcPr>
            <w:tcW w:w="2340" w:type="dxa"/>
            <w:tcMar>
              <w:left w:w="58" w:type="dxa"/>
              <w:right w:w="58" w:type="dxa"/>
            </w:tcMar>
          </w:tcPr>
          <w:p w14:paraId="50DDAF74" w14:textId="65420214" w:rsidR="00A13B56" w:rsidRDefault="00A13B56" w:rsidP="00A13B56">
            <w:pPr>
              <w:pStyle w:val="TableText"/>
            </w:pPr>
            <w:r>
              <w:t xml:space="preserve">See spec </w:t>
            </w:r>
            <w:hyperlink r:id="rId694" w:history="1">
              <w:r>
                <w:rPr>
                  <w:rStyle w:val="Hyperlink"/>
                  <w:rFonts w:cs="Courier New"/>
                  <w:szCs w:val="16"/>
                </w:rPr>
                <w:t>S0115010</w:t>
              </w:r>
            </w:hyperlink>
          </w:p>
        </w:tc>
        <w:tc>
          <w:tcPr>
            <w:tcW w:w="858" w:type="dxa"/>
            <w:tcMar>
              <w:left w:w="58" w:type="dxa"/>
              <w:right w:w="58" w:type="dxa"/>
            </w:tcMar>
          </w:tcPr>
          <w:p w14:paraId="63A0E65B" w14:textId="77777777" w:rsidR="00A13B56" w:rsidRDefault="00A13B56" w:rsidP="00A13B56">
            <w:pPr>
              <w:pStyle w:val="TableText"/>
            </w:pPr>
            <w:r>
              <w:t>Spaces</w:t>
            </w:r>
          </w:p>
        </w:tc>
        <w:tc>
          <w:tcPr>
            <w:tcW w:w="431" w:type="dxa"/>
          </w:tcPr>
          <w:p w14:paraId="2EB21C82" w14:textId="77777777" w:rsidR="00A13B56" w:rsidRDefault="00A13B56" w:rsidP="00A13B56">
            <w:pPr>
              <w:pStyle w:val="TableText"/>
            </w:pPr>
            <w:r>
              <w:t>-</w:t>
            </w:r>
          </w:p>
        </w:tc>
        <w:tc>
          <w:tcPr>
            <w:tcW w:w="431" w:type="dxa"/>
          </w:tcPr>
          <w:p w14:paraId="01FC6CD7" w14:textId="77777777" w:rsidR="00A13B56" w:rsidRDefault="00A13B56" w:rsidP="00A13B56">
            <w:pPr>
              <w:pStyle w:val="TableText"/>
            </w:pPr>
            <w:r>
              <w:t>-</w:t>
            </w:r>
          </w:p>
        </w:tc>
        <w:tc>
          <w:tcPr>
            <w:tcW w:w="432" w:type="dxa"/>
          </w:tcPr>
          <w:p w14:paraId="4BE81DC4" w14:textId="77777777" w:rsidR="00A13B56" w:rsidRDefault="00A13B56" w:rsidP="00A13B56">
            <w:pPr>
              <w:pStyle w:val="TableText"/>
            </w:pPr>
            <w:r>
              <w:t>X</w:t>
            </w:r>
          </w:p>
        </w:tc>
      </w:tr>
      <w:tr w:rsidR="00A13B56" w14:paraId="205F4B57" w14:textId="77777777" w:rsidTr="005C7A84">
        <w:trPr>
          <w:cantSplit/>
          <w:jc w:val="center"/>
        </w:trPr>
        <w:tc>
          <w:tcPr>
            <w:tcW w:w="802" w:type="dxa"/>
            <w:tcMar>
              <w:left w:w="58" w:type="dxa"/>
              <w:right w:w="58" w:type="dxa"/>
            </w:tcMar>
          </w:tcPr>
          <w:p w14:paraId="57778930" w14:textId="181F1E1E" w:rsidR="00A13B56" w:rsidRDefault="00A13B56" w:rsidP="00A13B56">
            <w:pPr>
              <w:pStyle w:val="TableText"/>
            </w:pPr>
            <w:r>
              <w:t>2476 – 2480</w:t>
            </w:r>
          </w:p>
        </w:tc>
        <w:tc>
          <w:tcPr>
            <w:tcW w:w="2227" w:type="dxa"/>
            <w:tcMar>
              <w:left w:w="58" w:type="dxa"/>
              <w:right w:w="58" w:type="dxa"/>
            </w:tcMar>
          </w:tcPr>
          <w:p w14:paraId="1FD6D73F" w14:textId="77777777" w:rsidR="00A13B56" w:rsidRDefault="00A13B56" w:rsidP="00A13B56">
            <w:pPr>
              <w:pStyle w:val="TableText"/>
            </w:pPr>
            <w:r>
              <w:t>HDR CASH REC REASON CODE 7</w:t>
            </w:r>
          </w:p>
        </w:tc>
        <w:tc>
          <w:tcPr>
            <w:tcW w:w="2993" w:type="dxa"/>
            <w:tcMar>
              <w:left w:w="58" w:type="dxa"/>
              <w:right w:w="58" w:type="dxa"/>
            </w:tcMar>
          </w:tcPr>
          <w:p w14:paraId="100C5971" w14:textId="088C33FD" w:rsidR="00A13B56" w:rsidRDefault="00A13B56" w:rsidP="00A13B56">
            <w:pPr>
              <w:pStyle w:val="TableText"/>
            </w:pPr>
            <w:r>
              <w:t>:P:IDR-</w:t>
            </w:r>
            <w:hyperlink r:id="rId695" w:history="1">
              <w:r>
                <w:rPr>
                  <w:rStyle w:val="Hyperlink"/>
                </w:rPr>
                <w:t>C-REASON-CODE</w:t>
              </w:r>
            </w:hyperlink>
          </w:p>
        </w:tc>
        <w:tc>
          <w:tcPr>
            <w:tcW w:w="2790" w:type="dxa"/>
            <w:tcMar>
              <w:left w:w="58" w:type="dxa"/>
              <w:right w:w="58" w:type="dxa"/>
            </w:tcMar>
          </w:tcPr>
          <w:p w14:paraId="44CFF774" w14:textId="4F4D25A1" w:rsidR="00A13B56" w:rsidRDefault="00A13B56" w:rsidP="00A13B56">
            <w:pPr>
              <w:pStyle w:val="TableText"/>
            </w:pPr>
            <w:r w:rsidRPr="00A46DB6">
              <w:t>The cash reason codes are five-digit alphanumeric codes. The first two digits identified the cause of overpayment. The third and fourth digits identified the method of discovery, and the fifth digit controls special system processing.</w:t>
            </w:r>
          </w:p>
        </w:tc>
        <w:tc>
          <w:tcPr>
            <w:tcW w:w="1080" w:type="dxa"/>
            <w:tcMar>
              <w:left w:w="58" w:type="dxa"/>
              <w:right w:w="58" w:type="dxa"/>
            </w:tcMar>
          </w:tcPr>
          <w:p w14:paraId="7954E7D7" w14:textId="77777777" w:rsidR="00A13B56" w:rsidRDefault="00A13B56" w:rsidP="00A13B56">
            <w:pPr>
              <w:pStyle w:val="TableText"/>
              <w:rPr>
                <w:caps/>
              </w:rPr>
            </w:pPr>
            <w:r>
              <w:rPr>
                <w:caps/>
              </w:rPr>
              <w:t>5 c</w:t>
            </w:r>
          </w:p>
        </w:tc>
        <w:tc>
          <w:tcPr>
            <w:tcW w:w="2340" w:type="dxa"/>
            <w:tcMar>
              <w:left w:w="58" w:type="dxa"/>
              <w:right w:w="58" w:type="dxa"/>
            </w:tcMar>
          </w:tcPr>
          <w:p w14:paraId="494F26FB" w14:textId="42D5AF2A" w:rsidR="00A13B56" w:rsidRDefault="00A13B56" w:rsidP="00A13B56">
            <w:pPr>
              <w:pStyle w:val="TableText"/>
            </w:pPr>
            <w:r>
              <w:t xml:space="preserve">See spec </w:t>
            </w:r>
            <w:hyperlink r:id="rId696" w:history="1">
              <w:r>
                <w:rPr>
                  <w:rStyle w:val="Hyperlink"/>
                  <w:rFonts w:cs="Courier New"/>
                  <w:szCs w:val="16"/>
                </w:rPr>
                <w:t>S0121000</w:t>
              </w:r>
            </w:hyperlink>
          </w:p>
        </w:tc>
        <w:tc>
          <w:tcPr>
            <w:tcW w:w="858" w:type="dxa"/>
            <w:tcMar>
              <w:left w:w="58" w:type="dxa"/>
              <w:right w:w="58" w:type="dxa"/>
            </w:tcMar>
          </w:tcPr>
          <w:p w14:paraId="7C973908" w14:textId="77777777" w:rsidR="00A13B56" w:rsidRDefault="00A13B56" w:rsidP="00A13B56">
            <w:pPr>
              <w:pStyle w:val="TableText"/>
            </w:pPr>
            <w:r>
              <w:t>Spaces</w:t>
            </w:r>
          </w:p>
        </w:tc>
        <w:tc>
          <w:tcPr>
            <w:tcW w:w="431" w:type="dxa"/>
          </w:tcPr>
          <w:p w14:paraId="5073DD8B" w14:textId="77777777" w:rsidR="00A13B56" w:rsidRDefault="00A13B56" w:rsidP="00A13B56">
            <w:pPr>
              <w:pStyle w:val="TableText"/>
            </w:pPr>
            <w:r>
              <w:t>-</w:t>
            </w:r>
          </w:p>
        </w:tc>
        <w:tc>
          <w:tcPr>
            <w:tcW w:w="431" w:type="dxa"/>
          </w:tcPr>
          <w:p w14:paraId="0806FE3B" w14:textId="77777777" w:rsidR="00A13B56" w:rsidRDefault="00A13B56" w:rsidP="00A13B56">
            <w:pPr>
              <w:pStyle w:val="TableText"/>
            </w:pPr>
            <w:r>
              <w:t>-</w:t>
            </w:r>
          </w:p>
        </w:tc>
        <w:tc>
          <w:tcPr>
            <w:tcW w:w="432" w:type="dxa"/>
          </w:tcPr>
          <w:p w14:paraId="0F53E405" w14:textId="77777777" w:rsidR="00A13B56" w:rsidRDefault="00A13B56" w:rsidP="00A13B56">
            <w:pPr>
              <w:pStyle w:val="TableText"/>
            </w:pPr>
            <w:r>
              <w:t>X</w:t>
            </w:r>
          </w:p>
        </w:tc>
      </w:tr>
      <w:tr w:rsidR="00A13B56" w14:paraId="6F53784C" w14:textId="77777777" w:rsidTr="005C7A84">
        <w:trPr>
          <w:cantSplit/>
          <w:jc w:val="center"/>
        </w:trPr>
        <w:tc>
          <w:tcPr>
            <w:tcW w:w="802" w:type="dxa"/>
            <w:tcMar>
              <w:left w:w="58" w:type="dxa"/>
              <w:right w:w="58" w:type="dxa"/>
            </w:tcMar>
          </w:tcPr>
          <w:p w14:paraId="02DA12F0" w14:textId="4A0764C9" w:rsidR="00A13B56" w:rsidRDefault="00A13B56" w:rsidP="00A13B56">
            <w:pPr>
              <w:pStyle w:val="TableText"/>
            </w:pPr>
            <w:r>
              <w:t>2481 – 2484</w:t>
            </w:r>
          </w:p>
        </w:tc>
        <w:tc>
          <w:tcPr>
            <w:tcW w:w="2227" w:type="dxa"/>
            <w:tcMar>
              <w:left w:w="58" w:type="dxa"/>
              <w:right w:w="58" w:type="dxa"/>
            </w:tcMar>
          </w:tcPr>
          <w:p w14:paraId="03153BDC" w14:textId="77777777" w:rsidR="00A13B56" w:rsidRDefault="00A13B56" w:rsidP="00A13B56">
            <w:pPr>
              <w:pStyle w:val="TableText"/>
            </w:pPr>
            <w:r>
              <w:t>HDR CLERK ID 7</w:t>
            </w:r>
          </w:p>
        </w:tc>
        <w:tc>
          <w:tcPr>
            <w:tcW w:w="2993" w:type="dxa"/>
            <w:tcMar>
              <w:left w:w="58" w:type="dxa"/>
              <w:right w:w="58" w:type="dxa"/>
            </w:tcMar>
          </w:tcPr>
          <w:p w14:paraId="60A62304" w14:textId="16AFFAEB" w:rsidR="00A13B56" w:rsidRDefault="00A13B56" w:rsidP="00A13B56">
            <w:pPr>
              <w:pStyle w:val="TableText"/>
            </w:pPr>
            <w:r>
              <w:t>:P:IDR-</w:t>
            </w:r>
            <w:hyperlink r:id="rId697" w:history="1">
              <w:r>
                <w:rPr>
                  <w:rStyle w:val="Hyperlink"/>
                </w:rPr>
                <w:t>C-CLERK</w:t>
              </w:r>
            </w:hyperlink>
          </w:p>
        </w:tc>
        <w:tc>
          <w:tcPr>
            <w:tcW w:w="2790" w:type="dxa"/>
            <w:tcMar>
              <w:left w:w="58" w:type="dxa"/>
              <w:right w:w="58" w:type="dxa"/>
            </w:tcMar>
          </w:tcPr>
          <w:p w14:paraId="609A34DA" w14:textId="77777777" w:rsidR="00A13B56" w:rsidRDefault="00A13B56" w:rsidP="00A13B56">
            <w:pPr>
              <w:pStyle w:val="TableText"/>
            </w:pPr>
            <w:r>
              <w:t>Clerk</w:t>
            </w:r>
          </w:p>
          <w:p w14:paraId="16EA70AE" w14:textId="77777777" w:rsidR="00A13B56" w:rsidRDefault="00A13B56" w:rsidP="00A13B56">
            <w:pPr>
              <w:pStyle w:val="TableText"/>
            </w:pPr>
            <w:r w:rsidRPr="00393530">
              <w:rPr>
                <w:rFonts w:cs="Arial"/>
                <w:color w:val="000000"/>
              </w:rPr>
              <w:t>The identification code of the clerk initiating the change.</w:t>
            </w:r>
          </w:p>
        </w:tc>
        <w:tc>
          <w:tcPr>
            <w:tcW w:w="1080" w:type="dxa"/>
            <w:tcMar>
              <w:left w:w="58" w:type="dxa"/>
              <w:right w:w="58" w:type="dxa"/>
            </w:tcMar>
          </w:tcPr>
          <w:p w14:paraId="3AF182C0" w14:textId="77777777" w:rsidR="00A13B56" w:rsidRDefault="00A13B56" w:rsidP="00A13B56">
            <w:pPr>
              <w:pStyle w:val="TableText"/>
              <w:rPr>
                <w:caps/>
              </w:rPr>
            </w:pPr>
            <w:r>
              <w:rPr>
                <w:caps/>
              </w:rPr>
              <w:t>4 c</w:t>
            </w:r>
          </w:p>
        </w:tc>
        <w:tc>
          <w:tcPr>
            <w:tcW w:w="2340" w:type="dxa"/>
            <w:tcMar>
              <w:left w:w="58" w:type="dxa"/>
              <w:right w:w="58" w:type="dxa"/>
            </w:tcMar>
          </w:tcPr>
          <w:p w14:paraId="5E31DAC9" w14:textId="77777777" w:rsidR="00A13B56" w:rsidRDefault="00A13B56" w:rsidP="00A13B56">
            <w:pPr>
              <w:pStyle w:val="TableText"/>
            </w:pPr>
            <w:r>
              <w:t>-</w:t>
            </w:r>
          </w:p>
        </w:tc>
        <w:tc>
          <w:tcPr>
            <w:tcW w:w="858" w:type="dxa"/>
            <w:tcMar>
              <w:left w:w="58" w:type="dxa"/>
              <w:right w:w="58" w:type="dxa"/>
            </w:tcMar>
          </w:tcPr>
          <w:p w14:paraId="39A34575" w14:textId="77777777" w:rsidR="00A13B56" w:rsidRDefault="00A13B56" w:rsidP="00A13B56">
            <w:pPr>
              <w:pStyle w:val="TableText"/>
            </w:pPr>
            <w:r>
              <w:t>Spaces</w:t>
            </w:r>
          </w:p>
        </w:tc>
        <w:tc>
          <w:tcPr>
            <w:tcW w:w="431" w:type="dxa"/>
          </w:tcPr>
          <w:p w14:paraId="47AC7DAF" w14:textId="77777777" w:rsidR="00A13B56" w:rsidRDefault="00A13B56" w:rsidP="00A13B56">
            <w:pPr>
              <w:pStyle w:val="TableText"/>
            </w:pPr>
            <w:r>
              <w:t>-</w:t>
            </w:r>
          </w:p>
        </w:tc>
        <w:tc>
          <w:tcPr>
            <w:tcW w:w="431" w:type="dxa"/>
          </w:tcPr>
          <w:p w14:paraId="3F5E76CB" w14:textId="77777777" w:rsidR="00A13B56" w:rsidRDefault="00A13B56" w:rsidP="00A13B56">
            <w:pPr>
              <w:pStyle w:val="TableText"/>
            </w:pPr>
            <w:r>
              <w:t>-</w:t>
            </w:r>
          </w:p>
        </w:tc>
        <w:tc>
          <w:tcPr>
            <w:tcW w:w="432" w:type="dxa"/>
          </w:tcPr>
          <w:p w14:paraId="260029E2" w14:textId="77777777" w:rsidR="00A13B56" w:rsidRDefault="00A13B56" w:rsidP="00A13B56">
            <w:pPr>
              <w:pStyle w:val="TableText"/>
            </w:pPr>
            <w:r>
              <w:t>X</w:t>
            </w:r>
          </w:p>
        </w:tc>
      </w:tr>
      <w:tr w:rsidR="00A13B56" w14:paraId="29B06D8E" w14:textId="77777777" w:rsidTr="005C7A84">
        <w:trPr>
          <w:cantSplit/>
          <w:jc w:val="center"/>
        </w:trPr>
        <w:tc>
          <w:tcPr>
            <w:tcW w:w="802" w:type="dxa"/>
            <w:tcMar>
              <w:left w:w="58" w:type="dxa"/>
              <w:right w:w="58" w:type="dxa"/>
            </w:tcMar>
          </w:tcPr>
          <w:p w14:paraId="703AFA76" w14:textId="0E604163" w:rsidR="00A13B56" w:rsidRDefault="00A13B56" w:rsidP="00A13B56">
            <w:pPr>
              <w:pStyle w:val="TableText"/>
            </w:pPr>
            <w:r>
              <w:t>2485 – 2492</w:t>
            </w:r>
          </w:p>
        </w:tc>
        <w:tc>
          <w:tcPr>
            <w:tcW w:w="2227" w:type="dxa"/>
            <w:tcMar>
              <w:left w:w="58" w:type="dxa"/>
              <w:right w:w="58" w:type="dxa"/>
            </w:tcMar>
          </w:tcPr>
          <w:p w14:paraId="21A76EA4" w14:textId="77777777" w:rsidR="00A13B56" w:rsidRDefault="00A13B56" w:rsidP="00A13B56">
            <w:pPr>
              <w:pStyle w:val="TableText"/>
            </w:pPr>
            <w:r>
              <w:t>HDR CASH REC TRAILER DATE 7</w:t>
            </w:r>
          </w:p>
        </w:tc>
        <w:tc>
          <w:tcPr>
            <w:tcW w:w="2993" w:type="dxa"/>
            <w:tcMar>
              <w:left w:w="58" w:type="dxa"/>
              <w:right w:w="58" w:type="dxa"/>
            </w:tcMar>
          </w:tcPr>
          <w:p w14:paraId="2F4C411A" w14:textId="5CE5E1C8" w:rsidR="00A13B56" w:rsidRDefault="00A13B56" w:rsidP="00A13B56">
            <w:pPr>
              <w:pStyle w:val="TableText"/>
            </w:pPr>
            <w:r>
              <w:t>:P:IDR-</w:t>
            </w:r>
            <w:hyperlink r:id="rId698" w:history="1">
              <w:r>
                <w:rPr>
                  <w:rStyle w:val="Hyperlink"/>
                </w:rPr>
                <w:t>C-DATE</w:t>
              </w:r>
            </w:hyperlink>
          </w:p>
        </w:tc>
        <w:tc>
          <w:tcPr>
            <w:tcW w:w="2790" w:type="dxa"/>
            <w:tcMar>
              <w:left w:w="58" w:type="dxa"/>
              <w:right w:w="58" w:type="dxa"/>
            </w:tcMar>
          </w:tcPr>
          <w:p w14:paraId="1B6A4CC7" w14:textId="77777777" w:rsidR="00A13B56" w:rsidRDefault="00A13B56" w:rsidP="00A13B56">
            <w:pPr>
              <w:pStyle w:val="TableText"/>
            </w:pPr>
            <w:r>
              <w:t>C/R Trailer Date</w:t>
            </w:r>
          </w:p>
          <w:p w14:paraId="581028F6" w14:textId="77777777" w:rsidR="00A13B56" w:rsidRDefault="00A13B56" w:rsidP="00A13B56">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7F0047D2" w14:textId="77777777" w:rsidR="00A13B56" w:rsidRDefault="00A13B56" w:rsidP="00A13B56">
            <w:pPr>
              <w:pStyle w:val="TableText"/>
              <w:rPr>
                <w:caps/>
              </w:rPr>
            </w:pPr>
            <w:r>
              <w:rPr>
                <w:caps/>
              </w:rPr>
              <w:t>8 N</w:t>
            </w:r>
          </w:p>
        </w:tc>
        <w:tc>
          <w:tcPr>
            <w:tcW w:w="2340" w:type="dxa"/>
            <w:tcMar>
              <w:left w:w="58" w:type="dxa"/>
              <w:right w:w="58" w:type="dxa"/>
            </w:tcMar>
          </w:tcPr>
          <w:p w14:paraId="48D0370E" w14:textId="77777777" w:rsidR="00A13B56" w:rsidRDefault="00A13B56" w:rsidP="00A13B56">
            <w:pPr>
              <w:pStyle w:val="TableText"/>
            </w:pPr>
            <w:r>
              <w:t>MMDDYYYY</w:t>
            </w:r>
          </w:p>
        </w:tc>
        <w:tc>
          <w:tcPr>
            <w:tcW w:w="858" w:type="dxa"/>
            <w:tcMar>
              <w:left w:w="58" w:type="dxa"/>
              <w:right w:w="58" w:type="dxa"/>
            </w:tcMar>
          </w:tcPr>
          <w:p w14:paraId="76DCDFFC" w14:textId="77777777" w:rsidR="00A13B56" w:rsidRDefault="00A13B56" w:rsidP="00A13B56">
            <w:pPr>
              <w:pStyle w:val="TableText"/>
            </w:pPr>
            <w:r>
              <w:t>Zeros</w:t>
            </w:r>
          </w:p>
        </w:tc>
        <w:tc>
          <w:tcPr>
            <w:tcW w:w="431" w:type="dxa"/>
          </w:tcPr>
          <w:p w14:paraId="1289C6D4" w14:textId="77777777" w:rsidR="00A13B56" w:rsidRDefault="00A13B56" w:rsidP="00A13B56">
            <w:pPr>
              <w:pStyle w:val="TableText"/>
            </w:pPr>
            <w:r>
              <w:t>-</w:t>
            </w:r>
          </w:p>
        </w:tc>
        <w:tc>
          <w:tcPr>
            <w:tcW w:w="431" w:type="dxa"/>
          </w:tcPr>
          <w:p w14:paraId="4A9D654B" w14:textId="77777777" w:rsidR="00A13B56" w:rsidRDefault="00A13B56" w:rsidP="00A13B56">
            <w:pPr>
              <w:pStyle w:val="TableText"/>
            </w:pPr>
            <w:r>
              <w:t>-</w:t>
            </w:r>
          </w:p>
        </w:tc>
        <w:tc>
          <w:tcPr>
            <w:tcW w:w="432" w:type="dxa"/>
          </w:tcPr>
          <w:p w14:paraId="1343C384" w14:textId="77777777" w:rsidR="00A13B56" w:rsidRDefault="00A13B56" w:rsidP="00A13B56">
            <w:pPr>
              <w:pStyle w:val="TableText"/>
            </w:pPr>
            <w:r>
              <w:t>X</w:t>
            </w:r>
          </w:p>
        </w:tc>
      </w:tr>
      <w:tr w:rsidR="00A13B56" w14:paraId="6A8F7217" w14:textId="77777777" w:rsidTr="005C7A84">
        <w:trPr>
          <w:cantSplit/>
          <w:jc w:val="center"/>
        </w:trPr>
        <w:tc>
          <w:tcPr>
            <w:tcW w:w="802" w:type="dxa"/>
            <w:tcMar>
              <w:left w:w="58" w:type="dxa"/>
              <w:right w:w="58" w:type="dxa"/>
            </w:tcMar>
          </w:tcPr>
          <w:p w14:paraId="7067A8D0" w14:textId="77777777" w:rsidR="00A13B56" w:rsidRDefault="00A13B56" w:rsidP="00A13B56">
            <w:pPr>
              <w:pStyle w:val="TableText"/>
            </w:pPr>
            <w:r>
              <w:t>2493</w:t>
            </w:r>
          </w:p>
        </w:tc>
        <w:tc>
          <w:tcPr>
            <w:tcW w:w="2227" w:type="dxa"/>
            <w:tcMar>
              <w:left w:w="58" w:type="dxa"/>
              <w:right w:w="58" w:type="dxa"/>
            </w:tcMar>
          </w:tcPr>
          <w:p w14:paraId="53C437A9" w14:textId="77777777" w:rsidR="00A13B56" w:rsidRDefault="00A13B56" w:rsidP="00A13B56">
            <w:pPr>
              <w:pStyle w:val="TableText"/>
            </w:pPr>
            <w:r>
              <w:t>CASH REC TYPE 8</w:t>
            </w:r>
          </w:p>
        </w:tc>
        <w:tc>
          <w:tcPr>
            <w:tcW w:w="2993" w:type="dxa"/>
            <w:tcMar>
              <w:left w:w="58" w:type="dxa"/>
              <w:right w:w="58" w:type="dxa"/>
            </w:tcMar>
          </w:tcPr>
          <w:p w14:paraId="2998313A" w14:textId="60209702" w:rsidR="00A13B56" w:rsidRDefault="00A13B56" w:rsidP="00A13B56">
            <w:pPr>
              <w:pStyle w:val="TableText"/>
            </w:pPr>
            <w:r>
              <w:t>:P:IDR-</w:t>
            </w:r>
            <w:hyperlink r:id="rId699" w:history="1">
              <w:r>
                <w:rPr>
                  <w:rStyle w:val="Hyperlink"/>
                </w:rPr>
                <w:t>C-TYPE</w:t>
              </w:r>
            </w:hyperlink>
          </w:p>
        </w:tc>
        <w:tc>
          <w:tcPr>
            <w:tcW w:w="2790" w:type="dxa"/>
            <w:tcMar>
              <w:left w:w="58" w:type="dxa"/>
              <w:right w:w="58" w:type="dxa"/>
            </w:tcMar>
          </w:tcPr>
          <w:p w14:paraId="4EA547F3" w14:textId="77777777" w:rsidR="00A13B56" w:rsidRDefault="00A13B56" w:rsidP="00A13B56">
            <w:pPr>
              <w:pStyle w:val="TableText"/>
            </w:pPr>
            <w:r>
              <w:t>C/R type</w:t>
            </w:r>
          </w:p>
          <w:p w14:paraId="35C612DD" w14:textId="77777777" w:rsidR="00A13B56" w:rsidRDefault="00A13B56" w:rsidP="00A13B56">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0ACE7D1C" w14:textId="77777777" w:rsidR="00A13B56" w:rsidRDefault="00A13B56" w:rsidP="00A13B56">
            <w:pPr>
              <w:pStyle w:val="TableText"/>
              <w:rPr>
                <w:caps/>
              </w:rPr>
            </w:pPr>
            <w:r>
              <w:rPr>
                <w:caps/>
              </w:rPr>
              <w:t>1 C</w:t>
            </w:r>
          </w:p>
        </w:tc>
        <w:tc>
          <w:tcPr>
            <w:tcW w:w="2340" w:type="dxa"/>
            <w:tcMar>
              <w:left w:w="58" w:type="dxa"/>
              <w:right w:w="58" w:type="dxa"/>
            </w:tcMar>
          </w:tcPr>
          <w:p w14:paraId="2EA23FF7" w14:textId="77777777" w:rsidR="00A13B56" w:rsidRPr="0097365E" w:rsidRDefault="00A13B56" w:rsidP="00A13B56">
            <w:pPr>
              <w:pStyle w:val="TableText"/>
              <w:rPr>
                <w:rFonts w:cs="Arial"/>
                <w:color w:val="000000"/>
              </w:rPr>
            </w:pPr>
            <w:r w:rsidRPr="0042502A">
              <w:rPr>
                <w:rFonts w:cs="Arial"/>
                <w:b/>
                <w:color w:val="000000"/>
              </w:rPr>
              <w:t>Valid Values:</w:t>
            </w:r>
          </w:p>
          <w:p w14:paraId="217CA154" w14:textId="38A694B0" w:rsidR="00A13B56" w:rsidRPr="000B6CD8" w:rsidRDefault="00A13B56" w:rsidP="00245396">
            <w:pPr>
              <w:pStyle w:val="TableTextBullet"/>
            </w:pPr>
            <w:r w:rsidRPr="000B6CD8">
              <w:t xml:space="preserve">P </w:t>
            </w:r>
            <w:r>
              <w:t xml:space="preserve">– </w:t>
            </w:r>
            <w:r w:rsidRPr="000B6CD8">
              <w:t>Partial refund</w:t>
            </w:r>
          </w:p>
          <w:p w14:paraId="4545C8A4" w14:textId="2DA3A4D2" w:rsidR="00A13B56" w:rsidRPr="000B6CD8" w:rsidRDefault="00A13B56" w:rsidP="00245396">
            <w:pPr>
              <w:pStyle w:val="TableTextBullet"/>
            </w:pPr>
            <w:r w:rsidRPr="000B6CD8">
              <w:t xml:space="preserve">F </w:t>
            </w:r>
            <w:r>
              <w:t xml:space="preserve">– </w:t>
            </w:r>
            <w:r w:rsidRPr="000B6CD8">
              <w:t>Full refund</w:t>
            </w:r>
          </w:p>
          <w:p w14:paraId="212F0D1A" w14:textId="0B6C6544" w:rsidR="00A13B56" w:rsidRPr="000B6CD8" w:rsidRDefault="00A13B56" w:rsidP="00245396">
            <w:pPr>
              <w:pStyle w:val="TableTextBullet"/>
            </w:pPr>
            <w:r w:rsidRPr="000B6CD8">
              <w:t xml:space="preserve">R </w:t>
            </w:r>
            <w:r>
              <w:t xml:space="preserve">– </w:t>
            </w:r>
            <w:r w:rsidRPr="000B6CD8">
              <w:t>Reissue</w:t>
            </w:r>
          </w:p>
          <w:p w14:paraId="251669E6" w14:textId="310E6136" w:rsidR="00A13B56" w:rsidRPr="000B6CD8" w:rsidRDefault="00A13B56" w:rsidP="00245396">
            <w:pPr>
              <w:pStyle w:val="TableTextBullet"/>
            </w:pPr>
            <w:r w:rsidRPr="000B6CD8">
              <w:t xml:space="preserve">S </w:t>
            </w:r>
            <w:r>
              <w:t xml:space="preserve">– </w:t>
            </w:r>
            <w:r w:rsidRPr="000B6CD8">
              <w:t>Staledate</w:t>
            </w:r>
          </w:p>
          <w:p w14:paraId="67E97305" w14:textId="0F474617" w:rsidR="00A13B56" w:rsidRDefault="00A13B56" w:rsidP="00245396">
            <w:pPr>
              <w:pStyle w:val="TableTextBullet"/>
            </w:pPr>
            <w:r w:rsidRPr="000B6CD8">
              <w:t xml:space="preserve">V </w:t>
            </w:r>
            <w:r>
              <w:t xml:space="preserve">– </w:t>
            </w:r>
            <w:r w:rsidRPr="000B6CD8">
              <w:t>Void</w:t>
            </w:r>
          </w:p>
        </w:tc>
        <w:tc>
          <w:tcPr>
            <w:tcW w:w="858" w:type="dxa"/>
            <w:tcMar>
              <w:left w:w="58" w:type="dxa"/>
              <w:right w:w="58" w:type="dxa"/>
            </w:tcMar>
          </w:tcPr>
          <w:p w14:paraId="01EE7830" w14:textId="77777777" w:rsidR="00A13B56" w:rsidRDefault="00A13B56" w:rsidP="00A13B56">
            <w:pPr>
              <w:pStyle w:val="TableText"/>
            </w:pPr>
            <w:r>
              <w:t>Spaces</w:t>
            </w:r>
          </w:p>
        </w:tc>
        <w:tc>
          <w:tcPr>
            <w:tcW w:w="431" w:type="dxa"/>
          </w:tcPr>
          <w:p w14:paraId="34857619" w14:textId="77777777" w:rsidR="00A13B56" w:rsidRDefault="00A13B56" w:rsidP="00A13B56">
            <w:pPr>
              <w:pStyle w:val="TableText"/>
            </w:pPr>
            <w:r>
              <w:t>-</w:t>
            </w:r>
          </w:p>
        </w:tc>
        <w:tc>
          <w:tcPr>
            <w:tcW w:w="431" w:type="dxa"/>
          </w:tcPr>
          <w:p w14:paraId="7F105A72" w14:textId="77777777" w:rsidR="00A13B56" w:rsidRDefault="00A13B56" w:rsidP="00A13B56">
            <w:pPr>
              <w:pStyle w:val="TableText"/>
            </w:pPr>
            <w:r>
              <w:t>-</w:t>
            </w:r>
          </w:p>
        </w:tc>
        <w:tc>
          <w:tcPr>
            <w:tcW w:w="432" w:type="dxa"/>
          </w:tcPr>
          <w:p w14:paraId="316AD58E" w14:textId="77777777" w:rsidR="00A13B56" w:rsidRDefault="00A13B56" w:rsidP="00A13B56">
            <w:pPr>
              <w:pStyle w:val="TableText"/>
            </w:pPr>
            <w:r>
              <w:t>X</w:t>
            </w:r>
          </w:p>
        </w:tc>
      </w:tr>
      <w:tr w:rsidR="00A13B56" w14:paraId="62B92705" w14:textId="77777777" w:rsidTr="005C7A84">
        <w:trPr>
          <w:cantSplit/>
          <w:jc w:val="center"/>
        </w:trPr>
        <w:tc>
          <w:tcPr>
            <w:tcW w:w="802" w:type="dxa"/>
            <w:tcMar>
              <w:left w:w="58" w:type="dxa"/>
              <w:right w:w="58" w:type="dxa"/>
            </w:tcMar>
          </w:tcPr>
          <w:p w14:paraId="1C18BD77" w14:textId="77777777" w:rsidR="00A13B56" w:rsidRDefault="00A13B56" w:rsidP="00A13B56">
            <w:pPr>
              <w:pStyle w:val="TableText"/>
            </w:pPr>
            <w:r>
              <w:t>2494</w:t>
            </w:r>
          </w:p>
        </w:tc>
        <w:tc>
          <w:tcPr>
            <w:tcW w:w="2227" w:type="dxa"/>
            <w:tcMar>
              <w:left w:w="58" w:type="dxa"/>
              <w:right w:w="58" w:type="dxa"/>
            </w:tcMar>
          </w:tcPr>
          <w:p w14:paraId="7C29414A" w14:textId="77777777" w:rsidR="00A13B56" w:rsidRDefault="00A13B56" w:rsidP="00A13B56">
            <w:pPr>
              <w:pStyle w:val="TableText"/>
            </w:pPr>
            <w:r>
              <w:t>HDR STATUS PRIOR 8</w:t>
            </w:r>
          </w:p>
        </w:tc>
        <w:tc>
          <w:tcPr>
            <w:tcW w:w="2993" w:type="dxa"/>
            <w:tcMar>
              <w:left w:w="58" w:type="dxa"/>
              <w:right w:w="58" w:type="dxa"/>
            </w:tcMar>
          </w:tcPr>
          <w:p w14:paraId="55BAA386" w14:textId="165F552D" w:rsidR="00A13B56" w:rsidRDefault="00A13B56" w:rsidP="00A13B56">
            <w:pPr>
              <w:pStyle w:val="TableText"/>
            </w:pPr>
            <w:r>
              <w:t>:P:IDR-</w:t>
            </w:r>
            <w:hyperlink r:id="rId700" w:history="1">
              <w:r>
                <w:rPr>
                  <w:rStyle w:val="Hyperlink"/>
                </w:rPr>
                <w:t>C-OLD-STAT</w:t>
              </w:r>
            </w:hyperlink>
          </w:p>
        </w:tc>
        <w:tc>
          <w:tcPr>
            <w:tcW w:w="2790" w:type="dxa"/>
            <w:tcMar>
              <w:left w:w="58" w:type="dxa"/>
              <w:right w:w="58" w:type="dxa"/>
            </w:tcMar>
          </w:tcPr>
          <w:p w14:paraId="74203E64" w14:textId="77777777" w:rsidR="00A13B56" w:rsidRDefault="00A13B56" w:rsidP="00A13B56">
            <w:pPr>
              <w:pStyle w:val="TableText"/>
            </w:pPr>
            <w:r>
              <w:t>Prior detail status</w:t>
            </w:r>
          </w:p>
          <w:p w14:paraId="1406860E" w14:textId="5219B5AE" w:rsidR="00A13B56" w:rsidRDefault="00A13B56" w:rsidP="00A13B56">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59518726" w14:textId="77777777" w:rsidR="00A13B56" w:rsidRPr="0097365E" w:rsidRDefault="00A13B56" w:rsidP="00A13B56">
            <w:pPr>
              <w:pStyle w:val="TableText"/>
              <w:rPr>
                <w:rFonts w:ascii="Arial Narrow" w:hAnsi="Arial Narrow" w:cs="Arial"/>
                <w:color w:val="000000"/>
              </w:rPr>
            </w:pPr>
            <w:r w:rsidRPr="0042502A">
              <w:rPr>
                <w:rFonts w:ascii="Arial Narrow" w:hAnsi="Arial Narrow" w:cs="Arial"/>
                <w:b/>
                <w:color w:val="000000"/>
              </w:rPr>
              <w:t>Valid Values:</w:t>
            </w:r>
          </w:p>
          <w:p w14:paraId="46C65D50" w14:textId="77777777" w:rsidR="00A13B56" w:rsidRDefault="00A13B56" w:rsidP="00245396">
            <w:pPr>
              <w:pStyle w:val="TableTextBullet"/>
            </w:pPr>
            <w:r>
              <w:t xml:space="preserve">F – </w:t>
            </w:r>
            <w:r w:rsidRPr="0097365E">
              <w:t xml:space="preserve">Full claim refund </w:t>
            </w:r>
            <w:r>
              <w:t>–</w:t>
            </w:r>
            <w:r w:rsidRPr="0097365E">
              <w:t xml:space="preserve"> EGHP, used only when an EGHP accounts receivable has been satisfied (RG type AR). This status is for display purposes only, internally the claim status would be a ‘</w:t>
            </w:r>
            <w:r>
              <w:t>Y</w:t>
            </w:r>
            <w:r w:rsidRPr="0097365E">
              <w:t>’.</w:t>
            </w:r>
          </w:p>
          <w:p w14:paraId="27BAA242" w14:textId="0ED515CB" w:rsidR="00C57EF4" w:rsidRDefault="00C57EF4"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tc>
        <w:tc>
          <w:tcPr>
            <w:tcW w:w="1080" w:type="dxa"/>
            <w:tcMar>
              <w:left w:w="58" w:type="dxa"/>
              <w:right w:w="58" w:type="dxa"/>
            </w:tcMar>
          </w:tcPr>
          <w:p w14:paraId="3DEF9591" w14:textId="77777777" w:rsidR="00A13B56" w:rsidRDefault="00A13B56" w:rsidP="00A13B56">
            <w:pPr>
              <w:pStyle w:val="TableText"/>
              <w:rPr>
                <w:caps/>
              </w:rPr>
            </w:pPr>
            <w:r>
              <w:rPr>
                <w:caps/>
              </w:rPr>
              <w:t>1 C</w:t>
            </w:r>
          </w:p>
        </w:tc>
        <w:tc>
          <w:tcPr>
            <w:tcW w:w="2340" w:type="dxa"/>
            <w:tcMar>
              <w:left w:w="58" w:type="dxa"/>
              <w:right w:w="58" w:type="dxa"/>
            </w:tcMar>
          </w:tcPr>
          <w:p w14:paraId="2B49C27B" w14:textId="32F06B11" w:rsidR="00A13B56" w:rsidRDefault="00A13B56" w:rsidP="00A13B56">
            <w:pPr>
              <w:pStyle w:val="TableText"/>
            </w:pPr>
            <w:r>
              <w:t xml:space="preserve">See spec </w:t>
            </w:r>
            <w:hyperlink r:id="rId701" w:history="1">
              <w:r>
                <w:rPr>
                  <w:rStyle w:val="Hyperlink"/>
                  <w:rFonts w:cs="Courier New"/>
                  <w:szCs w:val="16"/>
                </w:rPr>
                <w:t>S0209000</w:t>
              </w:r>
            </w:hyperlink>
          </w:p>
        </w:tc>
        <w:tc>
          <w:tcPr>
            <w:tcW w:w="858" w:type="dxa"/>
            <w:tcMar>
              <w:left w:w="58" w:type="dxa"/>
              <w:right w:w="58" w:type="dxa"/>
            </w:tcMar>
          </w:tcPr>
          <w:p w14:paraId="47B6A440" w14:textId="77777777" w:rsidR="00A13B56" w:rsidRDefault="00A13B56" w:rsidP="00A13B56">
            <w:pPr>
              <w:pStyle w:val="TableText"/>
            </w:pPr>
            <w:r>
              <w:t>Spaces</w:t>
            </w:r>
          </w:p>
        </w:tc>
        <w:tc>
          <w:tcPr>
            <w:tcW w:w="431" w:type="dxa"/>
          </w:tcPr>
          <w:p w14:paraId="44C81499" w14:textId="77777777" w:rsidR="00A13B56" w:rsidRDefault="00A13B56" w:rsidP="00A13B56">
            <w:pPr>
              <w:pStyle w:val="TableText"/>
            </w:pPr>
            <w:r>
              <w:t>-</w:t>
            </w:r>
          </w:p>
        </w:tc>
        <w:tc>
          <w:tcPr>
            <w:tcW w:w="431" w:type="dxa"/>
          </w:tcPr>
          <w:p w14:paraId="4ACB1A42" w14:textId="77777777" w:rsidR="00A13B56" w:rsidRDefault="00A13B56" w:rsidP="00A13B56">
            <w:pPr>
              <w:pStyle w:val="TableText"/>
            </w:pPr>
            <w:r>
              <w:t>-</w:t>
            </w:r>
          </w:p>
        </w:tc>
        <w:tc>
          <w:tcPr>
            <w:tcW w:w="432" w:type="dxa"/>
          </w:tcPr>
          <w:p w14:paraId="6CBB264C" w14:textId="77777777" w:rsidR="00A13B56" w:rsidRDefault="00A13B56" w:rsidP="00A13B56">
            <w:pPr>
              <w:pStyle w:val="TableText"/>
            </w:pPr>
            <w:r>
              <w:t>X</w:t>
            </w:r>
          </w:p>
        </w:tc>
      </w:tr>
      <w:tr w:rsidR="00A13B56" w14:paraId="55965C36" w14:textId="77777777" w:rsidTr="005C7A84">
        <w:trPr>
          <w:cantSplit/>
          <w:jc w:val="center"/>
        </w:trPr>
        <w:tc>
          <w:tcPr>
            <w:tcW w:w="802" w:type="dxa"/>
            <w:tcMar>
              <w:left w:w="58" w:type="dxa"/>
              <w:right w:w="58" w:type="dxa"/>
            </w:tcMar>
          </w:tcPr>
          <w:p w14:paraId="741ADCEE" w14:textId="77777777" w:rsidR="00A13B56" w:rsidRDefault="00A13B56" w:rsidP="00A13B56">
            <w:pPr>
              <w:pStyle w:val="TableText"/>
            </w:pPr>
            <w:r>
              <w:t>2494</w:t>
            </w:r>
          </w:p>
          <w:p w14:paraId="459A88CD" w14:textId="21CF20F2" w:rsidR="00A13B56" w:rsidRDefault="00A13B56" w:rsidP="00A13B56">
            <w:pPr>
              <w:pStyle w:val="TableText"/>
            </w:pPr>
            <w:r>
              <w:t>(Cont’d)</w:t>
            </w:r>
          </w:p>
        </w:tc>
        <w:tc>
          <w:tcPr>
            <w:tcW w:w="2227" w:type="dxa"/>
            <w:tcMar>
              <w:left w:w="58" w:type="dxa"/>
              <w:right w:w="58" w:type="dxa"/>
            </w:tcMar>
          </w:tcPr>
          <w:p w14:paraId="547F0181" w14:textId="77777777" w:rsidR="00A13B56" w:rsidRDefault="00A13B56" w:rsidP="00A13B56">
            <w:pPr>
              <w:pStyle w:val="TableText"/>
            </w:pPr>
            <w:r>
              <w:t>HDR STATUS PRIOR 8</w:t>
            </w:r>
          </w:p>
        </w:tc>
        <w:tc>
          <w:tcPr>
            <w:tcW w:w="2993" w:type="dxa"/>
            <w:tcMar>
              <w:left w:w="58" w:type="dxa"/>
              <w:right w:w="58" w:type="dxa"/>
            </w:tcMar>
          </w:tcPr>
          <w:p w14:paraId="27699452" w14:textId="0798A9A7" w:rsidR="00A13B56" w:rsidRDefault="00A13B56" w:rsidP="00A13B56">
            <w:pPr>
              <w:pStyle w:val="TableText"/>
            </w:pPr>
            <w:r>
              <w:t>:P:IDR-</w:t>
            </w:r>
            <w:hyperlink r:id="rId702" w:history="1">
              <w:r>
                <w:rPr>
                  <w:rStyle w:val="Hyperlink"/>
                </w:rPr>
                <w:t>C-OLD-STAT</w:t>
              </w:r>
            </w:hyperlink>
          </w:p>
        </w:tc>
        <w:tc>
          <w:tcPr>
            <w:tcW w:w="2790" w:type="dxa"/>
            <w:tcMar>
              <w:left w:w="58" w:type="dxa"/>
              <w:right w:w="58" w:type="dxa"/>
            </w:tcMar>
          </w:tcPr>
          <w:p w14:paraId="21059D70" w14:textId="1799B696" w:rsidR="00A13B56" w:rsidRDefault="00A13B56" w:rsidP="00A13B56">
            <w:pPr>
              <w:pStyle w:val="TableText"/>
            </w:pPr>
            <w:r>
              <w:t>Prior detail status</w:t>
            </w:r>
            <w:r w:rsidR="00C57EF4">
              <w:t xml:space="preserve"> continued</w:t>
            </w:r>
          </w:p>
          <w:p w14:paraId="6F758828" w14:textId="77777777" w:rsidR="00A13B56" w:rsidRPr="0097365E" w:rsidRDefault="00A13B56" w:rsidP="00A13B56">
            <w:pPr>
              <w:pStyle w:val="TableText"/>
              <w:rPr>
                <w:rFonts w:ascii="Arial Narrow" w:hAnsi="Arial Narrow" w:cs="Arial"/>
                <w:color w:val="000000"/>
              </w:rPr>
            </w:pPr>
            <w:r w:rsidRPr="0042502A">
              <w:rPr>
                <w:rFonts w:ascii="Arial Narrow" w:hAnsi="Arial Narrow" w:cs="Arial"/>
                <w:b/>
                <w:color w:val="000000"/>
              </w:rPr>
              <w:t>Valid Values:</w:t>
            </w:r>
          </w:p>
          <w:p w14:paraId="522D928D" w14:textId="77777777" w:rsidR="00A13B56" w:rsidRDefault="00A13B56" w:rsidP="00245396">
            <w:pPr>
              <w:pStyle w:val="TableTextBullet"/>
            </w:pPr>
            <w:r w:rsidRPr="0097365E">
              <w:t>P</w:t>
            </w:r>
            <w:r w:rsidRPr="000B6CD8">
              <w:t xml:space="preserve"> </w:t>
            </w:r>
            <w:r>
              <w:t xml:space="preserve">– </w:t>
            </w:r>
            <w:r w:rsidRPr="0097365E">
              <w:t xml:space="preserve">Partial claim refund </w:t>
            </w:r>
            <w:r>
              <w:t>–</w:t>
            </w:r>
            <w:r w:rsidRPr="0097365E">
              <w:t xml:space="preserve"> EGHP, used only when an EGHP accounts receivable has been satisfied (</w:t>
            </w:r>
            <w:r w:rsidRPr="005363C8">
              <w:t>RG</w:t>
            </w:r>
            <w:r w:rsidRPr="0097365E">
              <w:t xml:space="preserve"> type AR). This status is for display purposes only, internally the claim status would be a ‘</w:t>
            </w:r>
            <w:r>
              <w:t>G</w:t>
            </w:r>
            <w:r w:rsidRPr="0097365E">
              <w:t>’.</w:t>
            </w:r>
          </w:p>
          <w:p w14:paraId="5E296EA5" w14:textId="77777777" w:rsidR="00C57EF4" w:rsidRPr="0097365E" w:rsidRDefault="00C57EF4" w:rsidP="00245396">
            <w:pPr>
              <w:pStyle w:val="TableTextBullet"/>
            </w:pPr>
            <w:r w:rsidRPr="0097365E">
              <w:t>X</w:t>
            </w:r>
            <w:r w:rsidRPr="000B6CD8">
              <w:t xml:space="preserve"> </w:t>
            </w:r>
            <w:r>
              <w:t xml:space="preserve">– </w:t>
            </w:r>
            <w:r w:rsidRPr="0097365E">
              <w:t>Partial refund, claim that is a partial void and a split pay.</w:t>
            </w:r>
          </w:p>
          <w:p w14:paraId="76868AD4" w14:textId="77777777" w:rsidR="00C57EF4" w:rsidRPr="0097365E" w:rsidRDefault="00C57EF4" w:rsidP="00245396">
            <w:pPr>
              <w:pStyle w:val="TableTextBullet"/>
            </w:pPr>
            <w:r w:rsidRPr="0097365E">
              <w:t>Y</w:t>
            </w:r>
            <w:r w:rsidRPr="000B6CD8">
              <w:t xml:space="preserve"> </w:t>
            </w:r>
            <w:r>
              <w:t xml:space="preserve">– </w:t>
            </w:r>
            <w:r w:rsidRPr="0097365E">
              <w:t>Full refund, full amount of claim payment was returned.</w:t>
            </w:r>
          </w:p>
          <w:p w14:paraId="0AF568C3" w14:textId="2288CD85" w:rsidR="00C57EF4" w:rsidRDefault="00C57EF4"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03C0A8A1" w14:textId="77777777" w:rsidR="00A13B56" w:rsidRDefault="00A13B56" w:rsidP="00A13B56">
            <w:pPr>
              <w:pStyle w:val="TableText"/>
              <w:rPr>
                <w:caps/>
              </w:rPr>
            </w:pPr>
            <w:r>
              <w:rPr>
                <w:caps/>
              </w:rPr>
              <w:t>1 C</w:t>
            </w:r>
          </w:p>
        </w:tc>
        <w:tc>
          <w:tcPr>
            <w:tcW w:w="2340" w:type="dxa"/>
            <w:tcMar>
              <w:left w:w="58" w:type="dxa"/>
              <w:right w:w="58" w:type="dxa"/>
            </w:tcMar>
          </w:tcPr>
          <w:p w14:paraId="1111ED47" w14:textId="52DF6D4E" w:rsidR="00A13B56" w:rsidRDefault="00A13B56" w:rsidP="00A13B56">
            <w:pPr>
              <w:pStyle w:val="TableText"/>
            </w:pPr>
            <w:r>
              <w:t xml:space="preserve">See spec </w:t>
            </w:r>
            <w:hyperlink r:id="rId703" w:history="1">
              <w:r>
                <w:rPr>
                  <w:rStyle w:val="Hyperlink"/>
                  <w:rFonts w:cs="Courier New"/>
                  <w:szCs w:val="16"/>
                </w:rPr>
                <w:t>S0209000</w:t>
              </w:r>
            </w:hyperlink>
          </w:p>
        </w:tc>
        <w:tc>
          <w:tcPr>
            <w:tcW w:w="858" w:type="dxa"/>
            <w:tcMar>
              <w:left w:w="58" w:type="dxa"/>
              <w:right w:w="58" w:type="dxa"/>
            </w:tcMar>
          </w:tcPr>
          <w:p w14:paraId="77C86686" w14:textId="77777777" w:rsidR="00A13B56" w:rsidRDefault="00A13B56" w:rsidP="00A13B56">
            <w:pPr>
              <w:pStyle w:val="TableText"/>
            </w:pPr>
            <w:r>
              <w:t>Spaces</w:t>
            </w:r>
          </w:p>
        </w:tc>
        <w:tc>
          <w:tcPr>
            <w:tcW w:w="431" w:type="dxa"/>
          </w:tcPr>
          <w:p w14:paraId="5E12298D" w14:textId="77777777" w:rsidR="00A13B56" w:rsidRDefault="00A13B56" w:rsidP="00A13B56">
            <w:pPr>
              <w:pStyle w:val="TableText"/>
            </w:pPr>
            <w:r>
              <w:t>-</w:t>
            </w:r>
          </w:p>
        </w:tc>
        <w:tc>
          <w:tcPr>
            <w:tcW w:w="431" w:type="dxa"/>
          </w:tcPr>
          <w:p w14:paraId="79D0DE43" w14:textId="77777777" w:rsidR="00A13B56" w:rsidRDefault="00A13B56" w:rsidP="00A13B56">
            <w:pPr>
              <w:pStyle w:val="TableText"/>
            </w:pPr>
            <w:r>
              <w:t>-</w:t>
            </w:r>
          </w:p>
        </w:tc>
        <w:tc>
          <w:tcPr>
            <w:tcW w:w="432" w:type="dxa"/>
          </w:tcPr>
          <w:p w14:paraId="5CEB9A96" w14:textId="77777777" w:rsidR="00A13B56" w:rsidRDefault="00A13B56" w:rsidP="00A13B56">
            <w:pPr>
              <w:pStyle w:val="TableText"/>
            </w:pPr>
            <w:r>
              <w:t>X</w:t>
            </w:r>
          </w:p>
        </w:tc>
      </w:tr>
      <w:tr w:rsidR="00A13B56" w14:paraId="7AF63EDF" w14:textId="77777777" w:rsidTr="005C7A84">
        <w:trPr>
          <w:cantSplit/>
          <w:jc w:val="center"/>
        </w:trPr>
        <w:tc>
          <w:tcPr>
            <w:tcW w:w="802" w:type="dxa"/>
            <w:tcMar>
              <w:left w:w="58" w:type="dxa"/>
              <w:right w:w="58" w:type="dxa"/>
            </w:tcMar>
          </w:tcPr>
          <w:p w14:paraId="4B637EED" w14:textId="77777777" w:rsidR="00A13B56" w:rsidRDefault="00A13B56" w:rsidP="00A13B56">
            <w:pPr>
              <w:pStyle w:val="TableText"/>
            </w:pPr>
            <w:r>
              <w:t>2495</w:t>
            </w:r>
          </w:p>
        </w:tc>
        <w:tc>
          <w:tcPr>
            <w:tcW w:w="2227" w:type="dxa"/>
            <w:tcMar>
              <w:left w:w="58" w:type="dxa"/>
              <w:right w:w="58" w:type="dxa"/>
            </w:tcMar>
          </w:tcPr>
          <w:p w14:paraId="43091F11" w14:textId="77777777" w:rsidR="00A13B56" w:rsidRDefault="00A13B56" w:rsidP="00A13B56">
            <w:pPr>
              <w:pStyle w:val="TableText"/>
            </w:pPr>
            <w:r>
              <w:t>HDR STATUS CURRENT 8</w:t>
            </w:r>
          </w:p>
        </w:tc>
        <w:tc>
          <w:tcPr>
            <w:tcW w:w="2993" w:type="dxa"/>
            <w:tcMar>
              <w:left w:w="58" w:type="dxa"/>
              <w:right w:w="58" w:type="dxa"/>
            </w:tcMar>
          </w:tcPr>
          <w:p w14:paraId="4FF9A844" w14:textId="6F0ECAA3" w:rsidR="00A13B56" w:rsidRDefault="00A13B56" w:rsidP="00A13B56">
            <w:pPr>
              <w:pStyle w:val="TableText"/>
            </w:pPr>
            <w:r>
              <w:t>:P:IDR-</w:t>
            </w:r>
            <w:hyperlink r:id="rId704" w:history="1">
              <w:r>
                <w:rPr>
                  <w:rStyle w:val="Hyperlink"/>
                </w:rPr>
                <w:t>C-NEW-STAT</w:t>
              </w:r>
            </w:hyperlink>
          </w:p>
        </w:tc>
        <w:tc>
          <w:tcPr>
            <w:tcW w:w="2790" w:type="dxa"/>
            <w:tcMar>
              <w:left w:w="58" w:type="dxa"/>
              <w:right w:w="58" w:type="dxa"/>
            </w:tcMar>
          </w:tcPr>
          <w:p w14:paraId="37B9116B" w14:textId="77777777" w:rsidR="00A13B56" w:rsidRDefault="00A13B56" w:rsidP="00A13B56">
            <w:pPr>
              <w:pStyle w:val="TableText"/>
            </w:pPr>
            <w:r>
              <w:t>Current detail status</w:t>
            </w:r>
          </w:p>
          <w:p w14:paraId="51DE121B" w14:textId="77777777" w:rsidR="00A13B56" w:rsidRDefault="00A13B56" w:rsidP="00A13B56">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4F6986A6" w14:textId="77777777" w:rsidR="00A13B56" w:rsidRDefault="00A13B56" w:rsidP="00A13B56">
            <w:pPr>
              <w:pStyle w:val="TableText"/>
              <w:rPr>
                <w:caps/>
              </w:rPr>
            </w:pPr>
            <w:r>
              <w:rPr>
                <w:caps/>
              </w:rPr>
              <w:t>1 C</w:t>
            </w:r>
          </w:p>
        </w:tc>
        <w:tc>
          <w:tcPr>
            <w:tcW w:w="2340" w:type="dxa"/>
            <w:tcMar>
              <w:left w:w="58" w:type="dxa"/>
              <w:right w:w="58" w:type="dxa"/>
            </w:tcMar>
          </w:tcPr>
          <w:p w14:paraId="1E5F7D47" w14:textId="599C4DE0" w:rsidR="00A13B56" w:rsidRDefault="00A13B56" w:rsidP="00A13B56">
            <w:pPr>
              <w:pStyle w:val="TableText"/>
            </w:pPr>
            <w:r>
              <w:t xml:space="preserve">See spec </w:t>
            </w:r>
            <w:hyperlink r:id="rId705" w:history="1">
              <w:r>
                <w:rPr>
                  <w:rStyle w:val="Hyperlink"/>
                  <w:rFonts w:cs="Courier New"/>
                  <w:szCs w:val="16"/>
                </w:rPr>
                <w:t>S0209000</w:t>
              </w:r>
            </w:hyperlink>
          </w:p>
        </w:tc>
        <w:tc>
          <w:tcPr>
            <w:tcW w:w="858" w:type="dxa"/>
            <w:tcMar>
              <w:left w:w="58" w:type="dxa"/>
              <w:right w:w="58" w:type="dxa"/>
            </w:tcMar>
          </w:tcPr>
          <w:p w14:paraId="5055C0A5" w14:textId="77777777" w:rsidR="00A13B56" w:rsidRDefault="00A13B56" w:rsidP="00A13B56">
            <w:pPr>
              <w:pStyle w:val="TableText"/>
            </w:pPr>
            <w:r>
              <w:t>Spaces</w:t>
            </w:r>
          </w:p>
        </w:tc>
        <w:tc>
          <w:tcPr>
            <w:tcW w:w="431" w:type="dxa"/>
          </w:tcPr>
          <w:p w14:paraId="04CC4818" w14:textId="77777777" w:rsidR="00A13B56" w:rsidRDefault="00A13B56" w:rsidP="00A13B56">
            <w:pPr>
              <w:pStyle w:val="TableText"/>
            </w:pPr>
            <w:r>
              <w:t>-</w:t>
            </w:r>
          </w:p>
        </w:tc>
        <w:tc>
          <w:tcPr>
            <w:tcW w:w="431" w:type="dxa"/>
          </w:tcPr>
          <w:p w14:paraId="2BF68581" w14:textId="77777777" w:rsidR="00A13B56" w:rsidRDefault="00A13B56" w:rsidP="00A13B56">
            <w:pPr>
              <w:pStyle w:val="TableText"/>
            </w:pPr>
            <w:r>
              <w:t>-</w:t>
            </w:r>
          </w:p>
        </w:tc>
        <w:tc>
          <w:tcPr>
            <w:tcW w:w="432" w:type="dxa"/>
          </w:tcPr>
          <w:p w14:paraId="2B6C75F7" w14:textId="77777777" w:rsidR="00A13B56" w:rsidRDefault="00A13B56" w:rsidP="00A13B56">
            <w:pPr>
              <w:pStyle w:val="TableText"/>
            </w:pPr>
            <w:r>
              <w:t>X</w:t>
            </w:r>
          </w:p>
        </w:tc>
      </w:tr>
      <w:tr w:rsidR="00A13B56" w14:paraId="4451AE38" w14:textId="77777777" w:rsidTr="005C7A84">
        <w:trPr>
          <w:cantSplit/>
          <w:jc w:val="center"/>
        </w:trPr>
        <w:tc>
          <w:tcPr>
            <w:tcW w:w="802" w:type="dxa"/>
            <w:tcMar>
              <w:left w:w="58" w:type="dxa"/>
              <w:right w:w="58" w:type="dxa"/>
            </w:tcMar>
          </w:tcPr>
          <w:p w14:paraId="53D6EF6A" w14:textId="628054AB" w:rsidR="00A13B56" w:rsidRDefault="00A13B56" w:rsidP="00A13B56">
            <w:pPr>
              <w:pStyle w:val="TableText"/>
            </w:pPr>
            <w:r>
              <w:t>2496 – 2508</w:t>
            </w:r>
          </w:p>
        </w:tc>
        <w:tc>
          <w:tcPr>
            <w:tcW w:w="2227" w:type="dxa"/>
            <w:tcMar>
              <w:left w:w="58" w:type="dxa"/>
              <w:right w:w="58" w:type="dxa"/>
            </w:tcMar>
          </w:tcPr>
          <w:p w14:paraId="77AB9FD4" w14:textId="77777777" w:rsidR="00A13B56" w:rsidRDefault="00A13B56" w:rsidP="00A13B56">
            <w:pPr>
              <w:pStyle w:val="TableText"/>
            </w:pPr>
            <w:r>
              <w:t>CASH REC NUMBER 8</w:t>
            </w:r>
          </w:p>
        </w:tc>
        <w:tc>
          <w:tcPr>
            <w:tcW w:w="2993" w:type="dxa"/>
            <w:tcMar>
              <w:left w:w="58" w:type="dxa"/>
              <w:right w:w="58" w:type="dxa"/>
            </w:tcMar>
          </w:tcPr>
          <w:p w14:paraId="0E1F7E8E" w14:textId="149BAA2E" w:rsidR="00A13B56" w:rsidRDefault="00A13B56" w:rsidP="00A13B56">
            <w:pPr>
              <w:pStyle w:val="TableText"/>
            </w:pPr>
            <w:r>
              <w:t>:P:IDR-</w:t>
            </w:r>
            <w:hyperlink r:id="rId706" w:history="1">
              <w:r>
                <w:rPr>
                  <w:rStyle w:val="Hyperlink"/>
                </w:rPr>
                <w:t>C-ICN</w:t>
              </w:r>
            </w:hyperlink>
          </w:p>
        </w:tc>
        <w:tc>
          <w:tcPr>
            <w:tcW w:w="2790" w:type="dxa"/>
            <w:tcMar>
              <w:left w:w="58" w:type="dxa"/>
              <w:right w:w="58" w:type="dxa"/>
            </w:tcMar>
          </w:tcPr>
          <w:p w14:paraId="6946CED9" w14:textId="77777777" w:rsidR="00A13B56" w:rsidRDefault="00A13B56" w:rsidP="00A13B56">
            <w:pPr>
              <w:pStyle w:val="TableText"/>
            </w:pPr>
            <w:r>
              <w:t>C/R number</w:t>
            </w:r>
          </w:p>
          <w:p w14:paraId="5C7A3CB0" w14:textId="77777777" w:rsidR="00A13B56" w:rsidRDefault="00A13B56" w:rsidP="00A13B56">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58770E51" w14:textId="77777777" w:rsidR="00A13B56" w:rsidRDefault="00A13B56" w:rsidP="00A13B56">
            <w:pPr>
              <w:pStyle w:val="TableText"/>
              <w:rPr>
                <w:caps/>
              </w:rPr>
            </w:pPr>
            <w:r>
              <w:rPr>
                <w:caps/>
              </w:rPr>
              <w:t>13 c</w:t>
            </w:r>
          </w:p>
        </w:tc>
        <w:tc>
          <w:tcPr>
            <w:tcW w:w="2340" w:type="dxa"/>
            <w:tcMar>
              <w:left w:w="58" w:type="dxa"/>
              <w:right w:w="58" w:type="dxa"/>
            </w:tcMar>
          </w:tcPr>
          <w:p w14:paraId="6A6D2638" w14:textId="77777777" w:rsidR="00A13B56" w:rsidRDefault="00A13B56" w:rsidP="00A13B56">
            <w:pPr>
              <w:pStyle w:val="TableText"/>
            </w:pPr>
            <w:r>
              <w:t>-</w:t>
            </w:r>
          </w:p>
        </w:tc>
        <w:tc>
          <w:tcPr>
            <w:tcW w:w="858" w:type="dxa"/>
            <w:tcMar>
              <w:left w:w="58" w:type="dxa"/>
              <w:right w:w="58" w:type="dxa"/>
            </w:tcMar>
          </w:tcPr>
          <w:p w14:paraId="786028A7" w14:textId="77777777" w:rsidR="00A13B56" w:rsidRDefault="00A13B56" w:rsidP="00A13B56">
            <w:pPr>
              <w:pStyle w:val="TableText"/>
            </w:pPr>
            <w:r>
              <w:t>Spaces</w:t>
            </w:r>
          </w:p>
        </w:tc>
        <w:tc>
          <w:tcPr>
            <w:tcW w:w="431" w:type="dxa"/>
          </w:tcPr>
          <w:p w14:paraId="1C04879B" w14:textId="77777777" w:rsidR="00A13B56" w:rsidRDefault="00A13B56" w:rsidP="00A13B56">
            <w:pPr>
              <w:pStyle w:val="TableText"/>
            </w:pPr>
            <w:r>
              <w:t>-</w:t>
            </w:r>
          </w:p>
        </w:tc>
        <w:tc>
          <w:tcPr>
            <w:tcW w:w="431" w:type="dxa"/>
          </w:tcPr>
          <w:p w14:paraId="74D2FF60" w14:textId="77777777" w:rsidR="00A13B56" w:rsidRDefault="00A13B56" w:rsidP="00A13B56">
            <w:pPr>
              <w:pStyle w:val="TableText"/>
            </w:pPr>
            <w:r>
              <w:t>-</w:t>
            </w:r>
          </w:p>
        </w:tc>
        <w:tc>
          <w:tcPr>
            <w:tcW w:w="432" w:type="dxa"/>
          </w:tcPr>
          <w:p w14:paraId="5D9BFD4F" w14:textId="77777777" w:rsidR="00A13B56" w:rsidRDefault="00A13B56" w:rsidP="00A13B56">
            <w:pPr>
              <w:pStyle w:val="TableText"/>
            </w:pPr>
            <w:r>
              <w:t>X</w:t>
            </w:r>
          </w:p>
        </w:tc>
      </w:tr>
      <w:tr w:rsidR="00A13B56" w14:paraId="107F17E0" w14:textId="77777777" w:rsidTr="005C7A84">
        <w:trPr>
          <w:cantSplit/>
          <w:jc w:val="center"/>
        </w:trPr>
        <w:tc>
          <w:tcPr>
            <w:tcW w:w="802" w:type="dxa"/>
            <w:tcMar>
              <w:left w:w="58" w:type="dxa"/>
              <w:right w:w="58" w:type="dxa"/>
            </w:tcMar>
          </w:tcPr>
          <w:p w14:paraId="0C95711D" w14:textId="743FDA7A" w:rsidR="00A13B56" w:rsidRDefault="00A13B56" w:rsidP="00A13B56">
            <w:pPr>
              <w:pStyle w:val="TableText"/>
            </w:pPr>
            <w:r>
              <w:t>2509 – 2510</w:t>
            </w:r>
          </w:p>
        </w:tc>
        <w:tc>
          <w:tcPr>
            <w:tcW w:w="2227" w:type="dxa"/>
            <w:tcMar>
              <w:left w:w="58" w:type="dxa"/>
              <w:right w:w="58" w:type="dxa"/>
            </w:tcMar>
          </w:tcPr>
          <w:p w14:paraId="5C21260C" w14:textId="77777777" w:rsidR="00A13B56" w:rsidRDefault="00A13B56" w:rsidP="00A13B56">
            <w:pPr>
              <w:pStyle w:val="TableText"/>
            </w:pPr>
            <w:r>
              <w:t>HDR NUMBER FOR CASH REC 8</w:t>
            </w:r>
          </w:p>
        </w:tc>
        <w:tc>
          <w:tcPr>
            <w:tcW w:w="2993" w:type="dxa"/>
            <w:tcMar>
              <w:left w:w="58" w:type="dxa"/>
              <w:right w:w="58" w:type="dxa"/>
            </w:tcMar>
          </w:tcPr>
          <w:p w14:paraId="7EBD8341" w14:textId="497CE09E" w:rsidR="00A13B56" w:rsidRDefault="00A13B56" w:rsidP="00A13B56">
            <w:pPr>
              <w:pStyle w:val="TableText"/>
            </w:pPr>
            <w:r>
              <w:t>:P:IDR-</w:t>
            </w:r>
            <w:hyperlink r:id="rId707" w:history="1">
              <w:r>
                <w:rPr>
                  <w:rStyle w:val="Hyperlink"/>
                </w:rPr>
                <w:t>C-DET-NUMB</w:t>
              </w:r>
            </w:hyperlink>
          </w:p>
        </w:tc>
        <w:tc>
          <w:tcPr>
            <w:tcW w:w="2790" w:type="dxa"/>
            <w:tcMar>
              <w:left w:w="58" w:type="dxa"/>
              <w:right w:w="58" w:type="dxa"/>
            </w:tcMar>
          </w:tcPr>
          <w:p w14:paraId="47616034" w14:textId="77777777" w:rsidR="00A13B56" w:rsidRDefault="00A13B56" w:rsidP="00A13B56">
            <w:pPr>
              <w:pStyle w:val="TableText"/>
            </w:pPr>
            <w:r>
              <w:t>Detail number being applied</w:t>
            </w:r>
          </w:p>
          <w:p w14:paraId="7DB49403" w14:textId="7EB7C520" w:rsidR="00A13B56" w:rsidRDefault="00A13B56" w:rsidP="00A13B56">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139F313A" w14:textId="77777777" w:rsidR="00A13B56" w:rsidRDefault="00A13B56" w:rsidP="00A13B56">
            <w:pPr>
              <w:pStyle w:val="TableText"/>
              <w:rPr>
                <w:caps/>
              </w:rPr>
            </w:pPr>
            <w:r>
              <w:rPr>
                <w:caps/>
              </w:rPr>
              <w:t>2 C</w:t>
            </w:r>
          </w:p>
        </w:tc>
        <w:tc>
          <w:tcPr>
            <w:tcW w:w="2340" w:type="dxa"/>
            <w:tcMar>
              <w:left w:w="58" w:type="dxa"/>
              <w:right w:w="58" w:type="dxa"/>
            </w:tcMar>
          </w:tcPr>
          <w:p w14:paraId="5D30348B" w14:textId="398F54FF" w:rsidR="00A13B56" w:rsidRDefault="00A13B56" w:rsidP="00A13B56">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1D5C945C" w14:textId="77777777" w:rsidR="00A13B56" w:rsidRDefault="00A13B56" w:rsidP="00A13B56">
            <w:pPr>
              <w:pStyle w:val="TableText"/>
            </w:pPr>
            <w:r>
              <w:t>Spaces</w:t>
            </w:r>
          </w:p>
        </w:tc>
        <w:tc>
          <w:tcPr>
            <w:tcW w:w="431" w:type="dxa"/>
          </w:tcPr>
          <w:p w14:paraId="03B45B6D" w14:textId="77777777" w:rsidR="00A13B56" w:rsidRDefault="00A13B56" w:rsidP="00A13B56">
            <w:pPr>
              <w:pStyle w:val="TableText"/>
            </w:pPr>
            <w:r>
              <w:t>-</w:t>
            </w:r>
          </w:p>
        </w:tc>
        <w:tc>
          <w:tcPr>
            <w:tcW w:w="431" w:type="dxa"/>
          </w:tcPr>
          <w:p w14:paraId="39241B72" w14:textId="77777777" w:rsidR="00A13B56" w:rsidRDefault="00A13B56" w:rsidP="00A13B56">
            <w:pPr>
              <w:pStyle w:val="TableText"/>
            </w:pPr>
            <w:r>
              <w:t>-</w:t>
            </w:r>
          </w:p>
        </w:tc>
        <w:tc>
          <w:tcPr>
            <w:tcW w:w="432" w:type="dxa"/>
          </w:tcPr>
          <w:p w14:paraId="393DBCC1" w14:textId="77777777" w:rsidR="00A13B56" w:rsidRDefault="00A13B56" w:rsidP="00A13B56">
            <w:pPr>
              <w:pStyle w:val="TableText"/>
            </w:pPr>
            <w:r>
              <w:t>X</w:t>
            </w:r>
          </w:p>
        </w:tc>
      </w:tr>
      <w:tr w:rsidR="00A13B56" w14:paraId="1AD8A66E" w14:textId="77777777" w:rsidTr="005C7A84">
        <w:trPr>
          <w:cantSplit/>
          <w:jc w:val="center"/>
        </w:trPr>
        <w:tc>
          <w:tcPr>
            <w:tcW w:w="802" w:type="dxa"/>
            <w:tcMar>
              <w:left w:w="58" w:type="dxa"/>
              <w:right w:w="58" w:type="dxa"/>
            </w:tcMar>
          </w:tcPr>
          <w:p w14:paraId="76C3A518" w14:textId="297341BD" w:rsidR="00A13B56" w:rsidRDefault="00A13B56" w:rsidP="00A13B56">
            <w:pPr>
              <w:pStyle w:val="TableText"/>
            </w:pPr>
            <w:r>
              <w:t>2511 – 2517</w:t>
            </w:r>
          </w:p>
        </w:tc>
        <w:tc>
          <w:tcPr>
            <w:tcW w:w="2227" w:type="dxa"/>
            <w:tcMar>
              <w:left w:w="58" w:type="dxa"/>
              <w:right w:w="58" w:type="dxa"/>
            </w:tcMar>
          </w:tcPr>
          <w:p w14:paraId="4AA176D0" w14:textId="77777777" w:rsidR="00A13B56" w:rsidRDefault="00A13B56" w:rsidP="00A13B56">
            <w:pPr>
              <w:pStyle w:val="TableText"/>
            </w:pPr>
            <w:r>
              <w:t>HDR CASH REC APPLIED AMT 8</w:t>
            </w:r>
          </w:p>
        </w:tc>
        <w:tc>
          <w:tcPr>
            <w:tcW w:w="2993" w:type="dxa"/>
            <w:tcMar>
              <w:left w:w="58" w:type="dxa"/>
              <w:right w:w="58" w:type="dxa"/>
            </w:tcMar>
          </w:tcPr>
          <w:p w14:paraId="2F57F563" w14:textId="6AF89C7D" w:rsidR="00A13B56" w:rsidRDefault="00A13B56" w:rsidP="00A13B56">
            <w:pPr>
              <w:pStyle w:val="TableText"/>
            </w:pPr>
            <w:r>
              <w:t>:P:IDR-</w:t>
            </w:r>
            <w:hyperlink r:id="rId708" w:history="1">
              <w:r>
                <w:rPr>
                  <w:rStyle w:val="Hyperlink"/>
                </w:rPr>
                <w:t>C-AMOUNT</w:t>
              </w:r>
            </w:hyperlink>
          </w:p>
        </w:tc>
        <w:tc>
          <w:tcPr>
            <w:tcW w:w="2790" w:type="dxa"/>
            <w:tcMar>
              <w:left w:w="58" w:type="dxa"/>
              <w:right w:w="58" w:type="dxa"/>
            </w:tcMar>
          </w:tcPr>
          <w:p w14:paraId="5C6D990D" w14:textId="77777777" w:rsidR="00A13B56" w:rsidRDefault="00A13B56" w:rsidP="00A13B56">
            <w:pPr>
              <w:pStyle w:val="TableText"/>
            </w:pPr>
            <w:r>
              <w:t>Amount applied</w:t>
            </w:r>
          </w:p>
          <w:p w14:paraId="73956980" w14:textId="11C72F91" w:rsidR="00A13B56" w:rsidRDefault="00A13B56" w:rsidP="00A13B56">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45FD5547" w14:textId="77777777" w:rsidR="00A13B56" w:rsidRDefault="00A13B56" w:rsidP="00A13B56">
            <w:pPr>
              <w:pStyle w:val="TableText"/>
              <w:rPr>
                <w:caps/>
              </w:rPr>
            </w:pPr>
            <w:r>
              <w:rPr>
                <w:caps/>
              </w:rPr>
              <w:t>7 n</w:t>
            </w:r>
          </w:p>
          <w:p w14:paraId="22BD4F59" w14:textId="77777777" w:rsidR="00A13B56" w:rsidRDefault="00A13B56" w:rsidP="00A13B56">
            <w:pPr>
              <w:pStyle w:val="TableText"/>
              <w:rPr>
                <w:caps/>
              </w:rPr>
            </w:pPr>
            <w:r>
              <w:rPr>
                <w:caps/>
              </w:rPr>
              <w:t>(99999V99)</w:t>
            </w:r>
          </w:p>
        </w:tc>
        <w:tc>
          <w:tcPr>
            <w:tcW w:w="2340" w:type="dxa"/>
            <w:tcMar>
              <w:left w:w="58" w:type="dxa"/>
              <w:right w:w="58" w:type="dxa"/>
            </w:tcMar>
          </w:tcPr>
          <w:p w14:paraId="5399D8E8" w14:textId="77777777" w:rsidR="00A13B56" w:rsidRDefault="00A13B56" w:rsidP="00A13B56">
            <w:pPr>
              <w:pStyle w:val="TableText"/>
            </w:pPr>
            <w:r>
              <w:t>-</w:t>
            </w:r>
          </w:p>
        </w:tc>
        <w:tc>
          <w:tcPr>
            <w:tcW w:w="858" w:type="dxa"/>
            <w:tcMar>
              <w:left w:w="58" w:type="dxa"/>
              <w:right w:w="58" w:type="dxa"/>
            </w:tcMar>
          </w:tcPr>
          <w:p w14:paraId="50231260" w14:textId="77777777" w:rsidR="00A13B56" w:rsidRDefault="00A13B56" w:rsidP="00A13B56">
            <w:pPr>
              <w:pStyle w:val="TableText"/>
            </w:pPr>
            <w:r>
              <w:t>Zeros</w:t>
            </w:r>
          </w:p>
        </w:tc>
        <w:tc>
          <w:tcPr>
            <w:tcW w:w="431" w:type="dxa"/>
          </w:tcPr>
          <w:p w14:paraId="6C84BB66" w14:textId="77777777" w:rsidR="00A13B56" w:rsidRDefault="00A13B56" w:rsidP="00A13B56">
            <w:pPr>
              <w:pStyle w:val="TableText"/>
            </w:pPr>
            <w:r>
              <w:t>-</w:t>
            </w:r>
          </w:p>
        </w:tc>
        <w:tc>
          <w:tcPr>
            <w:tcW w:w="431" w:type="dxa"/>
          </w:tcPr>
          <w:p w14:paraId="3B161FAE" w14:textId="77777777" w:rsidR="00A13B56" w:rsidRDefault="00A13B56" w:rsidP="00A13B56">
            <w:pPr>
              <w:pStyle w:val="TableText"/>
            </w:pPr>
            <w:r>
              <w:t>-</w:t>
            </w:r>
          </w:p>
        </w:tc>
        <w:tc>
          <w:tcPr>
            <w:tcW w:w="432" w:type="dxa"/>
          </w:tcPr>
          <w:p w14:paraId="5ACA3824" w14:textId="77777777" w:rsidR="00A13B56" w:rsidRDefault="00A13B56" w:rsidP="00A13B56">
            <w:pPr>
              <w:pStyle w:val="TableText"/>
            </w:pPr>
            <w:r>
              <w:t>X</w:t>
            </w:r>
          </w:p>
        </w:tc>
      </w:tr>
      <w:tr w:rsidR="00A13B56" w14:paraId="36CD80BA" w14:textId="77777777" w:rsidTr="005C7A84">
        <w:trPr>
          <w:cantSplit/>
          <w:jc w:val="center"/>
        </w:trPr>
        <w:tc>
          <w:tcPr>
            <w:tcW w:w="802" w:type="dxa"/>
            <w:tcMar>
              <w:left w:w="58" w:type="dxa"/>
              <w:right w:w="58" w:type="dxa"/>
            </w:tcMar>
          </w:tcPr>
          <w:p w14:paraId="04758C47" w14:textId="368B2B82" w:rsidR="00A13B56" w:rsidRDefault="00A13B56" w:rsidP="00A13B56">
            <w:pPr>
              <w:pStyle w:val="TableText"/>
            </w:pPr>
            <w:r>
              <w:t>2518 – 2519</w:t>
            </w:r>
          </w:p>
        </w:tc>
        <w:tc>
          <w:tcPr>
            <w:tcW w:w="2227" w:type="dxa"/>
            <w:tcMar>
              <w:left w:w="58" w:type="dxa"/>
              <w:right w:w="58" w:type="dxa"/>
            </w:tcMar>
          </w:tcPr>
          <w:p w14:paraId="2C9329C1" w14:textId="77777777" w:rsidR="00A13B56" w:rsidRDefault="00A13B56" w:rsidP="00A13B56">
            <w:pPr>
              <w:pStyle w:val="TableText"/>
            </w:pPr>
            <w:r>
              <w:t>HDR CASH REC REASON TYPE 8</w:t>
            </w:r>
          </w:p>
        </w:tc>
        <w:tc>
          <w:tcPr>
            <w:tcW w:w="2993" w:type="dxa"/>
            <w:tcMar>
              <w:left w:w="58" w:type="dxa"/>
              <w:right w:w="58" w:type="dxa"/>
            </w:tcMar>
          </w:tcPr>
          <w:p w14:paraId="24B5A02A" w14:textId="16A970EC" w:rsidR="00A13B56" w:rsidRDefault="00A13B56" w:rsidP="00A13B56">
            <w:pPr>
              <w:pStyle w:val="TableText"/>
            </w:pPr>
            <w:r>
              <w:t>:P:IDR-</w:t>
            </w:r>
            <w:hyperlink r:id="rId709" w:history="1">
              <w:r>
                <w:rPr>
                  <w:rStyle w:val="Hyperlink"/>
                </w:rPr>
                <w:t>C-REASON-TYPE</w:t>
              </w:r>
            </w:hyperlink>
          </w:p>
        </w:tc>
        <w:tc>
          <w:tcPr>
            <w:tcW w:w="2790" w:type="dxa"/>
            <w:tcMar>
              <w:left w:w="58" w:type="dxa"/>
              <w:right w:w="58" w:type="dxa"/>
            </w:tcMar>
          </w:tcPr>
          <w:p w14:paraId="66CE36EF" w14:textId="77777777" w:rsidR="00A13B56" w:rsidRDefault="00A13B56" w:rsidP="00A13B56">
            <w:pPr>
              <w:pStyle w:val="TableText"/>
            </w:pPr>
            <w:r>
              <w:t>C/R reason type</w:t>
            </w:r>
          </w:p>
          <w:p w14:paraId="101E5A33" w14:textId="11F218F9" w:rsidR="00A13B56" w:rsidRDefault="00A13B56" w:rsidP="00A13B56">
            <w:pPr>
              <w:pStyle w:val="TableText"/>
            </w:pPr>
            <w:r w:rsidRPr="00FB78C7">
              <w:rPr>
                <w:rFonts w:cs="Arial"/>
                <w:color w:val="000000"/>
              </w:rPr>
              <w:t xml:space="preserve">The value of the cash/financial action code identify the type of transaction. Refer to Spec </w:t>
            </w:r>
            <w:hyperlink r:id="rId710" w:history="1">
              <w:r w:rsidRPr="00392793">
                <w:rPr>
                  <w:rStyle w:val="Hyperlink"/>
                  <w:rFonts w:cs="Arial"/>
                </w:rPr>
                <w:t>S0115010</w:t>
              </w:r>
            </w:hyperlink>
            <w:r w:rsidRPr="00FB78C7">
              <w:rPr>
                <w:rFonts w:cs="Arial"/>
                <w:color w:val="000000"/>
              </w:rPr>
              <w:t xml:space="preserve"> for a complete list of valid codes and respective descriptions</w:t>
            </w:r>
            <w:r>
              <w:rPr>
                <w:rFonts w:cs="Arial"/>
                <w:color w:val="000000"/>
              </w:rPr>
              <w:t>.</w:t>
            </w:r>
          </w:p>
        </w:tc>
        <w:tc>
          <w:tcPr>
            <w:tcW w:w="1080" w:type="dxa"/>
            <w:tcMar>
              <w:left w:w="58" w:type="dxa"/>
              <w:right w:w="58" w:type="dxa"/>
            </w:tcMar>
          </w:tcPr>
          <w:p w14:paraId="7777152A" w14:textId="77777777" w:rsidR="00A13B56" w:rsidRDefault="00A13B56" w:rsidP="00A13B56">
            <w:pPr>
              <w:pStyle w:val="TableText"/>
              <w:rPr>
                <w:caps/>
              </w:rPr>
            </w:pPr>
            <w:r>
              <w:rPr>
                <w:caps/>
              </w:rPr>
              <w:t>2 c</w:t>
            </w:r>
          </w:p>
        </w:tc>
        <w:tc>
          <w:tcPr>
            <w:tcW w:w="2340" w:type="dxa"/>
            <w:tcMar>
              <w:left w:w="58" w:type="dxa"/>
              <w:right w:w="58" w:type="dxa"/>
            </w:tcMar>
          </w:tcPr>
          <w:p w14:paraId="2E73E6C4" w14:textId="232D566A" w:rsidR="00A13B56" w:rsidRDefault="00A13B56" w:rsidP="00A13B56">
            <w:pPr>
              <w:pStyle w:val="TableText"/>
            </w:pPr>
            <w:r>
              <w:t xml:space="preserve">See spec </w:t>
            </w:r>
            <w:hyperlink r:id="rId711" w:history="1">
              <w:r>
                <w:rPr>
                  <w:rStyle w:val="Hyperlink"/>
                  <w:rFonts w:cs="Courier New"/>
                  <w:szCs w:val="16"/>
                </w:rPr>
                <w:t>S0115010</w:t>
              </w:r>
            </w:hyperlink>
          </w:p>
        </w:tc>
        <w:tc>
          <w:tcPr>
            <w:tcW w:w="858" w:type="dxa"/>
            <w:tcMar>
              <w:left w:w="58" w:type="dxa"/>
              <w:right w:w="58" w:type="dxa"/>
            </w:tcMar>
          </w:tcPr>
          <w:p w14:paraId="2F68C672" w14:textId="77777777" w:rsidR="00A13B56" w:rsidRDefault="00A13B56" w:rsidP="00A13B56">
            <w:pPr>
              <w:pStyle w:val="TableText"/>
            </w:pPr>
            <w:r>
              <w:t>Spaces</w:t>
            </w:r>
          </w:p>
        </w:tc>
        <w:tc>
          <w:tcPr>
            <w:tcW w:w="431" w:type="dxa"/>
          </w:tcPr>
          <w:p w14:paraId="6191C3B3" w14:textId="77777777" w:rsidR="00A13B56" w:rsidRDefault="00A13B56" w:rsidP="00A13B56">
            <w:pPr>
              <w:pStyle w:val="TableText"/>
            </w:pPr>
            <w:r>
              <w:t>-</w:t>
            </w:r>
          </w:p>
        </w:tc>
        <w:tc>
          <w:tcPr>
            <w:tcW w:w="431" w:type="dxa"/>
          </w:tcPr>
          <w:p w14:paraId="300DA463" w14:textId="77777777" w:rsidR="00A13B56" w:rsidRDefault="00A13B56" w:rsidP="00A13B56">
            <w:pPr>
              <w:pStyle w:val="TableText"/>
            </w:pPr>
            <w:r>
              <w:t>-</w:t>
            </w:r>
          </w:p>
        </w:tc>
        <w:tc>
          <w:tcPr>
            <w:tcW w:w="432" w:type="dxa"/>
          </w:tcPr>
          <w:p w14:paraId="16683532" w14:textId="77777777" w:rsidR="00A13B56" w:rsidRDefault="00A13B56" w:rsidP="00A13B56">
            <w:pPr>
              <w:pStyle w:val="TableText"/>
            </w:pPr>
            <w:r>
              <w:t>X</w:t>
            </w:r>
          </w:p>
        </w:tc>
      </w:tr>
      <w:tr w:rsidR="00A13B56" w14:paraId="02F51EE9" w14:textId="77777777" w:rsidTr="005C7A84">
        <w:trPr>
          <w:cantSplit/>
          <w:jc w:val="center"/>
        </w:trPr>
        <w:tc>
          <w:tcPr>
            <w:tcW w:w="802" w:type="dxa"/>
            <w:tcMar>
              <w:left w:w="58" w:type="dxa"/>
              <w:right w:w="58" w:type="dxa"/>
            </w:tcMar>
          </w:tcPr>
          <w:p w14:paraId="04D036F1" w14:textId="6AE2D12A" w:rsidR="00A13B56" w:rsidRDefault="00A13B56" w:rsidP="00A13B56">
            <w:pPr>
              <w:pStyle w:val="TableText"/>
            </w:pPr>
            <w:r>
              <w:t>2520 – 2524</w:t>
            </w:r>
          </w:p>
        </w:tc>
        <w:tc>
          <w:tcPr>
            <w:tcW w:w="2227" w:type="dxa"/>
            <w:tcMar>
              <w:left w:w="58" w:type="dxa"/>
              <w:right w:w="58" w:type="dxa"/>
            </w:tcMar>
          </w:tcPr>
          <w:p w14:paraId="42D86716" w14:textId="77777777" w:rsidR="00A13B56" w:rsidRDefault="00A13B56" w:rsidP="00A13B56">
            <w:pPr>
              <w:pStyle w:val="TableText"/>
            </w:pPr>
            <w:r>
              <w:t>HDR CASH REC REASON CODE 8</w:t>
            </w:r>
          </w:p>
        </w:tc>
        <w:tc>
          <w:tcPr>
            <w:tcW w:w="2993" w:type="dxa"/>
            <w:tcMar>
              <w:left w:w="58" w:type="dxa"/>
              <w:right w:w="58" w:type="dxa"/>
            </w:tcMar>
          </w:tcPr>
          <w:p w14:paraId="02F77EED" w14:textId="7430B78F" w:rsidR="00A13B56" w:rsidRDefault="00A13B56" w:rsidP="00A13B56">
            <w:pPr>
              <w:pStyle w:val="TableText"/>
            </w:pPr>
            <w:r>
              <w:t>:P:IDR-</w:t>
            </w:r>
            <w:hyperlink r:id="rId712" w:history="1">
              <w:r>
                <w:rPr>
                  <w:rStyle w:val="Hyperlink"/>
                </w:rPr>
                <w:t>C-REASON-CODE</w:t>
              </w:r>
            </w:hyperlink>
          </w:p>
        </w:tc>
        <w:tc>
          <w:tcPr>
            <w:tcW w:w="2790" w:type="dxa"/>
            <w:tcMar>
              <w:left w:w="58" w:type="dxa"/>
              <w:right w:w="58" w:type="dxa"/>
            </w:tcMar>
          </w:tcPr>
          <w:p w14:paraId="6BCD0BF5" w14:textId="77777777" w:rsidR="00A13B56" w:rsidRDefault="00A13B56" w:rsidP="00A13B56">
            <w:pPr>
              <w:pStyle w:val="TableText"/>
            </w:pPr>
            <w:r>
              <w:t>C/R reason code</w:t>
            </w:r>
          </w:p>
          <w:p w14:paraId="3450A93F" w14:textId="63412713" w:rsidR="00A13B56" w:rsidRDefault="00A13B56" w:rsidP="00A13B56">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 xml:space="preserve">third and fourth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1579AE61" w14:textId="77777777" w:rsidR="00A13B56" w:rsidRDefault="00A13B56" w:rsidP="00A13B56">
            <w:pPr>
              <w:pStyle w:val="TableText"/>
              <w:rPr>
                <w:caps/>
              </w:rPr>
            </w:pPr>
            <w:r>
              <w:rPr>
                <w:caps/>
              </w:rPr>
              <w:t>5 c</w:t>
            </w:r>
          </w:p>
        </w:tc>
        <w:tc>
          <w:tcPr>
            <w:tcW w:w="2340" w:type="dxa"/>
            <w:tcMar>
              <w:left w:w="58" w:type="dxa"/>
              <w:right w:w="58" w:type="dxa"/>
            </w:tcMar>
          </w:tcPr>
          <w:p w14:paraId="78238691" w14:textId="4DF586E5" w:rsidR="00A13B56" w:rsidRDefault="00A13B56" w:rsidP="00A13B56">
            <w:pPr>
              <w:pStyle w:val="TableText"/>
            </w:pPr>
            <w:r>
              <w:t xml:space="preserve">See spec </w:t>
            </w:r>
            <w:hyperlink r:id="rId713" w:history="1">
              <w:r>
                <w:rPr>
                  <w:rStyle w:val="Hyperlink"/>
                </w:rPr>
                <w:t>S0121000</w:t>
              </w:r>
            </w:hyperlink>
          </w:p>
        </w:tc>
        <w:tc>
          <w:tcPr>
            <w:tcW w:w="858" w:type="dxa"/>
            <w:tcMar>
              <w:left w:w="58" w:type="dxa"/>
              <w:right w:w="58" w:type="dxa"/>
            </w:tcMar>
          </w:tcPr>
          <w:p w14:paraId="05EE65E3" w14:textId="77777777" w:rsidR="00A13B56" w:rsidRDefault="00A13B56" w:rsidP="00A13B56">
            <w:pPr>
              <w:pStyle w:val="TableText"/>
            </w:pPr>
            <w:r>
              <w:t>Spaces</w:t>
            </w:r>
          </w:p>
        </w:tc>
        <w:tc>
          <w:tcPr>
            <w:tcW w:w="431" w:type="dxa"/>
          </w:tcPr>
          <w:p w14:paraId="25C756A9" w14:textId="77777777" w:rsidR="00A13B56" w:rsidRDefault="00A13B56" w:rsidP="00A13B56">
            <w:pPr>
              <w:pStyle w:val="TableText"/>
            </w:pPr>
            <w:r>
              <w:t>-</w:t>
            </w:r>
          </w:p>
        </w:tc>
        <w:tc>
          <w:tcPr>
            <w:tcW w:w="431" w:type="dxa"/>
          </w:tcPr>
          <w:p w14:paraId="6B5456C7" w14:textId="77777777" w:rsidR="00A13B56" w:rsidRDefault="00A13B56" w:rsidP="00A13B56">
            <w:pPr>
              <w:pStyle w:val="TableText"/>
            </w:pPr>
            <w:r>
              <w:t>-</w:t>
            </w:r>
          </w:p>
        </w:tc>
        <w:tc>
          <w:tcPr>
            <w:tcW w:w="432" w:type="dxa"/>
          </w:tcPr>
          <w:p w14:paraId="1D91F1C7" w14:textId="77777777" w:rsidR="00A13B56" w:rsidRDefault="00A13B56" w:rsidP="00A13B56">
            <w:pPr>
              <w:pStyle w:val="TableText"/>
            </w:pPr>
            <w:r>
              <w:t>X</w:t>
            </w:r>
          </w:p>
        </w:tc>
      </w:tr>
      <w:tr w:rsidR="00A13B56" w14:paraId="39E05E71" w14:textId="77777777" w:rsidTr="005C7A84">
        <w:trPr>
          <w:cantSplit/>
          <w:jc w:val="center"/>
        </w:trPr>
        <w:tc>
          <w:tcPr>
            <w:tcW w:w="802" w:type="dxa"/>
            <w:tcMar>
              <w:left w:w="58" w:type="dxa"/>
              <w:right w:w="58" w:type="dxa"/>
            </w:tcMar>
          </w:tcPr>
          <w:p w14:paraId="10AF8C4A" w14:textId="18A6B23E" w:rsidR="00A13B56" w:rsidRDefault="00A13B56" w:rsidP="00A13B56">
            <w:pPr>
              <w:pStyle w:val="TableText"/>
            </w:pPr>
            <w:r>
              <w:t>2525 – 2528</w:t>
            </w:r>
          </w:p>
        </w:tc>
        <w:tc>
          <w:tcPr>
            <w:tcW w:w="2227" w:type="dxa"/>
            <w:tcMar>
              <w:left w:w="58" w:type="dxa"/>
              <w:right w:w="58" w:type="dxa"/>
            </w:tcMar>
          </w:tcPr>
          <w:p w14:paraId="39A5BCD7" w14:textId="77777777" w:rsidR="00A13B56" w:rsidRDefault="00A13B56" w:rsidP="00A13B56">
            <w:pPr>
              <w:pStyle w:val="TableText"/>
            </w:pPr>
            <w:r>
              <w:t>HDR CLERK ID 8</w:t>
            </w:r>
          </w:p>
        </w:tc>
        <w:tc>
          <w:tcPr>
            <w:tcW w:w="2993" w:type="dxa"/>
            <w:tcMar>
              <w:left w:w="58" w:type="dxa"/>
              <w:right w:w="58" w:type="dxa"/>
            </w:tcMar>
          </w:tcPr>
          <w:p w14:paraId="264A594D" w14:textId="723517D2" w:rsidR="00A13B56" w:rsidRDefault="00A13B56" w:rsidP="00A13B56">
            <w:pPr>
              <w:pStyle w:val="TableText"/>
            </w:pPr>
            <w:r>
              <w:t>:P:IDR-</w:t>
            </w:r>
            <w:hyperlink r:id="rId714" w:history="1">
              <w:r>
                <w:rPr>
                  <w:rStyle w:val="Hyperlink"/>
                </w:rPr>
                <w:t>C-CLERK</w:t>
              </w:r>
            </w:hyperlink>
          </w:p>
        </w:tc>
        <w:tc>
          <w:tcPr>
            <w:tcW w:w="2790" w:type="dxa"/>
            <w:tcMar>
              <w:left w:w="58" w:type="dxa"/>
              <w:right w:w="58" w:type="dxa"/>
            </w:tcMar>
          </w:tcPr>
          <w:p w14:paraId="0D50A69C" w14:textId="77777777" w:rsidR="00A13B56" w:rsidRDefault="00A13B56" w:rsidP="00A13B56">
            <w:pPr>
              <w:pStyle w:val="TableText"/>
            </w:pPr>
            <w:r>
              <w:t>Clerk</w:t>
            </w:r>
          </w:p>
          <w:p w14:paraId="6A1454A9" w14:textId="77777777" w:rsidR="00A13B56" w:rsidRDefault="00A13B56" w:rsidP="00A13B56">
            <w:pPr>
              <w:pStyle w:val="TableText"/>
            </w:pPr>
            <w:r w:rsidRPr="00393530">
              <w:rPr>
                <w:rFonts w:cs="Arial"/>
                <w:color w:val="000000"/>
              </w:rPr>
              <w:t>The identification code of the clerk initiating the change.</w:t>
            </w:r>
          </w:p>
        </w:tc>
        <w:tc>
          <w:tcPr>
            <w:tcW w:w="1080" w:type="dxa"/>
            <w:tcMar>
              <w:left w:w="58" w:type="dxa"/>
              <w:right w:w="58" w:type="dxa"/>
            </w:tcMar>
          </w:tcPr>
          <w:p w14:paraId="2900B4C2" w14:textId="77777777" w:rsidR="00A13B56" w:rsidRDefault="00A13B56" w:rsidP="00A13B56">
            <w:pPr>
              <w:pStyle w:val="TableText"/>
              <w:rPr>
                <w:caps/>
              </w:rPr>
            </w:pPr>
            <w:r>
              <w:rPr>
                <w:caps/>
              </w:rPr>
              <w:t>4 c</w:t>
            </w:r>
          </w:p>
        </w:tc>
        <w:tc>
          <w:tcPr>
            <w:tcW w:w="2340" w:type="dxa"/>
            <w:tcMar>
              <w:left w:w="58" w:type="dxa"/>
              <w:right w:w="58" w:type="dxa"/>
            </w:tcMar>
          </w:tcPr>
          <w:p w14:paraId="1B233665" w14:textId="77777777" w:rsidR="00A13B56" w:rsidRDefault="00A13B56" w:rsidP="00A13B56">
            <w:pPr>
              <w:pStyle w:val="TableText"/>
            </w:pPr>
            <w:r>
              <w:t>-</w:t>
            </w:r>
          </w:p>
        </w:tc>
        <w:tc>
          <w:tcPr>
            <w:tcW w:w="858" w:type="dxa"/>
            <w:tcMar>
              <w:left w:w="58" w:type="dxa"/>
              <w:right w:w="58" w:type="dxa"/>
            </w:tcMar>
          </w:tcPr>
          <w:p w14:paraId="30EA71D8" w14:textId="77777777" w:rsidR="00A13B56" w:rsidRDefault="00A13B56" w:rsidP="00A13B56">
            <w:pPr>
              <w:pStyle w:val="TableText"/>
            </w:pPr>
            <w:r>
              <w:t>Spaces</w:t>
            </w:r>
          </w:p>
        </w:tc>
        <w:tc>
          <w:tcPr>
            <w:tcW w:w="431" w:type="dxa"/>
          </w:tcPr>
          <w:p w14:paraId="2D1E4B4E" w14:textId="77777777" w:rsidR="00A13B56" w:rsidRDefault="00A13B56" w:rsidP="00A13B56">
            <w:pPr>
              <w:pStyle w:val="TableText"/>
            </w:pPr>
            <w:r>
              <w:t>-</w:t>
            </w:r>
          </w:p>
        </w:tc>
        <w:tc>
          <w:tcPr>
            <w:tcW w:w="431" w:type="dxa"/>
          </w:tcPr>
          <w:p w14:paraId="7E3BAF06" w14:textId="77777777" w:rsidR="00A13B56" w:rsidRDefault="00A13B56" w:rsidP="00A13B56">
            <w:pPr>
              <w:pStyle w:val="TableText"/>
            </w:pPr>
            <w:r>
              <w:t>-</w:t>
            </w:r>
          </w:p>
        </w:tc>
        <w:tc>
          <w:tcPr>
            <w:tcW w:w="432" w:type="dxa"/>
          </w:tcPr>
          <w:p w14:paraId="52B66227" w14:textId="77777777" w:rsidR="00A13B56" w:rsidRDefault="00A13B56" w:rsidP="00A13B56">
            <w:pPr>
              <w:pStyle w:val="TableText"/>
            </w:pPr>
            <w:r>
              <w:t>X</w:t>
            </w:r>
          </w:p>
        </w:tc>
      </w:tr>
      <w:tr w:rsidR="00A13B56" w14:paraId="06ADA91A" w14:textId="77777777" w:rsidTr="005C7A84">
        <w:trPr>
          <w:cantSplit/>
          <w:jc w:val="center"/>
        </w:trPr>
        <w:tc>
          <w:tcPr>
            <w:tcW w:w="802" w:type="dxa"/>
            <w:tcMar>
              <w:left w:w="58" w:type="dxa"/>
              <w:right w:w="58" w:type="dxa"/>
            </w:tcMar>
          </w:tcPr>
          <w:p w14:paraId="6F93DA95" w14:textId="70ECEF74" w:rsidR="00A13B56" w:rsidRDefault="00A13B56" w:rsidP="00A13B56">
            <w:pPr>
              <w:pStyle w:val="TableText"/>
            </w:pPr>
            <w:r>
              <w:t>2529 – 2536</w:t>
            </w:r>
          </w:p>
        </w:tc>
        <w:tc>
          <w:tcPr>
            <w:tcW w:w="2227" w:type="dxa"/>
            <w:tcMar>
              <w:left w:w="58" w:type="dxa"/>
              <w:right w:w="58" w:type="dxa"/>
            </w:tcMar>
          </w:tcPr>
          <w:p w14:paraId="1635758D" w14:textId="77777777" w:rsidR="00A13B56" w:rsidRDefault="00A13B56" w:rsidP="00A13B56">
            <w:pPr>
              <w:pStyle w:val="TableText"/>
            </w:pPr>
            <w:r>
              <w:t>HDR CASH REC TRAILER DATE 8</w:t>
            </w:r>
          </w:p>
        </w:tc>
        <w:tc>
          <w:tcPr>
            <w:tcW w:w="2993" w:type="dxa"/>
            <w:tcMar>
              <w:left w:w="58" w:type="dxa"/>
              <w:right w:w="58" w:type="dxa"/>
            </w:tcMar>
          </w:tcPr>
          <w:p w14:paraId="1BEB5999" w14:textId="1A797DD5" w:rsidR="00A13B56" w:rsidRDefault="00A13B56" w:rsidP="00A13B56">
            <w:pPr>
              <w:pStyle w:val="TableText"/>
            </w:pPr>
            <w:r>
              <w:t>:P:IDR-</w:t>
            </w:r>
            <w:hyperlink r:id="rId715" w:history="1">
              <w:r>
                <w:rPr>
                  <w:rStyle w:val="Hyperlink"/>
                </w:rPr>
                <w:t>C-DATE</w:t>
              </w:r>
            </w:hyperlink>
          </w:p>
        </w:tc>
        <w:tc>
          <w:tcPr>
            <w:tcW w:w="2790" w:type="dxa"/>
            <w:tcMar>
              <w:left w:w="58" w:type="dxa"/>
              <w:right w:w="58" w:type="dxa"/>
            </w:tcMar>
          </w:tcPr>
          <w:p w14:paraId="2ED8FEFA" w14:textId="77777777" w:rsidR="00A13B56" w:rsidRDefault="00A13B56" w:rsidP="00A13B56">
            <w:pPr>
              <w:pStyle w:val="TableText"/>
            </w:pPr>
            <w:r>
              <w:t>C/R Trailer Date</w:t>
            </w:r>
          </w:p>
          <w:p w14:paraId="55BA7FBB" w14:textId="77777777" w:rsidR="00A13B56" w:rsidRDefault="00A13B56" w:rsidP="00A13B56">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6EC30AA3" w14:textId="77777777" w:rsidR="00A13B56" w:rsidRDefault="00A13B56" w:rsidP="00A13B56">
            <w:pPr>
              <w:pStyle w:val="TableText"/>
              <w:rPr>
                <w:caps/>
              </w:rPr>
            </w:pPr>
            <w:r>
              <w:rPr>
                <w:caps/>
              </w:rPr>
              <w:t>8 N</w:t>
            </w:r>
          </w:p>
        </w:tc>
        <w:tc>
          <w:tcPr>
            <w:tcW w:w="2340" w:type="dxa"/>
            <w:tcMar>
              <w:left w:w="58" w:type="dxa"/>
              <w:right w:w="58" w:type="dxa"/>
            </w:tcMar>
          </w:tcPr>
          <w:p w14:paraId="4B7C0A06" w14:textId="77777777" w:rsidR="00A13B56" w:rsidRDefault="00A13B56" w:rsidP="00A13B56">
            <w:pPr>
              <w:pStyle w:val="TableText"/>
            </w:pPr>
            <w:r>
              <w:t>MMDDYYYY</w:t>
            </w:r>
          </w:p>
        </w:tc>
        <w:tc>
          <w:tcPr>
            <w:tcW w:w="858" w:type="dxa"/>
            <w:tcMar>
              <w:left w:w="58" w:type="dxa"/>
              <w:right w:w="58" w:type="dxa"/>
            </w:tcMar>
          </w:tcPr>
          <w:p w14:paraId="709956ED" w14:textId="77777777" w:rsidR="00A13B56" w:rsidRDefault="00A13B56" w:rsidP="00A13B56">
            <w:pPr>
              <w:pStyle w:val="TableText"/>
            </w:pPr>
            <w:r>
              <w:t>Zeros</w:t>
            </w:r>
          </w:p>
        </w:tc>
        <w:tc>
          <w:tcPr>
            <w:tcW w:w="431" w:type="dxa"/>
          </w:tcPr>
          <w:p w14:paraId="45A8BEA1" w14:textId="77777777" w:rsidR="00A13B56" w:rsidRDefault="00A13B56" w:rsidP="00A13B56">
            <w:pPr>
              <w:pStyle w:val="TableText"/>
            </w:pPr>
            <w:r>
              <w:t>-</w:t>
            </w:r>
          </w:p>
        </w:tc>
        <w:tc>
          <w:tcPr>
            <w:tcW w:w="431" w:type="dxa"/>
          </w:tcPr>
          <w:p w14:paraId="75A5FC21" w14:textId="77777777" w:rsidR="00A13B56" w:rsidRDefault="00A13B56" w:rsidP="00A13B56">
            <w:pPr>
              <w:pStyle w:val="TableText"/>
            </w:pPr>
            <w:r>
              <w:t>-</w:t>
            </w:r>
          </w:p>
        </w:tc>
        <w:tc>
          <w:tcPr>
            <w:tcW w:w="432" w:type="dxa"/>
          </w:tcPr>
          <w:p w14:paraId="7BC66F6D" w14:textId="77777777" w:rsidR="00A13B56" w:rsidRDefault="00A13B56" w:rsidP="00A13B56">
            <w:pPr>
              <w:pStyle w:val="TableText"/>
            </w:pPr>
            <w:r>
              <w:t>X</w:t>
            </w:r>
          </w:p>
        </w:tc>
      </w:tr>
      <w:tr w:rsidR="00A13B56" w14:paraId="7C0862A4" w14:textId="77777777" w:rsidTr="005C7A84">
        <w:trPr>
          <w:cantSplit/>
          <w:jc w:val="center"/>
        </w:trPr>
        <w:tc>
          <w:tcPr>
            <w:tcW w:w="802" w:type="dxa"/>
            <w:tcMar>
              <w:left w:w="58" w:type="dxa"/>
              <w:right w:w="58" w:type="dxa"/>
            </w:tcMar>
          </w:tcPr>
          <w:p w14:paraId="4F3D11B4" w14:textId="77777777" w:rsidR="00A13B56" w:rsidRDefault="00A13B56" w:rsidP="00A13B56">
            <w:pPr>
              <w:pStyle w:val="TableText"/>
            </w:pPr>
            <w:r>
              <w:t>2537</w:t>
            </w:r>
          </w:p>
        </w:tc>
        <w:tc>
          <w:tcPr>
            <w:tcW w:w="2227" w:type="dxa"/>
            <w:tcMar>
              <w:left w:w="58" w:type="dxa"/>
              <w:right w:w="58" w:type="dxa"/>
            </w:tcMar>
          </w:tcPr>
          <w:p w14:paraId="74DCF643" w14:textId="77777777" w:rsidR="00A13B56" w:rsidRDefault="00A13B56" w:rsidP="00A13B56">
            <w:pPr>
              <w:pStyle w:val="TableText"/>
            </w:pPr>
            <w:r>
              <w:t>CASH REC TYPE 9</w:t>
            </w:r>
          </w:p>
        </w:tc>
        <w:tc>
          <w:tcPr>
            <w:tcW w:w="2993" w:type="dxa"/>
            <w:tcMar>
              <w:left w:w="58" w:type="dxa"/>
              <w:right w:w="58" w:type="dxa"/>
            </w:tcMar>
          </w:tcPr>
          <w:p w14:paraId="5BE05A4E" w14:textId="57BCABA5" w:rsidR="00A13B56" w:rsidRDefault="00A13B56" w:rsidP="00A13B56">
            <w:pPr>
              <w:pStyle w:val="TableText"/>
            </w:pPr>
            <w:r>
              <w:t>:P:IDR-</w:t>
            </w:r>
            <w:hyperlink r:id="rId716" w:history="1">
              <w:r>
                <w:rPr>
                  <w:rStyle w:val="Hyperlink"/>
                </w:rPr>
                <w:t>C-TYPE</w:t>
              </w:r>
            </w:hyperlink>
          </w:p>
        </w:tc>
        <w:tc>
          <w:tcPr>
            <w:tcW w:w="2790" w:type="dxa"/>
            <w:tcMar>
              <w:left w:w="58" w:type="dxa"/>
              <w:right w:w="58" w:type="dxa"/>
            </w:tcMar>
          </w:tcPr>
          <w:p w14:paraId="48F546D1" w14:textId="77777777" w:rsidR="00A13B56" w:rsidRDefault="00A13B56" w:rsidP="00A13B56">
            <w:pPr>
              <w:pStyle w:val="TableText"/>
            </w:pPr>
            <w:r>
              <w:t>C/R type</w:t>
            </w:r>
          </w:p>
          <w:p w14:paraId="04AA89A9" w14:textId="77777777" w:rsidR="00A13B56" w:rsidRDefault="00A13B56" w:rsidP="00A13B56">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1D6FC1AF" w14:textId="77777777" w:rsidR="00A13B56" w:rsidRDefault="00A13B56" w:rsidP="00A13B56">
            <w:pPr>
              <w:pStyle w:val="TableText"/>
              <w:rPr>
                <w:caps/>
              </w:rPr>
            </w:pPr>
            <w:r>
              <w:rPr>
                <w:caps/>
              </w:rPr>
              <w:t>1 C</w:t>
            </w:r>
          </w:p>
        </w:tc>
        <w:tc>
          <w:tcPr>
            <w:tcW w:w="2340" w:type="dxa"/>
            <w:tcMar>
              <w:left w:w="58" w:type="dxa"/>
              <w:right w:w="58" w:type="dxa"/>
            </w:tcMar>
          </w:tcPr>
          <w:p w14:paraId="63660D45" w14:textId="77777777" w:rsidR="00A13B56" w:rsidRPr="0097365E" w:rsidRDefault="00A13B56" w:rsidP="00A13B56">
            <w:pPr>
              <w:pStyle w:val="TableText"/>
              <w:rPr>
                <w:rFonts w:cs="Arial"/>
                <w:color w:val="000000"/>
              </w:rPr>
            </w:pPr>
            <w:r w:rsidRPr="0042502A">
              <w:rPr>
                <w:rFonts w:cs="Arial"/>
                <w:b/>
                <w:color w:val="000000"/>
              </w:rPr>
              <w:t>Valid Values:</w:t>
            </w:r>
          </w:p>
          <w:p w14:paraId="5D1800D5" w14:textId="17826D11" w:rsidR="00A13B56" w:rsidRPr="000B6CD8" w:rsidRDefault="00A13B56" w:rsidP="00245396">
            <w:pPr>
              <w:pStyle w:val="TableTextBullet"/>
            </w:pPr>
            <w:r w:rsidRPr="000B6CD8">
              <w:t xml:space="preserve">P </w:t>
            </w:r>
            <w:r>
              <w:t xml:space="preserve">– </w:t>
            </w:r>
            <w:r w:rsidRPr="000B6CD8">
              <w:t>Partial refund</w:t>
            </w:r>
          </w:p>
          <w:p w14:paraId="7CE4D360" w14:textId="48CD0F1A" w:rsidR="00A13B56" w:rsidRPr="000B6CD8" w:rsidRDefault="00A13B56" w:rsidP="00245396">
            <w:pPr>
              <w:pStyle w:val="TableTextBullet"/>
            </w:pPr>
            <w:r w:rsidRPr="000B6CD8">
              <w:t xml:space="preserve">F </w:t>
            </w:r>
            <w:r>
              <w:t xml:space="preserve">– </w:t>
            </w:r>
            <w:r w:rsidRPr="000B6CD8">
              <w:t>Full refund</w:t>
            </w:r>
          </w:p>
          <w:p w14:paraId="718E0E92" w14:textId="2CCB7E70" w:rsidR="00A13B56" w:rsidRPr="000B6CD8" w:rsidRDefault="00A13B56" w:rsidP="00245396">
            <w:pPr>
              <w:pStyle w:val="TableTextBullet"/>
            </w:pPr>
            <w:r w:rsidRPr="000B6CD8">
              <w:t xml:space="preserve">R </w:t>
            </w:r>
            <w:r>
              <w:t xml:space="preserve">– </w:t>
            </w:r>
            <w:r w:rsidRPr="000B6CD8">
              <w:t>Reissue</w:t>
            </w:r>
          </w:p>
          <w:p w14:paraId="71D1EB40" w14:textId="43CB5F94" w:rsidR="00A13B56" w:rsidRPr="000B6CD8" w:rsidRDefault="00A13B56" w:rsidP="00245396">
            <w:pPr>
              <w:pStyle w:val="TableTextBullet"/>
            </w:pPr>
            <w:r w:rsidRPr="000B6CD8">
              <w:t xml:space="preserve">S </w:t>
            </w:r>
            <w:r>
              <w:t xml:space="preserve">– </w:t>
            </w:r>
            <w:r w:rsidRPr="000B6CD8">
              <w:t>Staledate</w:t>
            </w:r>
          </w:p>
          <w:p w14:paraId="1D3AEBF7" w14:textId="6AC96D34" w:rsidR="00A13B56" w:rsidRDefault="00A13B56" w:rsidP="00245396">
            <w:pPr>
              <w:pStyle w:val="TableTextBullet"/>
            </w:pPr>
            <w:r w:rsidRPr="000B6CD8">
              <w:t xml:space="preserve">V </w:t>
            </w:r>
            <w:r>
              <w:t xml:space="preserve">– </w:t>
            </w:r>
            <w:r w:rsidRPr="000B6CD8">
              <w:t>Void</w:t>
            </w:r>
          </w:p>
        </w:tc>
        <w:tc>
          <w:tcPr>
            <w:tcW w:w="858" w:type="dxa"/>
            <w:tcMar>
              <w:left w:w="58" w:type="dxa"/>
              <w:right w:w="58" w:type="dxa"/>
            </w:tcMar>
          </w:tcPr>
          <w:p w14:paraId="787B23FD" w14:textId="77777777" w:rsidR="00A13B56" w:rsidRDefault="00A13B56" w:rsidP="00A13B56">
            <w:pPr>
              <w:pStyle w:val="TableText"/>
            </w:pPr>
            <w:r>
              <w:t>Spaces</w:t>
            </w:r>
          </w:p>
        </w:tc>
        <w:tc>
          <w:tcPr>
            <w:tcW w:w="431" w:type="dxa"/>
          </w:tcPr>
          <w:p w14:paraId="2720A922" w14:textId="77777777" w:rsidR="00A13B56" w:rsidRDefault="00A13B56" w:rsidP="00A13B56">
            <w:pPr>
              <w:pStyle w:val="TableText"/>
            </w:pPr>
            <w:r>
              <w:t>-</w:t>
            </w:r>
          </w:p>
        </w:tc>
        <w:tc>
          <w:tcPr>
            <w:tcW w:w="431" w:type="dxa"/>
          </w:tcPr>
          <w:p w14:paraId="2B053985" w14:textId="77777777" w:rsidR="00A13B56" w:rsidRDefault="00A13B56" w:rsidP="00A13B56">
            <w:pPr>
              <w:pStyle w:val="TableText"/>
            </w:pPr>
            <w:r>
              <w:t>-</w:t>
            </w:r>
          </w:p>
        </w:tc>
        <w:tc>
          <w:tcPr>
            <w:tcW w:w="432" w:type="dxa"/>
          </w:tcPr>
          <w:p w14:paraId="027C77B1" w14:textId="77777777" w:rsidR="00A13B56" w:rsidRDefault="00A13B56" w:rsidP="00A13B56">
            <w:pPr>
              <w:pStyle w:val="TableText"/>
            </w:pPr>
            <w:r>
              <w:t>X</w:t>
            </w:r>
          </w:p>
        </w:tc>
      </w:tr>
      <w:tr w:rsidR="00A13B56" w14:paraId="5E72EFF3" w14:textId="77777777" w:rsidTr="005C7A84">
        <w:trPr>
          <w:cantSplit/>
          <w:jc w:val="center"/>
        </w:trPr>
        <w:tc>
          <w:tcPr>
            <w:tcW w:w="802" w:type="dxa"/>
            <w:tcMar>
              <w:left w:w="58" w:type="dxa"/>
              <w:right w:w="58" w:type="dxa"/>
            </w:tcMar>
          </w:tcPr>
          <w:p w14:paraId="68BD2743" w14:textId="77777777" w:rsidR="00A13B56" w:rsidRDefault="00A13B56" w:rsidP="00A13B56">
            <w:pPr>
              <w:pStyle w:val="TableText"/>
            </w:pPr>
            <w:r>
              <w:t>2538</w:t>
            </w:r>
          </w:p>
        </w:tc>
        <w:tc>
          <w:tcPr>
            <w:tcW w:w="2227" w:type="dxa"/>
            <w:tcMar>
              <w:left w:w="58" w:type="dxa"/>
              <w:right w:w="58" w:type="dxa"/>
            </w:tcMar>
          </w:tcPr>
          <w:p w14:paraId="3B9825A8" w14:textId="77777777" w:rsidR="00A13B56" w:rsidRDefault="00A13B56" w:rsidP="00A13B56">
            <w:pPr>
              <w:pStyle w:val="TableText"/>
            </w:pPr>
            <w:r>
              <w:t>HDR STATUS PRIOR 9</w:t>
            </w:r>
          </w:p>
        </w:tc>
        <w:tc>
          <w:tcPr>
            <w:tcW w:w="2993" w:type="dxa"/>
            <w:tcMar>
              <w:left w:w="58" w:type="dxa"/>
              <w:right w:w="58" w:type="dxa"/>
            </w:tcMar>
          </w:tcPr>
          <w:p w14:paraId="56E98295" w14:textId="4D18BEEF" w:rsidR="00A13B56" w:rsidRDefault="00A13B56" w:rsidP="00A13B56">
            <w:pPr>
              <w:pStyle w:val="TableText"/>
            </w:pPr>
            <w:r>
              <w:t>:P:IDR-</w:t>
            </w:r>
            <w:hyperlink r:id="rId717" w:history="1">
              <w:r>
                <w:rPr>
                  <w:rStyle w:val="Hyperlink"/>
                </w:rPr>
                <w:t>C-OLD-STAT</w:t>
              </w:r>
            </w:hyperlink>
          </w:p>
        </w:tc>
        <w:tc>
          <w:tcPr>
            <w:tcW w:w="2790" w:type="dxa"/>
            <w:tcMar>
              <w:left w:w="58" w:type="dxa"/>
              <w:right w:w="58" w:type="dxa"/>
            </w:tcMar>
          </w:tcPr>
          <w:p w14:paraId="57438530" w14:textId="77777777" w:rsidR="00A13B56" w:rsidRDefault="00A13B56" w:rsidP="00A13B56">
            <w:pPr>
              <w:pStyle w:val="TableText"/>
            </w:pPr>
            <w:r>
              <w:t>Prior detail status</w:t>
            </w:r>
          </w:p>
          <w:p w14:paraId="54597454" w14:textId="6AF4D55F" w:rsidR="00A13B56" w:rsidRDefault="00A13B56" w:rsidP="00A13B56">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06D097F4" w14:textId="77777777" w:rsidR="00A13B56" w:rsidRPr="0097365E" w:rsidRDefault="00A13B56" w:rsidP="00A13B56">
            <w:pPr>
              <w:pStyle w:val="TableText"/>
              <w:rPr>
                <w:rFonts w:ascii="Arial Narrow" w:hAnsi="Arial Narrow" w:cs="Arial"/>
                <w:color w:val="000000"/>
              </w:rPr>
            </w:pPr>
            <w:r w:rsidRPr="0042502A">
              <w:rPr>
                <w:rFonts w:ascii="Arial Narrow" w:hAnsi="Arial Narrow" w:cs="Arial"/>
                <w:b/>
                <w:color w:val="000000"/>
              </w:rPr>
              <w:t>Valid Values:</w:t>
            </w:r>
          </w:p>
          <w:p w14:paraId="145A0A68" w14:textId="77777777" w:rsidR="00A13B56" w:rsidRDefault="00A13B56" w:rsidP="00245396">
            <w:pPr>
              <w:pStyle w:val="TableTextBullet"/>
            </w:pPr>
            <w:r>
              <w:t xml:space="preserve">F– </w:t>
            </w:r>
            <w:r w:rsidRPr="0097365E">
              <w:t xml:space="preserve">Full claim refund </w:t>
            </w:r>
            <w:r>
              <w:t>–</w:t>
            </w:r>
            <w:r w:rsidRPr="0097365E">
              <w:t xml:space="preserve"> EGHP, used only when an EGHP accounts receivable has been satisfied (RG type AR). This status is for display purposes only, internally the claim status would be a ‘</w:t>
            </w:r>
            <w:r>
              <w:t>Y</w:t>
            </w:r>
            <w:r w:rsidRPr="0097365E">
              <w:t>’.</w:t>
            </w:r>
          </w:p>
          <w:p w14:paraId="75986DE4" w14:textId="77777777" w:rsidR="00C57EF4" w:rsidRDefault="00C57EF4"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5F43943C" w14:textId="77777777" w:rsidR="00C57EF4" w:rsidRDefault="00C57EF4" w:rsidP="00245396">
            <w:pPr>
              <w:pStyle w:val="TableTextBullet"/>
            </w:pPr>
            <w:r w:rsidRPr="0097365E">
              <w:t>P</w:t>
            </w:r>
            <w:r w:rsidRPr="000B6CD8">
              <w:t xml:space="preserve"> </w:t>
            </w:r>
            <w:r>
              <w:t xml:space="preserve">– </w:t>
            </w:r>
            <w:r w:rsidRPr="0097365E">
              <w:t xml:space="preserve">Partial claim refund </w:t>
            </w:r>
            <w:r>
              <w:t>–</w:t>
            </w:r>
            <w:r w:rsidRPr="0097365E">
              <w:t xml:space="preserve"> EGHP, used only when an EGHP accounts receivable has been satisfied (RG type AR). This status is for display purposes only, internally the claim status would be a ‘</w:t>
            </w:r>
            <w:r>
              <w:t>G</w:t>
            </w:r>
            <w:r w:rsidRPr="0097365E">
              <w:t>’.</w:t>
            </w:r>
          </w:p>
          <w:p w14:paraId="3C682A36" w14:textId="77777777" w:rsidR="00C57EF4" w:rsidRPr="0097365E" w:rsidRDefault="00C57EF4" w:rsidP="00245396">
            <w:pPr>
              <w:pStyle w:val="TableTextBullet"/>
            </w:pPr>
            <w:r w:rsidRPr="0097365E">
              <w:t>X</w:t>
            </w:r>
            <w:r w:rsidRPr="000B6CD8">
              <w:t xml:space="preserve"> -</w:t>
            </w:r>
            <w:r w:rsidRPr="0097365E">
              <w:t>Partial refund, claim that is a partial void and a split pay.</w:t>
            </w:r>
          </w:p>
          <w:p w14:paraId="03282E4A" w14:textId="77777777" w:rsidR="00C57EF4" w:rsidRPr="0097365E" w:rsidRDefault="00C57EF4" w:rsidP="00245396">
            <w:pPr>
              <w:pStyle w:val="TableTextBullet"/>
            </w:pPr>
            <w:r w:rsidRPr="0097365E">
              <w:t>Y</w:t>
            </w:r>
            <w:r w:rsidRPr="000B6CD8">
              <w:t xml:space="preserve"> </w:t>
            </w:r>
            <w:r>
              <w:t xml:space="preserve">– </w:t>
            </w:r>
            <w:r w:rsidRPr="0097365E">
              <w:t>Full refund, full amount of claim payment was returned.</w:t>
            </w:r>
          </w:p>
          <w:p w14:paraId="0B623287" w14:textId="37848A1A" w:rsidR="00C57EF4" w:rsidRDefault="00C57EF4"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51391213" w14:textId="77777777" w:rsidR="00A13B56" w:rsidRDefault="00A13B56" w:rsidP="00A13B56">
            <w:pPr>
              <w:pStyle w:val="TableText"/>
              <w:rPr>
                <w:caps/>
              </w:rPr>
            </w:pPr>
            <w:r>
              <w:rPr>
                <w:caps/>
              </w:rPr>
              <w:t>1 C</w:t>
            </w:r>
          </w:p>
        </w:tc>
        <w:tc>
          <w:tcPr>
            <w:tcW w:w="2340" w:type="dxa"/>
            <w:tcMar>
              <w:left w:w="58" w:type="dxa"/>
              <w:right w:w="58" w:type="dxa"/>
            </w:tcMar>
          </w:tcPr>
          <w:p w14:paraId="1577431D" w14:textId="429848E1" w:rsidR="00A13B56" w:rsidRDefault="00A13B56" w:rsidP="00A13B56">
            <w:pPr>
              <w:pStyle w:val="TableText"/>
            </w:pPr>
            <w:r>
              <w:t xml:space="preserve">See spec </w:t>
            </w:r>
            <w:hyperlink r:id="rId718" w:history="1">
              <w:r>
                <w:rPr>
                  <w:rStyle w:val="Hyperlink"/>
                  <w:rFonts w:cs="Courier New"/>
                  <w:szCs w:val="16"/>
                </w:rPr>
                <w:t>S0209000</w:t>
              </w:r>
            </w:hyperlink>
          </w:p>
        </w:tc>
        <w:tc>
          <w:tcPr>
            <w:tcW w:w="858" w:type="dxa"/>
            <w:tcMar>
              <w:left w:w="58" w:type="dxa"/>
              <w:right w:w="58" w:type="dxa"/>
            </w:tcMar>
          </w:tcPr>
          <w:p w14:paraId="1B566BB5" w14:textId="77777777" w:rsidR="00A13B56" w:rsidRDefault="00A13B56" w:rsidP="00A13B56">
            <w:pPr>
              <w:pStyle w:val="TableText"/>
            </w:pPr>
            <w:r>
              <w:t>Spaces</w:t>
            </w:r>
          </w:p>
        </w:tc>
        <w:tc>
          <w:tcPr>
            <w:tcW w:w="431" w:type="dxa"/>
          </w:tcPr>
          <w:p w14:paraId="5D6EACC2" w14:textId="77777777" w:rsidR="00A13B56" w:rsidRDefault="00A13B56" w:rsidP="00A13B56">
            <w:pPr>
              <w:pStyle w:val="TableText"/>
            </w:pPr>
            <w:r>
              <w:t>-</w:t>
            </w:r>
          </w:p>
        </w:tc>
        <w:tc>
          <w:tcPr>
            <w:tcW w:w="431" w:type="dxa"/>
          </w:tcPr>
          <w:p w14:paraId="79E67C8B" w14:textId="77777777" w:rsidR="00A13B56" w:rsidRDefault="00A13B56" w:rsidP="00A13B56">
            <w:pPr>
              <w:pStyle w:val="TableText"/>
            </w:pPr>
            <w:r>
              <w:t>-</w:t>
            </w:r>
          </w:p>
        </w:tc>
        <w:tc>
          <w:tcPr>
            <w:tcW w:w="432" w:type="dxa"/>
          </w:tcPr>
          <w:p w14:paraId="1A44DA2F" w14:textId="77777777" w:rsidR="00A13B56" w:rsidRDefault="00A13B56" w:rsidP="00A13B56">
            <w:pPr>
              <w:pStyle w:val="TableText"/>
            </w:pPr>
            <w:r>
              <w:t>X</w:t>
            </w:r>
          </w:p>
        </w:tc>
      </w:tr>
      <w:tr w:rsidR="00A13B56" w14:paraId="2392623C" w14:textId="77777777" w:rsidTr="005C7A84">
        <w:trPr>
          <w:cantSplit/>
          <w:jc w:val="center"/>
        </w:trPr>
        <w:tc>
          <w:tcPr>
            <w:tcW w:w="802" w:type="dxa"/>
            <w:tcMar>
              <w:left w:w="58" w:type="dxa"/>
              <w:right w:w="58" w:type="dxa"/>
            </w:tcMar>
          </w:tcPr>
          <w:p w14:paraId="1082F012" w14:textId="77777777" w:rsidR="00A13B56" w:rsidRDefault="00A13B56" w:rsidP="00A13B56">
            <w:pPr>
              <w:pStyle w:val="TableText"/>
            </w:pPr>
            <w:r>
              <w:t>2539</w:t>
            </w:r>
          </w:p>
        </w:tc>
        <w:tc>
          <w:tcPr>
            <w:tcW w:w="2227" w:type="dxa"/>
            <w:tcMar>
              <w:left w:w="58" w:type="dxa"/>
              <w:right w:w="58" w:type="dxa"/>
            </w:tcMar>
          </w:tcPr>
          <w:p w14:paraId="0A409F3C" w14:textId="77777777" w:rsidR="00A13B56" w:rsidRDefault="00A13B56" w:rsidP="00A13B56">
            <w:pPr>
              <w:pStyle w:val="TableText"/>
            </w:pPr>
            <w:r>
              <w:t>HDR STATUS CURRENT 9</w:t>
            </w:r>
          </w:p>
        </w:tc>
        <w:tc>
          <w:tcPr>
            <w:tcW w:w="2993" w:type="dxa"/>
            <w:tcMar>
              <w:left w:w="58" w:type="dxa"/>
              <w:right w:w="58" w:type="dxa"/>
            </w:tcMar>
          </w:tcPr>
          <w:p w14:paraId="6C297937" w14:textId="5437E9D5" w:rsidR="00A13B56" w:rsidRDefault="00A13B56" w:rsidP="00A13B56">
            <w:pPr>
              <w:pStyle w:val="TableText"/>
            </w:pPr>
            <w:r>
              <w:t>:P:IDR-</w:t>
            </w:r>
            <w:hyperlink r:id="rId719" w:history="1">
              <w:r>
                <w:rPr>
                  <w:rStyle w:val="Hyperlink"/>
                </w:rPr>
                <w:t>C-NEW-STAT</w:t>
              </w:r>
            </w:hyperlink>
          </w:p>
        </w:tc>
        <w:tc>
          <w:tcPr>
            <w:tcW w:w="2790" w:type="dxa"/>
            <w:tcMar>
              <w:left w:w="58" w:type="dxa"/>
              <w:right w:w="58" w:type="dxa"/>
            </w:tcMar>
          </w:tcPr>
          <w:p w14:paraId="0E1C2A92" w14:textId="77777777" w:rsidR="00A13B56" w:rsidRDefault="00A13B56" w:rsidP="00A13B56">
            <w:pPr>
              <w:pStyle w:val="TableText"/>
            </w:pPr>
            <w:r>
              <w:t>Current detail status</w:t>
            </w:r>
          </w:p>
          <w:p w14:paraId="6999D29E" w14:textId="77777777" w:rsidR="00A13B56" w:rsidRDefault="00A13B56" w:rsidP="00A13B56">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4D31DE59" w14:textId="77777777" w:rsidR="00A13B56" w:rsidRDefault="00A13B56" w:rsidP="00A13B56">
            <w:pPr>
              <w:pStyle w:val="TableText"/>
              <w:rPr>
                <w:caps/>
              </w:rPr>
            </w:pPr>
            <w:r>
              <w:rPr>
                <w:caps/>
              </w:rPr>
              <w:t>1 C</w:t>
            </w:r>
          </w:p>
        </w:tc>
        <w:tc>
          <w:tcPr>
            <w:tcW w:w="2340" w:type="dxa"/>
            <w:tcMar>
              <w:left w:w="58" w:type="dxa"/>
              <w:right w:w="58" w:type="dxa"/>
            </w:tcMar>
          </w:tcPr>
          <w:p w14:paraId="0D2BEC34" w14:textId="5E8A2C1E" w:rsidR="00A13B56" w:rsidRDefault="00A13B56" w:rsidP="00A13B56">
            <w:pPr>
              <w:pStyle w:val="TableText"/>
            </w:pPr>
            <w:r>
              <w:t xml:space="preserve">See spec </w:t>
            </w:r>
            <w:hyperlink r:id="rId720" w:history="1">
              <w:r>
                <w:rPr>
                  <w:rStyle w:val="Hyperlink"/>
                  <w:rFonts w:cs="Courier New"/>
                  <w:szCs w:val="16"/>
                </w:rPr>
                <w:t>S0209000</w:t>
              </w:r>
            </w:hyperlink>
          </w:p>
        </w:tc>
        <w:tc>
          <w:tcPr>
            <w:tcW w:w="858" w:type="dxa"/>
            <w:tcMar>
              <w:left w:w="58" w:type="dxa"/>
              <w:right w:w="58" w:type="dxa"/>
            </w:tcMar>
          </w:tcPr>
          <w:p w14:paraId="691141A2" w14:textId="77777777" w:rsidR="00A13B56" w:rsidRDefault="00A13B56" w:rsidP="00A13B56">
            <w:pPr>
              <w:pStyle w:val="TableText"/>
            </w:pPr>
            <w:r>
              <w:t>Spaces</w:t>
            </w:r>
          </w:p>
        </w:tc>
        <w:tc>
          <w:tcPr>
            <w:tcW w:w="431" w:type="dxa"/>
          </w:tcPr>
          <w:p w14:paraId="560FCD46" w14:textId="77777777" w:rsidR="00A13B56" w:rsidRDefault="00A13B56" w:rsidP="00A13B56">
            <w:pPr>
              <w:pStyle w:val="TableText"/>
            </w:pPr>
            <w:r>
              <w:t>-</w:t>
            </w:r>
          </w:p>
        </w:tc>
        <w:tc>
          <w:tcPr>
            <w:tcW w:w="431" w:type="dxa"/>
          </w:tcPr>
          <w:p w14:paraId="3742E613" w14:textId="77777777" w:rsidR="00A13B56" w:rsidRDefault="00A13B56" w:rsidP="00A13B56">
            <w:pPr>
              <w:pStyle w:val="TableText"/>
            </w:pPr>
            <w:r>
              <w:t>-</w:t>
            </w:r>
          </w:p>
        </w:tc>
        <w:tc>
          <w:tcPr>
            <w:tcW w:w="432" w:type="dxa"/>
          </w:tcPr>
          <w:p w14:paraId="1C81331B" w14:textId="77777777" w:rsidR="00A13B56" w:rsidRDefault="00A13B56" w:rsidP="00A13B56">
            <w:pPr>
              <w:pStyle w:val="TableText"/>
            </w:pPr>
            <w:r>
              <w:t>X</w:t>
            </w:r>
          </w:p>
        </w:tc>
      </w:tr>
      <w:tr w:rsidR="00A13B56" w14:paraId="5E8EDC85" w14:textId="77777777" w:rsidTr="005C7A84">
        <w:trPr>
          <w:cantSplit/>
          <w:jc w:val="center"/>
        </w:trPr>
        <w:tc>
          <w:tcPr>
            <w:tcW w:w="802" w:type="dxa"/>
            <w:tcMar>
              <w:left w:w="58" w:type="dxa"/>
              <w:right w:w="58" w:type="dxa"/>
            </w:tcMar>
          </w:tcPr>
          <w:p w14:paraId="41CF5FF4" w14:textId="5C4D439E" w:rsidR="00A13B56" w:rsidRDefault="00A13B56" w:rsidP="00A13B56">
            <w:pPr>
              <w:pStyle w:val="TableText"/>
            </w:pPr>
            <w:r>
              <w:t>2540 – 2552</w:t>
            </w:r>
          </w:p>
        </w:tc>
        <w:tc>
          <w:tcPr>
            <w:tcW w:w="2227" w:type="dxa"/>
            <w:tcMar>
              <w:left w:w="58" w:type="dxa"/>
              <w:right w:w="58" w:type="dxa"/>
            </w:tcMar>
          </w:tcPr>
          <w:p w14:paraId="4BA0EA68" w14:textId="77777777" w:rsidR="00A13B56" w:rsidRDefault="00A13B56" w:rsidP="00A13B56">
            <w:pPr>
              <w:pStyle w:val="TableText"/>
            </w:pPr>
            <w:r>
              <w:t>CASH REC NUMBER 9</w:t>
            </w:r>
          </w:p>
        </w:tc>
        <w:tc>
          <w:tcPr>
            <w:tcW w:w="2993" w:type="dxa"/>
            <w:tcMar>
              <w:left w:w="58" w:type="dxa"/>
              <w:right w:w="58" w:type="dxa"/>
            </w:tcMar>
          </w:tcPr>
          <w:p w14:paraId="774D7EA8" w14:textId="1519EEFD" w:rsidR="00A13B56" w:rsidRDefault="00A13B56" w:rsidP="00A13B56">
            <w:pPr>
              <w:pStyle w:val="TableText"/>
            </w:pPr>
            <w:r>
              <w:t>:P:IDR-</w:t>
            </w:r>
            <w:hyperlink r:id="rId721" w:history="1">
              <w:r>
                <w:rPr>
                  <w:rStyle w:val="Hyperlink"/>
                </w:rPr>
                <w:t>C-ICN</w:t>
              </w:r>
            </w:hyperlink>
          </w:p>
        </w:tc>
        <w:tc>
          <w:tcPr>
            <w:tcW w:w="2790" w:type="dxa"/>
            <w:tcMar>
              <w:left w:w="58" w:type="dxa"/>
              <w:right w:w="58" w:type="dxa"/>
            </w:tcMar>
          </w:tcPr>
          <w:p w14:paraId="7300DBEE" w14:textId="77777777" w:rsidR="00A13B56" w:rsidRDefault="00A13B56" w:rsidP="00A13B56">
            <w:pPr>
              <w:pStyle w:val="TableText"/>
            </w:pPr>
            <w:r>
              <w:t>C/R number</w:t>
            </w:r>
          </w:p>
          <w:p w14:paraId="03021EB1" w14:textId="77777777" w:rsidR="00A13B56" w:rsidRDefault="00A13B56" w:rsidP="00A13B56">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03602F11" w14:textId="77777777" w:rsidR="00A13B56" w:rsidRDefault="00A13B56" w:rsidP="00A13B56">
            <w:pPr>
              <w:pStyle w:val="TableText"/>
              <w:rPr>
                <w:caps/>
              </w:rPr>
            </w:pPr>
            <w:r>
              <w:rPr>
                <w:caps/>
              </w:rPr>
              <w:t>13 c</w:t>
            </w:r>
          </w:p>
        </w:tc>
        <w:tc>
          <w:tcPr>
            <w:tcW w:w="2340" w:type="dxa"/>
            <w:tcMar>
              <w:left w:w="58" w:type="dxa"/>
              <w:right w:w="58" w:type="dxa"/>
            </w:tcMar>
          </w:tcPr>
          <w:p w14:paraId="1BFA4C96" w14:textId="77777777" w:rsidR="00A13B56" w:rsidRDefault="00A13B56" w:rsidP="00A13B56">
            <w:pPr>
              <w:pStyle w:val="TableText"/>
            </w:pPr>
            <w:r>
              <w:t>-</w:t>
            </w:r>
          </w:p>
        </w:tc>
        <w:tc>
          <w:tcPr>
            <w:tcW w:w="858" w:type="dxa"/>
            <w:tcMar>
              <w:left w:w="58" w:type="dxa"/>
              <w:right w:w="58" w:type="dxa"/>
            </w:tcMar>
          </w:tcPr>
          <w:p w14:paraId="6C58E3CE" w14:textId="77777777" w:rsidR="00A13B56" w:rsidRDefault="00A13B56" w:rsidP="00A13B56">
            <w:pPr>
              <w:pStyle w:val="TableText"/>
            </w:pPr>
            <w:r>
              <w:t>Spaces</w:t>
            </w:r>
          </w:p>
        </w:tc>
        <w:tc>
          <w:tcPr>
            <w:tcW w:w="431" w:type="dxa"/>
          </w:tcPr>
          <w:p w14:paraId="2928582D" w14:textId="77777777" w:rsidR="00A13B56" w:rsidRDefault="00A13B56" w:rsidP="00A13B56">
            <w:pPr>
              <w:pStyle w:val="TableText"/>
            </w:pPr>
            <w:r>
              <w:t>-</w:t>
            </w:r>
          </w:p>
        </w:tc>
        <w:tc>
          <w:tcPr>
            <w:tcW w:w="431" w:type="dxa"/>
          </w:tcPr>
          <w:p w14:paraId="0BCB7BA9" w14:textId="77777777" w:rsidR="00A13B56" w:rsidRDefault="00A13B56" w:rsidP="00A13B56">
            <w:pPr>
              <w:pStyle w:val="TableText"/>
            </w:pPr>
            <w:r>
              <w:t>-</w:t>
            </w:r>
          </w:p>
        </w:tc>
        <w:tc>
          <w:tcPr>
            <w:tcW w:w="432" w:type="dxa"/>
          </w:tcPr>
          <w:p w14:paraId="1853B68C" w14:textId="77777777" w:rsidR="00A13B56" w:rsidRDefault="00A13B56" w:rsidP="00A13B56">
            <w:pPr>
              <w:pStyle w:val="TableText"/>
            </w:pPr>
            <w:r>
              <w:t>X</w:t>
            </w:r>
          </w:p>
        </w:tc>
      </w:tr>
      <w:tr w:rsidR="00A13B56" w14:paraId="14DD17EB" w14:textId="77777777" w:rsidTr="005C7A84">
        <w:trPr>
          <w:cantSplit/>
          <w:jc w:val="center"/>
        </w:trPr>
        <w:tc>
          <w:tcPr>
            <w:tcW w:w="802" w:type="dxa"/>
            <w:tcMar>
              <w:left w:w="58" w:type="dxa"/>
              <w:right w:w="58" w:type="dxa"/>
            </w:tcMar>
          </w:tcPr>
          <w:p w14:paraId="29AEB4FB" w14:textId="65B6229D" w:rsidR="00A13B56" w:rsidRDefault="00A13B56" w:rsidP="00A13B56">
            <w:pPr>
              <w:pStyle w:val="TableText"/>
            </w:pPr>
            <w:r>
              <w:t>2553 – 2554</w:t>
            </w:r>
          </w:p>
        </w:tc>
        <w:tc>
          <w:tcPr>
            <w:tcW w:w="2227" w:type="dxa"/>
            <w:tcMar>
              <w:left w:w="58" w:type="dxa"/>
              <w:right w:w="58" w:type="dxa"/>
            </w:tcMar>
          </w:tcPr>
          <w:p w14:paraId="2E61D2C8" w14:textId="77777777" w:rsidR="00A13B56" w:rsidRDefault="00A13B56" w:rsidP="00A13B56">
            <w:pPr>
              <w:pStyle w:val="TableText"/>
            </w:pPr>
            <w:r>
              <w:t>HDR NUMBER FOR CASH REC 9</w:t>
            </w:r>
          </w:p>
        </w:tc>
        <w:tc>
          <w:tcPr>
            <w:tcW w:w="2993" w:type="dxa"/>
            <w:tcMar>
              <w:left w:w="58" w:type="dxa"/>
              <w:right w:w="58" w:type="dxa"/>
            </w:tcMar>
          </w:tcPr>
          <w:p w14:paraId="79E01513" w14:textId="494E7E15" w:rsidR="00A13B56" w:rsidRDefault="00A13B56" w:rsidP="00A13B56">
            <w:pPr>
              <w:pStyle w:val="TableText"/>
            </w:pPr>
            <w:r>
              <w:t>:P:IDR-</w:t>
            </w:r>
            <w:hyperlink r:id="rId722" w:history="1">
              <w:r>
                <w:rPr>
                  <w:rStyle w:val="Hyperlink"/>
                </w:rPr>
                <w:t>C-DET-NUMB</w:t>
              </w:r>
            </w:hyperlink>
          </w:p>
        </w:tc>
        <w:tc>
          <w:tcPr>
            <w:tcW w:w="2790" w:type="dxa"/>
            <w:tcMar>
              <w:left w:w="58" w:type="dxa"/>
              <w:right w:w="58" w:type="dxa"/>
            </w:tcMar>
          </w:tcPr>
          <w:p w14:paraId="2495729D" w14:textId="77777777" w:rsidR="00A13B56" w:rsidRDefault="00A13B56" w:rsidP="00A13B56">
            <w:pPr>
              <w:pStyle w:val="TableText"/>
            </w:pPr>
            <w:r>
              <w:t>Detail number being applied</w:t>
            </w:r>
          </w:p>
          <w:p w14:paraId="145ABC7E" w14:textId="738EE5BB" w:rsidR="00A13B56" w:rsidRDefault="00A13B56" w:rsidP="00A13B56">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77FDDDE0" w14:textId="77777777" w:rsidR="00A13B56" w:rsidRDefault="00A13B56" w:rsidP="00A13B56">
            <w:pPr>
              <w:pStyle w:val="TableText"/>
              <w:rPr>
                <w:caps/>
              </w:rPr>
            </w:pPr>
            <w:r>
              <w:rPr>
                <w:caps/>
              </w:rPr>
              <w:t>2 C</w:t>
            </w:r>
          </w:p>
        </w:tc>
        <w:tc>
          <w:tcPr>
            <w:tcW w:w="2340" w:type="dxa"/>
            <w:tcMar>
              <w:left w:w="58" w:type="dxa"/>
              <w:right w:w="58" w:type="dxa"/>
            </w:tcMar>
          </w:tcPr>
          <w:p w14:paraId="6135CBBD" w14:textId="27A5BE38" w:rsidR="00A13B56" w:rsidRDefault="00A13B56" w:rsidP="00A13B56">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67D60B1E" w14:textId="77777777" w:rsidR="00A13B56" w:rsidRDefault="00A13B56" w:rsidP="00A13B56">
            <w:pPr>
              <w:pStyle w:val="TableText"/>
            </w:pPr>
            <w:r>
              <w:t>Spaces</w:t>
            </w:r>
          </w:p>
        </w:tc>
        <w:tc>
          <w:tcPr>
            <w:tcW w:w="431" w:type="dxa"/>
          </w:tcPr>
          <w:p w14:paraId="19756899" w14:textId="77777777" w:rsidR="00A13B56" w:rsidRDefault="00A13B56" w:rsidP="00A13B56">
            <w:pPr>
              <w:pStyle w:val="TableText"/>
            </w:pPr>
            <w:r>
              <w:t>-</w:t>
            </w:r>
          </w:p>
        </w:tc>
        <w:tc>
          <w:tcPr>
            <w:tcW w:w="431" w:type="dxa"/>
          </w:tcPr>
          <w:p w14:paraId="483A823C" w14:textId="77777777" w:rsidR="00A13B56" w:rsidRDefault="00A13B56" w:rsidP="00A13B56">
            <w:pPr>
              <w:pStyle w:val="TableText"/>
            </w:pPr>
            <w:r>
              <w:t>-</w:t>
            </w:r>
          </w:p>
        </w:tc>
        <w:tc>
          <w:tcPr>
            <w:tcW w:w="432" w:type="dxa"/>
          </w:tcPr>
          <w:p w14:paraId="07A30AAC" w14:textId="77777777" w:rsidR="00A13B56" w:rsidRDefault="00A13B56" w:rsidP="00A13B56">
            <w:pPr>
              <w:pStyle w:val="TableText"/>
            </w:pPr>
            <w:r>
              <w:t>X</w:t>
            </w:r>
          </w:p>
        </w:tc>
      </w:tr>
      <w:tr w:rsidR="00A13B56" w14:paraId="4AE54EC0" w14:textId="77777777" w:rsidTr="005C7A84">
        <w:trPr>
          <w:cantSplit/>
          <w:jc w:val="center"/>
        </w:trPr>
        <w:tc>
          <w:tcPr>
            <w:tcW w:w="802" w:type="dxa"/>
            <w:tcMar>
              <w:left w:w="58" w:type="dxa"/>
              <w:right w:w="58" w:type="dxa"/>
            </w:tcMar>
          </w:tcPr>
          <w:p w14:paraId="00EB4507" w14:textId="0EFC5256" w:rsidR="00A13B56" w:rsidRDefault="00A13B56" w:rsidP="00A13B56">
            <w:pPr>
              <w:pStyle w:val="TableText"/>
            </w:pPr>
            <w:r>
              <w:t>2555 – 2561</w:t>
            </w:r>
          </w:p>
        </w:tc>
        <w:tc>
          <w:tcPr>
            <w:tcW w:w="2227" w:type="dxa"/>
            <w:tcMar>
              <w:left w:w="58" w:type="dxa"/>
              <w:right w:w="58" w:type="dxa"/>
            </w:tcMar>
          </w:tcPr>
          <w:p w14:paraId="5CC3C8ED" w14:textId="77777777" w:rsidR="00A13B56" w:rsidRDefault="00A13B56" w:rsidP="00A13B56">
            <w:pPr>
              <w:pStyle w:val="TableText"/>
            </w:pPr>
            <w:r>
              <w:t>HDR CASH REC APPLIED AMT 9</w:t>
            </w:r>
          </w:p>
        </w:tc>
        <w:tc>
          <w:tcPr>
            <w:tcW w:w="2993" w:type="dxa"/>
            <w:tcMar>
              <w:left w:w="58" w:type="dxa"/>
              <w:right w:w="58" w:type="dxa"/>
            </w:tcMar>
          </w:tcPr>
          <w:p w14:paraId="5E000C75" w14:textId="54CE0E7D" w:rsidR="00A13B56" w:rsidRDefault="00A13B56" w:rsidP="00A13B56">
            <w:pPr>
              <w:pStyle w:val="TableText"/>
            </w:pPr>
            <w:r>
              <w:t>:P:IDR-</w:t>
            </w:r>
            <w:hyperlink r:id="rId723" w:history="1">
              <w:r>
                <w:rPr>
                  <w:rStyle w:val="Hyperlink"/>
                </w:rPr>
                <w:t>C-AMOUNT</w:t>
              </w:r>
            </w:hyperlink>
          </w:p>
        </w:tc>
        <w:tc>
          <w:tcPr>
            <w:tcW w:w="2790" w:type="dxa"/>
            <w:tcMar>
              <w:left w:w="58" w:type="dxa"/>
              <w:right w:w="58" w:type="dxa"/>
            </w:tcMar>
          </w:tcPr>
          <w:p w14:paraId="42EABA12" w14:textId="77777777" w:rsidR="00A13B56" w:rsidRDefault="00A13B56" w:rsidP="00A13B56">
            <w:pPr>
              <w:pStyle w:val="TableText"/>
            </w:pPr>
            <w:r>
              <w:t>Amount applied</w:t>
            </w:r>
          </w:p>
          <w:p w14:paraId="41F12F03" w14:textId="0FF3E943" w:rsidR="00A13B56" w:rsidRDefault="00A13B56" w:rsidP="004E78F6">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w:t>
            </w:r>
          </w:p>
        </w:tc>
        <w:tc>
          <w:tcPr>
            <w:tcW w:w="1080" w:type="dxa"/>
            <w:tcMar>
              <w:left w:w="58" w:type="dxa"/>
              <w:right w:w="58" w:type="dxa"/>
            </w:tcMar>
          </w:tcPr>
          <w:p w14:paraId="5CA56433" w14:textId="77777777" w:rsidR="00A13B56" w:rsidRDefault="00A13B56" w:rsidP="00A13B56">
            <w:pPr>
              <w:pStyle w:val="TableText"/>
              <w:rPr>
                <w:caps/>
              </w:rPr>
            </w:pPr>
            <w:r>
              <w:rPr>
                <w:caps/>
              </w:rPr>
              <w:t>7 n</w:t>
            </w:r>
          </w:p>
          <w:p w14:paraId="5001D7C3" w14:textId="77777777" w:rsidR="00A13B56" w:rsidRDefault="00A13B56" w:rsidP="00A13B56">
            <w:pPr>
              <w:pStyle w:val="TableText"/>
              <w:rPr>
                <w:caps/>
              </w:rPr>
            </w:pPr>
            <w:r>
              <w:rPr>
                <w:caps/>
              </w:rPr>
              <w:t>(99999V99)</w:t>
            </w:r>
          </w:p>
        </w:tc>
        <w:tc>
          <w:tcPr>
            <w:tcW w:w="2340" w:type="dxa"/>
            <w:tcMar>
              <w:left w:w="58" w:type="dxa"/>
              <w:right w:w="58" w:type="dxa"/>
            </w:tcMar>
          </w:tcPr>
          <w:p w14:paraId="71BF2882" w14:textId="77777777" w:rsidR="00A13B56" w:rsidRDefault="00A13B56" w:rsidP="00A13B56">
            <w:pPr>
              <w:pStyle w:val="TableText"/>
            </w:pPr>
            <w:r>
              <w:t>-</w:t>
            </w:r>
          </w:p>
        </w:tc>
        <w:tc>
          <w:tcPr>
            <w:tcW w:w="858" w:type="dxa"/>
            <w:tcMar>
              <w:left w:w="58" w:type="dxa"/>
              <w:right w:w="58" w:type="dxa"/>
            </w:tcMar>
          </w:tcPr>
          <w:p w14:paraId="4D81E6CE" w14:textId="77777777" w:rsidR="00A13B56" w:rsidRDefault="00A13B56" w:rsidP="00A13B56">
            <w:pPr>
              <w:pStyle w:val="TableText"/>
            </w:pPr>
            <w:r>
              <w:t>Zeros</w:t>
            </w:r>
          </w:p>
        </w:tc>
        <w:tc>
          <w:tcPr>
            <w:tcW w:w="431" w:type="dxa"/>
          </w:tcPr>
          <w:p w14:paraId="0B80561D" w14:textId="77777777" w:rsidR="00A13B56" w:rsidRDefault="00A13B56" w:rsidP="00A13B56">
            <w:pPr>
              <w:pStyle w:val="TableText"/>
            </w:pPr>
            <w:r>
              <w:t>-</w:t>
            </w:r>
          </w:p>
        </w:tc>
        <w:tc>
          <w:tcPr>
            <w:tcW w:w="431" w:type="dxa"/>
          </w:tcPr>
          <w:p w14:paraId="557451E1" w14:textId="77777777" w:rsidR="00A13B56" w:rsidRDefault="00A13B56" w:rsidP="00A13B56">
            <w:pPr>
              <w:pStyle w:val="TableText"/>
            </w:pPr>
            <w:r>
              <w:t>-</w:t>
            </w:r>
          </w:p>
        </w:tc>
        <w:tc>
          <w:tcPr>
            <w:tcW w:w="432" w:type="dxa"/>
          </w:tcPr>
          <w:p w14:paraId="6A75F92E" w14:textId="77777777" w:rsidR="00A13B56" w:rsidRDefault="00A13B56" w:rsidP="00A13B56">
            <w:pPr>
              <w:pStyle w:val="TableText"/>
            </w:pPr>
            <w:r>
              <w:t>X</w:t>
            </w:r>
          </w:p>
        </w:tc>
      </w:tr>
      <w:tr w:rsidR="004E78F6" w14:paraId="12871074" w14:textId="77777777" w:rsidTr="005C7A84">
        <w:trPr>
          <w:cantSplit/>
          <w:jc w:val="center"/>
        </w:trPr>
        <w:tc>
          <w:tcPr>
            <w:tcW w:w="802" w:type="dxa"/>
            <w:tcMar>
              <w:left w:w="58" w:type="dxa"/>
              <w:right w:w="58" w:type="dxa"/>
            </w:tcMar>
          </w:tcPr>
          <w:p w14:paraId="0C29025B" w14:textId="77777777" w:rsidR="004E78F6" w:rsidRDefault="004E78F6" w:rsidP="004E78F6">
            <w:pPr>
              <w:pStyle w:val="TableText"/>
            </w:pPr>
            <w:r>
              <w:t>2555 – 2561</w:t>
            </w:r>
          </w:p>
          <w:p w14:paraId="302B4F19" w14:textId="0E580B7E" w:rsidR="004E78F6" w:rsidRDefault="004E78F6" w:rsidP="004E78F6">
            <w:pPr>
              <w:pStyle w:val="TableText"/>
            </w:pPr>
            <w:r>
              <w:t>(Cont’d)</w:t>
            </w:r>
          </w:p>
        </w:tc>
        <w:tc>
          <w:tcPr>
            <w:tcW w:w="2227" w:type="dxa"/>
            <w:tcMar>
              <w:left w:w="58" w:type="dxa"/>
              <w:right w:w="58" w:type="dxa"/>
            </w:tcMar>
          </w:tcPr>
          <w:p w14:paraId="088637FE" w14:textId="79124470" w:rsidR="004E78F6" w:rsidRDefault="004E78F6" w:rsidP="004E78F6">
            <w:pPr>
              <w:pStyle w:val="TableText"/>
            </w:pPr>
            <w:r>
              <w:t>HDR CASH REC APPLIED AMT 9</w:t>
            </w:r>
          </w:p>
        </w:tc>
        <w:tc>
          <w:tcPr>
            <w:tcW w:w="2993" w:type="dxa"/>
            <w:tcMar>
              <w:left w:w="58" w:type="dxa"/>
              <w:right w:w="58" w:type="dxa"/>
            </w:tcMar>
          </w:tcPr>
          <w:p w14:paraId="201ED0CF" w14:textId="4D200FAE" w:rsidR="004E78F6" w:rsidRDefault="004E78F6" w:rsidP="004E78F6">
            <w:pPr>
              <w:pStyle w:val="TableText"/>
            </w:pPr>
            <w:r>
              <w:t>:P:IDR-</w:t>
            </w:r>
            <w:hyperlink r:id="rId724" w:history="1">
              <w:r>
                <w:rPr>
                  <w:rStyle w:val="Hyperlink"/>
                </w:rPr>
                <w:t>C-AMOUNT</w:t>
              </w:r>
            </w:hyperlink>
          </w:p>
        </w:tc>
        <w:tc>
          <w:tcPr>
            <w:tcW w:w="2790" w:type="dxa"/>
            <w:tcMar>
              <w:left w:w="58" w:type="dxa"/>
              <w:right w:w="58" w:type="dxa"/>
            </w:tcMar>
          </w:tcPr>
          <w:p w14:paraId="15D87151" w14:textId="4D6495C2" w:rsidR="004E78F6" w:rsidRDefault="004E78F6" w:rsidP="004E78F6">
            <w:pPr>
              <w:pStyle w:val="TableText"/>
              <w:rPr>
                <w:rFonts w:cs="Arial"/>
                <w:color w:val="000000"/>
              </w:rPr>
            </w:pPr>
            <w:r>
              <w:t>Amount applied</w:t>
            </w:r>
            <w:r>
              <w:rPr>
                <w:rFonts w:cs="Arial"/>
                <w:color w:val="000000"/>
              </w:rPr>
              <w:t xml:space="preserve"> continued</w:t>
            </w:r>
          </w:p>
          <w:p w14:paraId="593D5E41" w14:textId="677886CE" w:rsidR="004E78F6" w:rsidRDefault="004E78F6" w:rsidP="004E78F6">
            <w:pPr>
              <w:pStyle w:val="TableText"/>
            </w:pPr>
            <w:r w:rsidRPr="00AB346F">
              <w:rPr>
                <w:rFonts w:cs="Arial"/>
                <w:color w:val="000000"/>
              </w:rPr>
              <w:t xml:space="preserve">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7AAF8233" w14:textId="77777777" w:rsidR="004E78F6" w:rsidRDefault="004E78F6" w:rsidP="004E78F6">
            <w:pPr>
              <w:pStyle w:val="TableText"/>
              <w:rPr>
                <w:caps/>
              </w:rPr>
            </w:pPr>
            <w:r>
              <w:rPr>
                <w:caps/>
              </w:rPr>
              <w:t>7 n</w:t>
            </w:r>
          </w:p>
          <w:p w14:paraId="2255C147" w14:textId="3A22E972" w:rsidR="004E78F6" w:rsidRDefault="004E78F6" w:rsidP="004E78F6">
            <w:pPr>
              <w:pStyle w:val="TableText"/>
              <w:rPr>
                <w:caps/>
              </w:rPr>
            </w:pPr>
            <w:r>
              <w:rPr>
                <w:caps/>
              </w:rPr>
              <w:t>(99999V99)</w:t>
            </w:r>
          </w:p>
        </w:tc>
        <w:tc>
          <w:tcPr>
            <w:tcW w:w="2340" w:type="dxa"/>
            <w:tcMar>
              <w:left w:w="58" w:type="dxa"/>
              <w:right w:w="58" w:type="dxa"/>
            </w:tcMar>
          </w:tcPr>
          <w:p w14:paraId="4EE47637" w14:textId="68628B42" w:rsidR="004E78F6" w:rsidRDefault="004E78F6" w:rsidP="004E78F6">
            <w:pPr>
              <w:pStyle w:val="TableText"/>
            </w:pPr>
            <w:r>
              <w:t>-</w:t>
            </w:r>
          </w:p>
        </w:tc>
        <w:tc>
          <w:tcPr>
            <w:tcW w:w="858" w:type="dxa"/>
            <w:tcMar>
              <w:left w:w="58" w:type="dxa"/>
              <w:right w:w="58" w:type="dxa"/>
            </w:tcMar>
          </w:tcPr>
          <w:p w14:paraId="2D980961" w14:textId="278562CE" w:rsidR="004E78F6" w:rsidRDefault="004E78F6" w:rsidP="004E78F6">
            <w:pPr>
              <w:pStyle w:val="TableText"/>
            </w:pPr>
            <w:r>
              <w:t>Zeros</w:t>
            </w:r>
          </w:p>
        </w:tc>
        <w:tc>
          <w:tcPr>
            <w:tcW w:w="431" w:type="dxa"/>
          </w:tcPr>
          <w:p w14:paraId="3CAC8935" w14:textId="432C4E08" w:rsidR="004E78F6" w:rsidRDefault="004E78F6" w:rsidP="004E78F6">
            <w:pPr>
              <w:pStyle w:val="TableText"/>
            </w:pPr>
            <w:r>
              <w:t>-</w:t>
            </w:r>
          </w:p>
        </w:tc>
        <w:tc>
          <w:tcPr>
            <w:tcW w:w="431" w:type="dxa"/>
          </w:tcPr>
          <w:p w14:paraId="42188E38" w14:textId="15BA508A" w:rsidR="004E78F6" w:rsidRDefault="004E78F6" w:rsidP="004E78F6">
            <w:pPr>
              <w:pStyle w:val="TableText"/>
            </w:pPr>
            <w:r>
              <w:t>-</w:t>
            </w:r>
          </w:p>
        </w:tc>
        <w:tc>
          <w:tcPr>
            <w:tcW w:w="432" w:type="dxa"/>
          </w:tcPr>
          <w:p w14:paraId="4314DDA0" w14:textId="27B08A7D" w:rsidR="004E78F6" w:rsidRDefault="004E78F6" w:rsidP="004E78F6">
            <w:pPr>
              <w:pStyle w:val="TableText"/>
            </w:pPr>
            <w:r>
              <w:t>X</w:t>
            </w:r>
          </w:p>
        </w:tc>
      </w:tr>
      <w:tr w:rsidR="004E78F6" w14:paraId="02F235B5" w14:textId="77777777" w:rsidTr="005C7A84">
        <w:trPr>
          <w:cantSplit/>
          <w:jc w:val="center"/>
        </w:trPr>
        <w:tc>
          <w:tcPr>
            <w:tcW w:w="802" w:type="dxa"/>
            <w:tcMar>
              <w:left w:w="58" w:type="dxa"/>
              <w:right w:w="58" w:type="dxa"/>
            </w:tcMar>
          </w:tcPr>
          <w:p w14:paraId="5A0AEAF3" w14:textId="78D4763B" w:rsidR="004E78F6" w:rsidRDefault="004E78F6" w:rsidP="004E78F6">
            <w:pPr>
              <w:pStyle w:val="TableText"/>
            </w:pPr>
            <w:r>
              <w:t>2562 – 2563</w:t>
            </w:r>
          </w:p>
        </w:tc>
        <w:tc>
          <w:tcPr>
            <w:tcW w:w="2227" w:type="dxa"/>
            <w:tcMar>
              <w:left w:w="58" w:type="dxa"/>
              <w:right w:w="58" w:type="dxa"/>
            </w:tcMar>
          </w:tcPr>
          <w:p w14:paraId="6FE445E4" w14:textId="77777777" w:rsidR="004E78F6" w:rsidRDefault="004E78F6" w:rsidP="004E78F6">
            <w:pPr>
              <w:pStyle w:val="TableText"/>
            </w:pPr>
            <w:r>
              <w:t>HDR CASH REC REASON TYPE 9</w:t>
            </w:r>
          </w:p>
        </w:tc>
        <w:tc>
          <w:tcPr>
            <w:tcW w:w="2993" w:type="dxa"/>
            <w:tcMar>
              <w:left w:w="58" w:type="dxa"/>
              <w:right w:w="58" w:type="dxa"/>
            </w:tcMar>
          </w:tcPr>
          <w:p w14:paraId="235A1EF6" w14:textId="2C1DD553" w:rsidR="004E78F6" w:rsidRDefault="004E78F6" w:rsidP="004E78F6">
            <w:pPr>
              <w:pStyle w:val="TableText"/>
            </w:pPr>
            <w:r>
              <w:t>:P:IDR-</w:t>
            </w:r>
            <w:hyperlink r:id="rId725" w:history="1">
              <w:r>
                <w:rPr>
                  <w:rStyle w:val="Hyperlink"/>
                </w:rPr>
                <w:t>C-REASON-TYPE</w:t>
              </w:r>
            </w:hyperlink>
          </w:p>
        </w:tc>
        <w:tc>
          <w:tcPr>
            <w:tcW w:w="2790" w:type="dxa"/>
            <w:tcMar>
              <w:left w:w="58" w:type="dxa"/>
              <w:right w:w="58" w:type="dxa"/>
            </w:tcMar>
          </w:tcPr>
          <w:p w14:paraId="536282D5" w14:textId="77777777" w:rsidR="004E78F6" w:rsidRDefault="004E78F6" w:rsidP="004E78F6">
            <w:pPr>
              <w:pStyle w:val="TableText"/>
            </w:pPr>
            <w:r>
              <w:t>C/R reason type</w:t>
            </w:r>
          </w:p>
          <w:p w14:paraId="0541F974" w14:textId="444B18F8" w:rsidR="004E78F6" w:rsidRDefault="004E78F6" w:rsidP="004E78F6">
            <w:pPr>
              <w:pStyle w:val="TableText"/>
            </w:pPr>
            <w:r w:rsidRPr="00FB78C7">
              <w:rPr>
                <w:rFonts w:cs="Arial"/>
                <w:color w:val="000000"/>
              </w:rPr>
              <w:t xml:space="preserve">The value of the cash/financial action code identify the type of transaction. Refer to Spec </w:t>
            </w:r>
            <w:hyperlink r:id="rId726" w:history="1">
              <w:r w:rsidRPr="00E87201">
                <w:rPr>
                  <w:rStyle w:val="Hyperlink"/>
                  <w:rFonts w:cs="Arial"/>
                </w:rPr>
                <w:t>S0115010</w:t>
              </w:r>
            </w:hyperlink>
            <w:r w:rsidRPr="00FB78C7">
              <w:rPr>
                <w:rFonts w:cs="Arial"/>
                <w:color w:val="000000"/>
              </w:rPr>
              <w:t xml:space="preserve"> for a complete list of valid codes and respective descriptions</w:t>
            </w:r>
            <w:r>
              <w:rPr>
                <w:rFonts w:cs="Arial"/>
                <w:color w:val="000000"/>
              </w:rPr>
              <w:t>.</w:t>
            </w:r>
          </w:p>
        </w:tc>
        <w:tc>
          <w:tcPr>
            <w:tcW w:w="1080" w:type="dxa"/>
            <w:tcMar>
              <w:left w:w="58" w:type="dxa"/>
              <w:right w:w="58" w:type="dxa"/>
            </w:tcMar>
          </w:tcPr>
          <w:p w14:paraId="4F0B82F9" w14:textId="77777777" w:rsidR="004E78F6" w:rsidRDefault="004E78F6" w:rsidP="004E78F6">
            <w:pPr>
              <w:pStyle w:val="TableText"/>
              <w:rPr>
                <w:caps/>
              </w:rPr>
            </w:pPr>
            <w:r>
              <w:rPr>
                <w:caps/>
              </w:rPr>
              <w:t>2 c</w:t>
            </w:r>
          </w:p>
        </w:tc>
        <w:tc>
          <w:tcPr>
            <w:tcW w:w="2340" w:type="dxa"/>
            <w:tcMar>
              <w:left w:w="58" w:type="dxa"/>
              <w:right w:w="58" w:type="dxa"/>
            </w:tcMar>
          </w:tcPr>
          <w:p w14:paraId="07AC6E44" w14:textId="60A98F6D" w:rsidR="004E78F6" w:rsidRDefault="004E78F6" w:rsidP="004E78F6">
            <w:pPr>
              <w:pStyle w:val="TableText"/>
            </w:pPr>
            <w:r>
              <w:t xml:space="preserve">See spec </w:t>
            </w:r>
            <w:hyperlink r:id="rId727" w:history="1">
              <w:r>
                <w:rPr>
                  <w:rStyle w:val="Hyperlink"/>
                  <w:rFonts w:cs="Courier New"/>
                  <w:szCs w:val="16"/>
                </w:rPr>
                <w:t>S0115010</w:t>
              </w:r>
            </w:hyperlink>
          </w:p>
        </w:tc>
        <w:tc>
          <w:tcPr>
            <w:tcW w:w="858" w:type="dxa"/>
            <w:tcMar>
              <w:left w:w="58" w:type="dxa"/>
              <w:right w:w="58" w:type="dxa"/>
            </w:tcMar>
          </w:tcPr>
          <w:p w14:paraId="7D0ED814" w14:textId="77777777" w:rsidR="004E78F6" w:rsidRDefault="004E78F6" w:rsidP="004E78F6">
            <w:pPr>
              <w:pStyle w:val="TableText"/>
            </w:pPr>
            <w:r>
              <w:t>Spaces</w:t>
            </w:r>
          </w:p>
        </w:tc>
        <w:tc>
          <w:tcPr>
            <w:tcW w:w="431" w:type="dxa"/>
          </w:tcPr>
          <w:p w14:paraId="3D846C01" w14:textId="77777777" w:rsidR="004E78F6" w:rsidRDefault="004E78F6" w:rsidP="004E78F6">
            <w:pPr>
              <w:pStyle w:val="TableText"/>
            </w:pPr>
            <w:r>
              <w:t>-</w:t>
            </w:r>
          </w:p>
        </w:tc>
        <w:tc>
          <w:tcPr>
            <w:tcW w:w="431" w:type="dxa"/>
          </w:tcPr>
          <w:p w14:paraId="1C303C34" w14:textId="77777777" w:rsidR="004E78F6" w:rsidRDefault="004E78F6" w:rsidP="004E78F6">
            <w:pPr>
              <w:pStyle w:val="TableText"/>
            </w:pPr>
            <w:r>
              <w:t>-</w:t>
            </w:r>
          </w:p>
        </w:tc>
        <w:tc>
          <w:tcPr>
            <w:tcW w:w="432" w:type="dxa"/>
          </w:tcPr>
          <w:p w14:paraId="01826891" w14:textId="77777777" w:rsidR="004E78F6" w:rsidRDefault="004E78F6" w:rsidP="004E78F6">
            <w:pPr>
              <w:pStyle w:val="TableText"/>
            </w:pPr>
            <w:r>
              <w:t>X</w:t>
            </w:r>
          </w:p>
        </w:tc>
      </w:tr>
      <w:tr w:rsidR="004E78F6" w14:paraId="478F2F98" w14:textId="77777777" w:rsidTr="005C7A84">
        <w:trPr>
          <w:cantSplit/>
          <w:jc w:val="center"/>
        </w:trPr>
        <w:tc>
          <w:tcPr>
            <w:tcW w:w="802" w:type="dxa"/>
            <w:tcMar>
              <w:left w:w="58" w:type="dxa"/>
              <w:right w:w="58" w:type="dxa"/>
            </w:tcMar>
          </w:tcPr>
          <w:p w14:paraId="2103089F" w14:textId="723AFEF3" w:rsidR="004E78F6" w:rsidRDefault="004E78F6" w:rsidP="004E78F6">
            <w:pPr>
              <w:pStyle w:val="TableText"/>
            </w:pPr>
            <w:r>
              <w:t>2564 – 2568</w:t>
            </w:r>
          </w:p>
        </w:tc>
        <w:tc>
          <w:tcPr>
            <w:tcW w:w="2227" w:type="dxa"/>
            <w:tcMar>
              <w:left w:w="58" w:type="dxa"/>
              <w:right w:w="58" w:type="dxa"/>
            </w:tcMar>
          </w:tcPr>
          <w:p w14:paraId="0C6E6CA7" w14:textId="77777777" w:rsidR="004E78F6" w:rsidRDefault="004E78F6" w:rsidP="004E78F6">
            <w:pPr>
              <w:pStyle w:val="TableText"/>
            </w:pPr>
            <w:r>
              <w:t>HDR CASH REC REASON CODE 9</w:t>
            </w:r>
          </w:p>
        </w:tc>
        <w:tc>
          <w:tcPr>
            <w:tcW w:w="2993" w:type="dxa"/>
            <w:tcMar>
              <w:left w:w="58" w:type="dxa"/>
              <w:right w:w="58" w:type="dxa"/>
            </w:tcMar>
          </w:tcPr>
          <w:p w14:paraId="034B064B" w14:textId="0FF2A284" w:rsidR="004E78F6" w:rsidRDefault="004E78F6" w:rsidP="004E78F6">
            <w:pPr>
              <w:pStyle w:val="TableText"/>
            </w:pPr>
            <w:r>
              <w:t>:P:IDR-</w:t>
            </w:r>
            <w:hyperlink r:id="rId728" w:history="1">
              <w:r>
                <w:rPr>
                  <w:rStyle w:val="Hyperlink"/>
                </w:rPr>
                <w:t>C-REASON-CODE</w:t>
              </w:r>
            </w:hyperlink>
          </w:p>
        </w:tc>
        <w:tc>
          <w:tcPr>
            <w:tcW w:w="2790" w:type="dxa"/>
            <w:tcMar>
              <w:left w:w="58" w:type="dxa"/>
              <w:right w:w="58" w:type="dxa"/>
            </w:tcMar>
          </w:tcPr>
          <w:p w14:paraId="703D2F3E" w14:textId="77777777" w:rsidR="004E78F6" w:rsidRDefault="004E78F6" w:rsidP="004E78F6">
            <w:pPr>
              <w:pStyle w:val="TableText"/>
            </w:pPr>
            <w:r>
              <w:t>C/R reason code</w:t>
            </w:r>
          </w:p>
          <w:p w14:paraId="764A445D" w14:textId="2EFA6DE9" w:rsidR="004E78F6" w:rsidRDefault="004E78F6" w:rsidP="004E78F6">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1A2D8D10" w14:textId="77777777" w:rsidR="004E78F6" w:rsidRDefault="004E78F6" w:rsidP="004E78F6">
            <w:pPr>
              <w:pStyle w:val="TableText"/>
              <w:rPr>
                <w:caps/>
              </w:rPr>
            </w:pPr>
            <w:r>
              <w:rPr>
                <w:caps/>
              </w:rPr>
              <w:t>5 c</w:t>
            </w:r>
          </w:p>
        </w:tc>
        <w:tc>
          <w:tcPr>
            <w:tcW w:w="2340" w:type="dxa"/>
            <w:tcMar>
              <w:left w:w="58" w:type="dxa"/>
              <w:right w:w="58" w:type="dxa"/>
            </w:tcMar>
          </w:tcPr>
          <w:p w14:paraId="60895A3B" w14:textId="4E38A3C5" w:rsidR="004E78F6" w:rsidRDefault="004E78F6" w:rsidP="004E78F6">
            <w:pPr>
              <w:pStyle w:val="TableText"/>
            </w:pPr>
            <w:r>
              <w:t xml:space="preserve">See spec </w:t>
            </w:r>
            <w:hyperlink r:id="rId729" w:history="1">
              <w:r>
                <w:rPr>
                  <w:rStyle w:val="Hyperlink"/>
                </w:rPr>
                <w:t>S0121000</w:t>
              </w:r>
            </w:hyperlink>
          </w:p>
        </w:tc>
        <w:tc>
          <w:tcPr>
            <w:tcW w:w="858" w:type="dxa"/>
            <w:tcMar>
              <w:left w:w="58" w:type="dxa"/>
              <w:right w:w="58" w:type="dxa"/>
            </w:tcMar>
          </w:tcPr>
          <w:p w14:paraId="105764D9" w14:textId="77777777" w:rsidR="004E78F6" w:rsidRDefault="004E78F6" w:rsidP="004E78F6">
            <w:pPr>
              <w:pStyle w:val="TableText"/>
            </w:pPr>
            <w:r>
              <w:t>Spaces</w:t>
            </w:r>
          </w:p>
        </w:tc>
        <w:tc>
          <w:tcPr>
            <w:tcW w:w="431" w:type="dxa"/>
          </w:tcPr>
          <w:p w14:paraId="03C4A364" w14:textId="77777777" w:rsidR="004E78F6" w:rsidRDefault="004E78F6" w:rsidP="004E78F6">
            <w:pPr>
              <w:pStyle w:val="TableText"/>
            </w:pPr>
            <w:r>
              <w:t>-</w:t>
            </w:r>
          </w:p>
        </w:tc>
        <w:tc>
          <w:tcPr>
            <w:tcW w:w="431" w:type="dxa"/>
          </w:tcPr>
          <w:p w14:paraId="29BCDC8A" w14:textId="77777777" w:rsidR="004E78F6" w:rsidRDefault="004E78F6" w:rsidP="004E78F6">
            <w:pPr>
              <w:pStyle w:val="TableText"/>
            </w:pPr>
            <w:r>
              <w:t>-</w:t>
            </w:r>
          </w:p>
        </w:tc>
        <w:tc>
          <w:tcPr>
            <w:tcW w:w="432" w:type="dxa"/>
          </w:tcPr>
          <w:p w14:paraId="4D65703A" w14:textId="77777777" w:rsidR="004E78F6" w:rsidRDefault="004E78F6" w:rsidP="004E78F6">
            <w:pPr>
              <w:pStyle w:val="TableText"/>
            </w:pPr>
            <w:r>
              <w:t>X</w:t>
            </w:r>
          </w:p>
        </w:tc>
      </w:tr>
      <w:tr w:rsidR="004E78F6" w14:paraId="7A858940" w14:textId="77777777" w:rsidTr="005C7A84">
        <w:trPr>
          <w:cantSplit/>
          <w:jc w:val="center"/>
        </w:trPr>
        <w:tc>
          <w:tcPr>
            <w:tcW w:w="802" w:type="dxa"/>
            <w:tcMar>
              <w:left w:w="58" w:type="dxa"/>
              <w:right w:w="58" w:type="dxa"/>
            </w:tcMar>
          </w:tcPr>
          <w:p w14:paraId="5B21C1D8" w14:textId="12B18455" w:rsidR="004E78F6" w:rsidRDefault="004E78F6" w:rsidP="004E78F6">
            <w:pPr>
              <w:pStyle w:val="TableText"/>
            </w:pPr>
            <w:r>
              <w:t>2569 – 2572</w:t>
            </w:r>
          </w:p>
        </w:tc>
        <w:tc>
          <w:tcPr>
            <w:tcW w:w="2227" w:type="dxa"/>
            <w:tcMar>
              <w:left w:w="58" w:type="dxa"/>
              <w:right w:w="58" w:type="dxa"/>
            </w:tcMar>
          </w:tcPr>
          <w:p w14:paraId="39165D53" w14:textId="77777777" w:rsidR="004E78F6" w:rsidRDefault="004E78F6" w:rsidP="004E78F6">
            <w:pPr>
              <w:pStyle w:val="TableText"/>
            </w:pPr>
            <w:r>
              <w:t>HDR CLERK ID 9</w:t>
            </w:r>
          </w:p>
        </w:tc>
        <w:tc>
          <w:tcPr>
            <w:tcW w:w="2993" w:type="dxa"/>
            <w:tcMar>
              <w:left w:w="58" w:type="dxa"/>
              <w:right w:w="58" w:type="dxa"/>
            </w:tcMar>
          </w:tcPr>
          <w:p w14:paraId="2A071B89" w14:textId="1B3627C9" w:rsidR="004E78F6" w:rsidRDefault="004E78F6" w:rsidP="004E78F6">
            <w:pPr>
              <w:pStyle w:val="TableText"/>
            </w:pPr>
            <w:r>
              <w:t>:P:IDR-</w:t>
            </w:r>
            <w:hyperlink r:id="rId730" w:history="1">
              <w:r>
                <w:rPr>
                  <w:rStyle w:val="Hyperlink"/>
                </w:rPr>
                <w:t>C-CLERK</w:t>
              </w:r>
            </w:hyperlink>
          </w:p>
        </w:tc>
        <w:tc>
          <w:tcPr>
            <w:tcW w:w="2790" w:type="dxa"/>
            <w:tcMar>
              <w:left w:w="58" w:type="dxa"/>
              <w:right w:w="58" w:type="dxa"/>
            </w:tcMar>
          </w:tcPr>
          <w:p w14:paraId="6DB81D33" w14:textId="77777777" w:rsidR="004E78F6" w:rsidRDefault="004E78F6" w:rsidP="004E78F6">
            <w:pPr>
              <w:pStyle w:val="TableText"/>
            </w:pPr>
            <w:r>
              <w:t>Clerk</w:t>
            </w:r>
          </w:p>
          <w:p w14:paraId="4B4523D7" w14:textId="77777777" w:rsidR="004E78F6" w:rsidRDefault="004E78F6" w:rsidP="004E78F6">
            <w:pPr>
              <w:pStyle w:val="TableText"/>
            </w:pPr>
            <w:r w:rsidRPr="00393530">
              <w:rPr>
                <w:rFonts w:cs="Arial"/>
                <w:color w:val="000000"/>
              </w:rPr>
              <w:t>The identification code of the clerk initiating the change.</w:t>
            </w:r>
          </w:p>
        </w:tc>
        <w:tc>
          <w:tcPr>
            <w:tcW w:w="1080" w:type="dxa"/>
            <w:tcMar>
              <w:left w:w="58" w:type="dxa"/>
              <w:right w:w="58" w:type="dxa"/>
            </w:tcMar>
          </w:tcPr>
          <w:p w14:paraId="367CC1C1" w14:textId="77777777" w:rsidR="004E78F6" w:rsidRDefault="004E78F6" w:rsidP="004E78F6">
            <w:pPr>
              <w:pStyle w:val="TableText"/>
              <w:rPr>
                <w:caps/>
              </w:rPr>
            </w:pPr>
            <w:r>
              <w:rPr>
                <w:caps/>
              </w:rPr>
              <w:t>4 c</w:t>
            </w:r>
          </w:p>
        </w:tc>
        <w:tc>
          <w:tcPr>
            <w:tcW w:w="2340" w:type="dxa"/>
            <w:tcMar>
              <w:left w:w="58" w:type="dxa"/>
              <w:right w:w="58" w:type="dxa"/>
            </w:tcMar>
          </w:tcPr>
          <w:p w14:paraId="6B21CA00" w14:textId="77777777" w:rsidR="004E78F6" w:rsidRDefault="004E78F6" w:rsidP="004E78F6">
            <w:pPr>
              <w:pStyle w:val="TableText"/>
            </w:pPr>
            <w:r>
              <w:t>-</w:t>
            </w:r>
          </w:p>
        </w:tc>
        <w:tc>
          <w:tcPr>
            <w:tcW w:w="858" w:type="dxa"/>
            <w:tcMar>
              <w:left w:w="58" w:type="dxa"/>
              <w:right w:w="58" w:type="dxa"/>
            </w:tcMar>
          </w:tcPr>
          <w:p w14:paraId="0A4F4762" w14:textId="77777777" w:rsidR="004E78F6" w:rsidRDefault="004E78F6" w:rsidP="004E78F6">
            <w:pPr>
              <w:pStyle w:val="TableText"/>
            </w:pPr>
            <w:r>
              <w:t>Spaces</w:t>
            </w:r>
          </w:p>
        </w:tc>
        <w:tc>
          <w:tcPr>
            <w:tcW w:w="431" w:type="dxa"/>
          </w:tcPr>
          <w:p w14:paraId="1E7224F0" w14:textId="77777777" w:rsidR="004E78F6" w:rsidRDefault="004E78F6" w:rsidP="004E78F6">
            <w:pPr>
              <w:pStyle w:val="TableText"/>
            </w:pPr>
            <w:r>
              <w:t>-</w:t>
            </w:r>
          </w:p>
        </w:tc>
        <w:tc>
          <w:tcPr>
            <w:tcW w:w="431" w:type="dxa"/>
          </w:tcPr>
          <w:p w14:paraId="1BFFD6B8" w14:textId="77777777" w:rsidR="004E78F6" w:rsidRDefault="004E78F6" w:rsidP="004E78F6">
            <w:pPr>
              <w:pStyle w:val="TableText"/>
            </w:pPr>
            <w:r>
              <w:t>-</w:t>
            </w:r>
          </w:p>
        </w:tc>
        <w:tc>
          <w:tcPr>
            <w:tcW w:w="432" w:type="dxa"/>
          </w:tcPr>
          <w:p w14:paraId="40DD07EB" w14:textId="77777777" w:rsidR="004E78F6" w:rsidRDefault="004E78F6" w:rsidP="004E78F6">
            <w:pPr>
              <w:pStyle w:val="TableText"/>
            </w:pPr>
            <w:r>
              <w:t>X</w:t>
            </w:r>
          </w:p>
        </w:tc>
      </w:tr>
      <w:tr w:rsidR="004E78F6" w14:paraId="0F85A09F" w14:textId="77777777" w:rsidTr="005C7A84">
        <w:trPr>
          <w:cantSplit/>
          <w:jc w:val="center"/>
        </w:trPr>
        <w:tc>
          <w:tcPr>
            <w:tcW w:w="802" w:type="dxa"/>
            <w:tcMar>
              <w:left w:w="58" w:type="dxa"/>
              <w:right w:w="58" w:type="dxa"/>
            </w:tcMar>
          </w:tcPr>
          <w:p w14:paraId="6FEF5602" w14:textId="71C9E8DB" w:rsidR="004E78F6" w:rsidRDefault="004E78F6" w:rsidP="004E78F6">
            <w:pPr>
              <w:pStyle w:val="TableText"/>
            </w:pPr>
            <w:r>
              <w:t>2573 – 2580</w:t>
            </w:r>
          </w:p>
        </w:tc>
        <w:tc>
          <w:tcPr>
            <w:tcW w:w="2227" w:type="dxa"/>
            <w:tcMar>
              <w:left w:w="58" w:type="dxa"/>
              <w:right w:w="58" w:type="dxa"/>
            </w:tcMar>
          </w:tcPr>
          <w:p w14:paraId="4BC36B02" w14:textId="77777777" w:rsidR="004E78F6" w:rsidRDefault="004E78F6" w:rsidP="004E78F6">
            <w:pPr>
              <w:pStyle w:val="TableText"/>
            </w:pPr>
            <w:r>
              <w:t>HDR CASH REC TRAILER DATE 9</w:t>
            </w:r>
          </w:p>
        </w:tc>
        <w:tc>
          <w:tcPr>
            <w:tcW w:w="2993" w:type="dxa"/>
            <w:tcMar>
              <w:left w:w="58" w:type="dxa"/>
              <w:right w:w="58" w:type="dxa"/>
            </w:tcMar>
          </w:tcPr>
          <w:p w14:paraId="22ED154D" w14:textId="45B6C7FB" w:rsidR="004E78F6" w:rsidRDefault="004E78F6" w:rsidP="004E78F6">
            <w:pPr>
              <w:pStyle w:val="TableText"/>
            </w:pPr>
            <w:r>
              <w:t>:P:IDR-</w:t>
            </w:r>
            <w:hyperlink r:id="rId731" w:history="1">
              <w:r>
                <w:rPr>
                  <w:rStyle w:val="Hyperlink"/>
                </w:rPr>
                <w:t>C-DATE</w:t>
              </w:r>
            </w:hyperlink>
          </w:p>
        </w:tc>
        <w:tc>
          <w:tcPr>
            <w:tcW w:w="2790" w:type="dxa"/>
            <w:tcMar>
              <w:left w:w="58" w:type="dxa"/>
              <w:right w:w="58" w:type="dxa"/>
            </w:tcMar>
          </w:tcPr>
          <w:p w14:paraId="7C570230" w14:textId="77777777" w:rsidR="004E78F6" w:rsidRDefault="004E78F6" w:rsidP="004E78F6">
            <w:pPr>
              <w:pStyle w:val="TableText"/>
            </w:pPr>
            <w:r>
              <w:t>C/R Trailer Date</w:t>
            </w:r>
          </w:p>
          <w:p w14:paraId="30FBD5C3" w14:textId="77777777" w:rsidR="004E78F6" w:rsidRDefault="004E78F6" w:rsidP="004E78F6">
            <w:pPr>
              <w:pStyle w:val="TableText"/>
            </w:pPr>
            <w:r>
              <w:rPr>
                <w:rFonts w:cs="Arial"/>
                <w:color w:val="000000"/>
              </w:rPr>
              <w:t>T</w:t>
            </w:r>
            <w:r w:rsidRPr="001240C5">
              <w:rPr>
                <w:rFonts w:cs="Arial"/>
                <w:color w:val="000000"/>
              </w:rPr>
              <w:t>he date the C Trailer was added</w:t>
            </w:r>
            <w:r>
              <w:rPr>
                <w:rFonts w:cs="Arial"/>
                <w:color w:val="000000"/>
              </w:rPr>
              <w:t>.</w:t>
            </w:r>
          </w:p>
        </w:tc>
        <w:tc>
          <w:tcPr>
            <w:tcW w:w="1080" w:type="dxa"/>
            <w:tcMar>
              <w:left w:w="58" w:type="dxa"/>
              <w:right w:w="58" w:type="dxa"/>
            </w:tcMar>
          </w:tcPr>
          <w:p w14:paraId="48446A16" w14:textId="77777777" w:rsidR="004E78F6" w:rsidRDefault="004E78F6" w:rsidP="004E78F6">
            <w:pPr>
              <w:pStyle w:val="TableText"/>
              <w:rPr>
                <w:caps/>
              </w:rPr>
            </w:pPr>
            <w:r>
              <w:rPr>
                <w:caps/>
              </w:rPr>
              <w:t>8 N</w:t>
            </w:r>
          </w:p>
        </w:tc>
        <w:tc>
          <w:tcPr>
            <w:tcW w:w="2340" w:type="dxa"/>
            <w:tcMar>
              <w:left w:w="58" w:type="dxa"/>
              <w:right w:w="58" w:type="dxa"/>
            </w:tcMar>
          </w:tcPr>
          <w:p w14:paraId="03A6BC71" w14:textId="77777777" w:rsidR="004E78F6" w:rsidRDefault="004E78F6" w:rsidP="004E78F6">
            <w:pPr>
              <w:pStyle w:val="TableText"/>
            </w:pPr>
            <w:r>
              <w:t>MMDDYYYY</w:t>
            </w:r>
          </w:p>
        </w:tc>
        <w:tc>
          <w:tcPr>
            <w:tcW w:w="858" w:type="dxa"/>
            <w:tcMar>
              <w:left w:w="58" w:type="dxa"/>
              <w:right w:w="58" w:type="dxa"/>
            </w:tcMar>
          </w:tcPr>
          <w:p w14:paraId="2E97E47D" w14:textId="77777777" w:rsidR="004E78F6" w:rsidRDefault="004E78F6" w:rsidP="004E78F6">
            <w:pPr>
              <w:pStyle w:val="TableText"/>
            </w:pPr>
            <w:r>
              <w:t>Zeros</w:t>
            </w:r>
          </w:p>
        </w:tc>
        <w:tc>
          <w:tcPr>
            <w:tcW w:w="431" w:type="dxa"/>
          </w:tcPr>
          <w:p w14:paraId="1425540C" w14:textId="77777777" w:rsidR="004E78F6" w:rsidRDefault="004E78F6" w:rsidP="004E78F6">
            <w:pPr>
              <w:pStyle w:val="TableText"/>
            </w:pPr>
            <w:r>
              <w:t>-</w:t>
            </w:r>
          </w:p>
        </w:tc>
        <w:tc>
          <w:tcPr>
            <w:tcW w:w="431" w:type="dxa"/>
          </w:tcPr>
          <w:p w14:paraId="77161285" w14:textId="77777777" w:rsidR="004E78F6" w:rsidRDefault="004E78F6" w:rsidP="004E78F6">
            <w:pPr>
              <w:pStyle w:val="TableText"/>
            </w:pPr>
            <w:r>
              <w:t>-</w:t>
            </w:r>
          </w:p>
        </w:tc>
        <w:tc>
          <w:tcPr>
            <w:tcW w:w="432" w:type="dxa"/>
          </w:tcPr>
          <w:p w14:paraId="24D16111" w14:textId="77777777" w:rsidR="004E78F6" w:rsidRDefault="004E78F6" w:rsidP="004E78F6">
            <w:pPr>
              <w:pStyle w:val="TableText"/>
            </w:pPr>
            <w:r>
              <w:t>X</w:t>
            </w:r>
          </w:p>
        </w:tc>
      </w:tr>
      <w:tr w:rsidR="004E78F6" w14:paraId="040520B5" w14:textId="77777777" w:rsidTr="005C7A84">
        <w:trPr>
          <w:cantSplit/>
          <w:jc w:val="center"/>
        </w:trPr>
        <w:tc>
          <w:tcPr>
            <w:tcW w:w="802" w:type="dxa"/>
            <w:tcMar>
              <w:left w:w="58" w:type="dxa"/>
              <w:right w:w="58" w:type="dxa"/>
            </w:tcMar>
          </w:tcPr>
          <w:p w14:paraId="146FA644" w14:textId="77777777" w:rsidR="004E78F6" w:rsidRDefault="004E78F6" w:rsidP="004E78F6">
            <w:pPr>
              <w:pStyle w:val="TableText"/>
            </w:pPr>
            <w:r>
              <w:t>2581</w:t>
            </w:r>
          </w:p>
        </w:tc>
        <w:tc>
          <w:tcPr>
            <w:tcW w:w="2227" w:type="dxa"/>
            <w:tcMar>
              <w:left w:w="58" w:type="dxa"/>
              <w:right w:w="58" w:type="dxa"/>
            </w:tcMar>
          </w:tcPr>
          <w:p w14:paraId="1A4A4284" w14:textId="77777777" w:rsidR="004E78F6" w:rsidRDefault="004E78F6" w:rsidP="004E78F6">
            <w:pPr>
              <w:pStyle w:val="TableText"/>
            </w:pPr>
            <w:r>
              <w:t>CASH REC TYPE 10</w:t>
            </w:r>
          </w:p>
        </w:tc>
        <w:tc>
          <w:tcPr>
            <w:tcW w:w="2993" w:type="dxa"/>
            <w:tcMar>
              <w:left w:w="58" w:type="dxa"/>
              <w:right w:w="58" w:type="dxa"/>
            </w:tcMar>
          </w:tcPr>
          <w:p w14:paraId="2DE68431" w14:textId="221DDEF9" w:rsidR="004E78F6" w:rsidRDefault="004E78F6" w:rsidP="004E78F6">
            <w:pPr>
              <w:pStyle w:val="TableText"/>
            </w:pPr>
            <w:r>
              <w:t>:P:IDR-</w:t>
            </w:r>
            <w:hyperlink r:id="rId732" w:history="1">
              <w:r>
                <w:rPr>
                  <w:rStyle w:val="Hyperlink"/>
                </w:rPr>
                <w:t>C-TYPE</w:t>
              </w:r>
            </w:hyperlink>
          </w:p>
        </w:tc>
        <w:tc>
          <w:tcPr>
            <w:tcW w:w="2790" w:type="dxa"/>
            <w:tcMar>
              <w:left w:w="58" w:type="dxa"/>
              <w:right w:w="58" w:type="dxa"/>
            </w:tcMar>
          </w:tcPr>
          <w:p w14:paraId="7F6A1527" w14:textId="77777777" w:rsidR="004E78F6" w:rsidRDefault="004E78F6" w:rsidP="004E78F6">
            <w:pPr>
              <w:pStyle w:val="TableText"/>
            </w:pPr>
            <w:r>
              <w:t>C/R type</w:t>
            </w:r>
          </w:p>
          <w:p w14:paraId="23BA72B4" w14:textId="77777777" w:rsidR="004E78F6" w:rsidRDefault="004E78F6" w:rsidP="004E78F6">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42CF2ED8" w14:textId="77777777" w:rsidR="004E78F6" w:rsidRDefault="004E78F6" w:rsidP="004E78F6">
            <w:pPr>
              <w:pStyle w:val="TableText"/>
              <w:rPr>
                <w:caps/>
              </w:rPr>
            </w:pPr>
            <w:r>
              <w:rPr>
                <w:caps/>
              </w:rPr>
              <w:t>1 C</w:t>
            </w:r>
          </w:p>
        </w:tc>
        <w:tc>
          <w:tcPr>
            <w:tcW w:w="2340" w:type="dxa"/>
            <w:tcMar>
              <w:left w:w="58" w:type="dxa"/>
              <w:right w:w="58" w:type="dxa"/>
            </w:tcMar>
          </w:tcPr>
          <w:p w14:paraId="2144EAF0" w14:textId="77777777" w:rsidR="004E78F6" w:rsidRPr="0097365E" w:rsidRDefault="004E78F6" w:rsidP="004E78F6">
            <w:pPr>
              <w:pStyle w:val="TableText"/>
              <w:rPr>
                <w:rFonts w:cs="Arial"/>
                <w:color w:val="000000"/>
              </w:rPr>
            </w:pPr>
            <w:r w:rsidRPr="0042502A">
              <w:rPr>
                <w:rFonts w:cs="Arial"/>
                <w:b/>
                <w:color w:val="000000"/>
              </w:rPr>
              <w:t>Valid Values:</w:t>
            </w:r>
          </w:p>
          <w:p w14:paraId="6BF5C430" w14:textId="37066177" w:rsidR="004E78F6" w:rsidRPr="000B6CD8" w:rsidRDefault="004E78F6" w:rsidP="00245396">
            <w:pPr>
              <w:pStyle w:val="TableTextBullet"/>
            </w:pPr>
            <w:r w:rsidRPr="000B6CD8">
              <w:t xml:space="preserve">P </w:t>
            </w:r>
            <w:r>
              <w:t xml:space="preserve">– </w:t>
            </w:r>
            <w:r w:rsidRPr="000B6CD8">
              <w:t>Partial refund</w:t>
            </w:r>
          </w:p>
          <w:p w14:paraId="4E745ED2" w14:textId="4BF0BEA9" w:rsidR="004E78F6" w:rsidRPr="000B6CD8" w:rsidRDefault="004E78F6" w:rsidP="00245396">
            <w:pPr>
              <w:pStyle w:val="TableTextBullet"/>
            </w:pPr>
            <w:r w:rsidRPr="000B6CD8">
              <w:t xml:space="preserve">F </w:t>
            </w:r>
            <w:r>
              <w:t xml:space="preserve">– </w:t>
            </w:r>
            <w:r w:rsidRPr="000B6CD8">
              <w:t>Full refund</w:t>
            </w:r>
          </w:p>
          <w:p w14:paraId="61668204" w14:textId="3F32AA63" w:rsidR="004E78F6" w:rsidRPr="000B6CD8" w:rsidRDefault="004E78F6" w:rsidP="00245396">
            <w:pPr>
              <w:pStyle w:val="TableTextBullet"/>
            </w:pPr>
            <w:r w:rsidRPr="000B6CD8">
              <w:t xml:space="preserve">R </w:t>
            </w:r>
            <w:r>
              <w:t xml:space="preserve">– </w:t>
            </w:r>
            <w:r w:rsidRPr="000B6CD8">
              <w:t>Reissue</w:t>
            </w:r>
          </w:p>
          <w:p w14:paraId="3496CA97" w14:textId="69CBDC8B" w:rsidR="004E78F6" w:rsidRPr="000B6CD8" w:rsidRDefault="004E78F6" w:rsidP="00245396">
            <w:pPr>
              <w:pStyle w:val="TableTextBullet"/>
            </w:pPr>
            <w:r w:rsidRPr="000B6CD8">
              <w:t xml:space="preserve">S </w:t>
            </w:r>
            <w:r>
              <w:t xml:space="preserve">– </w:t>
            </w:r>
            <w:r w:rsidRPr="000B6CD8">
              <w:t>Staledate</w:t>
            </w:r>
          </w:p>
          <w:p w14:paraId="17E6D55B" w14:textId="311233F6" w:rsidR="004E78F6" w:rsidRDefault="004E78F6" w:rsidP="00245396">
            <w:pPr>
              <w:pStyle w:val="TableTextBullet"/>
            </w:pPr>
            <w:r w:rsidRPr="000B6CD8">
              <w:t xml:space="preserve">V </w:t>
            </w:r>
            <w:r>
              <w:t xml:space="preserve">– </w:t>
            </w:r>
            <w:r w:rsidRPr="000B6CD8">
              <w:t>Void</w:t>
            </w:r>
          </w:p>
        </w:tc>
        <w:tc>
          <w:tcPr>
            <w:tcW w:w="858" w:type="dxa"/>
            <w:tcMar>
              <w:left w:w="58" w:type="dxa"/>
              <w:right w:w="58" w:type="dxa"/>
            </w:tcMar>
          </w:tcPr>
          <w:p w14:paraId="0D93B703" w14:textId="77777777" w:rsidR="004E78F6" w:rsidRDefault="004E78F6" w:rsidP="004E78F6">
            <w:pPr>
              <w:pStyle w:val="TableText"/>
            </w:pPr>
            <w:r>
              <w:t>Spaces</w:t>
            </w:r>
          </w:p>
        </w:tc>
        <w:tc>
          <w:tcPr>
            <w:tcW w:w="431" w:type="dxa"/>
          </w:tcPr>
          <w:p w14:paraId="76E0B558" w14:textId="77777777" w:rsidR="004E78F6" w:rsidRDefault="004E78F6" w:rsidP="004E78F6">
            <w:pPr>
              <w:pStyle w:val="TableText"/>
            </w:pPr>
            <w:r>
              <w:t>-</w:t>
            </w:r>
          </w:p>
        </w:tc>
        <w:tc>
          <w:tcPr>
            <w:tcW w:w="431" w:type="dxa"/>
          </w:tcPr>
          <w:p w14:paraId="2599E735" w14:textId="77777777" w:rsidR="004E78F6" w:rsidRDefault="004E78F6" w:rsidP="004E78F6">
            <w:pPr>
              <w:pStyle w:val="TableText"/>
            </w:pPr>
            <w:r>
              <w:t>-</w:t>
            </w:r>
          </w:p>
        </w:tc>
        <w:tc>
          <w:tcPr>
            <w:tcW w:w="432" w:type="dxa"/>
          </w:tcPr>
          <w:p w14:paraId="1C47A802" w14:textId="77777777" w:rsidR="004E78F6" w:rsidRDefault="004E78F6" w:rsidP="004E78F6">
            <w:pPr>
              <w:pStyle w:val="TableText"/>
            </w:pPr>
            <w:r>
              <w:t>X</w:t>
            </w:r>
          </w:p>
        </w:tc>
      </w:tr>
      <w:tr w:rsidR="004E78F6" w14:paraId="5FBC0649" w14:textId="77777777" w:rsidTr="005C7A84">
        <w:trPr>
          <w:cantSplit/>
          <w:jc w:val="center"/>
        </w:trPr>
        <w:tc>
          <w:tcPr>
            <w:tcW w:w="802" w:type="dxa"/>
            <w:tcMar>
              <w:left w:w="58" w:type="dxa"/>
              <w:right w:w="58" w:type="dxa"/>
            </w:tcMar>
          </w:tcPr>
          <w:p w14:paraId="53C47A46" w14:textId="77777777" w:rsidR="004E78F6" w:rsidRDefault="004E78F6" w:rsidP="004E78F6">
            <w:pPr>
              <w:pStyle w:val="TableText"/>
            </w:pPr>
            <w:r>
              <w:t>2582</w:t>
            </w:r>
          </w:p>
        </w:tc>
        <w:tc>
          <w:tcPr>
            <w:tcW w:w="2227" w:type="dxa"/>
            <w:tcMar>
              <w:left w:w="58" w:type="dxa"/>
              <w:right w:w="58" w:type="dxa"/>
            </w:tcMar>
          </w:tcPr>
          <w:p w14:paraId="3393A3F3" w14:textId="77777777" w:rsidR="004E78F6" w:rsidRDefault="004E78F6" w:rsidP="004E78F6">
            <w:pPr>
              <w:pStyle w:val="TableText"/>
            </w:pPr>
            <w:r>
              <w:t>HDR STATUS PRIOR 10</w:t>
            </w:r>
          </w:p>
        </w:tc>
        <w:tc>
          <w:tcPr>
            <w:tcW w:w="2993" w:type="dxa"/>
            <w:tcMar>
              <w:left w:w="58" w:type="dxa"/>
              <w:right w:w="58" w:type="dxa"/>
            </w:tcMar>
          </w:tcPr>
          <w:p w14:paraId="420576EC" w14:textId="62E77352" w:rsidR="004E78F6" w:rsidRDefault="004E78F6" w:rsidP="004E78F6">
            <w:pPr>
              <w:pStyle w:val="TableText"/>
            </w:pPr>
            <w:r>
              <w:t>:P:IDR-</w:t>
            </w:r>
            <w:hyperlink r:id="rId733" w:history="1">
              <w:r>
                <w:rPr>
                  <w:rStyle w:val="Hyperlink"/>
                </w:rPr>
                <w:t>C-OLD-STAT</w:t>
              </w:r>
            </w:hyperlink>
          </w:p>
        </w:tc>
        <w:tc>
          <w:tcPr>
            <w:tcW w:w="2790" w:type="dxa"/>
            <w:tcMar>
              <w:left w:w="58" w:type="dxa"/>
              <w:right w:w="58" w:type="dxa"/>
            </w:tcMar>
          </w:tcPr>
          <w:p w14:paraId="66B006CF" w14:textId="77777777" w:rsidR="004E78F6" w:rsidRDefault="004E78F6" w:rsidP="004E78F6">
            <w:pPr>
              <w:pStyle w:val="TableText"/>
            </w:pPr>
            <w:r>
              <w:t>Prior detail status</w:t>
            </w:r>
          </w:p>
          <w:p w14:paraId="0A02338E" w14:textId="64797823" w:rsidR="004E78F6" w:rsidRDefault="004E78F6" w:rsidP="004E78F6">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118087D6" w14:textId="77777777" w:rsidR="004E78F6" w:rsidRPr="0097365E" w:rsidRDefault="004E78F6" w:rsidP="004E78F6">
            <w:pPr>
              <w:pStyle w:val="TableText"/>
              <w:rPr>
                <w:rFonts w:ascii="Arial Narrow" w:hAnsi="Arial Narrow" w:cs="Arial"/>
                <w:color w:val="000000"/>
              </w:rPr>
            </w:pPr>
            <w:r w:rsidRPr="0042502A">
              <w:rPr>
                <w:rFonts w:ascii="Arial Narrow" w:hAnsi="Arial Narrow" w:cs="Arial"/>
                <w:b/>
                <w:color w:val="000000"/>
              </w:rPr>
              <w:t>Valid Values:</w:t>
            </w:r>
          </w:p>
          <w:p w14:paraId="2F8087CC" w14:textId="77777777" w:rsidR="004E78F6" w:rsidRDefault="004E78F6" w:rsidP="00245396">
            <w:pPr>
              <w:pStyle w:val="TableTextBullet"/>
            </w:pPr>
            <w:r>
              <w:t xml:space="preserve">F– </w:t>
            </w:r>
            <w:r w:rsidRPr="0097365E">
              <w:t xml:space="preserve">Full claim refund </w:t>
            </w:r>
            <w:r>
              <w:t>–</w:t>
            </w:r>
            <w:r w:rsidRPr="0097365E">
              <w:t xml:space="preserve"> EGHP, used only when an EGHP accounts receivable has been satisfied (RG type AR). This status is for display purposes only, internally the claim status would be a ‘</w:t>
            </w:r>
            <w:r>
              <w:t>Y</w:t>
            </w:r>
            <w:r w:rsidRPr="0097365E">
              <w:t>’.</w:t>
            </w:r>
          </w:p>
          <w:p w14:paraId="7E401442" w14:textId="77777777" w:rsidR="003767A7" w:rsidRDefault="003767A7"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r>
              <w:t>.</w:t>
            </w:r>
          </w:p>
          <w:p w14:paraId="0AE7C788" w14:textId="122BE34F" w:rsidR="003767A7" w:rsidRDefault="003767A7" w:rsidP="00245396">
            <w:pPr>
              <w:pStyle w:val="TableTextBullet"/>
            </w:pPr>
            <w:r w:rsidRPr="0097365E">
              <w:t>P</w:t>
            </w:r>
            <w:r w:rsidRPr="000B6CD8">
              <w:t xml:space="preserve"> </w:t>
            </w:r>
            <w:r>
              <w:t xml:space="preserve">– </w:t>
            </w:r>
            <w:r w:rsidRPr="0097365E">
              <w:t xml:space="preserve">Partial claim refund </w:t>
            </w:r>
            <w:r>
              <w:t>–</w:t>
            </w:r>
            <w:r w:rsidRPr="0097365E">
              <w:t xml:space="preserve"> EGHP, used only when an EGHP accounts receivable has been satisfied (RG type AR). This status is for display purposes only, internally the claim status would be a ‘</w:t>
            </w:r>
            <w:r>
              <w:t>G</w:t>
            </w:r>
            <w:r w:rsidRPr="0097365E">
              <w:t>’.</w:t>
            </w:r>
          </w:p>
        </w:tc>
        <w:tc>
          <w:tcPr>
            <w:tcW w:w="1080" w:type="dxa"/>
            <w:tcMar>
              <w:left w:w="58" w:type="dxa"/>
              <w:right w:w="58" w:type="dxa"/>
            </w:tcMar>
          </w:tcPr>
          <w:p w14:paraId="78DE5504" w14:textId="77777777" w:rsidR="004E78F6" w:rsidRDefault="004E78F6" w:rsidP="004E78F6">
            <w:pPr>
              <w:pStyle w:val="TableText"/>
              <w:rPr>
                <w:caps/>
              </w:rPr>
            </w:pPr>
            <w:r>
              <w:rPr>
                <w:caps/>
              </w:rPr>
              <w:t>1 C</w:t>
            </w:r>
          </w:p>
        </w:tc>
        <w:tc>
          <w:tcPr>
            <w:tcW w:w="2340" w:type="dxa"/>
            <w:tcMar>
              <w:left w:w="58" w:type="dxa"/>
              <w:right w:w="58" w:type="dxa"/>
            </w:tcMar>
          </w:tcPr>
          <w:p w14:paraId="04706588" w14:textId="0471E4A5" w:rsidR="004E78F6" w:rsidRDefault="004E78F6" w:rsidP="004E78F6">
            <w:pPr>
              <w:pStyle w:val="TableText"/>
            </w:pPr>
            <w:r>
              <w:t xml:space="preserve">See spec </w:t>
            </w:r>
            <w:hyperlink r:id="rId734" w:history="1">
              <w:r>
                <w:rPr>
                  <w:rStyle w:val="Hyperlink"/>
                  <w:rFonts w:cs="Courier New"/>
                  <w:szCs w:val="16"/>
                </w:rPr>
                <w:t>S0209000</w:t>
              </w:r>
            </w:hyperlink>
          </w:p>
        </w:tc>
        <w:tc>
          <w:tcPr>
            <w:tcW w:w="858" w:type="dxa"/>
            <w:tcMar>
              <w:left w:w="58" w:type="dxa"/>
              <w:right w:w="58" w:type="dxa"/>
            </w:tcMar>
          </w:tcPr>
          <w:p w14:paraId="66F3B53F" w14:textId="77777777" w:rsidR="004E78F6" w:rsidRDefault="004E78F6" w:rsidP="004E78F6">
            <w:pPr>
              <w:pStyle w:val="TableText"/>
            </w:pPr>
            <w:r>
              <w:t>Spaces</w:t>
            </w:r>
          </w:p>
        </w:tc>
        <w:tc>
          <w:tcPr>
            <w:tcW w:w="431" w:type="dxa"/>
          </w:tcPr>
          <w:p w14:paraId="2E7D1D7C" w14:textId="77777777" w:rsidR="004E78F6" w:rsidRDefault="004E78F6" w:rsidP="004E78F6">
            <w:pPr>
              <w:pStyle w:val="TableText"/>
            </w:pPr>
            <w:r>
              <w:t>-</w:t>
            </w:r>
          </w:p>
        </w:tc>
        <w:tc>
          <w:tcPr>
            <w:tcW w:w="431" w:type="dxa"/>
          </w:tcPr>
          <w:p w14:paraId="10E0F198" w14:textId="77777777" w:rsidR="004E78F6" w:rsidRDefault="004E78F6" w:rsidP="004E78F6">
            <w:pPr>
              <w:pStyle w:val="TableText"/>
            </w:pPr>
            <w:r>
              <w:t>-</w:t>
            </w:r>
          </w:p>
        </w:tc>
        <w:tc>
          <w:tcPr>
            <w:tcW w:w="432" w:type="dxa"/>
          </w:tcPr>
          <w:p w14:paraId="20A11C01" w14:textId="77777777" w:rsidR="004E78F6" w:rsidRDefault="004E78F6" w:rsidP="004E78F6">
            <w:pPr>
              <w:pStyle w:val="TableText"/>
            </w:pPr>
            <w:r>
              <w:t>X</w:t>
            </w:r>
          </w:p>
        </w:tc>
      </w:tr>
      <w:tr w:rsidR="004E78F6" w14:paraId="13F52B69" w14:textId="77777777" w:rsidTr="005C7A84">
        <w:trPr>
          <w:cantSplit/>
          <w:jc w:val="center"/>
        </w:trPr>
        <w:tc>
          <w:tcPr>
            <w:tcW w:w="802" w:type="dxa"/>
            <w:tcMar>
              <w:left w:w="58" w:type="dxa"/>
              <w:right w:w="58" w:type="dxa"/>
            </w:tcMar>
          </w:tcPr>
          <w:p w14:paraId="3E113EB1" w14:textId="77777777" w:rsidR="004E78F6" w:rsidRDefault="004E78F6" w:rsidP="004E78F6">
            <w:pPr>
              <w:pStyle w:val="TableText"/>
            </w:pPr>
            <w:r>
              <w:t>2582</w:t>
            </w:r>
          </w:p>
          <w:p w14:paraId="369EE192" w14:textId="72115365" w:rsidR="004E78F6" w:rsidRDefault="004E78F6" w:rsidP="004E78F6">
            <w:pPr>
              <w:pStyle w:val="TableText"/>
            </w:pPr>
            <w:r>
              <w:t>(Cont’d)</w:t>
            </w:r>
          </w:p>
        </w:tc>
        <w:tc>
          <w:tcPr>
            <w:tcW w:w="2227" w:type="dxa"/>
            <w:tcMar>
              <w:left w:w="58" w:type="dxa"/>
              <w:right w:w="58" w:type="dxa"/>
            </w:tcMar>
          </w:tcPr>
          <w:p w14:paraId="08406CA4" w14:textId="77777777" w:rsidR="004E78F6" w:rsidRDefault="004E78F6" w:rsidP="004E78F6">
            <w:pPr>
              <w:pStyle w:val="TableText"/>
            </w:pPr>
            <w:r>
              <w:t>HDR STATUS PRIOR 10</w:t>
            </w:r>
          </w:p>
        </w:tc>
        <w:tc>
          <w:tcPr>
            <w:tcW w:w="2993" w:type="dxa"/>
            <w:tcMar>
              <w:left w:w="58" w:type="dxa"/>
              <w:right w:w="58" w:type="dxa"/>
            </w:tcMar>
          </w:tcPr>
          <w:p w14:paraId="2A9497D0" w14:textId="35333114" w:rsidR="004E78F6" w:rsidRDefault="004E78F6" w:rsidP="004E78F6">
            <w:pPr>
              <w:pStyle w:val="TableText"/>
            </w:pPr>
            <w:r>
              <w:t>:P:IDR-</w:t>
            </w:r>
            <w:hyperlink r:id="rId735" w:history="1">
              <w:r>
                <w:rPr>
                  <w:rStyle w:val="Hyperlink"/>
                </w:rPr>
                <w:t>C-OLD-STAT</w:t>
              </w:r>
            </w:hyperlink>
          </w:p>
        </w:tc>
        <w:tc>
          <w:tcPr>
            <w:tcW w:w="2790" w:type="dxa"/>
            <w:tcMar>
              <w:left w:w="58" w:type="dxa"/>
              <w:right w:w="58" w:type="dxa"/>
            </w:tcMar>
          </w:tcPr>
          <w:p w14:paraId="49DA10BC" w14:textId="4FEFEFC5" w:rsidR="003767A7" w:rsidRDefault="003767A7" w:rsidP="003767A7">
            <w:pPr>
              <w:pStyle w:val="TableText"/>
            </w:pPr>
            <w:r>
              <w:t>Prior detail status continued</w:t>
            </w:r>
          </w:p>
          <w:p w14:paraId="2190BDF0" w14:textId="15B9F7A3" w:rsidR="004E78F6" w:rsidRPr="0097365E" w:rsidRDefault="004E78F6" w:rsidP="004E78F6">
            <w:pPr>
              <w:pStyle w:val="TableText"/>
              <w:rPr>
                <w:rFonts w:ascii="Arial Narrow" w:hAnsi="Arial Narrow" w:cs="Arial"/>
                <w:color w:val="000000"/>
              </w:rPr>
            </w:pPr>
            <w:r w:rsidRPr="0042502A">
              <w:rPr>
                <w:rFonts w:ascii="Arial Narrow" w:hAnsi="Arial Narrow" w:cs="Arial"/>
                <w:b/>
                <w:color w:val="000000"/>
              </w:rPr>
              <w:t>Valid Values:</w:t>
            </w:r>
          </w:p>
          <w:p w14:paraId="48D35C94" w14:textId="1EE65CCC" w:rsidR="004E78F6" w:rsidRPr="0097365E" w:rsidRDefault="004E78F6" w:rsidP="00245396">
            <w:pPr>
              <w:pStyle w:val="TableTextBullet"/>
            </w:pPr>
            <w:r w:rsidRPr="0097365E">
              <w:t>X</w:t>
            </w:r>
            <w:r w:rsidRPr="000B6CD8">
              <w:t xml:space="preserve"> </w:t>
            </w:r>
            <w:r>
              <w:t xml:space="preserve">– </w:t>
            </w:r>
            <w:r w:rsidRPr="0097365E">
              <w:t>Partial refund, claim that is a partial void and a split pay.</w:t>
            </w:r>
          </w:p>
          <w:p w14:paraId="6F93830A" w14:textId="5F5693FD" w:rsidR="004E78F6" w:rsidRPr="0097365E" w:rsidRDefault="004E78F6" w:rsidP="00245396">
            <w:pPr>
              <w:pStyle w:val="TableTextBullet"/>
            </w:pPr>
            <w:r w:rsidRPr="0097365E">
              <w:t>Y</w:t>
            </w:r>
            <w:r w:rsidRPr="000B6CD8">
              <w:t xml:space="preserve"> </w:t>
            </w:r>
            <w:r>
              <w:t xml:space="preserve">– </w:t>
            </w:r>
            <w:r w:rsidRPr="0097365E">
              <w:t>Full refund, full amount of claim payment was returned.</w:t>
            </w:r>
          </w:p>
          <w:p w14:paraId="0916F858" w14:textId="7C066BA3" w:rsidR="004E78F6" w:rsidRDefault="004E78F6"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5141F60D" w14:textId="77777777" w:rsidR="004E78F6" w:rsidRDefault="004E78F6" w:rsidP="004E78F6">
            <w:pPr>
              <w:pStyle w:val="TableText"/>
              <w:rPr>
                <w:caps/>
              </w:rPr>
            </w:pPr>
            <w:r>
              <w:rPr>
                <w:caps/>
              </w:rPr>
              <w:t>1 C</w:t>
            </w:r>
          </w:p>
        </w:tc>
        <w:tc>
          <w:tcPr>
            <w:tcW w:w="2340" w:type="dxa"/>
            <w:tcMar>
              <w:left w:w="58" w:type="dxa"/>
              <w:right w:w="58" w:type="dxa"/>
            </w:tcMar>
          </w:tcPr>
          <w:p w14:paraId="6A891F65" w14:textId="6733C4D4" w:rsidR="004E78F6" w:rsidRDefault="004E78F6" w:rsidP="004E78F6">
            <w:pPr>
              <w:pStyle w:val="TableText"/>
            </w:pPr>
            <w:r>
              <w:t xml:space="preserve">See spec </w:t>
            </w:r>
            <w:hyperlink r:id="rId736" w:history="1">
              <w:r>
                <w:rPr>
                  <w:rStyle w:val="Hyperlink"/>
                  <w:rFonts w:cs="Courier New"/>
                  <w:szCs w:val="16"/>
                </w:rPr>
                <w:t>S0209000</w:t>
              </w:r>
            </w:hyperlink>
          </w:p>
        </w:tc>
        <w:tc>
          <w:tcPr>
            <w:tcW w:w="858" w:type="dxa"/>
            <w:tcMar>
              <w:left w:w="58" w:type="dxa"/>
              <w:right w:w="58" w:type="dxa"/>
            </w:tcMar>
          </w:tcPr>
          <w:p w14:paraId="29865B41" w14:textId="77777777" w:rsidR="004E78F6" w:rsidRDefault="004E78F6" w:rsidP="004E78F6">
            <w:pPr>
              <w:pStyle w:val="TableText"/>
            </w:pPr>
            <w:r>
              <w:t>Spaces</w:t>
            </w:r>
          </w:p>
        </w:tc>
        <w:tc>
          <w:tcPr>
            <w:tcW w:w="431" w:type="dxa"/>
          </w:tcPr>
          <w:p w14:paraId="2267A63B" w14:textId="77777777" w:rsidR="004E78F6" w:rsidRDefault="004E78F6" w:rsidP="004E78F6">
            <w:pPr>
              <w:pStyle w:val="TableText"/>
            </w:pPr>
            <w:r>
              <w:t>-</w:t>
            </w:r>
          </w:p>
        </w:tc>
        <w:tc>
          <w:tcPr>
            <w:tcW w:w="431" w:type="dxa"/>
          </w:tcPr>
          <w:p w14:paraId="7D60E232" w14:textId="77777777" w:rsidR="004E78F6" w:rsidRDefault="004E78F6" w:rsidP="004E78F6">
            <w:pPr>
              <w:pStyle w:val="TableText"/>
            </w:pPr>
            <w:r>
              <w:t>-</w:t>
            </w:r>
          </w:p>
        </w:tc>
        <w:tc>
          <w:tcPr>
            <w:tcW w:w="432" w:type="dxa"/>
          </w:tcPr>
          <w:p w14:paraId="08D2A449" w14:textId="77777777" w:rsidR="004E78F6" w:rsidRDefault="004E78F6" w:rsidP="004E78F6">
            <w:pPr>
              <w:pStyle w:val="TableText"/>
            </w:pPr>
            <w:r>
              <w:t>X</w:t>
            </w:r>
          </w:p>
        </w:tc>
      </w:tr>
      <w:tr w:rsidR="004E78F6" w14:paraId="4D2FB46E" w14:textId="77777777" w:rsidTr="005C7A84">
        <w:trPr>
          <w:cantSplit/>
          <w:jc w:val="center"/>
        </w:trPr>
        <w:tc>
          <w:tcPr>
            <w:tcW w:w="802" w:type="dxa"/>
            <w:tcMar>
              <w:left w:w="58" w:type="dxa"/>
              <w:right w:w="58" w:type="dxa"/>
            </w:tcMar>
          </w:tcPr>
          <w:p w14:paraId="3F8F1909" w14:textId="77777777" w:rsidR="004E78F6" w:rsidRDefault="004E78F6" w:rsidP="004E78F6">
            <w:pPr>
              <w:pStyle w:val="TableText"/>
            </w:pPr>
            <w:r>
              <w:t>2583</w:t>
            </w:r>
          </w:p>
        </w:tc>
        <w:tc>
          <w:tcPr>
            <w:tcW w:w="2227" w:type="dxa"/>
            <w:tcMar>
              <w:left w:w="58" w:type="dxa"/>
              <w:right w:w="58" w:type="dxa"/>
            </w:tcMar>
          </w:tcPr>
          <w:p w14:paraId="6FC04974" w14:textId="77777777" w:rsidR="004E78F6" w:rsidRDefault="004E78F6" w:rsidP="004E78F6">
            <w:pPr>
              <w:pStyle w:val="TableText"/>
            </w:pPr>
            <w:r>
              <w:t>HDR STATUS CURRENT 10</w:t>
            </w:r>
          </w:p>
        </w:tc>
        <w:tc>
          <w:tcPr>
            <w:tcW w:w="2993" w:type="dxa"/>
            <w:tcMar>
              <w:left w:w="58" w:type="dxa"/>
              <w:right w:w="58" w:type="dxa"/>
            </w:tcMar>
          </w:tcPr>
          <w:p w14:paraId="3ECEE984" w14:textId="156F2A63" w:rsidR="004E78F6" w:rsidRDefault="004E78F6" w:rsidP="004E78F6">
            <w:pPr>
              <w:pStyle w:val="TableText"/>
            </w:pPr>
            <w:r>
              <w:t>:P:IDR-</w:t>
            </w:r>
            <w:hyperlink r:id="rId737" w:history="1">
              <w:r>
                <w:rPr>
                  <w:rStyle w:val="Hyperlink"/>
                </w:rPr>
                <w:t>C-NEW-STAT</w:t>
              </w:r>
            </w:hyperlink>
          </w:p>
        </w:tc>
        <w:tc>
          <w:tcPr>
            <w:tcW w:w="2790" w:type="dxa"/>
            <w:tcMar>
              <w:left w:w="58" w:type="dxa"/>
              <w:right w:w="58" w:type="dxa"/>
            </w:tcMar>
          </w:tcPr>
          <w:p w14:paraId="22E148E4" w14:textId="77777777" w:rsidR="004E78F6" w:rsidRDefault="004E78F6" w:rsidP="004E78F6">
            <w:pPr>
              <w:pStyle w:val="TableText"/>
            </w:pPr>
            <w:r>
              <w:t>Current detail status</w:t>
            </w:r>
          </w:p>
          <w:p w14:paraId="37B627CC" w14:textId="77777777" w:rsidR="004E78F6" w:rsidRDefault="004E78F6" w:rsidP="004E78F6">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62219633" w14:textId="77777777" w:rsidR="004E78F6" w:rsidRDefault="004E78F6" w:rsidP="004E78F6">
            <w:pPr>
              <w:pStyle w:val="TableText"/>
              <w:rPr>
                <w:caps/>
              </w:rPr>
            </w:pPr>
            <w:r>
              <w:rPr>
                <w:caps/>
              </w:rPr>
              <w:t>1 C</w:t>
            </w:r>
          </w:p>
        </w:tc>
        <w:tc>
          <w:tcPr>
            <w:tcW w:w="2340" w:type="dxa"/>
            <w:tcMar>
              <w:left w:w="58" w:type="dxa"/>
              <w:right w:w="58" w:type="dxa"/>
            </w:tcMar>
          </w:tcPr>
          <w:p w14:paraId="3D8BFB3E" w14:textId="4A565657" w:rsidR="004E78F6" w:rsidRDefault="004E78F6" w:rsidP="004E78F6">
            <w:pPr>
              <w:pStyle w:val="TableText"/>
            </w:pPr>
            <w:r>
              <w:t xml:space="preserve">See spec </w:t>
            </w:r>
            <w:hyperlink r:id="rId738" w:history="1">
              <w:r>
                <w:rPr>
                  <w:rStyle w:val="Hyperlink"/>
                  <w:rFonts w:cs="Courier New"/>
                  <w:szCs w:val="16"/>
                </w:rPr>
                <w:t>S0209000</w:t>
              </w:r>
            </w:hyperlink>
          </w:p>
        </w:tc>
        <w:tc>
          <w:tcPr>
            <w:tcW w:w="858" w:type="dxa"/>
            <w:tcMar>
              <w:left w:w="58" w:type="dxa"/>
              <w:right w:w="58" w:type="dxa"/>
            </w:tcMar>
          </w:tcPr>
          <w:p w14:paraId="3E3255C3" w14:textId="77777777" w:rsidR="004E78F6" w:rsidRDefault="004E78F6" w:rsidP="004E78F6">
            <w:pPr>
              <w:pStyle w:val="TableText"/>
            </w:pPr>
            <w:r>
              <w:t>Spaces</w:t>
            </w:r>
          </w:p>
        </w:tc>
        <w:tc>
          <w:tcPr>
            <w:tcW w:w="431" w:type="dxa"/>
          </w:tcPr>
          <w:p w14:paraId="2C10E452" w14:textId="77777777" w:rsidR="004E78F6" w:rsidRDefault="004E78F6" w:rsidP="004E78F6">
            <w:pPr>
              <w:pStyle w:val="TableText"/>
            </w:pPr>
            <w:r>
              <w:t>-</w:t>
            </w:r>
          </w:p>
        </w:tc>
        <w:tc>
          <w:tcPr>
            <w:tcW w:w="431" w:type="dxa"/>
          </w:tcPr>
          <w:p w14:paraId="1F13E666" w14:textId="77777777" w:rsidR="004E78F6" w:rsidRDefault="004E78F6" w:rsidP="004E78F6">
            <w:pPr>
              <w:pStyle w:val="TableText"/>
            </w:pPr>
            <w:r>
              <w:t>-</w:t>
            </w:r>
          </w:p>
        </w:tc>
        <w:tc>
          <w:tcPr>
            <w:tcW w:w="432" w:type="dxa"/>
          </w:tcPr>
          <w:p w14:paraId="597A8AE7" w14:textId="77777777" w:rsidR="004E78F6" w:rsidRDefault="004E78F6" w:rsidP="004E78F6">
            <w:pPr>
              <w:pStyle w:val="TableText"/>
            </w:pPr>
            <w:r>
              <w:t>X</w:t>
            </w:r>
          </w:p>
        </w:tc>
      </w:tr>
      <w:tr w:rsidR="004E78F6" w14:paraId="487E4C3B" w14:textId="77777777" w:rsidTr="005C7A84">
        <w:trPr>
          <w:cantSplit/>
          <w:jc w:val="center"/>
        </w:trPr>
        <w:tc>
          <w:tcPr>
            <w:tcW w:w="802" w:type="dxa"/>
            <w:tcMar>
              <w:left w:w="58" w:type="dxa"/>
              <w:right w:w="58" w:type="dxa"/>
            </w:tcMar>
          </w:tcPr>
          <w:p w14:paraId="3A29CB1C" w14:textId="4830F92D" w:rsidR="004E78F6" w:rsidRDefault="004E78F6" w:rsidP="004E78F6">
            <w:pPr>
              <w:pStyle w:val="TableText"/>
            </w:pPr>
            <w:r>
              <w:t>2584 – 2596</w:t>
            </w:r>
          </w:p>
        </w:tc>
        <w:tc>
          <w:tcPr>
            <w:tcW w:w="2227" w:type="dxa"/>
            <w:tcMar>
              <w:left w:w="58" w:type="dxa"/>
              <w:right w:w="58" w:type="dxa"/>
            </w:tcMar>
          </w:tcPr>
          <w:p w14:paraId="7061C145" w14:textId="77777777" w:rsidR="004E78F6" w:rsidRDefault="004E78F6" w:rsidP="004E78F6">
            <w:pPr>
              <w:pStyle w:val="TableText"/>
            </w:pPr>
            <w:r>
              <w:t>CASH REC NUMBER 10</w:t>
            </w:r>
          </w:p>
        </w:tc>
        <w:tc>
          <w:tcPr>
            <w:tcW w:w="2993" w:type="dxa"/>
            <w:tcMar>
              <w:left w:w="58" w:type="dxa"/>
              <w:right w:w="58" w:type="dxa"/>
            </w:tcMar>
          </w:tcPr>
          <w:p w14:paraId="71405492" w14:textId="0E45BDB2" w:rsidR="004E78F6" w:rsidRDefault="004E78F6" w:rsidP="004E78F6">
            <w:pPr>
              <w:pStyle w:val="TableText"/>
            </w:pPr>
            <w:r>
              <w:t>:P:IDR-</w:t>
            </w:r>
            <w:hyperlink r:id="rId739" w:history="1">
              <w:r>
                <w:rPr>
                  <w:rStyle w:val="Hyperlink"/>
                </w:rPr>
                <w:t>C-ICN</w:t>
              </w:r>
            </w:hyperlink>
          </w:p>
        </w:tc>
        <w:tc>
          <w:tcPr>
            <w:tcW w:w="2790" w:type="dxa"/>
            <w:tcMar>
              <w:left w:w="58" w:type="dxa"/>
              <w:right w:w="58" w:type="dxa"/>
            </w:tcMar>
          </w:tcPr>
          <w:p w14:paraId="4BF96371" w14:textId="77777777" w:rsidR="004E78F6" w:rsidRDefault="004E78F6" w:rsidP="004E78F6">
            <w:pPr>
              <w:pStyle w:val="TableText"/>
            </w:pPr>
            <w:r>
              <w:t>C/R number</w:t>
            </w:r>
          </w:p>
          <w:p w14:paraId="3968D060" w14:textId="77777777" w:rsidR="004E78F6" w:rsidRDefault="004E78F6" w:rsidP="004E78F6">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050EC30D" w14:textId="77777777" w:rsidR="004E78F6" w:rsidRDefault="004E78F6" w:rsidP="004E78F6">
            <w:pPr>
              <w:pStyle w:val="TableText"/>
              <w:rPr>
                <w:caps/>
              </w:rPr>
            </w:pPr>
            <w:r>
              <w:rPr>
                <w:caps/>
              </w:rPr>
              <w:t>13 c</w:t>
            </w:r>
          </w:p>
        </w:tc>
        <w:tc>
          <w:tcPr>
            <w:tcW w:w="2340" w:type="dxa"/>
            <w:tcMar>
              <w:left w:w="58" w:type="dxa"/>
              <w:right w:w="58" w:type="dxa"/>
            </w:tcMar>
          </w:tcPr>
          <w:p w14:paraId="225D8AD6" w14:textId="77777777" w:rsidR="004E78F6" w:rsidRDefault="004E78F6" w:rsidP="004E78F6">
            <w:pPr>
              <w:pStyle w:val="TableText"/>
            </w:pPr>
            <w:r>
              <w:t>-</w:t>
            </w:r>
          </w:p>
        </w:tc>
        <w:tc>
          <w:tcPr>
            <w:tcW w:w="858" w:type="dxa"/>
            <w:tcMar>
              <w:left w:w="58" w:type="dxa"/>
              <w:right w:w="58" w:type="dxa"/>
            </w:tcMar>
          </w:tcPr>
          <w:p w14:paraId="79A407A9" w14:textId="77777777" w:rsidR="004E78F6" w:rsidRDefault="004E78F6" w:rsidP="004E78F6">
            <w:pPr>
              <w:pStyle w:val="TableText"/>
            </w:pPr>
            <w:r>
              <w:t>Spaces</w:t>
            </w:r>
          </w:p>
        </w:tc>
        <w:tc>
          <w:tcPr>
            <w:tcW w:w="431" w:type="dxa"/>
          </w:tcPr>
          <w:p w14:paraId="24C6C905" w14:textId="77777777" w:rsidR="004E78F6" w:rsidRDefault="004E78F6" w:rsidP="004E78F6">
            <w:pPr>
              <w:pStyle w:val="TableText"/>
            </w:pPr>
            <w:r>
              <w:t>-</w:t>
            </w:r>
          </w:p>
        </w:tc>
        <w:tc>
          <w:tcPr>
            <w:tcW w:w="431" w:type="dxa"/>
          </w:tcPr>
          <w:p w14:paraId="791A8A92" w14:textId="77777777" w:rsidR="004E78F6" w:rsidRDefault="004E78F6" w:rsidP="004E78F6">
            <w:pPr>
              <w:pStyle w:val="TableText"/>
            </w:pPr>
            <w:r>
              <w:t>-</w:t>
            </w:r>
          </w:p>
        </w:tc>
        <w:tc>
          <w:tcPr>
            <w:tcW w:w="432" w:type="dxa"/>
          </w:tcPr>
          <w:p w14:paraId="0A43075E" w14:textId="77777777" w:rsidR="004E78F6" w:rsidRDefault="004E78F6" w:rsidP="004E78F6">
            <w:pPr>
              <w:pStyle w:val="TableText"/>
            </w:pPr>
            <w:r>
              <w:t>X</w:t>
            </w:r>
          </w:p>
        </w:tc>
      </w:tr>
      <w:tr w:rsidR="004E78F6" w14:paraId="2230D9D0" w14:textId="77777777" w:rsidTr="005C7A84">
        <w:trPr>
          <w:cantSplit/>
          <w:jc w:val="center"/>
        </w:trPr>
        <w:tc>
          <w:tcPr>
            <w:tcW w:w="802" w:type="dxa"/>
            <w:tcMar>
              <w:left w:w="58" w:type="dxa"/>
              <w:right w:w="58" w:type="dxa"/>
            </w:tcMar>
          </w:tcPr>
          <w:p w14:paraId="303F5E48" w14:textId="75756E57" w:rsidR="004E78F6" w:rsidRDefault="004E78F6" w:rsidP="004E78F6">
            <w:pPr>
              <w:pStyle w:val="TableText"/>
            </w:pPr>
            <w:r>
              <w:t>2597 – 2598</w:t>
            </w:r>
          </w:p>
        </w:tc>
        <w:tc>
          <w:tcPr>
            <w:tcW w:w="2227" w:type="dxa"/>
            <w:tcMar>
              <w:left w:w="58" w:type="dxa"/>
              <w:right w:w="58" w:type="dxa"/>
            </w:tcMar>
          </w:tcPr>
          <w:p w14:paraId="0A10CAC0" w14:textId="77777777" w:rsidR="004E78F6" w:rsidRDefault="004E78F6" w:rsidP="004E78F6">
            <w:pPr>
              <w:pStyle w:val="TableText"/>
            </w:pPr>
            <w:r>
              <w:t>HDR NUMBER FOR CASH REC 10</w:t>
            </w:r>
          </w:p>
        </w:tc>
        <w:tc>
          <w:tcPr>
            <w:tcW w:w="2993" w:type="dxa"/>
            <w:tcMar>
              <w:left w:w="58" w:type="dxa"/>
              <w:right w:w="58" w:type="dxa"/>
            </w:tcMar>
          </w:tcPr>
          <w:p w14:paraId="413ECC04" w14:textId="0665EAAF" w:rsidR="004E78F6" w:rsidRDefault="004E78F6" w:rsidP="004E78F6">
            <w:pPr>
              <w:pStyle w:val="TableText"/>
            </w:pPr>
            <w:r>
              <w:t>:P:IDR-</w:t>
            </w:r>
            <w:hyperlink r:id="rId740" w:history="1">
              <w:r>
                <w:rPr>
                  <w:rStyle w:val="Hyperlink"/>
                </w:rPr>
                <w:t>C-DET-NUMB</w:t>
              </w:r>
            </w:hyperlink>
          </w:p>
        </w:tc>
        <w:tc>
          <w:tcPr>
            <w:tcW w:w="2790" w:type="dxa"/>
            <w:tcMar>
              <w:left w:w="58" w:type="dxa"/>
              <w:right w:w="58" w:type="dxa"/>
            </w:tcMar>
          </w:tcPr>
          <w:p w14:paraId="21258BFF" w14:textId="77777777" w:rsidR="004E78F6" w:rsidRDefault="004E78F6" w:rsidP="004E78F6">
            <w:pPr>
              <w:pStyle w:val="TableText"/>
            </w:pPr>
            <w:r>
              <w:t>Detail number being applied</w:t>
            </w:r>
          </w:p>
          <w:p w14:paraId="3878879C" w14:textId="6861DF9F" w:rsidR="004E78F6" w:rsidRDefault="004E78F6" w:rsidP="004E78F6">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02F73A93" w14:textId="77777777" w:rsidR="004E78F6" w:rsidRDefault="004E78F6" w:rsidP="004E78F6">
            <w:pPr>
              <w:pStyle w:val="TableText"/>
              <w:rPr>
                <w:caps/>
              </w:rPr>
            </w:pPr>
            <w:r>
              <w:rPr>
                <w:caps/>
              </w:rPr>
              <w:t>2 C</w:t>
            </w:r>
          </w:p>
        </w:tc>
        <w:tc>
          <w:tcPr>
            <w:tcW w:w="2340" w:type="dxa"/>
            <w:tcMar>
              <w:left w:w="58" w:type="dxa"/>
              <w:right w:w="58" w:type="dxa"/>
            </w:tcMar>
          </w:tcPr>
          <w:p w14:paraId="618ED724" w14:textId="64C90AE4" w:rsidR="004E78F6" w:rsidRDefault="004E78F6" w:rsidP="004E78F6">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3FE073B2" w14:textId="77777777" w:rsidR="004E78F6" w:rsidRDefault="004E78F6" w:rsidP="004E78F6">
            <w:pPr>
              <w:pStyle w:val="TableText"/>
            </w:pPr>
            <w:r>
              <w:t>Spaces</w:t>
            </w:r>
          </w:p>
        </w:tc>
        <w:tc>
          <w:tcPr>
            <w:tcW w:w="431" w:type="dxa"/>
          </w:tcPr>
          <w:p w14:paraId="20C3488F" w14:textId="77777777" w:rsidR="004E78F6" w:rsidRDefault="004E78F6" w:rsidP="004E78F6">
            <w:pPr>
              <w:pStyle w:val="TableText"/>
            </w:pPr>
            <w:r>
              <w:t>-</w:t>
            </w:r>
          </w:p>
        </w:tc>
        <w:tc>
          <w:tcPr>
            <w:tcW w:w="431" w:type="dxa"/>
          </w:tcPr>
          <w:p w14:paraId="7EC36811" w14:textId="77777777" w:rsidR="004E78F6" w:rsidRDefault="004E78F6" w:rsidP="004E78F6">
            <w:pPr>
              <w:pStyle w:val="TableText"/>
            </w:pPr>
            <w:r>
              <w:t>-</w:t>
            </w:r>
          </w:p>
        </w:tc>
        <w:tc>
          <w:tcPr>
            <w:tcW w:w="432" w:type="dxa"/>
          </w:tcPr>
          <w:p w14:paraId="297C5760" w14:textId="77777777" w:rsidR="004E78F6" w:rsidRDefault="004E78F6" w:rsidP="004E78F6">
            <w:pPr>
              <w:pStyle w:val="TableText"/>
            </w:pPr>
            <w:r>
              <w:t>X</w:t>
            </w:r>
          </w:p>
        </w:tc>
      </w:tr>
      <w:tr w:rsidR="004E78F6" w14:paraId="7706D86D" w14:textId="77777777" w:rsidTr="005C7A84">
        <w:trPr>
          <w:cantSplit/>
          <w:jc w:val="center"/>
        </w:trPr>
        <w:tc>
          <w:tcPr>
            <w:tcW w:w="802" w:type="dxa"/>
            <w:tcMar>
              <w:left w:w="58" w:type="dxa"/>
              <w:right w:w="58" w:type="dxa"/>
            </w:tcMar>
          </w:tcPr>
          <w:p w14:paraId="4720D588" w14:textId="4F26D0F2" w:rsidR="004E78F6" w:rsidRDefault="004E78F6" w:rsidP="004E78F6">
            <w:pPr>
              <w:pStyle w:val="TableText"/>
            </w:pPr>
            <w:r>
              <w:t>2599 – 2605</w:t>
            </w:r>
          </w:p>
        </w:tc>
        <w:tc>
          <w:tcPr>
            <w:tcW w:w="2227" w:type="dxa"/>
            <w:tcMar>
              <w:left w:w="58" w:type="dxa"/>
              <w:right w:w="58" w:type="dxa"/>
            </w:tcMar>
          </w:tcPr>
          <w:p w14:paraId="51AC9B7F" w14:textId="77777777" w:rsidR="004E78F6" w:rsidRDefault="004E78F6" w:rsidP="004E78F6">
            <w:pPr>
              <w:pStyle w:val="TableText"/>
            </w:pPr>
            <w:r>
              <w:t>HDR CASH REC APPLIED AMT 10</w:t>
            </w:r>
          </w:p>
        </w:tc>
        <w:tc>
          <w:tcPr>
            <w:tcW w:w="2993" w:type="dxa"/>
            <w:tcMar>
              <w:left w:w="58" w:type="dxa"/>
              <w:right w:w="58" w:type="dxa"/>
            </w:tcMar>
          </w:tcPr>
          <w:p w14:paraId="65D62FDA" w14:textId="180DE412" w:rsidR="004E78F6" w:rsidRDefault="004E78F6" w:rsidP="004E78F6">
            <w:pPr>
              <w:pStyle w:val="TableText"/>
            </w:pPr>
            <w:r>
              <w:t>:P:IDR-</w:t>
            </w:r>
            <w:hyperlink r:id="rId741" w:history="1">
              <w:r>
                <w:rPr>
                  <w:rStyle w:val="Hyperlink"/>
                </w:rPr>
                <w:t>C-AMOUNT</w:t>
              </w:r>
            </w:hyperlink>
          </w:p>
        </w:tc>
        <w:tc>
          <w:tcPr>
            <w:tcW w:w="2790" w:type="dxa"/>
            <w:tcMar>
              <w:left w:w="58" w:type="dxa"/>
              <w:right w:w="58" w:type="dxa"/>
            </w:tcMar>
          </w:tcPr>
          <w:p w14:paraId="64F69A6E" w14:textId="77777777" w:rsidR="004E78F6" w:rsidRDefault="004E78F6" w:rsidP="004E78F6">
            <w:pPr>
              <w:pStyle w:val="TableText"/>
            </w:pPr>
            <w:r>
              <w:t>Amount applied</w:t>
            </w:r>
          </w:p>
          <w:p w14:paraId="638F5ECD" w14:textId="4760445F" w:rsidR="004E78F6" w:rsidRDefault="004E78F6" w:rsidP="004E78F6">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0E34CD72" w14:textId="77777777" w:rsidR="004E78F6" w:rsidRDefault="004E78F6" w:rsidP="004E78F6">
            <w:pPr>
              <w:pStyle w:val="TableText"/>
              <w:rPr>
                <w:caps/>
              </w:rPr>
            </w:pPr>
            <w:r>
              <w:rPr>
                <w:caps/>
              </w:rPr>
              <w:t>7 n</w:t>
            </w:r>
          </w:p>
          <w:p w14:paraId="1ABA4244" w14:textId="77777777" w:rsidR="004E78F6" w:rsidRDefault="004E78F6" w:rsidP="004E78F6">
            <w:pPr>
              <w:pStyle w:val="TableText"/>
              <w:rPr>
                <w:caps/>
              </w:rPr>
            </w:pPr>
            <w:r>
              <w:rPr>
                <w:caps/>
              </w:rPr>
              <w:t>(99999V99)</w:t>
            </w:r>
          </w:p>
        </w:tc>
        <w:tc>
          <w:tcPr>
            <w:tcW w:w="2340" w:type="dxa"/>
            <w:tcMar>
              <w:left w:w="58" w:type="dxa"/>
              <w:right w:w="58" w:type="dxa"/>
            </w:tcMar>
          </w:tcPr>
          <w:p w14:paraId="768CF8DA" w14:textId="77777777" w:rsidR="004E78F6" w:rsidRDefault="004E78F6" w:rsidP="004E78F6">
            <w:pPr>
              <w:pStyle w:val="TableText"/>
            </w:pPr>
            <w:r>
              <w:t>-</w:t>
            </w:r>
          </w:p>
        </w:tc>
        <w:tc>
          <w:tcPr>
            <w:tcW w:w="858" w:type="dxa"/>
            <w:tcMar>
              <w:left w:w="58" w:type="dxa"/>
              <w:right w:w="58" w:type="dxa"/>
            </w:tcMar>
          </w:tcPr>
          <w:p w14:paraId="1933AE58" w14:textId="77777777" w:rsidR="004E78F6" w:rsidRDefault="004E78F6" w:rsidP="004E78F6">
            <w:pPr>
              <w:pStyle w:val="TableText"/>
            </w:pPr>
            <w:r>
              <w:t>Zeros</w:t>
            </w:r>
          </w:p>
        </w:tc>
        <w:tc>
          <w:tcPr>
            <w:tcW w:w="431" w:type="dxa"/>
          </w:tcPr>
          <w:p w14:paraId="6EB43637" w14:textId="77777777" w:rsidR="004E78F6" w:rsidRDefault="004E78F6" w:rsidP="004E78F6">
            <w:pPr>
              <w:pStyle w:val="TableText"/>
            </w:pPr>
            <w:r>
              <w:t>-</w:t>
            </w:r>
          </w:p>
        </w:tc>
        <w:tc>
          <w:tcPr>
            <w:tcW w:w="431" w:type="dxa"/>
          </w:tcPr>
          <w:p w14:paraId="1290CA6E" w14:textId="77777777" w:rsidR="004E78F6" w:rsidRDefault="004E78F6" w:rsidP="004E78F6">
            <w:pPr>
              <w:pStyle w:val="TableText"/>
            </w:pPr>
            <w:r>
              <w:t>-</w:t>
            </w:r>
          </w:p>
        </w:tc>
        <w:tc>
          <w:tcPr>
            <w:tcW w:w="432" w:type="dxa"/>
          </w:tcPr>
          <w:p w14:paraId="57B2878C" w14:textId="77777777" w:rsidR="004E78F6" w:rsidRDefault="004E78F6" w:rsidP="004E78F6">
            <w:pPr>
              <w:pStyle w:val="TableText"/>
            </w:pPr>
            <w:r>
              <w:t>X</w:t>
            </w:r>
          </w:p>
        </w:tc>
      </w:tr>
      <w:tr w:rsidR="004E78F6" w14:paraId="019B2346" w14:textId="77777777" w:rsidTr="005C7A84">
        <w:trPr>
          <w:cantSplit/>
          <w:jc w:val="center"/>
        </w:trPr>
        <w:tc>
          <w:tcPr>
            <w:tcW w:w="802" w:type="dxa"/>
            <w:tcMar>
              <w:left w:w="58" w:type="dxa"/>
              <w:right w:w="58" w:type="dxa"/>
            </w:tcMar>
          </w:tcPr>
          <w:p w14:paraId="5CA9D43E" w14:textId="46A890A2" w:rsidR="004E78F6" w:rsidRDefault="004E78F6" w:rsidP="004E78F6">
            <w:pPr>
              <w:pStyle w:val="TableText"/>
            </w:pPr>
            <w:r>
              <w:t>2606 – 2607</w:t>
            </w:r>
          </w:p>
        </w:tc>
        <w:tc>
          <w:tcPr>
            <w:tcW w:w="2227" w:type="dxa"/>
            <w:tcMar>
              <w:left w:w="58" w:type="dxa"/>
              <w:right w:w="58" w:type="dxa"/>
            </w:tcMar>
          </w:tcPr>
          <w:p w14:paraId="7A403818" w14:textId="77777777" w:rsidR="004E78F6" w:rsidRDefault="004E78F6" w:rsidP="004E78F6">
            <w:pPr>
              <w:pStyle w:val="TableText"/>
            </w:pPr>
            <w:r>
              <w:t>HDR CASH REC REASON TYPE 10</w:t>
            </w:r>
          </w:p>
        </w:tc>
        <w:tc>
          <w:tcPr>
            <w:tcW w:w="2993" w:type="dxa"/>
            <w:tcMar>
              <w:left w:w="58" w:type="dxa"/>
              <w:right w:w="58" w:type="dxa"/>
            </w:tcMar>
          </w:tcPr>
          <w:p w14:paraId="0CB4EE4D" w14:textId="7BFC5AFB" w:rsidR="004E78F6" w:rsidRDefault="004E78F6" w:rsidP="004E78F6">
            <w:pPr>
              <w:pStyle w:val="TableText"/>
            </w:pPr>
            <w:r>
              <w:t>:P:IDR-</w:t>
            </w:r>
            <w:hyperlink r:id="rId742" w:history="1">
              <w:r>
                <w:rPr>
                  <w:rStyle w:val="Hyperlink"/>
                </w:rPr>
                <w:t>C-REASON-TYPE</w:t>
              </w:r>
            </w:hyperlink>
          </w:p>
        </w:tc>
        <w:tc>
          <w:tcPr>
            <w:tcW w:w="2790" w:type="dxa"/>
            <w:tcMar>
              <w:left w:w="58" w:type="dxa"/>
              <w:right w:w="58" w:type="dxa"/>
            </w:tcMar>
          </w:tcPr>
          <w:p w14:paraId="1426C3F0" w14:textId="77777777" w:rsidR="004E78F6" w:rsidRDefault="004E78F6" w:rsidP="004E78F6">
            <w:pPr>
              <w:pStyle w:val="TableText"/>
            </w:pPr>
            <w:r>
              <w:t>C/R reason type</w:t>
            </w:r>
          </w:p>
          <w:p w14:paraId="2E377800" w14:textId="77777777" w:rsidR="004E78F6" w:rsidRDefault="004E78F6" w:rsidP="004E78F6">
            <w:pPr>
              <w:pStyle w:val="TableText"/>
            </w:pPr>
            <w:r w:rsidRPr="00FB78C7">
              <w:rPr>
                <w:rFonts w:cs="Arial"/>
                <w:color w:val="000000"/>
              </w:rPr>
              <w:t>The value of the cash/financial action code identify the type of transaction. Refer to Spec S0115010 for a complete list of valid codes and respective descriptions</w:t>
            </w:r>
            <w:r>
              <w:rPr>
                <w:rFonts w:cs="Arial"/>
                <w:color w:val="000000"/>
              </w:rPr>
              <w:t>.</w:t>
            </w:r>
          </w:p>
        </w:tc>
        <w:tc>
          <w:tcPr>
            <w:tcW w:w="1080" w:type="dxa"/>
            <w:tcMar>
              <w:left w:w="58" w:type="dxa"/>
              <w:right w:w="58" w:type="dxa"/>
            </w:tcMar>
          </w:tcPr>
          <w:p w14:paraId="2103591D" w14:textId="77777777" w:rsidR="004E78F6" w:rsidRDefault="004E78F6" w:rsidP="004E78F6">
            <w:pPr>
              <w:pStyle w:val="TableText"/>
              <w:rPr>
                <w:caps/>
              </w:rPr>
            </w:pPr>
            <w:r>
              <w:rPr>
                <w:caps/>
              </w:rPr>
              <w:t>2 c</w:t>
            </w:r>
          </w:p>
        </w:tc>
        <w:tc>
          <w:tcPr>
            <w:tcW w:w="2340" w:type="dxa"/>
            <w:tcMar>
              <w:left w:w="58" w:type="dxa"/>
              <w:right w:w="58" w:type="dxa"/>
            </w:tcMar>
          </w:tcPr>
          <w:p w14:paraId="187E8175" w14:textId="4B3F3348" w:rsidR="004E78F6" w:rsidRDefault="004E78F6" w:rsidP="004E78F6">
            <w:pPr>
              <w:pStyle w:val="TableText"/>
            </w:pPr>
            <w:r>
              <w:t xml:space="preserve">See spec </w:t>
            </w:r>
            <w:hyperlink r:id="rId743" w:history="1">
              <w:r>
                <w:rPr>
                  <w:rStyle w:val="Hyperlink"/>
                  <w:rFonts w:cs="Courier New"/>
                  <w:szCs w:val="16"/>
                </w:rPr>
                <w:t>S0115010</w:t>
              </w:r>
            </w:hyperlink>
          </w:p>
        </w:tc>
        <w:tc>
          <w:tcPr>
            <w:tcW w:w="858" w:type="dxa"/>
            <w:tcMar>
              <w:left w:w="58" w:type="dxa"/>
              <w:right w:w="58" w:type="dxa"/>
            </w:tcMar>
          </w:tcPr>
          <w:p w14:paraId="483929C3" w14:textId="77777777" w:rsidR="004E78F6" w:rsidRDefault="004E78F6" w:rsidP="004E78F6">
            <w:pPr>
              <w:pStyle w:val="TableText"/>
            </w:pPr>
            <w:r>
              <w:t>Spaces</w:t>
            </w:r>
          </w:p>
        </w:tc>
        <w:tc>
          <w:tcPr>
            <w:tcW w:w="431" w:type="dxa"/>
          </w:tcPr>
          <w:p w14:paraId="540409E3" w14:textId="77777777" w:rsidR="004E78F6" w:rsidRDefault="004E78F6" w:rsidP="004E78F6">
            <w:pPr>
              <w:pStyle w:val="TableText"/>
            </w:pPr>
            <w:r>
              <w:t>-</w:t>
            </w:r>
          </w:p>
        </w:tc>
        <w:tc>
          <w:tcPr>
            <w:tcW w:w="431" w:type="dxa"/>
          </w:tcPr>
          <w:p w14:paraId="39FC2075" w14:textId="77777777" w:rsidR="004E78F6" w:rsidRDefault="004E78F6" w:rsidP="004E78F6">
            <w:pPr>
              <w:pStyle w:val="TableText"/>
            </w:pPr>
            <w:r>
              <w:t>-</w:t>
            </w:r>
          </w:p>
        </w:tc>
        <w:tc>
          <w:tcPr>
            <w:tcW w:w="432" w:type="dxa"/>
          </w:tcPr>
          <w:p w14:paraId="1875FDED" w14:textId="77777777" w:rsidR="004E78F6" w:rsidRDefault="004E78F6" w:rsidP="004E78F6">
            <w:pPr>
              <w:pStyle w:val="TableText"/>
            </w:pPr>
            <w:r>
              <w:t>X</w:t>
            </w:r>
          </w:p>
        </w:tc>
      </w:tr>
      <w:tr w:rsidR="004E78F6" w14:paraId="2653D0C3" w14:textId="77777777" w:rsidTr="005C7A84">
        <w:trPr>
          <w:cantSplit/>
          <w:jc w:val="center"/>
        </w:trPr>
        <w:tc>
          <w:tcPr>
            <w:tcW w:w="802" w:type="dxa"/>
            <w:tcMar>
              <w:left w:w="58" w:type="dxa"/>
              <w:right w:w="58" w:type="dxa"/>
            </w:tcMar>
          </w:tcPr>
          <w:p w14:paraId="37A4F46B" w14:textId="58C4D42F" w:rsidR="004E78F6" w:rsidRDefault="004E78F6" w:rsidP="004E78F6">
            <w:pPr>
              <w:pStyle w:val="TableText"/>
            </w:pPr>
            <w:r>
              <w:t>2608 – 2612</w:t>
            </w:r>
          </w:p>
        </w:tc>
        <w:tc>
          <w:tcPr>
            <w:tcW w:w="2227" w:type="dxa"/>
            <w:tcMar>
              <w:left w:w="58" w:type="dxa"/>
              <w:right w:w="58" w:type="dxa"/>
            </w:tcMar>
          </w:tcPr>
          <w:p w14:paraId="4E418B5B" w14:textId="77777777" w:rsidR="004E78F6" w:rsidRDefault="004E78F6" w:rsidP="004E78F6">
            <w:pPr>
              <w:pStyle w:val="TableText"/>
            </w:pPr>
            <w:r>
              <w:t>HDR CASH REC REASON CODE 10</w:t>
            </w:r>
          </w:p>
        </w:tc>
        <w:tc>
          <w:tcPr>
            <w:tcW w:w="2993" w:type="dxa"/>
            <w:tcMar>
              <w:left w:w="58" w:type="dxa"/>
              <w:right w:w="58" w:type="dxa"/>
            </w:tcMar>
          </w:tcPr>
          <w:p w14:paraId="438C093C" w14:textId="429703E6" w:rsidR="004E78F6" w:rsidRDefault="004E78F6" w:rsidP="004E78F6">
            <w:pPr>
              <w:pStyle w:val="TableText"/>
            </w:pPr>
            <w:r>
              <w:t>:P:IDR-</w:t>
            </w:r>
            <w:hyperlink r:id="rId744" w:history="1">
              <w:r>
                <w:rPr>
                  <w:rStyle w:val="Hyperlink"/>
                </w:rPr>
                <w:t>C-REASON-CODE</w:t>
              </w:r>
            </w:hyperlink>
          </w:p>
        </w:tc>
        <w:tc>
          <w:tcPr>
            <w:tcW w:w="2790" w:type="dxa"/>
            <w:tcMar>
              <w:left w:w="58" w:type="dxa"/>
              <w:right w:w="58" w:type="dxa"/>
            </w:tcMar>
          </w:tcPr>
          <w:p w14:paraId="6E4B2134" w14:textId="77777777" w:rsidR="004E78F6" w:rsidRDefault="004E78F6" w:rsidP="004E78F6">
            <w:pPr>
              <w:pStyle w:val="TableText"/>
            </w:pPr>
            <w:r>
              <w:t>C/R reason code</w:t>
            </w:r>
          </w:p>
          <w:p w14:paraId="5345C2FF" w14:textId="720AF03E" w:rsidR="004E78F6" w:rsidRDefault="004E78F6" w:rsidP="004E78F6">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36569B43" w14:textId="77777777" w:rsidR="004E78F6" w:rsidRDefault="004E78F6" w:rsidP="004E78F6">
            <w:pPr>
              <w:pStyle w:val="TableText"/>
              <w:rPr>
                <w:caps/>
              </w:rPr>
            </w:pPr>
            <w:r>
              <w:rPr>
                <w:caps/>
              </w:rPr>
              <w:t>5 c</w:t>
            </w:r>
          </w:p>
        </w:tc>
        <w:tc>
          <w:tcPr>
            <w:tcW w:w="2340" w:type="dxa"/>
            <w:tcMar>
              <w:left w:w="58" w:type="dxa"/>
              <w:right w:w="58" w:type="dxa"/>
            </w:tcMar>
          </w:tcPr>
          <w:p w14:paraId="338F1F06" w14:textId="049656CE" w:rsidR="004E78F6" w:rsidRDefault="004E78F6" w:rsidP="004E78F6">
            <w:pPr>
              <w:pStyle w:val="TableText"/>
            </w:pPr>
            <w:r>
              <w:t xml:space="preserve">See spec </w:t>
            </w:r>
            <w:hyperlink r:id="rId745" w:history="1">
              <w:r>
                <w:rPr>
                  <w:rStyle w:val="Hyperlink"/>
                </w:rPr>
                <w:t>S0121000</w:t>
              </w:r>
            </w:hyperlink>
          </w:p>
        </w:tc>
        <w:tc>
          <w:tcPr>
            <w:tcW w:w="858" w:type="dxa"/>
            <w:tcMar>
              <w:left w:w="58" w:type="dxa"/>
              <w:right w:w="58" w:type="dxa"/>
            </w:tcMar>
          </w:tcPr>
          <w:p w14:paraId="14A6002D" w14:textId="77777777" w:rsidR="004E78F6" w:rsidRDefault="004E78F6" w:rsidP="004E78F6">
            <w:pPr>
              <w:pStyle w:val="TableText"/>
            </w:pPr>
            <w:r>
              <w:t>Spaces</w:t>
            </w:r>
          </w:p>
        </w:tc>
        <w:tc>
          <w:tcPr>
            <w:tcW w:w="431" w:type="dxa"/>
          </w:tcPr>
          <w:p w14:paraId="3F616D67" w14:textId="77777777" w:rsidR="004E78F6" w:rsidRDefault="004E78F6" w:rsidP="004E78F6">
            <w:pPr>
              <w:pStyle w:val="TableText"/>
            </w:pPr>
            <w:r>
              <w:t>-</w:t>
            </w:r>
          </w:p>
        </w:tc>
        <w:tc>
          <w:tcPr>
            <w:tcW w:w="431" w:type="dxa"/>
          </w:tcPr>
          <w:p w14:paraId="17AEE4F5" w14:textId="77777777" w:rsidR="004E78F6" w:rsidRDefault="004E78F6" w:rsidP="004E78F6">
            <w:pPr>
              <w:pStyle w:val="TableText"/>
            </w:pPr>
            <w:r>
              <w:t>-</w:t>
            </w:r>
          </w:p>
        </w:tc>
        <w:tc>
          <w:tcPr>
            <w:tcW w:w="432" w:type="dxa"/>
          </w:tcPr>
          <w:p w14:paraId="2B924AFF" w14:textId="77777777" w:rsidR="004E78F6" w:rsidRDefault="004E78F6" w:rsidP="004E78F6">
            <w:pPr>
              <w:pStyle w:val="TableText"/>
            </w:pPr>
            <w:r>
              <w:t>X</w:t>
            </w:r>
          </w:p>
        </w:tc>
      </w:tr>
      <w:tr w:rsidR="004E78F6" w14:paraId="54D84646" w14:textId="77777777" w:rsidTr="005C7A84">
        <w:trPr>
          <w:cantSplit/>
          <w:jc w:val="center"/>
        </w:trPr>
        <w:tc>
          <w:tcPr>
            <w:tcW w:w="802" w:type="dxa"/>
            <w:tcMar>
              <w:left w:w="58" w:type="dxa"/>
              <w:right w:w="58" w:type="dxa"/>
            </w:tcMar>
          </w:tcPr>
          <w:p w14:paraId="787C7E30" w14:textId="177DA615" w:rsidR="004E78F6" w:rsidRDefault="004E78F6" w:rsidP="004E78F6">
            <w:pPr>
              <w:pStyle w:val="TableText"/>
            </w:pPr>
            <w:r>
              <w:t>2613 – 2616</w:t>
            </w:r>
          </w:p>
        </w:tc>
        <w:tc>
          <w:tcPr>
            <w:tcW w:w="2227" w:type="dxa"/>
            <w:tcMar>
              <w:left w:w="58" w:type="dxa"/>
              <w:right w:w="58" w:type="dxa"/>
            </w:tcMar>
          </w:tcPr>
          <w:p w14:paraId="5B01DDDD" w14:textId="77777777" w:rsidR="004E78F6" w:rsidRDefault="004E78F6" w:rsidP="004E78F6">
            <w:pPr>
              <w:pStyle w:val="TableText"/>
            </w:pPr>
            <w:r>
              <w:t>HDR CLERK ID 10</w:t>
            </w:r>
          </w:p>
        </w:tc>
        <w:tc>
          <w:tcPr>
            <w:tcW w:w="2993" w:type="dxa"/>
            <w:tcMar>
              <w:left w:w="58" w:type="dxa"/>
              <w:right w:w="58" w:type="dxa"/>
            </w:tcMar>
          </w:tcPr>
          <w:p w14:paraId="71A94CCF" w14:textId="353FA64B" w:rsidR="004E78F6" w:rsidRDefault="004E78F6" w:rsidP="004E78F6">
            <w:pPr>
              <w:pStyle w:val="TableText"/>
            </w:pPr>
            <w:r>
              <w:t>:P:IDR-</w:t>
            </w:r>
            <w:hyperlink r:id="rId746" w:history="1">
              <w:r>
                <w:rPr>
                  <w:rStyle w:val="Hyperlink"/>
                </w:rPr>
                <w:t>C-CLERK</w:t>
              </w:r>
            </w:hyperlink>
          </w:p>
        </w:tc>
        <w:tc>
          <w:tcPr>
            <w:tcW w:w="2790" w:type="dxa"/>
            <w:tcMar>
              <w:left w:w="58" w:type="dxa"/>
              <w:right w:w="58" w:type="dxa"/>
            </w:tcMar>
          </w:tcPr>
          <w:p w14:paraId="06F4A620" w14:textId="77777777" w:rsidR="004E78F6" w:rsidRDefault="004E78F6" w:rsidP="004E78F6">
            <w:pPr>
              <w:pStyle w:val="TableText"/>
            </w:pPr>
            <w:r>
              <w:t>Clerk</w:t>
            </w:r>
          </w:p>
          <w:p w14:paraId="7295D617" w14:textId="77777777" w:rsidR="004E78F6" w:rsidRDefault="004E78F6" w:rsidP="004E78F6">
            <w:pPr>
              <w:pStyle w:val="TableText"/>
            </w:pPr>
            <w:r w:rsidRPr="00393530">
              <w:rPr>
                <w:rFonts w:cs="Arial"/>
                <w:color w:val="000000"/>
              </w:rPr>
              <w:t>The identification code of the clerk initiating the change.</w:t>
            </w:r>
          </w:p>
        </w:tc>
        <w:tc>
          <w:tcPr>
            <w:tcW w:w="1080" w:type="dxa"/>
            <w:tcMar>
              <w:left w:w="58" w:type="dxa"/>
              <w:right w:w="58" w:type="dxa"/>
            </w:tcMar>
          </w:tcPr>
          <w:p w14:paraId="79432098" w14:textId="77777777" w:rsidR="004E78F6" w:rsidRDefault="004E78F6" w:rsidP="004E78F6">
            <w:pPr>
              <w:pStyle w:val="TableText"/>
              <w:rPr>
                <w:caps/>
              </w:rPr>
            </w:pPr>
            <w:r>
              <w:rPr>
                <w:caps/>
              </w:rPr>
              <w:t>4 c</w:t>
            </w:r>
          </w:p>
        </w:tc>
        <w:tc>
          <w:tcPr>
            <w:tcW w:w="2340" w:type="dxa"/>
            <w:tcMar>
              <w:left w:w="58" w:type="dxa"/>
              <w:right w:w="58" w:type="dxa"/>
            </w:tcMar>
          </w:tcPr>
          <w:p w14:paraId="1F466B52" w14:textId="77777777" w:rsidR="004E78F6" w:rsidRDefault="004E78F6" w:rsidP="004E78F6">
            <w:pPr>
              <w:pStyle w:val="TableText"/>
            </w:pPr>
            <w:r>
              <w:t>-</w:t>
            </w:r>
          </w:p>
        </w:tc>
        <w:tc>
          <w:tcPr>
            <w:tcW w:w="858" w:type="dxa"/>
            <w:tcMar>
              <w:left w:w="58" w:type="dxa"/>
              <w:right w:w="58" w:type="dxa"/>
            </w:tcMar>
          </w:tcPr>
          <w:p w14:paraId="6B8FE541" w14:textId="77777777" w:rsidR="004E78F6" w:rsidRDefault="004E78F6" w:rsidP="004E78F6">
            <w:pPr>
              <w:pStyle w:val="TableText"/>
            </w:pPr>
            <w:r>
              <w:t>Spaces</w:t>
            </w:r>
          </w:p>
        </w:tc>
        <w:tc>
          <w:tcPr>
            <w:tcW w:w="431" w:type="dxa"/>
          </w:tcPr>
          <w:p w14:paraId="0A5ADEDC" w14:textId="77777777" w:rsidR="004E78F6" w:rsidRDefault="004E78F6" w:rsidP="004E78F6">
            <w:pPr>
              <w:pStyle w:val="TableText"/>
            </w:pPr>
            <w:r>
              <w:t>-</w:t>
            </w:r>
          </w:p>
        </w:tc>
        <w:tc>
          <w:tcPr>
            <w:tcW w:w="431" w:type="dxa"/>
          </w:tcPr>
          <w:p w14:paraId="5B24554B" w14:textId="77777777" w:rsidR="004E78F6" w:rsidRDefault="004E78F6" w:rsidP="004E78F6">
            <w:pPr>
              <w:pStyle w:val="TableText"/>
            </w:pPr>
            <w:r>
              <w:t>-</w:t>
            </w:r>
          </w:p>
        </w:tc>
        <w:tc>
          <w:tcPr>
            <w:tcW w:w="432" w:type="dxa"/>
          </w:tcPr>
          <w:p w14:paraId="1BE90101" w14:textId="77777777" w:rsidR="004E78F6" w:rsidRDefault="004E78F6" w:rsidP="004E78F6">
            <w:pPr>
              <w:pStyle w:val="TableText"/>
            </w:pPr>
            <w:r>
              <w:t>X</w:t>
            </w:r>
          </w:p>
        </w:tc>
      </w:tr>
      <w:tr w:rsidR="004E78F6" w14:paraId="1BC45F04" w14:textId="77777777" w:rsidTr="005C7A84">
        <w:trPr>
          <w:cantSplit/>
          <w:jc w:val="center"/>
        </w:trPr>
        <w:tc>
          <w:tcPr>
            <w:tcW w:w="802" w:type="dxa"/>
            <w:tcMar>
              <w:left w:w="58" w:type="dxa"/>
              <w:right w:w="58" w:type="dxa"/>
            </w:tcMar>
          </w:tcPr>
          <w:p w14:paraId="080CCD24" w14:textId="5C9F418D" w:rsidR="004E78F6" w:rsidRDefault="004E78F6" w:rsidP="004E78F6">
            <w:pPr>
              <w:pStyle w:val="TableText"/>
            </w:pPr>
            <w:r>
              <w:t>2617 – 2624</w:t>
            </w:r>
          </w:p>
        </w:tc>
        <w:tc>
          <w:tcPr>
            <w:tcW w:w="2227" w:type="dxa"/>
            <w:tcMar>
              <w:left w:w="58" w:type="dxa"/>
              <w:right w:w="58" w:type="dxa"/>
            </w:tcMar>
          </w:tcPr>
          <w:p w14:paraId="6E268C28" w14:textId="77777777" w:rsidR="004E78F6" w:rsidRDefault="004E78F6" w:rsidP="004E78F6">
            <w:pPr>
              <w:pStyle w:val="TableText"/>
            </w:pPr>
            <w:r>
              <w:t>HDR CASH REC TRAILER DATE 10</w:t>
            </w:r>
          </w:p>
        </w:tc>
        <w:tc>
          <w:tcPr>
            <w:tcW w:w="2993" w:type="dxa"/>
            <w:tcMar>
              <w:left w:w="58" w:type="dxa"/>
              <w:right w:w="58" w:type="dxa"/>
            </w:tcMar>
          </w:tcPr>
          <w:p w14:paraId="57DBCF91" w14:textId="2AF3037D" w:rsidR="004E78F6" w:rsidRDefault="004E78F6" w:rsidP="004E78F6">
            <w:pPr>
              <w:pStyle w:val="TableText"/>
            </w:pPr>
            <w:r>
              <w:t>:P:IDR-</w:t>
            </w:r>
            <w:hyperlink r:id="rId747" w:history="1">
              <w:r>
                <w:rPr>
                  <w:rStyle w:val="Hyperlink"/>
                </w:rPr>
                <w:t>C-DATE</w:t>
              </w:r>
            </w:hyperlink>
          </w:p>
        </w:tc>
        <w:tc>
          <w:tcPr>
            <w:tcW w:w="2790" w:type="dxa"/>
            <w:tcMar>
              <w:left w:w="58" w:type="dxa"/>
              <w:right w:w="58" w:type="dxa"/>
            </w:tcMar>
          </w:tcPr>
          <w:p w14:paraId="26B6E364" w14:textId="77777777" w:rsidR="004E78F6" w:rsidRDefault="004E78F6" w:rsidP="004E78F6">
            <w:pPr>
              <w:pStyle w:val="TableText"/>
            </w:pPr>
            <w:r>
              <w:t>C/R Trailer Date</w:t>
            </w:r>
          </w:p>
          <w:p w14:paraId="513E3484" w14:textId="77777777" w:rsidR="004E78F6" w:rsidRDefault="004E78F6" w:rsidP="004E78F6">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5A7186D7" w14:textId="77777777" w:rsidR="004E78F6" w:rsidRDefault="004E78F6" w:rsidP="004E78F6">
            <w:pPr>
              <w:pStyle w:val="TableText"/>
              <w:rPr>
                <w:caps/>
              </w:rPr>
            </w:pPr>
            <w:r>
              <w:rPr>
                <w:caps/>
              </w:rPr>
              <w:t>8 N</w:t>
            </w:r>
          </w:p>
        </w:tc>
        <w:tc>
          <w:tcPr>
            <w:tcW w:w="2340" w:type="dxa"/>
            <w:tcMar>
              <w:left w:w="58" w:type="dxa"/>
              <w:right w:w="58" w:type="dxa"/>
            </w:tcMar>
          </w:tcPr>
          <w:p w14:paraId="504ECC9B" w14:textId="77777777" w:rsidR="004E78F6" w:rsidRDefault="004E78F6" w:rsidP="004E78F6">
            <w:pPr>
              <w:pStyle w:val="TableText"/>
            </w:pPr>
            <w:r>
              <w:t>MMDDYYYY</w:t>
            </w:r>
          </w:p>
        </w:tc>
        <w:tc>
          <w:tcPr>
            <w:tcW w:w="858" w:type="dxa"/>
            <w:tcMar>
              <w:left w:w="58" w:type="dxa"/>
              <w:right w:w="58" w:type="dxa"/>
            </w:tcMar>
          </w:tcPr>
          <w:p w14:paraId="7A0C42BA" w14:textId="77777777" w:rsidR="004E78F6" w:rsidRDefault="004E78F6" w:rsidP="004E78F6">
            <w:pPr>
              <w:pStyle w:val="TableText"/>
            </w:pPr>
            <w:r>
              <w:t>Zeros</w:t>
            </w:r>
          </w:p>
        </w:tc>
        <w:tc>
          <w:tcPr>
            <w:tcW w:w="431" w:type="dxa"/>
          </w:tcPr>
          <w:p w14:paraId="4368D367" w14:textId="77777777" w:rsidR="004E78F6" w:rsidRDefault="004E78F6" w:rsidP="004E78F6">
            <w:pPr>
              <w:pStyle w:val="TableText"/>
            </w:pPr>
            <w:r>
              <w:t>-</w:t>
            </w:r>
          </w:p>
        </w:tc>
        <w:tc>
          <w:tcPr>
            <w:tcW w:w="431" w:type="dxa"/>
          </w:tcPr>
          <w:p w14:paraId="2782FDBF" w14:textId="77777777" w:rsidR="004E78F6" w:rsidRDefault="004E78F6" w:rsidP="004E78F6">
            <w:pPr>
              <w:pStyle w:val="TableText"/>
            </w:pPr>
            <w:r>
              <w:t>-</w:t>
            </w:r>
          </w:p>
        </w:tc>
        <w:tc>
          <w:tcPr>
            <w:tcW w:w="432" w:type="dxa"/>
          </w:tcPr>
          <w:p w14:paraId="674D4E5E" w14:textId="77777777" w:rsidR="004E78F6" w:rsidRDefault="004E78F6" w:rsidP="004E78F6">
            <w:pPr>
              <w:pStyle w:val="TableText"/>
            </w:pPr>
            <w:r>
              <w:t>X</w:t>
            </w:r>
          </w:p>
        </w:tc>
      </w:tr>
      <w:tr w:rsidR="004E78F6" w14:paraId="5BE878C5" w14:textId="77777777" w:rsidTr="005C7A84">
        <w:trPr>
          <w:cantSplit/>
          <w:jc w:val="center"/>
        </w:trPr>
        <w:tc>
          <w:tcPr>
            <w:tcW w:w="802" w:type="dxa"/>
            <w:tcMar>
              <w:left w:w="58" w:type="dxa"/>
              <w:right w:w="58" w:type="dxa"/>
            </w:tcMar>
          </w:tcPr>
          <w:p w14:paraId="577DE163" w14:textId="77777777" w:rsidR="004E78F6" w:rsidRDefault="004E78F6" w:rsidP="004E78F6">
            <w:pPr>
              <w:pStyle w:val="TableText"/>
            </w:pPr>
            <w:r>
              <w:t>2625</w:t>
            </w:r>
          </w:p>
        </w:tc>
        <w:tc>
          <w:tcPr>
            <w:tcW w:w="2227" w:type="dxa"/>
            <w:tcMar>
              <w:left w:w="58" w:type="dxa"/>
              <w:right w:w="58" w:type="dxa"/>
            </w:tcMar>
          </w:tcPr>
          <w:p w14:paraId="133C7101" w14:textId="77777777" w:rsidR="004E78F6" w:rsidRDefault="004E78F6" w:rsidP="004E78F6">
            <w:pPr>
              <w:pStyle w:val="TableText"/>
            </w:pPr>
            <w:r>
              <w:t>CASH REC TYPE 11</w:t>
            </w:r>
          </w:p>
        </w:tc>
        <w:tc>
          <w:tcPr>
            <w:tcW w:w="2993" w:type="dxa"/>
            <w:tcMar>
              <w:left w:w="58" w:type="dxa"/>
              <w:right w:w="58" w:type="dxa"/>
            </w:tcMar>
          </w:tcPr>
          <w:p w14:paraId="10C7E545" w14:textId="0092F463" w:rsidR="004E78F6" w:rsidRDefault="004E78F6" w:rsidP="004E78F6">
            <w:pPr>
              <w:pStyle w:val="TableText"/>
            </w:pPr>
            <w:r>
              <w:t>:P:IDR-</w:t>
            </w:r>
            <w:hyperlink r:id="rId748" w:history="1">
              <w:r>
                <w:rPr>
                  <w:rStyle w:val="Hyperlink"/>
                </w:rPr>
                <w:t>C-TYPE</w:t>
              </w:r>
            </w:hyperlink>
          </w:p>
        </w:tc>
        <w:tc>
          <w:tcPr>
            <w:tcW w:w="2790" w:type="dxa"/>
            <w:tcMar>
              <w:left w:w="58" w:type="dxa"/>
              <w:right w:w="58" w:type="dxa"/>
            </w:tcMar>
          </w:tcPr>
          <w:p w14:paraId="5FB33A7E" w14:textId="77777777" w:rsidR="004E78F6" w:rsidRDefault="004E78F6" w:rsidP="004E78F6">
            <w:pPr>
              <w:pStyle w:val="TableText"/>
            </w:pPr>
            <w:r>
              <w:t>C/R type</w:t>
            </w:r>
          </w:p>
          <w:p w14:paraId="79D7D6FA" w14:textId="77777777" w:rsidR="004E78F6" w:rsidRDefault="004E78F6" w:rsidP="004E78F6">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685F218A" w14:textId="77777777" w:rsidR="004E78F6" w:rsidRDefault="004E78F6" w:rsidP="004E78F6">
            <w:pPr>
              <w:pStyle w:val="TableText"/>
              <w:rPr>
                <w:caps/>
              </w:rPr>
            </w:pPr>
            <w:r>
              <w:rPr>
                <w:caps/>
              </w:rPr>
              <w:t>1 C</w:t>
            </w:r>
          </w:p>
        </w:tc>
        <w:tc>
          <w:tcPr>
            <w:tcW w:w="2340" w:type="dxa"/>
            <w:tcMar>
              <w:left w:w="58" w:type="dxa"/>
              <w:right w:w="58" w:type="dxa"/>
            </w:tcMar>
          </w:tcPr>
          <w:p w14:paraId="24969A8E" w14:textId="77777777" w:rsidR="004E78F6" w:rsidRPr="0097365E" w:rsidRDefault="004E78F6" w:rsidP="004E78F6">
            <w:pPr>
              <w:pStyle w:val="TableText"/>
              <w:rPr>
                <w:rFonts w:cs="Arial"/>
                <w:color w:val="000000"/>
              </w:rPr>
            </w:pPr>
            <w:r w:rsidRPr="0042502A">
              <w:rPr>
                <w:rFonts w:cs="Arial"/>
                <w:b/>
                <w:color w:val="000000"/>
              </w:rPr>
              <w:t>Valid Values:</w:t>
            </w:r>
          </w:p>
          <w:p w14:paraId="40B3F0E2" w14:textId="34395384" w:rsidR="004E78F6" w:rsidRPr="000B6CD8" w:rsidRDefault="004E78F6" w:rsidP="00245396">
            <w:pPr>
              <w:pStyle w:val="TableTextBullet"/>
            </w:pPr>
            <w:r w:rsidRPr="000B6CD8">
              <w:t xml:space="preserve">P </w:t>
            </w:r>
            <w:r>
              <w:t xml:space="preserve">– </w:t>
            </w:r>
            <w:r w:rsidRPr="000B6CD8">
              <w:t>Partial refund</w:t>
            </w:r>
          </w:p>
          <w:p w14:paraId="522CE9E3" w14:textId="0E4BE463" w:rsidR="004E78F6" w:rsidRPr="000B6CD8" w:rsidRDefault="004E78F6" w:rsidP="00245396">
            <w:pPr>
              <w:pStyle w:val="TableTextBullet"/>
            </w:pPr>
            <w:r w:rsidRPr="000B6CD8">
              <w:t xml:space="preserve">F </w:t>
            </w:r>
            <w:r>
              <w:t xml:space="preserve">– </w:t>
            </w:r>
            <w:r w:rsidRPr="000B6CD8">
              <w:t>Full refund</w:t>
            </w:r>
          </w:p>
          <w:p w14:paraId="201596DD" w14:textId="681C412F" w:rsidR="004E78F6" w:rsidRPr="000B6CD8" w:rsidRDefault="004E78F6" w:rsidP="00245396">
            <w:pPr>
              <w:pStyle w:val="TableTextBullet"/>
            </w:pPr>
            <w:r w:rsidRPr="000B6CD8">
              <w:t xml:space="preserve">R </w:t>
            </w:r>
            <w:r>
              <w:t xml:space="preserve">– </w:t>
            </w:r>
            <w:r w:rsidRPr="000B6CD8">
              <w:t>Reissue</w:t>
            </w:r>
          </w:p>
          <w:p w14:paraId="77495740" w14:textId="03980432" w:rsidR="004E78F6" w:rsidRPr="000B6CD8" w:rsidRDefault="004E78F6" w:rsidP="00245396">
            <w:pPr>
              <w:pStyle w:val="TableTextBullet"/>
            </w:pPr>
            <w:r w:rsidRPr="000B6CD8">
              <w:t xml:space="preserve">S </w:t>
            </w:r>
            <w:r>
              <w:t xml:space="preserve">– </w:t>
            </w:r>
            <w:r w:rsidRPr="000B6CD8">
              <w:t>Staledate</w:t>
            </w:r>
          </w:p>
          <w:p w14:paraId="53A53094" w14:textId="779DB271" w:rsidR="004E78F6" w:rsidRDefault="004E78F6" w:rsidP="00245396">
            <w:pPr>
              <w:pStyle w:val="TableTextBullet"/>
            </w:pPr>
            <w:r w:rsidRPr="000B6CD8">
              <w:t xml:space="preserve">V </w:t>
            </w:r>
            <w:r>
              <w:t xml:space="preserve">– </w:t>
            </w:r>
            <w:r w:rsidRPr="000B6CD8">
              <w:t>Void</w:t>
            </w:r>
          </w:p>
        </w:tc>
        <w:tc>
          <w:tcPr>
            <w:tcW w:w="858" w:type="dxa"/>
            <w:tcMar>
              <w:left w:w="58" w:type="dxa"/>
              <w:right w:w="58" w:type="dxa"/>
            </w:tcMar>
          </w:tcPr>
          <w:p w14:paraId="03458133" w14:textId="77777777" w:rsidR="004E78F6" w:rsidRDefault="004E78F6" w:rsidP="004E78F6">
            <w:pPr>
              <w:pStyle w:val="TableText"/>
            </w:pPr>
            <w:r>
              <w:t>Spaces</w:t>
            </w:r>
          </w:p>
        </w:tc>
        <w:tc>
          <w:tcPr>
            <w:tcW w:w="431" w:type="dxa"/>
          </w:tcPr>
          <w:p w14:paraId="1C7A366E" w14:textId="77777777" w:rsidR="004E78F6" w:rsidRDefault="004E78F6" w:rsidP="004E78F6">
            <w:pPr>
              <w:pStyle w:val="TableText"/>
            </w:pPr>
            <w:r>
              <w:t>-</w:t>
            </w:r>
          </w:p>
        </w:tc>
        <w:tc>
          <w:tcPr>
            <w:tcW w:w="431" w:type="dxa"/>
          </w:tcPr>
          <w:p w14:paraId="1786D695" w14:textId="77777777" w:rsidR="004E78F6" w:rsidRDefault="004E78F6" w:rsidP="004E78F6">
            <w:pPr>
              <w:pStyle w:val="TableText"/>
            </w:pPr>
            <w:r>
              <w:t>-</w:t>
            </w:r>
          </w:p>
        </w:tc>
        <w:tc>
          <w:tcPr>
            <w:tcW w:w="432" w:type="dxa"/>
          </w:tcPr>
          <w:p w14:paraId="2AE2DA96" w14:textId="77777777" w:rsidR="004E78F6" w:rsidRDefault="004E78F6" w:rsidP="004E78F6">
            <w:pPr>
              <w:pStyle w:val="TableText"/>
            </w:pPr>
            <w:r>
              <w:t>X</w:t>
            </w:r>
          </w:p>
        </w:tc>
      </w:tr>
      <w:tr w:rsidR="004E78F6" w14:paraId="15B5338B" w14:textId="77777777" w:rsidTr="005C7A84">
        <w:trPr>
          <w:cantSplit/>
          <w:jc w:val="center"/>
        </w:trPr>
        <w:tc>
          <w:tcPr>
            <w:tcW w:w="802" w:type="dxa"/>
            <w:tcMar>
              <w:left w:w="58" w:type="dxa"/>
              <w:right w:w="58" w:type="dxa"/>
            </w:tcMar>
          </w:tcPr>
          <w:p w14:paraId="006DF3F7" w14:textId="77777777" w:rsidR="004E78F6" w:rsidRDefault="004E78F6" w:rsidP="004E78F6">
            <w:pPr>
              <w:pStyle w:val="TableText"/>
            </w:pPr>
            <w:r>
              <w:t>2626</w:t>
            </w:r>
          </w:p>
        </w:tc>
        <w:tc>
          <w:tcPr>
            <w:tcW w:w="2227" w:type="dxa"/>
            <w:tcMar>
              <w:left w:w="58" w:type="dxa"/>
              <w:right w:w="58" w:type="dxa"/>
            </w:tcMar>
          </w:tcPr>
          <w:p w14:paraId="1534E868" w14:textId="77777777" w:rsidR="004E78F6" w:rsidRDefault="004E78F6" w:rsidP="004E78F6">
            <w:pPr>
              <w:pStyle w:val="TableText"/>
              <w:rPr>
                <w:b/>
              </w:rPr>
            </w:pPr>
            <w:r>
              <w:t>HDR STATUS PRIOR 11</w:t>
            </w:r>
          </w:p>
        </w:tc>
        <w:tc>
          <w:tcPr>
            <w:tcW w:w="2993" w:type="dxa"/>
            <w:tcMar>
              <w:left w:w="58" w:type="dxa"/>
              <w:right w:w="58" w:type="dxa"/>
            </w:tcMar>
          </w:tcPr>
          <w:p w14:paraId="29C48E90" w14:textId="0A589E71" w:rsidR="004E78F6" w:rsidRDefault="004E78F6" w:rsidP="004E78F6">
            <w:pPr>
              <w:pStyle w:val="TableText"/>
            </w:pPr>
            <w:r>
              <w:t>:P:IDR-</w:t>
            </w:r>
            <w:hyperlink r:id="rId749" w:history="1">
              <w:r>
                <w:rPr>
                  <w:rStyle w:val="Hyperlink"/>
                </w:rPr>
                <w:t>C-OLD-STAT</w:t>
              </w:r>
            </w:hyperlink>
          </w:p>
        </w:tc>
        <w:tc>
          <w:tcPr>
            <w:tcW w:w="2790" w:type="dxa"/>
            <w:tcMar>
              <w:left w:w="58" w:type="dxa"/>
              <w:right w:w="58" w:type="dxa"/>
            </w:tcMar>
          </w:tcPr>
          <w:p w14:paraId="749DF2CE" w14:textId="77777777" w:rsidR="004E78F6" w:rsidRDefault="004E78F6" w:rsidP="004E78F6">
            <w:pPr>
              <w:pStyle w:val="TableText"/>
            </w:pPr>
            <w:r>
              <w:t>Prior detail status</w:t>
            </w:r>
          </w:p>
          <w:p w14:paraId="6A78ABC7" w14:textId="51D32284" w:rsidR="004E78F6" w:rsidRDefault="004E78F6" w:rsidP="004E78F6">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3262D8EC" w14:textId="77777777" w:rsidR="004E78F6" w:rsidRPr="0097365E" w:rsidRDefault="004E78F6" w:rsidP="004E78F6">
            <w:pPr>
              <w:pStyle w:val="TableText"/>
              <w:rPr>
                <w:rFonts w:ascii="Arial Narrow" w:hAnsi="Arial Narrow" w:cs="Arial"/>
                <w:color w:val="000000"/>
              </w:rPr>
            </w:pPr>
            <w:r w:rsidRPr="0042502A">
              <w:rPr>
                <w:rFonts w:ascii="Arial Narrow" w:hAnsi="Arial Narrow" w:cs="Arial"/>
                <w:b/>
                <w:color w:val="000000"/>
              </w:rPr>
              <w:t>Valid Values:</w:t>
            </w:r>
          </w:p>
          <w:p w14:paraId="1528913B" w14:textId="5573E0A9" w:rsidR="00E47C14" w:rsidRDefault="004E78F6" w:rsidP="00245396">
            <w:pPr>
              <w:pStyle w:val="TableTextBullet"/>
            </w:pPr>
            <w:r>
              <w:t xml:space="preserve">F– </w:t>
            </w:r>
            <w:r w:rsidRPr="0097365E">
              <w:t xml:space="preserve">Full claim refund </w:t>
            </w:r>
            <w:r>
              <w:t>–</w:t>
            </w:r>
            <w:r w:rsidRPr="0097365E">
              <w:t xml:space="preserve"> EGHP, used only when an EGHP accounts receivable has been satisfied (RG type AR). This status is for display purposes only, internally the claim status would be a ‘</w:t>
            </w:r>
            <w:r>
              <w:t>Y</w:t>
            </w:r>
            <w:r w:rsidRPr="0097365E">
              <w:t>’.</w:t>
            </w:r>
          </w:p>
        </w:tc>
        <w:tc>
          <w:tcPr>
            <w:tcW w:w="1080" w:type="dxa"/>
            <w:tcMar>
              <w:left w:w="58" w:type="dxa"/>
              <w:right w:w="58" w:type="dxa"/>
            </w:tcMar>
          </w:tcPr>
          <w:p w14:paraId="50584073" w14:textId="77777777" w:rsidR="004E78F6" w:rsidRDefault="004E78F6" w:rsidP="004E78F6">
            <w:pPr>
              <w:pStyle w:val="TableText"/>
              <w:rPr>
                <w:caps/>
              </w:rPr>
            </w:pPr>
            <w:r>
              <w:rPr>
                <w:caps/>
              </w:rPr>
              <w:t>1 C</w:t>
            </w:r>
          </w:p>
        </w:tc>
        <w:tc>
          <w:tcPr>
            <w:tcW w:w="2340" w:type="dxa"/>
            <w:tcMar>
              <w:left w:w="58" w:type="dxa"/>
              <w:right w:w="58" w:type="dxa"/>
            </w:tcMar>
          </w:tcPr>
          <w:p w14:paraId="64AD6892" w14:textId="46FEBDBD" w:rsidR="004E78F6" w:rsidRDefault="004E78F6" w:rsidP="004E78F6">
            <w:pPr>
              <w:pStyle w:val="TableText"/>
            </w:pPr>
            <w:r>
              <w:t xml:space="preserve">See spec </w:t>
            </w:r>
            <w:hyperlink r:id="rId750" w:history="1">
              <w:r>
                <w:rPr>
                  <w:rStyle w:val="Hyperlink"/>
                  <w:rFonts w:cs="Courier New"/>
                  <w:szCs w:val="16"/>
                </w:rPr>
                <w:t>S0209000</w:t>
              </w:r>
            </w:hyperlink>
          </w:p>
        </w:tc>
        <w:tc>
          <w:tcPr>
            <w:tcW w:w="858" w:type="dxa"/>
            <w:tcMar>
              <w:left w:w="58" w:type="dxa"/>
              <w:right w:w="58" w:type="dxa"/>
            </w:tcMar>
          </w:tcPr>
          <w:p w14:paraId="6B919F59" w14:textId="77777777" w:rsidR="004E78F6" w:rsidRDefault="004E78F6" w:rsidP="004E78F6">
            <w:pPr>
              <w:pStyle w:val="TableText"/>
            </w:pPr>
            <w:r>
              <w:t>Spaces</w:t>
            </w:r>
          </w:p>
        </w:tc>
        <w:tc>
          <w:tcPr>
            <w:tcW w:w="431" w:type="dxa"/>
          </w:tcPr>
          <w:p w14:paraId="4C9B1244" w14:textId="77777777" w:rsidR="004E78F6" w:rsidRDefault="004E78F6" w:rsidP="004E78F6">
            <w:pPr>
              <w:pStyle w:val="TableText"/>
            </w:pPr>
            <w:r>
              <w:t>-</w:t>
            </w:r>
          </w:p>
        </w:tc>
        <w:tc>
          <w:tcPr>
            <w:tcW w:w="431" w:type="dxa"/>
          </w:tcPr>
          <w:p w14:paraId="74189B22" w14:textId="77777777" w:rsidR="004E78F6" w:rsidRDefault="004E78F6" w:rsidP="004E78F6">
            <w:pPr>
              <w:pStyle w:val="TableText"/>
            </w:pPr>
            <w:r>
              <w:t>-</w:t>
            </w:r>
          </w:p>
        </w:tc>
        <w:tc>
          <w:tcPr>
            <w:tcW w:w="432" w:type="dxa"/>
          </w:tcPr>
          <w:p w14:paraId="6F045EC9" w14:textId="77777777" w:rsidR="004E78F6" w:rsidRDefault="004E78F6" w:rsidP="004E78F6">
            <w:pPr>
              <w:pStyle w:val="TableText"/>
            </w:pPr>
            <w:r>
              <w:t>X</w:t>
            </w:r>
          </w:p>
        </w:tc>
      </w:tr>
      <w:tr w:rsidR="004E78F6" w14:paraId="7ADBA3A4" w14:textId="77777777" w:rsidTr="005C7A84">
        <w:trPr>
          <w:cantSplit/>
          <w:jc w:val="center"/>
        </w:trPr>
        <w:tc>
          <w:tcPr>
            <w:tcW w:w="802" w:type="dxa"/>
            <w:tcMar>
              <w:left w:w="58" w:type="dxa"/>
              <w:right w:w="58" w:type="dxa"/>
            </w:tcMar>
          </w:tcPr>
          <w:p w14:paraId="63870BF9" w14:textId="77777777" w:rsidR="004E78F6" w:rsidRDefault="004E78F6" w:rsidP="004E78F6">
            <w:pPr>
              <w:pStyle w:val="TableText"/>
            </w:pPr>
            <w:r>
              <w:t>2626</w:t>
            </w:r>
          </w:p>
          <w:p w14:paraId="4EE33D4D" w14:textId="44AC2E2E" w:rsidR="004E78F6" w:rsidRDefault="004E78F6" w:rsidP="004E78F6">
            <w:pPr>
              <w:pStyle w:val="TableText"/>
            </w:pPr>
            <w:r>
              <w:t>(Cont’d)</w:t>
            </w:r>
          </w:p>
        </w:tc>
        <w:tc>
          <w:tcPr>
            <w:tcW w:w="2227" w:type="dxa"/>
            <w:tcMar>
              <w:left w:w="58" w:type="dxa"/>
              <w:right w:w="58" w:type="dxa"/>
            </w:tcMar>
          </w:tcPr>
          <w:p w14:paraId="7EB397BF" w14:textId="77777777" w:rsidR="004E78F6" w:rsidRDefault="004E78F6" w:rsidP="004E78F6">
            <w:pPr>
              <w:pStyle w:val="TableText"/>
            </w:pPr>
            <w:r>
              <w:t>HDR STATUS PRIOR 11</w:t>
            </w:r>
          </w:p>
        </w:tc>
        <w:tc>
          <w:tcPr>
            <w:tcW w:w="2993" w:type="dxa"/>
            <w:tcMar>
              <w:left w:w="58" w:type="dxa"/>
              <w:right w:w="58" w:type="dxa"/>
            </w:tcMar>
          </w:tcPr>
          <w:p w14:paraId="4AD1865A" w14:textId="69BC3EF6" w:rsidR="004E78F6" w:rsidRDefault="004E78F6" w:rsidP="004E78F6">
            <w:pPr>
              <w:pStyle w:val="TableText"/>
            </w:pPr>
            <w:r>
              <w:t>:P:IDR-</w:t>
            </w:r>
            <w:hyperlink r:id="rId751" w:history="1">
              <w:r>
                <w:rPr>
                  <w:rStyle w:val="Hyperlink"/>
                </w:rPr>
                <w:t>C-OLD-STAT</w:t>
              </w:r>
            </w:hyperlink>
          </w:p>
        </w:tc>
        <w:tc>
          <w:tcPr>
            <w:tcW w:w="2790" w:type="dxa"/>
            <w:tcMar>
              <w:left w:w="58" w:type="dxa"/>
              <w:right w:w="58" w:type="dxa"/>
            </w:tcMar>
          </w:tcPr>
          <w:p w14:paraId="184CC863" w14:textId="4A96D28B" w:rsidR="004E78F6" w:rsidRDefault="004E78F6" w:rsidP="004E78F6">
            <w:pPr>
              <w:pStyle w:val="TableText"/>
            </w:pPr>
            <w:r>
              <w:t>Prior detail status</w:t>
            </w:r>
            <w:r w:rsidR="00E47C14">
              <w:t xml:space="preserve"> continued</w:t>
            </w:r>
          </w:p>
          <w:p w14:paraId="54B039E8" w14:textId="77777777" w:rsidR="004E78F6" w:rsidRPr="0097365E" w:rsidRDefault="004E78F6" w:rsidP="004E78F6">
            <w:pPr>
              <w:pStyle w:val="TableText"/>
              <w:rPr>
                <w:rFonts w:ascii="Arial Narrow" w:hAnsi="Arial Narrow" w:cs="Arial"/>
                <w:color w:val="000000"/>
              </w:rPr>
            </w:pPr>
            <w:r w:rsidRPr="0042502A">
              <w:rPr>
                <w:rFonts w:ascii="Arial Narrow" w:hAnsi="Arial Narrow" w:cs="Arial"/>
                <w:b/>
                <w:color w:val="000000"/>
              </w:rPr>
              <w:t>Valid Values:</w:t>
            </w:r>
          </w:p>
          <w:p w14:paraId="35B36A2F" w14:textId="77777777" w:rsidR="00E47C14" w:rsidRDefault="00E47C14"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24141A01" w14:textId="77777777" w:rsidR="004E78F6" w:rsidRDefault="004E78F6" w:rsidP="00245396">
            <w:pPr>
              <w:pStyle w:val="TableTextBullet"/>
            </w:pPr>
            <w:r w:rsidRPr="0097365E">
              <w:t>P</w:t>
            </w:r>
            <w:r w:rsidRPr="000B6CD8">
              <w:t xml:space="preserve"> </w:t>
            </w:r>
            <w:r>
              <w:t xml:space="preserve">– </w:t>
            </w:r>
            <w:r w:rsidRPr="0097365E">
              <w:t>Partial claim refund - EGHP, used only when an EGHP accounts receivable has been satisfied (RG type AR). This status is for display purposes only, internally the claim status would be a ‘</w:t>
            </w:r>
            <w:r>
              <w:t>G</w:t>
            </w:r>
            <w:r w:rsidRPr="0097365E">
              <w:t>’.</w:t>
            </w:r>
          </w:p>
          <w:p w14:paraId="7B1BDF3E" w14:textId="77777777" w:rsidR="00E47C14" w:rsidRPr="0097365E" w:rsidRDefault="00E47C14" w:rsidP="00245396">
            <w:pPr>
              <w:pStyle w:val="TableTextBullet"/>
            </w:pPr>
            <w:r w:rsidRPr="0097365E">
              <w:t>X</w:t>
            </w:r>
            <w:r w:rsidRPr="000B6CD8">
              <w:t xml:space="preserve"> -</w:t>
            </w:r>
            <w:r w:rsidRPr="0097365E">
              <w:t>Partial refund, claim that is a partial void and a split pay.</w:t>
            </w:r>
          </w:p>
          <w:p w14:paraId="7750397E" w14:textId="77777777" w:rsidR="00E47C14" w:rsidRPr="0097365E" w:rsidRDefault="00E47C14" w:rsidP="00245396">
            <w:pPr>
              <w:pStyle w:val="TableTextBullet"/>
            </w:pPr>
            <w:r w:rsidRPr="0097365E">
              <w:t>Y</w:t>
            </w:r>
            <w:r w:rsidRPr="000B6CD8">
              <w:t xml:space="preserve"> </w:t>
            </w:r>
            <w:r>
              <w:t xml:space="preserve">– </w:t>
            </w:r>
            <w:r w:rsidRPr="0097365E">
              <w:t>Full refund, full amount of claim payment was returned.</w:t>
            </w:r>
          </w:p>
          <w:p w14:paraId="07AA5F1D" w14:textId="5BBA8D3C" w:rsidR="00E47C14" w:rsidRDefault="00E47C14"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2E0F893E" w14:textId="77777777" w:rsidR="004E78F6" w:rsidRDefault="004E78F6" w:rsidP="004E78F6">
            <w:pPr>
              <w:pStyle w:val="TableText"/>
              <w:rPr>
                <w:caps/>
              </w:rPr>
            </w:pPr>
            <w:r>
              <w:rPr>
                <w:caps/>
              </w:rPr>
              <w:t>1 C</w:t>
            </w:r>
          </w:p>
        </w:tc>
        <w:tc>
          <w:tcPr>
            <w:tcW w:w="2340" w:type="dxa"/>
            <w:tcMar>
              <w:left w:w="58" w:type="dxa"/>
              <w:right w:w="58" w:type="dxa"/>
            </w:tcMar>
          </w:tcPr>
          <w:p w14:paraId="2510E1B9" w14:textId="228136A5" w:rsidR="004E78F6" w:rsidRDefault="004E78F6" w:rsidP="004E78F6">
            <w:pPr>
              <w:pStyle w:val="TableText"/>
            </w:pPr>
            <w:r>
              <w:t xml:space="preserve">See spec </w:t>
            </w:r>
            <w:hyperlink r:id="rId752" w:history="1">
              <w:r>
                <w:rPr>
                  <w:rStyle w:val="Hyperlink"/>
                  <w:rFonts w:cs="Courier New"/>
                  <w:szCs w:val="16"/>
                </w:rPr>
                <w:t>S0209000</w:t>
              </w:r>
            </w:hyperlink>
          </w:p>
        </w:tc>
        <w:tc>
          <w:tcPr>
            <w:tcW w:w="858" w:type="dxa"/>
            <w:tcMar>
              <w:left w:w="58" w:type="dxa"/>
              <w:right w:w="58" w:type="dxa"/>
            </w:tcMar>
          </w:tcPr>
          <w:p w14:paraId="13B033A7" w14:textId="77777777" w:rsidR="004E78F6" w:rsidRDefault="004E78F6" w:rsidP="004E78F6">
            <w:pPr>
              <w:pStyle w:val="TableText"/>
            </w:pPr>
            <w:r>
              <w:t>Spaces</w:t>
            </w:r>
          </w:p>
        </w:tc>
        <w:tc>
          <w:tcPr>
            <w:tcW w:w="431" w:type="dxa"/>
          </w:tcPr>
          <w:p w14:paraId="69BA3F0B" w14:textId="77777777" w:rsidR="004E78F6" w:rsidRDefault="004E78F6" w:rsidP="004E78F6">
            <w:pPr>
              <w:pStyle w:val="TableText"/>
            </w:pPr>
            <w:r>
              <w:t>-</w:t>
            </w:r>
          </w:p>
        </w:tc>
        <w:tc>
          <w:tcPr>
            <w:tcW w:w="431" w:type="dxa"/>
          </w:tcPr>
          <w:p w14:paraId="29117DBC" w14:textId="77777777" w:rsidR="004E78F6" w:rsidRDefault="004E78F6" w:rsidP="004E78F6">
            <w:pPr>
              <w:pStyle w:val="TableText"/>
            </w:pPr>
            <w:r>
              <w:t>-</w:t>
            </w:r>
          </w:p>
        </w:tc>
        <w:tc>
          <w:tcPr>
            <w:tcW w:w="432" w:type="dxa"/>
          </w:tcPr>
          <w:p w14:paraId="1F116EFD" w14:textId="77777777" w:rsidR="004E78F6" w:rsidRDefault="004E78F6" w:rsidP="004E78F6">
            <w:pPr>
              <w:pStyle w:val="TableText"/>
            </w:pPr>
            <w:r>
              <w:t>X</w:t>
            </w:r>
          </w:p>
        </w:tc>
      </w:tr>
      <w:tr w:rsidR="004E78F6" w14:paraId="1A42AAAF" w14:textId="77777777" w:rsidTr="005C7A84">
        <w:trPr>
          <w:cantSplit/>
          <w:jc w:val="center"/>
        </w:trPr>
        <w:tc>
          <w:tcPr>
            <w:tcW w:w="802" w:type="dxa"/>
            <w:tcMar>
              <w:left w:w="58" w:type="dxa"/>
              <w:right w:w="58" w:type="dxa"/>
            </w:tcMar>
          </w:tcPr>
          <w:p w14:paraId="0773C3B6" w14:textId="77777777" w:rsidR="004E78F6" w:rsidRDefault="004E78F6" w:rsidP="004E78F6">
            <w:pPr>
              <w:pStyle w:val="TableText"/>
            </w:pPr>
            <w:r>
              <w:t>2627</w:t>
            </w:r>
          </w:p>
        </w:tc>
        <w:tc>
          <w:tcPr>
            <w:tcW w:w="2227" w:type="dxa"/>
            <w:tcMar>
              <w:left w:w="58" w:type="dxa"/>
              <w:right w:w="58" w:type="dxa"/>
            </w:tcMar>
          </w:tcPr>
          <w:p w14:paraId="7F27C0C8" w14:textId="77777777" w:rsidR="004E78F6" w:rsidRDefault="004E78F6" w:rsidP="004E78F6">
            <w:pPr>
              <w:pStyle w:val="TableText"/>
            </w:pPr>
            <w:r>
              <w:t>HDR STATUS CURRENT 11</w:t>
            </w:r>
          </w:p>
        </w:tc>
        <w:tc>
          <w:tcPr>
            <w:tcW w:w="2993" w:type="dxa"/>
            <w:tcMar>
              <w:left w:w="58" w:type="dxa"/>
              <w:right w:w="58" w:type="dxa"/>
            </w:tcMar>
          </w:tcPr>
          <w:p w14:paraId="331BA42E" w14:textId="506DA8EA" w:rsidR="004E78F6" w:rsidRDefault="004E78F6" w:rsidP="004E78F6">
            <w:pPr>
              <w:pStyle w:val="TableText"/>
            </w:pPr>
            <w:r>
              <w:t>:P:IDR-</w:t>
            </w:r>
            <w:hyperlink r:id="rId753" w:history="1">
              <w:r>
                <w:rPr>
                  <w:rStyle w:val="Hyperlink"/>
                </w:rPr>
                <w:t>C-NEW-STAT</w:t>
              </w:r>
            </w:hyperlink>
          </w:p>
        </w:tc>
        <w:tc>
          <w:tcPr>
            <w:tcW w:w="2790" w:type="dxa"/>
            <w:tcMar>
              <w:left w:w="58" w:type="dxa"/>
              <w:right w:w="58" w:type="dxa"/>
            </w:tcMar>
          </w:tcPr>
          <w:p w14:paraId="4676455D" w14:textId="77777777" w:rsidR="004E78F6" w:rsidRDefault="004E78F6" w:rsidP="004E78F6">
            <w:pPr>
              <w:pStyle w:val="TableText"/>
            </w:pPr>
            <w:r>
              <w:t>Current detail status</w:t>
            </w:r>
          </w:p>
          <w:p w14:paraId="424FD3A8" w14:textId="77777777" w:rsidR="004E78F6" w:rsidRDefault="004E78F6" w:rsidP="004E78F6">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0B77A9D4" w14:textId="77777777" w:rsidR="004E78F6" w:rsidRDefault="004E78F6" w:rsidP="004E78F6">
            <w:pPr>
              <w:pStyle w:val="TableText"/>
              <w:rPr>
                <w:caps/>
              </w:rPr>
            </w:pPr>
            <w:r>
              <w:rPr>
                <w:caps/>
              </w:rPr>
              <w:t>1 C</w:t>
            </w:r>
          </w:p>
        </w:tc>
        <w:tc>
          <w:tcPr>
            <w:tcW w:w="2340" w:type="dxa"/>
            <w:tcMar>
              <w:left w:w="58" w:type="dxa"/>
              <w:right w:w="58" w:type="dxa"/>
            </w:tcMar>
          </w:tcPr>
          <w:p w14:paraId="08BADCAC" w14:textId="0EE1D8EF" w:rsidR="004E78F6" w:rsidRDefault="004E78F6" w:rsidP="004E78F6">
            <w:pPr>
              <w:pStyle w:val="TableText"/>
            </w:pPr>
            <w:r>
              <w:t xml:space="preserve">See spec </w:t>
            </w:r>
            <w:hyperlink r:id="rId754" w:history="1">
              <w:r>
                <w:rPr>
                  <w:rStyle w:val="Hyperlink"/>
                  <w:rFonts w:cs="Courier New"/>
                  <w:szCs w:val="16"/>
                </w:rPr>
                <w:t>S0209000</w:t>
              </w:r>
            </w:hyperlink>
          </w:p>
        </w:tc>
        <w:tc>
          <w:tcPr>
            <w:tcW w:w="858" w:type="dxa"/>
            <w:tcMar>
              <w:left w:w="58" w:type="dxa"/>
              <w:right w:w="58" w:type="dxa"/>
            </w:tcMar>
          </w:tcPr>
          <w:p w14:paraId="03B05DDF" w14:textId="77777777" w:rsidR="004E78F6" w:rsidRDefault="004E78F6" w:rsidP="004E78F6">
            <w:pPr>
              <w:pStyle w:val="TableText"/>
            </w:pPr>
            <w:r>
              <w:t>Spaces</w:t>
            </w:r>
          </w:p>
        </w:tc>
        <w:tc>
          <w:tcPr>
            <w:tcW w:w="431" w:type="dxa"/>
          </w:tcPr>
          <w:p w14:paraId="200DEE02" w14:textId="77777777" w:rsidR="004E78F6" w:rsidRDefault="004E78F6" w:rsidP="004E78F6">
            <w:pPr>
              <w:pStyle w:val="TableText"/>
            </w:pPr>
            <w:r>
              <w:t>-</w:t>
            </w:r>
          </w:p>
        </w:tc>
        <w:tc>
          <w:tcPr>
            <w:tcW w:w="431" w:type="dxa"/>
          </w:tcPr>
          <w:p w14:paraId="51708CD4" w14:textId="77777777" w:rsidR="004E78F6" w:rsidRDefault="004E78F6" w:rsidP="004E78F6">
            <w:pPr>
              <w:pStyle w:val="TableText"/>
            </w:pPr>
            <w:r>
              <w:t>-</w:t>
            </w:r>
          </w:p>
        </w:tc>
        <w:tc>
          <w:tcPr>
            <w:tcW w:w="432" w:type="dxa"/>
          </w:tcPr>
          <w:p w14:paraId="65D79381" w14:textId="77777777" w:rsidR="004E78F6" w:rsidRDefault="004E78F6" w:rsidP="004E78F6">
            <w:pPr>
              <w:pStyle w:val="TableText"/>
            </w:pPr>
            <w:r>
              <w:t>X</w:t>
            </w:r>
          </w:p>
        </w:tc>
      </w:tr>
      <w:tr w:rsidR="004E78F6" w14:paraId="4F682B3F" w14:textId="77777777" w:rsidTr="005C7A84">
        <w:trPr>
          <w:cantSplit/>
          <w:jc w:val="center"/>
        </w:trPr>
        <w:tc>
          <w:tcPr>
            <w:tcW w:w="802" w:type="dxa"/>
            <w:tcMar>
              <w:left w:w="58" w:type="dxa"/>
              <w:right w:w="58" w:type="dxa"/>
            </w:tcMar>
          </w:tcPr>
          <w:p w14:paraId="0A9AC7DB" w14:textId="50736429" w:rsidR="004E78F6" w:rsidRDefault="004E78F6" w:rsidP="004E78F6">
            <w:pPr>
              <w:pStyle w:val="TableText"/>
            </w:pPr>
            <w:r>
              <w:t>2628 – 2640</w:t>
            </w:r>
          </w:p>
        </w:tc>
        <w:tc>
          <w:tcPr>
            <w:tcW w:w="2227" w:type="dxa"/>
            <w:tcMar>
              <w:left w:w="58" w:type="dxa"/>
              <w:right w:w="58" w:type="dxa"/>
            </w:tcMar>
          </w:tcPr>
          <w:p w14:paraId="6EF1CC96" w14:textId="77777777" w:rsidR="004E78F6" w:rsidRDefault="004E78F6" w:rsidP="004E78F6">
            <w:pPr>
              <w:pStyle w:val="TableText"/>
            </w:pPr>
            <w:r>
              <w:t>CASH REC NUMBER 11</w:t>
            </w:r>
          </w:p>
        </w:tc>
        <w:tc>
          <w:tcPr>
            <w:tcW w:w="2993" w:type="dxa"/>
            <w:tcMar>
              <w:left w:w="58" w:type="dxa"/>
              <w:right w:w="58" w:type="dxa"/>
            </w:tcMar>
          </w:tcPr>
          <w:p w14:paraId="4D4280E4" w14:textId="43C75FE3" w:rsidR="004E78F6" w:rsidRDefault="004E78F6" w:rsidP="004E78F6">
            <w:pPr>
              <w:pStyle w:val="TableText"/>
            </w:pPr>
            <w:r>
              <w:t>:P:IDR-</w:t>
            </w:r>
            <w:hyperlink r:id="rId755" w:history="1">
              <w:r>
                <w:rPr>
                  <w:rStyle w:val="Hyperlink"/>
                </w:rPr>
                <w:t>C-ICN</w:t>
              </w:r>
            </w:hyperlink>
          </w:p>
        </w:tc>
        <w:tc>
          <w:tcPr>
            <w:tcW w:w="2790" w:type="dxa"/>
            <w:tcMar>
              <w:left w:w="58" w:type="dxa"/>
              <w:right w:w="58" w:type="dxa"/>
            </w:tcMar>
          </w:tcPr>
          <w:p w14:paraId="0B5781F9" w14:textId="77777777" w:rsidR="004E78F6" w:rsidRDefault="004E78F6" w:rsidP="004E78F6">
            <w:pPr>
              <w:pStyle w:val="TableText"/>
            </w:pPr>
            <w:r>
              <w:t>C/R number</w:t>
            </w:r>
          </w:p>
          <w:p w14:paraId="3721EA73" w14:textId="77777777" w:rsidR="004E78F6" w:rsidRDefault="004E78F6" w:rsidP="004E78F6">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2B2C1213" w14:textId="77777777" w:rsidR="004E78F6" w:rsidRDefault="004E78F6" w:rsidP="004E78F6">
            <w:pPr>
              <w:pStyle w:val="TableText"/>
              <w:rPr>
                <w:caps/>
              </w:rPr>
            </w:pPr>
            <w:r>
              <w:rPr>
                <w:caps/>
              </w:rPr>
              <w:t>13 c</w:t>
            </w:r>
          </w:p>
        </w:tc>
        <w:tc>
          <w:tcPr>
            <w:tcW w:w="2340" w:type="dxa"/>
            <w:tcMar>
              <w:left w:w="58" w:type="dxa"/>
              <w:right w:w="58" w:type="dxa"/>
            </w:tcMar>
          </w:tcPr>
          <w:p w14:paraId="54BE23A4" w14:textId="77777777" w:rsidR="004E78F6" w:rsidRDefault="004E78F6" w:rsidP="004E78F6">
            <w:pPr>
              <w:pStyle w:val="TableText"/>
            </w:pPr>
            <w:r>
              <w:t>-</w:t>
            </w:r>
          </w:p>
        </w:tc>
        <w:tc>
          <w:tcPr>
            <w:tcW w:w="858" w:type="dxa"/>
            <w:tcMar>
              <w:left w:w="58" w:type="dxa"/>
              <w:right w:w="58" w:type="dxa"/>
            </w:tcMar>
          </w:tcPr>
          <w:p w14:paraId="1D6A2206" w14:textId="77777777" w:rsidR="004E78F6" w:rsidRDefault="004E78F6" w:rsidP="004E78F6">
            <w:pPr>
              <w:pStyle w:val="TableText"/>
            </w:pPr>
            <w:r>
              <w:t>Spaces</w:t>
            </w:r>
          </w:p>
        </w:tc>
        <w:tc>
          <w:tcPr>
            <w:tcW w:w="431" w:type="dxa"/>
          </w:tcPr>
          <w:p w14:paraId="0BA7F2AF" w14:textId="77777777" w:rsidR="004E78F6" w:rsidRDefault="004E78F6" w:rsidP="004E78F6">
            <w:pPr>
              <w:pStyle w:val="TableText"/>
            </w:pPr>
            <w:r>
              <w:t>-</w:t>
            </w:r>
          </w:p>
        </w:tc>
        <w:tc>
          <w:tcPr>
            <w:tcW w:w="431" w:type="dxa"/>
          </w:tcPr>
          <w:p w14:paraId="4515E762" w14:textId="77777777" w:rsidR="004E78F6" w:rsidRDefault="004E78F6" w:rsidP="004E78F6">
            <w:pPr>
              <w:pStyle w:val="TableText"/>
            </w:pPr>
            <w:r>
              <w:t>-</w:t>
            </w:r>
          </w:p>
        </w:tc>
        <w:tc>
          <w:tcPr>
            <w:tcW w:w="432" w:type="dxa"/>
          </w:tcPr>
          <w:p w14:paraId="745A8333" w14:textId="77777777" w:rsidR="004E78F6" w:rsidRDefault="004E78F6" w:rsidP="004E78F6">
            <w:pPr>
              <w:pStyle w:val="TableText"/>
            </w:pPr>
            <w:r>
              <w:t>X</w:t>
            </w:r>
          </w:p>
        </w:tc>
      </w:tr>
      <w:tr w:rsidR="004E78F6" w14:paraId="7FEED563" w14:textId="77777777" w:rsidTr="005C7A84">
        <w:trPr>
          <w:cantSplit/>
          <w:jc w:val="center"/>
        </w:trPr>
        <w:tc>
          <w:tcPr>
            <w:tcW w:w="802" w:type="dxa"/>
            <w:tcMar>
              <w:left w:w="58" w:type="dxa"/>
              <w:right w:w="58" w:type="dxa"/>
            </w:tcMar>
          </w:tcPr>
          <w:p w14:paraId="6A4FE321" w14:textId="3A33A7D7" w:rsidR="004E78F6" w:rsidRDefault="004E78F6" w:rsidP="004E78F6">
            <w:pPr>
              <w:pStyle w:val="TableText"/>
            </w:pPr>
            <w:r>
              <w:t>2641 – 2642</w:t>
            </w:r>
          </w:p>
        </w:tc>
        <w:tc>
          <w:tcPr>
            <w:tcW w:w="2227" w:type="dxa"/>
            <w:tcMar>
              <w:left w:w="58" w:type="dxa"/>
              <w:right w:w="58" w:type="dxa"/>
            </w:tcMar>
          </w:tcPr>
          <w:p w14:paraId="15C961A0" w14:textId="77777777" w:rsidR="004E78F6" w:rsidRDefault="004E78F6" w:rsidP="004E78F6">
            <w:pPr>
              <w:pStyle w:val="TableText"/>
            </w:pPr>
            <w:r>
              <w:t>HDR NUMBER FOR CASH REC 11</w:t>
            </w:r>
          </w:p>
        </w:tc>
        <w:tc>
          <w:tcPr>
            <w:tcW w:w="2993" w:type="dxa"/>
            <w:tcMar>
              <w:left w:w="58" w:type="dxa"/>
              <w:right w:w="58" w:type="dxa"/>
            </w:tcMar>
          </w:tcPr>
          <w:p w14:paraId="69B2FB88" w14:textId="371F1D45" w:rsidR="004E78F6" w:rsidRDefault="004E78F6" w:rsidP="004E78F6">
            <w:pPr>
              <w:pStyle w:val="TableText"/>
            </w:pPr>
            <w:r>
              <w:t>:P:IDR-</w:t>
            </w:r>
            <w:hyperlink r:id="rId756" w:history="1">
              <w:r>
                <w:rPr>
                  <w:rStyle w:val="Hyperlink"/>
                </w:rPr>
                <w:t>C-DET-NUMB</w:t>
              </w:r>
            </w:hyperlink>
          </w:p>
        </w:tc>
        <w:tc>
          <w:tcPr>
            <w:tcW w:w="2790" w:type="dxa"/>
            <w:tcMar>
              <w:left w:w="58" w:type="dxa"/>
              <w:right w:w="58" w:type="dxa"/>
            </w:tcMar>
          </w:tcPr>
          <w:p w14:paraId="12688A65" w14:textId="77777777" w:rsidR="004E78F6" w:rsidRDefault="004E78F6" w:rsidP="004E78F6">
            <w:pPr>
              <w:pStyle w:val="TableText"/>
            </w:pPr>
            <w:r>
              <w:t>Detail number being applied</w:t>
            </w:r>
          </w:p>
          <w:p w14:paraId="4F91ED14" w14:textId="61F8C0E5" w:rsidR="004E78F6" w:rsidRDefault="004E78F6" w:rsidP="004E78F6">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2C40EE6F" w14:textId="77777777" w:rsidR="004E78F6" w:rsidRDefault="004E78F6" w:rsidP="004E78F6">
            <w:pPr>
              <w:pStyle w:val="TableText"/>
              <w:rPr>
                <w:caps/>
              </w:rPr>
            </w:pPr>
            <w:r>
              <w:rPr>
                <w:caps/>
              </w:rPr>
              <w:t>2 C</w:t>
            </w:r>
          </w:p>
        </w:tc>
        <w:tc>
          <w:tcPr>
            <w:tcW w:w="2340" w:type="dxa"/>
            <w:tcMar>
              <w:left w:w="58" w:type="dxa"/>
              <w:right w:w="58" w:type="dxa"/>
            </w:tcMar>
          </w:tcPr>
          <w:p w14:paraId="5207EDD1" w14:textId="6F1C2950" w:rsidR="004E78F6" w:rsidRDefault="004E78F6" w:rsidP="004E78F6">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153B4E6F" w14:textId="77777777" w:rsidR="004E78F6" w:rsidRDefault="004E78F6" w:rsidP="004E78F6">
            <w:pPr>
              <w:pStyle w:val="TableText"/>
            </w:pPr>
            <w:r>
              <w:t>Spaces</w:t>
            </w:r>
          </w:p>
        </w:tc>
        <w:tc>
          <w:tcPr>
            <w:tcW w:w="431" w:type="dxa"/>
          </w:tcPr>
          <w:p w14:paraId="1F3CB432" w14:textId="77777777" w:rsidR="004E78F6" w:rsidRDefault="004E78F6" w:rsidP="004E78F6">
            <w:pPr>
              <w:pStyle w:val="TableText"/>
            </w:pPr>
            <w:r>
              <w:t>-</w:t>
            </w:r>
          </w:p>
        </w:tc>
        <w:tc>
          <w:tcPr>
            <w:tcW w:w="431" w:type="dxa"/>
          </w:tcPr>
          <w:p w14:paraId="76D99AA8" w14:textId="77777777" w:rsidR="004E78F6" w:rsidRDefault="004E78F6" w:rsidP="004E78F6">
            <w:pPr>
              <w:pStyle w:val="TableText"/>
            </w:pPr>
            <w:r>
              <w:t>-</w:t>
            </w:r>
          </w:p>
        </w:tc>
        <w:tc>
          <w:tcPr>
            <w:tcW w:w="432" w:type="dxa"/>
          </w:tcPr>
          <w:p w14:paraId="150F1D97" w14:textId="77777777" w:rsidR="004E78F6" w:rsidRDefault="004E78F6" w:rsidP="004E78F6">
            <w:pPr>
              <w:pStyle w:val="TableText"/>
            </w:pPr>
            <w:r>
              <w:t>X</w:t>
            </w:r>
          </w:p>
        </w:tc>
      </w:tr>
      <w:tr w:rsidR="004E78F6" w14:paraId="01F3805A" w14:textId="77777777" w:rsidTr="005C7A84">
        <w:trPr>
          <w:cantSplit/>
          <w:jc w:val="center"/>
        </w:trPr>
        <w:tc>
          <w:tcPr>
            <w:tcW w:w="802" w:type="dxa"/>
            <w:tcMar>
              <w:left w:w="58" w:type="dxa"/>
              <w:right w:w="58" w:type="dxa"/>
            </w:tcMar>
          </w:tcPr>
          <w:p w14:paraId="087D2543" w14:textId="1842E959" w:rsidR="004E78F6" w:rsidRDefault="004E78F6" w:rsidP="004E78F6">
            <w:pPr>
              <w:pStyle w:val="TableText"/>
            </w:pPr>
            <w:r>
              <w:t>2643 – 2649</w:t>
            </w:r>
          </w:p>
        </w:tc>
        <w:tc>
          <w:tcPr>
            <w:tcW w:w="2227" w:type="dxa"/>
            <w:tcMar>
              <w:left w:w="58" w:type="dxa"/>
              <w:right w:w="58" w:type="dxa"/>
            </w:tcMar>
          </w:tcPr>
          <w:p w14:paraId="440B3D34" w14:textId="77777777" w:rsidR="004E78F6" w:rsidRDefault="004E78F6" w:rsidP="004E78F6">
            <w:pPr>
              <w:pStyle w:val="TableText"/>
            </w:pPr>
            <w:r>
              <w:t>HDR CASH REC APPLIED AMT 11</w:t>
            </w:r>
          </w:p>
        </w:tc>
        <w:tc>
          <w:tcPr>
            <w:tcW w:w="2993" w:type="dxa"/>
            <w:tcMar>
              <w:left w:w="58" w:type="dxa"/>
              <w:right w:w="58" w:type="dxa"/>
            </w:tcMar>
          </w:tcPr>
          <w:p w14:paraId="7E37C0C3" w14:textId="474AC2AD" w:rsidR="004E78F6" w:rsidRDefault="004E78F6" w:rsidP="004E78F6">
            <w:pPr>
              <w:pStyle w:val="TableText"/>
            </w:pPr>
            <w:r>
              <w:t>:P:IDR-</w:t>
            </w:r>
            <w:hyperlink r:id="rId757" w:history="1">
              <w:r>
                <w:rPr>
                  <w:rStyle w:val="Hyperlink"/>
                </w:rPr>
                <w:t>C-AMOUNT</w:t>
              </w:r>
            </w:hyperlink>
          </w:p>
        </w:tc>
        <w:tc>
          <w:tcPr>
            <w:tcW w:w="2790" w:type="dxa"/>
            <w:tcMar>
              <w:left w:w="58" w:type="dxa"/>
              <w:right w:w="58" w:type="dxa"/>
            </w:tcMar>
          </w:tcPr>
          <w:p w14:paraId="3BEB06FB" w14:textId="77777777" w:rsidR="004E78F6" w:rsidRDefault="004E78F6" w:rsidP="004E78F6">
            <w:pPr>
              <w:pStyle w:val="TableText"/>
            </w:pPr>
            <w:r>
              <w:t>Amount applied</w:t>
            </w:r>
          </w:p>
          <w:p w14:paraId="427794B0" w14:textId="353ACB5F" w:rsidR="004E78F6" w:rsidRDefault="004E78F6" w:rsidP="004E78F6">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0090050C" w14:textId="77777777" w:rsidR="004E78F6" w:rsidRDefault="004E78F6" w:rsidP="004E78F6">
            <w:pPr>
              <w:pStyle w:val="TableText"/>
              <w:rPr>
                <w:caps/>
              </w:rPr>
            </w:pPr>
            <w:r>
              <w:rPr>
                <w:caps/>
              </w:rPr>
              <w:t>7 n</w:t>
            </w:r>
          </w:p>
          <w:p w14:paraId="301E606C" w14:textId="77777777" w:rsidR="004E78F6" w:rsidRDefault="004E78F6" w:rsidP="004E78F6">
            <w:pPr>
              <w:pStyle w:val="TableText"/>
              <w:rPr>
                <w:caps/>
              </w:rPr>
            </w:pPr>
            <w:r>
              <w:rPr>
                <w:caps/>
              </w:rPr>
              <w:t>(99999V99)</w:t>
            </w:r>
          </w:p>
        </w:tc>
        <w:tc>
          <w:tcPr>
            <w:tcW w:w="2340" w:type="dxa"/>
            <w:tcMar>
              <w:left w:w="58" w:type="dxa"/>
              <w:right w:w="58" w:type="dxa"/>
            </w:tcMar>
          </w:tcPr>
          <w:p w14:paraId="1865D885" w14:textId="77777777" w:rsidR="004E78F6" w:rsidRDefault="004E78F6" w:rsidP="004E78F6">
            <w:pPr>
              <w:pStyle w:val="TableText"/>
            </w:pPr>
            <w:r>
              <w:t>-</w:t>
            </w:r>
          </w:p>
        </w:tc>
        <w:tc>
          <w:tcPr>
            <w:tcW w:w="858" w:type="dxa"/>
            <w:tcMar>
              <w:left w:w="58" w:type="dxa"/>
              <w:right w:w="58" w:type="dxa"/>
            </w:tcMar>
          </w:tcPr>
          <w:p w14:paraId="163017A9" w14:textId="77777777" w:rsidR="004E78F6" w:rsidRDefault="004E78F6" w:rsidP="004E78F6">
            <w:pPr>
              <w:pStyle w:val="TableText"/>
            </w:pPr>
            <w:r>
              <w:t>Zeros</w:t>
            </w:r>
          </w:p>
        </w:tc>
        <w:tc>
          <w:tcPr>
            <w:tcW w:w="431" w:type="dxa"/>
          </w:tcPr>
          <w:p w14:paraId="4E08661A" w14:textId="77777777" w:rsidR="004E78F6" w:rsidRDefault="004E78F6" w:rsidP="004E78F6">
            <w:pPr>
              <w:pStyle w:val="TableText"/>
            </w:pPr>
            <w:r>
              <w:t>-</w:t>
            </w:r>
          </w:p>
        </w:tc>
        <w:tc>
          <w:tcPr>
            <w:tcW w:w="431" w:type="dxa"/>
          </w:tcPr>
          <w:p w14:paraId="3341E261" w14:textId="77777777" w:rsidR="004E78F6" w:rsidRDefault="004E78F6" w:rsidP="004E78F6">
            <w:pPr>
              <w:pStyle w:val="TableText"/>
            </w:pPr>
            <w:r>
              <w:t>-</w:t>
            </w:r>
          </w:p>
        </w:tc>
        <w:tc>
          <w:tcPr>
            <w:tcW w:w="432" w:type="dxa"/>
          </w:tcPr>
          <w:p w14:paraId="019666D4" w14:textId="77777777" w:rsidR="004E78F6" w:rsidRDefault="004E78F6" w:rsidP="004E78F6">
            <w:pPr>
              <w:pStyle w:val="TableText"/>
            </w:pPr>
            <w:r>
              <w:t>X</w:t>
            </w:r>
          </w:p>
        </w:tc>
      </w:tr>
      <w:tr w:rsidR="004E78F6" w14:paraId="00358DE2" w14:textId="77777777" w:rsidTr="005C7A84">
        <w:trPr>
          <w:cantSplit/>
          <w:jc w:val="center"/>
        </w:trPr>
        <w:tc>
          <w:tcPr>
            <w:tcW w:w="802" w:type="dxa"/>
            <w:tcMar>
              <w:left w:w="58" w:type="dxa"/>
              <w:right w:w="58" w:type="dxa"/>
            </w:tcMar>
          </w:tcPr>
          <w:p w14:paraId="758FAC0C" w14:textId="1D03302A" w:rsidR="004E78F6" w:rsidRDefault="004E78F6" w:rsidP="004E78F6">
            <w:pPr>
              <w:pStyle w:val="TableText"/>
            </w:pPr>
            <w:r>
              <w:t>2650 – 2651</w:t>
            </w:r>
          </w:p>
        </w:tc>
        <w:tc>
          <w:tcPr>
            <w:tcW w:w="2227" w:type="dxa"/>
            <w:tcMar>
              <w:left w:w="58" w:type="dxa"/>
              <w:right w:w="58" w:type="dxa"/>
            </w:tcMar>
          </w:tcPr>
          <w:p w14:paraId="23C84C45" w14:textId="77777777" w:rsidR="004E78F6" w:rsidRDefault="004E78F6" w:rsidP="004E78F6">
            <w:pPr>
              <w:pStyle w:val="TableText"/>
            </w:pPr>
            <w:r>
              <w:t>HDR CASH REC REASON TYPE 11</w:t>
            </w:r>
          </w:p>
        </w:tc>
        <w:tc>
          <w:tcPr>
            <w:tcW w:w="2993" w:type="dxa"/>
            <w:tcMar>
              <w:left w:w="58" w:type="dxa"/>
              <w:right w:w="58" w:type="dxa"/>
            </w:tcMar>
          </w:tcPr>
          <w:p w14:paraId="5622C09E" w14:textId="23342A1C" w:rsidR="004E78F6" w:rsidRDefault="004E78F6" w:rsidP="004E78F6">
            <w:pPr>
              <w:pStyle w:val="TableText"/>
            </w:pPr>
            <w:r>
              <w:t>:P:IDR-</w:t>
            </w:r>
            <w:hyperlink r:id="rId758" w:history="1">
              <w:r>
                <w:rPr>
                  <w:rStyle w:val="Hyperlink"/>
                </w:rPr>
                <w:t>C-REASON-TYPE</w:t>
              </w:r>
            </w:hyperlink>
          </w:p>
        </w:tc>
        <w:tc>
          <w:tcPr>
            <w:tcW w:w="2790" w:type="dxa"/>
            <w:tcMar>
              <w:left w:w="58" w:type="dxa"/>
              <w:right w:w="58" w:type="dxa"/>
            </w:tcMar>
          </w:tcPr>
          <w:p w14:paraId="0E44472A" w14:textId="77777777" w:rsidR="004E78F6" w:rsidRDefault="004E78F6" w:rsidP="004E78F6">
            <w:pPr>
              <w:pStyle w:val="TableText"/>
            </w:pPr>
            <w:r>
              <w:t>C/R reason type</w:t>
            </w:r>
          </w:p>
          <w:p w14:paraId="6C6AE0F5" w14:textId="77777777" w:rsidR="004E78F6" w:rsidRDefault="004E78F6" w:rsidP="004E78F6">
            <w:pPr>
              <w:pStyle w:val="TableText"/>
            </w:pPr>
            <w:r w:rsidRPr="00FB78C7">
              <w:rPr>
                <w:rFonts w:cs="Arial"/>
                <w:color w:val="000000"/>
              </w:rPr>
              <w:t>The value of the cash/financial action code identify the type of transaction. Refer to Spec S0115010 for a complete list of valid codes and respective descriptions</w:t>
            </w:r>
            <w:r>
              <w:rPr>
                <w:rFonts w:cs="Arial"/>
                <w:color w:val="000000"/>
              </w:rPr>
              <w:t>.</w:t>
            </w:r>
          </w:p>
        </w:tc>
        <w:tc>
          <w:tcPr>
            <w:tcW w:w="1080" w:type="dxa"/>
            <w:tcMar>
              <w:left w:w="58" w:type="dxa"/>
              <w:right w:w="58" w:type="dxa"/>
            </w:tcMar>
          </w:tcPr>
          <w:p w14:paraId="5B451AE0" w14:textId="77777777" w:rsidR="004E78F6" w:rsidRDefault="004E78F6" w:rsidP="004E78F6">
            <w:pPr>
              <w:pStyle w:val="TableText"/>
              <w:rPr>
                <w:caps/>
              </w:rPr>
            </w:pPr>
            <w:r>
              <w:rPr>
                <w:caps/>
              </w:rPr>
              <w:t>2 c</w:t>
            </w:r>
          </w:p>
        </w:tc>
        <w:tc>
          <w:tcPr>
            <w:tcW w:w="2340" w:type="dxa"/>
            <w:tcMar>
              <w:left w:w="58" w:type="dxa"/>
              <w:right w:w="58" w:type="dxa"/>
            </w:tcMar>
          </w:tcPr>
          <w:p w14:paraId="0524F798" w14:textId="73992ACC" w:rsidR="004E78F6" w:rsidRDefault="004E78F6" w:rsidP="004E78F6">
            <w:pPr>
              <w:pStyle w:val="TableText"/>
            </w:pPr>
            <w:r>
              <w:t xml:space="preserve">See spec </w:t>
            </w:r>
            <w:hyperlink r:id="rId759" w:history="1">
              <w:r>
                <w:rPr>
                  <w:rStyle w:val="Hyperlink"/>
                  <w:rFonts w:cs="Courier New"/>
                  <w:szCs w:val="16"/>
                </w:rPr>
                <w:t>S0115010</w:t>
              </w:r>
            </w:hyperlink>
          </w:p>
        </w:tc>
        <w:tc>
          <w:tcPr>
            <w:tcW w:w="858" w:type="dxa"/>
            <w:tcMar>
              <w:left w:w="58" w:type="dxa"/>
              <w:right w:w="58" w:type="dxa"/>
            </w:tcMar>
          </w:tcPr>
          <w:p w14:paraId="763B2B20" w14:textId="77777777" w:rsidR="004E78F6" w:rsidRDefault="004E78F6" w:rsidP="004E78F6">
            <w:pPr>
              <w:pStyle w:val="TableText"/>
            </w:pPr>
            <w:r>
              <w:t>Spaces</w:t>
            </w:r>
          </w:p>
        </w:tc>
        <w:tc>
          <w:tcPr>
            <w:tcW w:w="431" w:type="dxa"/>
          </w:tcPr>
          <w:p w14:paraId="56F27192" w14:textId="77777777" w:rsidR="004E78F6" w:rsidRDefault="004E78F6" w:rsidP="004E78F6">
            <w:pPr>
              <w:pStyle w:val="TableText"/>
            </w:pPr>
            <w:r>
              <w:t>-</w:t>
            </w:r>
          </w:p>
        </w:tc>
        <w:tc>
          <w:tcPr>
            <w:tcW w:w="431" w:type="dxa"/>
          </w:tcPr>
          <w:p w14:paraId="2DFBCD20" w14:textId="77777777" w:rsidR="004E78F6" w:rsidRDefault="004E78F6" w:rsidP="004E78F6">
            <w:pPr>
              <w:pStyle w:val="TableText"/>
            </w:pPr>
            <w:r>
              <w:t>-</w:t>
            </w:r>
          </w:p>
        </w:tc>
        <w:tc>
          <w:tcPr>
            <w:tcW w:w="432" w:type="dxa"/>
          </w:tcPr>
          <w:p w14:paraId="2FF90B5C" w14:textId="77777777" w:rsidR="004E78F6" w:rsidRDefault="004E78F6" w:rsidP="004E78F6">
            <w:pPr>
              <w:pStyle w:val="TableText"/>
            </w:pPr>
            <w:r>
              <w:t>X</w:t>
            </w:r>
          </w:p>
        </w:tc>
      </w:tr>
      <w:tr w:rsidR="004E78F6" w14:paraId="03A0F2D6" w14:textId="77777777" w:rsidTr="005C7A84">
        <w:trPr>
          <w:cantSplit/>
          <w:jc w:val="center"/>
        </w:trPr>
        <w:tc>
          <w:tcPr>
            <w:tcW w:w="802" w:type="dxa"/>
            <w:tcMar>
              <w:left w:w="58" w:type="dxa"/>
              <w:right w:w="58" w:type="dxa"/>
            </w:tcMar>
          </w:tcPr>
          <w:p w14:paraId="2190D931" w14:textId="3582EAA9" w:rsidR="004E78F6" w:rsidRDefault="004E78F6" w:rsidP="004E78F6">
            <w:pPr>
              <w:pStyle w:val="TableText"/>
            </w:pPr>
            <w:r>
              <w:t>2652 – 2656</w:t>
            </w:r>
          </w:p>
        </w:tc>
        <w:tc>
          <w:tcPr>
            <w:tcW w:w="2227" w:type="dxa"/>
            <w:tcMar>
              <w:left w:w="58" w:type="dxa"/>
              <w:right w:w="58" w:type="dxa"/>
            </w:tcMar>
          </w:tcPr>
          <w:p w14:paraId="4CE8E838" w14:textId="77777777" w:rsidR="004E78F6" w:rsidRDefault="004E78F6" w:rsidP="004E78F6">
            <w:pPr>
              <w:pStyle w:val="TableText"/>
            </w:pPr>
            <w:r>
              <w:t>HDR CASH REC REASON CODE 11</w:t>
            </w:r>
          </w:p>
        </w:tc>
        <w:tc>
          <w:tcPr>
            <w:tcW w:w="2993" w:type="dxa"/>
            <w:tcMar>
              <w:left w:w="58" w:type="dxa"/>
              <w:right w:w="58" w:type="dxa"/>
            </w:tcMar>
          </w:tcPr>
          <w:p w14:paraId="1E219625" w14:textId="1AE34098" w:rsidR="004E78F6" w:rsidRDefault="004E78F6" w:rsidP="004E78F6">
            <w:pPr>
              <w:pStyle w:val="TableText"/>
            </w:pPr>
            <w:r>
              <w:t>:P:IDR-</w:t>
            </w:r>
            <w:hyperlink r:id="rId760" w:history="1">
              <w:r>
                <w:rPr>
                  <w:rStyle w:val="Hyperlink"/>
                </w:rPr>
                <w:t>C-REASON-CODE</w:t>
              </w:r>
            </w:hyperlink>
          </w:p>
        </w:tc>
        <w:tc>
          <w:tcPr>
            <w:tcW w:w="2790" w:type="dxa"/>
            <w:tcMar>
              <w:left w:w="58" w:type="dxa"/>
              <w:right w:w="58" w:type="dxa"/>
            </w:tcMar>
          </w:tcPr>
          <w:p w14:paraId="0989CF34" w14:textId="77777777" w:rsidR="004E78F6" w:rsidRDefault="004E78F6" w:rsidP="004E78F6">
            <w:pPr>
              <w:pStyle w:val="TableText"/>
            </w:pPr>
            <w:r>
              <w:t>C/R reason code</w:t>
            </w:r>
          </w:p>
          <w:p w14:paraId="06DEB57E" w14:textId="3EB8FFC1" w:rsidR="004E78F6" w:rsidRDefault="004E78F6" w:rsidP="004E78F6">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28E54DB6" w14:textId="77777777" w:rsidR="004E78F6" w:rsidRDefault="004E78F6" w:rsidP="004E78F6">
            <w:pPr>
              <w:pStyle w:val="TableText"/>
              <w:rPr>
                <w:caps/>
              </w:rPr>
            </w:pPr>
            <w:r>
              <w:rPr>
                <w:caps/>
              </w:rPr>
              <w:t>5 c</w:t>
            </w:r>
          </w:p>
        </w:tc>
        <w:tc>
          <w:tcPr>
            <w:tcW w:w="2340" w:type="dxa"/>
            <w:tcMar>
              <w:left w:w="58" w:type="dxa"/>
              <w:right w:w="58" w:type="dxa"/>
            </w:tcMar>
          </w:tcPr>
          <w:p w14:paraId="7FE2F5A9" w14:textId="5EF66346" w:rsidR="004E78F6" w:rsidRDefault="004E78F6" w:rsidP="004E78F6">
            <w:pPr>
              <w:pStyle w:val="TableText"/>
            </w:pPr>
            <w:r>
              <w:t xml:space="preserve">See spec </w:t>
            </w:r>
            <w:hyperlink r:id="rId761" w:history="1">
              <w:r>
                <w:rPr>
                  <w:rStyle w:val="Hyperlink"/>
                </w:rPr>
                <w:t>S0121000</w:t>
              </w:r>
            </w:hyperlink>
          </w:p>
        </w:tc>
        <w:tc>
          <w:tcPr>
            <w:tcW w:w="858" w:type="dxa"/>
            <w:tcMar>
              <w:left w:w="58" w:type="dxa"/>
              <w:right w:w="58" w:type="dxa"/>
            </w:tcMar>
          </w:tcPr>
          <w:p w14:paraId="40F75D97" w14:textId="77777777" w:rsidR="004E78F6" w:rsidRDefault="004E78F6" w:rsidP="004E78F6">
            <w:pPr>
              <w:pStyle w:val="TableText"/>
            </w:pPr>
            <w:r>
              <w:t>Spaces</w:t>
            </w:r>
          </w:p>
        </w:tc>
        <w:tc>
          <w:tcPr>
            <w:tcW w:w="431" w:type="dxa"/>
          </w:tcPr>
          <w:p w14:paraId="6CCE33CF" w14:textId="77777777" w:rsidR="004E78F6" w:rsidRDefault="004E78F6" w:rsidP="004E78F6">
            <w:pPr>
              <w:pStyle w:val="TableText"/>
            </w:pPr>
            <w:r>
              <w:t>-</w:t>
            </w:r>
          </w:p>
        </w:tc>
        <w:tc>
          <w:tcPr>
            <w:tcW w:w="431" w:type="dxa"/>
          </w:tcPr>
          <w:p w14:paraId="3DA670C1" w14:textId="77777777" w:rsidR="004E78F6" w:rsidRDefault="004E78F6" w:rsidP="004E78F6">
            <w:pPr>
              <w:pStyle w:val="TableText"/>
            </w:pPr>
            <w:r>
              <w:t>-</w:t>
            </w:r>
          </w:p>
        </w:tc>
        <w:tc>
          <w:tcPr>
            <w:tcW w:w="432" w:type="dxa"/>
          </w:tcPr>
          <w:p w14:paraId="35406CF6" w14:textId="77777777" w:rsidR="004E78F6" w:rsidRDefault="004E78F6" w:rsidP="004E78F6">
            <w:pPr>
              <w:pStyle w:val="TableText"/>
            </w:pPr>
            <w:r>
              <w:t>X</w:t>
            </w:r>
          </w:p>
        </w:tc>
      </w:tr>
      <w:tr w:rsidR="004E78F6" w14:paraId="0B1B1C84" w14:textId="77777777" w:rsidTr="005C7A84">
        <w:trPr>
          <w:cantSplit/>
          <w:jc w:val="center"/>
        </w:trPr>
        <w:tc>
          <w:tcPr>
            <w:tcW w:w="802" w:type="dxa"/>
            <w:tcMar>
              <w:left w:w="58" w:type="dxa"/>
              <w:right w:w="58" w:type="dxa"/>
            </w:tcMar>
          </w:tcPr>
          <w:p w14:paraId="5090AA92" w14:textId="5EE3D3DF" w:rsidR="004E78F6" w:rsidRDefault="004E78F6" w:rsidP="004E78F6">
            <w:pPr>
              <w:pStyle w:val="TableText"/>
            </w:pPr>
            <w:r>
              <w:t>2657 – 2660</w:t>
            </w:r>
          </w:p>
        </w:tc>
        <w:tc>
          <w:tcPr>
            <w:tcW w:w="2227" w:type="dxa"/>
            <w:tcMar>
              <w:left w:w="58" w:type="dxa"/>
              <w:right w:w="58" w:type="dxa"/>
            </w:tcMar>
          </w:tcPr>
          <w:p w14:paraId="58EC9108" w14:textId="77777777" w:rsidR="004E78F6" w:rsidRDefault="004E78F6" w:rsidP="004E78F6">
            <w:pPr>
              <w:pStyle w:val="TableText"/>
            </w:pPr>
            <w:r>
              <w:t>HDR CLERK ID 11</w:t>
            </w:r>
          </w:p>
        </w:tc>
        <w:tc>
          <w:tcPr>
            <w:tcW w:w="2993" w:type="dxa"/>
            <w:tcMar>
              <w:left w:w="58" w:type="dxa"/>
              <w:right w:w="58" w:type="dxa"/>
            </w:tcMar>
          </w:tcPr>
          <w:p w14:paraId="0684D2A0" w14:textId="3DD2958E" w:rsidR="004E78F6" w:rsidRDefault="004E78F6" w:rsidP="004E78F6">
            <w:pPr>
              <w:pStyle w:val="TableText"/>
            </w:pPr>
            <w:r>
              <w:t>:P:IDR-</w:t>
            </w:r>
            <w:hyperlink r:id="rId762" w:history="1">
              <w:r>
                <w:rPr>
                  <w:rStyle w:val="Hyperlink"/>
                </w:rPr>
                <w:t>C-CLERK</w:t>
              </w:r>
            </w:hyperlink>
          </w:p>
        </w:tc>
        <w:tc>
          <w:tcPr>
            <w:tcW w:w="2790" w:type="dxa"/>
            <w:tcMar>
              <w:left w:w="58" w:type="dxa"/>
              <w:right w:w="58" w:type="dxa"/>
            </w:tcMar>
          </w:tcPr>
          <w:p w14:paraId="3090FB20" w14:textId="77777777" w:rsidR="004E78F6" w:rsidRDefault="004E78F6" w:rsidP="004E78F6">
            <w:pPr>
              <w:pStyle w:val="TableText"/>
            </w:pPr>
            <w:r>
              <w:t>Clerk</w:t>
            </w:r>
          </w:p>
          <w:p w14:paraId="44FEBA8A" w14:textId="77777777" w:rsidR="004E78F6" w:rsidRDefault="004E78F6" w:rsidP="004E78F6">
            <w:pPr>
              <w:pStyle w:val="TableText"/>
            </w:pPr>
            <w:r w:rsidRPr="00393530">
              <w:rPr>
                <w:rFonts w:cs="Arial"/>
                <w:color w:val="000000"/>
              </w:rPr>
              <w:t>The identification code of the clerk initiating the change.</w:t>
            </w:r>
          </w:p>
        </w:tc>
        <w:tc>
          <w:tcPr>
            <w:tcW w:w="1080" w:type="dxa"/>
            <w:tcMar>
              <w:left w:w="58" w:type="dxa"/>
              <w:right w:w="58" w:type="dxa"/>
            </w:tcMar>
          </w:tcPr>
          <w:p w14:paraId="7B4717A5" w14:textId="77777777" w:rsidR="004E78F6" w:rsidRDefault="004E78F6" w:rsidP="004E78F6">
            <w:pPr>
              <w:pStyle w:val="TableText"/>
              <w:rPr>
                <w:caps/>
              </w:rPr>
            </w:pPr>
            <w:r>
              <w:rPr>
                <w:caps/>
              </w:rPr>
              <w:t>4 c</w:t>
            </w:r>
          </w:p>
        </w:tc>
        <w:tc>
          <w:tcPr>
            <w:tcW w:w="2340" w:type="dxa"/>
            <w:tcMar>
              <w:left w:w="58" w:type="dxa"/>
              <w:right w:w="58" w:type="dxa"/>
            </w:tcMar>
          </w:tcPr>
          <w:p w14:paraId="71631B23" w14:textId="77777777" w:rsidR="004E78F6" w:rsidRDefault="004E78F6" w:rsidP="004E78F6">
            <w:pPr>
              <w:pStyle w:val="TableText"/>
            </w:pPr>
            <w:r>
              <w:t>-</w:t>
            </w:r>
          </w:p>
        </w:tc>
        <w:tc>
          <w:tcPr>
            <w:tcW w:w="858" w:type="dxa"/>
            <w:tcMar>
              <w:left w:w="58" w:type="dxa"/>
              <w:right w:w="58" w:type="dxa"/>
            </w:tcMar>
          </w:tcPr>
          <w:p w14:paraId="0214F3D9" w14:textId="77777777" w:rsidR="004E78F6" w:rsidRDefault="004E78F6" w:rsidP="004E78F6">
            <w:pPr>
              <w:pStyle w:val="TableText"/>
            </w:pPr>
            <w:r>
              <w:t>Spaces</w:t>
            </w:r>
          </w:p>
        </w:tc>
        <w:tc>
          <w:tcPr>
            <w:tcW w:w="431" w:type="dxa"/>
          </w:tcPr>
          <w:p w14:paraId="78DB6F1F" w14:textId="77777777" w:rsidR="004E78F6" w:rsidRDefault="004E78F6" w:rsidP="004E78F6">
            <w:pPr>
              <w:pStyle w:val="TableText"/>
            </w:pPr>
            <w:r>
              <w:t>-</w:t>
            </w:r>
          </w:p>
        </w:tc>
        <w:tc>
          <w:tcPr>
            <w:tcW w:w="431" w:type="dxa"/>
          </w:tcPr>
          <w:p w14:paraId="1542E750" w14:textId="77777777" w:rsidR="004E78F6" w:rsidRDefault="004E78F6" w:rsidP="004E78F6">
            <w:pPr>
              <w:pStyle w:val="TableText"/>
            </w:pPr>
            <w:r>
              <w:t>-</w:t>
            </w:r>
          </w:p>
        </w:tc>
        <w:tc>
          <w:tcPr>
            <w:tcW w:w="432" w:type="dxa"/>
          </w:tcPr>
          <w:p w14:paraId="42B09399" w14:textId="77777777" w:rsidR="004E78F6" w:rsidRDefault="004E78F6" w:rsidP="004E78F6">
            <w:pPr>
              <w:pStyle w:val="TableText"/>
            </w:pPr>
            <w:r>
              <w:t>X</w:t>
            </w:r>
          </w:p>
        </w:tc>
      </w:tr>
      <w:tr w:rsidR="004E78F6" w14:paraId="70C3D2FA" w14:textId="77777777" w:rsidTr="005C7A84">
        <w:trPr>
          <w:cantSplit/>
          <w:jc w:val="center"/>
        </w:trPr>
        <w:tc>
          <w:tcPr>
            <w:tcW w:w="802" w:type="dxa"/>
            <w:tcMar>
              <w:left w:w="58" w:type="dxa"/>
              <w:right w:w="58" w:type="dxa"/>
            </w:tcMar>
          </w:tcPr>
          <w:p w14:paraId="2A21B5D1" w14:textId="79DE5A50" w:rsidR="004E78F6" w:rsidRDefault="004E78F6" w:rsidP="004E78F6">
            <w:pPr>
              <w:pStyle w:val="TableText"/>
            </w:pPr>
            <w:r>
              <w:t>2661 – 2668</w:t>
            </w:r>
          </w:p>
        </w:tc>
        <w:tc>
          <w:tcPr>
            <w:tcW w:w="2227" w:type="dxa"/>
            <w:tcMar>
              <w:left w:w="58" w:type="dxa"/>
              <w:right w:w="58" w:type="dxa"/>
            </w:tcMar>
          </w:tcPr>
          <w:p w14:paraId="6A48DFCD" w14:textId="77777777" w:rsidR="004E78F6" w:rsidRDefault="004E78F6" w:rsidP="004E78F6">
            <w:pPr>
              <w:pStyle w:val="TableText"/>
            </w:pPr>
            <w:r>
              <w:t>HDR CASH REC TRAILER DATE 11</w:t>
            </w:r>
          </w:p>
        </w:tc>
        <w:tc>
          <w:tcPr>
            <w:tcW w:w="2993" w:type="dxa"/>
            <w:tcMar>
              <w:left w:w="58" w:type="dxa"/>
              <w:right w:w="58" w:type="dxa"/>
            </w:tcMar>
          </w:tcPr>
          <w:p w14:paraId="08BEA341" w14:textId="36D4E958" w:rsidR="004E78F6" w:rsidRDefault="004E78F6" w:rsidP="004E78F6">
            <w:pPr>
              <w:pStyle w:val="TableText"/>
            </w:pPr>
            <w:r>
              <w:t>:P:IDR-</w:t>
            </w:r>
            <w:hyperlink r:id="rId763" w:history="1">
              <w:r>
                <w:rPr>
                  <w:rStyle w:val="Hyperlink"/>
                </w:rPr>
                <w:t>C-DATE</w:t>
              </w:r>
            </w:hyperlink>
          </w:p>
        </w:tc>
        <w:tc>
          <w:tcPr>
            <w:tcW w:w="2790" w:type="dxa"/>
            <w:tcMar>
              <w:left w:w="58" w:type="dxa"/>
              <w:right w:w="58" w:type="dxa"/>
            </w:tcMar>
          </w:tcPr>
          <w:p w14:paraId="148997AF" w14:textId="77777777" w:rsidR="004E78F6" w:rsidRDefault="004E78F6" w:rsidP="004E78F6">
            <w:pPr>
              <w:pStyle w:val="TableText"/>
            </w:pPr>
            <w:r>
              <w:t>C/R Trailer Date</w:t>
            </w:r>
          </w:p>
          <w:p w14:paraId="7D8CC859" w14:textId="77777777" w:rsidR="004E78F6" w:rsidRDefault="004E78F6" w:rsidP="004E78F6">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1CEEEBE1" w14:textId="77777777" w:rsidR="004E78F6" w:rsidRDefault="004E78F6" w:rsidP="004E78F6">
            <w:pPr>
              <w:pStyle w:val="TableText"/>
              <w:rPr>
                <w:caps/>
              </w:rPr>
            </w:pPr>
            <w:r>
              <w:rPr>
                <w:caps/>
              </w:rPr>
              <w:t>8 N</w:t>
            </w:r>
          </w:p>
        </w:tc>
        <w:tc>
          <w:tcPr>
            <w:tcW w:w="2340" w:type="dxa"/>
            <w:tcMar>
              <w:left w:w="58" w:type="dxa"/>
              <w:right w:w="58" w:type="dxa"/>
            </w:tcMar>
          </w:tcPr>
          <w:p w14:paraId="14DBDFCC" w14:textId="77777777" w:rsidR="004E78F6" w:rsidRDefault="004E78F6" w:rsidP="004E78F6">
            <w:pPr>
              <w:pStyle w:val="TableText"/>
            </w:pPr>
            <w:r>
              <w:t>MMDDYYYY</w:t>
            </w:r>
          </w:p>
        </w:tc>
        <w:tc>
          <w:tcPr>
            <w:tcW w:w="858" w:type="dxa"/>
            <w:tcMar>
              <w:left w:w="58" w:type="dxa"/>
              <w:right w:w="58" w:type="dxa"/>
            </w:tcMar>
          </w:tcPr>
          <w:p w14:paraId="52254C68" w14:textId="77777777" w:rsidR="004E78F6" w:rsidRDefault="004E78F6" w:rsidP="004E78F6">
            <w:pPr>
              <w:pStyle w:val="TableText"/>
            </w:pPr>
            <w:r>
              <w:t>Zeros</w:t>
            </w:r>
          </w:p>
        </w:tc>
        <w:tc>
          <w:tcPr>
            <w:tcW w:w="431" w:type="dxa"/>
          </w:tcPr>
          <w:p w14:paraId="7BF10D91" w14:textId="77777777" w:rsidR="004E78F6" w:rsidRDefault="004E78F6" w:rsidP="004E78F6">
            <w:pPr>
              <w:pStyle w:val="TableText"/>
            </w:pPr>
            <w:r>
              <w:t>-</w:t>
            </w:r>
          </w:p>
        </w:tc>
        <w:tc>
          <w:tcPr>
            <w:tcW w:w="431" w:type="dxa"/>
          </w:tcPr>
          <w:p w14:paraId="69A26112" w14:textId="77777777" w:rsidR="004E78F6" w:rsidRDefault="004E78F6" w:rsidP="004E78F6">
            <w:pPr>
              <w:pStyle w:val="TableText"/>
            </w:pPr>
            <w:r>
              <w:t>-</w:t>
            </w:r>
          </w:p>
        </w:tc>
        <w:tc>
          <w:tcPr>
            <w:tcW w:w="432" w:type="dxa"/>
          </w:tcPr>
          <w:p w14:paraId="1572D0E0" w14:textId="77777777" w:rsidR="004E78F6" w:rsidRDefault="004E78F6" w:rsidP="004E78F6">
            <w:pPr>
              <w:pStyle w:val="TableText"/>
            </w:pPr>
            <w:r>
              <w:t>X</w:t>
            </w:r>
          </w:p>
        </w:tc>
      </w:tr>
      <w:tr w:rsidR="004E78F6" w14:paraId="5A6B2EDE" w14:textId="77777777" w:rsidTr="005C7A84">
        <w:trPr>
          <w:cantSplit/>
          <w:jc w:val="center"/>
        </w:trPr>
        <w:tc>
          <w:tcPr>
            <w:tcW w:w="802" w:type="dxa"/>
            <w:tcMar>
              <w:left w:w="58" w:type="dxa"/>
              <w:right w:w="58" w:type="dxa"/>
            </w:tcMar>
          </w:tcPr>
          <w:p w14:paraId="2381A41A" w14:textId="77777777" w:rsidR="004E78F6" w:rsidRDefault="004E78F6" w:rsidP="004E78F6">
            <w:pPr>
              <w:pStyle w:val="TableText"/>
            </w:pPr>
            <w:r>
              <w:t>2669</w:t>
            </w:r>
          </w:p>
        </w:tc>
        <w:tc>
          <w:tcPr>
            <w:tcW w:w="2227" w:type="dxa"/>
            <w:tcMar>
              <w:left w:w="58" w:type="dxa"/>
              <w:right w:w="58" w:type="dxa"/>
            </w:tcMar>
          </w:tcPr>
          <w:p w14:paraId="3F8146D9" w14:textId="77777777" w:rsidR="004E78F6" w:rsidRDefault="004E78F6" w:rsidP="004E78F6">
            <w:pPr>
              <w:pStyle w:val="TableText"/>
            </w:pPr>
            <w:r>
              <w:t>CASH REC TYPE 12</w:t>
            </w:r>
          </w:p>
        </w:tc>
        <w:tc>
          <w:tcPr>
            <w:tcW w:w="2993" w:type="dxa"/>
            <w:tcMar>
              <w:left w:w="58" w:type="dxa"/>
              <w:right w:w="58" w:type="dxa"/>
            </w:tcMar>
          </w:tcPr>
          <w:p w14:paraId="5D87BEA8" w14:textId="65D0A53D" w:rsidR="004E78F6" w:rsidRDefault="004E78F6" w:rsidP="004E78F6">
            <w:pPr>
              <w:pStyle w:val="TableText"/>
            </w:pPr>
            <w:r>
              <w:t>:P:IDR-</w:t>
            </w:r>
            <w:hyperlink r:id="rId764" w:history="1">
              <w:r>
                <w:rPr>
                  <w:rStyle w:val="Hyperlink"/>
                </w:rPr>
                <w:t>C-TYPE</w:t>
              </w:r>
            </w:hyperlink>
          </w:p>
        </w:tc>
        <w:tc>
          <w:tcPr>
            <w:tcW w:w="2790" w:type="dxa"/>
            <w:tcMar>
              <w:left w:w="58" w:type="dxa"/>
              <w:right w:w="58" w:type="dxa"/>
            </w:tcMar>
          </w:tcPr>
          <w:p w14:paraId="3BAA2C57" w14:textId="77777777" w:rsidR="004E78F6" w:rsidRDefault="004E78F6" w:rsidP="004E78F6">
            <w:pPr>
              <w:pStyle w:val="TableText"/>
            </w:pPr>
            <w:r>
              <w:t>C/R type</w:t>
            </w:r>
          </w:p>
          <w:p w14:paraId="0A73E25F" w14:textId="77777777" w:rsidR="004E78F6" w:rsidRDefault="004E78F6" w:rsidP="004E78F6">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1AC0050B" w14:textId="77777777" w:rsidR="004E78F6" w:rsidRDefault="004E78F6" w:rsidP="004E78F6">
            <w:pPr>
              <w:pStyle w:val="TableText"/>
              <w:rPr>
                <w:caps/>
              </w:rPr>
            </w:pPr>
            <w:r>
              <w:rPr>
                <w:caps/>
              </w:rPr>
              <w:t>1 C</w:t>
            </w:r>
          </w:p>
        </w:tc>
        <w:tc>
          <w:tcPr>
            <w:tcW w:w="2340" w:type="dxa"/>
            <w:tcMar>
              <w:left w:w="58" w:type="dxa"/>
              <w:right w:w="58" w:type="dxa"/>
            </w:tcMar>
          </w:tcPr>
          <w:p w14:paraId="538E491E" w14:textId="77777777" w:rsidR="004E78F6" w:rsidRPr="0097365E" w:rsidRDefault="004E78F6" w:rsidP="004E78F6">
            <w:pPr>
              <w:pStyle w:val="TableText"/>
              <w:rPr>
                <w:rFonts w:cs="Arial"/>
                <w:color w:val="000000"/>
              </w:rPr>
            </w:pPr>
            <w:r w:rsidRPr="0042502A">
              <w:rPr>
                <w:rFonts w:cs="Arial"/>
                <w:b/>
                <w:color w:val="000000"/>
              </w:rPr>
              <w:t>Valid Values:</w:t>
            </w:r>
          </w:p>
          <w:p w14:paraId="1497E0BD" w14:textId="5422F257" w:rsidR="004E78F6" w:rsidRPr="000B6CD8" w:rsidRDefault="004E78F6" w:rsidP="00245396">
            <w:pPr>
              <w:pStyle w:val="TableTextBullet"/>
            </w:pPr>
            <w:r w:rsidRPr="000B6CD8">
              <w:t xml:space="preserve">P </w:t>
            </w:r>
            <w:r>
              <w:t xml:space="preserve">– </w:t>
            </w:r>
            <w:r w:rsidRPr="000B6CD8">
              <w:t>Partial refund</w:t>
            </w:r>
          </w:p>
          <w:p w14:paraId="21956829" w14:textId="381A4004" w:rsidR="004E78F6" w:rsidRPr="000B6CD8" w:rsidRDefault="004E78F6" w:rsidP="00245396">
            <w:pPr>
              <w:pStyle w:val="TableTextBullet"/>
            </w:pPr>
            <w:r w:rsidRPr="000B6CD8">
              <w:t xml:space="preserve">F </w:t>
            </w:r>
            <w:r>
              <w:t xml:space="preserve">– </w:t>
            </w:r>
            <w:r w:rsidRPr="000B6CD8">
              <w:t>Full refund</w:t>
            </w:r>
          </w:p>
          <w:p w14:paraId="7BC9BAE4" w14:textId="1829011E" w:rsidR="004E78F6" w:rsidRPr="000B6CD8" w:rsidRDefault="004E78F6" w:rsidP="00245396">
            <w:pPr>
              <w:pStyle w:val="TableTextBullet"/>
            </w:pPr>
            <w:r w:rsidRPr="000B6CD8">
              <w:t xml:space="preserve">R </w:t>
            </w:r>
            <w:r>
              <w:t xml:space="preserve">– </w:t>
            </w:r>
            <w:r w:rsidRPr="000B6CD8">
              <w:t>Reissue</w:t>
            </w:r>
          </w:p>
          <w:p w14:paraId="0513C068" w14:textId="79F1B056" w:rsidR="004E78F6" w:rsidRPr="000B6CD8" w:rsidRDefault="004E78F6" w:rsidP="00245396">
            <w:pPr>
              <w:pStyle w:val="TableTextBullet"/>
            </w:pPr>
            <w:r w:rsidRPr="000B6CD8">
              <w:t xml:space="preserve">S </w:t>
            </w:r>
            <w:r>
              <w:t xml:space="preserve">– </w:t>
            </w:r>
            <w:r w:rsidRPr="000B6CD8">
              <w:t>Staledate</w:t>
            </w:r>
          </w:p>
          <w:p w14:paraId="61C907C2" w14:textId="4A9F7A81" w:rsidR="004E78F6" w:rsidRDefault="004E78F6" w:rsidP="00245396">
            <w:pPr>
              <w:pStyle w:val="TableTextBullet"/>
            </w:pPr>
            <w:r w:rsidRPr="000B6CD8">
              <w:t xml:space="preserve">V </w:t>
            </w:r>
            <w:r>
              <w:t xml:space="preserve">– </w:t>
            </w:r>
            <w:r w:rsidRPr="000B6CD8">
              <w:t>Void</w:t>
            </w:r>
          </w:p>
        </w:tc>
        <w:tc>
          <w:tcPr>
            <w:tcW w:w="858" w:type="dxa"/>
            <w:tcMar>
              <w:left w:w="58" w:type="dxa"/>
              <w:right w:w="58" w:type="dxa"/>
            </w:tcMar>
          </w:tcPr>
          <w:p w14:paraId="783B7D3B" w14:textId="77777777" w:rsidR="004E78F6" w:rsidRDefault="004E78F6" w:rsidP="004E78F6">
            <w:pPr>
              <w:pStyle w:val="TableText"/>
            </w:pPr>
            <w:r>
              <w:t>Spaces</w:t>
            </w:r>
          </w:p>
        </w:tc>
        <w:tc>
          <w:tcPr>
            <w:tcW w:w="431" w:type="dxa"/>
          </w:tcPr>
          <w:p w14:paraId="1D4045E2" w14:textId="77777777" w:rsidR="004E78F6" w:rsidRDefault="004E78F6" w:rsidP="004E78F6">
            <w:pPr>
              <w:pStyle w:val="TableText"/>
            </w:pPr>
            <w:r>
              <w:t>-</w:t>
            </w:r>
          </w:p>
        </w:tc>
        <w:tc>
          <w:tcPr>
            <w:tcW w:w="431" w:type="dxa"/>
          </w:tcPr>
          <w:p w14:paraId="45C5B5E9" w14:textId="77777777" w:rsidR="004E78F6" w:rsidRDefault="004E78F6" w:rsidP="004E78F6">
            <w:pPr>
              <w:pStyle w:val="TableText"/>
            </w:pPr>
            <w:r>
              <w:t>-</w:t>
            </w:r>
          </w:p>
        </w:tc>
        <w:tc>
          <w:tcPr>
            <w:tcW w:w="432" w:type="dxa"/>
          </w:tcPr>
          <w:p w14:paraId="4CE07812" w14:textId="77777777" w:rsidR="004E78F6" w:rsidRDefault="004E78F6" w:rsidP="004E78F6">
            <w:pPr>
              <w:pStyle w:val="TableText"/>
            </w:pPr>
            <w:r>
              <w:t>X</w:t>
            </w:r>
          </w:p>
        </w:tc>
      </w:tr>
      <w:tr w:rsidR="004E78F6" w14:paraId="38072EA1" w14:textId="77777777" w:rsidTr="005C7A84">
        <w:trPr>
          <w:cantSplit/>
          <w:jc w:val="center"/>
        </w:trPr>
        <w:tc>
          <w:tcPr>
            <w:tcW w:w="802" w:type="dxa"/>
            <w:tcMar>
              <w:left w:w="58" w:type="dxa"/>
              <w:right w:w="58" w:type="dxa"/>
            </w:tcMar>
          </w:tcPr>
          <w:p w14:paraId="5CF1DCCE" w14:textId="77777777" w:rsidR="004E78F6" w:rsidRDefault="004E78F6" w:rsidP="004E78F6">
            <w:pPr>
              <w:pStyle w:val="TableText"/>
            </w:pPr>
            <w:r>
              <w:t>2670</w:t>
            </w:r>
          </w:p>
        </w:tc>
        <w:tc>
          <w:tcPr>
            <w:tcW w:w="2227" w:type="dxa"/>
            <w:tcMar>
              <w:left w:w="58" w:type="dxa"/>
              <w:right w:w="58" w:type="dxa"/>
            </w:tcMar>
          </w:tcPr>
          <w:p w14:paraId="45B0A2BA" w14:textId="77777777" w:rsidR="004E78F6" w:rsidRDefault="004E78F6" w:rsidP="004E78F6">
            <w:pPr>
              <w:pStyle w:val="TableText"/>
            </w:pPr>
            <w:r>
              <w:t>HDR STATUS PRIOR 12</w:t>
            </w:r>
          </w:p>
        </w:tc>
        <w:tc>
          <w:tcPr>
            <w:tcW w:w="2993" w:type="dxa"/>
            <w:tcMar>
              <w:left w:w="58" w:type="dxa"/>
              <w:right w:w="58" w:type="dxa"/>
            </w:tcMar>
          </w:tcPr>
          <w:p w14:paraId="245F95E2" w14:textId="4F1DD99B" w:rsidR="004E78F6" w:rsidRDefault="004E78F6" w:rsidP="004E78F6">
            <w:pPr>
              <w:pStyle w:val="TableText"/>
            </w:pPr>
            <w:r>
              <w:t>:P:IDR-</w:t>
            </w:r>
            <w:hyperlink r:id="rId765" w:history="1">
              <w:r>
                <w:rPr>
                  <w:rStyle w:val="Hyperlink"/>
                </w:rPr>
                <w:t>C-OLD-STAT</w:t>
              </w:r>
            </w:hyperlink>
          </w:p>
        </w:tc>
        <w:tc>
          <w:tcPr>
            <w:tcW w:w="2790" w:type="dxa"/>
            <w:tcMar>
              <w:left w:w="58" w:type="dxa"/>
              <w:right w:w="58" w:type="dxa"/>
            </w:tcMar>
          </w:tcPr>
          <w:p w14:paraId="0205D08D" w14:textId="77777777" w:rsidR="004E78F6" w:rsidRDefault="004E78F6" w:rsidP="004E78F6">
            <w:pPr>
              <w:pStyle w:val="TableText"/>
            </w:pPr>
            <w:r>
              <w:t>Prior detail status</w:t>
            </w:r>
          </w:p>
          <w:p w14:paraId="341E75B5" w14:textId="59C1EC06" w:rsidR="004E78F6" w:rsidRDefault="004E78F6" w:rsidP="004E78F6">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0F967B59" w14:textId="77777777" w:rsidR="004E78F6" w:rsidRPr="0097365E" w:rsidRDefault="004E78F6" w:rsidP="004E78F6">
            <w:pPr>
              <w:pStyle w:val="TableText"/>
              <w:rPr>
                <w:rFonts w:ascii="Arial Narrow" w:hAnsi="Arial Narrow" w:cs="Arial"/>
                <w:color w:val="000000"/>
              </w:rPr>
            </w:pPr>
            <w:r w:rsidRPr="0042502A">
              <w:rPr>
                <w:rFonts w:ascii="Arial Narrow" w:hAnsi="Arial Narrow" w:cs="Arial"/>
                <w:b/>
                <w:color w:val="000000"/>
              </w:rPr>
              <w:t>Valid Values:</w:t>
            </w:r>
          </w:p>
          <w:p w14:paraId="703673B4" w14:textId="77777777" w:rsidR="004E78F6" w:rsidRDefault="004E78F6" w:rsidP="00245396">
            <w:pPr>
              <w:pStyle w:val="TableTextBullet"/>
            </w:pPr>
            <w:r>
              <w:t xml:space="preserve">F– </w:t>
            </w:r>
            <w:r w:rsidRPr="0097365E">
              <w:t xml:space="preserve">Full claim refund </w:t>
            </w:r>
            <w:r>
              <w:t>–</w:t>
            </w:r>
            <w:r w:rsidRPr="0097365E">
              <w:t xml:space="preserve"> EGHP, used only when an EGHP accounts receivable has been satisfied (RG type AR). This status is for display purposes only, internally the claim status would be a ‘</w:t>
            </w:r>
            <w:r>
              <w:t>Y</w:t>
            </w:r>
            <w:r w:rsidRPr="0097365E">
              <w:t>’.</w:t>
            </w:r>
          </w:p>
          <w:p w14:paraId="4C81247C" w14:textId="77777777" w:rsidR="00A31EA7" w:rsidRDefault="00A31EA7"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725B9418" w14:textId="77777777" w:rsidR="00A31EA7" w:rsidRDefault="00A31EA7" w:rsidP="00245396">
            <w:pPr>
              <w:pStyle w:val="TableTextBullet"/>
            </w:pPr>
            <w:r w:rsidRPr="0097365E">
              <w:t>P</w:t>
            </w:r>
            <w:r w:rsidRPr="000B6CD8">
              <w:t xml:space="preserve"> </w:t>
            </w:r>
            <w:r>
              <w:t xml:space="preserve">– </w:t>
            </w:r>
            <w:r w:rsidRPr="0097365E">
              <w:t xml:space="preserve">Partial claim refund </w:t>
            </w:r>
            <w:r>
              <w:t>–</w:t>
            </w:r>
            <w:r w:rsidRPr="0097365E">
              <w:t xml:space="preserve"> EGHP, used only when an EGHP accounts receivable has been satisfied (RG type AR). This status is for display purposes only, internally the claim status would be a ‘</w:t>
            </w:r>
            <w:r>
              <w:t>G</w:t>
            </w:r>
            <w:r w:rsidRPr="0097365E">
              <w:t>’.</w:t>
            </w:r>
          </w:p>
          <w:p w14:paraId="753F8C2E" w14:textId="77777777" w:rsidR="00A31EA7" w:rsidRPr="0097365E" w:rsidRDefault="00A31EA7" w:rsidP="00245396">
            <w:pPr>
              <w:pStyle w:val="TableTextBullet"/>
            </w:pPr>
            <w:r w:rsidRPr="0097365E">
              <w:t>X</w:t>
            </w:r>
            <w:r w:rsidRPr="000B6CD8">
              <w:t xml:space="preserve"> -</w:t>
            </w:r>
            <w:r w:rsidRPr="0097365E">
              <w:t>Partial refund, claim that is a partial void and a split pay.</w:t>
            </w:r>
          </w:p>
          <w:p w14:paraId="21F1B9A6" w14:textId="77777777" w:rsidR="00A31EA7" w:rsidRPr="0097365E" w:rsidRDefault="00A31EA7" w:rsidP="00245396">
            <w:pPr>
              <w:pStyle w:val="TableTextBullet"/>
            </w:pPr>
            <w:r w:rsidRPr="0097365E">
              <w:t>Y</w:t>
            </w:r>
            <w:r w:rsidRPr="000B6CD8">
              <w:t xml:space="preserve"> </w:t>
            </w:r>
            <w:r>
              <w:t xml:space="preserve">– </w:t>
            </w:r>
            <w:r w:rsidRPr="0097365E">
              <w:t>Full refund, full amount of claim payment was returned.</w:t>
            </w:r>
          </w:p>
          <w:p w14:paraId="1B06C09A" w14:textId="516BCF60" w:rsidR="00A31EA7" w:rsidRDefault="00A31EA7"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6D17A16B" w14:textId="77777777" w:rsidR="004E78F6" w:rsidRDefault="004E78F6" w:rsidP="004E78F6">
            <w:pPr>
              <w:pStyle w:val="TableText"/>
              <w:rPr>
                <w:caps/>
              </w:rPr>
            </w:pPr>
            <w:r>
              <w:rPr>
                <w:caps/>
              </w:rPr>
              <w:t>1 C</w:t>
            </w:r>
          </w:p>
        </w:tc>
        <w:tc>
          <w:tcPr>
            <w:tcW w:w="2340" w:type="dxa"/>
            <w:tcMar>
              <w:left w:w="58" w:type="dxa"/>
              <w:right w:w="58" w:type="dxa"/>
            </w:tcMar>
          </w:tcPr>
          <w:p w14:paraId="3E987F08" w14:textId="62093A1F" w:rsidR="004E78F6" w:rsidRDefault="004E78F6" w:rsidP="004E78F6">
            <w:pPr>
              <w:pStyle w:val="TableText"/>
            </w:pPr>
            <w:r>
              <w:t xml:space="preserve">See spec </w:t>
            </w:r>
            <w:hyperlink r:id="rId766" w:history="1">
              <w:r>
                <w:rPr>
                  <w:rStyle w:val="Hyperlink"/>
                  <w:rFonts w:cs="Courier New"/>
                  <w:szCs w:val="16"/>
                </w:rPr>
                <w:t>S0209000</w:t>
              </w:r>
            </w:hyperlink>
          </w:p>
        </w:tc>
        <w:tc>
          <w:tcPr>
            <w:tcW w:w="858" w:type="dxa"/>
            <w:tcMar>
              <w:left w:w="58" w:type="dxa"/>
              <w:right w:w="58" w:type="dxa"/>
            </w:tcMar>
          </w:tcPr>
          <w:p w14:paraId="7B4E24CD" w14:textId="77777777" w:rsidR="004E78F6" w:rsidRDefault="004E78F6" w:rsidP="004E78F6">
            <w:pPr>
              <w:pStyle w:val="TableText"/>
            </w:pPr>
            <w:r>
              <w:t>Spaces</w:t>
            </w:r>
          </w:p>
        </w:tc>
        <w:tc>
          <w:tcPr>
            <w:tcW w:w="431" w:type="dxa"/>
          </w:tcPr>
          <w:p w14:paraId="7FE6D6F0" w14:textId="77777777" w:rsidR="004E78F6" w:rsidRDefault="004E78F6" w:rsidP="004E78F6">
            <w:pPr>
              <w:pStyle w:val="TableText"/>
            </w:pPr>
            <w:r>
              <w:t>-</w:t>
            </w:r>
          </w:p>
        </w:tc>
        <w:tc>
          <w:tcPr>
            <w:tcW w:w="431" w:type="dxa"/>
          </w:tcPr>
          <w:p w14:paraId="55D0A8CD" w14:textId="77777777" w:rsidR="004E78F6" w:rsidRDefault="004E78F6" w:rsidP="004E78F6">
            <w:pPr>
              <w:pStyle w:val="TableText"/>
            </w:pPr>
            <w:r>
              <w:t>-</w:t>
            </w:r>
          </w:p>
        </w:tc>
        <w:tc>
          <w:tcPr>
            <w:tcW w:w="432" w:type="dxa"/>
          </w:tcPr>
          <w:p w14:paraId="40E8A4CD" w14:textId="77777777" w:rsidR="004E78F6" w:rsidRDefault="004E78F6" w:rsidP="004E78F6">
            <w:pPr>
              <w:pStyle w:val="TableText"/>
            </w:pPr>
            <w:r>
              <w:t>X</w:t>
            </w:r>
          </w:p>
        </w:tc>
      </w:tr>
      <w:tr w:rsidR="004E78F6" w14:paraId="1E8749A7" w14:textId="77777777" w:rsidTr="005C7A84">
        <w:trPr>
          <w:cantSplit/>
          <w:jc w:val="center"/>
        </w:trPr>
        <w:tc>
          <w:tcPr>
            <w:tcW w:w="802" w:type="dxa"/>
            <w:tcMar>
              <w:left w:w="58" w:type="dxa"/>
              <w:right w:w="58" w:type="dxa"/>
            </w:tcMar>
          </w:tcPr>
          <w:p w14:paraId="24621D2E" w14:textId="77777777" w:rsidR="004E78F6" w:rsidRDefault="004E78F6" w:rsidP="004E78F6">
            <w:pPr>
              <w:pStyle w:val="TableText"/>
            </w:pPr>
            <w:r>
              <w:t>2671</w:t>
            </w:r>
          </w:p>
        </w:tc>
        <w:tc>
          <w:tcPr>
            <w:tcW w:w="2227" w:type="dxa"/>
            <w:tcMar>
              <w:left w:w="58" w:type="dxa"/>
              <w:right w:w="58" w:type="dxa"/>
            </w:tcMar>
          </w:tcPr>
          <w:p w14:paraId="63062FDF" w14:textId="77777777" w:rsidR="004E78F6" w:rsidRDefault="004E78F6" w:rsidP="004E78F6">
            <w:pPr>
              <w:pStyle w:val="TableText"/>
            </w:pPr>
            <w:r>
              <w:t>HDR STATUS CURRENT 12</w:t>
            </w:r>
          </w:p>
        </w:tc>
        <w:tc>
          <w:tcPr>
            <w:tcW w:w="2993" w:type="dxa"/>
            <w:tcMar>
              <w:left w:w="58" w:type="dxa"/>
              <w:right w:w="58" w:type="dxa"/>
            </w:tcMar>
          </w:tcPr>
          <w:p w14:paraId="7F6766C2" w14:textId="18B53FDA" w:rsidR="004E78F6" w:rsidRDefault="004E78F6" w:rsidP="004E78F6">
            <w:pPr>
              <w:pStyle w:val="TableText"/>
            </w:pPr>
            <w:r>
              <w:t>:P:IDR-</w:t>
            </w:r>
            <w:hyperlink r:id="rId767" w:history="1">
              <w:r>
                <w:rPr>
                  <w:rStyle w:val="Hyperlink"/>
                </w:rPr>
                <w:t>C-NEW-STAT</w:t>
              </w:r>
            </w:hyperlink>
          </w:p>
        </w:tc>
        <w:tc>
          <w:tcPr>
            <w:tcW w:w="2790" w:type="dxa"/>
            <w:tcMar>
              <w:left w:w="58" w:type="dxa"/>
              <w:right w:w="58" w:type="dxa"/>
            </w:tcMar>
          </w:tcPr>
          <w:p w14:paraId="3CDE1E22" w14:textId="77777777" w:rsidR="004E78F6" w:rsidRDefault="004E78F6" w:rsidP="004E78F6">
            <w:pPr>
              <w:pStyle w:val="TableText"/>
            </w:pPr>
            <w:r>
              <w:t>Current detail status</w:t>
            </w:r>
          </w:p>
          <w:p w14:paraId="3036C95B" w14:textId="77777777" w:rsidR="004E78F6" w:rsidRDefault="004E78F6" w:rsidP="004E78F6">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40D77B14" w14:textId="77777777" w:rsidR="004E78F6" w:rsidRDefault="004E78F6" w:rsidP="004E78F6">
            <w:pPr>
              <w:pStyle w:val="TableText"/>
              <w:rPr>
                <w:caps/>
              </w:rPr>
            </w:pPr>
            <w:r>
              <w:rPr>
                <w:caps/>
              </w:rPr>
              <w:t>1 C</w:t>
            </w:r>
          </w:p>
        </w:tc>
        <w:tc>
          <w:tcPr>
            <w:tcW w:w="2340" w:type="dxa"/>
            <w:tcMar>
              <w:left w:w="58" w:type="dxa"/>
              <w:right w:w="58" w:type="dxa"/>
            </w:tcMar>
          </w:tcPr>
          <w:p w14:paraId="259991FF" w14:textId="6FF3B7CC" w:rsidR="004E78F6" w:rsidRDefault="004E78F6" w:rsidP="004E78F6">
            <w:pPr>
              <w:pStyle w:val="TableText"/>
            </w:pPr>
            <w:r>
              <w:t xml:space="preserve">See spec </w:t>
            </w:r>
            <w:hyperlink r:id="rId768" w:history="1">
              <w:r>
                <w:rPr>
                  <w:rStyle w:val="Hyperlink"/>
                  <w:rFonts w:cs="Courier New"/>
                  <w:szCs w:val="16"/>
                </w:rPr>
                <w:t>S0209000</w:t>
              </w:r>
            </w:hyperlink>
          </w:p>
        </w:tc>
        <w:tc>
          <w:tcPr>
            <w:tcW w:w="858" w:type="dxa"/>
            <w:tcMar>
              <w:left w:w="58" w:type="dxa"/>
              <w:right w:w="58" w:type="dxa"/>
            </w:tcMar>
          </w:tcPr>
          <w:p w14:paraId="0F82B46A" w14:textId="77777777" w:rsidR="004E78F6" w:rsidRDefault="004E78F6" w:rsidP="004E78F6">
            <w:pPr>
              <w:pStyle w:val="TableText"/>
            </w:pPr>
            <w:r>
              <w:t>Spaces</w:t>
            </w:r>
          </w:p>
        </w:tc>
        <w:tc>
          <w:tcPr>
            <w:tcW w:w="431" w:type="dxa"/>
          </w:tcPr>
          <w:p w14:paraId="244FF2A5" w14:textId="77777777" w:rsidR="004E78F6" w:rsidRDefault="004E78F6" w:rsidP="004E78F6">
            <w:pPr>
              <w:pStyle w:val="TableText"/>
            </w:pPr>
            <w:r>
              <w:t>-</w:t>
            </w:r>
          </w:p>
        </w:tc>
        <w:tc>
          <w:tcPr>
            <w:tcW w:w="431" w:type="dxa"/>
          </w:tcPr>
          <w:p w14:paraId="2A1C56E5" w14:textId="77777777" w:rsidR="004E78F6" w:rsidRDefault="004E78F6" w:rsidP="004E78F6">
            <w:pPr>
              <w:pStyle w:val="TableText"/>
            </w:pPr>
            <w:r>
              <w:t>-</w:t>
            </w:r>
          </w:p>
        </w:tc>
        <w:tc>
          <w:tcPr>
            <w:tcW w:w="432" w:type="dxa"/>
          </w:tcPr>
          <w:p w14:paraId="1C3E5673" w14:textId="77777777" w:rsidR="004E78F6" w:rsidRDefault="004E78F6" w:rsidP="004E78F6">
            <w:pPr>
              <w:pStyle w:val="TableText"/>
            </w:pPr>
            <w:r>
              <w:t>X</w:t>
            </w:r>
          </w:p>
        </w:tc>
      </w:tr>
      <w:tr w:rsidR="004E78F6" w14:paraId="13F5591C" w14:textId="77777777" w:rsidTr="005C7A84">
        <w:trPr>
          <w:cantSplit/>
          <w:jc w:val="center"/>
        </w:trPr>
        <w:tc>
          <w:tcPr>
            <w:tcW w:w="802" w:type="dxa"/>
            <w:tcMar>
              <w:left w:w="58" w:type="dxa"/>
              <w:right w:w="58" w:type="dxa"/>
            </w:tcMar>
          </w:tcPr>
          <w:p w14:paraId="47215745" w14:textId="2504E95E" w:rsidR="004E78F6" w:rsidRDefault="004E78F6" w:rsidP="004E78F6">
            <w:pPr>
              <w:pStyle w:val="TableText"/>
            </w:pPr>
            <w:r>
              <w:t>2672 – 2684</w:t>
            </w:r>
          </w:p>
        </w:tc>
        <w:tc>
          <w:tcPr>
            <w:tcW w:w="2227" w:type="dxa"/>
            <w:tcMar>
              <w:left w:w="58" w:type="dxa"/>
              <w:right w:w="58" w:type="dxa"/>
            </w:tcMar>
          </w:tcPr>
          <w:p w14:paraId="651DD678" w14:textId="77777777" w:rsidR="004E78F6" w:rsidRDefault="004E78F6" w:rsidP="004E78F6">
            <w:pPr>
              <w:pStyle w:val="TableText"/>
            </w:pPr>
            <w:r>
              <w:t>CASH REC NUMBER 12</w:t>
            </w:r>
          </w:p>
        </w:tc>
        <w:tc>
          <w:tcPr>
            <w:tcW w:w="2993" w:type="dxa"/>
            <w:tcMar>
              <w:left w:w="58" w:type="dxa"/>
              <w:right w:w="58" w:type="dxa"/>
            </w:tcMar>
          </w:tcPr>
          <w:p w14:paraId="44B9A2B8" w14:textId="4CC9E1EF" w:rsidR="004E78F6" w:rsidRDefault="004E78F6" w:rsidP="004E78F6">
            <w:pPr>
              <w:pStyle w:val="TableText"/>
            </w:pPr>
            <w:r>
              <w:t>:P:IDR-</w:t>
            </w:r>
            <w:hyperlink r:id="rId769" w:history="1">
              <w:r>
                <w:rPr>
                  <w:rStyle w:val="Hyperlink"/>
                </w:rPr>
                <w:t>C-ICN</w:t>
              </w:r>
            </w:hyperlink>
          </w:p>
        </w:tc>
        <w:tc>
          <w:tcPr>
            <w:tcW w:w="2790" w:type="dxa"/>
            <w:tcMar>
              <w:left w:w="58" w:type="dxa"/>
              <w:right w:w="58" w:type="dxa"/>
            </w:tcMar>
          </w:tcPr>
          <w:p w14:paraId="20A4409E" w14:textId="77777777" w:rsidR="004E78F6" w:rsidRDefault="004E78F6" w:rsidP="004E78F6">
            <w:pPr>
              <w:pStyle w:val="TableText"/>
            </w:pPr>
            <w:r>
              <w:t>C/R number</w:t>
            </w:r>
          </w:p>
          <w:p w14:paraId="584FA3B8" w14:textId="77777777" w:rsidR="004E78F6" w:rsidRDefault="004E78F6" w:rsidP="004E78F6">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0248BE23" w14:textId="77777777" w:rsidR="004E78F6" w:rsidRDefault="004E78F6" w:rsidP="004E78F6">
            <w:pPr>
              <w:pStyle w:val="TableText"/>
              <w:rPr>
                <w:caps/>
              </w:rPr>
            </w:pPr>
            <w:r>
              <w:rPr>
                <w:caps/>
              </w:rPr>
              <w:t>13 c</w:t>
            </w:r>
          </w:p>
        </w:tc>
        <w:tc>
          <w:tcPr>
            <w:tcW w:w="2340" w:type="dxa"/>
            <w:tcMar>
              <w:left w:w="58" w:type="dxa"/>
              <w:right w:w="58" w:type="dxa"/>
            </w:tcMar>
          </w:tcPr>
          <w:p w14:paraId="3BB2F498" w14:textId="77777777" w:rsidR="004E78F6" w:rsidRDefault="004E78F6" w:rsidP="004E78F6">
            <w:pPr>
              <w:pStyle w:val="TableText"/>
            </w:pPr>
            <w:r>
              <w:t>-</w:t>
            </w:r>
          </w:p>
        </w:tc>
        <w:tc>
          <w:tcPr>
            <w:tcW w:w="858" w:type="dxa"/>
            <w:tcMar>
              <w:left w:w="58" w:type="dxa"/>
              <w:right w:w="58" w:type="dxa"/>
            </w:tcMar>
          </w:tcPr>
          <w:p w14:paraId="5B5E47AE" w14:textId="77777777" w:rsidR="004E78F6" w:rsidRDefault="004E78F6" w:rsidP="004E78F6">
            <w:pPr>
              <w:pStyle w:val="TableText"/>
            </w:pPr>
            <w:r>
              <w:t>Spaces</w:t>
            </w:r>
          </w:p>
        </w:tc>
        <w:tc>
          <w:tcPr>
            <w:tcW w:w="431" w:type="dxa"/>
          </w:tcPr>
          <w:p w14:paraId="4AF0D499" w14:textId="77777777" w:rsidR="004E78F6" w:rsidRDefault="004E78F6" w:rsidP="004E78F6">
            <w:pPr>
              <w:pStyle w:val="TableText"/>
            </w:pPr>
            <w:r>
              <w:t>-</w:t>
            </w:r>
          </w:p>
        </w:tc>
        <w:tc>
          <w:tcPr>
            <w:tcW w:w="431" w:type="dxa"/>
          </w:tcPr>
          <w:p w14:paraId="1418CB20" w14:textId="77777777" w:rsidR="004E78F6" w:rsidRDefault="004E78F6" w:rsidP="004E78F6">
            <w:pPr>
              <w:pStyle w:val="TableText"/>
            </w:pPr>
            <w:r>
              <w:t>-</w:t>
            </w:r>
          </w:p>
        </w:tc>
        <w:tc>
          <w:tcPr>
            <w:tcW w:w="432" w:type="dxa"/>
          </w:tcPr>
          <w:p w14:paraId="1635406D" w14:textId="77777777" w:rsidR="004E78F6" w:rsidRDefault="004E78F6" w:rsidP="004E78F6">
            <w:pPr>
              <w:pStyle w:val="TableText"/>
            </w:pPr>
            <w:r>
              <w:t>X</w:t>
            </w:r>
          </w:p>
        </w:tc>
      </w:tr>
      <w:tr w:rsidR="004E78F6" w14:paraId="1045DA03" w14:textId="77777777" w:rsidTr="005C7A84">
        <w:trPr>
          <w:cantSplit/>
          <w:jc w:val="center"/>
        </w:trPr>
        <w:tc>
          <w:tcPr>
            <w:tcW w:w="802" w:type="dxa"/>
            <w:tcMar>
              <w:left w:w="58" w:type="dxa"/>
              <w:right w:w="58" w:type="dxa"/>
            </w:tcMar>
          </w:tcPr>
          <w:p w14:paraId="466853E6" w14:textId="79AEF297" w:rsidR="004E78F6" w:rsidRDefault="004E78F6" w:rsidP="004E78F6">
            <w:pPr>
              <w:pStyle w:val="TableText"/>
            </w:pPr>
            <w:r>
              <w:t>2685 – 2686</w:t>
            </w:r>
          </w:p>
        </w:tc>
        <w:tc>
          <w:tcPr>
            <w:tcW w:w="2227" w:type="dxa"/>
            <w:tcMar>
              <w:left w:w="58" w:type="dxa"/>
              <w:right w:w="58" w:type="dxa"/>
            </w:tcMar>
          </w:tcPr>
          <w:p w14:paraId="2B677865" w14:textId="77777777" w:rsidR="004E78F6" w:rsidRDefault="004E78F6" w:rsidP="004E78F6">
            <w:pPr>
              <w:pStyle w:val="TableText"/>
            </w:pPr>
            <w:r>
              <w:t>HDR NUMBER FOR CASH REC 12</w:t>
            </w:r>
          </w:p>
        </w:tc>
        <w:tc>
          <w:tcPr>
            <w:tcW w:w="2993" w:type="dxa"/>
            <w:tcMar>
              <w:left w:w="58" w:type="dxa"/>
              <w:right w:w="58" w:type="dxa"/>
            </w:tcMar>
          </w:tcPr>
          <w:p w14:paraId="3B828C5D" w14:textId="68F0FEF7" w:rsidR="004E78F6" w:rsidRDefault="004E78F6" w:rsidP="004E78F6">
            <w:pPr>
              <w:pStyle w:val="TableText"/>
            </w:pPr>
            <w:r>
              <w:t>:P:IDR-</w:t>
            </w:r>
            <w:hyperlink r:id="rId770" w:history="1">
              <w:r>
                <w:rPr>
                  <w:rStyle w:val="Hyperlink"/>
                </w:rPr>
                <w:t>C-DET-NUMB</w:t>
              </w:r>
            </w:hyperlink>
          </w:p>
        </w:tc>
        <w:tc>
          <w:tcPr>
            <w:tcW w:w="2790" w:type="dxa"/>
            <w:tcMar>
              <w:left w:w="58" w:type="dxa"/>
              <w:right w:w="58" w:type="dxa"/>
            </w:tcMar>
          </w:tcPr>
          <w:p w14:paraId="1A4FA52D" w14:textId="77777777" w:rsidR="004E78F6" w:rsidRDefault="004E78F6" w:rsidP="004E78F6">
            <w:pPr>
              <w:pStyle w:val="TableText"/>
            </w:pPr>
            <w:r>
              <w:t>Detail number being applied</w:t>
            </w:r>
          </w:p>
          <w:p w14:paraId="7C807D92" w14:textId="220DADC3" w:rsidR="004E78F6" w:rsidRDefault="004E78F6" w:rsidP="004E78F6">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685E3C27" w14:textId="77777777" w:rsidR="004E78F6" w:rsidRDefault="004E78F6" w:rsidP="004E78F6">
            <w:pPr>
              <w:pStyle w:val="TableText"/>
              <w:rPr>
                <w:caps/>
              </w:rPr>
            </w:pPr>
            <w:r>
              <w:rPr>
                <w:caps/>
              </w:rPr>
              <w:t>2 C</w:t>
            </w:r>
          </w:p>
        </w:tc>
        <w:tc>
          <w:tcPr>
            <w:tcW w:w="2340" w:type="dxa"/>
            <w:tcMar>
              <w:left w:w="58" w:type="dxa"/>
              <w:right w:w="58" w:type="dxa"/>
            </w:tcMar>
          </w:tcPr>
          <w:p w14:paraId="02369696" w14:textId="61136A57" w:rsidR="004E78F6" w:rsidRDefault="004E78F6" w:rsidP="004E78F6">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033BB9FC" w14:textId="77777777" w:rsidR="004E78F6" w:rsidRDefault="004E78F6" w:rsidP="004E78F6">
            <w:pPr>
              <w:pStyle w:val="TableText"/>
            </w:pPr>
            <w:r>
              <w:t>Spaces</w:t>
            </w:r>
          </w:p>
        </w:tc>
        <w:tc>
          <w:tcPr>
            <w:tcW w:w="431" w:type="dxa"/>
          </w:tcPr>
          <w:p w14:paraId="255AA296" w14:textId="77777777" w:rsidR="004E78F6" w:rsidRDefault="004E78F6" w:rsidP="004E78F6">
            <w:pPr>
              <w:pStyle w:val="TableText"/>
            </w:pPr>
            <w:r>
              <w:t>-</w:t>
            </w:r>
          </w:p>
        </w:tc>
        <w:tc>
          <w:tcPr>
            <w:tcW w:w="431" w:type="dxa"/>
          </w:tcPr>
          <w:p w14:paraId="211C1B26" w14:textId="77777777" w:rsidR="004E78F6" w:rsidRDefault="004E78F6" w:rsidP="004E78F6">
            <w:pPr>
              <w:pStyle w:val="TableText"/>
            </w:pPr>
            <w:r>
              <w:t>-</w:t>
            </w:r>
          </w:p>
        </w:tc>
        <w:tc>
          <w:tcPr>
            <w:tcW w:w="432" w:type="dxa"/>
          </w:tcPr>
          <w:p w14:paraId="4E4A37A7" w14:textId="77777777" w:rsidR="004E78F6" w:rsidRDefault="004E78F6" w:rsidP="004E78F6">
            <w:pPr>
              <w:pStyle w:val="TableText"/>
            </w:pPr>
            <w:r>
              <w:t>X</w:t>
            </w:r>
          </w:p>
        </w:tc>
      </w:tr>
      <w:tr w:rsidR="004E78F6" w14:paraId="5679A32A" w14:textId="77777777" w:rsidTr="005C7A84">
        <w:trPr>
          <w:cantSplit/>
          <w:jc w:val="center"/>
        </w:trPr>
        <w:tc>
          <w:tcPr>
            <w:tcW w:w="802" w:type="dxa"/>
            <w:tcMar>
              <w:left w:w="58" w:type="dxa"/>
              <w:right w:w="58" w:type="dxa"/>
            </w:tcMar>
          </w:tcPr>
          <w:p w14:paraId="62C95E7C" w14:textId="00A7BEE4" w:rsidR="004E78F6" w:rsidRDefault="004E78F6" w:rsidP="004E78F6">
            <w:pPr>
              <w:pStyle w:val="TableText"/>
            </w:pPr>
            <w:r>
              <w:t>2687 – 2693</w:t>
            </w:r>
          </w:p>
        </w:tc>
        <w:tc>
          <w:tcPr>
            <w:tcW w:w="2227" w:type="dxa"/>
            <w:tcMar>
              <w:left w:w="58" w:type="dxa"/>
              <w:right w:w="58" w:type="dxa"/>
            </w:tcMar>
          </w:tcPr>
          <w:p w14:paraId="623A9A21" w14:textId="77777777" w:rsidR="004E78F6" w:rsidRDefault="004E78F6" w:rsidP="004E78F6">
            <w:pPr>
              <w:pStyle w:val="TableText"/>
            </w:pPr>
            <w:r>
              <w:t>HDR CASH REC APPLIED AMT12</w:t>
            </w:r>
          </w:p>
        </w:tc>
        <w:tc>
          <w:tcPr>
            <w:tcW w:w="2993" w:type="dxa"/>
            <w:tcMar>
              <w:left w:w="58" w:type="dxa"/>
              <w:right w:w="58" w:type="dxa"/>
            </w:tcMar>
          </w:tcPr>
          <w:p w14:paraId="7D37D115" w14:textId="363E648A" w:rsidR="004E78F6" w:rsidRDefault="004E78F6" w:rsidP="004E78F6">
            <w:pPr>
              <w:pStyle w:val="TableText"/>
            </w:pPr>
            <w:r>
              <w:t>:P:IDR-</w:t>
            </w:r>
            <w:hyperlink r:id="rId771" w:history="1">
              <w:r>
                <w:rPr>
                  <w:rStyle w:val="Hyperlink"/>
                </w:rPr>
                <w:t>C-AMOUNT</w:t>
              </w:r>
            </w:hyperlink>
          </w:p>
        </w:tc>
        <w:tc>
          <w:tcPr>
            <w:tcW w:w="2790" w:type="dxa"/>
            <w:tcMar>
              <w:left w:w="58" w:type="dxa"/>
              <w:right w:w="58" w:type="dxa"/>
            </w:tcMar>
          </w:tcPr>
          <w:p w14:paraId="615CFE73" w14:textId="77777777" w:rsidR="004E78F6" w:rsidRDefault="004E78F6" w:rsidP="004E78F6">
            <w:pPr>
              <w:pStyle w:val="TableText"/>
            </w:pPr>
            <w:r>
              <w:t>Amount applied</w:t>
            </w:r>
          </w:p>
          <w:p w14:paraId="479A6A4D" w14:textId="746A7A2C" w:rsidR="004E78F6" w:rsidRDefault="004E78F6" w:rsidP="001476CC">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s, this will reflect an amount applied to an outstanding AR tied to the original claim.</w:t>
            </w:r>
          </w:p>
        </w:tc>
        <w:tc>
          <w:tcPr>
            <w:tcW w:w="1080" w:type="dxa"/>
            <w:tcMar>
              <w:left w:w="58" w:type="dxa"/>
              <w:right w:w="58" w:type="dxa"/>
            </w:tcMar>
          </w:tcPr>
          <w:p w14:paraId="09ECF4BA" w14:textId="77777777" w:rsidR="004E78F6" w:rsidRDefault="004E78F6" w:rsidP="004E78F6">
            <w:pPr>
              <w:pStyle w:val="TableText"/>
              <w:rPr>
                <w:caps/>
              </w:rPr>
            </w:pPr>
            <w:r>
              <w:rPr>
                <w:caps/>
              </w:rPr>
              <w:t>7 n</w:t>
            </w:r>
          </w:p>
          <w:p w14:paraId="6275347F" w14:textId="77777777" w:rsidR="004E78F6" w:rsidRDefault="004E78F6" w:rsidP="004E78F6">
            <w:pPr>
              <w:pStyle w:val="TableText"/>
              <w:rPr>
                <w:caps/>
              </w:rPr>
            </w:pPr>
            <w:r>
              <w:rPr>
                <w:caps/>
              </w:rPr>
              <w:t>(99999V99)</w:t>
            </w:r>
          </w:p>
        </w:tc>
        <w:tc>
          <w:tcPr>
            <w:tcW w:w="2340" w:type="dxa"/>
            <w:tcMar>
              <w:left w:w="58" w:type="dxa"/>
              <w:right w:w="58" w:type="dxa"/>
            </w:tcMar>
          </w:tcPr>
          <w:p w14:paraId="456BDD6E" w14:textId="77777777" w:rsidR="004E78F6" w:rsidRDefault="004E78F6" w:rsidP="004E78F6">
            <w:pPr>
              <w:pStyle w:val="TableText"/>
            </w:pPr>
            <w:r>
              <w:t>-</w:t>
            </w:r>
          </w:p>
        </w:tc>
        <w:tc>
          <w:tcPr>
            <w:tcW w:w="858" w:type="dxa"/>
            <w:tcMar>
              <w:left w:w="58" w:type="dxa"/>
              <w:right w:w="58" w:type="dxa"/>
            </w:tcMar>
          </w:tcPr>
          <w:p w14:paraId="561A9103" w14:textId="77777777" w:rsidR="004E78F6" w:rsidRDefault="004E78F6" w:rsidP="004E78F6">
            <w:pPr>
              <w:pStyle w:val="TableText"/>
            </w:pPr>
            <w:r>
              <w:t>Zeros</w:t>
            </w:r>
          </w:p>
        </w:tc>
        <w:tc>
          <w:tcPr>
            <w:tcW w:w="431" w:type="dxa"/>
          </w:tcPr>
          <w:p w14:paraId="543A07F1" w14:textId="77777777" w:rsidR="004E78F6" w:rsidRDefault="004E78F6" w:rsidP="004E78F6">
            <w:pPr>
              <w:pStyle w:val="TableText"/>
            </w:pPr>
            <w:r>
              <w:t>-</w:t>
            </w:r>
          </w:p>
        </w:tc>
        <w:tc>
          <w:tcPr>
            <w:tcW w:w="431" w:type="dxa"/>
          </w:tcPr>
          <w:p w14:paraId="514F78F3" w14:textId="77777777" w:rsidR="004E78F6" w:rsidRDefault="004E78F6" w:rsidP="004E78F6">
            <w:pPr>
              <w:pStyle w:val="TableText"/>
            </w:pPr>
            <w:r>
              <w:t>-</w:t>
            </w:r>
          </w:p>
        </w:tc>
        <w:tc>
          <w:tcPr>
            <w:tcW w:w="432" w:type="dxa"/>
          </w:tcPr>
          <w:p w14:paraId="70DFD84B" w14:textId="77777777" w:rsidR="004E78F6" w:rsidRDefault="004E78F6" w:rsidP="004E78F6">
            <w:pPr>
              <w:pStyle w:val="TableText"/>
            </w:pPr>
            <w:r>
              <w:t>X</w:t>
            </w:r>
          </w:p>
        </w:tc>
      </w:tr>
      <w:tr w:rsidR="001476CC" w14:paraId="3083F7C6" w14:textId="77777777" w:rsidTr="005C7A84">
        <w:trPr>
          <w:cantSplit/>
          <w:jc w:val="center"/>
        </w:trPr>
        <w:tc>
          <w:tcPr>
            <w:tcW w:w="802" w:type="dxa"/>
            <w:tcMar>
              <w:left w:w="58" w:type="dxa"/>
              <w:right w:w="58" w:type="dxa"/>
            </w:tcMar>
          </w:tcPr>
          <w:p w14:paraId="56D7E121" w14:textId="77777777" w:rsidR="001476CC" w:rsidRDefault="001476CC" w:rsidP="001476CC">
            <w:pPr>
              <w:pStyle w:val="TableText"/>
            </w:pPr>
            <w:r>
              <w:t>2687 – 2693</w:t>
            </w:r>
          </w:p>
          <w:p w14:paraId="5BDA5369" w14:textId="17AFF061" w:rsidR="001476CC" w:rsidRDefault="001476CC" w:rsidP="001476CC">
            <w:pPr>
              <w:pStyle w:val="TableText"/>
            </w:pPr>
            <w:r>
              <w:t>(Cont’d)</w:t>
            </w:r>
          </w:p>
        </w:tc>
        <w:tc>
          <w:tcPr>
            <w:tcW w:w="2227" w:type="dxa"/>
            <w:tcMar>
              <w:left w:w="58" w:type="dxa"/>
              <w:right w:w="58" w:type="dxa"/>
            </w:tcMar>
          </w:tcPr>
          <w:p w14:paraId="61BECE25" w14:textId="79CAA42F" w:rsidR="001476CC" w:rsidRDefault="001476CC" w:rsidP="001476CC">
            <w:pPr>
              <w:pStyle w:val="TableText"/>
            </w:pPr>
            <w:r>
              <w:t>HDR CASH REC APPLIED AMT12</w:t>
            </w:r>
          </w:p>
        </w:tc>
        <w:tc>
          <w:tcPr>
            <w:tcW w:w="2993" w:type="dxa"/>
            <w:tcMar>
              <w:left w:w="58" w:type="dxa"/>
              <w:right w:w="58" w:type="dxa"/>
            </w:tcMar>
          </w:tcPr>
          <w:p w14:paraId="6FF73A9A" w14:textId="31749107" w:rsidR="001476CC" w:rsidRDefault="001476CC" w:rsidP="001476CC">
            <w:pPr>
              <w:pStyle w:val="TableText"/>
            </w:pPr>
            <w:r>
              <w:t>:P:IDR-</w:t>
            </w:r>
            <w:hyperlink r:id="rId772" w:history="1">
              <w:r>
                <w:rPr>
                  <w:rStyle w:val="Hyperlink"/>
                </w:rPr>
                <w:t>C-AMOUNT</w:t>
              </w:r>
            </w:hyperlink>
          </w:p>
        </w:tc>
        <w:tc>
          <w:tcPr>
            <w:tcW w:w="2790" w:type="dxa"/>
            <w:tcMar>
              <w:left w:w="58" w:type="dxa"/>
              <w:right w:w="58" w:type="dxa"/>
            </w:tcMar>
          </w:tcPr>
          <w:p w14:paraId="6067920F" w14:textId="245D2D9A" w:rsidR="001476CC" w:rsidRPr="001476CC" w:rsidRDefault="001476CC" w:rsidP="001476CC">
            <w:pPr>
              <w:pStyle w:val="TableText"/>
            </w:pPr>
            <w:r>
              <w:t>Amount applied continued</w:t>
            </w:r>
          </w:p>
          <w:p w14:paraId="7A902BFD" w14:textId="06DCD1C1" w:rsidR="001476CC" w:rsidRDefault="001476CC" w:rsidP="001476CC">
            <w:pPr>
              <w:pStyle w:val="TableText"/>
            </w:pPr>
            <w:r w:rsidRPr="00AB346F">
              <w:rPr>
                <w:rFonts w:cs="Arial"/>
                <w:color w:val="000000"/>
              </w:rPr>
              <w:t xml:space="preserve">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4DA6692D" w14:textId="77777777" w:rsidR="001476CC" w:rsidRDefault="001476CC" w:rsidP="001476CC">
            <w:pPr>
              <w:pStyle w:val="TableText"/>
              <w:rPr>
                <w:caps/>
              </w:rPr>
            </w:pPr>
            <w:r>
              <w:rPr>
                <w:caps/>
              </w:rPr>
              <w:t>7 n</w:t>
            </w:r>
          </w:p>
          <w:p w14:paraId="07F48778" w14:textId="041DCFB3" w:rsidR="001476CC" w:rsidRDefault="001476CC" w:rsidP="001476CC">
            <w:pPr>
              <w:pStyle w:val="TableText"/>
              <w:rPr>
                <w:caps/>
              </w:rPr>
            </w:pPr>
            <w:r>
              <w:rPr>
                <w:caps/>
              </w:rPr>
              <w:t>(99999V99)</w:t>
            </w:r>
          </w:p>
        </w:tc>
        <w:tc>
          <w:tcPr>
            <w:tcW w:w="2340" w:type="dxa"/>
            <w:tcMar>
              <w:left w:w="58" w:type="dxa"/>
              <w:right w:w="58" w:type="dxa"/>
            </w:tcMar>
          </w:tcPr>
          <w:p w14:paraId="4AFDB220" w14:textId="06B5AC2B" w:rsidR="001476CC" w:rsidRDefault="001476CC" w:rsidP="001476CC">
            <w:pPr>
              <w:pStyle w:val="TableText"/>
            </w:pPr>
            <w:r>
              <w:t>-</w:t>
            </w:r>
          </w:p>
        </w:tc>
        <w:tc>
          <w:tcPr>
            <w:tcW w:w="858" w:type="dxa"/>
            <w:tcMar>
              <w:left w:w="58" w:type="dxa"/>
              <w:right w:w="58" w:type="dxa"/>
            </w:tcMar>
          </w:tcPr>
          <w:p w14:paraId="01A763EC" w14:textId="029AB28F" w:rsidR="001476CC" w:rsidRDefault="001476CC" w:rsidP="001476CC">
            <w:pPr>
              <w:pStyle w:val="TableText"/>
            </w:pPr>
            <w:r>
              <w:t>Zeros</w:t>
            </w:r>
          </w:p>
        </w:tc>
        <w:tc>
          <w:tcPr>
            <w:tcW w:w="431" w:type="dxa"/>
          </w:tcPr>
          <w:p w14:paraId="0DB1169A" w14:textId="03C0CFA0" w:rsidR="001476CC" w:rsidRDefault="001476CC" w:rsidP="001476CC">
            <w:pPr>
              <w:pStyle w:val="TableText"/>
            </w:pPr>
            <w:r>
              <w:t>-</w:t>
            </w:r>
          </w:p>
        </w:tc>
        <w:tc>
          <w:tcPr>
            <w:tcW w:w="431" w:type="dxa"/>
          </w:tcPr>
          <w:p w14:paraId="5DBCB875" w14:textId="16E9DF08" w:rsidR="001476CC" w:rsidRDefault="001476CC" w:rsidP="001476CC">
            <w:pPr>
              <w:pStyle w:val="TableText"/>
            </w:pPr>
            <w:r>
              <w:t>-</w:t>
            </w:r>
          </w:p>
        </w:tc>
        <w:tc>
          <w:tcPr>
            <w:tcW w:w="432" w:type="dxa"/>
          </w:tcPr>
          <w:p w14:paraId="2BFD53C8" w14:textId="251DFF54" w:rsidR="001476CC" w:rsidRDefault="001476CC" w:rsidP="001476CC">
            <w:pPr>
              <w:pStyle w:val="TableText"/>
            </w:pPr>
            <w:r>
              <w:t>X</w:t>
            </w:r>
          </w:p>
        </w:tc>
      </w:tr>
      <w:tr w:rsidR="001476CC" w14:paraId="3E9FAA1C" w14:textId="77777777" w:rsidTr="005C7A84">
        <w:trPr>
          <w:cantSplit/>
          <w:jc w:val="center"/>
        </w:trPr>
        <w:tc>
          <w:tcPr>
            <w:tcW w:w="802" w:type="dxa"/>
            <w:tcMar>
              <w:left w:w="58" w:type="dxa"/>
              <w:right w:w="58" w:type="dxa"/>
            </w:tcMar>
          </w:tcPr>
          <w:p w14:paraId="13756E15" w14:textId="0A1F17C4" w:rsidR="001476CC" w:rsidRDefault="001476CC" w:rsidP="001476CC">
            <w:pPr>
              <w:pStyle w:val="TableText"/>
            </w:pPr>
            <w:r>
              <w:t>2694 – 2695</w:t>
            </w:r>
          </w:p>
        </w:tc>
        <w:tc>
          <w:tcPr>
            <w:tcW w:w="2227" w:type="dxa"/>
            <w:tcMar>
              <w:left w:w="58" w:type="dxa"/>
              <w:right w:w="58" w:type="dxa"/>
            </w:tcMar>
          </w:tcPr>
          <w:p w14:paraId="1B0CDDB8" w14:textId="77777777" w:rsidR="001476CC" w:rsidRDefault="001476CC" w:rsidP="001476CC">
            <w:pPr>
              <w:pStyle w:val="TableText"/>
            </w:pPr>
            <w:r>
              <w:t>HDR CASH REC REASON TYPE 12</w:t>
            </w:r>
          </w:p>
        </w:tc>
        <w:tc>
          <w:tcPr>
            <w:tcW w:w="2993" w:type="dxa"/>
            <w:tcMar>
              <w:left w:w="58" w:type="dxa"/>
              <w:right w:w="58" w:type="dxa"/>
            </w:tcMar>
          </w:tcPr>
          <w:p w14:paraId="57A29743" w14:textId="1071D8B3" w:rsidR="001476CC" w:rsidRDefault="001476CC" w:rsidP="001476CC">
            <w:pPr>
              <w:pStyle w:val="TableText"/>
            </w:pPr>
            <w:r>
              <w:t>:P:IDR-</w:t>
            </w:r>
            <w:hyperlink r:id="rId773" w:history="1">
              <w:r>
                <w:rPr>
                  <w:rStyle w:val="Hyperlink"/>
                </w:rPr>
                <w:t>C-REASON-TYPE</w:t>
              </w:r>
            </w:hyperlink>
          </w:p>
        </w:tc>
        <w:tc>
          <w:tcPr>
            <w:tcW w:w="2790" w:type="dxa"/>
            <w:tcMar>
              <w:left w:w="58" w:type="dxa"/>
              <w:right w:w="58" w:type="dxa"/>
            </w:tcMar>
          </w:tcPr>
          <w:p w14:paraId="1391C0C1" w14:textId="77777777" w:rsidR="001476CC" w:rsidRDefault="001476CC" w:rsidP="001476CC">
            <w:pPr>
              <w:pStyle w:val="TableText"/>
            </w:pPr>
            <w:r>
              <w:t>C/R reason type</w:t>
            </w:r>
          </w:p>
          <w:p w14:paraId="599C76AA" w14:textId="77DAE2C3" w:rsidR="001476CC" w:rsidRDefault="001476CC" w:rsidP="001476CC">
            <w:pPr>
              <w:pStyle w:val="TableText"/>
            </w:pPr>
            <w:r w:rsidRPr="00FB78C7">
              <w:rPr>
                <w:rFonts w:cs="Arial"/>
                <w:color w:val="000000"/>
              </w:rPr>
              <w:t xml:space="preserve">The value of the cash/financial action code identify the type of transaction. Refer to Spec </w:t>
            </w:r>
            <w:hyperlink r:id="rId774" w:history="1">
              <w:r w:rsidRPr="00CD7CBE">
                <w:rPr>
                  <w:rStyle w:val="Hyperlink"/>
                  <w:rFonts w:cs="Arial"/>
                </w:rPr>
                <w:t>S0115010</w:t>
              </w:r>
            </w:hyperlink>
            <w:r w:rsidRPr="00FB78C7">
              <w:rPr>
                <w:rFonts w:cs="Arial"/>
                <w:color w:val="000000"/>
              </w:rPr>
              <w:t xml:space="preserve"> for a complete list of valid codes and respective descriptions</w:t>
            </w:r>
            <w:r>
              <w:rPr>
                <w:rFonts w:cs="Arial"/>
                <w:color w:val="000000"/>
              </w:rPr>
              <w:t>.</w:t>
            </w:r>
          </w:p>
        </w:tc>
        <w:tc>
          <w:tcPr>
            <w:tcW w:w="1080" w:type="dxa"/>
            <w:tcMar>
              <w:left w:w="58" w:type="dxa"/>
              <w:right w:w="58" w:type="dxa"/>
            </w:tcMar>
          </w:tcPr>
          <w:p w14:paraId="62814DB1" w14:textId="77777777" w:rsidR="001476CC" w:rsidRDefault="001476CC" w:rsidP="001476CC">
            <w:pPr>
              <w:pStyle w:val="TableText"/>
              <w:rPr>
                <w:caps/>
              </w:rPr>
            </w:pPr>
            <w:r>
              <w:rPr>
                <w:caps/>
              </w:rPr>
              <w:t>2 c</w:t>
            </w:r>
          </w:p>
        </w:tc>
        <w:tc>
          <w:tcPr>
            <w:tcW w:w="2340" w:type="dxa"/>
            <w:tcMar>
              <w:left w:w="58" w:type="dxa"/>
              <w:right w:w="58" w:type="dxa"/>
            </w:tcMar>
          </w:tcPr>
          <w:p w14:paraId="158E7BC2" w14:textId="0B800D90" w:rsidR="001476CC" w:rsidRDefault="001476CC" w:rsidP="001476CC">
            <w:pPr>
              <w:pStyle w:val="TableText"/>
            </w:pPr>
            <w:r>
              <w:t xml:space="preserve">See spec </w:t>
            </w:r>
            <w:hyperlink r:id="rId775" w:history="1">
              <w:r>
                <w:rPr>
                  <w:rStyle w:val="Hyperlink"/>
                  <w:rFonts w:cs="Courier New"/>
                  <w:szCs w:val="16"/>
                </w:rPr>
                <w:t>S0115010</w:t>
              </w:r>
            </w:hyperlink>
          </w:p>
        </w:tc>
        <w:tc>
          <w:tcPr>
            <w:tcW w:w="858" w:type="dxa"/>
            <w:tcMar>
              <w:left w:w="58" w:type="dxa"/>
              <w:right w:w="58" w:type="dxa"/>
            </w:tcMar>
          </w:tcPr>
          <w:p w14:paraId="162E9001" w14:textId="77777777" w:rsidR="001476CC" w:rsidRDefault="001476CC" w:rsidP="001476CC">
            <w:pPr>
              <w:pStyle w:val="TableText"/>
            </w:pPr>
            <w:r>
              <w:t>Spaces</w:t>
            </w:r>
          </w:p>
        </w:tc>
        <w:tc>
          <w:tcPr>
            <w:tcW w:w="431" w:type="dxa"/>
          </w:tcPr>
          <w:p w14:paraId="135737A1" w14:textId="77777777" w:rsidR="001476CC" w:rsidRDefault="001476CC" w:rsidP="001476CC">
            <w:pPr>
              <w:pStyle w:val="TableText"/>
            </w:pPr>
            <w:r>
              <w:t>-</w:t>
            </w:r>
          </w:p>
        </w:tc>
        <w:tc>
          <w:tcPr>
            <w:tcW w:w="431" w:type="dxa"/>
          </w:tcPr>
          <w:p w14:paraId="13FDD6FC" w14:textId="77777777" w:rsidR="001476CC" w:rsidRDefault="001476CC" w:rsidP="001476CC">
            <w:pPr>
              <w:pStyle w:val="TableText"/>
            </w:pPr>
            <w:r>
              <w:t>-</w:t>
            </w:r>
          </w:p>
        </w:tc>
        <w:tc>
          <w:tcPr>
            <w:tcW w:w="432" w:type="dxa"/>
          </w:tcPr>
          <w:p w14:paraId="0C2D3D91" w14:textId="77777777" w:rsidR="001476CC" w:rsidRDefault="001476CC" w:rsidP="001476CC">
            <w:pPr>
              <w:pStyle w:val="TableText"/>
            </w:pPr>
            <w:r>
              <w:t>X</w:t>
            </w:r>
          </w:p>
        </w:tc>
      </w:tr>
      <w:tr w:rsidR="001476CC" w14:paraId="080074A6" w14:textId="77777777" w:rsidTr="005C7A84">
        <w:trPr>
          <w:cantSplit/>
          <w:jc w:val="center"/>
        </w:trPr>
        <w:tc>
          <w:tcPr>
            <w:tcW w:w="802" w:type="dxa"/>
            <w:tcMar>
              <w:left w:w="58" w:type="dxa"/>
              <w:right w:w="58" w:type="dxa"/>
            </w:tcMar>
          </w:tcPr>
          <w:p w14:paraId="0E4DC420" w14:textId="495CA86A" w:rsidR="001476CC" w:rsidRDefault="001476CC" w:rsidP="001476CC">
            <w:pPr>
              <w:pStyle w:val="TableText"/>
            </w:pPr>
            <w:r>
              <w:t>2696 – 2700</w:t>
            </w:r>
          </w:p>
        </w:tc>
        <w:tc>
          <w:tcPr>
            <w:tcW w:w="2227" w:type="dxa"/>
            <w:tcMar>
              <w:left w:w="58" w:type="dxa"/>
              <w:right w:w="58" w:type="dxa"/>
            </w:tcMar>
          </w:tcPr>
          <w:p w14:paraId="5869ABD5" w14:textId="77777777" w:rsidR="001476CC" w:rsidRDefault="001476CC" w:rsidP="001476CC">
            <w:pPr>
              <w:pStyle w:val="TableText"/>
            </w:pPr>
            <w:r>
              <w:t>HDR CASH REC REASON CODE 12</w:t>
            </w:r>
          </w:p>
        </w:tc>
        <w:tc>
          <w:tcPr>
            <w:tcW w:w="2993" w:type="dxa"/>
            <w:tcMar>
              <w:left w:w="58" w:type="dxa"/>
              <w:right w:w="58" w:type="dxa"/>
            </w:tcMar>
          </w:tcPr>
          <w:p w14:paraId="68F1EAA9" w14:textId="519F734E" w:rsidR="001476CC" w:rsidRDefault="001476CC" w:rsidP="001476CC">
            <w:pPr>
              <w:pStyle w:val="TableText"/>
            </w:pPr>
            <w:r>
              <w:t>:P:IDR-</w:t>
            </w:r>
            <w:hyperlink r:id="rId776" w:history="1">
              <w:r>
                <w:rPr>
                  <w:rStyle w:val="Hyperlink"/>
                </w:rPr>
                <w:t>C-REASON-CODE</w:t>
              </w:r>
            </w:hyperlink>
          </w:p>
        </w:tc>
        <w:tc>
          <w:tcPr>
            <w:tcW w:w="2790" w:type="dxa"/>
            <w:tcMar>
              <w:left w:w="58" w:type="dxa"/>
              <w:right w:w="58" w:type="dxa"/>
            </w:tcMar>
          </w:tcPr>
          <w:p w14:paraId="23C43EE5" w14:textId="77777777" w:rsidR="001476CC" w:rsidRDefault="001476CC" w:rsidP="001476CC">
            <w:pPr>
              <w:pStyle w:val="TableText"/>
            </w:pPr>
            <w:r>
              <w:t>C/R reason code</w:t>
            </w:r>
          </w:p>
          <w:p w14:paraId="3AADA771" w14:textId="14F079B1" w:rsidR="001476CC" w:rsidRDefault="001476CC" w:rsidP="001476CC">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32FD6222" w14:textId="77777777" w:rsidR="001476CC" w:rsidRDefault="001476CC" w:rsidP="001476CC">
            <w:pPr>
              <w:pStyle w:val="TableText"/>
              <w:rPr>
                <w:caps/>
              </w:rPr>
            </w:pPr>
            <w:r>
              <w:rPr>
                <w:caps/>
              </w:rPr>
              <w:t>5 c</w:t>
            </w:r>
          </w:p>
        </w:tc>
        <w:tc>
          <w:tcPr>
            <w:tcW w:w="2340" w:type="dxa"/>
            <w:tcMar>
              <w:left w:w="58" w:type="dxa"/>
              <w:right w:w="58" w:type="dxa"/>
            </w:tcMar>
          </w:tcPr>
          <w:p w14:paraId="3DAA8227" w14:textId="31D7256D" w:rsidR="001476CC" w:rsidRDefault="001476CC" w:rsidP="001476CC">
            <w:pPr>
              <w:pStyle w:val="TableText"/>
            </w:pPr>
            <w:r>
              <w:t xml:space="preserve">See spec </w:t>
            </w:r>
            <w:hyperlink r:id="rId777" w:history="1">
              <w:r>
                <w:rPr>
                  <w:rStyle w:val="Hyperlink"/>
                </w:rPr>
                <w:t>S0121000</w:t>
              </w:r>
            </w:hyperlink>
          </w:p>
        </w:tc>
        <w:tc>
          <w:tcPr>
            <w:tcW w:w="858" w:type="dxa"/>
            <w:tcMar>
              <w:left w:w="58" w:type="dxa"/>
              <w:right w:w="58" w:type="dxa"/>
            </w:tcMar>
          </w:tcPr>
          <w:p w14:paraId="514FD6CD" w14:textId="77777777" w:rsidR="001476CC" w:rsidRDefault="001476CC" w:rsidP="001476CC">
            <w:pPr>
              <w:pStyle w:val="TableText"/>
            </w:pPr>
            <w:r>
              <w:t>Spaces</w:t>
            </w:r>
          </w:p>
        </w:tc>
        <w:tc>
          <w:tcPr>
            <w:tcW w:w="431" w:type="dxa"/>
          </w:tcPr>
          <w:p w14:paraId="7EF05EFE" w14:textId="77777777" w:rsidR="001476CC" w:rsidRDefault="001476CC" w:rsidP="001476CC">
            <w:pPr>
              <w:pStyle w:val="TableText"/>
            </w:pPr>
            <w:r>
              <w:t>-</w:t>
            </w:r>
          </w:p>
        </w:tc>
        <w:tc>
          <w:tcPr>
            <w:tcW w:w="431" w:type="dxa"/>
          </w:tcPr>
          <w:p w14:paraId="66794562" w14:textId="77777777" w:rsidR="001476CC" w:rsidRDefault="001476CC" w:rsidP="001476CC">
            <w:pPr>
              <w:pStyle w:val="TableText"/>
            </w:pPr>
            <w:r>
              <w:t>-</w:t>
            </w:r>
          </w:p>
        </w:tc>
        <w:tc>
          <w:tcPr>
            <w:tcW w:w="432" w:type="dxa"/>
          </w:tcPr>
          <w:p w14:paraId="5567BE68" w14:textId="77777777" w:rsidR="001476CC" w:rsidRDefault="001476CC" w:rsidP="001476CC">
            <w:pPr>
              <w:pStyle w:val="TableText"/>
            </w:pPr>
            <w:r>
              <w:t>X</w:t>
            </w:r>
          </w:p>
        </w:tc>
      </w:tr>
      <w:tr w:rsidR="001476CC" w14:paraId="17123A94" w14:textId="77777777" w:rsidTr="005C7A84">
        <w:trPr>
          <w:cantSplit/>
          <w:jc w:val="center"/>
        </w:trPr>
        <w:tc>
          <w:tcPr>
            <w:tcW w:w="802" w:type="dxa"/>
            <w:tcMar>
              <w:left w:w="58" w:type="dxa"/>
              <w:right w:w="58" w:type="dxa"/>
            </w:tcMar>
          </w:tcPr>
          <w:p w14:paraId="1487C81E" w14:textId="132051A9" w:rsidR="001476CC" w:rsidRDefault="001476CC" w:rsidP="001476CC">
            <w:pPr>
              <w:pStyle w:val="TableText"/>
            </w:pPr>
            <w:r>
              <w:t>2701 – 2704</w:t>
            </w:r>
          </w:p>
        </w:tc>
        <w:tc>
          <w:tcPr>
            <w:tcW w:w="2227" w:type="dxa"/>
            <w:tcMar>
              <w:left w:w="58" w:type="dxa"/>
              <w:right w:w="58" w:type="dxa"/>
            </w:tcMar>
          </w:tcPr>
          <w:p w14:paraId="3814E923" w14:textId="77777777" w:rsidR="001476CC" w:rsidRDefault="001476CC" w:rsidP="001476CC">
            <w:pPr>
              <w:pStyle w:val="TableText"/>
            </w:pPr>
            <w:r>
              <w:t>HDR CLERK ID 12</w:t>
            </w:r>
          </w:p>
        </w:tc>
        <w:tc>
          <w:tcPr>
            <w:tcW w:w="2993" w:type="dxa"/>
            <w:tcMar>
              <w:left w:w="58" w:type="dxa"/>
              <w:right w:w="58" w:type="dxa"/>
            </w:tcMar>
          </w:tcPr>
          <w:p w14:paraId="1540AD13" w14:textId="5CC67C2B" w:rsidR="001476CC" w:rsidRDefault="001476CC" w:rsidP="001476CC">
            <w:pPr>
              <w:pStyle w:val="TableText"/>
            </w:pPr>
            <w:r>
              <w:t>:P:IDR-</w:t>
            </w:r>
            <w:hyperlink r:id="rId778" w:history="1">
              <w:r>
                <w:rPr>
                  <w:rStyle w:val="Hyperlink"/>
                </w:rPr>
                <w:t>C-CLERK</w:t>
              </w:r>
            </w:hyperlink>
          </w:p>
        </w:tc>
        <w:tc>
          <w:tcPr>
            <w:tcW w:w="2790" w:type="dxa"/>
            <w:tcMar>
              <w:left w:w="58" w:type="dxa"/>
              <w:right w:w="58" w:type="dxa"/>
            </w:tcMar>
          </w:tcPr>
          <w:p w14:paraId="6D3C5EB5" w14:textId="77777777" w:rsidR="001476CC" w:rsidRDefault="001476CC" w:rsidP="001476CC">
            <w:pPr>
              <w:pStyle w:val="TableText"/>
            </w:pPr>
            <w:r>
              <w:t>Clerk</w:t>
            </w:r>
          </w:p>
          <w:p w14:paraId="400A376C" w14:textId="77777777" w:rsidR="001476CC" w:rsidRDefault="001476CC" w:rsidP="001476CC">
            <w:pPr>
              <w:pStyle w:val="TableText"/>
            </w:pPr>
            <w:r w:rsidRPr="00393530">
              <w:rPr>
                <w:rFonts w:cs="Arial"/>
                <w:color w:val="000000"/>
              </w:rPr>
              <w:t>The identification code of the clerk initiating the change.</w:t>
            </w:r>
          </w:p>
        </w:tc>
        <w:tc>
          <w:tcPr>
            <w:tcW w:w="1080" w:type="dxa"/>
            <w:tcMar>
              <w:left w:w="58" w:type="dxa"/>
              <w:right w:w="58" w:type="dxa"/>
            </w:tcMar>
          </w:tcPr>
          <w:p w14:paraId="62FCF2D7" w14:textId="77777777" w:rsidR="001476CC" w:rsidRDefault="001476CC" w:rsidP="001476CC">
            <w:pPr>
              <w:pStyle w:val="TableText"/>
              <w:rPr>
                <w:caps/>
              </w:rPr>
            </w:pPr>
            <w:r>
              <w:rPr>
                <w:caps/>
              </w:rPr>
              <w:t>4 c</w:t>
            </w:r>
          </w:p>
        </w:tc>
        <w:tc>
          <w:tcPr>
            <w:tcW w:w="2340" w:type="dxa"/>
            <w:tcMar>
              <w:left w:w="58" w:type="dxa"/>
              <w:right w:w="58" w:type="dxa"/>
            </w:tcMar>
          </w:tcPr>
          <w:p w14:paraId="1CFCFC52" w14:textId="77777777" w:rsidR="001476CC" w:rsidRDefault="001476CC" w:rsidP="001476CC">
            <w:pPr>
              <w:pStyle w:val="TableText"/>
            </w:pPr>
            <w:r>
              <w:t>-</w:t>
            </w:r>
          </w:p>
        </w:tc>
        <w:tc>
          <w:tcPr>
            <w:tcW w:w="858" w:type="dxa"/>
            <w:tcMar>
              <w:left w:w="58" w:type="dxa"/>
              <w:right w:w="58" w:type="dxa"/>
            </w:tcMar>
          </w:tcPr>
          <w:p w14:paraId="3068A3F1" w14:textId="77777777" w:rsidR="001476CC" w:rsidRDefault="001476CC" w:rsidP="001476CC">
            <w:pPr>
              <w:pStyle w:val="TableText"/>
            </w:pPr>
            <w:r>
              <w:t>Spaces</w:t>
            </w:r>
          </w:p>
        </w:tc>
        <w:tc>
          <w:tcPr>
            <w:tcW w:w="431" w:type="dxa"/>
          </w:tcPr>
          <w:p w14:paraId="39661956" w14:textId="77777777" w:rsidR="001476CC" w:rsidRDefault="001476CC" w:rsidP="001476CC">
            <w:pPr>
              <w:pStyle w:val="TableText"/>
            </w:pPr>
            <w:r>
              <w:t>-</w:t>
            </w:r>
          </w:p>
        </w:tc>
        <w:tc>
          <w:tcPr>
            <w:tcW w:w="431" w:type="dxa"/>
          </w:tcPr>
          <w:p w14:paraId="1CE6C858" w14:textId="77777777" w:rsidR="001476CC" w:rsidRDefault="001476CC" w:rsidP="001476CC">
            <w:pPr>
              <w:pStyle w:val="TableText"/>
            </w:pPr>
            <w:r>
              <w:t>-</w:t>
            </w:r>
          </w:p>
        </w:tc>
        <w:tc>
          <w:tcPr>
            <w:tcW w:w="432" w:type="dxa"/>
          </w:tcPr>
          <w:p w14:paraId="5CA0921D" w14:textId="77777777" w:rsidR="001476CC" w:rsidRDefault="001476CC" w:rsidP="001476CC">
            <w:pPr>
              <w:pStyle w:val="TableText"/>
            </w:pPr>
            <w:r>
              <w:t>X</w:t>
            </w:r>
          </w:p>
        </w:tc>
      </w:tr>
      <w:tr w:rsidR="001476CC" w14:paraId="4D9FB2B7" w14:textId="77777777" w:rsidTr="005C7A84">
        <w:trPr>
          <w:cantSplit/>
          <w:jc w:val="center"/>
        </w:trPr>
        <w:tc>
          <w:tcPr>
            <w:tcW w:w="802" w:type="dxa"/>
            <w:tcMar>
              <w:left w:w="58" w:type="dxa"/>
              <w:right w:w="58" w:type="dxa"/>
            </w:tcMar>
          </w:tcPr>
          <w:p w14:paraId="315E03A7" w14:textId="6E53C08F" w:rsidR="001476CC" w:rsidRDefault="001476CC" w:rsidP="001476CC">
            <w:pPr>
              <w:pStyle w:val="TableText"/>
            </w:pPr>
            <w:r>
              <w:t>2705 – 2712</w:t>
            </w:r>
          </w:p>
        </w:tc>
        <w:tc>
          <w:tcPr>
            <w:tcW w:w="2227" w:type="dxa"/>
            <w:tcMar>
              <w:left w:w="58" w:type="dxa"/>
              <w:right w:w="58" w:type="dxa"/>
            </w:tcMar>
          </w:tcPr>
          <w:p w14:paraId="7EBEE6DF" w14:textId="77777777" w:rsidR="001476CC" w:rsidRDefault="001476CC" w:rsidP="001476CC">
            <w:pPr>
              <w:pStyle w:val="TableText"/>
            </w:pPr>
            <w:r>
              <w:t>HDR CASH REC TRAILER DATE 12</w:t>
            </w:r>
          </w:p>
        </w:tc>
        <w:tc>
          <w:tcPr>
            <w:tcW w:w="2993" w:type="dxa"/>
            <w:tcMar>
              <w:left w:w="58" w:type="dxa"/>
              <w:right w:w="58" w:type="dxa"/>
            </w:tcMar>
          </w:tcPr>
          <w:p w14:paraId="7CABE49B" w14:textId="367A7AF3" w:rsidR="001476CC" w:rsidRDefault="001476CC" w:rsidP="001476CC">
            <w:pPr>
              <w:pStyle w:val="TableText"/>
            </w:pPr>
            <w:r>
              <w:t>:P:IDR-</w:t>
            </w:r>
            <w:hyperlink r:id="rId779" w:history="1">
              <w:r>
                <w:rPr>
                  <w:rStyle w:val="Hyperlink"/>
                </w:rPr>
                <w:t>C-DATE</w:t>
              </w:r>
            </w:hyperlink>
          </w:p>
        </w:tc>
        <w:tc>
          <w:tcPr>
            <w:tcW w:w="2790" w:type="dxa"/>
            <w:tcMar>
              <w:left w:w="58" w:type="dxa"/>
              <w:right w:w="58" w:type="dxa"/>
            </w:tcMar>
          </w:tcPr>
          <w:p w14:paraId="696E0837" w14:textId="77777777" w:rsidR="001476CC" w:rsidRDefault="001476CC" w:rsidP="001476CC">
            <w:pPr>
              <w:pStyle w:val="TableText"/>
            </w:pPr>
            <w:r>
              <w:t>C/R Trailer Date</w:t>
            </w:r>
          </w:p>
          <w:p w14:paraId="3D3E1433" w14:textId="77777777" w:rsidR="001476CC" w:rsidRDefault="001476CC" w:rsidP="001476CC">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1199C9CA" w14:textId="77777777" w:rsidR="001476CC" w:rsidRDefault="001476CC" w:rsidP="001476CC">
            <w:pPr>
              <w:pStyle w:val="TableText"/>
              <w:rPr>
                <w:caps/>
              </w:rPr>
            </w:pPr>
            <w:r>
              <w:rPr>
                <w:caps/>
              </w:rPr>
              <w:t>8 N</w:t>
            </w:r>
          </w:p>
        </w:tc>
        <w:tc>
          <w:tcPr>
            <w:tcW w:w="2340" w:type="dxa"/>
            <w:tcMar>
              <w:left w:w="58" w:type="dxa"/>
              <w:right w:w="58" w:type="dxa"/>
            </w:tcMar>
          </w:tcPr>
          <w:p w14:paraId="53DEF504" w14:textId="77777777" w:rsidR="001476CC" w:rsidRDefault="001476CC" w:rsidP="001476CC">
            <w:pPr>
              <w:pStyle w:val="TableText"/>
            </w:pPr>
            <w:r>
              <w:t>MMDDYYYY</w:t>
            </w:r>
          </w:p>
        </w:tc>
        <w:tc>
          <w:tcPr>
            <w:tcW w:w="858" w:type="dxa"/>
            <w:tcMar>
              <w:left w:w="58" w:type="dxa"/>
              <w:right w:w="58" w:type="dxa"/>
            </w:tcMar>
          </w:tcPr>
          <w:p w14:paraId="2B6A81DB" w14:textId="77777777" w:rsidR="001476CC" w:rsidRDefault="001476CC" w:rsidP="001476CC">
            <w:pPr>
              <w:pStyle w:val="TableText"/>
            </w:pPr>
            <w:r>
              <w:t>Zeros</w:t>
            </w:r>
          </w:p>
        </w:tc>
        <w:tc>
          <w:tcPr>
            <w:tcW w:w="431" w:type="dxa"/>
          </w:tcPr>
          <w:p w14:paraId="30047B83" w14:textId="77777777" w:rsidR="001476CC" w:rsidRDefault="001476CC" w:rsidP="001476CC">
            <w:pPr>
              <w:pStyle w:val="TableText"/>
            </w:pPr>
            <w:r>
              <w:t>-</w:t>
            </w:r>
          </w:p>
        </w:tc>
        <w:tc>
          <w:tcPr>
            <w:tcW w:w="431" w:type="dxa"/>
          </w:tcPr>
          <w:p w14:paraId="370318F9" w14:textId="77777777" w:rsidR="001476CC" w:rsidRDefault="001476CC" w:rsidP="001476CC">
            <w:pPr>
              <w:pStyle w:val="TableText"/>
            </w:pPr>
            <w:r>
              <w:t>-</w:t>
            </w:r>
          </w:p>
        </w:tc>
        <w:tc>
          <w:tcPr>
            <w:tcW w:w="432" w:type="dxa"/>
          </w:tcPr>
          <w:p w14:paraId="0CE1CDC5" w14:textId="77777777" w:rsidR="001476CC" w:rsidRDefault="001476CC" w:rsidP="001476CC">
            <w:pPr>
              <w:pStyle w:val="TableText"/>
            </w:pPr>
            <w:r>
              <w:t>X</w:t>
            </w:r>
          </w:p>
        </w:tc>
      </w:tr>
      <w:tr w:rsidR="001476CC" w14:paraId="38424F68" w14:textId="77777777" w:rsidTr="005C7A84">
        <w:trPr>
          <w:cantSplit/>
          <w:jc w:val="center"/>
        </w:trPr>
        <w:tc>
          <w:tcPr>
            <w:tcW w:w="802" w:type="dxa"/>
            <w:tcMar>
              <w:left w:w="58" w:type="dxa"/>
              <w:right w:w="58" w:type="dxa"/>
            </w:tcMar>
          </w:tcPr>
          <w:p w14:paraId="02980082" w14:textId="77777777" w:rsidR="001476CC" w:rsidRDefault="001476CC" w:rsidP="001476CC">
            <w:pPr>
              <w:pStyle w:val="TableText"/>
            </w:pPr>
            <w:r>
              <w:t>2713</w:t>
            </w:r>
          </w:p>
        </w:tc>
        <w:tc>
          <w:tcPr>
            <w:tcW w:w="2227" w:type="dxa"/>
            <w:tcMar>
              <w:left w:w="58" w:type="dxa"/>
              <w:right w:w="58" w:type="dxa"/>
            </w:tcMar>
          </w:tcPr>
          <w:p w14:paraId="1C582F87" w14:textId="77777777" w:rsidR="001476CC" w:rsidRDefault="001476CC" w:rsidP="001476CC">
            <w:pPr>
              <w:pStyle w:val="TableText"/>
            </w:pPr>
            <w:r>
              <w:t>CASH REC TYPE 13</w:t>
            </w:r>
          </w:p>
        </w:tc>
        <w:tc>
          <w:tcPr>
            <w:tcW w:w="2993" w:type="dxa"/>
            <w:tcMar>
              <w:left w:w="58" w:type="dxa"/>
              <w:right w:w="58" w:type="dxa"/>
            </w:tcMar>
          </w:tcPr>
          <w:p w14:paraId="7E241FA4" w14:textId="03D21402" w:rsidR="001476CC" w:rsidRDefault="001476CC" w:rsidP="001476CC">
            <w:pPr>
              <w:pStyle w:val="TableText"/>
            </w:pPr>
            <w:r>
              <w:t>:P:IDR-</w:t>
            </w:r>
            <w:hyperlink r:id="rId780" w:history="1">
              <w:r>
                <w:rPr>
                  <w:rStyle w:val="Hyperlink"/>
                </w:rPr>
                <w:t>C-TYPE</w:t>
              </w:r>
            </w:hyperlink>
          </w:p>
        </w:tc>
        <w:tc>
          <w:tcPr>
            <w:tcW w:w="2790" w:type="dxa"/>
            <w:tcMar>
              <w:left w:w="58" w:type="dxa"/>
              <w:right w:w="58" w:type="dxa"/>
            </w:tcMar>
          </w:tcPr>
          <w:p w14:paraId="4ADEC000" w14:textId="77777777" w:rsidR="001476CC" w:rsidRDefault="001476CC" w:rsidP="001476CC">
            <w:pPr>
              <w:pStyle w:val="TableText"/>
            </w:pPr>
            <w:r>
              <w:t>C/R type</w:t>
            </w:r>
          </w:p>
          <w:p w14:paraId="5E78AFB7" w14:textId="77777777" w:rsidR="001476CC" w:rsidRDefault="001476CC" w:rsidP="001476CC">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56F9F903" w14:textId="77777777" w:rsidR="001476CC" w:rsidRDefault="001476CC" w:rsidP="001476CC">
            <w:pPr>
              <w:pStyle w:val="TableText"/>
              <w:rPr>
                <w:caps/>
              </w:rPr>
            </w:pPr>
            <w:r>
              <w:rPr>
                <w:caps/>
              </w:rPr>
              <w:t>1 C</w:t>
            </w:r>
          </w:p>
        </w:tc>
        <w:tc>
          <w:tcPr>
            <w:tcW w:w="2340" w:type="dxa"/>
            <w:tcMar>
              <w:left w:w="58" w:type="dxa"/>
              <w:right w:w="58" w:type="dxa"/>
            </w:tcMar>
          </w:tcPr>
          <w:p w14:paraId="4ED2D9C1" w14:textId="77777777" w:rsidR="001476CC" w:rsidRPr="0097365E" w:rsidRDefault="001476CC" w:rsidP="001476CC">
            <w:pPr>
              <w:pStyle w:val="TableText"/>
              <w:rPr>
                <w:rFonts w:cs="Arial"/>
                <w:color w:val="000000"/>
              </w:rPr>
            </w:pPr>
            <w:r w:rsidRPr="0042502A">
              <w:rPr>
                <w:rFonts w:cs="Arial"/>
                <w:b/>
                <w:color w:val="000000"/>
              </w:rPr>
              <w:t>Valid Values:</w:t>
            </w:r>
          </w:p>
          <w:p w14:paraId="09F8B003" w14:textId="199251EA" w:rsidR="001476CC" w:rsidRPr="000B6CD8" w:rsidRDefault="001476CC" w:rsidP="00245396">
            <w:pPr>
              <w:pStyle w:val="TableTextBullet"/>
            </w:pPr>
            <w:r w:rsidRPr="000B6CD8">
              <w:t xml:space="preserve">P </w:t>
            </w:r>
            <w:r>
              <w:t xml:space="preserve">– </w:t>
            </w:r>
            <w:r w:rsidRPr="000B6CD8">
              <w:t>Partial refund</w:t>
            </w:r>
          </w:p>
          <w:p w14:paraId="24850FF9" w14:textId="1FD4FEF5" w:rsidR="001476CC" w:rsidRPr="000B6CD8" w:rsidRDefault="001476CC" w:rsidP="00245396">
            <w:pPr>
              <w:pStyle w:val="TableTextBullet"/>
            </w:pPr>
            <w:r w:rsidRPr="000B6CD8">
              <w:t xml:space="preserve">F </w:t>
            </w:r>
            <w:r>
              <w:t xml:space="preserve">– </w:t>
            </w:r>
            <w:r w:rsidRPr="000B6CD8">
              <w:t>Full refund</w:t>
            </w:r>
          </w:p>
          <w:p w14:paraId="1FC295BB" w14:textId="127BE5C1" w:rsidR="001476CC" w:rsidRPr="000B6CD8" w:rsidRDefault="001476CC" w:rsidP="00245396">
            <w:pPr>
              <w:pStyle w:val="TableTextBullet"/>
            </w:pPr>
            <w:r w:rsidRPr="000B6CD8">
              <w:t xml:space="preserve">R </w:t>
            </w:r>
            <w:r>
              <w:t xml:space="preserve">– </w:t>
            </w:r>
            <w:r w:rsidRPr="000B6CD8">
              <w:t>Reissue</w:t>
            </w:r>
          </w:p>
          <w:p w14:paraId="06F6EB59" w14:textId="7E3C76A0" w:rsidR="001476CC" w:rsidRPr="000B6CD8" w:rsidRDefault="001476CC" w:rsidP="00245396">
            <w:pPr>
              <w:pStyle w:val="TableTextBullet"/>
            </w:pPr>
            <w:r w:rsidRPr="000B6CD8">
              <w:t xml:space="preserve">S </w:t>
            </w:r>
            <w:r>
              <w:t xml:space="preserve">– </w:t>
            </w:r>
            <w:r w:rsidRPr="000B6CD8">
              <w:t>Staledate</w:t>
            </w:r>
          </w:p>
          <w:p w14:paraId="49AF6297" w14:textId="3FD61947" w:rsidR="001476CC" w:rsidRDefault="001476CC" w:rsidP="00245396">
            <w:pPr>
              <w:pStyle w:val="TableTextBullet"/>
            </w:pPr>
            <w:r w:rsidRPr="000B6CD8">
              <w:t xml:space="preserve">V </w:t>
            </w:r>
            <w:r>
              <w:t xml:space="preserve">– </w:t>
            </w:r>
            <w:r w:rsidRPr="000B6CD8">
              <w:t>Void</w:t>
            </w:r>
          </w:p>
        </w:tc>
        <w:tc>
          <w:tcPr>
            <w:tcW w:w="858" w:type="dxa"/>
            <w:tcMar>
              <w:left w:w="58" w:type="dxa"/>
              <w:right w:w="58" w:type="dxa"/>
            </w:tcMar>
          </w:tcPr>
          <w:p w14:paraId="6866099A" w14:textId="77777777" w:rsidR="001476CC" w:rsidRDefault="001476CC" w:rsidP="001476CC">
            <w:pPr>
              <w:pStyle w:val="TableText"/>
            </w:pPr>
            <w:r>
              <w:t>Spaces</w:t>
            </w:r>
          </w:p>
        </w:tc>
        <w:tc>
          <w:tcPr>
            <w:tcW w:w="431" w:type="dxa"/>
          </w:tcPr>
          <w:p w14:paraId="2D8B557A" w14:textId="77777777" w:rsidR="001476CC" w:rsidRDefault="001476CC" w:rsidP="001476CC">
            <w:pPr>
              <w:pStyle w:val="TableText"/>
            </w:pPr>
            <w:r>
              <w:t>-</w:t>
            </w:r>
          </w:p>
        </w:tc>
        <w:tc>
          <w:tcPr>
            <w:tcW w:w="431" w:type="dxa"/>
          </w:tcPr>
          <w:p w14:paraId="555AFED0" w14:textId="77777777" w:rsidR="001476CC" w:rsidRDefault="001476CC" w:rsidP="001476CC">
            <w:pPr>
              <w:pStyle w:val="TableText"/>
            </w:pPr>
            <w:r>
              <w:t>-</w:t>
            </w:r>
          </w:p>
        </w:tc>
        <w:tc>
          <w:tcPr>
            <w:tcW w:w="432" w:type="dxa"/>
          </w:tcPr>
          <w:p w14:paraId="1EEE5512" w14:textId="77777777" w:rsidR="001476CC" w:rsidRDefault="001476CC" w:rsidP="001476CC">
            <w:pPr>
              <w:pStyle w:val="TableText"/>
            </w:pPr>
            <w:r>
              <w:t>X</w:t>
            </w:r>
          </w:p>
        </w:tc>
      </w:tr>
      <w:tr w:rsidR="001476CC" w14:paraId="715159E5" w14:textId="77777777" w:rsidTr="005C7A84">
        <w:trPr>
          <w:cantSplit/>
          <w:jc w:val="center"/>
        </w:trPr>
        <w:tc>
          <w:tcPr>
            <w:tcW w:w="802" w:type="dxa"/>
            <w:tcMar>
              <w:left w:w="58" w:type="dxa"/>
              <w:right w:w="58" w:type="dxa"/>
            </w:tcMar>
          </w:tcPr>
          <w:p w14:paraId="62ED27A3" w14:textId="77777777" w:rsidR="001476CC" w:rsidRDefault="001476CC" w:rsidP="001476CC">
            <w:pPr>
              <w:pStyle w:val="TableText"/>
            </w:pPr>
            <w:r>
              <w:t>2714</w:t>
            </w:r>
          </w:p>
        </w:tc>
        <w:tc>
          <w:tcPr>
            <w:tcW w:w="2227" w:type="dxa"/>
            <w:tcMar>
              <w:left w:w="58" w:type="dxa"/>
              <w:right w:w="58" w:type="dxa"/>
            </w:tcMar>
          </w:tcPr>
          <w:p w14:paraId="3F1696C5" w14:textId="77777777" w:rsidR="001476CC" w:rsidRDefault="001476CC" w:rsidP="001476CC">
            <w:pPr>
              <w:pStyle w:val="TableText"/>
            </w:pPr>
            <w:r>
              <w:t>HDR STATUS PRIOR 13</w:t>
            </w:r>
          </w:p>
        </w:tc>
        <w:tc>
          <w:tcPr>
            <w:tcW w:w="2993" w:type="dxa"/>
            <w:tcMar>
              <w:left w:w="58" w:type="dxa"/>
              <w:right w:w="58" w:type="dxa"/>
            </w:tcMar>
          </w:tcPr>
          <w:p w14:paraId="60A2D563" w14:textId="5EA371AB" w:rsidR="001476CC" w:rsidRDefault="001476CC" w:rsidP="001476CC">
            <w:pPr>
              <w:pStyle w:val="TableText"/>
            </w:pPr>
            <w:r>
              <w:t>:P:IDR-</w:t>
            </w:r>
            <w:hyperlink r:id="rId781" w:history="1">
              <w:r>
                <w:rPr>
                  <w:rStyle w:val="Hyperlink"/>
                </w:rPr>
                <w:t>C-OLD-STAT</w:t>
              </w:r>
            </w:hyperlink>
          </w:p>
        </w:tc>
        <w:tc>
          <w:tcPr>
            <w:tcW w:w="2790" w:type="dxa"/>
            <w:tcMar>
              <w:left w:w="58" w:type="dxa"/>
              <w:right w:w="58" w:type="dxa"/>
            </w:tcMar>
          </w:tcPr>
          <w:p w14:paraId="61E11E4A" w14:textId="77777777" w:rsidR="001476CC" w:rsidRDefault="001476CC" w:rsidP="001476CC">
            <w:pPr>
              <w:pStyle w:val="TableText"/>
            </w:pPr>
            <w:r>
              <w:t>Prior detail status</w:t>
            </w:r>
          </w:p>
          <w:p w14:paraId="1453E93B" w14:textId="1C79F846" w:rsidR="001476CC" w:rsidRDefault="001476CC" w:rsidP="001476CC">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722748EF" w14:textId="77777777" w:rsidR="001476CC" w:rsidRPr="0097365E" w:rsidRDefault="001476CC" w:rsidP="001476CC">
            <w:pPr>
              <w:pStyle w:val="TableText"/>
              <w:rPr>
                <w:rFonts w:ascii="Arial Narrow" w:hAnsi="Arial Narrow" w:cs="Arial"/>
                <w:color w:val="000000"/>
              </w:rPr>
            </w:pPr>
            <w:r w:rsidRPr="0042502A">
              <w:rPr>
                <w:rFonts w:ascii="Arial Narrow" w:hAnsi="Arial Narrow" w:cs="Arial"/>
                <w:b/>
                <w:color w:val="000000"/>
              </w:rPr>
              <w:t>Valid Values:</w:t>
            </w:r>
          </w:p>
          <w:p w14:paraId="66D49E7A" w14:textId="77777777" w:rsidR="001476CC" w:rsidRDefault="001476CC" w:rsidP="00245396">
            <w:pPr>
              <w:pStyle w:val="TableTextBullet"/>
            </w:pPr>
            <w:r>
              <w:t xml:space="preserve">F – </w:t>
            </w:r>
            <w:r w:rsidRPr="0097365E">
              <w:t xml:space="preserve">Full claim refund </w:t>
            </w:r>
            <w:r>
              <w:t>–</w:t>
            </w:r>
            <w:r w:rsidRPr="0097365E">
              <w:t>- EGHP, used only when an EGHP accounts receivable has been satisfied (RG type AR). This status is for display purposes only, internally the claim status would be a ‘</w:t>
            </w:r>
            <w:r>
              <w:t>Y</w:t>
            </w:r>
            <w:r w:rsidRPr="0097365E">
              <w:t>’.</w:t>
            </w:r>
          </w:p>
          <w:p w14:paraId="67EFCE3C" w14:textId="77777777" w:rsidR="00CD5465" w:rsidRDefault="00CD5465"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6825E41F" w14:textId="039F60AA" w:rsidR="00CD5465" w:rsidRDefault="00CD5465" w:rsidP="00245396">
            <w:pPr>
              <w:pStyle w:val="TableTextBullet"/>
            </w:pPr>
            <w:r w:rsidRPr="0097365E">
              <w:t>P</w:t>
            </w:r>
            <w:r w:rsidRPr="000B6CD8">
              <w:t xml:space="preserve"> </w:t>
            </w:r>
            <w:r>
              <w:t xml:space="preserve">– </w:t>
            </w:r>
            <w:r w:rsidRPr="0097365E">
              <w:t>Partial claim refund EGHP, used only when an EGHP accounts receivable has been satisfied (RG type AR). This status is for display purposes only, internally the claim status would be a ‘</w:t>
            </w:r>
            <w:r>
              <w:t>G</w:t>
            </w:r>
            <w:r w:rsidRPr="0097365E">
              <w:t>’.</w:t>
            </w:r>
          </w:p>
        </w:tc>
        <w:tc>
          <w:tcPr>
            <w:tcW w:w="1080" w:type="dxa"/>
            <w:tcMar>
              <w:left w:w="58" w:type="dxa"/>
              <w:right w:w="58" w:type="dxa"/>
            </w:tcMar>
          </w:tcPr>
          <w:p w14:paraId="10AD574D" w14:textId="77777777" w:rsidR="001476CC" w:rsidRDefault="001476CC" w:rsidP="001476CC">
            <w:pPr>
              <w:pStyle w:val="TableText"/>
              <w:rPr>
                <w:caps/>
              </w:rPr>
            </w:pPr>
            <w:r>
              <w:rPr>
                <w:caps/>
              </w:rPr>
              <w:t>1 C</w:t>
            </w:r>
          </w:p>
        </w:tc>
        <w:tc>
          <w:tcPr>
            <w:tcW w:w="2340" w:type="dxa"/>
            <w:tcMar>
              <w:left w:w="58" w:type="dxa"/>
              <w:right w:w="58" w:type="dxa"/>
            </w:tcMar>
          </w:tcPr>
          <w:p w14:paraId="64FAD6DF" w14:textId="78B0FCB4" w:rsidR="001476CC" w:rsidRDefault="001476CC" w:rsidP="001476CC">
            <w:pPr>
              <w:pStyle w:val="TableText"/>
            </w:pPr>
            <w:r>
              <w:t xml:space="preserve">See spec </w:t>
            </w:r>
            <w:hyperlink r:id="rId782" w:history="1">
              <w:r>
                <w:rPr>
                  <w:rStyle w:val="Hyperlink"/>
                  <w:rFonts w:cs="Courier New"/>
                  <w:szCs w:val="16"/>
                </w:rPr>
                <w:t>S0209000</w:t>
              </w:r>
            </w:hyperlink>
          </w:p>
        </w:tc>
        <w:tc>
          <w:tcPr>
            <w:tcW w:w="858" w:type="dxa"/>
            <w:tcMar>
              <w:left w:w="58" w:type="dxa"/>
              <w:right w:w="58" w:type="dxa"/>
            </w:tcMar>
          </w:tcPr>
          <w:p w14:paraId="0612282B" w14:textId="77777777" w:rsidR="001476CC" w:rsidRDefault="001476CC" w:rsidP="001476CC">
            <w:pPr>
              <w:pStyle w:val="TableText"/>
            </w:pPr>
            <w:r>
              <w:t>Spaces</w:t>
            </w:r>
          </w:p>
        </w:tc>
        <w:tc>
          <w:tcPr>
            <w:tcW w:w="431" w:type="dxa"/>
          </w:tcPr>
          <w:p w14:paraId="019BB678" w14:textId="77777777" w:rsidR="001476CC" w:rsidRDefault="001476CC" w:rsidP="001476CC">
            <w:pPr>
              <w:pStyle w:val="TableText"/>
            </w:pPr>
            <w:r>
              <w:t>-</w:t>
            </w:r>
          </w:p>
        </w:tc>
        <w:tc>
          <w:tcPr>
            <w:tcW w:w="431" w:type="dxa"/>
          </w:tcPr>
          <w:p w14:paraId="4DB3B996" w14:textId="77777777" w:rsidR="001476CC" w:rsidRDefault="001476CC" w:rsidP="001476CC">
            <w:pPr>
              <w:pStyle w:val="TableText"/>
            </w:pPr>
            <w:r>
              <w:t>-</w:t>
            </w:r>
          </w:p>
        </w:tc>
        <w:tc>
          <w:tcPr>
            <w:tcW w:w="432" w:type="dxa"/>
          </w:tcPr>
          <w:p w14:paraId="02E39ED7" w14:textId="77777777" w:rsidR="001476CC" w:rsidRDefault="001476CC" w:rsidP="001476CC">
            <w:pPr>
              <w:pStyle w:val="TableText"/>
            </w:pPr>
            <w:r>
              <w:t>X</w:t>
            </w:r>
          </w:p>
        </w:tc>
      </w:tr>
      <w:tr w:rsidR="001476CC" w14:paraId="6D82456E" w14:textId="77777777" w:rsidTr="005C7A84">
        <w:trPr>
          <w:cantSplit/>
          <w:jc w:val="center"/>
        </w:trPr>
        <w:tc>
          <w:tcPr>
            <w:tcW w:w="802" w:type="dxa"/>
            <w:tcMar>
              <w:left w:w="58" w:type="dxa"/>
              <w:right w:w="58" w:type="dxa"/>
            </w:tcMar>
          </w:tcPr>
          <w:p w14:paraId="1E71F2EE" w14:textId="77777777" w:rsidR="001476CC" w:rsidRDefault="001476CC" w:rsidP="001476CC">
            <w:pPr>
              <w:pStyle w:val="TableText"/>
            </w:pPr>
            <w:r>
              <w:t>2714</w:t>
            </w:r>
          </w:p>
          <w:p w14:paraId="14815F51" w14:textId="39462490" w:rsidR="001476CC" w:rsidRDefault="001476CC" w:rsidP="001476CC">
            <w:pPr>
              <w:pStyle w:val="TableText"/>
            </w:pPr>
            <w:r>
              <w:t>(Cont’d)</w:t>
            </w:r>
          </w:p>
        </w:tc>
        <w:tc>
          <w:tcPr>
            <w:tcW w:w="2227" w:type="dxa"/>
            <w:tcMar>
              <w:left w:w="58" w:type="dxa"/>
              <w:right w:w="58" w:type="dxa"/>
            </w:tcMar>
          </w:tcPr>
          <w:p w14:paraId="42326B83" w14:textId="77777777" w:rsidR="001476CC" w:rsidRDefault="001476CC" w:rsidP="001476CC">
            <w:pPr>
              <w:pStyle w:val="TableText"/>
            </w:pPr>
            <w:r>
              <w:t>HDR STATUS PRIOR 13</w:t>
            </w:r>
          </w:p>
        </w:tc>
        <w:tc>
          <w:tcPr>
            <w:tcW w:w="2993" w:type="dxa"/>
            <w:tcMar>
              <w:left w:w="58" w:type="dxa"/>
              <w:right w:w="58" w:type="dxa"/>
            </w:tcMar>
          </w:tcPr>
          <w:p w14:paraId="23534633" w14:textId="5964612C" w:rsidR="001476CC" w:rsidRDefault="001476CC" w:rsidP="001476CC">
            <w:pPr>
              <w:pStyle w:val="TableText"/>
            </w:pPr>
            <w:r>
              <w:t>:P:IDR-</w:t>
            </w:r>
            <w:hyperlink r:id="rId783" w:history="1">
              <w:r>
                <w:rPr>
                  <w:rStyle w:val="Hyperlink"/>
                </w:rPr>
                <w:t>C-OLD-STAT</w:t>
              </w:r>
            </w:hyperlink>
          </w:p>
        </w:tc>
        <w:tc>
          <w:tcPr>
            <w:tcW w:w="2790" w:type="dxa"/>
            <w:tcMar>
              <w:left w:w="58" w:type="dxa"/>
              <w:right w:w="58" w:type="dxa"/>
            </w:tcMar>
          </w:tcPr>
          <w:p w14:paraId="4CB8E28D" w14:textId="77777777" w:rsidR="001476CC" w:rsidRPr="0097365E" w:rsidRDefault="001476CC" w:rsidP="001476CC">
            <w:pPr>
              <w:pStyle w:val="TableText"/>
              <w:rPr>
                <w:rFonts w:ascii="Arial Narrow" w:hAnsi="Arial Narrow" w:cs="Arial"/>
                <w:color w:val="000000"/>
              </w:rPr>
            </w:pPr>
            <w:r w:rsidRPr="0042502A">
              <w:rPr>
                <w:rFonts w:ascii="Arial Narrow" w:hAnsi="Arial Narrow" w:cs="Arial"/>
                <w:b/>
                <w:color w:val="000000"/>
              </w:rPr>
              <w:t>Valid Values:</w:t>
            </w:r>
          </w:p>
          <w:p w14:paraId="6BD814C2" w14:textId="77777777" w:rsidR="001476CC" w:rsidRPr="0097365E" w:rsidRDefault="001476CC" w:rsidP="00245396">
            <w:pPr>
              <w:pStyle w:val="TableTextBullet"/>
            </w:pPr>
            <w:r w:rsidRPr="0097365E">
              <w:t>X</w:t>
            </w:r>
            <w:r w:rsidRPr="000B6CD8">
              <w:t xml:space="preserve"> -</w:t>
            </w:r>
            <w:r w:rsidRPr="0097365E">
              <w:t>Partial refund, claim that is a partial void and a split pay.</w:t>
            </w:r>
          </w:p>
          <w:p w14:paraId="5BA15900" w14:textId="412DD34E" w:rsidR="001476CC" w:rsidRPr="0097365E" w:rsidRDefault="001476CC" w:rsidP="00245396">
            <w:pPr>
              <w:pStyle w:val="TableTextBullet"/>
            </w:pPr>
            <w:r w:rsidRPr="0097365E">
              <w:t>Y</w:t>
            </w:r>
            <w:r w:rsidRPr="000B6CD8">
              <w:t xml:space="preserve"> </w:t>
            </w:r>
            <w:r>
              <w:t xml:space="preserve">– </w:t>
            </w:r>
            <w:r w:rsidRPr="0097365E">
              <w:t>Full refund, full amount of claim payment was returned.</w:t>
            </w:r>
          </w:p>
          <w:p w14:paraId="57E03F06" w14:textId="77777777" w:rsidR="001476CC" w:rsidRDefault="001476CC" w:rsidP="00245396">
            <w:pPr>
              <w:pStyle w:val="TableTextBullet"/>
            </w:pPr>
            <w:r w:rsidRPr="0097365E">
              <w:t>Z</w:t>
            </w:r>
            <w:r w:rsidRPr="000B6CD8">
              <w:t xml:space="preserve"> -</w:t>
            </w:r>
            <w:r w:rsidRPr="0097365E">
              <w:t>Voided, full void has been issued for the claim.</w:t>
            </w:r>
          </w:p>
        </w:tc>
        <w:tc>
          <w:tcPr>
            <w:tcW w:w="1080" w:type="dxa"/>
            <w:tcMar>
              <w:left w:w="58" w:type="dxa"/>
              <w:right w:w="58" w:type="dxa"/>
            </w:tcMar>
          </w:tcPr>
          <w:p w14:paraId="50DEA3D8" w14:textId="77777777" w:rsidR="001476CC" w:rsidRDefault="001476CC" w:rsidP="001476CC">
            <w:pPr>
              <w:pStyle w:val="TableText"/>
              <w:rPr>
                <w:caps/>
              </w:rPr>
            </w:pPr>
            <w:r>
              <w:rPr>
                <w:caps/>
              </w:rPr>
              <w:t>1 C</w:t>
            </w:r>
          </w:p>
        </w:tc>
        <w:tc>
          <w:tcPr>
            <w:tcW w:w="2340" w:type="dxa"/>
            <w:tcMar>
              <w:left w:w="58" w:type="dxa"/>
              <w:right w:w="58" w:type="dxa"/>
            </w:tcMar>
          </w:tcPr>
          <w:p w14:paraId="08406712" w14:textId="7DA94F3F" w:rsidR="001476CC" w:rsidRDefault="001476CC" w:rsidP="001476CC">
            <w:pPr>
              <w:pStyle w:val="TableText"/>
            </w:pPr>
            <w:r>
              <w:t xml:space="preserve">See spec </w:t>
            </w:r>
            <w:hyperlink r:id="rId784" w:history="1">
              <w:r>
                <w:rPr>
                  <w:rStyle w:val="Hyperlink"/>
                  <w:rFonts w:cs="Courier New"/>
                  <w:szCs w:val="16"/>
                </w:rPr>
                <w:t>S0209000</w:t>
              </w:r>
            </w:hyperlink>
          </w:p>
        </w:tc>
        <w:tc>
          <w:tcPr>
            <w:tcW w:w="858" w:type="dxa"/>
            <w:tcMar>
              <w:left w:w="58" w:type="dxa"/>
              <w:right w:w="58" w:type="dxa"/>
            </w:tcMar>
          </w:tcPr>
          <w:p w14:paraId="29BEC999" w14:textId="77777777" w:rsidR="001476CC" w:rsidRDefault="001476CC" w:rsidP="001476CC">
            <w:pPr>
              <w:pStyle w:val="TableText"/>
            </w:pPr>
            <w:r>
              <w:t>Spaces</w:t>
            </w:r>
          </w:p>
        </w:tc>
        <w:tc>
          <w:tcPr>
            <w:tcW w:w="431" w:type="dxa"/>
          </w:tcPr>
          <w:p w14:paraId="1748C4EE" w14:textId="77777777" w:rsidR="001476CC" w:rsidRDefault="001476CC" w:rsidP="001476CC">
            <w:pPr>
              <w:pStyle w:val="TableText"/>
            </w:pPr>
            <w:r>
              <w:t>-</w:t>
            </w:r>
          </w:p>
        </w:tc>
        <w:tc>
          <w:tcPr>
            <w:tcW w:w="431" w:type="dxa"/>
          </w:tcPr>
          <w:p w14:paraId="5DB7A9D6" w14:textId="77777777" w:rsidR="001476CC" w:rsidRDefault="001476CC" w:rsidP="001476CC">
            <w:pPr>
              <w:pStyle w:val="TableText"/>
            </w:pPr>
            <w:r>
              <w:t>-</w:t>
            </w:r>
          </w:p>
        </w:tc>
        <w:tc>
          <w:tcPr>
            <w:tcW w:w="432" w:type="dxa"/>
          </w:tcPr>
          <w:p w14:paraId="69FB6C9A" w14:textId="77777777" w:rsidR="001476CC" w:rsidRDefault="001476CC" w:rsidP="001476CC">
            <w:pPr>
              <w:pStyle w:val="TableText"/>
            </w:pPr>
            <w:r>
              <w:t>X</w:t>
            </w:r>
          </w:p>
        </w:tc>
      </w:tr>
      <w:tr w:rsidR="001476CC" w14:paraId="49675E91" w14:textId="77777777" w:rsidTr="005C7A84">
        <w:trPr>
          <w:cantSplit/>
          <w:jc w:val="center"/>
        </w:trPr>
        <w:tc>
          <w:tcPr>
            <w:tcW w:w="802" w:type="dxa"/>
            <w:tcMar>
              <w:left w:w="58" w:type="dxa"/>
              <w:right w:w="58" w:type="dxa"/>
            </w:tcMar>
          </w:tcPr>
          <w:p w14:paraId="39AE85F9" w14:textId="77777777" w:rsidR="001476CC" w:rsidRDefault="001476CC" w:rsidP="001476CC">
            <w:pPr>
              <w:pStyle w:val="TableText"/>
            </w:pPr>
            <w:r>
              <w:t>2715</w:t>
            </w:r>
          </w:p>
        </w:tc>
        <w:tc>
          <w:tcPr>
            <w:tcW w:w="2227" w:type="dxa"/>
            <w:tcMar>
              <w:left w:w="58" w:type="dxa"/>
              <w:right w:w="58" w:type="dxa"/>
            </w:tcMar>
          </w:tcPr>
          <w:p w14:paraId="7756626B" w14:textId="77777777" w:rsidR="001476CC" w:rsidRDefault="001476CC" w:rsidP="001476CC">
            <w:pPr>
              <w:pStyle w:val="TableText"/>
            </w:pPr>
            <w:r>
              <w:t>HDR STATUS CURRENT 13</w:t>
            </w:r>
          </w:p>
        </w:tc>
        <w:tc>
          <w:tcPr>
            <w:tcW w:w="2993" w:type="dxa"/>
            <w:tcMar>
              <w:left w:w="58" w:type="dxa"/>
              <w:right w:w="58" w:type="dxa"/>
            </w:tcMar>
          </w:tcPr>
          <w:p w14:paraId="480A8F38" w14:textId="5DCFBFAD" w:rsidR="001476CC" w:rsidRDefault="001476CC" w:rsidP="001476CC">
            <w:pPr>
              <w:pStyle w:val="TableText"/>
            </w:pPr>
            <w:r>
              <w:t>:P:IDR-</w:t>
            </w:r>
            <w:hyperlink r:id="rId785" w:history="1">
              <w:r>
                <w:rPr>
                  <w:rStyle w:val="Hyperlink"/>
                </w:rPr>
                <w:t>C-NEW-STAT</w:t>
              </w:r>
            </w:hyperlink>
          </w:p>
        </w:tc>
        <w:tc>
          <w:tcPr>
            <w:tcW w:w="2790" w:type="dxa"/>
            <w:tcMar>
              <w:left w:w="58" w:type="dxa"/>
              <w:right w:w="58" w:type="dxa"/>
            </w:tcMar>
          </w:tcPr>
          <w:p w14:paraId="582523FF" w14:textId="77777777" w:rsidR="001476CC" w:rsidRDefault="001476CC" w:rsidP="001476CC">
            <w:pPr>
              <w:pStyle w:val="TableText"/>
            </w:pPr>
            <w:r>
              <w:t>Current detail status</w:t>
            </w:r>
          </w:p>
          <w:p w14:paraId="23E2C082" w14:textId="77777777" w:rsidR="001476CC" w:rsidRDefault="001476CC" w:rsidP="001476CC">
            <w:pPr>
              <w:pStyle w:val="TableText"/>
            </w:pPr>
            <w:r w:rsidRPr="00D55547">
              <w:rPr>
                <w:rFonts w:cs="Arial"/>
                <w:color w:val="000000"/>
              </w:rPr>
              <w:t>This field carries the current status code specific to the line item/detail record, if there is a Cash Record (returned check) affiliated with the record</w:t>
            </w:r>
            <w:r>
              <w:rPr>
                <w:rFonts w:cs="Arial"/>
                <w:color w:val="000000"/>
              </w:rPr>
              <w:t>.</w:t>
            </w:r>
          </w:p>
        </w:tc>
        <w:tc>
          <w:tcPr>
            <w:tcW w:w="1080" w:type="dxa"/>
            <w:tcMar>
              <w:left w:w="58" w:type="dxa"/>
              <w:right w:w="58" w:type="dxa"/>
            </w:tcMar>
          </w:tcPr>
          <w:p w14:paraId="4D001105" w14:textId="77777777" w:rsidR="001476CC" w:rsidRDefault="001476CC" w:rsidP="001476CC">
            <w:pPr>
              <w:pStyle w:val="TableText"/>
              <w:rPr>
                <w:caps/>
              </w:rPr>
            </w:pPr>
            <w:r>
              <w:rPr>
                <w:caps/>
              </w:rPr>
              <w:t>1 C</w:t>
            </w:r>
          </w:p>
        </w:tc>
        <w:tc>
          <w:tcPr>
            <w:tcW w:w="2340" w:type="dxa"/>
            <w:tcMar>
              <w:left w:w="58" w:type="dxa"/>
              <w:right w:w="58" w:type="dxa"/>
            </w:tcMar>
          </w:tcPr>
          <w:p w14:paraId="1699C5D6" w14:textId="42FD73E5" w:rsidR="001476CC" w:rsidRDefault="001476CC" w:rsidP="001476CC">
            <w:pPr>
              <w:pStyle w:val="TableText"/>
            </w:pPr>
            <w:r>
              <w:t xml:space="preserve">See spec </w:t>
            </w:r>
            <w:hyperlink r:id="rId786" w:history="1">
              <w:r>
                <w:rPr>
                  <w:rStyle w:val="Hyperlink"/>
                  <w:rFonts w:cs="Courier New"/>
                  <w:szCs w:val="16"/>
                </w:rPr>
                <w:t>S0209000</w:t>
              </w:r>
            </w:hyperlink>
          </w:p>
        </w:tc>
        <w:tc>
          <w:tcPr>
            <w:tcW w:w="858" w:type="dxa"/>
            <w:tcMar>
              <w:left w:w="58" w:type="dxa"/>
              <w:right w:w="58" w:type="dxa"/>
            </w:tcMar>
          </w:tcPr>
          <w:p w14:paraId="24474E21" w14:textId="77777777" w:rsidR="001476CC" w:rsidRDefault="001476CC" w:rsidP="001476CC">
            <w:pPr>
              <w:pStyle w:val="TableText"/>
            </w:pPr>
            <w:r>
              <w:t>SPCES</w:t>
            </w:r>
          </w:p>
        </w:tc>
        <w:tc>
          <w:tcPr>
            <w:tcW w:w="431" w:type="dxa"/>
          </w:tcPr>
          <w:p w14:paraId="5E8D01FB" w14:textId="77777777" w:rsidR="001476CC" w:rsidRDefault="001476CC" w:rsidP="001476CC">
            <w:pPr>
              <w:pStyle w:val="TableText"/>
            </w:pPr>
            <w:r>
              <w:t>-</w:t>
            </w:r>
          </w:p>
        </w:tc>
        <w:tc>
          <w:tcPr>
            <w:tcW w:w="431" w:type="dxa"/>
          </w:tcPr>
          <w:p w14:paraId="6291EAA6" w14:textId="77777777" w:rsidR="001476CC" w:rsidRDefault="001476CC" w:rsidP="001476CC">
            <w:pPr>
              <w:pStyle w:val="TableText"/>
            </w:pPr>
            <w:r>
              <w:t>-</w:t>
            </w:r>
          </w:p>
        </w:tc>
        <w:tc>
          <w:tcPr>
            <w:tcW w:w="432" w:type="dxa"/>
          </w:tcPr>
          <w:p w14:paraId="12E3D4CC" w14:textId="77777777" w:rsidR="001476CC" w:rsidRDefault="001476CC" w:rsidP="001476CC">
            <w:pPr>
              <w:pStyle w:val="TableText"/>
            </w:pPr>
            <w:r>
              <w:t>X</w:t>
            </w:r>
          </w:p>
        </w:tc>
      </w:tr>
      <w:tr w:rsidR="001476CC" w14:paraId="1ADAD8EA" w14:textId="77777777" w:rsidTr="005C7A84">
        <w:trPr>
          <w:cantSplit/>
          <w:jc w:val="center"/>
        </w:trPr>
        <w:tc>
          <w:tcPr>
            <w:tcW w:w="802" w:type="dxa"/>
            <w:tcMar>
              <w:left w:w="58" w:type="dxa"/>
              <w:right w:w="58" w:type="dxa"/>
            </w:tcMar>
          </w:tcPr>
          <w:p w14:paraId="1DA3ACF5" w14:textId="47B7FC7F" w:rsidR="001476CC" w:rsidRDefault="001476CC" w:rsidP="001476CC">
            <w:pPr>
              <w:pStyle w:val="TableText"/>
            </w:pPr>
            <w:r>
              <w:t>2716 – 2728</w:t>
            </w:r>
          </w:p>
        </w:tc>
        <w:tc>
          <w:tcPr>
            <w:tcW w:w="2227" w:type="dxa"/>
            <w:tcMar>
              <w:left w:w="58" w:type="dxa"/>
              <w:right w:w="58" w:type="dxa"/>
            </w:tcMar>
          </w:tcPr>
          <w:p w14:paraId="2B2EE309" w14:textId="77777777" w:rsidR="001476CC" w:rsidRDefault="001476CC" w:rsidP="001476CC">
            <w:pPr>
              <w:pStyle w:val="TableText"/>
            </w:pPr>
            <w:r>
              <w:t>CASH REC NUMBER 13</w:t>
            </w:r>
          </w:p>
        </w:tc>
        <w:tc>
          <w:tcPr>
            <w:tcW w:w="2993" w:type="dxa"/>
            <w:tcMar>
              <w:left w:w="58" w:type="dxa"/>
              <w:right w:w="58" w:type="dxa"/>
            </w:tcMar>
          </w:tcPr>
          <w:p w14:paraId="40C8944E" w14:textId="7DEF204B" w:rsidR="001476CC" w:rsidRDefault="001476CC" w:rsidP="001476CC">
            <w:pPr>
              <w:pStyle w:val="TableText"/>
            </w:pPr>
            <w:r>
              <w:t>:P:IDR-</w:t>
            </w:r>
            <w:hyperlink r:id="rId787" w:history="1">
              <w:r>
                <w:rPr>
                  <w:rStyle w:val="Hyperlink"/>
                </w:rPr>
                <w:t>C-ICN</w:t>
              </w:r>
            </w:hyperlink>
          </w:p>
        </w:tc>
        <w:tc>
          <w:tcPr>
            <w:tcW w:w="2790" w:type="dxa"/>
            <w:tcMar>
              <w:left w:w="58" w:type="dxa"/>
              <w:right w:w="58" w:type="dxa"/>
            </w:tcMar>
          </w:tcPr>
          <w:p w14:paraId="69EE4B7A" w14:textId="77777777" w:rsidR="001476CC" w:rsidRDefault="001476CC" w:rsidP="001476CC">
            <w:pPr>
              <w:pStyle w:val="TableText"/>
            </w:pPr>
            <w:r>
              <w:t>C/R number</w:t>
            </w:r>
          </w:p>
          <w:p w14:paraId="75D26AAC" w14:textId="77777777" w:rsidR="001476CC" w:rsidRDefault="001476CC" w:rsidP="001476CC">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24534325" w14:textId="77777777" w:rsidR="001476CC" w:rsidRDefault="001476CC" w:rsidP="001476CC">
            <w:pPr>
              <w:pStyle w:val="TableText"/>
              <w:rPr>
                <w:caps/>
              </w:rPr>
            </w:pPr>
            <w:r>
              <w:rPr>
                <w:caps/>
              </w:rPr>
              <w:t>13 c</w:t>
            </w:r>
          </w:p>
        </w:tc>
        <w:tc>
          <w:tcPr>
            <w:tcW w:w="2340" w:type="dxa"/>
            <w:tcMar>
              <w:left w:w="58" w:type="dxa"/>
              <w:right w:w="58" w:type="dxa"/>
            </w:tcMar>
          </w:tcPr>
          <w:p w14:paraId="2943A342" w14:textId="77777777" w:rsidR="001476CC" w:rsidRDefault="001476CC" w:rsidP="001476CC">
            <w:pPr>
              <w:pStyle w:val="TableText"/>
            </w:pPr>
            <w:r>
              <w:t>-</w:t>
            </w:r>
          </w:p>
        </w:tc>
        <w:tc>
          <w:tcPr>
            <w:tcW w:w="858" w:type="dxa"/>
            <w:tcMar>
              <w:left w:w="58" w:type="dxa"/>
              <w:right w:w="58" w:type="dxa"/>
            </w:tcMar>
          </w:tcPr>
          <w:p w14:paraId="22DAD306" w14:textId="77777777" w:rsidR="001476CC" w:rsidRDefault="001476CC" w:rsidP="001476CC">
            <w:pPr>
              <w:pStyle w:val="TableText"/>
            </w:pPr>
            <w:r>
              <w:t>Spaces</w:t>
            </w:r>
          </w:p>
        </w:tc>
        <w:tc>
          <w:tcPr>
            <w:tcW w:w="431" w:type="dxa"/>
          </w:tcPr>
          <w:p w14:paraId="3FDE61ED" w14:textId="77777777" w:rsidR="001476CC" w:rsidRDefault="001476CC" w:rsidP="001476CC">
            <w:pPr>
              <w:pStyle w:val="TableText"/>
            </w:pPr>
            <w:r>
              <w:t>-</w:t>
            </w:r>
          </w:p>
        </w:tc>
        <w:tc>
          <w:tcPr>
            <w:tcW w:w="431" w:type="dxa"/>
          </w:tcPr>
          <w:p w14:paraId="515F8548" w14:textId="77777777" w:rsidR="001476CC" w:rsidRDefault="001476CC" w:rsidP="001476CC">
            <w:pPr>
              <w:pStyle w:val="TableText"/>
            </w:pPr>
            <w:r>
              <w:t>-</w:t>
            </w:r>
          </w:p>
        </w:tc>
        <w:tc>
          <w:tcPr>
            <w:tcW w:w="432" w:type="dxa"/>
          </w:tcPr>
          <w:p w14:paraId="5889003C" w14:textId="77777777" w:rsidR="001476CC" w:rsidRDefault="001476CC" w:rsidP="001476CC">
            <w:pPr>
              <w:pStyle w:val="TableText"/>
            </w:pPr>
            <w:r>
              <w:t>X</w:t>
            </w:r>
          </w:p>
        </w:tc>
      </w:tr>
      <w:tr w:rsidR="001476CC" w14:paraId="52CCB0F7" w14:textId="77777777" w:rsidTr="005C7A84">
        <w:trPr>
          <w:cantSplit/>
          <w:jc w:val="center"/>
        </w:trPr>
        <w:tc>
          <w:tcPr>
            <w:tcW w:w="802" w:type="dxa"/>
            <w:tcMar>
              <w:left w:w="58" w:type="dxa"/>
              <w:right w:w="58" w:type="dxa"/>
            </w:tcMar>
          </w:tcPr>
          <w:p w14:paraId="58C037B0" w14:textId="5C45E39E" w:rsidR="001476CC" w:rsidRDefault="001476CC" w:rsidP="001476CC">
            <w:pPr>
              <w:pStyle w:val="TableText"/>
            </w:pPr>
            <w:r>
              <w:t>2729 – 2730</w:t>
            </w:r>
          </w:p>
        </w:tc>
        <w:tc>
          <w:tcPr>
            <w:tcW w:w="2227" w:type="dxa"/>
            <w:tcMar>
              <w:left w:w="58" w:type="dxa"/>
              <w:right w:w="58" w:type="dxa"/>
            </w:tcMar>
          </w:tcPr>
          <w:p w14:paraId="61253AFE" w14:textId="77777777" w:rsidR="001476CC" w:rsidRDefault="001476CC" w:rsidP="001476CC">
            <w:pPr>
              <w:pStyle w:val="TableText"/>
            </w:pPr>
            <w:r>
              <w:t>HDR NUMBER FOR CASH REC 13</w:t>
            </w:r>
          </w:p>
        </w:tc>
        <w:tc>
          <w:tcPr>
            <w:tcW w:w="2993" w:type="dxa"/>
            <w:tcMar>
              <w:left w:w="58" w:type="dxa"/>
              <w:right w:w="58" w:type="dxa"/>
            </w:tcMar>
          </w:tcPr>
          <w:p w14:paraId="6C551D3A" w14:textId="55A849FA" w:rsidR="001476CC" w:rsidRDefault="001476CC" w:rsidP="001476CC">
            <w:pPr>
              <w:pStyle w:val="TableText"/>
            </w:pPr>
            <w:r>
              <w:t>:P:IDR-</w:t>
            </w:r>
            <w:hyperlink r:id="rId788" w:history="1">
              <w:r>
                <w:rPr>
                  <w:rStyle w:val="Hyperlink"/>
                </w:rPr>
                <w:t>C-DET-NUMB</w:t>
              </w:r>
            </w:hyperlink>
          </w:p>
        </w:tc>
        <w:tc>
          <w:tcPr>
            <w:tcW w:w="2790" w:type="dxa"/>
            <w:tcMar>
              <w:left w:w="58" w:type="dxa"/>
              <w:right w:w="58" w:type="dxa"/>
            </w:tcMar>
          </w:tcPr>
          <w:p w14:paraId="184F3D0C" w14:textId="77777777" w:rsidR="001476CC" w:rsidRDefault="001476CC" w:rsidP="001476CC">
            <w:pPr>
              <w:pStyle w:val="TableText"/>
            </w:pPr>
            <w:r>
              <w:t>Detail number being applied</w:t>
            </w:r>
          </w:p>
          <w:p w14:paraId="32E5BC51" w14:textId="091BC93B" w:rsidR="001476CC" w:rsidRDefault="001476CC" w:rsidP="001476CC">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327649CA" w14:textId="77777777" w:rsidR="001476CC" w:rsidRDefault="001476CC" w:rsidP="001476CC">
            <w:pPr>
              <w:pStyle w:val="TableText"/>
              <w:rPr>
                <w:caps/>
              </w:rPr>
            </w:pPr>
            <w:r>
              <w:rPr>
                <w:caps/>
              </w:rPr>
              <w:t>2 C</w:t>
            </w:r>
          </w:p>
        </w:tc>
        <w:tc>
          <w:tcPr>
            <w:tcW w:w="2340" w:type="dxa"/>
            <w:tcMar>
              <w:left w:w="58" w:type="dxa"/>
              <w:right w:w="58" w:type="dxa"/>
            </w:tcMar>
          </w:tcPr>
          <w:p w14:paraId="7EF9A677" w14:textId="07C5376C" w:rsidR="001476CC" w:rsidRDefault="001476CC" w:rsidP="001476CC">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4A742C80" w14:textId="77777777" w:rsidR="001476CC" w:rsidRDefault="001476CC" w:rsidP="001476CC">
            <w:pPr>
              <w:pStyle w:val="TableText"/>
            </w:pPr>
            <w:r>
              <w:t>Spaces</w:t>
            </w:r>
          </w:p>
        </w:tc>
        <w:tc>
          <w:tcPr>
            <w:tcW w:w="431" w:type="dxa"/>
          </w:tcPr>
          <w:p w14:paraId="65DBFB58" w14:textId="77777777" w:rsidR="001476CC" w:rsidRDefault="001476CC" w:rsidP="001476CC">
            <w:pPr>
              <w:pStyle w:val="TableText"/>
            </w:pPr>
            <w:r>
              <w:t>-</w:t>
            </w:r>
          </w:p>
        </w:tc>
        <w:tc>
          <w:tcPr>
            <w:tcW w:w="431" w:type="dxa"/>
          </w:tcPr>
          <w:p w14:paraId="43465ECC" w14:textId="77777777" w:rsidR="001476CC" w:rsidRDefault="001476CC" w:rsidP="001476CC">
            <w:pPr>
              <w:pStyle w:val="TableText"/>
            </w:pPr>
            <w:r>
              <w:t>-</w:t>
            </w:r>
          </w:p>
        </w:tc>
        <w:tc>
          <w:tcPr>
            <w:tcW w:w="432" w:type="dxa"/>
          </w:tcPr>
          <w:p w14:paraId="7DAF8D4D" w14:textId="77777777" w:rsidR="001476CC" w:rsidRDefault="001476CC" w:rsidP="001476CC">
            <w:pPr>
              <w:pStyle w:val="TableText"/>
            </w:pPr>
            <w:r>
              <w:t>X</w:t>
            </w:r>
          </w:p>
        </w:tc>
      </w:tr>
      <w:tr w:rsidR="001476CC" w14:paraId="695D18C0" w14:textId="77777777" w:rsidTr="005C7A84">
        <w:trPr>
          <w:cantSplit/>
          <w:jc w:val="center"/>
        </w:trPr>
        <w:tc>
          <w:tcPr>
            <w:tcW w:w="802" w:type="dxa"/>
            <w:tcMar>
              <w:left w:w="58" w:type="dxa"/>
              <w:right w:w="58" w:type="dxa"/>
            </w:tcMar>
          </w:tcPr>
          <w:p w14:paraId="11ADE673" w14:textId="4CDDF031" w:rsidR="001476CC" w:rsidRDefault="001476CC" w:rsidP="001476CC">
            <w:pPr>
              <w:pStyle w:val="TableText"/>
            </w:pPr>
            <w:r>
              <w:t>2731 – 2737</w:t>
            </w:r>
          </w:p>
        </w:tc>
        <w:tc>
          <w:tcPr>
            <w:tcW w:w="2227" w:type="dxa"/>
            <w:tcMar>
              <w:left w:w="58" w:type="dxa"/>
              <w:right w:w="58" w:type="dxa"/>
            </w:tcMar>
          </w:tcPr>
          <w:p w14:paraId="576E80C6" w14:textId="77777777" w:rsidR="001476CC" w:rsidRDefault="001476CC" w:rsidP="001476CC">
            <w:pPr>
              <w:pStyle w:val="TableText"/>
            </w:pPr>
            <w:r>
              <w:t>HDR CASH REC APPLIED AMT13</w:t>
            </w:r>
          </w:p>
        </w:tc>
        <w:tc>
          <w:tcPr>
            <w:tcW w:w="2993" w:type="dxa"/>
            <w:tcMar>
              <w:left w:w="58" w:type="dxa"/>
              <w:right w:w="58" w:type="dxa"/>
            </w:tcMar>
          </w:tcPr>
          <w:p w14:paraId="454F1235" w14:textId="6B87183A" w:rsidR="001476CC" w:rsidRDefault="001476CC" w:rsidP="001476CC">
            <w:pPr>
              <w:pStyle w:val="TableText"/>
            </w:pPr>
            <w:r>
              <w:t>:P:IDR-</w:t>
            </w:r>
            <w:hyperlink r:id="rId789" w:history="1">
              <w:r>
                <w:rPr>
                  <w:rStyle w:val="Hyperlink"/>
                </w:rPr>
                <w:t>C-AMOUNT</w:t>
              </w:r>
            </w:hyperlink>
          </w:p>
        </w:tc>
        <w:tc>
          <w:tcPr>
            <w:tcW w:w="2790" w:type="dxa"/>
            <w:tcMar>
              <w:left w:w="58" w:type="dxa"/>
              <w:right w:w="58" w:type="dxa"/>
            </w:tcMar>
          </w:tcPr>
          <w:p w14:paraId="057A52C6" w14:textId="77777777" w:rsidR="001476CC" w:rsidRDefault="001476CC" w:rsidP="001476CC">
            <w:pPr>
              <w:pStyle w:val="TableText"/>
            </w:pPr>
            <w:r>
              <w:t>Amount applied</w:t>
            </w:r>
          </w:p>
          <w:p w14:paraId="40C62F66" w14:textId="5B49D4CE" w:rsidR="001476CC" w:rsidRDefault="001476CC" w:rsidP="001476CC">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0E15421C" w14:textId="77777777" w:rsidR="001476CC" w:rsidRDefault="001476CC" w:rsidP="001476CC">
            <w:pPr>
              <w:pStyle w:val="TableText"/>
              <w:rPr>
                <w:caps/>
              </w:rPr>
            </w:pPr>
            <w:r>
              <w:rPr>
                <w:caps/>
              </w:rPr>
              <w:t>7 n</w:t>
            </w:r>
          </w:p>
          <w:p w14:paraId="6095EEC8" w14:textId="77777777" w:rsidR="001476CC" w:rsidRDefault="001476CC" w:rsidP="001476CC">
            <w:pPr>
              <w:pStyle w:val="TableText"/>
              <w:rPr>
                <w:caps/>
              </w:rPr>
            </w:pPr>
            <w:r>
              <w:rPr>
                <w:caps/>
              </w:rPr>
              <w:t>(99999V99)</w:t>
            </w:r>
          </w:p>
        </w:tc>
        <w:tc>
          <w:tcPr>
            <w:tcW w:w="2340" w:type="dxa"/>
            <w:tcMar>
              <w:left w:w="58" w:type="dxa"/>
              <w:right w:w="58" w:type="dxa"/>
            </w:tcMar>
          </w:tcPr>
          <w:p w14:paraId="72F65ADA" w14:textId="77777777" w:rsidR="001476CC" w:rsidRDefault="001476CC" w:rsidP="001476CC">
            <w:pPr>
              <w:pStyle w:val="TableText"/>
            </w:pPr>
            <w:r>
              <w:t>-</w:t>
            </w:r>
          </w:p>
        </w:tc>
        <w:tc>
          <w:tcPr>
            <w:tcW w:w="858" w:type="dxa"/>
            <w:tcMar>
              <w:left w:w="58" w:type="dxa"/>
              <w:right w:w="58" w:type="dxa"/>
            </w:tcMar>
          </w:tcPr>
          <w:p w14:paraId="7008421F" w14:textId="77777777" w:rsidR="001476CC" w:rsidRDefault="001476CC" w:rsidP="001476CC">
            <w:pPr>
              <w:pStyle w:val="TableText"/>
            </w:pPr>
            <w:r>
              <w:t>Zeros</w:t>
            </w:r>
          </w:p>
        </w:tc>
        <w:tc>
          <w:tcPr>
            <w:tcW w:w="431" w:type="dxa"/>
          </w:tcPr>
          <w:p w14:paraId="07DD92E1" w14:textId="77777777" w:rsidR="001476CC" w:rsidRDefault="001476CC" w:rsidP="001476CC">
            <w:pPr>
              <w:pStyle w:val="TableText"/>
            </w:pPr>
            <w:r>
              <w:t>-</w:t>
            </w:r>
          </w:p>
        </w:tc>
        <w:tc>
          <w:tcPr>
            <w:tcW w:w="431" w:type="dxa"/>
          </w:tcPr>
          <w:p w14:paraId="5A587FB4" w14:textId="77777777" w:rsidR="001476CC" w:rsidRDefault="001476CC" w:rsidP="001476CC">
            <w:pPr>
              <w:pStyle w:val="TableText"/>
            </w:pPr>
            <w:r>
              <w:t>-</w:t>
            </w:r>
          </w:p>
        </w:tc>
        <w:tc>
          <w:tcPr>
            <w:tcW w:w="432" w:type="dxa"/>
          </w:tcPr>
          <w:p w14:paraId="1027FE8D" w14:textId="77777777" w:rsidR="001476CC" w:rsidRDefault="001476CC" w:rsidP="001476CC">
            <w:pPr>
              <w:pStyle w:val="TableText"/>
            </w:pPr>
            <w:r>
              <w:t>X</w:t>
            </w:r>
          </w:p>
        </w:tc>
      </w:tr>
      <w:tr w:rsidR="001476CC" w14:paraId="1E32FCA6" w14:textId="77777777" w:rsidTr="005C7A84">
        <w:trPr>
          <w:cantSplit/>
          <w:jc w:val="center"/>
        </w:trPr>
        <w:tc>
          <w:tcPr>
            <w:tcW w:w="802" w:type="dxa"/>
            <w:tcMar>
              <w:left w:w="58" w:type="dxa"/>
              <w:right w:w="58" w:type="dxa"/>
            </w:tcMar>
          </w:tcPr>
          <w:p w14:paraId="338B5A10" w14:textId="370A1B6D" w:rsidR="001476CC" w:rsidRDefault="001476CC" w:rsidP="001476CC">
            <w:pPr>
              <w:pStyle w:val="TableText"/>
            </w:pPr>
            <w:r>
              <w:t>2738 – 2739</w:t>
            </w:r>
          </w:p>
        </w:tc>
        <w:tc>
          <w:tcPr>
            <w:tcW w:w="2227" w:type="dxa"/>
            <w:tcMar>
              <w:left w:w="58" w:type="dxa"/>
              <w:right w:w="58" w:type="dxa"/>
            </w:tcMar>
          </w:tcPr>
          <w:p w14:paraId="040AE943" w14:textId="77777777" w:rsidR="001476CC" w:rsidRDefault="001476CC" w:rsidP="001476CC">
            <w:pPr>
              <w:pStyle w:val="TableText"/>
            </w:pPr>
            <w:r>
              <w:t>HDR CASH REC REASON TYPE 13</w:t>
            </w:r>
          </w:p>
        </w:tc>
        <w:tc>
          <w:tcPr>
            <w:tcW w:w="2993" w:type="dxa"/>
            <w:tcMar>
              <w:left w:w="58" w:type="dxa"/>
              <w:right w:w="58" w:type="dxa"/>
            </w:tcMar>
          </w:tcPr>
          <w:p w14:paraId="31A373D3" w14:textId="391FF599" w:rsidR="001476CC" w:rsidRDefault="001476CC" w:rsidP="001476CC">
            <w:pPr>
              <w:pStyle w:val="TableText"/>
            </w:pPr>
            <w:r>
              <w:t>:P:IDR-</w:t>
            </w:r>
            <w:hyperlink r:id="rId790" w:history="1">
              <w:r>
                <w:rPr>
                  <w:rStyle w:val="Hyperlink"/>
                </w:rPr>
                <w:t>C-REASON-TYPE</w:t>
              </w:r>
            </w:hyperlink>
          </w:p>
        </w:tc>
        <w:tc>
          <w:tcPr>
            <w:tcW w:w="2790" w:type="dxa"/>
            <w:tcMar>
              <w:left w:w="58" w:type="dxa"/>
              <w:right w:w="58" w:type="dxa"/>
            </w:tcMar>
          </w:tcPr>
          <w:p w14:paraId="669F403D" w14:textId="77777777" w:rsidR="001476CC" w:rsidRDefault="001476CC" w:rsidP="001476CC">
            <w:pPr>
              <w:pStyle w:val="TableText"/>
            </w:pPr>
            <w:r>
              <w:t>C/R reason type</w:t>
            </w:r>
          </w:p>
          <w:p w14:paraId="06705528" w14:textId="0287D574" w:rsidR="001476CC" w:rsidRDefault="001476CC" w:rsidP="001476CC">
            <w:pPr>
              <w:pStyle w:val="TableText"/>
            </w:pPr>
            <w:r w:rsidRPr="00FB78C7">
              <w:rPr>
                <w:rFonts w:cs="Arial"/>
                <w:color w:val="000000"/>
              </w:rPr>
              <w:t xml:space="preserve">The value of the cash/financial action code identify the type of transaction. Refer to Spec </w:t>
            </w:r>
            <w:hyperlink r:id="rId791" w:history="1">
              <w:r w:rsidRPr="00CD7CBE">
                <w:rPr>
                  <w:rStyle w:val="Hyperlink"/>
                  <w:rFonts w:cs="Arial"/>
                </w:rPr>
                <w:t>S0115010</w:t>
              </w:r>
            </w:hyperlink>
            <w:r w:rsidRPr="00FB78C7">
              <w:rPr>
                <w:rFonts w:cs="Arial"/>
                <w:color w:val="000000"/>
              </w:rPr>
              <w:t xml:space="preserve"> for a complete list of valid codes and respective descriptions</w:t>
            </w:r>
          </w:p>
        </w:tc>
        <w:tc>
          <w:tcPr>
            <w:tcW w:w="1080" w:type="dxa"/>
            <w:tcMar>
              <w:left w:w="58" w:type="dxa"/>
              <w:right w:w="58" w:type="dxa"/>
            </w:tcMar>
          </w:tcPr>
          <w:p w14:paraId="1E7F8FB6" w14:textId="77777777" w:rsidR="001476CC" w:rsidRDefault="001476CC" w:rsidP="001476CC">
            <w:pPr>
              <w:pStyle w:val="TableText"/>
              <w:rPr>
                <w:caps/>
              </w:rPr>
            </w:pPr>
            <w:r>
              <w:rPr>
                <w:caps/>
              </w:rPr>
              <w:t>2 c</w:t>
            </w:r>
          </w:p>
        </w:tc>
        <w:tc>
          <w:tcPr>
            <w:tcW w:w="2340" w:type="dxa"/>
            <w:tcMar>
              <w:left w:w="58" w:type="dxa"/>
              <w:right w:w="58" w:type="dxa"/>
            </w:tcMar>
          </w:tcPr>
          <w:p w14:paraId="1EB90B17" w14:textId="1E70220C" w:rsidR="001476CC" w:rsidRDefault="001476CC" w:rsidP="001476CC">
            <w:pPr>
              <w:pStyle w:val="TableText"/>
            </w:pPr>
            <w:r>
              <w:t xml:space="preserve">See spec </w:t>
            </w:r>
            <w:hyperlink r:id="rId792" w:history="1">
              <w:r>
                <w:rPr>
                  <w:rStyle w:val="Hyperlink"/>
                  <w:rFonts w:cs="Courier New"/>
                  <w:szCs w:val="16"/>
                </w:rPr>
                <w:t>S0115010</w:t>
              </w:r>
            </w:hyperlink>
          </w:p>
        </w:tc>
        <w:tc>
          <w:tcPr>
            <w:tcW w:w="858" w:type="dxa"/>
            <w:tcMar>
              <w:left w:w="58" w:type="dxa"/>
              <w:right w:w="58" w:type="dxa"/>
            </w:tcMar>
          </w:tcPr>
          <w:p w14:paraId="3BEB4041" w14:textId="77777777" w:rsidR="001476CC" w:rsidRDefault="001476CC" w:rsidP="001476CC">
            <w:pPr>
              <w:pStyle w:val="TableText"/>
            </w:pPr>
            <w:r>
              <w:t>Spaces</w:t>
            </w:r>
          </w:p>
        </w:tc>
        <w:tc>
          <w:tcPr>
            <w:tcW w:w="431" w:type="dxa"/>
          </w:tcPr>
          <w:p w14:paraId="4B0CE1B8" w14:textId="77777777" w:rsidR="001476CC" w:rsidRDefault="001476CC" w:rsidP="001476CC">
            <w:pPr>
              <w:pStyle w:val="TableText"/>
            </w:pPr>
            <w:r>
              <w:t>-</w:t>
            </w:r>
          </w:p>
        </w:tc>
        <w:tc>
          <w:tcPr>
            <w:tcW w:w="431" w:type="dxa"/>
          </w:tcPr>
          <w:p w14:paraId="483C1D18" w14:textId="77777777" w:rsidR="001476CC" w:rsidRDefault="001476CC" w:rsidP="001476CC">
            <w:pPr>
              <w:pStyle w:val="TableText"/>
            </w:pPr>
            <w:r>
              <w:t>-</w:t>
            </w:r>
          </w:p>
        </w:tc>
        <w:tc>
          <w:tcPr>
            <w:tcW w:w="432" w:type="dxa"/>
          </w:tcPr>
          <w:p w14:paraId="453505F9" w14:textId="77777777" w:rsidR="001476CC" w:rsidRDefault="001476CC" w:rsidP="001476CC">
            <w:pPr>
              <w:pStyle w:val="TableText"/>
            </w:pPr>
            <w:r>
              <w:t>X</w:t>
            </w:r>
          </w:p>
        </w:tc>
      </w:tr>
      <w:tr w:rsidR="001476CC" w14:paraId="2B2D7C71" w14:textId="77777777" w:rsidTr="005C7A84">
        <w:trPr>
          <w:cantSplit/>
          <w:jc w:val="center"/>
        </w:trPr>
        <w:tc>
          <w:tcPr>
            <w:tcW w:w="802" w:type="dxa"/>
            <w:tcMar>
              <w:left w:w="58" w:type="dxa"/>
              <w:right w:w="58" w:type="dxa"/>
            </w:tcMar>
          </w:tcPr>
          <w:p w14:paraId="251321F5" w14:textId="1CFFCFCF" w:rsidR="001476CC" w:rsidRDefault="001476CC" w:rsidP="001476CC">
            <w:pPr>
              <w:pStyle w:val="TableText"/>
            </w:pPr>
            <w:r>
              <w:t>2740 – 2744</w:t>
            </w:r>
          </w:p>
        </w:tc>
        <w:tc>
          <w:tcPr>
            <w:tcW w:w="2227" w:type="dxa"/>
            <w:tcMar>
              <w:left w:w="58" w:type="dxa"/>
              <w:right w:w="58" w:type="dxa"/>
            </w:tcMar>
          </w:tcPr>
          <w:p w14:paraId="6A0A6993" w14:textId="77777777" w:rsidR="001476CC" w:rsidRDefault="001476CC" w:rsidP="001476CC">
            <w:pPr>
              <w:pStyle w:val="TableText"/>
            </w:pPr>
            <w:r>
              <w:t>HDR CASH REC REASON CODE 13</w:t>
            </w:r>
          </w:p>
        </w:tc>
        <w:tc>
          <w:tcPr>
            <w:tcW w:w="2993" w:type="dxa"/>
            <w:tcMar>
              <w:left w:w="58" w:type="dxa"/>
              <w:right w:w="58" w:type="dxa"/>
            </w:tcMar>
          </w:tcPr>
          <w:p w14:paraId="2C8127BC" w14:textId="2438EF5D" w:rsidR="001476CC" w:rsidRDefault="001476CC" w:rsidP="001476CC">
            <w:pPr>
              <w:pStyle w:val="TableText"/>
            </w:pPr>
            <w:r>
              <w:t>:P:IDR-</w:t>
            </w:r>
            <w:hyperlink r:id="rId793" w:history="1">
              <w:r>
                <w:rPr>
                  <w:rStyle w:val="Hyperlink"/>
                </w:rPr>
                <w:t>C-REASON-CODE</w:t>
              </w:r>
            </w:hyperlink>
          </w:p>
        </w:tc>
        <w:tc>
          <w:tcPr>
            <w:tcW w:w="2790" w:type="dxa"/>
            <w:tcMar>
              <w:left w:w="58" w:type="dxa"/>
              <w:right w:w="58" w:type="dxa"/>
            </w:tcMar>
          </w:tcPr>
          <w:p w14:paraId="71DE3062" w14:textId="77777777" w:rsidR="001476CC" w:rsidRDefault="001476CC" w:rsidP="001476CC">
            <w:pPr>
              <w:pStyle w:val="TableText"/>
            </w:pPr>
            <w:r>
              <w:t>C/R reason code</w:t>
            </w:r>
          </w:p>
          <w:p w14:paraId="73F31EAD" w14:textId="75AFC8C1" w:rsidR="001476CC" w:rsidRDefault="001476CC" w:rsidP="001476CC">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50ECD572" w14:textId="77777777" w:rsidR="001476CC" w:rsidRDefault="001476CC" w:rsidP="001476CC">
            <w:pPr>
              <w:pStyle w:val="TableText"/>
              <w:rPr>
                <w:caps/>
              </w:rPr>
            </w:pPr>
            <w:r>
              <w:rPr>
                <w:caps/>
              </w:rPr>
              <w:t>5 c</w:t>
            </w:r>
          </w:p>
        </w:tc>
        <w:tc>
          <w:tcPr>
            <w:tcW w:w="2340" w:type="dxa"/>
            <w:tcMar>
              <w:left w:w="58" w:type="dxa"/>
              <w:right w:w="58" w:type="dxa"/>
            </w:tcMar>
          </w:tcPr>
          <w:p w14:paraId="28C56755" w14:textId="34CE9AF9" w:rsidR="001476CC" w:rsidRDefault="001476CC" w:rsidP="001476CC">
            <w:pPr>
              <w:pStyle w:val="TableText"/>
            </w:pPr>
            <w:r>
              <w:t xml:space="preserve">See spec </w:t>
            </w:r>
            <w:hyperlink r:id="rId794" w:history="1">
              <w:r>
                <w:rPr>
                  <w:rStyle w:val="Hyperlink"/>
                </w:rPr>
                <w:t>S0121000</w:t>
              </w:r>
            </w:hyperlink>
          </w:p>
        </w:tc>
        <w:tc>
          <w:tcPr>
            <w:tcW w:w="858" w:type="dxa"/>
            <w:tcMar>
              <w:left w:w="58" w:type="dxa"/>
              <w:right w:w="58" w:type="dxa"/>
            </w:tcMar>
          </w:tcPr>
          <w:p w14:paraId="3819F774" w14:textId="77777777" w:rsidR="001476CC" w:rsidRDefault="001476CC" w:rsidP="001476CC">
            <w:pPr>
              <w:pStyle w:val="TableText"/>
            </w:pPr>
            <w:r>
              <w:t>Spaces</w:t>
            </w:r>
          </w:p>
        </w:tc>
        <w:tc>
          <w:tcPr>
            <w:tcW w:w="431" w:type="dxa"/>
          </w:tcPr>
          <w:p w14:paraId="5736F33B" w14:textId="77777777" w:rsidR="001476CC" w:rsidRDefault="001476CC" w:rsidP="001476CC">
            <w:pPr>
              <w:pStyle w:val="TableText"/>
            </w:pPr>
            <w:r>
              <w:t>-</w:t>
            </w:r>
          </w:p>
        </w:tc>
        <w:tc>
          <w:tcPr>
            <w:tcW w:w="431" w:type="dxa"/>
          </w:tcPr>
          <w:p w14:paraId="721E1352" w14:textId="77777777" w:rsidR="001476CC" w:rsidRDefault="001476CC" w:rsidP="001476CC">
            <w:pPr>
              <w:pStyle w:val="TableText"/>
            </w:pPr>
            <w:r>
              <w:t>-</w:t>
            </w:r>
          </w:p>
        </w:tc>
        <w:tc>
          <w:tcPr>
            <w:tcW w:w="432" w:type="dxa"/>
          </w:tcPr>
          <w:p w14:paraId="06D8186B" w14:textId="77777777" w:rsidR="001476CC" w:rsidRDefault="001476CC" w:rsidP="001476CC">
            <w:pPr>
              <w:pStyle w:val="TableText"/>
            </w:pPr>
            <w:r>
              <w:t>X</w:t>
            </w:r>
          </w:p>
        </w:tc>
      </w:tr>
      <w:tr w:rsidR="001476CC" w14:paraId="2CE9CF7C" w14:textId="77777777" w:rsidTr="005C7A84">
        <w:trPr>
          <w:cantSplit/>
          <w:jc w:val="center"/>
        </w:trPr>
        <w:tc>
          <w:tcPr>
            <w:tcW w:w="802" w:type="dxa"/>
            <w:tcMar>
              <w:left w:w="58" w:type="dxa"/>
              <w:right w:w="58" w:type="dxa"/>
            </w:tcMar>
          </w:tcPr>
          <w:p w14:paraId="0B0BBE0A" w14:textId="0A63CDBF" w:rsidR="001476CC" w:rsidRDefault="001476CC" w:rsidP="001476CC">
            <w:pPr>
              <w:pStyle w:val="TableText"/>
            </w:pPr>
            <w:r>
              <w:t>2745 – 2748</w:t>
            </w:r>
          </w:p>
        </w:tc>
        <w:tc>
          <w:tcPr>
            <w:tcW w:w="2227" w:type="dxa"/>
            <w:tcMar>
              <w:left w:w="58" w:type="dxa"/>
              <w:right w:w="58" w:type="dxa"/>
            </w:tcMar>
          </w:tcPr>
          <w:p w14:paraId="5C8647F1" w14:textId="77777777" w:rsidR="001476CC" w:rsidRDefault="001476CC" w:rsidP="001476CC">
            <w:pPr>
              <w:pStyle w:val="TableText"/>
            </w:pPr>
            <w:r>
              <w:t>HDR CLERK ID 13</w:t>
            </w:r>
          </w:p>
        </w:tc>
        <w:tc>
          <w:tcPr>
            <w:tcW w:w="2993" w:type="dxa"/>
            <w:tcMar>
              <w:left w:w="58" w:type="dxa"/>
              <w:right w:w="58" w:type="dxa"/>
            </w:tcMar>
          </w:tcPr>
          <w:p w14:paraId="2682DF3D" w14:textId="53A71392" w:rsidR="001476CC" w:rsidRDefault="001476CC" w:rsidP="001476CC">
            <w:pPr>
              <w:pStyle w:val="TableText"/>
            </w:pPr>
            <w:r>
              <w:t>:P:IDR-</w:t>
            </w:r>
            <w:hyperlink r:id="rId795" w:history="1">
              <w:r>
                <w:rPr>
                  <w:rStyle w:val="Hyperlink"/>
                </w:rPr>
                <w:t>C-CLERK</w:t>
              </w:r>
            </w:hyperlink>
          </w:p>
        </w:tc>
        <w:tc>
          <w:tcPr>
            <w:tcW w:w="2790" w:type="dxa"/>
            <w:tcMar>
              <w:left w:w="58" w:type="dxa"/>
              <w:right w:w="58" w:type="dxa"/>
            </w:tcMar>
          </w:tcPr>
          <w:p w14:paraId="05BAF637" w14:textId="77777777" w:rsidR="001476CC" w:rsidRDefault="001476CC" w:rsidP="001476CC">
            <w:pPr>
              <w:pStyle w:val="TableText"/>
            </w:pPr>
            <w:r>
              <w:t>Clerk</w:t>
            </w:r>
          </w:p>
          <w:p w14:paraId="7084414B" w14:textId="77777777" w:rsidR="001476CC" w:rsidRDefault="001476CC" w:rsidP="001476CC">
            <w:pPr>
              <w:pStyle w:val="TableText"/>
            </w:pPr>
            <w:r w:rsidRPr="00393530">
              <w:rPr>
                <w:rFonts w:cs="Arial"/>
                <w:color w:val="000000"/>
              </w:rPr>
              <w:t>The identification code of the clerk initiating the change.</w:t>
            </w:r>
          </w:p>
        </w:tc>
        <w:tc>
          <w:tcPr>
            <w:tcW w:w="1080" w:type="dxa"/>
            <w:tcMar>
              <w:left w:w="58" w:type="dxa"/>
              <w:right w:w="58" w:type="dxa"/>
            </w:tcMar>
          </w:tcPr>
          <w:p w14:paraId="1CC9C59F" w14:textId="77777777" w:rsidR="001476CC" w:rsidRDefault="001476CC" w:rsidP="001476CC">
            <w:pPr>
              <w:pStyle w:val="TableText"/>
              <w:rPr>
                <w:caps/>
              </w:rPr>
            </w:pPr>
            <w:r>
              <w:rPr>
                <w:caps/>
              </w:rPr>
              <w:t>4 c</w:t>
            </w:r>
          </w:p>
        </w:tc>
        <w:tc>
          <w:tcPr>
            <w:tcW w:w="2340" w:type="dxa"/>
            <w:tcMar>
              <w:left w:w="58" w:type="dxa"/>
              <w:right w:w="58" w:type="dxa"/>
            </w:tcMar>
          </w:tcPr>
          <w:p w14:paraId="03AF237B" w14:textId="77777777" w:rsidR="001476CC" w:rsidRDefault="001476CC" w:rsidP="001476CC">
            <w:pPr>
              <w:pStyle w:val="TableText"/>
            </w:pPr>
            <w:r>
              <w:t>-</w:t>
            </w:r>
          </w:p>
        </w:tc>
        <w:tc>
          <w:tcPr>
            <w:tcW w:w="858" w:type="dxa"/>
            <w:tcMar>
              <w:left w:w="58" w:type="dxa"/>
              <w:right w:w="58" w:type="dxa"/>
            </w:tcMar>
          </w:tcPr>
          <w:p w14:paraId="70F0DA6E" w14:textId="77777777" w:rsidR="001476CC" w:rsidRDefault="001476CC" w:rsidP="001476CC">
            <w:pPr>
              <w:pStyle w:val="TableText"/>
            </w:pPr>
            <w:r>
              <w:t>Spaces</w:t>
            </w:r>
          </w:p>
        </w:tc>
        <w:tc>
          <w:tcPr>
            <w:tcW w:w="431" w:type="dxa"/>
          </w:tcPr>
          <w:p w14:paraId="62F8A95E" w14:textId="77777777" w:rsidR="001476CC" w:rsidRDefault="001476CC" w:rsidP="001476CC">
            <w:pPr>
              <w:pStyle w:val="TableText"/>
            </w:pPr>
            <w:r>
              <w:t>-</w:t>
            </w:r>
          </w:p>
        </w:tc>
        <w:tc>
          <w:tcPr>
            <w:tcW w:w="431" w:type="dxa"/>
          </w:tcPr>
          <w:p w14:paraId="78865B47" w14:textId="77777777" w:rsidR="001476CC" w:rsidRDefault="001476CC" w:rsidP="001476CC">
            <w:pPr>
              <w:pStyle w:val="TableText"/>
            </w:pPr>
            <w:r>
              <w:t>-</w:t>
            </w:r>
          </w:p>
        </w:tc>
        <w:tc>
          <w:tcPr>
            <w:tcW w:w="432" w:type="dxa"/>
          </w:tcPr>
          <w:p w14:paraId="5568B4B8" w14:textId="77777777" w:rsidR="001476CC" w:rsidRDefault="001476CC" w:rsidP="001476CC">
            <w:pPr>
              <w:pStyle w:val="TableText"/>
            </w:pPr>
            <w:r>
              <w:t>X</w:t>
            </w:r>
          </w:p>
        </w:tc>
      </w:tr>
      <w:tr w:rsidR="001476CC" w14:paraId="7A8F41CD" w14:textId="77777777" w:rsidTr="005C7A84">
        <w:trPr>
          <w:cantSplit/>
          <w:jc w:val="center"/>
        </w:trPr>
        <w:tc>
          <w:tcPr>
            <w:tcW w:w="802" w:type="dxa"/>
            <w:tcMar>
              <w:left w:w="58" w:type="dxa"/>
              <w:right w:w="58" w:type="dxa"/>
            </w:tcMar>
          </w:tcPr>
          <w:p w14:paraId="20C99D51" w14:textId="646536B7" w:rsidR="001476CC" w:rsidRDefault="001476CC" w:rsidP="001476CC">
            <w:pPr>
              <w:pStyle w:val="TableText"/>
            </w:pPr>
            <w:r>
              <w:t>2749 – 2756</w:t>
            </w:r>
          </w:p>
        </w:tc>
        <w:tc>
          <w:tcPr>
            <w:tcW w:w="2227" w:type="dxa"/>
            <w:tcMar>
              <w:left w:w="58" w:type="dxa"/>
              <w:right w:w="58" w:type="dxa"/>
            </w:tcMar>
          </w:tcPr>
          <w:p w14:paraId="71A4FB06" w14:textId="77777777" w:rsidR="001476CC" w:rsidRDefault="001476CC" w:rsidP="001476CC">
            <w:pPr>
              <w:pStyle w:val="TableText"/>
            </w:pPr>
            <w:r>
              <w:t>HDR CASH REC TRAILER DATE 13</w:t>
            </w:r>
          </w:p>
        </w:tc>
        <w:tc>
          <w:tcPr>
            <w:tcW w:w="2993" w:type="dxa"/>
            <w:tcMar>
              <w:left w:w="58" w:type="dxa"/>
              <w:right w:w="58" w:type="dxa"/>
            </w:tcMar>
          </w:tcPr>
          <w:p w14:paraId="613F03C6" w14:textId="56125E94" w:rsidR="001476CC" w:rsidRDefault="001476CC" w:rsidP="001476CC">
            <w:pPr>
              <w:pStyle w:val="TableText"/>
            </w:pPr>
            <w:r>
              <w:t>:P:IDR-</w:t>
            </w:r>
            <w:hyperlink r:id="rId796" w:history="1">
              <w:r>
                <w:rPr>
                  <w:rStyle w:val="Hyperlink"/>
                </w:rPr>
                <w:t>C-DATE</w:t>
              </w:r>
            </w:hyperlink>
          </w:p>
        </w:tc>
        <w:tc>
          <w:tcPr>
            <w:tcW w:w="2790" w:type="dxa"/>
            <w:tcMar>
              <w:left w:w="58" w:type="dxa"/>
              <w:right w:w="58" w:type="dxa"/>
            </w:tcMar>
          </w:tcPr>
          <w:p w14:paraId="4980A0AA" w14:textId="77777777" w:rsidR="001476CC" w:rsidRDefault="001476CC" w:rsidP="001476CC">
            <w:pPr>
              <w:pStyle w:val="TableText"/>
            </w:pPr>
            <w:r>
              <w:t>C/R Trailer Date</w:t>
            </w:r>
          </w:p>
          <w:p w14:paraId="66A07C83" w14:textId="77777777" w:rsidR="001476CC" w:rsidRDefault="001476CC" w:rsidP="001476CC">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35D596DD" w14:textId="77777777" w:rsidR="001476CC" w:rsidRDefault="001476CC" w:rsidP="001476CC">
            <w:pPr>
              <w:pStyle w:val="TableText"/>
              <w:rPr>
                <w:caps/>
              </w:rPr>
            </w:pPr>
            <w:r>
              <w:rPr>
                <w:caps/>
              </w:rPr>
              <w:t>8 N</w:t>
            </w:r>
          </w:p>
        </w:tc>
        <w:tc>
          <w:tcPr>
            <w:tcW w:w="2340" w:type="dxa"/>
            <w:tcMar>
              <w:left w:w="58" w:type="dxa"/>
              <w:right w:w="58" w:type="dxa"/>
            </w:tcMar>
          </w:tcPr>
          <w:p w14:paraId="5E097DFD" w14:textId="77777777" w:rsidR="001476CC" w:rsidRDefault="001476CC" w:rsidP="001476CC">
            <w:pPr>
              <w:pStyle w:val="TableText"/>
            </w:pPr>
            <w:r>
              <w:t>MMDDYYYY</w:t>
            </w:r>
          </w:p>
        </w:tc>
        <w:tc>
          <w:tcPr>
            <w:tcW w:w="858" w:type="dxa"/>
            <w:tcMar>
              <w:left w:w="58" w:type="dxa"/>
              <w:right w:w="58" w:type="dxa"/>
            </w:tcMar>
          </w:tcPr>
          <w:p w14:paraId="2D334DB8" w14:textId="77777777" w:rsidR="001476CC" w:rsidRDefault="001476CC" w:rsidP="001476CC">
            <w:pPr>
              <w:pStyle w:val="TableText"/>
            </w:pPr>
            <w:r>
              <w:t>Zeros</w:t>
            </w:r>
          </w:p>
        </w:tc>
        <w:tc>
          <w:tcPr>
            <w:tcW w:w="431" w:type="dxa"/>
          </w:tcPr>
          <w:p w14:paraId="24395A85" w14:textId="77777777" w:rsidR="001476CC" w:rsidRDefault="001476CC" w:rsidP="001476CC">
            <w:pPr>
              <w:pStyle w:val="TableText"/>
            </w:pPr>
            <w:r>
              <w:t>-</w:t>
            </w:r>
          </w:p>
        </w:tc>
        <w:tc>
          <w:tcPr>
            <w:tcW w:w="431" w:type="dxa"/>
          </w:tcPr>
          <w:p w14:paraId="47526F84" w14:textId="77777777" w:rsidR="001476CC" w:rsidRDefault="001476CC" w:rsidP="001476CC">
            <w:pPr>
              <w:pStyle w:val="TableText"/>
            </w:pPr>
            <w:r>
              <w:t>-</w:t>
            </w:r>
          </w:p>
        </w:tc>
        <w:tc>
          <w:tcPr>
            <w:tcW w:w="432" w:type="dxa"/>
          </w:tcPr>
          <w:p w14:paraId="408CF491" w14:textId="77777777" w:rsidR="001476CC" w:rsidRDefault="001476CC" w:rsidP="001476CC">
            <w:pPr>
              <w:pStyle w:val="TableText"/>
            </w:pPr>
            <w:r>
              <w:t>X</w:t>
            </w:r>
          </w:p>
        </w:tc>
      </w:tr>
      <w:tr w:rsidR="001476CC" w14:paraId="4596277E" w14:textId="77777777" w:rsidTr="005C7A84">
        <w:trPr>
          <w:cantSplit/>
          <w:jc w:val="center"/>
        </w:trPr>
        <w:tc>
          <w:tcPr>
            <w:tcW w:w="802" w:type="dxa"/>
            <w:tcMar>
              <w:left w:w="58" w:type="dxa"/>
              <w:right w:w="58" w:type="dxa"/>
            </w:tcMar>
          </w:tcPr>
          <w:p w14:paraId="64DC6196" w14:textId="77777777" w:rsidR="001476CC" w:rsidRDefault="001476CC" w:rsidP="001476CC">
            <w:pPr>
              <w:pStyle w:val="TableText"/>
            </w:pPr>
            <w:r>
              <w:t>2757</w:t>
            </w:r>
          </w:p>
        </w:tc>
        <w:tc>
          <w:tcPr>
            <w:tcW w:w="2227" w:type="dxa"/>
            <w:tcMar>
              <w:left w:w="58" w:type="dxa"/>
              <w:right w:w="58" w:type="dxa"/>
            </w:tcMar>
          </w:tcPr>
          <w:p w14:paraId="7598AB1B" w14:textId="77777777" w:rsidR="001476CC" w:rsidRDefault="001476CC" w:rsidP="001476CC">
            <w:pPr>
              <w:pStyle w:val="TableText"/>
            </w:pPr>
            <w:r>
              <w:t>CASH REC TYPE 14</w:t>
            </w:r>
          </w:p>
        </w:tc>
        <w:tc>
          <w:tcPr>
            <w:tcW w:w="2993" w:type="dxa"/>
            <w:tcMar>
              <w:left w:w="58" w:type="dxa"/>
              <w:right w:w="58" w:type="dxa"/>
            </w:tcMar>
          </w:tcPr>
          <w:p w14:paraId="7CE90F0F" w14:textId="6F29AB72" w:rsidR="001476CC" w:rsidRDefault="001476CC" w:rsidP="001476CC">
            <w:pPr>
              <w:pStyle w:val="TableText"/>
            </w:pPr>
            <w:r>
              <w:t>:P:IDR-</w:t>
            </w:r>
            <w:hyperlink r:id="rId797" w:history="1">
              <w:r>
                <w:rPr>
                  <w:rStyle w:val="Hyperlink"/>
                </w:rPr>
                <w:t>C-TYPE</w:t>
              </w:r>
            </w:hyperlink>
          </w:p>
        </w:tc>
        <w:tc>
          <w:tcPr>
            <w:tcW w:w="2790" w:type="dxa"/>
            <w:tcMar>
              <w:left w:w="58" w:type="dxa"/>
              <w:right w:w="58" w:type="dxa"/>
            </w:tcMar>
          </w:tcPr>
          <w:p w14:paraId="13F3B427" w14:textId="77777777" w:rsidR="001476CC" w:rsidRDefault="001476CC" w:rsidP="001476CC">
            <w:pPr>
              <w:pStyle w:val="TableText"/>
            </w:pPr>
            <w:r>
              <w:t>C/R type</w:t>
            </w:r>
          </w:p>
          <w:p w14:paraId="0752FFD5" w14:textId="77777777" w:rsidR="001476CC" w:rsidRDefault="001476CC" w:rsidP="001476CC">
            <w:pPr>
              <w:pStyle w:val="TableText"/>
            </w:pPr>
            <w:r w:rsidRPr="00FB78C7">
              <w:rPr>
                <w:rFonts w:cs="Arial"/>
                <w:color w:val="000000"/>
              </w:rPr>
              <w:t>This field identifies the type of Cash Record carried for the provider or beneficiary specific to the claim.</w:t>
            </w:r>
          </w:p>
        </w:tc>
        <w:tc>
          <w:tcPr>
            <w:tcW w:w="1080" w:type="dxa"/>
            <w:tcMar>
              <w:left w:w="58" w:type="dxa"/>
              <w:right w:w="58" w:type="dxa"/>
            </w:tcMar>
          </w:tcPr>
          <w:p w14:paraId="162D42AF" w14:textId="77777777" w:rsidR="001476CC" w:rsidRDefault="001476CC" w:rsidP="001476CC">
            <w:pPr>
              <w:pStyle w:val="TableText"/>
              <w:rPr>
                <w:caps/>
              </w:rPr>
            </w:pPr>
            <w:r>
              <w:rPr>
                <w:caps/>
              </w:rPr>
              <w:t>1 C</w:t>
            </w:r>
          </w:p>
        </w:tc>
        <w:tc>
          <w:tcPr>
            <w:tcW w:w="2340" w:type="dxa"/>
            <w:tcMar>
              <w:left w:w="58" w:type="dxa"/>
              <w:right w:w="58" w:type="dxa"/>
            </w:tcMar>
          </w:tcPr>
          <w:p w14:paraId="6163DECE" w14:textId="77777777" w:rsidR="001476CC" w:rsidRPr="0097365E" w:rsidRDefault="001476CC" w:rsidP="001476CC">
            <w:pPr>
              <w:pStyle w:val="TableText"/>
              <w:rPr>
                <w:rFonts w:cs="Arial"/>
                <w:color w:val="000000"/>
              </w:rPr>
            </w:pPr>
            <w:r w:rsidRPr="0042502A">
              <w:rPr>
                <w:rFonts w:cs="Arial"/>
                <w:b/>
                <w:color w:val="000000"/>
              </w:rPr>
              <w:t>Valid Values:</w:t>
            </w:r>
          </w:p>
          <w:p w14:paraId="4F677D9F" w14:textId="59ED41C2" w:rsidR="001476CC" w:rsidRPr="000B6CD8" w:rsidRDefault="001476CC" w:rsidP="00245396">
            <w:pPr>
              <w:pStyle w:val="TableTextBullet"/>
            </w:pPr>
            <w:r w:rsidRPr="000B6CD8">
              <w:t xml:space="preserve">P </w:t>
            </w:r>
            <w:r>
              <w:t xml:space="preserve">– </w:t>
            </w:r>
            <w:r w:rsidRPr="000B6CD8">
              <w:t>Partial refund</w:t>
            </w:r>
          </w:p>
          <w:p w14:paraId="504B0F1B" w14:textId="75B4D930" w:rsidR="001476CC" w:rsidRPr="000B6CD8" w:rsidRDefault="001476CC" w:rsidP="00245396">
            <w:pPr>
              <w:pStyle w:val="TableTextBullet"/>
            </w:pPr>
            <w:r w:rsidRPr="000B6CD8">
              <w:t xml:space="preserve">F </w:t>
            </w:r>
            <w:r>
              <w:t xml:space="preserve">– </w:t>
            </w:r>
            <w:r w:rsidRPr="000B6CD8">
              <w:t>Full refund</w:t>
            </w:r>
          </w:p>
          <w:p w14:paraId="6A8F708C" w14:textId="4853438C" w:rsidR="001476CC" w:rsidRPr="000B6CD8" w:rsidRDefault="001476CC" w:rsidP="00245396">
            <w:pPr>
              <w:pStyle w:val="TableTextBullet"/>
            </w:pPr>
            <w:r w:rsidRPr="000B6CD8">
              <w:t xml:space="preserve">R </w:t>
            </w:r>
            <w:r>
              <w:t xml:space="preserve">– </w:t>
            </w:r>
            <w:r w:rsidRPr="000B6CD8">
              <w:t>Reissue</w:t>
            </w:r>
          </w:p>
          <w:p w14:paraId="1BDDA0B9" w14:textId="3B1F1F6F" w:rsidR="001476CC" w:rsidRPr="000B6CD8" w:rsidRDefault="001476CC" w:rsidP="00245396">
            <w:pPr>
              <w:pStyle w:val="TableTextBullet"/>
            </w:pPr>
            <w:r w:rsidRPr="000B6CD8">
              <w:t xml:space="preserve">S </w:t>
            </w:r>
            <w:r>
              <w:t xml:space="preserve">– </w:t>
            </w:r>
            <w:r w:rsidRPr="000B6CD8">
              <w:t>Staledate</w:t>
            </w:r>
          </w:p>
          <w:p w14:paraId="206BA855" w14:textId="585044C9" w:rsidR="001476CC" w:rsidRDefault="001476CC" w:rsidP="00245396">
            <w:pPr>
              <w:pStyle w:val="TableTextBullet"/>
            </w:pPr>
            <w:r w:rsidRPr="000B6CD8">
              <w:t xml:space="preserve">V </w:t>
            </w:r>
            <w:r>
              <w:t xml:space="preserve">– </w:t>
            </w:r>
            <w:r w:rsidRPr="000B6CD8">
              <w:t>Void</w:t>
            </w:r>
          </w:p>
        </w:tc>
        <w:tc>
          <w:tcPr>
            <w:tcW w:w="858" w:type="dxa"/>
            <w:tcMar>
              <w:left w:w="58" w:type="dxa"/>
              <w:right w:w="58" w:type="dxa"/>
            </w:tcMar>
          </w:tcPr>
          <w:p w14:paraId="5D259786" w14:textId="77777777" w:rsidR="001476CC" w:rsidRDefault="001476CC" w:rsidP="001476CC">
            <w:pPr>
              <w:pStyle w:val="TableText"/>
            </w:pPr>
            <w:r>
              <w:t>Spaces</w:t>
            </w:r>
          </w:p>
        </w:tc>
        <w:tc>
          <w:tcPr>
            <w:tcW w:w="431" w:type="dxa"/>
          </w:tcPr>
          <w:p w14:paraId="0632D6EF" w14:textId="77777777" w:rsidR="001476CC" w:rsidRDefault="001476CC" w:rsidP="001476CC">
            <w:pPr>
              <w:pStyle w:val="TableText"/>
            </w:pPr>
            <w:r>
              <w:t>-</w:t>
            </w:r>
          </w:p>
        </w:tc>
        <w:tc>
          <w:tcPr>
            <w:tcW w:w="431" w:type="dxa"/>
          </w:tcPr>
          <w:p w14:paraId="676C4DD6" w14:textId="77777777" w:rsidR="001476CC" w:rsidRDefault="001476CC" w:rsidP="001476CC">
            <w:pPr>
              <w:pStyle w:val="TableText"/>
            </w:pPr>
            <w:r>
              <w:t>-</w:t>
            </w:r>
          </w:p>
        </w:tc>
        <w:tc>
          <w:tcPr>
            <w:tcW w:w="432" w:type="dxa"/>
          </w:tcPr>
          <w:p w14:paraId="40F301BB" w14:textId="77777777" w:rsidR="001476CC" w:rsidRDefault="001476CC" w:rsidP="001476CC">
            <w:pPr>
              <w:pStyle w:val="TableText"/>
            </w:pPr>
            <w:r>
              <w:t>X</w:t>
            </w:r>
          </w:p>
        </w:tc>
      </w:tr>
      <w:tr w:rsidR="001476CC" w14:paraId="520C4B9F" w14:textId="77777777" w:rsidTr="005C7A84">
        <w:trPr>
          <w:cantSplit/>
          <w:jc w:val="center"/>
        </w:trPr>
        <w:tc>
          <w:tcPr>
            <w:tcW w:w="802" w:type="dxa"/>
            <w:tcMar>
              <w:left w:w="58" w:type="dxa"/>
              <w:right w:w="58" w:type="dxa"/>
            </w:tcMar>
          </w:tcPr>
          <w:p w14:paraId="2C75EE55" w14:textId="77777777" w:rsidR="001476CC" w:rsidRDefault="001476CC" w:rsidP="001476CC">
            <w:pPr>
              <w:pStyle w:val="TableText"/>
            </w:pPr>
            <w:r>
              <w:t>2758</w:t>
            </w:r>
          </w:p>
        </w:tc>
        <w:tc>
          <w:tcPr>
            <w:tcW w:w="2227" w:type="dxa"/>
            <w:tcMar>
              <w:left w:w="58" w:type="dxa"/>
              <w:right w:w="58" w:type="dxa"/>
            </w:tcMar>
          </w:tcPr>
          <w:p w14:paraId="4344F963" w14:textId="77777777" w:rsidR="001476CC" w:rsidRDefault="001476CC" w:rsidP="001476CC">
            <w:pPr>
              <w:pStyle w:val="TableText"/>
            </w:pPr>
            <w:r>
              <w:t>HDR STATUS PRIOR 14</w:t>
            </w:r>
          </w:p>
        </w:tc>
        <w:tc>
          <w:tcPr>
            <w:tcW w:w="2993" w:type="dxa"/>
            <w:tcMar>
              <w:left w:w="58" w:type="dxa"/>
              <w:right w:w="58" w:type="dxa"/>
            </w:tcMar>
          </w:tcPr>
          <w:p w14:paraId="482021E2" w14:textId="08778D91" w:rsidR="001476CC" w:rsidRDefault="001476CC" w:rsidP="001476CC">
            <w:pPr>
              <w:pStyle w:val="TableText"/>
            </w:pPr>
            <w:r>
              <w:t>:P:IDR-</w:t>
            </w:r>
            <w:hyperlink r:id="rId798" w:history="1">
              <w:r>
                <w:rPr>
                  <w:rStyle w:val="Hyperlink"/>
                </w:rPr>
                <w:t>C-OLD-STAT</w:t>
              </w:r>
            </w:hyperlink>
          </w:p>
        </w:tc>
        <w:tc>
          <w:tcPr>
            <w:tcW w:w="2790" w:type="dxa"/>
            <w:tcMar>
              <w:left w:w="58" w:type="dxa"/>
              <w:right w:w="58" w:type="dxa"/>
            </w:tcMar>
          </w:tcPr>
          <w:p w14:paraId="13C0A98E" w14:textId="38487A69" w:rsidR="001476CC" w:rsidRDefault="001476CC" w:rsidP="001476CC">
            <w:pPr>
              <w:pStyle w:val="TableText"/>
            </w:pPr>
            <w:r>
              <w:t>Prior detail status</w:t>
            </w:r>
          </w:p>
          <w:p w14:paraId="613566E1" w14:textId="3220CFF1" w:rsidR="001476CC" w:rsidRDefault="001476CC" w:rsidP="001476CC">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58B8ABB7" w14:textId="77777777" w:rsidR="001476CC" w:rsidRPr="0097365E" w:rsidRDefault="001476CC" w:rsidP="001476CC">
            <w:pPr>
              <w:pStyle w:val="TableText"/>
              <w:rPr>
                <w:rFonts w:ascii="Arial Narrow" w:hAnsi="Arial Narrow" w:cs="Arial"/>
                <w:color w:val="000000"/>
              </w:rPr>
            </w:pPr>
            <w:r w:rsidRPr="0042502A">
              <w:rPr>
                <w:rFonts w:ascii="Arial Narrow" w:hAnsi="Arial Narrow" w:cs="Arial"/>
                <w:b/>
                <w:color w:val="000000"/>
              </w:rPr>
              <w:t>Valid Values:</w:t>
            </w:r>
          </w:p>
          <w:p w14:paraId="3FA06D7D" w14:textId="1161E4EF" w:rsidR="001476CC" w:rsidRDefault="001476CC" w:rsidP="00245396">
            <w:pPr>
              <w:pStyle w:val="TableTextBullet"/>
            </w:pPr>
            <w:r>
              <w:t xml:space="preserve">F– </w:t>
            </w:r>
            <w:r w:rsidRPr="0097365E">
              <w:t xml:space="preserve">Full claim refund </w:t>
            </w:r>
            <w:r>
              <w:t>–</w:t>
            </w:r>
            <w:r w:rsidRPr="0097365E">
              <w:t xml:space="preserve"> EGHP, used only when an EGHP accounts receivable has been satisfied (RG type AR).This status is for display purposes only, internally the claim status would be a ‘</w:t>
            </w:r>
            <w:r>
              <w:t>Y</w:t>
            </w:r>
            <w:r w:rsidRPr="0097365E">
              <w:t>’</w:t>
            </w:r>
          </w:p>
        </w:tc>
        <w:tc>
          <w:tcPr>
            <w:tcW w:w="1080" w:type="dxa"/>
            <w:tcMar>
              <w:left w:w="58" w:type="dxa"/>
              <w:right w:w="58" w:type="dxa"/>
            </w:tcMar>
          </w:tcPr>
          <w:p w14:paraId="08951E5E" w14:textId="77777777" w:rsidR="001476CC" w:rsidRDefault="001476CC" w:rsidP="001476CC">
            <w:pPr>
              <w:pStyle w:val="TableText"/>
              <w:rPr>
                <w:caps/>
              </w:rPr>
            </w:pPr>
            <w:r>
              <w:rPr>
                <w:caps/>
              </w:rPr>
              <w:t>1 c</w:t>
            </w:r>
          </w:p>
        </w:tc>
        <w:tc>
          <w:tcPr>
            <w:tcW w:w="2340" w:type="dxa"/>
            <w:tcMar>
              <w:left w:w="58" w:type="dxa"/>
              <w:right w:w="58" w:type="dxa"/>
            </w:tcMar>
          </w:tcPr>
          <w:p w14:paraId="5BBABA56" w14:textId="31325A12" w:rsidR="001476CC" w:rsidRDefault="001476CC" w:rsidP="001476CC">
            <w:pPr>
              <w:pStyle w:val="TableText"/>
            </w:pPr>
            <w:r>
              <w:t xml:space="preserve">See spec </w:t>
            </w:r>
            <w:hyperlink r:id="rId799" w:history="1">
              <w:r>
                <w:rPr>
                  <w:rStyle w:val="Hyperlink"/>
                  <w:rFonts w:cs="Courier New"/>
                  <w:szCs w:val="16"/>
                </w:rPr>
                <w:t>S0209000</w:t>
              </w:r>
            </w:hyperlink>
          </w:p>
        </w:tc>
        <w:tc>
          <w:tcPr>
            <w:tcW w:w="858" w:type="dxa"/>
            <w:tcMar>
              <w:left w:w="58" w:type="dxa"/>
              <w:right w:w="58" w:type="dxa"/>
            </w:tcMar>
          </w:tcPr>
          <w:p w14:paraId="258B6C4E" w14:textId="77777777" w:rsidR="001476CC" w:rsidRDefault="001476CC" w:rsidP="001476CC">
            <w:pPr>
              <w:pStyle w:val="TableText"/>
            </w:pPr>
            <w:r>
              <w:t>Spaces</w:t>
            </w:r>
          </w:p>
        </w:tc>
        <w:tc>
          <w:tcPr>
            <w:tcW w:w="431" w:type="dxa"/>
          </w:tcPr>
          <w:p w14:paraId="70C6B7DC" w14:textId="77777777" w:rsidR="001476CC" w:rsidRDefault="001476CC" w:rsidP="001476CC">
            <w:pPr>
              <w:pStyle w:val="TableText"/>
            </w:pPr>
            <w:r>
              <w:t>-</w:t>
            </w:r>
          </w:p>
        </w:tc>
        <w:tc>
          <w:tcPr>
            <w:tcW w:w="431" w:type="dxa"/>
          </w:tcPr>
          <w:p w14:paraId="128876B9" w14:textId="77777777" w:rsidR="001476CC" w:rsidRDefault="001476CC" w:rsidP="001476CC">
            <w:pPr>
              <w:pStyle w:val="TableText"/>
            </w:pPr>
            <w:r>
              <w:t>-</w:t>
            </w:r>
          </w:p>
        </w:tc>
        <w:tc>
          <w:tcPr>
            <w:tcW w:w="432" w:type="dxa"/>
          </w:tcPr>
          <w:p w14:paraId="183F5E2B" w14:textId="77777777" w:rsidR="001476CC" w:rsidRDefault="001476CC" w:rsidP="001476CC">
            <w:pPr>
              <w:pStyle w:val="TableText"/>
            </w:pPr>
            <w:r>
              <w:t>X</w:t>
            </w:r>
          </w:p>
        </w:tc>
      </w:tr>
      <w:tr w:rsidR="001476CC" w14:paraId="7071159A" w14:textId="77777777" w:rsidTr="005C7A84">
        <w:trPr>
          <w:cantSplit/>
          <w:jc w:val="center"/>
        </w:trPr>
        <w:tc>
          <w:tcPr>
            <w:tcW w:w="802" w:type="dxa"/>
            <w:tcMar>
              <w:left w:w="58" w:type="dxa"/>
              <w:right w:w="58" w:type="dxa"/>
            </w:tcMar>
          </w:tcPr>
          <w:p w14:paraId="3CBDEED9" w14:textId="77777777" w:rsidR="001476CC" w:rsidRDefault="001476CC" w:rsidP="001476CC">
            <w:pPr>
              <w:pStyle w:val="TableText"/>
            </w:pPr>
            <w:r>
              <w:t>2758</w:t>
            </w:r>
          </w:p>
          <w:p w14:paraId="5D80DDBC" w14:textId="2351BAA2" w:rsidR="001476CC" w:rsidRDefault="001476CC" w:rsidP="001476CC">
            <w:pPr>
              <w:pStyle w:val="TableText"/>
            </w:pPr>
            <w:r>
              <w:t>(Cont’d)</w:t>
            </w:r>
          </w:p>
        </w:tc>
        <w:tc>
          <w:tcPr>
            <w:tcW w:w="2227" w:type="dxa"/>
            <w:tcMar>
              <w:left w:w="58" w:type="dxa"/>
              <w:right w:w="58" w:type="dxa"/>
            </w:tcMar>
          </w:tcPr>
          <w:p w14:paraId="33C76C82" w14:textId="77777777" w:rsidR="001476CC" w:rsidRDefault="001476CC" w:rsidP="001476CC">
            <w:pPr>
              <w:pStyle w:val="TableText"/>
            </w:pPr>
            <w:r>
              <w:t>HDR STATUS PRIOR 14</w:t>
            </w:r>
          </w:p>
        </w:tc>
        <w:tc>
          <w:tcPr>
            <w:tcW w:w="2993" w:type="dxa"/>
            <w:tcMar>
              <w:left w:w="58" w:type="dxa"/>
              <w:right w:w="58" w:type="dxa"/>
            </w:tcMar>
          </w:tcPr>
          <w:p w14:paraId="049A90B2" w14:textId="3019B135" w:rsidR="001476CC" w:rsidRDefault="001476CC" w:rsidP="001476CC">
            <w:pPr>
              <w:pStyle w:val="TableText"/>
            </w:pPr>
            <w:r>
              <w:t>:P:IDR-</w:t>
            </w:r>
            <w:hyperlink r:id="rId800" w:history="1">
              <w:r>
                <w:rPr>
                  <w:rStyle w:val="Hyperlink"/>
                </w:rPr>
                <w:t>C-OLD-STAT</w:t>
              </w:r>
            </w:hyperlink>
          </w:p>
        </w:tc>
        <w:tc>
          <w:tcPr>
            <w:tcW w:w="2790" w:type="dxa"/>
            <w:tcMar>
              <w:left w:w="58" w:type="dxa"/>
              <w:right w:w="58" w:type="dxa"/>
            </w:tcMar>
          </w:tcPr>
          <w:p w14:paraId="43CECA4A" w14:textId="77777777" w:rsidR="000A7FA7" w:rsidRDefault="000A7FA7" w:rsidP="000A7FA7">
            <w:pPr>
              <w:pStyle w:val="TableText"/>
            </w:pPr>
            <w:r>
              <w:t>Prior detail status</w:t>
            </w:r>
          </w:p>
          <w:p w14:paraId="38ADAB7F" w14:textId="523EF5B7" w:rsidR="001476CC" w:rsidRPr="0097365E" w:rsidRDefault="001476CC" w:rsidP="001476CC">
            <w:pPr>
              <w:pStyle w:val="TableText"/>
              <w:rPr>
                <w:rFonts w:ascii="Arial Narrow" w:hAnsi="Arial Narrow" w:cs="Arial"/>
                <w:color w:val="000000"/>
              </w:rPr>
            </w:pPr>
            <w:r w:rsidRPr="0042502A">
              <w:rPr>
                <w:rFonts w:ascii="Arial Narrow" w:hAnsi="Arial Narrow" w:cs="Arial"/>
                <w:b/>
                <w:color w:val="000000"/>
              </w:rPr>
              <w:t>Valid Values:</w:t>
            </w:r>
          </w:p>
          <w:p w14:paraId="7998EEC4" w14:textId="791909E1" w:rsidR="001476CC" w:rsidRDefault="001476CC"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2E0380F1" w14:textId="77777777" w:rsidR="001476CC" w:rsidRDefault="001476CC" w:rsidP="00245396">
            <w:pPr>
              <w:pStyle w:val="TableTextBullet"/>
            </w:pPr>
            <w:r w:rsidRPr="0097365E">
              <w:t>P</w:t>
            </w:r>
            <w:r w:rsidRPr="000B6CD8">
              <w:t xml:space="preserve"> </w:t>
            </w:r>
            <w:r>
              <w:t xml:space="preserve">– </w:t>
            </w:r>
            <w:r w:rsidRPr="0097365E">
              <w:t xml:space="preserve">Partial claim refund </w:t>
            </w:r>
            <w:r>
              <w:t>–</w:t>
            </w:r>
            <w:r w:rsidRPr="0097365E">
              <w:t xml:space="preserve"> EGHP, used only when an EGHP accounts receivable has been satisfied (RG type AR). This status is for display purposes only, internally the claim status would be a ‘</w:t>
            </w:r>
            <w:r>
              <w:t>G</w:t>
            </w:r>
            <w:r w:rsidRPr="0097365E">
              <w:t>’.</w:t>
            </w:r>
          </w:p>
          <w:p w14:paraId="7EDE338F" w14:textId="77777777" w:rsidR="000A7FA7" w:rsidRPr="0097365E" w:rsidRDefault="000A7FA7" w:rsidP="00245396">
            <w:pPr>
              <w:pStyle w:val="TableTextBullet"/>
            </w:pPr>
            <w:r w:rsidRPr="0097365E">
              <w:t>X</w:t>
            </w:r>
            <w:r w:rsidRPr="000B6CD8">
              <w:t xml:space="preserve"> </w:t>
            </w:r>
            <w:r>
              <w:t xml:space="preserve">– </w:t>
            </w:r>
            <w:r w:rsidRPr="0097365E">
              <w:t>Partial refund, claim that is a partial void and a split pay.</w:t>
            </w:r>
          </w:p>
          <w:p w14:paraId="2D6CF0CF" w14:textId="77777777" w:rsidR="000A7FA7" w:rsidRPr="0097365E" w:rsidRDefault="000A7FA7" w:rsidP="00245396">
            <w:pPr>
              <w:pStyle w:val="TableTextBullet"/>
            </w:pPr>
            <w:r w:rsidRPr="0097365E">
              <w:t>Y</w:t>
            </w:r>
            <w:r w:rsidRPr="000B6CD8">
              <w:t xml:space="preserve"> </w:t>
            </w:r>
            <w:r>
              <w:t xml:space="preserve">– </w:t>
            </w:r>
            <w:r w:rsidRPr="0097365E">
              <w:t>Full refund, full amount of claim payment was returned.</w:t>
            </w:r>
          </w:p>
          <w:p w14:paraId="238E4F29" w14:textId="475EF26A" w:rsidR="000A7FA7" w:rsidRDefault="000A7FA7"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257F8BE6" w14:textId="77777777" w:rsidR="001476CC" w:rsidRDefault="001476CC" w:rsidP="001476CC">
            <w:pPr>
              <w:pStyle w:val="TableText"/>
              <w:rPr>
                <w:caps/>
              </w:rPr>
            </w:pPr>
            <w:r>
              <w:rPr>
                <w:caps/>
              </w:rPr>
              <w:t>1 c</w:t>
            </w:r>
          </w:p>
        </w:tc>
        <w:tc>
          <w:tcPr>
            <w:tcW w:w="2340" w:type="dxa"/>
            <w:tcMar>
              <w:left w:w="58" w:type="dxa"/>
              <w:right w:w="58" w:type="dxa"/>
            </w:tcMar>
          </w:tcPr>
          <w:p w14:paraId="2926AC48" w14:textId="4FDBC1F2" w:rsidR="001476CC" w:rsidRDefault="001476CC" w:rsidP="001476CC">
            <w:pPr>
              <w:pStyle w:val="TableText"/>
            </w:pPr>
            <w:r>
              <w:t xml:space="preserve">See spec </w:t>
            </w:r>
            <w:hyperlink r:id="rId801" w:history="1">
              <w:r>
                <w:rPr>
                  <w:rStyle w:val="Hyperlink"/>
                  <w:rFonts w:cs="Courier New"/>
                  <w:szCs w:val="16"/>
                </w:rPr>
                <w:t>S0209000</w:t>
              </w:r>
            </w:hyperlink>
          </w:p>
        </w:tc>
        <w:tc>
          <w:tcPr>
            <w:tcW w:w="858" w:type="dxa"/>
            <w:tcMar>
              <w:left w:w="58" w:type="dxa"/>
              <w:right w:w="58" w:type="dxa"/>
            </w:tcMar>
          </w:tcPr>
          <w:p w14:paraId="4BAC02B3" w14:textId="77777777" w:rsidR="001476CC" w:rsidRDefault="001476CC" w:rsidP="001476CC">
            <w:pPr>
              <w:pStyle w:val="TableText"/>
            </w:pPr>
            <w:r>
              <w:t>Spaces</w:t>
            </w:r>
          </w:p>
        </w:tc>
        <w:tc>
          <w:tcPr>
            <w:tcW w:w="431" w:type="dxa"/>
          </w:tcPr>
          <w:p w14:paraId="20F05DE1" w14:textId="77777777" w:rsidR="001476CC" w:rsidRDefault="001476CC" w:rsidP="001476CC">
            <w:pPr>
              <w:pStyle w:val="TableText"/>
            </w:pPr>
            <w:r>
              <w:t>-</w:t>
            </w:r>
          </w:p>
        </w:tc>
        <w:tc>
          <w:tcPr>
            <w:tcW w:w="431" w:type="dxa"/>
          </w:tcPr>
          <w:p w14:paraId="404E33D7" w14:textId="77777777" w:rsidR="001476CC" w:rsidRDefault="001476CC" w:rsidP="001476CC">
            <w:pPr>
              <w:pStyle w:val="TableText"/>
            </w:pPr>
            <w:r>
              <w:t>-</w:t>
            </w:r>
          </w:p>
        </w:tc>
        <w:tc>
          <w:tcPr>
            <w:tcW w:w="432" w:type="dxa"/>
          </w:tcPr>
          <w:p w14:paraId="1327944D" w14:textId="77777777" w:rsidR="001476CC" w:rsidRDefault="001476CC" w:rsidP="001476CC">
            <w:pPr>
              <w:pStyle w:val="TableText"/>
            </w:pPr>
            <w:r>
              <w:t>X</w:t>
            </w:r>
          </w:p>
        </w:tc>
      </w:tr>
      <w:tr w:rsidR="001476CC" w14:paraId="1C6E1168" w14:textId="77777777" w:rsidTr="005C7A84">
        <w:trPr>
          <w:cantSplit/>
          <w:jc w:val="center"/>
        </w:trPr>
        <w:tc>
          <w:tcPr>
            <w:tcW w:w="802" w:type="dxa"/>
            <w:tcMar>
              <w:left w:w="58" w:type="dxa"/>
              <w:right w:w="58" w:type="dxa"/>
            </w:tcMar>
          </w:tcPr>
          <w:p w14:paraId="6FFE360F" w14:textId="77777777" w:rsidR="001476CC" w:rsidRDefault="001476CC" w:rsidP="001476CC">
            <w:pPr>
              <w:pStyle w:val="TableText"/>
            </w:pPr>
            <w:r>
              <w:t>2759</w:t>
            </w:r>
          </w:p>
        </w:tc>
        <w:tc>
          <w:tcPr>
            <w:tcW w:w="2227" w:type="dxa"/>
            <w:tcMar>
              <w:left w:w="58" w:type="dxa"/>
              <w:right w:w="58" w:type="dxa"/>
            </w:tcMar>
          </w:tcPr>
          <w:p w14:paraId="066CDDF5" w14:textId="77777777" w:rsidR="001476CC" w:rsidRDefault="001476CC" w:rsidP="001476CC">
            <w:pPr>
              <w:pStyle w:val="TableText"/>
            </w:pPr>
            <w:r>
              <w:t>HDR STATUS CURRENT 14</w:t>
            </w:r>
          </w:p>
        </w:tc>
        <w:tc>
          <w:tcPr>
            <w:tcW w:w="2993" w:type="dxa"/>
            <w:tcMar>
              <w:left w:w="58" w:type="dxa"/>
              <w:right w:w="58" w:type="dxa"/>
            </w:tcMar>
          </w:tcPr>
          <w:p w14:paraId="198BA0E6" w14:textId="377C0298" w:rsidR="001476CC" w:rsidRDefault="001476CC" w:rsidP="001476CC">
            <w:pPr>
              <w:pStyle w:val="TableText"/>
            </w:pPr>
            <w:r>
              <w:t>:P:IDR-</w:t>
            </w:r>
            <w:hyperlink r:id="rId802" w:history="1">
              <w:r>
                <w:rPr>
                  <w:rStyle w:val="Hyperlink"/>
                </w:rPr>
                <w:t>C-NEW-STAT</w:t>
              </w:r>
            </w:hyperlink>
          </w:p>
        </w:tc>
        <w:tc>
          <w:tcPr>
            <w:tcW w:w="2790" w:type="dxa"/>
            <w:tcMar>
              <w:left w:w="58" w:type="dxa"/>
              <w:right w:w="58" w:type="dxa"/>
            </w:tcMar>
          </w:tcPr>
          <w:p w14:paraId="1CA8676E" w14:textId="77777777" w:rsidR="001476CC" w:rsidRDefault="001476CC" w:rsidP="001476CC">
            <w:pPr>
              <w:pStyle w:val="TableText"/>
            </w:pPr>
            <w:r>
              <w:t>Current detail status</w:t>
            </w:r>
          </w:p>
          <w:p w14:paraId="0394B291" w14:textId="77777777" w:rsidR="001476CC" w:rsidRDefault="001476CC" w:rsidP="001476CC">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7A9322B7" w14:textId="77777777" w:rsidR="001476CC" w:rsidRDefault="001476CC" w:rsidP="001476CC">
            <w:pPr>
              <w:pStyle w:val="TableText"/>
              <w:rPr>
                <w:caps/>
              </w:rPr>
            </w:pPr>
            <w:r>
              <w:rPr>
                <w:caps/>
              </w:rPr>
              <w:t>1 C</w:t>
            </w:r>
          </w:p>
        </w:tc>
        <w:tc>
          <w:tcPr>
            <w:tcW w:w="2340" w:type="dxa"/>
            <w:tcMar>
              <w:left w:w="58" w:type="dxa"/>
              <w:right w:w="58" w:type="dxa"/>
            </w:tcMar>
          </w:tcPr>
          <w:p w14:paraId="79A7AF9A" w14:textId="5CEC1E0D" w:rsidR="001476CC" w:rsidRDefault="001476CC" w:rsidP="001476CC">
            <w:pPr>
              <w:pStyle w:val="TableText"/>
            </w:pPr>
            <w:r>
              <w:t xml:space="preserve">See spec </w:t>
            </w:r>
            <w:hyperlink r:id="rId803" w:history="1">
              <w:r>
                <w:rPr>
                  <w:rStyle w:val="Hyperlink"/>
                  <w:rFonts w:cs="Courier New"/>
                  <w:szCs w:val="16"/>
                </w:rPr>
                <w:t>S0209000</w:t>
              </w:r>
            </w:hyperlink>
          </w:p>
        </w:tc>
        <w:tc>
          <w:tcPr>
            <w:tcW w:w="858" w:type="dxa"/>
            <w:tcMar>
              <w:left w:w="58" w:type="dxa"/>
              <w:right w:w="58" w:type="dxa"/>
            </w:tcMar>
          </w:tcPr>
          <w:p w14:paraId="3108A128" w14:textId="77777777" w:rsidR="001476CC" w:rsidRDefault="001476CC" w:rsidP="001476CC">
            <w:pPr>
              <w:pStyle w:val="TableText"/>
            </w:pPr>
            <w:r>
              <w:t>Spaces</w:t>
            </w:r>
          </w:p>
        </w:tc>
        <w:tc>
          <w:tcPr>
            <w:tcW w:w="431" w:type="dxa"/>
          </w:tcPr>
          <w:p w14:paraId="331B38E6" w14:textId="77777777" w:rsidR="001476CC" w:rsidRDefault="001476CC" w:rsidP="001476CC">
            <w:pPr>
              <w:pStyle w:val="TableText"/>
            </w:pPr>
            <w:r>
              <w:t>-</w:t>
            </w:r>
          </w:p>
        </w:tc>
        <w:tc>
          <w:tcPr>
            <w:tcW w:w="431" w:type="dxa"/>
          </w:tcPr>
          <w:p w14:paraId="3662A054" w14:textId="77777777" w:rsidR="001476CC" w:rsidRDefault="001476CC" w:rsidP="001476CC">
            <w:pPr>
              <w:pStyle w:val="TableText"/>
            </w:pPr>
            <w:r>
              <w:t>-</w:t>
            </w:r>
          </w:p>
        </w:tc>
        <w:tc>
          <w:tcPr>
            <w:tcW w:w="432" w:type="dxa"/>
          </w:tcPr>
          <w:p w14:paraId="00AD8904" w14:textId="77777777" w:rsidR="001476CC" w:rsidRDefault="001476CC" w:rsidP="001476CC">
            <w:pPr>
              <w:pStyle w:val="TableText"/>
            </w:pPr>
            <w:r>
              <w:t>X</w:t>
            </w:r>
          </w:p>
        </w:tc>
      </w:tr>
      <w:tr w:rsidR="001476CC" w14:paraId="648284DA" w14:textId="77777777" w:rsidTr="005C7A84">
        <w:trPr>
          <w:cantSplit/>
          <w:jc w:val="center"/>
        </w:trPr>
        <w:tc>
          <w:tcPr>
            <w:tcW w:w="802" w:type="dxa"/>
            <w:tcMar>
              <w:left w:w="58" w:type="dxa"/>
              <w:right w:w="58" w:type="dxa"/>
            </w:tcMar>
          </w:tcPr>
          <w:p w14:paraId="459E8A0A" w14:textId="4BF212C0" w:rsidR="001476CC" w:rsidRDefault="001476CC" w:rsidP="001476CC">
            <w:pPr>
              <w:pStyle w:val="TableText"/>
            </w:pPr>
            <w:r>
              <w:t>2760 – 2772</w:t>
            </w:r>
          </w:p>
        </w:tc>
        <w:tc>
          <w:tcPr>
            <w:tcW w:w="2227" w:type="dxa"/>
            <w:tcMar>
              <w:left w:w="58" w:type="dxa"/>
              <w:right w:w="58" w:type="dxa"/>
            </w:tcMar>
          </w:tcPr>
          <w:p w14:paraId="6E227D01" w14:textId="77777777" w:rsidR="001476CC" w:rsidRDefault="001476CC" w:rsidP="001476CC">
            <w:pPr>
              <w:pStyle w:val="TableText"/>
            </w:pPr>
            <w:r>
              <w:t>CASH REC NUMBER 14</w:t>
            </w:r>
          </w:p>
        </w:tc>
        <w:tc>
          <w:tcPr>
            <w:tcW w:w="2993" w:type="dxa"/>
            <w:tcMar>
              <w:left w:w="58" w:type="dxa"/>
              <w:right w:w="58" w:type="dxa"/>
            </w:tcMar>
          </w:tcPr>
          <w:p w14:paraId="3C228FF1" w14:textId="4CE0BE23" w:rsidR="001476CC" w:rsidRDefault="001476CC" w:rsidP="001476CC">
            <w:pPr>
              <w:pStyle w:val="TableText"/>
            </w:pPr>
            <w:r>
              <w:t>:P:IDR-</w:t>
            </w:r>
            <w:hyperlink r:id="rId804" w:history="1">
              <w:r>
                <w:rPr>
                  <w:rStyle w:val="Hyperlink"/>
                </w:rPr>
                <w:t>C-ICN</w:t>
              </w:r>
            </w:hyperlink>
          </w:p>
        </w:tc>
        <w:tc>
          <w:tcPr>
            <w:tcW w:w="2790" w:type="dxa"/>
            <w:tcMar>
              <w:left w:w="58" w:type="dxa"/>
              <w:right w:w="58" w:type="dxa"/>
            </w:tcMar>
          </w:tcPr>
          <w:p w14:paraId="14F8DEB4" w14:textId="77777777" w:rsidR="001476CC" w:rsidRDefault="001476CC" w:rsidP="001476CC">
            <w:pPr>
              <w:pStyle w:val="TableText"/>
            </w:pPr>
            <w:r>
              <w:t>C/R number</w:t>
            </w:r>
          </w:p>
          <w:p w14:paraId="2A84642D" w14:textId="77777777" w:rsidR="001476CC" w:rsidRDefault="001476CC" w:rsidP="001476CC">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3403E272" w14:textId="77777777" w:rsidR="001476CC" w:rsidRDefault="001476CC" w:rsidP="001476CC">
            <w:pPr>
              <w:pStyle w:val="TableText"/>
              <w:rPr>
                <w:caps/>
              </w:rPr>
            </w:pPr>
            <w:r>
              <w:rPr>
                <w:caps/>
              </w:rPr>
              <w:t>13 c</w:t>
            </w:r>
          </w:p>
        </w:tc>
        <w:tc>
          <w:tcPr>
            <w:tcW w:w="2340" w:type="dxa"/>
            <w:tcMar>
              <w:left w:w="58" w:type="dxa"/>
              <w:right w:w="58" w:type="dxa"/>
            </w:tcMar>
          </w:tcPr>
          <w:p w14:paraId="14130FED" w14:textId="77777777" w:rsidR="001476CC" w:rsidRDefault="001476CC" w:rsidP="001476CC">
            <w:pPr>
              <w:pStyle w:val="TableText"/>
            </w:pPr>
            <w:r>
              <w:t>-</w:t>
            </w:r>
          </w:p>
        </w:tc>
        <w:tc>
          <w:tcPr>
            <w:tcW w:w="858" w:type="dxa"/>
            <w:tcMar>
              <w:left w:w="58" w:type="dxa"/>
              <w:right w:w="58" w:type="dxa"/>
            </w:tcMar>
          </w:tcPr>
          <w:p w14:paraId="3A56A8C7" w14:textId="77777777" w:rsidR="001476CC" w:rsidRDefault="001476CC" w:rsidP="001476CC">
            <w:pPr>
              <w:pStyle w:val="TableText"/>
            </w:pPr>
            <w:r>
              <w:t>Spaces</w:t>
            </w:r>
          </w:p>
        </w:tc>
        <w:tc>
          <w:tcPr>
            <w:tcW w:w="431" w:type="dxa"/>
          </w:tcPr>
          <w:p w14:paraId="29959E2E" w14:textId="77777777" w:rsidR="001476CC" w:rsidRDefault="001476CC" w:rsidP="001476CC">
            <w:pPr>
              <w:pStyle w:val="TableText"/>
            </w:pPr>
            <w:r>
              <w:t>-</w:t>
            </w:r>
          </w:p>
        </w:tc>
        <w:tc>
          <w:tcPr>
            <w:tcW w:w="431" w:type="dxa"/>
          </w:tcPr>
          <w:p w14:paraId="6BE213EA" w14:textId="77777777" w:rsidR="001476CC" w:rsidRDefault="001476CC" w:rsidP="001476CC">
            <w:pPr>
              <w:pStyle w:val="TableText"/>
            </w:pPr>
            <w:r>
              <w:t>-</w:t>
            </w:r>
          </w:p>
        </w:tc>
        <w:tc>
          <w:tcPr>
            <w:tcW w:w="432" w:type="dxa"/>
          </w:tcPr>
          <w:p w14:paraId="5B22E39A" w14:textId="77777777" w:rsidR="001476CC" w:rsidRDefault="001476CC" w:rsidP="001476CC">
            <w:pPr>
              <w:pStyle w:val="TableText"/>
            </w:pPr>
            <w:r>
              <w:t>X</w:t>
            </w:r>
          </w:p>
        </w:tc>
      </w:tr>
      <w:tr w:rsidR="001476CC" w14:paraId="40A3A97D" w14:textId="77777777" w:rsidTr="005C7A84">
        <w:trPr>
          <w:cantSplit/>
          <w:jc w:val="center"/>
        </w:trPr>
        <w:tc>
          <w:tcPr>
            <w:tcW w:w="802" w:type="dxa"/>
            <w:tcMar>
              <w:left w:w="58" w:type="dxa"/>
              <w:right w:w="58" w:type="dxa"/>
            </w:tcMar>
          </w:tcPr>
          <w:p w14:paraId="7E2F8D56" w14:textId="6E054E37" w:rsidR="001476CC" w:rsidRDefault="001476CC" w:rsidP="001476CC">
            <w:pPr>
              <w:pStyle w:val="TableText"/>
            </w:pPr>
            <w:r>
              <w:t>2773 – 2774</w:t>
            </w:r>
          </w:p>
        </w:tc>
        <w:tc>
          <w:tcPr>
            <w:tcW w:w="2227" w:type="dxa"/>
            <w:tcMar>
              <w:left w:w="58" w:type="dxa"/>
              <w:right w:w="58" w:type="dxa"/>
            </w:tcMar>
          </w:tcPr>
          <w:p w14:paraId="014E1CE6" w14:textId="77777777" w:rsidR="001476CC" w:rsidRDefault="001476CC" w:rsidP="001476CC">
            <w:pPr>
              <w:pStyle w:val="TableText"/>
            </w:pPr>
            <w:r>
              <w:t>HDR NUMBER FOR CASH REC 14</w:t>
            </w:r>
          </w:p>
        </w:tc>
        <w:tc>
          <w:tcPr>
            <w:tcW w:w="2993" w:type="dxa"/>
            <w:tcMar>
              <w:left w:w="58" w:type="dxa"/>
              <w:right w:w="58" w:type="dxa"/>
            </w:tcMar>
          </w:tcPr>
          <w:p w14:paraId="2CB75263" w14:textId="2BF17465" w:rsidR="001476CC" w:rsidRDefault="001476CC" w:rsidP="001476CC">
            <w:pPr>
              <w:pStyle w:val="TableText"/>
            </w:pPr>
            <w:r>
              <w:t>:P:IDR-</w:t>
            </w:r>
            <w:hyperlink r:id="rId805" w:history="1">
              <w:r>
                <w:rPr>
                  <w:rStyle w:val="Hyperlink"/>
                </w:rPr>
                <w:t>C-DET-NUMB</w:t>
              </w:r>
            </w:hyperlink>
          </w:p>
        </w:tc>
        <w:tc>
          <w:tcPr>
            <w:tcW w:w="2790" w:type="dxa"/>
            <w:tcMar>
              <w:left w:w="58" w:type="dxa"/>
              <w:right w:w="58" w:type="dxa"/>
            </w:tcMar>
          </w:tcPr>
          <w:p w14:paraId="0FE0679A" w14:textId="77777777" w:rsidR="001476CC" w:rsidRDefault="001476CC" w:rsidP="001476CC">
            <w:pPr>
              <w:pStyle w:val="TableText"/>
            </w:pPr>
            <w:r>
              <w:t>Detail number being applied</w:t>
            </w:r>
          </w:p>
          <w:p w14:paraId="2EF33070" w14:textId="5BA06777" w:rsidR="001476CC" w:rsidRDefault="001476CC" w:rsidP="001476CC">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4295FE55" w14:textId="77777777" w:rsidR="001476CC" w:rsidRDefault="001476CC" w:rsidP="001476CC">
            <w:pPr>
              <w:pStyle w:val="TableText"/>
              <w:rPr>
                <w:caps/>
              </w:rPr>
            </w:pPr>
            <w:r>
              <w:rPr>
                <w:caps/>
              </w:rPr>
              <w:t>2 C</w:t>
            </w:r>
          </w:p>
        </w:tc>
        <w:tc>
          <w:tcPr>
            <w:tcW w:w="2340" w:type="dxa"/>
            <w:tcMar>
              <w:left w:w="58" w:type="dxa"/>
              <w:right w:w="58" w:type="dxa"/>
            </w:tcMar>
          </w:tcPr>
          <w:p w14:paraId="0F4AE992" w14:textId="1667CC7C" w:rsidR="001476CC" w:rsidRDefault="001476CC" w:rsidP="001476CC">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47EF4A60" w14:textId="77777777" w:rsidR="001476CC" w:rsidRDefault="001476CC" w:rsidP="001476CC">
            <w:pPr>
              <w:pStyle w:val="TableText"/>
            </w:pPr>
            <w:r>
              <w:t>Spaces</w:t>
            </w:r>
          </w:p>
        </w:tc>
        <w:tc>
          <w:tcPr>
            <w:tcW w:w="431" w:type="dxa"/>
          </w:tcPr>
          <w:p w14:paraId="42051187" w14:textId="77777777" w:rsidR="001476CC" w:rsidRDefault="001476CC" w:rsidP="001476CC">
            <w:pPr>
              <w:pStyle w:val="TableText"/>
            </w:pPr>
            <w:r>
              <w:t>-</w:t>
            </w:r>
          </w:p>
        </w:tc>
        <w:tc>
          <w:tcPr>
            <w:tcW w:w="431" w:type="dxa"/>
          </w:tcPr>
          <w:p w14:paraId="577E3AEA" w14:textId="77777777" w:rsidR="001476CC" w:rsidRDefault="001476CC" w:rsidP="001476CC">
            <w:pPr>
              <w:pStyle w:val="TableText"/>
            </w:pPr>
            <w:r>
              <w:t>-</w:t>
            </w:r>
          </w:p>
        </w:tc>
        <w:tc>
          <w:tcPr>
            <w:tcW w:w="432" w:type="dxa"/>
          </w:tcPr>
          <w:p w14:paraId="20A6F8CE" w14:textId="77777777" w:rsidR="001476CC" w:rsidRDefault="001476CC" w:rsidP="001476CC">
            <w:pPr>
              <w:pStyle w:val="TableText"/>
            </w:pPr>
            <w:r>
              <w:t>X</w:t>
            </w:r>
          </w:p>
        </w:tc>
      </w:tr>
      <w:tr w:rsidR="001476CC" w14:paraId="483F6AAF" w14:textId="77777777" w:rsidTr="005C7A84">
        <w:trPr>
          <w:cantSplit/>
          <w:jc w:val="center"/>
        </w:trPr>
        <w:tc>
          <w:tcPr>
            <w:tcW w:w="802" w:type="dxa"/>
            <w:tcMar>
              <w:left w:w="58" w:type="dxa"/>
              <w:right w:w="58" w:type="dxa"/>
            </w:tcMar>
          </w:tcPr>
          <w:p w14:paraId="61A9F228" w14:textId="1375923A" w:rsidR="001476CC" w:rsidRDefault="001476CC" w:rsidP="001476CC">
            <w:pPr>
              <w:pStyle w:val="TableText"/>
            </w:pPr>
            <w:r>
              <w:t>2775 – 2781</w:t>
            </w:r>
          </w:p>
        </w:tc>
        <w:tc>
          <w:tcPr>
            <w:tcW w:w="2227" w:type="dxa"/>
            <w:tcMar>
              <w:left w:w="58" w:type="dxa"/>
              <w:right w:w="58" w:type="dxa"/>
            </w:tcMar>
          </w:tcPr>
          <w:p w14:paraId="4FBBC8E3" w14:textId="77777777" w:rsidR="001476CC" w:rsidRDefault="001476CC" w:rsidP="001476CC">
            <w:pPr>
              <w:pStyle w:val="TableText"/>
            </w:pPr>
            <w:r>
              <w:t>HDR CASH REC APPLIED AMT 14</w:t>
            </w:r>
          </w:p>
        </w:tc>
        <w:tc>
          <w:tcPr>
            <w:tcW w:w="2993" w:type="dxa"/>
            <w:tcMar>
              <w:left w:w="58" w:type="dxa"/>
              <w:right w:w="58" w:type="dxa"/>
            </w:tcMar>
          </w:tcPr>
          <w:p w14:paraId="72169CEE" w14:textId="6AB81567" w:rsidR="001476CC" w:rsidRDefault="001476CC" w:rsidP="001476CC">
            <w:pPr>
              <w:pStyle w:val="TableText"/>
            </w:pPr>
            <w:r>
              <w:t>:P:IDR-</w:t>
            </w:r>
            <w:hyperlink r:id="rId806" w:history="1">
              <w:r>
                <w:rPr>
                  <w:rStyle w:val="Hyperlink"/>
                </w:rPr>
                <w:t>C-AMOUNT</w:t>
              </w:r>
            </w:hyperlink>
          </w:p>
        </w:tc>
        <w:tc>
          <w:tcPr>
            <w:tcW w:w="2790" w:type="dxa"/>
            <w:tcMar>
              <w:left w:w="58" w:type="dxa"/>
              <w:right w:w="58" w:type="dxa"/>
            </w:tcMar>
          </w:tcPr>
          <w:p w14:paraId="688F48F3" w14:textId="77777777" w:rsidR="001476CC" w:rsidRDefault="001476CC" w:rsidP="001476CC">
            <w:pPr>
              <w:pStyle w:val="TableText"/>
            </w:pPr>
            <w:r>
              <w:t>Amount applied</w:t>
            </w:r>
          </w:p>
          <w:p w14:paraId="5BEE8118" w14:textId="0709EDC7" w:rsidR="001476CC" w:rsidRDefault="001476CC" w:rsidP="001476CC">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67DB685B" w14:textId="77777777" w:rsidR="001476CC" w:rsidRDefault="001476CC" w:rsidP="001476CC">
            <w:pPr>
              <w:pStyle w:val="TableText"/>
              <w:rPr>
                <w:caps/>
              </w:rPr>
            </w:pPr>
            <w:r>
              <w:rPr>
                <w:caps/>
              </w:rPr>
              <w:t>7 n</w:t>
            </w:r>
          </w:p>
          <w:p w14:paraId="673F67D0" w14:textId="77777777" w:rsidR="001476CC" w:rsidRDefault="001476CC" w:rsidP="001476CC">
            <w:pPr>
              <w:pStyle w:val="TableText"/>
              <w:rPr>
                <w:caps/>
              </w:rPr>
            </w:pPr>
            <w:r>
              <w:rPr>
                <w:caps/>
              </w:rPr>
              <w:t>(99999V99)</w:t>
            </w:r>
          </w:p>
        </w:tc>
        <w:tc>
          <w:tcPr>
            <w:tcW w:w="2340" w:type="dxa"/>
            <w:tcMar>
              <w:left w:w="58" w:type="dxa"/>
              <w:right w:w="58" w:type="dxa"/>
            </w:tcMar>
          </w:tcPr>
          <w:p w14:paraId="067E80F7" w14:textId="77777777" w:rsidR="001476CC" w:rsidRDefault="001476CC" w:rsidP="001476CC">
            <w:pPr>
              <w:pStyle w:val="TableText"/>
            </w:pPr>
            <w:r>
              <w:t>-</w:t>
            </w:r>
          </w:p>
        </w:tc>
        <w:tc>
          <w:tcPr>
            <w:tcW w:w="858" w:type="dxa"/>
            <w:tcMar>
              <w:left w:w="58" w:type="dxa"/>
              <w:right w:w="58" w:type="dxa"/>
            </w:tcMar>
          </w:tcPr>
          <w:p w14:paraId="3E263482" w14:textId="77777777" w:rsidR="001476CC" w:rsidRDefault="001476CC" w:rsidP="001476CC">
            <w:pPr>
              <w:pStyle w:val="TableText"/>
            </w:pPr>
            <w:r>
              <w:t>Zeros</w:t>
            </w:r>
          </w:p>
        </w:tc>
        <w:tc>
          <w:tcPr>
            <w:tcW w:w="431" w:type="dxa"/>
          </w:tcPr>
          <w:p w14:paraId="5AB94295" w14:textId="77777777" w:rsidR="001476CC" w:rsidRDefault="001476CC" w:rsidP="001476CC">
            <w:pPr>
              <w:pStyle w:val="TableText"/>
            </w:pPr>
            <w:r>
              <w:t>-</w:t>
            </w:r>
          </w:p>
        </w:tc>
        <w:tc>
          <w:tcPr>
            <w:tcW w:w="431" w:type="dxa"/>
          </w:tcPr>
          <w:p w14:paraId="103C226D" w14:textId="77777777" w:rsidR="001476CC" w:rsidRDefault="001476CC" w:rsidP="001476CC">
            <w:pPr>
              <w:pStyle w:val="TableText"/>
            </w:pPr>
            <w:r>
              <w:t>-</w:t>
            </w:r>
          </w:p>
        </w:tc>
        <w:tc>
          <w:tcPr>
            <w:tcW w:w="432" w:type="dxa"/>
          </w:tcPr>
          <w:p w14:paraId="6E017055" w14:textId="77777777" w:rsidR="001476CC" w:rsidRDefault="001476CC" w:rsidP="001476CC">
            <w:pPr>
              <w:pStyle w:val="TableText"/>
            </w:pPr>
            <w:r>
              <w:t>X</w:t>
            </w:r>
          </w:p>
        </w:tc>
      </w:tr>
      <w:tr w:rsidR="001476CC" w14:paraId="56D29A04" w14:textId="77777777" w:rsidTr="005C7A84">
        <w:trPr>
          <w:cantSplit/>
          <w:jc w:val="center"/>
        </w:trPr>
        <w:tc>
          <w:tcPr>
            <w:tcW w:w="802" w:type="dxa"/>
            <w:tcMar>
              <w:left w:w="58" w:type="dxa"/>
              <w:right w:w="58" w:type="dxa"/>
            </w:tcMar>
          </w:tcPr>
          <w:p w14:paraId="43EC9484" w14:textId="220694F4" w:rsidR="001476CC" w:rsidRDefault="001476CC" w:rsidP="001476CC">
            <w:pPr>
              <w:pStyle w:val="TableText"/>
            </w:pPr>
            <w:r>
              <w:t>2782 – 2783</w:t>
            </w:r>
          </w:p>
        </w:tc>
        <w:tc>
          <w:tcPr>
            <w:tcW w:w="2227" w:type="dxa"/>
            <w:tcMar>
              <w:left w:w="58" w:type="dxa"/>
              <w:right w:w="58" w:type="dxa"/>
            </w:tcMar>
          </w:tcPr>
          <w:p w14:paraId="660A56BB" w14:textId="77777777" w:rsidR="001476CC" w:rsidRDefault="001476CC" w:rsidP="001476CC">
            <w:pPr>
              <w:pStyle w:val="TableText"/>
            </w:pPr>
            <w:r>
              <w:t>HDR CASH REC REASON TYPE 14</w:t>
            </w:r>
          </w:p>
        </w:tc>
        <w:tc>
          <w:tcPr>
            <w:tcW w:w="2993" w:type="dxa"/>
            <w:tcMar>
              <w:left w:w="58" w:type="dxa"/>
              <w:right w:w="58" w:type="dxa"/>
            </w:tcMar>
          </w:tcPr>
          <w:p w14:paraId="35AE286A" w14:textId="09897A9C" w:rsidR="001476CC" w:rsidRDefault="001476CC" w:rsidP="001476CC">
            <w:pPr>
              <w:pStyle w:val="TableText"/>
            </w:pPr>
            <w:r>
              <w:t>:P:IDR-</w:t>
            </w:r>
            <w:hyperlink r:id="rId807" w:history="1">
              <w:r>
                <w:rPr>
                  <w:rStyle w:val="Hyperlink"/>
                </w:rPr>
                <w:t>C-REASON-TYPE</w:t>
              </w:r>
            </w:hyperlink>
          </w:p>
        </w:tc>
        <w:tc>
          <w:tcPr>
            <w:tcW w:w="2790" w:type="dxa"/>
            <w:tcMar>
              <w:left w:w="58" w:type="dxa"/>
              <w:right w:w="58" w:type="dxa"/>
            </w:tcMar>
          </w:tcPr>
          <w:p w14:paraId="7551343C" w14:textId="77777777" w:rsidR="001476CC" w:rsidRDefault="001476CC" w:rsidP="001476CC">
            <w:pPr>
              <w:pStyle w:val="TableText"/>
            </w:pPr>
            <w:r>
              <w:t>C/R reason type</w:t>
            </w:r>
          </w:p>
          <w:p w14:paraId="474DD7CF" w14:textId="77777777" w:rsidR="001476CC" w:rsidRDefault="001476CC" w:rsidP="001476CC">
            <w:pPr>
              <w:pStyle w:val="TableText"/>
            </w:pPr>
            <w:r w:rsidRPr="00FB78C7">
              <w:rPr>
                <w:rFonts w:cs="Arial"/>
                <w:color w:val="000000"/>
              </w:rPr>
              <w:t>The value of the cash/financial action code identify the type of transaction. Refer to Spec S0115010 for a complete list of valid codes and respective descriptions</w:t>
            </w:r>
            <w:r>
              <w:rPr>
                <w:rFonts w:cs="Arial"/>
                <w:color w:val="000000"/>
              </w:rPr>
              <w:t>.</w:t>
            </w:r>
          </w:p>
        </w:tc>
        <w:tc>
          <w:tcPr>
            <w:tcW w:w="1080" w:type="dxa"/>
            <w:tcMar>
              <w:left w:w="58" w:type="dxa"/>
              <w:right w:w="58" w:type="dxa"/>
            </w:tcMar>
          </w:tcPr>
          <w:p w14:paraId="105CFD57" w14:textId="77777777" w:rsidR="001476CC" w:rsidRDefault="001476CC" w:rsidP="001476CC">
            <w:pPr>
              <w:pStyle w:val="TableText"/>
              <w:rPr>
                <w:caps/>
              </w:rPr>
            </w:pPr>
            <w:r>
              <w:rPr>
                <w:caps/>
              </w:rPr>
              <w:t>2 c</w:t>
            </w:r>
          </w:p>
        </w:tc>
        <w:tc>
          <w:tcPr>
            <w:tcW w:w="2340" w:type="dxa"/>
            <w:tcMar>
              <w:left w:w="58" w:type="dxa"/>
              <w:right w:w="58" w:type="dxa"/>
            </w:tcMar>
          </w:tcPr>
          <w:p w14:paraId="5A6F9D9D" w14:textId="55CC3E98" w:rsidR="001476CC" w:rsidRDefault="001476CC" w:rsidP="001476CC">
            <w:pPr>
              <w:pStyle w:val="TableText"/>
            </w:pPr>
            <w:r>
              <w:t xml:space="preserve">See spec </w:t>
            </w:r>
            <w:hyperlink r:id="rId808" w:history="1">
              <w:r>
                <w:rPr>
                  <w:rStyle w:val="Hyperlink"/>
                  <w:rFonts w:cs="Courier New"/>
                  <w:szCs w:val="16"/>
                </w:rPr>
                <w:t>S0115010</w:t>
              </w:r>
            </w:hyperlink>
          </w:p>
        </w:tc>
        <w:tc>
          <w:tcPr>
            <w:tcW w:w="858" w:type="dxa"/>
            <w:tcMar>
              <w:left w:w="58" w:type="dxa"/>
              <w:right w:w="58" w:type="dxa"/>
            </w:tcMar>
          </w:tcPr>
          <w:p w14:paraId="06FE73EB" w14:textId="77777777" w:rsidR="001476CC" w:rsidRDefault="001476CC" w:rsidP="001476CC">
            <w:pPr>
              <w:pStyle w:val="TableText"/>
            </w:pPr>
            <w:r>
              <w:t>Spaces</w:t>
            </w:r>
          </w:p>
        </w:tc>
        <w:tc>
          <w:tcPr>
            <w:tcW w:w="431" w:type="dxa"/>
          </w:tcPr>
          <w:p w14:paraId="6AB1B6B7" w14:textId="77777777" w:rsidR="001476CC" w:rsidRDefault="001476CC" w:rsidP="001476CC">
            <w:pPr>
              <w:pStyle w:val="TableText"/>
            </w:pPr>
            <w:r>
              <w:t>-</w:t>
            </w:r>
          </w:p>
        </w:tc>
        <w:tc>
          <w:tcPr>
            <w:tcW w:w="431" w:type="dxa"/>
          </w:tcPr>
          <w:p w14:paraId="3EBB7B19" w14:textId="77777777" w:rsidR="001476CC" w:rsidRDefault="001476CC" w:rsidP="001476CC">
            <w:pPr>
              <w:pStyle w:val="TableText"/>
            </w:pPr>
            <w:r>
              <w:t>-</w:t>
            </w:r>
          </w:p>
        </w:tc>
        <w:tc>
          <w:tcPr>
            <w:tcW w:w="432" w:type="dxa"/>
          </w:tcPr>
          <w:p w14:paraId="396E4826" w14:textId="77777777" w:rsidR="001476CC" w:rsidRDefault="001476CC" w:rsidP="001476CC">
            <w:pPr>
              <w:pStyle w:val="TableText"/>
            </w:pPr>
            <w:r>
              <w:t>X</w:t>
            </w:r>
          </w:p>
        </w:tc>
      </w:tr>
      <w:tr w:rsidR="001476CC" w14:paraId="107F052E" w14:textId="77777777" w:rsidTr="005C7A84">
        <w:trPr>
          <w:cantSplit/>
          <w:jc w:val="center"/>
        </w:trPr>
        <w:tc>
          <w:tcPr>
            <w:tcW w:w="802" w:type="dxa"/>
            <w:tcMar>
              <w:left w:w="58" w:type="dxa"/>
              <w:right w:w="58" w:type="dxa"/>
            </w:tcMar>
          </w:tcPr>
          <w:p w14:paraId="686B7ED7" w14:textId="4E90A9A0" w:rsidR="001476CC" w:rsidRDefault="001476CC" w:rsidP="001476CC">
            <w:pPr>
              <w:pStyle w:val="TableText"/>
            </w:pPr>
            <w:r>
              <w:t>2784 – 2788</w:t>
            </w:r>
          </w:p>
        </w:tc>
        <w:tc>
          <w:tcPr>
            <w:tcW w:w="2227" w:type="dxa"/>
            <w:tcMar>
              <w:left w:w="58" w:type="dxa"/>
              <w:right w:w="58" w:type="dxa"/>
            </w:tcMar>
          </w:tcPr>
          <w:p w14:paraId="7EEDF3D0" w14:textId="77777777" w:rsidR="001476CC" w:rsidRDefault="001476CC" w:rsidP="001476CC">
            <w:pPr>
              <w:pStyle w:val="TableText"/>
            </w:pPr>
            <w:r>
              <w:t>HDR CASH REC REASON CODE 14</w:t>
            </w:r>
          </w:p>
        </w:tc>
        <w:tc>
          <w:tcPr>
            <w:tcW w:w="2993" w:type="dxa"/>
            <w:tcMar>
              <w:left w:w="58" w:type="dxa"/>
              <w:right w:w="58" w:type="dxa"/>
            </w:tcMar>
          </w:tcPr>
          <w:p w14:paraId="09AF807B" w14:textId="2BC9A7F3" w:rsidR="001476CC" w:rsidRDefault="001476CC" w:rsidP="001476CC">
            <w:pPr>
              <w:pStyle w:val="TableText"/>
            </w:pPr>
            <w:r>
              <w:t>:P:IDR-</w:t>
            </w:r>
            <w:hyperlink r:id="rId809" w:history="1">
              <w:r>
                <w:rPr>
                  <w:rStyle w:val="Hyperlink"/>
                </w:rPr>
                <w:t>C-REASON-CODE</w:t>
              </w:r>
            </w:hyperlink>
          </w:p>
        </w:tc>
        <w:tc>
          <w:tcPr>
            <w:tcW w:w="2790" w:type="dxa"/>
            <w:tcMar>
              <w:left w:w="58" w:type="dxa"/>
              <w:right w:w="58" w:type="dxa"/>
            </w:tcMar>
          </w:tcPr>
          <w:p w14:paraId="2CE0A35C" w14:textId="77777777" w:rsidR="001476CC" w:rsidRDefault="001476CC" w:rsidP="001476CC">
            <w:pPr>
              <w:pStyle w:val="TableText"/>
            </w:pPr>
            <w:r>
              <w:t>C/R reason code</w:t>
            </w:r>
          </w:p>
          <w:p w14:paraId="40E7CE7F" w14:textId="44BAEDA9" w:rsidR="001476CC" w:rsidRDefault="001476CC" w:rsidP="001476CC">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17E9C252" w14:textId="77777777" w:rsidR="001476CC" w:rsidRDefault="001476CC" w:rsidP="001476CC">
            <w:pPr>
              <w:pStyle w:val="TableText"/>
              <w:rPr>
                <w:caps/>
              </w:rPr>
            </w:pPr>
            <w:r>
              <w:rPr>
                <w:caps/>
              </w:rPr>
              <w:t>5 c</w:t>
            </w:r>
          </w:p>
        </w:tc>
        <w:tc>
          <w:tcPr>
            <w:tcW w:w="2340" w:type="dxa"/>
            <w:tcMar>
              <w:left w:w="58" w:type="dxa"/>
              <w:right w:w="58" w:type="dxa"/>
            </w:tcMar>
          </w:tcPr>
          <w:p w14:paraId="7DD071A4" w14:textId="22419687" w:rsidR="001476CC" w:rsidRDefault="001476CC" w:rsidP="001476CC">
            <w:pPr>
              <w:pStyle w:val="TableText"/>
            </w:pPr>
            <w:r>
              <w:t xml:space="preserve">See spec </w:t>
            </w:r>
            <w:hyperlink r:id="rId810" w:history="1">
              <w:r>
                <w:rPr>
                  <w:rStyle w:val="Hyperlink"/>
                </w:rPr>
                <w:t>S0121000</w:t>
              </w:r>
            </w:hyperlink>
          </w:p>
        </w:tc>
        <w:tc>
          <w:tcPr>
            <w:tcW w:w="858" w:type="dxa"/>
            <w:tcMar>
              <w:left w:w="58" w:type="dxa"/>
              <w:right w:w="58" w:type="dxa"/>
            </w:tcMar>
          </w:tcPr>
          <w:p w14:paraId="40A4A713" w14:textId="77777777" w:rsidR="001476CC" w:rsidRDefault="001476CC" w:rsidP="001476CC">
            <w:pPr>
              <w:pStyle w:val="TableText"/>
            </w:pPr>
            <w:r>
              <w:t>Spaces</w:t>
            </w:r>
          </w:p>
        </w:tc>
        <w:tc>
          <w:tcPr>
            <w:tcW w:w="431" w:type="dxa"/>
          </w:tcPr>
          <w:p w14:paraId="07AA5F8B" w14:textId="77777777" w:rsidR="001476CC" w:rsidRDefault="001476CC" w:rsidP="001476CC">
            <w:pPr>
              <w:pStyle w:val="TableText"/>
            </w:pPr>
            <w:r>
              <w:t>-</w:t>
            </w:r>
          </w:p>
        </w:tc>
        <w:tc>
          <w:tcPr>
            <w:tcW w:w="431" w:type="dxa"/>
          </w:tcPr>
          <w:p w14:paraId="2E201098" w14:textId="77777777" w:rsidR="001476CC" w:rsidRDefault="001476CC" w:rsidP="001476CC">
            <w:pPr>
              <w:pStyle w:val="TableText"/>
            </w:pPr>
            <w:r>
              <w:t>-</w:t>
            </w:r>
          </w:p>
        </w:tc>
        <w:tc>
          <w:tcPr>
            <w:tcW w:w="432" w:type="dxa"/>
          </w:tcPr>
          <w:p w14:paraId="1F295A6F" w14:textId="77777777" w:rsidR="001476CC" w:rsidRDefault="001476CC" w:rsidP="001476CC">
            <w:pPr>
              <w:pStyle w:val="TableText"/>
            </w:pPr>
            <w:r>
              <w:t>X</w:t>
            </w:r>
          </w:p>
        </w:tc>
      </w:tr>
      <w:tr w:rsidR="001476CC" w14:paraId="14F36BE3" w14:textId="77777777" w:rsidTr="005C7A84">
        <w:trPr>
          <w:cantSplit/>
          <w:jc w:val="center"/>
        </w:trPr>
        <w:tc>
          <w:tcPr>
            <w:tcW w:w="802" w:type="dxa"/>
            <w:tcMar>
              <w:left w:w="58" w:type="dxa"/>
              <w:right w:w="58" w:type="dxa"/>
            </w:tcMar>
          </w:tcPr>
          <w:p w14:paraId="73F679AB" w14:textId="02386DAA" w:rsidR="001476CC" w:rsidRDefault="001476CC" w:rsidP="001476CC">
            <w:pPr>
              <w:pStyle w:val="TableText"/>
            </w:pPr>
            <w:r>
              <w:t>2789 – 2792</w:t>
            </w:r>
          </w:p>
        </w:tc>
        <w:tc>
          <w:tcPr>
            <w:tcW w:w="2227" w:type="dxa"/>
            <w:tcMar>
              <w:left w:w="58" w:type="dxa"/>
              <w:right w:w="58" w:type="dxa"/>
            </w:tcMar>
          </w:tcPr>
          <w:p w14:paraId="51A68BA8" w14:textId="77777777" w:rsidR="001476CC" w:rsidRDefault="001476CC" w:rsidP="001476CC">
            <w:pPr>
              <w:pStyle w:val="TableText"/>
            </w:pPr>
            <w:r>
              <w:t>HDR CLERK ID 14</w:t>
            </w:r>
          </w:p>
        </w:tc>
        <w:tc>
          <w:tcPr>
            <w:tcW w:w="2993" w:type="dxa"/>
            <w:tcMar>
              <w:left w:w="58" w:type="dxa"/>
              <w:right w:w="58" w:type="dxa"/>
            </w:tcMar>
          </w:tcPr>
          <w:p w14:paraId="7D4893A7" w14:textId="1673E74D" w:rsidR="001476CC" w:rsidRDefault="001476CC" w:rsidP="001476CC">
            <w:pPr>
              <w:pStyle w:val="TableText"/>
            </w:pPr>
            <w:r>
              <w:t>:P:IDR-</w:t>
            </w:r>
            <w:hyperlink r:id="rId811" w:history="1">
              <w:r>
                <w:rPr>
                  <w:rStyle w:val="Hyperlink"/>
                </w:rPr>
                <w:t>C-CLERK</w:t>
              </w:r>
            </w:hyperlink>
          </w:p>
        </w:tc>
        <w:tc>
          <w:tcPr>
            <w:tcW w:w="2790" w:type="dxa"/>
            <w:tcMar>
              <w:left w:w="58" w:type="dxa"/>
              <w:right w:w="58" w:type="dxa"/>
            </w:tcMar>
          </w:tcPr>
          <w:p w14:paraId="645575E3" w14:textId="77777777" w:rsidR="001476CC" w:rsidRDefault="001476CC" w:rsidP="001476CC">
            <w:pPr>
              <w:pStyle w:val="TableText"/>
            </w:pPr>
            <w:r>
              <w:t>Clerk</w:t>
            </w:r>
          </w:p>
          <w:p w14:paraId="3D9867FF" w14:textId="77777777" w:rsidR="001476CC" w:rsidRDefault="001476CC" w:rsidP="001476CC">
            <w:pPr>
              <w:pStyle w:val="TableText"/>
            </w:pPr>
            <w:r w:rsidRPr="00393530">
              <w:rPr>
                <w:rFonts w:cs="Arial"/>
                <w:color w:val="000000"/>
              </w:rPr>
              <w:t>The identification code of the clerk initiating the change.</w:t>
            </w:r>
          </w:p>
        </w:tc>
        <w:tc>
          <w:tcPr>
            <w:tcW w:w="1080" w:type="dxa"/>
            <w:tcMar>
              <w:left w:w="58" w:type="dxa"/>
              <w:right w:w="58" w:type="dxa"/>
            </w:tcMar>
          </w:tcPr>
          <w:p w14:paraId="1ADA7602" w14:textId="77777777" w:rsidR="001476CC" w:rsidRDefault="001476CC" w:rsidP="001476CC">
            <w:pPr>
              <w:pStyle w:val="TableText"/>
              <w:rPr>
                <w:caps/>
              </w:rPr>
            </w:pPr>
            <w:r>
              <w:rPr>
                <w:caps/>
              </w:rPr>
              <w:t>4 c</w:t>
            </w:r>
          </w:p>
        </w:tc>
        <w:tc>
          <w:tcPr>
            <w:tcW w:w="2340" w:type="dxa"/>
            <w:tcMar>
              <w:left w:w="58" w:type="dxa"/>
              <w:right w:w="58" w:type="dxa"/>
            </w:tcMar>
          </w:tcPr>
          <w:p w14:paraId="49EDF26F" w14:textId="77777777" w:rsidR="001476CC" w:rsidRDefault="001476CC" w:rsidP="001476CC">
            <w:pPr>
              <w:pStyle w:val="TableText"/>
            </w:pPr>
            <w:r>
              <w:t>-</w:t>
            </w:r>
          </w:p>
        </w:tc>
        <w:tc>
          <w:tcPr>
            <w:tcW w:w="858" w:type="dxa"/>
            <w:tcMar>
              <w:left w:w="58" w:type="dxa"/>
              <w:right w:w="58" w:type="dxa"/>
            </w:tcMar>
          </w:tcPr>
          <w:p w14:paraId="487A5FA5" w14:textId="77777777" w:rsidR="001476CC" w:rsidRDefault="001476CC" w:rsidP="001476CC">
            <w:pPr>
              <w:pStyle w:val="TableText"/>
            </w:pPr>
            <w:r>
              <w:t>Spaces</w:t>
            </w:r>
          </w:p>
        </w:tc>
        <w:tc>
          <w:tcPr>
            <w:tcW w:w="431" w:type="dxa"/>
          </w:tcPr>
          <w:p w14:paraId="19B4162F" w14:textId="77777777" w:rsidR="001476CC" w:rsidRDefault="001476CC" w:rsidP="001476CC">
            <w:pPr>
              <w:pStyle w:val="TableText"/>
            </w:pPr>
            <w:r>
              <w:t>-</w:t>
            </w:r>
          </w:p>
        </w:tc>
        <w:tc>
          <w:tcPr>
            <w:tcW w:w="431" w:type="dxa"/>
          </w:tcPr>
          <w:p w14:paraId="2CC3C95D" w14:textId="77777777" w:rsidR="001476CC" w:rsidRDefault="001476CC" w:rsidP="001476CC">
            <w:pPr>
              <w:pStyle w:val="TableText"/>
            </w:pPr>
            <w:r>
              <w:t>-</w:t>
            </w:r>
          </w:p>
        </w:tc>
        <w:tc>
          <w:tcPr>
            <w:tcW w:w="432" w:type="dxa"/>
          </w:tcPr>
          <w:p w14:paraId="6E10C8C7" w14:textId="77777777" w:rsidR="001476CC" w:rsidRDefault="001476CC" w:rsidP="001476CC">
            <w:pPr>
              <w:pStyle w:val="TableText"/>
            </w:pPr>
            <w:r>
              <w:t>X</w:t>
            </w:r>
          </w:p>
        </w:tc>
      </w:tr>
      <w:tr w:rsidR="001476CC" w14:paraId="15E9FE68" w14:textId="77777777" w:rsidTr="005C7A84">
        <w:trPr>
          <w:cantSplit/>
          <w:jc w:val="center"/>
        </w:trPr>
        <w:tc>
          <w:tcPr>
            <w:tcW w:w="802" w:type="dxa"/>
            <w:tcMar>
              <w:left w:w="58" w:type="dxa"/>
              <w:right w:w="58" w:type="dxa"/>
            </w:tcMar>
          </w:tcPr>
          <w:p w14:paraId="597EA507" w14:textId="5D93B005" w:rsidR="001476CC" w:rsidRDefault="001476CC" w:rsidP="001476CC">
            <w:pPr>
              <w:pStyle w:val="TableText"/>
            </w:pPr>
            <w:r>
              <w:t>2793 – 2800</w:t>
            </w:r>
          </w:p>
        </w:tc>
        <w:tc>
          <w:tcPr>
            <w:tcW w:w="2227" w:type="dxa"/>
            <w:tcMar>
              <w:left w:w="58" w:type="dxa"/>
              <w:right w:w="58" w:type="dxa"/>
            </w:tcMar>
          </w:tcPr>
          <w:p w14:paraId="6A8DD4E8" w14:textId="77777777" w:rsidR="001476CC" w:rsidRDefault="001476CC" w:rsidP="001476CC">
            <w:pPr>
              <w:pStyle w:val="TableText"/>
            </w:pPr>
            <w:r>
              <w:t>HDR CASH REC TRAILER DATE 14</w:t>
            </w:r>
          </w:p>
        </w:tc>
        <w:tc>
          <w:tcPr>
            <w:tcW w:w="2993" w:type="dxa"/>
            <w:tcMar>
              <w:left w:w="58" w:type="dxa"/>
              <w:right w:w="58" w:type="dxa"/>
            </w:tcMar>
          </w:tcPr>
          <w:p w14:paraId="5E2DC08A" w14:textId="166062A5" w:rsidR="001476CC" w:rsidRDefault="001476CC" w:rsidP="001476CC">
            <w:pPr>
              <w:pStyle w:val="TableText"/>
            </w:pPr>
            <w:r>
              <w:t>:P:IDR-</w:t>
            </w:r>
            <w:hyperlink r:id="rId812" w:history="1">
              <w:r>
                <w:rPr>
                  <w:rStyle w:val="Hyperlink"/>
                </w:rPr>
                <w:t>C-DATE</w:t>
              </w:r>
            </w:hyperlink>
          </w:p>
        </w:tc>
        <w:tc>
          <w:tcPr>
            <w:tcW w:w="2790" w:type="dxa"/>
            <w:tcMar>
              <w:left w:w="58" w:type="dxa"/>
              <w:right w:w="58" w:type="dxa"/>
            </w:tcMar>
          </w:tcPr>
          <w:p w14:paraId="1C405C6E" w14:textId="77777777" w:rsidR="001476CC" w:rsidRDefault="001476CC" w:rsidP="001476CC">
            <w:pPr>
              <w:pStyle w:val="TableText"/>
            </w:pPr>
            <w:r>
              <w:t>C/R Trailer Date</w:t>
            </w:r>
          </w:p>
          <w:p w14:paraId="6C26A9D2" w14:textId="77777777" w:rsidR="001476CC" w:rsidRDefault="001476CC" w:rsidP="001476CC">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224DD088" w14:textId="77777777" w:rsidR="001476CC" w:rsidRDefault="001476CC" w:rsidP="001476CC">
            <w:pPr>
              <w:pStyle w:val="TableText"/>
              <w:rPr>
                <w:caps/>
              </w:rPr>
            </w:pPr>
            <w:r>
              <w:rPr>
                <w:caps/>
              </w:rPr>
              <w:t>8 N</w:t>
            </w:r>
          </w:p>
        </w:tc>
        <w:tc>
          <w:tcPr>
            <w:tcW w:w="2340" w:type="dxa"/>
            <w:tcMar>
              <w:left w:w="58" w:type="dxa"/>
              <w:right w:w="58" w:type="dxa"/>
            </w:tcMar>
          </w:tcPr>
          <w:p w14:paraId="1E45B2F9" w14:textId="77777777" w:rsidR="001476CC" w:rsidRDefault="001476CC" w:rsidP="001476CC">
            <w:pPr>
              <w:pStyle w:val="TableText"/>
            </w:pPr>
            <w:r>
              <w:t>MMDDYYYY</w:t>
            </w:r>
          </w:p>
        </w:tc>
        <w:tc>
          <w:tcPr>
            <w:tcW w:w="858" w:type="dxa"/>
            <w:tcMar>
              <w:left w:w="58" w:type="dxa"/>
              <w:right w:w="58" w:type="dxa"/>
            </w:tcMar>
          </w:tcPr>
          <w:p w14:paraId="72EFAB75" w14:textId="77777777" w:rsidR="001476CC" w:rsidRDefault="001476CC" w:rsidP="001476CC">
            <w:pPr>
              <w:pStyle w:val="TableText"/>
            </w:pPr>
            <w:r>
              <w:t>Zeros</w:t>
            </w:r>
          </w:p>
        </w:tc>
        <w:tc>
          <w:tcPr>
            <w:tcW w:w="431" w:type="dxa"/>
          </w:tcPr>
          <w:p w14:paraId="6F919FC3" w14:textId="77777777" w:rsidR="001476CC" w:rsidRDefault="001476CC" w:rsidP="001476CC">
            <w:pPr>
              <w:pStyle w:val="TableText"/>
            </w:pPr>
            <w:r>
              <w:t>-</w:t>
            </w:r>
          </w:p>
        </w:tc>
        <w:tc>
          <w:tcPr>
            <w:tcW w:w="431" w:type="dxa"/>
          </w:tcPr>
          <w:p w14:paraId="40AAEA36" w14:textId="77777777" w:rsidR="001476CC" w:rsidRDefault="001476CC" w:rsidP="001476CC">
            <w:pPr>
              <w:pStyle w:val="TableText"/>
            </w:pPr>
            <w:r>
              <w:t>-</w:t>
            </w:r>
          </w:p>
        </w:tc>
        <w:tc>
          <w:tcPr>
            <w:tcW w:w="432" w:type="dxa"/>
          </w:tcPr>
          <w:p w14:paraId="77E7E285" w14:textId="77777777" w:rsidR="001476CC" w:rsidRDefault="001476CC" w:rsidP="001476CC">
            <w:pPr>
              <w:pStyle w:val="TableText"/>
            </w:pPr>
            <w:r>
              <w:t>X</w:t>
            </w:r>
          </w:p>
        </w:tc>
      </w:tr>
      <w:tr w:rsidR="001476CC" w14:paraId="20C7C4E7" w14:textId="77777777" w:rsidTr="005C7A84">
        <w:trPr>
          <w:cantSplit/>
          <w:jc w:val="center"/>
        </w:trPr>
        <w:tc>
          <w:tcPr>
            <w:tcW w:w="802" w:type="dxa"/>
            <w:tcMar>
              <w:left w:w="58" w:type="dxa"/>
              <w:right w:w="58" w:type="dxa"/>
            </w:tcMar>
          </w:tcPr>
          <w:p w14:paraId="4CD19972" w14:textId="77777777" w:rsidR="001476CC" w:rsidRDefault="001476CC" w:rsidP="001476CC">
            <w:pPr>
              <w:pStyle w:val="TableText"/>
            </w:pPr>
            <w:r>
              <w:t>2801</w:t>
            </w:r>
          </w:p>
        </w:tc>
        <w:tc>
          <w:tcPr>
            <w:tcW w:w="2227" w:type="dxa"/>
            <w:tcMar>
              <w:left w:w="58" w:type="dxa"/>
              <w:right w:w="58" w:type="dxa"/>
            </w:tcMar>
          </w:tcPr>
          <w:p w14:paraId="1FF89710" w14:textId="77777777" w:rsidR="001476CC" w:rsidRDefault="001476CC" w:rsidP="001476CC">
            <w:pPr>
              <w:pStyle w:val="TableText"/>
            </w:pPr>
            <w:r>
              <w:t>CASH REC TYPE 15</w:t>
            </w:r>
          </w:p>
        </w:tc>
        <w:tc>
          <w:tcPr>
            <w:tcW w:w="2993" w:type="dxa"/>
            <w:tcMar>
              <w:left w:w="58" w:type="dxa"/>
              <w:right w:w="58" w:type="dxa"/>
            </w:tcMar>
          </w:tcPr>
          <w:p w14:paraId="1EC802D4" w14:textId="5D99E92A" w:rsidR="001476CC" w:rsidRDefault="001476CC" w:rsidP="001476CC">
            <w:pPr>
              <w:pStyle w:val="TableText"/>
            </w:pPr>
            <w:r>
              <w:t>:P:IDR-</w:t>
            </w:r>
            <w:hyperlink r:id="rId813" w:history="1">
              <w:r>
                <w:rPr>
                  <w:rStyle w:val="Hyperlink"/>
                </w:rPr>
                <w:t>C-TYPE</w:t>
              </w:r>
            </w:hyperlink>
          </w:p>
        </w:tc>
        <w:tc>
          <w:tcPr>
            <w:tcW w:w="2790" w:type="dxa"/>
            <w:tcMar>
              <w:left w:w="58" w:type="dxa"/>
              <w:right w:w="58" w:type="dxa"/>
            </w:tcMar>
          </w:tcPr>
          <w:p w14:paraId="7A213376" w14:textId="77777777" w:rsidR="001476CC" w:rsidRDefault="001476CC" w:rsidP="001476CC">
            <w:pPr>
              <w:pStyle w:val="TableText"/>
            </w:pPr>
            <w:r>
              <w:t>C/R type</w:t>
            </w:r>
          </w:p>
          <w:p w14:paraId="66C03BC3" w14:textId="77777777" w:rsidR="001476CC" w:rsidRDefault="001476CC" w:rsidP="001476CC">
            <w:pPr>
              <w:pStyle w:val="TableText"/>
            </w:pPr>
            <w:r w:rsidRPr="00FB78C7">
              <w:rPr>
                <w:rFonts w:cs="Arial"/>
                <w:color w:val="000000"/>
              </w:rPr>
              <w:t>This field identifies the type of Cash Record carried for the provider or beneficiary specific to the claim</w:t>
            </w:r>
            <w:r>
              <w:rPr>
                <w:rFonts w:cs="Arial"/>
                <w:color w:val="000000"/>
              </w:rPr>
              <w:t>.</w:t>
            </w:r>
          </w:p>
        </w:tc>
        <w:tc>
          <w:tcPr>
            <w:tcW w:w="1080" w:type="dxa"/>
            <w:tcMar>
              <w:left w:w="58" w:type="dxa"/>
              <w:right w:w="58" w:type="dxa"/>
            </w:tcMar>
          </w:tcPr>
          <w:p w14:paraId="77C19874" w14:textId="77777777" w:rsidR="001476CC" w:rsidRDefault="001476CC" w:rsidP="001476CC">
            <w:pPr>
              <w:pStyle w:val="TableText"/>
              <w:rPr>
                <w:caps/>
              </w:rPr>
            </w:pPr>
            <w:r>
              <w:rPr>
                <w:caps/>
              </w:rPr>
              <w:t>1 C</w:t>
            </w:r>
          </w:p>
        </w:tc>
        <w:tc>
          <w:tcPr>
            <w:tcW w:w="2340" w:type="dxa"/>
            <w:tcMar>
              <w:left w:w="58" w:type="dxa"/>
              <w:right w:w="58" w:type="dxa"/>
            </w:tcMar>
          </w:tcPr>
          <w:p w14:paraId="59029A91" w14:textId="77777777" w:rsidR="001476CC" w:rsidRPr="0097365E" w:rsidRDefault="001476CC" w:rsidP="001476CC">
            <w:pPr>
              <w:pStyle w:val="TableText"/>
              <w:rPr>
                <w:rFonts w:cs="Arial"/>
                <w:color w:val="000000"/>
              </w:rPr>
            </w:pPr>
            <w:r w:rsidRPr="0042502A">
              <w:rPr>
                <w:rFonts w:cs="Arial"/>
                <w:b/>
                <w:color w:val="000000"/>
              </w:rPr>
              <w:t>Valid Values:</w:t>
            </w:r>
          </w:p>
          <w:p w14:paraId="53F09367" w14:textId="4D28507B" w:rsidR="001476CC" w:rsidRPr="000B6CD8" w:rsidRDefault="001476CC" w:rsidP="00245396">
            <w:pPr>
              <w:pStyle w:val="TableTextBullet"/>
            </w:pPr>
            <w:r w:rsidRPr="000B6CD8">
              <w:t xml:space="preserve">P </w:t>
            </w:r>
            <w:r>
              <w:t xml:space="preserve">– </w:t>
            </w:r>
            <w:r w:rsidRPr="000B6CD8">
              <w:t>Partial refund</w:t>
            </w:r>
          </w:p>
          <w:p w14:paraId="4F53B161" w14:textId="1FBFD70E" w:rsidR="001476CC" w:rsidRPr="000B6CD8" w:rsidRDefault="001476CC" w:rsidP="00245396">
            <w:pPr>
              <w:pStyle w:val="TableTextBullet"/>
            </w:pPr>
            <w:r w:rsidRPr="000B6CD8">
              <w:t xml:space="preserve">F </w:t>
            </w:r>
            <w:r>
              <w:t xml:space="preserve">– </w:t>
            </w:r>
            <w:r w:rsidRPr="000B6CD8">
              <w:t>Full refund</w:t>
            </w:r>
          </w:p>
          <w:p w14:paraId="58C8C3B5" w14:textId="1D0DCF7E" w:rsidR="001476CC" w:rsidRPr="000B6CD8" w:rsidRDefault="001476CC" w:rsidP="00245396">
            <w:pPr>
              <w:pStyle w:val="TableTextBullet"/>
            </w:pPr>
            <w:r w:rsidRPr="000B6CD8">
              <w:t xml:space="preserve">R </w:t>
            </w:r>
            <w:r>
              <w:t xml:space="preserve">– </w:t>
            </w:r>
            <w:r w:rsidRPr="000B6CD8">
              <w:t>Reissue</w:t>
            </w:r>
          </w:p>
          <w:p w14:paraId="2908DF0E" w14:textId="194C65EF" w:rsidR="001476CC" w:rsidRPr="000B6CD8" w:rsidRDefault="001476CC" w:rsidP="00245396">
            <w:pPr>
              <w:pStyle w:val="TableTextBullet"/>
            </w:pPr>
            <w:r w:rsidRPr="000B6CD8">
              <w:t xml:space="preserve">S </w:t>
            </w:r>
            <w:r>
              <w:t xml:space="preserve">– </w:t>
            </w:r>
            <w:r w:rsidRPr="000B6CD8">
              <w:t>Staledate</w:t>
            </w:r>
          </w:p>
          <w:p w14:paraId="5461EFEE" w14:textId="4D0AC616" w:rsidR="001476CC" w:rsidRDefault="001476CC" w:rsidP="00245396">
            <w:pPr>
              <w:pStyle w:val="TableTextBullet"/>
            </w:pPr>
            <w:r w:rsidRPr="000B6CD8">
              <w:t xml:space="preserve">V </w:t>
            </w:r>
            <w:r>
              <w:t xml:space="preserve">– </w:t>
            </w:r>
            <w:r w:rsidRPr="000B6CD8">
              <w:t>Void</w:t>
            </w:r>
          </w:p>
        </w:tc>
        <w:tc>
          <w:tcPr>
            <w:tcW w:w="858" w:type="dxa"/>
            <w:tcMar>
              <w:left w:w="58" w:type="dxa"/>
              <w:right w:w="58" w:type="dxa"/>
            </w:tcMar>
          </w:tcPr>
          <w:p w14:paraId="4C3E611D" w14:textId="77777777" w:rsidR="001476CC" w:rsidRDefault="001476CC" w:rsidP="001476CC">
            <w:pPr>
              <w:pStyle w:val="TableText"/>
            </w:pPr>
            <w:r>
              <w:t>Spaces</w:t>
            </w:r>
          </w:p>
        </w:tc>
        <w:tc>
          <w:tcPr>
            <w:tcW w:w="431" w:type="dxa"/>
          </w:tcPr>
          <w:p w14:paraId="102085B5" w14:textId="77777777" w:rsidR="001476CC" w:rsidRDefault="001476CC" w:rsidP="001476CC">
            <w:pPr>
              <w:pStyle w:val="TableText"/>
            </w:pPr>
            <w:r>
              <w:t>-</w:t>
            </w:r>
          </w:p>
        </w:tc>
        <w:tc>
          <w:tcPr>
            <w:tcW w:w="431" w:type="dxa"/>
          </w:tcPr>
          <w:p w14:paraId="4AB62102" w14:textId="77777777" w:rsidR="001476CC" w:rsidRDefault="001476CC" w:rsidP="001476CC">
            <w:pPr>
              <w:pStyle w:val="TableText"/>
            </w:pPr>
            <w:r>
              <w:t>-</w:t>
            </w:r>
          </w:p>
        </w:tc>
        <w:tc>
          <w:tcPr>
            <w:tcW w:w="432" w:type="dxa"/>
          </w:tcPr>
          <w:p w14:paraId="481D22AB" w14:textId="77777777" w:rsidR="001476CC" w:rsidRDefault="001476CC" w:rsidP="001476CC">
            <w:pPr>
              <w:pStyle w:val="TableText"/>
            </w:pPr>
            <w:r>
              <w:t>X</w:t>
            </w:r>
          </w:p>
        </w:tc>
      </w:tr>
      <w:tr w:rsidR="001476CC" w14:paraId="1A5FBD49" w14:textId="77777777" w:rsidTr="005C7A84">
        <w:trPr>
          <w:cantSplit/>
          <w:jc w:val="center"/>
        </w:trPr>
        <w:tc>
          <w:tcPr>
            <w:tcW w:w="802" w:type="dxa"/>
            <w:tcMar>
              <w:left w:w="58" w:type="dxa"/>
              <w:right w:w="58" w:type="dxa"/>
            </w:tcMar>
          </w:tcPr>
          <w:p w14:paraId="2AD99009" w14:textId="77777777" w:rsidR="001476CC" w:rsidRDefault="001476CC" w:rsidP="001476CC">
            <w:pPr>
              <w:pStyle w:val="TableText"/>
            </w:pPr>
            <w:r>
              <w:t>2802</w:t>
            </w:r>
          </w:p>
        </w:tc>
        <w:tc>
          <w:tcPr>
            <w:tcW w:w="2227" w:type="dxa"/>
            <w:tcMar>
              <w:left w:w="58" w:type="dxa"/>
              <w:right w:w="58" w:type="dxa"/>
            </w:tcMar>
          </w:tcPr>
          <w:p w14:paraId="777772FF" w14:textId="77777777" w:rsidR="001476CC" w:rsidRDefault="001476CC" w:rsidP="001476CC">
            <w:pPr>
              <w:pStyle w:val="TableText"/>
            </w:pPr>
            <w:r>
              <w:t>HDR STATUS PRIOR 15</w:t>
            </w:r>
          </w:p>
        </w:tc>
        <w:tc>
          <w:tcPr>
            <w:tcW w:w="2993" w:type="dxa"/>
            <w:tcMar>
              <w:left w:w="58" w:type="dxa"/>
              <w:right w:w="58" w:type="dxa"/>
            </w:tcMar>
          </w:tcPr>
          <w:p w14:paraId="3C8396A6" w14:textId="3E5A3303" w:rsidR="001476CC" w:rsidRDefault="001476CC" w:rsidP="001476CC">
            <w:pPr>
              <w:pStyle w:val="TableText"/>
            </w:pPr>
            <w:r>
              <w:t>:P:IDR-</w:t>
            </w:r>
            <w:hyperlink r:id="rId814" w:history="1">
              <w:r>
                <w:rPr>
                  <w:rStyle w:val="Hyperlink"/>
                </w:rPr>
                <w:t>C-OLD-STAT</w:t>
              </w:r>
            </w:hyperlink>
          </w:p>
        </w:tc>
        <w:tc>
          <w:tcPr>
            <w:tcW w:w="2790" w:type="dxa"/>
            <w:tcMar>
              <w:left w:w="58" w:type="dxa"/>
              <w:right w:w="58" w:type="dxa"/>
            </w:tcMar>
          </w:tcPr>
          <w:p w14:paraId="1F373B71" w14:textId="77777777" w:rsidR="001476CC" w:rsidRDefault="001476CC" w:rsidP="001476CC">
            <w:pPr>
              <w:pStyle w:val="TableText"/>
            </w:pPr>
            <w:r>
              <w:t>Prior detail status</w:t>
            </w:r>
          </w:p>
          <w:p w14:paraId="24F02F6D" w14:textId="2120EACF" w:rsidR="001476CC" w:rsidRDefault="001476CC" w:rsidP="001476CC">
            <w:pPr>
              <w:pStyle w:val="TableText"/>
              <w:rPr>
                <w:rFonts w:cs="Arial"/>
                <w:color w:val="000000"/>
              </w:rPr>
            </w:pPr>
            <w:r w:rsidRPr="00FC7C46">
              <w:rPr>
                <w:rFonts w:cs="Arial"/>
                <w:color w:val="000000"/>
              </w:rPr>
              <w:t>This is a detail status code capturing the prior status of the claim detail. When a returned check is received the claim detail status is updated.</w:t>
            </w:r>
          </w:p>
          <w:p w14:paraId="2D58261E" w14:textId="77777777" w:rsidR="001476CC" w:rsidRPr="0097365E" w:rsidRDefault="001476CC" w:rsidP="001476CC">
            <w:pPr>
              <w:pStyle w:val="TableText"/>
              <w:rPr>
                <w:rFonts w:ascii="Arial Narrow" w:hAnsi="Arial Narrow" w:cs="Arial"/>
                <w:color w:val="000000"/>
              </w:rPr>
            </w:pPr>
            <w:r w:rsidRPr="0042502A">
              <w:rPr>
                <w:rFonts w:ascii="Arial Narrow" w:hAnsi="Arial Narrow" w:cs="Arial"/>
                <w:b/>
                <w:color w:val="000000"/>
              </w:rPr>
              <w:t>Valid Values:</w:t>
            </w:r>
          </w:p>
          <w:p w14:paraId="0BF243B9" w14:textId="77777777" w:rsidR="001476CC" w:rsidRDefault="001476CC" w:rsidP="00245396">
            <w:pPr>
              <w:pStyle w:val="TableTextBullet"/>
            </w:pPr>
            <w:r>
              <w:t xml:space="preserve">F– </w:t>
            </w:r>
            <w:r w:rsidRPr="0097365E">
              <w:t xml:space="preserve">Full claim refund </w:t>
            </w:r>
            <w:r>
              <w:t>–</w:t>
            </w:r>
            <w:r w:rsidRPr="0097365E">
              <w:t xml:space="preserve"> EGHP, used only when an EGHP accounts receivable has been satisfied (RG type AR). This status is for display purposes only, internally the claim status would be a ‘</w:t>
            </w:r>
            <w:r>
              <w:t>Y</w:t>
            </w:r>
            <w:r w:rsidRPr="0097365E">
              <w:t>’.</w:t>
            </w:r>
          </w:p>
          <w:p w14:paraId="77058883" w14:textId="77777777" w:rsidR="00595820" w:rsidRDefault="00595820" w:rsidP="00245396">
            <w:pPr>
              <w:pStyle w:val="TableTextBullet"/>
            </w:pPr>
            <w:r w:rsidRPr="0097365E">
              <w:t>G</w:t>
            </w:r>
            <w:r w:rsidRPr="000B6CD8">
              <w:t xml:space="preserve"> </w:t>
            </w:r>
            <w:r>
              <w:t xml:space="preserve">– </w:t>
            </w:r>
            <w:r w:rsidRPr="0097365E">
              <w:t>Partial refund applied, partial refund was calculated for the claim but was applied to something else outstanding, such as an AR.</w:t>
            </w:r>
          </w:p>
          <w:p w14:paraId="4A089A3F" w14:textId="77777777" w:rsidR="00595820" w:rsidRDefault="00595820" w:rsidP="00245396">
            <w:pPr>
              <w:pStyle w:val="TableTextBullet"/>
            </w:pPr>
            <w:r w:rsidRPr="0097365E">
              <w:t>P</w:t>
            </w:r>
            <w:r w:rsidRPr="000B6CD8">
              <w:t xml:space="preserve"> </w:t>
            </w:r>
            <w:r>
              <w:t xml:space="preserve">– </w:t>
            </w:r>
            <w:r w:rsidRPr="0097365E">
              <w:t xml:space="preserve">Partial claim refund </w:t>
            </w:r>
            <w:r>
              <w:t>–</w:t>
            </w:r>
            <w:r w:rsidRPr="0097365E">
              <w:t xml:space="preserve"> EGHP, used only when an EGHP accounts receivable has been satisfied (RG type AR). This status is for display purposes only, internally the claim status would be a ‘</w:t>
            </w:r>
            <w:r>
              <w:t>G</w:t>
            </w:r>
            <w:r w:rsidRPr="0097365E">
              <w:t>’.</w:t>
            </w:r>
          </w:p>
          <w:p w14:paraId="5CEC5E83" w14:textId="77777777" w:rsidR="00595820" w:rsidRPr="0097365E" w:rsidRDefault="00595820" w:rsidP="00245396">
            <w:pPr>
              <w:pStyle w:val="TableTextBullet"/>
            </w:pPr>
            <w:r w:rsidRPr="0097365E">
              <w:t>X</w:t>
            </w:r>
            <w:r w:rsidRPr="000B6CD8">
              <w:t xml:space="preserve"> </w:t>
            </w:r>
            <w:r>
              <w:t xml:space="preserve">– </w:t>
            </w:r>
            <w:r w:rsidRPr="0097365E">
              <w:t>Partial refund, claim that is a partial void and a split pay.</w:t>
            </w:r>
          </w:p>
          <w:p w14:paraId="72F2A912" w14:textId="77777777" w:rsidR="00595820" w:rsidRPr="0097365E" w:rsidRDefault="00595820" w:rsidP="00245396">
            <w:pPr>
              <w:pStyle w:val="TableTextBullet"/>
            </w:pPr>
            <w:r w:rsidRPr="0097365E">
              <w:t>Y</w:t>
            </w:r>
            <w:r w:rsidRPr="000B6CD8">
              <w:t xml:space="preserve"> </w:t>
            </w:r>
            <w:r>
              <w:t xml:space="preserve">– </w:t>
            </w:r>
            <w:r w:rsidRPr="0097365E">
              <w:t>Full refund, full amount of claim payment was returned.</w:t>
            </w:r>
          </w:p>
          <w:p w14:paraId="29BB053F" w14:textId="624CFD71" w:rsidR="00595820" w:rsidRDefault="00595820" w:rsidP="00245396">
            <w:pPr>
              <w:pStyle w:val="TableTextBullet"/>
            </w:pPr>
            <w:r w:rsidRPr="0097365E">
              <w:t>Z</w:t>
            </w:r>
            <w:r w:rsidRPr="000B6CD8">
              <w:t xml:space="preserve"> </w:t>
            </w:r>
            <w:r>
              <w:t xml:space="preserve">– </w:t>
            </w:r>
            <w:r w:rsidRPr="0097365E">
              <w:t>Voided, full void has been issued for the claim.</w:t>
            </w:r>
          </w:p>
        </w:tc>
        <w:tc>
          <w:tcPr>
            <w:tcW w:w="1080" w:type="dxa"/>
            <w:tcMar>
              <w:left w:w="58" w:type="dxa"/>
              <w:right w:w="58" w:type="dxa"/>
            </w:tcMar>
          </w:tcPr>
          <w:p w14:paraId="06C50C25" w14:textId="77777777" w:rsidR="001476CC" w:rsidRDefault="001476CC" w:rsidP="001476CC">
            <w:pPr>
              <w:pStyle w:val="TableText"/>
              <w:rPr>
                <w:caps/>
              </w:rPr>
            </w:pPr>
            <w:r>
              <w:rPr>
                <w:caps/>
              </w:rPr>
              <w:t>1 C</w:t>
            </w:r>
          </w:p>
        </w:tc>
        <w:tc>
          <w:tcPr>
            <w:tcW w:w="2340" w:type="dxa"/>
            <w:tcMar>
              <w:left w:w="58" w:type="dxa"/>
              <w:right w:w="58" w:type="dxa"/>
            </w:tcMar>
          </w:tcPr>
          <w:p w14:paraId="506F9B24" w14:textId="02F115B0" w:rsidR="001476CC" w:rsidRDefault="001476CC" w:rsidP="001476CC">
            <w:pPr>
              <w:pStyle w:val="TableText"/>
            </w:pPr>
            <w:r>
              <w:t xml:space="preserve">See spec </w:t>
            </w:r>
            <w:hyperlink r:id="rId815" w:history="1">
              <w:r>
                <w:rPr>
                  <w:rStyle w:val="Hyperlink"/>
                  <w:rFonts w:cs="Courier New"/>
                  <w:szCs w:val="16"/>
                </w:rPr>
                <w:t>S0209000</w:t>
              </w:r>
            </w:hyperlink>
          </w:p>
        </w:tc>
        <w:tc>
          <w:tcPr>
            <w:tcW w:w="858" w:type="dxa"/>
            <w:tcMar>
              <w:left w:w="58" w:type="dxa"/>
              <w:right w:w="58" w:type="dxa"/>
            </w:tcMar>
          </w:tcPr>
          <w:p w14:paraId="649F9AA7" w14:textId="77777777" w:rsidR="001476CC" w:rsidRDefault="001476CC" w:rsidP="001476CC">
            <w:pPr>
              <w:pStyle w:val="TableText"/>
            </w:pPr>
            <w:r>
              <w:t>Spaces</w:t>
            </w:r>
          </w:p>
        </w:tc>
        <w:tc>
          <w:tcPr>
            <w:tcW w:w="431" w:type="dxa"/>
          </w:tcPr>
          <w:p w14:paraId="59FCEC0E" w14:textId="77777777" w:rsidR="001476CC" w:rsidRDefault="001476CC" w:rsidP="001476CC">
            <w:pPr>
              <w:pStyle w:val="TableText"/>
            </w:pPr>
            <w:r>
              <w:t>-</w:t>
            </w:r>
          </w:p>
        </w:tc>
        <w:tc>
          <w:tcPr>
            <w:tcW w:w="431" w:type="dxa"/>
          </w:tcPr>
          <w:p w14:paraId="56F8CACC" w14:textId="77777777" w:rsidR="001476CC" w:rsidRDefault="001476CC" w:rsidP="001476CC">
            <w:pPr>
              <w:pStyle w:val="TableText"/>
            </w:pPr>
            <w:r>
              <w:t>-</w:t>
            </w:r>
          </w:p>
        </w:tc>
        <w:tc>
          <w:tcPr>
            <w:tcW w:w="432" w:type="dxa"/>
          </w:tcPr>
          <w:p w14:paraId="2188DBAA" w14:textId="77777777" w:rsidR="001476CC" w:rsidRDefault="001476CC" w:rsidP="001476CC">
            <w:pPr>
              <w:pStyle w:val="TableText"/>
            </w:pPr>
            <w:r>
              <w:t>X</w:t>
            </w:r>
          </w:p>
        </w:tc>
      </w:tr>
      <w:tr w:rsidR="001476CC" w14:paraId="5FADA2EF" w14:textId="77777777" w:rsidTr="005C7A84">
        <w:trPr>
          <w:cantSplit/>
          <w:jc w:val="center"/>
        </w:trPr>
        <w:tc>
          <w:tcPr>
            <w:tcW w:w="802" w:type="dxa"/>
            <w:tcMar>
              <w:left w:w="58" w:type="dxa"/>
              <w:right w:w="58" w:type="dxa"/>
            </w:tcMar>
          </w:tcPr>
          <w:p w14:paraId="5F1F81CF" w14:textId="77777777" w:rsidR="001476CC" w:rsidRDefault="001476CC" w:rsidP="001476CC">
            <w:pPr>
              <w:pStyle w:val="TableText"/>
            </w:pPr>
            <w:r>
              <w:t>2803</w:t>
            </w:r>
          </w:p>
        </w:tc>
        <w:tc>
          <w:tcPr>
            <w:tcW w:w="2227" w:type="dxa"/>
            <w:tcMar>
              <w:left w:w="58" w:type="dxa"/>
              <w:right w:w="58" w:type="dxa"/>
            </w:tcMar>
          </w:tcPr>
          <w:p w14:paraId="56C3C900" w14:textId="77777777" w:rsidR="001476CC" w:rsidRDefault="001476CC" w:rsidP="001476CC">
            <w:pPr>
              <w:pStyle w:val="TableText"/>
            </w:pPr>
            <w:r>
              <w:t>HDR STATUS CURRENT 15</w:t>
            </w:r>
          </w:p>
        </w:tc>
        <w:tc>
          <w:tcPr>
            <w:tcW w:w="2993" w:type="dxa"/>
            <w:tcMar>
              <w:left w:w="58" w:type="dxa"/>
              <w:right w:w="58" w:type="dxa"/>
            </w:tcMar>
          </w:tcPr>
          <w:p w14:paraId="3002E6EF" w14:textId="3ADCE457" w:rsidR="001476CC" w:rsidRDefault="001476CC" w:rsidP="001476CC">
            <w:pPr>
              <w:pStyle w:val="TableText"/>
            </w:pPr>
            <w:r>
              <w:t>:P:IDR-</w:t>
            </w:r>
            <w:hyperlink r:id="rId816" w:history="1">
              <w:r>
                <w:rPr>
                  <w:rStyle w:val="Hyperlink"/>
                </w:rPr>
                <w:t>C-NEW-STAT</w:t>
              </w:r>
            </w:hyperlink>
          </w:p>
        </w:tc>
        <w:tc>
          <w:tcPr>
            <w:tcW w:w="2790" w:type="dxa"/>
            <w:tcMar>
              <w:left w:w="58" w:type="dxa"/>
              <w:right w:w="58" w:type="dxa"/>
            </w:tcMar>
          </w:tcPr>
          <w:p w14:paraId="7A6221CF" w14:textId="77777777" w:rsidR="001476CC" w:rsidRDefault="001476CC" w:rsidP="001476CC">
            <w:pPr>
              <w:pStyle w:val="TableText"/>
            </w:pPr>
            <w:r>
              <w:t>Current detail status</w:t>
            </w:r>
          </w:p>
          <w:p w14:paraId="21B7EAE0" w14:textId="77777777" w:rsidR="001476CC" w:rsidRDefault="001476CC" w:rsidP="001476CC">
            <w:pPr>
              <w:pStyle w:val="TableText"/>
            </w:pPr>
            <w:r w:rsidRPr="00D55547">
              <w:rPr>
                <w:rFonts w:cs="Arial"/>
                <w:color w:val="000000"/>
              </w:rPr>
              <w:t>This field carries the current status code specific to the line item/detail record, if there is a Cash Record (returned check) affiliated with the record.</w:t>
            </w:r>
          </w:p>
        </w:tc>
        <w:tc>
          <w:tcPr>
            <w:tcW w:w="1080" w:type="dxa"/>
            <w:tcMar>
              <w:left w:w="58" w:type="dxa"/>
              <w:right w:w="58" w:type="dxa"/>
            </w:tcMar>
          </w:tcPr>
          <w:p w14:paraId="27BA63C6" w14:textId="77777777" w:rsidR="001476CC" w:rsidRDefault="001476CC" w:rsidP="001476CC">
            <w:pPr>
              <w:pStyle w:val="TableText"/>
              <w:rPr>
                <w:caps/>
              </w:rPr>
            </w:pPr>
            <w:r>
              <w:rPr>
                <w:caps/>
              </w:rPr>
              <w:t>1 C</w:t>
            </w:r>
          </w:p>
        </w:tc>
        <w:tc>
          <w:tcPr>
            <w:tcW w:w="2340" w:type="dxa"/>
            <w:tcMar>
              <w:left w:w="58" w:type="dxa"/>
              <w:right w:w="58" w:type="dxa"/>
            </w:tcMar>
          </w:tcPr>
          <w:p w14:paraId="349278F3" w14:textId="312E76C7" w:rsidR="001476CC" w:rsidRDefault="001476CC" w:rsidP="001476CC">
            <w:pPr>
              <w:pStyle w:val="TableText"/>
            </w:pPr>
            <w:r>
              <w:t xml:space="preserve">See spec </w:t>
            </w:r>
            <w:hyperlink r:id="rId817" w:history="1">
              <w:r>
                <w:rPr>
                  <w:rStyle w:val="Hyperlink"/>
                  <w:rFonts w:cs="Courier New"/>
                  <w:szCs w:val="16"/>
                </w:rPr>
                <w:t>S0209000</w:t>
              </w:r>
            </w:hyperlink>
          </w:p>
        </w:tc>
        <w:tc>
          <w:tcPr>
            <w:tcW w:w="858" w:type="dxa"/>
            <w:tcMar>
              <w:left w:w="58" w:type="dxa"/>
              <w:right w:w="58" w:type="dxa"/>
            </w:tcMar>
          </w:tcPr>
          <w:p w14:paraId="7236C9D5" w14:textId="77777777" w:rsidR="001476CC" w:rsidRDefault="001476CC" w:rsidP="001476CC">
            <w:pPr>
              <w:pStyle w:val="TableText"/>
            </w:pPr>
            <w:r>
              <w:t>Spaces</w:t>
            </w:r>
          </w:p>
        </w:tc>
        <w:tc>
          <w:tcPr>
            <w:tcW w:w="431" w:type="dxa"/>
          </w:tcPr>
          <w:p w14:paraId="3AE9DC20" w14:textId="77777777" w:rsidR="001476CC" w:rsidRDefault="001476CC" w:rsidP="001476CC">
            <w:pPr>
              <w:pStyle w:val="TableText"/>
            </w:pPr>
            <w:r>
              <w:t>-</w:t>
            </w:r>
          </w:p>
        </w:tc>
        <w:tc>
          <w:tcPr>
            <w:tcW w:w="431" w:type="dxa"/>
          </w:tcPr>
          <w:p w14:paraId="38AE9942" w14:textId="77777777" w:rsidR="001476CC" w:rsidRDefault="001476CC" w:rsidP="001476CC">
            <w:pPr>
              <w:pStyle w:val="TableText"/>
            </w:pPr>
            <w:r>
              <w:t>-</w:t>
            </w:r>
          </w:p>
        </w:tc>
        <w:tc>
          <w:tcPr>
            <w:tcW w:w="432" w:type="dxa"/>
          </w:tcPr>
          <w:p w14:paraId="1D3A4674" w14:textId="77777777" w:rsidR="001476CC" w:rsidRDefault="001476CC" w:rsidP="001476CC">
            <w:pPr>
              <w:pStyle w:val="TableText"/>
            </w:pPr>
            <w:r>
              <w:t>X</w:t>
            </w:r>
          </w:p>
        </w:tc>
      </w:tr>
      <w:tr w:rsidR="001476CC" w14:paraId="71147EED" w14:textId="77777777" w:rsidTr="005C7A84">
        <w:trPr>
          <w:cantSplit/>
          <w:jc w:val="center"/>
        </w:trPr>
        <w:tc>
          <w:tcPr>
            <w:tcW w:w="802" w:type="dxa"/>
            <w:tcMar>
              <w:left w:w="58" w:type="dxa"/>
              <w:right w:w="58" w:type="dxa"/>
            </w:tcMar>
          </w:tcPr>
          <w:p w14:paraId="2350A004" w14:textId="48160828" w:rsidR="001476CC" w:rsidRDefault="001476CC" w:rsidP="001476CC">
            <w:pPr>
              <w:pStyle w:val="TableText"/>
            </w:pPr>
            <w:r>
              <w:t>2804 – 2816</w:t>
            </w:r>
          </w:p>
        </w:tc>
        <w:tc>
          <w:tcPr>
            <w:tcW w:w="2227" w:type="dxa"/>
            <w:tcMar>
              <w:left w:w="58" w:type="dxa"/>
              <w:right w:w="58" w:type="dxa"/>
            </w:tcMar>
          </w:tcPr>
          <w:p w14:paraId="67177039" w14:textId="77777777" w:rsidR="001476CC" w:rsidRDefault="001476CC" w:rsidP="001476CC">
            <w:pPr>
              <w:pStyle w:val="TableText"/>
            </w:pPr>
            <w:r>
              <w:t>CASH REC NUMBER 15</w:t>
            </w:r>
          </w:p>
        </w:tc>
        <w:tc>
          <w:tcPr>
            <w:tcW w:w="2993" w:type="dxa"/>
            <w:tcMar>
              <w:left w:w="58" w:type="dxa"/>
              <w:right w:w="58" w:type="dxa"/>
            </w:tcMar>
          </w:tcPr>
          <w:p w14:paraId="09393272" w14:textId="44B5C062" w:rsidR="001476CC" w:rsidRDefault="001476CC" w:rsidP="001476CC">
            <w:pPr>
              <w:pStyle w:val="TableText"/>
            </w:pPr>
            <w:r>
              <w:t>:P:IDR-</w:t>
            </w:r>
            <w:hyperlink r:id="rId818" w:history="1">
              <w:r>
                <w:rPr>
                  <w:rStyle w:val="Hyperlink"/>
                </w:rPr>
                <w:t>C-ICN</w:t>
              </w:r>
            </w:hyperlink>
          </w:p>
        </w:tc>
        <w:tc>
          <w:tcPr>
            <w:tcW w:w="2790" w:type="dxa"/>
            <w:tcMar>
              <w:left w:w="58" w:type="dxa"/>
              <w:right w:w="58" w:type="dxa"/>
            </w:tcMar>
          </w:tcPr>
          <w:p w14:paraId="7250FCED" w14:textId="77777777" w:rsidR="001476CC" w:rsidRDefault="001476CC" w:rsidP="001476CC">
            <w:pPr>
              <w:pStyle w:val="TableText"/>
            </w:pPr>
            <w:r>
              <w:t>C/R number</w:t>
            </w:r>
          </w:p>
          <w:p w14:paraId="2804152C" w14:textId="77777777" w:rsidR="001476CC" w:rsidRDefault="001476CC" w:rsidP="001476CC">
            <w:pPr>
              <w:pStyle w:val="TableText"/>
            </w:pPr>
            <w:r w:rsidRPr="004C22E5">
              <w:rPr>
                <w:rFonts w:cs="Arial"/>
                <w:color w:val="000000"/>
              </w:rPr>
              <w:t>The internal control number assigned to the Cash Reason record (returned check) affiliated with the record.</w:t>
            </w:r>
          </w:p>
        </w:tc>
        <w:tc>
          <w:tcPr>
            <w:tcW w:w="1080" w:type="dxa"/>
            <w:tcMar>
              <w:left w:w="58" w:type="dxa"/>
              <w:right w:w="58" w:type="dxa"/>
            </w:tcMar>
          </w:tcPr>
          <w:p w14:paraId="3FAD033D" w14:textId="77777777" w:rsidR="001476CC" w:rsidRDefault="001476CC" w:rsidP="001476CC">
            <w:pPr>
              <w:pStyle w:val="TableText"/>
              <w:rPr>
                <w:caps/>
              </w:rPr>
            </w:pPr>
            <w:r>
              <w:rPr>
                <w:caps/>
              </w:rPr>
              <w:t>13 c</w:t>
            </w:r>
          </w:p>
        </w:tc>
        <w:tc>
          <w:tcPr>
            <w:tcW w:w="2340" w:type="dxa"/>
            <w:tcMar>
              <w:left w:w="58" w:type="dxa"/>
              <w:right w:w="58" w:type="dxa"/>
            </w:tcMar>
          </w:tcPr>
          <w:p w14:paraId="6B621539" w14:textId="77777777" w:rsidR="001476CC" w:rsidRDefault="001476CC" w:rsidP="001476CC">
            <w:pPr>
              <w:pStyle w:val="TableText"/>
            </w:pPr>
            <w:r>
              <w:t>-</w:t>
            </w:r>
          </w:p>
        </w:tc>
        <w:tc>
          <w:tcPr>
            <w:tcW w:w="858" w:type="dxa"/>
            <w:tcMar>
              <w:left w:w="58" w:type="dxa"/>
              <w:right w:w="58" w:type="dxa"/>
            </w:tcMar>
          </w:tcPr>
          <w:p w14:paraId="2CD51249" w14:textId="77777777" w:rsidR="001476CC" w:rsidRDefault="001476CC" w:rsidP="001476CC">
            <w:pPr>
              <w:pStyle w:val="TableText"/>
            </w:pPr>
            <w:r>
              <w:t>Spaces</w:t>
            </w:r>
          </w:p>
        </w:tc>
        <w:tc>
          <w:tcPr>
            <w:tcW w:w="431" w:type="dxa"/>
          </w:tcPr>
          <w:p w14:paraId="052B47A0" w14:textId="77777777" w:rsidR="001476CC" w:rsidRDefault="001476CC" w:rsidP="001476CC">
            <w:pPr>
              <w:pStyle w:val="TableText"/>
            </w:pPr>
            <w:r>
              <w:t>-</w:t>
            </w:r>
          </w:p>
        </w:tc>
        <w:tc>
          <w:tcPr>
            <w:tcW w:w="431" w:type="dxa"/>
          </w:tcPr>
          <w:p w14:paraId="68677514" w14:textId="77777777" w:rsidR="001476CC" w:rsidRDefault="001476CC" w:rsidP="001476CC">
            <w:pPr>
              <w:pStyle w:val="TableText"/>
            </w:pPr>
            <w:r>
              <w:t>-</w:t>
            </w:r>
          </w:p>
        </w:tc>
        <w:tc>
          <w:tcPr>
            <w:tcW w:w="432" w:type="dxa"/>
          </w:tcPr>
          <w:p w14:paraId="640363B2" w14:textId="77777777" w:rsidR="001476CC" w:rsidRDefault="001476CC" w:rsidP="001476CC">
            <w:pPr>
              <w:pStyle w:val="TableText"/>
            </w:pPr>
            <w:r>
              <w:t>X</w:t>
            </w:r>
          </w:p>
        </w:tc>
      </w:tr>
      <w:tr w:rsidR="001476CC" w14:paraId="76046EC0" w14:textId="77777777" w:rsidTr="005C7A84">
        <w:trPr>
          <w:cantSplit/>
          <w:jc w:val="center"/>
        </w:trPr>
        <w:tc>
          <w:tcPr>
            <w:tcW w:w="802" w:type="dxa"/>
            <w:tcMar>
              <w:left w:w="58" w:type="dxa"/>
              <w:right w:w="58" w:type="dxa"/>
            </w:tcMar>
          </w:tcPr>
          <w:p w14:paraId="3A562D14" w14:textId="12D5E713" w:rsidR="001476CC" w:rsidRDefault="001476CC" w:rsidP="001476CC">
            <w:pPr>
              <w:pStyle w:val="TableText"/>
            </w:pPr>
            <w:r>
              <w:t>2817 – 2818</w:t>
            </w:r>
          </w:p>
        </w:tc>
        <w:tc>
          <w:tcPr>
            <w:tcW w:w="2227" w:type="dxa"/>
            <w:tcMar>
              <w:left w:w="58" w:type="dxa"/>
              <w:right w:w="58" w:type="dxa"/>
            </w:tcMar>
          </w:tcPr>
          <w:p w14:paraId="170C3029" w14:textId="77777777" w:rsidR="001476CC" w:rsidRDefault="001476CC" w:rsidP="001476CC">
            <w:pPr>
              <w:pStyle w:val="TableText"/>
            </w:pPr>
            <w:r>
              <w:t>HDR NUMBER FOR CASH REC 15</w:t>
            </w:r>
          </w:p>
        </w:tc>
        <w:tc>
          <w:tcPr>
            <w:tcW w:w="2993" w:type="dxa"/>
            <w:tcMar>
              <w:left w:w="58" w:type="dxa"/>
              <w:right w:w="58" w:type="dxa"/>
            </w:tcMar>
          </w:tcPr>
          <w:p w14:paraId="49A04AD8" w14:textId="6DBFB083" w:rsidR="001476CC" w:rsidRDefault="001476CC" w:rsidP="001476CC">
            <w:pPr>
              <w:pStyle w:val="TableText"/>
            </w:pPr>
            <w:r>
              <w:t>:P:IDR</w:t>
            </w:r>
            <w:r>
              <w:rPr>
                <w:rStyle w:val="Hyperlink"/>
              </w:rPr>
              <w:t>-</w:t>
            </w:r>
            <w:hyperlink r:id="rId819" w:history="1">
              <w:r>
                <w:rPr>
                  <w:rStyle w:val="Hyperlink"/>
                </w:rPr>
                <w:t>C-DET-NUMB</w:t>
              </w:r>
            </w:hyperlink>
          </w:p>
        </w:tc>
        <w:tc>
          <w:tcPr>
            <w:tcW w:w="2790" w:type="dxa"/>
            <w:tcMar>
              <w:left w:w="58" w:type="dxa"/>
              <w:right w:w="58" w:type="dxa"/>
            </w:tcMar>
          </w:tcPr>
          <w:p w14:paraId="256411EB" w14:textId="77777777" w:rsidR="001476CC" w:rsidRDefault="001476CC" w:rsidP="001476CC">
            <w:pPr>
              <w:pStyle w:val="TableText"/>
            </w:pPr>
            <w:r>
              <w:t>Detail number being applied</w:t>
            </w:r>
          </w:p>
          <w:p w14:paraId="0B1028DC" w14:textId="3B9FA5F5" w:rsidR="001476CC" w:rsidRDefault="001476CC" w:rsidP="001476CC">
            <w:pPr>
              <w:pStyle w:val="TableText"/>
            </w:pPr>
            <w:r w:rsidRPr="001240C5">
              <w:rPr>
                <w:rFonts w:cs="Arial"/>
                <w:color w:val="000000"/>
              </w:rPr>
              <w:t>This field displays the detail number to which the returned check amount is being applied, if a Cash Reason record is applicable. A cash reason record indicates the receipt of a returned check. The cash reason codes identify the cause of the overpayment and the method of discovery of the overpayment.</w:t>
            </w:r>
          </w:p>
        </w:tc>
        <w:tc>
          <w:tcPr>
            <w:tcW w:w="1080" w:type="dxa"/>
            <w:tcMar>
              <w:left w:w="58" w:type="dxa"/>
              <w:right w:w="58" w:type="dxa"/>
            </w:tcMar>
          </w:tcPr>
          <w:p w14:paraId="05FC3427" w14:textId="77777777" w:rsidR="001476CC" w:rsidRDefault="001476CC" w:rsidP="001476CC">
            <w:pPr>
              <w:pStyle w:val="TableText"/>
              <w:rPr>
                <w:caps/>
              </w:rPr>
            </w:pPr>
            <w:r>
              <w:rPr>
                <w:caps/>
              </w:rPr>
              <w:t>2 C</w:t>
            </w:r>
          </w:p>
        </w:tc>
        <w:tc>
          <w:tcPr>
            <w:tcW w:w="2340" w:type="dxa"/>
            <w:tcMar>
              <w:left w:w="58" w:type="dxa"/>
              <w:right w:w="58" w:type="dxa"/>
            </w:tcMar>
          </w:tcPr>
          <w:p w14:paraId="3769606F" w14:textId="12395E0F" w:rsidR="001476CC" w:rsidRDefault="001476CC" w:rsidP="001476CC">
            <w:pPr>
              <w:pStyle w:val="TableText"/>
            </w:pPr>
            <w:r w:rsidRPr="001240C5">
              <w:rPr>
                <w:rFonts w:cs="Arial"/>
                <w:color w:val="000000"/>
              </w:rPr>
              <w:t xml:space="preserve">Refer to appendix in the </w:t>
            </w:r>
            <w:r w:rsidRPr="00C25FB1">
              <w:rPr>
                <w:rFonts w:cs="Arial"/>
              </w:rPr>
              <w:t>MCSBCASH</w:t>
            </w:r>
            <w:r w:rsidRPr="001240C5">
              <w:rPr>
                <w:rFonts w:cs="Arial"/>
                <w:color w:val="000000"/>
              </w:rPr>
              <w:t xml:space="preserve"> user manual for values</w:t>
            </w:r>
          </w:p>
        </w:tc>
        <w:tc>
          <w:tcPr>
            <w:tcW w:w="858" w:type="dxa"/>
            <w:tcMar>
              <w:left w:w="58" w:type="dxa"/>
              <w:right w:w="58" w:type="dxa"/>
            </w:tcMar>
          </w:tcPr>
          <w:p w14:paraId="60A558DD" w14:textId="77777777" w:rsidR="001476CC" w:rsidRDefault="001476CC" w:rsidP="001476CC">
            <w:pPr>
              <w:pStyle w:val="TableText"/>
            </w:pPr>
            <w:r>
              <w:t>Spaces</w:t>
            </w:r>
          </w:p>
        </w:tc>
        <w:tc>
          <w:tcPr>
            <w:tcW w:w="431" w:type="dxa"/>
          </w:tcPr>
          <w:p w14:paraId="424F0E9F" w14:textId="77777777" w:rsidR="001476CC" w:rsidRDefault="001476CC" w:rsidP="001476CC">
            <w:pPr>
              <w:pStyle w:val="TableText"/>
            </w:pPr>
            <w:r>
              <w:t>-</w:t>
            </w:r>
          </w:p>
        </w:tc>
        <w:tc>
          <w:tcPr>
            <w:tcW w:w="431" w:type="dxa"/>
          </w:tcPr>
          <w:p w14:paraId="6DF0B8A9" w14:textId="77777777" w:rsidR="001476CC" w:rsidRDefault="001476CC" w:rsidP="001476CC">
            <w:pPr>
              <w:pStyle w:val="TableText"/>
            </w:pPr>
            <w:r>
              <w:t>-</w:t>
            </w:r>
          </w:p>
        </w:tc>
        <w:tc>
          <w:tcPr>
            <w:tcW w:w="432" w:type="dxa"/>
          </w:tcPr>
          <w:p w14:paraId="46E90F80" w14:textId="77777777" w:rsidR="001476CC" w:rsidRDefault="001476CC" w:rsidP="001476CC">
            <w:pPr>
              <w:pStyle w:val="TableText"/>
            </w:pPr>
            <w:r>
              <w:t>X</w:t>
            </w:r>
          </w:p>
        </w:tc>
      </w:tr>
      <w:tr w:rsidR="001476CC" w14:paraId="22637137" w14:textId="77777777" w:rsidTr="005C7A84">
        <w:trPr>
          <w:cantSplit/>
          <w:jc w:val="center"/>
        </w:trPr>
        <w:tc>
          <w:tcPr>
            <w:tcW w:w="802" w:type="dxa"/>
            <w:tcMar>
              <w:left w:w="58" w:type="dxa"/>
              <w:right w:w="58" w:type="dxa"/>
            </w:tcMar>
          </w:tcPr>
          <w:p w14:paraId="2319A002" w14:textId="4D7C709B" w:rsidR="001476CC" w:rsidRDefault="001476CC" w:rsidP="001476CC">
            <w:pPr>
              <w:pStyle w:val="TableText"/>
            </w:pPr>
            <w:r>
              <w:t>2819 – 2825</w:t>
            </w:r>
          </w:p>
        </w:tc>
        <w:tc>
          <w:tcPr>
            <w:tcW w:w="2227" w:type="dxa"/>
            <w:tcMar>
              <w:left w:w="58" w:type="dxa"/>
              <w:right w:w="58" w:type="dxa"/>
            </w:tcMar>
          </w:tcPr>
          <w:p w14:paraId="291C21B4" w14:textId="77777777" w:rsidR="001476CC" w:rsidRDefault="001476CC" w:rsidP="001476CC">
            <w:pPr>
              <w:pStyle w:val="TableText"/>
            </w:pPr>
            <w:r>
              <w:t>HDR CASH REC APPLIED AMT 15</w:t>
            </w:r>
          </w:p>
        </w:tc>
        <w:tc>
          <w:tcPr>
            <w:tcW w:w="2993" w:type="dxa"/>
            <w:tcMar>
              <w:left w:w="58" w:type="dxa"/>
              <w:right w:w="58" w:type="dxa"/>
            </w:tcMar>
          </w:tcPr>
          <w:p w14:paraId="3745B9FA" w14:textId="4ABF5423" w:rsidR="001476CC" w:rsidRDefault="001476CC" w:rsidP="001476CC">
            <w:pPr>
              <w:pStyle w:val="TableText"/>
            </w:pPr>
            <w:r>
              <w:t>:P:IDR-</w:t>
            </w:r>
            <w:hyperlink r:id="rId820" w:history="1">
              <w:r>
                <w:rPr>
                  <w:rStyle w:val="Hyperlink"/>
                </w:rPr>
                <w:t>C-AMOUNT</w:t>
              </w:r>
            </w:hyperlink>
          </w:p>
        </w:tc>
        <w:tc>
          <w:tcPr>
            <w:tcW w:w="2790" w:type="dxa"/>
            <w:tcMar>
              <w:left w:w="58" w:type="dxa"/>
              <w:right w:w="58" w:type="dxa"/>
            </w:tcMar>
          </w:tcPr>
          <w:p w14:paraId="08FC7F85" w14:textId="77777777" w:rsidR="001476CC" w:rsidRDefault="001476CC" w:rsidP="001476CC">
            <w:pPr>
              <w:pStyle w:val="TableText"/>
            </w:pPr>
            <w:r>
              <w:t>Amount applied</w:t>
            </w:r>
          </w:p>
          <w:p w14:paraId="59B4C0AB" w14:textId="21EA2F64" w:rsidR="001476CC" w:rsidRDefault="001476CC" w:rsidP="00595820">
            <w:pPr>
              <w:pStyle w:val="TableText"/>
            </w:pPr>
            <w:r w:rsidRPr="00AB346F">
              <w:rPr>
                <w:rFonts w:cs="Arial"/>
                <w:color w:val="000000"/>
              </w:rPr>
              <w:t xml:space="preserve">The amount being applied to a line item/detail record, from an applicable Cash Reason record. For non-HIGLAS </w:t>
            </w:r>
            <w:r>
              <w:t>MAC</w:t>
            </w:r>
            <w:r w:rsidRPr="00AB346F">
              <w:rPr>
                <w:rFonts w:cs="Arial"/>
                <w:color w:val="000000"/>
              </w:rPr>
              <w:t xml:space="preserve">s, this will reflect an amount applied to an outstanding AR tied to the original claim. </w:t>
            </w:r>
          </w:p>
        </w:tc>
        <w:tc>
          <w:tcPr>
            <w:tcW w:w="1080" w:type="dxa"/>
            <w:tcMar>
              <w:left w:w="58" w:type="dxa"/>
              <w:right w:w="58" w:type="dxa"/>
            </w:tcMar>
          </w:tcPr>
          <w:p w14:paraId="06505889" w14:textId="77777777" w:rsidR="001476CC" w:rsidRDefault="001476CC" w:rsidP="001476CC">
            <w:pPr>
              <w:pStyle w:val="TableText"/>
              <w:rPr>
                <w:caps/>
              </w:rPr>
            </w:pPr>
            <w:r>
              <w:rPr>
                <w:caps/>
              </w:rPr>
              <w:t>7 n</w:t>
            </w:r>
          </w:p>
          <w:p w14:paraId="53612F46" w14:textId="77777777" w:rsidR="001476CC" w:rsidRDefault="001476CC" w:rsidP="001476CC">
            <w:pPr>
              <w:pStyle w:val="TableText"/>
              <w:rPr>
                <w:caps/>
              </w:rPr>
            </w:pPr>
            <w:r>
              <w:rPr>
                <w:caps/>
              </w:rPr>
              <w:t>(99999V99)</w:t>
            </w:r>
          </w:p>
        </w:tc>
        <w:tc>
          <w:tcPr>
            <w:tcW w:w="2340" w:type="dxa"/>
            <w:tcMar>
              <w:left w:w="58" w:type="dxa"/>
              <w:right w:w="58" w:type="dxa"/>
            </w:tcMar>
          </w:tcPr>
          <w:p w14:paraId="525F7069" w14:textId="77777777" w:rsidR="001476CC" w:rsidRDefault="001476CC" w:rsidP="001476CC">
            <w:pPr>
              <w:pStyle w:val="TableText"/>
            </w:pPr>
            <w:r>
              <w:t>-</w:t>
            </w:r>
          </w:p>
        </w:tc>
        <w:tc>
          <w:tcPr>
            <w:tcW w:w="858" w:type="dxa"/>
            <w:tcMar>
              <w:left w:w="58" w:type="dxa"/>
              <w:right w:w="58" w:type="dxa"/>
            </w:tcMar>
          </w:tcPr>
          <w:p w14:paraId="32686022" w14:textId="77777777" w:rsidR="001476CC" w:rsidRDefault="001476CC" w:rsidP="001476CC">
            <w:pPr>
              <w:pStyle w:val="TableText"/>
            </w:pPr>
            <w:r>
              <w:t>Zeros</w:t>
            </w:r>
          </w:p>
        </w:tc>
        <w:tc>
          <w:tcPr>
            <w:tcW w:w="431" w:type="dxa"/>
          </w:tcPr>
          <w:p w14:paraId="693CD915" w14:textId="77777777" w:rsidR="001476CC" w:rsidRDefault="001476CC" w:rsidP="001476CC">
            <w:pPr>
              <w:pStyle w:val="TableText"/>
            </w:pPr>
            <w:r>
              <w:t>-</w:t>
            </w:r>
          </w:p>
        </w:tc>
        <w:tc>
          <w:tcPr>
            <w:tcW w:w="431" w:type="dxa"/>
          </w:tcPr>
          <w:p w14:paraId="5E60E793" w14:textId="77777777" w:rsidR="001476CC" w:rsidRDefault="001476CC" w:rsidP="001476CC">
            <w:pPr>
              <w:pStyle w:val="TableText"/>
            </w:pPr>
            <w:r>
              <w:t>-</w:t>
            </w:r>
          </w:p>
        </w:tc>
        <w:tc>
          <w:tcPr>
            <w:tcW w:w="432" w:type="dxa"/>
          </w:tcPr>
          <w:p w14:paraId="46A0D04A" w14:textId="77777777" w:rsidR="001476CC" w:rsidRDefault="001476CC" w:rsidP="001476CC">
            <w:pPr>
              <w:pStyle w:val="TableText"/>
            </w:pPr>
            <w:r>
              <w:t>X</w:t>
            </w:r>
          </w:p>
        </w:tc>
      </w:tr>
      <w:tr w:rsidR="00595820" w14:paraId="18187319" w14:textId="77777777" w:rsidTr="005C7A84">
        <w:trPr>
          <w:cantSplit/>
          <w:jc w:val="center"/>
        </w:trPr>
        <w:tc>
          <w:tcPr>
            <w:tcW w:w="802" w:type="dxa"/>
            <w:tcMar>
              <w:left w:w="58" w:type="dxa"/>
              <w:right w:w="58" w:type="dxa"/>
            </w:tcMar>
          </w:tcPr>
          <w:p w14:paraId="51A4EAB5" w14:textId="77777777" w:rsidR="00595820" w:rsidRDefault="00595820" w:rsidP="00595820">
            <w:pPr>
              <w:pStyle w:val="TableText"/>
            </w:pPr>
            <w:r>
              <w:t>2819 – 2825</w:t>
            </w:r>
          </w:p>
          <w:p w14:paraId="37E10921" w14:textId="43CA3FD2" w:rsidR="00595820" w:rsidRDefault="00595820" w:rsidP="00595820">
            <w:pPr>
              <w:pStyle w:val="TableText"/>
            </w:pPr>
            <w:r>
              <w:t>(Cont’d)</w:t>
            </w:r>
          </w:p>
        </w:tc>
        <w:tc>
          <w:tcPr>
            <w:tcW w:w="2227" w:type="dxa"/>
            <w:tcMar>
              <w:left w:w="58" w:type="dxa"/>
              <w:right w:w="58" w:type="dxa"/>
            </w:tcMar>
          </w:tcPr>
          <w:p w14:paraId="4F28036A" w14:textId="605A283F" w:rsidR="00595820" w:rsidRDefault="00595820" w:rsidP="00595820">
            <w:pPr>
              <w:pStyle w:val="TableText"/>
            </w:pPr>
            <w:r>
              <w:t>HDR CASH REC APPLIED AMT 15</w:t>
            </w:r>
          </w:p>
        </w:tc>
        <w:tc>
          <w:tcPr>
            <w:tcW w:w="2993" w:type="dxa"/>
            <w:tcMar>
              <w:left w:w="58" w:type="dxa"/>
              <w:right w:w="58" w:type="dxa"/>
            </w:tcMar>
          </w:tcPr>
          <w:p w14:paraId="4D17DDD6" w14:textId="3C231509" w:rsidR="00595820" w:rsidRDefault="00595820" w:rsidP="00595820">
            <w:pPr>
              <w:pStyle w:val="TableText"/>
            </w:pPr>
            <w:r>
              <w:t>:P:IDR-</w:t>
            </w:r>
            <w:hyperlink r:id="rId821" w:history="1">
              <w:r>
                <w:rPr>
                  <w:rStyle w:val="Hyperlink"/>
                </w:rPr>
                <w:t>C-AMOUNT</w:t>
              </w:r>
            </w:hyperlink>
          </w:p>
        </w:tc>
        <w:tc>
          <w:tcPr>
            <w:tcW w:w="2790" w:type="dxa"/>
            <w:tcMar>
              <w:left w:w="58" w:type="dxa"/>
              <w:right w:w="58" w:type="dxa"/>
            </w:tcMar>
          </w:tcPr>
          <w:p w14:paraId="2E512460" w14:textId="77777777" w:rsidR="00595820" w:rsidRDefault="00595820" w:rsidP="00595820">
            <w:pPr>
              <w:pStyle w:val="TableText"/>
            </w:pPr>
            <w:r>
              <w:t>Amount applied</w:t>
            </w:r>
          </w:p>
          <w:p w14:paraId="27A63CE6" w14:textId="3B64AFFA" w:rsidR="00595820" w:rsidRDefault="00595820" w:rsidP="00595820">
            <w:pPr>
              <w:pStyle w:val="TableText"/>
            </w:pPr>
            <w:r w:rsidRPr="00AB346F">
              <w:rPr>
                <w:rFonts w:cs="Arial"/>
                <w:color w:val="000000"/>
              </w:rPr>
              <w:t xml:space="preserve">An update of this field would trigger the generation of a record on the Phase III file. This field is not populated for </w:t>
            </w:r>
            <w:r>
              <w:t>MAC</w:t>
            </w:r>
            <w:r w:rsidRPr="00AB346F">
              <w:rPr>
                <w:rFonts w:cs="Arial"/>
                <w:color w:val="000000"/>
              </w:rPr>
              <w:t>s on HIGLAS since HIGLAS handles the AR processing and none of that information is sent back to MCS.</w:t>
            </w:r>
          </w:p>
        </w:tc>
        <w:tc>
          <w:tcPr>
            <w:tcW w:w="1080" w:type="dxa"/>
            <w:tcMar>
              <w:left w:w="58" w:type="dxa"/>
              <w:right w:w="58" w:type="dxa"/>
            </w:tcMar>
          </w:tcPr>
          <w:p w14:paraId="6DAD6161" w14:textId="77777777" w:rsidR="00595820" w:rsidRDefault="00595820" w:rsidP="00595820">
            <w:pPr>
              <w:pStyle w:val="TableText"/>
              <w:rPr>
                <w:caps/>
              </w:rPr>
            </w:pPr>
            <w:r>
              <w:rPr>
                <w:caps/>
              </w:rPr>
              <w:t>7 n</w:t>
            </w:r>
          </w:p>
          <w:p w14:paraId="2F7B1B72" w14:textId="2F7DBF79" w:rsidR="00595820" w:rsidRDefault="00595820" w:rsidP="00595820">
            <w:pPr>
              <w:pStyle w:val="TableText"/>
              <w:rPr>
                <w:caps/>
              </w:rPr>
            </w:pPr>
            <w:r>
              <w:rPr>
                <w:caps/>
              </w:rPr>
              <w:t>(99999V99)</w:t>
            </w:r>
          </w:p>
        </w:tc>
        <w:tc>
          <w:tcPr>
            <w:tcW w:w="2340" w:type="dxa"/>
            <w:tcMar>
              <w:left w:w="58" w:type="dxa"/>
              <w:right w:w="58" w:type="dxa"/>
            </w:tcMar>
          </w:tcPr>
          <w:p w14:paraId="20D8C0BA" w14:textId="06275AE7" w:rsidR="00595820" w:rsidRDefault="00595820" w:rsidP="00595820">
            <w:pPr>
              <w:pStyle w:val="TableText"/>
            </w:pPr>
            <w:r>
              <w:t>-</w:t>
            </w:r>
          </w:p>
        </w:tc>
        <w:tc>
          <w:tcPr>
            <w:tcW w:w="858" w:type="dxa"/>
            <w:tcMar>
              <w:left w:w="58" w:type="dxa"/>
              <w:right w:w="58" w:type="dxa"/>
            </w:tcMar>
          </w:tcPr>
          <w:p w14:paraId="36667105" w14:textId="2ED71082" w:rsidR="00595820" w:rsidRDefault="00595820" w:rsidP="00595820">
            <w:pPr>
              <w:pStyle w:val="TableText"/>
            </w:pPr>
            <w:r>
              <w:t>Zeros</w:t>
            </w:r>
          </w:p>
        </w:tc>
        <w:tc>
          <w:tcPr>
            <w:tcW w:w="431" w:type="dxa"/>
          </w:tcPr>
          <w:p w14:paraId="130A914E" w14:textId="0BA114BC" w:rsidR="00595820" w:rsidRDefault="00595820" w:rsidP="00595820">
            <w:pPr>
              <w:pStyle w:val="TableText"/>
            </w:pPr>
            <w:r>
              <w:t>-</w:t>
            </w:r>
          </w:p>
        </w:tc>
        <w:tc>
          <w:tcPr>
            <w:tcW w:w="431" w:type="dxa"/>
          </w:tcPr>
          <w:p w14:paraId="17751190" w14:textId="3DA52B0B" w:rsidR="00595820" w:rsidRDefault="00595820" w:rsidP="00595820">
            <w:pPr>
              <w:pStyle w:val="TableText"/>
            </w:pPr>
            <w:r>
              <w:t>-</w:t>
            </w:r>
          </w:p>
        </w:tc>
        <w:tc>
          <w:tcPr>
            <w:tcW w:w="432" w:type="dxa"/>
          </w:tcPr>
          <w:p w14:paraId="012F8BF2" w14:textId="04710810" w:rsidR="00595820" w:rsidRDefault="00595820" w:rsidP="00595820">
            <w:pPr>
              <w:pStyle w:val="TableText"/>
            </w:pPr>
            <w:r>
              <w:t>X</w:t>
            </w:r>
          </w:p>
        </w:tc>
      </w:tr>
      <w:tr w:rsidR="00595820" w14:paraId="0873E19D" w14:textId="77777777" w:rsidTr="005C7A84">
        <w:trPr>
          <w:cantSplit/>
          <w:jc w:val="center"/>
        </w:trPr>
        <w:tc>
          <w:tcPr>
            <w:tcW w:w="802" w:type="dxa"/>
            <w:tcMar>
              <w:left w:w="58" w:type="dxa"/>
              <w:right w:w="58" w:type="dxa"/>
            </w:tcMar>
          </w:tcPr>
          <w:p w14:paraId="5BFB05A6" w14:textId="1AE530D0" w:rsidR="00595820" w:rsidRDefault="00595820" w:rsidP="00595820">
            <w:pPr>
              <w:pStyle w:val="TableText"/>
            </w:pPr>
            <w:r>
              <w:t>2826 – 2827</w:t>
            </w:r>
          </w:p>
        </w:tc>
        <w:tc>
          <w:tcPr>
            <w:tcW w:w="2227" w:type="dxa"/>
            <w:tcMar>
              <w:left w:w="58" w:type="dxa"/>
              <w:right w:w="58" w:type="dxa"/>
            </w:tcMar>
          </w:tcPr>
          <w:p w14:paraId="481493C3" w14:textId="77777777" w:rsidR="00595820" w:rsidRDefault="00595820" w:rsidP="00595820">
            <w:pPr>
              <w:pStyle w:val="TableText"/>
            </w:pPr>
            <w:r>
              <w:t>HDR CASH REC REASON TYPE 15</w:t>
            </w:r>
          </w:p>
        </w:tc>
        <w:tc>
          <w:tcPr>
            <w:tcW w:w="2993" w:type="dxa"/>
            <w:tcMar>
              <w:left w:w="58" w:type="dxa"/>
              <w:right w:w="58" w:type="dxa"/>
            </w:tcMar>
          </w:tcPr>
          <w:p w14:paraId="58756D3D" w14:textId="546201A3" w:rsidR="00595820" w:rsidRDefault="00595820" w:rsidP="00595820">
            <w:pPr>
              <w:pStyle w:val="TableText"/>
            </w:pPr>
            <w:r>
              <w:t>:P:IDR-</w:t>
            </w:r>
            <w:hyperlink r:id="rId822" w:history="1">
              <w:r>
                <w:rPr>
                  <w:rStyle w:val="Hyperlink"/>
                </w:rPr>
                <w:t>C-REASON-TYPE</w:t>
              </w:r>
            </w:hyperlink>
          </w:p>
        </w:tc>
        <w:tc>
          <w:tcPr>
            <w:tcW w:w="2790" w:type="dxa"/>
            <w:tcMar>
              <w:left w:w="58" w:type="dxa"/>
              <w:right w:w="58" w:type="dxa"/>
            </w:tcMar>
          </w:tcPr>
          <w:p w14:paraId="2BECAF5A" w14:textId="77777777" w:rsidR="00595820" w:rsidRDefault="00595820" w:rsidP="00595820">
            <w:pPr>
              <w:pStyle w:val="TableText"/>
            </w:pPr>
            <w:r>
              <w:t>C/R reason type</w:t>
            </w:r>
          </w:p>
          <w:p w14:paraId="320FE2A4" w14:textId="77777777" w:rsidR="00595820" w:rsidRDefault="00595820" w:rsidP="00595820">
            <w:pPr>
              <w:pStyle w:val="TableText"/>
            </w:pPr>
            <w:r w:rsidRPr="00FB78C7">
              <w:rPr>
                <w:rFonts w:cs="Arial"/>
                <w:color w:val="000000"/>
              </w:rPr>
              <w:t>The value of the cash/financial action code identify the type of transaction. Refer to Spec S0115010 for a complete list of valid codes and respective</w:t>
            </w:r>
            <w:r>
              <w:rPr>
                <w:rFonts w:cs="Arial"/>
                <w:color w:val="000000"/>
              </w:rPr>
              <w:t xml:space="preserve"> </w:t>
            </w:r>
            <w:r w:rsidRPr="00FB78C7">
              <w:rPr>
                <w:rFonts w:cs="Arial"/>
                <w:color w:val="000000"/>
              </w:rPr>
              <w:t>descriptions</w:t>
            </w:r>
            <w:r>
              <w:rPr>
                <w:rFonts w:cs="Arial"/>
                <w:color w:val="000000"/>
              </w:rPr>
              <w:t>.</w:t>
            </w:r>
          </w:p>
        </w:tc>
        <w:tc>
          <w:tcPr>
            <w:tcW w:w="1080" w:type="dxa"/>
            <w:tcMar>
              <w:left w:w="58" w:type="dxa"/>
              <w:right w:w="58" w:type="dxa"/>
            </w:tcMar>
          </w:tcPr>
          <w:p w14:paraId="26768A57" w14:textId="77777777" w:rsidR="00595820" w:rsidRDefault="00595820" w:rsidP="00595820">
            <w:pPr>
              <w:pStyle w:val="TableText"/>
              <w:rPr>
                <w:caps/>
              </w:rPr>
            </w:pPr>
            <w:r>
              <w:rPr>
                <w:caps/>
              </w:rPr>
              <w:t>2 c</w:t>
            </w:r>
          </w:p>
        </w:tc>
        <w:tc>
          <w:tcPr>
            <w:tcW w:w="2340" w:type="dxa"/>
            <w:tcMar>
              <w:left w:w="58" w:type="dxa"/>
              <w:right w:w="58" w:type="dxa"/>
            </w:tcMar>
          </w:tcPr>
          <w:p w14:paraId="2CA60080" w14:textId="59DC49E1" w:rsidR="00595820" w:rsidRDefault="00595820" w:rsidP="00595820">
            <w:pPr>
              <w:pStyle w:val="TableText"/>
            </w:pPr>
            <w:r>
              <w:t xml:space="preserve">See spec </w:t>
            </w:r>
            <w:hyperlink r:id="rId823" w:history="1">
              <w:r>
                <w:rPr>
                  <w:rStyle w:val="Hyperlink"/>
                  <w:rFonts w:cs="Courier New"/>
                  <w:szCs w:val="16"/>
                </w:rPr>
                <w:t>S0115010</w:t>
              </w:r>
            </w:hyperlink>
          </w:p>
        </w:tc>
        <w:tc>
          <w:tcPr>
            <w:tcW w:w="858" w:type="dxa"/>
            <w:tcMar>
              <w:left w:w="58" w:type="dxa"/>
              <w:right w:w="58" w:type="dxa"/>
            </w:tcMar>
          </w:tcPr>
          <w:p w14:paraId="776E009E" w14:textId="77777777" w:rsidR="00595820" w:rsidRDefault="00595820" w:rsidP="00595820">
            <w:pPr>
              <w:pStyle w:val="TableText"/>
            </w:pPr>
            <w:r>
              <w:t>Spaces</w:t>
            </w:r>
          </w:p>
        </w:tc>
        <w:tc>
          <w:tcPr>
            <w:tcW w:w="431" w:type="dxa"/>
          </w:tcPr>
          <w:p w14:paraId="521AB099" w14:textId="77777777" w:rsidR="00595820" w:rsidRDefault="00595820" w:rsidP="00595820">
            <w:pPr>
              <w:pStyle w:val="TableText"/>
            </w:pPr>
            <w:r>
              <w:t>-</w:t>
            </w:r>
          </w:p>
        </w:tc>
        <w:tc>
          <w:tcPr>
            <w:tcW w:w="431" w:type="dxa"/>
          </w:tcPr>
          <w:p w14:paraId="64F5B984" w14:textId="77777777" w:rsidR="00595820" w:rsidRDefault="00595820" w:rsidP="00595820">
            <w:pPr>
              <w:pStyle w:val="TableText"/>
            </w:pPr>
            <w:r>
              <w:t>-</w:t>
            </w:r>
          </w:p>
        </w:tc>
        <w:tc>
          <w:tcPr>
            <w:tcW w:w="432" w:type="dxa"/>
          </w:tcPr>
          <w:p w14:paraId="41DAF849" w14:textId="77777777" w:rsidR="00595820" w:rsidRDefault="00595820" w:rsidP="00595820">
            <w:pPr>
              <w:pStyle w:val="TableText"/>
            </w:pPr>
            <w:r>
              <w:t>X</w:t>
            </w:r>
          </w:p>
        </w:tc>
      </w:tr>
      <w:tr w:rsidR="00595820" w14:paraId="3A099EAD" w14:textId="77777777" w:rsidTr="005C7A84">
        <w:trPr>
          <w:cantSplit/>
          <w:jc w:val="center"/>
        </w:trPr>
        <w:tc>
          <w:tcPr>
            <w:tcW w:w="802" w:type="dxa"/>
            <w:tcMar>
              <w:left w:w="58" w:type="dxa"/>
              <w:right w:w="58" w:type="dxa"/>
            </w:tcMar>
          </w:tcPr>
          <w:p w14:paraId="60A2F663" w14:textId="1EBA6CF9" w:rsidR="00595820" w:rsidRDefault="00595820" w:rsidP="00595820">
            <w:pPr>
              <w:pStyle w:val="TableText"/>
            </w:pPr>
            <w:r>
              <w:t>2828 – 2832</w:t>
            </w:r>
          </w:p>
        </w:tc>
        <w:tc>
          <w:tcPr>
            <w:tcW w:w="2227" w:type="dxa"/>
            <w:tcMar>
              <w:left w:w="58" w:type="dxa"/>
              <w:right w:w="58" w:type="dxa"/>
            </w:tcMar>
          </w:tcPr>
          <w:p w14:paraId="66D31033" w14:textId="77777777" w:rsidR="00595820" w:rsidRDefault="00595820" w:rsidP="00595820">
            <w:pPr>
              <w:pStyle w:val="TableText"/>
            </w:pPr>
            <w:r>
              <w:t>HDR CASH REC REASON CODE 15</w:t>
            </w:r>
          </w:p>
        </w:tc>
        <w:tc>
          <w:tcPr>
            <w:tcW w:w="2993" w:type="dxa"/>
            <w:tcMar>
              <w:left w:w="58" w:type="dxa"/>
              <w:right w:w="58" w:type="dxa"/>
            </w:tcMar>
          </w:tcPr>
          <w:p w14:paraId="4A21655E" w14:textId="0CBB6E70" w:rsidR="00595820" w:rsidRDefault="00595820" w:rsidP="00595820">
            <w:pPr>
              <w:pStyle w:val="TableText"/>
            </w:pPr>
            <w:r>
              <w:t>:P:IDR-</w:t>
            </w:r>
            <w:hyperlink r:id="rId824" w:history="1">
              <w:r>
                <w:rPr>
                  <w:rStyle w:val="Hyperlink"/>
                </w:rPr>
                <w:t>C-REASON-CODE</w:t>
              </w:r>
            </w:hyperlink>
          </w:p>
        </w:tc>
        <w:tc>
          <w:tcPr>
            <w:tcW w:w="2790" w:type="dxa"/>
            <w:tcMar>
              <w:left w:w="58" w:type="dxa"/>
              <w:right w:w="58" w:type="dxa"/>
            </w:tcMar>
          </w:tcPr>
          <w:p w14:paraId="7E3AB61D" w14:textId="77777777" w:rsidR="00595820" w:rsidRDefault="00595820" w:rsidP="00595820">
            <w:pPr>
              <w:pStyle w:val="TableText"/>
            </w:pPr>
            <w:r>
              <w:t>C/R reason code</w:t>
            </w:r>
          </w:p>
          <w:p w14:paraId="2D69771D" w14:textId="52B7A17E" w:rsidR="00595820" w:rsidRDefault="00595820" w:rsidP="00595820">
            <w:pPr>
              <w:pStyle w:val="TableText"/>
            </w:pPr>
            <w:r w:rsidRPr="00FB78C7">
              <w:rPr>
                <w:rFonts w:cs="Arial"/>
                <w:color w:val="000000"/>
              </w:rPr>
              <w:t xml:space="preserve">The cash reason codes are </w:t>
            </w:r>
            <w:r>
              <w:rPr>
                <w:rFonts w:cs="Arial"/>
                <w:color w:val="000000"/>
              </w:rPr>
              <w:t>five</w:t>
            </w:r>
            <w:r w:rsidRPr="00FB78C7">
              <w:rPr>
                <w:rFonts w:cs="Arial"/>
                <w:color w:val="000000"/>
              </w:rPr>
              <w:t xml:space="preserve">-digit alphanumeric codes. The first </w:t>
            </w:r>
            <w:r>
              <w:rPr>
                <w:rFonts w:cs="Arial"/>
                <w:color w:val="000000"/>
              </w:rPr>
              <w:t xml:space="preserve">two </w:t>
            </w:r>
            <w:r w:rsidRPr="00FB78C7">
              <w:rPr>
                <w:rFonts w:cs="Arial"/>
                <w:color w:val="000000"/>
              </w:rPr>
              <w:t>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cause of overpayment. The </w:t>
            </w:r>
            <w:r>
              <w:rPr>
                <w:rFonts w:cs="Arial"/>
                <w:color w:val="000000"/>
              </w:rPr>
              <w:t>third and fourth</w:t>
            </w:r>
            <w:r w:rsidRPr="00FB78C7">
              <w:rPr>
                <w:rFonts w:cs="Arial"/>
                <w:color w:val="000000"/>
              </w:rPr>
              <w:t xml:space="preserve"> digit</w:t>
            </w:r>
            <w:r>
              <w:rPr>
                <w:rFonts w:cs="Arial"/>
                <w:color w:val="000000"/>
              </w:rPr>
              <w:t>s</w:t>
            </w:r>
            <w:r w:rsidRPr="00FB78C7">
              <w:rPr>
                <w:rFonts w:cs="Arial"/>
                <w:color w:val="000000"/>
              </w:rPr>
              <w:t xml:space="preserve"> identifie</w:t>
            </w:r>
            <w:r>
              <w:rPr>
                <w:rFonts w:cs="Arial"/>
                <w:color w:val="000000"/>
              </w:rPr>
              <w:t>d</w:t>
            </w:r>
            <w:r w:rsidRPr="00FB78C7">
              <w:rPr>
                <w:rFonts w:cs="Arial"/>
                <w:color w:val="000000"/>
              </w:rPr>
              <w:t xml:space="preserve"> the method of discovery, and the </w:t>
            </w:r>
            <w:r>
              <w:rPr>
                <w:rFonts w:cs="Arial"/>
                <w:color w:val="000000"/>
              </w:rPr>
              <w:t>fifth</w:t>
            </w:r>
            <w:r w:rsidRPr="00FB78C7">
              <w:rPr>
                <w:rFonts w:cs="Arial"/>
                <w:color w:val="000000"/>
              </w:rPr>
              <w:t xml:space="preserve"> digit controls special system processing.</w:t>
            </w:r>
          </w:p>
        </w:tc>
        <w:tc>
          <w:tcPr>
            <w:tcW w:w="1080" w:type="dxa"/>
            <w:tcMar>
              <w:left w:w="58" w:type="dxa"/>
              <w:right w:w="58" w:type="dxa"/>
            </w:tcMar>
          </w:tcPr>
          <w:p w14:paraId="420B61B0" w14:textId="77777777" w:rsidR="00595820" w:rsidRDefault="00595820" w:rsidP="00595820">
            <w:pPr>
              <w:pStyle w:val="TableText"/>
              <w:rPr>
                <w:caps/>
              </w:rPr>
            </w:pPr>
            <w:r>
              <w:rPr>
                <w:caps/>
              </w:rPr>
              <w:t>5 c</w:t>
            </w:r>
          </w:p>
        </w:tc>
        <w:tc>
          <w:tcPr>
            <w:tcW w:w="2340" w:type="dxa"/>
            <w:tcMar>
              <w:left w:w="58" w:type="dxa"/>
              <w:right w:w="58" w:type="dxa"/>
            </w:tcMar>
          </w:tcPr>
          <w:p w14:paraId="49AF61B9" w14:textId="499E63C1" w:rsidR="00595820" w:rsidRDefault="00595820" w:rsidP="00595820">
            <w:pPr>
              <w:pStyle w:val="TableText"/>
            </w:pPr>
            <w:r>
              <w:t xml:space="preserve">See spec </w:t>
            </w:r>
            <w:hyperlink r:id="rId825" w:history="1">
              <w:r>
                <w:rPr>
                  <w:rStyle w:val="Hyperlink"/>
                </w:rPr>
                <w:t>S0121000</w:t>
              </w:r>
            </w:hyperlink>
          </w:p>
        </w:tc>
        <w:tc>
          <w:tcPr>
            <w:tcW w:w="858" w:type="dxa"/>
            <w:tcMar>
              <w:left w:w="58" w:type="dxa"/>
              <w:right w:w="58" w:type="dxa"/>
            </w:tcMar>
          </w:tcPr>
          <w:p w14:paraId="6844C64E" w14:textId="77777777" w:rsidR="00595820" w:rsidRDefault="00595820" w:rsidP="00595820">
            <w:pPr>
              <w:pStyle w:val="TableText"/>
            </w:pPr>
            <w:r>
              <w:t>Spaces</w:t>
            </w:r>
          </w:p>
        </w:tc>
        <w:tc>
          <w:tcPr>
            <w:tcW w:w="431" w:type="dxa"/>
          </w:tcPr>
          <w:p w14:paraId="31787ED8" w14:textId="77777777" w:rsidR="00595820" w:rsidRDefault="00595820" w:rsidP="00595820">
            <w:pPr>
              <w:pStyle w:val="TableText"/>
            </w:pPr>
            <w:r>
              <w:t>-</w:t>
            </w:r>
          </w:p>
        </w:tc>
        <w:tc>
          <w:tcPr>
            <w:tcW w:w="431" w:type="dxa"/>
          </w:tcPr>
          <w:p w14:paraId="76A6FC82" w14:textId="77777777" w:rsidR="00595820" w:rsidRDefault="00595820" w:rsidP="00595820">
            <w:pPr>
              <w:pStyle w:val="TableText"/>
            </w:pPr>
            <w:r>
              <w:t>-</w:t>
            </w:r>
          </w:p>
        </w:tc>
        <w:tc>
          <w:tcPr>
            <w:tcW w:w="432" w:type="dxa"/>
          </w:tcPr>
          <w:p w14:paraId="7F31F179" w14:textId="77777777" w:rsidR="00595820" w:rsidRDefault="00595820" w:rsidP="00595820">
            <w:pPr>
              <w:pStyle w:val="TableText"/>
            </w:pPr>
            <w:r>
              <w:t>X</w:t>
            </w:r>
          </w:p>
        </w:tc>
      </w:tr>
      <w:tr w:rsidR="00595820" w14:paraId="7BA6EAAE" w14:textId="77777777" w:rsidTr="005C7A84">
        <w:trPr>
          <w:cantSplit/>
          <w:jc w:val="center"/>
        </w:trPr>
        <w:tc>
          <w:tcPr>
            <w:tcW w:w="802" w:type="dxa"/>
            <w:tcMar>
              <w:left w:w="58" w:type="dxa"/>
              <w:right w:w="58" w:type="dxa"/>
            </w:tcMar>
          </w:tcPr>
          <w:p w14:paraId="1E192618" w14:textId="3FF99936" w:rsidR="00595820" w:rsidRDefault="00595820" w:rsidP="00595820">
            <w:pPr>
              <w:pStyle w:val="TableText"/>
            </w:pPr>
            <w:r>
              <w:t>2833 – 2836</w:t>
            </w:r>
          </w:p>
        </w:tc>
        <w:tc>
          <w:tcPr>
            <w:tcW w:w="2227" w:type="dxa"/>
            <w:tcMar>
              <w:left w:w="58" w:type="dxa"/>
              <w:right w:w="58" w:type="dxa"/>
            </w:tcMar>
          </w:tcPr>
          <w:p w14:paraId="45D738FD" w14:textId="77777777" w:rsidR="00595820" w:rsidRDefault="00595820" w:rsidP="00595820">
            <w:pPr>
              <w:pStyle w:val="TableText"/>
            </w:pPr>
            <w:r>
              <w:t>HDR CLERK ID 15</w:t>
            </w:r>
          </w:p>
        </w:tc>
        <w:tc>
          <w:tcPr>
            <w:tcW w:w="2993" w:type="dxa"/>
            <w:tcMar>
              <w:left w:w="58" w:type="dxa"/>
              <w:right w:w="58" w:type="dxa"/>
            </w:tcMar>
          </w:tcPr>
          <w:p w14:paraId="6CB22CAE" w14:textId="44BB7D93" w:rsidR="00595820" w:rsidRDefault="00595820" w:rsidP="00595820">
            <w:pPr>
              <w:pStyle w:val="TableText"/>
            </w:pPr>
            <w:r>
              <w:t>:P:IDR-</w:t>
            </w:r>
            <w:hyperlink r:id="rId826" w:history="1">
              <w:r>
                <w:rPr>
                  <w:rStyle w:val="Hyperlink"/>
                </w:rPr>
                <w:t>C-CLERK</w:t>
              </w:r>
            </w:hyperlink>
          </w:p>
        </w:tc>
        <w:tc>
          <w:tcPr>
            <w:tcW w:w="2790" w:type="dxa"/>
            <w:tcMar>
              <w:left w:w="58" w:type="dxa"/>
              <w:right w:w="58" w:type="dxa"/>
            </w:tcMar>
          </w:tcPr>
          <w:p w14:paraId="0A690933" w14:textId="77777777" w:rsidR="00595820" w:rsidRDefault="00595820" w:rsidP="00595820">
            <w:pPr>
              <w:pStyle w:val="TableText"/>
            </w:pPr>
            <w:r>
              <w:t>Clerk</w:t>
            </w:r>
          </w:p>
          <w:p w14:paraId="7A9291E9" w14:textId="77777777" w:rsidR="00595820" w:rsidRDefault="00595820" w:rsidP="00595820">
            <w:pPr>
              <w:pStyle w:val="TableText"/>
            </w:pPr>
            <w:r w:rsidRPr="00393530">
              <w:rPr>
                <w:rFonts w:cs="Arial"/>
                <w:color w:val="000000"/>
              </w:rPr>
              <w:t>The identification code of the clerk initiating the change.</w:t>
            </w:r>
          </w:p>
        </w:tc>
        <w:tc>
          <w:tcPr>
            <w:tcW w:w="1080" w:type="dxa"/>
            <w:tcMar>
              <w:left w:w="58" w:type="dxa"/>
              <w:right w:w="58" w:type="dxa"/>
            </w:tcMar>
          </w:tcPr>
          <w:p w14:paraId="63F4942C" w14:textId="77777777" w:rsidR="00595820" w:rsidRDefault="00595820" w:rsidP="00595820">
            <w:pPr>
              <w:pStyle w:val="TableText"/>
              <w:rPr>
                <w:caps/>
              </w:rPr>
            </w:pPr>
            <w:r>
              <w:rPr>
                <w:caps/>
              </w:rPr>
              <w:t>4 c</w:t>
            </w:r>
          </w:p>
        </w:tc>
        <w:tc>
          <w:tcPr>
            <w:tcW w:w="2340" w:type="dxa"/>
            <w:tcMar>
              <w:left w:w="58" w:type="dxa"/>
              <w:right w:w="58" w:type="dxa"/>
            </w:tcMar>
          </w:tcPr>
          <w:p w14:paraId="38E557FE" w14:textId="77777777" w:rsidR="00595820" w:rsidRDefault="00595820" w:rsidP="00595820">
            <w:pPr>
              <w:pStyle w:val="TableText"/>
            </w:pPr>
            <w:r>
              <w:t>-</w:t>
            </w:r>
          </w:p>
        </w:tc>
        <w:tc>
          <w:tcPr>
            <w:tcW w:w="858" w:type="dxa"/>
            <w:tcMar>
              <w:left w:w="58" w:type="dxa"/>
              <w:right w:w="58" w:type="dxa"/>
            </w:tcMar>
          </w:tcPr>
          <w:p w14:paraId="516D765A" w14:textId="77777777" w:rsidR="00595820" w:rsidRDefault="00595820" w:rsidP="00595820">
            <w:pPr>
              <w:pStyle w:val="TableText"/>
            </w:pPr>
            <w:r>
              <w:t>Spaces</w:t>
            </w:r>
          </w:p>
        </w:tc>
        <w:tc>
          <w:tcPr>
            <w:tcW w:w="431" w:type="dxa"/>
          </w:tcPr>
          <w:p w14:paraId="6F6234AE" w14:textId="77777777" w:rsidR="00595820" w:rsidRDefault="00595820" w:rsidP="00595820">
            <w:pPr>
              <w:pStyle w:val="TableText"/>
            </w:pPr>
            <w:r>
              <w:t>-</w:t>
            </w:r>
          </w:p>
        </w:tc>
        <w:tc>
          <w:tcPr>
            <w:tcW w:w="431" w:type="dxa"/>
          </w:tcPr>
          <w:p w14:paraId="258BFD2F" w14:textId="77777777" w:rsidR="00595820" w:rsidRDefault="00595820" w:rsidP="00595820">
            <w:pPr>
              <w:pStyle w:val="TableText"/>
            </w:pPr>
            <w:r>
              <w:t>-</w:t>
            </w:r>
          </w:p>
        </w:tc>
        <w:tc>
          <w:tcPr>
            <w:tcW w:w="432" w:type="dxa"/>
          </w:tcPr>
          <w:p w14:paraId="067CC53A" w14:textId="77777777" w:rsidR="00595820" w:rsidRDefault="00595820" w:rsidP="00595820">
            <w:pPr>
              <w:pStyle w:val="TableText"/>
            </w:pPr>
            <w:r>
              <w:t>X</w:t>
            </w:r>
          </w:p>
        </w:tc>
      </w:tr>
      <w:tr w:rsidR="00595820" w14:paraId="443DBF69" w14:textId="77777777" w:rsidTr="005C7A84">
        <w:trPr>
          <w:cantSplit/>
          <w:jc w:val="center"/>
        </w:trPr>
        <w:tc>
          <w:tcPr>
            <w:tcW w:w="802" w:type="dxa"/>
            <w:tcMar>
              <w:left w:w="58" w:type="dxa"/>
              <w:right w:w="58" w:type="dxa"/>
            </w:tcMar>
          </w:tcPr>
          <w:p w14:paraId="4D860048" w14:textId="3431D667" w:rsidR="00595820" w:rsidRDefault="00595820" w:rsidP="00595820">
            <w:pPr>
              <w:pStyle w:val="TableText"/>
            </w:pPr>
            <w:r>
              <w:t>2837 – 2844</w:t>
            </w:r>
          </w:p>
        </w:tc>
        <w:tc>
          <w:tcPr>
            <w:tcW w:w="2227" w:type="dxa"/>
            <w:tcMar>
              <w:left w:w="58" w:type="dxa"/>
              <w:right w:w="58" w:type="dxa"/>
            </w:tcMar>
          </w:tcPr>
          <w:p w14:paraId="28C5B9BA" w14:textId="77777777" w:rsidR="00595820" w:rsidRDefault="00595820" w:rsidP="00595820">
            <w:pPr>
              <w:pStyle w:val="TableText"/>
            </w:pPr>
            <w:r>
              <w:t>HDR CASH REC TRAILER DATE 15</w:t>
            </w:r>
          </w:p>
        </w:tc>
        <w:tc>
          <w:tcPr>
            <w:tcW w:w="2993" w:type="dxa"/>
            <w:tcMar>
              <w:left w:w="58" w:type="dxa"/>
              <w:right w:w="58" w:type="dxa"/>
            </w:tcMar>
          </w:tcPr>
          <w:p w14:paraId="4472D9CE" w14:textId="47B79470" w:rsidR="00595820" w:rsidRDefault="00595820" w:rsidP="00595820">
            <w:pPr>
              <w:pStyle w:val="TableText"/>
            </w:pPr>
            <w:r>
              <w:t>:P:IDR-</w:t>
            </w:r>
            <w:hyperlink r:id="rId827" w:history="1">
              <w:r>
                <w:rPr>
                  <w:rStyle w:val="Hyperlink"/>
                </w:rPr>
                <w:t>C-DATE</w:t>
              </w:r>
            </w:hyperlink>
          </w:p>
        </w:tc>
        <w:tc>
          <w:tcPr>
            <w:tcW w:w="2790" w:type="dxa"/>
            <w:tcMar>
              <w:left w:w="58" w:type="dxa"/>
              <w:right w:w="58" w:type="dxa"/>
            </w:tcMar>
          </w:tcPr>
          <w:p w14:paraId="051A8763" w14:textId="77777777" w:rsidR="00595820" w:rsidRDefault="00595820" w:rsidP="00595820">
            <w:pPr>
              <w:pStyle w:val="TableText"/>
            </w:pPr>
            <w:r>
              <w:t>C/R Trailer Date</w:t>
            </w:r>
          </w:p>
          <w:p w14:paraId="65C88262" w14:textId="77777777" w:rsidR="00595820" w:rsidRDefault="00595820" w:rsidP="00595820">
            <w:pPr>
              <w:pStyle w:val="TableText"/>
            </w:pPr>
            <w:r>
              <w:rPr>
                <w:rFonts w:cs="Arial"/>
                <w:color w:val="000000"/>
              </w:rPr>
              <w:t>T</w:t>
            </w:r>
            <w:r w:rsidRPr="001240C5">
              <w:rPr>
                <w:rFonts w:cs="Arial"/>
                <w:color w:val="000000"/>
              </w:rPr>
              <w:t>he date the C Trailer was added.</w:t>
            </w:r>
          </w:p>
        </w:tc>
        <w:tc>
          <w:tcPr>
            <w:tcW w:w="1080" w:type="dxa"/>
            <w:tcMar>
              <w:left w:w="58" w:type="dxa"/>
              <w:right w:w="58" w:type="dxa"/>
            </w:tcMar>
          </w:tcPr>
          <w:p w14:paraId="583EC3E4" w14:textId="77777777" w:rsidR="00595820" w:rsidRDefault="00595820" w:rsidP="00595820">
            <w:pPr>
              <w:pStyle w:val="TableText"/>
              <w:rPr>
                <w:caps/>
              </w:rPr>
            </w:pPr>
            <w:r>
              <w:rPr>
                <w:caps/>
              </w:rPr>
              <w:t>8 N</w:t>
            </w:r>
          </w:p>
        </w:tc>
        <w:tc>
          <w:tcPr>
            <w:tcW w:w="2340" w:type="dxa"/>
            <w:tcMar>
              <w:left w:w="58" w:type="dxa"/>
              <w:right w:w="58" w:type="dxa"/>
            </w:tcMar>
          </w:tcPr>
          <w:p w14:paraId="7AEDD6F2" w14:textId="77777777" w:rsidR="00595820" w:rsidRDefault="00595820" w:rsidP="00595820">
            <w:pPr>
              <w:pStyle w:val="TableText"/>
            </w:pPr>
            <w:r>
              <w:t>MMDDYYYY</w:t>
            </w:r>
          </w:p>
        </w:tc>
        <w:tc>
          <w:tcPr>
            <w:tcW w:w="858" w:type="dxa"/>
            <w:tcMar>
              <w:left w:w="58" w:type="dxa"/>
              <w:right w:w="58" w:type="dxa"/>
            </w:tcMar>
          </w:tcPr>
          <w:p w14:paraId="115BE8F2" w14:textId="77777777" w:rsidR="00595820" w:rsidRDefault="00595820" w:rsidP="00595820">
            <w:pPr>
              <w:pStyle w:val="TableText"/>
            </w:pPr>
            <w:r>
              <w:t>Zeros</w:t>
            </w:r>
          </w:p>
        </w:tc>
        <w:tc>
          <w:tcPr>
            <w:tcW w:w="431" w:type="dxa"/>
          </w:tcPr>
          <w:p w14:paraId="0E04361A" w14:textId="77777777" w:rsidR="00595820" w:rsidRDefault="00595820" w:rsidP="00595820">
            <w:pPr>
              <w:pStyle w:val="TableText"/>
            </w:pPr>
            <w:r>
              <w:t>-</w:t>
            </w:r>
          </w:p>
        </w:tc>
        <w:tc>
          <w:tcPr>
            <w:tcW w:w="431" w:type="dxa"/>
          </w:tcPr>
          <w:p w14:paraId="529C4109" w14:textId="77777777" w:rsidR="00595820" w:rsidRDefault="00595820" w:rsidP="00595820">
            <w:pPr>
              <w:pStyle w:val="TableText"/>
            </w:pPr>
            <w:r>
              <w:t>-</w:t>
            </w:r>
          </w:p>
        </w:tc>
        <w:tc>
          <w:tcPr>
            <w:tcW w:w="432" w:type="dxa"/>
          </w:tcPr>
          <w:p w14:paraId="4F77DBF2" w14:textId="77777777" w:rsidR="00595820" w:rsidRDefault="00595820" w:rsidP="00595820">
            <w:pPr>
              <w:pStyle w:val="TableText"/>
            </w:pPr>
            <w:r>
              <w:t>X</w:t>
            </w:r>
          </w:p>
        </w:tc>
      </w:tr>
    </w:tbl>
    <w:p w14:paraId="1AC229C7" w14:textId="21043BF0" w:rsidR="00884CD6" w:rsidRPr="003F4CA9" w:rsidRDefault="00884CD6" w:rsidP="00884CD6">
      <w:hyperlink w:anchor="_top" w:history="1">
        <w:r w:rsidRPr="003F4CA9">
          <w:rPr>
            <w:rStyle w:val="Hyperlink"/>
          </w:rPr>
          <w:t>Top</w:t>
        </w:r>
      </w:hyperlink>
    </w:p>
    <w:p w14:paraId="32F266DA" w14:textId="562837B8" w:rsidR="00161B7F" w:rsidRDefault="00161B7F" w:rsidP="000A270D">
      <w:pPr>
        <w:pStyle w:val="Caption"/>
      </w:pPr>
      <w:bookmarkStart w:id="1002" w:name="_Toc180744873"/>
      <w:r>
        <w:t xml:space="preserve">Table </w:t>
      </w:r>
      <w:r w:rsidR="007826BE">
        <w:fldChar w:fldCharType="begin"/>
      </w:r>
      <w:r w:rsidR="007826BE">
        <w:instrText xml:space="preserve"> SEQ Table \* ARABIC </w:instrText>
      </w:r>
      <w:r w:rsidR="007826BE">
        <w:fldChar w:fldCharType="separate"/>
      </w:r>
      <w:r w:rsidR="007826BE">
        <w:rPr>
          <w:noProof/>
        </w:rPr>
        <w:t>9</w:t>
      </w:r>
      <w:r w:rsidR="007826BE">
        <w:rPr>
          <w:noProof/>
        </w:rPr>
        <w:fldChar w:fldCharType="end"/>
      </w:r>
      <w:r>
        <w:t xml:space="preserve">. </w:t>
      </w:r>
      <w:r w:rsidRPr="00D17557">
        <w:t>IDR Claim Header Layout – Field</w:t>
      </w:r>
      <w:r w:rsidR="00FA36BE">
        <w:t>s</w:t>
      </w:r>
      <w:r w:rsidR="00111D48">
        <w:t xml:space="preserve"> </w:t>
      </w:r>
      <w:r w:rsidRPr="00D17557">
        <w:t>2845</w:t>
      </w:r>
      <w:r w:rsidR="00FA36BE">
        <w:t xml:space="preserve"> </w:t>
      </w:r>
      <w:r w:rsidRPr="00D17557">
        <w:t>thru</w:t>
      </w:r>
      <w:r>
        <w:t xml:space="preserve"> </w:t>
      </w:r>
      <w:r w:rsidR="001A539D">
        <w:t>3822</w:t>
      </w:r>
      <w:bookmarkEnd w:id="1002"/>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Header Layout – Fields 2845 thru 3822"/>
        <w:tblDescription w:val="Lists number. field, field name, description, format, values, no data value, and identifies Phases I, II, and III"/>
      </w:tblPr>
      <w:tblGrid>
        <w:gridCol w:w="802"/>
        <w:gridCol w:w="2227"/>
        <w:gridCol w:w="2993"/>
        <w:gridCol w:w="2790"/>
        <w:gridCol w:w="1080"/>
        <w:gridCol w:w="2340"/>
        <w:gridCol w:w="858"/>
        <w:gridCol w:w="431"/>
        <w:gridCol w:w="431"/>
        <w:gridCol w:w="432"/>
      </w:tblGrid>
      <w:tr w:rsidR="001A539D" w14:paraId="29CF5AF5" w14:textId="77777777" w:rsidTr="00BD7376">
        <w:trPr>
          <w:cantSplit/>
          <w:tblHeader/>
          <w:jc w:val="center"/>
        </w:trPr>
        <w:tc>
          <w:tcPr>
            <w:tcW w:w="802" w:type="dxa"/>
            <w:shd w:val="clear" w:color="auto" w:fill="F2F2F2" w:themeFill="background1" w:themeFillShade="F2"/>
            <w:tcMar>
              <w:left w:w="58" w:type="dxa"/>
              <w:right w:w="58" w:type="dxa"/>
            </w:tcMar>
          </w:tcPr>
          <w:p w14:paraId="69667DA6" w14:textId="77777777" w:rsidR="001A539D" w:rsidRPr="00135F82" w:rsidRDefault="001A539D" w:rsidP="0053487D">
            <w:pPr>
              <w:pStyle w:val="TableText"/>
              <w:rPr>
                <w:b/>
              </w:rPr>
            </w:pPr>
            <w:r w:rsidRPr="00135F82">
              <w:rPr>
                <w:b/>
              </w:rPr>
              <w:t>Num.</w:t>
            </w:r>
          </w:p>
        </w:tc>
        <w:tc>
          <w:tcPr>
            <w:tcW w:w="2227" w:type="dxa"/>
            <w:shd w:val="clear" w:color="auto" w:fill="F2F2F2" w:themeFill="background1" w:themeFillShade="F2"/>
            <w:tcMar>
              <w:left w:w="58" w:type="dxa"/>
              <w:right w:w="58" w:type="dxa"/>
            </w:tcMar>
          </w:tcPr>
          <w:p w14:paraId="1BEF40F8" w14:textId="77777777" w:rsidR="001A539D" w:rsidRPr="00135F82" w:rsidRDefault="001A539D" w:rsidP="0053487D">
            <w:pPr>
              <w:pStyle w:val="TableText"/>
              <w:rPr>
                <w:b/>
              </w:rPr>
            </w:pPr>
            <w:r w:rsidRPr="00135F82">
              <w:rPr>
                <w:b/>
              </w:rPr>
              <w:t>Field</w:t>
            </w:r>
          </w:p>
        </w:tc>
        <w:tc>
          <w:tcPr>
            <w:tcW w:w="2993" w:type="dxa"/>
            <w:shd w:val="clear" w:color="auto" w:fill="F2F2F2" w:themeFill="background1" w:themeFillShade="F2"/>
            <w:tcMar>
              <w:left w:w="58" w:type="dxa"/>
              <w:right w:w="58" w:type="dxa"/>
            </w:tcMar>
          </w:tcPr>
          <w:p w14:paraId="449C20A4" w14:textId="77777777" w:rsidR="001A539D" w:rsidRPr="00135F82" w:rsidRDefault="001A539D" w:rsidP="0053487D">
            <w:pPr>
              <w:pStyle w:val="TableText"/>
              <w:rPr>
                <w:b/>
              </w:rPr>
            </w:pPr>
            <w:r w:rsidRPr="00135F82">
              <w:rPr>
                <w:b/>
              </w:rPr>
              <w:t>Field Name</w:t>
            </w:r>
          </w:p>
        </w:tc>
        <w:tc>
          <w:tcPr>
            <w:tcW w:w="2790" w:type="dxa"/>
            <w:shd w:val="clear" w:color="auto" w:fill="F2F2F2" w:themeFill="background1" w:themeFillShade="F2"/>
            <w:tcMar>
              <w:left w:w="58" w:type="dxa"/>
              <w:right w:w="58" w:type="dxa"/>
            </w:tcMar>
          </w:tcPr>
          <w:p w14:paraId="349D1669" w14:textId="77777777" w:rsidR="001A539D" w:rsidRPr="00135F82" w:rsidRDefault="001A539D" w:rsidP="0053487D">
            <w:pPr>
              <w:pStyle w:val="TableText"/>
              <w:rPr>
                <w:b/>
              </w:rPr>
            </w:pPr>
            <w:r w:rsidRPr="00135F82">
              <w:rPr>
                <w:b/>
              </w:rPr>
              <w:t>Description</w:t>
            </w:r>
          </w:p>
        </w:tc>
        <w:tc>
          <w:tcPr>
            <w:tcW w:w="1080" w:type="dxa"/>
            <w:shd w:val="clear" w:color="auto" w:fill="F2F2F2" w:themeFill="background1" w:themeFillShade="F2"/>
            <w:tcMar>
              <w:left w:w="58" w:type="dxa"/>
              <w:right w:w="58" w:type="dxa"/>
            </w:tcMar>
          </w:tcPr>
          <w:p w14:paraId="09718407" w14:textId="77777777" w:rsidR="001A539D" w:rsidRPr="00135F82" w:rsidRDefault="001A539D" w:rsidP="0053487D">
            <w:pPr>
              <w:pStyle w:val="TableText"/>
              <w:rPr>
                <w:b/>
                <w:caps/>
              </w:rPr>
            </w:pPr>
            <w:r w:rsidRPr="00135F82">
              <w:rPr>
                <w:b/>
              </w:rPr>
              <w:t>Format</w:t>
            </w:r>
          </w:p>
        </w:tc>
        <w:tc>
          <w:tcPr>
            <w:tcW w:w="2340" w:type="dxa"/>
            <w:shd w:val="clear" w:color="auto" w:fill="F2F2F2" w:themeFill="background1" w:themeFillShade="F2"/>
            <w:tcMar>
              <w:left w:w="58" w:type="dxa"/>
              <w:right w:w="58" w:type="dxa"/>
            </w:tcMar>
          </w:tcPr>
          <w:p w14:paraId="62E2B7C3" w14:textId="77777777" w:rsidR="001A539D" w:rsidRPr="00135F82" w:rsidRDefault="001A539D" w:rsidP="0053487D">
            <w:pPr>
              <w:pStyle w:val="TableText"/>
              <w:rPr>
                <w:b/>
              </w:rPr>
            </w:pPr>
            <w:r w:rsidRPr="00135F82">
              <w:rPr>
                <w:b/>
              </w:rPr>
              <w:t>Values</w:t>
            </w:r>
          </w:p>
        </w:tc>
        <w:tc>
          <w:tcPr>
            <w:tcW w:w="858" w:type="dxa"/>
            <w:shd w:val="clear" w:color="auto" w:fill="F2F2F2" w:themeFill="background1" w:themeFillShade="F2"/>
            <w:tcMar>
              <w:left w:w="58" w:type="dxa"/>
              <w:right w:w="58" w:type="dxa"/>
            </w:tcMar>
          </w:tcPr>
          <w:p w14:paraId="2EB0AF06" w14:textId="77777777" w:rsidR="001A539D" w:rsidRPr="00135F82" w:rsidRDefault="001A539D" w:rsidP="0053487D">
            <w:pPr>
              <w:pStyle w:val="TableText"/>
              <w:rPr>
                <w:b/>
              </w:rPr>
            </w:pPr>
            <w:r w:rsidRPr="00135F82">
              <w:rPr>
                <w:b/>
              </w:rPr>
              <w:t>No Data Value</w:t>
            </w:r>
          </w:p>
        </w:tc>
        <w:tc>
          <w:tcPr>
            <w:tcW w:w="431" w:type="dxa"/>
            <w:shd w:val="clear" w:color="auto" w:fill="F2F2F2" w:themeFill="background1" w:themeFillShade="F2"/>
          </w:tcPr>
          <w:p w14:paraId="4B374455" w14:textId="77777777" w:rsidR="001A539D" w:rsidRPr="00135F82" w:rsidRDefault="001A539D" w:rsidP="0053487D">
            <w:pPr>
              <w:pStyle w:val="TableText"/>
              <w:rPr>
                <w:b/>
              </w:rPr>
            </w:pPr>
            <w:r w:rsidRPr="00135F82">
              <w:rPr>
                <w:b/>
              </w:rPr>
              <w:t>I</w:t>
            </w:r>
          </w:p>
        </w:tc>
        <w:tc>
          <w:tcPr>
            <w:tcW w:w="431" w:type="dxa"/>
            <w:shd w:val="clear" w:color="auto" w:fill="F2F2F2" w:themeFill="background1" w:themeFillShade="F2"/>
          </w:tcPr>
          <w:p w14:paraId="224551D7" w14:textId="77777777" w:rsidR="001A539D" w:rsidRPr="00135F82" w:rsidRDefault="001A539D" w:rsidP="0053487D">
            <w:pPr>
              <w:pStyle w:val="TableText"/>
              <w:rPr>
                <w:b/>
              </w:rPr>
            </w:pPr>
            <w:r w:rsidRPr="00135F82">
              <w:rPr>
                <w:b/>
              </w:rPr>
              <w:t>II</w:t>
            </w:r>
          </w:p>
        </w:tc>
        <w:tc>
          <w:tcPr>
            <w:tcW w:w="432" w:type="dxa"/>
            <w:shd w:val="clear" w:color="auto" w:fill="F2F2F2" w:themeFill="background1" w:themeFillShade="F2"/>
          </w:tcPr>
          <w:p w14:paraId="58615A3A" w14:textId="77777777" w:rsidR="001A539D" w:rsidRPr="00135F82" w:rsidRDefault="001A539D" w:rsidP="0053487D">
            <w:pPr>
              <w:pStyle w:val="TableText"/>
              <w:rPr>
                <w:b/>
              </w:rPr>
            </w:pPr>
            <w:r w:rsidRPr="00135F82">
              <w:rPr>
                <w:b/>
              </w:rPr>
              <w:t>III</w:t>
            </w:r>
          </w:p>
        </w:tc>
      </w:tr>
      <w:tr w:rsidR="00BE396E" w14:paraId="6D1F7D52" w14:textId="77777777" w:rsidTr="00BD7376">
        <w:trPr>
          <w:cantSplit/>
          <w:jc w:val="center"/>
        </w:trPr>
        <w:tc>
          <w:tcPr>
            <w:tcW w:w="802" w:type="dxa"/>
            <w:shd w:val="clear" w:color="auto" w:fill="FFFFFF"/>
            <w:tcMar>
              <w:left w:w="58" w:type="dxa"/>
              <w:right w:w="58" w:type="dxa"/>
            </w:tcMar>
          </w:tcPr>
          <w:p w14:paraId="0FE4F996" w14:textId="77777777" w:rsidR="00BE396E" w:rsidRDefault="00BE396E" w:rsidP="00BE396E">
            <w:pPr>
              <w:pStyle w:val="TableText"/>
              <w:rPr>
                <w:b/>
              </w:rPr>
            </w:pPr>
            <w:r>
              <w:rPr>
                <w:b/>
              </w:rPr>
              <w:t>2845</w:t>
            </w:r>
          </w:p>
        </w:tc>
        <w:tc>
          <w:tcPr>
            <w:tcW w:w="2227" w:type="dxa"/>
            <w:shd w:val="clear" w:color="auto" w:fill="FFFFFF"/>
            <w:tcMar>
              <w:left w:w="58" w:type="dxa"/>
              <w:right w:w="58" w:type="dxa"/>
            </w:tcMar>
          </w:tcPr>
          <w:p w14:paraId="5E47AC2F" w14:textId="77777777" w:rsidR="00BE396E" w:rsidRDefault="00BE396E" w:rsidP="00BE396E">
            <w:pPr>
              <w:pStyle w:val="TableText"/>
              <w:rPr>
                <w:b/>
              </w:rPr>
            </w:pPr>
            <w:r>
              <w:rPr>
                <w:b/>
              </w:rPr>
              <w:t>-</w:t>
            </w:r>
          </w:p>
        </w:tc>
        <w:tc>
          <w:tcPr>
            <w:tcW w:w="2993" w:type="dxa"/>
            <w:shd w:val="clear" w:color="auto" w:fill="FFFFFF"/>
            <w:tcMar>
              <w:left w:w="58" w:type="dxa"/>
              <w:right w:w="58" w:type="dxa"/>
            </w:tcMar>
          </w:tcPr>
          <w:p w14:paraId="7EA565DB" w14:textId="77777777" w:rsidR="00BE396E" w:rsidRDefault="00BE396E" w:rsidP="00BE396E">
            <w:pPr>
              <w:pStyle w:val="TableText"/>
              <w:rPr>
                <w:b/>
              </w:rPr>
            </w:pPr>
            <w:r>
              <w:rPr>
                <w:b/>
              </w:rPr>
              <w:t>-</w:t>
            </w:r>
          </w:p>
        </w:tc>
        <w:tc>
          <w:tcPr>
            <w:tcW w:w="2790" w:type="dxa"/>
            <w:shd w:val="clear" w:color="auto" w:fill="FFFFFF"/>
            <w:tcMar>
              <w:left w:w="58" w:type="dxa"/>
              <w:right w:w="58" w:type="dxa"/>
            </w:tcMar>
          </w:tcPr>
          <w:p w14:paraId="2A417A25" w14:textId="5D3E1723" w:rsidR="00BE396E" w:rsidRDefault="00BE396E" w:rsidP="00BE396E">
            <w:pPr>
              <w:pStyle w:val="TableText"/>
              <w:rPr>
                <w:b/>
              </w:rPr>
            </w:pPr>
            <w:r>
              <w:rPr>
                <w:b/>
              </w:rPr>
              <w:t xml:space="preserve">F </w:t>
            </w:r>
            <w:r w:rsidR="00463665">
              <w:rPr>
                <w:b/>
              </w:rPr>
              <w:t>Trailer</w:t>
            </w:r>
          </w:p>
        </w:tc>
        <w:tc>
          <w:tcPr>
            <w:tcW w:w="1080" w:type="dxa"/>
            <w:shd w:val="clear" w:color="auto" w:fill="FFFFFF"/>
            <w:tcMar>
              <w:left w:w="58" w:type="dxa"/>
              <w:right w:w="58" w:type="dxa"/>
            </w:tcMar>
          </w:tcPr>
          <w:p w14:paraId="2CF7B363" w14:textId="77777777" w:rsidR="00BE396E" w:rsidRDefault="00BE396E" w:rsidP="00BE396E">
            <w:pPr>
              <w:pStyle w:val="TableText"/>
              <w:rPr>
                <w:b/>
                <w:caps/>
              </w:rPr>
            </w:pPr>
            <w:r>
              <w:rPr>
                <w:b/>
                <w:caps/>
              </w:rPr>
              <w:t>-</w:t>
            </w:r>
          </w:p>
        </w:tc>
        <w:tc>
          <w:tcPr>
            <w:tcW w:w="2340" w:type="dxa"/>
            <w:shd w:val="clear" w:color="auto" w:fill="FFFFFF"/>
            <w:tcMar>
              <w:left w:w="58" w:type="dxa"/>
              <w:right w:w="58" w:type="dxa"/>
            </w:tcMar>
          </w:tcPr>
          <w:p w14:paraId="35A99D8E" w14:textId="77777777" w:rsidR="00BE396E" w:rsidRDefault="00BE396E" w:rsidP="00BE396E">
            <w:pPr>
              <w:pStyle w:val="TableText"/>
              <w:rPr>
                <w:b/>
              </w:rPr>
            </w:pPr>
            <w:r>
              <w:rPr>
                <w:b/>
              </w:rPr>
              <w:t>-</w:t>
            </w:r>
          </w:p>
        </w:tc>
        <w:tc>
          <w:tcPr>
            <w:tcW w:w="858" w:type="dxa"/>
            <w:shd w:val="clear" w:color="auto" w:fill="FFFFFF"/>
            <w:tcMar>
              <w:left w:w="58" w:type="dxa"/>
              <w:right w:w="58" w:type="dxa"/>
            </w:tcMar>
          </w:tcPr>
          <w:p w14:paraId="470E1A17" w14:textId="77777777" w:rsidR="00BE396E" w:rsidRDefault="00BE396E" w:rsidP="00BE396E">
            <w:pPr>
              <w:pStyle w:val="TableText"/>
              <w:rPr>
                <w:b/>
              </w:rPr>
            </w:pPr>
            <w:r>
              <w:rPr>
                <w:b/>
              </w:rPr>
              <w:t>-</w:t>
            </w:r>
          </w:p>
        </w:tc>
        <w:tc>
          <w:tcPr>
            <w:tcW w:w="431" w:type="dxa"/>
            <w:shd w:val="clear" w:color="auto" w:fill="FFFFFF"/>
          </w:tcPr>
          <w:p w14:paraId="030BC577" w14:textId="77777777" w:rsidR="00BE396E" w:rsidRDefault="00BE396E" w:rsidP="00BE396E">
            <w:pPr>
              <w:pStyle w:val="TableText"/>
              <w:rPr>
                <w:b/>
              </w:rPr>
            </w:pPr>
            <w:r>
              <w:rPr>
                <w:b/>
              </w:rPr>
              <w:t>-</w:t>
            </w:r>
          </w:p>
        </w:tc>
        <w:tc>
          <w:tcPr>
            <w:tcW w:w="431" w:type="dxa"/>
            <w:shd w:val="clear" w:color="auto" w:fill="FFFFFF"/>
          </w:tcPr>
          <w:p w14:paraId="75A3294A" w14:textId="77777777" w:rsidR="00BE396E" w:rsidRDefault="00BE396E" w:rsidP="00BE396E">
            <w:pPr>
              <w:pStyle w:val="TableText"/>
              <w:rPr>
                <w:b/>
              </w:rPr>
            </w:pPr>
            <w:r>
              <w:rPr>
                <w:b/>
              </w:rPr>
              <w:t>-</w:t>
            </w:r>
          </w:p>
        </w:tc>
        <w:tc>
          <w:tcPr>
            <w:tcW w:w="432" w:type="dxa"/>
            <w:shd w:val="clear" w:color="auto" w:fill="FFFFFF"/>
          </w:tcPr>
          <w:p w14:paraId="0F73EB88" w14:textId="77777777" w:rsidR="00BE396E" w:rsidRDefault="00BE396E" w:rsidP="00BE396E">
            <w:pPr>
              <w:pStyle w:val="TableText"/>
              <w:rPr>
                <w:b/>
              </w:rPr>
            </w:pPr>
            <w:r>
              <w:rPr>
                <w:b/>
              </w:rPr>
              <w:t>-</w:t>
            </w:r>
          </w:p>
        </w:tc>
      </w:tr>
      <w:tr w:rsidR="00BE396E" w14:paraId="0FF0A4CB" w14:textId="77777777" w:rsidTr="00BD7376">
        <w:trPr>
          <w:cantSplit/>
          <w:jc w:val="center"/>
        </w:trPr>
        <w:tc>
          <w:tcPr>
            <w:tcW w:w="802" w:type="dxa"/>
            <w:tcMar>
              <w:left w:w="58" w:type="dxa"/>
              <w:right w:w="58" w:type="dxa"/>
            </w:tcMar>
          </w:tcPr>
          <w:p w14:paraId="6C17A67A" w14:textId="1632CD95" w:rsidR="00BE396E" w:rsidRDefault="00135F82" w:rsidP="00BE396E">
            <w:pPr>
              <w:pStyle w:val="TableText"/>
              <w:rPr>
                <w:b/>
              </w:rPr>
            </w:pPr>
            <w:r>
              <w:rPr>
                <w:b/>
              </w:rPr>
              <w:t xml:space="preserve"> – </w:t>
            </w:r>
          </w:p>
        </w:tc>
        <w:tc>
          <w:tcPr>
            <w:tcW w:w="2227" w:type="dxa"/>
            <w:tcMar>
              <w:left w:w="58" w:type="dxa"/>
              <w:right w:w="58" w:type="dxa"/>
            </w:tcMar>
          </w:tcPr>
          <w:p w14:paraId="625A818A" w14:textId="77777777" w:rsidR="00BE396E" w:rsidRDefault="00BE396E" w:rsidP="00BE396E">
            <w:pPr>
              <w:pStyle w:val="TableText"/>
              <w:rPr>
                <w:b/>
              </w:rPr>
            </w:pPr>
            <w:r>
              <w:rPr>
                <w:b/>
              </w:rPr>
              <w:t>79 x 2 =158</w:t>
            </w:r>
          </w:p>
        </w:tc>
        <w:tc>
          <w:tcPr>
            <w:tcW w:w="2993" w:type="dxa"/>
            <w:tcMar>
              <w:left w:w="58" w:type="dxa"/>
              <w:right w:w="58" w:type="dxa"/>
            </w:tcMar>
          </w:tcPr>
          <w:p w14:paraId="452888A3" w14:textId="77777777" w:rsidR="00BE396E" w:rsidRDefault="00BE396E" w:rsidP="00BE396E">
            <w:pPr>
              <w:pStyle w:val="TableText"/>
              <w:rPr>
                <w:b/>
              </w:rPr>
            </w:pPr>
            <w:r>
              <w:rPr>
                <w:b/>
              </w:rPr>
              <w:t>Occurs 0 to 2 Times</w:t>
            </w:r>
          </w:p>
        </w:tc>
        <w:tc>
          <w:tcPr>
            <w:tcW w:w="2790" w:type="dxa"/>
            <w:tcMar>
              <w:left w:w="58" w:type="dxa"/>
              <w:right w:w="58" w:type="dxa"/>
            </w:tcMar>
          </w:tcPr>
          <w:p w14:paraId="3F0EB892" w14:textId="77777777" w:rsidR="00BE396E" w:rsidRDefault="00BE396E" w:rsidP="00BE396E">
            <w:pPr>
              <w:pStyle w:val="TableText"/>
              <w:rPr>
                <w:b/>
              </w:rPr>
            </w:pPr>
            <w:r>
              <w:rPr>
                <w:b/>
              </w:rPr>
              <w:t>Reissue Information</w:t>
            </w:r>
          </w:p>
        </w:tc>
        <w:tc>
          <w:tcPr>
            <w:tcW w:w="1080" w:type="dxa"/>
            <w:tcMar>
              <w:left w:w="58" w:type="dxa"/>
              <w:right w:w="58" w:type="dxa"/>
            </w:tcMar>
          </w:tcPr>
          <w:p w14:paraId="32CB8D56" w14:textId="77777777" w:rsidR="00BE396E" w:rsidRDefault="00BE396E" w:rsidP="00BE396E">
            <w:pPr>
              <w:pStyle w:val="TableText"/>
              <w:rPr>
                <w:b/>
                <w:caps/>
              </w:rPr>
            </w:pPr>
            <w:r>
              <w:rPr>
                <w:b/>
                <w:caps/>
              </w:rPr>
              <w:t>-</w:t>
            </w:r>
          </w:p>
        </w:tc>
        <w:tc>
          <w:tcPr>
            <w:tcW w:w="2340" w:type="dxa"/>
            <w:tcMar>
              <w:left w:w="58" w:type="dxa"/>
              <w:right w:w="58" w:type="dxa"/>
            </w:tcMar>
          </w:tcPr>
          <w:p w14:paraId="45F9DCFB" w14:textId="77777777" w:rsidR="00BE396E" w:rsidRDefault="00BE396E" w:rsidP="00BE396E">
            <w:pPr>
              <w:pStyle w:val="TableText"/>
              <w:rPr>
                <w:b/>
              </w:rPr>
            </w:pPr>
            <w:r>
              <w:rPr>
                <w:b/>
              </w:rPr>
              <w:t>-</w:t>
            </w:r>
          </w:p>
        </w:tc>
        <w:tc>
          <w:tcPr>
            <w:tcW w:w="858" w:type="dxa"/>
            <w:tcMar>
              <w:left w:w="58" w:type="dxa"/>
              <w:right w:w="58" w:type="dxa"/>
            </w:tcMar>
          </w:tcPr>
          <w:p w14:paraId="1D9F60A1" w14:textId="77777777" w:rsidR="00BE396E" w:rsidRDefault="00BE396E" w:rsidP="00BE396E">
            <w:pPr>
              <w:pStyle w:val="TableText"/>
              <w:rPr>
                <w:b/>
              </w:rPr>
            </w:pPr>
            <w:r>
              <w:rPr>
                <w:b/>
              </w:rPr>
              <w:t>-</w:t>
            </w:r>
          </w:p>
        </w:tc>
        <w:tc>
          <w:tcPr>
            <w:tcW w:w="431" w:type="dxa"/>
          </w:tcPr>
          <w:p w14:paraId="064AB2FE" w14:textId="77777777" w:rsidR="00BE396E" w:rsidRDefault="00BE396E" w:rsidP="00BE396E">
            <w:pPr>
              <w:pStyle w:val="TableText"/>
              <w:rPr>
                <w:b/>
              </w:rPr>
            </w:pPr>
            <w:r>
              <w:rPr>
                <w:b/>
              </w:rPr>
              <w:t>-</w:t>
            </w:r>
          </w:p>
        </w:tc>
        <w:tc>
          <w:tcPr>
            <w:tcW w:w="431" w:type="dxa"/>
          </w:tcPr>
          <w:p w14:paraId="7AC17E15" w14:textId="77777777" w:rsidR="00BE396E" w:rsidRDefault="00BE396E" w:rsidP="00BE396E">
            <w:pPr>
              <w:pStyle w:val="TableText"/>
              <w:rPr>
                <w:b/>
              </w:rPr>
            </w:pPr>
            <w:r>
              <w:rPr>
                <w:b/>
              </w:rPr>
              <w:t>-</w:t>
            </w:r>
          </w:p>
        </w:tc>
        <w:tc>
          <w:tcPr>
            <w:tcW w:w="432" w:type="dxa"/>
          </w:tcPr>
          <w:p w14:paraId="6C0ED43A" w14:textId="77777777" w:rsidR="00BE396E" w:rsidRDefault="00BE396E" w:rsidP="00BE396E">
            <w:pPr>
              <w:pStyle w:val="TableText"/>
              <w:rPr>
                <w:b/>
              </w:rPr>
            </w:pPr>
            <w:r>
              <w:rPr>
                <w:b/>
              </w:rPr>
              <w:t>-</w:t>
            </w:r>
          </w:p>
        </w:tc>
      </w:tr>
      <w:tr w:rsidR="00BE396E" w14:paraId="22B3AC8C" w14:textId="77777777" w:rsidTr="00BD7376">
        <w:trPr>
          <w:cantSplit/>
          <w:jc w:val="center"/>
        </w:trPr>
        <w:tc>
          <w:tcPr>
            <w:tcW w:w="802" w:type="dxa"/>
            <w:tcMar>
              <w:left w:w="58" w:type="dxa"/>
              <w:right w:w="58" w:type="dxa"/>
            </w:tcMar>
          </w:tcPr>
          <w:p w14:paraId="1DEEACA1" w14:textId="77777777" w:rsidR="00BE396E" w:rsidRDefault="00BE396E" w:rsidP="00BE396E">
            <w:pPr>
              <w:pStyle w:val="TableText"/>
            </w:pPr>
            <w:r>
              <w:t>2845</w:t>
            </w:r>
          </w:p>
        </w:tc>
        <w:tc>
          <w:tcPr>
            <w:tcW w:w="2227" w:type="dxa"/>
            <w:tcMar>
              <w:left w:w="58" w:type="dxa"/>
              <w:right w:w="58" w:type="dxa"/>
            </w:tcMar>
          </w:tcPr>
          <w:p w14:paraId="68616EC2" w14:textId="77777777" w:rsidR="00BE396E" w:rsidRDefault="00BE396E" w:rsidP="00BE396E">
            <w:pPr>
              <w:pStyle w:val="TableText"/>
            </w:pPr>
            <w:r>
              <w:t>REISSUE TYPE 1</w:t>
            </w:r>
          </w:p>
        </w:tc>
        <w:tc>
          <w:tcPr>
            <w:tcW w:w="2993" w:type="dxa"/>
            <w:tcMar>
              <w:left w:w="58" w:type="dxa"/>
              <w:right w:w="58" w:type="dxa"/>
            </w:tcMar>
          </w:tcPr>
          <w:p w14:paraId="7CE2F33F" w14:textId="56ED032D" w:rsidR="00BE396E" w:rsidRDefault="00BE396E" w:rsidP="00BE396E">
            <w:pPr>
              <w:pStyle w:val="TableText"/>
            </w:pPr>
            <w:r>
              <w:t>:P:IDR-</w:t>
            </w:r>
            <w:hyperlink r:id="rId828" w:history="1">
              <w:r>
                <w:rPr>
                  <w:rStyle w:val="Hyperlink"/>
                </w:rPr>
                <w:t>F</w:t>
              </w:r>
              <w:bookmarkStart w:id="1003" w:name="_Hlt517153350"/>
              <w:r>
                <w:rPr>
                  <w:rStyle w:val="Hyperlink"/>
                </w:rPr>
                <w:t>-</w:t>
              </w:r>
              <w:bookmarkStart w:id="1004" w:name="_Hlt500226185"/>
              <w:bookmarkEnd w:id="1003"/>
              <w:r>
                <w:rPr>
                  <w:rStyle w:val="Hyperlink"/>
                </w:rPr>
                <w:t>T</w:t>
              </w:r>
              <w:bookmarkStart w:id="1005" w:name="_Hlt514745379"/>
              <w:bookmarkEnd w:id="1004"/>
              <w:r>
                <w:rPr>
                  <w:rStyle w:val="Hyperlink"/>
                </w:rPr>
                <w:t>Y</w:t>
              </w:r>
              <w:bookmarkStart w:id="1006" w:name="_Hlt28764764"/>
              <w:bookmarkEnd w:id="1005"/>
              <w:r>
                <w:rPr>
                  <w:rStyle w:val="Hyperlink"/>
                </w:rPr>
                <w:t>P</w:t>
              </w:r>
              <w:bookmarkEnd w:id="1006"/>
              <w:r>
                <w:rPr>
                  <w:rStyle w:val="Hyperlink"/>
                </w:rPr>
                <w:t>E</w:t>
              </w:r>
            </w:hyperlink>
          </w:p>
        </w:tc>
        <w:tc>
          <w:tcPr>
            <w:tcW w:w="2790" w:type="dxa"/>
            <w:tcMar>
              <w:left w:w="58" w:type="dxa"/>
              <w:right w:w="58" w:type="dxa"/>
            </w:tcMar>
          </w:tcPr>
          <w:p w14:paraId="299AB1DF" w14:textId="77777777" w:rsidR="00BE396E" w:rsidRDefault="00BE396E" w:rsidP="00BE396E">
            <w:pPr>
              <w:pStyle w:val="TableText"/>
            </w:pPr>
            <w:r>
              <w:t>Reissue type</w:t>
            </w:r>
          </w:p>
          <w:p w14:paraId="2EA686C3" w14:textId="77777777" w:rsidR="00BE396E" w:rsidRDefault="00BE396E" w:rsidP="00BE396E">
            <w:pPr>
              <w:pStyle w:val="TableText"/>
            </w:pPr>
            <w:r w:rsidRPr="00674907">
              <w:rPr>
                <w:rFonts w:cs="Arial"/>
                <w:color w:val="000000"/>
              </w:rPr>
              <w:t>The value in this field indicates the type of reissue transaction that was performed on this record</w:t>
            </w:r>
            <w:r>
              <w:rPr>
                <w:rFonts w:cs="Arial"/>
                <w:color w:val="000000"/>
              </w:rPr>
              <w:t>.</w:t>
            </w:r>
          </w:p>
        </w:tc>
        <w:tc>
          <w:tcPr>
            <w:tcW w:w="1080" w:type="dxa"/>
            <w:tcMar>
              <w:left w:w="58" w:type="dxa"/>
              <w:right w:w="58" w:type="dxa"/>
            </w:tcMar>
          </w:tcPr>
          <w:p w14:paraId="458CBD02" w14:textId="77777777" w:rsidR="00BE396E" w:rsidRDefault="00BE396E" w:rsidP="00BE396E">
            <w:pPr>
              <w:pStyle w:val="TableText"/>
              <w:rPr>
                <w:caps/>
              </w:rPr>
            </w:pPr>
            <w:r>
              <w:rPr>
                <w:caps/>
              </w:rPr>
              <w:t>1 C</w:t>
            </w:r>
          </w:p>
        </w:tc>
        <w:tc>
          <w:tcPr>
            <w:tcW w:w="2340" w:type="dxa"/>
            <w:tcMar>
              <w:left w:w="58" w:type="dxa"/>
              <w:right w:w="58" w:type="dxa"/>
            </w:tcMar>
          </w:tcPr>
          <w:p w14:paraId="433BCB38" w14:textId="77777777" w:rsidR="00BE396E" w:rsidRPr="0097365E" w:rsidRDefault="00BE396E" w:rsidP="00BE396E">
            <w:pPr>
              <w:pStyle w:val="TableText"/>
              <w:rPr>
                <w:rFonts w:cs="Arial"/>
                <w:color w:val="000000"/>
              </w:rPr>
            </w:pPr>
            <w:r w:rsidRPr="0042502A">
              <w:rPr>
                <w:rFonts w:cs="Arial"/>
                <w:b/>
                <w:color w:val="000000"/>
              </w:rPr>
              <w:t>Valid Values:</w:t>
            </w:r>
          </w:p>
          <w:p w14:paraId="67F006D9" w14:textId="581868EC" w:rsidR="00BE396E" w:rsidRPr="0097365E" w:rsidRDefault="00BE396E" w:rsidP="00245396">
            <w:pPr>
              <w:pStyle w:val="TableTextBullet"/>
            </w:pPr>
            <w:r w:rsidRPr="0097365E">
              <w:t xml:space="preserve">F </w:t>
            </w:r>
            <w:r w:rsidR="00385FF3">
              <w:t xml:space="preserve">– </w:t>
            </w:r>
            <w:r w:rsidRPr="0097365E">
              <w:t>EGHP Check posting</w:t>
            </w:r>
          </w:p>
          <w:p w14:paraId="7E43950F" w14:textId="6E8B6776" w:rsidR="00BE396E" w:rsidRPr="0097365E" w:rsidRDefault="00BE396E" w:rsidP="00245396">
            <w:pPr>
              <w:pStyle w:val="TableTextBullet"/>
            </w:pPr>
            <w:r w:rsidRPr="0097365E">
              <w:t xml:space="preserve">I </w:t>
            </w:r>
            <w:r w:rsidR="00385FF3">
              <w:t xml:space="preserve">– </w:t>
            </w:r>
            <w:r w:rsidRPr="0097365E">
              <w:t>NSPR Pay</w:t>
            </w:r>
          </w:p>
          <w:p w14:paraId="01BA65AD" w14:textId="137A0D2F" w:rsidR="00BE396E" w:rsidRPr="0097365E" w:rsidRDefault="00BE396E" w:rsidP="00245396">
            <w:pPr>
              <w:pStyle w:val="TableTextBullet"/>
            </w:pPr>
            <w:r w:rsidRPr="0097365E">
              <w:t xml:space="preserve">P </w:t>
            </w:r>
            <w:r w:rsidR="00385FF3">
              <w:t xml:space="preserve">– </w:t>
            </w:r>
            <w:r w:rsidRPr="0097365E">
              <w:t>Regular pay posting with ADS trailer</w:t>
            </w:r>
          </w:p>
          <w:p w14:paraId="66DB4FD3" w14:textId="48C8DD0B" w:rsidR="00BE396E" w:rsidRPr="0097365E" w:rsidRDefault="00BE396E" w:rsidP="00245396">
            <w:pPr>
              <w:pStyle w:val="TableTextBullet"/>
            </w:pPr>
            <w:r w:rsidRPr="0097365E">
              <w:t xml:space="preserve">R </w:t>
            </w:r>
            <w:r w:rsidR="00385FF3">
              <w:t xml:space="preserve">– </w:t>
            </w:r>
            <w:r w:rsidRPr="0097365E">
              <w:t>Re</w:t>
            </w:r>
            <w:r w:rsidR="00385FF3">
              <w:t xml:space="preserve">– </w:t>
            </w:r>
            <w:r w:rsidRPr="0097365E">
              <w:t>issue check posting</w:t>
            </w:r>
          </w:p>
          <w:p w14:paraId="0692316B" w14:textId="683E0187" w:rsidR="00BE396E" w:rsidRDefault="00BE396E" w:rsidP="00245396">
            <w:pPr>
              <w:pStyle w:val="TableTextBullet"/>
            </w:pPr>
            <w:r w:rsidRPr="0097365E">
              <w:t xml:space="preserve">S </w:t>
            </w:r>
            <w:r w:rsidR="00385FF3">
              <w:t xml:space="preserve">– </w:t>
            </w:r>
            <w:r w:rsidRPr="0097365E">
              <w:t>Special check posting</w:t>
            </w:r>
          </w:p>
        </w:tc>
        <w:tc>
          <w:tcPr>
            <w:tcW w:w="858" w:type="dxa"/>
            <w:tcMar>
              <w:left w:w="58" w:type="dxa"/>
              <w:right w:w="58" w:type="dxa"/>
            </w:tcMar>
          </w:tcPr>
          <w:p w14:paraId="317E7F3C" w14:textId="77777777" w:rsidR="00BE396E" w:rsidRDefault="00BE396E" w:rsidP="00BE396E">
            <w:pPr>
              <w:pStyle w:val="TableText"/>
            </w:pPr>
            <w:r>
              <w:t>Spaces</w:t>
            </w:r>
          </w:p>
        </w:tc>
        <w:tc>
          <w:tcPr>
            <w:tcW w:w="431" w:type="dxa"/>
          </w:tcPr>
          <w:p w14:paraId="5CE3DE76" w14:textId="77777777" w:rsidR="00BE396E" w:rsidRDefault="00BE396E" w:rsidP="00BE396E">
            <w:pPr>
              <w:pStyle w:val="TableText"/>
            </w:pPr>
            <w:r>
              <w:t>-</w:t>
            </w:r>
          </w:p>
        </w:tc>
        <w:tc>
          <w:tcPr>
            <w:tcW w:w="431" w:type="dxa"/>
          </w:tcPr>
          <w:p w14:paraId="2CDA4184" w14:textId="77777777" w:rsidR="00BE396E" w:rsidRDefault="00BE396E" w:rsidP="00BE396E">
            <w:pPr>
              <w:pStyle w:val="TableText"/>
            </w:pPr>
            <w:r>
              <w:t>-</w:t>
            </w:r>
          </w:p>
        </w:tc>
        <w:tc>
          <w:tcPr>
            <w:tcW w:w="432" w:type="dxa"/>
          </w:tcPr>
          <w:p w14:paraId="4C1026F7" w14:textId="77777777" w:rsidR="00BE396E" w:rsidRDefault="00BE396E" w:rsidP="00BE396E">
            <w:pPr>
              <w:pStyle w:val="TableText"/>
            </w:pPr>
            <w:r>
              <w:t>X</w:t>
            </w:r>
          </w:p>
        </w:tc>
      </w:tr>
      <w:tr w:rsidR="00BE396E" w14:paraId="7F3C1493" w14:textId="77777777" w:rsidTr="00BD7376">
        <w:trPr>
          <w:cantSplit/>
          <w:jc w:val="center"/>
        </w:trPr>
        <w:tc>
          <w:tcPr>
            <w:tcW w:w="802" w:type="dxa"/>
            <w:tcMar>
              <w:left w:w="58" w:type="dxa"/>
              <w:right w:w="58" w:type="dxa"/>
            </w:tcMar>
          </w:tcPr>
          <w:p w14:paraId="61EF3007" w14:textId="77777777" w:rsidR="00BE396E" w:rsidRDefault="00BE396E" w:rsidP="00BE396E">
            <w:pPr>
              <w:pStyle w:val="TableText"/>
            </w:pPr>
            <w:r>
              <w:t>2846</w:t>
            </w:r>
          </w:p>
        </w:tc>
        <w:tc>
          <w:tcPr>
            <w:tcW w:w="2227" w:type="dxa"/>
            <w:tcMar>
              <w:left w:w="58" w:type="dxa"/>
              <w:right w:w="58" w:type="dxa"/>
            </w:tcMar>
          </w:tcPr>
          <w:p w14:paraId="30126D16" w14:textId="77777777" w:rsidR="00BE396E" w:rsidRDefault="00BE396E" w:rsidP="00BE396E">
            <w:pPr>
              <w:pStyle w:val="TableText"/>
            </w:pPr>
            <w:r>
              <w:t>REISSUE TRAILER NUMBER 1</w:t>
            </w:r>
          </w:p>
        </w:tc>
        <w:tc>
          <w:tcPr>
            <w:tcW w:w="2993" w:type="dxa"/>
            <w:tcMar>
              <w:left w:w="58" w:type="dxa"/>
              <w:right w:w="58" w:type="dxa"/>
            </w:tcMar>
          </w:tcPr>
          <w:p w14:paraId="4DEFB816" w14:textId="5643A5BE" w:rsidR="00BE396E" w:rsidRDefault="00BE396E" w:rsidP="00BE396E">
            <w:pPr>
              <w:pStyle w:val="TableText"/>
            </w:pPr>
            <w:r>
              <w:t>:P:IDR-</w:t>
            </w:r>
            <w:hyperlink r:id="rId829" w:history="1">
              <w:r>
                <w:rPr>
                  <w:rStyle w:val="Hyperlink"/>
                </w:rPr>
                <w:t>F</w:t>
              </w:r>
              <w:bookmarkStart w:id="1007" w:name="_Hlt500226194"/>
              <w:r>
                <w:rPr>
                  <w:rStyle w:val="Hyperlink"/>
                </w:rPr>
                <w:t>-</w:t>
              </w:r>
              <w:bookmarkStart w:id="1008" w:name="_Hlt514745384"/>
              <w:bookmarkEnd w:id="1007"/>
              <w:r>
                <w:rPr>
                  <w:rStyle w:val="Hyperlink"/>
                </w:rPr>
                <w:t>T</w:t>
              </w:r>
              <w:bookmarkStart w:id="1009" w:name="_Hlt527363289"/>
              <w:bookmarkEnd w:id="1008"/>
              <w:r>
                <w:rPr>
                  <w:rStyle w:val="Hyperlink"/>
                </w:rPr>
                <w:t>R</w:t>
              </w:r>
              <w:bookmarkStart w:id="1010" w:name="_Hlt517153353"/>
              <w:bookmarkEnd w:id="1009"/>
              <w:r>
                <w:rPr>
                  <w:rStyle w:val="Hyperlink"/>
                </w:rPr>
                <w:t>L</w:t>
              </w:r>
              <w:bookmarkStart w:id="1011" w:name="_Hlt28764761"/>
              <w:bookmarkEnd w:id="1010"/>
              <w:r>
                <w:rPr>
                  <w:rStyle w:val="Hyperlink"/>
                </w:rPr>
                <w:t>R</w:t>
              </w:r>
              <w:bookmarkEnd w:id="1011"/>
              <w:r>
                <w:rPr>
                  <w:rStyle w:val="Hyperlink"/>
                </w:rPr>
                <w:t>-</w:t>
              </w:r>
              <w:bookmarkStart w:id="1012" w:name="_Hlt506709950"/>
              <w:r>
                <w:rPr>
                  <w:rStyle w:val="Hyperlink"/>
                </w:rPr>
                <w:t>N</w:t>
              </w:r>
              <w:bookmarkEnd w:id="1012"/>
              <w:r>
                <w:rPr>
                  <w:rStyle w:val="Hyperlink"/>
                </w:rPr>
                <w:t>UMB</w:t>
              </w:r>
            </w:hyperlink>
          </w:p>
        </w:tc>
        <w:tc>
          <w:tcPr>
            <w:tcW w:w="2790" w:type="dxa"/>
            <w:tcMar>
              <w:left w:w="58" w:type="dxa"/>
              <w:right w:w="58" w:type="dxa"/>
            </w:tcMar>
          </w:tcPr>
          <w:p w14:paraId="00760EB2" w14:textId="77777777" w:rsidR="00BE396E" w:rsidRDefault="00BE396E" w:rsidP="00BE396E">
            <w:pPr>
              <w:pStyle w:val="TableText"/>
            </w:pPr>
            <w:r>
              <w:t>Reissue trailer number</w:t>
            </w:r>
          </w:p>
          <w:p w14:paraId="4C1E68F4" w14:textId="1ABECC7B" w:rsidR="00BE396E" w:rsidRDefault="00BE396E" w:rsidP="003962F0">
            <w:pPr>
              <w:pStyle w:val="TableText"/>
            </w:pPr>
            <w:r w:rsidRPr="00674907">
              <w:rPr>
                <w:rFonts w:cs="Arial"/>
                <w:color w:val="000000"/>
              </w:rPr>
              <w:t>This field carries the check reissue trailer occurrence number. Only the two most current reissue trailers are kept.</w:t>
            </w:r>
          </w:p>
        </w:tc>
        <w:tc>
          <w:tcPr>
            <w:tcW w:w="1080" w:type="dxa"/>
            <w:tcMar>
              <w:left w:w="58" w:type="dxa"/>
              <w:right w:w="58" w:type="dxa"/>
            </w:tcMar>
          </w:tcPr>
          <w:p w14:paraId="45AD2B83" w14:textId="77777777" w:rsidR="00BE396E" w:rsidRDefault="00BE396E" w:rsidP="00BE396E">
            <w:pPr>
              <w:pStyle w:val="TableText"/>
              <w:rPr>
                <w:caps/>
              </w:rPr>
            </w:pPr>
            <w:r>
              <w:rPr>
                <w:caps/>
              </w:rPr>
              <w:t>1 C</w:t>
            </w:r>
          </w:p>
        </w:tc>
        <w:tc>
          <w:tcPr>
            <w:tcW w:w="2340" w:type="dxa"/>
            <w:tcMar>
              <w:left w:w="58" w:type="dxa"/>
              <w:right w:w="58" w:type="dxa"/>
            </w:tcMar>
          </w:tcPr>
          <w:p w14:paraId="1F6B21D9" w14:textId="152494EF" w:rsidR="00BE396E" w:rsidRDefault="00BE396E" w:rsidP="00385FF3">
            <w:pPr>
              <w:pStyle w:val="TableText"/>
            </w:pPr>
            <w:r w:rsidRPr="00674907">
              <w:rPr>
                <w:rFonts w:cs="Arial"/>
                <w:color w:val="000000"/>
              </w:rPr>
              <w:t>Valid range of trailer occurrence number: 1 or 2</w:t>
            </w:r>
          </w:p>
        </w:tc>
        <w:tc>
          <w:tcPr>
            <w:tcW w:w="858" w:type="dxa"/>
            <w:tcMar>
              <w:left w:w="58" w:type="dxa"/>
              <w:right w:w="58" w:type="dxa"/>
            </w:tcMar>
          </w:tcPr>
          <w:p w14:paraId="6BFE52D4" w14:textId="77777777" w:rsidR="00BE396E" w:rsidRDefault="00BE396E" w:rsidP="00BE396E">
            <w:pPr>
              <w:pStyle w:val="TableText"/>
            </w:pPr>
            <w:r>
              <w:t>Spaces</w:t>
            </w:r>
          </w:p>
        </w:tc>
        <w:tc>
          <w:tcPr>
            <w:tcW w:w="431" w:type="dxa"/>
          </w:tcPr>
          <w:p w14:paraId="16BC766B" w14:textId="77777777" w:rsidR="00BE396E" w:rsidRDefault="00BE396E" w:rsidP="00BE396E">
            <w:pPr>
              <w:pStyle w:val="TableText"/>
            </w:pPr>
            <w:r>
              <w:t>-</w:t>
            </w:r>
          </w:p>
        </w:tc>
        <w:tc>
          <w:tcPr>
            <w:tcW w:w="431" w:type="dxa"/>
          </w:tcPr>
          <w:p w14:paraId="5717B3D2" w14:textId="77777777" w:rsidR="00BE396E" w:rsidRDefault="00BE396E" w:rsidP="00BE396E">
            <w:pPr>
              <w:pStyle w:val="TableText"/>
            </w:pPr>
            <w:r>
              <w:t>-</w:t>
            </w:r>
          </w:p>
        </w:tc>
        <w:tc>
          <w:tcPr>
            <w:tcW w:w="432" w:type="dxa"/>
          </w:tcPr>
          <w:p w14:paraId="435A6E08" w14:textId="77777777" w:rsidR="00BE396E" w:rsidRDefault="00BE396E" w:rsidP="00BE396E">
            <w:pPr>
              <w:pStyle w:val="TableText"/>
            </w:pPr>
            <w:r>
              <w:t>X</w:t>
            </w:r>
          </w:p>
        </w:tc>
      </w:tr>
      <w:tr w:rsidR="00BE396E" w14:paraId="43CF6AF7" w14:textId="77777777" w:rsidTr="00BD7376">
        <w:trPr>
          <w:cantSplit/>
          <w:jc w:val="center"/>
        </w:trPr>
        <w:tc>
          <w:tcPr>
            <w:tcW w:w="802" w:type="dxa"/>
            <w:tcMar>
              <w:left w:w="58" w:type="dxa"/>
              <w:right w:w="58" w:type="dxa"/>
            </w:tcMar>
          </w:tcPr>
          <w:p w14:paraId="3EEE4C48" w14:textId="105C5B5B" w:rsidR="00BE396E" w:rsidRDefault="00BE396E" w:rsidP="00BE396E">
            <w:pPr>
              <w:pStyle w:val="TableText"/>
            </w:pPr>
            <w:r>
              <w:t>2847</w:t>
            </w:r>
            <w:r w:rsidR="00135F82">
              <w:t xml:space="preserve"> – </w:t>
            </w:r>
            <w:r>
              <w:t>2855</w:t>
            </w:r>
          </w:p>
        </w:tc>
        <w:tc>
          <w:tcPr>
            <w:tcW w:w="2227" w:type="dxa"/>
            <w:tcMar>
              <w:left w:w="58" w:type="dxa"/>
              <w:right w:w="58" w:type="dxa"/>
            </w:tcMar>
          </w:tcPr>
          <w:p w14:paraId="56F129D1" w14:textId="77777777" w:rsidR="00BE396E" w:rsidRDefault="00BE396E" w:rsidP="00BE396E">
            <w:pPr>
              <w:pStyle w:val="TableText"/>
            </w:pPr>
            <w:r>
              <w:t>BENE ORIG INT CHECK NUMBER 1</w:t>
            </w:r>
          </w:p>
        </w:tc>
        <w:tc>
          <w:tcPr>
            <w:tcW w:w="2993" w:type="dxa"/>
            <w:tcMar>
              <w:left w:w="58" w:type="dxa"/>
              <w:right w:w="58" w:type="dxa"/>
            </w:tcMar>
          </w:tcPr>
          <w:p w14:paraId="7CDE1196" w14:textId="6136535F" w:rsidR="00BE396E" w:rsidRDefault="00BE396E" w:rsidP="00BE396E">
            <w:pPr>
              <w:pStyle w:val="TableText"/>
            </w:pPr>
            <w:r>
              <w:t>:P:IDR-</w:t>
            </w:r>
            <w:bookmarkStart w:id="1013" w:name="_Hlt500226199"/>
            <w:r>
              <w:fldChar w:fldCharType="begin"/>
            </w:r>
            <w:r w:rsidR="009B1347">
              <w:instrText>HYPERLINK "..\\..\\DataDictionary\\COBOL\\F\\F-BENE-INT-EOB.docx"</w:instrText>
            </w:r>
            <w:r>
              <w:fldChar w:fldCharType="separate"/>
            </w:r>
            <w:r>
              <w:rPr>
                <w:rStyle w:val="Hyperlink"/>
              </w:rPr>
              <w:t>F</w:t>
            </w:r>
            <w:bookmarkStart w:id="1014" w:name="_Hlt527363366"/>
            <w:r>
              <w:rPr>
                <w:rStyle w:val="Hyperlink"/>
              </w:rPr>
              <w:t>-</w:t>
            </w:r>
            <w:bookmarkStart w:id="1015" w:name="_Hlt28764794"/>
            <w:bookmarkEnd w:id="1014"/>
            <w:r>
              <w:rPr>
                <w:rStyle w:val="Hyperlink"/>
              </w:rPr>
              <w:t>B</w:t>
            </w:r>
            <w:bookmarkStart w:id="1016" w:name="_Hlt506709926"/>
            <w:bookmarkEnd w:id="1015"/>
            <w:r>
              <w:rPr>
                <w:rStyle w:val="Hyperlink"/>
              </w:rPr>
              <w:t>E</w:t>
            </w:r>
            <w:bookmarkStart w:id="1017" w:name="_Hlt514745390"/>
            <w:bookmarkEnd w:id="1016"/>
            <w:r>
              <w:rPr>
                <w:rStyle w:val="Hyperlink"/>
              </w:rPr>
              <w:t>N</w:t>
            </w:r>
            <w:bookmarkStart w:id="1018" w:name="_Hlt12270041"/>
            <w:bookmarkEnd w:id="1017"/>
            <w:r>
              <w:rPr>
                <w:rStyle w:val="Hyperlink"/>
              </w:rPr>
              <w:t>E</w:t>
            </w:r>
            <w:bookmarkEnd w:id="1018"/>
            <w:r>
              <w:rPr>
                <w:rStyle w:val="Hyperlink"/>
              </w:rPr>
              <w:t>-INT-EOB</w:t>
            </w:r>
            <w:bookmarkEnd w:id="1013"/>
            <w:r>
              <w:fldChar w:fldCharType="end"/>
            </w:r>
          </w:p>
        </w:tc>
        <w:tc>
          <w:tcPr>
            <w:tcW w:w="2790" w:type="dxa"/>
            <w:tcMar>
              <w:left w:w="58" w:type="dxa"/>
              <w:right w:w="58" w:type="dxa"/>
            </w:tcMar>
          </w:tcPr>
          <w:p w14:paraId="6E559F73" w14:textId="77777777" w:rsidR="00BE396E" w:rsidRDefault="00BE396E" w:rsidP="00BE396E">
            <w:pPr>
              <w:pStyle w:val="TableText"/>
              <w:rPr>
                <w:rFonts w:cs="Arial"/>
                <w:color w:val="000000"/>
              </w:rPr>
            </w:pPr>
            <w:r w:rsidRPr="00CE69A3">
              <w:rPr>
                <w:rFonts w:cs="Arial"/>
                <w:color w:val="000000"/>
              </w:rPr>
              <w:t>Original beneficiary internal check number</w:t>
            </w:r>
          </w:p>
          <w:p w14:paraId="65D2F7A2" w14:textId="77777777" w:rsidR="00BE396E" w:rsidRDefault="00BE396E" w:rsidP="00BE396E">
            <w:pPr>
              <w:pStyle w:val="TableText"/>
            </w:pPr>
            <w:r w:rsidRPr="00CE69A3">
              <w:rPr>
                <w:rFonts w:cs="Arial"/>
                <w:color w:val="000000"/>
              </w:rPr>
              <w:t>For check reissue records, this field carries the EOMB number carried on the original payment. – Specific to the beneficiary.</w:t>
            </w:r>
          </w:p>
        </w:tc>
        <w:tc>
          <w:tcPr>
            <w:tcW w:w="1080" w:type="dxa"/>
            <w:tcMar>
              <w:left w:w="58" w:type="dxa"/>
              <w:right w:w="58" w:type="dxa"/>
            </w:tcMar>
          </w:tcPr>
          <w:p w14:paraId="6973019A" w14:textId="77777777" w:rsidR="00BE396E" w:rsidRDefault="00BE396E" w:rsidP="00BE396E">
            <w:pPr>
              <w:pStyle w:val="TableText"/>
              <w:rPr>
                <w:caps/>
              </w:rPr>
            </w:pPr>
            <w:r>
              <w:rPr>
                <w:caps/>
              </w:rPr>
              <w:t>9 c</w:t>
            </w:r>
          </w:p>
        </w:tc>
        <w:tc>
          <w:tcPr>
            <w:tcW w:w="2340" w:type="dxa"/>
            <w:tcMar>
              <w:left w:w="58" w:type="dxa"/>
              <w:right w:w="58" w:type="dxa"/>
            </w:tcMar>
          </w:tcPr>
          <w:p w14:paraId="7C116588" w14:textId="77777777" w:rsidR="00BE396E" w:rsidRDefault="00BE396E" w:rsidP="00BE396E">
            <w:pPr>
              <w:pStyle w:val="TableText"/>
            </w:pPr>
            <w:r>
              <w:t>-</w:t>
            </w:r>
          </w:p>
        </w:tc>
        <w:tc>
          <w:tcPr>
            <w:tcW w:w="858" w:type="dxa"/>
            <w:tcMar>
              <w:left w:w="58" w:type="dxa"/>
              <w:right w:w="58" w:type="dxa"/>
            </w:tcMar>
          </w:tcPr>
          <w:p w14:paraId="42710486" w14:textId="77777777" w:rsidR="00BE396E" w:rsidRDefault="00BE396E" w:rsidP="00BE396E">
            <w:pPr>
              <w:pStyle w:val="TableText"/>
            </w:pPr>
            <w:r>
              <w:t>Spaces</w:t>
            </w:r>
          </w:p>
        </w:tc>
        <w:tc>
          <w:tcPr>
            <w:tcW w:w="431" w:type="dxa"/>
          </w:tcPr>
          <w:p w14:paraId="04C754BC" w14:textId="77777777" w:rsidR="00BE396E" w:rsidRDefault="00BE396E" w:rsidP="00BE396E">
            <w:pPr>
              <w:pStyle w:val="TableText"/>
            </w:pPr>
            <w:r>
              <w:t>-</w:t>
            </w:r>
          </w:p>
        </w:tc>
        <w:tc>
          <w:tcPr>
            <w:tcW w:w="431" w:type="dxa"/>
          </w:tcPr>
          <w:p w14:paraId="6E0A71C8" w14:textId="77777777" w:rsidR="00BE396E" w:rsidRDefault="00BE396E" w:rsidP="00BE396E">
            <w:pPr>
              <w:pStyle w:val="TableText"/>
            </w:pPr>
            <w:r>
              <w:t>-</w:t>
            </w:r>
          </w:p>
        </w:tc>
        <w:tc>
          <w:tcPr>
            <w:tcW w:w="432" w:type="dxa"/>
          </w:tcPr>
          <w:p w14:paraId="21BBFC6B" w14:textId="77777777" w:rsidR="00BE396E" w:rsidRDefault="00BE396E" w:rsidP="00BE396E">
            <w:pPr>
              <w:pStyle w:val="TableText"/>
            </w:pPr>
            <w:r>
              <w:t>X</w:t>
            </w:r>
          </w:p>
        </w:tc>
      </w:tr>
      <w:tr w:rsidR="00BE396E" w14:paraId="3BBDA28C" w14:textId="77777777" w:rsidTr="00BD7376">
        <w:trPr>
          <w:cantSplit/>
          <w:jc w:val="center"/>
        </w:trPr>
        <w:tc>
          <w:tcPr>
            <w:tcW w:w="802" w:type="dxa"/>
            <w:tcMar>
              <w:left w:w="58" w:type="dxa"/>
              <w:right w:w="58" w:type="dxa"/>
            </w:tcMar>
          </w:tcPr>
          <w:p w14:paraId="07475442" w14:textId="4C98A2DE" w:rsidR="00BE396E" w:rsidRDefault="00BE396E" w:rsidP="00BE396E">
            <w:pPr>
              <w:pStyle w:val="TableText"/>
            </w:pPr>
            <w:r>
              <w:t>2856</w:t>
            </w:r>
            <w:r w:rsidR="00135F82">
              <w:t xml:space="preserve"> – </w:t>
            </w:r>
            <w:r>
              <w:t>2864</w:t>
            </w:r>
          </w:p>
        </w:tc>
        <w:tc>
          <w:tcPr>
            <w:tcW w:w="2227" w:type="dxa"/>
            <w:tcMar>
              <w:left w:w="58" w:type="dxa"/>
              <w:right w:w="58" w:type="dxa"/>
            </w:tcMar>
          </w:tcPr>
          <w:p w14:paraId="5678293D" w14:textId="77777777" w:rsidR="00BE396E" w:rsidRDefault="00BE396E" w:rsidP="00BE396E">
            <w:pPr>
              <w:pStyle w:val="TableText"/>
            </w:pPr>
            <w:r>
              <w:t>BENE ORIG EXT CHECK NUMBER 1</w:t>
            </w:r>
          </w:p>
        </w:tc>
        <w:tc>
          <w:tcPr>
            <w:tcW w:w="2993" w:type="dxa"/>
            <w:tcMar>
              <w:left w:w="58" w:type="dxa"/>
              <w:right w:w="58" w:type="dxa"/>
            </w:tcMar>
          </w:tcPr>
          <w:p w14:paraId="5AD2EB04" w14:textId="56E3E331" w:rsidR="00BE396E" w:rsidRDefault="00BE396E" w:rsidP="00BE396E">
            <w:pPr>
              <w:pStyle w:val="TableText"/>
            </w:pPr>
            <w:r>
              <w:t>:P:IDR-</w:t>
            </w:r>
            <w:bookmarkStart w:id="1019" w:name="_Hlt500226205"/>
            <w:r>
              <w:fldChar w:fldCharType="begin"/>
            </w:r>
            <w:r w:rsidR="00C8131E">
              <w:instrText>HYPERLINK "..\\..\\DataDictionary\\COBOL\\F\\F-BENE-EXT-EOB.docx"</w:instrText>
            </w:r>
            <w:r>
              <w:fldChar w:fldCharType="separate"/>
            </w:r>
            <w:r>
              <w:rPr>
                <w:rStyle w:val="Hyperlink"/>
              </w:rPr>
              <w:t>F-</w:t>
            </w:r>
            <w:bookmarkStart w:id="1020" w:name="_Hlt527363453"/>
            <w:r>
              <w:rPr>
                <w:rStyle w:val="Hyperlink"/>
              </w:rPr>
              <w:t>B</w:t>
            </w:r>
            <w:bookmarkStart w:id="1021" w:name="_Hlt30575599"/>
            <w:bookmarkEnd w:id="1020"/>
            <w:r>
              <w:rPr>
                <w:rStyle w:val="Hyperlink"/>
              </w:rPr>
              <w:t>E</w:t>
            </w:r>
            <w:bookmarkStart w:id="1022" w:name="_Hlt517153361"/>
            <w:bookmarkEnd w:id="1021"/>
            <w:r>
              <w:rPr>
                <w:rStyle w:val="Hyperlink"/>
              </w:rPr>
              <w:t>N</w:t>
            </w:r>
            <w:bookmarkStart w:id="1023" w:name="_Hlt514745395"/>
            <w:bookmarkEnd w:id="1022"/>
            <w:r>
              <w:rPr>
                <w:rStyle w:val="Hyperlink"/>
              </w:rPr>
              <w:t>E</w:t>
            </w:r>
            <w:bookmarkEnd w:id="1023"/>
            <w:r>
              <w:rPr>
                <w:rStyle w:val="Hyperlink"/>
              </w:rPr>
              <w:t>-EXT</w:t>
            </w:r>
            <w:bookmarkStart w:id="1024" w:name="_Hlt527415906"/>
            <w:r>
              <w:rPr>
                <w:rStyle w:val="Hyperlink"/>
              </w:rPr>
              <w:t>-</w:t>
            </w:r>
            <w:bookmarkStart w:id="1025" w:name="_Hlt506709902"/>
            <w:bookmarkEnd w:id="1024"/>
            <w:r>
              <w:rPr>
                <w:rStyle w:val="Hyperlink"/>
              </w:rPr>
              <w:t>E</w:t>
            </w:r>
            <w:bookmarkEnd w:id="1025"/>
            <w:r>
              <w:rPr>
                <w:rStyle w:val="Hyperlink"/>
              </w:rPr>
              <w:t>O</w:t>
            </w:r>
            <w:bookmarkStart w:id="1026" w:name="_Hlt500318882"/>
            <w:r>
              <w:rPr>
                <w:rStyle w:val="Hyperlink"/>
              </w:rPr>
              <w:t>B</w:t>
            </w:r>
            <w:bookmarkEnd w:id="1019"/>
            <w:bookmarkEnd w:id="1026"/>
            <w:r>
              <w:fldChar w:fldCharType="end"/>
            </w:r>
          </w:p>
        </w:tc>
        <w:tc>
          <w:tcPr>
            <w:tcW w:w="2790" w:type="dxa"/>
            <w:tcMar>
              <w:left w:w="58" w:type="dxa"/>
              <w:right w:w="58" w:type="dxa"/>
            </w:tcMar>
          </w:tcPr>
          <w:p w14:paraId="688EDAD5" w14:textId="77777777" w:rsidR="00BE396E" w:rsidRDefault="00BE396E" w:rsidP="00BE396E">
            <w:pPr>
              <w:pStyle w:val="TableText"/>
              <w:rPr>
                <w:rFonts w:cs="Arial"/>
                <w:color w:val="000000"/>
              </w:rPr>
            </w:pPr>
            <w:r w:rsidRPr="00227393">
              <w:rPr>
                <w:rFonts w:cs="Arial"/>
                <w:color w:val="000000"/>
              </w:rPr>
              <w:t>Original bene</w:t>
            </w:r>
            <w:r w:rsidRPr="00CE69A3">
              <w:rPr>
                <w:rFonts w:cs="Arial"/>
                <w:color w:val="000000"/>
              </w:rPr>
              <w:t>ficiary</w:t>
            </w:r>
            <w:r w:rsidRPr="00227393">
              <w:rPr>
                <w:rFonts w:cs="Arial"/>
                <w:color w:val="000000"/>
              </w:rPr>
              <w:t xml:space="preserve"> external check number</w:t>
            </w:r>
            <w:r w:rsidRPr="00CE69A3">
              <w:rPr>
                <w:rFonts w:cs="Arial"/>
                <w:color w:val="000000"/>
              </w:rPr>
              <w:t>.</w:t>
            </w:r>
          </w:p>
          <w:p w14:paraId="4B6E0A2D" w14:textId="77777777" w:rsidR="00BE396E" w:rsidRDefault="00BE396E" w:rsidP="00BE396E">
            <w:pPr>
              <w:pStyle w:val="TableText"/>
            </w:pPr>
            <w:r w:rsidRPr="00227393">
              <w:rPr>
                <w:rFonts w:cs="Arial"/>
                <w:color w:val="000000"/>
              </w:rPr>
              <w:t>For check reissue records, where a second reissue has occurred, this field carries the EOMB number on the second reissued record. – Specific to the beneficiary.</w:t>
            </w:r>
          </w:p>
        </w:tc>
        <w:tc>
          <w:tcPr>
            <w:tcW w:w="1080" w:type="dxa"/>
            <w:tcMar>
              <w:left w:w="58" w:type="dxa"/>
              <w:right w:w="58" w:type="dxa"/>
            </w:tcMar>
          </w:tcPr>
          <w:p w14:paraId="5789304C" w14:textId="77777777" w:rsidR="00BE396E" w:rsidRDefault="00BE396E" w:rsidP="00BE396E">
            <w:pPr>
              <w:pStyle w:val="TableText"/>
              <w:rPr>
                <w:caps/>
              </w:rPr>
            </w:pPr>
            <w:r>
              <w:rPr>
                <w:caps/>
              </w:rPr>
              <w:t>9 c</w:t>
            </w:r>
          </w:p>
        </w:tc>
        <w:tc>
          <w:tcPr>
            <w:tcW w:w="2340" w:type="dxa"/>
            <w:tcMar>
              <w:left w:w="58" w:type="dxa"/>
              <w:right w:w="58" w:type="dxa"/>
            </w:tcMar>
          </w:tcPr>
          <w:p w14:paraId="450EA62E" w14:textId="77777777" w:rsidR="00BE396E" w:rsidRDefault="00BE396E" w:rsidP="00BE396E">
            <w:pPr>
              <w:pStyle w:val="TableText"/>
            </w:pPr>
            <w:r>
              <w:t>-</w:t>
            </w:r>
          </w:p>
        </w:tc>
        <w:tc>
          <w:tcPr>
            <w:tcW w:w="858" w:type="dxa"/>
            <w:tcMar>
              <w:left w:w="58" w:type="dxa"/>
              <w:right w:w="58" w:type="dxa"/>
            </w:tcMar>
          </w:tcPr>
          <w:p w14:paraId="5E0A12FE" w14:textId="77777777" w:rsidR="00BE396E" w:rsidRDefault="00BE396E" w:rsidP="00BE396E">
            <w:pPr>
              <w:pStyle w:val="TableText"/>
            </w:pPr>
            <w:r>
              <w:t>Spaces</w:t>
            </w:r>
          </w:p>
        </w:tc>
        <w:tc>
          <w:tcPr>
            <w:tcW w:w="431" w:type="dxa"/>
          </w:tcPr>
          <w:p w14:paraId="438783C6" w14:textId="77777777" w:rsidR="00BE396E" w:rsidRDefault="00BE396E" w:rsidP="00BE396E">
            <w:pPr>
              <w:pStyle w:val="TableText"/>
            </w:pPr>
            <w:r>
              <w:t>-</w:t>
            </w:r>
          </w:p>
        </w:tc>
        <w:tc>
          <w:tcPr>
            <w:tcW w:w="431" w:type="dxa"/>
          </w:tcPr>
          <w:p w14:paraId="40D7132E" w14:textId="77777777" w:rsidR="00BE396E" w:rsidRDefault="00BE396E" w:rsidP="00BE396E">
            <w:pPr>
              <w:pStyle w:val="TableText"/>
            </w:pPr>
            <w:r>
              <w:t>-</w:t>
            </w:r>
          </w:p>
        </w:tc>
        <w:tc>
          <w:tcPr>
            <w:tcW w:w="432" w:type="dxa"/>
          </w:tcPr>
          <w:p w14:paraId="160793CB" w14:textId="77777777" w:rsidR="00BE396E" w:rsidRDefault="00BE396E" w:rsidP="00BE396E">
            <w:pPr>
              <w:pStyle w:val="TableText"/>
            </w:pPr>
            <w:r>
              <w:t>X</w:t>
            </w:r>
          </w:p>
        </w:tc>
      </w:tr>
      <w:tr w:rsidR="00BE396E" w14:paraId="2DDAEC3C" w14:textId="77777777" w:rsidTr="00BD7376">
        <w:trPr>
          <w:cantSplit/>
          <w:jc w:val="center"/>
        </w:trPr>
        <w:tc>
          <w:tcPr>
            <w:tcW w:w="802" w:type="dxa"/>
            <w:tcMar>
              <w:left w:w="58" w:type="dxa"/>
              <w:right w:w="58" w:type="dxa"/>
            </w:tcMar>
          </w:tcPr>
          <w:p w14:paraId="7511997E" w14:textId="05721D54" w:rsidR="00BE396E" w:rsidRDefault="00BE396E" w:rsidP="00BE396E">
            <w:pPr>
              <w:pStyle w:val="TableText"/>
            </w:pPr>
            <w:r>
              <w:t>2865</w:t>
            </w:r>
            <w:r w:rsidR="00135F82">
              <w:t xml:space="preserve"> – </w:t>
            </w:r>
            <w:r>
              <w:t>2871</w:t>
            </w:r>
          </w:p>
        </w:tc>
        <w:tc>
          <w:tcPr>
            <w:tcW w:w="2227" w:type="dxa"/>
            <w:tcMar>
              <w:left w:w="58" w:type="dxa"/>
              <w:right w:w="58" w:type="dxa"/>
            </w:tcMar>
          </w:tcPr>
          <w:p w14:paraId="3F3A5F4C" w14:textId="77777777" w:rsidR="00BE396E" w:rsidRDefault="00BE396E" w:rsidP="00BE396E">
            <w:pPr>
              <w:pStyle w:val="TableText"/>
            </w:pPr>
            <w:r>
              <w:t>BENE ORIG PAID AMT 1</w:t>
            </w:r>
          </w:p>
        </w:tc>
        <w:tc>
          <w:tcPr>
            <w:tcW w:w="2993" w:type="dxa"/>
            <w:tcMar>
              <w:left w:w="58" w:type="dxa"/>
              <w:right w:w="58" w:type="dxa"/>
            </w:tcMar>
          </w:tcPr>
          <w:p w14:paraId="3D66CF6F" w14:textId="469E5DBB" w:rsidR="00BE396E" w:rsidRDefault="00BE396E" w:rsidP="00BE396E">
            <w:pPr>
              <w:pStyle w:val="TableText"/>
            </w:pPr>
            <w:r>
              <w:t>:P:IDR-</w:t>
            </w:r>
            <w:hyperlink r:id="rId830" w:history="1">
              <w:r>
                <w:rPr>
                  <w:rStyle w:val="Hyperlink"/>
                </w:rPr>
                <w:t>F</w:t>
              </w:r>
              <w:bookmarkStart w:id="1027" w:name="_Hlt500226210"/>
              <w:r>
                <w:rPr>
                  <w:rStyle w:val="Hyperlink"/>
                </w:rPr>
                <w:t>-</w:t>
              </w:r>
              <w:bookmarkStart w:id="1028" w:name="_Hlt514745402"/>
              <w:bookmarkEnd w:id="1027"/>
              <w:r>
                <w:rPr>
                  <w:rStyle w:val="Hyperlink"/>
                </w:rPr>
                <w:t>B</w:t>
              </w:r>
              <w:bookmarkStart w:id="1029" w:name="_Hlt527415897"/>
              <w:bookmarkEnd w:id="1028"/>
              <w:r>
                <w:rPr>
                  <w:rStyle w:val="Hyperlink"/>
                </w:rPr>
                <w:t>E</w:t>
              </w:r>
              <w:bookmarkStart w:id="1030" w:name="_Hlt506709878"/>
              <w:bookmarkEnd w:id="1029"/>
              <w:r>
                <w:rPr>
                  <w:rStyle w:val="Hyperlink"/>
                </w:rPr>
                <w:t>N</w:t>
              </w:r>
              <w:bookmarkStart w:id="1031" w:name="_Hlt517153375"/>
              <w:bookmarkEnd w:id="1030"/>
              <w:r>
                <w:rPr>
                  <w:rStyle w:val="Hyperlink"/>
                </w:rPr>
                <w:t>E</w:t>
              </w:r>
              <w:bookmarkEnd w:id="1031"/>
              <w:r>
                <w:rPr>
                  <w:rStyle w:val="Hyperlink"/>
                </w:rPr>
                <w:t>-PAY-AMT</w:t>
              </w:r>
            </w:hyperlink>
          </w:p>
        </w:tc>
        <w:tc>
          <w:tcPr>
            <w:tcW w:w="2790" w:type="dxa"/>
            <w:tcMar>
              <w:left w:w="58" w:type="dxa"/>
              <w:right w:w="58" w:type="dxa"/>
            </w:tcMar>
          </w:tcPr>
          <w:p w14:paraId="2C30B396" w14:textId="77777777" w:rsidR="00BE396E" w:rsidRDefault="00BE396E" w:rsidP="00BE396E">
            <w:pPr>
              <w:pStyle w:val="TableText"/>
            </w:pPr>
            <w:r>
              <w:t>Original bene paid amount</w:t>
            </w:r>
          </w:p>
          <w:p w14:paraId="6366484C" w14:textId="77777777" w:rsidR="00BE396E" w:rsidRDefault="00BE396E" w:rsidP="00BE396E">
            <w:pPr>
              <w:pStyle w:val="TableText"/>
            </w:pPr>
            <w:r w:rsidRPr="00F501C8">
              <w:rPr>
                <w:rFonts w:cs="Arial"/>
                <w:color w:val="000000"/>
              </w:rPr>
              <w:t>For check reissue records, this field contains the original amount paid to the beneficiary.</w:t>
            </w:r>
          </w:p>
        </w:tc>
        <w:tc>
          <w:tcPr>
            <w:tcW w:w="1080" w:type="dxa"/>
            <w:tcMar>
              <w:left w:w="58" w:type="dxa"/>
              <w:right w:w="58" w:type="dxa"/>
            </w:tcMar>
          </w:tcPr>
          <w:p w14:paraId="65F07E66" w14:textId="77777777" w:rsidR="00BE396E" w:rsidRDefault="00BE396E" w:rsidP="00BE396E">
            <w:pPr>
              <w:pStyle w:val="TableText"/>
              <w:rPr>
                <w:caps/>
              </w:rPr>
            </w:pPr>
            <w:r>
              <w:rPr>
                <w:caps/>
              </w:rPr>
              <w:t>7 n</w:t>
            </w:r>
          </w:p>
          <w:p w14:paraId="562DF362" w14:textId="77777777" w:rsidR="00BE396E" w:rsidRDefault="00BE396E" w:rsidP="00BE396E">
            <w:pPr>
              <w:pStyle w:val="TableText"/>
              <w:rPr>
                <w:caps/>
              </w:rPr>
            </w:pPr>
            <w:r>
              <w:rPr>
                <w:caps/>
              </w:rPr>
              <w:t>(99999V99)</w:t>
            </w:r>
          </w:p>
        </w:tc>
        <w:tc>
          <w:tcPr>
            <w:tcW w:w="2340" w:type="dxa"/>
            <w:tcMar>
              <w:left w:w="58" w:type="dxa"/>
              <w:right w:w="58" w:type="dxa"/>
            </w:tcMar>
          </w:tcPr>
          <w:p w14:paraId="3BDED8C2" w14:textId="77777777" w:rsidR="00BE396E" w:rsidRDefault="00BE396E" w:rsidP="00BE396E">
            <w:pPr>
              <w:pStyle w:val="TableText"/>
            </w:pPr>
            <w:r>
              <w:t>-</w:t>
            </w:r>
          </w:p>
        </w:tc>
        <w:tc>
          <w:tcPr>
            <w:tcW w:w="858" w:type="dxa"/>
            <w:tcMar>
              <w:left w:w="58" w:type="dxa"/>
              <w:right w:w="58" w:type="dxa"/>
            </w:tcMar>
          </w:tcPr>
          <w:p w14:paraId="6F2E625D" w14:textId="77777777" w:rsidR="00BE396E" w:rsidRDefault="00BE396E" w:rsidP="00BE396E">
            <w:pPr>
              <w:pStyle w:val="TableText"/>
            </w:pPr>
            <w:r>
              <w:t>Zeros</w:t>
            </w:r>
          </w:p>
        </w:tc>
        <w:tc>
          <w:tcPr>
            <w:tcW w:w="431" w:type="dxa"/>
          </w:tcPr>
          <w:p w14:paraId="61808C75" w14:textId="77777777" w:rsidR="00BE396E" w:rsidRDefault="00BE396E" w:rsidP="00BE396E">
            <w:pPr>
              <w:pStyle w:val="TableText"/>
            </w:pPr>
            <w:r>
              <w:t>-</w:t>
            </w:r>
          </w:p>
        </w:tc>
        <w:tc>
          <w:tcPr>
            <w:tcW w:w="431" w:type="dxa"/>
          </w:tcPr>
          <w:p w14:paraId="1B995C51" w14:textId="77777777" w:rsidR="00BE396E" w:rsidRDefault="00BE396E" w:rsidP="00BE396E">
            <w:pPr>
              <w:pStyle w:val="TableText"/>
            </w:pPr>
            <w:r>
              <w:t>-</w:t>
            </w:r>
          </w:p>
        </w:tc>
        <w:tc>
          <w:tcPr>
            <w:tcW w:w="432" w:type="dxa"/>
          </w:tcPr>
          <w:p w14:paraId="657753E9" w14:textId="77777777" w:rsidR="00BE396E" w:rsidRDefault="00BE396E" w:rsidP="00BE396E">
            <w:pPr>
              <w:pStyle w:val="TableText"/>
            </w:pPr>
            <w:r>
              <w:t>X</w:t>
            </w:r>
          </w:p>
        </w:tc>
      </w:tr>
      <w:tr w:rsidR="00BE396E" w14:paraId="5C1E4BB6" w14:textId="77777777" w:rsidTr="00BD7376">
        <w:trPr>
          <w:cantSplit/>
          <w:jc w:val="center"/>
        </w:trPr>
        <w:tc>
          <w:tcPr>
            <w:tcW w:w="802" w:type="dxa"/>
            <w:tcMar>
              <w:left w:w="58" w:type="dxa"/>
              <w:right w:w="58" w:type="dxa"/>
            </w:tcMar>
          </w:tcPr>
          <w:p w14:paraId="42A5846D" w14:textId="5A998A35" w:rsidR="00BE396E" w:rsidRDefault="00BE396E" w:rsidP="00BE396E">
            <w:pPr>
              <w:pStyle w:val="TableText"/>
            </w:pPr>
            <w:r>
              <w:t>2872</w:t>
            </w:r>
            <w:r w:rsidR="00135F82">
              <w:t xml:space="preserve"> – </w:t>
            </w:r>
            <w:r>
              <w:t>2878</w:t>
            </w:r>
          </w:p>
        </w:tc>
        <w:tc>
          <w:tcPr>
            <w:tcW w:w="2227" w:type="dxa"/>
            <w:tcMar>
              <w:left w:w="58" w:type="dxa"/>
              <w:right w:w="58" w:type="dxa"/>
            </w:tcMar>
          </w:tcPr>
          <w:p w14:paraId="62D62023" w14:textId="77777777" w:rsidR="00BE396E" w:rsidRDefault="00BE396E" w:rsidP="00BE396E">
            <w:pPr>
              <w:pStyle w:val="TableText"/>
            </w:pPr>
            <w:r>
              <w:t>BENE ORIG OFFSET AMT 1</w:t>
            </w:r>
          </w:p>
        </w:tc>
        <w:tc>
          <w:tcPr>
            <w:tcW w:w="2993" w:type="dxa"/>
            <w:tcMar>
              <w:left w:w="58" w:type="dxa"/>
              <w:right w:w="58" w:type="dxa"/>
            </w:tcMar>
          </w:tcPr>
          <w:p w14:paraId="4B9BD70D" w14:textId="4AB2FEE0" w:rsidR="00BE396E" w:rsidRDefault="00BE396E" w:rsidP="00BE396E">
            <w:pPr>
              <w:pStyle w:val="TableText"/>
            </w:pPr>
            <w:r>
              <w:t>:P:IDR-</w:t>
            </w:r>
            <w:hyperlink r:id="rId831" w:history="1">
              <w:r>
                <w:rPr>
                  <w:rStyle w:val="Hyperlink"/>
                </w:rPr>
                <w:t>F</w:t>
              </w:r>
              <w:bookmarkStart w:id="1032" w:name="_Hlt527416107"/>
              <w:r>
                <w:rPr>
                  <w:rStyle w:val="Hyperlink"/>
                </w:rPr>
                <w:t>-</w:t>
              </w:r>
              <w:bookmarkEnd w:id="1032"/>
              <w:r>
                <w:rPr>
                  <w:rStyle w:val="Hyperlink"/>
                </w:rPr>
                <w:t>B</w:t>
              </w:r>
              <w:bookmarkStart w:id="1033" w:name="_Hlt500226217"/>
              <w:r>
                <w:rPr>
                  <w:rStyle w:val="Hyperlink"/>
                </w:rPr>
                <w:t>E</w:t>
              </w:r>
              <w:bookmarkStart w:id="1034" w:name="_Hlt514745407"/>
              <w:bookmarkEnd w:id="1033"/>
              <w:r>
                <w:rPr>
                  <w:rStyle w:val="Hyperlink"/>
                </w:rPr>
                <w:t>N</w:t>
              </w:r>
              <w:bookmarkStart w:id="1035" w:name="_Hlt30575607"/>
              <w:bookmarkEnd w:id="1034"/>
              <w:r>
                <w:rPr>
                  <w:rStyle w:val="Hyperlink"/>
                </w:rPr>
                <w:t>E</w:t>
              </w:r>
              <w:bookmarkEnd w:id="1035"/>
              <w:r>
                <w:rPr>
                  <w:rStyle w:val="Hyperlink"/>
                </w:rPr>
                <w:t>-OFF</w:t>
              </w:r>
              <w:bookmarkStart w:id="1036" w:name="_Hlt506709858"/>
              <w:r>
                <w:rPr>
                  <w:rStyle w:val="Hyperlink"/>
                </w:rPr>
                <w:t>-</w:t>
              </w:r>
              <w:bookmarkEnd w:id="1036"/>
              <w:r>
                <w:rPr>
                  <w:rStyle w:val="Hyperlink"/>
                </w:rPr>
                <w:t>AMT</w:t>
              </w:r>
            </w:hyperlink>
          </w:p>
        </w:tc>
        <w:tc>
          <w:tcPr>
            <w:tcW w:w="2790" w:type="dxa"/>
            <w:tcMar>
              <w:left w:w="58" w:type="dxa"/>
              <w:right w:w="58" w:type="dxa"/>
            </w:tcMar>
          </w:tcPr>
          <w:p w14:paraId="3495DCA0" w14:textId="77777777" w:rsidR="00BE396E" w:rsidRDefault="00BE396E" w:rsidP="00BE396E">
            <w:pPr>
              <w:pStyle w:val="TableText"/>
              <w:rPr>
                <w:rFonts w:cs="Arial"/>
                <w:color w:val="000000"/>
              </w:rPr>
            </w:pPr>
            <w:r w:rsidRPr="00CE69A3">
              <w:rPr>
                <w:rFonts w:cs="Arial"/>
                <w:color w:val="000000"/>
              </w:rPr>
              <w:t>Original beneficiary offset amount.</w:t>
            </w:r>
          </w:p>
          <w:p w14:paraId="743DA3DD" w14:textId="77777777" w:rsidR="00BE396E" w:rsidRDefault="00BE396E" w:rsidP="00BE396E">
            <w:pPr>
              <w:pStyle w:val="TableText"/>
            </w:pPr>
            <w:r w:rsidRPr="00CE69A3">
              <w:rPr>
                <w:rFonts w:cs="Arial"/>
                <w:color w:val="000000"/>
              </w:rPr>
              <w:t>For check reissue records, this field carries any offset amounts applied to the beneficiary’s original payment.</w:t>
            </w:r>
          </w:p>
        </w:tc>
        <w:tc>
          <w:tcPr>
            <w:tcW w:w="1080" w:type="dxa"/>
            <w:tcMar>
              <w:left w:w="58" w:type="dxa"/>
              <w:right w:w="58" w:type="dxa"/>
            </w:tcMar>
          </w:tcPr>
          <w:p w14:paraId="7BC448E5" w14:textId="77777777" w:rsidR="00BE396E" w:rsidRDefault="00BE396E" w:rsidP="00BE396E">
            <w:pPr>
              <w:pStyle w:val="TableText"/>
              <w:rPr>
                <w:caps/>
              </w:rPr>
            </w:pPr>
            <w:r>
              <w:rPr>
                <w:caps/>
              </w:rPr>
              <w:t>7 n</w:t>
            </w:r>
          </w:p>
          <w:p w14:paraId="342D83E2" w14:textId="77777777" w:rsidR="00BE396E" w:rsidRDefault="00BE396E" w:rsidP="00BE396E">
            <w:pPr>
              <w:pStyle w:val="TableText"/>
              <w:rPr>
                <w:caps/>
              </w:rPr>
            </w:pPr>
            <w:r>
              <w:rPr>
                <w:caps/>
              </w:rPr>
              <w:t>(99999V99)</w:t>
            </w:r>
          </w:p>
        </w:tc>
        <w:tc>
          <w:tcPr>
            <w:tcW w:w="2340" w:type="dxa"/>
            <w:tcMar>
              <w:left w:w="58" w:type="dxa"/>
              <w:right w:w="58" w:type="dxa"/>
            </w:tcMar>
          </w:tcPr>
          <w:p w14:paraId="51295755" w14:textId="77777777" w:rsidR="00BE396E" w:rsidRDefault="00BE396E" w:rsidP="00BE396E">
            <w:pPr>
              <w:pStyle w:val="TableText"/>
            </w:pPr>
            <w:r>
              <w:t>-</w:t>
            </w:r>
          </w:p>
        </w:tc>
        <w:tc>
          <w:tcPr>
            <w:tcW w:w="858" w:type="dxa"/>
            <w:tcMar>
              <w:left w:w="58" w:type="dxa"/>
              <w:right w:w="58" w:type="dxa"/>
            </w:tcMar>
          </w:tcPr>
          <w:p w14:paraId="3A0836BD" w14:textId="77777777" w:rsidR="00BE396E" w:rsidRDefault="00BE396E" w:rsidP="00BE396E">
            <w:pPr>
              <w:pStyle w:val="TableText"/>
            </w:pPr>
            <w:r>
              <w:t>Zeros</w:t>
            </w:r>
          </w:p>
        </w:tc>
        <w:tc>
          <w:tcPr>
            <w:tcW w:w="431" w:type="dxa"/>
          </w:tcPr>
          <w:p w14:paraId="6828C8D9" w14:textId="77777777" w:rsidR="00BE396E" w:rsidRDefault="00BE396E" w:rsidP="00BE396E">
            <w:pPr>
              <w:pStyle w:val="TableText"/>
            </w:pPr>
            <w:r>
              <w:t>-</w:t>
            </w:r>
          </w:p>
        </w:tc>
        <w:tc>
          <w:tcPr>
            <w:tcW w:w="431" w:type="dxa"/>
          </w:tcPr>
          <w:p w14:paraId="7FAE2503" w14:textId="77777777" w:rsidR="00BE396E" w:rsidRDefault="00BE396E" w:rsidP="00BE396E">
            <w:pPr>
              <w:pStyle w:val="TableText"/>
            </w:pPr>
            <w:r>
              <w:t>-</w:t>
            </w:r>
          </w:p>
        </w:tc>
        <w:tc>
          <w:tcPr>
            <w:tcW w:w="432" w:type="dxa"/>
          </w:tcPr>
          <w:p w14:paraId="56CEF1C7" w14:textId="77777777" w:rsidR="00BE396E" w:rsidRDefault="00BE396E" w:rsidP="00BE396E">
            <w:pPr>
              <w:pStyle w:val="TableText"/>
            </w:pPr>
            <w:r>
              <w:t>X</w:t>
            </w:r>
          </w:p>
        </w:tc>
      </w:tr>
      <w:tr w:rsidR="00BE396E" w14:paraId="1AB8B0B0" w14:textId="77777777" w:rsidTr="00BD7376">
        <w:trPr>
          <w:cantSplit/>
          <w:jc w:val="center"/>
        </w:trPr>
        <w:tc>
          <w:tcPr>
            <w:tcW w:w="802" w:type="dxa"/>
            <w:tcMar>
              <w:left w:w="58" w:type="dxa"/>
              <w:right w:w="58" w:type="dxa"/>
            </w:tcMar>
          </w:tcPr>
          <w:p w14:paraId="114B7EF4" w14:textId="77777777" w:rsidR="00BE396E" w:rsidRDefault="00BE396E" w:rsidP="00BE396E">
            <w:pPr>
              <w:pStyle w:val="TableText"/>
            </w:pPr>
            <w:r>
              <w:t>2879</w:t>
            </w:r>
          </w:p>
        </w:tc>
        <w:tc>
          <w:tcPr>
            <w:tcW w:w="2227" w:type="dxa"/>
            <w:tcMar>
              <w:left w:w="58" w:type="dxa"/>
              <w:right w:w="58" w:type="dxa"/>
            </w:tcMar>
          </w:tcPr>
          <w:p w14:paraId="18521775" w14:textId="77777777" w:rsidR="00BE396E" w:rsidRDefault="00BE396E" w:rsidP="00BE396E">
            <w:pPr>
              <w:pStyle w:val="TableText"/>
            </w:pPr>
            <w:r>
              <w:t>SECOND F TRAILER CHECK IND 1</w:t>
            </w:r>
          </w:p>
        </w:tc>
        <w:tc>
          <w:tcPr>
            <w:tcW w:w="2993" w:type="dxa"/>
            <w:tcMar>
              <w:left w:w="58" w:type="dxa"/>
              <w:right w:w="58" w:type="dxa"/>
            </w:tcMar>
          </w:tcPr>
          <w:p w14:paraId="205A9B8D" w14:textId="2F338203" w:rsidR="00BE396E" w:rsidRDefault="00BE396E" w:rsidP="00BE396E">
            <w:pPr>
              <w:pStyle w:val="TableText"/>
            </w:pPr>
            <w:r>
              <w:t>:P:IDR-</w:t>
            </w:r>
            <w:bookmarkStart w:id="1037" w:name="_Hlt500226222"/>
            <w:r>
              <w:fldChar w:fldCharType="begin"/>
            </w:r>
            <w:r w:rsidR="00361A20">
              <w:instrText>HYPERLINK "..\\..\\DataDictionary\\COBOL\\F\\F-2ND-CHK-IND.docx"</w:instrText>
            </w:r>
            <w:r>
              <w:fldChar w:fldCharType="separate"/>
            </w:r>
            <w:r>
              <w:rPr>
                <w:rStyle w:val="Hyperlink"/>
              </w:rPr>
              <w:t>F</w:t>
            </w:r>
            <w:bookmarkStart w:id="1038" w:name="_Hlt527416285"/>
            <w:r>
              <w:rPr>
                <w:rStyle w:val="Hyperlink"/>
              </w:rPr>
              <w:t>-</w:t>
            </w:r>
            <w:bookmarkEnd w:id="1038"/>
            <w:r>
              <w:rPr>
                <w:rStyle w:val="Hyperlink"/>
              </w:rPr>
              <w:t>2N</w:t>
            </w:r>
            <w:bookmarkStart w:id="1039" w:name="_Hlt514745412"/>
            <w:r>
              <w:rPr>
                <w:rStyle w:val="Hyperlink"/>
              </w:rPr>
              <w:t>D</w:t>
            </w:r>
            <w:bookmarkStart w:id="1040" w:name="_Hlt517153392"/>
            <w:bookmarkEnd w:id="1039"/>
            <w:r>
              <w:rPr>
                <w:rStyle w:val="Hyperlink"/>
              </w:rPr>
              <w:t>-</w:t>
            </w:r>
            <w:bookmarkStart w:id="1041" w:name="_Hlt506709835"/>
            <w:bookmarkEnd w:id="1040"/>
            <w:r>
              <w:rPr>
                <w:rStyle w:val="Hyperlink"/>
              </w:rPr>
              <w:t>C</w:t>
            </w:r>
            <w:bookmarkEnd w:id="1041"/>
            <w:r>
              <w:rPr>
                <w:rStyle w:val="Hyperlink"/>
              </w:rPr>
              <w:t>HK-IND</w:t>
            </w:r>
            <w:bookmarkEnd w:id="1037"/>
            <w:r>
              <w:fldChar w:fldCharType="end"/>
            </w:r>
          </w:p>
        </w:tc>
        <w:tc>
          <w:tcPr>
            <w:tcW w:w="2790" w:type="dxa"/>
            <w:tcMar>
              <w:left w:w="58" w:type="dxa"/>
              <w:right w:w="58" w:type="dxa"/>
            </w:tcMar>
          </w:tcPr>
          <w:p w14:paraId="4F0E44F7" w14:textId="77777777" w:rsidR="00BE396E" w:rsidRDefault="00BE396E" w:rsidP="00BE396E">
            <w:pPr>
              <w:pStyle w:val="TableText"/>
            </w:pPr>
            <w:r>
              <w:t>Second check indicator</w:t>
            </w:r>
          </w:p>
          <w:p w14:paraId="7178A247" w14:textId="77777777" w:rsidR="00BE396E" w:rsidRDefault="00BE396E" w:rsidP="00BE396E">
            <w:pPr>
              <w:pStyle w:val="TableText"/>
            </w:pPr>
            <w:r w:rsidRPr="00227393">
              <w:rPr>
                <w:rFonts w:cs="Arial"/>
                <w:color w:val="000000"/>
              </w:rPr>
              <w:t>The value in this field indicates if and to whom a second check was processed.</w:t>
            </w:r>
          </w:p>
        </w:tc>
        <w:tc>
          <w:tcPr>
            <w:tcW w:w="1080" w:type="dxa"/>
            <w:tcMar>
              <w:left w:w="58" w:type="dxa"/>
              <w:right w:w="58" w:type="dxa"/>
            </w:tcMar>
          </w:tcPr>
          <w:p w14:paraId="3BF662DF" w14:textId="77777777" w:rsidR="00BE396E" w:rsidRDefault="00BE396E" w:rsidP="00BE396E">
            <w:pPr>
              <w:pStyle w:val="TableText"/>
              <w:rPr>
                <w:caps/>
              </w:rPr>
            </w:pPr>
            <w:r>
              <w:rPr>
                <w:caps/>
              </w:rPr>
              <w:t>1 C</w:t>
            </w:r>
          </w:p>
        </w:tc>
        <w:tc>
          <w:tcPr>
            <w:tcW w:w="2340" w:type="dxa"/>
            <w:tcMar>
              <w:left w:w="58" w:type="dxa"/>
              <w:right w:w="58" w:type="dxa"/>
            </w:tcMar>
          </w:tcPr>
          <w:p w14:paraId="763BE032" w14:textId="77777777" w:rsidR="00BE396E" w:rsidRPr="0097365E" w:rsidRDefault="00BE396E" w:rsidP="00BE396E">
            <w:pPr>
              <w:pStyle w:val="TableText"/>
              <w:rPr>
                <w:rFonts w:cs="Arial"/>
                <w:color w:val="000000"/>
              </w:rPr>
            </w:pPr>
            <w:r w:rsidRPr="0042502A">
              <w:rPr>
                <w:rFonts w:cs="Arial"/>
                <w:b/>
                <w:color w:val="000000"/>
              </w:rPr>
              <w:t>Valid Values:</w:t>
            </w:r>
          </w:p>
          <w:p w14:paraId="7214E089" w14:textId="0926BA08" w:rsidR="00BE396E" w:rsidRPr="00544B71" w:rsidRDefault="00BE396E" w:rsidP="00245396">
            <w:pPr>
              <w:pStyle w:val="TableTextBullet"/>
            </w:pPr>
            <w:r w:rsidRPr="0097365E">
              <w:t xml:space="preserve">N </w:t>
            </w:r>
            <w:r w:rsidR="00385FF3">
              <w:t xml:space="preserve">– </w:t>
            </w:r>
            <w:r w:rsidRPr="0097365E">
              <w:t>No secondary check</w:t>
            </w:r>
          </w:p>
          <w:p w14:paraId="25F6EA12" w14:textId="0A3FEDB6" w:rsidR="00BE396E" w:rsidRPr="00544B71" w:rsidRDefault="00BE396E" w:rsidP="00245396">
            <w:pPr>
              <w:pStyle w:val="TableTextBullet"/>
            </w:pPr>
            <w:r w:rsidRPr="00544B71">
              <w:t xml:space="preserve">P </w:t>
            </w:r>
            <w:r w:rsidR="00385FF3">
              <w:t xml:space="preserve">– </w:t>
            </w:r>
            <w:r w:rsidRPr="00544B71">
              <w:t>Provider</w:t>
            </w:r>
          </w:p>
          <w:p w14:paraId="0C7E8996" w14:textId="788FA579" w:rsidR="00BE396E" w:rsidRDefault="00BE396E" w:rsidP="00245396">
            <w:pPr>
              <w:pStyle w:val="TableTextBullet"/>
            </w:pPr>
            <w:r w:rsidRPr="00544B71">
              <w:t xml:space="preserve">S </w:t>
            </w:r>
            <w:r w:rsidR="00385FF3">
              <w:t xml:space="preserve">– </w:t>
            </w:r>
            <w:r>
              <w:t>Beneficiary</w:t>
            </w:r>
          </w:p>
        </w:tc>
        <w:tc>
          <w:tcPr>
            <w:tcW w:w="858" w:type="dxa"/>
            <w:tcMar>
              <w:left w:w="58" w:type="dxa"/>
              <w:right w:w="58" w:type="dxa"/>
            </w:tcMar>
          </w:tcPr>
          <w:p w14:paraId="6D70F92F" w14:textId="77777777" w:rsidR="00BE396E" w:rsidRDefault="00BE396E" w:rsidP="00BE396E">
            <w:pPr>
              <w:pStyle w:val="TableText"/>
            </w:pPr>
            <w:r>
              <w:t>Spaces</w:t>
            </w:r>
          </w:p>
        </w:tc>
        <w:tc>
          <w:tcPr>
            <w:tcW w:w="431" w:type="dxa"/>
          </w:tcPr>
          <w:p w14:paraId="22147B09" w14:textId="77777777" w:rsidR="00BE396E" w:rsidRDefault="00BE396E" w:rsidP="00BE396E">
            <w:pPr>
              <w:pStyle w:val="TableText"/>
            </w:pPr>
            <w:r>
              <w:t>-</w:t>
            </w:r>
          </w:p>
        </w:tc>
        <w:tc>
          <w:tcPr>
            <w:tcW w:w="431" w:type="dxa"/>
          </w:tcPr>
          <w:p w14:paraId="06C0BE99" w14:textId="77777777" w:rsidR="00BE396E" w:rsidRDefault="00BE396E" w:rsidP="00BE396E">
            <w:pPr>
              <w:pStyle w:val="TableText"/>
            </w:pPr>
            <w:r>
              <w:t>-</w:t>
            </w:r>
          </w:p>
        </w:tc>
        <w:tc>
          <w:tcPr>
            <w:tcW w:w="432" w:type="dxa"/>
          </w:tcPr>
          <w:p w14:paraId="2B5C9B25" w14:textId="77777777" w:rsidR="00BE396E" w:rsidRDefault="00BE396E" w:rsidP="00BE396E">
            <w:pPr>
              <w:pStyle w:val="TableText"/>
            </w:pPr>
            <w:r>
              <w:t>X</w:t>
            </w:r>
          </w:p>
        </w:tc>
      </w:tr>
      <w:tr w:rsidR="00BE396E" w14:paraId="2D214878" w14:textId="77777777" w:rsidTr="00BD7376">
        <w:trPr>
          <w:cantSplit/>
          <w:jc w:val="center"/>
        </w:trPr>
        <w:tc>
          <w:tcPr>
            <w:tcW w:w="802" w:type="dxa"/>
            <w:tcMar>
              <w:left w:w="58" w:type="dxa"/>
              <w:right w:w="58" w:type="dxa"/>
            </w:tcMar>
          </w:tcPr>
          <w:p w14:paraId="3A5F0609" w14:textId="7BE77B1C" w:rsidR="00BE396E" w:rsidRDefault="00BE396E" w:rsidP="00BE396E">
            <w:pPr>
              <w:pStyle w:val="TableText"/>
            </w:pPr>
            <w:r>
              <w:t>2880</w:t>
            </w:r>
            <w:r w:rsidR="00135F82">
              <w:t xml:space="preserve"> – </w:t>
            </w:r>
            <w:r>
              <w:t>2888</w:t>
            </w:r>
          </w:p>
        </w:tc>
        <w:tc>
          <w:tcPr>
            <w:tcW w:w="2227" w:type="dxa"/>
            <w:tcMar>
              <w:left w:w="58" w:type="dxa"/>
              <w:right w:w="58" w:type="dxa"/>
            </w:tcMar>
          </w:tcPr>
          <w:p w14:paraId="6A7766A7" w14:textId="77777777" w:rsidR="00BE396E" w:rsidRDefault="00BE396E" w:rsidP="00BE396E">
            <w:pPr>
              <w:pStyle w:val="TableText"/>
            </w:pPr>
            <w:r>
              <w:t>PROV ORIG INT CHECK NUMBER 1</w:t>
            </w:r>
          </w:p>
        </w:tc>
        <w:tc>
          <w:tcPr>
            <w:tcW w:w="2993" w:type="dxa"/>
            <w:tcMar>
              <w:left w:w="58" w:type="dxa"/>
              <w:right w:w="58" w:type="dxa"/>
            </w:tcMar>
          </w:tcPr>
          <w:p w14:paraId="01A9F747" w14:textId="7BE93371" w:rsidR="00BE396E" w:rsidRDefault="00BE396E" w:rsidP="00BE396E">
            <w:pPr>
              <w:pStyle w:val="TableText"/>
            </w:pPr>
            <w:r>
              <w:t>:P:IDR-</w:t>
            </w:r>
            <w:hyperlink r:id="rId832" w:history="1">
              <w:r>
                <w:rPr>
                  <w:rStyle w:val="Hyperlink"/>
                </w:rPr>
                <w:t>F</w:t>
              </w:r>
              <w:bookmarkStart w:id="1042" w:name="_Hlt514745417"/>
              <w:r>
                <w:rPr>
                  <w:rStyle w:val="Hyperlink"/>
                </w:rPr>
                <w:t>-</w:t>
              </w:r>
              <w:bookmarkStart w:id="1043" w:name="_Hlt527416342"/>
              <w:bookmarkEnd w:id="1042"/>
              <w:r>
                <w:rPr>
                  <w:rStyle w:val="Hyperlink"/>
                </w:rPr>
                <w:t>P</w:t>
              </w:r>
              <w:bookmarkStart w:id="1044" w:name="_Hlt500226228"/>
              <w:bookmarkEnd w:id="1043"/>
              <w:r>
                <w:rPr>
                  <w:rStyle w:val="Hyperlink"/>
                </w:rPr>
                <w:t>R</w:t>
              </w:r>
              <w:bookmarkStart w:id="1045" w:name="_Hlt506709814"/>
              <w:bookmarkEnd w:id="1044"/>
              <w:r>
                <w:rPr>
                  <w:rStyle w:val="Hyperlink"/>
                </w:rPr>
                <w:t>O</w:t>
              </w:r>
              <w:bookmarkEnd w:id="1045"/>
              <w:r>
                <w:rPr>
                  <w:rStyle w:val="Hyperlink"/>
                </w:rPr>
                <w:t>V</w:t>
              </w:r>
              <w:bookmarkStart w:id="1046" w:name="_Hlt28764903"/>
              <w:r>
                <w:rPr>
                  <w:rStyle w:val="Hyperlink"/>
                </w:rPr>
                <w:t>-</w:t>
              </w:r>
              <w:bookmarkEnd w:id="1046"/>
              <w:r>
                <w:rPr>
                  <w:rStyle w:val="Hyperlink"/>
                </w:rPr>
                <w:t>INT-EOB</w:t>
              </w:r>
            </w:hyperlink>
          </w:p>
        </w:tc>
        <w:tc>
          <w:tcPr>
            <w:tcW w:w="2790" w:type="dxa"/>
            <w:tcMar>
              <w:left w:w="58" w:type="dxa"/>
              <w:right w:w="58" w:type="dxa"/>
            </w:tcMar>
          </w:tcPr>
          <w:p w14:paraId="708013C4" w14:textId="77777777" w:rsidR="00BE396E" w:rsidRDefault="00BE396E" w:rsidP="00BE396E">
            <w:pPr>
              <w:pStyle w:val="TableText"/>
            </w:pPr>
            <w:r>
              <w:t>Original provider Internal check number</w:t>
            </w:r>
          </w:p>
          <w:p w14:paraId="7C833026" w14:textId="77777777" w:rsidR="00BE396E" w:rsidRDefault="00BE396E" w:rsidP="00BE396E">
            <w:pPr>
              <w:pStyle w:val="TableText"/>
            </w:pPr>
            <w:r w:rsidRPr="000C22DF">
              <w:rPr>
                <w:rFonts w:cs="Arial"/>
              </w:rPr>
              <w:t>For check reissue records, this field carries the EOMB number carried on the original payment – specific to the provider.</w:t>
            </w:r>
          </w:p>
        </w:tc>
        <w:tc>
          <w:tcPr>
            <w:tcW w:w="1080" w:type="dxa"/>
            <w:tcMar>
              <w:left w:w="58" w:type="dxa"/>
              <w:right w:w="58" w:type="dxa"/>
            </w:tcMar>
          </w:tcPr>
          <w:p w14:paraId="4FDB2767" w14:textId="77777777" w:rsidR="00BE396E" w:rsidRDefault="00BE396E" w:rsidP="00BE396E">
            <w:pPr>
              <w:pStyle w:val="TableText"/>
              <w:rPr>
                <w:caps/>
              </w:rPr>
            </w:pPr>
            <w:r>
              <w:rPr>
                <w:caps/>
              </w:rPr>
              <w:t>9 c</w:t>
            </w:r>
          </w:p>
        </w:tc>
        <w:tc>
          <w:tcPr>
            <w:tcW w:w="2340" w:type="dxa"/>
            <w:tcMar>
              <w:left w:w="58" w:type="dxa"/>
              <w:right w:w="58" w:type="dxa"/>
            </w:tcMar>
          </w:tcPr>
          <w:p w14:paraId="25836F2A" w14:textId="77777777" w:rsidR="00BE396E" w:rsidRDefault="00BE396E" w:rsidP="00BE396E">
            <w:pPr>
              <w:pStyle w:val="TableText"/>
            </w:pPr>
            <w:r>
              <w:t>-</w:t>
            </w:r>
          </w:p>
        </w:tc>
        <w:tc>
          <w:tcPr>
            <w:tcW w:w="858" w:type="dxa"/>
            <w:tcMar>
              <w:left w:w="58" w:type="dxa"/>
              <w:right w:w="58" w:type="dxa"/>
            </w:tcMar>
          </w:tcPr>
          <w:p w14:paraId="3E4C6271" w14:textId="77777777" w:rsidR="00BE396E" w:rsidRDefault="00BE396E" w:rsidP="00BE396E">
            <w:pPr>
              <w:pStyle w:val="TableText"/>
            </w:pPr>
            <w:r>
              <w:t>Spaces</w:t>
            </w:r>
          </w:p>
        </w:tc>
        <w:tc>
          <w:tcPr>
            <w:tcW w:w="431" w:type="dxa"/>
          </w:tcPr>
          <w:p w14:paraId="13696E22" w14:textId="77777777" w:rsidR="00BE396E" w:rsidRDefault="00BE396E" w:rsidP="00BE396E">
            <w:pPr>
              <w:pStyle w:val="TableText"/>
            </w:pPr>
            <w:r>
              <w:t>-</w:t>
            </w:r>
          </w:p>
        </w:tc>
        <w:tc>
          <w:tcPr>
            <w:tcW w:w="431" w:type="dxa"/>
          </w:tcPr>
          <w:p w14:paraId="4EB2C31A" w14:textId="77777777" w:rsidR="00BE396E" w:rsidRDefault="00BE396E" w:rsidP="00BE396E">
            <w:pPr>
              <w:pStyle w:val="TableText"/>
            </w:pPr>
            <w:r>
              <w:t>-</w:t>
            </w:r>
          </w:p>
        </w:tc>
        <w:tc>
          <w:tcPr>
            <w:tcW w:w="432" w:type="dxa"/>
          </w:tcPr>
          <w:p w14:paraId="3AF3917D" w14:textId="77777777" w:rsidR="00BE396E" w:rsidRDefault="00BE396E" w:rsidP="00BE396E">
            <w:pPr>
              <w:pStyle w:val="TableText"/>
            </w:pPr>
            <w:r>
              <w:t>X</w:t>
            </w:r>
          </w:p>
        </w:tc>
      </w:tr>
      <w:tr w:rsidR="00BE396E" w14:paraId="15E9DC8F" w14:textId="77777777" w:rsidTr="00BD7376">
        <w:trPr>
          <w:cantSplit/>
          <w:jc w:val="center"/>
        </w:trPr>
        <w:tc>
          <w:tcPr>
            <w:tcW w:w="802" w:type="dxa"/>
            <w:tcMar>
              <w:left w:w="58" w:type="dxa"/>
              <w:right w:w="58" w:type="dxa"/>
            </w:tcMar>
          </w:tcPr>
          <w:p w14:paraId="70E5F82F" w14:textId="71FBAA1E" w:rsidR="00BE396E" w:rsidRDefault="00BE396E" w:rsidP="00BE396E">
            <w:pPr>
              <w:pStyle w:val="TableText"/>
            </w:pPr>
            <w:r>
              <w:t>2889</w:t>
            </w:r>
            <w:r w:rsidR="00135F82">
              <w:t xml:space="preserve"> – </w:t>
            </w:r>
            <w:r>
              <w:t>2897</w:t>
            </w:r>
          </w:p>
        </w:tc>
        <w:tc>
          <w:tcPr>
            <w:tcW w:w="2227" w:type="dxa"/>
            <w:tcMar>
              <w:left w:w="58" w:type="dxa"/>
              <w:right w:w="58" w:type="dxa"/>
            </w:tcMar>
          </w:tcPr>
          <w:p w14:paraId="416F260D" w14:textId="77777777" w:rsidR="00BE396E" w:rsidRDefault="00BE396E" w:rsidP="00BE396E">
            <w:pPr>
              <w:pStyle w:val="TableText"/>
            </w:pPr>
            <w:r>
              <w:t>PROV ORIG EXT CHECK NUMBER 1</w:t>
            </w:r>
          </w:p>
        </w:tc>
        <w:tc>
          <w:tcPr>
            <w:tcW w:w="2993" w:type="dxa"/>
            <w:tcMar>
              <w:left w:w="58" w:type="dxa"/>
              <w:right w:w="58" w:type="dxa"/>
            </w:tcMar>
          </w:tcPr>
          <w:p w14:paraId="601387AE" w14:textId="66983FB9" w:rsidR="00BE396E" w:rsidRDefault="00BE396E" w:rsidP="00BE396E">
            <w:pPr>
              <w:pStyle w:val="TableText"/>
            </w:pPr>
            <w:r>
              <w:t>:P:IDR-</w:t>
            </w:r>
            <w:hyperlink r:id="rId833" w:history="1">
              <w:r>
                <w:rPr>
                  <w:rStyle w:val="Hyperlink"/>
                </w:rPr>
                <w:t>F-</w:t>
              </w:r>
              <w:bookmarkStart w:id="1047" w:name="_Hlt514745423"/>
              <w:r>
                <w:rPr>
                  <w:rStyle w:val="Hyperlink"/>
                </w:rPr>
                <w:t>P</w:t>
              </w:r>
              <w:bookmarkStart w:id="1048" w:name="_Hlt500226234"/>
              <w:bookmarkEnd w:id="1047"/>
              <w:r>
                <w:rPr>
                  <w:rStyle w:val="Hyperlink"/>
                </w:rPr>
                <w:t>R</w:t>
              </w:r>
              <w:bookmarkStart w:id="1049" w:name="_Hlt28764917"/>
              <w:bookmarkEnd w:id="1048"/>
              <w:r>
                <w:rPr>
                  <w:rStyle w:val="Hyperlink"/>
                </w:rPr>
                <w:t>O</w:t>
              </w:r>
              <w:bookmarkStart w:id="1050" w:name="_Hlt12270086"/>
              <w:bookmarkEnd w:id="1049"/>
              <w:r>
                <w:rPr>
                  <w:rStyle w:val="Hyperlink"/>
                </w:rPr>
                <w:t>V</w:t>
              </w:r>
              <w:bookmarkStart w:id="1051" w:name="_Hlt506709810"/>
              <w:bookmarkStart w:id="1052" w:name="_Hlt506709790"/>
              <w:bookmarkEnd w:id="1050"/>
              <w:bookmarkEnd w:id="1051"/>
              <w:r>
                <w:rPr>
                  <w:rStyle w:val="Hyperlink"/>
                </w:rPr>
                <w:t>-</w:t>
              </w:r>
              <w:bookmarkStart w:id="1053" w:name="_Hlt517153399"/>
              <w:bookmarkEnd w:id="1052"/>
              <w:r>
                <w:rPr>
                  <w:rStyle w:val="Hyperlink"/>
                </w:rPr>
                <w:t>E</w:t>
              </w:r>
              <w:bookmarkEnd w:id="1053"/>
              <w:r>
                <w:rPr>
                  <w:rStyle w:val="Hyperlink"/>
                </w:rPr>
                <w:t>XT-EO</w:t>
              </w:r>
              <w:bookmarkStart w:id="1054" w:name="_Hlt500318898"/>
              <w:r>
                <w:rPr>
                  <w:rStyle w:val="Hyperlink"/>
                </w:rPr>
                <w:t>B</w:t>
              </w:r>
              <w:bookmarkEnd w:id="1054"/>
            </w:hyperlink>
          </w:p>
        </w:tc>
        <w:tc>
          <w:tcPr>
            <w:tcW w:w="2790" w:type="dxa"/>
            <w:tcMar>
              <w:left w:w="58" w:type="dxa"/>
              <w:right w:w="58" w:type="dxa"/>
            </w:tcMar>
          </w:tcPr>
          <w:p w14:paraId="6848F893" w14:textId="77777777" w:rsidR="00BE396E" w:rsidRDefault="00BE396E" w:rsidP="00BE396E">
            <w:pPr>
              <w:pStyle w:val="TableText"/>
            </w:pPr>
            <w:r>
              <w:t>Original provider external check number</w:t>
            </w:r>
          </w:p>
          <w:p w14:paraId="5274FB7D" w14:textId="77777777" w:rsidR="00BE396E" w:rsidRDefault="00BE396E" w:rsidP="00BE396E">
            <w:pPr>
              <w:pStyle w:val="TableText"/>
            </w:pPr>
            <w:r w:rsidRPr="009D28A3">
              <w:rPr>
                <w:rFonts w:cs="Arial"/>
              </w:rPr>
              <w:t>For check reissue records, where a second reissue has occurred, this field carries the EOMB number on the second reissued record – provider payments only.</w:t>
            </w:r>
          </w:p>
        </w:tc>
        <w:tc>
          <w:tcPr>
            <w:tcW w:w="1080" w:type="dxa"/>
            <w:tcMar>
              <w:left w:w="58" w:type="dxa"/>
              <w:right w:w="58" w:type="dxa"/>
            </w:tcMar>
          </w:tcPr>
          <w:p w14:paraId="6CE0CD50" w14:textId="77777777" w:rsidR="00BE396E" w:rsidRDefault="00BE396E" w:rsidP="00BE396E">
            <w:pPr>
              <w:pStyle w:val="TableText"/>
              <w:rPr>
                <w:caps/>
              </w:rPr>
            </w:pPr>
            <w:r>
              <w:rPr>
                <w:caps/>
              </w:rPr>
              <w:t>9 c</w:t>
            </w:r>
          </w:p>
        </w:tc>
        <w:tc>
          <w:tcPr>
            <w:tcW w:w="2340" w:type="dxa"/>
            <w:tcMar>
              <w:left w:w="58" w:type="dxa"/>
              <w:right w:w="58" w:type="dxa"/>
            </w:tcMar>
          </w:tcPr>
          <w:p w14:paraId="07316D47" w14:textId="77777777" w:rsidR="00BE396E" w:rsidRDefault="00BE396E" w:rsidP="00BE396E">
            <w:pPr>
              <w:pStyle w:val="TableText"/>
            </w:pPr>
            <w:r>
              <w:t>-</w:t>
            </w:r>
          </w:p>
        </w:tc>
        <w:tc>
          <w:tcPr>
            <w:tcW w:w="858" w:type="dxa"/>
            <w:tcMar>
              <w:left w:w="58" w:type="dxa"/>
              <w:right w:w="58" w:type="dxa"/>
            </w:tcMar>
          </w:tcPr>
          <w:p w14:paraId="0E39EFF9" w14:textId="77777777" w:rsidR="00BE396E" w:rsidRDefault="00BE396E" w:rsidP="00BE396E">
            <w:pPr>
              <w:pStyle w:val="TableText"/>
            </w:pPr>
            <w:r>
              <w:t>Spaces</w:t>
            </w:r>
          </w:p>
        </w:tc>
        <w:tc>
          <w:tcPr>
            <w:tcW w:w="431" w:type="dxa"/>
          </w:tcPr>
          <w:p w14:paraId="5FB7D941" w14:textId="77777777" w:rsidR="00BE396E" w:rsidRDefault="00BE396E" w:rsidP="00BE396E">
            <w:pPr>
              <w:pStyle w:val="TableText"/>
            </w:pPr>
            <w:r>
              <w:t>-</w:t>
            </w:r>
          </w:p>
        </w:tc>
        <w:tc>
          <w:tcPr>
            <w:tcW w:w="431" w:type="dxa"/>
          </w:tcPr>
          <w:p w14:paraId="2B167C7D" w14:textId="77777777" w:rsidR="00BE396E" w:rsidRDefault="00BE396E" w:rsidP="00BE396E">
            <w:pPr>
              <w:pStyle w:val="TableText"/>
            </w:pPr>
            <w:r>
              <w:t>-</w:t>
            </w:r>
          </w:p>
        </w:tc>
        <w:tc>
          <w:tcPr>
            <w:tcW w:w="432" w:type="dxa"/>
          </w:tcPr>
          <w:p w14:paraId="18B29424" w14:textId="77777777" w:rsidR="00BE396E" w:rsidRDefault="00BE396E" w:rsidP="00BE396E">
            <w:pPr>
              <w:pStyle w:val="TableText"/>
            </w:pPr>
            <w:r>
              <w:t>X</w:t>
            </w:r>
          </w:p>
        </w:tc>
      </w:tr>
      <w:tr w:rsidR="00BE396E" w14:paraId="789982A7" w14:textId="77777777" w:rsidTr="00BD7376">
        <w:trPr>
          <w:cantSplit/>
          <w:jc w:val="center"/>
        </w:trPr>
        <w:tc>
          <w:tcPr>
            <w:tcW w:w="802" w:type="dxa"/>
            <w:tcMar>
              <w:left w:w="58" w:type="dxa"/>
              <w:right w:w="58" w:type="dxa"/>
            </w:tcMar>
          </w:tcPr>
          <w:p w14:paraId="47BF0542" w14:textId="2A0A1813" w:rsidR="00BE396E" w:rsidRDefault="00BE396E" w:rsidP="00BE396E">
            <w:pPr>
              <w:pStyle w:val="TableText"/>
            </w:pPr>
            <w:r>
              <w:t>2898</w:t>
            </w:r>
            <w:r w:rsidR="00135F82">
              <w:t xml:space="preserve"> – </w:t>
            </w:r>
            <w:r>
              <w:t>2905</w:t>
            </w:r>
          </w:p>
        </w:tc>
        <w:tc>
          <w:tcPr>
            <w:tcW w:w="2227" w:type="dxa"/>
            <w:tcMar>
              <w:left w:w="58" w:type="dxa"/>
              <w:right w:w="58" w:type="dxa"/>
            </w:tcMar>
          </w:tcPr>
          <w:p w14:paraId="06398E5F" w14:textId="77777777" w:rsidR="00BE396E" w:rsidRDefault="00BE396E" w:rsidP="00BE396E">
            <w:pPr>
              <w:pStyle w:val="TableText"/>
            </w:pPr>
            <w:r>
              <w:t>PROV ORIG PAID AMT 1</w:t>
            </w:r>
          </w:p>
        </w:tc>
        <w:tc>
          <w:tcPr>
            <w:tcW w:w="2993" w:type="dxa"/>
            <w:tcMar>
              <w:left w:w="58" w:type="dxa"/>
              <w:right w:w="58" w:type="dxa"/>
            </w:tcMar>
          </w:tcPr>
          <w:p w14:paraId="69177A5F" w14:textId="761A3FF7" w:rsidR="00BE396E" w:rsidRDefault="00BE396E" w:rsidP="00BE396E">
            <w:pPr>
              <w:pStyle w:val="TableText"/>
            </w:pPr>
            <w:r>
              <w:t>:P:IDR-</w:t>
            </w:r>
            <w:hyperlink r:id="rId834" w:history="1">
              <w:r>
                <w:rPr>
                  <w:rStyle w:val="Hyperlink"/>
                </w:rPr>
                <w:t>F</w:t>
              </w:r>
              <w:bookmarkStart w:id="1055" w:name="_Hlt527416560"/>
              <w:r>
                <w:rPr>
                  <w:rStyle w:val="Hyperlink"/>
                </w:rPr>
                <w:t>-</w:t>
              </w:r>
              <w:bookmarkStart w:id="1056" w:name="_Hlt500226238"/>
              <w:bookmarkEnd w:id="1055"/>
              <w:r>
                <w:rPr>
                  <w:rStyle w:val="Hyperlink"/>
                </w:rPr>
                <w:t>P</w:t>
              </w:r>
              <w:bookmarkStart w:id="1057" w:name="_Hlt506709765"/>
              <w:bookmarkEnd w:id="1056"/>
              <w:r>
                <w:rPr>
                  <w:rStyle w:val="Hyperlink"/>
                </w:rPr>
                <w:t>R</w:t>
              </w:r>
              <w:bookmarkEnd w:id="1057"/>
              <w:r>
                <w:rPr>
                  <w:rStyle w:val="Hyperlink"/>
                </w:rPr>
                <w:t>O</w:t>
              </w:r>
              <w:bookmarkStart w:id="1058" w:name="_Hlt12270108"/>
              <w:bookmarkStart w:id="1059" w:name="_Hlt12270099"/>
              <w:bookmarkEnd w:id="1058"/>
              <w:r>
                <w:rPr>
                  <w:rStyle w:val="Hyperlink"/>
                </w:rPr>
                <w:t>V</w:t>
              </w:r>
              <w:bookmarkEnd w:id="1059"/>
              <w:r>
                <w:rPr>
                  <w:rStyle w:val="Hyperlink"/>
                </w:rPr>
                <w:t>-PA</w:t>
              </w:r>
              <w:bookmarkStart w:id="1060" w:name="_Hlt517153403"/>
              <w:r>
                <w:rPr>
                  <w:rStyle w:val="Hyperlink"/>
                </w:rPr>
                <w:t>Y</w:t>
              </w:r>
              <w:bookmarkEnd w:id="1060"/>
              <w:r>
                <w:rPr>
                  <w:rStyle w:val="Hyperlink"/>
                </w:rPr>
                <w:t>-AMT</w:t>
              </w:r>
            </w:hyperlink>
          </w:p>
        </w:tc>
        <w:tc>
          <w:tcPr>
            <w:tcW w:w="2790" w:type="dxa"/>
            <w:tcMar>
              <w:left w:w="58" w:type="dxa"/>
              <w:right w:w="58" w:type="dxa"/>
            </w:tcMar>
          </w:tcPr>
          <w:p w14:paraId="44BE80A1" w14:textId="77777777" w:rsidR="00BE396E" w:rsidRDefault="00BE396E" w:rsidP="00BE396E">
            <w:pPr>
              <w:pStyle w:val="TableText"/>
            </w:pPr>
            <w:r>
              <w:t>Original provider paid amount</w:t>
            </w:r>
          </w:p>
          <w:p w14:paraId="5B596C77" w14:textId="77777777" w:rsidR="00BE396E" w:rsidRDefault="00BE396E" w:rsidP="00BE396E">
            <w:pPr>
              <w:pStyle w:val="TableText"/>
            </w:pPr>
            <w:r w:rsidRPr="00674907">
              <w:rPr>
                <w:rFonts w:cs="Arial"/>
                <w:color w:val="000000"/>
              </w:rPr>
              <w:t>For check reissue records, this field contains the original amount paid to the provider.</w:t>
            </w:r>
          </w:p>
        </w:tc>
        <w:tc>
          <w:tcPr>
            <w:tcW w:w="1080" w:type="dxa"/>
            <w:tcMar>
              <w:left w:w="58" w:type="dxa"/>
              <w:right w:w="58" w:type="dxa"/>
            </w:tcMar>
          </w:tcPr>
          <w:p w14:paraId="10A2F21E" w14:textId="77777777" w:rsidR="00BE396E" w:rsidRDefault="00BE396E" w:rsidP="00BE396E">
            <w:pPr>
              <w:pStyle w:val="TableText"/>
              <w:rPr>
                <w:caps/>
              </w:rPr>
            </w:pPr>
            <w:r>
              <w:rPr>
                <w:caps/>
              </w:rPr>
              <w:t>7 n</w:t>
            </w:r>
          </w:p>
          <w:p w14:paraId="562F170E" w14:textId="77777777" w:rsidR="00BE396E" w:rsidRDefault="00BE396E" w:rsidP="00BE396E">
            <w:pPr>
              <w:pStyle w:val="TableText"/>
              <w:rPr>
                <w:caps/>
              </w:rPr>
            </w:pPr>
            <w:r>
              <w:rPr>
                <w:caps/>
              </w:rPr>
              <w:t>(99999V99)</w:t>
            </w:r>
          </w:p>
        </w:tc>
        <w:tc>
          <w:tcPr>
            <w:tcW w:w="2340" w:type="dxa"/>
            <w:tcMar>
              <w:left w:w="58" w:type="dxa"/>
              <w:right w:w="58" w:type="dxa"/>
            </w:tcMar>
          </w:tcPr>
          <w:p w14:paraId="679449BA" w14:textId="77777777" w:rsidR="00BE396E" w:rsidRDefault="00BE396E" w:rsidP="00BE396E">
            <w:pPr>
              <w:pStyle w:val="TableText"/>
            </w:pPr>
            <w:r>
              <w:t>-</w:t>
            </w:r>
          </w:p>
        </w:tc>
        <w:tc>
          <w:tcPr>
            <w:tcW w:w="858" w:type="dxa"/>
            <w:tcMar>
              <w:left w:w="58" w:type="dxa"/>
              <w:right w:w="58" w:type="dxa"/>
            </w:tcMar>
          </w:tcPr>
          <w:p w14:paraId="3EDD5603" w14:textId="77777777" w:rsidR="00BE396E" w:rsidRDefault="00BE396E" w:rsidP="00BE396E">
            <w:pPr>
              <w:pStyle w:val="TableText"/>
            </w:pPr>
            <w:r>
              <w:t>Zeros</w:t>
            </w:r>
          </w:p>
        </w:tc>
        <w:tc>
          <w:tcPr>
            <w:tcW w:w="431" w:type="dxa"/>
          </w:tcPr>
          <w:p w14:paraId="4C398B14" w14:textId="77777777" w:rsidR="00BE396E" w:rsidRDefault="00BE396E" w:rsidP="00BE396E">
            <w:pPr>
              <w:pStyle w:val="TableText"/>
            </w:pPr>
            <w:r>
              <w:t>-</w:t>
            </w:r>
          </w:p>
        </w:tc>
        <w:tc>
          <w:tcPr>
            <w:tcW w:w="431" w:type="dxa"/>
          </w:tcPr>
          <w:p w14:paraId="56995DE0" w14:textId="77777777" w:rsidR="00BE396E" w:rsidRDefault="00BE396E" w:rsidP="00BE396E">
            <w:pPr>
              <w:pStyle w:val="TableText"/>
            </w:pPr>
            <w:r>
              <w:t>-</w:t>
            </w:r>
          </w:p>
        </w:tc>
        <w:tc>
          <w:tcPr>
            <w:tcW w:w="432" w:type="dxa"/>
          </w:tcPr>
          <w:p w14:paraId="54B32B85" w14:textId="77777777" w:rsidR="00BE396E" w:rsidRDefault="00BE396E" w:rsidP="00BE396E">
            <w:pPr>
              <w:pStyle w:val="TableText"/>
            </w:pPr>
            <w:r>
              <w:t>X</w:t>
            </w:r>
          </w:p>
        </w:tc>
      </w:tr>
      <w:tr w:rsidR="00BE396E" w14:paraId="31D18C13" w14:textId="77777777" w:rsidTr="00BD7376">
        <w:trPr>
          <w:cantSplit/>
          <w:jc w:val="center"/>
        </w:trPr>
        <w:tc>
          <w:tcPr>
            <w:tcW w:w="802" w:type="dxa"/>
            <w:tcMar>
              <w:left w:w="58" w:type="dxa"/>
              <w:right w:w="58" w:type="dxa"/>
            </w:tcMar>
          </w:tcPr>
          <w:p w14:paraId="34362BBE" w14:textId="1E6FD4EB" w:rsidR="00BE396E" w:rsidRDefault="00BE396E" w:rsidP="00BE396E">
            <w:pPr>
              <w:pStyle w:val="TableText"/>
            </w:pPr>
            <w:r>
              <w:t>2905</w:t>
            </w:r>
            <w:r w:rsidR="00135F82">
              <w:t xml:space="preserve"> – </w:t>
            </w:r>
            <w:r>
              <w:t>2911</w:t>
            </w:r>
          </w:p>
        </w:tc>
        <w:tc>
          <w:tcPr>
            <w:tcW w:w="2227" w:type="dxa"/>
            <w:tcMar>
              <w:left w:w="58" w:type="dxa"/>
              <w:right w:w="58" w:type="dxa"/>
            </w:tcMar>
          </w:tcPr>
          <w:p w14:paraId="1D38E13B" w14:textId="77777777" w:rsidR="00BE396E" w:rsidRDefault="00BE396E" w:rsidP="00BE396E">
            <w:pPr>
              <w:pStyle w:val="TableText"/>
            </w:pPr>
            <w:r>
              <w:t>PROV ORIG OFFSET AMT 1</w:t>
            </w:r>
          </w:p>
        </w:tc>
        <w:tc>
          <w:tcPr>
            <w:tcW w:w="2993" w:type="dxa"/>
            <w:tcMar>
              <w:left w:w="58" w:type="dxa"/>
              <w:right w:w="58" w:type="dxa"/>
            </w:tcMar>
          </w:tcPr>
          <w:p w14:paraId="2A2559AB" w14:textId="0314C5C9" w:rsidR="00BE396E" w:rsidRDefault="00BE396E" w:rsidP="00BE396E">
            <w:pPr>
              <w:pStyle w:val="TableText"/>
            </w:pPr>
            <w:r>
              <w:t>:P:IDR-</w:t>
            </w:r>
            <w:hyperlink r:id="rId835" w:history="1">
              <w:r>
                <w:rPr>
                  <w:rStyle w:val="Hyperlink"/>
                </w:rPr>
                <w:t>F</w:t>
              </w:r>
              <w:bookmarkStart w:id="1061" w:name="_Hlt514745434"/>
              <w:r>
                <w:rPr>
                  <w:rStyle w:val="Hyperlink"/>
                </w:rPr>
                <w:t>-</w:t>
              </w:r>
              <w:bookmarkStart w:id="1062" w:name="_Hlt527416653"/>
              <w:bookmarkEnd w:id="1061"/>
              <w:r>
                <w:rPr>
                  <w:rStyle w:val="Hyperlink"/>
                </w:rPr>
                <w:t>P</w:t>
              </w:r>
              <w:bookmarkStart w:id="1063" w:name="_Hlt500226241"/>
              <w:bookmarkEnd w:id="1062"/>
              <w:r>
                <w:rPr>
                  <w:rStyle w:val="Hyperlink"/>
                </w:rPr>
                <w:t>R</w:t>
              </w:r>
              <w:bookmarkEnd w:id="1063"/>
              <w:r>
                <w:rPr>
                  <w:rStyle w:val="Hyperlink"/>
                </w:rPr>
                <w:t>O</w:t>
              </w:r>
              <w:bookmarkStart w:id="1064" w:name="_Hlt12270120"/>
              <w:r>
                <w:rPr>
                  <w:rStyle w:val="Hyperlink"/>
                </w:rPr>
                <w:t>V</w:t>
              </w:r>
              <w:bookmarkStart w:id="1065" w:name="_Hlt28764956"/>
              <w:bookmarkEnd w:id="1064"/>
              <w:r>
                <w:rPr>
                  <w:rStyle w:val="Hyperlink"/>
                </w:rPr>
                <w:t>-</w:t>
              </w:r>
              <w:bookmarkStart w:id="1066" w:name="_Hlt517153406"/>
              <w:bookmarkEnd w:id="1065"/>
              <w:r>
                <w:rPr>
                  <w:rStyle w:val="Hyperlink"/>
                </w:rPr>
                <w:t>O</w:t>
              </w:r>
              <w:bookmarkEnd w:id="1066"/>
              <w:r>
                <w:rPr>
                  <w:rStyle w:val="Hyperlink"/>
                </w:rPr>
                <w:t>F</w:t>
              </w:r>
              <w:bookmarkStart w:id="1067" w:name="_Hlt506709752"/>
              <w:bookmarkStart w:id="1068" w:name="_Hlt506709732"/>
              <w:bookmarkEnd w:id="1067"/>
              <w:r>
                <w:rPr>
                  <w:rStyle w:val="Hyperlink"/>
                </w:rPr>
                <w:t>F</w:t>
              </w:r>
              <w:bookmarkEnd w:id="1068"/>
              <w:r>
                <w:rPr>
                  <w:rStyle w:val="Hyperlink"/>
                </w:rPr>
                <w:t>-AMT</w:t>
              </w:r>
            </w:hyperlink>
          </w:p>
        </w:tc>
        <w:tc>
          <w:tcPr>
            <w:tcW w:w="2790" w:type="dxa"/>
            <w:tcMar>
              <w:left w:w="58" w:type="dxa"/>
              <w:right w:w="58" w:type="dxa"/>
            </w:tcMar>
          </w:tcPr>
          <w:p w14:paraId="75EDC8AA" w14:textId="77777777" w:rsidR="00BE396E" w:rsidRDefault="00BE396E" w:rsidP="00BE396E">
            <w:pPr>
              <w:pStyle w:val="TableText"/>
            </w:pPr>
            <w:r>
              <w:t>Original provider offset amount</w:t>
            </w:r>
          </w:p>
          <w:p w14:paraId="3E380FE7" w14:textId="77777777" w:rsidR="00BE396E" w:rsidRDefault="00BE396E" w:rsidP="00BE396E">
            <w:pPr>
              <w:pStyle w:val="TableText"/>
            </w:pPr>
            <w:r w:rsidRPr="000C22DF">
              <w:rPr>
                <w:rFonts w:cs="Arial"/>
                <w:color w:val="000000"/>
              </w:rPr>
              <w:t>For check reissue records, this field carries any offset amounts applied to the provider’s original payment.</w:t>
            </w:r>
          </w:p>
        </w:tc>
        <w:tc>
          <w:tcPr>
            <w:tcW w:w="1080" w:type="dxa"/>
            <w:tcMar>
              <w:left w:w="58" w:type="dxa"/>
              <w:right w:w="58" w:type="dxa"/>
            </w:tcMar>
          </w:tcPr>
          <w:p w14:paraId="07C6EB5C" w14:textId="77777777" w:rsidR="00BE396E" w:rsidRDefault="00BE396E" w:rsidP="00BE396E">
            <w:pPr>
              <w:pStyle w:val="TableText"/>
              <w:rPr>
                <w:caps/>
              </w:rPr>
            </w:pPr>
            <w:r>
              <w:rPr>
                <w:caps/>
              </w:rPr>
              <w:t>7 n</w:t>
            </w:r>
          </w:p>
          <w:p w14:paraId="753FE51C" w14:textId="77777777" w:rsidR="00BE396E" w:rsidRDefault="00BE396E" w:rsidP="00BE396E">
            <w:pPr>
              <w:pStyle w:val="TableText"/>
              <w:rPr>
                <w:caps/>
              </w:rPr>
            </w:pPr>
            <w:r>
              <w:rPr>
                <w:caps/>
              </w:rPr>
              <w:t>(99999V99)</w:t>
            </w:r>
          </w:p>
        </w:tc>
        <w:tc>
          <w:tcPr>
            <w:tcW w:w="2340" w:type="dxa"/>
            <w:tcMar>
              <w:left w:w="58" w:type="dxa"/>
              <w:right w:w="58" w:type="dxa"/>
            </w:tcMar>
          </w:tcPr>
          <w:p w14:paraId="2F456852" w14:textId="77777777" w:rsidR="00BE396E" w:rsidRDefault="00BE396E" w:rsidP="00BE396E">
            <w:pPr>
              <w:pStyle w:val="TableText"/>
            </w:pPr>
            <w:r>
              <w:t>-</w:t>
            </w:r>
          </w:p>
        </w:tc>
        <w:tc>
          <w:tcPr>
            <w:tcW w:w="858" w:type="dxa"/>
            <w:tcMar>
              <w:left w:w="58" w:type="dxa"/>
              <w:right w:w="58" w:type="dxa"/>
            </w:tcMar>
          </w:tcPr>
          <w:p w14:paraId="14BFE317" w14:textId="77777777" w:rsidR="00BE396E" w:rsidRDefault="00BE396E" w:rsidP="00BE396E">
            <w:pPr>
              <w:pStyle w:val="TableText"/>
            </w:pPr>
            <w:r>
              <w:t>Zeros</w:t>
            </w:r>
          </w:p>
        </w:tc>
        <w:tc>
          <w:tcPr>
            <w:tcW w:w="431" w:type="dxa"/>
          </w:tcPr>
          <w:p w14:paraId="20779FE8" w14:textId="77777777" w:rsidR="00BE396E" w:rsidRDefault="00BE396E" w:rsidP="00BE396E">
            <w:pPr>
              <w:pStyle w:val="TableText"/>
            </w:pPr>
            <w:r>
              <w:t>-</w:t>
            </w:r>
          </w:p>
        </w:tc>
        <w:tc>
          <w:tcPr>
            <w:tcW w:w="431" w:type="dxa"/>
          </w:tcPr>
          <w:p w14:paraId="283E43C0" w14:textId="77777777" w:rsidR="00BE396E" w:rsidRDefault="00BE396E" w:rsidP="00BE396E">
            <w:pPr>
              <w:pStyle w:val="TableText"/>
            </w:pPr>
            <w:r>
              <w:t>-</w:t>
            </w:r>
          </w:p>
        </w:tc>
        <w:tc>
          <w:tcPr>
            <w:tcW w:w="432" w:type="dxa"/>
          </w:tcPr>
          <w:p w14:paraId="77B9E6A0" w14:textId="77777777" w:rsidR="00BE396E" w:rsidRDefault="00BE396E" w:rsidP="00BE396E">
            <w:pPr>
              <w:pStyle w:val="TableText"/>
            </w:pPr>
            <w:r>
              <w:t>X</w:t>
            </w:r>
          </w:p>
        </w:tc>
      </w:tr>
      <w:tr w:rsidR="00BE396E" w14:paraId="4DFFF807" w14:textId="77777777" w:rsidTr="00BD7376">
        <w:trPr>
          <w:cantSplit/>
          <w:jc w:val="center"/>
        </w:trPr>
        <w:tc>
          <w:tcPr>
            <w:tcW w:w="802" w:type="dxa"/>
            <w:tcMar>
              <w:left w:w="58" w:type="dxa"/>
              <w:right w:w="58" w:type="dxa"/>
            </w:tcMar>
          </w:tcPr>
          <w:p w14:paraId="4EF789CC" w14:textId="3BEA5240" w:rsidR="00BE396E" w:rsidRDefault="00BE396E" w:rsidP="00BE396E">
            <w:pPr>
              <w:pStyle w:val="TableText"/>
            </w:pPr>
            <w:r>
              <w:t>2912</w:t>
            </w:r>
            <w:r w:rsidR="00135F82">
              <w:t xml:space="preserve"> – </w:t>
            </w:r>
            <w:r>
              <w:t>2915</w:t>
            </w:r>
          </w:p>
        </w:tc>
        <w:tc>
          <w:tcPr>
            <w:tcW w:w="2227" w:type="dxa"/>
            <w:tcMar>
              <w:left w:w="58" w:type="dxa"/>
              <w:right w:w="58" w:type="dxa"/>
            </w:tcMar>
          </w:tcPr>
          <w:p w14:paraId="096E293C" w14:textId="77777777" w:rsidR="00BE396E" w:rsidRDefault="00BE396E" w:rsidP="00BE396E">
            <w:pPr>
              <w:pStyle w:val="TableText"/>
            </w:pPr>
            <w:r>
              <w:t>CLERK ID 1</w:t>
            </w:r>
          </w:p>
        </w:tc>
        <w:tc>
          <w:tcPr>
            <w:tcW w:w="2993" w:type="dxa"/>
            <w:tcMar>
              <w:left w:w="58" w:type="dxa"/>
              <w:right w:w="58" w:type="dxa"/>
            </w:tcMar>
          </w:tcPr>
          <w:p w14:paraId="62309945" w14:textId="0F607EE9" w:rsidR="00BE396E" w:rsidRDefault="00BE396E" w:rsidP="00BE396E">
            <w:pPr>
              <w:pStyle w:val="TableText"/>
            </w:pPr>
            <w:r>
              <w:t>:P:IDR-</w:t>
            </w:r>
            <w:hyperlink r:id="rId836" w:history="1">
              <w:r>
                <w:rPr>
                  <w:rStyle w:val="Hyperlink"/>
                </w:rPr>
                <w:t>F-</w:t>
              </w:r>
              <w:bookmarkStart w:id="1069" w:name="_Hlt514745441"/>
              <w:r>
                <w:rPr>
                  <w:rStyle w:val="Hyperlink"/>
                </w:rPr>
                <w:t>C</w:t>
              </w:r>
              <w:bookmarkStart w:id="1070" w:name="_Hlt500226245"/>
              <w:bookmarkEnd w:id="1069"/>
              <w:r>
                <w:rPr>
                  <w:rStyle w:val="Hyperlink"/>
                </w:rPr>
                <w:t>L</w:t>
              </w:r>
              <w:bookmarkStart w:id="1071" w:name="_Hlt506709726"/>
              <w:bookmarkStart w:id="1072" w:name="_Hlt506709689"/>
              <w:bookmarkEnd w:id="1070"/>
              <w:bookmarkEnd w:id="1071"/>
              <w:r>
                <w:rPr>
                  <w:rStyle w:val="Hyperlink"/>
                </w:rPr>
                <w:t>E</w:t>
              </w:r>
              <w:bookmarkEnd w:id="1072"/>
              <w:r>
                <w:rPr>
                  <w:rStyle w:val="Hyperlink"/>
                </w:rPr>
                <w:t>RK</w:t>
              </w:r>
            </w:hyperlink>
          </w:p>
        </w:tc>
        <w:tc>
          <w:tcPr>
            <w:tcW w:w="2790" w:type="dxa"/>
            <w:tcMar>
              <w:left w:w="58" w:type="dxa"/>
              <w:right w:w="58" w:type="dxa"/>
            </w:tcMar>
          </w:tcPr>
          <w:p w14:paraId="7D74C7ED" w14:textId="77777777" w:rsidR="00BE396E" w:rsidRDefault="00BE396E" w:rsidP="00BE396E">
            <w:pPr>
              <w:pStyle w:val="TableText"/>
            </w:pPr>
            <w:r>
              <w:t>Clerk</w:t>
            </w:r>
          </w:p>
          <w:p w14:paraId="0426C377" w14:textId="77777777" w:rsidR="00BE396E" w:rsidRDefault="00BE396E" w:rsidP="00BE396E">
            <w:pPr>
              <w:pStyle w:val="TableText"/>
            </w:pPr>
            <w:r>
              <w:rPr>
                <w:rFonts w:cs="Arial"/>
                <w:color w:val="000000"/>
              </w:rPr>
              <w:t>T</w:t>
            </w:r>
            <w:r w:rsidRPr="009D28A3">
              <w:rPr>
                <w:rFonts w:cs="Arial"/>
                <w:color w:val="000000"/>
              </w:rPr>
              <w:t>he identification code of the clerk initiating the change.</w:t>
            </w:r>
          </w:p>
        </w:tc>
        <w:tc>
          <w:tcPr>
            <w:tcW w:w="1080" w:type="dxa"/>
            <w:tcMar>
              <w:left w:w="58" w:type="dxa"/>
              <w:right w:w="58" w:type="dxa"/>
            </w:tcMar>
          </w:tcPr>
          <w:p w14:paraId="5E256327" w14:textId="77777777" w:rsidR="00BE396E" w:rsidRDefault="00BE396E" w:rsidP="00BE396E">
            <w:pPr>
              <w:pStyle w:val="TableText"/>
              <w:rPr>
                <w:caps/>
              </w:rPr>
            </w:pPr>
            <w:r>
              <w:rPr>
                <w:caps/>
              </w:rPr>
              <w:t>4 c</w:t>
            </w:r>
          </w:p>
        </w:tc>
        <w:tc>
          <w:tcPr>
            <w:tcW w:w="2340" w:type="dxa"/>
            <w:tcMar>
              <w:left w:w="58" w:type="dxa"/>
              <w:right w:w="58" w:type="dxa"/>
            </w:tcMar>
          </w:tcPr>
          <w:p w14:paraId="5B59AE7A" w14:textId="77777777" w:rsidR="00BE396E" w:rsidRDefault="00BE396E" w:rsidP="00BE396E">
            <w:pPr>
              <w:pStyle w:val="TableText"/>
            </w:pPr>
            <w:r>
              <w:t>-</w:t>
            </w:r>
          </w:p>
        </w:tc>
        <w:tc>
          <w:tcPr>
            <w:tcW w:w="858" w:type="dxa"/>
            <w:tcMar>
              <w:left w:w="58" w:type="dxa"/>
              <w:right w:w="58" w:type="dxa"/>
            </w:tcMar>
          </w:tcPr>
          <w:p w14:paraId="1A8759F6" w14:textId="77777777" w:rsidR="00BE396E" w:rsidRDefault="00BE396E" w:rsidP="00BE396E">
            <w:pPr>
              <w:pStyle w:val="TableText"/>
            </w:pPr>
            <w:r>
              <w:t>Spaces</w:t>
            </w:r>
          </w:p>
        </w:tc>
        <w:tc>
          <w:tcPr>
            <w:tcW w:w="431" w:type="dxa"/>
          </w:tcPr>
          <w:p w14:paraId="5592EB76" w14:textId="77777777" w:rsidR="00BE396E" w:rsidRDefault="00BE396E" w:rsidP="00BE396E">
            <w:pPr>
              <w:pStyle w:val="TableText"/>
            </w:pPr>
            <w:r>
              <w:t>-</w:t>
            </w:r>
          </w:p>
        </w:tc>
        <w:tc>
          <w:tcPr>
            <w:tcW w:w="431" w:type="dxa"/>
          </w:tcPr>
          <w:p w14:paraId="005FF772" w14:textId="77777777" w:rsidR="00BE396E" w:rsidRDefault="00BE396E" w:rsidP="00BE396E">
            <w:pPr>
              <w:pStyle w:val="TableText"/>
            </w:pPr>
            <w:r>
              <w:t>-</w:t>
            </w:r>
          </w:p>
        </w:tc>
        <w:tc>
          <w:tcPr>
            <w:tcW w:w="432" w:type="dxa"/>
          </w:tcPr>
          <w:p w14:paraId="7CA48144" w14:textId="77777777" w:rsidR="00BE396E" w:rsidRDefault="00BE396E" w:rsidP="00BE396E">
            <w:pPr>
              <w:pStyle w:val="TableText"/>
            </w:pPr>
            <w:r>
              <w:t>X</w:t>
            </w:r>
          </w:p>
        </w:tc>
      </w:tr>
      <w:tr w:rsidR="00BE396E" w14:paraId="265CAAC6" w14:textId="77777777" w:rsidTr="00BD7376">
        <w:trPr>
          <w:cantSplit/>
          <w:jc w:val="center"/>
        </w:trPr>
        <w:tc>
          <w:tcPr>
            <w:tcW w:w="802" w:type="dxa"/>
            <w:tcMar>
              <w:left w:w="58" w:type="dxa"/>
              <w:right w:w="58" w:type="dxa"/>
            </w:tcMar>
          </w:tcPr>
          <w:p w14:paraId="6FDB032D" w14:textId="7F8D06FF" w:rsidR="00BE396E" w:rsidRDefault="00BE396E" w:rsidP="00BE396E">
            <w:pPr>
              <w:pStyle w:val="TableText"/>
            </w:pPr>
            <w:r>
              <w:t>2916</w:t>
            </w:r>
            <w:r w:rsidR="00135F82">
              <w:t xml:space="preserve"> – </w:t>
            </w:r>
            <w:r>
              <w:t>2913</w:t>
            </w:r>
          </w:p>
        </w:tc>
        <w:tc>
          <w:tcPr>
            <w:tcW w:w="2227" w:type="dxa"/>
            <w:tcMar>
              <w:left w:w="58" w:type="dxa"/>
              <w:right w:w="58" w:type="dxa"/>
            </w:tcMar>
          </w:tcPr>
          <w:p w14:paraId="4015BEFF" w14:textId="77777777" w:rsidR="00BE396E" w:rsidRDefault="00BE396E" w:rsidP="00BE396E">
            <w:pPr>
              <w:pStyle w:val="TableText"/>
            </w:pPr>
            <w:r>
              <w:t>F TRAILER DATE 1</w:t>
            </w:r>
          </w:p>
        </w:tc>
        <w:tc>
          <w:tcPr>
            <w:tcW w:w="2993" w:type="dxa"/>
            <w:tcMar>
              <w:left w:w="58" w:type="dxa"/>
              <w:right w:w="58" w:type="dxa"/>
            </w:tcMar>
          </w:tcPr>
          <w:p w14:paraId="1D4D1AF9" w14:textId="604FB746" w:rsidR="00BE396E" w:rsidRDefault="00BE396E" w:rsidP="00BE396E">
            <w:pPr>
              <w:pStyle w:val="TableText"/>
            </w:pPr>
            <w:r>
              <w:t>:P:IDR-</w:t>
            </w:r>
            <w:bookmarkStart w:id="1073" w:name="_Hlt500226253"/>
            <w:r>
              <w:fldChar w:fldCharType="begin"/>
            </w:r>
            <w:r w:rsidR="00335E70">
              <w:instrText>HYPERLINK "..\\..\\DataDictionary\\COBOL\\F\\F-DATE.docx"</w:instrText>
            </w:r>
            <w:r>
              <w:fldChar w:fldCharType="separate"/>
            </w:r>
            <w:r>
              <w:rPr>
                <w:rStyle w:val="Hyperlink"/>
              </w:rPr>
              <w:t>F-</w:t>
            </w:r>
            <w:bookmarkStart w:id="1074" w:name="_Hlt506709676"/>
            <w:bookmarkStart w:id="1075" w:name="_Hlt506709646"/>
            <w:bookmarkEnd w:id="1074"/>
            <w:r>
              <w:rPr>
                <w:rStyle w:val="Hyperlink"/>
              </w:rPr>
              <w:t>D</w:t>
            </w:r>
            <w:bookmarkStart w:id="1076" w:name="_Hlt514745447"/>
            <w:bookmarkEnd w:id="1075"/>
            <w:r>
              <w:rPr>
                <w:rStyle w:val="Hyperlink"/>
              </w:rPr>
              <w:t>A</w:t>
            </w:r>
            <w:bookmarkStart w:id="1077" w:name="_Hlt527416850"/>
            <w:bookmarkEnd w:id="1076"/>
            <w:r>
              <w:rPr>
                <w:rStyle w:val="Hyperlink"/>
              </w:rPr>
              <w:t>T</w:t>
            </w:r>
            <w:bookmarkEnd w:id="1077"/>
            <w:r>
              <w:rPr>
                <w:rStyle w:val="Hyperlink"/>
              </w:rPr>
              <w:t>E</w:t>
            </w:r>
            <w:bookmarkEnd w:id="1073"/>
            <w:r>
              <w:fldChar w:fldCharType="end"/>
            </w:r>
          </w:p>
        </w:tc>
        <w:tc>
          <w:tcPr>
            <w:tcW w:w="2790" w:type="dxa"/>
            <w:tcMar>
              <w:left w:w="58" w:type="dxa"/>
              <w:right w:w="58" w:type="dxa"/>
            </w:tcMar>
          </w:tcPr>
          <w:p w14:paraId="3210903C" w14:textId="77777777" w:rsidR="00BE396E" w:rsidRDefault="00BE396E" w:rsidP="00BE396E">
            <w:pPr>
              <w:pStyle w:val="TableText"/>
            </w:pPr>
            <w:r>
              <w:t>F Trailer Date</w:t>
            </w:r>
          </w:p>
          <w:p w14:paraId="407A161A" w14:textId="77777777" w:rsidR="00BE396E" w:rsidRDefault="00BE396E" w:rsidP="00BE396E">
            <w:pPr>
              <w:pStyle w:val="TableText"/>
            </w:pPr>
            <w:r>
              <w:rPr>
                <w:rFonts w:cs="Arial"/>
                <w:color w:val="000000"/>
              </w:rPr>
              <w:t>T</w:t>
            </w:r>
            <w:r w:rsidRPr="009D28A3">
              <w:rPr>
                <w:rFonts w:cs="Arial"/>
                <w:color w:val="000000"/>
              </w:rPr>
              <w:t>he date the F Trailer was added.</w:t>
            </w:r>
          </w:p>
        </w:tc>
        <w:tc>
          <w:tcPr>
            <w:tcW w:w="1080" w:type="dxa"/>
            <w:tcMar>
              <w:left w:w="58" w:type="dxa"/>
              <w:right w:w="58" w:type="dxa"/>
            </w:tcMar>
          </w:tcPr>
          <w:p w14:paraId="26AEC827" w14:textId="77777777" w:rsidR="00BE396E" w:rsidRDefault="00BE396E" w:rsidP="00BE396E">
            <w:pPr>
              <w:pStyle w:val="TableText"/>
              <w:rPr>
                <w:caps/>
              </w:rPr>
            </w:pPr>
            <w:r>
              <w:rPr>
                <w:caps/>
              </w:rPr>
              <w:t>8 N</w:t>
            </w:r>
          </w:p>
        </w:tc>
        <w:tc>
          <w:tcPr>
            <w:tcW w:w="2340" w:type="dxa"/>
            <w:tcMar>
              <w:left w:w="58" w:type="dxa"/>
              <w:right w:w="58" w:type="dxa"/>
            </w:tcMar>
          </w:tcPr>
          <w:p w14:paraId="1A413871" w14:textId="77777777" w:rsidR="00BE396E" w:rsidRDefault="00BE396E" w:rsidP="00BE396E">
            <w:pPr>
              <w:pStyle w:val="TableText"/>
            </w:pPr>
            <w:r>
              <w:t>MMDDYYYY</w:t>
            </w:r>
          </w:p>
        </w:tc>
        <w:tc>
          <w:tcPr>
            <w:tcW w:w="858" w:type="dxa"/>
            <w:tcMar>
              <w:left w:w="58" w:type="dxa"/>
              <w:right w:w="58" w:type="dxa"/>
            </w:tcMar>
          </w:tcPr>
          <w:p w14:paraId="531F0A56" w14:textId="77777777" w:rsidR="00BE396E" w:rsidRDefault="00BE396E" w:rsidP="00BE396E">
            <w:pPr>
              <w:pStyle w:val="TableText"/>
            </w:pPr>
            <w:r>
              <w:t>Zeros</w:t>
            </w:r>
          </w:p>
        </w:tc>
        <w:tc>
          <w:tcPr>
            <w:tcW w:w="431" w:type="dxa"/>
          </w:tcPr>
          <w:p w14:paraId="68DC636D" w14:textId="77777777" w:rsidR="00BE396E" w:rsidRDefault="00BE396E" w:rsidP="00BE396E">
            <w:pPr>
              <w:pStyle w:val="TableText"/>
            </w:pPr>
            <w:r>
              <w:t>-</w:t>
            </w:r>
          </w:p>
        </w:tc>
        <w:tc>
          <w:tcPr>
            <w:tcW w:w="431" w:type="dxa"/>
          </w:tcPr>
          <w:p w14:paraId="69DF32CC" w14:textId="77777777" w:rsidR="00BE396E" w:rsidRDefault="00BE396E" w:rsidP="00BE396E">
            <w:pPr>
              <w:pStyle w:val="TableText"/>
            </w:pPr>
            <w:r>
              <w:t>-</w:t>
            </w:r>
          </w:p>
        </w:tc>
        <w:tc>
          <w:tcPr>
            <w:tcW w:w="432" w:type="dxa"/>
          </w:tcPr>
          <w:p w14:paraId="32ACB306" w14:textId="77777777" w:rsidR="00BE396E" w:rsidRDefault="00BE396E" w:rsidP="00BE396E">
            <w:pPr>
              <w:pStyle w:val="TableText"/>
            </w:pPr>
            <w:r>
              <w:t>X</w:t>
            </w:r>
          </w:p>
        </w:tc>
      </w:tr>
      <w:tr w:rsidR="00BE396E" w14:paraId="46C2517A" w14:textId="77777777" w:rsidTr="00BD7376">
        <w:trPr>
          <w:cantSplit/>
          <w:jc w:val="center"/>
        </w:trPr>
        <w:tc>
          <w:tcPr>
            <w:tcW w:w="802" w:type="dxa"/>
            <w:tcMar>
              <w:left w:w="58" w:type="dxa"/>
              <w:right w:w="58" w:type="dxa"/>
            </w:tcMar>
          </w:tcPr>
          <w:p w14:paraId="4C102D3E" w14:textId="77777777" w:rsidR="00BE396E" w:rsidRDefault="00BE396E" w:rsidP="00BE396E">
            <w:pPr>
              <w:pStyle w:val="TableText"/>
            </w:pPr>
            <w:r>
              <w:t>2924</w:t>
            </w:r>
          </w:p>
        </w:tc>
        <w:tc>
          <w:tcPr>
            <w:tcW w:w="2227" w:type="dxa"/>
            <w:tcMar>
              <w:left w:w="58" w:type="dxa"/>
              <w:right w:w="58" w:type="dxa"/>
            </w:tcMar>
          </w:tcPr>
          <w:p w14:paraId="23A49006" w14:textId="77777777" w:rsidR="00BE396E" w:rsidRDefault="00BE396E" w:rsidP="00BE396E">
            <w:pPr>
              <w:pStyle w:val="TableText"/>
            </w:pPr>
            <w:r>
              <w:t>REISSUE TYPE 2</w:t>
            </w:r>
          </w:p>
        </w:tc>
        <w:tc>
          <w:tcPr>
            <w:tcW w:w="2993" w:type="dxa"/>
            <w:tcMar>
              <w:left w:w="58" w:type="dxa"/>
              <w:right w:w="58" w:type="dxa"/>
            </w:tcMar>
          </w:tcPr>
          <w:p w14:paraId="7B35EA40" w14:textId="6EF90706" w:rsidR="00BE396E" w:rsidRDefault="00BE396E" w:rsidP="00BE396E">
            <w:pPr>
              <w:pStyle w:val="TableText"/>
            </w:pPr>
            <w:r>
              <w:t>:P:IDR-</w:t>
            </w:r>
            <w:hyperlink r:id="rId837" w:history="1">
              <w:r>
                <w:rPr>
                  <w:rStyle w:val="Hyperlink"/>
                </w:rPr>
                <w:t>F-TYPE</w:t>
              </w:r>
            </w:hyperlink>
          </w:p>
        </w:tc>
        <w:tc>
          <w:tcPr>
            <w:tcW w:w="2790" w:type="dxa"/>
            <w:tcMar>
              <w:left w:w="58" w:type="dxa"/>
              <w:right w:w="58" w:type="dxa"/>
            </w:tcMar>
          </w:tcPr>
          <w:p w14:paraId="5E68A2AB" w14:textId="77777777" w:rsidR="00BE396E" w:rsidRDefault="00BE396E" w:rsidP="00BE396E">
            <w:pPr>
              <w:pStyle w:val="TableText"/>
            </w:pPr>
            <w:r>
              <w:t>Reissue type</w:t>
            </w:r>
          </w:p>
          <w:p w14:paraId="6F35590D" w14:textId="77777777" w:rsidR="00BE396E" w:rsidRDefault="00BE396E" w:rsidP="00BE396E">
            <w:pPr>
              <w:pStyle w:val="TableText"/>
            </w:pPr>
            <w:r w:rsidRPr="00674907">
              <w:rPr>
                <w:rFonts w:cs="Arial"/>
                <w:color w:val="000000"/>
              </w:rPr>
              <w:t>The value in this field indicates the type of reissue transaction that was performed on this record.</w:t>
            </w:r>
          </w:p>
        </w:tc>
        <w:tc>
          <w:tcPr>
            <w:tcW w:w="1080" w:type="dxa"/>
            <w:tcMar>
              <w:left w:w="58" w:type="dxa"/>
              <w:right w:w="58" w:type="dxa"/>
            </w:tcMar>
          </w:tcPr>
          <w:p w14:paraId="6CA64D3E" w14:textId="77777777" w:rsidR="00BE396E" w:rsidRDefault="00BE396E" w:rsidP="00BE396E">
            <w:pPr>
              <w:pStyle w:val="TableText"/>
              <w:rPr>
                <w:caps/>
              </w:rPr>
            </w:pPr>
            <w:r>
              <w:rPr>
                <w:caps/>
              </w:rPr>
              <w:t>1 C</w:t>
            </w:r>
          </w:p>
        </w:tc>
        <w:tc>
          <w:tcPr>
            <w:tcW w:w="2340" w:type="dxa"/>
            <w:tcMar>
              <w:left w:w="58" w:type="dxa"/>
              <w:right w:w="58" w:type="dxa"/>
            </w:tcMar>
          </w:tcPr>
          <w:p w14:paraId="42EE37BD" w14:textId="77777777" w:rsidR="00BE396E" w:rsidRPr="0097365E" w:rsidRDefault="00BE396E" w:rsidP="00BE396E">
            <w:pPr>
              <w:pStyle w:val="TableText"/>
              <w:rPr>
                <w:rFonts w:cs="Arial"/>
                <w:color w:val="000000"/>
              </w:rPr>
            </w:pPr>
            <w:r w:rsidRPr="0042502A">
              <w:rPr>
                <w:rFonts w:cs="Arial"/>
                <w:b/>
                <w:color w:val="000000"/>
              </w:rPr>
              <w:t>Valid Values:</w:t>
            </w:r>
          </w:p>
          <w:p w14:paraId="47DD1D02" w14:textId="6DDC3C73" w:rsidR="00BE396E" w:rsidRPr="0097365E" w:rsidRDefault="00BE396E" w:rsidP="00245396">
            <w:pPr>
              <w:pStyle w:val="TableTextBullet"/>
            </w:pPr>
            <w:r w:rsidRPr="0097365E">
              <w:t xml:space="preserve">F </w:t>
            </w:r>
            <w:r w:rsidR="00385FF3">
              <w:t xml:space="preserve">– </w:t>
            </w:r>
            <w:r w:rsidRPr="0097365E">
              <w:t>EGHP Check posting</w:t>
            </w:r>
          </w:p>
          <w:p w14:paraId="08AEBD48" w14:textId="0EEDA81B" w:rsidR="00BE396E" w:rsidRPr="0097365E" w:rsidRDefault="00BE396E" w:rsidP="00245396">
            <w:pPr>
              <w:pStyle w:val="TableTextBullet"/>
            </w:pPr>
            <w:r w:rsidRPr="0097365E">
              <w:t xml:space="preserve">I </w:t>
            </w:r>
            <w:r w:rsidR="00385FF3">
              <w:t xml:space="preserve">– </w:t>
            </w:r>
            <w:r w:rsidRPr="0097365E">
              <w:t>NSPR Pay</w:t>
            </w:r>
          </w:p>
          <w:p w14:paraId="32A027AF" w14:textId="7281292E" w:rsidR="00BE396E" w:rsidRPr="0097365E" w:rsidRDefault="00BE396E" w:rsidP="00245396">
            <w:pPr>
              <w:pStyle w:val="TableTextBullet"/>
            </w:pPr>
            <w:r w:rsidRPr="0097365E">
              <w:t xml:space="preserve">P </w:t>
            </w:r>
            <w:r w:rsidR="00385FF3">
              <w:t xml:space="preserve">– </w:t>
            </w:r>
            <w:r w:rsidRPr="0097365E">
              <w:t>Regular pay posting with ADS trailer</w:t>
            </w:r>
          </w:p>
          <w:p w14:paraId="451F24B6" w14:textId="5F0C29AF" w:rsidR="00BE396E" w:rsidRPr="0097365E" w:rsidRDefault="00BE396E" w:rsidP="00245396">
            <w:pPr>
              <w:pStyle w:val="TableTextBullet"/>
            </w:pPr>
            <w:r w:rsidRPr="0097365E">
              <w:t xml:space="preserve">R </w:t>
            </w:r>
            <w:r w:rsidR="00385FF3">
              <w:t xml:space="preserve">– </w:t>
            </w:r>
            <w:r w:rsidRPr="0097365E">
              <w:t>Re</w:t>
            </w:r>
            <w:r w:rsidR="00385FF3">
              <w:t xml:space="preserve">– </w:t>
            </w:r>
            <w:r w:rsidRPr="0097365E">
              <w:t>issue check posting</w:t>
            </w:r>
          </w:p>
          <w:p w14:paraId="56D0468A" w14:textId="7AF3FE02" w:rsidR="00BE396E" w:rsidRDefault="00BE396E" w:rsidP="00245396">
            <w:pPr>
              <w:pStyle w:val="TableTextBullet"/>
            </w:pPr>
            <w:r w:rsidRPr="0097365E">
              <w:t xml:space="preserve">S </w:t>
            </w:r>
            <w:r w:rsidR="00385FF3">
              <w:t xml:space="preserve">– </w:t>
            </w:r>
            <w:r w:rsidRPr="0097365E">
              <w:t>Special check posting</w:t>
            </w:r>
          </w:p>
          <w:p w14:paraId="0F2EEF9B" w14:textId="14549E02" w:rsidR="00BE396E" w:rsidRDefault="00BE396E" w:rsidP="00245396">
            <w:pPr>
              <w:pStyle w:val="TableTextBullet"/>
            </w:pPr>
            <w:r>
              <w:t>X</w:t>
            </w:r>
            <w:r w:rsidR="00385FF3">
              <w:t xml:space="preserve">– </w:t>
            </w:r>
            <w:r>
              <w:t>NSPR Nopay</w:t>
            </w:r>
          </w:p>
        </w:tc>
        <w:tc>
          <w:tcPr>
            <w:tcW w:w="858" w:type="dxa"/>
            <w:tcMar>
              <w:left w:w="58" w:type="dxa"/>
              <w:right w:w="58" w:type="dxa"/>
            </w:tcMar>
          </w:tcPr>
          <w:p w14:paraId="16AACE20" w14:textId="77777777" w:rsidR="00BE396E" w:rsidRDefault="00BE396E" w:rsidP="00BE396E">
            <w:pPr>
              <w:pStyle w:val="TableText"/>
            </w:pPr>
            <w:r>
              <w:t>Spaces</w:t>
            </w:r>
          </w:p>
        </w:tc>
        <w:tc>
          <w:tcPr>
            <w:tcW w:w="431" w:type="dxa"/>
          </w:tcPr>
          <w:p w14:paraId="31B259AC" w14:textId="77777777" w:rsidR="00BE396E" w:rsidRDefault="00BE396E" w:rsidP="00BE396E">
            <w:pPr>
              <w:pStyle w:val="TableText"/>
            </w:pPr>
            <w:r>
              <w:t>-</w:t>
            </w:r>
          </w:p>
        </w:tc>
        <w:tc>
          <w:tcPr>
            <w:tcW w:w="431" w:type="dxa"/>
          </w:tcPr>
          <w:p w14:paraId="2226F03B" w14:textId="77777777" w:rsidR="00BE396E" w:rsidRDefault="00BE396E" w:rsidP="00BE396E">
            <w:pPr>
              <w:pStyle w:val="TableText"/>
            </w:pPr>
            <w:r>
              <w:t>-</w:t>
            </w:r>
          </w:p>
        </w:tc>
        <w:tc>
          <w:tcPr>
            <w:tcW w:w="432" w:type="dxa"/>
          </w:tcPr>
          <w:p w14:paraId="4ADACB9E" w14:textId="77777777" w:rsidR="00BE396E" w:rsidRDefault="00BE396E" w:rsidP="00BE396E">
            <w:pPr>
              <w:pStyle w:val="TableText"/>
            </w:pPr>
            <w:r>
              <w:t>X</w:t>
            </w:r>
          </w:p>
        </w:tc>
      </w:tr>
      <w:tr w:rsidR="00BE396E" w14:paraId="70345FC3" w14:textId="77777777" w:rsidTr="00BD7376">
        <w:trPr>
          <w:cantSplit/>
          <w:jc w:val="center"/>
        </w:trPr>
        <w:tc>
          <w:tcPr>
            <w:tcW w:w="802" w:type="dxa"/>
            <w:tcMar>
              <w:left w:w="58" w:type="dxa"/>
              <w:right w:w="58" w:type="dxa"/>
            </w:tcMar>
          </w:tcPr>
          <w:p w14:paraId="27BC906F" w14:textId="77777777" w:rsidR="00BE396E" w:rsidRDefault="00BE396E" w:rsidP="00BE396E">
            <w:pPr>
              <w:pStyle w:val="TableText"/>
            </w:pPr>
            <w:r>
              <w:t>2925</w:t>
            </w:r>
          </w:p>
        </w:tc>
        <w:tc>
          <w:tcPr>
            <w:tcW w:w="2227" w:type="dxa"/>
            <w:tcMar>
              <w:left w:w="58" w:type="dxa"/>
              <w:right w:w="58" w:type="dxa"/>
            </w:tcMar>
          </w:tcPr>
          <w:p w14:paraId="07FDC75F" w14:textId="77777777" w:rsidR="00BE396E" w:rsidRDefault="00BE396E" w:rsidP="00BE396E">
            <w:pPr>
              <w:pStyle w:val="TableText"/>
            </w:pPr>
            <w:r>
              <w:t>REISSUE TRAILER NUMBER 2</w:t>
            </w:r>
          </w:p>
        </w:tc>
        <w:tc>
          <w:tcPr>
            <w:tcW w:w="2993" w:type="dxa"/>
            <w:tcMar>
              <w:left w:w="58" w:type="dxa"/>
              <w:right w:w="58" w:type="dxa"/>
            </w:tcMar>
          </w:tcPr>
          <w:p w14:paraId="2DD64135" w14:textId="3226238F" w:rsidR="00BE396E" w:rsidRDefault="00BE396E" w:rsidP="00BE396E">
            <w:pPr>
              <w:pStyle w:val="TableText"/>
            </w:pPr>
            <w:r>
              <w:t>:P:IDR-</w:t>
            </w:r>
            <w:hyperlink r:id="rId838" w:history="1">
              <w:r>
                <w:rPr>
                  <w:rStyle w:val="Hyperlink"/>
                </w:rPr>
                <w:t>F-TRLR-NUMB</w:t>
              </w:r>
            </w:hyperlink>
          </w:p>
        </w:tc>
        <w:tc>
          <w:tcPr>
            <w:tcW w:w="2790" w:type="dxa"/>
            <w:tcMar>
              <w:left w:w="58" w:type="dxa"/>
              <w:right w:w="58" w:type="dxa"/>
            </w:tcMar>
          </w:tcPr>
          <w:p w14:paraId="0F9062DA" w14:textId="77777777" w:rsidR="00BE396E" w:rsidRDefault="00BE396E" w:rsidP="00BE396E">
            <w:pPr>
              <w:pStyle w:val="TableText"/>
            </w:pPr>
            <w:r>
              <w:t>Reissue trailer number</w:t>
            </w:r>
          </w:p>
          <w:p w14:paraId="312CFB72" w14:textId="76A0F1F6" w:rsidR="00BE396E" w:rsidRDefault="00BE396E" w:rsidP="00385FF3">
            <w:pPr>
              <w:pStyle w:val="TableText"/>
            </w:pPr>
            <w:r w:rsidRPr="00674907">
              <w:rPr>
                <w:rFonts w:cs="Arial"/>
                <w:color w:val="000000"/>
              </w:rPr>
              <w:t>This field carries the check reissue trailer occurrence number. Only the two most current reissue trailers are kept.</w:t>
            </w:r>
          </w:p>
        </w:tc>
        <w:tc>
          <w:tcPr>
            <w:tcW w:w="1080" w:type="dxa"/>
            <w:tcMar>
              <w:left w:w="58" w:type="dxa"/>
              <w:right w:w="58" w:type="dxa"/>
            </w:tcMar>
          </w:tcPr>
          <w:p w14:paraId="25B70B60" w14:textId="77777777" w:rsidR="00BE396E" w:rsidRDefault="00BE396E" w:rsidP="00BE396E">
            <w:pPr>
              <w:pStyle w:val="TableText"/>
              <w:rPr>
                <w:caps/>
              </w:rPr>
            </w:pPr>
            <w:r>
              <w:rPr>
                <w:caps/>
              </w:rPr>
              <w:t>1 C</w:t>
            </w:r>
          </w:p>
        </w:tc>
        <w:tc>
          <w:tcPr>
            <w:tcW w:w="2340" w:type="dxa"/>
            <w:tcMar>
              <w:left w:w="58" w:type="dxa"/>
              <w:right w:w="58" w:type="dxa"/>
            </w:tcMar>
          </w:tcPr>
          <w:p w14:paraId="7A3C15DF" w14:textId="711101B3" w:rsidR="00BE396E" w:rsidRDefault="00BE396E" w:rsidP="00385FF3">
            <w:pPr>
              <w:pStyle w:val="TableText"/>
            </w:pPr>
            <w:r w:rsidRPr="00674907">
              <w:rPr>
                <w:rFonts w:cs="Arial"/>
                <w:color w:val="000000"/>
              </w:rPr>
              <w:t>Valid range of trailer occurrence number: 1 or 2</w:t>
            </w:r>
          </w:p>
        </w:tc>
        <w:tc>
          <w:tcPr>
            <w:tcW w:w="858" w:type="dxa"/>
            <w:tcMar>
              <w:left w:w="58" w:type="dxa"/>
              <w:right w:w="58" w:type="dxa"/>
            </w:tcMar>
          </w:tcPr>
          <w:p w14:paraId="6E200E76" w14:textId="77777777" w:rsidR="00BE396E" w:rsidRDefault="00BE396E" w:rsidP="00BE396E">
            <w:pPr>
              <w:pStyle w:val="TableText"/>
            </w:pPr>
            <w:r>
              <w:t>Spaces</w:t>
            </w:r>
          </w:p>
        </w:tc>
        <w:tc>
          <w:tcPr>
            <w:tcW w:w="431" w:type="dxa"/>
          </w:tcPr>
          <w:p w14:paraId="5ED7A7D9" w14:textId="77777777" w:rsidR="00BE396E" w:rsidRDefault="00BE396E" w:rsidP="00BE396E">
            <w:pPr>
              <w:pStyle w:val="TableText"/>
            </w:pPr>
            <w:r>
              <w:t>-</w:t>
            </w:r>
          </w:p>
        </w:tc>
        <w:tc>
          <w:tcPr>
            <w:tcW w:w="431" w:type="dxa"/>
          </w:tcPr>
          <w:p w14:paraId="124F07BA" w14:textId="77777777" w:rsidR="00BE396E" w:rsidRDefault="00BE396E" w:rsidP="00BE396E">
            <w:pPr>
              <w:pStyle w:val="TableText"/>
            </w:pPr>
            <w:r>
              <w:t>-</w:t>
            </w:r>
          </w:p>
        </w:tc>
        <w:tc>
          <w:tcPr>
            <w:tcW w:w="432" w:type="dxa"/>
          </w:tcPr>
          <w:p w14:paraId="7CE82084" w14:textId="77777777" w:rsidR="00BE396E" w:rsidRDefault="00BE396E" w:rsidP="00BE396E">
            <w:pPr>
              <w:pStyle w:val="TableText"/>
            </w:pPr>
            <w:r>
              <w:t>X</w:t>
            </w:r>
          </w:p>
        </w:tc>
      </w:tr>
      <w:tr w:rsidR="00BE396E" w14:paraId="618844D7" w14:textId="77777777" w:rsidTr="00BD7376">
        <w:trPr>
          <w:cantSplit/>
          <w:jc w:val="center"/>
        </w:trPr>
        <w:tc>
          <w:tcPr>
            <w:tcW w:w="802" w:type="dxa"/>
            <w:tcMar>
              <w:left w:w="58" w:type="dxa"/>
              <w:right w:w="58" w:type="dxa"/>
            </w:tcMar>
          </w:tcPr>
          <w:p w14:paraId="244AA6C4" w14:textId="53F07E0E" w:rsidR="00BE396E" w:rsidRDefault="00BE396E" w:rsidP="00BE396E">
            <w:pPr>
              <w:pStyle w:val="TableText"/>
            </w:pPr>
            <w:r>
              <w:t>2926</w:t>
            </w:r>
            <w:r w:rsidR="00135F82">
              <w:t xml:space="preserve"> – </w:t>
            </w:r>
            <w:r>
              <w:t>2934</w:t>
            </w:r>
          </w:p>
        </w:tc>
        <w:tc>
          <w:tcPr>
            <w:tcW w:w="2227" w:type="dxa"/>
            <w:tcMar>
              <w:left w:w="58" w:type="dxa"/>
              <w:right w:w="58" w:type="dxa"/>
            </w:tcMar>
          </w:tcPr>
          <w:p w14:paraId="5EEC6878" w14:textId="77777777" w:rsidR="00BE396E" w:rsidRDefault="00BE396E" w:rsidP="00BE396E">
            <w:pPr>
              <w:pStyle w:val="TableText"/>
            </w:pPr>
            <w:r>
              <w:t>BENE ORIG INT CHECK NUMBER 2</w:t>
            </w:r>
          </w:p>
        </w:tc>
        <w:tc>
          <w:tcPr>
            <w:tcW w:w="2993" w:type="dxa"/>
            <w:tcMar>
              <w:left w:w="58" w:type="dxa"/>
              <w:right w:w="58" w:type="dxa"/>
            </w:tcMar>
          </w:tcPr>
          <w:p w14:paraId="2E70B76F" w14:textId="30B80B27" w:rsidR="00BE396E" w:rsidRDefault="00BE396E" w:rsidP="00BE396E">
            <w:pPr>
              <w:pStyle w:val="TableText"/>
            </w:pPr>
            <w:r>
              <w:t>:P:IDR-</w:t>
            </w:r>
            <w:hyperlink r:id="rId839" w:history="1">
              <w:r>
                <w:rPr>
                  <w:rStyle w:val="Hyperlink"/>
                </w:rPr>
                <w:t>F-BENE-INT-EOB</w:t>
              </w:r>
            </w:hyperlink>
          </w:p>
        </w:tc>
        <w:tc>
          <w:tcPr>
            <w:tcW w:w="2790" w:type="dxa"/>
            <w:tcMar>
              <w:left w:w="58" w:type="dxa"/>
              <w:right w:w="58" w:type="dxa"/>
            </w:tcMar>
          </w:tcPr>
          <w:p w14:paraId="3539F01F" w14:textId="77777777" w:rsidR="00BE396E" w:rsidRDefault="00BE396E" w:rsidP="00BE396E">
            <w:pPr>
              <w:pStyle w:val="TableText"/>
              <w:rPr>
                <w:rFonts w:cs="Arial"/>
                <w:color w:val="000000"/>
              </w:rPr>
            </w:pPr>
            <w:r w:rsidRPr="00CE69A3">
              <w:rPr>
                <w:rFonts w:cs="Arial"/>
                <w:color w:val="000000"/>
              </w:rPr>
              <w:t>Original beneficiary internal check number</w:t>
            </w:r>
          </w:p>
          <w:p w14:paraId="0ABDA417" w14:textId="77777777" w:rsidR="00BE396E" w:rsidRDefault="00BE396E" w:rsidP="00BE396E">
            <w:pPr>
              <w:pStyle w:val="TableText"/>
            </w:pPr>
            <w:r w:rsidRPr="00CE69A3">
              <w:rPr>
                <w:rFonts w:cs="Arial"/>
                <w:color w:val="000000"/>
              </w:rPr>
              <w:t>For check reissue records, this field carries the EOMB number carried on the original payment. – Specific to the beneficiary.</w:t>
            </w:r>
          </w:p>
        </w:tc>
        <w:tc>
          <w:tcPr>
            <w:tcW w:w="1080" w:type="dxa"/>
            <w:tcMar>
              <w:left w:w="58" w:type="dxa"/>
              <w:right w:w="58" w:type="dxa"/>
            </w:tcMar>
          </w:tcPr>
          <w:p w14:paraId="284CBD21" w14:textId="77777777" w:rsidR="00BE396E" w:rsidRDefault="00BE396E" w:rsidP="00BE396E">
            <w:pPr>
              <w:pStyle w:val="TableText"/>
              <w:rPr>
                <w:caps/>
              </w:rPr>
            </w:pPr>
            <w:r>
              <w:rPr>
                <w:caps/>
              </w:rPr>
              <w:t>9 c</w:t>
            </w:r>
          </w:p>
        </w:tc>
        <w:tc>
          <w:tcPr>
            <w:tcW w:w="2340" w:type="dxa"/>
            <w:tcMar>
              <w:left w:w="58" w:type="dxa"/>
              <w:right w:w="58" w:type="dxa"/>
            </w:tcMar>
          </w:tcPr>
          <w:p w14:paraId="23006C5D" w14:textId="77777777" w:rsidR="00BE396E" w:rsidRDefault="00BE396E" w:rsidP="00BE396E">
            <w:pPr>
              <w:pStyle w:val="TableText"/>
            </w:pPr>
            <w:r>
              <w:t>-</w:t>
            </w:r>
          </w:p>
        </w:tc>
        <w:tc>
          <w:tcPr>
            <w:tcW w:w="858" w:type="dxa"/>
            <w:tcMar>
              <w:left w:w="58" w:type="dxa"/>
              <w:right w:w="58" w:type="dxa"/>
            </w:tcMar>
          </w:tcPr>
          <w:p w14:paraId="6249E94D" w14:textId="77777777" w:rsidR="00BE396E" w:rsidRDefault="00BE396E" w:rsidP="00BE396E">
            <w:pPr>
              <w:pStyle w:val="TableText"/>
            </w:pPr>
            <w:r>
              <w:t>Spaces</w:t>
            </w:r>
          </w:p>
        </w:tc>
        <w:tc>
          <w:tcPr>
            <w:tcW w:w="431" w:type="dxa"/>
          </w:tcPr>
          <w:p w14:paraId="48880DAF" w14:textId="77777777" w:rsidR="00BE396E" w:rsidRDefault="00BE396E" w:rsidP="00BE396E">
            <w:pPr>
              <w:pStyle w:val="TableText"/>
            </w:pPr>
            <w:r>
              <w:t>-</w:t>
            </w:r>
          </w:p>
        </w:tc>
        <w:tc>
          <w:tcPr>
            <w:tcW w:w="431" w:type="dxa"/>
          </w:tcPr>
          <w:p w14:paraId="2681BCD4" w14:textId="77777777" w:rsidR="00BE396E" w:rsidRDefault="00BE396E" w:rsidP="00BE396E">
            <w:pPr>
              <w:pStyle w:val="TableText"/>
            </w:pPr>
            <w:r>
              <w:t>-</w:t>
            </w:r>
          </w:p>
        </w:tc>
        <w:tc>
          <w:tcPr>
            <w:tcW w:w="432" w:type="dxa"/>
          </w:tcPr>
          <w:p w14:paraId="5A35EB14" w14:textId="77777777" w:rsidR="00BE396E" w:rsidRDefault="00BE396E" w:rsidP="00BE396E">
            <w:pPr>
              <w:pStyle w:val="TableText"/>
            </w:pPr>
            <w:r>
              <w:t>X</w:t>
            </w:r>
          </w:p>
        </w:tc>
      </w:tr>
      <w:tr w:rsidR="00BE396E" w14:paraId="5DCBB663" w14:textId="77777777" w:rsidTr="00BD7376">
        <w:trPr>
          <w:cantSplit/>
          <w:jc w:val="center"/>
        </w:trPr>
        <w:tc>
          <w:tcPr>
            <w:tcW w:w="802" w:type="dxa"/>
            <w:tcMar>
              <w:left w:w="58" w:type="dxa"/>
              <w:right w:w="58" w:type="dxa"/>
            </w:tcMar>
          </w:tcPr>
          <w:p w14:paraId="43C5DF7F" w14:textId="2106AF61" w:rsidR="00BE396E" w:rsidRDefault="00BE396E" w:rsidP="00BE396E">
            <w:pPr>
              <w:pStyle w:val="TableText"/>
            </w:pPr>
            <w:r>
              <w:t>2935</w:t>
            </w:r>
            <w:r w:rsidR="00135F82">
              <w:t xml:space="preserve"> – </w:t>
            </w:r>
            <w:r>
              <w:t>2943</w:t>
            </w:r>
          </w:p>
        </w:tc>
        <w:tc>
          <w:tcPr>
            <w:tcW w:w="2227" w:type="dxa"/>
            <w:tcMar>
              <w:left w:w="58" w:type="dxa"/>
              <w:right w:w="58" w:type="dxa"/>
            </w:tcMar>
          </w:tcPr>
          <w:p w14:paraId="191BDA7D" w14:textId="77777777" w:rsidR="00BE396E" w:rsidRDefault="00BE396E" w:rsidP="00BE396E">
            <w:pPr>
              <w:pStyle w:val="TableText"/>
            </w:pPr>
            <w:r>
              <w:t>BENE ORIG EXT CHECK NUMBER 2</w:t>
            </w:r>
          </w:p>
        </w:tc>
        <w:tc>
          <w:tcPr>
            <w:tcW w:w="2993" w:type="dxa"/>
            <w:tcMar>
              <w:left w:w="58" w:type="dxa"/>
              <w:right w:w="58" w:type="dxa"/>
            </w:tcMar>
          </w:tcPr>
          <w:p w14:paraId="5C99AE99" w14:textId="0B28BF51" w:rsidR="00BE396E" w:rsidRDefault="00BE396E" w:rsidP="00BE396E">
            <w:pPr>
              <w:pStyle w:val="TableText"/>
            </w:pPr>
            <w:r>
              <w:t>:P:IDR-</w:t>
            </w:r>
            <w:hyperlink r:id="rId840" w:history="1">
              <w:r>
                <w:rPr>
                  <w:rStyle w:val="Hyperlink"/>
                </w:rPr>
                <w:t>F-BENE-EXT-EOB</w:t>
              </w:r>
            </w:hyperlink>
          </w:p>
        </w:tc>
        <w:tc>
          <w:tcPr>
            <w:tcW w:w="2790" w:type="dxa"/>
            <w:tcMar>
              <w:left w:w="58" w:type="dxa"/>
              <w:right w:w="58" w:type="dxa"/>
            </w:tcMar>
          </w:tcPr>
          <w:p w14:paraId="0ECBFE79" w14:textId="77777777" w:rsidR="00BE396E" w:rsidRDefault="00BE396E" w:rsidP="00BE396E">
            <w:pPr>
              <w:pStyle w:val="TableText"/>
              <w:rPr>
                <w:rFonts w:cs="Arial"/>
                <w:color w:val="000000"/>
              </w:rPr>
            </w:pPr>
            <w:r w:rsidRPr="00CE69A3">
              <w:rPr>
                <w:rFonts w:cs="Arial"/>
                <w:color w:val="000000"/>
              </w:rPr>
              <w:t>Original beneficiary external check number.</w:t>
            </w:r>
          </w:p>
          <w:p w14:paraId="42EE2819" w14:textId="77777777" w:rsidR="00BE396E" w:rsidRDefault="00BE396E" w:rsidP="00BE396E">
            <w:pPr>
              <w:pStyle w:val="TableText"/>
            </w:pPr>
            <w:r w:rsidRPr="00CE69A3">
              <w:rPr>
                <w:rFonts w:cs="Arial"/>
                <w:color w:val="000000"/>
              </w:rPr>
              <w:t>For check reissue records, where a second reissue has occurred, this field carries the EOMB number on the second reissued record. – Specific to the beneficiary.</w:t>
            </w:r>
          </w:p>
        </w:tc>
        <w:tc>
          <w:tcPr>
            <w:tcW w:w="1080" w:type="dxa"/>
            <w:tcMar>
              <w:left w:w="58" w:type="dxa"/>
              <w:right w:w="58" w:type="dxa"/>
            </w:tcMar>
          </w:tcPr>
          <w:p w14:paraId="45850D24" w14:textId="77777777" w:rsidR="00BE396E" w:rsidRDefault="00BE396E" w:rsidP="00BE396E">
            <w:pPr>
              <w:pStyle w:val="TableText"/>
              <w:rPr>
                <w:caps/>
              </w:rPr>
            </w:pPr>
            <w:r>
              <w:rPr>
                <w:caps/>
              </w:rPr>
              <w:t>9 c</w:t>
            </w:r>
          </w:p>
        </w:tc>
        <w:tc>
          <w:tcPr>
            <w:tcW w:w="2340" w:type="dxa"/>
            <w:tcMar>
              <w:left w:w="58" w:type="dxa"/>
              <w:right w:w="58" w:type="dxa"/>
            </w:tcMar>
          </w:tcPr>
          <w:p w14:paraId="1C55F18D" w14:textId="77777777" w:rsidR="00BE396E" w:rsidRDefault="00BE396E" w:rsidP="00BE396E">
            <w:pPr>
              <w:pStyle w:val="TableText"/>
            </w:pPr>
            <w:r>
              <w:t>-</w:t>
            </w:r>
          </w:p>
        </w:tc>
        <w:tc>
          <w:tcPr>
            <w:tcW w:w="858" w:type="dxa"/>
            <w:tcMar>
              <w:left w:w="58" w:type="dxa"/>
              <w:right w:w="58" w:type="dxa"/>
            </w:tcMar>
          </w:tcPr>
          <w:p w14:paraId="28206F0A" w14:textId="77777777" w:rsidR="00BE396E" w:rsidRDefault="00BE396E" w:rsidP="00BE396E">
            <w:pPr>
              <w:pStyle w:val="TableText"/>
            </w:pPr>
            <w:r>
              <w:t>Spaces</w:t>
            </w:r>
          </w:p>
        </w:tc>
        <w:tc>
          <w:tcPr>
            <w:tcW w:w="431" w:type="dxa"/>
          </w:tcPr>
          <w:p w14:paraId="7F508AAD" w14:textId="77777777" w:rsidR="00BE396E" w:rsidRDefault="00BE396E" w:rsidP="00BE396E">
            <w:pPr>
              <w:pStyle w:val="TableText"/>
            </w:pPr>
            <w:r>
              <w:t>-</w:t>
            </w:r>
          </w:p>
        </w:tc>
        <w:tc>
          <w:tcPr>
            <w:tcW w:w="431" w:type="dxa"/>
          </w:tcPr>
          <w:p w14:paraId="4FE509F4" w14:textId="77777777" w:rsidR="00BE396E" w:rsidRDefault="00BE396E" w:rsidP="00BE396E">
            <w:pPr>
              <w:pStyle w:val="TableText"/>
            </w:pPr>
            <w:r>
              <w:t>-</w:t>
            </w:r>
          </w:p>
        </w:tc>
        <w:tc>
          <w:tcPr>
            <w:tcW w:w="432" w:type="dxa"/>
          </w:tcPr>
          <w:p w14:paraId="20BBC044" w14:textId="77777777" w:rsidR="00BE396E" w:rsidRDefault="00BE396E" w:rsidP="00BE396E">
            <w:pPr>
              <w:pStyle w:val="TableText"/>
            </w:pPr>
            <w:r>
              <w:t>X</w:t>
            </w:r>
          </w:p>
        </w:tc>
      </w:tr>
      <w:tr w:rsidR="00BE396E" w14:paraId="3EC3F6DA" w14:textId="77777777" w:rsidTr="00BD7376">
        <w:trPr>
          <w:cantSplit/>
          <w:jc w:val="center"/>
        </w:trPr>
        <w:tc>
          <w:tcPr>
            <w:tcW w:w="802" w:type="dxa"/>
            <w:tcMar>
              <w:left w:w="58" w:type="dxa"/>
              <w:right w:w="58" w:type="dxa"/>
            </w:tcMar>
          </w:tcPr>
          <w:p w14:paraId="6B20CAF4" w14:textId="71AE9FE0" w:rsidR="00BE396E" w:rsidRDefault="00BE396E" w:rsidP="00BE396E">
            <w:pPr>
              <w:pStyle w:val="TableText"/>
            </w:pPr>
            <w:r>
              <w:t>2944</w:t>
            </w:r>
            <w:r w:rsidR="00135F82">
              <w:t xml:space="preserve"> – </w:t>
            </w:r>
            <w:r>
              <w:t>2950</w:t>
            </w:r>
          </w:p>
        </w:tc>
        <w:tc>
          <w:tcPr>
            <w:tcW w:w="2227" w:type="dxa"/>
            <w:tcMar>
              <w:left w:w="58" w:type="dxa"/>
              <w:right w:w="58" w:type="dxa"/>
            </w:tcMar>
          </w:tcPr>
          <w:p w14:paraId="6416EE6C" w14:textId="77777777" w:rsidR="00BE396E" w:rsidRDefault="00BE396E" w:rsidP="00BE396E">
            <w:pPr>
              <w:pStyle w:val="TableText"/>
            </w:pPr>
            <w:r>
              <w:t>BENE ORIG PAID AMT 2</w:t>
            </w:r>
          </w:p>
        </w:tc>
        <w:tc>
          <w:tcPr>
            <w:tcW w:w="2993" w:type="dxa"/>
            <w:tcMar>
              <w:left w:w="58" w:type="dxa"/>
              <w:right w:w="58" w:type="dxa"/>
            </w:tcMar>
          </w:tcPr>
          <w:p w14:paraId="5EC581C5" w14:textId="7F080169" w:rsidR="00BE396E" w:rsidRDefault="00BE396E" w:rsidP="00BE396E">
            <w:pPr>
              <w:pStyle w:val="TableText"/>
            </w:pPr>
            <w:r>
              <w:t>:P:IDR-</w:t>
            </w:r>
            <w:hyperlink r:id="rId841" w:history="1">
              <w:r>
                <w:rPr>
                  <w:rStyle w:val="Hyperlink"/>
                </w:rPr>
                <w:t>F-BENE-PAY-AMT</w:t>
              </w:r>
            </w:hyperlink>
          </w:p>
        </w:tc>
        <w:tc>
          <w:tcPr>
            <w:tcW w:w="2790" w:type="dxa"/>
            <w:tcMar>
              <w:left w:w="58" w:type="dxa"/>
              <w:right w:w="58" w:type="dxa"/>
            </w:tcMar>
          </w:tcPr>
          <w:p w14:paraId="5A1048EB" w14:textId="77777777" w:rsidR="00BE396E" w:rsidRDefault="00BE396E" w:rsidP="00BE396E">
            <w:pPr>
              <w:pStyle w:val="TableText"/>
            </w:pPr>
            <w:r>
              <w:t>Original bene paid amount</w:t>
            </w:r>
          </w:p>
          <w:p w14:paraId="3DCA3DDB" w14:textId="77777777" w:rsidR="00BE396E" w:rsidRDefault="00BE396E" w:rsidP="00BE396E">
            <w:pPr>
              <w:pStyle w:val="TableText"/>
            </w:pPr>
            <w:r w:rsidRPr="00F501C8">
              <w:rPr>
                <w:rFonts w:cs="Arial"/>
                <w:color w:val="000000"/>
              </w:rPr>
              <w:t>For check reissue records, this field contains the original amount paid to the beneficiary.</w:t>
            </w:r>
          </w:p>
        </w:tc>
        <w:tc>
          <w:tcPr>
            <w:tcW w:w="1080" w:type="dxa"/>
            <w:tcMar>
              <w:left w:w="58" w:type="dxa"/>
              <w:right w:w="58" w:type="dxa"/>
            </w:tcMar>
          </w:tcPr>
          <w:p w14:paraId="12B3D646" w14:textId="77777777" w:rsidR="00BE396E" w:rsidRDefault="00BE396E" w:rsidP="00BE396E">
            <w:pPr>
              <w:pStyle w:val="TableText"/>
              <w:rPr>
                <w:caps/>
              </w:rPr>
            </w:pPr>
            <w:r>
              <w:rPr>
                <w:caps/>
              </w:rPr>
              <w:t>7 n</w:t>
            </w:r>
          </w:p>
          <w:p w14:paraId="182FFB7F" w14:textId="77777777" w:rsidR="00BE396E" w:rsidRDefault="00BE396E" w:rsidP="00BE396E">
            <w:pPr>
              <w:pStyle w:val="TableText"/>
              <w:rPr>
                <w:caps/>
              </w:rPr>
            </w:pPr>
            <w:r>
              <w:rPr>
                <w:caps/>
              </w:rPr>
              <w:t>(99999V99)</w:t>
            </w:r>
          </w:p>
        </w:tc>
        <w:tc>
          <w:tcPr>
            <w:tcW w:w="2340" w:type="dxa"/>
            <w:tcMar>
              <w:left w:w="58" w:type="dxa"/>
              <w:right w:w="58" w:type="dxa"/>
            </w:tcMar>
          </w:tcPr>
          <w:p w14:paraId="03CFF63B" w14:textId="77777777" w:rsidR="00BE396E" w:rsidRDefault="00BE396E" w:rsidP="00BE396E">
            <w:pPr>
              <w:pStyle w:val="TableText"/>
            </w:pPr>
            <w:r>
              <w:t>-</w:t>
            </w:r>
          </w:p>
        </w:tc>
        <w:tc>
          <w:tcPr>
            <w:tcW w:w="858" w:type="dxa"/>
            <w:tcMar>
              <w:left w:w="58" w:type="dxa"/>
              <w:right w:w="58" w:type="dxa"/>
            </w:tcMar>
          </w:tcPr>
          <w:p w14:paraId="5C25E6A9" w14:textId="77777777" w:rsidR="00BE396E" w:rsidRDefault="00BE396E" w:rsidP="00BE396E">
            <w:pPr>
              <w:pStyle w:val="TableText"/>
            </w:pPr>
            <w:r>
              <w:t>Zeros</w:t>
            </w:r>
          </w:p>
        </w:tc>
        <w:tc>
          <w:tcPr>
            <w:tcW w:w="431" w:type="dxa"/>
          </w:tcPr>
          <w:p w14:paraId="350EC832" w14:textId="77777777" w:rsidR="00BE396E" w:rsidRDefault="00BE396E" w:rsidP="00BE396E">
            <w:pPr>
              <w:pStyle w:val="TableText"/>
            </w:pPr>
            <w:r>
              <w:t>-</w:t>
            </w:r>
          </w:p>
        </w:tc>
        <w:tc>
          <w:tcPr>
            <w:tcW w:w="431" w:type="dxa"/>
          </w:tcPr>
          <w:p w14:paraId="13230819" w14:textId="77777777" w:rsidR="00BE396E" w:rsidRDefault="00BE396E" w:rsidP="00BE396E">
            <w:pPr>
              <w:pStyle w:val="TableText"/>
            </w:pPr>
            <w:r>
              <w:t>-</w:t>
            </w:r>
          </w:p>
        </w:tc>
        <w:tc>
          <w:tcPr>
            <w:tcW w:w="432" w:type="dxa"/>
          </w:tcPr>
          <w:p w14:paraId="41FA6A11" w14:textId="77777777" w:rsidR="00BE396E" w:rsidRDefault="00BE396E" w:rsidP="00BE396E">
            <w:pPr>
              <w:pStyle w:val="TableText"/>
            </w:pPr>
            <w:r>
              <w:t>X</w:t>
            </w:r>
          </w:p>
        </w:tc>
      </w:tr>
      <w:tr w:rsidR="00BE396E" w14:paraId="1640EDA8" w14:textId="77777777" w:rsidTr="00BD7376">
        <w:trPr>
          <w:cantSplit/>
          <w:jc w:val="center"/>
        </w:trPr>
        <w:tc>
          <w:tcPr>
            <w:tcW w:w="802" w:type="dxa"/>
            <w:tcMar>
              <w:left w:w="58" w:type="dxa"/>
              <w:right w:w="58" w:type="dxa"/>
            </w:tcMar>
          </w:tcPr>
          <w:p w14:paraId="7EE1D984" w14:textId="336A9F94" w:rsidR="00BE396E" w:rsidRDefault="00BE396E" w:rsidP="00BE396E">
            <w:pPr>
              <w:pStyle w:val="TableText"/>
            </w:pPr>
            <w:r>
              <w:t>2951</w:t>
            </w:r>
            <w:r w:rsidR="00135F82">
              <w:t xml:space="preserve"> – </w:t>
            </w:r>
            <w:r>
              <w:t>2957</w:t>
            </w:r>
          </w:p>
        </w:tc>
        <w:tc>
          <w:tcPr>
            <w:tcW w:w="2227" w:type="dxa"/>
            <w:tcMar>
              <w:left w:w="58" w:type="dxa"/>
              <w:right w:w="58" w:type="dxa"/>
            </w:tcMar>
          </w:tcPr>
          <w:p w14:paraId="3962925E" w14:textId="77777777" w:rsidR="00BE396E" w:rsidRDefault="00BE396E" w:rsidP="00BE396E">
            <w:pPr>
              <w:pStyle w:val="TableText"/>
            </w:pPr>
            <w:r>
              <w:t>BENE ORIG OFFSET AMT 2</w:t>
            </w:r>
          </w:p>
        </w:tc>
        <w:tc>
          <w:tcPr>
            <w:tcW w:w="2993" w:type="dxa"/>
            <w:tcMar>
              <w:left w:w="58" w:type="dxa"/>
              <w:right w:w="58" w:type="dxa"/>
            </w:tcMar>
          </w:tcPr>
          <w:p w14:paraId="1595EBE7" w14:textId="1C250C57" w:rsidR="00BE396E" w:rsidRDefault="00BE396E" w:rsidP="00BE396E">
            <w:pPr>
              <w:pStyle w:val="TableText"/>
            </w:pPr>
            <w:r>
              <w:t>:P:IDR-</w:t>
            </w:r>
            <w:hyperlink r:id="rId842" w:history="1">
              <w:r>
                <w:rPr>
                  <w:rStyle w:val="Hyperlink"/>
                </w:rPr>
                <w:t>F-BENE-OFF-AMT</w:t>
              </w:r>
            </w:hyperlink>
          </w:p>
        </w:tc>
        <w:tc>
          <w:tcPr>
            <w:tcW w:w="2790" w:type="dxa"/>
            <w:tcMar>
              <w:left w:w="58" w:type="dxa"/>
              <w:right w:w="58" w:type="dxa"/>
            </w:tcMar>
          </w:tcPr>
          <w:p w14:paraId="3387C8E5" w14:textId="77777777" w:rsidR="00BE396E" w:rsidRDefault="00BE396E" w:rsidP="00BE396E">
            <w:pPr>
              <w:pStyle w:val="TableText"/>
              <w:rPr>
                <w:rFonts w:cs="Arial"/>
                <w:color w:val="000000"/>
              </w:rPr>
            </w:pPr>
            <w:r w:rsidRPr="00CE69A3">
              <w:rPr>
                <w:rFonts w:cs="Arial"/>
                <w:color w:val="000000"/>
              </w:rPr>
              <w:t>Original beneficiary offset amount.</w:t>
            </w:r>
          </w:p>
          <w:p w14:paraId="7B32DA12" w14:textId="77777777" w:rsidR="00BE396E" w:rsidRDefault="00BE396E" w:rsidP="00BE396E">
            <w:pPr>
              <w:pStyle w:val="TableText"/>
            </w:pPr>
            <w:r w:rsidRPr="00CE69A3">
              <w:rPr>
                <w:rFonts w:cs="Arial"/>
                <w:color w:val="000000"/>
              </w:rPr>
              <w:t>For check reissue records, this field carries any offset amounts applied to the beneficiary’s original payment.</w:t>
            </w:r>
          </w:p>
        </w:tc>
        <w:tc>
          <w:tcPr>
            <w:tcW w:w="1080" w:type="dxa"/>
            <w:tcMar>
              <w:left w:w="58" w:type="dxa"/>
              <w:right w:w="58" w:type="dxa"/>
            </w:tcMar>
          </w:tcPr>
          <w:p w14:paraId="68E4DF6B" w14:textId="77777777" w:rsidR="00BE396E" w:rsidRDefault="00BE396E" w:rsidP="00BE396E">
            <w:pPr>
              <w:pStyle w:val="TableText"/>
              <w:rPr>
                <w:caps/>
              </w:rPr>
            </w:pPr>
            <w:r>
              <w:rPr>
                <w:caps/>
              </w:rPr>
              <w:t>7 n</w:t>
            </w:r>
          </w:p>
          <w:p w14:paraId="2F5C07E1" w14:textId="77777777" w:rsidR="00BE396E" w:rsidRDefault="00BE396E" w:rsidP="00BE396E">
            <w:pPr>
              <w:pStyle w:val="TableText"/>
              <w:rPr>
                <w:caps/>
              </w:rPr>
            </w:pPr>
            <w:r>
              <w:rPr>
                <w:caps/>
              </w:rPr>
              <w:t>(99999V99)</w:t>
            </w:r>
          </w:p>
        </w:tc>
        <w:tc>
          <w:tcPr>
            <w:tcW w:w="2340" w:type="dxa"/>
            <w:tcMar>
              <w:left w:w="58" w:type="dxa"/>
              <w:right w:w="58" w:type="dxa"/>
            </w:tcMar>
          </w:tcPr>
          <w:p w14:paraId="78A70DD0" w14:textId="77777777" w:rsidR="00BE396E" w:rsidRDefault="00BE396E" w:rsidP="00BE396E">
            <w:pPr>
              <w:pStyle w:val="TableText"/>
            </w:pPr>
            <w:r>
              <w:t>-</w:t>
            </w:r>
          </w:p>
        </w:tc>
        <w:tc>
          <w:tcPr>
            <w:tcW w:w="858" w:type="dxa"/>
            <w:tcMar>
              <w:left w:w="58" w:type="dxa"/>
              <w:right w:w="58" w:type="dxa"/>
            </w:tcMar>
          </w:tcPr>
          <w:p w14:paraId="3BC9E4EA" w14:textId="77777777" w:rsidR="00BE396E" w:rsidRDefault="00BE396E" w:rsidP="00BE396E">
            <w:pPr>
              <w:pStyle w:val="TableText"/>
            </w:pPr>
            <w:r>
              <w:t>Zeros</w:t>
            </w:r>
          </w:p>
        </w:tc>
        <w:tc>
          <w:tcPr>
            <w:tcW w:w="431" w:type="dxa"/>
          </w:tcPr>
          <w:p w14:paraId="4B5FC4B1" w14:textId="77777777" w:rsidR="00BE396E" w:rsidRDefault="00BE396E" w:rsidP="00BE396E">
            <w:pPr>
              <w:pStyle w:val="TableText"/>
            </w:pPr>
            <w:r>
              <w:t>-</w:t>
            </w:r>
          </w:p>
        </w:tc>
        <w:tc>
          <w:tcPr>
            <w:tcW w:w="431" w:type="dxa"/>
          </w:tcPr>
          <w:p w14:paraId="3409926B" w14:textId="77777777" w:rsidR="00BE396E" w:rsidRDefault="00BE396E" w:rsidP="00BE396E">
            <w:pPr>
              <w:pStyle w:val="TableText"/>
            </w:pPr>
            <w:r>
              <w:t>-</w:t>
            </w:r>
          </w:p>
        </w:tc>
        <w:tc>
          <w:tcPr>
            <w:tcW w:w="432" w:type="dxa"/>
          </w:tcPr>
          <w:p w14:paraId="6E42DDB9" w14:textId="77777777" w:rsidR="00BE396E" w:rsidRDefault="00BE396E" w:rsidP="00BE396E">
            <w:pPr>
              <w:pStyle w:val="TableText"/>
            </w:pPr>
            <w:r>
              <w:t>X</w:t>
            </w:r>
          </w:p>
        </w:tc>
      </w:tr>
      <w:tr w:rsidR="00BE396E" w14:paraId="26E2429A" w14:textId="77777777" w:rsidTr="00BD7376">
        <w:trPr>
          <w:cantSplit/>
          <w:jc w:val="center"/>
        </w:trPr>
        <w:tc>
          <w:tcPr>
            <w:tcW w:w="802" w:type="dxa"/>
            <w:tcMar>
              <w:left w:w="58" w:type="dxa"/>
              <w:right w:w="58" w:type="dxa"/>
            </w:tcMar>
          </w:tcPr>
          <w:p w14:paraId="53EA0BCA" w14:textId="77777777" w:rsidR="00BE396E" w:rsidRDefault="00BE396E" w:rsidP="00BE396E">
            <w:pPr>
              <w:pStyle w:val="TableText"/>
            </w:pPr>
            <w:r>
              <w:t>2958</w:t>
            </w:r>
          </w:p>
        </w:tc>
        <w:tc>
          <w:tcPr>
            <w:tcW w:w="2227" w:type="dxa"/>
            <w:tcMar>
              <w:left w:w="58" w:type="dxa"/>
              <w:right w:w="58" w:type="dxa"/>
            </w:tcMar>
          </w:tcPr>
          <w:p w14:paraId="54D32258" w14:textId="77777777" w:rsidR="00BE396E" w:rsidRDefault="00BE396E" w:rsidP="00BE396E">
            <w:pPr>
              <w:pStyle w:val="TableText"/>
            </w:pPr>
            <w:r>
              <w:t>SECOND F TRAILER CHECK IND 2</w:t>
            </w:r>
          </w:p>
        </w:tc>
        <w:tc>
          <w:tcPr>
            <w:tcW w:w="2993" w:type="dxa"/>
            <w:tcMar>
              <w:left w:w="58" w:type="dxa"/>
              <w:right w:w="58" w:type="dxa"/>
            </w:tcMar>
          </w:tcPr>
          <w:p w14:paraId="42D95B44" w14:textId="3149942D" w:rsidR="00BE396E" w:rsidRDefault="00BE396E" w:rsidP="00BE396E">
            <w:pPr>
              <w:pStyle w:val="TableText"/>
            </w:pPr>
            <w:r>
              <w:t>:P:IDR-</w:t>
            </w:r>
            <w:hyperlink r:id="rId843" w:history="1">
              <w:r>
                <w:rPr>
                  <w:rStyle w:val="Hyperlink"/>
                </w:rPr>
                <w:t>F-2ND-CHK-IND</w:t>
              </w:r>
            </w:hyperlink>
          </w:p>
        </w:tc>
        <w:tc>
          <w:tcPr>
            <w:tcW w:w="2790" w:type="dxa"/>
            <w:tcMar>
              <w:left w:w="58" w:type="dxa"/>
              <w:right w:w="58" w:type="dxa"/>
            </w:tcMar>
          </w:tcPr>
          <w:p w14:paraId="278F1C9E" w14:textId="77777777" w:rsidR="00BE396E" w:rsidRDefault="00BE396E" w:rsidP="00BE396E">
            <w:pPr>
              <w:pStyle w:val="TableText"/>
            </w:pPr>
            <w:r>
              <w:t>Second check indicator</w:t>
            </w:r>
          </w:p>
          <w:p w14:paraId="384995DE" w14:textId="77777777" w:rsidR="00BE396E" w:rsidRDefault="00BE396E" w:rsidP="00BE396E">
            <w:pPr>
              <w:pStyle w:val="TableText"/>
            </w:pPr>
            <w:r w:rsidRPr="00227393">
              <w:rPr>
                <w:rFonts w:cs="Arial"/>
                <w:color w:val="000000"/>
              </w:rPr>
              <w:t>The value in this field indicates if and to whom a second check was processed.</w:t>
            </w:r>
          </w:p>
        </w:tc>
        <w:tc>
          <w:tcPr>
            <w:tcW w:w="1080" w:type="dxa"/>
            <w:tcMar>
              <w:left w:w="58" w:type="dxa"/>
              <w:right w:w="58" w:type="dxa"/>
            </w:tcMar>
          </w:tcPr>
          <w:p w14:paraId="7A072F86" w14:textId="77777777" w:rsidR="00BE396E" w:rsidRDefault="00BE396E" w:rsidP="00BE396E">
            <w:pPr>
              <w:pStyle w:val="TableText"/>
              <w:rPr>
                <w:caps/>
              </w:rPr>
            </w:pPr>
            <w:r>
              <w:rPr>
                <w:caps/>
              </w:rPr>
              <w:t>1 C</w:t>
            </w:r>
          </w:p>
        </w:tc>
        <w:tc>
          <w:tcPr>
            <w:tcW w:w="2340" w:type="dxa"/>
            <w:tcMar>
              <w:left w:w="58" w:type="dxa"/>
              <w:right w:w="58" w:type="dxa"/>
            </w:tcMar>
          </w:tcPr>
          <w:p w14:paraId="00B72BA2" w14:textId="77777777" w:rsidR="00BE396E" w:rsidRPr="0097365E" w:rsidRDefault="00BE396E" w:rsidP="00BE396E">
            <w:pPr>
              <w:pStyle w:val="TableText"/>
              <w:rPr>
                <w:rFonts w:cs="Arial"/>
                <w:color w:val="000000"/>
              </w:rPr>
            </w:pPr>
            <w:r w:rsidRPr="0042502A">
              <w:rPr>
                <w:rFonts w:cs="Arial"/>
                <w:b/>
                <w:color w:val="000000"/>
              </w:rPr>
              <w:t>Valid Values:</w:t>
            </w:r>
          </w:p>
          <w:p w14:paraId="0E119463" w14:textId="342E0EDB" w:rsidR="00BE396E" w:rsidRPr="00544B71" w:rsidRDefault="00BE396E" w:rsidP="00245396">
            <w:pPr>
              <w:pStyle w:val="TableTextBullet"/>
            </w:pPr>
            <w:r w:rsidRPr="0097365E">
              <w:t>N</w:t>
            </w:r>
            <w:r w:rsidRPr="00544B71">
              <w:t xml:space="preserve"> </w:t>
            </w:r>
            <w:r w:rsidR="00385FF3">
              <w:t xml:space="preserve">– </w:t>
            </w:r>
            <w:r w:rsidRPr="0097365E">
              <w:t>No secondary check</w:t>
            </w:r>
          </w:p>
          <w:p w14:paraId="537645B9" w14:textId="2BA2C297" w:rsidR="00BE396E" w:rsidRPr="00544B71" w:rsidRDefault="00BE396E" w:rsidP="00245396">
            <w:pPr>
              <w:pStyle w:val="TableTextBullet"/>
            </w:pPr>
            <w:r w:rsidRPr="00544B71">
              <w:t xml:space="preserve">P </w:t>
            </w:r>
            <w:r w:rsidR="00385FF3">
              <w:t xml:space="preserve">– </w:t>
            </w:r>
            <w:r w:rsidRPr="00544B71">
              <w:t>Provider</w:t>
            </w:r>
          </w:p>
          <w:p w14:paraId="7B5DB28B" w14:textId="653C618F" w:rsidR="00BE396E" w:rsidRDefault="00BE396E" w:rsidP="00245396">
            <w:pPr>
              <w:pStyle w:val="TableTextBullet"/>
            </w:pPr>
            <w:r w:rsidRPr="00544B71">
              <w:t xml:space="preserve">S </w:t>
            </w:r>
            <w:r w:rsidR="00385FF3">
              <w:t xml:space="preserve">– </w:t>
            </w:r>
            <w:r>
              <w:t>Beneficiary</w:t>
            </w:r>
          </w:p>
        </w:tc>
        <w:tc>
          <w:tcPr>
            <w:tcW w:w="858" w:type="dxa"/>
            <w:tcMar>
              <w:left w:w="58" w:type="dxa"/>
              <w:right w:w="58" w:type="dxa"/>
            </w:tcMar>
          </w:tcPr>
          <w:p w14:paraId="5497690B" w14:textId="77777777" w:rsidR="00BE396E" w:rsidRDefault="00BE396E" w:rsidP="00BE396E">
            <w:pPr>
              <w:pStyle w:val="TableText"/>
            </w:pPr>
            <w:r>
              <w:t>Spaces</w:t>
            </w:r>
          </w:p>
        </w:tc>
        <w:tc>
          <w:tcPr>
            <w:tcW w:w="431" w:type="dxa"/>
          </w:tcPr>
          <w:p w14:paraId="4FA5B039" w14:textId="77777777" w:rsidR="00BE396E" w:rsidRDefault="00BE396E" w:rsidP="00BE396E">
            <w:pPr>
              <w:pStyle w:val="TableText"/>
            </w:pPr>
            <w:r>
              <w:t>-</w:t>
            </w:r>
          </w:p>
        </w:tc>
        <w:tc>
          <w:tcPr>
            <w:tcW w:w="431" w:type="dxa"/>
          </w:tcPr>
          <w:p w14:paraId="226663C2" w14:textId="77777777" w:rsidR="00BE396E" w:rsidRDefault="00BE396E" w:rsidP="00BE396E">
            <w:pPr>
              <w:pStyle w:val="TableText"/>
            </w:pPr>
            <w:r>
              <w:t>-</w:t>
            </w:r>
          </w:p>
        </w:tc>
        <w:tc>
          <w:tcPr>
            <w:tcW w:w="432" w:type="dxa"/>
          </w:tcPr>
          <w:p w14:paraId="4D0DD647" w14:textId="77777777" w:rsidR="00BE396E" w:rsidRDefault="00BE396E" w:rsidP="00BE396E">
            <w:pPr>
              <w:pStyle w:val="TableText"/>
            </w:pPr>
            <w:r>
              <w:t>X</w:t>
            </w:r>
          </w:p>
        </w:tc>
      </w:tr>
      <w:tr w:rsidR="00BE396E" w14:paraId="5FFC8612" w14:textId="77777777" w:rsidTr="00BD7376">
        <w:trPr>
          <w:cantSplit/>
          <w:jc w:val="center"/>
        </w:trPr>
        <w:tc>
          <w:tcPr>
            <w:tcW w:w="802" w:type="dxa"/>
            <w:tcMar>
              <w:left w:w="58" w:type="dxa"/>
              <w:right w:w="58" w:type="dxa"/>
            </w:tcMar>
          </w:tcPr>
          <w:p w14:paraId="5121DB7F" w14:textId="61210C8E" w:rsidR="00BE396E" w:rsidRDefault="00BE396E" w:rsidP="00BE396E">
            <w:pPr>
              <w:pStyle w:val="TableText"/>
            </w:pPr>
            <w:r>
              <w:t>2959</w:t>
            </w:r>
            <w:r w:rsidR="00135F82">
              <w:t xml:space="preserve"> – </w:t>
            </w:r>
            <w:r>
              <w:t>2967</w:t>
            </w:r>
          </w:p>
        </w:tc>
        <w:tc>
          <w:tcPr>
            <w:tcW w:w="2227" w:type="dxa"/>
            <w:tcMar>
              <w:left w:w="58" w:type="dxa"/>
              <w:right w:w="58" w:type="dxa"/>
            </w:tcMar>
          </w:tcPr>
          <w:p w14:paraId="1AEE70E7" w14:textId="77777777" w:rsidR="00BE396E" w:rsidRDefault="00BE396E" w:rsidP="00BE396E">
            <w:pPr>
              <w:pStyle w:val="TableText"/>
            </w:pPr>
            <w:r>
              <w:t>PROV ORIG INT CHECK NUMBER 2</w:t>
            </w:r>
          </w:p>
        </w:tc>
        <w:tc>
          <w:tcPr>
            <w:tcW w:w="2993" w:type="dxa"/>
            <w:tcMar>
              <w:left w:w="58" w:type="dxa"/>
              <w:right w:w="58" w:type="dxa"/>
            </w:tcMar>
          </w:tcPr>
          <w:p w14:paraId="486E189F" w14:textId="47281903" w:rsidR="00BE396E" w:rsidRDefault="00BE396E" w:rsidP="00BE396E">
            <w:pPr>
              <w:pStyle w:val="TableText"/>
            </w:pPr>
            <w:r>
              <w:t>:P:IDR-</w:t>
            </w:r>
            <w:hyperlink r:id="rId844" w:history="1">
              <w:r>
                <w:rPr>
                  <w:rStyle w:val="Hyperlink"/>
                </w:rPr>
                <w:t>F-PROV-INT-EOB</w:t>
              </w:r>
            </w:hyperlink>
          </w:p>
        </w:tc>
        <w:tc>
          <w:tcPr>
            <w:tcW w:w="2790" w:type="dxa"/>
            <w:tcMar>
              <w:left w:w="58" w:type="dxa"/>
              <w:right w:w="58" w:type="dxa"/>
            </w:tcMar>
          </w:tcPr>
          <w:p w14:paraId="42B36946" w14:textId="77777777" w:rsidR="00BE396E" w:rsidRDefault="00BE396E" w:rsidP="00BE396E">
            <w:pPr>
              <w:pStyle w:val="TableText"/>
            </w:pPr>
            <w:r>
              <w:t>Original provider Internal check number</w:t>
            </w:r>
          </w:p>
          <w:p w14:paraId="77DA7047" w14:textId="77777777" w:rsidR="00BE396E" w:rsidRDefault="00BE396E" w:rsidP="00BE396E">
            <w:pPr>
              <w:pStyle w:val="TableText"/>
            </w:pPr>
            <w:r w:rsidRPr="000C22DF">
              <w:rPr>
                <w:rFonts w:cs="Arial"/>
                <w:color w:val="000000"/>
              </w:rPr>
              <w:t>For check reissue records, this field carries the EOMB number carried on the original payment – specific to the provider.</w:t>
            </w:r>
          </w:p>
        </w:tc>
        <w:tc>
          <w:tcPr>
            <w:tcW w:w="1080" w:type="dxa"/>
            <w:tcMar>
              <w:left w:w="58" w:type="dxa"/>
              <w:right w:w="58" w:type="dxa"/>
            </w:tcMar>
          </w:tcPr>
          <w:p w14:paraId="1212496F" w14:textId="77777777" w:rsidR="00BE396E" w:rsidRDefault="00BE396E" w:rsidP="00BE396E">
            <w:pPr>
              <w:pStyle w:val="TableText"/>
              <w:rPr>
                <w:caps/>
              </w:rPr>
            </w:pPr>
            <w:r>
              <w:rPr>
                <w:caps/>
              </w:rPr>
              <w:t>9 c</w:t>
            </w:r>
          </w:p>
        </w:tc>
        <w:tc>
          <w:tcPr>
            <w:tcW w:w="2340" w:type="dxa"/>
            <w:tcMar>
              <w:left w:w="58" w:type="dxa"/>
              <w:right w:w="58" w:type="dxa"/>
            </w:tcMar>
          </w:tcPr>
          <w:p w14:paraId="6297E1B1" w14:textId="77777777" w:rsidR="00BE396E" w:rsidRDefault="00BE396E" w:rsidP="00BE396E">
            <w:pPr>
              <w:pStyle w:val="TableText"/>
            </w:pPr>
            <w:r>
              <w:t>-</w:t>
            </w:r>
          </w:p>
        </w:tc>
        <w:tc>
          <w:tcPr>
            <w:tcW w:w="858" w:type="dxa"/>
            <w:tcMar>
              <w:left w:w="58" w:type="dxa"/>
              <w:right w:w="58" w:type="dxa"/>
            </w:tcMar>
          </w:tcPr>
          <w:p w14:paraId="77BA303E" w14:textId="77777777" w:rsidR="00BE396E" w:rsidRDefault="00BE396E" w:rsidP="00BE396E">
            <w:pPr>
              <w:pStyle w:val="TableText"/>
            </w:pPr>
            <w:r>
              <w:t>Spaces</w:t>
            </w:r>
          </w:p>
        </w:tc>
        <w:tc>
          <w:tcPr>
            <w:tcW w:w="431" w:type="dxa"/>
          </w:tcPr>
          <w:p w14:paraId="3CD9BEC6" w14:textId="77777777" w:rsidR="00BE396E" w:rsidRDefault="00BE396E" w:rsidP="00BE396E">
            <w:pPr>
              <w:pStyle w:val="TableText"/>
            </w:pPr>
            <w:r>
              <w:t>-</w:t>
            </w:r>
          </w:p>
        </w:tc>
        <w:tc>
          <w:tcPr>
            <w:tcW w:w="431" w:type="dxa"/>
          </w:tcPr>
          <w:p w14:paraId="08787C56" w14:textId="77777777" w:rsidR="00BE396E" w:rsidRDefault="00BE396E" w:rsidP="00BE396E">
            <w:pPr>
              <w:pStyle w:val="TableText"/>
            </w:pPr>
            <w:r>
              <w:t>-</w:t>
            </w:r>
          </w:p>
        </w:tc>
        <w:tc>
          <w:tcPr>
            <w:tcW w:w="432" w:type="dxa"/>
          </w:tcPr>
          <w:p w14:paraId="1146B0E2" w14:textId="77777777" w:rsidR="00BE396E" w:rsidRDefault="00BE396E" w:rsidP="00BE396E">
            <w:pPr>
              <w:pStyle w:val="TableText"/>
            </w:pPr>
            <w:r>
              <w:t>X</w:t>
            </w:r>
          </w:p>
        </w:tc>
      </w:tr>
      <w:tr w:rsidR="00BE396E" w14:paraId="42CF315D" w14:textId="77777777" w:rsidTr="00BD7376">
        <w:trPr>
          <w:cantSplit/>
          <w:jc w:val="center"/>
        </w:trPr>
        <w:tc>
          <w:tcPr>
            <w:tcW w:w="802" w:type="dxa"/>
            <w:tcMar>
              <w:left w:w="58" w:type="dxa"/>
              <w:right w:w="58" w:type="dxa"/>
            </w:tcMar>
          </w:tcPr>
          <w:p w14:paraId="75B054AD" w14:textId="28DABADC" w:rsidR="00BE396E" w:rsidRDefault="00BE396E" w:rsidP="00BE396E">
            <w:pPr>
              <w:pStyle w:val="TableText"/>
            </w:pPr>
            <w:r>
              <w:t>2968</w:t>
            </w:r>
            <w:r w:rsidR="00135F82">
              <w:t xml:space="preserve"> – </w:t>
            </w:r>
            <w:r>
              <w:t>2976</w:t>
            </w:r>
          </w:p>
        </w:tc>
        <w:tc>
          <w:tcPr>
            <w:tcW w:w="2227" w:type="dxa"/>
            <w:tcMar>
              <w:left w:w="58" w:type="dxa"/>
              <w:right w:w="58" w:type="dxa"/>
            </w:tcMar>
          </w:tcPr>
          <w:p w14:paraId="08AD5F85" w14:textId="77777777" w:rsidR="00BE396E" w:rsidRDefault="00BE396E" w:rsidP="00BE396E">
            <w:pPr>
              <w:pStyle w:val="TableText"/>
            </w:pPr>
            <w:r>
              <w:t>PROV ORIG EXT CHECK NUMBER 2</w:t>
            </w:r>
          </w:p>
        </w:tc>
        <w:tc>
          <w:tcPr>
            <w:tcW w:w="2993" w:type="dxa"/>
            <w:tcMar>
              <w:left w:w="58" w:type="dxa"/>
              <w:right w:w="58" w:type="dxa"/>
            </w:tcMar>
          </w:tcPr>
          <w:p w14:paraId="7E362FBA" w14:textId="0712C696" w:rsidR="00BE396E" w:rsidRDefault="00BE396E" w:rsidP="00BE396E">
            <w:pPr>
              <w:pStyle w:val="TableText"/>
            </w:pPr>
            <w:r>
              <w:t>:P:IDR-</w:t>
            </w:r>
            <w:hyperlink r:id="rId845" w:history="1">
              <w:r>
                <w:rPr>
                  <w:rStyle w:val="Hyperlink"/>
                </w:rPr>
                <w:t>F-PROV-EXT-EOB</w:t>
              </w:r>
            </w:hyperlink>
          </w:p>
        </w:tc>
        <w:tc>
          <w:tcPr>
            <w:tcW w:w="2790" w:type="dxa"/>
            <w:tcMar>
              <w:left w:w="58" w:type="dxa"/>
              <w:right w:w="58" w:type="dxa"/>
            </w:tcMar>
          </w:tcPr>
          <w:p w14:paraId="7FD1FE88" w14:textId="77777777" w:rsidR="00BE396E" w:rsidRDefault="00BE396E" w:rsidP="00BE396E">
            <w:pPr>
              <w:pStyle w:val="TableText"/>
            </w:pPr>
            <w:r>
              <w:t>Original provider external check number</w:t>
            </w:r>
          </w:p>
          <w:p w14:paraId="361EB34C" w14:textId="77777777" w:rsidR="00BE396E" w:rsidRDefault="00BE396E" w:rsidP="00BE396E">
            <w:pPr>
              <w:pStyle w:val="TableText"/>
            </w:pPr>
            <w:r w:rsidRPr="009D28A3">
              <w:rPr>
                <w:rFonts w:cs="Arial"/>
                <w:color w:val="000000"/>
              </w:rPr>
              <w:t>For check reissue records, where a second reissue has occurred, this field carries the EOMB number on the second reissued record – provider payments only.</w:t>
            </w:r>
          </w:p>
        </w:tc>
        <w:tc>
          <w:tcPr>
            <w:tcW w:w="1080" w:type="dxa"/>
            <w:tcMar>
              <w:left w:w="58" w:type="dxa"/>
              <w:right w:w="58" w:type="dxa"/>
            </w:tcMar>
          </w:tcPr>
          <w:p w14:paraId="52D1493E" w14:textId="77777777" w:rsidR="00BE396E" w:rsidRDefault="00BE396E" w:rsidP="00BE396E">
            <w:pPr>
              <w:pStyle w:val="TableText"/>
              <w:rPr>
                <w:caps/>
              </w:rPr>
            </w:pPr>
            <w:r>
              <w:rPr>
                <w:caps/>
              </w:rPr>
              <w:t>9 c</w:t>
            </w:r>
          </w:p>
        </w:tc>
        <w:tc>
          <w:tcPr>
            <w:tcW w:w="2340" w:type="dxa"/>
            <w:tcMar>
              <w:left w:w="58" w:type="dxa"/>
              <w:right w:w="58" w:type="dxa"/>
            </w:tcMar>
          </w:tcPr>
          <w:p w14:paraId="41F3B92C" w14:textId="77777777" w:rsidR="00BE396E" w:rsidRDefault="00BE396E" w:rsidP="00BE396E">
            <w:pPr>
              <w:pStyle w:val="TableText"/>
            </w:pPr>
            <w:r>
              <w:t>-</w:t>
            </w:r>
          </w:p>
        </w:tc>
        <w:tc>
          <w:tcPr>
            <w:tcW w:w="858" w:type="dxa"/>
            <w:tcMar>
              <w:left w:w="58" w:type="dxa"/>
              <w:right w:w="58" w:type="dxa"/>
            </w:tcMar>
          </w:tcPr>
          <w:p w14:paraId="3E13AB2B" w14:textId="77777777" w:rsidR="00BE396E" w:rsidRDefault="00BE396E" w:rsidP="00BE396E">
            <w:pPr>
              <w:pStyle w:val="TableText"/>
            </w:pPr>
            <w:r>
              <w:t>Spaces</w:t>
            </w:r>
          </w:p>
        </w:tc>
        <w:tc>
          <w:tcPr>
            <w:tcW w:w="431" w:type="dxa"/>
          </w:tcPr>
          <w:p w14:paraId="139A76D4" w14:textId="77777777" w:rsidR="00BE396E" w:rsidRDefault="00BE396E" w:rsidP="00BE396E">
            <w:pPr>
              <w:pStyle w:val="TableText"/>
            </w:pPr>
            <w:r>
              <w:t>-</w:t>
            </w:r>
          </w:p>
        </w:tc>
        <w:tc>
          <w:tcPr>
            <w:tcW w:w="431" w:type="dxa"/>
          </w:tcPr>
          <w:p w14:paraId="27CD4D34" w14:textId="77777777" w:rsidR="00BE396E" w:rsidRDefault="00BE396E" w:rsidP="00BE396E">
            <w:pPr>
              <w:pStyle w:val="TableText"/>
            </w:pPr>
            <w:r>
              <w:t>-</w:t>
            </w:r>
          </w:p>
        </w:tc>
        <w:tc>
          <w:tcPr>
            <w:tcW w:w="432" w:type="dxa"/>
          </w:tcPr>
          <w:p w14:paraId="0A17817C" w14:textId="77777777" w:rsidR="00BE396E" w:rsidRDefault="00BE396E" w:rsidP="00BE396E">
            <w:pPr>
              <w:pStyle w:val="TableText"/>
            </w:pPr>
            <w:r>
              <w:t>X</w:t>
            </w:r>
          </w:p>
        </w:tc>
      </w:tr>
      <w:tr w:rsidR="00BE396E" w14:paraId="3A6BDEB2" w14:textId="77777777" w:rsidTr="00BD7376">
        <w:trPr>
          <w:cantSplit/>
          <w:jc w:val="center"/>
        </w:trPr>
        <w:tc>
          <w:tcPr>
            <w:tcW w:w="802" w:type="dxa"/>
            <w:tcMar>
              <w:left w:w="58" w:type="dxa"/>
              <w:right w:w="58" w:type="dxa"/>
            </w:tcMar>
          </w:tcPr>
          <w:p w14:paraId="21A582EC" w14:textId="1AB83A79" w:rsidR="00BE396E" w:rsidRDefault="00BE396E" w:rsidP="00BE396E">
            <w:pPr>
              <w:pStyle w:val="TableText"/>
            </w:pPr>
            <w:r>
              <w:t>2977</w:t>
            </w:r>
            <w:r w:rsidR="00135F82">
              <w:t xml:space="preserve"> – </w:t>
            </w:r>
            <w:r>
              <w:t>2983</w:t>
            </w:r>
          </w:p>
        </w:tc>
        <w:tc>
          <w:tcPr>
            <w:tcW w:w="2227" w:type="dxa"/>
            <w:tcMar>
              <w:left w:w="58" w:type="dxa"/>
              <w:right w:w="58" w:type="dxa"/>
            </w:tcMar>
          </w:tcPr>
          <w:p w14:paraId="659C4BCF" w14:textId="77777777" w:rsidR="00BE396E" w:rsidRDefault="00BE396E" w:rsidP="00BE396E">
            <w:pPr>
              <w:pStyle w:val="TableText"/>
            </w:pPr>
            <w:r>
              <w:t>PROV ORIG PAID AMT 2</w:t>
            </w:r>
          </w:p>
        </w:tc>
        <w:tc>
          <w:tcPr>
            <w:tcW w:w="2993" w:type="dxa"/>
            <w:tcMar>
              <w:left w:w="58" w:type="dxa"/>
              <w:right w:w="58" w:type="dxa"/>
            </w:tcMar>
          </w:tcPr>
          <w:p w14:paraId="38152741" w14:textId="547E8029" w:rsidR="00BE396E" w:rsidRDefault="00BE396E" w:rsidP="00BE396E">
            <w:pPr>
              <w:pStyle w:val="TableText"/>
            </w:pPr>
            <w:r>
              <w:t>:P:IDR-</w:t>
            </w:r>
            <w:hyperlink r:id="rId846" w:history="1">
              <w:r>
                <w:rPr>
                  <w:rStyle w:val="Hyperlink"/>
                </w:rPr>
                <w:t>F-PROV-PAY-AMT</w:t>
              </w:r>
            </w:hyperlink>
          </w:p>
        </w:tc>
        <w:tc>
          <w:tcPr>
            <w:tcW w:w="2790" w:type="dxa"/>
            <w:tcMar>
              <w:left w:w="58" w:type="dxa"/>
              <w:right w:w="58" w:type="dxa"/>
            </w:tcMar>
          </w:tcPr>
          <w:p w14:paraId="1E8FC766" w14:textId="77777777" w:rsidR="00BE396E" w:rsidRDefault="00BE396E" w:rsidP="00BE396E">
            <w:pPr>
              <w:pStyle w:val="TableText"/>
            </w:pPr>
            <w:r>
              <w:t>Original provider paid amount</w:t>
            </w:r>
          </w:p>
          <w:p w14:paraId="0CE16548" w14:textId="77777777" w:rsidR="00BE396E" w:rsidRDefault="00BE396E" w:rsidP="00BE396E">
            <w:pPr>
              <w:pStyle w:val="TableText"/>
            </w:pPr>
            <w:r w:rsidRPr="00674907">
              <w:rPr>
                <w:rFonts w:cs="Arial"/>
                <w:color w:val="000000"/>
              </w:rPr>
              <w:t>For check reissue records, this field contains the original amount paid to the provider</w:t>
            </w:r>
            <w:r>
              <w:rPr>
                <w:rFonts w:cs="Arial"/>
                <w:color w:val="000000"/>
              </w:rPr>
              <w:t>.</w:t>
            </w:r>
          </w:p>
        </w:tc>
        <w:tc>
          <w:tcPr>
            <w:tcW w:w="1080" w:type="dxa"/>
            <w:tcMar>
              <w:left w:w="58" w:type="dxa"/>
              <w:right w:w="58" w:type="dxa"/>
            </w:tcMar>
          </w:tcPr>
          <w:p w14:paraId="3DF72ABC" w14:textId="77777777" w:rsidR="00BE396E" w:rsidRDefault="00BE396E" w:rsidP="00BE396E">
            <w:pPr>
              <w:pStyle w:val="TableText"/>
              <w:rPr>
                <w:caps/>
              </w:rPr>
            </w:pPr>
            <w:r>
              <w:rPr>
                <w:caps/>
              </w:rPr>
              <w:t>7 n</w:t>
            </w:r>
          </w:p>
          <w:p w14:paraId="4E2F553F" w14:textId="77777777" w:rsidR="00BE396E" w:rsidRDefault="00BE396E" w:rsidP="00BE396E">
            <w:pPr>
              <w:pStyle w:val="TableText"/>
              <w:rPr>
                <w:caps/>
              </w:rPr>
            </w:pPr>
            <w:r>
              <w:rPr>
                <w:caps/>
              </w:rPr>
              <w:t>(99999V99)</w:t>
            </w:r>
          </w:p>
        </w:tc>
        <w:tc>
          <w:tcPr>
            <w:tcW w:w="2340" w:type="dxa"/>
            <w:tcMar>
              <w:left w:w="58" w:type="dxa"/>
              <w:right w:w="58" w:type="dxa"/>
            </w:tcMar>
          </w:tcPr>
          <w:p w14:paraId="08E641C2" w14:textId="77777777" w:rsidR="00BE396E" w:rsidRDefault="00BE396E" w:rsidP="00BE396E">
            <w:pPr>
              <w:pStyle w:val="TableText"/>
            </w:pPr>
            <w:r>
              <w:t>-</w:t>
            </w:r>
          </w:p>
        </w:tc>
        <w:tc>
          <w:tcPr>
            <w:tcW w:w="858" w:type="dxa"/>
            <w:tcMar>
              <w:left w:w="58" w:type="dxa"/>
              <w:right w:w="58" w:type="dxa"/>
            </w:tcMar>
          </w:tcPr>
          <w:p w14:paraId="04756A39" w14:textId="77777777" w:rsidR="00BE396E" w:rsidRDefault="00BE396E" w:rsidP="00BE396E">
            <w:pPr>
              <w:pStyle w:val="TableText"/>
            </w:pPr>
            <w:r>
              <w:t>Zeros</w:t>
            </w:r>
          </w:p>
        </w:tc>
        <w:tc>
          <w:tcPr>
            <w:tcW w:w="431" w:type="dxa"/>
          </w:tcPr>
          <w:p w14:paraId="2778CFC5" w14:textId="77777777" w:rsidR="00BE396E" w:rsidRDefault="00BE396E" w:rsidP="00BE396E">
            <w:pPr>
              <w:pStyle w:val="TableText"/>
            </w:pPr>
            <w:r>
              <w:t>-</w:t>
            </w:r>
          </w:p>
        </w:tc>
        <w:tc>
          <w:tcPr>
            <w:tcW w:w="431" w:type="dxa"/>
          </w:tcPr>
          <w:p w14:paraId="60C781D8" w14:textId="77777777" w:rsidR="00BE396E" w:rsidRDefault="00BE396E" w:rsidP="00BE396E">
            <w:pPr>
              <w:pStyle w:val="TableText"/>
            </w:pPr>
            <w:r>
              <w:t>-</w:t>
            </w:r>
          </w:p>
        </w:tc>
        <w:tc>
          <w:tcPr>
            <w:tcW w:w="432" w:type="dxa"/>
          </w:tcPr>
          <w:p w14:paraId="60CD2E08" w14:textId="77777777" w:rsidR="00BE396E" w:rsidRDefault="00BE396E" w:rsidP="00BE396E">
            <w:pPr>
              <w:pStyle w:val="TableText"/>
            </w:pPr>
            <w:r>
              <w:t>X</w:t>
            </w:r>
          </w:p>
        </w:tc>
      </w:tr>
      <w:tr w:rsidR="00BE396E" w14:paraId="58466876" w14:textId="77777777" w:rsidTr="00BD7376">
        <w:trPr>
          <w:cantSplit/>
          <w:jc w:val="center"/>
        </w:trPr>
        <w:tc>
          <w:tcPr>
            <w:tcW w:w="802" w:type="dxa"/>
            <w:tcMar>
              <w:left w:w="58" w:type="dxa"/>
              <w:right w:w="58" w:type="dxa"/>
            </w:tcMar>
          </w:tcPr>
          <w:p w14:paraId="574B1AD2" w14:textId="508B0F46" w:rsidR="00BE396E" w:rsidRDefault="00BE396E" w:rsidP="00BE396E">
            <w:pPr>
              <w:pStyle w:val="TableText"/>
            </w:pPr>
            <w:r>
              <w:t>2984</w:t>
            </w:r>
            <w:r w:rsidR="00135F82">
              <w:t xml:space="preserve"> – </w:t>
            </w:r>
            <w:r>
              <w:t>2990</w:t>
            </w:r>
          </w:p>
        </w:tc>
        <w:tc>
          <w:tcPr>
            <w:tcW w:w="2227" w:type="dxa"/>
            <w:tcMar>
              <w:left w:w="58" w:type="dxa"/>
              <w:right w:w="58" w:type="dxa"/>
            </w:tcMar>
          </w:tcPr>
          <w:p w14:paraId="7750C10E" w14:textId="77777777" w:rsidR="00BE396E" w:rsidRDefault="00BE396E" w:rsidP="00BE396E">
            <w:pPr>
              <w:pStyle w:val="TableText"/>
            </w:pPr>
            <w:r>
              <w:t>PROV ORIG OFFSET AMT 2</w:t>
            </w:r>
          </w:p>
        </w:tc>
        <w:tc>
          <w:tcPr>
            <w:tcW w:w="2993" w:type="dxa"/>
            <w:tcMar>
              <w:left w:w="58" w:type="dxa"/>
              <w:right w:w="58" w:type="dxa"/>
            </w:tcMar>
          </w:tcPr>
          <w:p w14:paraId="700B1CF6" w14:textId="7F9E3811" w:rsidR="00BE396E" w:rsidRDefault="00BE396E" w:rsidP="00BE396E">
            <w:pPr>
              <w:pStyle w:val="TableText"/>
            </w:pPr>
            <w:r>
              <w:t>:P:IDR</w:t>
            </w:r>
            <w:r>
              <w:rPr>
                <w:rStyle w:val="Hyperlink"/>
              </w:rPr>
              <w:t>-</w:t>
            </w:r>
            <w:hyperlink r:id="rId847" w:history="1">
              <w:r>
                <w:rPr>
                  <w:rStyle w:val="Hyperlink"/>
                </w:rPr>
                <w:t>F-PROV-OFF-AMT</w:t>
              </w:r>
            </w:hyperlink>
          </w:p>
        </w:tc>
        <w:tc>
          <w:tcPr>
            <w:tcW w:w="2790" w:type="dxa"/>
            <w:tcMar>
              <w:left w:w="58" w:type="dxa"/>
              <w:right w:w="58" w:type="dxa"/>
            </w:tcMar>
          </w:tcPr>
          <w:p w14:paraId="7562F257" w14:textId="77777777" w:rsidR="00BE396E" w:rsidRDefault="00BE396E" w:rsidP="00BE396E">
            <w:pPr>
              <w:pStyle w:val="TableText"/>
            </w:pPr>
            <w:r>
              <w:t>Original provider offset amount</w:t>
            </w:r>
          </w:p>
          <w:p w14:paraId="6FF7DFE0" w14:textId="77777777" w:rsidR="00BE396E" w:rsidRDefault="00BE396E" w:rsidP="00BE396E">
            <w:pPr>
              <w:pStyle w:val="TableText"/>
            </w:pPr>
            <w:r w:rsidRPr="00674907">
              <w:rPr>
                <w:rFonts w:cs="Arial"/>
                <w:color w:val="000000"/>
              </w:rPr>
              <w:t>For check reissue records, this field carries any offset amounts applied to the provider’s original payment.</w:t>
            </w:r>
          </w:p>
        </w:tc>
        <w:tc>
          <w:tcPr>
            <w:tcW w:w="1080" w:type="dxa"/>
            <w:tcMar>
              <w:left w:w="58" w:type="dxa"/>
              <w:right w:w="58" w:type="dxa"/>
            </w:tcMar>
          </w:tcPr>
          <w:p w14:paraId="1354805A" w14:textId="77777777" w:rsidR="00BE396E" w:rsidRDefault="00BE396E" w:rsidP="00BE396E">
            <w:pPr>
              <w:pStyle w:val="TableText"/>
              <w:rPr>
                <w:caps/>
              </w:rPr>
            </w:pPr>
            <w:r>
              <w:rPr>
                <w:caps/>
              </w:rPr>
              <w:t>7 n</w:t>
            </w:r>
          </w:p>
          <w:p w14:paraId="2BCCA66F" w14:textId="77777777" w:rsidR="00BE396E" w:rsidRDefault="00BE396E" w:rsidP="00BE396E">
            <w:pPr>
              <w:pStyle w:val="TableText"/>
              <w:rPr>
                <w:caps/>
              </w:rPr>
            </w:pPr>
            <w:r>
              <w:rPr>
                <w:caps/>
              </w:rPr>
              <w:t>(99999V99)</w:t>
            </w:r>
          </w:p>
        </w:tc>
        <w:tc>
          <w:tcPr>
            <w:tcW w:w="2340" w:type="dxa"/>
            <w:tcMar>
              <w:left w:w="58" w:type="dxa"/>
              <w:right w:w="58" w:type="dxa"/>
            </w:tcMar>
          </w:tcPr>
          <w:p w14:paraId="6519AA77" w14:textId="77777777" w:rsidR="00BE396E" w:rsidRDefault="00BE396E" w:rsidP="00BE396E">
            <w:pPr>
              <w:pStyle w:val="TableText"/>
            </w:pPr>
            <w:r>
              <w:t>-</w:t>
            </w:r>
          </w:p>
        </w:tc>
        <w:tc>
          <w:tcPr>
            <w:tcW w:w="858" w:type="dxa"/>
            <w:tcMar>
              <w:left w:w="58" w:type="dxa"/>
              <w:right w:w="58" w:type="dxa"/>
            </w:tcMar>
          </w:tcPr>
          <w:p w14:paraId="24AD95A3" w14:textId="77777777" w:rsidR="00BE396E" w:rsidRDefault="00BE396E" w:rsidP="00BE396E">
            <w:pPr>
              <w:pStyle w:val="TableText"/>
            </w:pPr>
            <w:r>
              <w:t>Zeros</w:t>
            </w:r>
          </w:p>
        </w:tc>
        <w:tc>
          <w:tcPr>
            <w:tcW w:w="431" w:type="dxa"/>
          </w:tcPr>
          <w:p w14:paraId="3252521A" w14:textId="77777777" w:rsidR="00BE396E" w:rsidRDefault="00BE396E" w:rsidP="00BE396E">
            <w:pPr>
              <w:pStyle w:val="TableText"/>
            </w:pPr>
            <w:r>
              <w:t>-</w:t>
            </w:r>
          </w:p>
        </w:tc>
        <w:tc>
          <w:tcPr>
            <w:tcW w:w="431" w:type="dxa"/>
          </w:tcPr>
          <w:p w14:paraId="1B2478A7" w14:textId="77777777" w:rsidR="00BE396E" w:rsidRDefault="00BE396E" w:rsidP="00BE396E">
            <w:pPr>
              <w:pStyle w:val="TableText"/>
            </w:pPr>
            <w:r>
              <w:t>-</w:t>
            </w:r>
          </w:p>
        </w:tc>
        <w:tc>
          <w:tcPr>
            <w:tcW w:w="432" w:type="dxa"/>
          </w:tcPr>
          <w:p w14:paraId="613563E6" w14:textId="77777777" w:rsidR="00BE396E" w:rsidRDefault="00BE396E" w:rsidP="00BE396E">
            <w:pPr>
              <w:pStyle w:val="TableText"/>
            </w:pPr>
            <w:r>
              <w:t>X</w:t>
            </w:r>
          </w:p>
        </w:tc>
      </w:tr>
      <w:tr w:rsidR="00BE396E" w14:paraId="15C9717F" w14:textId="77777777" w:rsidTr="00BD7376">
        <w:trPr>
          <w:cantSplit/>
          <w:jc w:val="center"/>
        </w:trPr>
        <w:tc>
          <w:tcPr>
            <w:tcW w:w="802" w:type="dxa"/>
            <w:tcMar>
              <w:left w:w="58" w:type="dxa"/>
              <w:right w:w="58" w:type="dxa"/>
            </w:tcMar>
          </w:tcPr>
          <w:p w14:paraId="20226504" w14:textId="03C01398" w:rsidR="00BE396E" w:rsidRDefault="00BE396E" w:rsidP="00BE396E">
            <w:pPr>
              <w:pStyle w:val="TableText"/>
            </w:pPr>
            <w:r>
              <w:t>2991</w:t>
            </w:r>
            <w:r w:rsidR="00135F82">
              <w:t xml:space="preserve"> – </w:t>
            </w:r>
            <w:r>
              <w:t>2994</w:t>
            </w:r>
          </w:p>
        </w:tc>
        <w:tc>
          <w:tcPr>
            <w:tcW w:w="2227" w:type="dxa"/>
            <w:tcMar>
              <w:left w:w="58" w:type="dxa"/>
              <w:right w:w="58" w:type="dxa"/>
            </w:tcMar>
          </w:tcPr>
          <w:p w14:paraId="6289FE60" w14:textId="77777777" w:rsidR="00BE396E" w:rsidRDefault="00BE396E" w:rsidP="00BE396E">
            <w:pPr>
              <w:pStyle w:val="TableText"/>
            </w:pPr>
            <w:r>
              <w:t>CLERK ID 2</w:t>
            </w:r>
          </w:p>
        </w:tc>
        <w:tc>
          <w:tcPr>
            <w:tcW w:w="2993" w:type="dxa"/>
            <w:tcMar>
              <w:left w:w="58" w:type="dxa"/>
              <w:right w:w="58" w:type="dxa"/>
            </w:tcMar>
          </w:tcPr>
          <w:p w14:paraId="62F0A45B" w14:textId="09B66801" w:rsidR="00BE396E" w:rsidRDefault="00BE396E" w:rsidP="00BE396E">
            <w:pPr>
              <w:pStyle w:val="TableText"/>
            </w:pPr>
            <w:r>
              <w:t>:P:IDR-</w:t>
            </w:r>
            <w:hyperlink r:id="rId848" w:history="1">
              <w:r>
                <w:rPr>
                  <w:rStyle w:val="Hyperlink"/>
                </w:rPr>
                <w:t>F-CLERK</w:t>
              </w:r>
            </w:hyperlink>
          </w:p>
        </w:tc>
        <w:tc>
          <w:tcPr>
            <w:tcW w:w="2790" w:type="dxa"/>
            <w:tcMar>
              <w:left w:w="58" w:type="dxa"/>
              <w:right w:w="58" w:type="dxa"/>
            </w:tcMar>
          </w:tcPr>
          <w:p w14:paraId="44DE1E16" w14:textId="77777777" w:rsidR="00BE396E" w:rsidRDefault="00BE396E" w:rsidP="00BE396E">
            <w:pPr>
              <w:pStyle w:val="TableText"/>
            </w:pPr>
            <w:r>
              <w:t>Clerk</w:t>
            </w:r>
          </w:p>
          <w:p w14:paraId="18350278" w14:textId="77777777" w:rsidR="00BE396E" w:rsidRDefault="00BE396E" w:rsidP="00BE396E">
            <w:pPr>
              <w:pStyle w:val="TableText"/>
            </w:pPr>
            <w:r>
              <w:rPr>
                <w:rFonts w:cs="Arial"/>
                <w:color w:val="000000"/>
              </w:rPr>
              <w:t>T</w:t>
            </w:r>
            <w:r w:rsidRPr="009D28A3">
              <w:rPr>
                <w:rFonts w:cs="Arial"/>
                <w:color w:val="000000"/>
              </w:rPr>
              <w:t>he identification code of the clerk initiating the change.</w:t>
            </w:r>
          </w:p>
        </w:tc>
        <w:tc>
          <w:tcPr>
            <w:tcW w:w="1080" w:type="dxa"/>
            <w:tcMar>
              <w:left w:w="58" w:type="dxa"/>
              <w:right w:w="58" w:type="dxa"/>
            </w:tcMar>
          </w:tcPr>
          <w:p w14:paraId="44AC6C37" w14:textId="77777777" w:rsidR="00BE396E" w:rsidRDefault="00BE396E" w:rsidP="00BE396E">
            <w:pPr>
              <w:pStyle w:val="TableText"/>
              <w:rPr>
                <w:caps/>
              </w:rPr>
            </w:pPr>
            <w:r>
              <w:rPr>
                <w:caps/>
              </w:rPr>
              <w:t>4 c</w:t>
            </w:r>
          </w:p>
        </w:tc>
        <w:tc>
          <w:tcPr>
            <w:tcW w:w="2340" w:type="dxa"/>
            <w:tcMar>
              <w:left w:w="58" w:type="dxa"/>
              <w:right w:w="58" w:type="dxa"/>
            </w:tcMar>
          </w:tcPr>
          <w:p w14:paraId="25C063C8" w14:textId="77777777" w:rsidR="00BE396E" w:rsidRDefault="00BE396E" w:rsidP="00BE396E">
            <w:pPr>
              <w:pStyle w:val="TableText"/>
            </w:pPr>
            <w:r>
              <w:t>-</w:t>
            </w:r>
          </w:p>
        </w:tc>
        <w:tc>
          <w:tcPr>
            <w:tcW w:w="858" w:type="dxa"/>
            <w:tcMar>
              <w:left w:w="58" w:type="dxa"/>
              <w:right w:w="58" w:type="dxa"/>
            </w:tcMar>
          </w:tcPr>
          <w:p w14:paraId="60C0B56A" w14:textId="77777777" w:rsidR="00BE396E" w:rsidRDefault="00BE396E" w:rsidP="00BE396E">
            <w:pPr>
              <w:pStyle w:val="TableText"/>
            </w:pPr>
            <w:r>
              <w:t>Spaces</w:t>
            </w:r>
          </w:p>
        </w:tc>
        <w:tc>
          <w:tcPr>
            <w:tcW w:w="431" w:type="dxa"/>
          </w:tcPr>
          <w:p w14:paraId="5BFC8177" w14:textId="77777777" w:rsidR="00BE396E" w:rsidRDefault="00BE396E" w:rsidP="00BE396E">
            <w:pPr>
              <w:pStyle w:val="TableText"/>
            </w:pPr>
            <w:r>
              <w:t>-</w:t>
            </w:r>
          </w:p>
        </w:tc>
        <w:tc>
          <w:tcPr>
            <w:tcW w:w="431" w:type="dxa"/>
          </w:tcPr>
          <w:p w14:paraId="00FFA9E5" w14:textId="77777777" w:rsidR="00BE396E" w:rsidRDefault="00BE396E" w:rsidP="00BE396E">
            <w:pPr>
              <w:pStyle w:val="TableText"/>
            </w:pPr>
            <w:r>
              <w:t>-</w:t>
            </w:r>
          </w:p>
        </w:tc>
        <w:tc>
          <w:tcPr>
            <w:tcW w:w="432" w:type="dxa"/>
          </w:tcPr>
          <w:p w14:paraId="6B256CBD" w14:textId="77777777" w:rsidR="00BE396E" w:rsidRDefault="00BE396E" w:rsidP="00BE396E">
            <w:pPr>
              <w:pStyle w:val="TableText"/>
            </w:pPr>
            <w:r>
              <w:t>X</w:t>
            </w:r>
          </w:p>
        </w:tc>
      </w:tr>
      <w:tr w:rsidR="00BE396E" w14:paraId="5AA7BCA4" w14:textId="77777777" w:rsidTr="00BD7376">
        <w:trPr>
          <w:cantSplit/>
          <w:jc w:val="center"/>
        </w:trPr>
        <w:tc>
          <w:tcPr>
            <w:tcW w:w="802" w:type="dxa"/>
            <w:tcMar>
              <w:left w:w="58" w:type="dxa"/>
              <w:right w:w="58" w:type="dxa"/>
            </w:tcMar>
          </w:tcPr>
          <w:p w14:paraId="6C13C444" w14:textId="269B423D" w:rsidR="00BE396E" w:rsidRDefault="00BE396E" w:rsidP="00BE396E">
            <w:pPr>
              <w:pStyle w:val="TableText"/>
            </w:pPr>
            <w:r>
              <w:t>2995</w:t>
            </w:r>
            <w:r w:rsidR="00135F82">
              <w:t xml:space="preserve"> – </w:t>
            </w:r>
            <w:r>
              <w:t>3002</w:t>
            </w:r>
          </w:p>
        </w:tc>
        <w:tc>
          <w:tcPr>
            <w:tcW w:w="2227" w:type="dxa"/>
            <w:tcMar>
              <w:left w:w="58" w:type="dxa"/>
              <w:right w:w="58" w:type="dxa"/>
            </w:tcMar>
          </w:tcPr>
          <w:p w14:paraId="4D5D4835" w14:textId="77777777" w:rsidR="00BE396E" w:rsidRDefault="00BE396E" w:rsidP="00BE396E">
            <w:pPr>
              <w:pStyle w:val="TableText"/>
            </w:pPr>
            <w:r>
              <w:t>F TRAILER DATE 2</w:t>
            </w:r>
          </w:p>
        </w:tc>
        <w:tc>
          <w:tcPr>
            <w:tcW w:w="2993" w:type="dxa"/>
            <w:tcMar>
              <w:left w:w="58" w:type="dxa"/>
              <w:right w:w="58" w:type="dxa"/>
            </w:tcMar>
          </w:tcPr>
          <w:p w14:paraId="0EA7FB7D" w14:textId="3C2FAE35" w:rsidR="00BE396E" w:rsidRDefault="00BE396E" w:rsidP="00BE396E">
            <w:pPr>
              <w:pStyle w:val="TableText"/>
            </w:pPr>
            <w:r>
              <w:t>:P:IDR</w:t>
            </w:r>
            <w:r>
              <w:rPr>
                <w:rStyle w:val="Hyperlink"/>
              </w:rPr>
              <w:t>-</w:t>
            </w:r>
            <w:hyperlink r:id="rId849" w:history="1">
              <w:r>
                <w:rPr>
                  <w:rStyle w:val="Hyperlink"/>
                </w:rPr>
                <w:t>F-DATE</w:t>
              </w:r>
            </w:hyperlink>
          </w:p>
        </w:tc>
        <w:tc>
          <w:tcPr>
            <w:tcW w:w="2790" w:type="dxa"/>
            <w:tcMar>
              <w:left w:w="58" w:type="dxa"/>
              <w:right w:w="58" w:type="dxa"/>
            </w:tcMar>
          </w:tcPr>
          <w:p w14:paraId="5D67A2E8" w14:textId="77777777" w:rsidR="00BE396E" w:rsidRDefault="00BE396E" w:rsidP="00BE396E">
            <w:pPr>
              <w:pStyle w:val="TableText"/>
            </w:pPr>
            <w:r>
              <w:t>F Trailer Date</w:t>
            </w:r>
          </w:p>
          <w:p w14:paraId="6BE17678" w14:textId="77777777" w:rsidR="00BE396E" w:rsidRDefault="00BE396E" w:rsidP="00BE396E">
            <w:pPr>
              <w:pStyle w:val="TableText"/>
            </w:pPr>
            <w:r>
              <w:rPr>
                <w:rFonts w:cs="Arial"/>
                <w:color w:val="000000"/>
              </w:rPr>
              <w:t>T</w:t>
            </w:r>
            <w:r w:rsidRPr="009D28A3">
              <w:rPr>
                <w:rFonts w:cs="Arial"/>
                <w:color w:val="000000"/>
              </w:rPr>
              <w:t>he date the F Trailer was added</w:t>
            </w:r>
            <w:r>
              <w:rPr>
                <w:rFonts w:cs="Arial"/>
                <w:color w:val="000000"/>
              </w:rPr>
              <w:t>.</w:t>
            </w:r>
          </w:p>
        </w:tc>
        <w:tc>
          <w:tcPr>
            <w:tcW w:w="1080" w:type="dxa"/>
            <w:tcMar>
              <w:left w:w="58" w:type="dxa"/>
              <w:right w:w="58" w:type="dxa"/>
            </w:tcMar>
          </w:tcPr>
          <w:p w14:paraId="438AD1C7" w14:textId="77777777" w:rsidR="00BE396E" w:rsidRDefault="00BE396E" w:rsidP="00BE396E">
            <w:pPr>
              <w:pStyle w:val="TableText"/>
              <w:rPr>
                <w:caps/>
              </w:rPr>
            </w:pPr>
            <w:r>
              <w:rPr>
                <w:caps/>
              </w:rPr>
              <w:t>8 N</w:t>
            </w:r>
          </w:p>
        </w:tc>
        <w:tc>
          <w:tcPr>
            <w:tcW w:w="2340" w:type="dxa"/>
            <w:tcMar>
              <w:left w:w="58" w:type="dxa"/>
              <w:right w:w="58" w:type="dxa"/>
            </w:tcMar>
          </w:tcPr>
          <w:p w14:paraId="3F9EA69F" w14:textId="77777777" w:rsidR="00BE396E" w:rsidRDefault="00BE396E" w:rsidP="00BE396E">
            <w:pPr>
              <w:pStyle w:val="TableText"/>
            </w:pPr>
            <w:r>
              <w:t>MMDDYYYY</w:t>
            </w:r>
          </w:p>
        </w:tc>
        <w:tc>
          <w:tcPr>
            <w:tcW w:w="858" w:type="dxa"/>
            <w:tcMar>
              <w:left w:w="58" w:type="dxa"/>
              <w:right w:w="58" w:type="dxa"/>
            </w:tcMar>
          </w:tcPr>
          <w:p w14:paraId="446AE7BF" w14:textId="77777777" w:rsidR="00BE396E" w:rsidRDefault="00BE396E" w:rsidP="00BE396E">
            <w:pPr>
              <w:pStyle w:val="TableText"/>
            </w:pPr>
            <w:r>
              <w:t>Zeros</w:t>
            </w:r>
          </w:p>
        </w:tc>
        <w:tc>
          <w:tcPr>
            <w:tcW w:w="431" w:type="dxa"/>
          </w:tcPr>
          <w:p w14:paraId="544956E3" w14:textId="77777777" w:rsidR="00BE396E" w:rsidRDefault="00BE396E" w:rsidP="00BE396E">
            <w:pPr>
              <w:pStyle w:val="TableText"/>
            </w:pPr>
            <w:r>
              <w:t>-</w:t>
            </w:r>
          </w:p>
        </w:tc>
        <w:tc>
          <w:tcPr>
            <w:tcW w:w="431" w:type="dxa"/>
          </w:tcPr>
          <w:p w14:paraId="1C972DC4" w14:textId="77777777" w:rsidR="00BE396E" w:rsidRDefault="00BE396E" w:rsidP="00BE396E">
            <w:pPr>
              <w:pStyle w:val="TableText"/>
            </w:pPr>
            <w:r>
              <w:t>-</w:t>
            </w:r>
          </w:p>
        </w:tc>
        <w:tc>
          <w:tcPr>
            <w:tcW w:w="432" w:type="dxa"/>
          </w:tcPr>
          <w:p w14:paraId="6EC36FDF" w14:textId="77777777" w:rsidR="00BE396E" w:rsidRDefault="00BE396E" w:rsidP="00BE396E">
            <w:pPr>
              <w:pStyle w:val="TableText"/>
            </w:pPr>
            <w:r>
              <w:t>X</w:t>
            </w:r>
          </w:p>
        </w:tc>
      </w:tr>
      <w:tr w:rsidR="00BE396E" w14:paraId="21779831" w14:textId="77777777" w:rsidTr="00BD7376">
        <w:trPr>
          <w:cantSplit/>
          <w:jc w:val="center"/>
        </w:trPr>
        <w:tc>
          <w:tcPr>
            <w:tcW w:w="802" w:type="dxa"/>
            <w:shd w:val="clear" w:color="auto" w:fill="FFFFFF"/>
            <w:tcMar>
              <w:left w:w="58" w:type="dxa"/>
              <w:right w:w="58" w:type="dxa"/>
            </w:tcMar>
          </w:tcPr>
          <w:p w14:paraId="6FFCB884" w14:textId="77777777" w:rsidR="00BE396E" w:rsidRDefault="00BE396E" w:rsidP="00BE396E">
            <w:pPr>
              <w:pStyle w:val="TableText"/>
              <w:rPr>
                <w:b/>
              </w:rPr>
            </w:pPr>
            <w:r>
              <w:rPr>
                <w:b/>
              </w:rPr>
              <w:t>3003</w:t>
            </w:r>
          </w:p>
        </w:tc>
        <w:tc>
          <w:tcPr>
            <w:tcW w:w="2227" w:type="dxa"/>
            <w:shd w:val="clear" w:color="auto" w:fill="FFFFFF"/>
            <w:tcMar>
              <w:left w:w="58" w:type="dxa"/>
              <w:right w:w="58" w:type="dxa"/>
            </w:tcMar>
          </w:tcPr>
          <w:p w14:paraId="4D3F9118" w14:textId="77777777" w:rsidR="00BE396E" w:rsidRDefault="00BE396E" w:rsidP="00BE396E">
            <w:pPr>
              <w:pStyle w:val="TableText"/>
              <w:rPr>
                <w:b/>
              </w:rPr>
            </w:pPr>
            <w:r>
              <w:rPr>
                <w:b/>
              </w:rPr>
              <w:t>-</w:t>
            </w:r>
          </w:p>
        </w:tc>
        <w:tc>
          <w:tcPr>
            <w:tcW w:w="2993" w:type="dxa"/>
            <w:shd w:val="clear" w:color="auto" w:fill="FFFFFF"/>
            <w:tcMar>
              <w:left w:w="58" w:type="dxa"/>
              <w:right w:w="58" w:type="dxa"/>
            </w:tcMar>
          </w:tcPr>
          <w:p w14:paraId="1AAE2A5A" w14:textId="77777777" w:rsidR="00BE396E" w:rsidRDefault="00BE396E" w:rsidP="00BE396E">
            <w:pPr>
              <w:pStyle w:val="TableText"/>
              <w:rPr>
                <w:b/>
              </w:rPr>
            </w:pPr>
            <w:r>
              <w:rPr>
                <w:b/>
              </w:rPr>
              <w:t>-</w:t>
            </w:r>
          </w:p>
        </w:tc>
        <w:tc>
          <w:tcPr>
            <w:tcW w:w="2790" w:type="dxa"/>
            <w:shd w:val="clear" w:color="auto" w:fill="FFFFFF"/>
            <w:tcMar>
              <w:left w:w="58" w:type="dxa"/>
              <w:right w:w="58" w:type="dxa"/>
            </w:tcMar>
          </w:tcPr>
          <w:p w14:paraId="269B7000" w14:textId="0DCE26A3" w:rsidR="00BE396E" w:rsidRDefault="00BE396E" w:rsidP="00BE396E">
            <w:pPr>
              <w:pStyle w:val="TableText"/>
              <w:rPr>
                <w:b/>
              </w:rPr>
            </w:pPr>
            <w:r>
              <w:rPr>
                <w:b/>
              </w:rPr>
              <w:t xml:space="preserve">W </w:t>
            </w:r>
            <w:r w:rsidR="00463665">
              <w:rPr>
                <w:b/>
              </w:rPr>
              <w:t>Trailer</w:t>
            </w:r>
          </w:p>
        </w:tc>
        <w:tc>
          <w:tcPr>
            <w:tcW w:w="1080" w:type="dxa"/>
            <w:shd w:val="clear" w:color="auto" w:fill="FFFFFF"/>
            <w:tcMar>
              <w:left w:w="58" w:type="dxa"/>
              <w:right w:w="58" w:type="dxa"/>
            </w:tcMar>
          </w:tcPr>
          <w:p w14:paraId="34247768" w14:textId="77777777" w:rsidR="00BE396E" w:rsidRDefault="00BE396E" w:rsidP="00BE396E">
            <w:pPr>
              <w:pStyle w:val="TableText"/>
              <w:rPr>
                <w:b/>
                <w:caps/>
              </w:rPr>
            </w:pPr>
            <w:r>
              <w:rPr>
                <w:b/>
                <w:caps/>
              </w:rPr>
              <w:t>-</w:t>
            </w:r>
          </w:p>
        </w:tc>
        <w:tc>
          <w:tcPr>
            <w:tcW w:w="2340" w:type="dxa"/>
            <w:shd w:val="clear" w:color="auto" w:fill="FFFFFF"/>
            <w:tcMar>
              <w:left w:w="58" w:type="dxa"/>
              <w:right w:w="58" w:type="dxa"/>
            </w:tcMar>
          </w:tcPr>
          <w:p w14:paraId="7605AE97" w14:textId="77777777" w:rsidR="00BE396E" w:rsidRDefault="00BE396E" w:rsidP="00BE396E">
            <w:pPr>
              <w:pStyle w:val="TableText"/>
              <w:rPr>
                <w:b/>
              </w:rPr>
            </w:pPr>
            <w:r>
              <w:rPr>
                <w:b/>
              </w:rPr>
              <w:t>-</w:t>
            </w:r>
          </w:p>
        </w:tc>
        <w:tc>
          <w:tcPr>
            <w:tcW w:w="858" w:type="dxa"/>
            <w:shd w:val="clear" w:color="auto" w:fill="FFFFFF"/>
            <w:tcMar>
              <w:left w:w="58" w:type="dxa"/>
              <w:right w:w="58" w:type="dxa"/>
            </w:tcMar>
          </w:tcPr>
          <w:p w14:paraId="5307C094" w14:textId="77777777" w:rsidR="00BE396E" w:rsidRDefault="00BE396E" w:rsidP="00BE396E">
            <w:pPr>
              <w:pStyle w:val="TableText"/>
              <w:rPr>
                <w:b/>
              </w:rPr>
            </w:pPr>
            <w:r>
              <w:rPr>
                <w:b/>
              </w:rPr>
              <w:t>-</w:t>
            </w:r>
          </w:p>
        </w:tc>
        <w:tc>
          <w:tcPr>
            <w:tcW w:w="431" w:type="dxa"/>
            <w:shd w:val="clear" w:color="auto" w:fill="FFFFFF"/>
          </w:tcPr>
          <w:p w14:paraId="6B73D2FE" w14:textId="77777777" w:rsidR="00BE396E" w:rsidRDefault="00BE396E" w:rsidP="00BE396E">
            <w:pPr>
              <w:pStyle w:val="TableText"/>
              <w:rPr>
                <w:b/>
              </w:rPr>
            </w:pPr>
            <w:r>
              <w:rPr>
                <w:b/>
              </w:rPr>
              <w:t>-</w:t>
            </w:r>
          </w:p>
        </w:tc>
        <w:tc>
          <w:tcPr>
            <w:tcW w:w="431" w:type="dxa"/>
            <w:shd w:val="clear" w:color="auto" w:fill="FFFFFF"/>
          </w:tcPr>
          <w:p w14:paraId="55724352" w14:textId="77777777" w:rsidR="00BE396E" w:rsidRDefault="00BE396E" w:rsidP="00BE396E">
            <w:pPr>
              <w:pStyle w:val="TableText"/>
              <w:rPr>
                <w:b/>
              </w:rPr>
            </w:pPr>
            <w:r>
              <w:rPr>
                <w:b/>
              </w:rPr>
              <w:t>-</w:t>
            </w:r>
          </w:p>
        </w:tc>
        <w:tc>
          <w:tcPr>
            <w:tcW w:w="432" w:type="dxa"/>
            <w:shd w:val="clear" w:color="auto" w:fill="FFFFFF"/>
          </w:tcPr>
          <w:p w14:paraId="1B8D941B" w14:textId="77777777" w:rsidR="00BE396E" w:rsidRDefault="00BE396E" w:rsidP="00BE396E">
            <w:pPr>
              <w:pStyle w:val="TableText"/>
              <w:rPr>
                <w:b/>
              </w:rPr>
            </w:pPr>
            <w:r>
              <w:rPr>
                <w:b/>
              </w:rPr>
              <w:t>-</w:t>
            </w:r>
          </w:p>
        </w:tc>
      </w:tr>
      <w:tr w:rsidR="00BE396E" w14:paraId="5086076B" w14:textId="77777777" w:rsidTr="00BD7376">
        <w:trPr>
          <w:cantSplit/>
          <w:jc w:val="center"/>
        </w:trPr>
        <w:tc>
          <w:tcPr>
            <w:tcW w:w="802" w:type="dxa"/>
            <w:tcMar>
              <w:left w:w="58" w:type="dxa"/>
              <w:right w:w="58" w:type="dxa"/>
            </w:tcMar>
          </w:tcPr>
          <w:p w14:paraId="0416551D" w14:textId="60E6861F" w:rsidR="00BE396E" w:rsidRDefault="00135F82" w:rsidP="00BE396E">
            <w:pPr>
              <w:pStyle w:val="TableText"/>
              <w:rPr>
                <w:b/>
              </w:rPr>
            </w:pPr>
            <w:r>
              <w:rPr>
                <w:b/>
              </w:rPr>
              <w:t xml:space="preserve"> – </w:t>
            </w:r>
          </w:p>
        </w:tc>
        <w:tc>
          <w:tcPr>
            <w:tcW w:w="2227" w:type="dxa"/>
            <w:tcMar>
              <w:left w:w="58" w:type="dxa"/>
              <w:right w:w="58" w:type="dxa"/>
            </w:tcMar>
          </w:tcPr>
          <w:p w14:paraId="67CBEDAF" w14:textId="77777777" w:rsidR="00BE396E" w:rsidRDefault="00BE396E" w:rsidP="00BE396E">
            <w:pPr>
              <w:pStyle w:val="TableText"/>
              <w:rPr>
                <w:b/>
              </w:rPr>
            </w:pPr>
            <w:r>
              <w:rPr>
                <w:b/>
              </w:rPr>
              <w:t>82 x 10 = 820</w:t>
            </w:r>
          </w:p>
        </w:tc>
        <w:tc>
          <w:tcPr>
            <w:tcW w:w="2993" w:type="dxa"/>
            <w:tcMar>
              <w:left w:w="58" w:type="dxa"/>
              <w:right w:w="58" w:type="dxa"/>
            </w:tcMar>
          </w:tcPr>
          <w:p w14:paraId="156A3C9A" w14:textId="77777777" w:rsidR="00BE396E" w:rsidRDefault="00BE396E" w:rsidP="00BE396E">
            <w:pPr>
              <w:pStyle w:val="TableText"/>
              <w:rPr>
                <w:b/>
              </w:rPr>
            </w:pPr>
            <w:r>
              <w:rPr>
                <w:b/>
              </w:rPr>
              <w:t>Occurs 0 to 10 Times</w:t>
            </w:r>
          </w:p>
        </w:tc>
        <w:tc>
          <w:tcPr>
            <w:tcW w:w="2790" w:type="dxa"/>
            <w:tcMar>
              <w:left w:w="58" w:type="dxa"/>
              <w:right w:w="58" w:type="dxa"/>
            </w:tcMar>
          </w:tcPr>
          <w:p w14:paraId="27A3943F" w14:textId="77777777" w:rsidR="00BE396E" w:rsidRDefault="00BE396E" w:rsidP="00BE396E">
            <w:pPr>
              <w:pStyle w:val="TableText"/>
              <w:rPr>
                <w:b/>
              </w:rPr>
            </w:pPr>
            <w:r>
              <w:rPr>
                <w:b/>
              </w:rPr>
              <w:t>COBA Information</w:t>
            </w:r>
          </w:p>
        </w:tc>
        <w:tc>
          <w:tcPr>
            <w:tcW w:w="1080" w:type="dxa"/>
            <w:tcMar>
              <w:left w:w="58" w:type="dxa"/>
              <w:right w:w="58" w:type="dxa"/>
            </w:tcMar>
          </w:tcPr>
          <w:p w14:paraId="497B067C" w14:textId="77777777" w:rsidR="00BE396E" w:rsidRDefault="00BE396E" w:rsidP="00BE396E">
            <w:pPr>
              <w:pStyle w:val="TableText"/>
              <w:rPr>
                <w:b/>
                <w:caps/>
              </w:rPr>
            </w:pPr>
            <w:r>
              <w:rPr>
                <w:b/>
                <w:caps/>
              </w:rPr>
              <w:t>-</w:t>
            </w:r>
          </w:p>
        </w:tc>
        <w:tc>
          <w:tcPr>
            <w:tcW w:w="2340" w:type="dxa"/>
            <w:tcMar>
              <w:left w:w="58" w:type="dxa"/>
              <w:right w:w="58" w:type="dxa"/>
            </w:tcMar>
          </w:tcPr>
          <w:p w14:paraId="0FB49579" w14:textId="77777777" w:rsidR="00BE396E" w:rsidRDefault="00BE396E" w:rsidP="00BE396E">
            <w:pPr>
              <w:pStyle w:val="TableText"/>
              <w:rPr>
                <w:b/>
              </w:rPr>
            </w:pPr>
            <w:r>
              <w:rPr>
                <w:b/>
              </w:rPr>
              <w:t>-</w:t>
            </w:r>
          </w:p>
        </w:tc>
        <w:tc>
          <w:tcPr>
            <w:tcW w:w="858" w:type="dxa"/>
            <w:tcMar>
              <w:left w:w="58" w:type="dxa"/>
              <w:right w:w="58" w:type="dxa"/>
            </w:tcMar>
          </w:tcPr>
          <w:p w14:paraId="1DD6EEF1" w14:textId="77777777" w:rsidR="00BE396E" w:rsidRDefault="00BE396E" w:rsidP="00BE396E">
            <w:pPr>
              <w:pStyle w:val="TableText"/>
              <w:rPr>
                <w:b/>
              </w:rPr>
            </w:pPr>
            <w:r>
              <w:rPr>
                <w:b/>
              </w:rPr>
              <w:t>-</w:t>
            </w:r>
          </w:p>
        </w:tc>
        <w:tc>
          <w:tcPr>
            <w:tcW w:w="431" w:type="dxa"/>
          </w:tcPr>
          <w:p w14:paraId="59995EED" w14:textId="77777777" w:rsidR="00BE396E" w:rsidRDefault="00BE396E" w:rsidP="00BE396E">
            <w:pPr>
              <w:pStyle w:val="TableText"/>
              <w:rPr>
                <w:b/>
              </w:rPr>
            </w:pPr>
            <w:r>
              <w:rPr>
                <w:b/>
              </w:rPr>
              <w:t>-</w:t>
            </w:r>
          </w:p>
        </w:tc>
        <w:tc>
          <w:tcPr>
            <w:tcW w:w="431" w:type="dxa"/>
          </w:tcPr>
          <w:p w14:paraId="6BDB9FF5" w14:textId="77777777" w:rsidR="00BE396E" w:rsidRDefault="00BE396E" w:rsidP="00BE396E">
            <w:pPr>
              <w:pStyle w:val="TableText"/>
              <w:rPr>
                <w:b/>
              </w:rPr>
            </w:pPr>
            <w:r>
              <w:rPr>
                <w:b/>
              </w:rPr>
              <w:t>-</w:t>
            </w:r>
          </w:p>
        </w:tc>
        <w:tc>
          <w:tcPr>
            <w:tcW w:w="432" w:type="dxa"/>
          </w:tcPr>
          <w:p w14:paraId="63946F7D" w14:textId="77777777" w:rsidR="00BE396E" w:rsidRDefault="00BE396E" w:rsidP="00BE396E">
            <w:pPr>
              <w:pStyle w:val="TableText"/>
              <w:rPr>
                <w:b/>
              </w:rPr>
            </w:pPr>
            <w:r>
              <w:rPr>
                <w:b/>
              </w:rPr>
              <w:t>-</w:t>
            </w:r>
          </w:p>
        </w:tc>
      </w:tr>
      <w:tr w:rsidR="00BE396E" w14:paraId="254C6174" w14:textId="77777777" w:rsidTr="00BD7376">
        <w:trPr>
          <w:cantSplit/>
          <w:jc w:val="center"/>
        </w:trPr>
        <w:tc>
          <w:tcPr>
            <w:tcW w:w="802" w:type="dxa"/>
            <w:tcMar>
              <w:left w:w="58" w:type="dxa"/>
              <w:right w:w="58" w:type="dxa"/>
            </w:tcMar>
          </w:tcPr>
          <w:p w14:paraId="40D77B1F" w14:textId="4CC526FE" w:rsidR="00BE396E" w:rsidRDefault="00BE396E" w:rsidP="00BE396E">
            <w:pPr>
              <w:pStyle w:val="TableText"/>
            </w:pPr>
            <w:r>
              <w:t>3003</w:t>
            </w:r>
            <w:r w:rsidR="00135F82">
              <w:t xml:space="preserve"> – </w:t>
            </w:r>
            <w:r>
              <w:t>3007</w:t>
            </w:r>
          </w:p>
        </w:tc>
        <w:tc>
          <w:tcPr>
            <w:tcW w:w="2227" w:type="dxa"/>
            <w:tcMar>
              <w:left w:w="58" w:type="dxa"/>
              <w:right w:w="58" w:type="dxa"/>
            </w:tcMar>
          </w:tcPr>
          <w:p w14:paraId="259B39A4" w14:textId="77777777" w:rsidR="00BE396E" w:rsidRDefault="00BE396E" w:rsidP="00BE396E">
            <w:pPr>
              <w:pStyle w:val="TableText"/>
            </w:pPr>
            <w:r>
              <w:t>COBA NUMBER 1</w:t>
            </w:r>
          </w:p>
        </w:tc>
        <w:tc>
          <w:tcPr>
            <w:tcW w:w="2993" w:type="dxa"/>
            <w:tcMar>
              <w:left w:w="58" w:type="dxa"/>
              <w:right w:w="58" w:type="dxa"/>
            </w:tcMar>
          </w:tcPr>
          <w:p w14:paraId="4EFF1933" w14:textId="4C38E353" w:rsidR="00BE396E" w:rsidRDefault="00BE396E" w:rsidP="00BE396E">
            <w:pPr>
              <w:pStyle w:val="TableText"/>
            </w:pPr>
            <w:r>
              <w:t>:P:IDR-W-</w:t>
            </w:r>
            <w:hyperlink r:id="rId850" w:history="1">
              <w:r>
                <w:rPr>
                  <w:rStyle w:val="Hyperlink"/>
                </w:rPr>
                <w:t>COBA-NUMBER</w:t>
              </w:r>
            </w:hyperlink>
          </w:p>
        </w:tc>
        <w:tc>
          <w:tcPr>
            <w:tcW w:w="2790" w:type="dxa"/>
            <w:tcMar>
              <w:left w:w="58" w:type="dxa"/>
              <w:right w:w="58" w:type="dxa"/>
            </w:tcMar>
          </w:tcPr>
          <w:p w14:paraId="2B76A474" w14:textId="77777777" w:rsidR="00BE396E" w:rsidRDefault="00BE396E" w:rsidP="00BE396E">
            <w:pPr>
              <w:pStyle w:val="TableText"/>
            </w:pPr>
            <w:r>
              <w:t>COBA Number</w:t>
            </w:r>
          </w:p>
          <w:p w14:paraId="018FB157" w14:textId="77777777" w:rsidR="00BE396E" w:rsidRDefault="00BE396E" w:rsidP="00BE396E">
            <w:pPr>
              <w:pStyle w:val="TableText"/>
            </w:pPr>
            <w:r w:rsidRPr="004C59BC">
              <w:rPr>
                <w:rFonts w:cs="Arial"/>
                <w:color w:val="000000"/>
              </w:rPr>
              <w:t>This field carries the Coordination of Benefits Agreement (COBA) number sent from CWF</w:t>
            </w:r>
            <w:r>
              <w:rPr>
                <w:rFonts w:cs="Arial"/>
                <w:color w:val="000000"/>
              </w:rPr>
              <w:t>.</w:t>
            </w:r>
          </w:p>
        </w:tc>
        <w:tc>
          <w:tcPr>
            <w:tcW w:w="1080" w:type="dxa"/>
            <w:tcMar>
              <w:left w:w="58" w:type="dxa"/>
              <w:right w:w="58" w:type="dxa"/>
            </w:tcMar>
          </w:tcPr>
          <w:p w14:paraId="0092F6C1" w14:textId="77777777" w:rsidR="00BE396E" w:rsidRDefault="00BE396E" w:rsidP="00BE396E">
            <w:pPr>
              <w:pStyle w:val="TableText"/>
              <w:rPr>
                <w:caps/>
              </w:rPr>
            </w:pPr>
            <w:r>
              <w:rPr>
                <w:caps/>
              </w:rPr>
              <w:t>5 C</w:t>
            </w:r>
          </w:p>
        </w:tc>
        <w:tc>
          <w:tcPr>
            <w:tcW w:w="2340" w:type="dxa"/>
            <w:tcMar>
              <w:left w:w="58" w:type="dxa"/>
              <w:right w:w="58" w:type="dxa"/>
            </w:tcMar>
          </w:tcPr>
          <w:p w14:paraId="2110FAAC" w14:textId="77777777" w:rsidR="00BE396E" w:rsidRDefault="00BE396E" w:rsidP="00BE396E">
            <w:pPr>
              <w:pStyle w:val="TableText"/>
            </w:pPr>
            <w:r>
              <w:t>COBA Insurer number</w:t>
            </w:r>
          </w:p>
        </w:tc>
        <w:tc>
          <w:tcPr>
            <w:tcW w:w="858" w:type="dxa"/>
            <w:tcMar>
              <w:left w:w="58" w:type="dxa"/>
              <w:right w:w="58" w:type="dxa"/>
            </w:tcMar>
          </w:tcPr>
          <w:p w14:paraId="236D4C12" w14:textId="77777777" w:rsidR="00BE396E" w:rsidRDefault="00BE396E" w:rsidP="00BE396E">
            <w:pPr>
              <w:pStyle w:val="TableText"/>
            </w:pPr>
            <w:r>
              <w:t>Spaces</w:t>
            </w:r>
          </w:p>
        </w:tc>
        <w:tc>
          <w:tcPr>
            <w:tcW w:w="431" w:type="dxa"/>
          </w:tcPr>
          <w:p w14:paraId="330C26D8" w14:textId="77777777" w:rsidR="00BE396E" w:rsidRDefault="00BE396E" w:rsidP="00BE396E">
            <w:pPr>
              <w:pStyle w:val="TableText"/>
            </w:pPr>
            <w:r>
              <w:t>-</w:t>
            </w:r>
          </w:p>
        </w:tc>
        <w:tc>
          <w:tcPr>
            <w:tcW w:w="431" w:type="dxa"/>
          </w:tcPr>
          <w:p w14:paraId="743AF58F" w14:textId="77777777" w:rsidR="00BE396E" w:rsidRDefault="00BE396E" w:rsidP="00BE396E">
            <w:pPr>
              <w:pStyle w:val="TableText"/>
            </w:pPr>
            <w:r>
              <w:t>X</w:t>
            </w:r>
          </w:p>
        </w:tc>
        <w:tc>
          <w:tcPr>
            <w:tcW w:w="432" w:type="dxa"/>
          </w:tcPr>
          <w:p w14:paraId="14EB6347" w14:textId="77777777" w:rsidR="00BE396E" w:rsidRDefault="00BE396E" w:rsidP="00BE396E">
            <w:pPr>
              <w:pStyle w:val="TableText"/>
            </w:pPr>
            <w:r>
              <w:t>X</w:t>
            </w:r>
          </w:p>
        </w:tc>
      </w:tr>
      <w:tr w:rsidR="00BE396E" w14:paraId="50F654AC" w14:textId="77777777" w:rsidTr="00BD7376">
        <w:trPr>
          <w:cantSplit/>
          <w:jc w:val="center"/>
        </w:trPr>
        <w:tc>
          <w:tcPr>
            <w:tcW w:w="802" w:type="dxa"/>
            <w:tcMar>
              <w:left w:w="58" w:type="dxa"/>
              <w:right w:w="58" w:type="dxa"/>
            </w:tcMar>
          </w:tcPr>
          <w:p w14:paraId="7E435DA1" w14:textId="38280D97" w:rsidR="00BE396E" w:rsidRDefault="00BE396E" w:rsidP="00BE396E">
            <w:pPr>
              <w:pStyle w:val="TableText"/>
            </w:pPr>
            <w:r>
              <w:t>3008</w:t>
            </w:r>
            <w:r w:rsidR="00135F82">
              <w:t xml:space="preserve"> – </w:t>
            </w:r>
            <w:r>
              <w:t>3015</w:t>
            </w:r>
          </w:p>
        </w:tc>
        <w:tc>
          <w:tcPr>
            <w:tcW w:w="2227" w:type="dxa"/>
            <w:tcMar>
              <w:left w:w="58" w:type="dxa"/>
              <w:right w:w="58" w:type="dxa"/>
            </w:tcMar>
          </w:tcPr>
          <w:p w14:paraId="796BD60E" w14:textId="77777777" w:rsidR="00BE396E" w:rsidRDefault="00BE396E" w:rsidP="00BE396E">
            <w:pPr>
              <w:pStyle w:val="TableText"/>
            </w:pPr>
            <w:r>
              <w:t>COBA INS EFF DATE 1</w:t>
            </w:r>
          </w:p>
        </w:tc>
        <w:tc>
          <w:tcPr>
            <w:tcW w:w="2993" w:type="dxa"/>
            <w:tcMar>
              <w:left w:w="58" w:type="dxa"/>
              <w:right w:w="58" w:type="dxa"/>
            </w:tcMar>
          </w:tcPr>
          <w:p w14:paraId="38FFDEEF" w14:textId="6A935545" w:rsidR="00BE396E" w:rsidRDefault="00BE396E" w:rsidP="00BE396E">
            <w:pPr>
              <w:pStyle w:val="TableText"/>
            </w:pPr>
            <w:r>
              <w:t>:P:IDR-W-</w:t>
            </w:r>
            <w:hyperlink r:id="rId851" w:history="1">
              <w:r>
                <w:rPr>
                  <w:rStyle w:val="Hyperlink"/>
                </w:rPr>
                <w:t>COBA-EFF-DATE</w:t>
              </w:r>
            </w:hyperlink>
          </w:p>
        </w:tc>
        <w:tc>
          <w:tcPr>
            <w:tcW w:w="2790" w:type="dxa"/>
            <w:tcMar>
              <w:left w:w="58" w:type="dxa"/>
              <w:right w:w="58" w:type="dxa"/>
            </w:tcMar>
          </w:tcPr>
          <w:p w14:paraId="4B183670" w14:textId="77777777" w:rsidR="00BE396E" w:rsidRDefault="00BE396E" w:rsidP="00BE396E">
            <w:pPr>
              <w:pStyle w:val="TableText"/>
            </w:pPr>
            <w:r>
              <w:t>COBA Insurer Effective Date</w:t>
            </w:r>
          </w:p>
          <w:p w14:paraId="7AED48B1" w14:textId="5958CD6A" w:rsidR="00BE396E" w:rsidRDefault="00BE396E" w:rsidP="00BE396E">
            <w:pPr>
              <w:pStyle w:val="TableText"/>
            </w:pPr>
            <w:r w:rsidRPr="00946A54">
              <w:rPr>
                <w:rFonts w:cs="Arial"/>
                <w:color w:val="000000"/>
              </w:rPr>
              <w:t>This field carries the Coordination of Benefits Agreement (COBA) effective date</w:t>
            </w:r>
            <w:r w:rsidR="007A4629" w:rsidRPr="007A4629">
              <w:rPr>
                <w:rFonts w:cs="Arial"/>
                <w:color w:val="000000"/>
              </w:rPr>
              <w:t xml:space="preserve"> sent from CWF</w:t>
            </w:r>
            <w:r w:rsidRPr="00946A54">
              <w:rPr>
                <w:rFonts w:cs="Arial"/>
                <w:color w:val="000000"/>
              </w:rPr>
              <w:t>.</w:t>
            </w:r>
          </w:p>
        </w:tc>
        <w:tc>
          <w:tcPr>
            <w:tcW w:w="1080" w:type="dxa"/>
            <w:tcMar>
              <w:left w:w="58" w:type="dxa"/>
              <w:right w:w="58" w:type="dxa"/>
            </w:tcMar>
          </w:tcPr>
          <w:p w14:paraId="7C0A9E9D" w14:textId="77777777" w:rsidR="00BE396E" w:rsidRDefault="00BE396E" w:rsidP="00BE396E">
            <w:pPr>
              <w:pStyle w:val="TableText"/>
              <w:rPr>
                <w:caps/>
              </w:rPr>
            </w:pPr>
            <w:r>
              <w:rPr>
                <w:caps/>
              </w:rPr>
              <w:t>8 N</w:t>
            </w:r>
          </w:p>
        </w:tc>
        <w:tc>
          <w:tcPr>
            <w:tcW w:w="2340" w:type="dxa"/>
            <w:tcMar>
              <w:left w:w="58" w:type="dxa"/>
              <w:right w:w="58" w:type="dxa"/>
            </w:tcMar>
          </w:tcPr>
          <w:p w14:paraId="3E73F807" w14:textId="77777777" w:rsidR="00BE396E" w:rsidRDefault="00BE396E" w:rsidP="00BE396E">
            <w:pPr>
              <w:pStyle w:val="TableText"/>
            </w:pPr>
            <w:r>
              <w:t>MMDDYYYY</w:t>
            </w:r>
          </w:p>
        </w:tc>
        <w:tc>
          <w:tcPr>
            <w:tcW w:w="858" w:type="dxa"/>
            <w:tcMar>
              <w:left w:w="58" w:type="dxa"/>
              <w:right w:w="58" w:type="dxa"/>
            </w:tcMar>
          </w:tcPr>
          <w:p w14:paraId="01FEFC4A" w14:textId="77777777" w:rsidR="00BE396E" w:rsidRDefault="00BE396E" w:rsidP="00BE396E">
            <w:pPr>
              <w:pStyle w:val="TableText"/>
            </w:pPr>
            <w:r>
              <w:t>Zeros</w:t>
            </w:r>
          </w:p>
        </w:tc>
        <w:tc>
          <w:tcPr>
            <w:tcW w:w="431" w:type="dxa"/>
          </w:tcPr>
          <w:p w14:paraId="2E214AE5" w14:textId="77777777" w:rsidR="00BE396E" w:rsidRDefault="00BE396E" w:rsidP="00BE396E">
            <w:pPr>
              <w:pStyle w:val="TableText"/>
            </w:pPr>
            <w:r>
              <w:t>-</w:t>
            </w:r>
          </w:p>
        </w:tc>
        <w:tc>
          <w:tcPr>
            <w:tcW w:w="431" w:type="dxa"/>
          </w:tcPr>
          <w:p w14:paraId="4E430CE2" w14:textId="77777777" w:rsidR="00BE396E" w:rsidRDefault="00BE396E" w:rsidP="00BE396E">
            <w:pPr>
              <w:pStyle w:val="TableText"/>
            </w:pPr>
            <w:r>
              <w:t>X</w:t>
            </w:r>
          </w:p>
        </w:tc>
        <w:tc>
          <w:tcPr>
            <w:tcW w:w="432" w:type="dxa"/>
          </w:tcPr>
          <w:p w14:paraId="7D5214D6" w14:textId="77777777" w:rsidR="00BE396E" w:rsidRDefault="00BE396E" w:rsidP="00BE396E">
            <w:pPr>
              <w:pStyle w:val="TableText"/>
            </w:pPr>
            <w:r>
              <w:t>X</w:t>
            </w:r>
          </w:p>
        </w:tc>
      </w:tr>
      <w:tr w:rsidR="00BE396E" w14:paraId="0DFBC420" w14:textId="77777777" w:rsidTr="00BD7376">
        <w:trPr>
          <w:cantSplit/>
          <w:jc w:val="center"/>
        </w:trPr>
        <w:tc>
          <w:tcPr>
            <w:tcW w:w="802" w:type="dxa"/>
            <w:tcMar>
              <w:left w:w="58" w:type="dxa"/>
              <w:right w:w="58" w:type="dxa"/>
            </w:tcMar>
          </w:tcPr>
          <w:p w14:paraId="151B18F0" w14:textId="13FBEA53" w:rsidR="00BE396E" w:rsidRDefault="00BE396E" w:rsidP="00BE396E">
            <w:pPr>
              <w:pStyle w:val="TableText"/>
            </w:pPr>
            <w:r>
              <w:t>3016</w:t>
            </w:r>
            <w:r w:rsidR="00135F82">
              <w:t xml:space="preserve"> – </w:t>
            </w:r>
            <w:r>
              <w:t>3023</w:t>
            </w:r>
          </w:p>
        </w:tc>
        <w:tc>
          <w:tcPr>
            <w:tcW w:w="2227" w:type="dxa"/>
            <w:tcMar>
              <w:left w:w="58" w:type="dxa"/>
              <w:right w:w="58" w:type="dxa"/>
            </w:tcMar>
          </w:tcPr>
          <w:p w14:paraId="4B98697B" w14:textId="77777777" w:rsidR="00BE396E" w:rsidRDefault="00BE396E" w:rsidP="00BE396E">
            <w:pPr>
              <w:pStyle w:val="TableText"/>
            </w:pPr>
            <w:r>
              <w:t>COBA INS END DATE 1</w:t>
            </w:r>
          </w:p>
        </w:tc>
        <w:tc>
          <w:tcPr>
            <w:tcW w:w="2993" w:type="dxa"/>
            <w:tcMar>
              <w:left w:w="58" w:type="dxa"/>
              <w:right w:w="58" w:type="dxa"/>
            </w:tcMar>
          </w:tcPr>
          <w:p w14:paraId="311379AA" w14:textId="44D1246F" w:rsidR="00BE396E" w:rsidRDefault="00BE396E" w:rsidP="00BE396E">
            <w:pPr>
              <w:pStyle w:val="TableText"/>
            </w:pPr>
            <w:r>
              <w:t>:P:IDR-W-</w:t>
            </w:r>
            <w:hyperlink r:id="rId852" w:history="1">
              <w:r>
                <w:rPr>
                  <w:rStyle w:val="Hyperlink"/>
                </w:rPr>
                <w:t>COBA-END-DATE</w:t>
              </w:r>
            </w:hyperlink>
          </w:p>
        </w:tc>
        <w:tc>
          <w:tcPr>
            <w:tcW w:w="2790" w:type="dxa"/>
            <w:tcMar>
              <w:left w:w="58" w:type="dxa"/>
              <w:right w:w="58" w:type="dxa"/>
            </w:tcMar>
          </w:tcPr>
          <w:p w14:paraId="532F2A66" w14:textId="77777777" w:rsidR="00BE396E" w:rsidRDefault="00BE396E" w:rsidP="00BE396E">
            <w:pPr>
              <w:pStyle w:val="TableText"/>
            </w:pPr>
            <w:r>
              <w:t>COBA Insurer End Date</w:t>
            </w:r>
          </w:p>
          <w:p w14:paraId="537A7B5F" w14:textId="77CA62A6" w:rsidR="00BE396E" w:rsidRDefault="00BE396E" w:rsidP="00BE396E">
            <w:pPr>
              <w:pStyle w:val="TableText"/>
            </w:pPr>
            <w:r w:rsidRPr="00946A54">
              <w:rPr>
                <w:rFonts w:cs="Arial"/>
                <w:color w:val="000000"/>
              </w:rPr>
              <w:t>This field carries the Coordination of Benefit Agreement (COBA) end date</w:t>
            </w:r>
            <w:r w:rsidR="007A4629" w:rsidRPr="007A4629">
              <w:rPr>
                <w:rFonts w:cs="Arial"/>
                <w:color w:val="000000"/>
              </w:rPr>
              <w:t xml:space="preserve"> sent from CWF</w:t>
            </w:r>
            <w:r w:rsidRPr="00946A54">
              <w:rPr>
                <w:rFonts w:cs="Arial"/>
                <w:color w:val="000000"/>
              </w:rPr>
              <w:t>.</w:t>
            </w:r>
          </w:p>
        </w:tc>
        <w:tc>
          <w:tcPr>
            <w:tcW w:w="1080" w:type="dxa"/>
            <w:tcMar>
              <w:left w:w="58" w:type="dxa"/>
              <w:right w:w="58" w:type="dxa"/>
            </w:tcMar>
          </w:tcPr>
          <w:p w14:paraId="1CDBD011" w14:textId="77777777" w:rsidR="00BE396E" w:rsidRDefault="00BE396E" w:rsidP="00BE396E">
            <w:pPr>
              <w:pStyle w:val="TableText"/>
              <w:rPr>
                <w:caps/>
              </w:rPr>
            </w:pPr>
            <w:r>
              <w:rPr>
                <w:caps/>
              </w:rPr>
              <w:t>8 N</w:t>
            </w:r>
          </w:p>
        </w:tc>
        <w:tc>
          <w:tcPr>
            <w:tcW w:w="2340" w:type="dxa"/>
            <w:tcMar>
              <w:left w:w="58" w:type="dxa"/>
              <w:right w:w="58" w:type="dxa"/>
            </w:tcMar>
          </w:tcPr>
          <w:p w14:paraId="37C9ECE0" w14:textId="77777777" w:rsidR="00BE396E" w:rsidRDefault="00BE396E" w:rsidP="00BE396E">
            <w:pPr>
              <w:pStyle w:val="TableText"/>
            </w:pPr>
            <w:r>
              <w:t>MMDDYYYY</w:t>
            </w:r>
          </w:p>
        </w:tc>
        <w:tc>
          <w:tcPr>
            <w:tcW w:w="858" w:type="dxa"/>
            <w:tcMar>
              <w:left w:w="58" w:type="dxa"/>
              <w:right w:w="58" w:type="dxa"/>
            </w:tcMar>
          </w:tcPr>
          <w:p w14:paraId="589118E7" w14:textId="77777777" w:rsidR="00BE396E" w:rsidRDefault="00BE396E" w:rsidP="00BE396E">
            <w:pPr>
              <w:pStyle w:val="TableText"/>
            </w:pPr>
            <w:r>
              <w:t>Zeros</w:t>
            </w:r>
          </w:p>
        </w:tc>
        <w:tc>
          <w:tcPr>
            <w:tcW w:w="431" w:type="dxa"/>
          </w:tcPr>
          <w:p w14:paraId="5175335A" w14:textId="77777777" w:rsidR="00BE396E" w:rsidRDefault="00BE396E" w:rsidP="00BE396E">
            <w:pPr>
              <w:pStyle w:val="TableText"/>
            </w:pPr>
            <w:r>
              <w:t>-</w:t>
            </w:r>
          </w:p>
        </w:tc>
        <w:tc>
          <w:tcPr>
            <w:tcW w:w="431" w:type="dxa"/>
          </w:tcPr>
          <w:p w14:paraId="183FF0F2" w14:textId="77777777" w:rsidR="00BE396E" w:rsidRDefault="00BE396E" w:rsidP="00BE396E">
            <w:pPr>
              <w:pStyle w:val="TableText"/>
            </w:pPr>
            <w:r>
              <w:t>X</w:t>
            </w:r>
          </w:p>
        </w:tc>
        <w:tc>
          <w:tcPr>
            <w:tcW w:w="432" w:type="dxa"/>
          </w:tcPr>
          <w:p w14:paraId="680B20F2" w14:textId="77777777" w:rsidR="00BE396E" w:rsidRDefault="00BE396E" w:rsidP="00BE396E">
            <w:pPr>
              <w:pStyle w:val="TableText"/>
            </w:pPr>
            <w:r>
              <w:t>X</w:t>
            </w:r>
          </w:p>
        </w:tc>
      </w:tr>
      <w:tr w:rsidR="00BE396E" w14:paraId="23D9C337" w14:textId="77777777" w:rsidTr="00BD7376">
        <w:trPr>
          <w:cantSplit/>
          <w:jc w:val="center"/>
        </w:trPr>
        <w:tc>
          <w:tcPr>
            <w:tcW w:w="802" w:type="dxa"/>
            <w:tcMar>
              <w:left w:w="58" w:type="dxa"/>
              <w:right w:w="58" w:type="dxa"/>
            </w:tcMar>
          </w:tcPr>
          <w:p w14:paraId="0E9FBBCC" w14:textId="77777777" w:rsidR="00BE396E" w:rsidRDefault="00BE396E" w:rsidP="00BE396E">
            <w:pPr>
              <w:pStyle w:val="TableText"/>
            </w:pPr>
            <w:r>
              <w:t>3024</w:t>
            </w:r>
          </w:p>
        </w:tc>
        <w:tc>
          <w:tcPr>
            <w:tcW w:w="2227" w:type="dxa"/>
            <w:tcMar>
              <w:left w:w="58" w:type="dxa"/>
              <w:right w:w="58" w:type="dxa"/>
            </w:tcMar>
          </w:tcPr>
          <w:p w14:paraId="20F42F1E" w14:textId="77777777" w:rsidR="00BE396E" w:rsidRDefault="00BE396E" w:rsidP="00BE396E">
            <w:pPr>
              <w:pStyle w:val="TableText"/>
            </w:pPr>
            <w:r>
              <w:t>4010A1 COBA INS TEST/PROD IND 1</w:t>
            </w:r>
          </w:p>
        </w:tc>
        <w:tc>
          <w:tcPr>
            <w:tcW w:w="2993" w:type="dxa"/>
            <w:tcMar>
              <w:left w:w="58" w:type="dxa"/>
              <w:right w:w="58" w:type="dxa"/>
            </w:tcMar>
          </w:tcPr>
          <w:p w14:paraId="52C0599B" w14:textId="1EE3C4FD" w:rsidR="00BE396E" w:rsidRDefault="00BE396E" w:rsidP="00BE396E">
            <w:pPr>
              <w:pStyle w:val="TableText"/>
            </w:pPr>
            <w:r>
              <w:t>:P:IDR-W-C</w:t>
            </w:r>
            <w:hyperlink r:id="rId853" w:history="1">
              <w:r>
                <w:rPr>
                  <w:rStyle w:val="Hyperlink"/>
                </w:rPr>
                <w:t>COBA-TEST-IND</w:t>
              </w:r>
            </w:hyperlink>
          </w:p>
        </w:tc>
        <w:tc>
          <w:tcPr>
            <w:tcW w:w="2790" w:type="dxa"/>
            <w:tcMar>
              <w:left w:w="58" w:type="dxa"/>
              <w:right w:w="58" w:type="dxa"/>
            </w:tcMar>
          </w:tcPr>
          <w:p w14:paraId="383A62A1" w14:textId="1C821A5B" w:rsidR="00BE396E" w:rsidRDefault="00BE396E" w:rsidP="00BE396E">
            <w:pPr>
              <w:pStyle w:val="TableText"/>
            </w:pPr>
            <w:r>
              <w:t>4010A1 COBA Insurer Test/Prod indicator</w:t>
            </w:r>
            <w:r w:rsidR="007A4629">
              <w:t>.</w:t>
            </w:r>
          </w:p>
        </w:tc>
        <w:tc>
          <w:tcPr>
            <w:tcW w:w="1080" w:type="dxa"/>
            <w:tcMar>
              <w:left w:w="58" w:type="dxa"/>
              <w:right w:w="58" w:type="dxa"/>
            </w:tcMar>
          </w:tcPr>
          <w:p w14:paraId="32E693BB" w14:textId="77777777" w:rsidR="00BE396E" w:rsidRDefault="00BE396E" w:rsidP="00BE396E">
            <w:pPr>
              <w:pStyle w:val="TableText"/>
              <w:rPr>
                <w:caps/>
              </w:rPr>
            </w:pPr>
            <w:r>
              <w:rPr>
                <w:caps/>
              </w:rPr>
              <w:t>1 c</w:t>
            </w:r>
          </w:p>
        </w:tc>
        <w:tc>
          <w:tcPr>
            <w:tcW w:w="2340" w:type="dxa"/>
            <w:tcMar>
              <w:left w:w="58" w:type="dxa"/>
              <w:right w:w="58" w:type="dxa"/>
            </w:tcMar>
          </w:tcPr>
          <w:p w14:paraId="52BE2D39" w14:textId="3219427F" w:rsidR="00BE396E" w:rsidRDefault="00402207" w:rsidP="003962F0">
            <w:pPr>
              <w:pStyle w:val="TableText"/>
            </w:pPr>
            <w:r w:rsidRPr="00402207">
              <w:t>This will always default to ‘N’ since 4010 is no longer valid.</w:t>
            </w:r>
          </w:p>
        </w:tc>
        <w:tc>
          <w:tcPr>
            <w:tcW w:w="858" w:type="dxa"/>
            <w:tcMar>
              <w:left w:w="58" w:type="dxa"/>
              <w:right w:w="58" w:type="dxa"/>
            </w:tcMar>
          </w:tcPr>
          <w:p w14:paraId="64D9B7B3" w14:textId="77777777" w:rsidR="00BE396E" w:rsidRDefault="00BE396E" w:rsidP="00BE396E">
            <w:pPr>
              <w:pStyle w:val="TableText"/>
            </w:pPr>
            <w:r>
              <w:t>Spaces</w:t>
            </w:r>
          </w:p>
        </w:tc>
        <w:tc>
          <w:tcPr>
            <w:tcW w:w="431" w:type="dxa"/>
          </w:tcPr>
          <w:p w14:paraId="0F693F9F" w14:textId="77777777" w:rsidR="00BE396E" w:rsidRDefault="00BE396E" w:rsidP="00BE396E">
            <w:pPr>
              <w:pStyle w:val="TableText"/>
            </w:pPr>
            <w:r>
              <w:t>-</w:t>
            </w:r>
          </w:p>
        </w:tc>
        <w:tc>
          <w:tcPr>
            <w:tcW w:w="431" w:type="dxa"/>
          </w:tcPr>
          <w:p w14:paraId="53BA7853" w14:textId="77777777" w:rsidR="00BE396E" w:rsidRDefault="00BE396E" w:rsidP="00BE396E">
            <w:pPr>
              <w:pStyle w:val="TableText"/>
            </w:pPr>
            <w:r>
              <w:t>X</w:t>
            </w:r>
          </w:p>
        </w:tc>
        <w:tc>
          <w:tcPr>
            <w:tcW w:w="432" w:type="dxa"/>
          </w:tcPr>
          <w:p w14:paraId="33A6DF85" w14:textId="77777777" w:rsidR="00BE396E" w:rsidRDefault="00BE396E" w:rsidP="00BE396E">
            <w:pPr>
              <w:pStyle w:val="TableText"/>
            </w:pPr>
            <w:r>
              <w:t>X</w:t>
            </w:r>
          </w:p>
        </w:tc>
      </w:tr>
      <w:tr w:rsidR="00BE396E" w14:paraId="43BFDFD5" w14:textId="77777777" w:rsidTr="00BD7376">
        <w:trPr>
          <w:cantSplit/>
          <w:jc w:val="center"/>
        </w:trPr>
        <w:tc>
          <w:tcPr>
            <w:tcW w:w="802" w:type="dxa"/>
            <w:tcMar>
              <w:left w:w="58" w:type="dxa"/>
              <w:right w:w="58" w:type="dxa"/>
            </w:tcMar>
          </w:tcPr>
          <w:p w14:paraId="7422DCE9" w14:textId="730F313F" w:rsidR="00BE396E" w:rsidRDefault="00BE396E" w:rsidP="00385FF3">
            <w:pPr>
              <w:pStyle w:val="TableText"/>
            </w:pPr>
            <w:r>
              <w:t>3025</w:t>
            </w:r>
            <w:r w:rsidR="00135F82">
              <w:t xml:space="preserve"> – </w:t>
            </w:r>
            <w:r>
              <w:t>3032</w:t>
            </w:r>
          </w:p>
        </w:tc>
        <w:tc>
          <w:tcPr>
            <w:tcW w:w="2227" w:type="dxa"/>
            <w:tcMar>
              <w:left w:w="58" w:type="dxa"/>
              <w:right w:w="58" w:type="dxa"/>
            </w:tcMar>
          </w:tcPr>
          <w:p w14:paraId="7881BEDE" w14:textId="77777777" w:rsidR="00BE396E" w:rsidRDefault="00BE396E" w:rsidP="00BE396E">
            <w:pPr>
              <w:pStyle w:val="TableText"/>
            </w:pPr>
            <w:r>
              <w:t>COBA RECOVERY DT 1</w:t>
            </w:r>
          </w:p>
        </w:tc>
        <w:tc>
          <w:tcPr>
            <w:tcW w:w="2993" w:type="dxa"/>
            <w:tcMar>
              <w:left w:w="58" w:type="dxa"/>
              <w:right w:w="58" w:type="dxa"/>
            </w:tcMar>
          </w:tcPr>
          <w:p w14:paraId="24843DF7" w14:textId="242796B5" w:rsidR="00BE396E" w:rsidRDefault="00BE396E" w:rsidP="00BE396E">
            <w:pPr>
              <w:pStyle w:val="TableText"/>
            </w:pPr>
            <w:r>
              <w:t>:P:IDR-W-</w:t>
            </w:r>
            <w:hyperlink r:id="rId854" w:history="1">
              <w:r>
                <w:rPr>
                  <w:rStyle w:val="Hyperlink"/>
                  <w:rFonts w:cs="Courier New"/>
                  <w:szCs w:val="16"/>
                </w:rPr>
                <w:t>COBA-RECV-DATE</w:t>
              </w:r>
            </w:hyperlink>
          </w:p>
        </w:tc>
        <w:tc>
          <w:tcPr>
            <w:tcW w:w="2790" w:type="dxa"/>
            <w:tcMar>
              <w:left w:w="58" w:type="dxa"/>
              <w:right w:w="58" w:type="dxa"/>
            </w:tcMar>
          </w:tcPr>
          <w:p w14:paraId="0049F531" w14:textId="77777777" w:rsidR="00BE396E" w:rsidRDefault="00BE396E" w:rsidP="00BE396E">
            <w:pPr>
              <w:pStyle w:val="TableText"/>
            </w:pPr>
            <w:r>
              <w:t>COBA Recovery Date</w:t>
            </w:r>
          </w:p>
        </w:tc>
        <w:tc>
          <w:tcPr>
            <w:tcW w:w="1080" w:type="dxa"/>
            <w:tcMar>
              <w:left w:w="58" w:type="dxa"/>
              <w:right w:w="58" w:type="dxa"/>
            </w:tcMar>
          </w:tcPr>
          <w:p w14:paraId="304FFEB7" w14:textId="77777777" w:rsidR="00BE396E" w:rsidRDefault="00BE396E" w:rsidP="00BE396E">
            <w:pPr>
              <w:pStyle w:val="TableText"/>
              <w:rPr>
                <w:caps/>
              </w:rPr>
            </w:pPr>
            <w:r>
              <w:rPr>
                <w:caps/>
              </w:rPr>
              <w:t>8 N</w:t>
            </w:r>
          </w:p>
        </w:tc>
        <w:tc>
          <w:tcPr>
            <w:tcW w:w="2340" w:type="dxa"/>
            <w:tcMar>
              <w:left w:w="58" w:type="dxa"/>
              <w:right w:w="58" w:type="dxa"/>
            </w:tcMar>
          </w:tcPr>
          <w:p w14:paraId="07EB88E1" w14:textId="77777777" w:rsidR="00BE396E" w:rsidRDefault="00BE396E" w:rsidP="00BE396E">
            <w:pPr>
              <w:pStyle w:val="TableText"/>
            </w:pPr>
            <w:r>
              <w:t>MMDDYYYY</w:t>
            </w:r>
          </w:p>
        </w:tc>
        <w:tc>
          <w:tcPr>
            <w:tcW w:w="858" w:type="dxa"/>
            <w:tcMar>
              <w:left w:w="58" w:type="dxa"/>
              <w:right w:w="58" w:type="dxa"/>
            </w:tcMar>
          </w:tcPr>
          <w:p w14:paraId="71EECBCB" w14:textId="77777777" w:rsidR="00BE396E" w:rsidRDefault="00BE396E" w:rsidP="00BE396E">
            <w:pPr>
              <w:pStyle w:val="TableText"/>
            </w:pPr>
            <w:r>
              <w:t>Zeros</w:t>
            </w:r>
          </w:p>
        </w:tc>
        <w:tc>
          <w:tcPr>
            <w:tcW w:w="431" w:type="dxa"/>
          </w:tcPr>
          <w:p w14:paraId="710D2374" w14:textId="77777777" w:rsidR="00BE396E" w:rsidRDefault="00BE396E" w:rsidP="00BE396E">
            <w:pPr>
              <w:pStyle w:val="TableText"/>
            </w:pPr>
            <w:r>
              <w:t>-</w:t>
            </w:r>
          </w:p>
        </w:tc>
        <w:tc>
          <w:tcPr>
            <w:tcW w:w="431" w:type="dxa"/>
          </w:tcPr>
          <w:p w14:paraId="20160AF5" w14:textId="77777777" w:rsidR="00BE396E" w:rsidRDefault="00BE396E" w:rsidP="00BE396E">
            <w:pPr>
              <w:pStyle w:val="TableText"/>
            </w:pPr>
            <w:r>
              <w:t>X</w:t>
            </w:r>
          </w:p>
        </w:tc>
        <w:tc>
          <w:tcPr>
            <w:tcW w:w="432" w:type="dxa"/>
          </w:tcPr>
          <w:p w14:paraId="08AF2F8D" w14:textId="77777777" w:rsidR="00BE396E" w:rsidRDefault="00BE396E" w:rsidP="00BE396E">
            <w:pPr>
              <w:pStyle w:val="TableText"/>
            </w:pPr>
            <w:r>
              <w:t>X</w:t>
            </w:r>
          </w:p>
        </w:tc>
      </w:tr>
      <w:tr w:rsidR="00BE396E" w14:paraId="5EA58B1F" w14:textId="77777777" w:rsidTr="00BD7376">
        <w:trPr>
          <w:cantSplit/>
          <w:jc w:val="center"/>
        </w:trPr>
        <w:tc>
          <w:tcPr>
            <w:tcW w:w="802" w:type="dxa"/>
            <w:tcMar>
              <w:left w:w="58" w:type="dxa"/>
              <w:right w:w="58" w:type="dxa"/>
            </w:tcMar>
          </w:tcPr>
          <w:p w14:paraId="32FABD48" w14:textId="77777777" w:rsidR="00BE396E" w:rsidRDefault="00BE396E" w:rsidP="00BE396E">
            <w:pPr>
              <w:pStyle w:val="TableText"/>
            </w:pPr>
            <w:r>
              <w:t>3033</w:t>
            </w:r>
          </w:p>
        </w:tc>
        <w:tc>
          <w:tcPr>
            <w:tcW w:w="2227" w:type="dxa"/>
            <w:tcMar>
              <w:left w:w="58" w:type="dxa"/>
              <w:right w:w="58" w:type="dxa"/>
            </w:tcMar>
          </w:tcPr>
          <w:p w14:paraId="583C30E5" w14:textId="77777777" w:rsidR="00BE396E" w:rsidRDefault="00BE396E" w:rsidP="00BE396E">
            <w:pPr>
              <w:pStyle w:val="TableText"/>
            </w:pPr>
            <w:r>
              <w:t>COBA RECOVERY IND 1</w:t>
            </w:r>
          </w:p>
        </w:tc>
        <w:tc>
          <w:tcPr>
            <w:tcW w:w="2993" w:type="dxa"/>
            <w:tcMar>
              <w:left w:w="58" w:type="dxa"/>
              <w:right w:w="58" w:type="dxa"/>
            </w:tcMar>
          </w:tcPr>
          <w:p w14:paraId="182CB4CF" w14:textId="6CC2A749" w:rsidR="00BE396E" w:rsidRDefault="00BE396E" w:rsidP="00BE396E">
            <w:pPr>
              <w:pStyle w:val="TableText"/>
            </w:pPr>
            <w:r>
              <w:t>:P:IDR-W-</w:t>
            </w:r>
            <w:hyperlink r:id="rId855" w:history="1">
              <w:r>
                <w:rPr>
                  <w:rStyle w:val="Hyperlink"/>
                  <w:rFonts w:cs="Courier New"/>
                  <w:szCs w:val="16"/>
                </w:rPr>
                <w:t>COBA-RECV-IND</w:t>
              </w:r>
            </w:hyperlink>
          </w:p>
        </w:tc>
        <w:tc>
          <w:tcPr>
            <w:tcW w:w="2790" w:type="dxa"/>
            <w:tcMar>
              <w:left w:w="58" w:type="dxa"/>
              <w:right w:w="58" w:type="dxa"/>
            </w:tcMar>
          </w:tcPr>
          <w:p w14:paraId="06212718" w14:textId="77777777" w:rsidR="00BE396E" w:rsidRDefault="00BE396E" w:rsidP="00BE396E">
            <w:pPr>
              <w:pStyle w:val="TableText"/>
            </w:pPr>
            <w:r>
              <w:t>COBA Recovery Indicator</w:t>
            </w:r>
          </w:p>
        </w:tc>
        <w:tc>
          <w:tcPr>
            <w:tcW w:w="1080" w:type="dxa"/>
            <w:tcMar>
              <w:left w:w="58" w:type="dxa"/>
              <w:right w:w="58" w:type="dxa"/>
            </w:tcMar>
          </w:tcPr>
          <w:p w14:paraId="40E5788B" w14:textId="77777777" w:rsidR="00BE396E" w:rsidRDefault="00BE396E" w:rsidP="00BE396E">
            <w:pPr>
              <w:pStyle w:val="TableText"/>
              <w:rPr>
                <w:caps/>
              </w:rPr>
            </w:pPr>
            <w:r>
              <w:rPr>
                <w:caps/>
              </w:rPr>
              <w:t>1 C</w:t>
            </w:r>
          </w:p>
        </w:tc>
        <w:tc>
          <w:tcPr>
            <w:tcW w:w="2340" w:type="dxa"/>
            <w:tcMar>
              <w:left w:w="58" w:type="dxa"/>
              <w:right w:w="58" w:type="dxa"/>
            </w:tcMar>
          </w:tcPr>
          <w:p w14:paraId="3E4E4882" w14:textId="77777777" w:rsidR="00BE396E" w:rsidRPr="0097365E" w:rsidRDefault="00BE396E" w:rsidP="00BE396E">
            <w:pPr>
              <w:pStyle w:val="TableText"/>
              <w:rPr>
                <w:rFonts w:cs="Arial"/>
                <w:color w:val="000000"/>
              </w:rPr>
            </w:pPr>
            <w:r w:rsidRPr="0042502A">
              <w:rPr>
                <w:rFonts w:cs="Arial"/>
                <w:b/>
                <w:color w:val="000000"/>
              </w:rPr>
              <w:t>Valid Values:</w:t>
            </w:r>
          </w:p>
          <w:p w14:paraId="5C407F2A" w14:textId="07700FAE" w:rsidR="00BE396E" w:rsidRDefault="00BE396E" w:rsidP="00156CCC">
            <w:pPr>
              <w:pStyle w:val="TableText"/>
            </w:pPr>
            <w:r w:rsidRPr="00544B71">
              <w:t>R</w:t>
            </w:r>
            <w:r w:rsidR="00385FF3">
              <w:t xml:space="preserve"> – </w:t>
            </w:r>
            <w:r w:rsidRPr="00544B71">
              <w:t xml:space="preserve">COBA </w:t>
            </w:r>
            <w:r w:rsidR="007A4629">
              <w:t>Recovery</w:t>
            </w:r>
          </w:p>
        </w:tc>
        <w:tc>
          <w:tcPr>
            <w:tcW w:w="858" w:type="dxa"/>
            <w:tcMar>
              <w:left w:w="58" w:type="dxa"/>
              <w:right w:w="58" w:type="dxa"/>
            </w:tcMar>
          </w:tcPr>
          <w:p w14:paraId="315B433A" w14:textId="77777777" w:rsidR="00BE396E" w:rsidRDefault="00BE396E" w:rsidP="00BE396E">
            <w:pPr>
              <w:pStyle w:val="TableText"/>
            </w:pPr>
            <w:r>
              <w:t>Spaces</w:t>
            </w:r>
          </w:p>
        </w:tc>
        <w:tc>
          <w:tcPr>
            <w:tcW w:w="431" w:type="dxa"/>
          </w:tcPr>
          <w:p w14:paraId="152EE12A" w14:textId="77777777" w:rsidR="00BE396E" w:rsidRDefault="00BE396E" w:rsidP="00BE396E">
            <w:pPr>
              <w:pStyle w:val="TableText"/>
            </w:pPr>
            <w:r>
              <w:t>-</w:t>
            </w:r>
          </w:p>
        </w:tc>
        <w:tc>
          <w:tcPr>
            <w:tcW w:w="431" w:type="dxa"/>
          </w:tcPr>
          <w:p w14:paraId="4280BA9C" w14:textId="77777777" w:rsidR="00BE396E" w:rsidRDefault="00BE396E" w:rsidP="00BE396E">
            <w:pPr>
              <w:pStyle w:val="TableText"/>
            </w:pPr>
            <w:r>
              <w:t>X</w:t>
            </w:r>
          </w:p>
        </w:tc>
        <w:tc>
          <w:tcPr>
            <w:tcW w:w="432" w:type="dxa"/>
          </w:tcPr>
          <w:p w14:paraId="5F83CEE8" w14:textId="77777777" w:rsidR="00BE396E" w:rsidRDefault="00BE396E" w:rsidP="00BE396E">
            <w:pPr>
              <w:pStyle w:val="TableText"/>
            </w:pPr>
            <w:r>
              <w:t>X</w:t>
            </w:r>
          </w:p>
        </w:tc>
      </w:tr>
      <w:tr w:rsidR="00BE396E" w14:paraId="080CC0F7" w14:textId="77777777" w:rsidTr="00BD7376">
        <w:trPr>
          <w:cantSplit/>
          <w:jc w:val="center"/>
        </w:trPr>
        <w:tc>
          <w:tcPr>
            <w:tcW w:w="802" w:type="dxa"/>
            <w:tcMar>
              <w:left w:w="58" w:type="dxa"/>
              <w:right w:w="58" w:type="dxa"/>
            </w:tcMar>
          </w:tcPr>
          <w:p w14:paraId="490998A6" w14:textId="553F55AF" w:rsidR="00BE396E" w:rsidRDefault="00BE396E" w:rsidP="00385FF3">
            <w:pPr>
              <w:pStyle w:val="TableText"/>
            </w:pPr>
            <w:r>
              <w:t>3034</w:t>
            </w:r>
          </w:p>
        </w:tc>
        <w:tc>
          <w:tcPr>
            <w:tcW w:w="2227" w:type="dxa"/>
            <w:tcMar>
              <w:left w:w="58" w:type="dxa"/>
              <w:right w:w="58" w:type="dxa"/>
            </w:tcMar>
          </w:tcPr>
          <w:p w14:paraId="1031E675" w14:textId="77777777" w:rsidR="00BE396E" w:rsidRDefault="00BE396E" w:rsidP="00BE396E">
            <w:pPr>
              <w:pStyle w:val="TableText"/>
            </w:pPr>
            <w:r>
              <w:t>COBA RSN FOR CREATION 1</w:t>
            </w:r>
          </w:p>
        </w:tc>
        <w:tc>
          <w:tcPr>
            <w:tcW w:w="2993" w:type="dxa"/>
            <w:tcMar>
              <w:left w:w="58" w:type="dxa"/>
              <w:right w:w="58" w:type="dxa"/>
            </w:tcMar>
          </w:tcPr>
          <w:p w14:paraId="6562DB49" w14:textId="3430533B" w:rsidR="00BE396E" w:rsidRDefault="00BE396E" w:rsidP="00BE396E">
            <w:pPr>
              <w:pStyle w:val="TableText"/>
            </w:pPr>
            <w:r>
              <w:t>:P:IDR-W-</w:t>
            </w:r>
            <w:hyperlink r:id="rId856" w:history="1">
              <w:r>
                <w:rPr>
                  <w:rStyle w:val="Hyperlink"/>
                  <w:rFonts w:cs="Courier New"/>
                  <w:szCs w:val="16"/>
                </w:rPr>
                <w:t>COBA-RSN-CREATN</w:t>
              </w:r>
            </w:hyperlink>
          </w:p>
        </w:tc>
        <w:tc>
          <w:tcPr>
            <w:tcW w:w="2790" w:type="dxa"/>
            <w:tcMar>
              <w:left w:w="58" w:type="dxa"/>
              <w:right w:w="58" w:type="dxa"/>
            </w:tcMar>
          </w:tcPr>
          <w:p w14:paraId="1C8375FC" w14:textId="77777777" w:rsidR="00BE396E" w:rsidRDefault="00BE396E" w:rsidP="00BE396E">
            <w:pPr>
              <w:pStyle w:val="TableText"/>
            </w:pPr>
            <w:r>
              <w:t>COBA Reason for Creation</w:t>
            </w:r>
          </w:p>
        </w:tc>
        <w:tc>
          <w:tcPr>
            <w:tcW w:w="1080" w:type="dxa"/>
            <w:tcMar>
              <w:left w:w="58" w:type="dxa"/>
              <w:right w:w="58" w:type="dxa"/>
            </w:tcMar>
          </w:tcPr>
          <w:p w14:paraId="7A51FEB0" w14:textId="77777777" w:rsidR="00BE396E" w:rsidRDefault="00BE396E" w:rsidP="00BE396E">
            <w:pPr>
              <w:pStyle w:val="TableText"/>
              <w:rPr>
                <w:caps/>
              </w:rPr>
            </w:pPr>
            <w:r>
              <w:rPr>
                <w:caps/>
              </w:rPr>
              <w:t>1 C</w:t>
            </w:r>
          </w:p>
        </w:tc>
        <w:tc>
          <w:tcPr>
            <w:tcW w:w="2340" w:type="dxa"/>
            <w:tcMar>
              <w:left w:w="58" w:type="dxa"/>
              <w:right w:w="58" w:type="dxa"/>
            </w:tcMar>
          </w:tcPr>
          <w:p w14:paraId="36A4A458" w14:textId="77777777" w:rsidR="00BE396E" w:rsidRPr="0097365E" w:rsidRDefault="00BE396E" w:rsidP="00BE396E">
            <w:pPr>
              <w:pStyle w:val="TableText"/>
              <w:rPr>
                <w:rFonts w:cs="Arial"/>
                <w:color w:val="000000"/>
              </w:rPr>
            </w:pPr>
            <w:r w:rsidRPr="0042502A">
              <w:rPr>
                <w:rFonts w:cs="Arial"/>
                <w:b/>
                <w:color w:val="000000"/>
              </w:rPr>
              <w:t>Valid Values:</w:t>
            </w:r>
          </w:p>
          <w:p w14:paraId="654187ED" w14:textId="053B4D74" w:rsidR="00BE396E" w:rsidRDefault="00BE396E" w:rsidP="00385FF3">
            <w:pPr>
              <w:pStyle w:val="TableText"/>
            </w:pPr>
            <w:r w:rsidRPr="00544B71">
              <w:t xml:space="preserve">E </w:t>
            </w:r>
            <w:r w:rsidR="00385FF3">
              <w:t xml:space="preserve">– </w:t>
            </w:r>
            <w:r>
              <w:t>R</w:t>
            </w:r>
            <w:r w:rsidRPr="00544B71">
              <w:t>ecovery failed</w:t>
            </w:r>
          </w:p>
        </w:tc>
        <w:tc>
          <w:tcPr>
            <w:tcW w:w="858" w:type="dxa"/>
            <w:tcMar>
              <w:left w:w="58" w:type="dxa"/>
              <w:right w:w="58" w:type="dxa"/>
            </w:tcMar>
          </w:tcPr>
          <w:p w14:paraId="1E0885A3" w14:textId="77777777" w:rsidR="00BE396E" w:rsidRDefault="00BE396E" w:rsidP="00BE396E">
            <w:pPr>
              <w:pStyle w:val="TableText"/>
            </w:pPr>
            <w:r>
              <w:t>Spaces</w:t>
            </w:r>
          </w:p>
        </w:tc>
        <w:tc>
          <w:tcPr>
            <w:tcW w:w="431" w:type="dxa"/>
          </w:tcPr>
          <w:p w14:paraId="47FB7F54" w14:textId="77777777" w:rsidR="00BE396E" w:rsidRDefault="00BE396E" w:rsidP="00BE396E">
            <w:pPr>
              <w:pStyle w:val="TableText"/>
            </w:pPr>
            <w:r>
              <w:t>-</w:t>
            </w:r>
          </w:p>
        </w:tc>
        <w:tc>
          <w:tcPr>
            <w:tcW w:w="431" w:type="dxa"/>
          </w:tcPr>
          <w:p w14:paraId="16508D70" w14:textId="77777777" w:rsidR="00BE396E" w:rsidRDefault="00BE396E" w:rsidP="00BE396E">
            <w:pPr>
              <w:pStyle w:val="TableText"/>
            </w:pPr>
            <w:r>
              <w:t>X</w:t>
            </w:r>
          </w:p>
        </w:tc>
        <w:tc>
          <w:tcPr>
            <w:tcW w:w="432" w:type="dxa"/>
          </w:tcPr>
          <w:p w14:paraId="2B4EC5F3" w14:textId="77777777" w:rsidR="00BE396E" w:rsidRDefault="00BE396E" w:rsidP="00BE396E">
            <w:pPr>
              <w:pStyle w:val="TableText"/>
            </w:pPr>
            <w:r>
              <w:t>X</w:t>
            </w:r>
          </w:p>
        </w:tc>
      </w:tr>
      <w:tr w:rsidR="00BE396E" w14:paraId="3A6EFBFE" w14:textId="77777777" w:rsidTr="00BD7376">
        <w:trPr>
          <w:cantSplit/>
          <w:jc w:val="center"/>
        </w:trPr>
        <w:tc>
          <w:tcPr>
            <w:tcW w:w="802" w:type="dxa"/>
            <w:tcMar>
              <w:left w:w="58" w:type="dxa"/>
              <w:right w:w="58" w:type="dxa"/>
            </w:tcMar>
          </w:tcPr>
          <w:p w14:paraId="6C53745B" w14:textId="77777777" w:rsidR="00BE396E" w:rsidRDefault="00BE396E" w:rsidP="00BE396E">
            <w:pPr>
              <w:pStyle w:val="TableText"/>
            </w:pPr>
            <w:r>
              <w:t>3035</w:t>
            </w:r>
          </w:p>
        </w:tc>
        <w:tc>
          <w:tcPr>
            <w:tcW w:w="2227" w:type="dxa"/>
            <w:tcMar>
              <w:left w:w="58" w:type="dxa"/>
              <w:right w:w="58" w:type="dxa"/>
            </w:tcMar>
          </w:tcPr>
          <w:p w14:paraId="58A3C2D7" w14:textId="77777777" w:rsidR="00BE396E" w:rsidRDefault="00BE396E" w:rsidP="00BE396E">
            <w:pPr>
              <w:pStyle w:val="TableText"/>
            </w:pPr>
            <w:r>
              <w:t>5010A1 COBA INS TEST/PROD IND 1</w:t>
            </w:r>
          </w:p>
        </w:tc>
        <w:tc>
          <w:tcPr>
            <w:tcW w:w="2993" w:type="dxa"/>
            <w:tcMar>
              <w:left w:w="58" w:type="dxa"/>
              <w:right w:w="58" w:type="dxa"/>
            </w:tcMar>
          </w:tcPr>
          <w:p w14:paraId="1D768EA5" w14:textId="3C1299A7" w:rsidR="00BE396E" w:rsidRDefault="00BE396E" w:rsidP="00BE396E">
            <w:pPr>
              <w:pStyle w:val="TableText"/>
            </w:pPr>
            <w:r>
              <w:t>:P:IDR-W-</w:t>
            </w:r>
            <w:hyperlink r:id="rId857" w:history="1">
              <w:r>
                <w:rPr>
                  <w:rStyle w:val="Hyperlink"/>
                  <w:rFonts w:cs="Courier New"/>
                  <w:szCs w:val="16"/>
                </w:rPr>
                <w:t>COBA-T-5010-IND</w:t>
              </w:r>
            </w:hyperlink>
          </w:p>
        </w:tc>
        <w:tc>
          <w:tcPr>
            <w:tcW w:w="2790" w:type="dxa"/>
            <w:tcMar>
              <w:left w:w="58" w:type="dxa"/>
              <w:right w:w="58" w:type="dxa"/>
            </w:tcMar>
          </w:tcPr>
          <w:p w14:paraId="684B0FEE" w14:textId="4FA87DC1" w:rsidR="00BE396E" w:rsidRDefault="00BE396E" w:rsidP="00BE396E">
            <w:pPr>
              <w:pStyle w:val="TableText"/>
            </w:pPr>
            <w:r>
              <w:t>5010A1 COBA Insurer Test/Prod indicator</w:t>
            </w:r>
            <w:r w:rsidR="007A4629" w:rsidRPr="007A4629">
              <w:t xml:space="preserve"> sent from CWF</w:t>
            </w:r>
            <w:r w:rsidR="007A4629">
              <w:t>.</w:t>
            </w:r>
          </w:p>
        </w:tc>
        <w:tc>
          <w:tcPr>
            <w:tcW w:w="1080" w:type="dxa"/>
            <w:tcMar>
              <w:left w:w="58" w:type="dxa"/>
              <w:right w:w="58" w:type="dxa"/>
            </w:tcMar>
          </w:tcPr>
          <w:p w14:paraId="22AEFBF3" w14:textId="77777777" w:rsidR="00BE396E" w:rsidRDefault="00BE396E" w:rsidP="00BE396E">
            <w:pPr>
              <w:pStyle w:val="TableText"/>
              <w:rPr>
                <w:caps/>
              </w:rPr>
            </w:pPr>
            <w:r>
              <w:rPr>
                <w:caps/>
              </w:rPr>
              <w:t xml:space="preserve">1 C </w:t>
            </w:r>
          </w:p>
        </w:tc>
        <w:tc>
          <w:tcPr>
            <w:tcW w:w="2340" w:type="dxa"/>
            <w:tcMar>
              <w:left w:w="58" w:type="dxa"/>
              <w:right w:w="58" w:type="dxa"/>
            </w:tcMar>
          </w:tcPr>
          <w:p w14:paraId="2E044EA1" w14:textId="0743CD3A" w:rsidR="00BE396E" w:rsidRDefault="00BE396E" w:rsidP="00385FF3">
            <w:pPr>
              <w:pStyle w:val="TableText"/>
            </w:pPr>
            <w:r>
              <w:t>Identifies if insurer is test or production. Values can be ‘T’ or ‘P’</w:t>
            </w:r>
          </w:p>
        </w:tc>
        <w:tc>
          <w:tcPr>
            <w:tcW w:w="858" w:type="dxa"/>
            <w:tcMar>
              <w:left w:w="58" w:type="dxa"/>
              <w:right w:w="58" w:type="dxa"/>
            </w:tcMar>
          </w:tcPr>
          <w:p w14:paraId="7649368D" w14:textId="77777777" w:rsidR="00BE396E" w:rsidRDefault="00BE396E" w:rsidP="00BE396E">
            <w:pPr>
              <w:pStyle w:val="TableText"/>
            </w:pPr>
            <w:r>
              <w:t>Spaces</w:t>
            </w:r>
          </w:p>
        </w:tc>
        <w:tc>
          <w:tcPr>
            <w:tcW w:w="431" w:type="dxa"/>
          </w:tcPr>
          <w:p w14:paraId="71BEA4AC" w14:textId="77777777" w:rsidR="00BE396E" w:rsidRDefault="00BE396E" w:rsidP="00BE396E">
            <w:pPr>
              <w:pStyle w:val="TableText"/>
            </w:pPr>
            <w:r>
              <w:t>-</w:t>
            </w:r>
          </w:p>
        </w:tc>
        <w:tc>
          <w:tcPr>
            <w:tcW w:w="431" w:type="dxa"/>
          </w:tcPr>
          <w:p w14:paraId="39C05897" w14:textId="77777777" w:rsidR="00BE396E" w:rsidRDefault="00BE396E" w:rsidP="00BE396E">
            <w:pPr>
              <w:pStyle w:val="TableText"/>
            </w:pPr>
            <w:r>
              <w:t>X</w:t>
            </w:r>
          </w:p>
        </w:tc>
        <w:tc>
          <w:tcPr>
            <w:tcW w:w="432" w:type="dxa"/>
          </w:tcPr>
          <w:p w14:paraId="2313674F" w14:textId="77777777" w:rsidR="00BE396E" w:rsidRDefault="00BE396E" w:rsidP="00BE396E">
            <w:pPr>
              <w:pStyle w:val="TableText"/>
            </w:pPr>
            <w:r>
              <w:t>X</w:t>
            </w:r>
          </w:p>
        </w:tc>
      </w:tr>
      <w:tr w:rsidR="00BE396E" w14:paraId="7CC7C0F0" w14:textId="77777777" w:rsidTr="00BD7376">
        <w:trPr>
          <w:cantSplit/>
          <w:jc w:val="center"/>
        </w:trPr>
        <w:tc>
          <w:tcPr>
            <w:tcW w:w="802" w:type="dxa"/>
            <w:tcMar>
              <w:left w:w="58" w:type="dxa"/>
              <w:right w:w="58" w:type="dxa"/>
            </w:tcMar>
          </w:tcPr>
          <w:p w14:paraId="4EC62540" w14:textId="7463BC97" w:rsidR="00BE396E" w:rsidRDefault="00BE396E" w:rsidP="00385FF3">
            <w:pPr>
              <w:pStyle w:val="TableText"/>
            </w:pPr>
            <w:r>
              <w:t>3036</w:t>
            </w:r>
            <w:r w:rsidR="00135F82">
              <w:t xml:space="preserve"> – </w:t>
            </w:r>
            <w:r>
              <w:t>3067</w:t>
            </w:r>
          </w:p>
        </w:tc>
        <w:tc>
          <w:tcPr>
            <w:tcW w:w="2227" w:type="dxa"/>
            <w:tcMar>
              <w:left w:w="58" w:type="dxa"/>
              <w:right w:w="58" w:type="dxa"/>
            </w:tcMar>
          </w:tcPr>
          <w:p w14:paraId="228FEA42" w14:textId="77777777" w:rsidR="00BE396E" w:rsidRDefault="00BE396E" w:rsidP="00BE396E">
            <w:pPr>
              <w:pStyle w:val="TableText"/>
            </w:pPr>
            <w:r>
              <w:t>COBA NAME 1</w:t>
            </w:r>
          </w:p>
        </w:tc>
        <w:tc>
          <w:tcPr>
            <w:tcW w:w="2993" w:type="dxa"/>
            <w:tcMar>
              <w:left w:w="58" w:type="dxa"/>
              <w:right w:w="58" w:type="dxa"/>
            </w:tcMar>
          </w:tcPr>
          <w:p w14:paraId="061AAFEF" w14:textId="21956637" w:rsidR="00BE396E" w:rsidRDefault="00BE396E" w:rsidP="00BE396E">
            <w:pPr>
              <w:pStyle w:val="TableText"/>
            </w:pPr>
            <w:r>
              <w:t>:P:IDR-W-</w:t>
            </w:r>
            <w:hyperlink r:id="rId858" w:history="1">
              <w:r>
                <w:rPr>
                  <w:rStyle w:val="Hyperlink"/>
                </w:rPr>
                <w:t>COBA-NAME</w:t>
              </w:r>
            </w:hyperlink>
          </w:p>
        </w:tc>
        <w:tc>
          <w:tcPr>
            <w:tcW w:w="2790" w:type="dxa"/>
            <w:tcMar>
              <w:left w:w="58" w:type="dxa"/>
              <w:right w:w="58" w:type="dxa"/>
            </w:tcMar>
          </w:tcPr>
          <w:p w14:paraId="48DC2204" w14:textId="1B3CD249" w:rsidR="00BE396E" w:rsidRDefault="00BE396E" w:rsidP="00BE396E">
            <w:pPr>
              <w:pStyle w:val="TableText"/>
            </w:pPr>
            <w:r>
              <w:t>COBA Insurer Name</w:t>
            </w:r>
          </w:p>
          <w:p w14:paraId="4011C427" w14:textId="71164346" w:rsidR="00BE396E" w:rsidRDefault="00BE396E" w:rsidP="007A4629">
            <w:pPr>
              <w:pStyle w:val="TableText"/>
            </w:pPr>
            <w:r w:rsidRPr="00A2370A">
              <w:rPr>
                <w:rFonts w:cs="Arial"/>
                <w:color w:val="000000"/>
              </w:rPr>
              <w:t>This field carries the Coordination of Benefit Agreement (COBA) insurance company name</w:t>
            </w:r>
            <w:r w:rsidR="007A4629" w:rsidRPr="007A4629">
              <w:rPr>
                <w:rFonts w:cs="Arial"/>
                <w:color w:val="000000"/>
              </w:rPr>
              <w:t xml:space="preserve"> sent from CWF</w:t>
            </w:r>
            <w:r w:rsidR="007A4629">
              <w:rPr>
                <w:rFonts w:cs="Arial"/>
                <w:color w:val="000000"/>
              </w:rPr>
              <w:t>.</w:t>
            </w:r>
          </w:p>
        </w:tc>
        <w:tc>
          <w:tcPr>
            <w:tcW w:w="1080" w:type="dxa"/>
            <w:tcMar>
              <w:left w:w="58" w:type="dxa"/>
              <w:right w:w="58" w:type="dxa"/>
            </w:tcMar>
          </w:tcPr>
          <w:p w14:paraId="049ED7B3" w14:textId="77777777" w:rsidR="00BE396E" w:rsidRDefault="00BE396E" w:rsidP="00BE396E">
            <w:pPr>
              <w:pStyle w:val="TableText"/>
              <w:rPr>
                <w:caps/>
              </w:rPr>
            </w:pPr>
            <w:r>
              <w:rPr>
                <w:caps/>
              </w:rPr>
              <w:t>32 c</w:t>
            </w:r>
          </w:p>
        </w:tc>
        <w:tc>
          <w:tcPr>
            <w:tcW w:w="2340" w:type="dxa"/>
            <w:tcMar>
              <w:left w:w="58" w:type="dxa"/>
              <w:right w:w="58" w:type="dxa"/>
            </w:tcMar>
          </w:tcPr>
          <w:p w14:paraId="5CC5A519" w14:textId="77777777" w:rsidR="00BE396E" w:rsidRDefault="00BE396E" w:rsidP="00BE396E">
            <w:pPr>
              <w:pStyle w:val="TableText"/>
            </w:pPr>
            <w:r>
              <w:t>COBA Name</w:t>
            </w:r>
          </w:p>
        </w:tc>
        <w:tc>
          <w:tcPr>
            <w:tcW w:w="858" w:type="dxa"/>
            <w:tcMar>
              <w:left w:w="58" w:type="dxa"/>
              <w:right w:w="58" w:type="dxa"/>
            </w:tcMar>
          </w:tcPr>
          <w:p w14:paraId="255B9D54" w14:textId="77777777" w:rsidR="00BE396E" w:rsidRDefault="00BE396E" w:rsidP="00BE396E">
            <w:pPr>
              <w:pStyle w:val="TableText"/>
            </w:pPr>
            <w:r>
              <w:t>Spaces</w:t>
            </w:r>
          </w:p>
        </w:tc>
        <w:tc>
          <w:tcPr>
            <w:tcW w:w="431" w:type="dxa"/>
          </w:tcPr>
          <w:p w14:paraId="46AF72E9" w14:textId="77777777" w:rsidR="00BE396E" w:rsidRDefault="00BE396E" w:rsidP="00BE396E">
            <w:pPr>
              <w:pStyle w:val="TableText"/>
            </w:pPr>
            <w:r>
              <w:t>-</w:t>
            </w:r>
          </w:p>
        </w:tc>
        <w:tc>
          <w:tcPr>
            <w:tcW w:w="431" w:type="dxa"/>
          </w:tcPr>
          <w:p w14:paraId="53D834DA" w14:textId="77777777" w:rsidR="00BE396E" w:rsidRDefault="00BE396E" w:rsidP="00BE396E">
            <w:pPr>
              <w:pStyle w:val="TableText"/>
            </w:pPr>
            <w:r>
              <w:t>X</w:t>
            </w:r>
          </w:p>
        </w:tc>
        <w:tc>
          <w:tcPr>
            <w:tcW w:w="432" w:type="dxa"/>
          </w:tcPr>
          <w:p w14:paraId="287071BA" w14:textId="77777777" w:rsidR="00BE396E" w:rsidRDefault="00BE396E" w:rsidP="00BE396E">
            <w:pPr>
              <w:pStyle w:val="TableText"/>
            </w:pPr>
            <w:r>
              <w:t>X</w:t>
            </w:r>
          </w:p>
        </w:tc>
      </w:tr>
      <w:tr w:rsidR="00BE396E" w14:paraId="7DD47DC0" w14:textId="77777777" w:rsidTr="00BD7376">
        <w:trPr>
          <w:cantSplit/>
          <w:jc w:val="center"/>
        </w:trPr>
        <w:tc>
          <w:tcPr>
            <w:tcW w:w="802" w:type="dxa"/>
            <w:tcMar>
              <w:left w:w="58" w:type="dxa"/>
              <w:right w:w="58" w:type="dxa"/>
            </w:tcMar>
          </w:tcPr>
          <w:p w14:paraId="1641A543" w14:textId="191DB739" w:rsidR="00BE396E" w:rsidRDefault="00BE396E" w:rsidP="00385FF3">
            <w:pPr>
              <w:pStyle w:val="TableText"/>
            </w:pPr>
            <w:r>
              <w:t>3068</w:t>
            </w:r>
            <w:r w:rsidR="00135F82">
              <w:t xml:space="preserve"> –</w:t>
            </w:r>
            <w:r>
              <w:t>3075</w:t>
            </w:r>
          </w:p>
        </w:tc>
        <w:tc>
          <w:tcPr>
            <w:tcW w:w="2227" w:type="dxa"/>
            <w:tcMar>
              <w:left w:w="58" w:type="dxa"/>
              <w:right w:w="58" w:type="dxa"/>
            </w:tcMar>
          </w:tcPr>
          <w:p w14:paraId="6F6DA85F" w14:textId="77777777" w:rsidR="00BE396E" w:rsidRDefault="00BE396E" w:rsidP="00BE396E">
            <w:pPr>
              <w:pStyle w:val="TableText"/>
            </w:pPr>
            <w:r>
              <w:t>COBA ABORT DATE 1</w:t>
            </w:r>
          </w:p>
        </w:tc>
        <w:tc>
          <w:tcPr>
            <w:tcW w:w="2993" w:type="dxa"/>
            <w:tcMar>
              <w:left w:w="58" w:type="dxa"/>
              <w:right w:w="58" w:type="dxa"/>
            </w:tcMar>
          </w:tcPr>
          <w:p w14:paraId="5CE124B8" w14:textId="53293105" w:rsidR="00BE396E" w:rsidRDefault="00BE396E" w:rsidP="00BE396E">
            <w:pPr>
              <w:pStyle w:val="TableText"/>
            </w:pPr>
            <w:r>
              <w:t>:P:IDR-W-</w:t>
            </w:r>
            <w:hyperlink r:id="rId859" w:history="1">
              <w:r>
                <w:rPr>
                  <w:rStyle w:val="Hyperlink"/>
                </w:rPr>
                <w:t>COBA-ABORT-DATE</w:t>
              </w:r>
            </w:hyperlink>
          </w:p>
        </w:tc>
        <w:tc>
          <w:tcPr>
            <w:tcW w:w="2790" w:type="dxa"/>
            <w:tcMar>
              <w:left w:w="58" w:type="dxa"/>
              <w:right w:w="58" w:type="dxa"/>
            </w:tcMar>
          </w:tcPr>
          <w:p w14:paraId="444A8960" w14:textId="420EBA5D" w:rsidR="00BE396E" w:rsidRDefault="00BE396E" w:rsidP="00BE396E">
            <w:pPr>
              <w:pStyle w:val="TableText"/>
            </w:pPr>
            <w:r>
              <w:t>COBA Insurer Abort Date</w:t>
            </w:r>
          </w:p>
          <w:p w14:paraId="7A84FC3E" w14:textId="5C66DA1D" w:rsidR="00BE396E" w:rsidRDefault="00BE396E" w:rsidP="007A4629">
            <w:pPr>
              <w:pStyle w:val="TableText"/>
            </w:pPr>
            <w:r w:rsidRPr="00465E41">
              <w:rPr>
                <w:rFonts w:cs="Arial"/>
                <w:color w:val="000000"/>
              </w:rPr>
              <w:t xml:space="preserve">This field carries the </w:t>
            </w:r>
            <w:r w:rsidR="007A4629" w:rsidRPr="007A4629">
              <w:rPr>
                <w:rFonts w:cs="Arial"/>
                <w:color w:val="000000"/>
              </w:rPr>
              <w:t>date of the letter sent to the provider to indicate the claim was not crossed to the Trading Partner.</w:t>
            </w:r>
            <w:r w:rsidR="00EE1541">
              <w:rPr>
                <w:rFonts w:cs="Arial"/>
                <w:color w:val="000000"/>
              </w:rPr>
              <w:t xml:space="preserve"> </w:t>
            </w:r>
            <w:r w:rsidR="007A4629" w:rsidRPr="007A4629">
              <w:rPr>
                <w:rFonts w:cs="Arial"/>
                <w:color w:val="000000"/>
              </w:rPr>
              <w:t>The claim was either rejected by the Benefits Coordination &amp; Recovery Center (BCRC) or the Trading Partner.</w:t>
            </w:r>
          </w:p>
        </w:tc>
        <w:tc>
          <w:tcPr>
            <w:tcW w:w="1080" w:type="dxa"/>
            <w:tcMar>
              <w:left w:w="58" w:type="dxa"/>
              <w:right w:w="58" w:type="dxa"/>
            </w:tcMar>
          </w:tcPr>
          <w:p w14:paraId="5ACDC497" w14:textId="77777777" w:rsidR="00BE396E" w:rsidRDefault="00BE396E" w:rsidP="00BE396E">
            <w:pPr>
              <w:pStyle w:val="TableText"/>
              <w:rPr>
                <w:caps/>
              </w:rPr>
            </w:pPr>
            <w:r>
              <w:rPr>
                <w:caps/>
              </w:rPr>
              <w:t>8 N</w:t>
            </w:r>
          </w:p>
        </w:tc>
        <w:tc>
          <w:tcPr>
            <w:tcW w:w="2340" w:type="dxa"/>
            <w:tcMar>
              <w:left w:w="58" w:type="dxa"/>
              <w:right w:w="58" w:type="dxa"/>
            </w:tcMar>
          </w:tcPr>
          <w:p w14:paraId="22FBCE9E" w14:textId="77777777" w:rsidR="00BE396E" w:rsidRDefault="00BE396E" w:rsidP="00BE396E">
            <w:pPr>
              <w:pStyle w:val="TableText"/>
            </w:pPr>
            <w:r>
              <w:t>MMDDYYYY</w:t>
            </w:r>
          </w:p>
        </w:tc>
        <w:tc>
          <w:tcPr>
            <w:tcW w:w="858" w:type="dxa"/>
            <w:tcMar>
              <w:left w:w="58" w:type="dxa"/>
              <w:right w:w="58" w:type="dxa"/>
            </w:tcMar>
          </w:tcPr>
          <w:p w14:paraId="31323D3F" w14:textId="77777777" w:rsidR="00BE396E" w:rsidRDefault="00BE396E" w:rsidP="00BE396E">
            <w:pPr>
              <w:pStyle w:val="TableText"/>
            </w:pPr>
            <w:r>
              <w:t>Zeros</w:t>
            </w:r>
          </w:p>
        </w:tc>
        <w:tc>
          <w:tcPr>
            <w:tcW w:w="431" w:type="dxa"/>
          </w:tcPr>
          <w:p w14:paraId="6F64560D" w14:textId="77777777" w:rsidR="00BE396E" w:rsidRDefault="00BE396E" w:rsidP="00BE396E">
            <w:pPr>
              <w:pStyle w:val="TableText"/>
            </w:pPr>
            <w:r>
              <w:t>-</w:t>
            </w:r>
          </w:p>
        </w:tc>
        <w:tc>
          <w:tcPr>
            <w:tcW w:w="431" w:type="dxa"/>
          </w:tcPr>
          <w:p w14:paraId="77462B74" w14:textId="77777777" w:rsidR="00BE396E" w:rsidRDefault="00BE396E" w:rsidP="00BE396E">
            <w:pPr>
              <w:pStyle w:val="TableText"/>
            </w:pPr>
            <w:r>
              <w:t>X</w:t>
            </w:r>
          </w:p>
        </w:tc>
        <w:tc>
          <w:tcPr>
            <w:tcW w:w="432" w:type="dxa"/>
          </w:tcPr>
          <w:p w14:paraId="59FDEF5C" w14:textId="77777777" w:rsidR="00BE396E" w:rsidRDefault="00BE396E" w:rsidP="00BE396E">
            <w:pPr>
              <w:pStyle w:val="TableText"/>
            </w:pPr>
            <w:r>
              <w:t>X</w:t>
            </w:r>
          </w:p>
        </w:tc>
      </w:tr>
      <w:tr w:rsidR="000E3463" w14:paraId="1818D4A4" w14:textId="77777777" w:rsidTr="000E3463">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45CA2C6" w14:textId="77777777" w:rsidR="000E3463" w:rsidRDefault="000E3463" w:rsidP="000E3463">
            <w:pPr>
              <w:pStyle w:val="TableText"/>
            </w:pPr>
            <w:r>
              <w:t>3076 - 3076</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0DD55CD" w14:textId="77777777" w:rsidR="000E3463" w:rsidRDefault="000E3463" w:rsidP="000E3463">
            <w:pPr>
              <w:pStyle w:val="TableText"/>
            </w:pPr>
            <w:r>
              <w:t>COBA MSN INDICATOR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26318B71" w14:textId="36B013F2" w:rsidR="000E3463" w:rsidRDefault="000E3463" w:rsidP="000E3463">
            <w:pPr>
              <w:pStyle w:val="TableText"/>
            </w:pPr>
            <w:r w:rsidRPr="00263DB2">
              <w:t>:P:IDR-W-</w:t>
            </w:r>
            <w:hyperlink r:id="rId860" w:history="1">
              <w:r w:rsidRPr="000E3463">
                <w:rPr>
                  <w:rStyle w:val="Hyperlink"/>
                </w:rPr>
                <w:t>COBA-MSN-IND</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55BF2C17" w14:textId="70CA6160" w:rsidR="000E3463" w:rsidRDefault="000E3463" w:rsidP="000E3463">
            <w:pPr>
              <w:pStyle w:val="TableText"/>
            </w:pPr>
            <w:r>
              <w:t>Indicator to identify if the insurance company should be displayed on the MSN. Indicator will be received on the CWF trailer 29.</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220B577B" w14:textId="77777777" w:rsidR="000E3463" w:rsidRDefault="000E3463" w:rsidP="000E3463">
            <w:pPr>
              <w:pStyle w:val="TableText"/>
              <w:rPr>
                <w:caps/>
              </w:rPr>
            </w:pPr>
            <w:r>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827DD75" w14:textId="77777777" w:rsidR="000E3463" w:rsidRDefault="000E3463" w:rsidP="000E3463">
            <w:pPr>
              <w:pStyle w:val="TableText"/>
            </w:pPr>
            <w:r>
              <w:t>COBA MSN indicator</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1C6787D4" w14:textId="77777777" w:rsidR="000E3463" w:rsidRDefault="000E3463" w:rsidP="000E3463">
            <w:pPr>
              <w:pStyle w:val="TableText"/>
            </w:pPr>
            <w:r>
              <w:t>Space</w:t>
            </w:r>
          </w:p>
        </w:tc>
        <w:tc>
          <w:tcPr>
            <w:tcW w:w="431" w:type="dxa"/>
            <w:tcBorders>
              <w:top w:val="single" w:sz="6" w:space="0" w:color="auto"/>
              <w:left w:val="single" w:sz="6" w:space="0" w:color="auto"/>
              <w:bottom w:val="single" w:sz="6" w:space="0" w:color="auto"/>
              <w:right w:val="single" w:sz="6" w:space="0" w:color="auto"/>
            </w:tcBorders>
          </w:tcPr>
          <w:p w14:paraId="4AD29DF1" w14:textId="77777777" w:rsidR="000E3463" w:rsidRDefault="000E3463" w:rsidP="000E3463">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0D01FCCC" w14:textId="77777777" w:rsidR="000E3463" w:rsidRDefault="000E3463" w:rsidP="000E3463">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204BD436" w14:textId="77777777" w:rsidR="000E3463" w:rsidRDefault="000E3463" w:rsidP="000E3463">
            <w:pPr>
              <w:pStyle w:val="TableText"/>
            </w:pPr>
            <w:r>
              <w:t>X</w:t>
            </w:r>
          </w:p>
        </w:tc>
      </w:tr>
      <w:tr w:rsidR="00BE396E" w14:paraId="15B37A9B" w14:textId="77777777" w:rsidTr="00BD7376">
        <w:trPr>
          <w:cantSplit/>
          <w:jc w:val="center"/>
        </w:trPr>
        <w:tc>
          <w:tcPr>
            <w:tcW w:w="802" w:type="dxa"/>
            <w:tcMar>
              <w:left w:w="58" w:type="dxa"/>
              <w:right w:w="58" w:type="dxa"/>
            </w:tcMar>
          </w:tcPr>
          <w:p w14:paraId="5BE92D14" w14:textId="4396A706" w:rsidR="00BE396E" w:rsidRDefault="00BE396E" w:rsidP="000E3463">
            <w:pPr>
              <w:pStyle w:val="TableText"/>
            </w:pPr>
            <w:r>
              <w:t>307</w:t>
            </w:r>
            <w:r w:rsidR="000E3463">
              <w:t>7</w:t>
            </w:r>
            <w:r>
              <w:t xml:space="preserve"> </w:t>
            </w:r>
            <w:r w:rsidR="00135F82">
              <w:t xml:space="preserve">– </w:t>
            </w:r>
            <w:r>
              <w:t>3084</w:t>
            </w:r>
          </w:p>
        </w:tc>
        <w:tc>
          <w:tcPr>
            <w:tcW w:w="2227" w:type="dxa"/>
            <w:tcMar>
              <w:left w:w="58" w:type="dxa"/>
              <w:right w:w="58" w:type="dxa"/>
            </w:tcMar>
          </w:tcPr>
          <w:p w14:paraId="1B733BB3" w14:textId="05926002" w:rsidR="00BE396E" w:rsidRDefault="000E3463" w:rsidP="000E3463">
            <w:pPr>
              <w:pStyle w:val="TableText"/>
            </w:pPr>
            <w:r>
              <w:t>FILLER</w:t>
            </w:r>
          </w:p>
        </w:tc>
        <w:tc>
          <w:tcPr>
            <w:tcW w:w="2993" w:type="dxa"/>
            <w:tcMar>
              <w:left w:w="58" w:type="dxa"/>
              <w:right w:w="58" w:type="dxa"/>
            </w:tcMar>
          </w:tcPr>
          <w:p w14:paraId="2EC5F6EE" w14:textId="77777777" w:rsidR="00BE396E" w:rsidRDefault="00BE396E" w:rsidP="00BE396E">
            <w:pPr>
              <w:pStyle w:val="TableText"/>
            </w:pPr>
            <w:r>
              <w:t>FILLER</w:t>
            </w:r>
          </w:p>
        </w:tc>
        <w:tc>
          <w:tcPr>
            <w:tcW w:w="2790" w:type="dxa"/>
            <w:tcMar>
              <w:left w:w="58" w:type="dxa"/>
              <w:right w:w="58" w:type="dxa"/>
            </w:tcMar>
          </w:tcPr>
          <w:p w14:paraId="7B9EC513" w14:textId="77777777" w:rsidR="00BE396E" w:rsidRDefault="00BE396E" w:rsidP="00BE396E">
            <w:pPr>
              <w:pStyle w:val="TableText"/>
            </w:pPr>
            <w:r>
              <w:t>-</w:t>
            </w:r>
          </w:p>
        </w:tc>
        <w:tc>
          <w:tcPr>
            <w:tcW w:w="1080" w:type="dxa"/>
            <w:tcMar>
              <w:left w:w="58" w:type="dxa"/>
              <w:right w:w="58" w:type="dxa"/>
            </w:tcMar>
          </w:tcPr>
          <w:p w14:paraId="14FB6816" w14:textId="5B79E37F" w:rsidR="00BE396E" w:rsidRDefault="000E3463" w:rsidP="000E3463">
            <w:pPr>
              <w:pStyle w:val="TableText"/>
              <w:rPr>
                <w:caps/>
              </w:rPr>
            </w:pPr>
            <w:r>
              <w:rPr>
                <w:caps/>
              </w:rPr>
              <w:t>8</w:t>
            </w:r>
            <w:r w:rsidR="00BE396E">
              <w:rPr>
                <w:caps/>
              </w:rPr>
              <w:t xml:space="preserve"> C</w:t>
            </w:r>
          </w:p>
        </w:tc>
        <w:tc>
          <w:tcPr>
            <w:tcW w:w="2340" w:type="dxa"/>
            <w:tcMar>
              <w:left w:w="58" w:type="dxa"/>
              <w:right w:w="58" w:type="dxa"/>
            </w:tcMar>
          </w:tcPr>
          <w:p w14:paraId="0BD4C2FA" w14:textId="77777777" w:rsidR="00BE396E" w:rsidRDefault="00BE396E" w:rsidP="00BE396E">
            <w:pPr>
              <w:pStyle w:val="TableText"/>
            </w:pPr>
            <w:r>
              <w:t>Spaces</w:t>
            </w:r>
          </w:p>
        </w:tc>
        <w:tc>
          <w:tcPr>
            <w:tcW w:w="858" w:type="dxa"/>
            <w:tcMar>
              <w:left w:w="58" w:type="dxa"/>
              <w:right w:w="58" w:type="dxa"/>
            </w:tcMar>
          </w:tcPr>
          <w:p w14:paraId="7C48A006" w14:textId="77777777" w:rsidR="00BE396E" w:rsidRDefault="00BE396E" w:rsidP="00BE396E">
            <w:pPr>
              <w:pStyle w:val="TableText"/>
            </w:pPr>
            <w:r>
              <w:t>-</w:t>
            </w:r>
          </w:p>
        </w:tc>
        <w:tc>
          <w:tcPr>
            <w:tcW w:w="431" w:type="dxa"/>
          </w:tcPr>
          <w:p w14:paraId="092FF0A8" w14:textId="77777777" w:rsidR="00BE396E" w:rsidRDefault="00BE396E" w:rsidP="00BE396E">
            <w:pPr>
              <w:pStyle w:val="TableText"/>
            </w:pPr>
            <w:r>
              <w:t>X</w:t>
            </w:r>
          </w:p>
        </w:tc>
        <w:tc>
          <w:tcPr>
            <w:tcW w:w="431" w:type="dxa"/>
          </w:tcPr>
          <w:p w14:paraId="0F3014DB" w14:textId="77777777" w:rsidR="00BE396E" w:rsidRDefault="00BE396E" w:rsidP="00BE396E">
            <w:pPr>
              <w:pStyle w:val="TableText"/>
            </w:pPr>
            <w:r>
              <w:t>X</w:t>
            </w:r>
          </w:p>
        </w:tc>
        <w:tc>
          <w:tcPr>
            <w:tcW w:w="432" w:type="dxa"/>
          </w:tcPr>
          <w:p w14:paraId="429CD566" w14:textId="77777777" w:rsidR="00BE396E" w:rsidRDefault="00BE396E" w:rsidP="00BE396E">
            <w:pPr>
              <w:pStyle w:val="TableText"/>
            </w:pPr>
            <w:r>
              <w:t>X</w:t>
            </w:r>
          </w:p>
        </w:tc>
      </w:tr>
      <w:tr w:rsidR="00BE396E" w14:paraId="384D9585" w14:textId="77777777" w:rsidTr="00BD7376">
        <w:trPr>
          <w:cantSplit/>
          <w:jc w:val="center"/>
        </w:trPr>
        <w:tc>
          <w:tcPr>
            <w:tcW w:w="802" w:type="dxa"/>
            <w:tcMar>
              <w:left w:w="58" w:type="dxa"/>
              <w:right w:w="58" w:type="dxa"/>
            </w:tcMar>
          </w:tcPr>
          <w:p w14:paraId="217349E7" w14:textId="6C2836A9" w:rsidR="00BE396E" w:rsidRDefault="00BE396E" w:rsidP="00385FF3">
            <w:pPr>
              <w:pStyle w:val="TableText"/>
            </w:pPr>
            <w:r>
              <w:t xml:space="preserve">3085 </w:t>
            </w:r>
            <w:r w:rsidR="00135F82">
              <w:t xml:space="preserve">– </w:t>
            </w:r>
            <w:r>
              <w:t>3089</w:t>
            </w:r>
          </w:p>
        </w:tc>
        <w:tc>
          <w:tcPr>
            <w:tcW w:w="2227" w:type="dxa"/>
            <w:tcMar>
              <w:left w:w="58" w:type="dxa"/>
              <w:right w:w="58" w:type="dxa"/>
            </w:tcMar>
          </w:tcPr>
          <w:p w14:paraId="5EE6E23B" w14:textId="77777777" w:rsidR="00BE396E" w:rsidRDefault="00BE396E" w:rsidP="00BE396E">
            <w:pPr>
              <w:pStyle w:val="TableText"/>
            </w:pPr>
            <w:r>
              <w:t>COBA NUMBER 2</w:t>
            </w:r>
          </w:p>
        </w:tc>
        <w:tc>
          <w:tcPr>
            <w:tcW w:w="2993" w:type="dxa"/>
            <w:tcMar>
              <w:left w:w="58" w:type="dxa"/>
              <w:right w:w="58" w:type="dxa"/>
            </w:tcMar>
          </w:tcPr>
          <w:p w14:paraId="5A81DDEE" w14:textId="61A0B144" w:rsidR="00BE396E" w:rsidRDefault="00BE396E" w:rsidP="00BE396E">
            <w:pPr>
              <w:pStyle w:val="TableText"/>
            </w:pPr>
            <w:r>
              <w:t>:P:IDR-W-</w:t>
            </w:r>
            <w:hyperlink r:id="rId861" w:history="1">
              <w:r>
                <w:rPr>
                  <w:rStyle w:val="Hyperlink"/>
                </w:rPr>
                <w:t>COBA-NUMBER</w:t>
              </w:r>
            </w:hyperlink>
          </w:p>
        </w:tc>
        <w:tc>
          <w:tcPr>
            <w:tcW w:w="2790" w:type="dxa"/>
            <w:tcMar>
              <w:left w:w="58" w:type="dxa"/>
              <w:right w:w="58" w:type="dxa"/>
            </w:tcMar>
          </w:tcPr>
          <w:p w14:paraId="432BCDE6" w14:textId="77777777" w:rsidR="00BE396E" w:rsidRDefault="00BE396E" w:rsidP="00BE396E">
            <w:pPr>
              <w:pStyle w:val="TableText"/>
            </w:pPr>
            <w:r>
              <w:t>COBA Number</w:t>
            </w:r>
          </w:p>
          <w:p w14:paraId="0286D39D" w14:textId="77777777" w:rsidR="00BE396E" w:rsidRDefault="00BE396E" w:rsidP="00BE396E">
            <w:pPr>
              <w:pStyle w:val="TableText"/>
            </w:pPr>
            <w:r w:rsidRPr="004C59BC">
              <w:rPr>
                <w:rFonts w:cs="Arial"/>
                <w:color w:val="000000"/>
              </w:rPr>
              <w:t>This field carries the Coordination of Benefits Agreement (COBA) number sent from CWF.</w:t>
            </w:r>
          </w:p>
        </w:tc>
        <w:tc>
          <w:tcPr>
            <w:tcW w:w="1080" w:type="dxa"/>
            <w:tcMar>
              <w:left w:w="58" w:type="dxa"/>
              <w:right w:w="58" w:type="dxa"/>
            </w:tcMar>
          </w:tcPr>
          <w:p w14:paraId="0970E676" w14:textId="77777777" w:rsidR="00BE396E" w:rsidRDefault="00BE396E" w:rsidP="00BE396E">
            <w:pPr>
              <w:pStyle w:val="TableText"/>
              <w:rPr>
                <w:caps/>
              </w:rPr>
            </w:pPr>
            <w:r>
              <w:rPr>
                <w:caps/>
              </w:rPr>
              <w:t>5 C</w:t>
            </w:r>
          </w:p>
        </w:tc>
        <w:tc>
          <w:tcPr>
            <w:tcW w:w="2340" w:type="dxa"/>
            <w:tcMar>
              <w:left w:w="58" w:type="dxa"/>
              <w:right w:w="58" w:type="dxa"/>
            </w:tcMar>
          </w:tcPr>
          <w:p w14:paraId="4B45E7BA" w14:textId="77777777" w:rsidR="00BE396E" w:rsidRDefault="00BE396E" w:rsidP="00BE396E">
            <w:pPr>
              <w:pStyle w:val="TableText"/>
            </w:pPr>
            <w:r>
              <w:t>COBA Insurer number</w:t>
            </w:r>
          </w:p>
        </w:tc>
        <w:tc>
          <w:tcPr>
            <w:tcW w:w="858" w:type="dxa"/>
            <w:tcMar>
              <w:left w:w="58" w:type="dxa"/>
              <w:right w:w="58" w:type="dxa"/>
            </w:tcMar>
          </w:tcPr>
          <w:p w14:paraId="53D7B781" w14:textId="77777777" w:rsidR="00BE396E" w:rsidRDefault="00BE396E" w:rsidP="00BE396E">
            <w:pPr>
              <w:pStyle w:val="TableText"/>
            </w:pPr>
            <w:r>
              <w:t>Spaces</w:t>
            </w:r>
          </w:p>
        </w:tc>
        <w:tc>
          <w:tcPr>
            <w:tcW w:w="431" w:type="dxa"/>
          </w:tcPr>
          <w:p w14:paraId="15A7C4D4" w14:textId="77777777" w:rsidR="00BE396E" w:rsidRDefault="00BE396E" w:rsidP="00BE396E">
            <w:pPr>
              <w:pStyle w:val="TableText"/>
            </w:pPr>
            <w:r>
              <w:t>-</w:t>
            </w:r>
          </w:p>
        </w:tc>
        <w:tc>
          <w:tcPr>
            <w:tcW w:w="431" w:type="dxa"/>
          </w:tcPr>
          <w:p w14:paraId="6036C13F" w14:textId="77777777" w:rsidR="00BE396E" w:rsidRDefault="00BE396E" w:rsidP="00BE396E">
            <w:pPr>
              <w:pStyle w:val="TableText"/>
            </w:pPr>
            <w:r>
              <w:t>X</w:t>
            </w:r>
          </w:p>
        </w:tc>
        <w:tc>
          <w:tcPr>
            <w:tcW w:w="432" w:type="dxa"/>
          </w:tcPr>
          <w:p w14:paraId="2FA06BA0" w14:textId="77777777" w:rsidR="00BE396E" w:rsidRDefault="00BE396E" w:rsidP="00BE396E">
            <w:pPr>
              <w:pStyle w:val="TableText"/>
            </w:pPr>
            <w:r>
              <w:t>X</w:t>
            </w:r>
          </w:p>
        </w:tc>
      </w:tr>
      <w:tr w:rsidR="00BE396E" w14:paraId="3D7110B8" w14:textId="77777777" w:rsidTr="00BD7376">
        <w:trPr>
          <w:cantSplit/>
          <w:jc w:val="center"/>
        </w:trPr>
        <w:tc>
          <w:tcPr>
            <w:tcW w:w="802" w:type="dxa"/>
            <w:tcMar>
              <w:left w:w="58" w:type="dxa"/>
              <w:right w:w="58" w:type="dxa"/>
            </w:tcMar>
          </w:tcPr>
          <w:p w14:paraId="136DD23B" w14:textId="19E26E35" w:rsidR="00BE396E" w:rsidRDefault="00BE396E" w:rsidP="00385FF3">
            <w:pPr>
              <w:pStyle w:val="TableText"/>
            </w:pPr>
            <w:r>
              <w:t>3090</w:t>
            </w:r>
            <w:r w:rsidR="00135F82">
              <w:t xml:space="preserve"> –</w:t>
            </w:r>
            <w:r>
              <w:t xml:space="preserve"> 3097</w:t>
            </w:r>
          </w:p>
        </w:tc>
        <w:tc>
          <w:tcPr>
            <w:tcW w:w="2227" w:type="dxa"/>
            <w:tcMar>
              <w:left w:w="58" w:type="dxa"/>
              <w:right w:w="58" w:type="dxa"/>
            </w:tcMar>
          </w:tcPr>
          <w:p w14:paraId="7726DCC6" w14:textId="77777777" w:rsidR="00BE396E" w:rsidRDefault="00BE396E" w:rsidP="00BE396E">
            <w:pPr>
              <w:pStyle w:val="TableText"/>
            </w:pPr>
            <w:r>
              <w:t>COBA INS EFF DATE 2</w:t>
            </w:r>
          </w:p>
        </w:tc>
        <w:tc>
          <w:tcPr>
            <w:tcW w:w="2993" w:type="dxa"/>
            <w:tcMar>
              <w:left w:w="58" w:type="dxa"/>
              <w:right w:w="58" w:type="dxa"/>
            </w:tcMar>
          </w:tcPr>
          <w:p w14:paraId="28F092BD" w14:textId="3A0A5C2E" w:rsidR="00BE396E" w:rsidRDefault="00BE396E" w:rsidP="00BE396E">
            <w:pPr>
              <w:pStyle w:val="TableText"/>
            </w:pPr>
            <w:r>
              <w:t>:P:IDR-W-</w:t>
            </w:r>
            <w:hyperlink r:id="rId862" w:history="1">
              <w:r>
                <w:rPr>
                  <w:rStyle w:val="Hyperlink"/>
                </w:rPr>
                <w:t>COBA-EFF-DATE</w:t>
              </w:r>
            </w:hyperlink>
          </w:p>
        </w:tc>
        <w:tc>
          <w:tcPr>
            <w:tcW w:w="2790" w:type="dxa"/>
            <w:tcMar>
              <w:left w:w="58" w:type="dxa"/>
              <w:right w:w="58" w:type="dxa"/>
            </w:tcMar>
          </w:tcPr>
          <w:p w14:paraId="303A2B69" w14:textId="77777777" w:rsidR="00BE396E" w:rsidRDefault="00BE396E" w:rsidP="00BE396E">
            <w:pPr>
              <w:pStyle w:val="TableText"/>
            </w:pPr>
            <w:r>
              <w:t>COBA Insurer Effective Date</w:t>
            </w:r>
          </w:p>
          <w:p w14:paraId="42A03150" w14:textId="412FE216" w:rsidR="00BE396E" w:rsidRDefault="00BE396E" w:rsidP="00BE396E">
            <w:pPr>
              <w:pStyle w:val="TableText"/>
            </w:pPr>
            <w:r w:rsidRPr="00465E41">
              <w:rPr>
                <w:rFonts w:cs="Arial"/>
                <w:color w:val="000000"/>
              </w:rPr>
              <w:t>This field carries the Coordination of Benefits Agreement (COBA) effective date</w:t>
            </w:r>
            <w:r w:rsidR="007A4629" w:rsidRPr="007A4629">
              <w:rPr>
                <w:rFonts w:cs="Arial"/>
                <w:color w:val="000000"/>
              </w:rPr>
              <w:t xml:space="preserve"> sent from CWF</w:t>
            </w:r>
            <w:r w:rsidRPr="00465E41">
              <w:rPr>
                <w:rFonts w:cs="Arial"/>
                <w:color w:val="000000"/>
              </w:rPr>
              <w:t>.</w:t>
            </w:r>
          </w:p>
        </w:tc>
        <w:tc>
          <w:tcPr>
            <w:tcW w:w="1080" w:type="dxa"/>
            <w:tcMar>
              <w:left w:w="58" w:type="dxa"/>
              <w:right w:w="58" w:type="dxa"/>
            </w:tcMar>
          </w:tcPr>
          <w:p w14:paraId="16909F8F" w14:textId="77777777" w:rsidR="00BE396E" w:rsidRDefault="00BE396E" w:rsidP="00BE396E">
            <w:pPr>
              <w:pStyle w:val="TableText"/>
              <w:rPr>
                <w:caps/>
              </w:rPr>
            </w:pPr>
            <w:r>
              <w:rPr>
                <w:caps/>
              </w:rPr>
              <w:t>8 N</w:t>
            </w:r>
          </w:p>
        </w:tc>
        <w:tc>
          <w:tcPr>
            <w:tcW w:w="2340" w:type="dxa"/>
            <w:tcMar>
              <w:left w:w="58" w:type="dxa"/>
              <w:right w:w="58" w:type="dxa"/>
            </w:tcMar>
          </w:tcPr>
          <w:p w14:paraId="4545EE17" w14:textId="77777777" w:rsidR="00BE396E" w:rsidRDefault="00BE396E" w:rsidP="00BE396E">
            <w:pPr>
              <w:pStyle w:val="TableText"/>
            </w:pPr>
            <w:r>
              <w:t>MMDDYYYY</w:t>
            </w:r>
          </w:p>
        </w:tc>
        <w:tc>
          <w:tcPr>
            <w:tcW w:w="858" w:type="dxa"/>
            <w:tcMar>
              <w:left w:w="58" w:type="dxa"/>
              <w:right w:w="58" w:type="dxa"/>
            </w:tcMar>
          </w:tcPr>
          <w:p w14:paraId="26CBCA97" w14:textId="77777777" w:rsidR="00BE396E" w:rsidRDefault="00BE396E" w:rsidP="00BE396E">
            <w:pPr>
              <w:pStyle w:val="TableText"/>
            </w:pPr>
            <w:r>
              <w:t>Zeros</w:t>
            </w:r>
          </w:p>
        </w:tc>
        <w:tc>
          <w:tcPr>
            <w:tcW w:w="431" w:type="dxa"/>
          </w:tcPr>
          <w:p w14:paraId="7327BB59" w14:textId="77777777" w:rsidR="00BE396E" w:rsidRDefault="00BE396E" w:rsidP="00BE396E">
            <w:pPr>
              <w:pStyle w:val="TableText"/>
            </w:pPr>
            <w:r>
              <w:t>-</w:t>
            </w:r>
          </w:p>
        </w:tc>
        <w:tc>
          <w:tcPr>
            <w:tcW w:w="431" w:type="dxa"/>
          </w:tcPr>
          <w:p w14:paraId="564B43E3" w14:textId="77777777" w:rsidR="00BE396E" w:rsidRDefault="00BE396E" w:rsidP="00BE396E">
            <w:pPr>
              <w:pStyle w:val="TableText"/>
            </w:pPr>
            <w:r>
              <w:t>X</w:t>
            </w:r>
          </w:p>
        </w:tc>
        <w:tc>
          <w:tcPr>
            <w:tcW w:w="432" w:type="dxa"/>
          </w:tcPr>
          <w:p w14:paraId="20782D5D" w14:textId="77777777" w:rsidR="00BE396E" w:rsidRDefault="00BE396E" w:rsidP="00BE396E">
            <w:pPr>
              <w:pStyle w:val="TableText"/>
            </w:pPr>
            <w:r>
              <w:t>X</w:t>
            </w:r>
          </w:p>
        </w:tc>
      </w:tr>
      <w:tr w:rsidR="00BE396E" w14:paraId="675EBFDB" w14:textId="77777777" w:rsidTr="00BD7376">
        <w:trPr>
          <w:cantSplit/>
          <w:jc w:val="center"/>
        </w:trPr>
        <w:tc>
          <w:tcPr>
            <w:tcW w:w="802" w:type="dxa"/>
            <w:tcMar>
              <w:left w:w="58" w:type="dxa"/>
              <w:right w:w="58" w:type="dxa"/>
            </w:tcMar>
          </w:tcPr>
          <w:p w14:paraId="359B24B5" w14:textId="2536F255" w:rsidR="00BE396E" w:rsidRDefault="00BE396E" w:rsidP="00385FF3">
            <w:pPr>
              <w:pStyle w:val="TableText"/>
            </w:pPr>
            <w:r>
              <w:t>3098</w:t>
            </w:r>
            <w:r w:rsidR="00135F82">
              <w:t xml:space="preserve">– </w:t>
            </w:r>
            <w:r>
              <w:t>3105</w:t>
            </w:r>
          </w:p>
        </w:tc>
        <w:tc>
          <w:tcPr>
            <w:tcW w:w="2227" w:type="dxa"/>
            <w:tcMar>
              <w:left w:w="58" w:type="dxa"/>
              <w:right w:w="58" w:type="dxa"/>
            </w:tcMar>
          </w:tcPr>
          <w:p w14:paraId="1BDC00A2" w14:textId="77777777" w:rsidR="00BE396E" w:rsidRDefault="00BE396E" w:rsidP="00BE396E">
            <w:pPr>
              <w:pStyle w:val="TableText"/>
            </w:pPr>
            <w:r>
              <w:t>COBA INS END DATE 2</w:t>
            </w:r>
          </w:p>
        </w:tc>
        <w:tc>
          <w:tcPr>
            <w:tcW w:w="2993" w:type="dxa"/>
            <w:tcMar>
              <w:left w:w="58" w:type="dxa"/>
              <w:right w:w="58" w:type="dxa"/>
            </w:tcMar>
          </w:tcPr>
          <w:p w14:paraId="62110843" w14:textId="3D17234F" w:rsidR="00BE396E" w:rsidRDefault="00BE396E" w:rsidP="00BE396E">
            <w:pPr>
              <w:pStyle w:val="TableText"/>
            </w:pPr>
            <w:r>
              <w:t>:P:IDR-W-</w:t>
            </w:r>
            <w:hyperlink r:id="rId863" w:history="1">
              <w:r>
                <w:rPr>
                  <w:rStyle w:val="Hyperlink"/>
                </w:rPr>
                <w:t>COBA-END-DATE</w:t>
              </w:r>
            </w:hyperlink>
          </w:p>
        </w:tc>
        <w:tc>
          <w:tcPr>
            <w:tcW w:w="2790" w:type="dxa"/>
            <w:tcMar>
              <w:left w:w="58" w:type="dxa"/>
              <w:right w:w="58" w:type="dxa"/>
            </w:tcMar>
          </w:tcPr>
          <w:p w14:paraId="4276E222" w14:textId="77777777" w:rsidR="00BE396E" w:rsidRDefault="00BE396E" w:rsidP="00BE396E">
            <w:pPr>
              <w:pStyle w:val="TableText"/>
            </w:pPr>
            <w:r>
              <w:t>COBA Insurer End Date</w:t>
            </w:r>
          </w:p>
          <w:p w14:paraId="65CE0C7D" w14:textId="1BD672EB" w:rsidR="00BE396E" w:rsidRDefault="00BE396E" w:rsidP="00BE396E">
            <w:pPr>
              <w:pStyle w:val="TableText"/>
            </w:pPr>
            <w:r w:rsidRPr="00923E1D">
              <w:rPr>
                <w:rFonts w:cs="Arial"/>
                <w:color w:val="000000"/>
              </w:rPr>
              <w:t>This field carries the Coordination of Benefit Agreement (COBA) end date</w:t>
            </w:r>
            <w:r w:rsidR="007A4629" w:rsidRPr="007A4629">
              <w:rPr>
                <w:rFonts w:cs="Arial"/>
                <w:color w:val="000000"/>
              </w:rPr>
              <w:t xml:space="preserve"> sent from CWF</w:t>
            </w:r>
            <w:r w:rsidRPr="00923E1D">
              <w:rPr>
                <w:rFonts w:cs="Arial"/>
                <w:color w:val="000000"/>
              </w:rPr>
              <w:t>.</w:t>
            </w:r>
          </w:p>
        </w:tc>
        <w:tc>
          <w:tcPr>
            <w:tcW w:w="1080" w:type="dxa"/>
            <w:tcMar>
              <w:left w:w="58" w:type="dxa"/>
              <w:right w:w="58" w:type="dxa"/>
            </w:tcMar>
          </w:tcPr>
          <w:p w14:paraId="2CC204F5" w14:textId="77777777" w:rsidR="00BE396E" w:rsidRDefault="00BE396E" w:rsidP="00BE396E">
            <w:pPr>
              <w:pStyle w:val="TableText"/>
              <w:rPr>
                <w:caps/>
              </w:rPr>
            </w:pPr>
            <w:r>
              <w:rPr>
                <w:caps/>
              </w:rPr>
              <w:t>8 N</w:t>
            </w:r>
          </w:p>
        </w:tc>
        <w:tc>
          <w:tcPr>
            <w:tcW w:w="2340" w:type="dxa"/>
            <w:tcMar>
              <w:left w:w="58" w:type="dxa"/>
              <w:right w:w="58" w:type="dxa"/>
            </w:tcMar>
          </w:tcPr>
          <w:p w14:paraId="2A44F3E9" w14:textId="77777777" w:rsidR="00BE396E" w:rsidRDefault="00BE396E" w:rsidP="00BE396E">
            <w:pPr>
              <w:pStyle w:val="TableText"/>
            </w:pPr>
            <w:r>
              <w:t>MMDDYYYY</w:t>
            </w:r>
          </w:p>
        </w:tc>
        <w:tc>
          <w:tcPr>
            <w:tcW w:w="858" w:type="dxa"/>
            <w:tcMar>
              <w:left w:w="58" w:type="dxa"/>
              <w:right w:w="58" w:type="dxa"/>
            </w:tcMar>
          </w:tcPr>
          <w:p w14:paraId="324E015F" w14:textId="77777777" w:rsidR="00BE396E" w:rsidRDefault="00BE396E" w:rsidP="00BE396E">
            <w:pPr>
              <w:pStyle w:val="TableText"/>
            </w:pPr>
            <w:r>
              <w:t>Zeros</w:t>
            </w:r>
          </w:p>
        </w:tc>
        <w:tc>
          <w:tcPr>
            <w:tcW w:w="431" w:type="dxa"/>
          </w:tcPr>
          <w:p w14:paraId="7597572D" w14:textId="77777777" w:rsidR="00BE396E" w:rsidRDefault="00BE396E" w:rsidP="00BE396E">
            <w:pPr>
              <w:pStyle w:val="TableText"/>
            </w:pPr>
            <w:r>
              <w:t>-</w:t>
            </w:r>
          </w:p>
        </w:tc>
        <w:tc>
          <w:tcPr>
            <w:tcW w:w="431" w:type="dxa"/>
          </w:tcPr>
          <w:p w14:paraId="49F845FE" w14:textId="77777777" w:rsidR="00BE396E" w:rsidRDefault="00BE396E" w:rsidP="00BE396E">
            <w:pPr>
              <w:pStyle w:val="TableText"/>
            </w:pPr>
            <w:r>
              <w:t>X</w:t>
            </w:r>
          </w:p>
        </w:tc>
        <w:tc>
          <w:tcPr>
            <w:tcW w:w="432" w:type="dxa"/>
          </w:tcPr>
          <w:p w14:paraId="54A209CC" w14:textId="77777777" w:rsidR="00BE396E" w:rsidRDefault="00BE396E" w:rsidP="00BE396E">
            <w:pPr>
              <w:pStyle w:val="TableText"/>
            </w:pPr>
            <w:r>
              <w:t>X</w:t>
            </w:r>
          </w:p>
        </w:tc>
      </w:tr>
      <w:tr w:rsidR="00BE396E" w14:paraId="2709471E" w14:textId="77777777" w:rsidTr="00BD7376">
        <w:trPr>
          <w:cantSplit/>
          <w:jc w:val="center"/>
        </w:trPr>
        <w:tc>
          <w:tcPr>
            <w:tcW w:w="802" w:type="dxa"/>
            <w:tcMar>
              <w:left w:w="58" w:type="dxa"/>
              <w:right w:w="58" w:type="dxa"/>
            </w:tcMar>
          </w:tcPr>
          <w:p w14:paraId="38F33237" w14:textId="4A4D271C" w:rsidR="00BE396E" w:rsidRDefault="00BE396E" w:rsidP="00385FF3">
            <w:pPr>
              <w:pStyle w:val="TableText"/>
            </w:pPr>
            <w:r>
              <w:t>3106</w:t>
            </w:r>
          </w:p>
        </w:tc>
        <w:tc>
          <w:tcPr>
            <w:tcW w:w="2227" w:type="dxa"/>
            <w:tcMar>
              <w:left w:w="58" w:type="dxa"/>
              <w:right w:w="58" w:type="dxa"/>
            </w:tcMar>
          </w:tcPr>
          <w:p w14:paraId="64DA32E8" w14:textId="77777777" w:rsidR="00BE396E" w:rsidRDefault="00BE396E" w:rsidP="00BE396E">
            <w:pPr>
              <w:pStyle w:val="TableText"/>
            </w:pPr>
            <w:r>
              <w:t>4010A1 COBA INS TEST/PROD IND 2</w:t>
            </w:r>
          </w:p>
        </w:tc>
        <w:tc>
          <w:tcPr>
            <w:tcW w:w="2993" w:type="dxa"/>
            <w:tcMar>
              <w:left w:w="58" w:type="dxa"/>
              <w:right w:w="58" w:type="dxa"/>
            </w:tcMar>
          </w:tcPr>
          <w:p w14:paraId="21DFE0B3" w14:textId="42A8D3EE" w:rsidR="00BE396E" w:rsidRDefault="00BE396E" w:rsidP="00BE396E">
            <w:pPr>
              <w:pStyle w:val="TableText"/>
            </w:pPr>
            <w:r>
              <w:t>:P:IDR-W-</w:t>
            </w:r>
            <w:hyperlink r:id="rId864" w:history="1">
              <w:r>
                <w:rPr>
                  <w:rStyle w:val="Hyperlink"/>
                </w:rPr>
                <w:t>COBA-TEST-IND</w:t>
              </w:r>
            </w:hyperlink>
          </w:p>
        </w:tc>
        <w:tc>
          <w:tcPr>
            <w:tcW w:w="2790" w:type="dxa"/>
            <w:tcMar>
              <w:left w:w="58" w:type="dxa"/>
              <w:right w:w="58" w:type="dxa"/>
            </w:tcMar>
          </w:tcPr>
          <w:p w14:paraId="59A03C5A" w14:textId="0E18BDB5" w:rsidR="00BE396E" w:rsidRDefault="00BE396E" w:rsidP="007A4629">
            <w:pPr>
              <w:pStyle w:val="TableText"/>
            </w:pPr>
            <w:r>
              <w:t>4010A1 COBA Insurer Test/Prod indicator</w:t>
            </w:r>
            <w:r w:rsidR="007A4629">
              <w:t>.</w:t>
            </w:r>
          </w:p>
        </w:tc>
        <w:tc>
          <w:tcPr>
            <w:tcW w:w="1080" w:type="dxa"/>
            <w:tcMar>
              <w:left w:w="58" w:type="dxa"/>
              <w:right w:w="58" w:type="dxa"/>
            </w:tcMar>
          </w:tcPr>
          <w:p w14:paraId="73381EB6" w14:textId="77777777" w:rsidR="00BE396E" w:rsidRDefault="00BE396E" w:rsidP="00BE396E">
            <w:pPr>
              <w:pStyle w:val="TableText"/>
              <w:rPr>
                <w:caps/>
              </w:rPr>
            </w:pPr>
            <w:r>
              <w:rPr>
                <w:caps/>
              </w:rPr>
              <w:t>1 c</w:t>
            </w:r>
          </w:p>
        </w:tc>
        <w:tc>
          <w:tcPr>
            <w:tcW w:w="2340" w:type="dxa"/>
            <w:tcMar>
              <w:left w:w="58" w:type="dxa"/>
              <w:right w:w="58" w:type="dxa"/>
            </w:tcMar>
          </w:tcPr>
          <w:p w14:paraId="4AFF1A09" w14:textId="3C27BA56" w:rsidR="00BE396E" w:rsidRDefault="00402207" w:rsidP="00385FF3">
            <w:pPr>
              <w:pStyle w:val="TableText"/>
            </w:pPr>
            <w:r w:rsidRPr="00402207">
              <w:t>This will always default to ‘N’ since 4010 is no longer valid</w:t>
            </w:r>
            <w:r>
              <w:t>.</w:t>
            </w:r>
          </w:p>
        </w:tc>
        <w:tc>
          <w:tcPr>
            <w:tcW w:w="858" w:type="dxa"/>
            <w:tcMar>
              <w:left w:w="58" w:type="dxa"/>
              <w:right w:w="58" w:type="dxa"/>
            </w:tcMar>
          </w:tcPr>
          <w:p w14:paraId="3796B718" w14:textId="77777777" w:rsidR="00BE396E" w:rsidRDefault="00BE396E" w:rsidP="00BE396E">
            <w:pPr>
              <w:pStyle w:val="TableText"/>
            </w:pPr>
            <w:r>
              <w:t>Spaces</w:t>
            </w:r>
          </w:p>
        </w:tc>
        <w:tc>
          <w:tcPr>
            <w:tcW w:w="431" w:type="dxa"/>
          </w:tcPr>
          <w:p w14:paraId="2BFAD5CF" w14:textId="77777777" w:rsidR="00BE396E" w:rsidRDefault="00BE396E" w:rsidP="00BE396E">
            <w:pPr>
              <w:pStyle w:val="TableText"/>
            </w:pPr>
            <w:r>
              <w:t>-</w:t>
            </w:r>
          </w:p>
        </w:tc>
        <w:tc>
          <w:tcPr>
            <w:tcW w:w="431" w:type="dxa"/>
          </w:tcPr>
          <w:p w14:paraId="50E9219E" w14:textId="77777777" w:rsidR="00BE396E" w:rsidRDefault="00BE396E" w:rsidP="00BE396E">
            <w:pPr>
              <w:pStyle w:val="TableText"/>
            </w:pPr>
            <w:r>
              <w:t>X</w:t>
            </w:r>
          </w:p>
        </w:tc>
        <w:tc>
          <w:tcPr>
            <w:tcW w:w="432" w:type="dxa"/>
          </w:tcPr>
          <w:p w14:paraId="1ABB85D0" w14:textId="77777777" w:rsidR="00BE396E" w:rsidRDefault="00BE396E" w:rsidP="00BE396E">
            <w:pPr>
              <w:pStyle w:val="TableText"/>
            </w:pPr>
            <w:r>
              <w:t>X</w:t>
            </w:r>
          </w:p>
        </w:tc>
      </w:tr>
      <w:tr w:rsidR="00BE396E" w14:paraId="5CEB7841" w14:textId="77777777" w:rsidTr="00BD7376">
        <w:trPr>
          <w:cantSplit/>
          <w:jc w:val="center"/>
        </w:trPr>
        <w:tc>
          <w:tcPr>
            <w:tcW w:w="802" w:type="dxa"/>
            <w:tcMar>
              <w:left w:w="58" w:type="dxa"/>
              <w:right w:w="58" w:type="dxa"/>
            </w:tcMar>
          </w:tcPr>
          <w:p w14:paraId="29FA1979" w14:textId="185191CD" w:rsidR="00BE396E" w:rsidRDefault="00BE396E" w:rsidP="00385FF3">
            <w:pPr>
              <w:pStyle w:val="TableText"/>
            </w:pPr>
            <w:r>
              <w:t>3107</w:t>
            </w:r>
            <w:r w:rsidR="00135F82">
              <w:t xml:space="preserve"> – </w:t>
            </w:r>
            <w:r>
              <w:t>3114</w:t>
            </w:r>
          </w:p>
        </w:tc>
        <w:tc>
          <w:tcPr>
            <w:tcW w:w="2227" w:type="dxa"/>
            <w:tcMar>
              <w:left w:w="58" w:type="dxa"/>
              <w:right w:w="58" w:type="dxa"/>
            </w:tcMar>
          </w:tcPr>
          <w:p w14:paraId="7AB00D0C" w14:textId="77777777" w:rsidR="00BE396E" w:rsidRDefault="00BE396E" w:rsidP="00BE396E">
            <w:pPr>
              <w:pStyle w:val="TableText"/>
            </w:pPr>
            <w:r>
              <w:t>COBA RECOVERY DT 2</w:t>
            </w:r>
          </w:p>
        </w:tc>
        <w:tc>
          <w:tcPr>
            <w:tcW w:w="2993" w:type="dxa"/>
            <w:tcMar>
              <w:left w:w="58" w:type="dxa"/>
              <w:right w:w="58" w:type="dxa"/>
            </w:tcMar>
          </w:tcPr>
          <w:p w14:paraId="4EF17A3F" w14:textId="177F70D2" w:rsidR="00BE396E" w:rsidRDefault="00BE396E" w:rsidP="00BE396E">
            <w:pPr>
              <w:pStyle w:val="TableText"/>
            </w:pPr>
            <w:r>
              <w:t>:P:IDR-W-</w:t>
            </w:r>
            <w:hyperlink r:id="rId865" w:history="1">
              <w:r>
                <w:rPr>
                  <w:rStyle w:val="Hyperlink"/>
                  <w:rFonts w:cs="Courier New"/>
                  <w:szCs w:val="16"/>
                </w:rPr>
                <w:t>COBA-RECV-DATE</w:t>
              </w:r>
            </w:hyperlink>
          </w:p>
        </w:tc>
        <w:tc>
          <w:tcPr>
            <w:tcW w:w="2790" w:type="dxa"/>
            <w:tcMar>
              <w:left w:w="58" w:type="dxa"/>
              <w:right w:w="58" w:type="dxa"/>
            </w:tcMar>
          </w:tcPr>
          <w:p w14:paraId="20EBAA84" w14:textId="77777777" w:rsidR="00BE396E" w:rsidRDefault="00BE396E" w:rsidP="00BE396E">
            <w:pPr>
              <w:pStyle w:val="TableText"/>
            </w:pPr>
            <w:r>
              <w:t>COBA Recovery Date</w:t>
            </w:r>
          </w:p>
        </w:tc>
        <w:tc>
          <w:tcPr>
            <w:tcW w:w="1080" w:type="dxa"/>
            <w:tcMar>
              <w:left w:w="58" w:type="dxa"/>
              <w:right w:w="58" w:type="dxa"/>
            </w:tcMar>
          </w:tcPr>
          <w:p w14:paraId="0BF94573" w14:textId="77777777" w:rsidR="00BE396E" w:rsidRDefault="00BE396E" w:rsidP="00BE396E">
            <w:pPr>
              <w:pStyle w:val="TableText"/>
              <w:rPr>
                <w:caps/>
              </w:rPr>
            </w:pPr>
            <w:r>
              <w:rPr>
                <w:caps/>
              </w:rPr>
              <w:t>8 N</w:t>
            </w:r>
          </w:p>
        </w:tc>
        <w:tc>
          <w:tcPr>
            <w:tcW w:w="2340" w:type="dxa"/>
            <w:tcMar>
              <w:left w:w="58" w:type="dxa"/>
              <w:right w:w="58" w:type="dxa"/>
            </w:tcMar>
          </w:tcPr>
          <w:p w14:paraId="74EA08CB" w14:textId="77777777" w:rsidR="00BE396E" w:rsidRDefault="00BE396E" w:rsidP="00BE396E">
            <w:pPr>
              <w:pStyle w:val="TableText"/>
            </w:pPr>
            <w:r>
              <w:t>MMDDYYYY</w:t>
            </w:r>
          </w:p>
        </w:tc>
        <w:tc>
          <w:tcPr>
            <w:tcW w:w="858" w:type="dxa"/>
            <w:tcMar>
              <w:left w:w="58" w:type="dxa"/>
              <w:right w:w="58" w:type="dxa"/>
            </w:tcMar>
          </w:tcPr>
          <w:p w14:paraId="5160408B" w14:textId="77777777" w:rsidR="00BE396E" w:rsidRDefault="00BE396E" w:rsidP="00BE396E">
            <w:pPr>
              <w:pStyle w:val="TableText"/>
            </w:pPr>
            <w:r>
              <w:t>Zeros</w:t>
            </w:r>
          </w:p>
        </w:tc>
        <w:tc>
          <w:tcPr>
            <w:tcW w:w="431" w:type="dxa"/>
          </w:tcPr>
          <w:p w14:paraId="7498E471" w14:textId="77777777" w:rsidR="00BE396E" w:rsidRDefault="00BE396E" w:rsidP="00BE396E">
            <w:pPr>
              <w:pStyle w:val="TableText"/>
            </w:pPr>
            <w:r>
              <w:t>-</w:t>
            </w:r>
          </w:p>
        </w:tc>
        <w:tc>
          <w:tcPr>
            <w:tcW w:w="431" w:type="dxa"/>
          </w:tcPr>
          <w:p w14:paraId="2880BBFD" w14:textId="77777777" w:rsidR="00BE396E" w:rsidRDefault="00BE396E" w:rsidP="00BE396E">
            <w:pPr>
              <w:pStyle w:val="TableText"/>
            </w:pPr>
            <w:r>
              <w:t>X</w:t>
            </w:r>
          </w:p>
        </w:tc>
        <w:tc>
          <w:tcPr>
            <w:tcW w:w="432" w:type="dxa"/>
          </w:tcPr>
          <w:p w14:paraId="6DB892FA" w14:textId="77777777" w:rsidR="00BE396E" w:rsidRDefault="00BE396E" w:rsidP="00BE396E">
            <w:pPr>
              <w:pStyle w:val="TableText"/>
            </w:pPr>
            <w:r>
              <w:t>X</w:t>
            </w:r>
          </w:p>
        </w:tc>
      </w:tr>
      <w:tr w:rsidR="00BE396E" w14:paraId="440276D6" w14:textId="77777777" w:rsidTr="00BD7376">
        <w:trPr>
          <w:cantSplit/>
          <w:jc w:val="center"/>
        </w:trPr>
        <w:tc>
          <w:tcPr>
            <w:tcW w:w="802" w:type="dxa"/>
            <w:tcMar>
              <w:left w:w="58" w:type="dxa"/>
              <w:right w:w="58" w:type="dxa"/>
            </w:tcMar>
          </w:tcPr>
          <w:p w14:paraId="50714422" w14:textId="77777777" w:rsidR="00BE396E" w:rsidRDefault="00BE396E" w:rsidP="00BE396E">
            <w:pPr>
              <w:pStyle w:val="TableText"/>
            </w:pPr>
            <w:r>
              <w:t>3115</w:t>
            </w:r>
          </w:p>
        </w:tc>
        <w:tc>
          <w:tcPr>
            <w:tcW w:w="2227" w:type="dxa"/>
            <w:tcMar>
              <w:left w:w="58" w:type="dxa"/>
              <w:right w:w="58" w:type="dxa"/>
            </w:tcMar>
          </w:tcPr>
          <w:p w14:paraId="244FA31F" w14:textId="77777777" w:rsidR="00BE396E" w:rsidRDefault="00BE396E" w:rsidP="00BE396E">
            <w:pPr>
              <w:pStyle w:val="TableText"/>
            </w:pPr>
            <w:r>
              <w:t>COBA RECOVERY IND 2</w:t>
            </w:r>
          </w:p>
        </w:tc>
        <w:tc>
          <w:tcPr>
            <w:tcW w:w="2993" w:type="dxa"/>
            <w:tcMar>
              <w:left w:w="58" w:type="dxa"/>
              <w:right w:w="58" w:type="dxa"/>
            </w:tcMar>
          </w:tcPr>
          <w:p w14:paraId="1E319CC7" w14:textId="20540B84" w:rsidR="00BE396E" w:rsidRDefault="00BE396E" w:rsidP="00BE396E">
            <w:pPr>
              <w:pStyle w:val="TableText"/>
            </w:pPr>
            <w:r>
              <w:t>:P:IDR-W-</w:t>
            </w:r>
            <w:hyperlink r:id="rId866" w:history="1">
              <w:r>
                <w:rPr>
                  <w:rStyle w:val="Hyperlink"/>
                  <w:rFonts w:cs="Courier New"/>
                  <w:szCs w:val="16"/>
                </w:rPr>
                <w:t>COBA-RECV-IND</w:t>
              </w:r>
            </w:hyperlink>
          </w:p>
        </w:tc>
        <w:tc>
          <w:tcPr>
            <w:tcW w:w="2790" w:type="dxa"/>
            <w:tcMar>
              <w:left w:w="58" w:type="dxa"/>
              <w:right w:w="58" w:type="dxa"/>
            </w:tcMar>
          </w:tcPr>
          <w:p w14:paraId="705840D4" w14:textId="77777777" w:rsidR="00BE396E" w:rsidRDefault="00BE396E" w:rsidP="00BE396E">
            <w:pPr>
              <w:pStyle w:val="TableText"/>
            </w:pPr>
            <w:r>
              <w:t>COBA Recovery Indicator</w:t>
            </w:r>
          </w:p>
        </w:tc>
        <w:tc>
          <w:tcPr>
            <w:tcW w:w="1080" w:type="dxa"/>
            <w:tcMar>
              <w:left w:w="58" w:type="dxa"/>
              <w:right w:w="58" w:type="dxa"/>
            </w:tcMar>
          </w:tcPr>
          <w:p w14:paraId="04BBEA3F" w14:textId="77777777" w:rsidR="00BE396E" w:rsidRDefault="00BE396E" w:rsidP="00BE396E">
            <w:pPr>
              <w:pStyle w:val="TableText"/>
              <w:rPr>
                <w:caps/>
              </w:rPr>
            </w:pPr>
            <w:r>
              <w:rPr>
                <w:caps/>
              </w:rPr>
              <w:t>1 C</w:t>
            </w:r>
          </w:p>
        </w:tc>
        <w:tc>
          <w:tcPr>
            <w:tcW w:w="2340" w:type="dxa"/>
            <w:tcMar>
              <w:left w:w="58" w:type="dxa"/>
              <w:right w:w="58" w:type="dxa"/>
            </w:tcMar>
          </w:tcPr>
          <w:p w14:paraId="381635A6" w14:textId="77777777" w:rsidR="00BE396E" w:rsidRPr="0097365E" w:rsidRDefault="00BE396E" w:rsidP="00BE396E">
            <w:pPr>
              <w:pStyle w:val="TableText"/>
              <w:rPr>
                <w:rFonts w:cs="Arial"/>
                <w:color w:val="000000"/>
              </w:rPr>
            </w:pPr>
            <w:r w:rsidRPr="0042502A">
              <w:rPr>
                <w:rFonts w:cs="Arial"/>
                <w:b/>
                <w:color w:val="000000"/>
              </w:rPr>
              <w:t>Valid Values:</w:t>
            </w:r>
          </w:p>
          <w:p w14:paraId="4714F513" w14:textId="193BBD26" w:rsidR="00BE396E" w:rsidRDefault="00BE396E" w:rsidP="007A4629">
            <w:pPr>
              <w:pStyle w:val="TableText"/>
            </w:pPr>
            <w:r w:rsidRPr="00544B71">
              <w:t>R</w:t>
            </w:r>
            <w:r w:rsidR="00385FF3">
              <w:t xml:space="preserve"> – </w:t>
            </w:r>
            <w:r w:rsidRPr="00544B71">
              <w:t xml:space="preserve">COBA </w:t>
            </w:r>
            <w:r w:rsidR="007A4629">
              <w:t>Recovery</w:t>
            </w:r>
          </w:p>
        </w:tc>
        <w:tc>
          <w:tcPr>
            <w:tcW w:w="858" w:type="dxa"/>
            <w:tcMar>
              <w:left w:w="58" w:type="dxa"/>
              <w:right w:w="58" w:type="dxa"/>
            </w:tcMar>
          </w:tcPr>
          <w:p w14:paraId="0A0AB698" w14:textId="77777777" w:rsidR="00BE396E" w:rsidRDefault="00BE396E" w:rsidP="00BE396E">
            <w:pPr>
              <w:pStyle w:val="TableText"/>
            </w:pPr>
            <w:r>
              <w:t>Spaces</w:t>
            </w:r>
          </w:p>
        </w:tc>
        <w:tc>
          <w:tcPr>
            <w:tcW w:w="431" w:type="dxa"/>
          </w:tcPr>
          <w:p w14:paraId="580B8CC8" w14:textId="77777777" w:rsidR="00BE396E" w:rsidRDefault="00BE396E" w:rsidP="00BE396E">
            <w:pPr>
              <w:pStyle w:val="TableText"/>
            </w:pPr>
            <w:r>
              <w:t>-</w:t>
            </w:r>
          </w:p>
        </w:tc>
        <w:tc>
          <w:tcPr>
            <w:tcW w:w="431" w:type="dxa"/>
          </w:tcPr>
          <w:p w14:paraId="4E24AAE6" w14:textId="77777777" w:rsidR="00BE396E" w:rsidRDefault="00BE396E" w:rsidP="00BE396E">
            <w:pPr>
              <w:pStyle w:val="TableText"/>
            </w:pPr>
            <w:r>
              <w:t>X</w:t>
            </w:r>
          </w:p>
        </w:tc>
        <w:tc>
          <w:tcPr>
            <w:tcW w:w="432" w:type="dxa"/>
          </w:tcPr>
          <w:p w14:paraId="6FBD1603" w14:textId="77777777" w:rsidR="00BE396E" w:rsidRDefault="00BE396E" w:rsidP="00BE396E">
            <w:pPr>
              <w:pStyle w:val="TableText"/>
            </w:pPr>
            <w:r>
              <w:t>X</w:t>
            </w:r>
          </w:p>
        </w:tc>
      </w:tr>
      <w:tr w:rsidR="00BE396E" w14:paraId="2D38B066" w14:textId="77777777" w:rsidTr="00BD7376">
        <w:trPr>
          <w:cantSplit/>
          <w:jc w:val="center"/>
        </w:trPr>
        <w:tc>
          <w:tcPr>
            <w:tcW w:w="802" w:type="dxa"/>
            <w:tcMar>
              <w:left w:w="58" w:type="dxa"/>
              <w:right w:w="58" w:type="dxa"/>
            </w:tcMar>
          </w:tcPr>
          <w:p w14:paraId="2D95D26D" w14:textId="77777777" w:rsidR="00BE396E" w:rsidRDefault="00BE396E" w:rsidP="00BE396E">
            <w:pPr>
              <w:pStyle w:val="TableText"/>
            </w:pPr>
            <w:r>
              <w:t>3116</w:t>
            </w:r>
          </w:p>
        </w:tc>
        <w:tc>
          <w:tcPr>
            <w:tcW w:w="2227" w:type="dxa"/>
            <w:tcMar>
              <w:left w:w="58" w:type="dxa"/>
              <w:right w:w="58" w:type="dxa"/>
            </w:tcMar>
          </w:tcPr>
          <w:p w14:paraId="67B65B8A" w14:textId="77777777" w:rsidR="00BE396E" w:rsidRDefault="00BE396E" w:rsidP="00BE396E">
            <w:pPr>
              <w:pStyle w:val="TableText"/>
            </w:pPr>
            <w:r>
              <w:t>COBA RSN FOR CREATION 2</w:t>
            </w:r>
          </w:p>
        </w:tc>
        <w:tc>
          <w:tcPr>
            <w:tcW w:w="2993" w:type="dxa"/>
            <w:tcMar>
              <w:left w:w="58" w:type="dxa"/>
              <w:right w:w="58" w:type="dxa"/>
            </w:tcMar>
          </w:tcPr>
          <w:p w14:paraId="59E2A2F6" w14:textId="6F0D742D" w:rsidR="00BE396E" w:rsidRDefault="00BE396E" w:rsidP="00BE396E">
            <w:pPr>
              <w:pStyle w:val="TableText"/>
            </w:pPr>
            <w:r>
              <w:t>P:IDR-W-</w:t>
            </w:r>
            <w:hyperlink r:id="rId867" w:history="1">
              <w:r>
                <w:rPr>
                  <w:rStyle w:val="Hyperlink"/>
                  <w:rFonts w:cs="Courier New"/>
                  <w:szCs w:val="16"/>
                </w:rPr>
                <w:t>COBA-RSN-CREATN</w:t>
              </w:r>
            </w:hyperlink>
          </w:p>
        </w:tc>
        <w:tc>
          <w:tcPr>
            <w:tcW w:w="2790" w:type="dxa"/>
            <w:tcMar>
              <w:left w:w="58" w:type="dxa"/>
              <w:right w:w="58" w:type="dxa"/>
            </w:tcMar>
          </w:tcPr>
          <w:p w14:paraId="66928B6F" w14:textId="77777777" w:rsidR="00BE396E" w:rsidRDefault="00BE396E" w:rsidP="00BE396E">
            <w:pPr>
              <w:pStyle w:val="TableText"/>
            </w:pPr>
            <w:r>
              <w:t>COBA Reason for Creation</w:t>
            </w:r>
          </w:p>
        </w:tc>
        <w:tc>
          <w:tcPr>
            <w:tcW w:w="1080" w:type="dxa"/>
            <w:tcMar>
              <w:left w:w="58" w:type="dxa"/>
              <w:right w:w="58" w:type="dxa"/>
            </w:tcMar>
          </w:tcPr>
          <w:p w14:paraId="1EFC19E3" w14:textId="77777777" w:rsidR="00BE396E" w:rsidRDefault="00BE396E" w:rsidP="00BE396E">
            <w:pPr>
              <w:pStyle w:val="TableText"/>
              <w:rPr>
                <w:caps/>
              </w:rPr>
            </w:pPr>
            <w:r>
              <w:rPr>
                <w:caps/>
              </w:rPr>
              <w:t>1 C</w:t>
            </w:r>
          </w:p>
        </w:tc>
        <w:tc>
          <w:tcPr>
            <w:tcW w:w="2340" w:type="dxa"/>
            <w:tcMar>
              <w:left w:w="58" w:type="dxa"/>
              <w:right w:w="58" w:type="dxa"/>
            </w:tcMar>
          </w:tcPr>
          <w:p w14:paraId="4879D6E8" w14:textId="77777777" w:rsidR="00BE396E" w:rsidRPr="0097365E" w:rsidRDefault="00BE396E" w:rsidP="00BE396E">
            <w:pPr>
              <w:pStyle w:val="TableText"/>
              <w:rPr>
                <w:rFonts w:cs="Arial"/>
                <w:color w:val="000000"/>
              </w:rPr>
            </w:pPr>
            <w:r w:rsidRPr="0042502A">
              <w:rPr>
                <w:rFonts w:cs="Arial"/>
                <w:b/>
                <w:color w:val="000000"/>
              </w:rPr>
              <w:t>Valid Values:</w:t>
            </w:r>
          </w:p>
          <w:p w14:paraId="05365A07" w14:textId="31475082" w:rsidR="00BE396E" w:rsidRDefault="00BE396E" w:rsidP="00385FF3">
            <w:pPr>
              <w:pStyle w:val="TableText"/>
            </w:pPr>
            <w:r w:rsidRPr="00544B71">
              <w:t xml:space="preserve">E </w:t>
            </w:r>
            <w:r w:rsidR="00385FF3">
              <w:t xml:space="preserve">– </w:t>
            </w:r>
            <w:r>
              <w:t>R</w:t>
            </w:r>
            <w:r w:rsidRPr="00544B71">
              <w:t>ecovery failed</w:t>
            </w:r>
          </w:p>
        </w:tc>
        <w:tc>
          <w:tcPr>
            <w:tcW w:w="858" w:type="dxa"/>
            <w:tcMar>
              <w:left w:w="58" w:type="dxa"/>
              <w:right w:w="58" w:type="dxa"/>
            </w:tcMar>
          </w:tcPr>
          <w:p w14:paraId="1128668F" w14:textId="77777777" w:rsidR="00BE396E" w:rsidRDefault="00BE396E" w:rsidP="00BE396E">
            <w:pPr>
              <w:pStyle w:val="TableText"/>
            </w:pPr>
            <w:r>
              <w:t>Spaces</w:t>
            </w:r>
          </w:p>
        </w:tc>
        <w:tc>
          <w:tcPr>
            <w:tcW w:w="431" w:type="dxa"/>
          </w:tcPr>
          <w:p w14:paraId="55F32F46" w14:textId="77777777" w:rsidR="00BE396E" w:rsidRDefault="00BE396E" w:rsidP="00BE396E">
            <w:pPr>
              <w:pStyle w:val="TableText"/>
            </w:pPr>
            <w:r>
              <w:t>-</w:t>
            </w:r>
          </w:p>
        </w:tc>
        <w:tc>
          <w:tcPr>
            <w:tcW w:w="431" w:type="dxa"/>
          </w:tcPr>
          <w:p w14:paraId="6D697A87" w14:textId="77777777" w:rsidR="00BE396E" w:rsidRDefault="00BE396E" w:rsidP="00BE396E">
            <w:pPr>
              <w:pStyle w:val="TableText"/>
            </w:pPr>
            <w:r>
              <w:t>X</w:t>
            </w:r>
          </w:p>
        </w:tc>
        <w:tc>
          <w:tcPr>
            <w:tcW w:w="432" w:type="dxa"/>
          </w:tcPr>
          <w:p w14:paraId="028E6EAE" w14:textId="77777777" w:rsidR="00BE396E" w:rsidRDefault="00BE396E" w:rsidP="00BE396E">
            <w:pPr>
              <w:pStyle w:val="TableText"/>
            </w:pPr>
            <w:r>
              <w:t>X</w:t>
            </w:r>
          </w:p>
        </w:tc>
      </w:tr>
      <w:tr w:rsidR="00BE396E" w14:paraId="07E946B6" w14:textId="77777777" w:rsidTr="00BD7376">
        <w:trPr>
          <w:cantSplit/>
          <w:jc w:val="center"/>
        </w:trPr>
        <w:tc>
          <w:tcPr>
            <w:tcW w:w="802" w:type="dxa"/>
            <w:tcMar>
              <w:left w:w="58" w:type="dxa"/>
              <w:right w:w="58" w:type="dxa"/>
            </w:tcMar>
          </w:tcPr>
          <w:p w14:paraId="72D412D1" w14:textId="77777777" w:rsidR="00BE396E" w:rsidRDefault="00BE396E" w:rsidP="00BE396E">
            <w:pPr>
              <w:pStyle w:val="TableText"/>
            </w:pPr>
            <w:r>
              <w:t>3117</w:t>
            </w:r>
          </w:p>
        </w:tc>
        <w:tc>
          <w:tcPr>
            <w:tcW w:w="2227" w:type="dxa"/>
            <w:tcMar>
              <w:left w:w="58" w:type="dxa"/>
              <w:right w:w="58" w:type="dxa"/>
            </w:tcMar>
          </w:tcPr>
          <w:p w14:paraId="4CE2E3FF" w14:textId="77777777" w:rsidR="00BE396E" w:rsidRDefault="00BE396E" w:rsidP="00BE396E">
            <w:pPr>
              <w:pStyle w:val="TableText"/>
            </w:pPr>
            <w:r>
              <w:t>5010A1 COBA INS TEST/PROD IND 2</w:t>
            </w:r>
          </w:p>
        </w:tc>
        <w:tc>
          <w:tcPr>
            <w:tcW w:w="2993" w:type="dxa"/>
            <w:tcMar>
              <w:left w:w="58" w:type="dxa"/>
              <w:right w:w="58" w:type="dxa"/>
            </w:tcMar>
          </w:tcPr>
          <w:p w14:paraId="37518215" w14:textId="0B1AD3F5" w:rsidR="00BE396E" w:rsidRDefault="00BE396E" w:rsidP="00BE396E">
            <w:pPr>
              <w:pStyle w:val="TableText"/>
            </w:pPr>
            <w:r>
              <w:t>:P:IDR-W-</w:t>
            </w:r>
            <w:hyperlink r:id="rId868" w:history="1">
              <w:r>
                <w:rPr>
                  <w:rStyle w:val="Hyperlink"/>
                  <w:rFonts w:cs="Courier New"/>
                  <w:szCs w:val="16"/>
                </w:rPr>
                <w:t>COBA-T-5010-IND</w:t>
              </w:r>
            </w:hyperlink>
          </w:p>
        </w:tc>
        <w:tc>
          <w:tcPr>
            <w:tcW w:w="2790" w:type="dxa"/>
            <w:tcMar>
              <w:left w:w="58" w:type="dxa"/>
              <w:right w:w="58" w:type="dxa"/>
            </w:tcMar>
          </w:tcPr>
          <w:p w14:paraId="4CF82E4E" w14:textId="7347892F" w:rsidR="00BE396E" w:rsidRDefault="00BE396E" w:rsidP="00BE396E">
            <w:pPr>
              <w:pStyle w:val="TableText"/>
            </w:pPr>
            <w:r>
              <w:t>5010A1 COBA Insurer Test/Prod indicator</w:t>
            </w:r>
            <w:r w:rsidR="007A4629" w:rsidRPr="007A4629">
              <w:t xml:space="preserve"> sent from CWF</w:t>
            </w:r>
            <w:r w:rsidR="007A4629">
              <w:t>.</w:t>
            </w:r>
          </w:p>
        </w:tc>
        <w:tc>
          <w:tcPr>
            <w:tcW w:w="1080" w:type="dxa"/>
            <w:tcMar>
              <w:left w:w="58" w:type="dxa"/>
              <w:right w:w="58" w:type="dxa"/>
            </w:tcMar>
          </w:tcPr>
          <w:p w14:paraId="68153588" w14:textId="77777777" w:rsidR="00BE396E" w:rsidRDefault="00BE396E" w:rsidP="00BE396E">
            <w:pPr>
              <w:pStyle w:val="TableText"/>
              <w:rPr>
                <w:caps/>
              </w:rPr>
            </w:pPr>
            <w:r>
              <w:rPr>
                <w:caps/>
              </w:rPr>
              <w:t xml:space="preserve">1 C </w:t>
            </w:r>
          </w:p>
        </w:tc>
        <w:tc>
          <w:tcPr>
            <w:tcW w:w="2340" w:type="dxa"/>
            <w:tcMar>
              <w:left w:w="58" w:type="dxa"/>
              <w:right w:w="58" w:type="dxa"/>
            </w:tcMar>
          </w:tcPr>
          <w:p w14:paraId="10B3A263" w14:textId="35A5D056" w:rsidR="00BE396E" w:rsidRDefault="00BE396E" w:rsidP="003962F0">
            <w:pPr>
              <w:pStyle w:val="TableText"/>
            </w:pPr>
            <w:r>
              <w:t>Identifies if insurer is test or production. Values can be ‘T’ or ‘P</w:t>
            </w:r>
            <w:r w:rsidR="00385FF3">
              <w:t>’</w:t>
            </w:r>
          </w:p>
        </w:tc>
        <w:tc>
          <w:tcPr>
            <w:tcW w:w="858" w:type="dxa"/>
            <w:tcMar>
              <w:left w:w="58" w:type="dxa"/>
              <w:right w:w="58" w:type="dxa"/>
            </w:tcMar>
          </w:tcPr>
          <w:p w14:paraId="56696CBB" w14:textId="77777777" w:rsidR="00BE396E" w:rsidRDefault="00BE396E" w:rsidP="00BE396E">
            <w:pPr>
              <w:pStyle w:val="TableText"/>
            </w:pPr>
            <w:r>
              <w:t>Spaces</w:t>
            </w:r>
          </w:p>
        </w:tc>
        <w:tc>
          <w:tcPr>
            <w:tcW w:w="431" w:type="dxa"/>
          </w:tcPr>
          <w:p w14:paraId="257D27B0" w14:textId="77777777" w:rsidR="00BE396E" w:rsidRDefault="00BE396E" w:rsidP="00BE396E">
            <w:pPr>
              <w:pStyle w:val="TableText"/>
            </w:pPr>
            <w:r>
              <w:t>-</w:t>
            </w:r>
          </w:p>
        </w:tc>
        <w:tc>
          <w:tcPr>
            <w:tcW w:w="431" w:type="dxa"/>
          </w:tcPr>
          <w:p w14:paraId="4D68580A" w14:textId="77777777" w:rsidR="00BE396E" w:rsidRDefault="00BE396E" w:rsidP="00BE396E">
            <w:pPr>
              <w:pStyle w:val="TableText"/>
            </w:pPr>
            <w:r>
              <w:t>X</w:t>
            </w:r>
          </w:p>
        </w:tc>
        <w:tc>
          <w:tcPr>
            <w:tcW w:w="432" w:type="dxa"/>
          </w:tcPr>
          <w:p w14:paraId="37064DF3" w14:textId="77777777" w:rsidR="00BE396E" w:rsidRDefault="00BE396E" w:rsidP="00BE396E">
            <w:pPr>
              <w:pStyle w:val="TableText"/>
            </w:pPr>
            <w:r>
              <w:t>X</w:t>
            </w:r>
          </w:p>
        </w:tc>
      </w:tr>
      <w:tr w:rsidR="00BE396E" w14:paraId="4C945D59" w14:textId="77777777" w:rsidTr="00BD7376">
        <w:trPr>
          <w:cantSplit/>
          <w:jc w:val="center"/>
        </w:trPr>
        <w:tc>
          <w:tcPr>
            <w:tcW w:w="802" w:type="dxa"/>
            <w:tcMar>
              <w:left w:w="58" w:type="dxa"/>
              <w:right w:w="58" w:type="dxa"/>
            </w:tcMar>
          </w:tcPr>
          <w:p w14:paraId="1B4A6905" w14:textId="7EF20115" w:rsidR="00BE396E" w:rsidRDefault="00BE396E" w:rsidP="00385FF3">
            <w:pPr>
              <w:pStyle w:val="TableText"/>
            </w:pPr>
            <w:r>
              <w:t>3118</w:t>
            </w:r>
            <w:r w:rsidR="00135F82">
              <w:t xml:space="preserve"> – </w:t>
            </w:r>
            <w:r>
              <w:t>3149</w:t>
            </w:r>
          </w:p>
        </w:tc>
        <w:tc>
          <w:tcPr>
            <w:tcW w:w="2227" w:type="dxa"/>
            <w:tcMar>
              <w:left w:w="58" w:type="dxa"/>
              <w:right w:w="58" w:type="dxa"/>
            </w:tcMar>
          </w:tcPr>
          <w:p w14:paraId="10ABA170" w14:textId="77777777" w:rsidR="00BE396E" w:rsidRDefault="00BE396E" w:rsidP="00BE396E">
            <w:pPr>
              <w:pStyle w:val="TableText"/>
            </w:pPr>
            <w:r>
              <w:t>COBA NAME 2</w:t>
            </w:r>
          </w:p>
        </w:tc>
        <w:tc>
          <w:tcPr>
            <w:tcW w:w="2993" w:type="dxa"/>
            <w:tcMar>
              <w:left w:w="58" w:type="dxa"/>
              <w:right w:w="58" w:type="dxa"/>
            </w:tcMar>
          </w:tcPr>
          <w:p w14:paraId="235CF724" w14:textId="447D2F2B" w:rsidR="00BE396E" w:rsidRDefault="00BE396E" w:rsidP="00BE396E">
            <w:pPr>
              <w:pStyle w:val="TableText"/>
            </w:pPr>
            <w:r>
              <w:t>:P:IDR-W-</w:t>
            </w:r>
            <w:hyperlink r:id="rId869" w:history="1">
              <w:r>
                <w:rPr>
                  <w:rStyle w:val="Hyperlink"/>
                </w:rPr>
                <w:t>COBA-NAME</w:t>
              </w:r>
            </w:hyperlink>
          </w:p>
        </w:tc>
        <w:tc>
          <w:tcPr>
            <w:tcW w:w="2790" w:type="dxa"/>
            <w:tcMar>
              <w:left w:w="58" w:type="dxa"/>
              <w:right w:w="58" w:type="dxa"/>
            </w:tcMar>
          </w:tcPr>
          <w:p w14:paraId="4081F56C" w14:textId="0892F5E3" w:rsidR="00BE396E" w:rsidRDefault="00BE396E" w:rsidP="00BE396E">
            <w:pPr>
              <w:pStyle w:val="TableText"/>
            </w:pPr>
            <w:r>
              <w:t>COBA Insurer Name</w:t>
            </w:r>
          </w:p>
          <w:p w14:paraId="54B105CD" w14:textId="23D40C2F" w:rsidR="00BE396E" w:rsidRDefault="00BE396E" w:rsidP="007A4629">
            <w:pPr>
              <w:pStyle w:val="TableText"/>
            </w:pPr>
            <w:r w:rsidRPr="00A2370A">
              <w:rPr>
                <w:rFonts w:cs="Arial"/>
                <w:color w:val="000000"/>
              </w:rPr>
              <w:t>This field carries the Coordination of Benefit Agreement (COBA) insurance company name</w:t>
            </w:r>
            <w:r w:rsidR="007A4629" w:rsidRPr="007A4629">
              <w:rPr>
                <w:rFonts w:cs="Arial"/>
                <w:color w:val="000000"/>
              </w:rPr>
              <w:t xml:space="preserve"> sent from CWF</w:t>
            </w:r>
            <w:r w:rsidR="007A4629">
              <w:rPr>
                <w:rFonts w:cs="Arial"/>
                <w:color w:val="000000"/>
              </w:rPr>
              <w:t>.</w:t>
            </w:r>
          </w:p>
        </w:tc>
        <w:tc>
          <w:tcPr>
            <w:tcW w:w="1080" w:type="dxa"/>
            <w:tcMar>
              <w:left w:w="58" w:type="dxa"/>
              <w:right w:w="58" w:type="dxa"/>
            </w:tcMar>
          </w:tcPr>
          <w:p w14:paraId="263873F3" w14:textId="77777777" w:rsidR="00BE396E" w:rsidRDefault="00BE396E" w:rsidP="00BE396E">
            <w:pPr>
              <w:pStyle w:val="TableText"/>
              <w:rPr>
                <w:caps/>
              </w:rPr>
            </w:pPr>
            <w:r>
              <w:rPr>
                <w:caps/>
              </w:rPr>
              <w:t>32 c</w:t>
            </w:r>
          </w:p>
        </w:tc>
        <w:tc>
          <w:tcPr>
            <w:tcW w:w="2340" w:type="dxa"/>
            <w:tcMar>
              <w:left w:w="58" w:type="dxa"/>
              <w:right w:w="58" w:type="dxa"/>
            </w:tcMar>
          </w:tcPr>
          <w:p w14:paraId="5EC4E906" w14:textId="77777777" w:rsidR="00BE396E" w:rsidRDefault="00BE396E" w:rsidP="00BE396E">
            <w:pPr>
              <w:pStyle w:val="TableText"/>
            </w:pPr>
            <w:r>
              <w:t>COBA Name</w:t>
            </w:r>
          </w:p>
        </w:tc>
        <w:tc>
          <w:tcPr>
            <w:tcW w:w="858" w:type="dxa"/>
            <w:tcMar>
              <w:left w:w="58" w:type="dxa"/>
              <w:right w:w="58" w:type="dxa"/>
            </w:tcMar>
          </w:tcPr>
          <w:p w14:paraId="432C6A6A" w14:textId="77777777" w:rsidR="00BE396E" w:rsidRDefault="00BE396E" w:rsidP="00BE396E">
            <w:pPr>
              <w:pStyle w:val="TableText"/>
            </w:pPr>
            <w:r>
              <w:t>Spaces</w:t>
            </w:r>
          </w:p>
        </w:tc>
        <w:tc>
          <w:tcPr>
            <w:tcW w:w="431" w:type="dxa"/>
          </w:tcPr>
          <w:p w14:paraId="19FB392E" w14:textId="77777777" w:rsidR="00BE396E" w:rsidRDefault="00BE396E" w:rsidP="00BE396E">
            <w:pPr>
              <w:pStyle w:val="TableText"/>
            </w:pPr>
            <w:r>
              <w:t>-</w:t>
            </w:r>
          </w:p>
        </w:tc>
        <w:tc>
          <w:tcPr>
            <w:tcW w:w="431" w:type="dxa"/>
          </w:tcPr>
          <w:p w14:paraId="55CD56ED" w14:textId="77777777" w:rsidR="00BE396E" w:rsidRDefault="00BE396E" w:rsidP="00BE396E">
            <w:pPr>
              <w:pStyle w:val="TableText"/>
            </w:pPr>
            <w:r>
              <w:t>X</w:t>
            </w:r>
          </w:p>
        </w:tc>
        <w:tc>
          <w:tcPr>
            <w:tcW w:w="432" w:type="dxa"/>
          </w:tcPr>
          <w:p w14:paraId="418CAB4C" w14:textId="77777777" w:rsidR="00BE396E" w:rsidRDefault="00BE396E" w:rsidP="00BE396E">
            <w:pPr>
              <w:pStyle w:val="TableText"/>
            </w:pPr>
            <w:r>
              <w:t>X</w:t>
            </w:r>
          </w:p>
        </w:tc>
      </w:tr>
      <w:tr w:rsidR="00BE396E" w14:paraId="42E880CB" w14:textId="77777777" w:rsidTr="00BD7376">
        <w:trPr>
          <w:cantSplit/>
          <w:jc w:val="center"/>
        </w:trPr>
        <w:tc>
          <w:tcPr>
            <w:tcW w:w="802" w:type="dxa"/>
            <w:tcMar>
              <w:left w:w="58" w:type="dxa"/>
              <w:right w:w="58" w:type="dxa"/>
            </w:tcMar>
          </w:tcPr>
          <w:p w14:paraId="72CDF7E5" w14:textId="29944306" w:rsidR="00BE396E" w:rsidRDefault="00BE396E" w:rsidP="00385FF3">
            <w:pPr>
              <w:pStyle w:val="TableText"/>
            </w:pPr>
            <w:r>
              <w:t>3150</w:t>
            </w:r>
            <w:r w:rsidR="00135F82">
              <w:t xml:space="preserve"> –</w:t>
            </w:r>
            <w:r>
              <w:t xml:space="preserve"> 3157</w:t>
            </w:r>
          </w:p>
        </w:tc>
        <w:tc>
          <w:tcPr>
            <w:tcW w:w="2227" w:type="dxa"/>
            <w:tcMar>
              <w:left w:w="58" w:type="dxa"/>
              <w:right w:w="58" w:type="dxa"/>
            </w:tcMar>
          </w:tcPr>
          <w:p w14:paraId="62AC00DA" w14:textId="77777777" w:rsidR="00BE396E" w:rsidRDefault="00BE396E" w:rsidP="00BE396E">
            <w:pPr>
              <w:pStyle w:val="TableText"/>
            </w:pPr>
            <w:r>
              <w:t>COBA ABORT DATE 2</w:t>
            </w:r>
          </w:p>
        </w:tc>
        <w:tc>
          <w:tcPr>
            <w:tcW w:w="2993" w:type="dxa"/>
            <w:tcMar>
              <w:left w:w="58" w:type="dxa"/>
              <w:right w:w="58" w:type="dxa"/>
            </w:tcMar>
          </w:tcPr>
          <w:p w14:paraId="7BA9A45A" w14:textId="0E54482B" w:rsidR="00BE396E" w:rsidRDefault="00BE396E" w:rsidP="00BE396E">
            <w:pPr>
              <w:pStyle w:val="TableText"/>
            </w:pPr>
            <w:r>
              <w:t>:P:IDR-W-</w:t>
            </w:r>
            <w:hyperlink r:id="rId870" w:history="1">
              <w:r>
                <w:rPr>
                  <w:rStyle w:val="Hyperlink"/>
                </w:rPr>
                <w:t>COBA-ABORT-DATE</w:t>
              </w:r>
            </w:hyperlink>
          </w:p>
        </w:tc>
        <w:tc>
          <w:tcPr>
            <w:tcW w:w="2790" w:type="dxa"/>
            <w:tcMar>
              <w:left w:w="58" w:type="dxa"/>
              <w:right w:w="58" w:type="dxa"/>
            </w:tcMar>
          </w:tcPr>
          <w:p w14:paraId="361305E2" w14:textId="27AC1F1E" w:rsidR="00BE396E" w:rsidRDefault="00BE396E" w:rsidP="00BE396E">
            <w:pPr>
              <w:pStyle w:val="TableText"/>
            </w:pPr>
            <w:r>
              <w:t>COBA Insurer Abort Date</w:t>
            </w:r>
          </w:p>
          <w:p w14:paraId="12D58C3E" w14:textId="1F068DB9" w:rsidR="00BE396E" w:rsidRDefault="00BE396E" w:rsidP="007A4629">
            <w:pPr>
              <w:pStyle w:val="TableText"/>
            </w:pPr>
            <w:r w:rsidRPr="00465E41">
              <w:rPr>
                <w:rFonts w:cs="Arial"/>
                <w:color w:val="000000"/>
              </w:rPr>
              <w:t xml:space="preserve">This field carries the </w:t>
            </w:r>
            <w:r w:rsidR="007A4629" w:rsidRPr="007A4629">
              <w:rPr>
                <w:rFonts w:cs="Arial"/>
                <w:color w:val="000000"/>
              </w:rPr>
              <w:t>date of the letter sent to the provider to indicate the claim was not crossed to the Trading Partner.</w:t>
            </w:r>
            <w:r w:rsidR="00EE1541">
              <w:rPr>
                <w:rFonts w:cs="Arial"/>
                <w:color w:val="000000"/>
              </w:rPr>
              <w:t xml:space="preserve"> </w:t>
            </w:r>
            <w:r w:rsidR="007A4629" w:rsidRPr="007A4629">
              <w:rPr>
                <w:rFonts w:cs="Arial"/>
                <w:color w:val="000000"/>
              </w:rPr>
              <w:t>The claim was either rejected by the Benefits Coordination &amp; Recovery Center (BCRC) or the Trading Partner.</w:t>
            </w:r>
          </w:p>
        </w:tc>
        <w:tc>
          <w:tcPr>
            <w:tcW w:w="1080" w:type="dxa"/>
            <w:tcMar>
              <w:left w:w="58" w:type="dxa"/>
              <w:right w:w="58" w:type="dxa"/>
            </w:tcMar>
          </w:tcPr>
          <w:p w14:paraId="2571D189" w14:textId="77777777" w:rsidR="00BE396E" w:rsidRDefault="00BE396E" w:rsidP="00BE396E">
            <w:pPr>
              <w:pStyle w:val="TableText"/>
              <w:rPr>
                <w:caps/>
              </w:rPr>
            </w:pPr>
            <w:r>
              <w:rPr>
                <w:caps/>
              </w:rPr>
              <w:t>8 N</w:t>
            </w:r>
          </w:p>
        </w:tc>
        <w:tc>
          <w:tcPr>
            <w:tcW w:w="2340" w:type="dxa"/>
            <w:tcMar>
              <w:left w:w="58" w:type="dxa"/>
              <w:right w:w="58" w:type="dxa"/>
            </w:tcMar>
          </w:tcPr>
          <w:p w14:paraId="1A80324A" w14:textId="77777777" w:rsidR="00BE396E" w:rsidRDefault="00BE396E" w:rsidP="00BE396E">
            <w:pPr>
              <w:pStyle w:val="TableText"/>
            </w:pPr>
            <w:r>
              <w:t>MMDDYYYY</w:t>
            </w:r>
          </w:p>
        </w:tc>
        <w:tc>
          <w:tcPr>
            <w:tcW w:w="858" w:type="dxa"/>
            <w:tcMar>
              <w:left w:w="58" w:type="dxa"/>
              <w:right w:w="58" w:type="dxa"/>
            </w:tcMar>
          </w:tcPr>
          <w:p w14:paraId="4315F93B" w14:textId="77777777" w:rsidR="00BE396E" w:rsidRDefault="00BE396E" w:rsidP="00BE396E">
            <w:pPr>
              <w:pStyle w:val="TableText"/>
            </w:pPr>
            <w:r>
              <w:t>Zeros</w:t>
            </w:r>
          </w:p>
        </w:tc>
        <w:tc>
          <w:tcPr>
            <w:tcW w:w="431" w:type="dxa"/>
          </w:tcPr>
          <w:p w14:paraId="3D0716B0" w14:textId="77777777" w:rsidR="00BE396E" w:rsidRDefault="00BE396E" w:rsidP="00BE396E">
            <w:pPr>
              <w:pStyle w:val="TableText"/>
            </w:pPr>
            <w:r>
              <w:t>-</w:t>
            </w:r>
          </w:p>
        </w:tc>
        <w:tc>
          <w:tcPr>
            <w:tcW w:w="431" w:type="dxa"/>
          </w:tcPr>
          <w:p w14:paraId="53FE3800" w14:textId="77777777" w:rsidR="00BE396E" w:rsidRDefault="00BE396E" w:rsidP="00BE396E">
            <w:pPr>
              <w:pStyle w:val="TableText"/>
            </w:pPr>
            <w:r>
              <w:t>X</w:t>
            </w:r>
          </w:p>
        </w:tc>
        <w:tc>
          <w:tcPr>
            <w:tcW w:w="432" w:type="dxa"/>
          </w:tcPr>
          <w:p w14:paraId="5AB73E93" w14:textId="77777777" w:rsidR="00BE396E" w:rsidRDefault="00BE396E" w:rsidP="00BE396E">
            <w:pPr>
              <w:pStyle w:val="TableText"/>
            </w:pPr>
            <w:r>
              <w:t>X</w:t>
            </w:r>
          </w:p>
        </w:tc>
      </w:tr>
      <w:tr w:rsidR="0053493D" w14:paraId="1ECE1CBB" w14:textId="77777777" w:rsidTr="00BD7376">
        <w:trPr>
          <w:cantSplit/>
          <w:jc w:val="center"/>
        </w:trPr>
        <w:tc>
          <w:tcPr>
            <w:tcW w:w="802" w:type="dxa"/>
            <w:tcMar>
              <w:left w:w="58" w:type="dxa"/>
              <w:right w:w="58" w:type="dxa"/>
            </w:tcMar>
          </w:tcPr>
          <w:p w14:paraId="0288CC18" w14:textId="3F5D527B" w:rsidR="0053493D" w:rsidRDefault="0053493D" w:rsidP="0053493D">
            <w:pPr>
              <w:pStyle w:val="TableText"/>
            </w:pPr>
            <w:r>
              <w:t>3158 - 3158</w:t>
            </w:r>
          </w:p>
        </w:tc>
        <w:tc>
          <w:tcPr>
            <w:tcW w:w="2227" w:type="dxa"/>
            <w:tcMar>
              <w:left w:w="58" w:type="dxa"/>
              <w:right w:w="58" w:type="dxa"/>
            </w:tcMar>
          </w:tcPr>
          <w:p w14:paraId="550A59BB" w14:textId="7A321C69" w:rsidR="0053493D" w:rsidRDefault="0053493D" w:rsidP="0053493D">
            <w:pPr>
              <w:pStyle w:val="TableText"/>
            </w:pPr>
            <w:r>
              <w:t>COBA MSN INDICATOR 2</w:t>
            </w:r>
          </w:p>
        </w:tc>
        <w:tc>
          <w:tcPr>
            <w:tcW w:w="2993" w:type="dxa"/>
            <w:tcMar>
              <w:left w:w="58" w:type="dxa"/>
              <w:right w:w="58" w:type="dxa"/>
            </w:tcMar>
          </w:tcPr>
          <w:p w14:paraId="092150CD" w14:textId="795ECF2F" w:rsidR="0053493D" w:rsidRDefault="0053493D" w:rsidP="0053493D">
            <w:pPr>
              <w:pStyle w:val="TableText"/>
            </w:pPr>
            <w:r w:rsidRPr="00263DB2">
              <w:t>:P:IDR-W-</w:t>
            </w:r>
            <w:hyperlink r:id="rId871" w:history="1">
              <w:r w:rsidRPr="0053493D">
                <w:rPr>
                  <w:rStyle w:val="Hyperlink"/>
                </w:rPr>
                <w:t>COBA-MSN-IND</w:t>
              </w:r>
            </w:hyperlink>
          </w:p>
        </w:tc>
        <w:tc>
          <w:tcPr>
            <w:tcW w:w="2790" w:type="dxa"/>
            <w:tcMar>
              <w:left w:w="58" w:type="dxa"/>
              <w:right w:w="58" w:type="dxa"/>
            </w:tcMar>
          </w:tcPr>
          <w:p w14:paraId="5E25883C" w14:textId="5977B0C5" w:rsidR="0053493D" w:rsidRDefault="0053493D" w:rsidP="0053493D">
            <w:pPr>
              <w:pStyle w:val="TableText"/>
            </w:pPr>
            <w:r>
              <w:t xml:space="preserve">Indicator to identify if the insurance company should be displayed on the MSN. </w:t>
            </w:r>
            <w:r w:rsidR="00EE1541">
              <w:t>I</w:t>
            </w:r>
            <w:r>
              <w:t>ndicator will be received on the CWF trailer 29.</w:t>
            </w:r>
          </w:p>
        </w:tc>
        <w:tc>
          <w:tcPr>
            <w:tcW w:w="1080" w:type="dxa"/>
            <w:tcMar>
              <w:left w:w="58" w:type="dxa"/>
              <w:right w:w="58" w:type="dxa"/>
            </w:tcMar>
          </w:tcPr>
          <w:p w14:paraId="60E855BD" w14:textId="177162CD" w:rsidR="0053493D" w:rsidRDefault="0053493D" w:rsidP="0053493D">
            <w:pPr>
              <w:pStyle w:val="TableText"/>
              <w:rPr>
                <w:caps/>
              </w:rPr>
            </w:pPr>
            <w:r>
              <w:rPr>
                <w:caps/>
              </w:rPr>
              <w:t>1 c</w:t>
            </w:r>
          </w:p>
        </w:tc>
        <w:tc>
          <w:tcPr>
            <w:tcW w:w="2340" w:type="dxa"/>
            <w:tcMar>
              <w:left w:w="58" w:type="dxa"/>
              <w:right w:w="58" w:type="dxa"/>
            </w:tcMar>
          </w:tcPr>
          <w:p w14:paraId="4C2E1BBC" w14:textId="73E81874" w:rsidR="0053493D" w:rsidRDefault="0053493D" w:rsidP="0053493D">
            <w:pPr>
              <w:pStyle w:val="TableText"/>
            </w:pPr>
            <w:r>
              <w:t>COBA MSN indicator</w:t>
            </w:r>
          </w:p>
        </w:tc>
        <w:tc>
          <w:tcPr>
            <w:tcW w:w="858" w:type="dxa"/>
            <w:tcMar>
              <w:left w:w="58" w:type="dxa"/>
              <w:right w:w="58" w:type="dxa"/>
            </w:tcMar>
          </w:tcPr>
          <w:p w14:paraId="1FEAE09A" w14:textId="29FF0D02" w:rsidR="0053493D" w:rsidRDefault="0053493D" w:rsidP="0053493D">
            <w:pPr>
              <w:pStyle w:val="TableText"/>
            </w:pPr>
            <w:r>
              <w:t>Space</w:t>
            </w:r>
          </w:p>
        </w:tc>
        <w:tc>
          <w:tcPr>
            <w:tcW w:w="431" w:type="dxa"/>
          </w:tcPr>
          <w:p w14:paraId="10B73D9A" w14:textId="38A2CABC" w:rsidR="0053493D" w:rsidRDefault="0053493D" w:rsidP="0053493D">
            <w:pPr>
              <w:pStyle w:val="TableText"/>
            </w:pPr>
            <w:r>
              <w:t>-</w:t>
            </w:r>
          </w:p>
        </w:tc>
        <w:tc>
          <w:tcPr>
            <w:tcW w:w="431" w:type="dxa"/>
          </w:tcPr>
          <w:p w14:paraId="60C305A0" w14:textId="5848734D" w:rsidR="0053493D" w:rsidRDefault="0053493D" w:rsidP="0053493D">
            <w:pPr>
              <w:pStyle w:val="TableText"/>
            </w:pPr>
            <w:r>
              <w:t>X</w:t>
            </w:r>
          </w:p>
        </w:tc>
        <w:tc>
          <w:tcPr>
            <w:tcW w:w="432" w:type="dxa"/>
          </w:tcPr>
          <w:p w14:paraId="34BBAC4F" w14:textId="6E7C251D" w:rsidR="0053493D" w:rsidRDefault="0053493D" w:rsidP="0053493D">
            <w:pPr>
              <w:pStyle w:val="TableText"/>
            </w:pPr>
            <w:r>
              <w:t>X</w:t>
            </w:r>
          </w:p>
        </w:tc>
      </w:tr>
      <w:tr w:rsidR="00BE396E" w14:paraId="0DABD8BF" w14:textId="77777777" w:rsidTr="00BD7376">
        <w:trPr>
          <w:cantSplit/>
          <w:jc w:val="center"/>
        </w:trPr>
        <w:tc>
          <w:tcPr>
            <w:tcW w:w="802" w:type="dxa"/>
            <w:tcMar>
              <w:left w:w="58" w:type="dxa"/>
              <w:right w:w="58" w:type="dxa"/>
            </w:tcMar>
          </w:tcPr>
          <w:p w14:paraId="6CA1BB18" w14:textId="4CB07F71" w:rsidR="00BE396E" w:rsidRDefault="00BE396E" w:rsidP="00385FF3">
            <w:pPr>
              <w:pStyle w:val="TableText"/>
            </w:pPr>
            <w:r>
              <w:t>315</w:t>
            </w:r>
            <w:r w:rsidR="0053493D">
              <w:t>9</w:t>
            </w:r>
            <w:r>
              <w:t xml:space="preserve"> </w:t>
            </w:r>
            <w:r w:rsidR="00135F82">
              <w:t xml:space="preserve">– </w:t>
            </w:r>
            <w:r>
              <w:t>3166</w:t>
            </w:r>
          </w:p>
        </w:tc>
        <w:tc>
          <w:tcPr>
            <w:tcW w:w="2227" w:type="dxa"/>
            <w:tcMar>
              <w:left w:w="58" w:type="dxa"/>
              <w:right w:w="58" w:type="dxa"/>
            </w:tcMar>
          </w:tcPr>
          <w:p w14:paraId="13936F46" w14:textId="77777777" w:rsidR="00BE396E" w:rsidRDefault="00BE396E" w:rsidP="00BE396E">
            <w:pPr>
              <w:pStyle w:val="TableText"/>
            </w:pPr>
            <w:r>
              <w:t>-</w:t>
            </w:r>
          </w:p>
        </w:tc>
        <w:tc>
          <w:tcPr>
            <w:tcW w:w="2993" w:type="dxa"/>
            <w:tcMar>
              <w:left w:w="58" w:type="dxa"/>
              <w:right w:w="58" w:type="dxa"/>
            </w:tcMar>
          </w:tcPr>
          <w:p w14:paraId="1A20851B" w14:textId="77777777" w:rsidR="00BE396E" w:rsidRDefault="00BE396E" w:rsidP="00BE396E">
            <w:pPr>
              <w:pStyle w:val="TableText"/>
            </w:pPr>
            <w:r>
              <w:t>FILLER</w:t>
            </w:r>
          </w:p>
        </w:tc>
        <w:tc>
          <w:tcPr>
            <w:tcW w:w="2790" w:type="dxa"/>
            <w:tcMar>
              <w:left w:w="58" w:type="dxa"/>
              <w:right w:w="58" w:type="dxa"/>
            </w:tcMar>
          </w:tcPr>
          <w:p w14:paraId="6C9F2AE2" w14:textId="77777777" w:rsidR="00BE396E" w:rsidRDefault="00BE396E" w:rsidP="00BE396E">
            <w:pPr>
              <w:pStyle w:val="TableText"/>
            </w:pPr>
            <w:r>
              <w:t>-</w:t>
            </w:r>
          </w:p>
        </w:tc>
        <w:tc>
          <w:tcPr>
            <w:tcW w:w="1080" w:type="dxa"/>
            <w:tcMar>
              <w:left w:w="58" w:type="dxa"/>
              <w:right w:w="58" w:type="dxa"/>
            </w:tcMar>
          </w:tcPr>
          <w:p w14:paraId="313D0448" w14:textId="2A15F51C" w:rsidR="00BE396E" w:rsidRDefault="0053493D" w:rsidP="00BE396E">
            <w:pPr>
              <w:pStyle w:val="TableText"/>
              <w:rPr>
                <w:caps/>
              </w:rPr>
            </w:pPr>
            <w:r>
              <w:rPr>
                <w:caps/>
              </w:rPr>
              <w:t>8</w:t>
            </w:r>
            <w:r w:rsidR="00BE396E">
              <w:rPr>
                <w:caps/>
              </w:rPr>
              <w:t xml:space="preserve"> C</w:t>
            </w:r>
          </w:p>
        </w:tc>
        <w:tc>
          <w:tcPr>
            <w:tcW w:w="2340" w:type="dxa"/>
            <w:tcMar>
              <w:left w:w="58" w:type="dxa"/>
              <w:right w:w="58" w:type="dxa"/>
            </w:tcMar>
          </w:tcPr>
          <w:p w14:paraId="0CDA1274" w14:textId="77777777" w:rsidR="00BE396E" w:rsidRDefault="00BE396E" w:rsidP="00BE396E">
            <w:pPr>
              <w:pStyle w:val="TableText"/>
            </w:pPr>
            <w:r>
              <w:t>Spaces</w:t>
            </w:r>
          </w:p>
        </w:tc>
        <w:tc>
          <w:tcPr>
            <w:tcW w:w="858" w:type="dxa"/>
            <w:tcMar>
              <w:left w:w="58" w:type="dxa"/>
              <w:right w:w="58" w:type="dxa"/>
            </w:tcMar>
          </w:tcPr>
          <w:p w14:paraId="2502ACE1" w14:textId="77777777" w:rsidR="00BE396E" w:rsidRDefault="00BE396E" w:rsidP="00BE396E">
            <w:pPr>
              <w:pStyle w:val="TableText"/>
            </w:pPr>
            <w:r>
              <w:t>-</w:t>
            </w:r>
          </w:p>
        </w:tc>
        <w:tc>
          <w:tcPr>
            <w:tcW w:w="431" w:type="dxa"/>
          </w:tcPr>
          <w:p w14:paraId="72AF0B2D" w14:textId="77777777" w:rsidR="00BE396E" w:rsidRDefault="00BE396E" w:rsidP="00BE396E">
            <w:pPr>
              <w:pStyle w:val="TableText"/>
            </w:pPr>
            <w:r>
              <w:t>X</w:t>
            </w:r>
          </w:p>
        </w:tc>
        <w:tc>
          <w:tcPr>
            <w:tcW w:w="431" w:type="dxa"/>
          </w:tcPr>
          <w:p w14:paraId="404CBC94" w14:textId="77777777" w:rsidR="00BE396E" w:rsidRDefault="00BE396E" w:rsidP="00BE396E">
            <w:pPr>
              <w:pStyle w:val="TableText"/>
            </w:pPr>
            <w:r>
              <w:t>X</w:t>
            </w:r>
          </w:p>
        </w:tc>
        <w:tc>
          <w:tcPr>
            <w:tcW w:w="432" w:type="dxa"/>
          </w:tcPr>
          <w:p w14:paraId="5AEB3DB9" w14:textId="77777777" w:rsidR="00BE396E" w:rsidRDefault="00BE396E" w:rsidP="00BE396E">
            <w:pPr>
              <w:pStyle w:val="TableText"/>
            </w:pPr>
            <w:r>
              <w:t>X</w:t>
            </w:r>
          </w:p>
        </w:tc>
      </w:tr>
      <w:tr w:rsidR="00BE396E" w14:paraId="0C3ACC31" w14:textId="77777777" w:rsidTr="00BD7376">
        <w:trPr>
          <w:cantSplit/>
          <w:jc w:val="center"/>
        </w:trPr>
        <w:tc>
          <w:tcPr>
            <w:tcW w:w="802" w:type="dxa"/>
            <w:tcMar>
              <w:left w:w="58" w:type="dxa"/>
              <w:right w:w="58" w:type="dxa"/>
            </w:tcMar>
          </w:tcPr>
          <w:p w14:paraId="14A6D881" w14:textId="540E329E" w:rsidR="00BE396E" w:rsidRDefault="00BE396E" w:rsidP="00385FF3">
            <w:pPr>
              <w:pStyle w:val="TableText"/>
            </w:pPr>
            <w:r>
              <w:t>3167</w:t>
            </w:r>
            <w:r w:rsidR="00135F82">
              <w:t xml:space="preserve"> –</w:t>
            </w:r>
            <w:r>
              <w:t xml:space="preserve"> 3171</w:t>
            </w:r>
          </w:p>
        </w:tc>
        <w:tc>
          <w:tcPr>
            <w:tcW w:w="2227" w:type="dxa"/>
            <w:tcMar>
              <w:left w:w="58" w:type="dxa"/>
              <w:right w:w="58" w:type="dxa"/>
            </w:tcMar>
          </w:tcPr>
          <w:p w14:paraId="5FCC7A6B" w14:textId="77777777" w:rsidR="00BE396E" w:rsidRDefault="00BE396E" w:rsidP="00BE396E">
            <w:pPr>
              <w:pStyle w:val="TableText"/>
            </w:pPr>
            <w:r>
              <w:t>COBA NUMBER 3</w:t>
            </w:r>
          </w:p>
        </w:tc>
        <w:tc>
          <w:tcPr>
            <w:tcW w:w="2993" w:type="dxa"/>
            <w:tcMar>
              <w:left w:w="58" w:type="dxa"/>
              <w:right w:w="58" w:type="dxa"/>
            </w:tcMar>
          </w:tcPr>
          <w:p w14:paraId="4281457F" w14:textId="23651CA6" w:rsidR="00BE396E" w:rsidRDefault="00BE396E" w:rsidP="00BE396E">
            <w:pPr>
              <w:pStyle w:val="TableText"/>
            </w:pPr>
            <w:r>
              <w:t>:P:IDR-W-</w:t>
            </w:r>
            <w:hyperlink r:id="rId872" w:history="1">
              <w:r>
                <w:rPr>
                  <w:rStyle w:val="Hyperlink"/>
                </w:rPr>
                <w:t>COBA-NUMBER</w:t>
              </w:r>
            </w:hyperlink>
          </w:p>
        </w:tc>
        <w:tc>
          <w:tcPr>
            <w:tcW w:w="2790" w:type="dxa"/>
            <w:tcMar>
              <w:left w:w="58" w:type="dxa"/>
              <w:right w:w="58" w:type="dxa"/>
            </w:tcMar>
          </w:tcPr>
          <w:p w14:paraId="7453DED1" w14:textId="77777777" w:rsidR="00BE396E" w:rsidRDefault="00BE396E" w:rsidP="00BE396E">
            <w:pPr>
              <w:pStyle w:val="TableText"/>
            </w:pPr>
            <w:r>
              <w:t>COBA Number</w:t>
            </w:r>
          </w:p>
          <w:p w14:paraId="5097F548" w14:textId="77777777" w:rsidR="00BE396E" w:rsidRDefault="00BE396E" w:rsidP="00BE396E">
            <w:pPr>
              <w:pStyle w:val="TableText"/>
            </w:pPr>
            <w:r w:rsidRPr="004C59BC">
              <w:rPr>
                <w:rFonts w:cs="Arial"/>
                <w:color w:val="000000"/>
              </w:rPr>
              <w:t>This field carries the Coordination of Benefits Agreement (COBA) number sent from CWF</w:t>
            </w:r>
            <w:r>
              <w:rPr>
                <w:rFonts w:cs="Arial"/>
                <w:color w:val="000000"/>
              </w:rPr>
              <w:t>.</w:t>
            </w:r>
          </w:p>
        </w:tc>
        <w:tc>
          <w:tcPr>
            <w:tcW w:w="1080" w:type="dxa"/>
            <w:tcMar>
              <w:left w:w="58" w:type="dxa"/>
              <w:right w:w="58" w:type="dxa"/>
            </w:tcMar>
          </w:tcPr>
          <w:p w14:paraId="70A9A0A6" w14:textId="77777777" w:rsidR="00BE396E" w:rsidRDefault="00BE396E" w:rsidP="00BE396E">
            <w:pPr>
              <w:pStyle w:val="TableText"/>
              <w:rPr>
                <w:caps/>
              </w:rPr>
            </w:pPr>
            <w:r>
              <w:rPr>
                <w:caps/>
              </w:rPr>
              <w:t>5 C</w:t>
            </w:r>
          </w:p>
        </w:tc>
        <w:tc>
          <w:tcPr>
            <w:tcW w:w="2340" w:type="dxa"/>
            <w:tcMar>
              <w:left w:w="58" w:type="dxa"/>
              <w:right w:w="58" w:type="dxa"/>
            </w:tcMar>
          </w:tcPr>
          <w:p w14:paraId="3684E3CF" w14:textId="77777777" w:rsidR="00BE396E" w:rsidRDefault="00BE396E" w:rsidP="00BE396E">
            <w:pPr>
              <w:pStyle w:val="TableText"/>
            </w:pPr>
            <w:r>
              <w:t>COBA Insurer number</w:t>
            </w:r>
          </w:p>
        </w:tc>
        <w:tc>
          <w:tcPr>
            <w:tcW w:w="858" w:type="dxa"/>
            <w:tcMar>
              <w:left w:w="58" w:type="dxa"/>
              <w:right w:w="58" w:type="dxa"/>
            </w:tcMar>
          </w:tcPr>
          <w:p w14:paraId="23245E6F" w14:textId="77777777" w:rsidR="00BE396E" w:rsidRDefault="00BE396E" w:rsidP="00BE396E">
            <w:pPr>
              <w:pStyle w:val="TableText"/>
            </w:pPr>
            <w:r>
              <w:t>Spaces</w:t>
            </w:r>
          </w:p>
        </w:tc>
        <w:tc>
          <w:tcPr>
            <w:tcW w:w="431" w:type="dxa"/>
          </w:tcPr>
          <w:p w14:paraId="454780D2" w14:textId="77777777" w:rsidR="00BE396E" w:rsidRDefault="00BE396E" w:rsidP="00BE396E">
            <w:pPr>
              <w:pStyle w:val="TableText"/>
            </w:pPr>
            <w:r>
              <w:t>-</w:t>
            </w:r>
          </w:p>
        </w:tc>
        <w:tc>
          <w:tcPr>
            <w:tcW w:w="431" w:type="dxa"/>
          </w:tcPr>
          <w:p w14:paraId="6325D07A" w14:textId="77777777" w:rsidR="00BE396E" w:rsidRDefault="00BE396E" w:rsidP="00BE396E">
            <w:pPr>
              <w:pStyle w:val="TableText"/>
            </w:pPr>
            <w:r>
              <w:t>X</w:t>
            </w:r>
          </w:p>
        </w:tc>
        <w:tc>
          <w:tcPr>
            <w:tcW w:w="432" w:type="dxa"/>
          </w:tcPr>
          <w:p w14:paraId="3CBBD081" w14:textId="77777777" w:rsidR="00BE396E" w:rsidRDefault="00BE396E" w:rsidP="00BE396E">
            <w:pPr>
              <w:pStyle w:val="TableText"/>
            </w:pPr>
            <w:r>
              <w:t>X</w:t>
            </w:r>
          </w:p>
        </w:tc>
      </w:tr>
      <w:tr w:rsidR="00BE396E" w14:paraId="0D295B7E" w14:textId="77777777" w:rsidTr="00BD7376">
        <w:trPr>
          <w:cantSplit/>
          <w:jc w:val="center"/>
        </w:trPr>
        <w:tc>
          <w:tcPr>
            <w:tcW w:w="802" w:type="dxa"/>
            <w:tcMar>
              <w:left w:w="58" w:type="dxa"/>
              <w:right w:w="58" w:type="dxa"/>
            </w:tcMar>
          </w:tcPr>
          <w:p w14:paraId="46B839C9" w14:textId="79AB162C" w:rsidR="00BE396E" w:rsidRDefault="00BE396E" w:rsidP="00385FF3">
            <w:pPr>
              <w:pStyle w:val="TableText"/>
            </w:pPr>
            <w:r>
              <w:t xml:space="preserve">3172 </w:t>
            </w:r>
            <w:r w:rsidR="00135F82">
              <w:t xml:space="preserve">– </w:t>
            </w:r>
            <w:r>
              <w:t>3179</w:t>
            </w:r>
          </w:p>
        </w:tc>
        <w:tc>
          <w:tcPr>
            <w:tcW w:w="2227" w:type="dxa"/>
            <w:tcMar>
              <w:left w:w="58" w:type="dxa"/>
              <w:right w:w="58" w:type="dxa"/>
            </w:tcMar>
          </w:tcPr>
          <w:p w14:paraId="248DA086" w14:textId="77777777" w:rsidR="00BE396E" w:rsidRDefault="00BE396E" w:rsidP="00BE396E">
            <w:pPr>
              <w:pStyle w:val="TableText"/>
            </w:pPr>
            <w:r>
              <w:t>COBA INS EFF DATE 3</w:t>
            </w:r>
          </w:p>
        </w:tc>
        <w:tc>
          <w:tcPr>
            <w:tcW w:w="2993" w:type="dxa"/>
            <w:tcMar>
              <w:left w:w="58" w:type="dxa"/>
              <w:right w:w="58" w:type="dxa"/>
            </w:tcMar>
          </w:tcPr>
          <w:p w14:paraId="6853F99D" w14:textId="638C20F8" w:rsidR="00BE396E" w:rsidRDefault="00BE396E" w:rsidP="00BE396E">
            <w:pPr>
              <w:pStyle w:val="TableText"/>
            </w:pPr>
            <w:r>
              <w:t>:P:IDR-W-</w:t>
            </w:r>
            <w:hyperlink r:id="rId873" w:history="1">
              <w:r>
                <w:rPr>
                  <w:rStyle w:val="Hyperlink"/>
                </w:rPr>
                <w:t>COBA-EFF-DATE</w:t>
              </w:r>
            </w:hyperlink>
          </w:p>
        </w:tc>
        <w:tc>
          <w:tcPr>
            <w:tcW w:w="2790" w:type="dxa"/>
            <w:tcMar>
              <w:left w:w="58" w:type="dxa"/>
              <w:right w:w="58" w:type="dxa"/>
            </w:tcMar>
          </w:tcPr>
          <w:p w14:paraId="789BDA11" w14:textId="77777777" w:rsidR="00BE396E" w:rsidRDefault="00BE396E" w:rsidP="00BE396E">
            <w:pPr>
              <w:pStyle w:val="TableText"/>
            </w:pPr>
            <w:r>
              <w:t>COBA Insurer Effective Date</w:t>
            </w:r>
          </w:p>
          <w:p w14:paraId="0E09BCCF" w14:textId="4042FD4A" w:rsidR="00BE396E" w:rsidRDefault="00BE396E" w:rsidP="00BE396E">
            <w:pPr>
              <w:pStyle w:val="TableText"/>
            </w:pPr>
            <w:r w:rsidRPr="00465E41">
              <w:rPr>
                <w:rFonts w:cs="Arial"/>
                <w:color w:val="000000"/>
              </w:rPr>
              <w:t>This field carries the Coordination of Benefits Agreement (COBA) effective date</w:t>
            </w:r>
            <w:r w:rsidR="007A4629" w:rsidRPr="007A4629">
              <w:rPr>
                <w:rFonts w:cs="Arial"/>
                <w:color w:val="000000"/>
              </w:rPr>
              <w:t xml:space="preserve"> sent from CWF</w:t>
            </w:r>
            <w:r w:rsidRPr="00465E41">
              <w:rPr>
                <w:rFonts w:cs="Arial"/>
                <w:color w:val="000000"/>
              </w:rPr>
              <w:t>.</w:t>
            </w:r>
          </w:p>
        </w:tc>
        <w:tc>
          <w:tcPr>
            <w:tcW w:w="1080" w:type="dxa"/>
            <w:tcMar>
              <w:left w:w="58" w:type="dxa"/>
              <w:right w:w="58" w:type="dxa"/>
            </w:tcMar>
          </w:tcPr>
          <w:p w14:paraId="269D03C7" w14:textId="77777777" w:rsidR="00BE396E" w:rsidRDefault="00BE396E" w:rsidP="00BE396E">
            <w:pPr>
              <w:pStyle w:val="TableText"/>
              <w:rPr>
                <w:caps/>
              </w:rPr>
            </w:pPr>
            <w:r>
              <w:rPr>
                <w:caps/>
              </w:rPr>
              <w:t>8 N</w:t>
            </w:r>
          </w:p>
        </w:tc>
        <w:tc>
          <w:tcPr>
            <w:tcW w:w="2340" w:type="dxa"/>
            <w:tcMar>
              <w:left w:w="58" w:type="dxa"/>
              <w:right w:w="58" w:type="dxa"/>
            </w:tcMar>
          </w:tcPr>
          <w:p w14:paraId="70A6B412" w14:textId="77777777" w:rsidR="00BE396E" w:rsidRDefault="00BE396E" w:rsidP="00BE396E">
            <w:pPr>
              <w:pStyle w:val="TableText"/>
            </w:pPr>
            <w:r>
              <w:t>MMDDYYYY</w:t>
            </w:r>
          </w:p>
        </w:tc>
        <w:tc>
          <w:tcPr>
            <w:tcW w:w="858" w:type="dxa"/>
            <w:tcMar>
              <w:left w:w="58" w:type="dxa"/>
              <w:right w:w="58" w:type="dxa"/>
            </w:tcMar>
          </w:tcPr>
          <w:p w14:paraId="4656FB05" w14:textId="77777777" w:rsidR="00BE396E" w:rsidRDefault="00BE396E" w:rsidP="00BE396E">
            <w:pPr>
              <w:pStyle w:val="TableText"/>
            </w:pPr>
            <w:r>
              <w:t>Zeros</w:t>
            </w:r>
          </w:p>
        </w:tc>
        <w:tc>
          <w:tcPr>
            <w:tcW w:w="431" w:type="dxa"/>
          </w:tcPr>
          <w:p w14:paraId="11E8B8A0" w14:textId="77777777" w:rsidR="00BE396E" w:rsidRDefault="00BE396E" w:rsidP="00BE396E">
            <w:pPr>
              <w:pStyle w:val="TableText"/>
            </w:pPr>
            <w:r>
              <w:t>-</w:t>
            </w:r>
          </w:p>
        </w:tc>
        <w:tc>
          <w:tcPr>
            <w:tcW w:w="431" w:type="dxa"/>
          </w:tcPr>
          <w:p w14:paraId="27FF8261" w14:textId="77777777" w:rsidR="00BE396E" w:rsidRDefault="00BE396E" w:rsidP="00BE396E">
            <w:pPr>
              <w:pStyle w:val="TableText"/>
            </w:pPr>
            <w:r>
              <w:t>X</w:t>
            </w:r>
          </w:p>
        </w:tc>
        <w:tc>
          <w:tcPr>
            <w:tcW w:w="432" w:type="dxa"/>
          </w:tcPr>
          <w:p w14:paraId="10399C2E" w14:textId="77777777" w:rsidR="00BE396E" w:rsidRDefault="00BE396E" w:rsidP="00BE396E">
            <w:pPr>
              <w:pStyle w:val="TableText"/>
            </w:pPr>
            <w:r>
              <w:t>X</w:t>
            </w:r>
          </w:p>
        </w:tc>
      </w:tr>
      <w:tr w:rsidR="00BE396E" w14:paraId="2408EBA8" w14:textId="77777777" w:rsidTr="00BD7376">
        <w:trPr>
          <w:cantSplit/>
          <w:jc w:val="center"/>
        </w:trPr>
        <w:tc>
          <w:tcPr>
            <w:tcW w:w="802" w:type="dxa"/>
            <w:tcMar>
              <w:left w:w="58" w:type="dxa"/>
              <w:right w:w="58" w:type="dxa"/>
            </w:tcMar>
          </w:tcPr>
          <w:p w14:paraId="06A7AEE5" w14:textId="11881B12" w:rsidR="00BE396E" w:rsidRDefault="00BE396E" w:rsidP="00385FF3">
            <w:pPr>
              <w:pStyle w:val="TableText"/>
            </w:pPr>
            <w:r>
              <w:t>3180</w:t>
            </w:r>
            <w:r w:rsidR="00135F82">
              <w:t xml:space="preserve"> –</w:t>
            </w:r>
            <w:r>
              <w:t xml:space="preserve"> 3187</w:t>
            </w:r>
          </w:p>
        </w:tc>
        <w:tc>
          <w:tcPr>
            <w:tcW w:w="2227" w:type="dxa"/>
            <w:tcMar>
              <w:left w:w="58" w:type="dxa"/>
              <w:right w:w="58" w:type="dxa"/>
            </w:tcMar>
          </w:tcPr>
          <w:p w14:paraId="69ED2A8E" w14:textId="77777777" w:rsidR="00BE396E" w:rsidRDefault="00BE396E" w:rsidP="00BE396E">
            <w:pPr>
              <w:pStyle w:val="TableText"/>
            </w:pPr>
            <w:r>
              <w:t>COBA INS END DATE 3</w:t>
            </w:r>
          </w:p>
        </w:tc>
        <w:tc>
          <w:tcPr>
            <w:tcW w:w="2993" w:type="dxa"/>
            <w:tcMar>
              <w:left w:w="58" w:type="dxa"/>
              <w:right w:w="58" w:type="dxa"/>
            </w:tcMar>
          </w:tcPr>
          <w:p w14:paraId="4A867F99" w14:textId="66478FED" w:rsidR="00BE396E" w:rsidRDefault="00BE396E" w:rsidP="00BE396E">
            <w:pPr>
              <w:pStyle w:val="TableText"/>
            </w:pPr>
            <w:r>
              <w:t>:P:IDR-W-</w:t>
            </w:r>
            <w:hyperlink r:id="rId874" w:history="1">
              <w:r>
                <w:rPr>
                  <w:rStyle w:val="Hyperlink"/>
                </w:rPr>
                <w:t>COBA-END-DATE</w:t>
              </w:r>
            </w:hyperlink>
          </w:p>
        </w:tc>
        <w:tc>
          <w:tcPr>
            <w:tcW w:w="2790" w:type="dxa"/>
            <w:tcMar>
              <w:left w:w="58" w:type="dxa"/>
              <w:right w:w="58" w:type="dxa"/>
            </w:tcMar>
          </w:tcPr>
          <w:p w14:paraId="24D9EDA5" w14:textId="77777777" w:rsidR="00BE396E" w:rsidRDefault="00BE396E" w:rsidP="00BE396E">
            <w:pPr>
              <w:pStyle w:val="TableText"/>
            </w:pPr>
            <w:r>
              <w:t>COBA Insurer End Date</w:t>
            </w:r>
          </w:p>
          <w:p w14:paraId="577E9D58" w14:textId="5C473B94" w:rsidR="00BE396E" w:rsidRDefault="00BE396E" w:rsidP="00BE396E">
            <w:pPr>
              <w:pStyle w:val="TableText"/>
            </w:pPr>
            <w:r w:rsidRPr="00923E1D">
              <w:rPr>
                <w:rFonts w:cs="Arial"/>
                <w:color w:val="000000"/>
              </w:rPr>
              <w:t>This field carries the Coordination of Benefit Agreement (COBA) end date</w:t>
            </w:r>
            <w:r w:rsidR="007A4629" w:rsidRPr="007A4629">
              <w:rPr>
                <w:rFonts w:cs="Arial"/>
                <w:color w:val="000000"/>
              </w:rPr>
              <w:t xml:space="preserve"> sent from CWF</w:t>
            </w:r>
            <w:r w:rsidRPr="00923E1D">
              <w:rPr>
                <w:rFonts w:cs="Arial"/>
                <w:color w:val="000000"/>
              </w:rPr>
              <w:t>.</w:t>
            </w:r>
          </w:p>
        </w:tc>
        <w:tc>
          <w:tcPr>
            <w:tcW w:w="1080" w:type="dxa"/>
            <w:tcMar>
              <w:left w:w="58" w:type="dxa"/>
              <w:right w:w="58" w:type="dxa"/>
            </w:tcMar>
          </w:tcPr>
          <w:p w14:paraId="2F6720F8" w14:textId="77777777" w:rsidR="00BE396E" w:rsidRDefault="00BE396E" w:rsidP="00BE396E">
            <w:pPr>
              <w:pStyle w:val="TableText"/>
              <w:rPr>
                <w:caps/>
              </w:rPr>
            </w:pPr>
            <w:r>
              <w:rPr>
                <w:caps/>
              </w:rPr>
              <w:t>8 N</w:t>
            </w:r>
          </w:p>
        </w:tc>
        <w:tc>
          <w:tcPr>
            <w:tcW w:w="2340" w:type="dxa"/>
            <w:tcMar>
              <w:left w:w="58" w:type="dxa"/>
              <w:right w:w="58" w:type="dxa"/>
            </w:tcMar>
          </w:tcPr>
          <w:p w14:paraId="2268A86E" w14:textId="77777777" w:rsidR="00BE396E" w:rsidRDefault="00BE396E" w:rsidP="00BE396E">
            <w:pPr>
              <w:pStyle w:val="TableText"/>
            </w:pPr>
            <w:r>
              <w:t>MMDDYYYY</w:t>
            </w:r>
          </w:p>
        </w:tc>
        <w:tc>
          <w:tcPr>
            <w:tcW w:w="858" w:type="dxa"/>
            <w:tcMar>
              <w:left w:w="58" w:type="dxa"/>
              <w:right w:w="58" w:type="dxa"/>
            </w:tcMar>
          </w:tcPr>
          <w:p w14:paraId="241251BD" w14:textId="77777777" w:rsidR="00BE396E" w:rsidRDefault="00BE396E" w:rsidP="00BE396E">
            <w:pPr>
              <w:pStyle w:val="TableText"/>
            </w:pPr>
            <w:r>
              <w:t>Zeros</w:t>
            </w:r>
          </w:p>
        </w:tc>
        <w:tc>
          <w:tcPr>
            <w:tcW w:w="431" w:type="dxa"/>
          </w:tcPr>
          <w:p w14:paraId="6DD687F7" w14:textId="77777777" w:rsidR="00BE396E" w:rsidRDefault="00BE396E" w:rsidP="00BE396E">
            <w:pPr>
              <w:pStyle w:val="TableText"/>
            </w:pPr>
            <w:r>
              <w:t>-</w:t>
            </w:r>
          </w:p>
        </w:tc>
        <w:tc>
          <w:tcPr>
            <w:tcW w:w="431" w:type="dxa"/>
          </w:tcPr>
          <w:p w14:paraId="5A2AF36F" w14:textId="77777777" w:rsidR="00BE396E" w:rsidRDefault="00BE396E" w:rsidP="00BE396E">
            <w:pPr>
              <w:pStyle w:val="TableText"/>
            </w:pPr>
            <w:r>
              <w:t>X</w:t>
            </w:r>
          </w:p>
        </w:tc>
        <w:tc>
          <w:tcPr>
            <w:tcW w:w="432" w:type="dxa"/>
          </w:tcPr>
          <w:p w14:paraId="3CC9C7F6" w14:textId="77777777" w:rsidR="00BE396E" w:rsidRDefault="00BE396E" w:rsidP="00BE396E">
            <w:pPr>
              <w:pStyle w:val="TableText"/>
            </w:pPr>
            <w:r>
              <w:t>X</w:t>
            </w:r>
          </w:p>
        </w:tc>
      </w:tr>
      <w:tr w:rsidR="00BE396E" w14:paraId="238B5B1F" w14:textId="77777777" w:rsidTr="00BD7376">
        <w:trPr>
          <w:cantSplit/>
          <w:jc w:val="center"/>
        </w:trPr>
        <w:tc>
          <w:tcPr>
            <w:tcW w:w="802" w:type="dxa"/>
            <w:tcMar>
              <w:left w:w="58" w:type="dxa"/>
              <w:right w:w="58" w:type="dxa"/>
            </w:tcMar>
          </w:tcPr>
          <w:p w14:paraId="054543DB" w14:textId="77777777" w:rsidR="00BE396E" w:rsidRDefault="00BE396E" w:rsidP="00BE396E">
            <w:pPr>
              <w:pStyle w:val="TableText"/>
            </w:pPr>
            <w:r>
              <w:t>3188</w:t>
            </w:r>
          </w:p>
        </w:tc>
        <w:tc>
          <w:tcPr>
            <w:tcW w:w="2227" w:type="dxa"/>
            <w:tcMar>
              <w:left w:w="58" w:type="dxa"/>
              <w:right w:w="58" w:type="dxa"/>
            </w:tcMar>
          </w:tcPr>
          <w:p w14:paraId="4D48E866" w14:textId="77777777" w:rsidR="00BE396E" w:rsidRDefault="00BE396E" w:rsidP="00BE396E">
            <w:pPr>
              <w:pStyle w:val="TableText"/>
            </w:pPr>
            <w:r>
              <w:t>4010A1 COBA INS TEST/PROD IND 3</w:t>
            </w:r>
          </w:p>
        </w:tc>
        <w:tc>
          <w:tcPr>
            <w:tcW w:w="2993" w:type="dxa"/>
            <w:tcMar>
              <w:left w:w="58" w:type="dxa"/>
              <w:right w:w="58" w:type="dxa"/>
            </w:tcMar>
          </w:tcPr>
          <w:p w14:paraId="0108619B" w14:textId="7D8C5645" w:rsidR="00BE396E" w:rsidRDefault="00BE396E" w:rsidP="00BE396E">
            <w:pPr>
              <w:pStyle w:val="TableText"/>
            </w:pPr>
            <w:r>
              <w:t>:P:IDR-W-</w:t>
            </w:r>
            <w:hyperlink r:id="rId875" w:history="1">
              <w:r>
                <w:rPr>
                  <w:rStyle w:val="Hyperlink"/>
                </w:rPr>
                <w:t>COBA-TEST-IND</w:t>
              </w:r>
            </w:hyperlink>
          </w:p>
        </w:tc>
        <w:tc>
          <w:tcPr>
            <w:tcW w:w="2790" w:type="dxa"/>
            <w:tcMar>
              <w:left w:w="58" w:type="dxa"/>
              <w:right w:w="58" w:type="dxa"/>
            </w:tcMar>
          </w:tcPr>
          <w:p w14:paraId="2C1B413C" w14:textId="5B244590" w:rsidR="00BE396E" w:rsidRDefault="00BE396E" w:rsidP="007A4629">
            <w:pPr>
              <w:pStyle w:val="TableText"/>
            </w:pPr>
            <w:r>
              <w:t>4010A1 COBA Insurer Test/Prod indicator</w:t>
            </w:r>
            <w:r w:rsidR="007A4629">
              <w:t>.</w:t>
            </w:r>
          </w:p>
        </w:tc>
        <w:tc>
          <w:tcPr>
            <w:tcW w:w="1080" w:type="dxa"/>
            <w:tcMar>
              <w:left w:w="58" w:type="dxa"/>
              <w:right w:w="58" w:type="dxa"/>
            </w:tcMar>
          </w:tcPr>
          <w:p w14:paraId="2CA26C65" w14:textId="77777777" w:rsidR="00BE396E" w:rsidRDefault="00BE396E" w:rsidP="00BE396E">
            <w:pPr>
              <w:pStyle w:val="TableText"/>
              <w:rPr>
                <w:caps/>
              </w:rPr>
            </w:pPr>
            <w:r>
              <w:rPr>
                <w:caps/>
              </w:rPr>
              <w:t>1 c</w:t>
            </w:r>
          </w:p>
        </w:tc>
        <w:tc>
          <w:tcPr>
            <w:tcW w:w="2340" w:type="dxa"/>
            <w:tcMar>
              <w:left w:w="58" w:type="dxa"/>
              <w:right w:w="58" w:type="dxa"/>
            </w:tcMar>
          </w:tcPr>
          <w:p w14:paraId="6E25311C" w14:textId="68759D3F" w:rsidR="00BE396E" w:rsidRDefault="00402207" w:rsidP="00385FF3">
            <w:pPr>
              <w:pStyle w:val="TableText"/>
            </w:pPr>
            <w:r w:rsidRPr="00402207">
              <w:t>This will always default to ‘N’ since 4010 is no longer valid.</w:t>
            </w:r>
          </w:p>
        </w:tc>
        <w:tc>
          <w:tcPr>
            <w:tcW w:w="858" w:type="dxa"/>
            <w:tcMar>
              <w:left w:w="58" w:type="dxa"/>
              <w:right w:w="58" w:type="dxa"/>
            </w:tcMar>
          </w:tcPr>
          <w:p w14:paraId="23D9F7E2" w14:textId="77777777" w:rsidR="00BE396E" w:rsidRDefault="00BE396E" w:rsidP="00BE396E">
            <w:pPr>
              <w:pStyle w:val="TableText"/>
            </w:pPr>
            <w:r>
              <w:t>Spaces</w:t>
            </w:r>
          </w:p>
        </w:tc>
        <w:tc>
          <w:tcPr>
            <w:tcW w:w="431" w:type="dxa"/>
          </w:tcPr>
          <w:p w14:paraId="7C07648D" w14:textId="77777777" w:rsidR="00BE396E" w:rsidRDefault="00BE396E" w:rsidP="00BE396E">
            <w:pPr>
              <w:pStyle w:val="TableText"/>
            </w:pPr>
            <w:r>
              <w:t>-</w:t>
            </w:r>
          </w:p>
        </w:tc>
        <w:tc>
          <w:tcPr>
            <w:tcW w:w="431" w:type="dxa"/>
          </w:tcPr>
          <w:p w14:paraId="42A9720E" w14:textId="77777777" w:rsidR="00BE396E" w:rsidRDefault="00BE396E" w:rsidP="00BE396E">
            <w:pPr>
              <w:pStyle w:val="TableText"/>
            </w:pPr>
            <w:r>
              <w:t>X</w:t>
            </w:r>
          </w:p>
        </w:tc>
        <w:tc>
          <w:tcPr>
            <w:tcW w:w="432" w:type="dxa"/>
          </w:tcPr>
          <w:p w14:paraId="79894E3C" w14:textId="77777777" w:rsidR="00BE396E" w:rsidRDefault="00BE396E" w:rsidP="00BE396E">
            <w:pPr>
              <w:pStyle w:val="TableText"/>
            </w:pPr>
            <w:r>
              <w:t>X</w:t>
            </w:r>
          </w:p>
        </w:tc>
      </w:tr>
      <w:tr w:rsidR="00BE396E" w14:paraId="71399680" w14:textId="77777777" w:rsidTr="00BD7376">
        <w:trPr>
          <w:cantSplit/>
          <w:jc w:val="center"/>
        </w:trPr>
        <w:tc>
          <w:tcPr>
            <w:tcW w:w="802" w:type="dxa"/>
            <w:tcMar>
              <w:left w:w="58" w:type="dxa"/>
              <w:right w:w="58" w:type="dxa"/>
            </w:tcMar>
          </w:tcPr>
          <w:p w14:paraId="34336989" w14:textId="3785984A" w:rsidR="00BE396E" w:rsidRDefault="00BE396E" w:rsidP="00385FF3">
            <w:pPr>
              <w:pStyle w:val="TableText"/>
            </w:pPr>
            <w:r>
              <w:t>3189</w:t>
            </w:r>
            <w:r w:rsidR="00135F82">
              <w:t xml:space="preserve"> –</w:t>
            </w:r>
            <w:r>
              <w:t xml:space="preserve"> 3196</w:t>
            </w:r>
          </w:p>
        </w:tc>
        <w:tc>
          <w:tcPr>
            <w:tcW w:w="2227" w:type="dxa"/>
            <w:tcMar>
              <w:left w:w="58" w:type="dxa"/>
              <w:right w:w="58" w:type="dxa"/>
            </w:tcMar>
          </w:tcPr>
          <w:p w14:paraId="33648C3B" w14:textId="77777777" w:rsidR="00BE396E" w:rsidRDefault="00BE396E" w:rsidP="00BE396E">
            <w:pPr>
              <w:pStyle w:val="TableText"/>
            </w:pPr>
            <w:r>
              <w:t>COBA RECOVERY DT 3</w:t>
            </w:r>
          </w:p>
        </w:tc>
        <w:tc>
          <w:tcPr>
            <w:tcW w:w="2993" w:type="dxa"/>
            <w:tcMar>
              <w:left w:w="58" w:type="dxa"/>
              <w:right w:w="58" w:type="dxa"/>
            </w:tcMar>
          </w:tcPr>
          <w:p w14:paraId="336476A5" w14:textId="413D946B" w:rsidR="00BE396E" w:rsidRDefault="00BE396E" w:rsidP="00BE396E">
            <w:pPr>
              <w:pStyle w:val="TableText"/>
            </w:pPr>
            <w:r>
              <w:t>:P:IDR-W-</w:t>
            </w:r>
            <w:hyperlink r:id="rId876" w:history="1">
              <w:r>
                <w:rPr>
                  <w:rStyle w:val="Hyperlink"/>
                  <w:rFonts w:cs="Courier New"/>
                  <w:szCs w:val="16"/>
                </w:rPr>
                <w:t>COBA-RECV-DATE</w:t>
              </w:r>
            </w:hyperlink>
          </w:p>
        </w:tc>
        <w:tc>
          <w:tcPr>
            <w:tcW w:w="2790" w:type="dxa"/>
            <w:tcMar>
              <w:left w:w="58" w:type="dxa"/>
              <w:right w:w="58" w:type="dxa"/>
            </w:tcMar>
          </w:tcPr>
          <w:p w14:paraId="30286F29" w14:textId="77777777" w:rsidR="00BE396E" w:rsidRDefault="00BE396E" w:rsidP="00BE396E">
            <w:pPr>
              <w:pStyle w:val="TableText"/>
            </w:pPr>
            <w:r>
              <w:t>COBA Recovery Date</w:t>
            </w:r>
          </w:p>
        </w:tc>
        <w:tc>
          <w:tcPr>
            <w:tcW w:w="1080" w:type="dxa"/>
            <w:tcMar>
              <w:left w:w="58" w:type="dxa"/>
              <w:right w:w="58" w:type="dxa"/>
            </w:tcMar>
          </w:tcPr>
          <w:p w14:paraId="1A3D3BDB" w14:textId="77777777" w:rsidR="00BE396E" w:rsidRDefault="00BE396E" w:rsidP="00BE396E">
            <w:pPr>
              <w:pStyle w:val="TableText"/>
              <w:rPr>
                <w:caps/>
              </w:rPr>
            </w:pPr>
            <w:r>
              <w:rPr>
                <w:caps/>
              </w:rPr>
              <w:t>8 N</w:t>
            </w:r>
          </w:p>
        </w:tc>
        <w:tc>
          <w:tcPr>
            <w:tcW w:w="2340" w:type="dxa"/>
            <w:tcMar>
              <w:left w:w="58" w:type="dxa"/>
              <w:right w:w="58" w:type="dxa"/>
            </w:tcMar>
          </w:tcPr>
          <w:p w14:paraId="3A2E10BC" w14:textId="77777777" w:rsidR="00BE396E" w:rsidRDefault="00BE396E" w:rsidP="00BE396E">
            <w:pPr>
              <w:pStyle w:val="TableText"/>
            </w:pPr>
            <w:r>
              <w:t>MMDDYYYY</w:t>
            </w:r>
          </w:p>
        </w:tc>
        <w:tc>
          <w:tcPr>
            <w:tcW w:w="858" w:type="dxa"/>
            <w:tcMar>
              <w:left w:w="58" w:type="dxa"/>
              <w:right w:w="58" w:type="dxa"/>
            </w:tcMar>
          </w:tcPr>
          <w:p w14:paraId="1444BD6A" w14:textId="77777777" w:rsidR="00BE396E" w:rsidRDefault="00BE396E" w:rsidP="00BE396E">
            <w:pPr>
              <w:pStyle w:val="TableText"/>
            </w:pPr>
            <w:r>
              <w:t>Zeros</w:t>
            </w:r>
          </w:p>
        </w:tc>
        <w:tc>
          <w:tcPr>
            <w:tcW w:w="431" w:type="dxa"/>
          </w:tcPr>
          <w:p w14:paraId="2C233911" w14:textId="77777777" w:rsidR="00BE396E" w:rsidRDefault="00BE396E" w:rsidP="00BE396E">
            <w:pPr>
              <w:pStyle w:val="TableText"/>
            </w:pPr>
            <w:r>
              <w:t>-</w:t>
            </w:r>
          </w:p>
        </w:tc>
        <w:tc>
          <w:tcPr>
            <w:tcW w:w="431" w:type="dxa"/>
          </w:tcPr>
          <w:p w14:paraId="5E51056F" w14:textId="77777777" w:rsidR="00BE396E" w:rsidRDefault="00BE396E" w:rsidP="00BE396E">
            <w:pPr>
              <w:pStyle w:val="TableText"/>
            </w:pPr>
            <w:r>
              <w:t>X</w:t>
            </w:r>
          </w:p>
        </w:tc>
        <w:tc>
          <w:tcPr>
            <w:tcW w:w="432" w:type="dxa"/>
          </w:tcPr>
          <w:p w14:paraId="654A5F5E" w14:textId="77777777" w:rsidR="00BE396E" w:rsidRDefault="00BE396E" w:rsidP="00BE396E">
            <w:pPr>
              <w:pStyle w:val="TableText"/>
            </w:pPr>
            <w:r>
              <w:t>X</w:t>
            </w:r>
          </w:p>
        </w:tc>
      </w:tr>
      <w:tr w:rsidR="00BE396E" w14:paraId="6D1F4784" w14:textId="77777777" w:rsidTr="00BD7376">
        <w:trPr>
          <w:cantSplit/>
          <w:jc w:val="center"/>
        </w:trPr>
        <w:tc>
          <w:tcPr>
            <w:tcW w:w="802" w:type="dxa"/>
            <w:tcMar>
              <w:left w:w="58" w:type="dxa"/>
              <w:right w:w="58" w:type="dxa"/>
            </w:tcMar>
          </w:tcPr>
          <w:p w14:paraId="494FA848" w14:textId="77777777" w:rsidR="00BE396E" w:rsidRDefault="00BE396E" w:rsidP="00BE396E">
            <w:pPr>
              <w:pStyle w:val="TableText"/>
            </w:pPr>
            <w:r>
              <w:t>3197</w:t>
            </w:r>
          </w:p>
        </w:tc>
        <w:tc>
          <w:tcPr>
            <w:tcW w:w="2227" w:type="dxa"/>
            <w:tcMar>
              <w:left w:w="58" w:type="dxa"/>
              <w:right w:w="58" w:type="dxa"/>
            </w:tcMar>
          </w:tcPr>
          <w:p w14:paraId="0FF7AEB2" w14:textId="77777777" w:rsidR="00BE396E" w:rsidRDefault="00BE396E" w:rsidP="00BE396E">
            <w:pPr>
              <w:pStyle w:val="TableText"/>
            </w:pPr>
            <w:r>
              <w:t>COBA RECOVERY IND 3</w:t>
            </w:r>
          </w:p>
        </w:tc>
        <w:tc>
          <w:tcPr>
            <w:tcW w:w="2993" w:type="dxa"/>
            <w:tcMar>
              <w:left w:w="58" w:type="dxa"/>
              <w:right w:w="58" w:type="dxa"/>
            </w:tcMar>
          </w:tcPr>
          <w:p w14:paraId="2BF5A2A8" w14:textId="59AFC736" w:rsidR="00BE396E" w:rsidRDefault="00BE396E" w:rsidP="00BE396E">
            <w:pPr>
              <w:pStyle w:val="TableText"/>
            </w:pPr>
            <w:r>
              <w:t>:P:IDR-W-</w:t>
            </w:r>
            <w:hyperlink r:id="rId877" w:history="1">
              <w:r>
                <w:rPr>
                  <w:rStyle w:val="Hyperlink"/>
                  <w:rFonts w:cs="Courier New"/>
                  <w:szCs w:val="16"/>
                </w:rPr>
                <w:t>COBA-RECV-IND</w:t>
              </w:r>
            </w:hyperlink>
          </w:p>
        </w:tc>
        <w:tc>
          <w:tcPr>
            <w:tcW w:w="2790" w:type="dxa"/>
            <w:tcMar>
              <w:left w:w="58" w:type="dxa"/>
              <w:right w:w="58" w:type="dxa"/>
            </w:tcMar>
          </w:tcPr>
          <w:p w14:paraId="096DBF28" w14:textId="77777777" w:rsidR="00BE396E" w:rsidRDefault="00BE396E" w:rsidP="00BE396E">
            <w:pPr>
              <w:pStyle w:val="TableText"/>
            </w:pPr>
            <w:r>
              <w:t>COBA Recovery Indicator</w:t>
            </w:r>
          </w:p>
        </w:tc>
        <w:tc>
          <w:tcPr>
            <w:tcW w:w="1080" w:type="dxa"/>
            <w:tcMar>
              <w:left w:w="58" w:type="dxa"/>
              <w:right w:w="58" w:type="dxa"/>
            </w:tcMar>
          </w:tcPr>
          <w:p w14:paraId="524B16E1" w14:textId="77777777" w:rsidR="00BE396E" w:rsidRDefault="00BE396E" w:rsidP="00BE396E">
            <w:pPr>
              <w:pStyle w:val="TableText"/>
              <w:rPr>
                <w:caps/>
              </w:rPr>
            </w:pPr>
            <w:r>
              <w:rPr>
                <w:caps/>
              </w:rPr>
              <w:t>1 C</w:t>
            </w:r>
          </w:p>
        </w:tc>
        <w:tc>
          <w:tcPr>
            <w:tcW w:w="2340" w:type="dxa"/>
            <w:tcMar>
              <w:left w:w="58" w:type="dxa"/>
              <w:right w:w="58" w:type="dxa"/>
            </w:tcMar>
          </w:tcPr>
          <w:p w14:paraId="25B99C2B" w14:textId="77777777" w:rsidR="00BE396E" w:rsidRPr="0097365E" w:rsidRDefault="00BE396E" w:rsidP="00BE396E">
            <w:pPr>
              <w:pStyle w:val="TableText"/>
              <w:rPr>
                <w:rFonts w:cs="Arial"/>
                <w:color w:val="000000"/>
              </w:rPr>
            </w:pPr>
            <w:r w:rsidRPr="0042502A">
              <w:rPr>
                <w:rFonts w:cs="Arial"/>
                <w:b/>
                <w:color w:val="000000"/>
              </w:rPr>
              <w:t>Valid Values:</w:t>
            </w:r>
          </w:p>
          <w:p w14:paraId="5CA8DCB6" w14:textId="54EABC5B" w:rsidR="00BE396E" w:rsidRDefault="00BE396E" w:rsidP="00156CCC">
            <w:pPr>
              <w:pStyle w:val="TableText"/>
            </w:pPr>
            <w:r w:rsidRPr="00544B71">
              <w:t>R</w:t>
            </w:r>
            <w:r w:rsidR="00385FF3">
              <w:t xml:space="preserve"> – </w:t>
            </w:r>
            <w:r w:rsidRPr="00544B71">
              <w:t xml:space="preserve">COBA </w:t>
            </w:r>
            <w:r w:rsidR="00156CCC">
              <w:t>Recovery</w:t>
            </w:r>
          </w:p>
        </w:tc>
        <w:tc>
          <w:tcPr>
            <w:tcW w:w="858" w:type="dxa"/>
            <w:tcMar>
              <w:left w:w="58" w:type="dxa"/>
              <w:right w:w="58" w:type="dxa"/>
            </w:tcMar>
          </w:tcPr>
          <w:p w14:paraId="552809B5" w14:textId="77777777" w:rsidR="00BE396E" w:rsidRDefault="00BE396E" w:rsidP="00BE396E">
            <w:pPr>
              <w:pStyle w:val="TableText"/>
            </w:pPr>
            <w:r>
              <w:t>Spaces</w:t>
            </w:r>
          </w:p>
        </w:tc>
        <w:tc>
          <w:tcPr>
            <w:tcW w:w="431" w:type="dxa"/>
          </w:tcPr>
          <w:p w14:paraId="7C094B8D" w14:textId="77777777" w:rsidR="00BE396E" w:rsidRDefault="00BE396E" w:rsidP="00BE396E">
            <w:pPr>
              <w:pStyle w:val="TableText"/>
            </w:pPr>
            <w:r>
              <w:t>-</w:t>
            </w:r>
          </w:p>
        </w:tc>
        <w:tc>
          <w:tcPr>
            <w:tcW w:w="431" w:type="dxa"/>
          </w:tcPr>
          <w:p w14:paraId="0BA46885" w14:textId="77777777" w:rsidR="00BE396E" w:rsidRDefault="00BE396E" w:rsidP="00BE396E">
            <w:pPr>
              <w:pStyle w:val="TableText"/>
            </w:pPr>
            <w:r>
              <w:t>X</w:t>
            </w:r>
          </w:p>
        </w:tc>
        <w:tc>
          <w:tcPr>
            <w:tcW w:w="432" w:type="dxa"/>
          </w:tcPr>
          <w:p w14:paraId="3D4A7961" w14:textId="77777777" w:rsidR="00BE396E" w:rsidRDefault="00BE396E" w:rsidP="00BE396E">
            <w:pPr>
              <w:pStyle w:val="TableText"/>
            </w:pPr>
            <w:r>
              <w:t>X</w:t>
            </w:r>
          </w:p>
        </w:tc>
      </w:tr>
      <w:tr w:rsidR="00BE396E" w14:paraId="64F419B4" w14:textId="77777777" w:rsidTr="00BD7376">
        <w:trPr>
          <w:cantSplit/>
          <w:jc w:val="center"/>
        </w:trPr>
        <w:tc>
          <w:tcPr>
            <w:tcW w:w="802" w:type="dxa"/>
            <w:tcMar>
              <w:left w:w="58" w:type="dxa"/>
              <w:right w:w="58" w:type="dxa"/>
            </w:tcMar>
          </w:tcPr>
          <w:p w14:paraId="64078584" w14:textId="77777777" w:rsidR="00BE396E" w:rsidRDefault="00BE396E" w:rsidP="00BE396E">
            <w:pPr>
              <w:pStyle w:val="TableText"/>
            </w:pPr>
            <w:r>
              <w:t>3198</w:t>
            </w:r>
          </w:p>
        </w:tc>
        <w:tc>
          <w:tcPr>
            <w:tcW w:w="2227" w:type="dxa"/>
            <w:tcMar>
              <w:left w:w="58" w:type="dxa"/>
              <w:right w:w="58" w:type="dxa"/>
            </w:tcMar>
          </w:tcPr>
          <w:p w14:paraId="0F9A0ED2" w14:textId="77777777" w:rsidR="00BE396E" w:rsidRDefault="00BE396E" w:rsidP="00BE396E">
            <w:pPr>
              <w:pStyle w:val="TableText"/>
            </w:pPr>
            <w:r>
              <w:t>COBA RSN FOR CREATION 3</w:t>
            </w:r>
          </w:p>
        </w:tc>
        <w:tc>
          <w:tcPr>
            <w:tcW w:w="2993" w:type="dxa"/>
            <w:tcMar>
              <w:left w:w="58" w:type="dxa"/>
              <w:right w:w="58" w:type="dxa"/>
            </w:tcMar>
          </w:tcPr>
          <w:p w14:paraId="2437370D" w14:textId="386B1ACC" w:rsidR="00BE396E" w:rsidRDefault="00BE396E" w:rsidP="00BE396E">
            <w:pPr>
              <w:pStyle w:val="TableText"/>
            </w:pPr>
            <w:r>
              <w:t>:P:IDR-W-</w:t>
            </w:r>
            <w:hyperlink r:id="rId878" w:history="1">
              <w:r>
                <w:rPr>
                  <w:rStyle w:val="Hyperlink"/>
                  <w:rFonts w:cs="Courier New"/>
                  <w:szCs w:val="16"/>
                </w:rPr>
                <w:t>COBA-RSN-CREATN</w:t>
              </w:r>
            </w:hyperlink>
          </w:p>
        </w:tc>
        <w:tc>
          <w:tcPr>
            <w:tcW w:w="2790" w:type="dxa"/>
            <w:tcMar>
              <w:left w:w="58" w:type="dxa"/>
              <w:right w:w="58" w:type="dxa"/>
            </w:tcMar>
          </w:tcPr>
          <w:p w14:paraId="7547C05E" w14:textId="77777777" w:rsidR="00BE396E" w:rsidRDefault="00BE396E" w:rsidP="00BE396E">
            <w:pPr>
              <w:pStyle w:val="TableText"/>
            </w:pPr>
            <w:r>
              <w:t>COBA Reason for Creation</w:t>
            </w:r>
          </w:p>
        </w:tc>
        <w:tc>
          <w:tcPr>
            <w:tcW w:w="1080" w:type="dxa"/>
            <w:tcMar>
              <w:left w:w="58" w:type="dxa"/>
              <w:right w:w="58" w:type="dxa"/>
            </w:tcMar>
          </w:tcPr>
          <w:p w14:paraId="5CABBD66" w14:textId="77777777" w:rsidR="00BE396E" w:rsidRDefault="00BE396E" w:rsidP="00BE396E">
            <w:pPr>
              <w:pStyle w:val="TableText"/>
              <w:rPr>
                <w:caps/>
              </w:rPr>
            </w:pPr>
            <w:r>
              <w:rPr>
                <w:caps/>
              </w:rPr>
              <w:t>1 C</w:t>
            </w:r>
          </w:p>
        </w:tc>
        <w:tc>
          <w:tcPr>
            <w:tcW w:w="2340" w:type="dxa"/>
            <w:tcMar>
              <w:left w:w="58" w:type="dxa"/>
              <w:right w:w="58" w:type="dxa"/>
            </w:tcMar>
          </w:tcPr>
          <w:p w14:paraId="438DD795" w14:textId="77777777" w:rsidR="00BE396E" w:rsidRPr="0097365E" w:rsidRDefault="00BE396E" w:rsidP="00BE396E">
            <w:pPr>
              <w:pStyle w:val="TableText"/>
              <w:rPr>
                <w:rFonts w:cs="Arial"/>
                <w:color w:val="000000"/>
              </w:rPr>
            </w:pPr>
            <w:r w:rsidRPr="0042502A">
              <w:rPr>
                <w:rFonts w:cs="Arial"/>
                <w:b/>
                <w:color w:val="000000"/>
              </w:rPr>
              <w:t>Valid Values:</w:t>
            </w:r>
          </w:p>
          <w:p w14:paraId="33944DB1" w14:textId="279F79B6" w:rsidR="00BE396E" w:rsidRDefault="00BE396E" w:rsidP="00385FF3">
            <w:pPr>
              <w:pStyle w:val="TableText"/>
            </w:pPr>
            <w:r w:rsidRPr="00544B71">
              <w:t xml:space="preserve">E </w:t>
            </w:r>
            <w:r w:rsidR="00385FF3">
              <w:t xml:space="preserve">– </w:t>
            </w:r>
            <w:r>
              <w:t>R</w:t>
            </w:r>
            <w:r w:rsidRPr="00544B71">
              <w:t>ecovery failed</w:t>
            </w:r>
          </w:p>
        </w:tc>
        <w:tc>
          <w:tcPr>
            <w:tcW w:w="858" w:type="dxa"/>
            <w:tcMar>
              <w:left w:w="58" w:type="dxa"/>
              <w:right w:w="58" w:type="dxa"/>
            </w:tcMar>
          </w:tcPr>
          <w:p w14:paraId="5B753B9E" w14:textId="77777777" w:rsidR="00BE396E" w:rsidRDefault="00BE396E" w:rsidP="00BE396E">
            <w:pPr>
              <w:pStyle w:val="TableText"/>
            </w:pPr>
            <w:r>
              <w:t>Spaces</w:t>
            </w:r>
          </w:p>
        </w:tc>
        <w:tc>
          <w:tcPr>
            <w:tcW w:w="431" w:type="dxa"/>
          </w:tcPr>
          <w:p w14:paraId="3B7CFEB4" w14:textId="77777777" w:rsidR="00BE396E" w:rsidRDefault="00BE396E" w:rsidP="00BE396E">
            <w:pPr>
              <w:pStyle w:val="TableText"/>
            </w:pPr>
            <w:r>
              <w:t>-</w:t>
            </w:r>
          </w:p>
        </w:tc>
        <w:tc>
          <w:tcPr>
            <w:tcW w:w="431" w:type="dxa"/>
          </w:tcPr>
          <w:p w14:paraId="45442538" w14:textId="77777777" w:rsidR="00BE396E" w:rsidRDefault="00BE396E" w:rsidP="00BE396E">
            <w:pPr>
              <w:pStyle w:val="TableText"/>
            </w:pPr>
            <w:r>
              <w:t>X</w:t>
            </w:r>
          </w:p>
        </w:tc>
        <w:tc>
          <w:tcPr>
            <w:tcW w:w="432" w:type="dxa"/>
          </w:tcPr>
          <w:p w14:paraId="6254A969" w14:textId="77777777" w:rsidR="00BE396E" w:rsidRDefault="00BE396E" w:rsidP="00BE396E">
            <w:pPr>
              <w:pStyle w:val="TableText"/>
            </w:pPr>
            <w:r>
              <w:t>X</w:t>
            </w:r>
          </w:p>
        </w:tc>
      </w:tr>
      <w:tr w:rsidR="00BE396E" w14:paraId="070833BF" w14:textId="77777777" w:rsidTr="00BD7376">
        <w:trPr>
          <w:cantSplit/>
          <w:jc w:val="center"/>
        </w:trPr>
        <w:tc>
          <w:tcPr>
            <w:tcW w:w="802" w:type="dxa"/>
            <w:tcMar>
              <w:left w:w="58" w:type="dxa"/>
              <w:right w:w="58" w:type="dxa"/>
            </w:tcMar>
          </w:tcPr>
          <w:p w14:paraId="038AF233" w14:textId="77777777" w:rsidR="00BE396E" w:rsidRDefault="00BE396E" w:rsidP="00BE396E">
            <w:pPr>
              <w:pStyle w:val="TableText"/>
            </w:pPr>
            <w:r>
              <w:t>3199</w:t>
            </w:r>
          </w:p>
        </w:tc>
        <w:tc>
          <w:tcPr>
            <w:tcW w:w="2227" w:type="dxa"/>
            <w:tcMar>
              <w:left w:w="58" w:type="dxa"/>
              <w:right w:w="58" w:type="dxa"/>
            </w:tcMar>
          </w:tcPr>
          <w:p w14:paraId="047A3FE9" w14:textId="77777777" w:rsidR="00BE396E" w:rsidRDefault="00BE396E" w:rsidP="00BE396E">
            <w:pPr>
              <w:pStyle w:val="TableText"/>
            </w:pPr>
            <w:r>
              <w:t>5010A1 COBA INS TEST/PROD IND 3</w:t>
            </w:r>
          </w:p>
        </w:tc>
        <w:tc>
          <w:tcPr>
            <w:tcW w:w="2993" w:type="dxa"/>
            <w:tcMar>
              <w:left w:w="58" w:type="dxa"/>
              <w:right w:w="58" w:type="dxa"/>
            </w:tcMar>
          </w:tcPr>
          <w:p w14:paraId="60F275A8" w14:textId="2D7663BB" w:rsidR="00BE396E" w:rsidRDefault="00BE396E" w:rsidP="00BE396E">
            <w:pPr>
              <w:pStyle w:val="TableText"/>
            </w:pPr>
            <w:r>
              <w:t>:P:IDR-W-</w:t>
            </w:r>
            <w:hyperlink r:id="rId879" w:history="1">
              <w:r>
                <w:rPr>
                  <w:rStyle w:val="Hyperlink"/>
                  <w:rFonts w:cs="Courier New"/>
                  <w:szCs w:val="16"/>
                </w:rPr>
                <w:t>COBA-T-5010-IND</w:t>
              </w:r>
            </w:hyperlink>
          </w:p>
        </w:tc>
        <w:tc>
          <w:tcPr>
            <w:tcW w:w="2790" w:type="dxa"/>
            <w:tcMar>
              <w:left w:w="58" w:type="dxa"/>
              <w:right w:w="58" w:type="dxa"/>
            </w:tcMar>
          </w:tcPr>
          <w:p w14:paraId="509887B8" w14:textId="786E1BB5" w:rsidR="00BE396E" w:rsidRDefault="00BE396E" w:rsidP="00BE396E">
            <w:pPr>
              <w:pStyle w:val="TableText"/>
            </w:pPr>
            <w:r>
              <w:t>5010A1 COBA Insurer Test/Prod indicator</w:t>
            </w:r>
            <w:r w:rsidR="00156CCC" w:rsidRPr="00156CCC">
              <w:t xml:space="preserve"> sent from CWF</w:t>
            </w:r>
            <w:r w:rsidR="00156CCC">
              <w:t>.</w:t>
            </w:r>
          </w:p>
        </w:tc>
        <w:tc>
          <w:tcPr>
            <w:tcW w:w="1080" w:type="dxa"/>
            <w:tcMar>
              <w:left w:w="58" w:type="dxa"/>
              <w:right w:w="58" w:type="dxa"/>
            </w:tcMar>
          </w:tcPr>
          <w:p w14:paraId="069B87F2" w14:textId="77777777" w:rsidR="00BE396E" w:rsidRDefault="00BE396E" w:rsidP="00BE396E">
            <w:pPr>
              <w:pStyle w:val="TableText"/>
              <w:rPr>
                <w:caps/>
              </w:rPr>
            </w:pPr>
            <w:r>
              <w:rPr>
                <w:caps/>
              </w:rPr>
              <w:t xml:space="preserve">1 C </w:t>
            </w:r>
          </w:p>
        </w:tc>
        <w:tc>
          <w:tcPr>
            <w:tcW w:w="2340" w:type="dxa"/>
            <w:tcMar>
              <w:left w:w="58" w:type="dxa"/>
              <w:right w:w="58" w:type="dxa"/>
            </w:tcMar>
          </w:tcPr>
          <w:p w14:paraId="17BB0A2F" w14:textId="34AA0B37" w:rsidR="00BE396E" w:rsidRDefault="00BE396E" w:rsidP="003962F0">
            <w:pPr>
              <w:pStyle w:val="TableText"/>
            </w:pPr>
            <w:r>
              <w:t>Identifies if insurer is test or production. Values can be ‘T’ or ‘P’</w:t>
            </w:r>
          </w:p>
        </w:tc>
        <w:tc>
          <w:tcPr>
            <w:tcW w:w="858" w:type="dxa"/>
            <w:tcMar>
              <w:left w:w="58" w:type="dxa"/>
              <w:right w:w="58" w:type="dxa"/>
            </w:tcMar>
          </w:tcPr>
          <w:p w14:paraId="7D827A8C" w14:textId="77777777" w:rsidR="00BE396E" w:rsidRDefault="00BE396E" w:rsidP="00BE396E">
            <w:pPr>
              <w:pStyle w:val="TableText"/>
            </w:pPr>
            <w:r>
              <w:t>Spaces</w:t>
            </w:r>
          </w:p>
        </w:tc>
        <w:tc>
          <w:tcPr>
            <w:tcW w:w="431" w:type="dxa"/>
          </w:tcPr>
          <w:p w14:paraId="11A44606" w14:textId="77777777" w:rsidR="00BE396E" w:rsidRDefault="00BE396E" w:rsidP="00BE396E">
            <w:pPr>
              <w:pStyle w:val="TableText"/>
            </w:pPr>
            <w:r>
              <w:t>-</w:t>
            </w:r>
          </w:p>
        </w:tc>
        <w:tc>
          <w:tcPr>
            <w:tcW w:w="431" w:type="dxa"/>
          </w:tcPr>
          <w:p w14:paraId="661EFCB7" w14:textId="77777777" w:rsidR="00BE396E" w:rsidRDefault="00BE396E" w:rsidP="00BE396E">
            <w:pPr>
              <w:pStyle w:val="TableText"/>
            </w:pPr>
            <w:r>
              <w:t>X</w:t>
            </w:r>
          </w:p>
        </w:tc>
        <w:tc>
          <w:tcPr>
            <w:tcW w:w="432" w:type="dxa"/>
          </w:tcPr>
          <w:p w14:paraId="4DD1DC96" w14:textId="77777777" w:rsidR="00BE396E" w:rsidRDefault="00BE396E" w:rsidP="00BE396E">
            <w:pPr>
              <w:pStyle w:val="TableText"/>
            </w:pPr>
            <w:r>
              <w:t>X</w:t>
            </w:r>
          </w:p>
        </w:tc>
      </w:tr>
      <w:tr w:rsidR="00BE396E" w14:paraId="02DE685C" w14:textId="77777777" w:rsidTr="00BD7376">
        <w:trPr>
          <w:cantSplit/>
          <w:jc w:val="center"/>
        </w:trPr>
        <w:tc>
          <w:tcPr>
            <w:tcW w:w="802" w:type="dxa"/>
            <w:tcMar>
              <w:left w:w="58" w:type="dxa"/>
              <w:right w:w="58" w:type="dxa"/>
            </w:tcMar>
          </w:tcPr>
          <w:p w14:paraId="60B5E447" w14:textId="0B51334F" w:rsidR="00BE396E" w:rsidRDefault="00BE396E" w:rsidP="00385FF3">
            <w:pPr>
              <w:pStyle w:val="TableText"/>
            </w:pPr>
            <w:r>
              <w:t>3200</w:t>
            </w:r>
            <w:r w:rsidR="00135F82">
              <w:t xml:space="preserve"> – </w:t>
            </w:r>
            <w:r>
              <w:t>3231</w:t>
            </w:r>
          </w:p>
        </w:tc>
        <w:tc>
          <w:tcPr>
            <w:tcW w:w="2227" w:type="dxa"/>
            <w:tcMar>
              <w:left w:w="58" w:type="dxa"/>
              <w:right w:w="58" w:type="dxa"/>
            </w:tcMar>
          </w:tcPr>
          <w:p w14:paraId="3D0352FB" w14:textId="77777777" w:rsidR="00BE396E" w:rsidRDefault="00BE396E" w:rsidP="00BE396E">
            <w:pPr>
              <w:pStyle w:val="TableText"/>
            </w:pPr>
            <w:r>
              <w:t>COBA NAME 3</w:t>
            </w:r>
          </w:p>
        </w:tc>
        <w:tc>
          <w:tcPr>
            <w:tcW w:w="2993" w:type="dxa"/>
            <w:tcMar>
              <w:left w:w="58" w:type="dxa"/>
              <w:right w:w="58" w:type="dxa"/>
            </w:tcMar>
          </w:tcPr>
          <w:p w14:paraId="43934332" w14:textId="7D98D916" w:rsidR="00BE396E" w:rsidRDefault="00BE396E" w:rsidP="00BE396E">
            <w:pPr>
              <w:pStyle w:val="TableText"/>
            </w:pPr>
            <w:r>
              <w:t>:P:IDR-W-</w:t>
            </w:r>
            <w:hyperlink r:id="rId880" w:history="1">
              <w:r>
                <w:rPr>
                  <w:rStyle w:val="Hyperlink"/>
                </w:rPr>
                <w:t>COBA-NAME</w:t>
              </w:r>
            </w:hyperlink>
          </w:p>
        </w:tc>
        <w:tc>
          <w:tcPr>
            <w:tcW w:w="2790" w:type="dxa"/>
            <w:tcMar>
              <w:left w:w="58" w:type="dxa"/>
              <w:right w:w="58" w:type="dxa"/>
            </w:tcMar>
          </w:tcPr>
          <w:p w14:paraId="0385B11B" w14:textId="393D3523" w:rsidR="00BE396E" w:rsidRDefault="00BE396E" w:rsidP="00BE396E">
            <w:pPr>
              <w:pStyle w:val="TableText"/>
            </w:pPr>
            <w:r>
              <w:t>COBA Insurer Name</w:t>
            </w:r>
          </w:p>
          <w:p w14:paraId="3AE8076A" w14:textId="4C48C8D2" w:rsidR="00BE396E" w:rsidRDefault="00BE396E" w:rsidP="00156CCC">
            <w:pPr>
              <w:pStyle w:val="TableText"/>
            </w:pPr>
            <w:r w:rsidRPr="00A2370A">
              <w:rPr>
                <w:rFonts w:cs="Arial"/>
                <w:color w:val="000000"/>
              </w:rPr>
              <w:t>This field carries the Coordination of Benefit Agreement (COBA) insurance company name</w:t>
            </w:r>
            <w:r w:rsidR="00156CCC" w:rsidRPr="00156CCC">
              <w:t xml:space="preserve"> sent from CWF</w:t>
            </w:r>
            <w:r w:rsidR="00156CCC">
              <w:t>.</w:t>
            </w:r>
          </w:p>
        </w:tc>
        <w:tc>
          <w:tcPr>
            <w:tcW w:w="1080" w:type="dxa"/>
            <w:tcMar>
              <w:left w:w="58" w:type="dxa"/>
              <w:right w:w="58" w:type="dxa"/>
            </w:tcMar>
          </w:tcPr>
          <w:p w14:paraId="72714698" w14:textId="77777777" w:rsidR="00BE396E" w:rsidRDefault="00BE396E" w:rsidP="00BE396E">
            <w:pPr>
              <w:pStyle w:val="TableText"/>
              <w:rPr>
                <w:caps/>
              </w:rPr>
            </w:pPr>
            <w:r>
              <w:rPr>
                <w:caps/>
              </w:rPr>
              <w:t>32 c</w:t>
            </w:r>
          </w:p>
        </w:tc>
        <w:tc>
          <w:tcPr>
            <w:tcW w:w="2340" w:type="dxa"/>
            <w:tcMar>
              <w:left w:w="58" w:type="dxa"/>
              <w:right w:w="58" w:type="dxa"/>
            </w:tcMar>
          </w:tcPr>
          <w:p w14:paraId="7EAE344B" w14:textId="77777777" w:rsidR="00BE396E" w:rsidRDefault="00BE396E" w:rsidP="00BE396E">
            <w:pPr>
              <w:pStyle w:val="TableText"/>
            </w:pPr>
            <w:r>
              <w:t>COBA Name</w:t>
            </w:r>
          </w:p>
        </w:tc>
        <w:tc>
          <w:tcPr>
            <w:tcW w:w="858" w:type="dxa"/>
            <w:tcMar>
              <w:left w:w="58" w:type="dxa"/>
              <w:right w:w="58" w:type="dxa"/>
            </w:tcMar>
          </w:tcPr>
          <w:p w14:paraId="7C1923D8" w14:textId="77777777" w:rsidR="00BE396E" w:rsidRDefault="00BE396E" w:rsidP="00BE396E">
            <w:pPr>
              <w:pStyle w:val="TableText"/>
            </w:pPr>
            <w:r>
              <w:t>Spaces</w:t>
            </w:r>
          </w:p>
        </w:tc>
        <w:tc>
          <w:tcPr>
            <w:tcW w:w="431" w:type="dxa"/>
          </w:tcPr>
          <w:p w14:paraId="6B810662" w14:textId="77777777" w:rsidR="00BE396E" w:rsidRDefault="00BE396E" w:rsidP="00BE396E">
            <w:pPr>
              <w:pStyle w:val="TableText"/>
            </w:pPr>
            <w:r>
              <w:t>-</w:t>
            </w:r>
          </w:p>
        </w:tc>
        <w:tc>
          <w:tcPr>
            <w:tcW w:w="431" w:type="dxa"/>
          </w:tcPr>
          <w:p w14:paraId="4FDED39D" w14:textId="77777777" w:rsidR="00BE396E" w:rsidRDefault="00BE396E" w:rsidP="00BE396E">
            <w:pPr>
              <w:pStyle w:val="TableText"/>
            </w:pPr>
            <w:r>
              <w:t>X</w:t>
            </w:r>
          </w:p>
        </w:tc>
        <w:tc>
          <w:tcPr>
            <w:tcW w:w="432" w:type="dxa"/>
          </w:tcPr>
          <w:p w14:paraId="32690B2C" w14:textId="77777777" w:rsidR="00BE396E" w:rsidRDefault="00BE396E" w:rsidP="00BE396E">
            <w:pPr>
              <w:pStyle w:val="TableText"/>
            </w:pPr>
            <w:r>
              <w:t>X</w:t>
            </w:r>
          </w:p>
        </w:tc>
      </w:tr>
      <w:tr w:rsidR="00BE396E" w14:paraId="23FEA6EE" w14:textId="77777777" w:rsidTr="00BD7376">
        <w:trPr>
          <w:cantSplit/>
          <w:jc w:val="center"/>
        </w:trPr>
        <w:tc>
          <w:tcPr>
            <w:tcW w:w="802" w:type="dxa"/>
            <w:tcMar>
              <w:left w:w="58" w:type="dxa"/>
              <w:right w:w="58" w:type="dxa"/>
            </w:tcMar>
          </w:tcPr>
          <w:p w14:paraId="29564EF1" w14:textId="3A9B909E" w:rsidR="00BE396E" w:rsidRDefault="00BE396E" w:rsidP="00484350">
            <w:pPr>
              <w:pStyle w:val="TableText"/>
            </w:pPr>
            <w:r>
              <w:t>3232</w:t>
            </w:r>
            <w:r w:rsidR="00135F82">
              <w:t xml:space="preserve"> –</w:t>
            </w:r>
            <w:r>
              <w:t xml:space="preserve"> 3239</w:t>
            </w:r>
          </w:p>
        </w:tc>
        <w:tc>
          <w:tcPr>
            <w:tcW w:w="2227" w:type="dxa"/>
            <w:tcMar>
              <w:left w:w="58" w:type="dxa"/>
              <w:right w:w="58" w:type="dxa"/>
            </w:tcMar>
          </w:tcPr>
          <w:p w14:paraId="6F1F2BE6" w14:textId="77777777" w:rsidR="00BE396E" w:rsidRDefault="00BE396E" w:rsidP="00BE396E">
            <w:pPr>
              <w:pStyle w:val="TableText"/>
            </w:pPr>
            <w:r>
              <w:t>COBA ABORT DATE 3</w:t>
            </w:r>
          </w:p>
        </w:tc>
        <w:tc>
          <w:tcPr>
            <w:tcW w:w="2993" w:type="dxa"/>
            <w:tcMar>
              <w:left w:w="58" w:type="dxa"/>
              <w:right w:w="58" w:type="dxa"/>
            </w:tcMar>
          </w:tcPr>
          <w:p w14:paraId="19E3F7D0" w14:textId="3482AF50" w:rsidR="00BE396E" w:rsidRDefault="00BE396E" w:rsidP="00BE396E">
            <w:pPr>
              <w:pStyle w:val="TableText"/>
            </w:pPr>
            <w:r>
              <w:t>:P:IDR-W-</w:t>
            </w:r>
            <w:hyperlink r:id="rId881" w:history="1">
              <w:r>
                <w:rPr>
                  <w:rStyle w:val="Hyperlink"/>
                </w:rPr>
                <w:t>COBA-ABORT-DATE</w:t>
              </w:r>
            </w:hyperlink>
          </w:p>
        </w:tc>
        <w:tc>
          <w:tcPr>
            <w:tcW w:w="2790" w:type="dxa"/>
            <w:tcMar>
              <w:left w:w="58" w:type="dxa"/>
              <w:right w:w="58" w:type="dxa"/>
            </w:tcMar>
          </w:tcPr>
          <w:p w14:paraId="59A6B7B5" w14:textId="6863C41B" w:rsidR="00BE396E" w:rsidRDefault="00BE396E" w:rsidP="00BE396E">
            <w:pPr>
              <w:pStyle w:val="TableText"/>
            </w:pPr>
            <w:r>
              <w:t>COBA Insurer Abort Date</w:t>
            </w:r>
          </w:p>
          <w:p w14:paraId="6BE29017" w14:textId="5FC5691B" w:rsidR="00BE396E" w:rsidRDefault="00BE396E" w:rsidP="00156CCC">
            <w:pPr>
              <w:pStyle w:val="TableText"/>
            </w:pPr>
            <w:r w:rsidRPr="00465E41">
              <w:rPr>
                <w:rFonts w:cs="Arial"/>
                <w:color w:val="000000"/>
              </w:rPr>
              <w:t>This field carries the</w:t>
            </w:r>
            <w:r w:rsidR="00156CCC">
              <w:t xml:space="preserve"> </w:t>
            </w:r>
            <w:r w:rsidR="00156CCC" w:rsidRPr="00156CCC">
              <w:rPr>
                <w:rFonts w:cs="Arial"/>
                <w:color w:val="000000"/>
              </w:rPr>
              <w:t>date of the letter sent to the provider to indicate the claim was not crossed to the Trading Partner.</w:t>
            </w:r>
            <w:r w:rsidR="00EE1541">
              <w:rPr>
                <w:rFonts w:cs="Arial"/>
                <w:color w:val="000000"/>
              </w:rPr>
              <w:t xml:space="preserve"> </w:t>
            </w:r>
            <w:r w:rsidR="00156CCC" w:rsidRPr="00156CCC">
              <w:rPr>
                <w:rFonts w:cs="Arial"/>
                <w:color w:val="000000"/>
              </w:rPr>
              <w:t>The claim was either rejected by the Benefits Coordination &amp; Recovery Center (BCRC) or the Trading Partner.</w:t>
            </w:r>
          </w:p>
        </w:tc>
        <w:tc>
          <w:tcPr>
            <w:tcW w:w="1080" w:type="dxa"/>
            <w:tcMar>
              <w:left w:w="58" w:type="dxa"/>
              <w:right w:w="58" w:type="dxa"/>
            </w:tcMar>
          </w:tcPr>
          <w:p w14:paraId="6DBEAD6D" w14:textId="77777777" w:rsidR="00BE396E" w:rsidRDefault="00BE396E" w:rsidP="00BE396E">
            <w:pPr>
              <w:pStyle w:val="TableText"/>
              <w:rPr>
                <w:caps/>
              </w:rPr>
            </w:pPr>
            <w:r>
              <w:rPr>
                <w:caps/>
              </w:rPr>
              <w:t>8 N</w:t>
            </w:r>
          </w:p>
        </w:tc>
        <w:tc>
          <w:tcPr>
            <w:tcW w:w="2340" w:type="dxa"/>
            <w:tcMar>
              <w:left w:w="58" w:type="dxa"/>
              <w:right w:w="58" w:type="dxa"/>
            </w:tcMar>
          </w:tcPr>
          <w:p w14:paraId="47101E2A" w14:textId="77777777" w:rsidR="00BE396E" w:rsidRDefault="00BE396E" w:rsidP="00BE396E">
            <w:pPr>
              <w:pStyle w:val="TableText"/>
            </w:pPr>
            <w:r>
              <w:t>MMDDYYYY</w:t>
            </w:r>
          </w:p>
        </w:tc>
        <w:tc>
          <w:tcPr>
            <w:tcW w:w="858" w:type="dxa"/>
            <w:tcMar>
              <w:left w:w="58" w:type="dxa"/>
              <w:right w:w="58" w:type="dxa"/>
            </w:tcMar>
          </w:tcPr>
          <w:p w14:paraId="50621CEE" w14:textId="77777777" w:rsidR="00BE396E" w:rsidRDefault="00BE396E" w:rsidP="00BE396E">
            <w:pPr>
              <w:pStyle w:val="TableText"/>
            </w:pPr>
            <w:r>
              <w:t>Zeros</w:t>
            </w:r>
          </w:p>
        </w:tc>
        <w:tc>
          <w:tcPr>
            <w:tcW w:w="431" w:type="dxa"/>
          </w:tcPr>
          <w:p w14:paraId="5EFCB0F9" w14:textId="77777777" w:rsidR="00BE396E" w:rsidRDefault="00BE396E" w:rsidP="00BE396E">
            <w:pPr>
              <w:pStyle w:val="TableText"/>
            </w:pPr>
            <w:r>
              <w:t>-</w:t>
            </w:r>
          </w:p>
        </w:tc>
        <w:tc>
          <w:tcPr>
            <w:tcW w:w="431" w:type="dxa"/>
          </w:tcPr>
          <w:p w14:paraId="1F1E2A7C" w14:textId="77777777" w:rsidR="00BE396E" w:rsidRDefault="00BE396E" w:rsidP="00BE396E">
            <w:pPr>
              <w:pStyle w:val="TableText"/>
            </w:pPr>
            <w:r>
              <w:t>X</w:t>
            </w:r>
          </w:p>
        </w:tc>
        <w:tc>
          <w:tcPr>
            <w:tcW w:w="432" w:type="dxa"/>
          </w:tcPr>
          <w:p w14:paraId="63508B58" w14:textId="77777777" w:rsidR="00BE396E" w:rsidRDefault="00BE396E" w:rsidP="00BE396E">
            <w:pPr>
              <w:pStyle w:val="TableText"/>
            </w:pPr>
            <w:r>
              <w:t>X</w:t>
            </w:r>
          </w:p>
        </w:tc>
      </w:tr>
      <w:tr w:rsidR="0018305D" w14:paraId="29DBA6C9" w14:textId="77777777" w:rsidTr="00BD7376">
        <w:trPr>
          <w:cantSplit/>
          <w:jc w:val="center"/>
        </w:trPr>
        <w:tc>
          <w:tcPr>
            <w:tcW w:w="802" w:type="dxa"/>
            <w:tcMar>
              <w:left w:w="58" w:type="dxa"/>
              <w:right w:w="58" w:type="dxa"/>
            </w:tcMar>
          </w:tcPr>
          <w:p w14:paraId="0D050BC4" w14:textId="319A0E47" w:rsidR="0018305D" w:rsidRDefault="0018305D" w:rsidP="0018305D">
            <w:pPr>
              <w:pStyle w:val="TableText"/>
            </w:pPr>
            <w:r w:rsidRPr="00414562">
              <w:t>3240 - 3240</w:t>
            </w:r>
          </w:p>
        </w:tc>
        <w:tc>
          <w:tcPr>
            <w:tcW w:w="2227" w:type="dxa"/>
            <w:tcMar>
              <w:left w:w="58" w:type="dxa"/>
              <w:right w:w="58" w:type="dxa"/>
            </w:tcMar>
          </w:tcPr>
          <w:p w14:paraId="15A111AF" w14:textId="7E2284DE" w:rsidR="0018305D" w:rsidRDefault="0018305D" w:rsidP="0018305D">
            <w:pPr>
              <w:pStyle w:val="TableText"/>
            </w:pPr>
            <w:r w:rsidRPr="00414562">
              <w:t>COBA MSN INDICATOR 3</w:t>
            </w:r>
          </w:p>
        </w:tc>
        <w:tc>
          <w:tcPr>
            <w:tcW w:w="2993" w:type="dxa"/>
            <w:tcMar>
              <w:left w:w="58" w:type="dxa"/>
              <w:right w:w="58" w:type="dxa"/>
            </w:tcMar>
          </w:tcPr>
          <w:p w14:paraId="5F3011E2" w14:textId="6851E566" w:rsidR="0018305D" w:rsidRDefault="0018305D" w:rsidP="0018305D">
            <w:pPr>
              <w:pStyle w:val="TableText"/>
            </w:pPr>
            <w:r w:rsidRPr="00414562">
              <w:t>:P:IDR-W-</w:t>
            </w:r>
            <w:hyperlink r:id="rId882" w:history="1">
              <w:r w:rsidRPr="0018305D">
                <w:rPr>
                  <w:rStyle w:val="Hyperlink"/>
                </w:rPr>
                <w:t>COBA-MSN-IND</w:t>
              </w:r>
            </w:hyperlink>
          </w:p>
        </w:tc>
        <w:tc>
          <w:tcPr>
            <w:tcW w:w="2790" w:type="dxa"/>
            <w:tcMar>
              <w:left w:w="58" w:type="dxa"/>
              <w:right w:w="58" w:type="dxa"/>
            </w:tcMar>
          </w:tcPr>
          <w:p w14:paraId="522AE47D" w14:textId="335E0E18" w:rsidR="0018305D" w:rsidRDefault="0018305D" w:rsidP="0018305D">
            <w:pPr>
              <w:pStyle w:val="TableText"/>
            </w:pPr>
            <w:r w:rsidRPr="00414562">
              <w:t>Indicator to identify if the insurance company should be displayed on the MSN. Indicator will be received on the CWF trailer 29.</w:t>
            </w:r>
          </w:p>
        </w:tc>
        <w:tc>
          <w:tcPr>
            <w:tcW w:w="1080" w:type="dxa"/>
            <w:tcMar>
              <w:left w:w="58" w:type="dxa"/>
              <w:right w:w="58" w:type="dxa"/>
            </w:tcMar>
          </w:tcPr>
          <w:p w14:paraId="528C83FF" w14:textId="0CFFD5B1" w:rsidR="0018305D" w:rsidRDefault="0018305D" w:rsidP="0018305D">
            <w:pPr>
              <w:pStyle w:val="TableText"/>
              <w:rPr>
                <w:caps/>
              </w:rPr>
            </w:pPr>
            <w:r w:rsidRPr="00414562">
              <w:t>1 C</w:t>
            </w:r>
          </w:p>
        </w:tc>
        <w:tc>
          <w:tcPr>
            <w:tcW w:w="2340" w:type="dxa"/>
            <w:tcMar>
              <w:left w:w="58" w:type="dxa"/>
              <w:right w:w="58" w:type="dxa"/>
            </w:tcMar>
          </w:tcPr>
          <w:p w14:paraId="73B0BFC0" w14:textId="4DB5B227" w:rsidR="0018305D" w:rsidRDefault="0018305D" w:rsidP="0018305D">
            <w:pPr>
              <w:pStyle w:val="TableText"/>
            </w:pPr>
            <w:r w:rsidRPr="00414562">
              <w:t>COBA MSN indicator</w:t>
            </w:r>
          </w:p>
        </w:tc>
        <w:tc>
          <w:tcPr>
            <w:tcW w:w="858" w:type="dxa"/>
            <w:tcMar>
              <w:left w:w="58" w:type="dxa"/>
              <w:right w:w="58" w:type="dxa"/>
            </w:tcMar>
          </w:tcPr>
          <w:p w14:paraId="5EB91B17" w14:textId="4E806D9D" w:rsidR="0018305D" w:rsidRDefault="0018305D" w:rsidP="0018305D">
            <w:pPr>
              <w:pStyle w:val="TableText"/>
            </w:pPr>
            <w:r w:rsidRPr="00414562">
              <w:t>Space</w:t>
            </w:r>
          </w:p>
        </w:tc>
        <w:tc>
          <w:tcPr>
            <w:tcW w:w="431" w:type="dxa"/>
          </w:tcPr>
          <w:p w14:paraId="7E512262" w14:textId="2FFA0C02" w:rsidR="0018305D" w:rsidRDefault="0018305D" w:rsidP="0018305D">
            <w:pPr>
              <w:pStyle w:val="TableText"/>
            </w:pPr>
            <w:r w:rsidRPr="00414562">
              <w:t>-</w:t>
            </w:r>
          </w:p>
        </w:tc>
        <w:tc>
          <w:tcPr>
            <w:tcW w:w="431" w:type="dxa"/>
          </w:tcPr>
          <w:p w14:paraId="09A1126D" w14:textId="26AB78C0" w:rsidR="0018305D" w:rsidRDefault="0018305D" w:rsidP="0018305D">
            <w:pPr>
              <w:pStyle w:val="TableText"/>
            </w:pPr>
            <w:r w:rsidRPr="00414562">
              <w:t>X</w:t>
            </w:r>
          </w:p>
        </w:tc>
        <w:tc>
          <w:tcPr>
            <w:tcW w:w="432" w:type="dxa"/>
          </w:tcPr>
          <w:p w14:paraId="034C86CA" w14:textId="1B44374B" w:rsidR="0018305D" w:rsidRDefault="0018305D" w:rsidP="0018305D">
            <w:pPr>
              <w:pStyle w:val="TableText"/>
            </w:pPr>
            <w:r w:rsidRPr="00414562">
              <w:t>X</w:t>
            </w:r>
          </w:p>
        </w:tc>
      </w:tr>
      <w:tr w:rsidR="00BE396E" w14:paraId="351AFD7B" w14:textId="77777777" w:rsidTr="00BD7376">
        <w:trPr>
          <w:cantSplit/>
          <w:jc w:val="center"/>
        </w:trPr>
        <w:tc>
          <w:tcPr>
            <w:tcW w:w="802" w:type="dxa"/>
            <w:tcMar>
              <w:left w:w="58" w:type="dxa"/>
              <w:right w:w="58" w:type="dxa"/>
            </w:tcMar>
          </w:tcPr>
          <w:p w14:paraId="7B56CAE1" w14:textId="7B7B7FFE" w:rsidR="00BE396E" w:rsidRDefault="00BE396E" w:rsidP="00484350">
            <w:pPr>
              <w:pStyle w:val="TableText"/>
            </w:pPr>
            <w:r>
              <w:t>324</w:t>
            </w:r>
            <w:r w:rsidR="0018305D">
              <w:t>1</w:t>
            </w:r>
            <w:r w:rsidR="00135F82">
              <w:t xml:space="preserve"> – </w:t>
            </w:r>
            <w:r>
              <w:t>3248</w:t>
            </w:r>
          </w:p>
        </w:tc>
        <w:tc>
          <w:tcPr>
            <w:tcW w:w="2227" w:type="dxa"/>
            <w:tcMar>
              <w:left w:w="58" w:type="dxa"/>
              <w:right w:w="58" w:type="dxa"/>
            </w:tcMar>
          </w:tcPr>
          <w:p w14:paraId="4BB21273" w14:textId="77777777" w:rsidR="00BE396E" w:rsidRDefault="00BE396E" w:rsidP="00BE396E">
            <w:pPr>
              <w:pStyle w:val="TableText"/>
            </w:pPr>
            <w:r>
              <w:t>-</w:t>
            </w:r>
          </w:p>
        </w:tc>
        <w:tc>
          <w:tcPr>
            <w:tcW w:w="2993" w:type="dxa"/>
            <w:tcMar>
              <w:left w:w="58" w:type="dxa"/>
              <w:right w:w="58" w:type="dxa"/>
            </w:tcMar>
          </w:tcPr>
          <w:p w14:paraId="097A913C" w14:textId="77777777" w:rsidR="00BE396E" w:rsidRDefault="00BE396E" w:rsidP="00BE396E">
            <w:pPr>
              <w:pStyle w:val="TableText"/>
            </w:pPr>
            <w:r>
              <w:t>FILLER</w:t>
            </w:r>
          </w:p>
        </w:tc>
        <w:tc>
          <w:tcPr>
            <w:tcW w:w="2790" w:type="dxa"/>
            <w:tcMar>
              <w:left w:w="58" w:type="dxa"/>
              <w:right w:w="58" w:type="dxa"/>
            </w:tcMar>
          </w:tcPr>
          <w:p w14:paraId="3E225AE7" w14:textId="77777777" w:rsidR="00BE396E" w:rsidRDefault="00BE396E" w:rsidP="00BE396E">
            <w:pPr>
              <w:pStyle w:val="TableText"/>
            </w:pPr>
            <w:r>
              <w:t>-</w:t>
            </w:r>
          </w:p>
        </w:tc>
        <w:tc>
          <w:tcPr>
            <w:tcW w:w="1080" w:type="dxa"/>
            <w:tcMar>
              <w:left w:w="58" w:type="dxa"/>
              <w:right w:w="58" w:type="dxa"/>
            </w:tcMar>
          </w:tcPr>
          <w:p w14:paraId="47061AEC" w14:textId="4BEA1A4D" w:rsidR="00BE396E" w:rsidRDefault="0018305D" w:rsidP="00BE396E">
            <w:pPr>
              <w:pStyle w:val="TableText"/>
              <w:rPr>
                <w:caps/>
              </w:rPr>
            </w:pPr>
            <w:r>
              <w:rPr>
                <w:caps/>
              </w:rPr>
              <w:t>8</w:t>
            </w:r>
            <w:r w:rsidR="00BE396E">
              <w:rPr>
                <w:caps/>
              </w:rPr>
              <w:t xml:space="preserve"> C</w:t>
            </w:r>
          </w:p>
        </w:tc>
        <w:tc>
          <w:tcPr>
            <w:tcW w:w="2340" w:type="dxa"/>
            <w:tcMar>
              <w:left w:w="58" w:type="dxa"/>
              <w:right w:w="58" w:type="dxa"/>
            </w:tcMar>
          </w:tcPr>
          <w:p w14:paraId="5043A2C1" w14:textId="77777777" w:rsidR="00BE396E" w:rsidRDefault="00BE396E" w:rsidP="00BE396E">
            <w:pPr>
              <w:pStyle w:val="TableText"/>
            </w:pPr>
            <w:r>
              <w:t>Spaces</w:t>
            </w:r>
          </w:p>
        </w:tc>
        <w:tc>
          <w:tcPr>
            <w:tcW w:w="858" w:type="dxa"/>
            <w:tcMar>
              <w:left w:w="58" w:type="dxa"/>
              <w:right w:w="58" w:type="dxa"/>
            </w:tcMar>
          </w:tcPr>
          <w:p w14:paraId="4DC7A9D8" w14:textId="77777777" w:rsidR="00BE396E" w:rsidRDefault="00BE396E" w:rsidP="00BE396E">
            <w:pPr>
              <w:pStyle w:val="TableText"/>
            </w:pPr>
            <w:r>
              <w:t>-</w:t>
            </w:r>
          </w:p>
        </w:tc>
        <w:tc>
          <w:tcPr>
            <w:tcW w:w="431" w:type="dxa"/>
          </w:tcPr>
          <w:p w14:paraId="7FCB943D" w14:textId="77777777" w:rsidR="00BE396E" w:rsidRDefault="00BE396E" w:rsidP="00BE396E">
            <w:pPr>
              <w:pStyle w:val="TableText"/>
            </w:pPr>
            <w:r>
              <w:t>X</w:t>
            </w:r>
          </w:p>
        </w:tc>
        <w:tc>
          <w:tcPr>
            <w:tcW w:w="431" w:type="dxa"/>
          </w:tcPr>
          <w:p w14:paraId="4002E105" w14:textId="77777777" w:rsidR="00BE396E" w:rsidRDefault="00BE396E" w:rsidP="00BE396E">
            <w:pPr>
              <w:pStyle w:val="TableText"/>
            </w:pPr>
            <w:r>
              <w:t>X</w:t>
            </w:r>
          </w:p>
        </w:tc>
        <w:tc>
          <w:tcPr>
            <w:tcW w:w="432" w:type="dxa"/>
          </w:tcPr>
          <w:p w14:paraId="497F5635" w14:textId="77777777" w:rsidR="00BE396E" w:rsidRDefault="00BE396E" w:rsidP="00BE396E">
            <w:pPr>
              <w:pStyle w:val="TableText"/>
            </w:pPr>
            <w:r>
              <w:t>X</w:t>
            </w:r>
          </w:p>
        </w:tc>
      </w:tr>
      <w:tr w:rsidR="00BE396E" w14:paraId="4B672231" w14:textId="77777777" w:rsidTr="00BD7376">
        <w:trPr>
          <w:cantSplit/>
          <w:jc w:val="center"/>
        </w:trPr>
        <w:tc>
          <w:tcPr>
            <w:tcW w:w="802" w:type="dxa"/>
            <w:tcMar>
              <w:left w:w="58" w:type="dxa"/>
              <w:right w:w="58" w:type="dxa"/>
            </w:tcMar>
          </w:tcPr>
          <w:p w14:paraId="677B236F" w14:textId="2454A306" w:rsidR="00BE396E" w:rsidRDefault="00BE396E" w:rsidP="00484350">
            <w:pPr>
              <w:pStyle w:val="TableText"/>
            </w:pPr>
            <w:r>
              <w:t>3249</w:t>
            </w:r>
            <w:r w:rsidR="00135F82">
              <w:t xml:space="preserve"> – </w:t>
            </w:r>
            <w:r>
              <w:t>3253</w:t>
            </w:r>
          </w:p>
        </w:tc>
        <w:tc>
          <w:tcPr>
            <w:tcW w:w="2227" w:type="dxa"/>
            <w:tcMar>
              <w:left w:w="58" w:type="dxa"/>
              <w:right w:w="58" w:type="dxa"/>
            </w:tcMar>
          </w:tcPr>
          <w:p w14:paraId="7A0B4BA9" w14:textId="77777777" w:rsidR="00BE396E" w:rsidRDefault="00BE396E" w:rsidP="00BE396E">
            <w:pPr>
              <w:pStyle w:val="TableText"/>
            </w:pPr>
            <w:r>
              <w:t>COBA NUMBER 4</w:t>
            </w:r>
          </w:p>
        </w:tc>
        <w:tc>
          <w:tcPr>
            <w:tcW w:w="2993" w:type="dxa"/>
            <w:tcMar>
              <w:left w:w="58" w:type="dxa"/>
              <w:right w:w="58" w:type="dxa"/>
            </w:tcMar>
          </w:tcPr>
          <w:p w14:paraId="1E6299A4" w14:textId="604C0AC0" w:rsidR="00BE396E" w:rsidRDefault="00BE396E" w:rsidP="00BE396E">
            <w:pPr>
              <w:pStyle w:val="TableText"/>
            </w:pPr>
            <w:r>
              <w:t>:P:IDR-W-</w:t>
            </w:r>
            <w:hyperlink r:id="rId883" w:history="1">
              <w:r>
                <w:rPr>
                  <w:rStyle w:val="Hyperlink"/>
                </w:rPr>
                <w:t>COBA-NUMBER</w:t>
              </w:r>
            </w:hyperlink>
          </w:p>
        </w:tc>
        <w:tc>
          <w:tcPr>
            <w:tcW w:w="2790" w:type="dxa"/>
            <w:tcMar>
              <w:left w:w="58" w:type="dxa"/>
              <w:right w:w="58" w:type="dxa"/>
            </w:tcMar>
          </w:tcPr>
          <w:p w14:paraId="47ACFD2C" w14:textId="77777777" w:rsidR="00BE396E" w:rsidRDefault="00BE396E" w:rsidP="00BE396E">
            <w:pPr>
              <w:pStyle w:val="TableText"/>
            </w:pPr>
            <w:r>
              <w:t>COBA Number</w:t>
            </w:r>
          </w:p>
          <w:p w14:paraId="52795D98" w14:textId="77777777" w:rsidR="00BE396E" w:rsidRDefault="00BE396E" w:rsidP="00BE396E">
            <w:pPr>
              <w:pStyle w:val="TableText"/>
            </w:pPr>
            <w:r w:rsidRPr="004C59BC">
              <w:rPr>
                <w:rFonts w:cs="Arial"/>
                <w:color w:val="000000"/>
              </w:rPr>
              <w:t>This field carries the Coordination of Benefits Agreement (COBA) number sent from CWF.</w:t>
            </w:r>
          </w:p>
        </w:tc>
        <w:tc>
          <w:tcPr>
            <w:tcW w:w="1080" w:type="dxa"/>
            <w:tcMar>
              <w:left w:w="58" w:type="dxa"/>
              <w:right w:w="58" w:type="dxa"/>
            </w:tcMar>
          </w:tcPr>
          <w:p w14:paraId="15087D8B" w14:textId="77777777" w:rsidR="00BE396E" w:rsidRDefault="00BE396E" w:rsidP="00BE396E">
            <w:pPr>
              <w:pStyle w:val="TableText"/>
              <w:rPr>
                <w:caps/>
              </w:rPr>
            </w:pPr>
            <w:r>
              <w:rPr>
                <w:caps/>
              </w:rPr>
              <w:t>5 C</w:t>
            </w:r>
          </w:p>
        </w:tc>
        <w:tc>
          <w:tcPr>
            <w:tcW w:w="2340" w:type="dxa"/>
            <w:tcMar>
              <w:left w:w="58" w:type="dxa"/>
              <w:right w:w="58" w:type="dxa"/>
            </w:tcMar>
          </w:tcPr>
          <w:p w14:paraId="01C4F180" w14:textId="77777777" w:rsidR="00BE396E" w:rsidRDefault="00BE396E" w:rsidP="00BE396E">
            <w:pPr>
              <w:pStyle w:val="TableText"/>
            </w:pPr>
            <w:r>
              <w:t>COBA Insurer number</w:t>
            </w:r>
          </w:p>
        </w:tc>
        <w:tc>
          <w:tcPr>
            <w:tcW w:w="858" w:type="dxa"/>
            <w:tcMar>
              <w:left w:w="58" w:type="dxa"/>
              <w:right w:w="58" w:type="dxa"/>
            </w:tcMar>
          </w:tcPr>
          <w:p w14:paraId="7B717138" w14:textId="77777777" w:rsidR="00BE396E" w:rsidRDefault="00BE396E" w:rsidP="00BE396E">
            <w:pPr>
              <w:pStyle w:val="TableText"/>
            </w:pPr>
            <w:r>
              <w:t>Spaces</w:t>
            </w:r>
          </w:p>
        </w:tc>
        <w:tc>
          <w:tcPr>
            <w:tcW w:w="431" w:type="dxa"/>
          </w:tcPr>
          <w:p w14:paraId="4A117A9D" w14:textId="77777777" w:rsidR="00BE396E" w:rsidRDefault="00BE396E" w:rsidP="00BE396E">
            <w:pPr>
              <w:pStyle w:val="TableText"/>
            </w:pPr>
            <w:r>
              <w:t>-</w:t>
            </w:r>
          </w:p>
        </w:tc>
        <w:tc>
          <w:tcPr>
            <w:tcW w:w="431" w:type="dxa"/>
          </w:tcPr>
          <w:p w14:paraId="1B99C0F7" w14:textId="77777777" w:rsidR="00BE396E" w:rsidRDefault="00BE396E" w:rsidP="00BE396E">
            <w:pPr>
              <w:pStyle w:val="TableText"/>
            </w:pPr>
            <w:r>
              <w:t>X</w:t>
            </w:r>
          </w:p>
        </w:tc>
        <w:tc>
          <w:tcPr>
            <w:tcW w:w="432" w:type="dxa"/>
          </w:tcPr>
          <w:p w14:paraId="748C74BB" w14:textId="77777777" w:rsidR="00BE396E" w:rsidRDefault="00BE396E" w:rsidP="00BE396E">
            <w:pPr>
              <w:pStyle w:val="TableText"/>
            </w:pPr>
            <w:r>
              <w:t>X</w:t>
            </w:r>
          </w:p>
        </w:tc>
      </w:tr>
      <w:tr w:rsidR="00BE396E" w14:paraId="5BA7775C" w14:textId="77777777" w:rsidTr="00BD7376">
        <w:trPr>
          <w:cantSplit/>
          <w:jc w:val="center"/>
        </w:trPr>
        <w:tc>
          <w:tcPr>
            <w:tcW w:w="802" w:type="dxa"/>
            <w:tcMar>
              <w:left w:w="58" w:type="dxa"/>
              <w:right w:w="58" w:type="dxa"/>
            </w:tcMar>
          </w:tcPr>
          <w:p w14:paraId="4E97A02B" w14:textId="344CDDD2" w:rsidR="00BE396E" w:rsidRDefault="00BE396E" w:rsidP="00484350">
            <w:pPr>
              <w:pStyle w:val="TableText"/>
            </w:pPr>
            <w:r>
              <w:t>3254</w:t>
            </w:r>
            <w:r w:rsidR="00135F82">
              <w:t xml:space="preserve"> –</w:t>
            </w:r>
            <w:r>
              <w:t xml:space="preserve"> 3261</w:t>
            </w:r>
          </w:p>
        </w:tc>
        <w:tc>
          <w:tcPr>
            <w:tcW w:w="2227" w:type="dxa"/>
            <w:tcMar>
              <w:left w:w="58" w:type="dxa"/>
              <w:right w:w="58" w:type="dxa"/>
            </w:tcMar>
          </w:tcPr>
          <w:p w14:paraId="29E880D1" w14:textId="77777777" w:rsidR="00BE396E" w:rsidRDefault="00BE396E" w:rsidP="00BE396E">
            <w:pPr>
              <w:pStyle w:val="TableText"/>
            </w:pPr>
            <w:r>
              <w:t>COBA INS EFF DATE 4</w:t>
            </w:r>
          </w:p>
        </w:tc>
        <w:tc>
          <w:tcPr>
            <w:tcW w:w="2993" w:type="dxa"/>
            <w:tcMar>
              <w:left w:w="58" w:type="dxa"/>
              <w:right w:w="58" w:type="dxa"/>
            </w:tcMar>
          </w:tcPr>
          <w:p w14:paraId="57A29AAE" w14:textId="5F33AA05" w:rsidR="00BE396E" w:rsidRDefault="00BE396E" w:rsidP="00BE396E">
            <w:pPr>
              <w:pStyle w:val="TableText"/>
            </w:pPr>
            <w:r>
              <w:t>:P:IDR-W-</w:t>
            </w:r>
            <w:hyperlink r:id="rId884" w:history="1">
              <w:r>
                <w:rPr>
                  <w:rStyle w:val="Hyperlink"/>
                </w:rPr>
                <w:t>COBA-EFF-DATE</w:t>
              </w:r>
            </w:hyperlink>
          </w:p>
        </w:tc>
        <w:tc>
          <w:tcPr>
            <w:tcW w:w="2790" w:type="dxa"/>
            <w:tcMar>
              <w:left w:w="58" w:type="dxa"/>
              <w:right w:w="58" w:type="dxa"/>
            </w:tcMar>
          </w:tcPr>
          <w:p w14:paraId="1414ED5D" w14:textId="77777777" w:rsidR="00BE396E" w:rsidRDefault="00BE396E" w:rsidP="00BE396E">
            <w:pPr>
              <w:pStyle w:val="TableText"/>
            </w:pPr>
            <w:r>
              <w:t>COBA Insurer Effective Date</w:t>
            </w:r>
          </w:p>
          <w:p w14:paraId="01E2CEB3" w14:textId="5C541EEE" w:rsidR="00BE396E" w:rsidRDefault="00BE396E" w:rsidP="00BE396E">
            <w:pPr>
              <w:pStyle w:val="TableText"/>
            </w:pPr>
            <w:r w:rsidRPr="00465E41">
              <w:rPr>
                <w:rFonts w:cs="Arial"/>
                <w:color w:val="000000"/>
              </w:rPr>
              <w:t>This field carries the Coordination of Benefits Agreement (COBA) effective date</w:t>
            </w:r>
            <w:r w:rsidR="00156CCC" w:rsidRPr="00156CCC">
              <w:t xml:space="preserve"> sent from CWF</w:t>
            </w:r>
            <w:r w:rsidR="00156CCC">
              <w:t>.</w:t>
            </w:r>
            <w:r w:rsidRPr="00465E41">
              <w:rPr>
                <w:rFonts w:cs="Arial"/>
                <w:color w:val="000000"/>
              </w:rPr>
              <w:t>.</w:t>
            </w:r>
          </w:p>
        </w:tc>
        <w:tc>
          <w:tcPr>
            <w:tcW w:w="1080" w:type="dxa"/>
            <w:tcMar>
              <w:left w:w="58" w:type="dxa"/>
              <w:right w:w="58" w:type="dxa"/>
            </w:tcMar>
          </w:tcPr>
          <w:p w14:paraId="75204832" w14:textId="77777777" w:rsidR="00BE396E" w:rsidRDefault="00BE396E" w:rsidP="00BE396E">
            <w:pPr>
              <w:pStyle w:val="TableText"/>
              <w:rPr>
                <w:caps/>
              </w:rPr>
            </w:pPr>
            <w:r>
              <w:rPr>
                <w:caps/>
              </w:rPr>
              <w:t>8 N</w:t>
            </w:r>
          </w:p>
        </w:tc>
        <w:tc>
          <w:tcPr>
            <w:tcW w:w="2340" w:type="dxa"/>
            <w:tcMar>
              <w:left w:w="58" w:type="dxa"/>
              <w:right w:w="58" w:type="dxa"/>
            </w:tcMar>
          </w:tcPr>
          <w:p w14:paraId="727E9595" w14:textId="77777777" w:rsidR="00BE396E" w:rsidRDefault="00BE396E" w:rsidP="00BE396E">
            <w:pPr>
              <w:pStyle w:val="TableText"/>
            </w:pPr>
            <w:r>
              <w:t>MMDDYYYY</w:t>
            </w:r>
          </w:p>
        </w:tc>
        <w:tc>
          <w:tcPr>
            <w:tcW w:w="858" w:type="dxa"/>
            <w:tcMar>
              <w:left w:w="58" w:type="dxa"/>
              <w:right w:w="58" w:type="dxa"/>
            </w:tcMar>
          </w:tcPr>
          <w:p w14:paraId="7D3D69CA" w14:textId="77777777" w:rsidR="00BE396E" w:rsidRDefault="00BE396E" w:rsidP="00BE396E">
            <w:pPr>
              <w:pStyle w:val="TableText"/>
            </w:pPr>
            <w:r>
              <w:t>Zeros</w:t>
            </w:r>
          </w:p>
        </w:tc>
        <w:tc>
          <w:tcPr>
            <w:tcW w:w="431" w:type="dxa"/>
          </w:tcPr>
          <w:p w14:paraId="3810638B" w14:textId="77777777" w:rsidR="00BE396E" w:rsidRDefault="00BE396E" w:rsidP="00BE396E">
            <w:pPr>
              <w:pStyle w:val="TableText"/>
            </w:pPr>
            <w:r>
              <w:t>-</w:t>
            </w:r>
          </w:p>
        </w:tc>
        <w:tc>
          <w:tcPr>
            <w:tcW w:w="431" w:type="dxa"/>
          </w:tcPr>
          <w:p w14:paraId="67C79A65" w14:textId="77777777" w:rsidR="00BE396E" w:rsidRDefault="00BE396E" w:rsidP="00BE396E">
            <w:pPr>
              <w:pStyle w:val="TableText"/>
            </w:pPr>
            <w:r>
              <w:t>X</w:t>
            </w:r>
          </w:p>
        </w:tc>
        <w:tc>
          <w:tcPr>
            <w:tcW w:w="432" w:type="dxa"/>
          </w:tcPr>
          <w:p w14:paraId="6F7AF8CB" w14:textId="77777777" w:rsidR="00BE396E" w:rsidRDefault="00BE396E" w:rsidP="00BE396E">
            <w:pPr>
              <w:pStyle w:val="TableText"/>
            </w:pPr>
            <w:r>
              <w:t>X</w:t>
            </w:r>
          </w:p>
        </w:tc>
      </w:tr>
      <w:tr w:rsidR="00BE396E" w14:paraId="7CDA0BD1" w14:textId="77777777" w:rsidTr="00BD7376">
        <w:trPr>
          <w:cantSplit/>
          <w:jc w:val="center"/>
        </w:trPr>
        <w:tc>
          <w:tcPr>
            <w:tcW w:w="802" w:type="dxa"/>
            <w:tcMar>
              <w:left w:w="58" w:type="dxa"/>
              <w:right w:w="58" w:type="dxa"/>
            </w:tcMar>
          </w:tcPr>
          <w:p w14:paraId="429AE8C0" w14:textId="7029154F" w:rsidR="00BE396E" w:rsidRDefault="00BE396E" w:rsidP="00484350">
            <w:pPr>
              <w:pStyle w:val="TableText"/>
            </w:pPr>
            <w:r>
              <w:t>3262</w:t>
            </w:r>
            <w:r w:rsidR="00135F82">
              <w:t xml:space="preserve"> –</w:t>
            </w:r>
            <w:r>
              <w:t xml:space="preserve"> 3269</w:t>
            </w:r>
          </w:p>
        </w:tc>
        <w:tc>
          <w:tcPr>
            <w:tcW w:w="2227" w:type="dxa"/>
            <w:tcMar>
              <w:left w:w="58" w:type="dxa"/>
              <w:right w:w="58" w:type="dxa"/>
            </w:tcMar>
          </w:tcPr>
          <w:p w14:paraId="4BDFEFE8" w14:textId="77777777" w:rsidR="00BE396E" w:rsidRDefault="00BE396E" w:rsidP="00BE396E">
            <w:pPr>
              <w:pStyle w:val="TableText"/>
            </w:pPr>
            <w:r>
              <w:t>COBA INS END DATE 4</w:t>
            </w:r>
          </w:p>
        </w:tc>
        <w:tc>
          <w:tcPr>
            <w:tcW w:w="2993" w:type="dxa"/>
            <w:tcMar>
              <w:left w:w="58" w:type="dxa"/>
              <w:right w:w="58" w:type="dxa"/>
            </w:tcMar>
          </w:tcPr>
          <w:p w14:paraId="69036F2C" w14:textId="32AD565A" w:rsidR="00BE396E" w:rsidRDefault="00BE396E" w:rsidP="00BE396E">
            <w:pPr>
              <w:pStyle w:val="TableText"/>
            </w:pPr>
            <w:r>
              <w:t>:P:IDR-W-</w:t>
            </w:r>
            <w:hyperlink r:id="rId885" w:history="1">
              <w:r>
                <w:rPr>
                  <w:rStyle w:val="Hyperlink"/>
                </w:rPr>
                <w:t>COBA-END-DATE</w:t>
              </w:r>
            </w:hyperlink>
          </w:p>
        </w:tc>
        <w:tc>
          <w:tcPr>
            <w:tcW w:w="2790" w:type="dxa"/>
            <w:tcMar>
              <w:left w:w="58" w:type="dxa"/>
              <w:right w:w="58" w:type="dxa"/>
            </w:tcMar>
          </w:tcPr>
          <w:p w14:paraId="43CCC74C" w14:textId="77777777" w:rsidR="00BE396E" w:rsidRDefault="00BE396E" w:rsidP="00BE396E">
            <w:pPr>
              <w:pStyle w:val="TableText"/>
            </w:pPr>
            <w:r>
              <w:t>COBA Insurer End Date</w:t>
            </w:r>
          </w:p>
          <w:p w14:paraId="2206800F" w14:textId="384073C3" w:rsidR="00BE396E" w:rsidRDefault="00BE396E" w:rsidP="00BE396E">
            <w:pPr>
              <w:pStyle w:val="TableText"/>
            </w:pPr>
            <w:r w:rsidRPr="00923E1D">
              <w:rPr>
                <w:rFonts w:cs="Arial"/>
                <w:color w:val="000000"/>
              </w:rPr>
              <w:t>This field carries the Coordination of Benefit Agreement (COBA) end date</w:t>
            </w:r>
            <w:r w:rsidR="00156CCC" w:rsidRPr="00156CCC">
              <w:rPr>
                <w:rFonts w:cs="Arial"/>
                <w:color w:val="000000"/>
              </w:rPr>
              <w:t xml:space="preserve"> sent from CWF</w:t>
            </w:r>
            <w:r w:rsidRPr="00923E1D">
              <w:rPr>
                <w:rFonts w:cs="Arial"/>
                <w:color w:val="000000"/>
              </w:rPr>
              <w:t>.</w:t>
            </w:r>
          </w:p>
        </w:tc>
        <w:tc>
          <w:tcPr>
            <w:tcW w:w="1080" w:type="dxa"/>
            <w:tcMar>
              <w:left w:w="58" w:type="dxa"/>
              <w:right w:w="58" w:type="dxa"/>
            </w:tcMar>
          </w:tcPr>
          <w:p w14:paraId="6E6B83EE" w14:textId="77777777" w:rsidR="00BE396E" w:rsidRDefault="00BE396E" w:rsidP="00BE396E">
            <w:pPr>
              <w:pStyle w:val="TableText"/>
              <w:rPr>
                <w:caps/>
              </w:rPr>
            </w:pPr>
            <w:r>
              <w:rPr>
                <w:caps/>
              </w:rPr>
              <w:t>8 N</w:t>
            </w:r>
          </w:p>
        </w:tc>
        <w:tc>
          <w:tcPr>
            <w:tcW w:w="2340" w:type="dxa"/>
            <w:tcMar>
              <w:left w:w="58" w:type="dxa"/>
              <w:right w:w="58" w:type="dxa"/>
            </w:tcMar>
          </w:tcPr>
          <w:p w14:paraId="2DB1426A" w14:textId="77777777" w:rsidR="00BE396E" w:rsidRDefault="00BE396E" w:rsidP="00BE396E">
            <w:pPr>
              <w:pStyle w:val="TableText"/>
            </w:pPr>
            <w:r>
              <w:t>MMDDYYYY</w:t>
            </w:r>
          </w:p>
        </w:tc>
        <w:tc>
          <w:tcPr>
            <w:tcW w:w="858" w:type="dxa"/>
            <w:tcMar>
              <w:left w:w="58" w:type="dxa"/>
              <w:right w:w="58" w:type="dxa"/>
            </w:tcMar>
          </w:tcPr>
          <w:p w14:paraId="044DA737" w14:textId="77777777" w:rsidR="00BE396E" w:rsidRDefault="00BE396E" w:rsidP="00BE396E">
            <w:pPr>
              <w:pStyle w:val="TableText"/>
            </w:pPr>
            <w:r>
              <w:t>Zeros</w:t>
            </w:r>
          </w:p>
        </w:tc>
        <w:tc>
          <w:tcPr>
            <w:tcW w:w="431" w:type="dxa"/>
          </w:tcPr>
          <w:p w14:paraId="3214A021" w14:textId="77777777" w:rsidR="00BE396E" w:rsidRDefault="00BE396E" w:rsidP="00BE396E">
            <w:pPr>
              <w:pStyle w:val="TableText"/>
            </w:pPr>
            <w:r>
              <w:t>-</w:t>
            </w:r>
          </w:p>
        </w:tc>
        <w:tc>
          <w:tcPr>
            <w:tcW w:w="431" w:type="dxa"/>
          </w:tcPr>
          <w:p w14:paraId="5C4FDFD6" w14:textId="77777777" w:rsidR="00BE396E" w:rsidRDefault="00BE396E" w:rsidP="00BE396E">
            <w:pPr>
              <w:pStyle w:val="TableText"/>
            </w:pPr>
            <w:r>
              <w:t>X</w:t>
            </w:r>
          </w:p>
        </w:tc>
        <w:tc>
          <w:tcPr>
            <w:tcW w:w="432" w:type="dxa"/>
          </w:tcPr>
          <w:p w14:paraId="7F4B0A60" w14:textId="77777777" w:rsidR="00BE396E" w:rsidRDefault="00BE396E" w:rsidP="00BE396E">
            <w:pPr>
              <w:pStyle w:val="TableText"/>
            </w:pPr>
            <w:r>
              <w:t>X</w:t>
            </w:r>
          </w:p>
        </w:tc>
      </w:tr>
      <w:tr w:rsidR="00BE396E" w14:paraId="2855D91E" w14:textId="77777777" w:rsidTr="00BD7376">
        <w:trPr>
          <w:cantSplit/>
          <w:jc w:val="center"/>
        </w:trPr>
        <w:tc>
          <w:tcPr>
            <w:tcW w:w="802" w:type="dxa"/>
            <w:tcMar>
              <w:left w:w="58" w:type="dxa"/>
              <w:right w:w="58" w:type="dxa"/>
            </w:tcMar>
          </w:tcPr>
          <w:p w14:paraId="5404565F" w14:textId="77777777" w:rsidR="00BE396E" w:rsidRDefault="00BE396E" w:rsidP="00BE396E">
            <w:pPr>
              <w:pStyle w:val="TableText"/>
            </w:pPr>
            <w:r>
              <w:t>3270</w:t>
            </w:r>
          </w:p>
        </w:tc>
        <w:tc>
          <w:tcPr>
            <w:tcW w:w="2227" w:type="dxa"/>
            <w:tcMar>
              <w:left w:w="58" w:type="dxa"/>
              <w:right w:w="58" w:type="dxa"/>
            </w:tcMar>
          </w:tcPr>
          <w:p w14:paraId="457267AF" w14:textId="77777777" w:rsidR="00BE396E" w:rsidRDefault="00BE396E" w:rsidP="00BE396E">
            <w:pPr>
              <w:pStyle w:val="TableText"/>
            </w:pPr>
            <w:r>
              <w:t>4010A1 COBA INS TEST/PROD IND 4</w:t>
            </w:r>
          </w:p>
        </w:tc>
        <w:tc>
          <w:tcPr>
            <w:tcW w:w="2993" w:type="dxa"/>
            <w:tcMar>
              <w:left w:w="58" w:type="dxa"/>
              <w:right w:w="58" w:type="dxa"/>
            </w:tcMar>
          </w:tcPr>
          <w:p w14:paraId="51007100" w14:textId="491E5CAA" w:rsidR="00BE396E" w:rsidRDefault="00BE396E" w:rsidP="00BE396E">
            <w:pPr>
              <w:pStyle w:val="TableText"/>
            </w:pPr>
            <w:r>
              <w:t>:P:IDR-W-</w:t>
            </w:r>
            <w:hyperlink r:id="rId886" w:history="1">
              <w:r>
                <w:rPr>
                  <w:rStyle w:val="Hyperlink"/>
                  <w:rFonts w:cs="Courier New"/>
                  <w:szCs w:val="16"/>
                </w:rPr>
                <w:t>COBA-TEST-IND</w:t>
              </w:r>
            </w:hyperlink>
          </w:p>
        </w:tc>
        <w:tc>
          <w:tcPr>
            <w:tcW w:w="2790" w:type="dxa"/>
            <w:tcMar>
              <w:left w:w="58" w:type="dxa"/>
              <w:right w:w="58" w:type="dxa"/>
            </w:tcMar>
          </w:tcPr>
          <w:p w14:paraId="146605AD" w14:textId="031E6543" w:rsidR="00BE396E" w:rsidRDefault="00BE396E" w:rsidP="00156CCC">
            <w:pPr>
              <w:pStyle w:val="TableText"/>
            </w:pPr>
            <w:r>
              <w:t>4010A1 COBA Insurer Test/Prod indicator</w:t>
            </w:r>
            <w:r w:rsidR="00402207">
              <w:t>.</w:t>
            </w:r>
          </w:p>
        </w:tc>
        <w:tc>
          <w:tcPr>
            <w:tcW w:w="1080" w:type="dxa"/>
            <w:tcMar>
              <w:left w:w="58" w:type="dxa"/>
              <w:right w:w="58" w:type="dxa"/>
            </w:tcMar>
          </w:tcPr>
          <w:p w14:paraId="28F46F61" w14:textId="77777777" w:rsidR="00BE396E" w:rsidRDefault="00BE396E" w:rsidP="00BE396E">
            <w:pPr>
              <w:pStyle w:val="TableText"/>
              <w:rPr>
                <w:caps/>
              </w:rPr>
            </w:pPr>
            <w:r>
              <w:rPr>
                <w:caps/>
              </w:rPr>
              <w:t>1 c</w:t>
            </w:r>
          </w:p>
        </w:tc>
        <w:tc>
          <w:tcPr>
            <w:tcW w:w="2340" w:type="dxa"/>
            <w:tcMar>
              <w:left w:w="58" w:type="dxa"/>
              <w:right w:w="58" w:type="dxa"/>
            </w:tcMar>
          </w:tcPr>
          <w:p w14:paraId="44619230" w14:textId="12976655" w:rsidR="00BE396E" w:rsidRDefault="00402207" w:rsidP="009A4B83">
            <w:pPr>
              <w:pStyle w:val="TableText"/>
            </w:pPr>
            <w:r w:rsidRPr="00402207">
              <w:t>This will always default to ‘N’ since 4010 is no longer valid.</w:t>
            </w:r>
          </w:p>
        </w:tc>
        <w:tc>
          <w:tcPr>
            <w:tcW w:w="858" w:type="dxa"/>
            <w:tcMar>
              <w:left w:w="58" w:type="dxa"/>
              <w:right w:w="58" w:type="dxa"/>
            </w:tcMar>
          </w:tcPr>
          <w:p w14:paraId="6E320CE2" w14:textId="77777777" w:rsidR="00BE396E" w:rsidRDefault="00BE396E" w:rsidP="00BE396E">
            <w:pPr>
              <w:pStyle w:val="TableText"/>
            </w:pPr>
            <w:r>
              <w:t>Spaces</w:t>
            </w:r>
          </w:p>
        </w:tc>
        <w:tc>
          <w:tcPr>
            <w:tcW w:w="431" w:type="dxa"/>
          </w:tcPr>
          <w:p w14:paraId="112524F4" w14:textId="77777777" w:rsidR="00BE396E" w:rsidRDefault="00BE396E" w:rsidP="00BE396E">
            <w:pPr>
              <w:pStyle w:val="TableText"/>
            </w:pPr>
            <w:r>
              <w:t>-</w:t>
            </w:r>
          </w:p>
        </w:tc>
        <w:tc>
          <w:tcPr>
            <w:tcW w:w="431" w:type="dxa"/>
          </w:tcPr>
          <w:p w14:paraId="59075904" w14:textId="77777777" w:rsidR="00BE396E" w:rsidRDefault="00BE396E" w:rsidP="00BE396E">
            <w:pPr>
              <w:pStyle w:val="TableText"/>
            </w:pPr>
            <w:r>
              <w:t>X</w:t>
            </w:r>
          </w:p>
        </w:tc>
        <w:tc>
          <w:tcPr>
            <w:tcW w:w="432" w:type="dxa"/>
          </w:tcPr>
          <w:p w14:paraId="09EEC706" w14:textId="77777777" w:rsidR="00BE396E" w:rsidRDefault="00BE396E" w:rsidP="00BE396E">
            <w:pPr>
              <w:pStyle w:val="TableText"/>
            </w:pPr>
            <w:r>
              <w:t>X</w:t>
            </w:r>
          </w:p>
        </w:tc>
      </w:tr>
      <w:tr w:rsidR="00BE396E" w14:paraId="0C8D32AD" w14:textId="77777777" w:rsidTr="00BD7376">
        <w:trPr>
          <w:cantSplit/>
          <w:jc w:val="center"/>
        </w:trPr>
        <w:tc>
          <w:tcPr>
            <w:tcW w:w="802" w:type="dxa"/>
            <w:tcMar>
              <w:left w:w="58" w:type="dxa"/>
              <w:right w:w="58" w:type="dxa"/>
            </w:tcMar>
          </w:tcPr>
          <w:p w14:paraId="007726A0" w14:textId="24B50BFF" w:rsidR="00BE396E" w:rsidRDefault="00BE396E" w:rsidP="00484350">
            <w:pPr>
              <w:pStyle w:val="TableText"/>
            </w:pPr>
            <w:r>
              <w:t xml:space="preserve">3271 </w:t>
            </w:r>
            <w:r w:rsidR="00135F82">
              <w:t xml:space="preserve">– </w:t>
            </w:r>
            <w:r>
              <w:t>3278</w:t>
            </w:r>
          </w:p>
        </w:tc>
        <w:tc>
          <w:tcPr>
            <w:tcW w:w="2227" w:type="dxa"/>
            <w:tcMar>
              <w:left w:w="58" w:type="dxa"/>
              <w:right w:w="58" w:type="dxa"/>
            </w:tcMar>
          </w:tcPr>
          <w:p w14:paraId="7611699D" w14:textId="77777777" w:rsidR="00BE396E" w:rsidRDefault="00BE396E" w:rsidP="00BE396E">
            <w:pPr>
              <w:pStyle w:val="TableText"/>
            </w:pPr>
            <w:r>
              <w:t>COBA RECOVERY DT 4</w:t>
            </w:r>
          </w:p>
        </w:tc>
        <w:tc>
          <w:tcPr>
            <w:tcW w:w="2993" w:type="dxa"/>
            <w:tcMar>
              <w:left w:w="58" w:type="dxa"/>
              <w:right w:w="58" w:type="dxa"/>
            </w:tcMar>
          </w:tcPr>
          <w:p w14:paraId="150DB3A9" w14:textId="211E0B7F" w:rsidR="00BE396E" w:rsidRDefault="00BE396E" w:rsidP="00BE396E">
            <w:pPr>
              <w:pStyle w:val="TableText"/>
            </w:pPr>
            <w:r>
              <w:t>:P:IDR-W-</w:t>
            </w:r>
            <w:hyperlink r:id="rId887" w:history="1">
              <w:r>
                <w:rPr>
                  <w:rStyle w:val="Hyperlink"/>
                  <w:rFonts w:cs="Courier New"/>
                  <w:szCs w:val="16"/>
                </w:rPr>
                <w:t>COBA-RECV-DATE</w:t>
              </w:r>
            </w:hyperlink>
          </w:p>
        </w:tc>
        <w:tc>
          <w:tcPr>
            <w:tcW w:w="2790" w:type="dxa"/>
            <w:tcMar>
              <w:left w:w="58" w:type="dxa"/>
              <w:right w:w="58" w:type="dxa"/>
            </w:tcMar>
          </w:tcPr>
          <w:p w14:paraId="49B21091" w14:textId="77777777" w:rsidR="00BE396E" w:rsidRDefault="00BE396E" w:rsidP="00BE396E">
            <w:pPr>
              <w:pStyle w:val="TableText"/>
            </w:pPr>
            <w:r>
              <w:t>COBA Recovery Date</w:t>
            </w:r>
          </w:p>
        </w:tc>
        <w:tc>
          <w:tcPr>
            <w:tcW w:w="1080" w:type="dxa"/>
            <w:tcMar>
              <w:left w:w="58" w:type="dxa"/>
              <w:right w:w="58" w:type="dxa"/>
            </w:tcMar>
          </w:tcPr>
          <w:p w14:paraId="4F327107" w14:textId="77777777" w:rsidR="00BE396E" w:rsidRDefault="00BE396E" w:rsidP="00BE396E">
            <w:pPr>
              <w:pStyle w:val="TableText"/>
              <w:rPr>
                <w:caps/>
              </w:rPr>
            </w:pPr>
            <w:r>
              <w:rPr>
                <w:caps/>
              </w:rPr>
              <w:t>8 N</w:t>
            </w:r>
          </w:p>
        </w:tc>
        <w:tc>
          <w:tcPr>
            <w:tcW w:w="2340" w:type="dxa"/>
            <w:tcMar>
              <w:left w:w="58" w:type="dxa"/>
              <w:right w:w="58" w:type="dxa"/>
            </w:tcMar>
          </w:tcPr>
          <w:p w14:paraId="5D26F807" w14:textId="77777777" w:rsidR="00BE396E" w:rsidRDefault="00BE396E" w:rsidP="00BE396E">
            <w:pPr>
              <w:pStyle w:val="TableText"/>
            </w:pPr>
            <w:r>
              <w:t>MMDDYYYY</w:t>
            </w:r>
          </w:p>
        </w:tc>
        <w:tc>
          <w:tcPr>
            <w:tcW w:w="858" w:type="dxa"/>
            <w:tcMar>
              <w:left w:w="58" w:type="dxa"/>
              <w:right w:w="58" w:type="dxa"/>
            </w:tcMar>
          </w:tcPr>
          <w:p w14:paraId="3B060041" w14:textId="77777777" w:rsidR="00BE396E" w:rsidRDefault="00BE396E" w:rsidP="00BE396E">
            <w:pPr>
              <w:pStyle w:val="TableText"/>
            </w:pPr>
            <w:r>
              <w:t>Zeros</w:t>
            </w:r>
          </w:p>
        </w:tc>
        <w:tc>
          <w:tcPr>
            <w:tcW w:w="431" w:type="dxa"/>
          </w:tcPr>
          <w:p w14:paraId="7044A40A" w14:textId="77777777" w:rsidR="00BE396E" w:rsidRDefault="00BE396E" w:rsidP="00BE396E">
            <w:pPr>
              <w:pStyle w:val="TableText"/>
            </w:pPr>
            <w:r>
              <w:t>-</w:t>
            </w:r>
          </w:p>
        </w:tc>
        <w:tc>
          <w:tcPr>
            <w:tcW w:w="431" w:type="dxa"/>
          </w:tcPr>
          <w:p w14:paraId="1455F917" w14:textId="77777777" w:rsidR="00BE396E" w:rsidRDefault="00BE396E" w:rsidP="00BE396E">
            <w:pPr>
              <w:pStyle w:val="TableText"/>
            </w:pPr>
            <w:r>
              <w:t>X</w:t>
            </w:r>
          </w:p>
        </w:tc>
        <w:tc>
          <w:tcPr>
            <w:tcW w:w="432" w:type="dxa"/>
          </w:tcPr>
          <w:p w14:paraId="414198BC" w14:textId="77777777" w:rsidR="00BE396E" w:rsidRDefault="00BE396E" w:rsidP="00BE396E">
            <w:pPr>
              <w:pStyle w:val="TableText"/>
            </w:pPr>
            <w:r>
              <w:t>X</w:t>
            </w:r>
          </w:p>
        </w:tc>
      </w:tr>
      <w:tr w:rsidR="00BE396E" w14:paraId="39E2E7B7" w14:textId="77777777" w:rsidTr="00BD7376">
        <w:trPr>
          <w:cantSplit/>
          <w:jc w:val="center"/>
        </w:trPr>
        <w:tc>
          <w:tcPr>
            <w:tcW w:w="802" w:type="dxa"/>
            <w:tcMar>
              <w:left w:w="58" w:type="dxa"/>
              <w:right w:w="58" w:type="dxa"/>
            </w:tcMar>
          </w:tcPr>
          <w:p w14:paraId="1FDDCA2D" w14:textId="77777777" w:rsidR="00BE396E" w:rsidRDefault="00BE396E" w:rsidP="00BE396E">
            <w:pPr>
              <w:pStyle w:val="TableText"/>
            </w:pPr>
            <w:r>
              <w:t>3279</w:t>
            </w:r>
          </w:p>
        </w:tc>
        <w:tc>
          <w:tcPr>
            <w:tcW w:w="2227" w:type="dxa"/>
            <w:tcMar>
              <w:left w:w="58" w:type="dxa"/>
              <w:right w:w="58" w:type="dxa"/>
            </w:tcMar>
          </w:tcPr>
          <w:p w14:paraId="1AA1E416" w14:textId="77777777" w:rsidR="00BE396E" w:rsidRDefault="00BE396E" w:rsidP="00BE396E">
            <w:pPr>
              <w:pStyle w:val="TableText"/>
            </w:pPr>
            <w:r>
              <w:t>COBA RECOVERY IND 4</w:t>
            </w:r>
          </w:p>
        </w:tc>
        <w:tc>
          <w:tcPr>
            <w:tcW w:w="2993" w:type="dxa"/>
            <w:tcMar>
              <w:left w:w="58" w:type="dxa"/>
              <w:right w:w="58" w:type="dxa"/>
            </w:tcMar>
          </w:tcPr>
          <w:p w14:paraId="4FB7DB43" w14:textId="0F9BA547" w:rsidR="00BE396E" w:rsidRDefault="00BE396E" w:rsidP="00BE396E">
            <w:pPr>
              <w:pStyle w:val="TableText"/>
            </w:pPr>
            <w:r>
              <w:t>:P:IDR-W-</w:t>
            </w:r>
            <w:hyperlink r:id="rId888" w:history="1">
              <w:r>
                <w:rPr>
                  <w:rStyle w:val="Hyperlink"/>
                  <w:rFonts w:cs="Courier New"/>
                  <w:szCs w:val="16"/>
                </w:rPr>
                <w:t>COBA-RECV-IND</w:t>
              </w:r>
            </w:hyperlink>
          </w:p>
        </w:tc>
        <w:tc>
          <w:tcPr>
            <w:tcW w:w="2790" w:type="dxa"/>
            <w:tcMar>
              <w:left w:w="58" w:type="dxa"/>
              <w:right w:w="58" w:type="dxa"/>
            </w:tcMar>
          </w:tcPr>
          <w:p w14:paraId="5B6366D0" w14:textId="77777777" w:rsidR="00BE396E" w:rsidRDefault="00BE396E" w:rsidP="00BE396E">
            <w:pPr>
              <w:pStyle w:val="TableText"/>
            </w:pPr>
            <w:r>
              <w:t>COBA Recovery Indicator</w:t>
            </w:r>
          </w:p>
        </w:tc>
        <w:tc>
          <w:tcPr>
            <w:tcW w:w="1080" w:type="dxa"/>
            <w:tcMar>
              <w:left w:w="58" w:type="dxa"/>
              <w:right w:w="58" w:type="dxa"/>
            </w:tcMar>
          </w:tcPr>
          <w:p w14:paraId="0F6C32BA" w14:textId="77777777" w:rsidR="00BE396E" w:rsidRDefault="00BE396E" w:rsidP="00BE396E">
            <w:pPr>
              <w:pStyle w:val="TableText"/>
              <w:rPr>
                <w:caps/>
              </w:rPr>
            </w:pPr>
            <w:r>
              <w:rPr>
                <w:caps/>
              </w:rPr>
              <w:t>1 C</w:t>
            </w:r>
          </w:p>
        </w:tc>
        <w:tc>
          <w:tcPr>
            <w:tcW w:w="2340" w:type="dxa"/>
            <w:tcMar>
              <w:left w:w="58" w:type="dxa"/>
              <w:right w:w="58" w:type="dxa"/>
            </w:tcMar>
          </w:tcPr>
          <w:p w14:paraId="44E2B208" w14:textId="77777777" w:rsidR="00BE396E" w:rsidRPr="0097365E" w:rsidRDefault="00BE396E" w:rsidP="00BE396E">
            <w:pPr>
              <w:pStyle w:val="TableText"/>
              <w:rPr>
                <w:rFonts w:cs="Arial"/>
                <w:color w:val="000000"/>
              </w:rPr>
            </w:pPr>
            <w:r w:rsidRPr="0042502A">
              <w:rPr>
                <w:rFonts w:cs="Arial"/>
                <w:b/>
                <w:color w:val="000000"/>
              </w:rPr>
              <w:t>Valid Values:</w:t>
            </w:r>
          </w:p>
          <w:p w14:paraId="47D4BA0B" w14:textId="0FD7F55A" w:rsidR="00BE396E" w:rsidRDefault="00BE396E" w:rsidP="00156CCC">
            <w:pPr>
              <w:pStyle w:val="TableText"/>
            </w:pPr>
            <w:r w:rsidRPr="00544B71">
              <w:t>R</w:t>
            </w:r>
            <w:r w:rsidR="00484350">
              <w:t xml:space="preserve"> – </w:t>
            </w:r>
            <w:r w:rsidRPr="00544B71">
              <w:t xml:space="preserve">COBA </w:t>
            </w:r>
            <w:r w:rsidR="00156CCC">
              <w:t>Recovery</w:t>
            </w:r>
          </w:p>
        </w:tc>
        <w:tc>
          <w:tcPr>
            <w:tcW w:w="858" w:type="dxa"/>
            <w:tcMar>
              <w:left w:w="58" w:type="dxa"/>
              <w:right w:w="58" w:type="dxa"/>
            </w:tcMar>
          </w:tcPr>
          <w:p w14:paraId="46F2095E" w14:textId="77777777" w:rsidR="00BE396E" w:rsidRDefault="00BE396E" w:rsidP="00BE396E">
            <w:pPr>
              <w:pStyle w:val="TableText"/>
            </w:pPr>
            <w:r>
              <w:t>Spaces</w:t>
            </w:r>
          </w:p>
        </w:tc>
        <w:tc>
          <w:tcPr>
            <w:tcW w:w="431" w:type="dxa"/>
          </w:tcPr>
          <w:p w14:paraId="4E5E3F07" w14:textId="77777777" w:rsidR="00BE396E" w:rsidRDefault="00BE396E" w:rsidP="00BE396E">
            <w:pPr>
              <w:pStyle w:val="TableText"/>
            </w:pPr>
            <w:r>
              <w:t>-</w:t>
            </w:r>
          </w:p>
        </w:tc>
        <w:tc>
          <w:tcPr>
            <w:tcW w:w="431" w:type="dxa"/>
          </w:tcPr>
          <w:p w14:paraId="10A4CE41" w14:textId="77777777" w:rsidR="00BE396E" w:rsidRDefault="00BE396E" w:rsidP="00BE396E">
            <w:pPr>
              <w:pStyle w:val="TableText"/>
            </w:pPr>
            <w:r>
              <w:t>X</w:t>
            </w:r>
          </w:p>
        </w:tc>
        <w:tc>
          <w:tcPr>
            <w:tcW w:w="432" w:type="dxa"/>
          </w:tcPr>
          <w:p w14:paraId="1D895DDF" w14:textId="77777777" w:rsidR="00BE396E" w:rsidRDefault="00BE396E" w:rsidP="00BE396E">
            <w:pPr>
              <w:pStyle w:val="TableText"/>
            </w:pPr>
            <w:r>
              <w:t>X</w:t>
            </w:r>
          </w:p>
        </w:tc>
      </w:tr>
      <w:tr w:rsidR="00BE396E" w14:paraId="46D54879" w14:textId="77777777" w:rsidTr="00BD7376">
        <w:trPr>
          <w:cantSplit/>
          <w:jc w:val="center"/>
        </w:trPr>
        <w:tc>
          <w:tcPr>
            <w:tcW w:w="802" w:type="dxa"/>
            <w:tcMar>
              <w:left w:w="58" w:type="dxa"/>
              <w:right w:w="58" w:type="dxa"/>
            </w:tcMar>
          </w:tcPr>
          <w:p w14:paraId="50E017B1" w14:textId="77777777" w:rsidR="00BE396E" w:rsidRDefault="00BE396E" w:rsidP="00BE396E">
            <w:pPr>
              <w:pStyle w:val="TableText"/>
            </w:pPr>
            <w:r>
              <w:t>3280</w:t>
            </w:r>
          </w:p>
        </w:tc>
        <w:tc>
          <w:tcPr>
            <w:tcW w:w="2227" w:type="dxa"/>
            <w:tcMar>
              <w:left w:w="58" w:type="dxa"/>
              <w:right w:w="58" w:type="dxa"/>
            </w:tcMar>
          </w:tcPr>
          <w:p w14:paraId="3FF9D4B1" w14:textId="77777777" w:rsidR="00BE396E" w:rsidRDefault="00BE396E" w:rsidP="00BE396E">
            <w:pPr>
              <w:pStyle w:val="TableText"/>
            </w:pPr>
            <w:r>
              <w:t>COBA RSN FOR CREATION 4</w:t>
            </w:r>
          </w:p>
        </w:tc>
        <w:tc>
          <w:tcPr>
            <w:tcW w:w="2993" w:type="dxa"/>
            <w:tcMar>
              <w:left w:w="58" w:type="dxa"/>
              <w:right w:w="58" w:type="dxa"/>
            </w:tcMar>
          </w:tcPr>
          <w:p w14:paraId="6E6159A6" w14:textId="313EB12F" w:rsidR="00BE396E" w:rsidRDefault="00BE396E" w:rsidP="00BE396E">
            <w:pPr>
              <w:pStyle w:val="TableText"/>
            </w:pPr>
            <w:r>
              <w:t>:P:IDR-W-</w:t>
            </w:r>
            <w:hyperlink r:id="rId889" w:history="1">
              <w:r>
                <w:rPr>
                  <w:rStyle w:val="Hyperlink"/>
                  <w:rFonts w:cs="Courier New"/>
                  <w:szCs w:val="16"/>
                </w:rPr>
                <w:t>COBA-RSN-CREATN</w:t>
              </w:r>
            </w:hyperlink>
          </w:p>
        </w:tc>
        <w:tc>
          <w:tcPr>
            <w:tcW w:w="2790" w:type="dxa"/>
            <w:tcMar>
              <w:left w:w="58" w:type="dxa"/>
              <w:right w:w="58" w:type="dxa"/>
            </w:tcMar>
          </w:tcPr>
          <w:p w14:paraId="27B91CDB" w14:textId="77777777" w:rsidR="00BE396E" w:rsidRDefault="00BE396E" w:rsidP="00BE396E">
            <w:pPr>
              <w:pStyle w:val="TableText"/>
            </w:pPr>
            <w:r>
              <w:t>COBA Reason for Creation</w:t>
            </w:r>
          </w:p>
        </w:tc>
        <w:tc>
          <w:tcPr>
            <w:tcW w:w="1080" w:type="dxa"/>
            <w:tcMar>
              <w:left w:w="58" w:type="dxa"/>
              <w:right w:w="58" w:type="dxa"/>
            </w:tcMar>
          </w:tcPr>
          <w:p w14:paraId="0394D89A" w14:textId="77777777" w:rsidR="00BE396E" w:rsidRDefault="00BE396E" w:rsidP="00BE396E">
            <w:pPr>
              <w:pStyle w:val="TableText"/>
              <w:rPr>
                <w:caps/>
              </w:rPr>
            </w:pPr>
            <w:r>
              <w:rPr>
                <w:caps/>
              </w:rPr>
              <w:t>1 C</w:t>
            </w:r>
          </w:p>
        </w:tc>
        <w:tc>
          <w:tcPr>
            <w:tcW w:w="2340" w:type="dxa"/>
            <w:tcMar>
              <w:left w:w="58" w:type="dxa"/>
              <w:right w:w="58" w:type="dxa"/>
            </w:tcMar>
          </w:tcPr>
          <w:p w14:paraId="004633A9" w14:textId="77777777" w:rsidR="00BE396E" w:rsidRPr="0097365E" w:rsidRDefault="00BE396E" w:rsidP="00BE396E">
            <w:pPr>
              <w:pStyle w:val="TableText"/>
              <w:rPr>
                <w:rFonts w:cs="Arial"/>
                <w:color w:val="000000"/>
              </w:rPr>
            </w:pPr>
            <w:r w:rsidRPr="0042502A">
              <w:rPr>
                <w:rFonts w:cs="Arial"/>
                <w:b/>
                <w:color w:val="000000"/>
              </w:rPr>
              <w:t>Valid Values:</w:t>
            </w:r>
          </w:p>
          <w:p w14:paraId="20389836" w14:textId="1D442C84" w:rsidR="00BE396E" w:rsidRDefault="00BE396E" w:rsidP="00484350">
            <w:pPr>
              <w:pStyle w:val="TableText"/>
            </w:pPr>
            <w:r w:rsidRPr="00544B71">
              <w:t xml:space="preserve">E </w:t>
            </w:r>
            <w:r w:rsidR="00484350">
              <w:t xml:space="preserve">– </w:t>
            </w:r>
            <w:r>
              <w:t>R</w:t>
            </w:r>
            <w:r w:rsidRPr="00544B71">
              <w:t>ecovery failed</w:t>
            </w:r>
          </w:p>
        </w:tc>
        <w:tc>
          <w:tcPr>
            <w:tcW w:w="858" w:type="dxa"/>
            <w:tcMar>
              <w:left w:w="58" w:type="dxa"/>
              <w:right w:w="58" w:type="dxa"/>
            </w:tcMar>
          </w:tcPr>
          <w:p w14:paraId="363423D7" w14:textId="77777777" w:rsidR="00BE396E" w:rsidRDefault="00BE396E" w:rsidP="00BE396E">
            <w:pPr>
              <w:pStyle w:val="TableText"/>
            </w:pPr>
            <w:r>
              <w:t>Spaces</w:t>
            </w:r>
          </w:p>
        </w:tc>
        <w:tc>
          <w:tcPr>
            <w:tcW w:w="431" w:type="dxa"/>
          </w:tcPr>
          <w:p w14:paraId="094FB744" w14:textId="77777777" w:rsidR="00BE396E" w:rsidRDefault="00BE396E" w:rsidP="00BE396E">
            <w:pPr>
              <w:pStyle w:val="TableText"/>
            </w:pPr>
            <w:r>
              <w:t>-</w:t>
            </w:r>
          </w:p>
        </w:tc>
        <w:tc>
          <w:tcPr>
            <w:tcW w:w="431" w:type="dxa"/>
          </w:tcPr>
          <w:p w14:paraId="52365C1B" w14:textId="77777777" w:rsidR="00BE396E" w:rsidRDefault="00BE396E" w:rsidP="00BE396E">
            <w:pPr>
              <w:pStyle w:val="TableText"/>
            </w:pPr>
            <w:r>
              <w:t>X</w:t>
            </w:r>
          </w:p>
        </w:tc>
        <w:tc>
          <w:tcPr>
            <w:tcW w:w="432" w:type="dxa"/>
          </w:tcPr>
          <w:p w14:paraId="0A785EB0" w14:textId="77777777" w:rsidR="00BE396E" w:rsidRDefault="00BE396E" w:rsidP="00BE396E">
            <w:pPr>
              <w:pStyle w:val="TableText"/>
            </w:pPr>
            <w:r>
              <w:t>X</w:t>
            </w:r>
          </w:p>
        </w:tc>
      </w:tr>
      <w:tr w:rsidR="00BE396E" w14:paraId="7E5D4209" w14:textId="77777777" w:rsidTr="00BD7376">
        <w:trPr>
          <w:cantSplit/>
          <w:jc w:val="center"/>
        </w:trPr>
        <w:tc>
          <w:tcPr>
            <w:tcW w:w="802" w:type="dxa"/>
            <w:tcMar>
              <w:left w:w="58" w:type="dxa"/>
              <w:right w:w="58" w:type="dxa"/>
            </w:tcMar>
          </w:tcPr>
          <w:p w14:paraId="7F4A2F2E" w14:textId="77777777" w:rsidR="00BE396E" w:rsidRDefault="00BE396E" w:rsidP="00BE396E">
            <w:pPr>
              <w:pStyle w:val="TableText"/>
            </w:pPr>
            <w:r>
              <w:t>3281</w:t>
            </w:r>
          </w:p>
        </w:tc>
        <w:tc>
          <w:tcPr>
            <w:tcW w:w="2227" w:type="dxa"/>
            <w:tcMar>
              <w:left w:w="58" w:type="dxa"/>
              <w:right w:w="58" w:type="dxa"/>
            </w:tcMar>
          </w:tcPr>
          <w:p w14:paraId="5C01071F" w14:textId="77777777" w:rsidR="00BE396E" w:rsidRDefault="00BE396E" w:rsidP="00BE396E">
            <w:pPr>
              <w:pStyle w:val="TableText"/>
            </w:pPr>
            <w:r>
              <w:t>5010A1 COBA INS TEST/PROD IND 4</w:t>
            </w:r>
          </w:p>
        </w:tc>
        <w:tc>
          <w:tcPr>
            <w:tcW w:w="2993" w:type="dxa"/>
            <w:tcMar>
              <w:left w:w="58" w:type="dxa"/>
              <w:right w:w="58" w:type="dxa"/>
            </w:tcMar>
          </w:tcPr>
          <w:p w14:paraId="2E7B2394" w14:textId="65DFFE6C" w:rsidR="00BE396E" w:rsidRDefault="00BE396E" w:rsidP="00BE396E">
            <w:pPr>
              <w:pStyle w:val="TableText"/>
            </w:pPr>
            <w:r>
              <w:t>:P:IDR-W-</w:t>
            </w:r>
            <w:hyperlink r:id="rId890" w:history="1">
              <w:r>
                <w:rPr>
                  <w:rStyle w:val="Hyperlink"/>
                  <w:rFonts w:cs="Courier New"/>
                  <w:szCs w:val="16"/>
                </w:rPr>
                <w:t>COBA-T-5010-IND</w:t>
              </w:r>
            </w:hyperlink>
          </w:p>
        </w:tc>
        <w:tc>
          <w:tcPr>
            <w:tcW w:w="2790" w:type="dxa"/>
            <w:tcMar>
              <w:left w:w="58" w:type="dxa"/>
              <w:right w:w="58" w:type="dxa"/>
            </w:tcMar>
          </w:tcPr>
          <w:p w14:paraId="4510AD25" w14:textId="6158F868" w:rsidR="00BE396E" w:rsidRDefault="00BE396E" w:rsidP="00BE396E">
            <w:pPr>
              <w:pStyle w:val="TableText"/>
            </w:pPr>
            <w:r>
              <w:t>5010A1 COBA Insurer Test/Prod indicator</w:t>
            </w:r>
            <w:r w:rsidR="00156CCC" w:rsidRPr="00156CCC">
              <w:t xml:space="preserve"> sent from CWF</w:t>
            </w:r>
          </w:p>
        </w:tc>
        <w:tc>
          <w:tcPr>
            <w:tcW w:w="1080" w:type="dxa"/>
            <w:tcMar>
              <w:left w:w="58" w:type="dxa"/>
              <w:right w:w="58" w:type="dxa"/>
            </w:tcMar>
          </w:tcPr>
          <w:p w14:paraId="2BCF501D" w14:textId="77777777" w:rsidR="00BE396E" w:rsidRDefault="00BE396E" w:rsidP="00BE396E">
            <w:pPr>
              <w:pStyle w:val="TableText"/>
              <w:rPr>
                <w:caps/>
              </w:rPr>
            </w:pPr>
            <w:r>
              <w:rPr>
                <w:caps/>
              </w:rPr>
              <w:t xml:space="preserve">1 C </w:t>
            </w:r>
          </w:p>
        </w:tc>
        <w:tc>
          <w:tcPr>
            <w:tcW w:w="2340" w:type="dxa"/>
            <w:tcMar>
              <w:left w:w="58" w:type="dxa"/>
              <w:right w:w="58" w:type="dxa"/>
            </w:tcMar>
          </w:tcPr>
          <w:p w14:paraId="4B41430C" w14:textId="02848CE2" w:rsidR="00BE396E" w:rsidRDefault="00BE396E" w:rsidP="00484350">
            <w:pPr>
              <w:pStyle w:val="TableText"/>
            </w:pPr>
            <w:r>
              <w:t>Identifies if insurer is test or production. Values can be ‘T’ or ‘P’</w:t>
            </w:r>
          </w:p>
        </w:tc>
        <w:tc>
          <w:tcPr>
            <w:tcW w:w="858" w:type="dxa"/>
            <w:tcMar>
              <w:left w:w="58" w:type="dxa"/>
              <w:right w:w="58" w:type="dxa"/>
            </w:tcMar>
          </w:tcPr>
          <w:p w14:paraId="21B60D63" w14:textId="77777777" w:rsidR="00BE396E" w:rsidRDefault="00BE396E" w:rsidP="00BE396E">
            <w:pPr>
              <w:pStyle w:val="TableText"/>
            </w:pPr>
            <w:r>
              <w:t>Spaces</w:t>
            </w:r>
          </w:p>
        </w:tc>
        <w:tc>
          <w:tcPr>
            <w:tcW w:w="431" w:type="dxa"/>
          </w:tcPr>
          <w:p w14:paraId="602C4343" w14:textId="77777777" w:rsidR="00BE396E" w:rsidRDefault="00BE396E" w:rsidP="00BE396E">
            <w:pPr>
              <w:pStyle w:val="TableText"/>
            </w:pPr>
            <w:r>
              <w:t>-</w:t>
            </w:r>
          </w:p>
        </w:tc>
        <w:tc>
          <w:tcPr>
            <w:tcW w:w="431" w:type="dxa"/>
          </w:tcPr>
          <w:p w14:paraId="1D1D594D" w14:textId="77777777" w:rsidR="00BE396E" w:rsidRDefault="00BE396E" w:rsidP="00BE396E">
            <w:pPr>
              <w:pStyle w:val="TableText"/>
            </w:pPr>
            <w:r>
              <w:t>X</w:t>
            </w:r>
          </w:p>
        </w:tc>
        <w:tc>
          <w:tcPr>
            <w:tcW w:w="432" w:type="dxa"/>
          </w:tcPr>
          <w:p w14:paraId="09F7B166" w14:textId="77777777" w:rsidR="00BE396E" w:rsidRDefault="00BE396E" w:rsidP="00BE396E">
            <w:pPr>
              <w:pStyle w:val="TableText"/>
            </w:pPr>
            <w:r>
              <w:t>X</w:t>
            </w:r>
          </w:p>
        </w:tc>
      </w:tr>
      <w:tr w:rsidR="00BE396E" w14:paraId="5A095290" w14:textId="77777777" w:rsidTr="00BD7376">
        <w:trPr>
          <w:cantSplit/>
          <w:jc w:val="center"/>
        </w:trPr>
        <w:tc>
          <w:tcPr>
            <w:tcW w:w="802" w:type="dxa"/>
            <w:tcMar>
              <w:left w:w="58" w:type="dxa"/>
              <w:right w:w="58" w:type="dxa"/>
            </w:tcMar>
          </w:tcPr>
          <w:p w14:paraId="5ABB4502" w14:textId="694A4477" w:rsidR="00BE396E" w:rsidRDefault="00BE396E" w:rsidP="00484350">
            <w:pPr>
              <w:pStyle w:val="TableText"/>
            </w:pPr>
            <w:r>
              <w:t>3282</w:t>
            </w:r>
            <w:r w:rsidR="00135F82">
              <w:t xml:space="preserve"> –</w:t>
            </w:r>
            <w:r>
              <w:t xml:space="preserve"> 3313</w:t>
            </w:r>
          </w:p>
        </w:tc>
        <w:tc>
          <w:tcPr>
            <w:tcW w:w="2227" w:type="dxa"/>
            <w:tcMar>
              <w:left w:w="58" w:type="dxa"/>
              <w:right w:w="58" w:type="dxa"/>
            </w:tcMar>
          </w:tcPr>
          <w:p w14:paraId="5D5353BD" w14:textId="77777777" w:rsidR="00BE396E" w:rsidRDefault="00BE396E" w:rsidP="00BE396E">
            <w:pPr>
              <w:pStyle w:val="TableText"/>
            </w:pPr>
            <w:r>
              <w:t>COBA NAME 4</w:t>
            </w:r>
          </w:p>
        </w:tc>
        <w:tc>
          <w:tcPr>
            <w:tcW w:w="2993" w:type="dxa"/>
            <w:tcMar>
              <w:left w:w="58" w:type="dxa"/>
              <w:right w:w="58" w:type="dxa"/>
            </w:tcMar>
          </w:tcPr>
          <w:p w14:paraId="60C056B8" w14:textId="22AF4E0F" w:rsidR="00BE396E" w:rsidRDefault="00BE396E" w:rsidP="00BE396E">
            <w:pPr>
              <w:pStyle w:val="TableText"/>
            </w:pPr>
            <w:r>
              <w:t>:P:IDR-W-</w:t>
            </w:r>
            <w:hyperlink r:id="rId891" w:history="1">
              <w:r>
                <w:rPr>
                  <w:rStyle w:val="Hyperlink"/>
                </w:rPr>
                <w:t>COBA-NAME</w:t>
              </w:r>
            </w:hyperlink>
          </w:p>
        </w:tc>
        <w:tc>
          <w:tcPr>
            <w:tcW w:w="2790" w:type="dxa"/>
            <w:tcMar>
              <w:left w:w="58" w:type="dxa"/>
              <w:right w:w="58" w:type="dxa"/>
            </w:tcMar>
          </w:tcPr>
          <w:p w14:paraId="4DCBC19C" w14:textId="3E8247A3" w:rsidR="00BE396E" w:rsidRDefault="00BE396E" w:rsidP="00BE396E">
            <w:pPr>
              <w:pStyle w:val="TableText"/>
            </w:pPr>
            <w:r>
              <w:t>COBA Insurer Name</w:t>
            </w:r>
          </w:p>
          <w:p w14:paraId="1CCF65AD" w14:textId="6AEC4759" w:rsidR="00BE396E" w:rsidRDefault="00BE396E" w:rsidP="00156CCC">
            <w:pPr>
              <w:pStyle w:val="TableText"/>
            </w:pPr>
            <w:r w:rsidRPr="00221916">
              <w:rPr>
                <w:rFonts w:cs="Arial"/>
                <w:color w:val="000000"/>
              </w:rPr>
              <w:t xml:space="preserve">This field carries the Coordination of Benefit Agreement (COBA) insurance company name </w:t>
            </w:r>
            <w:r w:rsidR="00156CCC" w:rsidRPr="00156CCC">
              <w:rPr>
                <w:rFonts w:cs="Arial"/>
                <w:color w:val="000000"/>
              </w:rPr>
              <w:t>sent from CWF</w:t>
            </w:r>
            <w:r w:rsidR="00156CCC">
              <w:rPr>
                <w:rFonts w:cs="Arial"/>
                <w:color w:val="000000"/>
              </w:rPr>
              <w:t>.</w:t>
            </w:r>
          </w:p>
        </w:tc>
        <w:tc>
          <w:tcPr>
            <w:tcW w:w="1080" w:type="dxa"/>
            <w:tcMar>
              <w:left w:w="58" w:type="dxa"/>
              <w:right w:w="58" w:type="dxa"/>
            </w:tcMar>
          </w:tcPr>
          <w:p w14:paraId="5B7C55D1" w14:textId="77777777" w:rsidR="00BE396E" w:rsidRDefault="00BE396E" w:rsidP="00BE396E">
            <w:pPr>
              <w:pStyle w:val="TableText"/>
              <w:rPr>
                <w:caps/>
              </w:rPr>
            </w:pPr>
            <w:r>
              <w:rPr>
                <w:caps/>
              </w:rPr>
              <w:t>32 c</w:t>
            </w:r>
          </w:p>
        </w:tc>
        <w:tc>
          <w:tcPr>
            <w:tcW w:w="2340" w:type="dxa"/>
            <w:tcMar>
              <w:left w:w="58" w:type="dxa"/>
              <w:right w:w="58" w:type="dxa"/>
            </w:tcMar>
          </w:tcPr>
          <w:p w14:paraId="4BF52710" w14:textId="77777777" w:rsidR="00BE396E" w:rsidRDefault="00BE396E" w:rsidP="00BE396E">
            <w:pPr>
              <w:pStyle w:val="TableText"/>
            </w:pPr>
            <w:r>
              <w:t>COBA Name</w:t>
            </w:r>
          </w:p>
        </w:tc>
        <w:tc>
          <w:tcPr>
            <w:tcW w:w="858" w:type="dxa"/>
            <w:tcMar>
              <w:left w:w="58" w:type="dxa"/>
              <w:right w:w="58" w:type="dxa"/>
            </w:tcMar>
          </w:tcPr>
          <w:p w14:paraId="16E87F7C" w14:textId="77777777" w:rsidR="00BE396E" w:rsidRDefault="00BE396E" w:rsidP="00BE396E">
            <w:pPr>
              <w:pStyle w:val="TableText"/>
            </w:pPr>
            <w:r>
              <w:t>Spaces</w:t>
            </w:r>
          </w:p>
        </w:tc>
        <w:tc>
          <w:tcPr>
            <w:tcW w:w="431" w:type="dxa"/>
          </w:tcPr>
          <w:p w14:paraId="706F7662" w14:textId="77777777" w:rsidR="00BE396E" w:rsidRDefault="00BE396E" w:rsidP="00BE396E">
            <w:pPr>
              <w:pStyle w:val="TableText"/>
            </w:pPr>
            <w:r>
              <w:t>-</w:t>
            </w:r>
          </w:p>
        </w:tc>
        <w:tc>
          <w:tcPr>
            <w:tcW w:w="431" w:type="dxa"/>
          </w:tcPr>
          <w:p w14:paraId="7F1D9299" w14:textId="77777777" w:rsidR="00BE396E" w:rsidRDefault="00BE396E" w:rsidP="00BE396E">
            <w:pPr>
              <w:pStyle w:val="TableText"/>
            </w:pPr>
            <w:r>
              <w:t>X</w:t>
            </w:r>
          </w:p>
        </w:tc>
        <w:tc>
          <w:tcPr>
            <w:tcW w:w="432" w:type="dxa"/>
          </w:tcPr>
          <w:p w14:paraId="2C8DE14F" w14:textId="77777777" w:rsidR="00BE396E" w:rsidRDefault="00BE396E" w:rsidP="00BE396E">
            <w:pPr>
              <w:pStyle w:val="TableText"/>
            </w:pPr>
            <w:r>
              <w:t>X</w:t>
            </w:r>
          </w:p>
        </w:tc>
      </w:tr>
      <w:tr w:rsidR="00BE396E" w14:paraId="6E9BC5A6" w14:textId="77777777" w:rsidTr="00BD7376">
        <w:trPr>
          <w:cantSplit/>
          <w:jc w:val="center"/>
        </w:trPr>
        <w:tc>
          <w:tcPr>
            <w:tcW w:w="802" w:type="dxa"/>
            <w:tcMar>
              <w:left w:w="58" w:type="dxa"/>
              <w:right w:w="58" w:type="dxa"/>
            </w:tcMar>
          </w:tcPr>
          <w:p w14:paraId="32B1475D" w14:textId="32D68051" w:rsidR="00BE396E" w:rsidRDefault="00BE396E" w:rsidP="00484350">
            <w:pPr>
              <w:pStyle w:val="TableText"/>
            </w:pPr>
            <w:r>
              <w:t>3314</w:t>
            </w:r>
            <w:r w:rsidR="00135F82">
              <w:t xml:space="preserve"> – </w:t>
            </w:r>
            <w:r>
              <w:t xml:space="preserve">3321 </w:t>
            </w:r>
          </w:p>
        </w:tc>
        <w:tc>
          <w:tcPr>
            <w:tcW w:w="2227" w:type="dxa"/>
            <w:tcMar>
              <w:left w:w="58" w:type="dxa"/>
              <w:right w:w="58" w:type="dxa"/>
            </w:tcMar>
          </w:tcPr>
          <w:p w14:paraId="560B8796" w14:textId="77777777" w:rsidR="00BE396E" w:rsidRDefault="00BE396E" w:rsidP="00BE396E">
            <w:pPr>
              <w:pStyle w:val="TableText"/>
            </w:pPr>
            <w:r>
              <w:t>COBA ABORT DATE 4</w:t>
            </w:r>
          </w:p>
        </w:tc>
        <w:tc>
          <w:tcPr>
            <w:tcW w:w="2993" w:type="dxa"/>
            <w:tcMar>
              <w:left w:w="58" w:type="dxa"/>
              <w:right w:w="58" w:type="dxa"/>
            </w:tcMar>
          </w:tcPr>
          <w:p w14:paraId="135D664D" w14:textId="0254374F" w:rsidR="00BE396E" w:rsidRDefault="00BE396E" w:rsidP="00BE396E">
            <w:pPr>
              <w:pStyle w:val="TableText"/>
            </w:pPr>
            <w:r>
              <w:t>:P:IDR-W-</w:t>
            </w:r>
            <w:hyperlink r:id="rId892" w:history="1">
              <w:r>
                <w:rPr>
                  <w:rStyle w:val="Hyperlink"/>
                </w:rPr>
                <w:t>COBA-ABORT-DATE</w:t>
              </w:r>
            </w:hyperlink>
          </w:p>
        </w:tc>
        <w:tc>
          <w:tcPr>
            <w:tcW w:w="2790" w:type="dxa"/>
            <w:tcMar>
              <w:left w:w="58" w:type="dxa"/>
              <w:right w:w="58" w:type="dxa"/>
            </w:tcMar>
          </w:tcPr>
          <w:p w14:paraId="012A6587" w14:textId="32CB690A" w:rsidR="00BE396E" w:rsidRDefault="00BE396E" w:rsidP="00BE396E">
            <w:pPr>
              <w:pStyle w:val="TableText"/>
            </w:pPr>
            <w:r>
              <w:t>COBA Insurer Abort Date</w:t>
            </w:r>
          </w:p>
          <w:p w14:paraId="52859F71" w14:textId="3A4F8E07" w:rsidR="00BE396E" w:rsidRDefault="00BE396E" w:rsidP="00156CCC">
            <w:pPr>
              <w:pStyle w:val="TableText"/>
            </w:pPr>
            <w:r w:rsidRPr="00465E41">
              <w:rPr>
                <w:rFonts w:cs="Arial"/>
                <w:color w:val="000000"/>
              </w:rPr>
              <w:t xml:space="preserve">This field carries the </w:t>
            </w:r>
            <w:r w:rsidR="00156CCC" w:rsidRPr="00156CCC">
              <w:rPr>
                <w:rFonts w:cs="Arial"/>
                <w:color w:val="000000"/>
              </w:rPr>
              <w:t>date of the letter sent to the provider to indicate the claim was not crossed to the Trading Partner.</w:t>
            </w:r>
            <w:r w:rsidR="00EE1541">
              <w:rPr>
                <w:rFonts w:cs="Arial"/>
                <w:color w:val="000000"/>
              </w:rPr>
              <w:t xml:space="preserve"> </w:t>
            </w:r>
            <w:r w:rsidR="00156CCC" w:rsidRPr="00156CCC">
              <w:rPr>
                <w:rFonts w:cs="Arial"/>
                <w:color w:val="000000"/>
              </w:rPr>
              <w:t>The claim was either rejected by the Benefits Coordination &amp; Recovery Center (BCRC) or the Trading Partner.</w:t>
            </w:r>
          </w:p>
        </w:tc>
        <w:tc>
          <w:tcPr>
            <w:tcW w:w="1080" w:type="dxa"/>
            <w:tcMar>
              <w:left w:w="58" w:type="dxa"/>
              <w:right w:w="58" w:type="dxa"/>
            </w:tcMar>
          </w:tcPr>
          <w:p w14:paraId="6B42A31E" w14:textId="77777777" w:rsidR="00BE396E" w:rsidRDefault="00BE396E" w:rsidP="00BE396E">
            <w:pPr>
              <w:pStyle w:val="TableText"/>
              <w:rPr>
                <w:caps/>
              </w:rPr>
            </w:pPr>
            <w:r>
              <w:rPr>
                <w:caps/>
              </w:rPr>
              <w:t>8 N</w:t>
            </w:r>
          </w:p>
        </w:tc>
        <w:tc>
          <w:tcPr>
            <w:tcW w:w="2340" w:type="dxa"/>
            <w:tcMar>
              <w:left w:w="58" w:type="dxa"/>
              <w:right w:w="58" w:type="dxa"/>
            </w:tcMar>
          </w:tcPr>
          <w:p w14:paraId="76789EDF" w14:textId="77777777" w:rsidR="00BE396E" w:rsidRDefault="00BE396E" w:rsidP="00BE396E">
            <w:pPr>
              <w:pStyle w:val="TableText"/>
            </w:pPr>
            <w:r>
              <w:t>MMDDYYYY</w:t>
            </w:r>
          </w:p>
        </w:tc>
        <w:tc>
          <w:tcPr>
            <w:tcW w:w="858" w:type="dxa"/>
            <w:tcMar>
              <w:left w:w="58" w:type="dxa"/>
              <w:right w:w="58" w:type="dxa"/>
            </w:tcMar>
          </w:tcPr>
          <w:p w14:paraId="0C73BD49" w14:textId="77777777" w:rsidR="00BE396E" w:rsidRDefault="00BE396E" w:rsidP="00BE396E">
            <w:pPr>
              <w:pStyle w:val="TableText"/>
            </w:pPr>
            <w:r>
              <w:t>Zeros</w:t>
            </w:r>
          </w:p>
        </w:tc>
        <w:tc>
          <w:tcPr>
            <w:tcW w:w="431" w:type="dxa"/>
          </w:tcPr>
          <w:p w14:paraId="4F315F21" w14:textId="77777777" w:rsidR="00BE396E" w:rsidRDefault="00BE396E" w:rsidP="00BE396E">
            <w:pPr>
              <w:pStyle w:val="TableText"/>
            </w:pPr>
            <w:r>
              <w:t>-</w:t>
            </w:r>
          </w:p>
        </w:tc>
        <w:tc>
          <w:tcPr>
            <w:tcW w:w="431" w:type="dxa"/>
          </w:tcPr>
          <w:p w14:paraId="341B4503" w14:textId="77777777" w:rsidR="00BE396E" w:rsidRDefault="00BE396E" w:rsidP="00BE396E">
            <w:pPr>
              <w:pStyle w:val="TableText"/>
            </w:pPr>
            <w:r>
              <w:t>X</w:t>
            </w:r>
          </w:p>
        </w:tc>
        <w:tc>
          <w:tcPr>
            <w:tcW w:w="432" w:type="dxa"/>
          </w:tcPr>
          <w:p w14:paraId="15335DA2" w14:textId="77777777" w:rsidR="00BE396E" w:rsidRDefault="00BE396E" w:rsidP="00BE396E">
            <w:pPr>
              <w:pStyle w:val="TableText"/>
            </w:pPr>
            <w:r>
              <w:t>X</w:t>
            </w:r>
          </w:p>
        </w:tc>
      </w:tr>
      <w:tr w:rsidR="0053493D" w14:paraId="4D23AD96" w14:textId="77777777" w:rsidTr="00BD7376">
        <w:trPr>
          <w:cantSplit/>
          <w:jc w:val="center"/>
        </w:trPr>
        <w:tc>
          <w:tcPr>
            <w:tcW w:w="802" w:type="dxa"/>
            <w:tcMar>
              <w:left w:w="58" w:type="dxa"/>
              <w:right w:w="58" w:type="dxa"/>
            </w:tcMar>
          </w:tcPr>
          <w:p w14:paraId="13EC8D77" w14:textId="64B243F2" w:rsidR="0053493D" w:rsidRDefault="0053493D" w:rsidP="0053493D">
            <w:pPr>
              <w:pStyle w:val="TableText"/>
            </w:pPr>
            <w:r w:rsidRPr="00D91F82">
              <w:t>3322 - 3322</w:t>
            </w:r>
          </w:p>
        </w:tc>
        <w:tc>
          <w:tcPr>
            <w:tcW w:w="2227" w:type="dxa"/>
            <w:tcMar>
              <w:left w:w="58" w:type="dxa"/>
              <w:right w:w="58" w:type="dxa"/>
            </w:tcMar>
          </w:tcPr>
          <w:p w14:paraId="74FBC214" w14:textId="25E58D08" w:rsidR="0053493D" w:rsidRDefault="0053493D" w:rsidP="0053493D">
            <w:pPr>
              <w:pStyle w:val="TableText"/>
            </w:pPr>
            <w:r w:rsidRPr="00D91F82">
              <w:t>COBA MSN INDICATOR 4</w:t>
            </w:r>
          </w:p>
        </w:tc>
        <w:tc>
          <w:tcPr>
            <w:tcW w:w="2993" w:type="dxa"/>
            <w:tcMar>
              <w:left w:w="58" w:type="dxa"/>
              <w:right w:w="58" w:type="dxa"/>
            </w:tcMar>
          </w:tcPr>
          <w:p w14:paraId="79516DC7" w14:textId="1F007A5F" w:rsidR="0053493D" w:rsidRDefault="0053493D" w:rsidP="0053493D">
            <w:pPr>
              <w:pStyle w:val="TableText"/>
            </w:pPr>
            <w:r w:rsidRPr="00D91F82">
              <w:t>:P:IDR-W-</w:t>
            </w:r>
            <w:hyperlink r:id="rId893" w:history="1">
              <w:r w:rsidRPr="0018305D">
                <w:rPr>
                  <w:rStyle w:val="Hyperlink"/>
                </w:rPr>
                <w:t>COBA-MSN-IND</w:t>
              </w:r>
            </w:hyperlink>
          </w:p>
        </w:tc>
        <w:tc>
          <w:tcPr>
            <w:tcW w:w="2790" w:type="dxa"/>
            <w:tcMar>
              <w:left w:w="58" w:type="dxa"/>
              <w:right w:w="58" w:type="dxa"/>
            </w:tcMar>
          </w:tcPr>
          <w:p w14:paraId="43ED5684" w14:textId="19087E2F" w:rsidR="0053493D" w:rsidRDefault="0053493D" w:rsidP="0053493D">
            <w:pPr>
              <w:pStyle w:val="TableText"/>
            </w:pPr>
            <w:r w:rsidRPr="00D91F82">
              <w:t>Indicator to identify if the insurance company should be displayed on the MSN. Indicator will be received on the CWF trailer 29.</w:t>
            </w:r>
          </w:p>
        </w:tc>
        <w:tc>
          <w:tcPr>
            <w:tcW w:w="1080" w:type="dxa"/>
            <w:tcMar>
              <w:left w:w="58" w:type="dxa"/>
              <w:right w:w="58" w:type="dxa"/>
            </w:tcMar>
          </w:tcPr>
          <w:p w14:paraId="031CDD19" w14:textId="4A87CD24" w:rsidR="0053493D" w:rsidRDefault="0053493D" w:rsidP="0053493D">
            <w:pPr>
              <w:pStyle w:val="TableText"/>
              <w:rPr>
                <w:caps/>
              </w:rPr>
            </w:pPr>
            <w:r w:rsidRPr="00D91F82">
              <w:t>1 C</w:t>
            </w:r>
          </w:p>
        </w:tc>
        <w:tc>
          <w:tcPr>
            <w:tcW w:w="2340" w:type="dxa"/>
            <w:tcMar>
              <w:left w:w="58" w:type="dxa"/>
              <w:right w:w="58" w:type="dxa"/>
            </w:tcMar>
          </w:tcPr>
          <w:p w14:paraId="055AC514" w14:textId="56D5BAC3" w:rsidR="0053493D" w:rsidRDefault="0053493D" w:rsidP="0053493D">
            <w:pPr>
              <w:pStyle w:val="TableText"/>
            </w:pPr>
            <w:r w:rsidRPr="00D91F82">
              <w:t>COBA MSN indicator</w:t>
            </w:r>
          </w:p>
        </w:tc>
        <w:tc>
          <w:tcPr>
            <w:tcW w:w="858" w:type="dxa"/>
            <w:tcMar>
              <w:left w:w="58" w:type="dxa"/>
              <w:right w:w="58" w:type="dxa"/>
            </w:tcMar>
          </w:tcPr>
          <w:p w14:paraId="06473E34" w14:textId="606ABF20" w:rsidR="0053493D" w:rsidRDefault="0053493D" w:rsidP="0053493D">
            <w:pPr>
              <w:pStyle w:val="TableText"/>
            </w:pPr>
            <w:r w:rsidRPr="00D91F82">
              <w:t>Space</w:t>
            </w:r>
          </w:p>
        </w:tc>
        <w:tc>
          <w:tcPr>
            <w:tcW w:w="431" w:type="dxa"/>
          </w:tcPr>
          <w:p w14:paraId="762A0242" w14:textId="7A332B3A" w:rsidR="0053493D" w:rsidRDefault="0053493D" w:rsidP="0053493D">
            <w:pPr>
              <w:pStyle w:val="TableText"/>
            </w:pPr>
            <w:r w:rsidRPr="00D91F82">
              <w:t>-</w:t>
            </w:r>
          </w:p>
        </w:tc>
        <w:tc>
          <w:tcPr>
            <w:tcW w:w="431" w:type="dxa"/>
          </w:tcPr>
          <w:p w14:paraId="44A58375" w14:textId="180E52E6" w:rsidR="0053493D" w:rsidRDefault="0053493D" w:rsidP="0053493D">
            <w:pPr>
              <w:pStyle w:val="TableText"/>
            </w:pPr>
            <w:r w:rsidRPr="00D91F82">
              <w:t>X</w:t>
            </w:r>
          </w:p>
        </w:tc>
        <w:tc>
          <w:tcPr>
            <w:tcW w:w="432" w:type="dxa"/>
          </w:tcPr>
          <w:p w14:paraId="1CB0FE97" w14:textId="788EFAB9" w:rsidR="0053493D" w:rsidRDefault="0053493D" w:rsidP="0053493D">
            <w:pPr>
              <w:pStyle w:val="TableText"/>
            </w:pPr>
            <w:r w:rsidRPr="00D91F82">
              <w:t>X</w:t>
            </w:r>
          </w:p>
        </w:tc>
      </w:tr>
      <w:tr w:rsidR="00BE396E" w14:paraId="68A9B990" w14:textId="77777777" w:rsidTr="00BD7376">
        <w:trPr>
          <w:cantSplit/>
          <w:jc w:val="center"/>
        </w:trPr>
        <w:tc>
          <w:tcPr>
            <w:tcW w:w="802" w:type="dxa"/>
            <w:tcMar>
              <w:left w:w="58" w:type="dxa"/>
              <w:right w:w="58" w:type="dxa"/>
            </w:tcMar>
          </w:tcPr>
          <w:p w14:paraId="68FA5B2D" w14:textId="09A2B2E6" w:rsidR="00BE396E" w:rsidRDefault="00BE396E" w:rsidP="00BE396E">
            <w:pPr>
              <w:pStyle w:val="TableText"/>
            </w:pPr>
            <w:r>
              <w:t>332</w:t>
            </w:r>
            <w:r w:rsidR="0053493D">
              <w:t>3</w:t>
            </w:r>
            <w:r w:rsidR="00135F82">
              <w:t xml:space="preserve"> – </w:t>
            </w:r>
            <w:r>
              <w:t>3330</w:t>
            </w:r>
          </w:p>
        </w:tc>
        <w:tc>
          <w:tcPr>
            <w:tcW w:w="2227" w:type="dxa"/>
            <w:tcMar>
              <w:left w:w="58" w:type="dxa"/>
              <w:right w:w="58" w:type="dxa"/>
            </w:tcMar>
          </w:tcPr>
          <w:p w14:paraId="6788C083" w14:textId="77777777" w:rsidR="00BE396E" w:rsidRDefault="00BE396E" w:rsidP="00BE396E">
            <w:pPr>
              <w:pStyle w:val="TableText"/>
            </w:pPr>
            <w:r>
              <w:t>-</w:t>
            </w:r>
          </w:p>
        </w:tc>
        <w:tc>
          <w:tcPr>
            <w:tcW w:w="2993" w:type="dxa"/>
            <w:tcMar>
              <w:left w:w="58" w:type="dxa"/>
              <w:right w:w="58" w:type="dxa"/>
            </w:tcMar>
          </w:tcPr>
          <w:p w14:paraId="044E4267" w14:textId="77777777" w:rsidR="00BE396E" w:rsidRDefault="00BE396E" w:rsidP="00BE396E">
            <w:pPr>
              <w:pStyle w:val="TableText"/>
            </w:pPr>
            <w:r>
              <w:t>FILLER</w:t>
            </w:r>
          </w:p>
        </w:tc>
        <w:tc>
          <w:tcPr>
            <w:tcW w:w="2790" w:type="dxa"/>
            <w:tcMar>
              <w:left w:w="58" w:type="dxa"/>
              <w:right w:w="58" w:type="dxa"/>
            </w:tcMar>
          </w:tcPr>
          <w:p w14:paraId="4956109B" w14:textId="77777777" w:rsidR="00BE396E" w:rsidRDefault="00BE396E" w:rsidP="00BE396E">
            <w:pPr>
              <w:pStyle w:val="TableText"/>
            </w:pPr>
            <w:r>
              <w:t>-</w:t>
            </w:r>
          </w:p>
        </w:tc>
        <w:tc>
          <w:tcPr>
            <w:tcW w:w="1080" w:type="dxa"/>
            <w:tcMar>
              <w:left w:w="58" w:type="dxa"/>
              <w:right w:w="58" w:type="dxa"/>
            </w:tcMar>
          </w:tcPr>
          <w:p w14:paraId="05C7E414" w14:textId="41B5CF43" w:rsidR="00BE396E" w:rsidRDefault="0053493D" w:rsidP="00BE396E">
            <w:pPr>
              <w:pStyle w:val="TableText"/>
              <w:rPr>
                <w:caps/>
              </w:rPr>
            </w:pPr>
            <w:r>
              <w:rPr>
                <w:caps/>
              </w:rPr>
              <w:t>8</w:t>
            </w:r>
            <w:r w:rsidR="00BE396E">
              <w:rPr>
                <w:caps/>
              </w:rPr>
              <w:t xml:space="preserve"> C</w:t>
            </w:r>
          </w:p>
        </w:tc>
        <w:tc>
          <w:tcPr>
            <w:tcW w:w="2340" w:type="dxa"/>
            <w:tcMar>
              <w:left w:w="58" w:type="dxa"/>
              <w:right w:w="58" w:type="dxa"/>
            </w:tcMar>
          </w:tcPr>
          <w:p w14:paraId="6085779B" w14:textId="77777777" w:rsidR="00BE396E" w:rsidRDefault="00BE396E" w:rsidP="00BE396E">
            <w:pPr>
              <w:pStyle w:val="TableText"/>
            </w:pPr>
            <w:r>
              <w:t>Spaces</w:t>
            </w:r>
          </w:p>
        </w:tc>
        <w:tc>
          <w:tcPr>
            <w:tcW w:w="858" w:type="dxa"/>
            <w:tcMar>
              <w:left w:w="58" w:type="dxa"/>
              <w:right w:w="58" w:type="dxa"/>
            </w:tcMar>
          </w:tcPr>
          <w:p w14:paraId="7B4A52D1" w14:textId="77777777" w:rsidR="00BE396E" w:rsidRDefault="00BE396E" w:rsidP="00BE396E">
            <w:pPr>
              <w:pStyle w:val="TableText"/>
            </w:pPr>
            <w:r>
              <w:t>-</w:t>
            </w:r>
          </w:p>
        </w:tc>
        <w:tc>
          <w:tcPr>
            <w:tcW w:w="431" w:type="dxa"/>
          </w:tcPr>
          <w:p w14:paraId="6D581023" w14:textId="77777777" w:rsidR="00BE396E" w:rsidRDefault="00BE396E" w:rsidP="00BE396E">
            <w:pPr>
              <w:pStyle w:val="TableText"/>
            </w:pPr>
            <w:r>
              <w:t>X</w:t>
            </w:r>
          </w:p>
        </w:tc>
        <w:tc>
          <w:tcPr>
            <w:tcW w:w="431" w:type="dxa"/>
          </w:tcPr>
          <w:p w14:paraId="6670046D" w14:textId="77777777" w:rsidR="00BE396E" w:rsidRDefault="00BE396E" w:rsidP="00BE396E">
            <w:pPr>
              <w:pStyle w:val="TableText"/>
            </w:pPr>
            <w:r>
              <w:t>X</w:t>
            </w:r>
          </w:p>
        </w:tc>
        <w:tc>
          <w:tcPr>
            <w:tcW w:w="432" w:type="dxa"/>
          </w:tcPr>
          <w:p w14:paraId="7266B139" w14:textId="77777777" w:rsidR="00BE396E" w:rsidRDefault="00BE396E" w:rsidP="00BE396E">
            <w:pPr>
              <w:pStyle w:val="TableText"/>
            </w:pPr>
            <w:r>
              <w:t>X</w:t>
            </w:r>
          </w:p>
        </w:tc>
      </w:tr>
      <w:tr w:rsidR="00BE396E" w14:paraId="343FB5CB" w14:textId="77777777" w:rsidTr="00BD7376">
        <w:trPr>
          <w:cantSplit/>
          <w:jc w:val="center"/>
        </w:trPr>
        <w:tc>
          <w:tcPr>
            <w:tcW w:w="802" w:type="dxa"/>
            <w:tcMar>
              <w:left w:w="58" w:type="dxa"/>
              <w:right w:w="58" w:type="dxa"/>
            </w:tcMar>
          </w:tcPr>
          <w:p w14:paraId="5240ABD8" w14:textId="7CB55AEA" w:rsidR="00BE396E" w:rsidRDefault="00BE396E" w:rsidP="00484350">
            <w:pPr>
              <w:pStyle w:val="TableText"/>
            </w:pPr>
            <w:r>
              <w:t>3331</w:t>
            </w:r>
            <w:r w:rsidR="00135F82">
              <w:t xml:space="preserve"> –</w:t>
            </w:r>
            <w:r>
              <w:t xml:space="preserve"> 3335</w:t>
            </w:r>
          </w:p>
        </w:tc>
        <w:tc>
          <w:tcPr>
            <w:tcW w:w="2227" w:type="dxa"/>
            <w:tcMar>
              <w:left w:w="58" w:type="dxa"/>
              <w:right w:w="58" w:type="dxa"/>
            </w:tcMar>
          </w:tcPr>
          <w:p w14:paraId="160D51D7" w14:textId="77777777" w:rsidR="00BE396E" w:rsidRDefault="00BE396E" w:rsidP="00BE396E">
            <w:pPr>
              <w:pStyle w:val="TableText"/>
            </w:pPr>
            <w:r>
              <w:t>COBA NUMBER 5</w:t>
            </w:r>
          </w:p>
        </w:tc>
        <w:tc>
          <w:tcPr>
            <w:tcW w:w="2993" w:type="dxa"/>
            <w:tcMar>
              <w:left w:w="58" w:type="dxa"/>
              <w:right w:w="58" w:type="dxa"/>
            </w:tcMar>
          </w:tcPr>
          <w:p w14:paraId="18096CD1" w14:textId="2E9BEDE8" w:rsidR="00BE396E" w:rsidRDefault="00BE396E" w:rsidP="00BE396E">
            <w:pPr>
              <w:pStyle w:val="TableText"/>
            </w:pPr>
            <w:r>
              <w:t>:P:IDR-W-</w:t>
            </w:r>
            <w:hyperlink r:id="rId894" w:history="1">
              <w:r>
                <w:rPr>
                  <w:rStyle w:val="Hyperlink"/>
                </w:rPr>
                <w:t>COBA-NUMBER</w:t>
              </w:r>
            </w:hyperlink>
          </w:p>
        </w:tc>
        <w:tc>
          <w:tcPr>
            <w:tcW w:w="2790" w:type="dxa"/>
            <w:tcMar>
              <w:left w:w="58" w:type="dxa"/>
              <w:right w:w="58" w:type="dxa"/>
            </w:tcMar>
          </w:tcPr>
          <w:p w14:paraId="3CA03AE2" w14:textId="77777777" w:rsidR="00BE396E" w:rsidRDefault="00BE396E" w:rsidP="00BE396E">
            <w:pPr>
              <w:pStyle w:val="TableText"/>
            </w:pPr>
            <w:r>
              <w:t>COBA Number</w:t>
            </w:r>
          </w:p>
          <w:p w14:paraId="69FFC957" w14:textId="77777777" w:rsidR="00BE396E" w:rsidRDefault="00BE396E" w:rsidP="00BE396E">
            <w:pPr>
              <w:pStyle w:val="TableText"/>
            </w:pPr>
            <w:r w:rsidRPr="004C59BC">
              <w:rPr>
                <w:rFonts w:cs="Arial"/>
                <w:color w:val="000000"/>
              </w:rPr>
              <w:t>This field carries the Coordination of Benefits Agreement (COBA) number sent from CWF.</w:t>
            </w:r>
          </w:p>
        </w:tc>
        <w:tc>
          <w:tcPr>
            <w:tcW w:w="1080" w:type="dxa"/>
            <w:tcMar>
              <w:left w:w="58" w:type="dxa"/>
              <w:right w:w="58" w:type="dxa"/>
            </w:tcMar>
          </w:tcPr>
          <w:p w14:paraId="14DBF543" w14:textId="77777777" w:rsidR="00BE396E" w:rsidRDefault="00BE396E" w:rsidP="00BE396E">
            <w:pPr>
              <w:pStyle w:val="TableText"/>
              <w:rPr>
                <w:caps/>
              </w:rPr>
            </w:pPr>
            <w:r>
              <w:rPr>
                <w:caps/>
              </w:rPr>
              <w:t>5 C</w:t>
            </w:r>
          </w:p>
        </w:tc>
        <w:tc>
          <w:tcPr>
            <w:tcW w:w="2340" w:type="dxa"/>
            <w:tcMar>
              <w:left w:w="58" w:type="dxa"/>
              <w:right w:w="58" w:type="dxa"/>
            </w:tcMar>
          </w:tcPr>
          <w:p w14:paraId="555CB8F8" w14:textId="31478D60" w:rsidR="00BE396E" w:rsidRDefault="00BE396E" w:rsidP="00484350">
            <w:pPr>
              <w:pStyle w:val="TableText"/>
            </w:pPr>
            <w:r>
              <w:t>COBA Insurer</w:t>
            </w:r>
            <w:r w:rsidR="00484350">
              <w:t xml:space="preserve"> N</w:t>
            </w:r>
            <w:r>
              <w:t>umber</w:t>
            </w:r>
          </w:p>
        </w:tc>
        <w:tc>
          <w:tcPr>
            <w:tcW w:w="858" w:type="dxa"/>
            <w:tcMar>
              <w:left w:w="58" w:type="dxa"/>
              <w:right w:w="58" w:type="dxa"/>
            </w:tcMar>
          </w:tcPr>
          <w:p w14:paraId="6130F3AF" w14:textId="77777777" w:rsidR="00BE396E" w:rsidRDefault="00BE396E" w:rsidP="00BE396E">
            <w:pPr>
              <w:pStyle w:val="TableText"/>
            </w:pPr>
            <w:r>
              <w:t>Spaces</w:t>
            </w:r>
          </w:p>
        </w:tc>
        <w:tc>
          <w:tcPr>
            <w:tcW w:w="431" w:type="dxa"/>
          </w:tcPr>
          <w:p w14:paraId="2E016880" w14:textId="77777777" w:rsidR="00BE396E" w:rsidRDefault="00BE396E" w:rsidP="00BE396E">
            <w:pPr>
              <w:pStyle w:val="TableText"/>
            </w:pPr>
            <w:r>
              <w:t>-</w:t>
            </w:r>
          </w:p>
        </w:tc>
        <w:tc>
          <w:tcPr>
            <w:tcW w:w="431" w:type="dxa"/>
          </w:tcPr>
          <w:p w14:paraId="0712CDDF" w14:textId="77777777" w:rsidR="00BE396E" w:rsidRDefault="00BE396E" w:rsidP="00BE396E">
            <w:pPr>
              <w:pStyle w:val="TableText"/>
            </w:pPr>
            <w:r>
              <w:t>X</w:t>
            </w:r>
          </w:p>
        </w:tc>
        <w:tc>
          <w:tcPr>
            <w:tcW w:w="432" w:type="dxa"/>
          </w:tcPr>
          <w:p w14:paraId="77708F8B" w14:textId="77777777" w:rsidR="00BE396E" w:rsidRDefault="00BE396E" w:rsidP="00BE396E">
            <w:pPr>
              <w:pStyle w:val="TableText"/>
            </w:pPr>
            <w:r>
              <w:t>X</w:t>
            </w:r>
          </w:p>
        </w:tc>
      </w:tr>
      <w:tr w:rsidR="00BE396E" w14:paraId="65B36171" w14:textId="77777777" w:rsidTr="00BD7376">
        <w:trPr>
          <w:cantSplit/>
          <w:jc w:val="center"/>
        </w:trPr>
        <w:tc>
          <w:tcPr>
            <w:tcW w:w="802" w:type="dxa"/>
            <w:tcMar>
              <w:left w:w="58" w:type="dxa"/>
              <w:right w:w="58" w:type="dxa"/>
            </w:tcMar>
          </w:tcPr>
          <w:p w14:paraId="0B2DEE9D" w14:textId="0C3F4A41" w:rsidR="00BE396E" w:rsidRDefault="00BE396E" w:rsidP="00484350">
            <w:pPr>
              <w:pStyle w:val="TableText"/>
            </w:pPr>
            <w:r>
              <w:t>3336</w:t>
            </w:r>
            <w:r w:rsidR="00135F82">
              <w:t xml:space="preserve"> – </w:t>
            </w:r>
            <w:r>
              <w:t>3343</w:t>
            </w:r>
          </w:p>
        </w:tc>
        <w:tc>
          <w:tcPr>
            <w:tcW w:w="2227" w:type="dxa"/>
            <w:tcMar>
              <w:left w:w="58" w:type="dxa"/>
              <w:right w:w="58" w:type="dxa"/>
            </w:tcMar>
          </w:tcPr>
          <w:p w14:paraId="7C27A38C" w14:textId="77777777" w:rsidR="00BE396E" w:rsidRDefault="00BE396E" w:rsidP="00BE396E">
            <w:pPr>
              <w:pStyle w:val="TableText"/>
            </w:pPr>
            <w:r>
              <w:t>COBA INS EFF DATE 5</w:t>
            </w:r>
          </w:p>
        </w:tc>
        <w:tc>
          <w:tcPr>
            <w:tcW w:w="2993" w:type="dxa"/>
            <w:tcMar>
              <w:left w:w="58" w:type="dxa"/>
              <w:right w:w="58" w:type="dxa"/>
            </w:tcMar>
          </w:tcPr>
          <w:p w14:paraId="17BA19A3" w14:textId="13919075" w:rsidR="00BE396E" w:rsidRDefault="00BE396E" w:rsidP="00BE396E">
            <w:pPr>
              <w:pStyle w:val="TableText"/>
            </w:pPr>
            <w:r>
              <w:t>:P:IDR-W-</w:t>
            </w:r>
            <w:hyperlink r:id="rId895" w:history="1">
              <w:r>
                <w:rPr>
                  <w:rStyle w:val="Hyperlink"/>
                </w:rPr>
                <w:t>COBA-EFF-DATE</w:t>
              </w:r>
            </w:hyperlink>
          </w:p>
        </w:tc>
        <w:tc>
          <w:tcPr>
            <w:tcW w:w="2790" w:type="dxa"/>
            <w:tcMar>
              <w:left w:w="58" w:type="dxa"/>
              <w:right w:w="58" w:type="dxa"/>
            </w:tcMar>
          </w:tcPr>
          <w:p w14:paraId="59764BB8" w14:textId="77777777" w:rsidR="00BE396E" w:rsidRDefault="00BE396E" w:rsidP="00BE396E">
            <w:pPr>
              <w:pStyle w:val="TableText"/>
            </w:pPr>
            <w:r>
              <w:t>COBA Insurer Effective Date</w:t>
            </w:r>
          </w:p>
          <w:p w14:paraId="2A43B2F4" w14:textId="0BF102BA" w:rsidR="00BE396E" w:rsidRDefault="00BE396E" w:rsidP="00156CCC">
            <w:pPr>
              <w:pStyle w:val="TableText"/>
            </w:pPr>
            <w:r w:rsidRPr="00221916">
              <w:rPr>
                <w:rFonts w:cs="Arial"/>
                <w:color w:val="000000"/>
              </w:rPr>
              <w:t>This field carries the Coordination of Benefits Agreement (COBA) effective date</w:t>
            </w:r>
            <w:r w:rsidR="00156CCC" w:rsidRPr="00156CCC">
              <w:rPr>
                <w:rFonts w:cs="Arial"/>
                <w:color w:val="000000"/>
              </w:rPr>
              <w:t xml:space="preserve"> sent from CWF</w:t>
            </w:r>
            <w:r w:rsidRPr="00221916">
              <w:rPr>
                <w:rFonts w:cs="Arial"/>
                <w:color w:val="000000"/>
              </w:rPr>
              <w:t>.</w:t>
            </w:r>
          </w:p>
        </w:tc>
        <w:tc>
          <w:tcPr>
            <w:tcW w:w="1080" w:type="dxa"/>
            <w:tcMar>
              <w:left w:w="58" w:type="dxa"/>
              <w:right w:w="58" w:type="dxa"/>
            </w:tcMar>
          </w:tcPr>
          <w:p w14:paraId="0234FDB5" w14:textId="77777777" w:rsidR="00BE396E" w:rsidRDefault="00BE396E" w:rsidP="00BE396E">
            <w:pPr>
              <w:pStyle w:val="TableText"/>
              <w:rPr>
                <w:caps/>
              </w:rPr>
            </w:pPr>
            <w:r>
              <w:rPr>
                <w:caps/>
              </w:rPr>
              <w:t>8 N</w:t>
            </w:r>
          </w:p>
        </w:tc>
        <w:tc>
          <w:tcPr>
            <w:tcW w:w="2340" w:type="dxa"/>
            <w:tcMar>
              <w:left w:w="58" w:type="dxa"/>
              <w:right w:w="58" w:type="dxa"/>
            </w:tcMar>
          </w:tcPr>
          <w:p w14:paraId="45F5ABAC" w14:textId="77777777" w:rsidR="00BE396E" w:rsidRDefault="00BE396E" w:rsidP="00BE396E">
            <w:pPr>
              <w:pStyle w:val="TableText"/>
            </w:pPr>
            <w:r>
              <w:t>MMDDYYYY</w:t>
            </w:r>
          </w:p>
        </w:tc>
        <w:tc>
          <w:tcPr>
            <w:tcW w:w="858" w:type="dxa"/>
            <w:tcMar>
              <w:left w:w="58" w:type="dxa"/>
              <w:right w:w="58" w:type="dxa"/>
            </w:tcMar>
          </w:tcPr>
          <w:p w14:paraId="7CC7B1AF" w14:textId="77777777" w:rsidR="00BE396E" w:rsidRDefault="00BE396E" w:rsidP="00BE396E">
            <w:pPr>
              <w:pStyle w:val="TableText"/>
            </w:pPr>
            <w:r>
              <w:t>Zeros</w:t>
            </w:r>
          </w:p>
        </w:tc>
        <w:tc>
          <w:tcPr>
            <w:tcW w:w="431" w:type="dxa"/>
          </w:tcPr>
          <w:p w14:paraId="13F8935E" w14:textId="77777777" w:rsidR="00BE396E" w:rsidRDefault="00BE396E" w:rsidP="00BE396E">
            <w:pPr>
              <w:pStyle w:val="TableText"/>
            </w:pPr>
            <w:r>
              <w:t>-</w:t>
            </w:r>
          </w:p>
        </w:tc>
        <w:tc>
          <w:tcPr>
            <w:tcW w:w="431" w:type="dxa"/>
          </w:tcPr>
          <w:p w14:paraId="423A3C50" w14:textId="77777777" w:rsidR="00BE396E" w:rsidRDefault="00BE396E" w:rsidP="00BE396E">
            <w:pPr>
              <w:pStyle w:val="TableText"/>
            </w:pPr>
            <w:r>
              <w:t>X</w:t>
            </w:r>
          </w:p>
        </w:tc>
        <w:tc>
          <w:tcPr>
            <w:tcW w:w="432" w:type="dxa"/>
          </w:tcPr>
          <w:p w14:paraId="4F28A79F" w14:textId="77777777" w:rsidR="00BE396E" w:rsidRDefault="00BE396E" w:rsidP="00BE396E">
            <w:pPr>
              <w:pStyle w:val="TableText"/>
            </w:pPr>
            <w:r>
              <w:t>X</w:t>
            </w:r>
          </w:p>
        </w:tc>
      </w:tr>
      <w:tr w:rsidR="00BE396E" w14:paraId="5A6EC10F" w14:textId="77777777" w:rsidTr="00BD7376">
        <w:trPr>
          <w:cantSplit/>
          <w:jc w:val="center"/>
        </w:trPr>
        <w:tc>
          <w:tcPr>
            <w:tcW w:w="802" w:type="dxa"/>
            <w:tcMar>
              <w:left w:w="58" w:type="dxa"/>
              <w:right w:w="58" w:type="dxa"/>
            </w:tcMar>
          </w:tcPr>
          <w:p w14:paraId="2DAE0E5C" w14:textId="13C324D7" w:rsidR="00BE396E" w:rsidRDefault="00BE396E" w:rsidP="00484350">
            <w:pPr>
              <w:pStyle w:val="TableText"/>
            </w:pPr>
            <w:r>
              <w:t>3344</w:t>
            </w:r>
            <w:r w:rsidR="00135F82">
              <w:t xml:space="preserve"> –</w:t>
            </w:r>
            <w:r>
              <w:t xml:space="preserve"> 3351</w:t>
            </w:r>
          </w:p>
        </w:tc>
        <w:tc>
          <w:tcPr>
            <w:tcW w:w="2227" w:type="dxa"/>
            <w:tcMar>
              <w:left w:w="58" w:type="dxa"/>
              <w:right w:w="58" w:type="dxa"/>
            </w:tcMar>
          </w:tcPr>
          <w:p w14:paraId="09699EE4" w14:textId="77777777" w:rsidR="00BE396E" w:rsidRDefault="00BE396E" w:rsidP="00BE396E">
            <w:pPr>
              <w:pStyle w:val="TableText"/>
            </w:pPr>
            <w:r>
              <w:t>COBA INS END DATE 5</w:t>
            </w:r>
          </w:p>
        </w:tc>
        <w:tc>
          <w:tcPr>
            <w:tcW w:w="2993" w:type="dxa"/>
            <w:tcMar>
              <w:left w:w="58" w:type="dxa"/>
              <w:right w:w="58" w:type="dxa"/>
            </w:tcMar>
          </w:tcPr>
          <w:p w14:paraId="34013E89" w14:textId="387E175B" w:rsidR="00BE396E" w:rsidRDefault="00BE396E" w:rsidP="00BE396E">
            <w:pPr>
              <w:pStyle w:val="TableText"/>
            </w:pPr>
            <w:r>
              <w:t>:P:IDR-W-</w:t>
            </w:r>
            <w:hyperlink r:id="rId896" w:history="1">
              <w:r>
                <w:rPr>
                  <w:rStyle w:val="Hyperlink"/>
                </w:rPr>
                <w:t>COBA-END-DATE</w:t>
              </w:r>
            </w:hyperlink>
          </w:p>
        </w:tc>
        <w:tc>
          <w:tcPr>
            <w:tcW w:w="2790" w:type="dxa"/>
            <w:tcMar>
              <w:left w:w="58" w:type="dxa"/>
              <w:right w:w="58" w:type="dxa"/>
            </w:tcMar>
          </w:tcPr>
          <w:p w14:paraId="2EC8DFF8" w14:textId="77777777" w:rsidR="00BE396E" w:rsidRDefault="00BE396E" w:rsidP="00BE396E">
            <w:pPr>
              <w:pStyle w:val="TableText"/>
            </w:pPr>
            <w:r>
              <w:t>COBA Insurer End Date</w:t>
            </w:r>
          </w:p>
          <w:p w14:paraId="6B44EA88" w14:textId="59751CDF" w:rsidR="00BE396E" w:rsidRDefault="00BE396E" w:rsidP="00BE396E">
            <w:pPr>
              <w:pStyle w:val="TableText"/>
            </w:pPr>
            <w:r w:rsidRPr="00221916">
              <w:rPr>
                <w:rFonts w:cs="Arial"/>
                <w:color w:val="000000"/>
              </w:rPr>
              <w:t>This field carries the Coordination of Benefit Agreement (COBA) end date</w:t>
            </w:r>
            <w:r w:rsidR="00156CCC" w:rsidRPr="00156CCC">
              <w:rPr>
                <w:rFonts w:cs="Arial"/>
                <w:color w:val="000000"/>
              </w:rPr>
              <w:t xml:space="preserve"> sent from CWF.</w:t>
            </w:r>
            <w:r>
              <w:rPr>
                <w:rFonts w:cs="Arial"/>
                <w:color w:val="000000"/>
              </w:rPr>
              <w:t>.</w:t>
            </w:r>
          </w:p>
        </w:tc>
        <w:tc>
          <w:tcPr>
            <w:tcW w:w="1080" w:type="dxa"/>
            <w:tcMar>
              <w:left w:w="58" w:type="dxa"/>
              <w:right w:w="58" w:type="dxa"/>
            </w:tcMar>
          </w:tcPr>
          <w:p w14:paraId="4DE66183" w14:textId="77777777" w:rsidR="00BE396E" w:rsidRDefault="00BE396E" w:rsidP="00BE396E">
            <w:pPr>
              <w:pStyle w:val="TableText"/>
              <w:rPr>
                <w:caps/>
              </w:rPr>
            </w:pPr>
            <w:r>
              <w:rPr>
                <w:caps/>
              </w:rPr>
              <w:t>8 N</w:t>
            </w:r>
          </w:p>
        </w:tc>
        <w:tc>
          <w:tcPr>
            <w:tcW w:w="2340" w:type="dxa"/>
            <w:tcMar>
              <w:left w:w="58" w:type="dxa"/>
              <w:right w:w="58" w:type="dxa"/>
            </w:tcMar>
          </w:tcPr>
          <w:p w14:paraId="1A37AD0B" w14:textId="77777777" w:rsidR="00BE396E" w:rsidRDefault="00BE396E" w:rsidP="00BE396E">
            <w:pPr>
              <w:pStyle w:val="TableText"/>
            </w:pPr>
            <w:r>
              <w:t>MMDDYYYY</w:t>
            </w:r>
          </w:p>
        </w:tc>
        <w:tc>
          <w:tcPr>
            <w:tcW w:w="858" w:type="dxa"/>
            <w:tcMar>
              <w:left w:w="58" w:type="dxa"/>
              <w:right w:w="58" w:type="dxa"/>
            </w:tcMar>
          </w:tcPr>
          <w:p w14:paraId="64F6394A" w14:textId="77777777" w:rsidR="00BE396E" w:rsidRDefault="00BE396E" w:rsidP="00BE396E">
            <w:pPr>
              <w:pStyle w:val="TableText"/>
            </w:pPr>
            <w:r>
              <w:t>Zeros</w:t>
            </w:r>
          </w:p>
        </w:tc>
        <w:tc>
          <w:tcPr>
            <w:tcW w:w="431" w:type="dxa"/>
          </w:tcPr>
          <w:p w14:paraId="5500B1DC" w14:textId="77777777" w:rsidR="00BE396E" w:rsidRDefault="00BE396E" w:rsidP="00BE396E">
            <w:pPr>
              <w:pStyle w:val="TableText"/>
            </w:pPr>
            <w:r>
              <w:t>-</w:t>
            </w:r>
          </w:p>
        </w:tc>
        <w:tc>
          <w:tcPr>
            <w:tcW w:w="431" w:type="dxa"/>
          </w:tcPr>
          <w:p w14:paraId="16B426EE" w14:textId="77777777" w:rsidR="00BE396E" w:rsidRDefault="00BE396E" w:rsidP="00BE396E">
            <w:pPr>
              <w:pStyle w:val="TableText"/>
            </w:pPr>
            <w:r>
              <w:t>X</w:t>
            </w:r>
          </w:p>
        </w:tc>
        <w:tc>
          <w:tcPr>
            <w:tcW w:w="432" w:type="dxa"/>
          </w:tcPr>
          <w:p w14:paraId="1846426B" w14:textId="77777777" w:rsidR="00BE396E" w:rsidRDefault="00BE396E" w:rsidP="00BE396E">
            <w:pPr>
              <w:pStyle w:val="TableText"/>
            </w:pPr>
            <w:r>
              <w:t>X</w:t>
            </w:r>
          </w:p>
        </w:tc>
      </w:tr>
      <w:tr w:rsidR="00BE396E" w14:paraId="5C56D194" w14:textId="77777777" w:rsidTr="00BD7376">
        <w:trPr>
          <w:cantSplit/>
          <w:jc w:val="center"/>
        </w:trPr>
        <w:tc>
          <w:tcPr>
            <w:tcW w:w="802" w:type="dxa"/>
            <w:tcMar>
              <w:left w:w="58" w:type="dxa"/>
              <w:right w:w="58" w:type="dxa"/>
            </w:tcMar>
          </w:tcPr>
          <w:p w14:paraId="65F15382" w14:textId="77777777" w:rsidR="00BE396E" w:rsidRDefault="00BE396E" w:rsidP="00BE396E">
            <w:pPr>
              <w:pStyle w:val="TableText"/>
            </w:pPr>
            <w:r>
              <w:t>3352</w:t>
            </w:r>
          </w:p>
        </w:tc>
        <w:tc>
          <w:tcPr>
            <w:tcW w:w="2227" w:type="dxa"/>
            <w:tcMar>
              <w:left w:w="58" w:type="dxa"/>
              <w:right w:w="58" w:type="dxa"/>
            </w:tcMar>
          </w:tcPr>
          <w:p w14:paraId="761D941D" w14:textId="77777777" w:rsidR="00BE396E" w:rsidRDefault="00BE396E" w:rsidP="00BE396E">
            <w:pPr>
              <w:pStyle w:val="TableText"/>
            </w:pPr>
            <w:r>
              <w:t>4010A1 COBA INS TEST/PROD IND 5</w:t>
            </w:r>
          </w:p>
        </w:tc>
        <w:tc>
          <w:tcPr>
            <w:tcW w:w="2993" w:type="dxa"/>
            <w:tcMar>
              <w:left w:w="58" w:type="dxa"/>
              <w:right w:w="58" w:type="dxa"/>
            </w:tcMar>
          </w:tcPr>
          <w:p w14:paraId="67C82055" w14:textId="792692C8" w:rsidR="00BE396E" w:rsidRDefault="00BE396E" w:rsidP="00BE396E">
            <w:pPr>
              <w:pStyle w:val="TableText"/>
            </w:pPr>
            <w:r>
              <w:t>:P:IDR-W-</w:t>
            </w:r>
            <w:hyperlink r:id="rId897" w:history="1">
              <w:r>
                <w:rPr>
                  <w:rStyle w:val="Hyperlink"/>
                </w:rPr>
                <w:t>COBA-TEST-IND</w:t>
              </w:r>
            </w:hyperlink>
          </w:p>
        </w:tc>
        <w:tc>
          <w:tcPr>
            <w:tcW w:w="2790" w:type="dxa"/>
            <w:tcMar>
              <w:left w:w="58" w:type="dxa"/>
              <w:right w:w="58" w:type="dxa"/>
            </w:tcMar>
          </w:tcPr>
          <w:p w14:paraId="5E6460E4" w14:textId="553D94AF" w:rsidR="00BE396E" w:rsidRDefault="00BE396E" w:rsidP="00156CCC">
            <w:pPr>
              <w:pStyle w:val="TableText"/>
            </w:pPr>
            <w:r>
              <w:t>4010A1 COBA Insurer Test/Prod indicator</w:t>
            </w:r>
            <w:r w:rsidR="00156CCC" w:rsidRPr="00156CCC">
              <w:t>.</w:t>
            </w:r>
          </w:p>
        </w:tc>
        <w:tc>
          <w:tcPr>
            <w:tcW w:w="1080" w:type="dxa"/>
            <w:tcMar>
              <w:left w:w="58" w:type="dxa"/>
              <w:right w:w="58" w:type="dxa"/>
            </w:tcMar>
          </w:tcPr>
          <w:p w14:paraId="4BE5E6EA" w14:textId="77777777" w:rsidR="00BE396E" w:rsidRDefault="00BE396E" w:rsidP="00BE396E">
            <w:pPr>
              <w:pStyle w:val="TableText"/>
              <w:rPr>
                <w:caps/>
              </w:rPr>
            </w:pPr>
            <w:r>
              <w:rPr>
                <w:caps/>
              </w:rPr>
              <w:t>1 c</w:t>
            </w:r>
          </w:p>
        </w:tc>
        <w:tc>
          <w:tcPr>
            <w:tcW w:w="2340" w:type="dxa"/>
            <w:tcMar>
              <w:left w:w="58" w:type="dxa"/>
              <w:right w:w="58" w:type="dxa"/>
            </w:tcMar>
          </w:tcPr>
          <w:p w14:paraId="4DD881EA" w14:textId="144234BE" w:rsidR="00BE396E" w:rsidRDefault="003C24F2" w:rsidP="00484350">
            <w:pPr>
              <w:pStyle w:val="TableText"/>
            </w:pPr>
            <w:r w:rsidRPr="003C24F2">
              <w:t>This will always default to ‘N’ since 4010 is no longer valid.</w:t>
            </w:r>
          </w:p>
        </w:tc>
        <w:tc>
          <w:tcPr>
            <w:tcW w:w="858" w:type="dxa"/>
            <w:tcMar>
              <w:left w:w="58" w:type="dxa"/>
              <w:right w:w="58" w:type="dxa"/>
            </w:tcMar>
          </w:tcPr>
          <w:p w14:paraId="05FCBEDC" w14:textId="77777777" w:rsidR="00BE396E" w:rsidRDefault="00BE396E" w:rsidP="00BE396E">
            <w:pPr>
              <w:pStyle w:val="TableText"/>
            </w:pPr>
            <w:r>
              <w:t>Spaces</w:t>
            </w:r>
          </w:p>
        </w:tc>
        <w:tc>
          <w:tcPr>
            <w:tcW w:w="431" w:type="dxa"/>
          </w:tcPr>
          <w:p w14:paraId="4C32B106" w14:textId="77777777" w:rsidR="00BE396E" w:rsidRDefault="00BE396E" w:rsidP="00BE396E">
            <w:pPr>
              <w:pStyle w:val="TableText"/>
            </w:pPr>
            <w:r>
              <w:t>-</w:t>
            </w:r>
          </w:p>
        </w:tc>
        <w:tc>
          <w:tcPr>
            <w:tcW w:w="431" w:type="dxa"/>
          </w:tcPr>
          <w:p w14:paraId="4FBE085F" w14:textId="77777777" w:rsidR="00BE396E" w:rsidRDefault="00BE396E" w:rsidP="00BE396E">
            <w:pPr>
              <w:pStyle w:val="TableText"/>
            </w:pPr>
            <w:r>
              <w:t>X</w:t>
            </w:r>
          </w:p>
        </w:tc>
        <w:tc>
          <w:tcPr>
            <w:tcW w:w="432" w:type="dxa"/>
          </w:tcPr>
          <w:p w14:paraId="48541282" w14:textId="77777777" w:rsidR="00BE396E" w:rsidRDefault="00BE396E" w:rsidP="00BE396E">
            <w:pPr>
              <w:pStyle w:val="TableText"/>
            </w:pPr>
            <w:r>
              <w:t>X</w:t>
            </w:r>
          </w:p>
        </w:tc>
      </w:tr>
      <w:tr w:rsidR="00BE396E" w14:paraId="70AE16B2" w14:textId="77777777" w:rsidTr="00BD7376">
        <w:trPr>
          <w:cantSplit/>
          <w:jc w:val="center"/>
        </w:trPr>
        <w:tc>
          <w:tcPr>
            <w:tcW w:w="802" w:type="dxa"/>
            <w:tcMar>
              <w:left w:w="58" w:type="dxa"/>
              <w:right w:w="58" w:type="dxa"/>
            </w:tcMar>
          </w:tcPr>
          <w:p w14:paraId="09B2F821" w14:textId="51B9C76C" w:rsidR="00BE396E" w:rsidRDefault="00BE396E" w:rsidP="00484350">
            <w:pPr>
              <w:pStyle w:val="TableText"/>
            </w:pPr>
            <w:r>
              <w:t xml:space="preserve">3353 </w:t>
            </w:r>
            <w:r w:rsidR="00135F82">
              <w:t>–</w:t>
            </w:r>
            <w:r>
              <w:t xml:space="preserve"> 3360</w:t>
            </w:r>
          </w:p>
        </w:tc>
        <w:tc>
          <w:tcPr>
            <w:tcW w:w="2227" w:type="dxa"/>
            <w:tcMar>
              <w:left w:w="58" w:type="dxa"/>
              <w:right w:w="58" w:type="dxa"/>
            </w:tcMar>
          </w:tcPr>
          <w:p w14:paraId="31E5C9E7" w14:textId="77777777" w:rsidR="00BE396E" w:rsidRDefault="00BE396E" w:rsidP="00BE396E">
            <w:pPr>
              <w:pStyle w:val="TableText"/>
            </w:pPr>
            <w:r>
              <w:t>COBA RECOVERY DT 5</w:t>
            </w:r>
          </w:p>
        </w:tc>
        <w:tc>
          <w:tcPr>
            <w:tcW w:w="2993" w:type="dxa"/>
            <w:tcMar>
              <w:left w:w="58" w:type="dxa"/>
              <w:right w:w="58" w:type="dxa"/>
            </w:tcMar>
          </w:tcPr>
          <w:p w14:paraId="577F7A6F" w14:textId="5FB85A2B" w:rsidR="00BE396E" w:rsidRDefault="00BE396E" w:rsidP="00BE396E">
            <w:pPr>
              <w:pStyle w:val="TableText"/>
            </w:pPr>
            <w:r>
              <w:t>:P:IDR-W-</w:t>
            </w:r>
            <w:hyperlink r:id="rId898" w:history="1">
              <w:r>
                <w:rPr>
                  <w:rStyle w:val="Hyperlink"/>
                  <w:rFonts w:cs="Courier New"/>
                  <w:szCs w:val="16"/>
                </w:rPr>
                <w:t>COBA-RECV-DATE</w:t>
              </w:r>
            </w:hyperlink>
          </w:p>
        </w:tc>
        <w:tc>
          <w:tcPr>
            <w:tcW w:w="2790" w:type="dxa"/>
            <w:tcMar>
              <w:left w:w="58" w:type="dxa"/>
              <w:right w:w="58" w:type="dxa"/>
            </w:tcMar>
          </w:tcPr>
          <w:p w14:paraId="5088D428" w14:textId="77777777" w:rsidR="00BE396E" w:rsidRDefault="00BE396E" w:rsidP="00BE396E">
            <w:pPr>
              <w:pStyle w:val="TableText"/>
            </w:pPr>
            <w:r>
              <w:t>COBA Recovery Date</w:t>
            </w:r>
          </w:p>
        </w:tc>
        <w:tc>
          <w:tcPr>
            <w:tcW w:w="1080" w:type="dxa"/>
            <w:tcMar>
              <w:left w:w="58" w:type="dxa"/>
              <w:right w:w="58" w:type="dxa"/>
            </w:tcMar>
          </w:tcPr>
          <w:p w14:paraId="2C3FE896" w14:textId="77777777" w:rsidR="00BE396E" w:rsidRDefault="00BE396E" w:rsidP="00BE396E">
            <w:pPr>
              <w:pStyle w:val="TableText"/>
              <w:rPr>
                <w:caps/>
              </w:rPr>
            </w:pPr>
            <w:r>
              <w:rPr>
                <w:caps/>
              </w:rPr>
              <w:t>8 N</w:t>
            </w:r>
          </w:p>
        </w:tc>
        <w:tc>
          <w:tcPr>
            <w:tcW w:w="2340" w:type="dxa"/>
            <w:tcMar>
              <w:left w:w="58" w:type="dxa"/>
              <w:right w:w="58" w:type="dxa"/>
            </w:tcMar>
          </w:tcPr>
          <w:p w14:paraId="2ACA851B" w14:textId="77777777" w:rsidR="00BE396E" w:rsidRDefault="00BE396E" w:rsidP="00BE396E">
            <w:pPr>
              <w:pStyle w:val="TableText"/>
            </w:pPr>
            <w:r>
              <w:t>MMDDYYYY</w:t>
            </w:r>
          </w:p>
        </w:tc>
        <w:tc>
          <w:tcPr>
            <w:tcW w:w="858" w:type="dxa"/>
            <w:tcMar>
              <w:left w:w="58" w:type="dxa"/>
              <w:right w:w="58" w:type="dxa"/>
            </w:tcMar>
          </w:tcPr>
          <w:p w14:paraId="366122A5" w14:textId="77777777" w:rsidR="00BE396E" w:rsidRDefault="00BE396E" w:rsidP="00BE396E">
            <w:pPr>
              <w:pStyle w:val="TableText"/>
            </w:pPr>
            <w:r>
              <w:t>Zeros</w:t>
            </w:r>
          </w:p>
        </w:tc>
        <w:tc>
          <w:tcPr>
            <w:tcW w:w="431" w:type="dxa"/>
          </w:tcPr>
          <w:p w14:paraId="477AD282" w14:textId="77777777" w:rsidR="00BE396E" w:rsidRDefault="00BE396E" w:rsidP="00BE396E">
            <w:pPr>
              <w:pStyle w:val="TableText"/>
            </w:pPr>
            <w:r>
              <w:t>-</w:t>
            </w:r>
          </w:p>
        </w:tc>
        <w:tc>
          <w:tcPr>
            <w:tcW w:w="431" w:type="dxa"/>
          </w:tcPr>
          <w:p w14:paraId="4DEA9267" w14:textId="77777777" w:rsidR="00BE396E" w:rsidRDefault="00BE396E" w:rsidP="00BE396E">
            <w:pPr>
              <w:pStyle w:val="TableText"/>
            </w:pPr>
            <w:r>
              <w:t>X</w:t>
            </w:r>
          </w:p>
        </w:tc>
        <w:tc>
          <w:tcPr>
            <w:tcW w:w="432" w:type="dxa"/>
          </w:tcPr>
          <w:p w14:paraId="3AFF56B4" w14:textId="77777777" w:rsidR="00BE396E" w:rsidRDefault="00BE396E" w:rsidP="00BE396E">
            <w:pPr>
              <w:pStyle w:val="TableText"/>
            </w:pPr>
            <w:r>
              <w:t>X</w:t>
            </w:r>
          </w:p>
        </w:tc>
      </w:tr>
      <w:tr w:rsidR="00BE396E" w14:paraId="09FE6564" w14:textId="77777777" w:rsidTr="00BD7376">
        <w:trPr>
          <w:cantSplit/>
          <w:jc w:val="center"/>
        </w:trPr>
        <w:tc>
          <w:tcPr>
            <w:tcW w:w="802" w:type="dxa"/>
            <w:tcMar>
              <w:left w:w="58" w:type="dxa"/>
              <w:right w:w="58" w:type="dxa"/>
            </w:tcMar>
          </w:tcPr>
          <w:p w14:paraId="61A9ACAA" w14:textId="77777777" w:rsidR="00BE396E" w:rsidRDefault="00BE396E" w:rsidP="00BE396E">
            <w:pPr>
              <w:pStyle w:val="TableText"/>
            </w:pPr>
            <w:r>
              <w:t>3361</w:t>
            </w:r>
          </w:p>
        </w:tc>
        <w:tc>
          <w:tcPr>
            <w:tcW w:w="2227" w:type="dxa"/>
            <w:tcMar>
              <w:left w:w="58" w:type="dxa"/>
              <w:right w:w="58" w:type="dxa"/>
            </w:tcMar>
          </w:tcPr>
          <w:p w14:paraId="4551D54B" w14:textId="77777777" w:rsidR="00BE396E" w:rsidRDefault="00BE396E" w:rsidP="00BE396E">
            <w:pPr>
              <w:pStyle w:val="TableText"/>
            </w:pPr>
            <w:r>
              <w:t>COBA RECOVERY IND 5</w:t>
            </w:r>
          </w:p>
        </w:tc>
        <w:tc>
          <w:tcPr>
            <w:tcW w:w="2993" w:type="dxa"/>
            <w:tcMar>
              <w:left w:w="58" w:type="dxa"/>
              <w:right w:w="58" w:type="dxa"/>
            </w:tcMar>
          </w:tcPr>
          <w:p w14:paraId="6F70686C" w14:textId="3B671082" w:rsidR="00BE396E" w:rsidRDefault="00BE396E" w:rsidP="00BE396E">
            <w:pPr>
              <w:pStyle w:val="TableText"/>
            </w:pPr>
            <w:r>
              <w:t>:P:IDR-W-</w:t>
            </w:r>
            <w:hyperlink r:id="rId899" w:history="1">
              <w:r>
                <w:rPr>
                  <w:rStyle w:val="Hyperlink"/>
                  <w:rFonts w:cs="Courier New"/>
                  <w:szCs w:val="16"/>
                </w:rPr>
                <w:t>COBA-RECV-IND</w:t>
              </w:r>
            </w:hyperlink>
          </w:p>
        </w:tc>
        <w:tc>
          <w:tcPr>
            <w:tcW w:w="2790" w:type="dxa"/>
            <w:tcMar>
              <w:left w:w="58" w:type="dxa"/>
              <w:right w:w="58" w:type="dxa"/>
            </w:tcMar>
          </w:tcPr>
          <w:p w14:paraId="4662F0B1" w14:textId="77777777" w:rsidR="00BE396E" w:rsidRDefault="00BE396E" w:rsidP="00BE396E">
            <w:pPr>
              <w:pStyle w:val="TableText"/>
            </w:pPr>
            <w:r>
              <w:t>COBA Recovery Indicator</w:t>
            </w:r>
          </w:p>
        </w:tc>
        <w:tc>
          <w:tcPr>
            <w:tcW w:w="1080" w:type="dxa"/>
            <w:tcMar>
              <w:left w:w="58" w:type="dxa"/>
              <w:right w:w="58" w:type="dxa"/>
            </w:tcMar>
          </w:tcPr>
          <w:p w14:paraId="5CB8A112" w14:textId="77777777" w:rsidR="00BE396E" w:rsidRDefault="00BE396E" w:rsidP="00BE396E">
            <w:pPr>
              <w:pStyle w:val="TableText"/>
              <w:rPr>
                <w:caps/>
              </w:rPr>
            </w:pPr>
            <w:r>
              <w:rPr>
                <w:caps/>
              </w:rPr>
              <w:t>1 C</w:t>
            </w:r>
          </w:p>
        </w:tc>
        <w:tc>
          <w:tcPr>
            <w:tcW w:w="2340" w:type="dxa"/>
            <w:tcMar>
              <w:left w:w="58" w:type="dxa"/>
              <w:right w:w="58" w:type="dxa"/>
            </w:tcMar>
          </w:tcPr>
          <w:p w14:paraId="32082986" w14:textId="77777777" w:rsidR="00BE396E" w:rsidRPr="0097365E" w:rsidRDefault="00BE396E" w:rsidP="00BE396E">
            <w:pPr>
              <w:pStyle w:val="TableText"/>
              <w:rPr>
                <w:rFonts w:cs="Arial"/>
                <w:color w:val="000000"/>
              </w:rPr>
            </w:pPr>
            <w:r w:rsidRPr="0042502A">
              <w:rPr>
                <w:rFonts w:cs="Arial"/>
                <w:b/>
                <w:color w:val="000000"/>
              </w:rPr>
              <w:t>Valid Values:</w:t>
            </w:r>
          </w:p>
          <w:p w14:paraId="7E2DC86D" w14:textId="7DF371FF" w:rsidR="00BE396E" w:rsidRDefault="00BE396E" w:rsidP="00156CCC">
            <w:pPr>
              <w:pStyle w:val="TableText"/>
            </w:pPr>
            <w:r w:rsidRPr="00544B71">
              <w:t>R</w:t>
            </w:r>
            <w:r w:rsidR="00484350">
              <w:t xml:space="preserve"> – </w:t>
            </w:r>
            <w:r w:rsidRPr="00544B71">
              <w:t xml:space="preserve">COBA </w:t>
            </w:r>
            <w:r w:rsidR="00156CCC">
              <w:t>Recovery</w:t>
            </w:r>
          </w:p>
        </w:tc>
        <w:tc>
          <w:tcPr>
            <w:tcW w:w="858" w:type="dxa"/>
            <w:tcMar>
              <w:left w:w="58" w:type="dxa"/>
              <w:right w:w="58" w:type="dxa"/>
            </w:tcMar>
          </w:tcPr>
          <w:p w14:paraId="3D6EFA21" w14:textId="77777777" w:rsidR="00BE396E" w:rsidRDefault="00BE396E" w:rsidP="00BE396E">
            <w:pPr>
              <w:pStyle w:val="TableText"/>
            </w:pPr>
            <w:r>
              <w:t>Spaces</w:t>
            </w:r>
          </w:p>
        </w:tc>
        <w:tc>
          <w:tcPr>
            <w:tcW w:w="431" w:type="dxa"/>
          </w:tcPr>
          <w:p w14:paraId="657E99A1" w14:textId="77777777" w:rsidR="00BE396E" w:rsidRDefault="00BE396E" w:rsidP="00BE396E">
            <w:pPr>
              <w:pStyle w:val="TableText"/>
            </w:pPr>
            <w:r>
              <w:t>-</w:t>
            </w:r>
          </w:p>
        </w:tc>
        <w:tc>
          <w:tcPr>
            <w:tcW w:w="431" w:type="dxa"/>
          </w:tcPr>
          <w:p w14:paraId="44D8A6EE" w14:textId="77777777" w:rsidR="00BE396E" w:rsidRDefault="00BE396E" w:rsidP="00BE396E">
            <w:pPr>
              <w:pStyle w:val="TableText"/>
            </w:pPr>
            <w:r>
              <w:t>X</w:t>
            </w:r>
          </w:p>
        </w:tc>
        <w:tc>
          <w:tcPr>
            <w:tcW w:w="432" w:type="dxa"/>
          </w:tcPr>
          <w:p w14:paraId="4688D273" w14:textId="77777777" w:rsidR="00BE396E" w:rsidRDefault="00BE396E" w:rsidP="00BE396E">
            <w:pPr>
              <w:pStyle w:val="TableText"/>
            </w:pPr>
            <w:r>
              <w:t>X</w:t>
            </w:r>
          </w:p>
        </w:tc>
      </w:tr>
      <w:tr w:rsidR="00BE396E" w14:paraId="2E0D2C7E" w14:textId="77777777" w:rsidTr="00BD7376">
        <w:trPr>
          <w:cantSplit/>
          <w:jc w:val="center"/>
        </w:trPr>
        <w:tc>
          <w:tcPr>
            <w:tcW w:w="802" w:type="dxa"/>
            <w:tcMar>
              <w:left w:w="58" w:type="dxa"/>
              <w:right w:w="58" w:type="dxa"/>
            </w:tcMar>
          </w:tcPr>
          <w:p w14:paraId="7F84581C" w14:textId="77777777" w:rsidR="00BE396E" w:rsidRDefault="00BE396E" w:rsidP="00BE396E">
            <w:pPr>
              <w:pStyle w:val="TableText"/>
            </w:pPr>
            <w:r>
              <w:t>3362</w:t>
            </w:r>
          </w:p>
        </w:tc>
        <w:tc>
          <w:tcPr>
            <w:tcW w:w="2227" w:type="dxa"/>
            <w:tcMar>
              <w:left w:w="58" w:type="dxa"/>
              <w:right w:w="58" w:type="dxa"/>
            </w:tcMar>
          </w:tcPr>
          <w:p w14:paraId="13351F83" w14:textId="77777777" w:rsidR="00BE396E" w:rsidRDefault="00BE396E" w:rsidP="00BE396E">
            <w:pPr>
              <w:pStyle w:val="TableText"/>
            </w:pPr>
            <w:r>
              <w:t>COBA RSN FOR CREATION 5</w:t>
            </w:r>
          </w:p>
        </w:tc>
        <w:tc>
          <w:tcPr>
            <w:tcW w:w="2993" w:type="dxa"/>
            <w:tcMar>
              <w:left w:w="58" w:type="dxa"/>
              <w:right w:w="58" w:type="dxa"/>
            </w:tcMar>
          </w:tcPr>
          <w:p w14:paraId="7806A972" w14:textId="6AF18853" w:rsidR="00BE396E" w:rsidRDefault="00BE396E" w:rsidP="00BE396E">
            <w:pPr>
              <w:pStyle w:val="TableText"/>
            </w:pPr>
            <w:r>
              <w:t>:P:IDR-W-</w:t>
            </w:r>
            <w:hyperlink r:id="rId900" w:history="1">
              <w:r>
                <w:rPr>
                  <w:rStyle w:val="Hyperlink"/>
                  <w:rFonts w:cs="Courier New"/>
                  <w:szCs w:val="16"/>
                </w:rPr>
                <w:t>COBA-RSN-CREATN</w:t>
              </w:r>
            </w:hyperlink>
          </w:p>
        </w:tc>
        <w:tc>
          <w:tcPr>
            <w:tcW w:w="2790" w:type="dxa"/>
            <w:tcMar>
              <w:left w:w="58" w:type="dxa"/>
              <w:right w:w="58" w:type="dxa"/>
            </w:tcMar>
          </w:tcPr>
          <w:p w14:paraId="329F77D8" w14:textId="77777777" w:rsidR="00BE396E" w:rsidRDefault="00BE396E" w:rsidP="00BE396E">
            <w:pPr>
              <w:pStyle w:val="TableText"/>
            </w:pPr>
            <w:r>
              <w:t>COBA Reason for Creation</w:t>
            </w:r>
          </w:p>
        </w:tc>
        <w:tc>
          <w:tcPr>
            <w:tcW w:w="1080" w:type="dxa"/>
            <w:tcMar>
              <w:left w:w="58" w:type="dxa"/>
              <w:right w:w="58" w:type="dxa"/>
            </w:tcMar>
          </w:tcPr>
          <w:p w14:paraId="2AC57602" w14:textId="77777777" w:rsidR="00BE396E" w:rsidRDefault="00BE396E" w:rsidP="00BE396E">
            <w:pPr>
              <w:pStyle w:val="TableText"/>
              <w:rPr>
                <w:caps/>
              </w:rPr>
            </w:pPr>
            <w:r>
              <w:rPr>
                <w:caps/>
              </w:rPr>
              <w:t>1 C</w:t>
            </w:r>
          </w:p>
        </w:tc>
        <w:tc>
          <w:tcPr>
            <w:tcW w:w="2340" w:type="dxa"/>
            <w:tcMar>
              <w:left w:w="58" w:type="dxa"/>
              <w:right w:w="58" w:type="dxa"/>
            </w:tcMar>
          </w:tcPr>
          <w:p w14:paraId="744CEAB6" w14:textId="77777777" w:rsidR="00BE396E" w:rsidRPr="0097365E" w:rsidRDefault="00BE396E" w:rsidP="00BE396E">
            <w:pPr>
              <w:pStyle w:val="TableText"/>
              <w:rPr>
                <w:rFonts w:cs="Arial"/>
                <w:color w:val="000000"/>
              </w:rPr>
            </w:pPr>
            <w:r w:rsidRPr="0042502A">
              <w:rPr>
                <w:rFonts w:cs="Arial"/>
                <w:b/>
                <w:color w:val="000000"/>
              </w:rPr>
              <w:t>Valid Values:</w:t>
            </w:r>
          </w:p>
          <w:p w14:paraId="45D54CF7" w14:textId="31EFF6E8" w:rsidR="00BE396E" w:rsidRDefault="00BE396E" w:rsidP="00484350">
            <w:pPr>
              <w:pStyle w:val="TableText"/>
            </w:pPr>
            <w:r w:rsidRPr="00544B71">
              <w:t xml:space="preserve">E </w:t>
            </w:r>
            <w:r w:rsidR="00484350">
              <w:t xml:space="preserve">– </w:t>
            </w:r>
            <w:r>
              <w:t>R</w:t>
            </w:r>
            <w:r w:rsidRPr="00544B71">
              <w:t>ecovery failed</w:t>
            </w:r>
          </w:p>
        </w:tc>
        <w:tc>
          <w:tcPr>
            <w:tcW w:w="858" w:type="dxa"/>
            <w:tcMar>
              <w:left w:w="58" w:type="dxa"/>
              <w:right w:w="58" w:type="dxa"/>
            </w:tcMar>
          </w:tcPr>
          <w:p w14:paraId="22F67B85" w14:textId="77777777" w:rsidR="00BE396E" w:rsidRDefault="00BE396E" w:rsidP="00BE396E">
            <w:pPr>
              <w:pStyle w:val="TableText"/>
            </w:pPr>
            <w:r>
              <w:t>Spaces</w:t>
            </w:r>
          </w:p>
        </w:tc>
        <w:tc>
          <w:tcPr>
            <w:tcW w:w="431" w:type="dxa"/>
          </w:tcPr>
          <w:p w14:paraId="64ED6459" w14:textId="77777777" w:rsidR="00BE396E" w:rsidRDefault="00BE396E" w:rsidP="00BE396E">
            <w:pPr>
              <w:pStyle w:val="TableText"/>
            </w:pPr>
            <w:r>
              <w:t>-</w:t>
            </w:r>
          </w:p>
        </w:tc>
        <w:tc>
          <w:tcPr>
            <w:tcW w:w="431" w:type="dxa"/>
          </w:tcPr>
          <w:p w14:paraId="022F8BAB" w14:textId="77777777" w:rsidR="00BE396E" w:rsidRDefault="00BE396E" w:rsidP="00BE396E">
            <w:pPr>
              <w:pStyle w:val="TableText"/>
            </w:pPr>
            <w:r>
              <w:t>X</w:t>
            </w:r>
          </w:p>
        </w:tc>
        <w:tc>
          <w:tcPr>
            <w:tcW w:w="432" w:type="dxa"/>
          </w:tcPr>
          <w:p w14:paraId="750DD0B9" w14:textId="77777777" w:rsidR="00BE396E" w:rsidRDefault="00BE396E" w:rsidP="00BE396E">
            <w:pPr>
              <w:pStyle w:val="TableText"/>
            </w:pPr>
            <w:r>
              <w:t>X</w:t>
            </w:r>
          </w:p>
        </w:tc>
      </w:tr>
      <w:tr w:rsidR="00BE396E" w14:paraId="2CC34AF3" w14:textId="77777777" w:rsidTr="00BD7376">
        <w:trPr>
          <w:cantSplit/>
          <w:jc w:val="center"/>
        </w:trPr>
        <w:tc>
          <w:tcPr>
            <w:tcW w:w="802" w:type="dxa"/>
            <w:tcMar>
              <w:left w:w="58" w:type="dxa"/>
              <w:right w:w="58" w:type="dxa"/>
            </w:tcMar>
          </w:tcPr>
          <w:p w14:paraId="4A709BBD" w14:textId="77777777" w:rsidR="00BE396E" w:rsidRDefault="00BE396E" w:rsidP="00BE396E">
            <w:pPr>
              <w:pStyle w:val="TableText"/>
            </w:pPr>
            <w:r>
              <w:t>3363</w:t>
            </w:r>
          </w:p>
        </w:tc>
        <w:tc>
          <w:tcPr>
            <w:tcW w:w="2227" w:type="dxa"/>
            <w:tcMar>
              <w:left w:w="58" w:type="dxa"/>
              <w:right w:w="58" w:type="dxa"/>
            </w:tcMar>
          </w:tcPr>
          <w:p w14:paraId="5D1383D1" w14:textId="77777777" w:rsidR="00BE396E" w:rsidRDefault="00BE396E" w:rsidP="00BE396E">
            <w:pPr>
              <w:pStyle w:val="TableText"/>
            </w:pPr>
            <w:r>
              <w:t>5010A1 COBA INS TEST/PROD IND 5</w:t>
            </w:r>
          </w:p>
        </w:tc>
        <w:tc>
          <w:tcPr>
            <w:tcW w:w="2993" w:type="dxa"/>
            <w:tcMar>
              <w:left w:w="58" w:type="dxa"/>
              <w:right w:w="58" w:type="dxa"/>
            </w:tcMar>
          </w:tcPr>
          <w:p w14:paraId="50B4C0D1" w14:textId="762464EE" w:rsidR="00BE396E" w:rsidRDefault="00BE396E" w:rsidP="00BE396E">
            <w:pPr>
              <w:pStyle w:val="TableText"/>
            </w:pPr>
            <w:r>
              <w:t>:P:IDR-W-</w:t>
            </w:r>
            <w:hyperlink r:id="rId901" w:history="1">
              <w:r>
                <w:rPr>
                  <w:rStyle w:val="Hyperlink"/>
                  <w:rFonts w:cs="Courier New"/>
                  <w:szCs w:val="16"/>
                </w:rPr>
                <w:t>COBA-T-5010-IND</w:t>
              </w:r>
            </w:hyperlink>
          </w:p>
        </w:tc>
        <w:tc>
          <w:tcPr>
            <w:tcW w:w="2790" w:type="dxa"/>
            <w:tcMar>
              <w:left w:w="58" w:type="dxa"/>
              <w:right w:w="58" w:type="dxa"/>
            </w:tcMar>
          </w:tcPr>
          <w:p w14:paraId="4155EE3D" w14:textId="7627FD3E" w:rsidR="00BE396E" w:rsidRDefault="00BE396E" w:rsidP="00BE396E">
            <w:pPr>
              <w:pStyle w:val="TableText"/>
            </w:pPr>
            <w:r>
              <w:t>5010A1 COBA Insurer Test/Prod indicator</w:t>
            </w:r>
            <w:r w:rsidR="00156CCC">
              <w:t xml:space="preserve"> sent from CWF.</w:t>
            </w:r>
          </w:p>
        </w:tc>
        <w:tc>
          <w:tcPr>
            <w:tcW w:w="1080" w:type="dxa"/>
            <w:tcMar>
              <w:left w:w="58" w:type="dxa"/>
              <w:right w:w="58" w:type="dxa"/>
            </w:tcMar>
          </w:tcPr>
          <w:p w14:paraId="18A16B9C" w14:textId="77777777" w:rsidR="00BE396E" w:rsidRDefault="00BE396E" w:rsidP="00BE396E">
            <w:pPr>
              <w:pStyle w:val="TableText"/>
              <w:rPr>
                <w:caps/>
              </w:rPr>
            </w:pPr>
            <w:r>
              <w:rPr>
                <w:caps/>
              </w:rPr>
              <w:t xml:space="preserve">1 C </w:t>
            </w:r>
          </w:p>
        </w:tc>
        <w:tc>
          <w:tcPr>
            <w:tcW w:w="2340" w:type="dxa"/>
            <w:tcMar>
              <w:left w:w="58" w:type="dxa"/>
              <w:right w:w="58" w:type="dxa"/>
            </w:tcMar>
          </w:tcPr>
          <w:p w14:paraId="03AA0429" w14:textId="59E2EA79" w:rsidR="00BE396E" w:rsidRDefault="00BE396E" w:rsidP="00484350">
            <w:pPr>
              <w:pStyle w:val="TableText"/>
            </w:pPr>
            <w:r>
              <w:t>Identifies if insurer is test or production. Values can be ‘T’ or ‘P’</w:t>
            </w:r>
          </w:p>
        </w:tc>
        <w:tc>
          <w:tcPr>
            <w:tcW w:w="858" w:type="dxa"/>
            <w:tcMar>
              <w:left w:w="58" w:type="dxa"/>
              <w:right w:w="58" w:type="dxa"/>
            </w:tcMar>
          </w:tcPr>
          <w:p w14:paraId="2C6E4D1F" w14:textId="77777777" w:rsidR="00BE396E" w:rsidRDefault="00BE396E" w:rsidP="00BE396E">
            <w:pPr>
              <w:pStyle w:val="TableText"/>
            </w:pPr>
            <w:r>
              <w:t>Spaces</w:t>
            </w:r>
          </w:p>
        </w:tc>
        <w:tc>
          <w:tcPr>
            <w:tcW w:w="431" w:type="dxa"/>
          </w:tcPr>
          <w:p w14:paraId="1E9168E5" w14:textId="77777777" w:rsidR="00BE396E" w:rsidRDefault="00BE396E" w:rsidP="00BE396E">
            <w:pPr>
              <w:pStyle w:val="TableText"/>
            </w:pPr>
            <w:r>
              <w:t>-</w:t>
            </w:r>
          </w:p>
        </w:tc>
        <w:tc>
          <w:tcPr>
            <w:tcW w:w="431" w:type="dxa"/>
          </w:tcPr>
          <w:p w14:paraId="4B71C95F" w14:textId="77777777" w:rsidR="00BE396E" w:rsidRDefault="00BE396E" w:rsidP="00BE396E">
            <w:pPr>
              <w:pStyle w:val="TableText"/>
            </w:pPr>
            <w:r>
              <w:t>X</w:t>
            </w:r>
          </w:p>
        </w:tc>
        <w:tc>
          <w:tcPr>
            <w:tcW w:w="432" w:type="dxa"/>
          </w:tcPr>
          <w:p w14:paraId="6747137B" w14:textId="77777777" w:rsidR="00BE396E" w:rsidRDefault="00BE396E" w:rsidP="00BE396E">
            <w:pPr>
              <w:pStyle w:val="TableText"/>
            </w:pPr>
            <w:r>
              <w:t>X</w:t>
            </w:r>
          </w:p>
        </w:tc>
      </w:tr>
      <w:tr w:rsidR="00BE396E" w14:paraId="3D20149E" w14:textId="77777777" w:rsidTr="00BD7376">
        <w:trPr>
          <w:cantSplit/>
          <w:jc w:val="center"/>
        </w:trPr>
        <w:tc>
          <w:tcPr>
            <w:tcW w:w="802" w:type="dxa"/>
            <w:tcMar>
              <w:left w:w="58" w:type="dxa"/>
              <w:right w:w="58" w:type="dxa"/>
            </w:tcMar>
          </w:tcPr>
          <w:p w14:paraId="5B1F0A04" w14:textId="0A01F122" w:rsidR="00BE396E" w:rsidRDefault="00BE396E" w:rsidP="00484350">
            <w:pPr>
              <w:pStyle w:val="TableText"/>
            </w:pPr>
            <w:r>
              <w:t>3364</w:t>
            </w:r>
            <w:r w:rsidR="00135F82">
              <w:t xml:space="preserve"> –</w:t>
            </w:r>
            <w:r>
              <w:t xml:space="preserve"> 3395</w:t>
            </w:r>
          </w:p>
        </w:tc>
        <w:tc>
          <w:tcPr>
            <w:tcW w:w="2227" w:type="dxa"/>
            <w:tcMar>
              <w:left w:w="58" w:type="dxa"/>
              <w:right w:w="58" w:type="dxa"/>
            </w:tcMar>
          </w:tcPr>
          <w:p w14:paraId="50D02F11" w14:textId="77777777" w:rsidR="00BE396E" w:rsidRDefault="00BE396E" w:rsidP="00BE396E">
            <w:pPr>
              <w:pStyle w:val="TableText"/>
            </w:pPr>
            <w:r>
              <w:t>COBA NAME 5</w:t>
            </w:r>
          </w:p>
        </w:tc>
        <w:tc>
          <w:tcPr>
            <w:tcW w:w="2993" w:type="dxa"/>
            <w:tcMar>
              <w:left w:w="58" w:type="dxa"/>
              <w:right w:w="58" w:type="dxa"/>
            </w:tcMar>
          </w:tcPr>
          <w:p w14:paraId="5DAA836E" w14:textId="7042FF44" w:rsidR="00BE396E" w:rsidRDefault="00BE396E" w:rsidP="00BE396E">
            <w:pPr>
              <w:pStyle w:val="TableText"/>
            </w:pPr>
            <w:r>
              <w:t>:P:IDR-W-</w:t>
            </w:r>
            <w:hyperlink r:id="rId902" w:history="1">
              <w:r>
                <w:rPr>
                  <w:rStyle w:val="Hyperlink"/>
                </w:rPr>
                <w:t>COBA-NAME</w:t>
              </w:r>
            </w:hyperlink>
          </w:p>
        </w:tc>
        <w:tc>
          <w:tcPr>
            <w:tcW w:w="2790" w:type="dxa"/>
            <w:tcMar>
              <w:left w:w="58" w:type="dxa"/>
              <w:right w:w="58" w:type="dxa"/>
            </w:tcMar>
          </w:tcPr>
          <w:p w14:paraId="7180EE25" w14:textId="77777777" w:rsidR="00BE396E" w:rsidRDefault="00BE396E" w:rsidP="00BE396E">
            <w:pPr>
              <w:pStyle w:val="TableText"/>
            </w:pPr>
            <w:r>
              <w:t>COBA Insurer Name</w:t>
            </w:r>
          </w:p>
          <w:p w14:paraId="7A3D03D0" w14:textId="7F694110" w:rsidR="00BE396E" w:rsidRDefault="00BE396E" w:rsidP="00156CCC">
            <w:pPr>
              <w:pStyle w:val="TableText"/>
            </w:pPr>
            <w:r w:rsidRPr="00221916">
              <w:rPr>
                <w:rFonts w:cs="Arial"/>
                <w:color w:val="000000"/>
              </w:rPr>
              <w:t xml:space="preserve">This field carries the Coordination of Benefit Agreement (COBA) insurance company name </w:t>
            </w:r>
            <w:r w:rsidR="00156CCC" w:rsidRPr="00156CCC">
              <w:rPr>
                <w:rFonts w:cs="Arial"/>
                <w:color w:val="000000"/>
              </w:rPr>
              <w:t>sent from CWF.</w:t>
            </w:r>
          </w:p>
        </w:tc>
        <w:tc>
          <w:tcPr>
            <w:tcW w:w="1080" w:type="dxa"/>
            <w:tcMar>
              <w:left w:w="58" w:type="dxa"/>
              <w:right w:w="58" w:type="dxa"/>
            </w:tcMar>
          </w:tcPr>
          <w:p w14:paraId="11C844DE" w14:textId="77777777" w:rsidR="00BE396E" w:rsidRDefault="00BE396E" w:rsidP="00BE396E">
            <w:pPr>
              <w:pStyle w:val="TableText"/>
              <w:rPr>
                <w:caps/>
              </w:rPr>
            </w:pPr>
            <w:r>
              <w:rPr>
                <w:caps/>
              </w:rPr>
              <w:t>32 c</w:t>
            </w:r>
          </w:p>
        </w:tc>
        <w:tc>
          <w:tcPr>
            <w:tcW w:w="2340" w:type="dxa"/>
            <w:tcMar>
              <w:left w:w="58" w:type="dxa"/>
              <w:right w:w="58" w:type="dxa"/>
            </w:tcMar>
          </w:tcPr>
          <w:p w14:paraId="4B06A754" w14:textId="77777777" w:rsidR="00BE396E" w:rsidRDefault="00BE396E" w:rsidP="00BE396E">
            <w:pPr>
              <w:pStyle w:val="TableText"/>
            </w:pPr>
            <w:r>
              <w:t>COBA Name</w:t>
            </w:r>
          </w:p>
        </w:tc>
        <w:tc>
          <w:tcPr>
            <w:tcW w:w="858" w:type="dxa"/>
            <w:tcMar>
              <w:left w:w="58" w:type="dxa"/>
              <w:right w:w="58" w:type="dxa"/>
            </w:tcMar>
          </w:tcPr>
          <w:p w14:paraId="594E2193" w14:textId="77777777" w:rsidR="00BE396E" w:rsidRDefault="00BE396E" w:rsidP="00BE396E">
            <w:pPr>
              <w:pStyle w:val="TableText"/>
            </w:pPr>
            <w:r>
              <w:t>Spaces</w:t>
            </w:r>
          </w:p>
        </w:tc>
        <w:tc>
          <w:tcPr>
            <w:tcW w:w="431" w:type="dxa"/>
          </w:tcPr>
          <w:p w14:paraId="256AD900" w14:textId="77777777" w:rsidR="00BE396E" w:rsidRDefault="00BE396E" w:rsidP="00BE396E">
            <w:pPr>
              <w:pStyle w:val="TableText"/>
            </w:pPr>
            <w:r>
              <w:t>-</w:t>
            </w:r>
          </w:p>
        </w:tc>
        <w:tc>
          <w:tcPr>
            <w:tcW w:w="431" w:type="dxa"/>
          </w:tcPr>
          <w:p w14:paraId="0F138B40" w14:textId="77777777" w:rsidR="00BE396E" w:rsidRDefault="00BE396E" w:rsidP="00BE396E">
            <w:pPr>
              <w:pStyle w:val="TableText"/>
            </w:pPr>
            <w:r>
              <w:t>X</w:t>
            </w:r>
          </w:p>
        </w:tc>
        <w:tc>
          <w:tcPr>
            <w:tcW w:w="432" w:type="dxa"/>
          </w:tcPr>
          <w:p w14:paraId="7BD1DD34" w14:textId="77777777" w:rsidR="00BE396E" w:rsidRDefault="00BE396E" w:rsidP="00BE396E">
            <w:pPr>
              <w:pStyle w:val="TableText"/>
            </w:pPr>
            <w:r>
              <w:t>X</w:t>
            </w:r>
          </w:p>
        </w:tc>
      </w:tr>
      <w:tr w:rsidR="00BE396E" w14:paraId="53A1FA1E" w14:textId="77777777" w:rsidTr="00BD7376">
        <w:trPr>
          <w:cantSplit/>
          <w:jc w:val="center"/>
        </w:trPr>
        <w:tc>
          <w:tcPr>
            <w:tcW w:w="802" w:type="dxa"/>
            <w:tcMar>
              <w:left w:w="58" w:type="dxa"/>
              <w:right w:w="58" w:type="dxa"/>
            </w:tcMar>
          </w:tcPr>
          <w:p w14:paraId="12C3CDA3" w14:textId="3E70E2DA" w:rsidR="00BE396E" w:rsidRDefault="00BE396E" w:rsidP="00484350">
            <w:pPr>
              <w:pStyle w:val="TableText"/>
            </w:pPr>
            <w:r>
              <w:t>3396</w:t>
            </w:r>
            <w:r w:rsidR="00135F82">
              <w:t xml:space="preserve"> – </w:t>
            </w:r>
            <w:r>
              <w:t>3403</w:t>
            </w:r>
          </w:p>
        </w:tc>
        <w:tc>
          <w:tcPr>
            <w:tcW w:w="2227" w:type="dxa"/>
            <w:tcMar>
              <w:left w:w="58" w:type="dxa"/>
              <w:right w:w="58" w:type="dxa"/>
            </w:tcMar>
          </w:tcPr>
          <w:p w14:paraId="7CB4B0B1" w14:textId="77777777" w:rsidR="00BE396E" w:rsidRDefault="00BE396E" w:rsidP="00BE396E">
            <w:pPr>
              <w:pStyle w:val="TableText"/>
            </w:pPr>
            <w:r>
              <w:t>COBA ABORT DATE 5</w:t>
            </w:r>
          </w:p>
        </w:tc>
        <w:tc>
          <w:tcPr>
            <w:tcW w:w="2993" w:type="dxa"/>
            <w:tcMar>
              <w:left w:w="58" w:type="dxa"/>
              <w:right w:w="58" w:type="dxa"/>
            </w:tcMar>
          </w:tcPr>
          <w:p w14:paraId="3AEB6545" w14:textId="3CA25F2C" w:rsidR="00BE396E" w:rsidRDefault="00BE396E" w:rsidP="00BE396E">
            <w:pPr>
              <w:pStyle w:val="TableText"/>
            </w:pPr>
            <w:r>
              <w:t>:P:IDR-W-</w:t>
            </w:r>
            <w:hyperlink r:id="rId903" w:history="1">
              <w:r>
                <w:rPr>
                  <w:rStyle w:val="Hyperlink"/>
                </w:rPr>
                <w:t>COBA-ABORT-DATE</w:t>
              </w:r>
            </w:hyperlink>
          </w:p>
        </w:tc>
        <w:tc>
          <w:tcPr>
            <w:tcW w:w="2790" w:type="dxa"/>
            <w:tcMar>
              <w:left w:w="58" w:type="dxa"/>
              <w:right w:w="58" w:type="dxa"/>
            </w:tcMar>
          </w:tcPr>
          <w:p w14:paraId="7398E25A" w14:textId="77777777" w:rsidR="00BE396E" w:rsidRDefault="00BE396E" w:rsidP="00BE396E">
            <w:pPr>
              <w:pStyle w:val="TableText"/>
            </w:pPr>
            <w:r>
              <w:t>COBA Insurer Abort Date</w:t>
            </w:r>
          </w:p>
          <w:p w14:paraId="4B30922D" w14:textId="75DD8A2B" w:rsidR="00BE396E" w:rsidRDefault="00BE396E" w:rsidP="00156CCC">
            <w:pPr>
              <w:pStyle w:val="TableText"/>
            </w:pPr>
            <w:r w:rsidRPr="00221916">
              <w:rPr>
                <w:rFonts w:cs="Arial"/>
                <w:color w:val="000000"/>
              </w:rPr>
              <w:t xml:space="preserve">This field carries the </w:t>
            </w:r>
            <w:r w:rsidR="00156CCC" w:rsidRPr="00156CCC">
              <w:rPr>
                <w:rFonts w:cs="Arial"/>
                <w:color w:val="000000"/>
              </w:rPr>
              <w:t>date of the letter sent to the provider to indicate the claim was not crossed to the Trading Partner.</w:t>
            </w:r>
            <w:r w:rsidR="00EE1541">
              <w:rPr>
                <w:rFonts w:cs="Arial"/>
                <w:color w:val="000000"/>
              </w:rPr>
              <w:t xml:space="preserve"> </w:t>
            </w:r>
            <w:r w:rsidR="00156CCC" w:rsidRPr="00156CCC">
              <w:rPr>
                <w:rFonts w:cs="Arial"/>
                <w:color w:val="000000"/>
              </w:rPr>
              <w:t>The claim was either rejected by the Benefits Coordination &amp; Recovery Center (BCRC) or the Trading Partner.</w:t>
            </w:r>
          </w:p>
        </w:tc>
        <w:tc>
          <w:tcPr>
            <w:tcW w:w="1080" w:type="dxa"/>
            <w:tcMar>
              <w:left w:w="58" w:type="dxa"/>
              <w:right w:w="58" w:type="dxa"/>
            </w:tcMar>
          </w:tcPr>
          <w:p w14:paraId="2164AF60" w14:textId="77777777" w:rsidR="00BE396E" w:rsidRDefault="00BE396E" w:rsidP="00BE396E">
            <w:pPr>
              <w:pStyle w:val="TableText"/>
              <w:rPr>
                <w:caps/>
              </w:rPr>
            </w:pPr>
            <w:r>
              <w:rPr>
                <w:caps/>
              </w:rPr>
              <w:t>8 N</w:t>
            </w:r>
          </w:p>
        </w:tc>
        <w:tc>
          <w:tcPr>
            <w:tcW w:w="2340" w:type="dxa"/>
            <w:tcMar>
              <w:left w:w="58" w:type="dxa"/>
              <w:right w:w="58" w:type="dxa"/>
            </w:tcMar>
          </w:tcPr>
          <w:p w14:paraId="2EA8C659" w14:textId="77777777" w:rsidR="00BE396E" w:rsidRDefault="00BE396E" w:rsidP="00BE396E">
            <w:pPr>
              <w:pStyle w:val="TableText"/>
            </w:pPr>
            <w:r>
              <w:t>MMDDYYYY</w:t>
            </w:r>
          </w:p>
        </w:tc>
        <w:tc>
          <w:tcPr>
            <w:tcW w:w="858" w:type="dxa"/>
            <w:tcMar>
              <w:left w:w="58" w:type="dxa"/>
              <w:right w:w="58" w:type="dxa"/>
            </w:tcMar>
          </w:tcPr>
          <w:p w14:paraId="1BCE2152" w14:textId="77777777" w:rsidR="00BE396E" w:rsidRDefault="00BE396E" w:rsidP="00BE396E">
            <w:pPr>
              <w:pStyle w:val="TableText"/>
            </w:pPr>
            <w:r>
              <w:t>Zeros</w:t>
            </w:r>
          </w:p>
        </w:tc>
        <w:tc>
          <w:tcPr>
            <w:tcW w:w="431" w:type="dxa"/>
          </w:tcPr>
          <w:p w14:paraId="4DE10A39" w14:textId="77777777" w:rsidR="00BE396E" w:rsidRDefault="00BE396E" w:rsidP="00BE396E">
            <w:pPr>
              <w:pStyle w:val="TableText"/>
            </w:pPr>
            <w:r>
              <w:t>-</w:t>
            </w:r>
          </w:p>
        </w:tc>
        <w:tc>
          <w:tcPr>
            <w:tcW w:w="431" w:type="dxa"/>
          </w:tcPr>
          <w:p w14:paraId="4D5218D4" w14:textId="77777777" w:rsidR="00BE396E" w:rsidRDefault="00BE396E" w:rsidP="00BE396E">
            <w:pPr>
              <w:pStyle w:val="TableText"/>
            </w:pPr>
            <w:r>
              <w:t>X</w:t>
            </w:r>
          </w:p>
        </w:tc>
        <w:tc>
          <w:tcPr>
            <w:tcW w:w="432" w:type="dxa"/>
          </w:tcPr>
          <w:p w14:paraId="618F5AF9" w14:textId="77777777" w:rsidR="00BE396E" w:rsidRDefault="00BE396E" w:rsidP="00BE396E">
            <w:pPr>
              <w:pStyle w:val="TableText"/>
            </w:pPr>
            <w:r>
              <w:t>X</w:t>
            </w:r>
          </w:p>
        </w:tc>
      </w:tr>
      <w:tr w:rsidR="0018305D" w14:paraId="41A477AD" w14:textId="77777777" w:rsidTr="00BD7376">
        <w:trPr>
          <w:cantSplit/>
          <w:jc w:val="center"/>
        </w:trPr>
        <w:tc>
          <w:tcPr>
            <w:tcW w:w="802" w:type="dxa"/>
            <w:tcMar>
              <w:left w:w="58" w:type="dxa"/>
              <w:right w:w="58" w:type="dxa"/>
            </w:tcMar>
          </w:tcPr>
          <w:p w14:paraId="235A64A7" w14:textId="1CD0CA2E" w:rsidR="0018305D" w:rsidRDefault="0018305D" w:rsidP="0018305D">
            <w:pPr>
              <w:pStyle w:val="TableText"/>
            </w:pPr>
            <w:r w:rsidRPr="00EA3583">
              <w:t>3404 - 3404</w:t>
            </w:r>
          </w:p>
        </w:tc>
        <w:tc>
          <w:tcPr>
            <w:tcW w:w="2227" w:type="dxa"/>
            <w:tcMar>
              <w:left w:w="58" w:type="dxa"/>
              <w:right w:w="58" w:type="dxa"/>
            </w:tcMar>
          </w:tcPr>
          <w:p w14:paraId="5DD42226" w14:textId="10E9061A" w:rsidR="0018305D" w:rsidRDefault="0018305D" w:rsidP="0018305D">
            <w:pPr>
              <w:pStyle w:val="TableText"/>
            </w:pPr>
            <w:r w:rsidRPr="00EA3583">
              <w:t>COBA MSN INDICATOR 5</w:t>
            </w:r>
          </w:p>
        </w:tc>
        <w:tc>
          <w:tcPr>
            <w:tcW w:w="2993" w:type="dxa"/>
            <w:tcMar>
              <w:left w:w="58" w:type="dxa"/>
              <w:right w:w="58" w:type="dxa"/>
            </w:tcMar>
          </w:tcPr>
          <w:p w14:paraId="2E2EF096" w14:textId="2DED537E" w:rsidR="0018305D" w:rsidRDefault="0018305D" w:rsidP="0018305D">
            <w:pPr>
              <w:pStyle w:val="TableText"/>
            </w:pPr>
            <w:r w:rsidRPr="00EA3583">
              <w:t>:P:IDR-W-</w:t>
            </w:r>
            <w:hyperlink r:id="rId904" w:history="1">
              <w:r w:rsidRPr="0018305D">
                <w:rPr>
                  <w:rStyle w:val="Hyperlink"/>
                </w:rPr>
                <w:t>COBA-MSN-IND</w:t>
              </w:r>
            </w:hyperlink>
          </w:p>
        </w:tc>
        <w:tc>
          <w:tcPr>
            <w:tcW w:w="2790" w:type="dxa"/>
            <w:tcMar>
              <w:left w:w="58" w:type="dxa"/>
              <w:right w:w="58" w:type="dxa"/>
            </w:tcMar>
          </w:tcPr>
          <w:p w14:paraId="59D069BB" w14:textId="4F0A7D32" w:rsidR="0018305D" w:rsidRDefault="0018305D" w:rsidP="0018305D">
            <w:pPr>
              <w:pStyle w:val="TableText"/>
            </w:pPr>
            <w:r w:rsidRPr="00EA3583">
              <w:t>Indicator to identify if the insurance company should be displayed on the MSN. Indicator will be received on the CWF trailer 29.</w:t>
            </w:r>
          </w:p>
        </w:tc>
        <w:tc>
          <w:tcPr>
            <w:tcW w:w="1080" w:type="dxa"/>
            <w:tcMar>
              <w:left w:w="58" w:type="dxa"/>
              <w:right w:w="58" w:type="dxa"/>
            </w:tcMar>
          </w:tcPr>
          <w:p w14:paraId="2B751077" w14:textId="30256EC7" w:rsidR="0018305D" w:rsidRDefault="0018305D" w:rsidP="0018305D">
            <w:pPr>
              <w:pStyle w:val="TableText"/>
              <w:rPr>
                <w:caps/>
              </w:rPr>
            </w:pPr>
            <w:r w:rsidRPr="00EA3583">
              <w:t>1 C</w:t>
            </w:r>
          </w:p>
        </w:tc>
        <w:tc>
          <w:tcPr>
            <w:tcW w:w="2340" w:type="dxa"/>
            <w:tcMar>
              <w:left w:w="58" w:type="dxa"/>
              <w:right w:w="58" w:type="dxa"/>
            </w:tcMar>
          </w:tcPr>
          <w:p w14:paraId="45055D6D" w14:textId="2717A38F" w:rsidR="0018305D" w:rsidRDefault="0018305D" w:rsidP="0018305D">
            <w:pPr>
              <w:pStyle w:val="TableText"/>
            </w:pPr>
            <w:r w:rsidRPr="00EA3583">
              <w:t>COBA MSN indicator</w:t>
            </w:r>
          </w:p>
        </w:tc>
        <w:tc>
          <w:tcPr>
            <w:tcW w:w="858" w:type="dxa"/>
            <w:tcMar>
              <w:left w:w="58" w:type="dxa"/>
              <w:right w:w="58" w:type="dxa"/>
            </w:tcMar>
          </w:tcPr>
          <w:p w14:paraId="79DE0146" w14:textId="50EA6191" w:rsidR="0018305D" w:rsidRDefault="0018305D" w:rsidP="0018305D">
            <w:pPr>
              <w:pStyle w:val="TableText"/>
            </w:pPr>
            <w:r w:rsidRPr="00EA3583">
              <w:t>Space</w:t>
            </w:r>
          </w:p>
        </w:tc>
        <w:tc>
          <w:tcPr>
            <w:tcW w:w="431" w:type="dxa"/>
          </w:tcPr>
          <w:p w14:paraId="54E3E319" w14:textId="4AADCF7E" w:rsidR="0018305D" w:rsidRDefault="0018305D" w:rsidP="0018305D">
            <w:pPr>
              <w:pStyle w:val="TableText"/>
            </w:pPr>
            <w:r w:rsidRPr="00EA3583">
              <w:t>-</w:t>
            </w:r>
          </w:p>
        </w:tc>
        <w:tc>
          <w:tcPr>
            <w:tcW w:w="431" w:type="dxa"/>
          </w:tcPr>
          <w:p w14:paraId="458C1BE9" w14:textId="08FDEA1F" w:rsidR="0018305D" w:rsidRDefault="0018305D" w:rsidP="0018305D">
            <w:pPr>
              <w:pStyle w:val="TableText"/>
            </w:pPr>
            <w:r w:rsidRPr="00EA3583">
              <w:t>X</w:t>
            </w:r>
          </w:p>
        </w:tc>
        <w:tc>
          <w:tcPr>
            <w:tcW w:w="432" w:type="dxa"/>
          </w:tcPr>
          <w:p w14:paraId="2B178DB7" w14:textId="100B5678" w:rsidR="0018305D" w:rsidRDefault="0018305D" w:rsidP="0018305D">
            <w:pPr>
              <w:pStyle w:val="TableText"/>
            </w:pPr>
            <w:r w:rsidRPr="00EA3583">
              <w:t>X</w:t>
            </w:r>
          </w:p>
        </w:tc>
      </w:tr>
      <w:tr w:rsidR="00BE396E" w14:paraId="50C47AAF" w14:textId="77777777" w:rsidTr="00BD7376">
        <w:trPr>
          <w:cantSplit/>
          <w:jc w:val="center"/>
        </w:trPr>
        <w:tc>
          <w:tcPr>
            <w:tcW w:w="802" w:type="dxa"/>
            <w:tcMar>
              <w:left w:w="58" w:type="dxa"/>
              <w:right w:w="58" w:type="dxa"/>
            </w:tcMar>
          </w:tcPr>
          <w:p w14:paraId="08052DD0" w14:textId="24CC8525" w:rsidR="00BE396E" w:rsidRDefault="00BE396E" w:rsidP="00484350">
            <w:pPr>
              <w:pStyle w:val="TableText"/>
            </w:pPr>
            <w:r>
              <w:t>340</w:t>
            </w:r>
            <w:r w:rsidR="0018305D">
              <w:t>5</w:t>
            </w:r>
            <w:r w:rsidR="00135F82">
              <w:t xml:space="preserve"> –</w:t>
            </w:r>
            <w:r>
              <w:t xml:space="preserve"> 3412</w:t>
            </w:r>
          </w:p>
        </w:tc>
        <w:tc>
          <w:tcPr>
            <w:tcW w:w="2227" w:type="dxa"/>
            <w:tcMar>
              <w:left w:w="58" w:type="dxa"/>
              <w:right w:w="58" w:type="dxa"/>
            </w:tcMar>
          </w:tcPr>
          <w:p w14:paraId="49BB4108" w14:textId="77777777" w:rsidR="00BE396E" w:rsidRDefault="00BE396E" w:rsidP="00BE396E">
            <w:pPr>
              <w:pStyle w:val="TableText"/>
            </w:pPr>
            <w:r>
              <w:t>-</w:t>
            </w:r>
          </w:p>
        </w:tc>
        <w:tc>
          <w:tcPr>
            <w:tcW w:w="2993" w:type="dxa"/>
            <w:tcMar>
              <w:left w:w="58" w:type="dxa"/>
              <w:right w:w="58" w:type="dxa"/>
            </w:tcMar>
          </w:tcPr>
          <w:p w14:paraId="2FBA99C9" w14:textId="77777777" w:rsidR="00BE396E" w:rsidRDefault="00BE396E" w:rsidP="00BE396E">
            <w:pPr>
              <w:pStyle w:val="TableText"/>
            </w:pPr>
            <w:r>
              <w:t>FILLER</w:t>
            </w:r>
          </w:p>
        </w:tc>
        <w:tc>
          <w:tcPr>
            <w:tcW w:w="2790" w:type="dxa"/>
            <w:tcMar>
              <w:left w:w="58" w:type="dxa"/>
              <w:right w:w="58" w:type="dxa"/>
            </w:tcMar>
          </w:tcPr>
          <w:p w14:paraId="24AA919B" w14:textId="77777777" w:rsidR="00BE396E" w:rsidRDefault="00BE396E" w:rsidP="00BE396E">
            <w:pPr>
              <w:pStyle w:val="TableText"/>
            </w:pPr>
            <w:r>
              <w:t>-</w:t>
            </w:r>
          </w:p>
        </w:tc>
        <w:tc>
          <w:tcPr>
            <w:tcW w:w="1080" w:type="dxa"/>
            <w:tcMar>
              <w:left w:w="58" w:type="dxa"/>
              <w:right w:w="58" w:type="dxa"/>
            </w:tcMar>
          </w:tcPr>
          <w:p w14:paraId="3EA0BC21" w14:textId="551CAAD1" w:rsidR="00BE396E" w:rsidRDefault="0018305D" w:rsidP="00BE396E">
            <w:pPr>
              <w:pStyle w:val="TableText"/>
              <w:rPr>
                <w:caps/>
              </w:rPr>
            </w:pPr>
            <w:r>
              <w:rPr>
                <w:caps/>
              </w:rPr>
              <w:t>8</w:t>
            </w:r>
            <w:r w:rsidR="00BE396E">
              <w:rPr>
                <w:caps/>
              </w:rPr>
              <w:t xml:space="preserve"> C</w:t>
            </w:r>
          </w:p>
        </w:tc>
        <w:tc>
          <w:tcPr>
            <w:tcW w:w="2340" w:type="dxa"/>
            <w:tcMar>
              <w:left w:w="58" w:type="dxa"/>
              <w:right w:w="58" w:type="dxa"/>
            </w:tcMar>
          </w:tcPr>
          <w:p w14:paraId="375E0924" w14:textId="77777777" w:rsidR="00BE396E" w:rsidRDefault="00BE396E" w:rsidP="00BE396E">
            <w:pPr>
              <w:pStyle w:val="TableText"/>
            </w:pPr>
            <w:r>
              <w:t>Spaces</w:t>
            </w:r>
          </w:p>
        </w:tc>
        <w:tc>
          <w:tcPr>
            <w:tcW w:w="858" w:type="dxa"/>
            <w:tcMar>
              <w:left w:w="58" w:type="dxa"/>
              <w:right w:w="58" w:type="dxa"/>
            </w:tcMar>
          </w:tcPr>
          <w:p w14:paraId="2D918B09" w14:textId="77777777" w:rsidR="00BE396E" w:rsidRDefault="00BE396E" w:rsidP="00BE396E">
            <w:pPr>
              <w:pStyle w:val="TableText"/>
            </w:pPr>
            <w:r>
              <w:t>-</w:t>
            </w:r>
          </w:p>
        </w:tc>
        <w:tc>
          <w:tcPr>
            <w:tcW w:w="431" w:type="dxa"/>
          </w:tcPr>
          <w:p w14:paraId="438FB3C2" w14:textId="77777777" w:rsidR="00BE396E" w:rsidRDefault="00BE396E" w:rsidP="00BE396E">
            <w:pPr>
              <w:pStyle w:val="TableText"/>
            </w:pPr>
            <w:r>
              <w:t>X</w:t>
            </w:r>
          </w:p>
        </w:tc>
        <w:tc>
          <w:tcPr>
            <w:tcW w:w="431" w:type="dxa"/>
          </w:tcPr>
          <w:p w14:paraId="7AEFEAFF" w14:textId="77777777" w:rsidR="00BE396E" w:rsidRDefault="00BE396E" w:rsidP="00BE396E">
            <w:pPr>
              <w:pStyle w:val="TableText"/>
            </w:pPr>
            <w:r>
              <w:t>X</w:t>
            </w:r>
          </w:p>
        </w:tc>
        <w:tc>
          <w:tcPr>
            <w:tcW w:w="432" w:type="dxa"/>
          </w:tcPr>
          <w:p w14:paraId="61172A73" w14:textId="77777777" w:rsidR="00BE396E" w:rsidRDefault="00BE396E" w:rsidP="00BE396E">
            <w:pPr>
              <w:pStyle w:val="TableText"/>
            </w:pPr>
            <w:r>
              <w:t>X</w:t>
            </w:r>
          </w:p>
        </w:tc>
      </w:tr>
      <w:tr w:rsidR="00BE396E" w14:paraId="01318C07" w14:textId="77777777" w:rsidTr="00BD7376">
        <w:trPr>
          <w:cantSplit/>
          <w:jc w:val="center"/>
        </w:trPr>
        <w:tc>
          <w:tcPr>
            <w:tcW w:w="802" w:type="dxa"/>
            <w:tcMar>
              <w:left w:w="58" w:type="dxa"/>
              <w:right w:w="58" w:type="dxa"/>
            </w:tcMar>
          </w:tcPr>
          <w:p w14:paraId="1CA35D8C" w14:textId="30AA5A1D" w:rsidR="00BE396E" w:rsidRDefault="00BE396E" w:rsidP="00484350">
            <w:pPr>
              <w:pStyle w:val="TableText"/>
            </w:pPr>
            <w:r>
              <w:t>3413</w:t>
            </w:r>
            <w:r w:rsidR="00135F82">
              <w:t xml:space="preserve"> –</w:t>
            </w:r>
            <w:r>
              <w:t xml:space="preserve"> 3417</w:t>
            </w:r>
          </w:p>
        </w:tc>
        <w:tc>
          <w:tcPr>
            <w:tcW w:w="2227" w:type="dxa"/>
            <w:tcMar>
              <w:left w:w="58" w:type="dxa"/>
              <w:right w:w="58" w:type="dxa"/>
            </w:tcMar>
          </w:tcPr>
          <w:p w14:paraId="424892C2" w14:textId="77777777" w:rsidR="00BE396E" w:rsidRDefault="00BE396E" w:rsidP="00BE396E">
            <w:pPr>
              <w:pStyle w:val="TableText"/>
            </w:pPr>
            <w:r>
              <w:t>COBA NUMBER 6</w:t>
            </w:r>
          </w:p>
        </w:tc>
        <w:tc>
          <w:tcPr>
            <w:tcW w:w="2993" w:type="dxa"/>
            <w:tcMar>
              <w:left w:w="58" w:type="dxa"/>
              <w:right w:w="58" w:type="dxa"/>
            </w:tcMar>
          </w:tcPr>
          <w:p w14:paraId="75330094" w14:textId="5D555ADA" w:rsidR="00BE396E" w:rsidRDefault="00BE396E" w:rsidP="00BE396E">
            <w:pPr>
              <w:pStyle w:val="TableText"/>
            </w:pPr>
            <w:r>
              <w:t>:P:IDR-W-</w:t>
            </w:r>
            <w:hyperlink r:id="rId905" w:history="1">
              <w:r>
                <w:rPr>
                  <w:rStyle w:val="Hyperlink"/>
                </w:rPr>
                <w:t>COBA-NUMBER</w:t>
              </w:r>
            </w:hyperlink>
          </w:p>
        </w:tc>
        <w:tc>
          <w:tcPr>
            <w:tcW w:w="2790" w:type="dxa"/>
            <w:tcMar>
              <w:left w:w="58" w:type="dxa"/>
              <w:right w:w="58" w:type="dxa"/>
            </w:tcMar>
          </w:tcPr>
          <w:p w14:paraId="40AA2161" w14:textId="77777777" w:rsidR="00BE396E" w:rsidRDefault="00BE396E" w:rsidP="00BE396E">
            <w:pPr>
              <w:pStyle w:val="TableText"/>
            </w:pPr>
            <w:r>
              <w:t>COBA Number</w:t>
            </w:r>
          </w:p>
          <w:p w14:paraId="59CF6A91" w14:textId="77777777" w:rsidR="00BE396E" w:rsidRDefault="00BE396E" w:rsidP="00BE396E">
            <w:pPr>
              <w:pStyle w:val="TableText"/>
            </w:pPr>
            <w:r w:rsidRPr="004C59BC">
              <w:rPr>
                <w:rFonts w:cs="Arial"/>
                <w:color w:val="000000"/>
              </w:rPr>
              <w:t>This field carries the Coordination of Benefits Agreement (COBA) number sent from CWF.</w:t>
            </w:r>
          </w:p>
        </w:tc>
        <w:tc>
          <w:tcPr>
            <w:tcW w:w="1080" w:type="dxa"/>
            <w:tcMar>
              <w:left w:w="58" w:type="dxa"/>
              <w:right w:w="58" w:type="dxa"/>
            </w:tcMar>
          </w:tcPr>
          <w:p w14:paraId="05381ED6" w14:textId="77777777" w:rsidR="00BE396E" w:rsidRDefault="00BE396E" w:rsidP="00BE396E">
            <w:pPr>
              <w:pStyle w:val="TableText"/>
              <w:rPr>
                <w:caps/>
              </w:rPr>
            </w:pPr>
            <w:r>
              <w:rPr>
                <w:caps/>
              </w:rPr>
              <w:t>5 C</w:t>
            </w:r>
          </w:p>
        </w:tc>
        <w:tc>
          <w:tcPr>
            <w:tcW w:w="2340" w:type="dxa"/>
            <w:tcMar>
              <w:left w:w="58" w:type="dxa"/>
              <w:right w:w="58" w:type="dxa"/>
            </w:tcMar>
          </w:tcPr>
          <w:p w14:paraId="5503A945" w14:textId="77777777" w:rsidR="00BE396E" w:rsidRDefault="00BE396E" w:rsidP="00BE396E">
            <w:pPr>
              <w:pStyle w:val="TableText"/>
            </w:pPr>
            <w:r>
              <w:t>COBA Insurer number</w:t>
            </w:r>
          </w:p>
        </w:tc>
        <w:tc>
          <w:tcPr>
            <w:tcW w:w="858" w:type="dxa"/>
            <w:tcMar>
              <w:left w:w="58" w:type="dxa"/>
              <w:right w:w="58" w:type="dxa"/>
            </w:tcMar>
          </w:tcPr>
          <w:p w14:paraId="08819862" w14:textId="77777777" w:rsidR="00BE396E" w:rsidRDefault="00BE396E" w:rsidP="00BE396E">
            <w:pPr>
              <w:pStyle w:val="TableText"/>
            </w:pPr>
            <w:r>
              <w:t>Spaces</w:t>
            </w:r>
          </w:p>
        </w:tc>
        <w:tc>
          <w:tcPr>
            <w:tcW w:w="431" w:type="dxa"/>
          </w:tcPr>
          <w:p w14:paraId="6EBF92AF" w14:textId="77777777" w:rsidR="00BE396E" w:rsidRDefault="00BE396E" w:rsidP="00BE396E">
            <w:pPr>
              <w:pStyle w:val="TableText"/>
            </w:pPr>
            <w:r>
              <w:t>-</w:t>
            </w:r>
          </w:p>
        </w:tc>
        <w:tc>
          <w:tcPr>
            <w:tcW w:w="431" w:type="dxa"/>
          </w:tcPr>
          <w:p w14:paraId="466B2E6C" w14:textId="77777777" w:rsidR="00BE396E" w:rsidRDefault="00BE396E" w:rsidP="00BE396E">
            <w:pPr>
              <w:pStyle w:val="TableText"/>
            </w:pPr>
            <w:r>
              <w:t>X</w:t>
            </w:r>
          </w:p>
        </w:tc>
        <w:tc>
          <w:tcPr>
            <w:tcW w:w="432" w:type="dxa"/>
          </w:tcPr>
          <w:p w14:paraId="18E0BFFA" w14:textId="77777777" w:rsidR="00BE396E" w:rsidRDefault="00BE396E" w:rsidP="00BE396E">
            <w:pPr>
              <w:pStyle w:val="TableText"/>
            </w:pPr>
            <w:r>
              <w:t>X</w:t>
            </w:r>
          </w:p>
        </w:tc>
      </w:tr>
      <w:tr w:rsidR="00BE396E" w14:paraId="7A490CBB" w14:textId="77777777" w:rsidTr="00BD7376">
        <w:trPr>
          <w:cantSplit/>
          <w:jc w:val="center"/>
        </w:trPr>
        <w:tc>
          <w:tcPr>
            <w:tcW w:w="802" w:type="dxa"/>
            <w:tcMar>
              <w:left w:w="58" w:type="dxa"/>
              <w:right w:w="58" w:type="dxa"/>
            </w:tcMar>
          </w:tcPr>
          <w:p w14:paraId="64D5907A" w14:textId="735C0C4C" w:rsidR="00BE396E" w:rsidRDefault="00BE396E" w:rsidP="00484350">
            <w:pPr>
              <w:pStyle w:val="TableText"/>
            </w:pPr>
            <w:r>
              <w:t xml:space="preserve">3418 </w:t>
            </w:r>
            <w:r w:rsidR="00135F82">
              <w:t xml:space="preserve">– </w:t>
            </w:r>
            <w:r>
              <w:t>3425</w:t>
            </w:r>
          </w:p>
        </w:tc>
        <w:tc>
          <w:tcPr>
            <w:tcW w:w="2227" w:type="dxa"/>
            <w:tcMar>
              <w:left w:w="58" w:type="dxa"/>
              <w:right w:w="58" w:type="dxa"/>
            </w:tcMar>
          </w:tcPr>
          <w:p w14:paraId="70149167" w14:textId="77777777" w:rsidR="00BE396E" w:rsidRDefault="00BE396E" w:rsidP="00BE396E">
            <w:pPr>
              <w:pStyle w:val="TableText"/>
            </w:pPr>
            <w:r>
              <w:t>COBA INS EFF DATE 6</w:t>
            </w:r>
          </w:p>
        </w:tc>
        <w:tc>
          <w:tcPr>
            <w:tcW w:w="2993" w:type="dxa"/>
            <w:tcMar>
              <w:left w:w="58" w:type="dxa"/>
              <w:right w:w="58" w:type="dxa"/>
            </w:tcMar>
          </w:tcPr>
          <w:p w14:paraId="601B161A" w14:textId="322393E5" w:rsidR="00BE396E" w:rsidRDefault="00BE396E" w:rsidP="00BE396E">
            <w:pPr>
              <w:pStyle w:val="TableText"/>
            </w:pPr>
            <w:r>
              <w:t>:P:IDR-W-</w:t>
            </w:r>
            <w:hyperlink r:id="rId906" w:history="1">
              <w:r>
                <w:rPr>
                  <w:rStyle w:val="Hyperlink"/>
                </w:rPr>
                <w:t>COBA-EFF-DATE</w:t>
              </w:r>
            </w:hyperlink>
          </w:p>
        </w:tc>
        <w:tc>
          <w:tcPr>
            <w:tcW w:w="2790" w:type="dxa"/>
            <w:tcMar>
              <w:left w:w="58" w:type="dxa"/>
              <w:right w:w="58" w:type="dxa"/>
            </w:tcMar>
          </w:tcPr>
          <w:p w14:paraId="0A2BBCB0" w14:textId="77777777" w:rsidR="00BE396E" w:rsidRDefault="00BE396E" w:rsidP="00BE396E">
            <w:pPr>
              <w:pStyle w:val="TableText"/>
            </w:pPr>
            <w:r>
              <w:t>COBA Insurer Effective Date</w:t>
            </w:r>
          </w:p>
          <w:p w14:paraId="4AF26C3A" w14:textId="3708B3A9" w:rsidR="00BE396E" w:rsidRDefault="00BE396E" w:rsidP="00BE396E">
            <w:pPr>
              <w:pStyle w:val="TableText"/>
            </w:pPr>
            <w:r w:rsidRPr="00221916">
              <w:rPr>
                <w:rFonts w:cs="Arial"/>
                <w:color w:val="000000"/>
              </w:rPr>
              <w:t>This field carries the Coordination of Benefits Agreement (COBA) effective date</w:t>
            </w:r>
            <w:r w:rsidR="00156CCC" w:rsidRPr="00156CCC">
              <w:rPr>
                <w:rFonts w:cs="Arial"/>
                <w:color w:val="000000"/>
              </w:rPr>
              <w:t xml:space="preserve"> sent from CWF</w:t>
            </w:r>
            <w:r w:rsidRPr="00221916">
              <w:rPr>
                <w:rFonts w:cs="Arial"/>
                <w:color w:val="000000"/>
              </w:rPr>
              <w:t>.</w:t>
            </w:r>
          </w:p>
        </w:tc>
        <w:tc>
          <w:tcPr>
            <w:tcW w:w="1080" w:type="dxa"/>
            <w:tcMar>
              <w:left w:w="58" w:type="dxa"/>
              <w:right w:w="58" w:type="dxa"/>
            </w:tcMar>
          </w:tcPr>
          <w:p w14:paraId="512EC110" w14:textId="77777777" w:rsidR="00BE396E" w:rsidRDefault="00BE396E" w:rsidP="00BE396E">
            <w:pPr>
              <w:pStyle w:val="TableText"/>
              <w:rPr>
                <w:caps/>
              </w:rPr>
            </w:pPr>
            <w:r>
              <w:rPr>
                <w:caps/>
              </w:rPr>
              <w:t>8 N</w:t>
            </w:r>
          </w:p>
        </w:tc>
        <w:tc>
          <w:tcPr>
            <w:tcW w:w="2340" w:type="dxa"/>
            <w:tcMar>
              <w:left w:w="58" w:type="dxa"/>
              <w:right w:w="58" w:type="dxa"/>
            </w:tcMar>
          </w:tcPr>
          <w:p w14:paraId="09B17468" w14:textId="77777777" w:rsidR="00BE396E" w:rsidRDefault="00BE396E" w:rsidP="00BE396E">
            <w:pPr>
              <w:pStyle w:val="TableText"/>
            </w:pPr>
            <w:r>
              <w:t>MMDDYYYY</w:t>
            </w:r>
          </w:p>
        </w:tc>
        <w:tc>
          <w:tcPr>
            <w:tcW w:w="858" w:type="dxa"/>
            <w:tcMar>
              <w:left w:w="58" w:type="dxa"/>
              <w:right w:w="58" w:type="dxa"/>
            </w:tcMar>
          </w:tcPr>
          <w:p w14:paraId="77CB7B57" w14:textId="77777777" w:rsidR="00BE396E" w:rsidRDefault="00BE396E" w:rsidP="00BE396E">
            <w:pPr>
              <w:pStyle w:val="TableText"/>
            </w:pPr>
            <w:r>
              <w:t>Zeros</w:t>
            </w:r>
          </w:p>
        </w:tc>
        <w:tc>
          <w:tcPr>
            <w:tcW w:w="431" w:type="dxa"/>
          </w:tcPr>
          <w:p w14:paraId="5447B656" w14:textId="77777777" w:rsidR="00BE396E" w:rsidRDefault="00BE396E" w:rsidP="00BE396E">
            <w:pPr>
              <w:pStyle w:val="TableText"/>
            </w:pPr>
            <w:r>
              <w:t>-</w:t>
            </w:r>
          </w:p>
        </w:tc>
        <w:tc>
          <w:tcPr>
            <w:tcW w:w="431" w:type="dxa"/>
          </w:tcPr>
          <w:p w14:paraId="5E2AD34A" w14:textId="77777777" w:rsidR="00BE396E" w:rsidRDefault="00BE396E" w:rsidP="00BE396E">
            <w:pPr>
              <w:pStyle w:val="TableText"/>
            </w:pPr>
            <w:r>
              <w:t>X</w:t>
            </w:r>
          </w:p>
        </w:tc>
        <w:tc>
          <w:tcPr>
            <w:tcW w:w="432" w:type="dxa"/>
          </w:tcPr>
          <w:p w14:paraId="2BF893C1" w14:textId="77777777" w:rsidR="00BE396E" w:rsidRDefault="00BE396E" w:rsidP="00BE396E">
            <w:pPr>
              <w:pStyle w:val="TableText"/>
            </w:pPr>
            <w:r>
              <w:t>X</w:t>
            </w:r>
          </w:p>
        </w:tc>
      </w:tr>
      <w:tr w:rsidR="00BE396E" w14:paraId="7C9A007D" w14:textId="77777777" w:rsidTr="00BD7376">
        <w:trPr>
          <w:cantSplit/>
          <w:jc w:val="center"/>
        </w:trPr>
        <w:tc>
          <w:tcPr>
            <w:tcW w:w="802" w:type="dxa"/>
            <w:tcMar>
              <w:left w:w="58" w:type="dxa"/>
              <w:right w:w="58" w:type="dxa"/>
            </w:tcMar>
          </w:tcPr>
          <w:p w14:paraId="5F7A55EC" w14:textId="1C042224" w:rsidR="00BE396E" w:rsidRDefault="00BE396E" w:rsidP="00484350">
            <w:pPr>
              <w:pStyle w:val="TableText"/>
            </w:pPr>
            <w:r>
              <w:t>3426</w:t>
            </w:r>
            <w:r w:rsidR="00135F82">
              <w:t xml:space="preserve"> –</w:t>
            </w:r>
            <w:r>
              <w:t xml:space="preserve"> 3433</w:t>
            </w:r>
          </w:p>
        </w:tc>
        <w:tc>
          <w:tcPr>
            <w:tcW w:w="2227" w:type="dxa"/>
            <w:tcMar>
              <w:left w:w="58" w:type="dxa"/>
              <w:right w:w="58" w:type="dxa"/>
            </w:tcMar>
          </w:tcPr>
          <w:p w14:paraId="733F1F77" w14:textId="77777777" w:rsidR="00BE396E" w:rsidRDefault="00BE396E" w:rsidP="00BE396E">
            <w:pPr>
              <w:pStyle w:val="TableText"/>
            </w:pPr>
            <w:r>
              <w:t>COBA INS END DATE 6</w:t>
            </w:r>
          </w:p>
        </w:tc>
        <w:tc>
          <w:tcPr>
            <w:tcW w:w="2993" w:type="dxa"/>
            <w:tcMar>
              <w:left w:w="58" w:type="dxa"/>
              <w:right w:w="58" w:type="dxa"/>
            </w:tcMar>
          </w:tcPr>
          <w:p w14:paraId="57A7052D" w14:textId="46AC953F" w:rsidR="00BE396E" w:rsidRDefault="00BE396E" w:rsidP="00BE396E">
            <w:pPr>
              <w:pStyle w:val="TableText"/>
            </w:pPr>
            <w:r>
              <w:t>:P:IDR-W-</w:t>
            </w:r>
            <w:hyperlink r:id="rId907" w:history="1">
              <w:r>
                <w:rPr>
                  <w:rStyle w:val="Hyperlink"/>
                </w:rPr>
                <w:t>COBA-END-DATE</w:t>
              </w:r>
            </w:hyperlink>
          </w:p>
        </w:tc>
        <w:tc>
          <w:tcPr>
            <w:tcW w:w="2790" w:type="dxa"/>
            <w:tcMar>
              <w:left w:w="58" w:type="dxa"/>
              <w:right w:w="58" w:type="dxa"/>
            </w:tcMar>
          </w:tcPr>
          <w:p w14:paraId="3D7E6D62" w14:textId="77777777" w:rsidR="00BE396E" w:rsidRDefault="00BE396E" w:rsidP="00BE396E">
            <w:pPr>
              <w:pStyle w:val="TableText"/>
            </w:pPr>
            <w:r>
              <w:t>COBA Insurer End Date</w:t>
            </w:r>
          </w:p>
          <w:p w14:paraId="363720DE" w14:textId="5278A95D" w:rsidR="00BE396E" w:rsidRDefault="00BE396E" w:rsidP="00BE396E">
            <w:pPr>
              <w:pStyle w:val="TableText"/>
            </w:pPr>
            <w:r w:rsidRPr="00923E1D">
              <w:rPr>
                <w:rFonts w:cs="Arial"/>
                <w:color w:val="000000"/>
              </w:rPr>
              <w:t>This field carries the Coordination of Benefit Agreement (COBA) end date</w:t>
            </w:r>
            <w:r w:rsidR="00156CCC" w:rsidRPr="00156CCC">
              <w:rPr>
                <w:rFonts w:cs="Arial"/>
                <w:color w:val="000000"/>
              </w:rPr>
              <w:t xml:space="preserve"> sent from CWF</w:t>
            </w:r>
            <w:r w:rsidRPr="00923E1D">
              <w:rPr>
                <w:rFonts w:cs="Arial"/>
                <w:color w:val="000000"/>
              </w:rPr>
              <w:t>.</w:t>
            </w:r>
          </w:p>
        </w:tc>
        <w:tc>
          <w:tcPr>
            <w:tcW w:w="1080" w:type="dxa"/>
            <w:tcMar>
              <w:left w:w="58" w:type="dxa"/>
              <w:right w:w="58" w:type="dxa"/>
            </w:tcMar>
          </w:tcPr>
          <w:p w14:paraId="7BF4BD6F" w14:textId="77777777" w:rsidR="00BE396E" w:rsidRDefault="00BE396E" w:rsidP="00BE396E">
            <w:pPr>
              <w:pStyle w:val="TableText"/>
              <w:rPr>
                <w:caps/>
              </w:rPr>
            </w:pPr>
            <w:r>
              <w:rPr>
                <w:caps/>
              </w:rPr>
              <w:t>8 N</w:t>
            </w:r>
          </w:p>
        </w:tc>
        <w:tc>
          <w:tcPr>
            <w:tcW w:w="2340" w:type="dxa"/>
            <w:tcMar>
              <w:left w:w="58" w:type="dxa"/>
              <w:right w:w="58" w:type="dxa"/>
            </w:tcMar>
          </w:tcPr>
          <w:p w14:paraId="771454E4" w14:textId="77777777" w:rsidR="00BE396E" w:rsidRDefault="00BE396E" w:rsidP="00BE396E">
            <w:pPr>
              <w:pStyle w:val="TableText"/>
            </w:pPr>
            <w:r>
              <w:t>MMDDYYYY</w:t>
            </w:r>
          </w:p>
        </w:tc>
        <w:tc>
          <w:tcPr>
            <w:tcW w:w="858" w:type="dxa"/>
            <w:tcMar>
              <w:left w:w="58" w:type="dxa"/>
              <w:right w:w="58" w:type="dxa"/>
            </w:tcMar>
          </w:tcPr>
          <w:p w14:paraId="62099B8C" w14:textId="77777777" w:rsidR="00BE396E" w:rsidRDefault="00BE396E" w:rsidP="00BE396E">
            <w:pPr>
              <w:pStyle w:val="TableText"/>
            </w:pPr>
            <w:r>
              <w:t>Zeros</w:t>
            </w:r>
          </w:p>
        </w:tc>
        <w:tc>
          <w:tcPr>
            <w:tcW w:w="431" w:type="dxa"/>
          </w:tcPr>
          <w:p w14:paraId="25A13948" w14:textId="77777777" w:rsidR="00BE396E" w:rsidRDefault="00BE396E" w:rsidP="00BE396E">
            <w:pPr>
              <w:pStyle w:val="TableText"/>
            </w:pPr>
            <w:r>
              <w:t>-</w:t>
            </w:r>
          </w:p>
        </w:tc>
        <w:tc>
          <w:tcPr>
            <w:tcW w:w="431" w:type="dxa"/>
          </w:tcPr>
          <w:p w14:paraId="351F3674" w14:textId="77777777" w:rsidR="00BE396E" w:rsidRDefault="00BE396E" w:rsidP="00BE396E">
            <w:pPr>
              <w:pStyle w:val="TableText"/>
            </w:pPr>
            <w:r>
              <w:t>X</w:t>
            </w:r>
          </w:p>
        </w:tc>
        <w:tc>
          <w:tcPr>
            <w:tcW w:w="432" w:type="dxa"/>
          </w:tcPr>
          <w:p w14:paraId="0978DBEE" w14:textId="77777777" w:rsidR="00BE396E" w:rsidRDefault="00BE396E" w:rsidP="00BE396E">
            <w:pPr>
              <w:pStyle w:val="TableText"/>
            </w:pPr>
            <w:r>
              <w:t>X</w:t>
            </w:r>
          </w:p>
        </w:tc>
      </w:tr>
      <w:tr w:rsidR="00BE396E" w14:paraId="7B397658" w14:textId="77777777" w:rsidTr="00BD7376">
        <w:trPr>
          <w:cantSplit/>
          <w:jc w:val="center"/>
        </w:trPr>
        <w:tc>
          <w:tcPr>
            <w:tcW w:w="802" w:type="dxa"/>
            <w:tcMar>
              <w:left w:w="58" w:type="dxa"/>
              <w:right w:w="58" w:type="dxa"/>
            </w:tcMar>
          </w:tcPr>
          <w:p w14:paraId="3B11C31B" w14:textId="77777777" w:rsidR="00BE396E" w:rsidRDefault="00BE396E" w:rsidP="00BE396E">
            <w:pPr>
              <w:pStyle w:val="TableText"/>
            </w:pPr>
            <w:r>
              <w:t>3434</w:t>
            </w:r>
          </w:p>
        </w:tc>
        <w:tc>
          <w:tcPr>
            <w:tcW w:w="2227" w:type="dxa"/>
            <w:tcMar>
              <w:left w:w="58" w:type="dxa"/>
              <w:right w:w="58" w:type="dxa"/>
            </w:tcMar>
          </w:tcPr>
          <w:p w14:paraId="3376BADA" w14:textId="77777777" w:rsidR="00BE396E" w:rsidRDefault="00BE396E" w:rsidP="00BE396E">
            <w:pPr>
              <w:pStyle w:val="TableText"/>
            </w:pPr>
            <w:r>
              <w:t>4010A1 COBA INS TEST/PROD IND 6</w:t>
            </w:r>
          </w:p>
        </w:tc>
        <w:tc>
          <w:tcPr>
            <w:tcW w:w="2993" w:type="dxa"/>
            <w:tcMar>
              <w:left w:w="58" w:type="dxa"/>
              <w:right w:w="58" w:type="dxa"/>
            </w:tcMar>
          </w:tcPr>
          <w:p w14:paraId="6CEB0114" w14:textId="545DA921" w:rsidR="00BE396E" w:rsidRDefault="00BE396E" w:rsidP="00BE396E">
            <w:pPr>
              <w:pStyle w:val="TableText"/>
            </w:pPr>
            <w:r>
              <w:t>:P:IDR-W-</w:t>
            </w:r>
            <w:r>
              <w:rPr>
                <w:rStyle w:val="Hyperlink"/>
              </w:rPr>
              <w:t>C</w:t>
            </w:r>
            <w:hyperlink r:id="rId908" w:history="1">
              <w:r>
                <w:rPr>
                  <w:rStyle w:val="Hyperlink"/>
                </w:rPr>
                <w:t>COBA-TEST-IND</w:t>
              </w:r>
            </w:hyperlink>
          </w:p>
        </w:tc>
        <w:tc>
          <w:tcPr>
            <w:tcW w:w="2790" w:type="dxa"/>
            <w:tcMar>
              <w:left w:w="58" w:type="dxa"/>
              <w:right w:w="58" w:type="dxa"/>
            </w:tcMar>
          </w:tcPr>
          <w:p w14:paraId="0E954BD6" w14:textId="4AEE27CD" w:rsidR="00BE396E" w:rsidRDefault="00BE396E" w:rsidP="00BE396E">
            <w:pPr>
              <w:pStyle w:val="TableText"/>
            </w:pPr>
            <w:r>
              <w:t>4010A1 COBA Insurer Test/Prod indicator</w:t>
            </w:r>
            <w:r w:rsidR="00156CCC">
              <w:t>.</w:t>
            </w:r>
          </w:p>
        </w:tc>
        <w:tc>
          <w:tcPr>
            <w:tcW w:w="1080" w:type="dxa"/>
            <w:tcMar>
              <w:left w:w="58" w:type="dxa"/>
              <w:right w:w="58" w:type="dxa"/>
            </w:tcMar>
          </w:tcPr>
          <w:p w14:paraId="108B160E" w14:textId="77777777" w:rsidR="00BE396E" w:rsidRDefault="00BE396E" w:rsidP="00BE396E">
            <w:pPr>
              <w:pStyle w:val="TableText"/>
              <w:rPr>
                <w:caps/>
              </w:rPr>
            </w:pPr>
            <w:r>
              <w:rPr>
                <w:caps/>
              </w:rPr>
              <w:t>1 c</w:t>
            </w:r>
          </w:p>
        </w:tc>
        <w:tc>
          <w:tcPr>
            <w:tcW w:w="2340" w:type="dxa"/>
            <w:tcMar>
              <w:left w:w="58" w:type="dxa"/>
              <w:right w:w="58" w:type="dxa"/>
            </w:tcMar>
          </w:tcPr>
          <w:p w14:paraId="42D9CB3C" w14:textId="64ECFD29" w:rsidR="00BE396E" w:rsidRDefault="003C24F2" w:rsidP="00484350">
            <w:pPr>
              <w:pStyle w:val="TableText"/>
            </w:pPr>
            <w:r w:rsidRPr="003C24F2">
              <w:t>This will always default to ‘N’ since 4010 is no longer valid.</w:t>
            </w:r>
          </w:p>
        </w:tc>
        <w:tc>
          <w:tcPr>
            <w:tcW w:w="858" w:type="dxa"/>
            <w:tcMar>
              <w:left w:w="58" w:type="dxa"/>
              <w:right w:w="58" w:type="dxa"/>
            </w:tcMar>
          </w:tcPr>
          <w:p w14:paraId="3856A6D2" w14:textId="77777777" w:rsidR="00BE396E" w:rsidRDefault="00BE396E" w:rsidP="00BE396E">
            <w:pPr>
              <w:pStyle w:val="TableText"/>
            </w:pPr>
            <w:r>
              <w:t>Spaces</w:t>
            </w:r>
          </w:p>
        </w:tc>
        <w:tc>
          <w:tcPr>
            <w:tcW w:w="431" w:type="dxa"/>
          </w:tcPr>
          <w:p w14:paraId="6F4AA0F3" w14:textId="77777777" w:rsidR="00BE396E" w:rsidRDefault="00BE396E" w:rsidP="00BE396E">
            <w:pPr>
              <w:pStyle w:val="TableText"/>
            </w:pPr>
            <w:r>
              <w:t>-</w:t>
            </w:r>
          </w:p>
        </w:tc>
        <w:tc>
          <w:tcPr>
            <w:tcW w:w="431" w:type="dxa"/>
          </w:tcPr>
          <w:p w14:paraId="1D0D823D" w14:textId="77777777" w:rsidR="00BE396E" w:rsidRDefault="00BE396E" w:rsidP="00BE396E">
            <w:pPr>
              <w:pStyle w:val="TableText"/>
            </w:pPr>
            <w:r>
              <w:t>X</w:t>
            </w:r>
          </w:p>
        </w:tc>
        <w:tc>
          <w:tcPr>
            <w:tcW w:w="432" w:type="dxa"/>
          </w:tcPr>
          <w:p w14:paraId="2A4A30A8" w14:textId="77777777" w:rsidR="00BE396E" w:rsidRDefault="00BE396E" w:rsidP="00BE396E">
            <w:pPr>
              <w:pStyle w:val="TableText"/>
            </w:pPr>
            <w:r>
              <w:t>X</w:t>
            </w:r>
          </w:p>
        </w:tc>
      </w:tr>
      <w:tr w:rsidR="00BE396E" w14:paraId="12D66E1B" w14:textId="77777777" w:rsidTr="00BD7376">
        <w:trPr>
          <w:cantSplit/>
          <w:jc w:val="center"/>
        </w:trPr>
        <w:tc>
          <w:tcPr>
            <w:tcW w:w="802" w:type="dxa"/>
            <w:tcMar>
              <w:left w:w="58" w:type="dxa"/>
              <w:right w:w="58" w:type="dxa"/>
            </w:tcMar>
          </w:tcPr>
          <w:p w14:paraId="667DFB96" w14:textId="022AE8B4" w:rsidR="00BE396E" w:rsidRDefault="00BE396E" w:rsidP="00484350">
            <w:pPr>
              <w:pStyle w:val="TableText"/>
            </w:pPr>
            <w:r>
              <w:t>3435</w:t>
            </w:r>
            <w:r w:rsidR="00135F82">
              <w:t xml:space="preserve"> –</w:t>
            </w:r>
            <w:r>
              <w:t xml:space="preserve"> 3442</w:t>
            </w:r>
          </w:p>
        </w:tc>
        <w:tc>
          <w:tcPr>
            <w:tcW w:w="2227" w:type="dxa"/>
            <w:tcMar>
              <w:left w:w="58" w:type="dxa"/>
              <w:right w:w="58" w:type="dxa"/>
            </w:tcMar>
          </w:tcPr>
          <w:p w14:paraId="0A299FCF" w14:textId="77777777" w:rsidR="00BE396E" w:rsidRDefault="00BE396E" w:rsidP="00BE396E">
            <w:pPr>
              <w:pStyle w:val="TableText"/>
            </w:pPr>
            <w:r>
              <w:t>COBA RECOVERY DT 6</w:t>
            </w:r>
          </w:p>
        </w:tc>
        <w:tc>
          <w:tcPr>
            <w:tcW w:w="2993" w:type="dxa"/>
            <w:tcMar>
              <w:left w:w="58" w:type="dxa"/>
              <w:right w:w="58" w:type="dxa"/>
            </w:tcMar>
          </w:tcPr>
          <w:p w14:paraId="79E47467" w14:textId="0F89E163" w:rsidR="00BE396E" w:rsidRDefault="00BE396E" w:rsidP="00BE396E">
            <w:pPr>
              <w:pStyle w:val="TableText"/>
            </w:pPr>
            <w:r>
              <w:t>:P:IDR-W-</w:t>
            </w:r>
            <w:hyperlink r:id="rId909" w:history="1">
              <w:r>
                <w:rPr>
                  <w:rStyle w:val="Hyperlink"/>
                  <w:rFonts w:cs="Courier New"/>
                  <w:szCs w:val="16"/>
                </w:rPr>
                <w:t>COBA-RECV-DATE</w:t>
              </w:r>
            </w:hyperlink>
          </w:p>
        </w:tc>
        <w:tc>
          <w:tcPr>
            <w:tcW w:w="2790" w:type="dxa"/>
            <w:tcMar>
              <w:left w:w="58" w:type="dxa"/>
              <w:right w:w="58" w:type="dxa"/>
            </w:tcMar>
          </w:tcPr>
          <w:p w14:paraId="4C529A10" w14:textId="77777777" w:rsidR="00BE396E" w:rsidRDefault="00BE396E" w:rsidP="00BE396E">
            <w:pPr>
              <w:pStyle w:val="TableText"/>
            </w:pPr>
            <w:r>
              <w:t>COBA Recovery Date</w:t>
            </w:r>
          </w:p>
        </w:tc>
        <w:tc>
          <w:tcPr>
            <w:tcW w:w="1080" w:type="dxa"/>
            <w:tcMar>
              <w:left w:w="58" w:type="dxa"/>
              <w:right w:w="58" w:type="dxa"/>
            </w:tcMar>
          </w:tcPr>
          <w:p w14:paraId="17ED4164" w14:textId="77777777" w:rsidR="00BE396E" w:rsidRDefault="00BE396E" w:rsidP="00BE396E">
            <w:pPr>
              <w:pStyle w:val="TableText"/>
              <w:rPr>
                <w:caps/>
              </w:rPr>
            </w:pPr>
            <w:r>
              <w:rPr>
                <w:caps/>
              </w:rPr>
              <w:t>8 N</w:t>
            </w:r>
          </w:p>
        </w:tc>
        <w:tc>
          <w:tcPr>
            <w:tcW w:w="2340" w:type="dxa"/>
            <w:tcMar>
              <w:left w:w="58" w:type="dxa"/>
              <w:right w:w="58" w:type="dxa"/>
            </w:tcMar>
          </w:tcPr>
          <w:p w14:paraId="03F24A2F" w14:textId="77777777" w:rsidR="00BE396E" w:rsidRDefault="00BE396E" w:rsidP="00BE396E">
            <w:pPr>
              <w:pStyle w:val="TableText"/>
            </w:pPr>
            <w:r>
              <w:t>MMDDYYYY</w:t>
            </w:r>
          </w:p>
        </w:tc>
        <w:tc>
          <w:tcPr>
            <w:tcW w:w="858" w:type="dxa"/>
            <w:tcMar>
              <w:left w:w="58" w:type="dxa"/>
              <w:right w:w="58" w:type="dxa"/>
            </w:tcMar>
          </w:tcPr>
          <w:p w14:paraId="0114B10A" w14:textId="77777777" w:rsidR="00BE396E" w:rsidRDefault="00BE396E" w:rsidP="00BE396E">
            <w:pPr>
              <w:pStyle w:val="TableText"/>
            </w:pPr>
            <w:r>
              <w:t>Zeros</w:t>
            </w:r>
          </w:p>
        </w:tc>
        <w:tc>
          <w:tcPr>
            <w:tcW w:w="431" w:type="dxa"/>
          </w:tcPr>
          <w:p w14:paraId="11D87672" w14:textId="77777777" w:rsidR="00BE396E" w:rsidRDefault="00BE396E" w:rsidP="00BE396E">
            <w:pPr>
              <w:pStyle w:val="TableText"/>
            </w:pPr>
            <w:r>
              <w:t>-</w:t>
            </w:r>
          </w:p>
        </w:tc>
        <w:tc>
          <w:tcPr>
            <w:tcW w:w="431" w:type="dxa"/>
          </w:tcPr>
          <w:p w14:paraId="3844B487" w14:textId="77777777" w:rsidR="00BE396E" w:rsidRDefault="00BE396E" w:rsidP="00BE396E">
            <w:pPr>
              <w:pStyle w:val="TableText"/>
            </w:pPr>
            <w:r>
              <w:t>X</w:t>
            </w:r>
          </w:p>
        </w:tc>
        <w:tc>
          <w:tcPr>
            <w:tcW w:w="432" w:type="dxa"/>
          </w:tcPr>
          <w:p w14:paraId="3ECE7E77" w14:textId="77777777" w:rsidR="00BE396E" w:rsidRDefault="00BE396E" w:rsidP="00BE396E">
            <w:pPr>
              <w:pStyle w:val="TableText"/>
            </w:pPr>
            <w:r>
              <w:t>X</w:t>
            </w:r>
          </w:p>
        </w:tc>
      </w:tr>
      <w:tr w:rsidR="00BE396E" w14:paraId="396C3AC5" w14:textId="77777777" w:rsidTr="00BD7376">
        <w:trPr>
          <w:cantSplit/>
          <w:jc w:val="center"/>
        </w:trPr>
        <w:tc>
          <w:tcPr>
            <w:tcW w:w="802" w:type="dxa"/>
            <w:tcMar>
              <w:left w:w="58" w:type="dxa"/>
              <w:right w:w="58" w:type="dxa"/>
            </w:tcMar>
          </w:tcPr>
          <w:p w14:paraId="474AB13D" w14:textId="4837CBD3" w:rsidR="00BE396E" w:rsidRDefault="00BE396E" w:rsidP="00484350">
            <w:pPr>
              <w:pStyle w:val="TableText"/>
            </w:pPr>
            <w:r>
              <w:t>3443</w:t>
            </w:r>
          </w:p>
        </w:tc>
        <w:tc>
          <w:tcPr>
            <w:tcW w:w="2227" w:type="dxa"/>
            <w:tcMar>
              <w:left w:w="58" w:type="dxa"/>
              <w:right w:w="58" w:type="dxa"/>
            </w:tcMar>
          </w:tcPr>
          <w:p w14:paraId="177E4A2E" w14:textId="77777777" w:rsidR="00BE396E" w:rsidRDefault="00BE396E" w:rsidP="00BE396E">
            <w:pPr>
              <w:pStyle w:val="TableText"/>
            </w:pPr>
            <w:r>
              <w:t>COBA RECOVERY IND 6</w:t>
            </w:r>
          </w:p>
        </w:tc>
        <w:tc>
          <w:tcPr>
            <w:tcW w:w="2993" w:type="dxa"/>
            <w:tcMar>
              <w:left w:w="58" w:type="dxa"/>
              <w:right w:w="58" w:type="dxa"/>
            </w:tcMar>
          </w:tcPr>
          <w:p w14:paraId="62F07218" w14:textId="6B2EA80D" w:rsidR="00BE396E" w:rsidRDefault="00BE396E" w:rsidP="00BE396E">
            <w:pPr>
              <w:pStyle w:val="TableText"/>
            </w:pPr>
            <w:r>
              <w:t>:P:IDR-W-</w:t>
            </w:r>
            <w:hyperlink r:id="rId910" w:history="1">
              <w:r>
                <w:rPr>
                  <w:rStyle w:val="Hyperlink"/>
                  <w:rFonts w:cs="Courier New"/>
                  <w:szCs w:val="16"/>
                </w:rPr>
                <w:t>COBA-RECV-IND</w:t>
              </w:r>
            </w:hyperlink>
          </w:p>
        </w:tc>
        <w:tc>
          <w:tcPr>
            <w:tcW w:w="2790" w:type="dxa"/>
            <w:tcMar>
              <w:left w:w="58" w:type="dxa"/>
              <w:right w:w="58" w:type="dxa"/>
            </w:tcMar>
          </w:tcPr>
          <w:p w14:paraId="3D55E314" w14:textId="77777777" w:rsidR="00BE396E" w:rsidRDefault="00BE396E" w:rsidP="00BE396E">
            <w:pPr>
              <w:pStyle w:val="TableText"/>
            </w:pPr>
            <w:r>
              <w:t>COBA Recovery Indicator</w:t>
            </w:r>
          </w:p>
        </w:tc>
        <w:tc>
          <w:tcPr>
            <w:tcW w:w="1080" w:type="dxa"/>
            <w:tcMar>
              <w:left w:w="58" w:type="dxa"/>
              <w:right w:w="58" w:type="dxa"/>
            </w:tcMar>
          </w:tcPr>
          <w:p w14:paraId="22F5405F" w14:textId="77777777" w:rsidR="00BE396E" w:rsidRDefault="00BE396E" w:rsidP="00BE396E">
            <w:pPr>
              <w:pStyle w:val="TableText"/>
              <w:rPr>
                <w:caps/>
              </w:rPr>
            </w:pPr>
            <w:r>
              <w:rPr>
                <w:caps/>
              </w:rPr>
              <w:t>1 C</w:t>
            </w:r>
          </w:p>
        </w:tc>
        <w:tc>
          <w:tcPr>
            <w:tcW w:w="2340" w:type="dxa"/>
            <w:tcMar>
              <w:left w:w="58" w:type="dxa"/>
              <w:right w:w="58" w:type="dxa"/>
            </w:tcMar>
          </w:tcPr>
          <w:p w14:paraId="35B348A4" w14:textId="77777777" w:rsidR="00BE396E" w:rsidRPr="0097365E" w:rsidRDefault="00BE396E" w:rsidP="00BE396E">
            <w:pPr>
              <w:pStyle w:val="TableText"/>
              <w:rPr>
                <w:rFonts w:cs="Arial"/>
                <w:color w:val="000000"/>
              </w:rPr>
            </w:pPr>
            <w:r w:rsidRPr="0042502A">
              <w:rPr>
                <w:rFonts w:cs="Arial"/>
                <w:b/>
                <w:color w:val="000000"/>
              </w:rPr>
              <w:t>Valid Values:</w:t>
            </w:r>
          </w:p>
          <w:p w14:paraId="39F68409" w14:textId="70F8A2F2" w:rsidR="00BE396E" w:rsidRDefault="00BE396E" w:rsidP="00BE396E">
            <w:pPr>
              <w:pStyle w:val="TableText"/>
            </w:pPr>
            <w:r w:rsidRPr="00544B71">
              <w:t>R</w:t>
            </w:r>
            <w:r w:rsidR="009A4B83" w:rsidRPr="00544B71">
              <w:t xml:space="preserve"> </w:t>
            </w:r>
            <w:r w:rsidR="009A4B83">
              <w:t xml:space="preserve">– </w:t>
            </w:r>
            <w:r w:rsidRPr="00544B71">
              <w:t xml:space="preserve">COBA </w:t>
            </w:r>
            <w:r w:rsidR="00156CCC">
              <w:t>Recovery</w:t>
            </w:r>
          </w:p>
        </w:tc>
        <w:tc>
          <w:tcPr>
            <w:tcW w:w="858" w:type="dxa"/>
            <w:tcMar>
              <w:left w:w="58" w:type="dxa"/>
              <w:right w:w="58" w:type="dxa"/>
            </w:tcMar>
          </w:tcPr>
          <w:p w14:paraId="4134198C" w14:textId="77777777" w:rsidR="00BE396E" w:rsidRDefault="00BE396E" w:rsidP="00BE396E">
            <w:pPr>
              <w:pStyle w:val="TableText"/>
            </w:pPr>
            <w:r>
              <w:t>Spaces</w:t>
            </w:r>
          </w:p>
        </w:tc>
        <w:tc>
          <w:tcPr>
            <w:tcW w:w="431" w:type="dxa"/>
          </w:tcPr>
          <w:p w14:paraId="06C4E641" w14:textId="77777777" w:rsidR="00BE396E" w:rsidRDefault="00BE396E" w:rsidP="00BE396E">
            <w:pPr>
              <w:pStyle w:val="TableText"/>
            </w:pPr>
            <w:r>
              <w:t>-</w:t>
            </w:r>
          </w:p>
        </w:tc>
        <w:tc>
          <w:tcPr>
            <w:tcW w:w="431" w:type="dxa"/>
          </w:tcPr>
          <w:p w14:paraId="4AC20FA6" w14:textId="77777777" w:rsidR="00BE396E" w:rsidRDefault="00BE396E" w:rsidP="00BE396E">
            <w:pPr>
              <w:pStyle w:val="TableText"/>
            </w:pPr>
            <w:r>
              <w:t>X</w:t>
            </w:r>
          </w:p>
        </w:tc>
        <w:tc>
          <w:tcPr>
            <w:tcW w:w="432" w:type="dxa"/>
          </w:tcPr>
          <w:p w14:paraId="11DF2A73" w14:textId="77777777" w:rsidR="00BE396E" w:rsidRDefault="00BE396E" w:rsidP="00BE396E">
            <w:pPr>
              <w:pStyle w:val="TableText"/>
            </w:pPr>
            <w:r>
              <w:t>X</w:t>
            </w:r>
          </w:p>
        </w:tc>
      </w:tr>
      <w:tr w:rsidR="00BE396E" w14:paraId="63766DE7" w14:textId="77777777" w:rsidTr="00BD7376">
        <w:trPr>
          <w:cantSplit/>
          <w:jc w:val="center"/>
        </w:trPr>
        <w:tc>
          <w:tcPr>
            <w:tcW w:w="802" w:type="dxa"/>
            <w:tcMar>
              <w:left w:w="58" w:type="dxa"/>
              <w:right w:w="58" w:type="dxa"/>
            </w:tcMar>
          </w:tcPr>
          <w:p w14:paraId="08176BDD" w14:textId="536FE729" w:rsidR="00BE396E" w:rsidRDefault="00BE396E" w:rsidP="00484350">
            <w:pPr>
              <w:pStyle w:val="TableText"/>
            </w:pPr>
            <w:r>
              <w:t>3443</w:t>
            </w:r>
          </w:p>
        </w:tc>
        <w:tc>
          <w:tcPr>
            <w:tcW w:w="2227" w:type="dxa"/>
            <w:tcMar>
              <w:left w:w="58" w:type="dxa"/>
              <w:right w:w="58" w:type="dxa"/>
            </w:tcMar>
          </w:tcPr>
          <w:p w14:paraId="0591BE07" w14:textId="77777777" w:rsidR="00BE396E" w:rsidRDefault="00BE396E" w:rsidP="00BE396E">
            <w:pPr>
              <w:pStyle w:val="TableText"/>
            </w:pPr>
            <w:r>
              <w:t>COBA RSN FOR CREATION 6</w:t>
            </w:r>
          </w:p>
        </w:tc>
        <w:tc>
          <w:tcPr>
            <w:tcW w:w="2993" w:type="dxa"/>
            <w:tcMar>
              <w:left w:w="58" w:type="dxa"/>
              <w:right w:w="58" w:type="dxa"/>
            </w:tcMar>
          </w:tcPr>
          <w:p w14:paraId="4333C39F" w14:textId="18739070" w:rsidR="00BE396E" w:rsidRDefault="00BE396E" w:rsidP="00BE396E">
            <w:pPr>
              <w:pStyle w:val="TableText"/>
            </w:pPr>
            <w:r>
              <w:t>:P:IDR-W-</w:t>
            </w:r>
            <w:hyperlink r:id="rId911" w:history="1">
              <w:r>
                <w:rPr>
                  <w:rStyle w:val="Hyperlink"/>
                  <w:rFonts w:cs="Courier New"/>
                  <w:szCs w:val="16"/>
                </w:rPr>
                <w:t>COBA-RSN-CREATN</w:t>
              </w:r>
            </w:hyperlink>
          </w:p>
        </w:tc>
        <w:tc>
          <w:tcPr>
            <w:tcW w:w="2790" w:type="dxa"/>
            <w:tcMar>
              <w:left w:w="58" w:type="dxa"/>
              <w:right w:w="58" w:type="dxa"/>
            </w:tcMar>
          </w:tcPr>
          <w:p w14:paraId="33E483A1" w14:textId="77777777" w:rsidR="00BE396E" w:rsidRDefault="00BE396E" w:rsidP="00BE396E">
            <w:pPr>
              <w:pStyle w:val="TableText"/>
            </w:pPr>
            <w:r>
              <w:t>COBA Reason for Creation</w:t>
            </w:r>
          </w:p>
        </w:tc>
        <w:tc>
          <w:tcPr>
            <w:tcW w:w="1080" w:type="dxa"/>
            <w:tcMar>
              <w:left w:w="58" w:type="dxa"/>
              <w:right w:w="58" w:type="dxa"/>
            </w:tcMar>
          </w:tcPr>
          <w:p w14:paraId="609A7B4C" w14:textId="77777777" w:rsidR="00BE396E" w:rsidRDefault="00BE396E" w:rsidP="00BE396E">
            <w:pPr>
              <w:pStyle w:val="TableText"/>
              <w:rPr>
                <w:caps/>
              </w:rPr>
            </w:pPr>
            <w:r>
              <w:rPr>
                <w:caps/>
              </w:rPr>
              <w:t>1 C</w:t>
            </w:r>
          </w:p>
        </w:tc>
        <w:tc>
          <w:tcPr>
            <w:tcW w:w="2340" w:type="dxa"/>
            <w:tcMar>
              <w:left w:w="58" w:type="dxa"/>
              <w:right w:w="58" w:type="dxa"/>
            </w:tcMar>
          </w:tcPr>
          <w:p w14:paraId="2178FB36" w14:textId="77777777" w:rsidR="00BE396E" w:rsidRPr="0097365E" w:rsidRDefault="00BE396E" w:rsidP="00BE396E">
            <w:pPr>
              <w:pStyle w:val="TableText"/>
              <w:rPr>
                <w:rFonts w:cs="Arial"/>
                <w:color w:val="000000"/>
              </w:rPr>
            </w:pPr>
            <w:r w:rsidRPr="0042502A">
              <w:rPr>
                <w:rFonts w:cs="Arial"/>
                <w:b/>
                <w:color w:val="000000"/>
              </w:rPr>
              <w:t>Valid Values:</w:t>
            </w:r>
          </w:p>
          <w:p w14:paraId="394A0FF9" w14:textId="3AA5DAD1" w:rsidR="00BE396E" w:rsidRDefault="00BE396E" w:rsidP="00484350">
            <w:pPr>
              <w:pStyle w:val="TableText"/>
            </w:pPr>
            <w:r w:rsidRPr="00544B71">
              <w:t xml:space="preserve">E </w:t>
            </w:r>
            <w:r w:rsidR="00484350">
              <w:t xml:space="preserve">– </w:t>
            </w:r>
            <w:r>
              <w:t>R</w:t>
            </w:r>
            <w:r w:rsidRPr="00544B71">
              <w:t>ecovery failed</w:t>
            </w:r>
          </w:p>
        </w:tc>
        <w:tc>
          <w:tcPr>
            <w:tcW w:w="858" w:type="dxa"/>
            <w:tcMar>
              <w:left w:w="58" w:type="dxa"/>
              <w:right w:w="58" w:type="dxa"/>
            </w:tcMar>
          </w:tcPr>
          <w:p w14:paraId="695396A0" w14:textId="77777777" w:rsidR="00BE396E" w:rsidRDefault="00BE396E" w:rsidP="00BE396E">
            <w:pPr>
              <w:pStyle w:val="TableText"/>
            </w:pPr>
            <w:r>
              <w:t>Spaces</w:t>
            </w:r>
          </w:p>
        </w:tc>
        <w:tc>
          <w:tcPr>
            <w:tcW w:w="431" w:type="dxa"/>
          </w:tcPr>
          <w:p w14:paraId="46C669CB" w14:textId="77777777" w:rsidR="00BE396E" w:rsidRDefault="00BE396E" w:rsidP="00BE396E">
            <w:pPr>
              <w:pStyle w:val="TableText"/>
            </w:pPr>
            <w:r>
              <w:t>-</w:t>
            </w:r>
          </w:p>
        </w:tc>
        <w:tc>
          <w:tcPr>
            <w:tcW w:w="431" w:type="dxa"/>
          </w:tcPr>
          <w:p w14:paraId="44D55947" w14:textId="77777777" w:rsidR="00BE396E" w:rsidRDefault="00BE396E" w:rsidP="00BE396E">
            <w:pPr>
              <w:pStyle w:val="TableText"/>
            </w:pPr>
            <w:r>
              <w:t>X</w:t>
            </w:r>
          </w:p>
        </w:tc>
        <w:tc>
          <w:tcPr>
            <w:tcW w:w="432" w:type="dxa"/>
          </w:tcPr>
          <w:p w14:paraId="47CECC0A" w14:textId="77777777" w:rsidR="00BE396E" w:rsidRDefault="00BE396E" w:rsidP="00BE396E">
            <w:pPr>
              <w:pStyle w:val="TableText"/>
            </w:pPr>
            <w:r>
              <w:t>X</w:t>
            </w:r>
          </w:p>
        </w:tc>
      </w:tr>
      <w:tr w:rsidR="00BE396E" w14:paraId="03B1E3CD" w14:textId="77777777" w:rsidTr="00BD7376">
        <w:trPr>
          <w:cantSplit/>
          <w:jc w:val="center"/>
        </w:trPr>
        <w:tc>
          <w:tcPr>
            <w:tcW w:w="802" w:type="dxa"/>
            <w:tcMar>
              <w:left w:w="58" w:type="dxa"/>
              <w:right w:w="58" w:type="dxa"/>
            </w:tcMar>
          </w:tcPr>
          <w:p w14:paraId="516321B1" w14:textId="505184D9" w:rsidR="00BE396E" w:rsidRDefault="00BE396E" w:rsidP="00484350">
            <w:pPr>
              <w:pStyle w:val="TableText"/>
            </w:pPr>
            <w:r>
              <w:t>3445</w:t>
            </w:r>
          </w:p>
        </w:tc>
        <w:tc>
          <w:tcPr>
            <w:tcW w:w="2227" w:type="dxa"/>
            <w:tcMar>
              <w:left w:w="58" w:type="dxa"/>
              <w:right w:w="58" w:type="dxa"/>
            </w:tcMar>
          </w:tcPr>
          <w:p w14:paraId="631056EB" w14:textId="77777777" w:rsidR="00BE396E" w:rsidRDefault="00BE396E" w:rsidP="00BE396E">
            <w:pPr>
              <w:pStyle w:val="TableText"/>
            </w:pPr>
            <w:r>
              <w:t>5010A1 COBA INS TEST/PROD IND 6</w:t>
            </w:r>
          </w:p>
        </w:tc>
        <w:tc>
          <w:tcPr>
            <w:tcW w:w="2993" w:type="dxa"/>
            <w:tcMar>
              <w:left w:w="58" w:type="dxa"/>
              <w:right w:w="58" w:type="dxa"/>
            </w:tcMar>
          </w:tcPr>
          <w:p w14:paraId="04E36A7D" w14:textId="4A512C84" w:rsidR="00BE396E" w:rsidRDefault="00BE396E" w:rsidP="00BE396E">
            <w:pPr>
              <w:pStyle w:val="TableText"/>
            </w:pPr>
            <w:r>
              <w:t>:P:IDR-W-</w:t>
            </w:r>
            <w:hyperlink r:id="rId912" w:history="1">
              <w:r>
                <w:rPr>
                  <w:rStyle w:val="Hyperlink"/>
                  <w:rFonts w:cs="Courier New"/>
                  <w:szCs w:val="16"/>
                </w:rPr>
                <w:t>COBA-T-5010-IND</w:t>
              </w:r>
            </w:hyperlink>
          </w:p>
        </w:tc>
        <w:tc>
          <w:tcPr>
            <w:tcW w:w="2790" w:type="dxa"/>
            <w:tcMar>
              <w:left w:w="58" w:type="dxa"/>
              <w:right w:w="58" w:type="dxa"/>
            </w:tcMar>
          </w:tcPr>
          <w:p w14:paraId="2378ED37" w14:textId="7CDEADAF" w:rsidR="00BE396E" w:rsidRDefault="00BE396E" w:rsidP="00BE396E">
            <w:pPr>
              <w:pStyle w:val="TableText"/>
            </w:pPr>
            <w:r>
              <w:t>5010A1 COBA Insurer Test/Prod indicator</w:t>
            </w:r>
            <w:r w:rsidR="009B712C" w:rsidRPr="009B712C">
              <w:t xml:space="preserve"> sent from CWF</w:t>
            </w:r>
            <w:r w:rsidR="009B712C">
              <w:t>.</w:t>
            </w:r>
          </w:p>
        </w:tc>
        <w:tc>
          <w:tcPr>
            <w:tcW w:w="1080" w:type="dxa"/>
            <w:tcMar>
              <w:left w:w="58" w:type="dxa"/>
              <w:right w:w="58" w:type="dxa"/>
            </w:tcMar>
          </w:tcPr>
          <w:p w14:paraId="71312C79" w14:textId="77777777" w:rsidR="00BE396E" w:rsidRDefault="00BE396E" w:rsidP="00BE396E">
            <w:pPr>
              <w:pStyle w:val="TableText"/>
              <w:rPr>
                <w:caps/>
              </w:rPr>
            </w:pPr>
            <w:r>
              <w:rPr>
                <w:caps/>
              </w:rPr>
              <w:t xml:space="preserve">1 C </w:t>
            </w:r>
          </w:p>
        </w:tc>
        <w:tc>
          <w:tcPr>
            <w:tcW w:w="2340" w:type="dxa"/>
            <w:tcMar>
              <w:left w:w="58" w:type="dxa"/>
              <w:right w:w="58" w:type="dxa"/>
            </w:tcMar>
          </w:tcPr>
          <w:p w14:paraId="06840177" w14:textId="7D82FAC2" w:rsidR="00BE396E" w:rsidRDefault="00BE396E" w:rsidP="00484350">
            <w:pPr>
              <w:pStyle w:val="TableText"/>
            </w:pPr>
            <w:r>
              <w:t>Identifies if insurer is test or production. Values can be ‘T’ or ‘P’</w:t>
            </w:r>
          </w:p>
        </w:tc>
        <w:tc>
          <w:tcPr>
            <w:tcW w:w="858" w:type="dxa"/>
            <w:tcMar>
              <w:left w:w="58" w:type="dxa"/>
              <w:right w:w="58" w:type="dxa"/>
            </w:tcMar>
          </w:tcPr>
          <w:p w14:paraId="1138EE1A" w14:textId="77777777" w:rsidR="00BE396E" w:rsidRDefault="00BE396E" w:rsidP="00BE396E">
            <w:pPr>
              <w:pStyle w:val="TableText"/>
            </w:pPr>
            <w:r>
              <w:t>Spaces</w:t>
            </w:r>
          </w:p>
        </w:tc>
        <w:tc>
          <w:tcPr>
            <w:tcW w:w="431" w:type="dxa"/>
          </w:tcPr>
          <w:p w14:paraId="501313F1" w14:textId="77777777" w:rsidR="00BE396E" w:rsidRDefault="00BE396E" w:rsidP="00BE396E">
            <w:pPr>
              <w:pStyle w:val="TableText"/>
            </w:pPr>
            <w:r>
              <w:t>-</w:t>
            </w:r>
          </w:p>
        </w:tc>
        <w:tc>
          <w:tcPr>
            <w:tcW w:w="431" w:type="dxa"/>
          </w:tcPr>
          <w:p w14:paraId="06F0DCBF" w14:textId="77777777" w:rsidR="00BE396E" w:rsidRDefault="00BE396E" w:rsidP="00BE396E">
            <w:pPr>
              <w:pStyle w:val="TableText"/>
            </w:pPr>
            <w:r>
              <w:t>X</w:t>
            </w:r>
          </w:p>
        </w:tc>
        <w:tc>
          <w:tcPr>
            <w:tcW w:w="432" w:type="dxa"/>
          </w:tcPr>
          <w:p w14:paraId="615136D8" w14:textId="77777777" w:rsidR="00BE396E" w:rsidRDefault="00BE396E" w:rsidP="00BE396E">
            <w:pPr>
              <w:pStyle w:val="TableText"/>
            </w:pPr>
            <w:r>
              <w:t>X</w:t>
            </w:r>
          </w:p>
        </w:tc>
      </w:tr>
      <w:tr w:rsidR="00BE396E" w14:paraId="0DA7112A" w14:textId="77777777" w:rsidTr="00BD7376">
        <w:trPr>
          <w:cantSplit/>
          <w:jc w:val="center"/>
        </w:trPr>
        <w:tc>
          <w:tcPr>
            <w:tcW w:w="802" w:type="dxa"/>
            <w:tcMar>
              <w:left w:w="58" w:type="dxa"/>
              <w:right w:w="58" w:type="dxa"/>
            </w:tcMar>
          </w:tcPr>
          <w:p w14:paraId="5A7CCF17" w14:textId="1C538166" w:rsidR="00BE396E" w:rsidRDefault="00BE396E" w:rsidP="00484350">
            <w:pPr>
              <w:pStyle w:val="TableText"/>
            </w:pPr>
            <w:r>
              <w:t>3446</w:t>
            </w:r>
            <w:r w:rsidR="00135F82">
              <w:t xml:space="preserve"> –</w:t>
            </w:r>
            <w:r>
              <w:t xml:space="preserve"> 3477</w:t>
            </w:r>
          </w:p>
        </w:tc>
        <w:tc>
          <w:tcPr>
            <w:tcW w:w="2227" w:type="dxa"/>
            <w:tcMar>
              <w:left w:w="58" w:type="dxa"/>
              <w:right w:w="58" w:type="dxa"/>
            </w:tcMar>
          </w:tcPr>
          <w:p w14:paraId="0121983A" w14:textId="77777777" w:rsidR="00BE396E" w:rsidRDefault="00BE396E" w:rsidP="00BE396E">
            <w:pPr>
              <w:pStyle w:val="TableText"/>
            </w:pPr>
            <w:r>
              <w:t>COBA NAME 6</w:t>
            </w:r>
          </w:p>
        </w:tc>
        <w:tc>
          <w:tcPr>
            <w:tcW w:w="2993" w:type="dxa"/>
            <w:tcMar>
              <w:left w:w="58" w:type="dxa"/>
              <w:right w:w="58" w:type="dxa"/>
            </w:tcMar>
          </w:tcPr>
          <w:p w14:paraId="00D987A5" w14:textId="67461BE2" w:rsidR="00BE396E" w:rsidRDefault="00BE396E" w:rsidP="00BE396E">
            <w:pPr>
              <w:pStyle w:val="TableText"/>
            </w:pPr>
            <w:r>
              <w:t>:P:IDR-W-</w:t>
            </w:r>
            <w:hyperlink r:id="rId913" w:history="1">
              <w:r>
                <w:rPr>
                  <w:rStyle w:val="Hyperlink"/>
                </w:rPr>
                <w:t>COBA-NAME</w:t>
              </w:r>
            </w:hyperlink>
          </w:p>
        </w:tc>
        <w:tc>
          <w:tcPr>
            <w:tcW w:w="2790" w:type="dxa"/>
            <w:tcMar>
              <w:left w:w="58" w:type="dxa"/>
              <w:right w:w="58" w:type="dxa"/>
            </w:tcMar>
          </w:tcPr>
          <w:p w14:paraId="34357C9E" w14:textId="502E873C" w:rsidR="00BE396E" w:rsidRDefault="00BE396E" w:rsidP="00BE396E">
            <w:pPr>
              <w:pStyle w:val="TableText"/>
            </w:pPr>
            <w:r>
              <w:t>COBA Insurer Name</w:t>
            </w:r>
          </w:p>
          <w:p w14:paraId="02FA76CE" w14:textId="6C8FBA44" w:rsidR="00BE396E" w:rsidRDefault="00BE396E" w:rsidP="009B712C">
            <w:pPr>
              <w:pStyle w:val="TableText"/>
            </w:pPr>
            <w:r w:rsidRPr="000D1F87">
              <w:rPr>
                <w:rFonts w:cs="Arial"/>
                <w:color w:val="000000"/>
              </w:rPr>
              <w:t xml:space="preserve">This field carries the Coordination of Benefit Agreement (COBA) insurance company name </w:t>
            </w:r>
            <w:r w:rsidR="009B712C" w:rsidRPr="009B712C">
              <w:t>sent from CWF</w:t>
            </w:r>
            <w:r w:rsidR="009B712C">
              <w:t>.</w:t>
            </w:r>
          </w:p>
        </w:tc>
        <w:tc>
          <w:tcPr>
            <w:tcW w:w="1080" w:type="dxa"/>
            <w:tcMar>
              <w:left w:w="58" w:type="dxa"/>
              <w:right w:w="58" w:type="dxa"/>
            </w:tcMar>
          </w:tcPr>
          <w:p w14:paraId="5DAC66E8" w14:textId="77777777" w:rsidR="00BE396E" w:rsidRDefault="00BE396E" w:rsidP="00BE396E">
            <w:pPr>
              <w:pStyle w:val="TableText"/>
              <w:rPr>
                <w:caps/>
              </w:rPr>
            </w:pPr>
            <w:r>
              <w:rPr>
                <w:caps/>
              </w:rPr>
              <w:t>32 c</w:t>
            </w:r>
          </w:p>
        </w:tc>
        <w:tc>
          <w:tcPr>
            <w:tcW w:w="2340" w:type="dxa"/>
            <w:tcMar>
              <w:left w:w="58" w:type="dxa"/>
              <w:right w:w="58" w:type="dxa"/>
            </w:tcMar>
          </w:tcPr>
          <w:p w14:paraId="39F4BEF8" w14:textId="77777777" w:rsidR="00BE396E" w:rsidRDefault="00BE396E" w:rsidP="00BE396E">
            <w:pPr>
              <w:pStyle w:val="TableText"/>
            </w:pPr>
            <w:r>
              <w:t>COBA Name</w:t>
            </w:r>
          </w:p>
        </w:tc>
        <w:tc>
          <w:tcPr>
            <w:tcW w:w="858" w:type="dxa"/>
            <w:tcMar>
              <w:left w:w="58" w:type="dxa"/>
              <w:right w:w="58" w:type="dxa"/>
            </w:tcMar>
          </w:tcPr>
          <w:p w14:paraId="7D4EF95F" w14:textId="77777777" w:rsidR="00BE396E" w:rsidRDefault="00BE396E" w:rsidP="00BE396E">
            <w:pPr>
              <w:pStyle w:val="TableText"/>
            </w:pPr>
            <w:r>
              <w:t>Spaces</w:t>
            </w:r>
          </w:p>
        </w:tc>
        <w:tc>
          <w:tcPr>
            <w:tcW w:w="431" w:type="dxa"/>
          </w:tcPr>
          <w:p w14:paraId="59C1A413" w14:textId="77777777" w:rsidR="00BE396E" w:rsidRDefault="00BE396E" w:rsidP="00BE396E">
            <w:pPr>
              <w:pStyle w:val="TableText"/>
            </w:pPr>
            <w:r>
              <w:t>-</w:t>
            </w:r>
          </w:p>
        </w:tc>
        <w:tc>
          <w:tcPr>
            <w:tcW w:w="431" w:type="dxa"/>
          </w:tcPr>
          <w:p w14:paraId="74C062C3" w14:textId="77777777" w:rsidR="00BE396E" w:rsidRDefault="00BE396E" w:rsidP="00BE396E">
            <w:pPr>
              <w:pStyle w:val="TableText"/>
            </w:pPr>
            <w:r>
              <w:t>X</w:t>
            </w:r>
          </w:p>
        </w:tc>
        <w:tc>
          <w:tcPr>
            <w:tcW w:w="432" w:type="dxa"/>
          </w:tcPr>
          <w:p w14:paraId="1399C855" w14:textId="77777777" w:rsidR="00BE396E" w:rsidRDefault="00BE396E" w:rsidP="00BE396E">
            <w:pPr>
              <w:pStyle w:val="TableText"/>
            </w:pPr>
            <w:r>
              <w:t>X</w:t>
            </w:r>
          </w:p>
        </w:tc>
      </w:tr>
      <w:tr w:rsidR="00BE396E" w14:paraId="195AF551" w14:textId="77777777" w:rsidTr="00BD7376">
        <w:trPr>
          <w:cantSplit/>
          <w:jc w:val="center"/>
        </w:trPr>
        <w:tc>
          <w:tcPr>
            <w:tcW w:w="802" w:type="dxa"/>
            <w:tcMar>
              <w:left w:w="58" w:type="dxa"/>
              <w:right w:w="58" w:type="dxa"/>
            </w:tcMar>
          </w:tcPr>
          <w:p w14:paraId="5D4A3925" w14:textId="682A5153" w:rsidR="00BE396E" w:rsidRDefault="00BE396E" w:rsidP="00484350">
            <w:pPr>
              <w:pStyle w:val="TableText"/>
            </w:pPr>
            <w:r>
              <w:t>3478</w:t>
            </w:r>
            <w:r w:rsidR="00135F82">
              <w:t xml:space="preserve"> –</w:t>
            </w:r>
            <w:r>
              <w:t xml:space="preserve"> 3485</w:t>
            </w:r>
          </w:p>
        </w:tc>
        <w:tc>
          <w:tcPr>
            <w:tcW w:w="2227" w:type="dxa"/>
            <w:tcMar>
              <w:left w:w="58" w:type="dxa"/>
              <w:right w:w="58" w:type="dxa"/>
            </w:tcMar>
          </w:tcPr>
          <w:p w14:paraId="037F25D3" w14:textId="77777777" w:rsidR="00BE396E" w:rsidRDefault="00BE396E" w:rsidP="00BE396E">
            <w:pPr>
              <w:pStyle w:val="TableText"/>
            </w:pPr>
            <w:r>
              <w:t>COBA ABORT DATE 6</w:t>
            </w:r>
          </w:p>
        </w:tc>
        <w:tc>
          <w:tcPr>
            <w:tcW w:w="2993" w:type="dxa"/>
            <w:tcMar>
              <w:left w:w="58" w:type="dxa"/>
              <w:right w:w="58" w:type="dxa"/>
            </w:tcMar>
          </w:tcPr>
          <w:p w14:paraId="3FDAB9EA" w14:textId="6C04E6E7" w:rsidR="00BE396E" w:rsidRDefault="00BE396E" w:rsidP="00BE396E">
            <w:pPr>
              <w:pStyle w:val="TableText"/>
            </w:pPr>
            <w:r>
              <w:t>:P:IDR-W-</w:t>
            </w:r>
            <w:hyperlink r:id="rId914" w:history="1">
              <w:r>
                <w:rPr>
                  <w:rStyle w:val="Hyperlink"/>
                </w:rPr>
                <w:t>COBA-ABORT-DATE</w:t>
              </w:r>
            </w:hyperlink>
          </w:p>
        </w:tc>
        <w:tc>
          <w:tcPr>
            <w:tcW w:w="2790" w:type="dxa"/>
            <w:tcMar>
              <w:left w:w="58" w:type="dxa"/>
              <w:right w:w="58" w:type="dxa"/>
            </w:tcMar>
          </w:tcPr>
          <w:p w14:paraId="451B0A91" w14:textId="24014521" w:rsidR="00BE396E" w:rsidRDefault="00BE396E" w:rsidP="00BE396E">
            <w:pPr>
              <w:pStyle w:val="TableText"/>
            </w:pPr>
            <w:r>
              <w:t>COBA Insurer Abort Date</w:t>
            </w:r>
          </w:p>
          <w:p w14:paraId="39713E3C" w14:textId="6071BE74" w:rsidR="00BE396E" w:rsidRDefault="00BE396E" w:rsidP="009B712C">
            <w:pPr>
              <w:pStyle w:val="TableText"/>
            </w:pPr>
            <w:r w:rsidRPr="00465E41">
              <w:rPr>
                <w:rFonts w:cs="Arial"/>
                <w:color w:val="000000"/>
              </w:rPr>
              <w:t xml:space="preserve">This field carries the </w:t>
            </w:r>
            <w:r w:rsidR="009B712C" w:rsidRPr="009B712C">
              <w:rPr>
                <w:rFonts w:cs="Arial"/>
                <w:color w:val="000000"/>
              </w:rPr>
              <w:t>date of the letter sent to the provider to indicate the claim was not crossed to the Trading Partner.</w:t>
            </w:r>
            <w:r w:rsidR="00EE1541">
              <w:rPr>
                <w:rFonts w:cs="Arial"/>
                <w:color w:val="000000"/>
              </w:rPr>
              <w:t xml:space="preserve"> </w:t>
            </w:r>
            <w:r w:rsidR="009B712C" w:rsidRPr="009B712C">
              <w:rPr>
                <w:rFonts w:cs="Arial"/>
                <w:color w:val="000000"/>
              </w:rPr>
              <w:t>The claim was either rejected by the Benefits Coordination &amp; Recovery Center (BCRC) or the Trading Partner.</w:t>
            </w:r>
          </w:p>
        </w:tc>
        <w:tc>
          <w:tcPr>
            <w:tcW w:w="1080" w:type="dxa"/>
            <w:tcMar>
              <w:left w:w="58" w:type="dxa"/>
              <w:right w:w="58" w:type="dxa"/>
            </w:tcMar>
          </w:tcPr>
          <w:p w14:paraId="486D4A4E" w14:textId="77777777" w:rsidR="00BE396E" w:rsidRDefault="00BE396E" w:rsidP="00BE396E">
            <w:pPr>
              <w:pStyle w:val="TableText"/>
              <w:rPr>
                <w:caps/>
              </w:rPr>
            </w:pPr>
            <w:r>
              <w:rPr>
                <w:caps/>
              </w:rPr>
              <w:t>8 N</w:t>
            </w:r>
          </w:p>
        </w:tc>
        <w:tc>
          <w:tcPr>
            <w:tcW w:w="2340" w:type="dxa"/>
            <w:tcMar>
              <w:left w:w="58" w:type="dxa"/>
              <w:right w:w="58" w:type="dxa"/>
            </w:tcMar>
          </w:tcPr>
          <w:p w14:paraId="23C86941" w14:textId="77777777" w:rsidR="00BE396E" w:rsidRDefault="00BE396E" w:rsidP="00BE396E">
            <w:pPr>
              <w:pStyle w:val="TableText"/>
            </w:pPr>
            <w:r>
              <w:t>MMDDYYYY</w:t>
            </w:r>
          </w:p>
        </w:tc>
        <w:tc>
          <w:tcPr>
            <w:tcW w:w="858" w:type="dxa"/>
            <w:tcMar>
              <w:left w:w="58" w:type="dxa"/>
              <w:right w:w="58" w:type="dxa"/>
            </w:tcMar>
          </w:tcPr>
          <w:p w14:paraId="5A7AB110" w14:textId="77777777" w:rsidR="00BE396E" w:rsidRDefault="00BE396E" w:rsidP="00BE396E">
            <w:pPr>
              <w:pStyle w:val="TableText"/>
            </w:pPr>
            <w:r>
              <w:t>Zeros</w:t>
            </w:r>
          </w:p>
        </w:tc>
        <w:tc>
          <w:tcPr>
            <w:tcW w:w="431" w:type="dxa"/>
          </w:tcPr>
          <w:p w14:paraId="2FE79379" w14:textId="77777777" w:rsidR="00BE396E" w:rsidRDefault="00BE396E" w:rsidP="00BE396E">
            <w:pPr>
              <w:pStyle w:val="TableText"/>
            </w:pPr>
            <w:r>
              <w:t>-</w:t>
            </w:r>
          </w:p>
        </w:tc>
        <w:tc>
          <w:tcPr>
            <w:tcW w:w="431" w:type="dxa"/>
          </w:tcPr>
          <w:p w14:paraId="62114892" w14:textId="77777777" w:rsidR="00BE396E" w:rsidRDefault="00BE396E" w:rsidP="00BE396E">
            <w:pPr>
              <w:pStyle w:val="TableText"/>
            </w:pPr>
            <w:r>
              <w:t>X</w:t>
            </w:r>
          </w:p>
        </w:tc>
        <w:tc>
          <w:tcPr>
            <w:tcW w:w="432" w:type="dxa"/>
          </w:tcPr>
          <w:p w14:paraId="4C19EB0B" w14:textId="77777777" w:rsidR="00BE396E" w:rsidRDefault="00BE396E" w:rsidP="00BE396E">
            <w:pPr>
              <w:pStyle w:val="TableText"/>
            </w:pPr>
            <w:r>
              <w:t>X</w:t>
            </w:r>
          </w:p>
        </w:tc>
      </w:tr>
      <w:tr w:rsidR="0018305D" w14:paraId="0C11751F" w14:textId="77777777" w:rsidTr="00BD7376">
        <w:trPr>
          <w:cantSplit/>
          <w:jc w:val="center"/>
        </w:trPr>
        <w:tc>
          <w:tcPr>
            <w:tcW w:w="802" w:type="dxa"/>
            <w:tcMar>
              <w:left w:w="58" w:type="dxa"/>
              <w:right w:w="58" w:type="dxa"/>
            </w:tcMar>
          </w:tcPr>
          <w:p w14:paraId="47ACF18F" w14:textId="51A4F27A" w:rsidR="0018305D" w:rsidRDefault="0018305D" w:rsidP="0018305D">
            <w:pPr>
              <w:pStyle w:val="TableText"/>
            </w:pPr>
            <w:r w:rsidRPr="00A12AAF">
              <w:t>3486 - 3486</w:t>
            </w:r>
          </w:p>
        </w:tc>
        <w:tc>
          <w:tcPr>
            <w:tcW w:w="2227" w:type="dxa"/>
            <w:tcMar>
              <w:left w:w="58" w:type="dxa"/>
              <w:right w:w="58" w:type="dxa"/>
            </w:tcMar>
          </w:tcPr>
          <w:p w14:paraId="50BBC760" w14:textId="3FF711C7" w:rsidR="0018305D" w:rsidRDefault="0018305D" w:rsidP="0018305D">
            <w:pPr>
              <w:pStyle w:val="TableText"/>
            </w:pPr>
            <w:r w:rsidRPr="00A12AAF">
              <w:t>COBA MSN INDICATOR 6</w:t>
            </w:r>
          </w:p>
        </w:tc>
        <w:tc>
          <w:tcPr>
            <w:tcW w:w="2993" w:type="dxa"/>
            <w:tcMar>
              <w:left w:w="58" w:type="dxa"/>
              <w:right w:w="58" w:type="dxa"/>
            </w:tcMar>
          </w:tcPr>
          <w:p w14:paraId="4EDC9234" w14:textId="13BABB8C" w:rsidR="0018305D" w:rsidRDefault="0018305D" w:rsidP="0018305D">
            <w:pPr>
              <w:pStyle w:val="TableText"/>
            </w:pPr>
            <w:r w:rsidRPr="00A12AAF">
              <w:t>:P:IDR-W-</w:t>
            </w:r>
            <w:hyperlink r:id="rId915" w:history="1">
              <w:r w:rsidRPr="0018305D">
                <w:rPr>
                  <w:rStyle w:val="Hyperlink"/>
                </w:rPr>
                <w:t>COBA-MSN-IND</w:t>
              </w:r>
            </w:hyperlink>
          </w:p>
        </w:tc>
        <w:tc>
          <w:tcPr>
            <w:tcW w:w="2790" w:type="dxa"/>
            <w:tcMar>
              <w:left w:w="58" w:type="dxa"/>
              <w:right w:w="58" w:type="dxa"/>
            </w:tcMar>
          </w:tcPr>
          <w:p w14:paraId="7EE1B70B" w14:textId="06A45970" w:rsidR="0018305D" w:rsidRDefault="0018305D" w:rsidP="0018305D">
            <w:pPr>
              <w:pStyle w:val="TableText"/>
            </w:pPr>
            <w:r w:rsidRPr="00A12AAF">
              <w:t>Indicator to identify if the insurance company should be displayed on the MSN. Indicator will be received on the CWF trailer 29.</w:t>
            </w:r>
          </w:p>
        </w:tc>
        <w:tc>
          <w:tcPr>
            <w:tcW w:w="1080" w:type="dxa"/>
            <w:tcMar>
              <w:left w:w="58" w:type="dxa"/>
              <w:right w:w="58" w:type="dxa"/>
            </w:tcMar>
          </w:tcPr>
          <w:p w14:paraId="34381F40" w14:textId="00A6FF9D" w:rsidR="0018305D" w:rsidRDefault="0018305D" w:rsidP="0018305D">
            <w:pPr>
              <w:pStyle w:val="TableText"/>
              <w:rPr>
                <w:caps/>
              </w:rPr>
            </w:pPr>
            <w:r w:rsidRPr="00A12AAF">
              <w:t>1 C</w:t>
            </w:r>
          </w:p>
        </w:tc>
        <w:tc>
          <w:tcPr>
            <w:tcW w:w="2340" w:type="dxa"/>
            <w:tcMar>
              <w:left w:w="58" w:type="dxa"/>
              <w:right w:w="58" w:type="dxa"/>
            </w:tcMar>
          </w:tcPr>
          <w:p w14:paraId="6813B6A2" w14:textId="21A8D3D9" w:rsidR="0018305D" w:rsidRDefault="0018305D" w:rsidP="0018305D">
            <w:pPr>
              <w:pStyle w:val="TableText"/>
            </w:pPr>
            <w:r w:rsidRPr="00A12AAF">
              <w:t>COBA MSN indicator</w:t>
            </w:r>
          </w:p>
        </w:tc>
        <w:tc>
          <w:tcPr>
            <w:tcW w:w="858" w:type="dxa"/>
            <w:tcMar>
              <w:left w:w="58" w:type="dxa"/>
              <w:right w:w="58" w:type="dxa"/>
            </w:tcMar>
          </w:tcPr>
          <w:p w14:paraId="575263A1" w14:textId="64D3ECF2" w:rsidR="0018305D" w:rsidRDefault="0018305D" w:rsidP="0018305D">
            <w:pPr>
              <w:pStyle w:val="TableText"/>
            </w:pPr>
            <w:r w:rsidRPr="00A12AAF">
              <w:t>Space</w:t>
            </w:r>
          </w:p>
        </w:tc>
        <w:tc>
          <w:tcPr>
            <w:tcW w:w="431" w:type="dxa"/>
          </w:tcPr>
          <w:p w14:paraId="0EC4FE38" w14:textId="3135DF56" w:rsidR="0018305D" w:rsidRDefault="0018305D" w:rsidP="0018305D">
            <w:pPr>
              <w:pStyle w:val="TableText"/>
            </w:pPr>
            <w:r w:rsidRPr="00A12AAF">
              <w:t>-</w:t>
            </w:r>
          </w:p>
        </w:tc>
        <w:tc>
          <w:tcPr>
            <w:tcW w:w="431" w:type="dxa"/>
          </w:tcPr>
          <w:p w14:paraId="36595EF2" w14:textId="7AC5B91C" w:rsidR="0018305D" w:rsidRDefault="0018305D" w:rsidP="0018305D">
            <w:pPr>
              <w:pStyle w:val="TableText"/>
            </w:pPr>
            <w:r w:rsidRPr="00A12AAF">
              <w:t>X</w:t>
            </w:r>
          </w:p>
        </w:tc>
        <w:tc>
          <w:tcPr>
            <w:tcW w:w="432" w:type="dxa"/>
          </w:tcPr>
          <w:p w14:paraId="1D9C3106" w14:textId="0E5B6355" w:rsidR="0018305D" w:rsidRDefault="0018305D" w:rsidP="0018305D">
            <w:pPr>
              <w:pStyle w:val="TableText"/>
            </w:pPr>
            <w:r w:rsidRPr="00A12AAF">
              <w:t>X</w:t>
            </w:r>
          </w:p>
        </w:tc>
      </w:tr>
      <w:tr w:rsidR="00BE396E" w14:paraId="53785B46" w14:textId="77777777" w:rsidTr="00BD7376">
        <w:trPr>
          <w:cantSplit/>
          <w:jc w:val="center"/>
        </w:trPr>
        <w:tc>
          <w:tcPr>
            <w:tcW w:w="802" w:type="dxa"/>
            <w:tcMar>
              <w:left w:w="58" w:type="dxa"/>
              <w:right w:w="58" w:type="dxa"/>
            </w:tcMar>
          </w:tcPr>
          <w:p w14:paraId="5181E29E" w14:textId="12E11BFC" w:rsidR="00BE396E" w:rsidRDefault="00BE396E" w:rsidP="00484350">
            <w:pPr>
              <w:pStyle w:val="TableText"/>
            </w:pPr>
            <w:r>
              <w:t>348</w:t>
            </w:r>
            <w:r w:rsidR="0018305D">
              <w:t>7</w:t>
            </w:r>
            <w:r w:rsidR="00135F82">
              <w:t xml:space="preserve"> –</w:t>
            </w:r>
            <w:r>
              <w:t xml:space="preserve"> 3494</w:t>
            </w:r>
          </w:p>
        </w:tc>
        <w:tc>
          <w:tcPr>
            <w:tcW w:w="2227" w:type="dxa"/>
            <w:tcMar>
              <w:left w:w="58" w:type="dxa"/>
              <w:right w:w="58" w:type="dxa"/>
            </w:tcMar>
          </w:tcPr>
          <w:p w14:paraId="7EDF9818" w14:textId="77777777" w:rsidR="00BE396E" w:rsidRDefault="00BE396E" w:rsidP="00BE396E">
            <w:pPr>
              <w:pStyle w:val="TableText"/>
            </w:pPr>
            <w:r>
              <w:t>-</w:t>
            </w:r>
          </w:p>
        </w:tc>
        <w:tc>
          <w:tcPr>
            <w:tcW w:w="2993" w:type="dxa"/>
            <w:tcMar>
              <w:left w:w="58" w:type="dxa"/>
              <w:right w:w="58" w:type="dxa"/>
            </w:tcMar>
          </w:tcPr>
          <w:p w14:paraId="62DAC29C" w14:textId="77777777" w:rsidR="00BE396E" w:rsidRDefault="00BE396E" w:rsidP="00BE396E">
            <w:pPr>
              <w:pStyle w:val="TableText"/>
            </w:pPr>
            <w:r>
              <w:t>FILLER</w:t>
            </w:r>
          </w:p>
        </w:tc>
        <w:tc>
          <w:tcPr>
            <w:tcW w:w="2790" w:type="dxa"/>
            <w:tcMar>
              <w:left w:w="58" w:type="dxa"/>
              <w:right w:w="58" w:type="dxa"/>
            </w:tcMar>
          </w:tcPr>
          <w:p w14:paraId="7D68B81B" w14:textId="77777777" w:rsidR="00BE396E" w:rsidRDefault="00BE396E" w:rsidP="00BE396E">
            <w:pPr>
              <w:pStyle w:val="TableText"/>
            </w:pPr>
            <w:r>
              <w:t>-</w:t>
            </w:r>
          </w:p>
        </w:tc>
        <w:tc>
          <w:tcPr>
            <w:tcW w:w="1080" w:type="dxa"/>
            <w:tcMar>
              <w:left w:w="58" w:type="dxa"/>
              <w:right w:w="58" w:type="dxa"/>
            </w:tcMar>
          </w:tcPr>
          <w:p w14:paraId="356BD10E" w14:textId="60FB6005" w:rsidR="00BE396E" w:rsidRDefault="0018305D" w:rsidP="00BE396E">
            <w:pPr>
              <w:pStyle w:val="TableText"/>
              <w:rPr>
                <w:caps/>
              </w:rPr>
            </w:pPr>
            <w:r>
              <w:rPr>
                <w:caps/>
              </w:rPr>
              <w:t>8</w:t>
            </w:r>
            <w:r w:rsidR="00BE396E">
              <w:rPr>
                <w:caps/>
              </w:rPr>
              <w:t xml:space="preserve"> C</w:t>
            </w:r>
          </w:p>
        </w:tc>
        <w:tc>
          <w:tcPr>
            <w:tcW w:w="2340" w:type="dxa"/>
            <w:tcMar>
              <w:left w:w="58" w:type="dxa"/>
              <w:right w:w="58" w:type="dxa"/>
            </w:tcMar>
          </w:tcPr>
          <w:p w14:paraId="043FD9A3" w14:textId="77777777" w:rsidR="00BE396E" w:rsidRDefault="00BE396E" w:rsidP="00BE396E">
            <w:pPr>
              <w:pStyle w:val="TableText"/>
            </w:pPr>
            <w:r>
              <w:t>Spaces</w:t>
            </w:r>
          </w:p>
        </w:tc>
        <w:tc>
          <w:tcPr>
            <w:tcW w:w="858" w:type="dxa"/>
            <w:tcMar>
              <w:left w:w="58" w:type="dxa"/>
              <w:right w:w="58" w:type="dxa"/>
            </w:tcMar>
          </w:tcPr>
          <w:p w14:paraId="208CE3A3" w14:textId="77777777" w:rsidR="00BE396E" w:rsidRDefault="00BE396E" w:rsidP="00BE396E">
            <w:pPr>
              <w:pStyle w:val="TableText"/>
            </w:pPr>
            <w:r>
              <w:t>-</w:t>
            </w:r>
          </w:p>
        </w:tc>
        <w:tc>
          <w:tcPr>
            <w:tcW w:w="431" w:type="dxa"/>
          </w:tcPr>
          <w:p w14:paraId="58059824" w14:textId="77777777" w:rsidR="00BE396E" w:rsidRDefault="00BE396E" w:rsidP="00BE396E">
            <w:pPr>
              <w:pStyle w:val="TableText"/>
            </w:pPr>
            <w:r>
              <w:t>X</w:t>
            </w:r>
          </w:p>
        </w:tc>
        <w:tc>
          <w:tcPr>
            <w:tcW w:w="431" w:type="dxa"/>
          </w:tcPr>
          <w:p w14:paraId="69AA7232" w14:textId="77777777" w:rsidR="00BE396E" w:rsidRDefault="00BE396E" w:rsidP="00BE396E">
            <w:pPr>
              <w:pStyle w:val="TableText"/>
            </w:pPr>
            <w:r>
              <w:t>X</w:t>
            </w:r>
          </w:p>
        </w:tc>
        <w:tc>
          <w:tcPr>
            <w:tcW w:w="432" w:type="dxa"/>
          </w:tcPr>
          <w:p w14:paraId="4AEBCF31" w14:textId="77777777" w:rsidR="00BE396E" w:rsidRDefault="00BE396E" w:rsidP="00BE396E">
            <w:pPr>
              <w:pStyle w:val="TableText"/>
            </w:pPr>
            <w:r>
              <w:t>X</w:t>
            </w:r>
          </w:p>
        </w:tc>
      </w:tr>
      <w:tr w:rsidR="00BE396E" w14:paraId="1E30AB8B" w14:textId="77777777" w:rsidTr="00BD7376">
        <w:trPr>
          <w:cantSplit/>
          <w:jc w:val="center"/>
        </w:trPr>
        <w:tc>
          <w:tcPr>
            <w:tcW w:w="802" w:type="dxa"/>
            <w:tcMar>
              <w:left w:w="58" w:type="dxa"/>
              <w:right w:w="58" w:type="dxa"/>
            </w:tcMar>
          </w:tcPr>
          <w:p w14:paraId="4B52696A" w14:textId="63B3083F" w:rsidR="00BE396E" w:rsidRDefault="00BE396E" w:rsidP="00484350">
            <w:pPr>
              <w:pStyle w:val="TableText"/>
            </w:pPr>
            <w:r>
              <w:t>3494</w:t>
            </w:r>
            <w:r w:rsidR="00135F82">
              <w:t xml:space="preserve"> –</w:t>
            </w:r>
            <w:r>
              <w:t xml:space="preserve"> 3499</w:t>
            </w:r>
          </w:p>
        </w:tc>
        <w:tc>
          <w:tcPr>
            <w:tcW w:w="2227" w:type="dxa"/>
            <w:tcMar>
              <w:left w:w="58" w:type="dxa"/>
              <w:right w:w="58" w:type="dxa"/>
            </w:tcMar>
          </w:tcPr>
          <w:p w14:paraId="33A2F14F" w14:textId="77777777" w:rsidR="00BE396E" w:rsidRDefault="00BE396E" w:rsidP="00BE396E">
            <w:pPr>
              <w:pStyle w:val="TableText"/>
            </w:pPr>
            <w:r>
              <w:t>COBA NUMBER 7</w:t>
            </w:r>
          </w:p>
        </w:tc>
        <w:tc>
          <w:tcPr>
            <w:tcW w:w="2993" w:type="dxa"/>
            <w:tcMar>
              <w:left w:w="58" w:type="dxa"/>
              <w:right w:w="58" w:type="dxa"/>
            </w:tcMar>
          </w:tcPr>
          <w:p w14:paraId="0D102976" w14:textId="56540CB6" w:rsidR="00BE396E" w:rsidRDefault="00BE396E" w:rsidP="00BE396E">
            <w:pPr>
              <w:pStyle w:val="TableText"/>
            </w:pPr>
            <w:r>
              <w:t>:P:IDR-W-</w:t>
            </w:r>
            <w:hyperlink r:id="rId916" w:history="1">
              <w:r>
                <w:rPr>
                  <w:rStyle w:val="Hyperlink"/>
                </w:rPr>
                <w:t>COBA-NUMBER</w:t>
              </w:r>
            </w:hyperlink>
          </w:p>
        </w:tc>
        <w:tc>
          <w:tcPr>
            <w:tcW w:w="2790" w:type="dxa"/>
            <w:tcMar>
              <w:left w:w="58" w:type="dxa"/>
              <w:right w:w="58" w:type="dxa"/>
            </w:tcMar>
          </w:tcPr>
          <w:p w14:paraId="40134B77" w14:textId="77777777" w:rsidR="00BE396E" w:rsidRDefault="00BE396E" w:rsidP="00BE396E">
            <w:pPr>
              <w:pStyle w:val="TableText"/>
            </w:pPr>
            <w:r>
              <w:t>COBA Number</w:t>
            </w:r>
          </w:p>
          <w:p w14:paraId="3F42E587" w14:textId="77777777" w:rsidR="00BE396E" w:rsidRDefault="00BE396E" w:rsidP="00BE396E">
            <w:pPr>
              <w:pStyle w:val="TableText"/>
            </w:pPr>
            <w:r w:rsidRPr="004C59BC">
              <w:rPr>
                <w:rFonts w:cs="Arial"/>
                <w:color w:val="000000"/>
              </w:rPr>
              <w:t>This field carries the Coordination of Benefits Agreement (COBA) number sent from CWF.</w:t>
            </w:r>
          </w:p>
        </w:tc>
        <w:tc>
          <w:tcPr>
            <w:tcW w:w="1080" w:type="dxa"/>
            <w:tcMar>
              <w:left w:w="58" w:type="dxa"/>
              <w:right w:w="58" w:type="dxa"/>
            </w:tcMar>
          </w:tcPr>
          <w:p w14:paraId="046C48F5" w14:textId="77777777" w:rsidR="00BE396E" w:rsidRDefault="00BE396E" w:rsidP="00BE396E">
            <w:pPr>
              <w:pStyle w:val="TableText"/>
              <w:rPr>
                <w:caps/>
              </w:rPr>
            </w:pPr>
            <w:r>
              <w:rPr>
                <w:caps/>
              </w:rPr>
              <w:t>5 C</w:t>
            </w:r>
          </w:p>
        </w:tc>
        <w:tc>
          <w:tcPr>
            <w:tcW w:w="2340" w:type="dxa"/>
            <w:tcMar>
              <w:left w:w="58" w:type="dxa"/>
              <w:right w:w="58" w:type="dxa"/>
            </w:tcMar>
          </w:tcPr>
          <w:p w14:paraId="49379B79" w14:textId="77777777" w:rsidR="00BE396E" w:rsidRDefault="00BE396E" w:rsidP="00BE396E">
            <w:pPr>
              <w:pStyle w:val="TableText"/>
            </w:pPr>
            <w:r>
              <w:t>COBA Insurer number</w:t>
            </w:r>
          </w:p>
        </w:tc>
        <w:tc>
          <w:tcPr>
            <w:tcW w:w="858" w:type="dxa"/>
            <w:tcMar>
              <w:left w:w="58" w:type="dxa"/>
              <w:right w:w="58" w:type="dxa"/>
            </w:tcMar>
          </w:tcPr>
          <w:p w14:paraId="75543AD5" w14:textId="77777777" w:rsidR="00BE396E" w:rsidRDefault="00BE396E" w:rsidP="00BE396E">
            <w:pPr>
              <w:pStyle w:val="TableText"/>
            </w:pPr>
            <w:r>
              <w:t>Spaces</w:t>
            </w:r>
          </w:p>
        </w:tc>
        <w:tc>
          <w:tcPr>
            <w:tcW w:w="431" w:type="dxa"/>
          </w:tcPr>
          <w:p w14:paraId="3B620154" w14:textId="77777777" w:rsidR="00BE396E" w:rsidRDefault="00BE396E" w:rsidP="00BE396E">
            <w:pPr>
              <w:pStyle w:val="TableText"/>
            </w:pPr>
            <w:r>
              <w:t>-</w:t>
            </w:r>
          </w:p>
        </w:tc>
        <w:tc>
          <w:tcPr>
            <w:tcW w:w="431" w:type="dxa"/>
          </w:tcPr>
          <w:p w14:paraId="39D9C869" w14:textId="77777777" w:rsidR="00BE396E" w:rsidRDefault="00BE396E" w:rsidP="00BE396E">
            <w:pPr>
              <w:pStyle w:val="TableText"/>
            </w:pPr>
            <w:r>
              <w:t>X</w:t>
            </w:r>
          </w:p>
        </w:tc>
        <w:tc>
          <w:tcPr>
            <w:tcW w:w="432" w:type="dxa"/>
          </w:tcPr>
          <w:p w14:paraId="72EA3643" w14:textId="77777777" w:rsidR="00BE396E" w:rsidRDefault="00BE396E" w:rsidP="00BE396E">
            <w:pPr>
              <w:pStyle w:val="TableText"/>
            </w:pPr>
            <w:r>
              <w:t>X</w:t>
            </w:r>
          </w:p>
        </w:tc>
      </w:tr>
      <w:tr w:rsidR="00BE396E" w14:paraId="159B9C98" w14:textId="77777777" w:rsidTr="00BD7376">
        <w:trPr>
          <w:cantSplit/>
          <w:jc w:val="center"/>
        </w:trPr>
        <w:tc>
          <w:tcPr>
            <w:tcW w:w="802" w:type="dxa"/>
            <w:tcMar>
              <w:left w:w="58" w:type="dxa"/>
              <w:right w:w="58" w:type="dxa"/>
            </w:tcMar>
          </w:tcPr>
          <w:p w14:paraId="4C31A912" w14:textId="7844048F" w:rsidR="00BE396E" w:rsidRDefault="00BE396E" w:rsidP="00484350">
            <w:pPr>
              <w:pStyle w:val="TableText"/>
            </w:pPr>
            <w:r>
              <w:t>3500</w:t>
            </w:r>
            <w:r w:rsidR="00135F82">
              <w:t xml:space="preserve"> – </w:t>
            </w:r>
            <w:r>
              <w:t>3507</w:t>
            </w:r>
          </w:p>
        </w:tc>
        <w:tc>
          <w:tcPr>
            <w:tcW w:w="2227" w:type="dxa"/>
            <w:tcMar>
              <w:left w:w="58" w:type="dxa"/>
              <w:right w:w="58" w:type="dxa"/>
            </w:tcMar>
          </w:tcPr>
          <w:p w14:paraId="282FEC82" w14:textId="77777777" w:rsidR="00BE396E" w:rsidRDefault="00BE396E" w:rsidP="00BE396E">
            <w:pPr>
              <w:pStyle w:val="TableText"/>
            </w:pPr>
            <w:r>
              <w:t>COBA INS EFF DATE 7</w:t>
            </w:r>
          </w:p>
        </w:tc>
        <w:tc>
          <w:tcPr>
            <w:tcW w:w="2993" w:type="dxa"/>
            <w:tcMar>
              <w:left w:w="58" w:type="dxa"/>
              <w:right w:w="58" w:type="dxa"/>
            </w:tcMar>
          </w:tcPr>
          <w:p w14:paraId="51911051" w14:textId="3A43091E" w:rsidR="00BE396E" w:rsidRDefault="00BE396E" w:rsidP="00BE396E">
            <w:pPr>
              <w:pStyle w:val="TableText"/>
            </w:pPr>
            <w:r>
              <w:t>:P:IDR-W-</w:t>
            </w:r>
            <w:hyperlink r:id="rId917" w:history="1">
              <w:r>
                <w:rPr>
                  <w:rStyle w:val="Hyperlink"/>
                </w:rPr>
                <w:t>COBA-EFF-DATE</w:t>
              </w:r>
            </w:hyperlink>
          </w:p>
        </w:tc>
        <w:tc>
          <w:tcPr>
            <w:tcW w:w="2790" w:type="dxa"/>
            <w:tcMar>
              <w:left w:w="58" w:type="dxa"/>
              <w:right w:w="58" w:type="dxa"/>
            </w:tcMar>
          </w:tcPr>
          <w:p w14:paraId="452BCC24" w14:textId="77777777" w:rsidR="00BE396E" w:rsidRDefault="00BE396E" w:rsidP="00BE396E">
            <w:pPr>
              <w:pStyle w:val="TableText"/>
            </w:pPr>
            <w:r>
              <w:t>COBA Insurer Effective Date</w:t>
            </w:r>
          </w:p>
          <w:p w14:paraId="3C435D51" w14:textId="46FD3137" w:rsidR="00BE396E" w:rsidRDefault="00BE396E" w:rsidP="00BE396E">
            <w:pPr>
              <w:pStyle w:val="TableText"/>
            </w:pPr>
            <w:r w:rsidRPr="000D1F87">
              <w:rPr>
                <w:rFonts w:cs="Arial"/>
                <w:color w:val="000000"/>
              </w:rPr>
              <w:t>This field carries the Coordination of Benefits Agreement (COBA) effective date</w:t>
            </w:r>
            <w:r w:rsidR="009B712C" w:rsidRPr="009B712C">
              <w:rPr>
                <w:rFonts w:cs="Arial"/>
                <w:color w:val="000000"/>
              </w:rPr>
              <w:t xml:space="preserve"> sent from CWF</w:t>
            </w:r>
            <w:r w:rsidRPr="000D1F87">
              <w:rPr>
                <w:rFonts w:cs="Arial"/>
                <w:color w:val="000000"/>
              </w:rPr>
              <w:t>.</w:t>
            </w:r>
          </w:p>
        </w:tc>
        <w:tc>
          <w:tcPr>
            <w:tcW w:w="1080" w:type="dxa"/>
            <w:tcMar>
              <w:left w:w="58" w:type="dxa"/>
              <w:right w:w="58" w:type="dxa"/>
            </w:tcMar>
          </w:tcPr>
          <w:p w14:paraId="7F5FB6E7" w14:textId="77777777" w:rsidR="00BE396E" w:rsidRDefault="00BE396E" w:rsidP="00BE396E">
            <w:pPr>
              <w:pStyle w:val="TableText"/>
              <w:rPr>
                <w:caps/>
              </w:rPr>
            </w:pPr>
            <w:r>
              <w:rPr>
                <w:caps/>
              </w:rPr>
              <w:t>8 N</w:t>
            </w:r>
          </w:p>
        </w:tc>
        <w:tc>
          <w:tcPr>
            <w:tcW w:w="2340" w:type="dxa"/>
            <w:tcMar>
              <w:left w:w="58" w:type="dxa"/>
              <w:right w:w="58" w:type="dxa"/>
            </w:tcMar>
          </w:tcPr>
          <w:p w14:paraId="15F8AAE4" w14:textId="77777777" w:rsidR="00BE396E" w:rsidRDefault="00BE396E" w:rsidP="00BE396E">
            <w:pPr>
              <w:pStyle w:val="TableText"/>
            </w:pPr>
            <w:r>
              <w:t>MMDDYYYY</w:t>
            </w:r>
          </w:p>
        </w:tc>
        <w:tc>
          <w:tcPr>
            <w:tcW w:w="858" w:type="dxa"/>
            <w:tcMar>
              <w:left w:w="58" w:type="dxa"/>
              <w:right w:w="58" w:type="dxa"/>
            </w:tcMar>
          </w:tcPr>
          <w:p w14:paraId="7FC0A0C0" w14:textId="77777777" w:rsidR="00BE396E" w:rsidRDefault="00BE396E" w:rsidP="00BE396E">
            <w:pPr>
              <w:pStyle w:val="TableText"/>
            </w:pPr>
            <w:r>
              <w:t>Zeros</w:t>
            </w:r>
          </w:p>
        </w:tc>
        <w:tc>
          <w:tcPr>
            <w:tcW w:w="431" w:type="dxa"/>
          </w:tcPr>
          <w:p w14:paraId="1BE3E13C" w14:textId="77777777" w:rsidR="00BE396E" w:rsidRDefault="00BE396E" w:rsidP="00BE396E">
            <w:pPr>
              <w:pStyle w:val="TableText"/>
            </w:pPr>
            <w:r>
              <w:t>-</w:t>
            </w:r>
          </w:p>
        </w:tc>
        <w:tc>
          <w:tcPr>
            <w:tcW w:w="431" w:type="dxa"/>
          </w:tcPr>
          <w:p w14:paraId="10447B77" w14:textId="77777777" w:rsidR="00BE396E" w:rsidRDefault="00BE396E" w:rsidP="00BE396E">
            <w:pPr>
              <w:pStyle w:val="TableText"/>
            </w:pPr>
            <w:r>
              <w:t>X</w:t>
            </w:r>
          </w:p>
        </w:tc>
        <w:tc>
          <w:tcPr>
            <w:tcW w:w="432" w:type="dxa"/>
          </w:tcPr>
          <w:p w14:paraId="2E412E57" w14:textId="77777777" w:rsidR="00BE396E" w:rsidRDefault="00BE396E" w:rsidP="00BE396E">
            <w:pPr>
              <w:pStyle w:val="TableText"/>
            </w:pPr>
            <w:r>
              <w:t>X</w:t>
            </w:r>
          </w:p>
        </w:tc>
      </w:tr>
      <w:tr w:rsidR="00BE396E" w14:paraId="4650C1A4" w14:textId="77777777" w:rsidTr="00BD7376">
        <w:trPr>
          <w:cantSplit/>
          <w:jc w:val="center"/>
        </w:trPr>
        <w:tc>
          <w:tcPr>
            <w:tcW w:w="802" w:type="dxa"/>
            <w:tcMar>
              <w:left w:w="58" w:type="dxa"/>
              <w:right w:w="58" w:type="dxa"/>
            </w:tcMar>
          </w:tcPr>
          <w:p w14:paraId="0DD336A8" w14:textId="37992E66" w:rsidR="00BE396E" w:rsidRDefault="00BE396E" w:rsidP="00484350">
            <w:pPr>
              <w:pStyle w:val="TableText"/>
            </w:pPr>
            <w:r>
              <w:t>3508</w:t>
            </w:r>
            <w:r w:rsidR="00135F82">
              <w:t xml:space="preserve"> – </w:t>
            </w:r>
            <w:r>
              <w:t>3515</w:t>
            </w:r>
          </w:p>
        </w:tc>
        <w:tc>
          <w:tcPr>
            <w:tcW w:w="2227" w:type="dxa"/>
            <w:tcMar>
              <w:left w:w="58" w:type="dxa"/>
              <w:right w:w="58" w:type="dxa"/>
            </w:tcMar>
          </w:tcPr>
          <w:p w14:paraId="7AE490C9" w14:textId="77777777" w:rsidR="00BE396E" w:rsidRDefault="00BE396E" w:rsidP="00BE396E">
            <w:pPr>
              <w:pStyle w:val="TableText"/>
            </w:pPr>
            <w:r>
              <w:t>COBA INS END DATE 7</w:t>
            </w:r>
          </w:p>
        </w:tc>
        <w:tc>
          <w:tcPr>
            <w:tcW w:w="2993" w:type="dxa"/>
            <w:tcMar>
              <w:left w:w="58" w:type="dxa"/>
              <w:right w:w="58" w:type="dxa"/>
            </w:tcMar>
          </w:tcPr>
          <w:p w14:paraId="2D937358" w14:textId="78A4981F" w:rsidR="00BE396E" w:rsidRDefault="00BE396E" w:rsidP="00BE396E">
            <w:pPr>
              <w:pStyle w:val="TableText"/>
            </w:pPr>
            <w:r>
              <w:t>:P:IDR-W-</w:t>
            </w:r>
            <w:hyperlink r:id="rId918" w:history="1">
              <w:r>
                <w:rPr>
                  <w:rStyle w:val="Hyperlink"/>
                </w:rPr>
                <w:t>COBA-END-DATE</w:t>
              </w:r>
            </w:hyperlink>
          </w:p>
        </w:tc>
        <w:tc>
          <w:tcPr>
            <w:tcW w:w="2790" w:type="dxa"/>
            <w:tcMar>
              <w:left w:w="58" w:type="dxa"/>
              <w:right w:w="58" w:type="dxa"/>
            </w:tcMar>
          </w:tcPr>
          <w:p w14:paraId="0CBCC86B" w14:textId="77777777" w:rsidR="00BE396E" w:rsidRDefault="00BE396E" w:rsidP="00BE396E">
            <w:pPr>
              <w:pStyle w:val="TableText"/>
            </w:pPr>
            <w:r>
              <w:t>COBA Insurer End Date</w:t>
            </w:r>
          </w:p>
          <w:p w14:paraId="4161755B" w14:textId="3BBB22F9" w:rsidR="00BE396E" w:rsidRDefault="00BE396E" w:rsidP="00BE396E">
            <w:pPr>
              <w:pStyle w:val="TableText"/>
            </w:pPr>
            <w:r w:rsidRPr="000D1F87">
              <w:rPr>
                <w:rFonts w:cs="Arial"/>
                <w:color w:val="000000"/>
              </w:rPr>
              <w:t>This field carries the Coordination of Benefit Agreement (COBA) end date</w:t>
            </w:r>
            <w:r w:rsidR="009B712C" w:rsidRPr="009B712C">
              <w:rPr>
                <w:rFonts w:cs="Arial"/>
                <w:color w:val="000000"/>
              </w:rPr>
              <w:t xml:space="preserve"> sent from CWF</w:t>
            </w:r>
            <w:r>
              <w:rPr>
                <w:rFonts w:cs="Arial"/>
                <w:color w:val="000000"/>
              </w:rPr>
              <w:t>.</w:t>
            </w:r>
          </w:p>
        </w:tc>
        <w:tc>
          <w:tcPr>
            <w:tcW w:w="1080" w:type="dxa"/>
            <w:tcMar>
              <w:left w:w="58" w:type="dxa"/>
              <w:right w:w="58" w:type="dxa"/>
            </w:tcMar>
          </w:tcPr>
          <w:p w14:paraId="52DFFEA5" w14:textId="77777777" w:rsidR="00BE396E" w:rsidRDefault="00BE396E" w:rsidP="00BE396E">
            <w:pPr>
              <w:pStyle w:val="TableText"/>
              <w:rPr>
                <w:caps/>
              </w:rPr>
            </w:pPr>
            <w:r>
              <w:rPr>
                <w:caps/>
              </w:rPr>
              <w:t>8 N</w:t>
            </w:r>
          </w:p>
        </w:tc>
        <w:tc>
          <w:tcPr>
            <w:tcW w:w="2340" w:type="dxa"/>
            <w:tcMar>
              <w:left w:w="58" w:type="dxa"/>
              <w:right w:w="58" w:type="dxa"/>
            </w:tcMar>
          </w:tcPr>
          <w:p w14:paraId="7638F0EE" w14:textId="77777777" w:rsidR="00BE396E" w:rsidRDefault="00BE396E" w:rsidP="00BE396E">
            <w:pPr>
              <w:pStyle w:val="TableText"/>
            </w:pPr>
            <w:r>
              <w:t>MMDDYYYY</w:t>
            </w:r>
          </w:p>
        </w:tc>
        <w:tc>
          <w:tcPr>
            <w:tcW w:w="858" w:type="dxa"/>
            <w:tcMar>
              <w:left w:w="58" w:type="dxa"/>
              <w:right w:w="58" w:type="dxa"/>
            </w:tcMar>
          </w:tcPr>
          <w:p w14:paraId="017FD75F" w14:textId="77777777" w:rsidR="00BE396E" w:rsidRDefault="00BE396E" w:rsidP="00BE396E">
            <w:pPr>
              <w:pStyle w:val="TableText"/>
            </w:pPr>
            <w:r>
              <w:t>Zeros</w:t>
            </w:r>
          </w:p>
        </w:tc>
        <w:tc>
          <w:tcPr>
            <w:tcW w:w="431" w:type="dxa"/>
          </w:tcPr>
          <w:p w14:paraId="20760332" w14:textId="77777777" w:rsidR="00BE396E" w:rsidRDefault="00BE396E" w:rsidP="00BE396E">
            <w:pPr>
              <w:pStyle w:val="TableText"/>
            </w:pPr>
            <w:r>
              <w:t>-</w:t>
            </w:r>
          </w:p>
        </w:tc>
        <w:tc>
          <w:tcPr>
            <w:tcW w:w="431" w:type="dxa"/>
          </w:tcPr>
          <w:p w14:paraId="6A656B08" w14:textId="77777777" w:rsidR="00BE396E" w:rsidRDefault="00BE396E" w:rsidP="00BE396E">
            <w:pPr>
              <w:pStyle w:val="TableText"/>
            </w:pPr>
            <w:r>
              <w:t>X</w:t>
            </w:r>
          </w:p>
        </w:tc>
        <w:tc>
          <w:tcPr>
            <w:tcW w:w="432" w:type="dxa"/>
          </w:tcPr>
          <w:p w14:paraId="4FC7FD64" w14:textId="77777777" w:rsidR="00BE396E" w:rsidRDefault="00BE396E" w:rsidP="00BE396E">
            <w:pPr>
              <w:pStyle w:val="TableText"/>
            </w:pPr>
            <w:r>
              <w:t>X</w:t>
            </w:r>
          </w:p>
        </w:tc>
      </w:tr>
      <w:tr w:rsidR="00BE396E" w14:paraId="48360818" w14:textId="77777777" w:rsidTr="00BD7376">
        <w:trPr>
          <w:cantSplit/>
          <w:jc w:val="center"/>
        </w:trPr>
        <w:tc>
          <w:tcPr>
            <w:tcW w:w="802" w:type="dxa"/>
            <w:tcMar>
              <w:left w:w="58" w:type="dxa"/>
              <w:right w:w="58" w:type="dxa"/>
            </w:tcMar>
          </w:tcPr>
          <w:p w14:paraId="23218207" w14:textId="77777777" w:rsidR="00BE396E" w:rsidRDefault="00BE396E" w:rsidP="00BE396E">
            <w:pPr>
              <w:pStyle w:val="TableText"/>
            </w:pPr>
            <w:r>
              <w:t>3516</w:t>
            </w:r>
          </w:p>
        </w:tc>
        <w:tc>
          <w:tcPr>
            <w:tcW w:w="2227" w:type="dxa"/>
            <w:tcMar>
              <w:left w:w="58" w:type="dxa"/>
              <w:right w:w="58" w:type="dxa"/>
            </w:tcMar>
          </w:tcPr>
          <w:p w14:paraId="57860B07" w14:textId="77777777" w:rsidR="00BE396E" w:rsidRDefault="00BE396E" w:rsidP="00BE396E">
            <w:pPr>
              <w:pStyle w:val="TableText"/>
            </w:pPr>
            <w:r>
              <w:t>4010A1 COBA INS TEST/PROD IND 7</w:t>
            </w:r>
          </w:p>
        </w:tc>
        <w:tc>
          <w:tcPr>
            <w:tcW w:w="2993" w:type="dxa"/>
            <w:tcMar>
              <w:left w:w="58" w:type="dxa"/>
              <w:right w:w="58" w:type="dxa"/>
            </w:tcMar>
          </w:tcPr>
          <w:p w14:paraId="4C61E621" w14:textId="30DB599F" w:rsidR="00BE396E" w:rsidRDefault="00BE396E" w:rsidP="00BE396E">
            <w:pPr>
              <w:pStyle w:val="TableText"/>
            </w:pPr>
            <w:r>
              <w:t>:P:IDR-W-</w:t>
            </w:r>
            <w:hyperlink r:id="rId919" w:history="1">
              <w:r>
                <w:rPr>
                  <w:rStyle w:val="Hyperlink"/>
                </w:rPr>
                <w:t>COBA-TEST-IND</w:t>
              </w:r>
            </w:hyperlink>
          </w:p>
        </w:tc>
        <w:tc>
          <w:tcPr>
            <w:tcW w:w="2790" w:type="dxa"/>
            <w:tcMar>
              <w:left w:w="58" w:type="dxa"/>
              <w:right w:w="58" w:type="dxa"/>
            </w:tcMar>
          </w:tcPr>
          <w:p w14:paraId="71E923B9" w14:textId="72B8EAF4" w:rsidR="00BE396E" w:rsidRDefault="00BE396E" w:rsidP="009B712C">
            <w:pPr>
              <w:pStyle w:val="TableText"/>
            </w:pPr>
            <w:r>
              <w:t>4010A1 COBA Insurer Test/Prod indicator</w:t>
            </w:r>
            <w:r w:rsidR="009B712C">
              <w:t>.</w:t>
            </w:r>
          </w:p>
        </w:tc>
        <w:tc>
          <w:tcPr>
            <w:tcW w:w="1080" w:type="dxa"/>
            <w:tcMar>
              <w:left w:w="58" w:type="dxa"/>
              <w:right w:w="58" w:type="dxa"/>
            </w:tcMar>
          </w:tcPr>
          <w:p w14:paraId="180C688B" w14:textId="77777777" w:rsidR="00BE396E" w:rsidRDefault="00BE396E" w:rsidP="00BE396E">
            <w:pPr>
              <w:pStyle w:val="TableText"/>
              <w:rPr>
                <w:caps/>
              </w:rPr>
            </w:pPr>
            <w:r>
              <w:rPr>
                <w:caps/>
              </w:rPr>
              <w:t>1 c</w:t>
            </w:r>
          </w:p>
        </w:tc>
        <w:tc>
          <w:tcPr>
            <w:tcW w:w="2340" w:type="dxa"/>
            <w:tcMar>
              <w:left w:w="58" w:type="dxa"/>
              <w:right w:w="58" w:type="dxa"/>
            </w:tcMar>
          </w:tcPr>
          <w:p w14:paraId="2F136B8C" w14:textId="033014DC" w:rsidR="00BE396E" w:rsidRDefault="003C24F2" w:rsidP="00484350">
            <w:pPr>
              <w:pStyle w:val="TableText"/>
            </w:pPr>
            <w:r w:rsidRPr="003C24F2">
              <w:t>This will always default to ‘N’ since 4010 is no longer valid.</w:t>
            </w:r>
          </w:p>
        </w:tc>
        <w:tc>
          <w:tcPr>
            <w:tcW w:w="858" w:type="dxa"/>
            <w:tcMar>
              <w:left w:w="58" w:type="dxa"/>
              <w:right w:w="58" w:type="dxa"/>
            </w:tcMar>
          </w:tcPr>
          <w:p w14:paraId="1711A58A" w14:textId="77777777" w:rsidR="00BE396E" w:rsidRDefault="00BE396E" w:rsidP="00BE396E">
            <w:pPr>
              <w:pStyle w:val="TableText"/>
            </w:pPr>
            <w:r>
              <w:t>Spaces</w:t>
            </w:r>
          </w:p>
        </w:tc>
        <w:tc>
          <w:tcPr>
            <w:tcW w:w="431" w:type="dxa"/>
          </w:tcPr>
          <w:p w14:paraId="1B086425" w14:textId="77777777" w:rsidR="00BE396E" w:rsidRDefault="00BE396E" w:rsidP="00BE396E">
            <w:pPr>
              <w:pStyle w:val="TableText"/>
            </w:pPr>
            <w:r>
              <w:t>-</w:t>
            </w:r>
          </w:p>
        </w:tc>
        <w:tc>
          <w:tcPr>
            <w:tcW w:w="431" w:type="dxa"/>
          </w:tcPr>
          <w:p w14:paraId="2BF69E15" w14:textId="77777777" w:rsidR="00BE396E" w:rsidRDefault="00BE396E" w:rsidP="00BE396E">
            <w:pPr>
              <w:pStyle w:val="TableText"/>
            </w:pPr>
            <w:r>
              <w:t>X</w:t>
            </w:r>
          </w:p>
        </w:tc>
        <w:tc>
          <w:tcPr>
            <w:tcW w:w="432" w:type="dxa"/>
          </w:tcPr>
          <w:p w14:paraId="2F1B5FC6" w14:textId="77777777" w:rsidR="00BE396E" w:rsidRDefault="00BE396E" w:rsidP="00BE396E">
            <w:pPr>
              <w:pStyle w:val="TableText"/>
            </w:pPr>
            <w:r>
              <w:t>X</w:t>
            </w:r>
          </w:p>
        </w:tc>
      </w:tr>
      <w:tr w:rsidR="00BE396E" w14:paraId="2FA40EE5" w14:textId="77777777" w:rsidTr="00BD7376">
        <w:trPr>
          <w:cantSplit/>
          <w:jc w:val="center"/>
        </w:trPr>
        <w:tc>
          <w:tcPr>
            <w:tcW w:w="802" w:type="dxa"/>
            <w:tcMar>
              <w:left w:w="58" w:type="dxa"/>
              <w:right w:w="58" w:type="dxa"/>
            </w:tcMar>
          </w:tcPr>
          <w:p w14:paraId="5BE16067" w14:textId="5922CC65" w:rsidR="00BE396E" w:rsidRDefault="00BE396E" w:rsidP="00484350">
            <w:pPr>
              <w:pStyle w:val="TableText"/>
            </w:pPr>
            <w:r>
              <w:t>3517</w:t>
            </w:r>
            <w:r w:rsidR="00135F82">
              <w:t xml:space="preserve"> –</w:t>
            </w:r>
            <w:r>
              <w:t xml:space="preserve"> 3524</w:t>
            </w:r>
          </w:p>
        </w:tc>
        <w:tc>
          <w:tcPr>
            <w:tcW w:w="2227" w:type="dxa"/>
            <w:tcMar>
              <w:left w:w="58" w:type="dxa"/>
              <w:right w:w="58" w:type="dxa"/>
            </w:tcMar>
          </w:tcPr>
          <w:p w14:paraId="703C2788" w14:textId="77777777" w:rsidR="00BE396E" w:rsidRDefault="00BE396E" w:rsidP="00BE396E">
            <w:pPr>
              <w:pStyle w:val="TableText"/>
            </w:pPr>
            <w:r>
              <w:t>COBA RECOVERY DT 7</w:t>
            </w:r>
          </w:p>
        </w:tc>
        <w:tc>
          <w:tcPr>
            <w:tcW w:w="2993" w:type="dxa"/>
            <w:tcMar>
              <w:left w:w="58" w:type="dxa"/>
              <w:right w:w="58" w:type="dxa"/>
            </w:tcMar>
          </w:tcPr>
          <w:p w14:paraId="4EC57D9F" w14:textId="1BB10F87" w:rsidR="00BE396E" w:rsidRDefault="00BE396E" w:rsidP="00BE396E">
            <w:pPr>
              <w:pStyle w:val="TableText"/>
            </w:pPr>
            <w:r>
              <w:t>:P:IDR-W-</w:t>
            </w:r>
            <w:hyperlink r:id="rId920" w:history="1">
              <w:r>
                <w:rPr>
                  <w:rStyle w:val="Hyperlink"/>
                  <w:rFonts w:cs="Courier New"/>
                  <w:szCs w:val="16"/>
                </w:rPr>
                <w:t>COBA-RECV-DATE</w:t>
              </w:r>
            </w:hyperlink>
          </w:p>
        </w:tc>
        <w:tc>
          <w:tcPr>
            <w:tcW w:w="2790" w:type="dxa"/>
            <w:tcMar>
              <w:left w:w="58" w:type="dxa"/>
              <w:right w:w="58" w:type="dxa"/>
            </w:tcMar>
          </w:tcPr>
          <w:p w14:paraId="0971284A" w14:textId="77777777" w:rsidR="00BE396E" w:rsidRDefault="00BE396E" w:rsidP="00BE396E">
            <w:pPr>
              <w:pStyle w:val="TableText"/>
            </w:pPr>
            <w:r>
              <w:t>COBA Recovery Date</w:t>
            </w:r>
          </w:p>
        </w:tc>
        <w:tc>
          <w:tcPr>
            <w:tcW w:w="1080" w:type="dxa"/>
            <w:tcMar>
              <w:left w:w="58" w:type="dxa"/>
              <w:right w:w="58" w:type="dxa"/>
            </w:tcMar>
          </w:tcPr>
          <w:p w14:paraId="55234518" w14:textId="77777777" w:rsidR="00BE396E" w:rsidRDefault="00BE396E" w:rsidP="00BE396E">
            <w:pPr>
              <w:pStyle w:val="TableText"/>
              <w:rPr>
                <w:caps/>
              </w:rPr>
            </w:pPr>
            <w:r>
              <w:rPr>
                <w:caps/>
              </w:rPr>
              <w:t>8 N</w:t>
            </w:r>
          </w:p>
        </w:tc>
        <w:tc>
          <w:tcPr>
            <w:tcW w:w="2340" w:type="dxa"/>
            <w:tcMar>
              <w:left w:w="58" w:type="dxa"/>
              <w:right w:w="58" w:type="dxa"/>
            </w:tcMar>
          </w:tcPr>
          <w:p w14:paraId="451E9BFC" w14:textId="77777777" w:rsidR="00BE396E" w:rsidRDefault="00BE396E" w:rsidP="00BE396E">
            <w:pPr>
              <w:pStyle w:val="TableText"/>
            </w:pPr>
            <w:r>
              <w:t>MMDDYYYY</w:t>
            </w:r>
          </w:p>
        </w:tc>
        <w:tc>
          <w:tcPr>
            <w:tcW w:w="858" w:type="dxa"/>
            <w:tcMar>
              <w:left w:w="58" w:type="dxa"/>
              <w:right w:w="58" w:type="dxa"/>
            </w:tcMar>
          </w:tcPr>
          <w:p w14:paraId="4252EC76" w14:textId="77777777" w:rsidR="00BE396E" w:rsidRDefault="00BE396E" w:rsidP="00BE396E">
            <w:pPr>
              <w:pStyle w:val="TableText"/>
            </w:pPr>
            <w:r>
              <w:t>Zeros</w:t>
            </w:r>
          </w:p>
        </w:tc>
        <w:tc>
          <w:tcPr>
            <w:tcW w:w="431" w:type="dxa"/>
          </w:tcPr>
          <w:p w14:paraId="02464383" w14:textId="77777777" w:rsidR="00BE396E" w:rsidRDefault="00BE396E" w:rsidP="00BE396E">
            <w:pPr>
              <w:pStyle w:val="TableText"/>
            </w:pPr>
            <w:r>
              <w:t>-</w:t>
            </w:r>
          </w:p>
        </w:tc>
        <w:tc>
          <w:tcPr>
            <w:tcW w:w="431" w:type="dxa"/>
          </w:tcPr>
          <w:p w14:paraId="5C98A77E" w14:textId="77777777" w:rsidR="00BE396E" w:rsidRDefault="00BE396E" w:rsidP="00BE396E">
            <w:pPr>
              <w:pStyle w:val="TableText"/>
            </w:pPr>
            <w:r>
              <w:t>X</w:t>
            </w:r>
          </w:p>
        </w:tc>
        <w:tc>
          <w:tcPr>
            <w:tcW w:w="432" w:type="dxa"/>
          </w:tcPr>
          <w:p w14:paraId="675E81BD" w14:textId="77777777" w:rsidR="00BE396E" w:rsidRDefault="00BE396E" w:rsidP="00BE396E">
            <w:pPr>
              <w:pStyle w:val="TableText"/>
            </w:pPr>
            <w:r>
              <w:t>X</w:t>
            </w:r>
          </w:p>
        </w:tc>
      </w:tr>
      <w:tr w:rsidR="00BE396E" w14:paraId="1F7ADA45" w14:textId="77777777" w:rsidTr="00BD7376">
        <w:trPr>
          <w:cantSplit/>
          <w:jc w:val="center"/>
        </w:trPr>
        <w:tc>
          <w:tcPr>
            <w:tcW w:w="802" w:type="dxa"/>
            <w:tcMar>
              <w:left w:w="58" w:type="dxa"/>
              <w:right w:w="58" w:type="dxa"/>
            </w:tcMar>
          </w:tcPr>
          <w:p w14:paraId="43DC3BDC" w14:textId="77777777" w:rsidR="00BE396E" w:rsidRDefault="00BE396E" w:rsidP="00BE396E">
            <w:pPr>
              <w:pStyle w:val="TableText"/>
            </w:pPr>
            <w:r>
              <w:t>3525</w:t>
            </w:r>
          </w:p>
        </w:tc>
        <w:tc>
          <w:tcPr>
            <w:tcW w:w="2227" w:type="dxa"/>
            <w:tcMar>
              <w:left w:w="58" w:type="dxa"/>
              <w:right w:w="58" w:type="dxa"/>
            </w:tcMar>
          </w:tcPr>
          <w:p w14:paraId="72F14A80" w14:textId="77777777" w:rsidR="00BE396E" w:rsidRDefault="00BE396E" w:rsidP="00BE396E">
            <w:pPr>
              <w:pStyle w:val="TableText"/>
            </w:pPr>
            <w:r>
              <w:t>COBA RECOVERY IND 7</w:t>
            </w:r>
          </w:p>
        </w:tc>
        <w:tc>
          <w:tcPr>
            <w:tcW w:w="2993" w:type="dxa"/>
            <w:tcMar>
              <w:left w:w="58" w:type="dxa"/>
              <w:right w:w="58" w:type="dxa"/>
            </w:tcMar>
          </w:tcPr>
          <w:p w14:paraId="2DC3F9B3" w14:textId="01AB0FAC" w:rsidR="00BE396E" w:rsidRDefault="00BE396E" w:rsidP="00BE396E">
            <w:pPr>
              <w:pStyle w:val="TableText"/>
            </w:pPr>
            <w:r>
              <w:t>:P:IDR-W-</w:t>
            </w:r>
            <w:hyperlink r:id="rId921" w:history="1">
              <w:r>
                <w:rPr>
                  <w:rStyle w:val="Hyperlink"/>
                  <w:rFonts w:cs="Courier New"/>
                  <w:szCs w:val="16"/>
                </w:rPr>
                <w:t>COBA-RECV-IND</w:t>
              </w:r>
            </w:hyperlink>
          </w:p>
        </w:tc>
        <w:tc>
          <w:tcPr>
            <w:tcW w:w="2790" w:type="dxa"/>
            <w:tcMar>
              <w:left w:w="58" w:type="dxa"/>
              <w:right w:w="58" w:type="dxa"/>
            </w:tcMar>
          </w:tcPr>
          <w:p w14:paraId="524F22C4" w14:textId="77777777" w:rsidR="00BE396E" w:rsidRDefault="00BE396E" w:rsidP="00BE396E">
            <w:pPr>
              <w:pStyle w:val="TableText"/>
            </w:pPr>
            <w:r>
              <w:t>COBA Recovery Indicator</w:t>
            </w:r>
          </w:p>
        </w:tc>
        <w:tc>
          <w:tcPr>
            <w:tcW w:w="1080" w:type="dxa"/>
            <w:tcMar>
              <w:left w:w="58" w:type="dxa"/>
              <w:right w:w="58" w:type="dxa"/>
            </w:tcMar>
          </w:tcPr>
          <w:p w14:paraId="40F591C5" w14:textId="77777777" w:rsidR="00BE396E" w:rsidRDefault="00BE396E" w:rsidP="00BE396E">
            <w:pPr>
              <w:pStyle w:val="TableText"/>
              <w:rPr>
                <w:caps/>
              </w:rPr>
            </w:pPr>
            <w:r>
              <w:rPr>
                <w:caps/>
              </w:rPr>
              <w:t>1 C</w:t>
            </w:r>
          </w:p>
        </w:tc>
        <w:tc>
          <w:tcPr>
            <w:tcW w:w="2340" w:type="dxa"/>
            <w:tcMar>
              <w:left w:w="58" w:type="dxa"/>
              <w:right w:w="58" w:type="dxa"/>
            </w:tcMar>
          </w:tcPr>
          <w:p w14:paraId="27E600DE" w14:textId="77777777" w:rsidR="00BE396E" w:rsidRPr="0097365E" w:rsidRDefault="00BE396E" w:rsidP="00BE396E">
            <w:pPr>
              <w:pStyle w:val="TableText"/>
              <w:rPr>
                <w:rFonts w:cs="Arial"/>
                <w:color w:val="000000"/>
              </w:rPr>
            </w:pPr>
            <w:r w:rsidRPr="0042502A">
              <w:rPr>
                <w:rFonts w:cs="Arial"/>
                <w:b/>
                <w:color w:val="000000"/>
              </w:rPr>
              <w:t>Valid Values:</w:t>
            </w:r>
          </w:p>
          <w:p w14:paraId="3DBC175F" w14:textId="7DB3F7E6" w:rsidR="00BE396E" w:rsidRDefault="00BE396E" w:rsidP="00484350">
            <w:pPr>
              <w:pStyle w:val="TableText"/>
            </w:pPr>
            <w:r w:rsidRPr="00544B71">
              <w:t>R</w:t>
            </w:r>
            <w:r w:rsidR="00484350">
              <w:t xml:space="preserve"> – </w:t>
            </w:r>
            <w:r w:rsidRPr="00544B71">
              <w:t xml:space="preserve">COBA </w:t>
            </w:r>
            <w:r w:rsidR="00156CCC">
              <w:t>Recovery</w:t>
            </w:r>
          </w:p>
        </w:tc>
        <w:tc>
          <w:tcPr>
            <w:tcW w:w="858" w:type="dxa"/>
            <w:tcMar>
              <w:left w:w="58" w:type="dxa"/>
              <w:right w:w="58" w:type="dxa"/>
            </w:tcMar>
          </w:tcPr>
          <w:p w14:paraId="73D95F5D" w14:textId="77777777" w:rsidR="00BE396E" w:rsidRDefault="00BE396E" w:rsidP="00BE396E">
            <w:pPr>
              <w:pStyle w:val="TableText"/>
            </w:pPr>
            <w:r>
              <w:t>Spaces</w:t>
            </w:r>
          </w:p>
        </w:tc>
        <w:tc>
          <w:tcPr>
            <w:tcW w:w="431" w:type="dxa"/>
          </w:tcPr>
          <w:p w14:paraId="752C7A67" w14:textId="77777777" w:rsidR="00BE396E" w:rsidRDefault="00BE396E" w:rsidP="00BE396E">
            <w:pPr>
              <w:pStyle w:val="TableText"/>
            </w:pPr>
            <w:r>
              <w:t>-</w:t>
            </w:r>
          </w:p>
        </w:tc>
        <w:tc>
          <w:tcPr>
            <w:tcW w:w="431" w:type="dxa"/>
          </w:tcPr>
          <w:p w14:paraId="4660B8EE" w14:textId="77777777" w:rsidR="00BE396E" w:rsidRDefault="00BE396E" w:rsidP="00BE396E">
            <w:pPr>
              <w:pStyle w:val="TableText"/>
            </w:pPr>
            <w:r>
              <w:t>X</w:t>
            </w:r>
          </w:p>
        </w:tc>
        <w:tc>
          <w:tcPr>
            <w:tcW w:w="432" w:type="dxa"/>
          </w:tcPr>
          <w:p w14:paraId="07A35184" w14:textId="77777777" w:rsidR="00BE396E" w:rsidRDefault="00BE396E" w:rsidP="00BE396E">
            <w:pPr>
              <w:pStyle w:val="TableText"/>
            </w:pPr>
            <w:r>
              <w:t>X</w:t>
            </w:r>
          </w:p>
        </w:tc>
      </w:tr>
      <w:tr w:rsidR="00BE396E" w14:paraId="6DD06EC9" w14:textId="77777777" w:rsidTr="00BD7376">
        <w:trPr>
          <w:cantSplit/>
          <w:jc w:val="center"/>
        </w:trPr>
        <w:tc>
          <w:tcPr>
            <w:tcW w:w="802" w:type="dxa"/>
            <w:tcMar>
              <w:left w:w="58" w:type="dxa"/>
              <w:right w:w="58" w:type="dxa"/>
            </w:tcMar>
          </w:tcPr>
          <w:p w14:paraId="47144E13" w14:textId="77777777" w:rsidR="00BE396E" w:rsidRDefault="00BE396E" w:rsidP="00BE396E">
            <w:pPr>
              <w:pStyle w:val="TableText"/>
            </w:pPr>
            <w:r>
              <w:t>3526</w:t>
            </w:r>
          </w:p>
        </w:tc>
        <w:tc>
          <w:tcPr>
            <w:tcW w:w="2227" w:type="dxa"/>
            <w:tcMar>
              <w:left w:w="58" w:type="dxa"/>
              <w:right w:w="58" w:type="dxa"/>
            </w:tcMar>
          </w:tcPr>
          <w:p w14:paraId="710413E7" w14:textId="77777777" w:rsidR="00BE396E" w:rsidRDefault="00BE396E" w:rsidP="00BE396E">
            <w:pPr>
              <w:pStyle w:val="TableText"/>
            </w:pPr>
            <w:r>
              <w:t>COBA RSN FOR CREATION 7</w:t>
            </w:r>
          </w:p>
        </w:tc>
        <w:tc>
          <w:tcPr>
            <w:tcW w:w="2993" w:type="dxa"/>
            <w:tcMar>
              <w:left w:w="58" w:type="dxa"/>
              <w:right w:w="58" w:type="dxa"/>
            </w:tcMar>
          </w:tcPr>
          <w:p w14:paraId="447C7F6D" w14:textId="78162FF4" w:rsidR="00BE396E" w:rsidRDefault="00BE396E" w:rsidP="00BE396E">
            <w:pPr>
              <w:pStyle w:val="TableText"/>
            </w:pPr>
            <w:r>
              <w:t>:P:IDR-W-</w:t>
            </w:r>
            <w:hyperlink r:id="rId922" w:history="1">
              <w:r>
                <w:rPr>
                  <w:rStyle w:val="Hyperlink"/>
                  <w:rFonts w:cs="Courier New"/>
                  <w:szCs w:val="16"/>
                </w:rPr>
                <w:t>COBA-RSN-CREATN</w:t>
              </w:r>
            </w:hyperlink>
          </w:p>
        </w:tc>
        <w:tc>
          <w:tcPr>
            <w:tcW w:w="2790" w:type="dxa"/>
            <w:tcMar>
              <w:left w:w="58" w:type="dxa"/>
              <w:right w:w="58" w:type="dxa"/>
            </w:tcMar>
          </w:tcPr>
          <w:p w14:paraId="773151D6" w14:textId="77777777" w:rsidR="00BE396E" w:rsidRDefault="00BE396E" w:rsidP="00BE396E">
            <w:pPr>
              <w:pStyle w:val="TableText"/>
            </w:pPr>
            <w:r>
              <w:t>COBA Reason for Creation</w:t>
            </w:r>
          </w:p>
        </w:tc>
        <w:tc>
          <w:tcPr>
            <w:tcW w:w="1080" w:type="dxa"/>
            <w:tcMar>
              <w:left w:w="58" w:type="dxa"/>
              <w:right w:w="58" w:type="dxa"/>
            </w:tcMar>
          </w:tcPr>
          <w:p w14:paraId="3A1D6565" w14:textId="77777777" w:rsidR="00BE396E" w:rsidRDefault="00BE396E" w:rsidP="00BE396E">
            <w:pPr>
              <w:pStyle w:val="TableText"/>
              <w:rPr>
                <w:caps/>
              </w:rPr>
            </w:pPr>
            <w:r>
              <w:rPr>
                <w:caps/>
              </w:rPr>
              <w:t>1 C</w:t>
            </w:r>
          </w:p>
        </w:tc>
        <w:tc>
          <w:tcPr>
            <w:tcW w:w="2340" w:type="dxa"/>
            <w:tcMar>
              <w:left w:w="58" w:type="dxa"/>
              <w:right w:w="58" w:type="dxa"/>
            </w:tcMar>
          </w:tcPr>
          <w:p w14:paraId="14C7A7D7" w14:textId="77777777" w:rsidR="00BE396E" w:rsidRPr="0097365E" w:rsidRDefault="00BE396E" w:rsidP="00BE396E">
            <w:pPr>
              <w:pStyle w:val="TableText"/>
              <w:rPr>
                <w:rFonts w:cs="Arial"/>
                <w:color w:val="000000"/>
              </w:rPr>
            </w:pPr>
            <w:r w:rsidRPr="0042502A">
              <w:rPr>
                <w:rFonts w:cs="Arial"/>
                <w:b/>
                <w:color w:val="000000"/>
              </w:rPr>
              <w:t>Valid Values:</w:t>
            </w:r>
          </w:p>
          <w:p w14:paraId="4A7E95E8" w14:textId="0D3A7324" w:rsidR="00BE396E" w:rsidRDefault="00BE396E" w:rsidP="00484350">
            <w:pPr>
              <w:pStyle w:val="TableText"/>
            </w:pPr>
            <w:r w:rsidRPr="00544B71">
              <w:t xml:space="preserve">E </w:t>
            </w:r>
            <w:r w:rsidR="00484350">
              <w:t xml:space="preserve">– </w:t>
            </w:r>
            <w:r>
              <w:t>R</w:t>
            </w:r>
            <w:r w:rsidRPr="00544B71">
              <w:t>ecovery failed</w:t>
            </w:r>
          </w:p>
        </w:tc>
        <w:tc>
          <w:tcPr>
            <w:tcW w:w="858" w:type="dxa"/>
            <w:tcMar>
              <w:left w:w="58" w:type="dxa"/>
              <w:right w:w="58" w:type="dxa"/>
            </w:tcMar>
          </w:tcPr>
          <w:p w14:paraId="7549C4F6" w14:textId="77777777" w:rsidR="00BE396E" w:rsidRDefault="00BE396E" w:rsidP="00BE396E">
            <w:pPr>
              <w:pStyle w:val="TableText"/>
            </w:pPr>
            <w:r>
              <w:t>Spaces</w:t>
            </w:r>
          </w:p>
        </w:tc>
        <w:tc>
          <w:tcPr>
            <w:tcW w:w="431" w:type="dxa"/>
          </w:tcPr>
          <w:p w14:paraId="2A160FD9" w14:textId="77777777" w:rsidR="00BE396E" w:rsidRDefault="00BE396E" w:rsidP="00BE396E">
            <w:pPr>
              <w:pStyle w:val="TableText"/>
            </w:pPr>
            <w:r>
              <w:t>-</w:t>
            </w:r>
          </w:p>
        </w:tc>
        <w:tc>
          <w:tcPr>
            <w:tcW w:w="431" w:type="dxa"/>
          </w:tcPr>
          <w:p w14:paraId="2B6AC2B0" w14:textId="77777777" w:rsidR="00BE396E" w:rsidRDefault="00BE396E" w:rsidP="00BE396E">
            <w:pPr>
              <w:pStyle w:val="TableText"/>
            </w:pPr>
            <w:r>
              <w:t>X</w:t>
            </w:r>
          </w:p>
        </w:tc>
        <w:tc>
          <w:tcPr>
            <w:tcW w:w="432" w:type="dxa"/>
          </w:tcPr>
          <w:p w14:paraId="39BB9F06" w14:textId="77777777" w:rsidR="00BE396E" w:rsidRDefault="00BE396E" w:rsidP="00BE396E">
            <w:pPr>
              <w:pStyle w:val="TableText"/>
            </w:pPr>
            <w:r>
              <w:t>X</w:t>
            </w:r>
          </w:p>
        </w:tc>
      </w:tr>
      <w:tr w:rsidR="00BE396E" w14:paraId="0E4E7436" w14:textId="77777777" w:rsidTr="00BD7376">
        <w:trPr>
          <w:cantSplit/>
          <w:jc w:val="center"/>
        </w:trPr>
        <w:tc>
          <w:tcPr>
            <w:tcW w:w="802" w:type="dxa"/>
            <w:tcMar>
              <w:left w:w="58" w:type="dxa"/>
              <w:right w:w="58" w:type="dxa"/>
            </w:tcMar>
          </w:tcPr>
          <w:p w14:paraId="70370B67" w14:textId="77777777" w:rsidR="00BE396E" w:rsidRDefault="00BE396E" w:rsidP="00BE396E">
            <w:pPr>
              <w:pStyle w:val="TableText"/>
            </w:pPr>
            <w:r>
              <w:t>3527</w:t>
            </w:r>
          </w:p>
        </w:tc>
        <w:tc>
          <w:tcPr>
            <w:tcW w:w="2227" w:type="dxa"/>
            <w:tcMar>
              <w:left w:w="58" w:type="dxa"/>
              <w:right w:w="58" w:type="dxa"/>
            </w:tcMar>
          </w:tcPr>
          <w:p w14:paraId="0ABD6E53" w14:textId="77777777" w:rsidR="00BE396E" w:rsidRDefault="00BE396E" w:rsidP="00BE396E">
            <w:pPr>
              <w:pStyle w:val="TableText"/>
            </w:pPr>
            <w:r>
              <w:t>5010A1 COBA INS TEST/PROD IND 7</w:t>
            </w:r>
          </w:p>
        </w:tc>
        <w:tc>
          <w:tcPr>
            <w:tcW w:w="2993" w:type="dxa"/>
            <w:tcMar>
              <w:left w:w="58" w:type="dxa"/>
              <w:right w:w="58" w:type="dxa"/>
            </w:tcMar>
          </w:tcPr>
          <w:p w14:paraId="203E1C07" w14:textId="10C69D26" w:rsidR="00BE396E" w:rsidRDefault="00BE396E" w:rsidP="00BE396E">
            <w:pPr>
              <w:pStyle w:val="TableText"/>
            </w:pPr>
            <w:r>
              <w:t>:P:IDR-W-</w:t>
            </w:r>
            <w:hyperlink r:id="rId923" w:history="1">
              <w:r>
                <w:rPr>
                  <w:rStyle w:val="Hyperlink"/>
                  <w:rFonts w:cs="Courier New"/>
                  <w:szCs w:val="16"/>
                </w:rPr>
                <w:t>COBA-T-5010-IND</w:t>
              </w:r>
            </w:hyperlink>
          </w:p>
        </w:tc>
        <w:tc>
          <w:tcPr>
            <w:tcW w:w="2790" w:type="dxa"/>
            <w:tcMar>
              <w:left w:w="58" w:type="dxa"/>
              <w:right w:w="58" w:type="dxa"/>
            </w:tcMar>
          </w:tcPr>
          <w:p w14:paraId="09C60306" w14:textId="0330C6E4" w:rsidR="00BE396E" w:rsidRDefault="00BE396E" w:rsidP="00BE396E">
            <w:pPr>
              <w:pStyle w:val="TableText"/>
            </w:pPr>
            <w:r>
              <w:t>5010A1 COBA Insurer Test/Prod indicator</w:t>
            </w:r>
            <w:r w:rsidR="009B712C" w:rsidRPr="009B712C">
              <w:t xml:space="preserve"> sent from CWF</w:t>
            </w:r>
            <w:r w:rsidR="009B712C">
              <w:t>.</w:t>
            </w:r>
          </w:p>
        </w:tc>
        <w:tc>
          <w:tcPr>
            <w:tcW w:w="1080" w:type="dxa"/>
            <w:tcMar>
              <w:left w:w="58" w:type="dxa"/>
              <w:right w:w="58" w:type="dxa"/>
            </w:tcMar>
          </w:tcPr>
          <w:p w14:paraId="0C6EC5CA" w14:textId="55D6D2F5" w:rsidR="00BE396E" w:rsidRDefault="00BE396E" w:rsidP="00484350">
            <w:pPr>
              <w:pStyle w:val="TableText"/>
              <w:rPr>
                <w:caps/>
              </w:rPr>
            </w:pPr>
            <w:r>
              <w:rPr>
                <w:caps/>
              </w:rPr>
              <w:t>1 C</w:t>
            </w:r>
          </w:p>
        </w:tc>
        <w:tc>
          <w:tcPr>
            <w:tcW w:w="2340" w:type="dxa"/>
            <w:tcMar>
              <w:left w:w="58" w:type="dxa"/>
              <w:right w:w="58" w:type="dxa"/>
            </w:tcMar>
          </w:tcPr>
          <w:p w14:paraId="10A68A3D" w14:textId="1C66860D" w:rsidR="00BE396E" w:rsidRDefault="00BE396E" w:rsidP="00484350">
            <w:pPr>
              <w:pStyle w:val="TableText"/>
            </w:pPr>
            <w:r>
              <w:t>Identifies if insurer is test or production. Values can be ‘T’ or ‘P’</w:t>
            </w:r>
          </w:p>
        </w:tc>
        <w:tc>
          <w:tcPr>
            <w:tcW w:w="858" w:type="dxa"/>
            <w:tcMar>
              <w:left w:w="58" w:type="dxa"/>
              <w:right w:w="58" w:type="dxa"/>
            </w:tcMar>
          </w:tcPr>
          <w:p w14:paraId="6011EDF2" w14:textId="77777777" w:rsidR="00BE396E" w:rsidRDefault="00BE396E" w:rsidP="00BE396E">
            <w:pPr>
              <w:pStyle w:val="TableText"/>
            </w:pPr>
            <w:r>
              <w:t>Spaces</w:t>
            </w:r>
          </w:p>
        </w:tc>
        <w:tc>
          <w:tcPr>
            <w:tcW w:w="431" w:type="dxa"/>
          </w:tcPr>
          <w:p w14:paraId="2AE24810" w14:textId="77777777" w:rsidR="00BE396E" w:rsidRDefault="00BE396E" w:rsidP="00BE396E">
            <w:pPr>
              <w:pStyle w:val="TableText"/>
            </w:pPr>
            <w:r>
              <w:t>-</w:t>
            </w:r>
          </w:p>
        </w:tc>
        <w:tc>
          <w:tcPr>
            <w:tcW w:w="431" w:type="dxa"/>
          </w:tcPr>
          <w:p w14:paraId="45F35DE9" w14:textId="77777777" w:rsidR="00BE396E" w:rsidRDefault="00BE396E" w:rsidP="00BE396E">
            <w:pPr>
              <w:pStyle w:val="TableText"/>
            </w:pPr>
            <w:r>
              <w:t>X</w:t>
            </w:r>
          </w:p>
        </w:tc>
        <w:tc>
          <w:tcPr>
            <w:tcW w:w="432" w:type="dxa"/>
          </w:tcPr>
          <w:p w14:paraId="24669427" w14:textId="77777777" w:rsidR="00BE396E" w:rsidRDefault="00BE396E" w:rsidP="00BE396E">
            <w:pPr>
              <w:pStyle w:val="TableText"/>
            </w:pPr>
            <w:r>
              <w:t>X</w:t>
            </w:r>
          </w:p>
        </w:tc>
      </w:tr>
      <w:tr w:rsidR="00BE396E" w14:paraId="61FDC6C6" w14:textId="77777777" w:rsidTr="00BD7376">
        <w:trPr>
          <w:cantSplit/>
          <w:jc w:val="center"/>
        </w:trPr>
        <w:tc>
          <w:tcPr>
            <w:tcW w:w="802" w:type="dxa"/>
            <w:tcMar>
              <w:left w:w="58" w:type="dxa"/>
              <w:right w:w="58" w:type="dxa"/>
            </w:tcMar>
          </w:tcPr>
          <w:p w14:paraId="72CCFF80" w14:textId="74332FD8" w:rsidR="00BE396E" w:rsidRDefault="00BE396E" w:rsidP="00484350">
            <w:pPr>
              <w:pStyle w:val="TableText"/>
            </w:pPr>
            <w:r>
              <w:t>3528</w:t>
            </w:r>
            <w:r w:rsidR="00135F82">
              <w:t xml:space="preserve"> –</w:t>
            </w:r>
            <w:r>
              <w:t xml:space="preserve"> 3559</w:t>
            </w:r>
          </w:p>
        </w:tc>
        <w:tc>
          <w:tcPr>
            <w:tcW w:w="2227" w:type="dxa"/>
            <w:tcMar>
              <w:left w:w="58" w:type="dxa"/>
              <w:right w:w="58" w:type="dxa"/>
            </w:tcMar>
          </w:tcPr>
          <w:p w14:paraId="3D72C112" w14:textId="77777777" w:rsidR="00BE396E" w:rsidRDefault="00BE396E" w:rsidP="00BE396E">
            <w:pPr>
              <w:pStyle w:val="TableText"/>
            </w:pPr>
            <w:r>
              <w:t>COBA NAME 7</w:t>
            </w:r>
          </w:p>
        </w:tc>
        <w:tc>
          <w:tcPr>
            <w:tcW w:w="2993" w:type="dxa"/>
            <w:tcMar>
              <w:left w:w="58" w:type="dxa"/>
              <w:right w:w="58" w:type="dxa"/>
            </w:tcMar>
          </w:tcPr>
          <w:p w14:paraId="766594D8" w14:textId="1F871056" w:rsidR="00BE396E" w:rsidRDefault="00BE396E" w:rsidP="00BE396E">
            <w:pPr>
              <w:pStyle w:val="TableText"/>
            </w:pPr>
            <w:r>
              <w:t>:P:IDR-W-</w:t>
            </w:r>
            <w:hyperlink r:id="rId924" w:history="1">
              <w:r>
                <w:rPr>
                  <w:rStyle w:val="Hyperlink"/>
                </w:rPr>
                <w:t>COBA-NAME</w:t>
              </w:r>
            </w:hyperlink>
          </w:p>
        </w:tc>
        <w:tc>
          <w:tcPr>
            <w:tcW w:w="2790" w:type="dxa"/>
            <w:tcMar>
              <w:left w:w="58" w:type="dxa"/>
              <w:right w:w="58" w:type="dxa"/>
            </w:tcMar>
          </w:tcPr>
          <w:p w14:paraId="320C2359" w14:textId="3B4370C2" w:rsidR="00BE396E" w:rsidRDefault="00BE396E" w:rsidP="00BE396E">
            <w:pPr>
              <w:pStyle w:val="TableText"/>
            </w:pPr>
            <w:r>
              <w:t>COBA Insurer Name</w:t>
            </w:r>
          </w:p>
          <w:p w14:paraId="16B4D0FF" w14:textId="61D0B62B" w:rsidR="00BE396E" w:rsidRDefault="00BE396E" w:rsidP="009B712C">
            <w:pPr>
              <w:pStyle w:val="TableText"/>
            </w:pPr>
            <w:r w:rsidRPr="00A2370A">
              <w:rPr>
                <w:rFonts w:cs="Arial"/>
                <w:color w:val="000000"/>
              </w:rPr>
              <w:t xml:space="preserve">This field carries the Coordination of Benefit Agreement (COBA) insurance company name </w:t>
            </w:r>
            <w:r w:rsidR="009B712C" w:rsidRPr="009B712C">
              <w:rPr>
                <w:rFonts w:cs="Arial"/>
                <w:color w:val="000000"/>
              </w:rPr>
              <w:t>sent from CWF</w:t>
            </w:r>
            <w:r w:rsidR="009B712C">
              <w:rPr>
                <w:rFonts w:cs="Arial"/>
                <w:color w:val="000000"/>
              </w:rPr>
              <w:t>.</w:t>
            </w:r>
          </w:p>
        </w:tc>
        <w:tc>
          <w:tcPr>
            <w:tcW w:w="1080" w:type="dxa"/>
            <w:tcMar>
              <w:left w:w="58" w:type="dxa"/>
              <w:right w:w="58" w:type="dxa"/>
            </w:tcMar>
          </w:tcPr>
          <w:p w14:paraId="31C27AF0" w14:textId="77777777" w:rsidR="00BE396E" w:rsidRDefault="00BE396E" w:rsidP="00BE396E">
            <w:pPr>
              <w:pStyle w:val="TableText"/>
              <w:rPr>
                <w:caps/>
              </w:rPr>
            </w:pPr>
            <w:r>
              <w:rPr>
                <w:caps/>
              </w:rPr>
              <w:t>32 c</w:t>
            </w:r>
          </w:p>
        </w:tc>
        <w:tc>
          <w:tcPr>
            <w:tcW w:w="2340" w:type="dxa"/>
            <w:tcMar>
              <w:left w:w="58" w:type="dxa"/>
              <w:right w:w="58" w:type="dxa"/>
            </w:tcMar>
          </w:tcPr>
          <w:p w14:paraId="0CF31ACA" w14:textId="77777777" w:rsidR="00BE396E" w:rsidRDefault="00BE396E" w:rsidP="00BE396E">
            <w:pPr>
              <w:pStyle w:val="TableText"/>
            </w:pPr>
            <w:r>
              <w:t>COBA Name</w:t>
            </w:r>
          </w:p>
        </w:tc>
        <w:tc>
          <w:tcPr>
            <w:tcW w:w="858" w:type="dxa"/>
            <w:tcMar>
              <w:left w:w="58" w:type="dxa"/>
              <w:right w:w="58" w:type="dxa"/>
            </w:tcMar>
          </w:tcPr>
          <w:p w14:paraId="65576370" w14:textId="77777777" w:rsidR="00BE396E" w:rsidRDefault="00BE396E" w:rsidP="00BE396E">
            <w:pPr>
              <w:pStyle w:val="TableText"/>
            </w:pPr>
            <w:r>
              <w:t>Spaces</w:t>
            </w:r>
          </w:p>
        </w:tc>
        <w:tc>
          <w:tcPr>
            <w:tcW w:w="431" w:type="dxa"/>
          </w:tcPr>
          <w:p w14:paraId="648EB865" w14:textId="77777777" w:rsidR="00BE396E" w:rsidRDefault="00BE396E" w:rsidP="00BE396E">
            <w:pPr>
              <w:pStyle w:val="TableText"/>
            </w:pPr>
            <w:r>
              <w:t>-</w:t>
            </w:r>
          </w:p>
        </w:tc>
        <w:tc>
          <w:tcPr>
            <w:tcW w:w="431" w:type="dxa"/>
          </w:tcPr>
          <w:p w14:paraId="5244EC6F" w14:textId="77777777" w:rsidR="00BE396E" w:rsidRDefault="00BE396E" w:rsidP="00BE396E">
            <w:pPr>
              <w:pStyle w:val="TableText"/>
            </w:pPr>
            <w:r>
              <w:t>X</w:t>
            </w:r>
          </w:p>
        </w:tc>
        <w:tc>
          <w:tcPr>
            <w:tcW w:w="432" w:type="dxa"/>
          </w:tcPr>
          <w:p w14:paraId="392F2DD3" w14:textId="77777777" w:rsidR="00BE396E" w:rsidRDefault="00BE396E" w:rsidP="00BE396E">
            <w:pPr>
              <w:pStyle w:val="TableText"/>
            </w:pPr>
            <w:r>
              <w:t>X</w:t>
            </w:r>
          </w:p>
        </w:tc>
      </w:tr>
      <w:tr w:rsidR="00BE396E" w14:paraId="10F55EFE" w14:textId="77777777" w:rsidTr="00BD7376">
        <w:trPr>
          <w:cantSplit/>
          <w:jc w:val="center"/>
        </w:trPr>
        <w:tc>
          <w:tcPr>
            <w:tcW w:w="802" w:type="dxa"/>
            <w:tcMar>
              <w:left w:w="58" w:type="dxa"/>
              <w:right w:w="58" w:type="dxa"/>
            </w:tcMar>
          </w:tcPr>
          <w:p w14:paraId="5FBF92F0" w14:textId="7AF2E6A8" w:rsidR="00BE396E" w:rsidRDefault="00BE396E" w:rsidP="00484350">
            <w:pPr>
              <w:pStyle w:val="TableText"/>
            </w:pPr>
            <w:r>
              <w:t>3560</w:t>
            </w:r>
            <w:r w:rsidR="00135F82">
              <w:t xml:space="preserve"> –</w:t>
            </w:r>
            <w:r>
              <w:t xml:space="preserve"> 3567</w:t>
            </w:r>
          </w:p>
        </w:tc>
        <w:tc>
          <w:tcPr>
            <w:tcW w:w="2227" w:type="dxa"/>
            <w:tcMar>
              <w:left w:w="58" w:type="dxa"/>
              <w:right w:w="58" w:type="dxa"/>
            </w:tcMar>
          </w:tcPr>
          <w:p w14:paraId="5374E870" w14:textId="77777777" w:rsidR="00BE396E" w:rsidRDefault="00BE396E" w:rsidP="00BE396E">
            <w:pPr>
              <w:pStyle w:val="TableText"/>
            </w:pPr>
            <w:r>
              <w:t>COBA ABORT DATE 7</w:t>
            </w:r>
          </w:p>
        </w:tc>
        <w:tc>
          <w:tcPr>
            <w:tcW w:w="2993" w:type="dxa"/>
            <w:tcMar>
              <w:left w:w="58" w:type="dxa"/>
              <w:right w:w="58" w:type="dxa"/>
            </w:tcMar>
          </w:tcPr>
          <w:p w14:paraId="4705F611" w14:textId="2887C786" w:rsidR="00BE396E" w:rsidRDefault="00BE396E" w:rsidP="00BE396E">
            <w:pPr>
              <w:pStyle w:val="TableText"/>
            </w:pPr>
            <w:r>
              <w:t>:P:IDR-W-</w:t>
            </w:r>
            <w:hyperlink r:id="rId925" w:history="1">
              <w:r>
                <w:rPr>
                  <w:rStyle w:val="Hyperlink"/>
                </w:rPr>
                <w:t>COBA-ABORT-DATE</w:t>
              </w:r>
            </w:hyperlink>
          </w:p>
        </w:tc>
        <w:tc>
          <w:tcPr>
            <w:tcW w:w="2790" w:type="dxa"/>
            <w:tcMar>
              <w:left w:w="58" w:type="dxa"/>
              <w:right w:w="58" w:type="dxa"/>
            </w:tcMar>
          </w:tcPr>
          <w:p w14:paraId="4ABDBACC" w14:textId="361E84CB" w:rsidR="00BE396E" w:rsidRDefault="00BE396E" w:rsidP="00BE396E">
            <w:pPr>
              <w:pStyle w:val="TableText"/>
            </w:pPr>
            <w:r>
              <w:t>COBA Insurer Abort Date</w:t>
            </w:r>
          </w:p>
          <w:p w14:paraId="6BB40F08" w14:textId="6A07C360" w:rsidR="00BE396E" w:rsidRDefault="00BE396E" w:rsidP="009B712C">
            <w:pPr>
              <w:pStyle w:val="TableText"/>
            </w:pPr>
            <w:r w:rsidRPr="000D1F87">
              <w:rPr>
                <w:rFonts w:cs="Arial"/>
                <w:color w:val="000000"/>
              </w:rPr>
              <w:t xml:space="preserve">This field carries the </w:t>
            </w:r>
            <w:r w:rsidR="009B712C" w:rsidRPr="009B712C">
              <w:rPr>
                <w:rFonts w:cs="Arial"/>
                <w:color w:val="000000"/>
              </w:rPr>
              <w:t>date of the letter sent to the provider to indicate the claim was not crossed to the Trading Partner.</w:t>
            </w:r>
            <w:r w:rsidR="00EE1541">
              <w:rPr>
                <w:rFonts w:cs="Arial"/>
                <w:color w:val="000000"/>
              </w:rPr>
              <w:t xml:space="preserve"> </w:t>
            </w:r>
            <w:r w:rsidR="009B712C" w:rsidRPr="009B712C">
              <w:rPr>
                <w:rFonts w:cs="Arial"/>
                <w:color w:val="000000"/>
              </w:rPr>
              <w:t>The claim was either rejected by the Benefits Coordination &amp; Recovery Center (BCRC) or the Trading Partner.</w:t>
            </w:r>
          </w:p>
        </w:tc>
        <w:tc>
          <w:tcPr>
            <w:tcW w:w="1080" w:type="dxa"/>
            <w:tcMar>
              <w:left w:w="58" w:type="dxa"/>
              <w:right w:w="58" w:type="dxa"/>
            </w:tcMar>
          </w:tcPr>
          <w:p w14:paraId="75B18776" w14:textId="77777777" w:rsidR="00BE396E" w:rsidRDefault="00BE396E" w:rsidP="00BE396E">
            <w:pPr>
              <w:pStyle w:val="TableText"/>
              <w:rPr>
                <w:caps/>
              </w:rPr>
            </w:pPr>
            <w:r>
              <w:rPr>
                <w:caps/>
              </w:rPr>
              <w:t>8 N</w:t>
            </w:r>
          </w:p>
        </w:tc>
        <w:tc>
          <w:tcPr>
            <w:tcW w:w="2340" w:type="dxa"/>
            <w:tcMar>
              <w:left w:w="58" w:type="dxa"/>
              <w:right w:w="58" w:type="dxa"/>
            </w:tcMar>
          </w:tcPr>
          <w:p w14:paraId="36A6A6E4" w14:textId="77777777" w:rsidR="00BE396E" w:rsidRDefault="00BE396E" w:rsidP="00BE396E">
            <w:pPr>
              <w:pStyle w:val="TableText"/>
            </w:pPr>
            <w:r>
              <w:t>MMDDYYYY</w:t>
            </w:r>
          </w:p>
        </w:tc>
        <w:tc>
          <w:tcPr>
            <w:tcW w:w="858" w:type="dxa"/>
            <w:tcMar>
              <w:left w:w="58" w:type="dxa"/>
              <w:right w:w="58" w:type="dxa"/>
            </w:tcMar>
          </w:tcPr>
          <w:p w14:paraId="325D3765" w14:textId="77777777" w:rsidR="00BE396E" w:rsidRDefault="00BE396E" w:rsidP="00BE396E">
            <w:pPr>
              <w:pStyle w:val="TableText"/>
            </w:pPr>
            <w:r>
              <w:t>Zeros</w:t>
            </w:r>
          </w:p>
        </w:tc>
        <w:tc>
          <w:tcPr>
            <w:tcW w:w="431" w:type="dxa"/>
          </w:tcPr>
          <w:p w14:paraId="3D22EADE" w14:textId="77777777" w:rsidR="00BE396E" w:rsidRDefault="00BE396E" w:rsidP="00BE396E">
            <w:pPr>
              <w:pStyle w:val="TableText"/>
            </w:pPr>
            <w:r>
              <w:t>-</w:t>
            </w:r>
          </w:p>
        </w:tc>
        <w:tc>
          <w:tcPr>
            <w:tcW w:w="431" w:type="dxa"/>
          </w:tcPr>
          <w:p w14:paraId="7F9923EE" w14:textId="77777777" w:rsidR="00BE396E" w:rsidRDefault="00BE396E" w:rsidP="00BE396E">
            <w:pPr>
              <w:pStyle w:val="TableText"/>
            </w:pPr>
            <w:r>
              <w:t>X</w:t>
            </w:r>
          </w:p>
        </w:tc>
        <w:tc>
          <w:tcPr>
            <w:tcW w:w="432" w:type="dxa"/>
          </w:tcPr>
          <w:p w14:paraId="31046722" w14:textId="77777777" w:rsidR="00BE396E" w:rsidRDefault="00BE396E" w:rsidP="00BE396E">
            <w:pPr>
              <w:pStyle w:val="TableText"/>
            </w:pPr>
            <w:r>
              <w:t>X</w:t>
            </w:r>
          </w:p>
        </w:tc>
      </w:tr>
      <w:tr w:rsidR="0018305D" w14:paraId="149397F7" w14:textId="77777777" w:rsidTr="00BD7376">
        <w:trPr>
          <w:cantSplit/>
          <w:jc w:val="center"/>
        </w:trPr>
        <w:tc>
          <w:tcPr>
            <w:tcW w:w="802" w:type="dxa"/>
            <w:tcMar>
              <w:left w:w="58" w:type="dxa"/>
              <w:right w:w="58" w:type="dxa"/>
            </w:tcMar>
          </w:tcPr>
          <w:p w14:paraId="35466A29" w14:textId="5D0F0568" w:rsidR="0018305D" w:rsidRDefault="0018305D" w:rsidP="0018305D">
            <w:pPr>
              <w:pStyle w:val="TableText"/>
            </w:pPr>
            <w:r w:rsidRPr="006858E8">
              <w:t>3568 - 3568</w:t>
            </w:r>
          </w:p>
        </w:tc>
        <w:tc>
          <w:tcPr>
            <w:tcW w:w="2227" w:type="dxa"/>
            <w:tcMar>
              <w:left w:w="58" w:type="dxa"/>
              <w:right w:w="58" w:type="dxa"/>
            </w:tcMar>
          </w:tcPr>
          <w:p w14:paraId="69637C89" w14:textId="244F5EAB" w:rsidR="0018305D" w:rsidRDefault="0018305D" w:rsidP="0018305D">
            <w:pPr>
              <w:pStyle w:val="TableText"/>
            </w:pPr>
            <w:r w:rsidRPr="006858E8">
              <w:t>COBA MSN INDICATOR 7</w:t>
            </w:r>
          </w:p>
        </w:tc>
        <w:tc>
          <w:tcPr>
            <w:tcW w:w="2993" w:type="dxa"/>
            <w:tcMar>
              <w:left w:w="58" w:type="dxa"/>
              <w:right w:w="58" w:type="dxa"/>
            </w:tcMar>
          </w:tcPr>
          <w:p w14:paraId="28AD90B7" w14:textId="621F9E6D" w:rsidR="0018305D" w:rsidRDefault="0018305D" w:rsidP="0018305D">
            <w:pPr>
              <w:pStyle w:val="TableText"/>
            </w:pPr>
            <w:r w:rsidRPr="006858E8">
              <w:t>:P:IDR-W-</w:t>
            </w:r>
            <w:hyperlink r:id="rId926" w:history="1">
              <w:r w:rsidRPr="0018305D">
                <w:rPr>
                  <w:rStyle w:val="Hyperlink"/>
                </w:rPr>
                <w:t>COBA-MSN-IND</w:t>
              </w:r>
            </w:hyperlink>
          </w:p>
        </w:tc>
        <w:tc>
          <w:tcPr>
            <w:tcW w:w="2790" w:type="dxa"/>
            <w:tcMar>
              <w:left w:w="58" w:type="dxa"/>
              <w:right w:w="58" w:type="dxa"/>
            </w:tcMar>
          </w:tcPr>
          <w:p w14:paraId="25957EB8" w14:textId="46DF21BA" w:rsidR="0018305D" w:rsidRDefault="0018305D" w:rsidP="0018305D">
            <w:pPr>
              <w:pStyle w:val="TableText"/>
            </w:pPr>
            <w:r w:rsidRPr="006858E8">
              <w:t>Indicator to identify if the insurance company should be displayed on the MSN.</w:t>
            </w:r>
            <w:r w:rsidR="00EE1541">
              <w:t xml:space="preserve"> </w:t>
            </w:r>
            <w:r w:rsidRPr="006858E8">
              <w:t>Indicator will be received on the CWF trailer 29.</w:t>
            </w:r>
          </w:p>
        </w:tc>
        <w:tc>
          <w:tcPr>
            <w:tcW w:w="1080" w:type="dxa"/>
            <w:tcMar>
              <w:left w:w="58" w:type="dxa"/>
              <w:right w:w="58" w:type="dxa"/>
            </w:tcMar>
          </w:tcPr>
          <w:p w14:paraId="732B2232" w14:textId="57CC5804" w:rsidR="0018305D" w:rsidRDefault="0018305D" w:rsidP="0018305D">
            <w:pPr>
              <w:pStyle w:val="TableText"/>
              <w:rPr>
                <w:caps/>
              </w:rPr>
            </w:pPr>
            <w:r w:rsidRPr="006858E8">
              <w:t>1 C</w:t>
            </w:r>
          </w:p>
        </w:tc>
        <w:tc>
          <w:tcPr>
            <w:tcW w:w="2340" w:type="dxa"/>
            <w:tcMar>
              <w:left w:w="58" w:type="dxa"/>
              <w:right w:w="58" w:type="dxa"/>
            </w:tcMar>
          </w:tcPr>
          <w:p w14:paraId="58CBD1B2" w14:textId="55596479" w:rsidR="0018305D" w:rsidRDefault="0018305D" w:rsidP="0018305D">
            <w:pPr>
              <w:pStyle w:val="TableText"/>
            </w:pPr>
            <w:r w:rsidRPr="006858E8">
              <w:t>COBA MSN indicator</w:t>
            </w:r>
          </w:p>
        </w:tc>
        <w:tc>
          <w:tcPr>
            <w:tcW w:w="858" w:type="dxa"/>
            <w:tcMar>
              <w:left w:w="58" w:type="dxa"/>
              <w:right w:w="58" w:type="dxa"/>
            </w:tcMar>
          </w:tcPr>
          <w:p w14:paraId="1E388B7C" w14:textId="617059AF" w:rsidR="0018305D" w:rsidRDefault="0018305D" w:rsidP="0018305D">
            <w:pPr>
              <w:pStyle w:val="TableText"/>
            </w:pPr>
            <w:r w:rsidRPr="006858E8">
              <w:t>Space</w:t>
            </w:r>
          </w:p>
        </w:tc>
        <w:tc>
          <w:tcPr>
            <w:tcW w:w="431" w:type="dxa"/>
          </w:tcPr>
          <w:p w14:paraId="7A4BC426" w14:textId="2E2D85B6" w:rsidR="0018305D" w:rsidRDefault="0018305D" w:rsidP="0018305D">
            <w:pPr>
              <w:pStyle w:val="TableText"/>
            </w:pPr>
            <w:r w:rsidRPr="006858E8">
              <w:t>-</w:t>
            </w:r>
          </w:p>
        </w:tc>
        <w:tc>
          <w:tcPr>
            <w:tcW w:w="431" w:type="dxa"/>
          </w:tcPr>
          <w:p w14:paraId="47B0D72C" w14:textId="236F699E" w:rsidR="0018305D" w:rsidRDefault="0018305D" w:rsidP="0018305D">
            <w:pPr>
              <w:pStyle w:val="TableText"/>
            </w:pPr>
            <w:r w:rsidRPr="006858E8">
              <w:t>X</w:t>
            </w:r>
          </w:p>
        </w:tc>
        <w:tc>
          <w:tcPr>
            <w:tcW w:w="432" w:type="dxa"/>
          </w:tcPr>
          <w:p w14:paraId="663B8614" w14:textId="0433855B" w:rsidR="0018305D" w:rsidRDefault="0018305D" w:rsidP="0018305D">
            <w:pPr>
              <w:pStyle w:val="TableText"/>
            </w:pPr>
            <w:r w:rsidRPr="006858E8">
              <w:t>X</w:t>
            </w:r>
          </w:p>
        </w:tc>
      </w:tr>
      <w:tr w:rsidR="00BE396E" w14:paraId="4826E7F0" w14:textId="77777777" w:rsidTr="00BD7376">
        <w:trPr>
          <w:cantSplit/>
          <w:jc w:val="center"/>
        </w:trPr>
        <w:tc>
          <w:tcPr>
            <w:tcW w:w="802" w:type="dxa"/>
            <w:tcMar>
              <w:left w:w="58" w:type="dxa"/>
              <w:right w:w="58" w:type="dxa"/>
            </w:tcMar>
          </w:tcPr>
          <w:p w14:paraId="3049EF5F" w14:textId="012D0015" w:rsidR="00BE396E" w:rsidRDefault="00BE396E" w:rsidP="00484350">
            <w:pPr>
              <w:pStyle w:val="TableText"/>
            </w:pPr>
            <w:r>
              <w:t>356</w:t>
            </w:r>
            <w:r w:rsidR="0018305D">
              <w:t>9</w:t>
            </w:r>
            <w:r w:rsidR="00135F82">
              <w:t xml:space="preserve"> –</w:t>
            </w:r>
            <w:r>
              <w:t xml:space="preserve"> 3576</w:t>
            </w:r>
          </w:p>
        </w:tc>
        <w:tc>
          <w:tcPr>
            <w:tcW w:w="2227" w:type="dxa"/>
            <w:tcMar>
              <w:left w:w="58" w:type="dxa"/>
              <w:right w:w="58" w:type="dxa"/>
            </w:tcMar>
          </w:tcPr>
          <w:p w14:paraId="1F70D2BA" w14:textId="77777777" w:rsidR="00BE396E" w:rsidRDefault="00BE396E" w:rsidP="00BE396E">
            <w:pPr>
              <w:pStyle w:val="TableText"/>
            </w:pPr>
            <w:r>
              <w:t>-</w:t>
            </w:r>
          </w:p>
        </w:tc>
        <w:tc>
          <w:tcPr>
            <w:tcW w:w="2993" w:type="dxa"/>
            <w:tcMar>
              <w:left w:w="58" w:type="dxa"/>
              <w:right w:w="58" w:type="dxa"/>
            </w:tcMar>
          </w:tcPr>
          <w:p w14:paraId="4650DA6C" w14:textId="77777777" w:rsidR="00BE396E" w:rsidRDefault="00BE396E" w:rsidP="00BE396E">
            <w:pPr>
              <w:pStyle w:val="TableText"/>
            </w:pPr>
            <w:r>
              <w:t>FILLER</w:t>
            </w:r>
          </w:p>
        </w:tc>
        <w:tc>
          <w:tcPr>
            <w:tcW w:w="2790" w:type="dxa"/>
            <w:tcMar>
              <w:left w:w="58" w:type="dxa"/>
              <w:right w:w="58" w:type="dxa"/>
            </w:tcMar>
          </w:tcPr>
          <w:p w14:paraId="26D84B8F" w14:textId="77777777" w:rsidR="00BE396E" w:rsidRDefault="00BE396E" w:rsidP="00BE396E">
            <w:pPr>
              <w:pStyle w:val="TableText"/>
            </w:pPr>
            <w:r>
              <w:t>-</w:t>
            </w:r>
          </w:p>
        </w:tc>
        <w:tc>
          <w:tcPr>
            <w:tcW w:w="1080" w:type="dxa"/>
            <w:tcMar>
              <w:left w:w="58" w:type="dxa"/>
              <w:right w:w="58" w:type="dxa"/>
            </w:tcMar>
          </w:tcPr>
          <w:p w14:paraId="52D77D1F" w14:textId="3668D0A3" w:rsidR="00BE396E" w:rsidRDefault="0018305D" w:rsidP="00BE396E">
            <w:pPr>
              <w:pStyle w:val="TableText"/>
              <w:rPr>
                <w:caps/>
              </w:rPr>
            </w:pPr>
            <w:r>
              <w:rPr>
                <w:caps/>
              </w:rPr>
              <w:t>8</w:t>
            </w:r>
            <w:r w:rsidR="00BE396E">
              <w:rPr>
                <w:caps/>
              </w:rPr>
              <w:t xml:space="preserve"> C</w:t>
            </w:r>
          </w:p>
        </w:tc>
        <w:tc>
          <w:tcPr>
            <w:tcW w:w="2340" w:type="dxa"/>
            <w:tcMar>
              <w:left w:w="58" w:type="dxa"/>
              <w:right w:w="58" w:type="dxa"/>
            </w:tcMar>
          </w:tcPr>
          <w:p w14:paraId="2FE7F5BD" w14:textId="77777777" w:rsidR="00BE396E" w:rsidRDefault="00BE396E" w:rsidP="00BE396E">
            <w:pPr>
              <w:pStyle w:val="TableText"/>
            </w:pPr>
            <w:r>
              <w:t>Spaces</w:t>
            </w:r>
          </w:p>
        </w:tc>
        <w:tc>
          <w:tcPr>
            <w:tcW w:w="858" w:type="dxa"/>
            <w:tcMar>
              <w:left w:w="58" w:type="dxa"/>
              <w:right w:w="58" w:type="dxa"/>
            </w:tcMar>
          </w:tcPr>
          <w:p w14:paraId="70CB2794" w14:textId="77777777" w:rsidR="00BE396E" w:rsidRDefault="00BE396E" w:rsidP="00BE396E">
            <w:pPr>
              <w:pStyle w:val="TableText"/>
            </w:pPr>
            <w:r>
              <w:t>-</w:t>
            </w:r>
          </w:p>
        </w:tc>
        <w:tc>
          <w:tcPr>
            <w:tcW w:w="431" w:type="dxa"/>
          </w:tcPr>
          <w:p w14:paraId="3CBA4364" w14:textId="77777777" w:rsidR="00BE396E" w:rsidRDefault="00BE396E" w:rsidP="00BE396E">
            <w:pPr>
              <w:pStyle w:val="TableText"/>
            </w:pPr>
            <w:r>
              <w:t>X</w:t>
            </w:r>
          </w:p>
        </w:tc>
        <w:tc>
          <w:tcPr>
            <w:tcW w:w="431" w:type="dxa"/>
          </w:tcPr>
          <w:p w14:paraId="50B81916" w14:textId="77777777" w:rsidR="00BE396E" w:rsidRDefault="00BE396E" w:rsidP="00BE396E">
            <w:pPr>
              <w:pStyle w:val="TableText"/>
            </w:pPr>
            <w:r>
              <w:t>X</w:t>
            </w:r>
          </w:p>
        </w:tc>
        <w:tc>
          <w:tcPr>
            <w:tcW w:w="432" w:type="dxa"/>
          </w:tcPr>
          <w:p w14:paraId="41A73EF4" w14:textId="77777777" w:rsidR="00BE396E" w:rsidRDefault="00BE396E" w:rsidP="00BE396E">
            <w:pPr>
              <w:pStyle w:val="TableText"/>
            </w:pPr>
            <w:r>
              <w:t>X</w:t>
            </w:r>
          </w:p>
        </w:tc>
      </w:tr>
      <w:tr w:rsidR="00BE396E" w14:paraId="566A26F7" w14:textId="77777777" w:rsidTr="00BD7376">
        <w:trPr>
          <w:cantSplit/>
          <w:jc w:val="center"/>
        </w:trPr>
        <w:tc>
          <w:tcPr>
            <w:tcW w:w="802" w:type="dxa"/>
            <w:tcMar>
              <w:left w:w="58" w:type="dxa"/>
              <w:right w:w="58" w:type="dxa"/>
            </w:tcMar>
          </w:tcPr>
          <w:p w14:paraId="179CBF1A" w14:textId="68E50939" w:rsidR="00BE396E" w:rsidRDefault="00BE396E" w:rsidP="00484350">
            <w:pPr>
              <w:pStyle w:val="TableText"/>
            </w:pPr>
            <w:r>
              <w:t>3577</w:t>
            </w:r>
            <w:r w:rsidR="00135F82">
              <w:t xml:space="preserve"> – </w:t>
            </w:r>
            <w:r>
              <w:t>3581</w:t>
            </w:r>
          </w:p>
        </w:tc>
        <w:tc>
          <w:tcPr>
            <w:tcW w:w="2227" w:type="dxa"/>
            <w:tcMar>
              <w:left w:w="58" w:type="dxa"/>
              <w:right w:w="58" w:type="dxa"/>
            </w:tcMar>
          </w:tcPr>
          <w:p w14:paraId="735C04E9" w14:textId="77777777" w:rsidR="00BE396E" w:rsidRDefault="00BE396E" w:rsidP="00BE396E">
            <w:pPr>
              <w:pStyle w:val="TableText"/>
            </w:pPr>
            <w:r>
              <w:t>COBA NUMBER 8</w:t>
            </w:r>
          </w:p>
        </w:tc>
        <w:tc>
          <w:tcPr>
            <w:tcW w:w="2993" w:type="dxa"/>
            <w:tcMar>
              <w:left w:w="58" w:type="dxa"/>
              <w:right w:w="58" w:type="dxa"/>
            </w:tcMar>
          </w:tcPr>
          <w:p w14:paraId="2C354EE3" w14:textId="12F34445" w:rsidR="00BE396E" w:rsidRDefault="00BE396E" w:rsidP="00BE396E">
            <w:pPr>
              <w:pStyle w:val="TableText"/>
            </w:pPr>
            <w:r>
              <w:t>:P:IDR-W-</w:t>
            </w:r>
            <w:hyperlink r:id="rId927" w:history="1">
              <w:r>
                <w:rPr>
                  <w:rStyle w:val="Hyperlink"/>
                </w:rPr>
                <w:t>COBA-NUMBER</w:t>
              </w:r>
            </w:hyperlink>
          </w:p>
        </w:tc>
        <w:tc>
          <w:tcPr>
            <w:tcW w:w="2790" w:type="dxa"/>
            <w:tcMar>
              <w:left w:w="58" w:type="dxa"/>
              <w:right w:w="58" w:type="dxa"/>
            </w:tcMar>
          </w:tcPr>
          <w:p w14:paraId="14203834" w14:textId="77777777" w:rsidR="00BE396E" w:rsidRDefault="00BE396E" w:rsidP="00BE396E">
            <w:pPr>
              <w:pStyle w:val="TableText"/>
            </w:pPr>
            <w:r>
              <w:t>COBA Number</w:t>
            </w:r>
          </w:p>
          <w:p w14:paraId="3318DF49" w14:textId="77777777" w:rsidR="00BE396E" w:rsidRDefault="00BE396E" w:rsidP="00BE396E">
            <w:pPr>
              <w:pStyle w:val="TableText"/>
            </w:pPr>
            <w:r w:rsidRPr="004C59BC">
              <w:rPr>
                <w:rFonts w:cs="Arial"/>
                <w:color w:val="000000"/>
              </w:rPr>
              <w:t>This field carries the Coordination of Benefits Agreement (COBA) number sent from CWF</w:t>
            </w:r>
            <w:r>
              <w:rPr>
                <w:rFonts w:cs="Arial"/>
                <w:color w:val="000000"/>
              </w:rPr>
              <w:t>.</w:t>
            </w:r>
          </w:p>
        </w:tc>
        <w:tc>
          <w:tcPr>
            <w:tcW w:w="1080" w:type="dxa"/>
            <w:tcMar>
              <w:left w:w="58" w:type="dxa"/>
              <w:right w:w="58" w:type="dxa"/>
            </w:tcMar>
          </w:tcPr>
          <w:p w14:paraId="5C3AB66E" w14:textId="77777777" w:rsidR="00BE396E" w:rsidRDefault="00BE396E" w:rsidP="00BE396E">
            <w:pPr>
              <w:pStyle w:val="TableText"/>
              <w:rPr>
                <w:caps/>
              </w:rPr>
            </w:pPr>
            <w:r>
              <w:rPr>
                <w:caps/>
              </w:rPr>
              <w:t>5 C</w:t>
            </w:r>
          </w:p>
        </w:tc>
        <w:tc>
          <w:tcPr>
            <w:tcW w:w="2340" w:type="dxa"/>
            <w:tcMar>
              <w:left w:w="58" w:type="dxa"/>
              <w:right w:w="58" w:type="dxa"/>
            </w:tcMar>
          </w:tcPr>
          <w:p w14:paraId="53757BAB" w14:textId="77777777" w:rsidR="00BE396E" w:rsidRDefault="00BE396E" w:rsidP="00BE396E">
            <w:pPr>
              <w:pStyle w:val="TableText"/>
            </w:pPr>
            <w:r>
              <w:t>COBA Insurer number</w:t>
            </w:r>
          </w:p>
        </w:tc>
        <w:tc>
          <w:tcPr>
            <w:tcW w:w="858" w:type="dxa"/>
            <w:tcMar>
              <w:left w:w="58" w:type="dxa"/>
              <w:right w:w="58" w:type="dxa"/>
            </w:tcMar>
          </w:tcPr>
          <w:p w14:paraId="5D162390" w14:textId="77777777" w:rsidR="00BE396E" w:rsidRDefault="00BE396E" w:rsidP="00BE396E">
            <w:pPr>
              <w:pStyle w:val="TableText"/>
            </w:pPr>
            <w:r>
              <w:t>Spaces</w:t>
            </w:r>
          </w:p>
        </w:tc>
        <w:tc>
          <w:tcPr>
            <w:tcW w:w="431" w:type="dxa"/>
          </w:tcPr>
          <w:p w14:paraId="355F405A" w14:textId="77777777" w:rsidR="00BE396E" w:rsidRDefault="00BE396E" w:rsidP="00BE396E">
            <w:pPr>
              <w:pStyle w:val="TableText"/>
            </w:pPr>
            <w:r>
              <w:t>-</w:t>
            </w:r>
          </w:p>
        </w:tc>
        <w:tc>
          <w:tcPr>
            <w:tcW w:w="431" w:type="dxa"/>
          </w:tcPr>
          <w:p w14:paraId="22348BE6" w14:textId="77777777" w:rsidR="00BE396E" w:rsidRDefault="00BE396E" w:rsidP="00BE396E">
            <w:pPr>
              <w:pStyle w:val="TableText"/>
            </w:pPr>
            <w:r>
              <w:t>X</w:t>
            </w:r>
          </w:p>
        </w:tc>
        <w:tc>
          <w:tcPr>
            <w:tcW w:w="432" w:type="dxa"/>
          </w:tcPr>
          <w:p w14:paraId="54E7A9CE" w14:textId="77777777" w:rsidR="00BE396E" w:rsidRDefault="00BE396E" w:rsidP="00BE396E">
            <w:pPr>
              <w:pStyle w:val="TableText"/>
            </w:pPr>
            <w:r>
              <w:t>X</w:t>
            </w:r>
          </w:p>
        </w:tc>
      </w:tr>
      <w:tr w:rsidR="00BE396E" w14:paraId="11B6D9CF" w14:textId="77777777" w:rsidTr="00BD7376">
        <w:trPr>
          <w:cantSplit/>
          <w:jc w:val="center"/>
        </w:trPr>
        <w:tc>
          <w:tcPr>
            <w:tcW w:w="802" w:type="dxa"/>
            <w:tcMar>
              <w:left w:w="58" w:type="dxa"/>
              <w:right w:w="58" w:type="dxa"/>
            </w:tcMar>
          </w:tcPr>
          <w:p w14:paraId="4165B77C" w14:textId="62FECAFD" w:rsidR="00BE396E" w:rsidRDefault="00BE396E" w:rsidP="00484350">
            <w:pPr>
              <w:pStyle w:val="TableText"/>
            </w:pPr>
            <w:r>
              <w:t>3582</w:t>
            </w:r>
            <w:r w:rsidR="00135F82">
              <w:t xml:space="preserve"> –</w:t>
            </w:r>
            <w:r>
              <w:t xml:space="preserve"> 3589</w:t>
            </w:r>
          </w:p>
        </w:tc>
        <w:tc>
          <w:tcPr>
            <w:tcW w:w="2227" w:type="dxa"/>
            <w:tcMar>
              <w:left w:w="58" w:type="dxa"/>
              <w:right w:w="58" w:type="dxa"/>
            </w:tcMar>
          </w:tcPr>
          <w:p w14:paraId="763CDD25" w14:textId="77777777" w:rsidR="00BE396E" w:rsidRDefault="00BE396E" w:rsidP="00BE396E">
            <w:pPr>
              <w:pStyle w:val="TableText"/>
            </w:pPr>
            <w:r>
              <w:t>COBA INS EFF DATE 8</w:t>
            </w:r>
          </w:p>
        </w:tc>
        <w:tc>
          <w:tcPr>
            <w:tcW w:w="2993" w:type="dxa"/>
            <w:tcMar>
              <w:left w:w="58" w:type="dxa"/>
              <w:right w:w="58" w:type="dxa"/>
            </w:tcMar>
          </w:tcPr>
          <w:p w14:paraId="17FCD120" w14:textId="157E1D2B" w:rsidR="00BE396E" w:rsidRDefault="00BE396E" w:rsidP="00BE396E">
            <w:pPr>
              <w:pStyle w:val="TableText"/>
            </w:pPr>
            <w:r>
              <w:t>:P:IDR-W-</w:t>
            </w:r>
            <w:hyperlink r:id="rId928" w:history="1">
              <w:r>
                <w:rPr>
                  <w:rStyle w:val="Hyperlink"/>
                </w:rPr>
                <w:t>COBA-EFF-DATE</w:t>
              </w:r>
            </w:hyperlink>
          </w:p>
        </w:tc>
        <w:tc>
          <w:tcPr>
            <w:tcW w:w="2790" w:type="dxa"/>
            <w:tcMar>
              <w:left w:w="58" w:type="dxa"/>
              <w:right w:w="58" w:type="dxa"/>
            </w:tcMar>
          </w:tcPr>
          <w:p w14:paraId="58EF75B1" w14:textId="77777777" w:rsidR="00BE396E" w:rsidRDefault="00BE396E" w:rsidP="00BE396E">
            <w:pPr>
              <w:pStyle w:val="TableText"/>
            </w:pPr>
            <w:r>
              <w:t>COBA Insurer Effective Date</w:t>
            </w:r>
          </w:p>
          <w:p w14:paraId="7582E28F" w14:textId="0F4D5DB4" w:rsidR="00BE396E" w:rsidRDefault="00BE396E" w:rsidP="00BE396E">
            <w:pPr>
              <w:pStyle w:val="TableText"/>
            </w:pPr>
            <w:r w:rsidRPr="000D1F87">
              <w:rPr>
                <w:rFonts w:cs="Arial"/>
                <w:color w:val="000000"/>
              </w:rPr>
              <w:t>This field carries the Coordination of Benefits Agreement (COBA) effective date</w:t>
            </w:r>
            <w:r w:rsidR="00BF1951" w:rsidRPr="00BF1951">
              <w:rPr>
                <w:rFonts w:cs="Arial"/>
                <w:color w:val="000000"/>
              </w:rPr>
              <w:t xml:space="preserve"> sent from CWF</w:t>
            </w:r>
            <w:r w:rsidRPr="000D1F87">
              <w:rPr>
                <w:rFonts w:cs="Arial"/>
                <w:color w:val="000000"/>
              </w:rPr>
              <w:t>.</w:t>
            </w:r>
          </w:p>
        </w:tc>
        <w:tc>
          <w:tcPr>
            <w:tcW w:w="1080" w:type="dxa"/>
            <w:tcMar>
              <w:left w:w="58" w:type="dxa"/>
              <w:right w:w="58" w:type="dxa"/>
            </w:tcMar>
          </w:tcPr>
          <w:p w14:paraId="393A914B" w14:textId="77777777" w:rsidR="00BE396E" w:rsidRDefault="00BE396E" w:rsidP="00BE396E">
            <w:pPr>
              <w:pStyle w:val="TableText"/>
              <w:rPr>
                <w:caps/>
              </w:rPr>
            </w:pPr>
            <w:r>
              <w:rPr>
                <w:caps/>
              </w:rPr>
              <w:t>8 N</w:t>
            </w:r>
          </w:p>
        </w:tc>
        <w:tc>
          <w:tcPr>
            <w:tcW w:w="2340" w:type="dxa"/>
            <w:tcMar>
              <w:left w:w="58" w:type="dxa"/>
              <w:right w:w="58" w:type="dxa"/>
            </w:tcMar>
          </w:tcPr>
          <w:p w14:paraId="16E4C224" w14:textId="77777777" w:rsidR="00BE396E" w:rsidRDefault="00BE396E" w:rsidP="00BE396E">
            <w:pPr>
              <w:pStyle w:val="TableText"/>
            </w:pPr>
            <w:r>
              <w:t>MMDDYYYY</w:t>
            </w:r>
          </w:p>
        </w:tc>
        <w:tc>
          <w:tcPr>
            <w:tcW w:w="858" w:type="dxa"/>
            <w:tcMar>
              <w:left w:w="58" w:type="dxa"/>
              <w:right w:w="58" w:type="dxa"/>
            </w:tcMar>
          </w:tcPr>
          <w:p w14:paraId="60F89506" w14:textId="77777777" w:rsidR="00BE396E" w:rsidRDefault="00BE396E" w:rsidP="00BE396E">
            <w:pPr>
              <w:pStyle w:val="TableText"/>
            </w:pPr>
            <w:r>
              <w:t>Zeros</w:t>
            </w:r>
          </w:p>
        </w:tc>
        <w:tc>
          <w:tcPr>
            <w:tcW w:w="431" w:type="dxa"/>
          </w:tcPr>
          <w:p w14:paraId="3B79FEFE" w14:textId="77777777" w:rsidR="00BE396E" w:rsidRDefault="00BE396E" w:rsidP="00BE396E">
            <w:pPr>
              <w:pStyle w:val="TableText"/>
            </w:pPr>
            <w:r>
              <w:t>-</w:t>
            </w:r>
          </w:p>
        </w:tc>
        <w:tc>
          <w:tcPr>
            <w:tcW w:w="431" w:type="dxa"/>
          </w:tcPr>
          <w:p w14:paraId="52381AC2" w14:textId="77777777" w:rsidR="00BE396E" w:rsidRDefault="00BE396E" w:rsidP="00BE396E">
            <w:pPr>
              <w:pStyle w:val="TableText"/>
            </w:pPr>
            <w:r>
              <w:t>X</w:t>
            </w:r>
          </w:p>
        </w:tc>
        <w:tc>
          <w:tcPr>
            <w:tcW w:w="432" w:type="dxa"/>
          </w:tcPr>
          <w:p w14:paraId="4D675F10" w14:textId="77777777" w:rsidR="00BE396E" w:rsidRDefault="00BE396E" w:rsidP="00BE396E">
            <w:pPr>
              <w:pStyle w:val="TableText"/>
            </w:pPr>
            <w:r>
              <w:t>X</w:t>
            </w:r>
          </w:p>
        </w:tc>
      </w:tr>
      <w:tr w:rsidR="00BE396E" w14:paraId="27BA92D9" w14:textId="77777777" w:rsidTr="00BD7376">
        <w:trPr>
          <w:cantSplit/>
          <w:jc w:val="center"/>
        </w:trPr>
        <w:tc>
          <w:tcPr>
            <w:tcW w:w="802" w:type="dxa"/>
            <w:tcMar>
              <w:left w:w="58" w:type="dxa"/>
              <w:right w:w="58" w:type="dxa"/>
            </w:tcMar>
          </w:tcPr>
          <w:p w14:paraId="2ECE8A61" w14:textId="5F30837B" w:rsidR="00BE396E" w:rsidRDefault="00BE396E" w:rsidP="00484350">
            <w:pPr>
              <w:pStyle w:val="TableText"/>
            </w:pPr>
            <w:r>
              <w:t>3590</w:t>
            </w:r>
            <w:r w:rsidR="00135F82">
              <w:t xml:space="preserve"> –</w:t>
            </w:r>
            <w:r>
              <w:t xml:space="preserve"> 3597</w:t>
            </w:r>
          </w:p>
        </w:tc>
        <w:tc>
          <w:tcPr>
            <w:tcW w:w="2227" w:type="dxa"/>
            <w:tcMar>
              <w:left w:w="58" w:type="dxa"/>
              <w:right w:w="58" w:type="dxa"/>
            </w:tcMar>
          </w:tcPr>
          <w:p w14:paraId="449F7D36" w14:textId="77777777" w:rsidR="00BE396E" w:rsidRDefault="00BE396E" w:rsidP="00BE396E">
            <w:pPr>
              <w:pStyle w:val="TableText"/>
            </w:pPr>
            <w:r>
              <w:t>COBA INS END DATE 8</w:t>
            </w:r>
          </w:p>
        </w:tc>
        <w:tc>
          <w:tcPr>
            <w:tcW w:w="2993" w:type="dxa"/>
            <w:tcMar>
              <w:left w:w="58" w:type="dxa"/>
              <w:right w:w="58" w:type="dxa"/>
            </w:tcMar>
          </w:tcPr>
          <w:p w14:paraId="35934F85" w14:textId="69F8E3D5" w:rsidR="00BE396E" w:rsidRDefault="00BE396E" w:rsidP="00BE396E">
            <w:pPr>
              <w:pStyle w:val="TableText"/>
            </w:pPr>
            <w:r>
              <w:t>:P:IDR-W-</w:t>
            </w:r>
            <w:hyperlink r:id="rId929" w:history="1">
              <w:r>
                <w:rPr>
                  <w:rStyle w:val="Hyperlink"/>
                </w:rPr>
                <w:t>COBA-END-DATE</w:t>
              </w:r>
            </w:hyperlink>
          </w:p>
        </w:tc>
        <w:tc>
          <w:tcPr>
            <w:tcW w:w="2790" w:type="dxa"/>
            <w:tcMar>
              <w:left w:w="58" w:type="dxa"/>
              <w:right w:w="58" w:type="dxa"/>
            </w:tcMar>
          </w:tcPr>
          <w:p w14:paraId="6F5E5F0E" w14:textId="77777777" w:rsidR="00BE396E" w:rsidRDefault="00BE396E" w:rsidP="00BE396E">
            <w:pPr>
              <w:pStyle w:val="TableText"/>
            </w:pPr>
            <w:r>
              <w:t>COBA Insurer End Date</w:t>
            </w:r>
          </w:p>
          <w:p w14:paraId="12718FB4" w14:textId="0408E90C" w:rsidR="00BE396E" w:rsidRDefault="00BE396E" w:rsidP="00BE396E">
            <w:pPr>
              <w:pStyle w:val="TableText"/>
            </w:pPr>
            <w:r w:rsidRPr="000D1F87">
              <w:rPr>
                <w:rFonts w:cs="Arial"/>
                <w:color w:val="000000"/>
              </w:rPr>
              <w:t>This field carries the Coordination of Benefit Agreement (COBA) end date</w:t>
            </w:r>
            <w:r w:rsidR="00BF1951" w:rsidRPr="00BF1951">
              <w:rPr>
                <w:rFonts w:cs="Arial"/>
                <w:color w:val="000000"/>
              </w:rPr>
              <w:t xml:space="preserve"> sent from CWF</w:t>
            </w:r>
            <w:r w:rsidRPr="000D1F87">
              <w:rPr>
                <w:rFonts w:cs="Arial"/>
                <w:color w:val="000000"/>
              </w:rPr>
              <w:t>.</w:t>
            </w:r>
          </w:p>
        </w:tc>
        <w:tc>
          <w:tcPr>
            <w:tcW w:w="1080" w:type="dxa"/>
            <w:tcMar>
              <w:left w:w="58" w:type="dxa"/>
              <w:right w:w="58" w:type="dxa"/>
            </w:tcMar>
          </w:tcPr>
          <w:p w14:paraId="29A2AA5C" w14:textId="77777777" w:rsidR="00BE396E" w:rsidRDefault="00BE396E" w:rsidP="00BE396E">
            <w:pPr>
              <w:pStyle w:val="TableText"/>
              <w:rPr>
                <w:caps/>
              </w:rPr>
            </w:pPr>
            <w:r>
              <w:rPr>
                <w:caps/>
              </w:rPr>
              <w:t>8 N</w:t>
            </w:r>
          </w:p>
        </w:tc>
        <w:tc>
          <w:tcPr>
            <w:tcW w:w="2340" w:type="dxa"/>
            <w:tcMar>
              <w:left w:w="58" w:type="dxa"/>
              <w:right w:w="58" w:type="dxa"/>
            </w:tcMar>
          </w:tcPr>
          <w:p w14:paraId="606E4737" w14:textId="77777777" w:rsidR="00BE396E" w:rsidRDefault="00BE396E" w:rsidP="00BE396E">
            <w:pPr>
              <w:pStyle w:val="TableText"/>
            </w:pPr>
            <w:r>
              <w:t>MMDDYYYY</w:t>
            </w:r>
          </w:p>
        </w:tc>
        <w:tc>
          <w:tcPr>
            <w:tcW w:w="858" w:type="dxa"/>
            <w:tcMar>
              <w:left w:w="58" w:type="dxa"/>
              <w:right w:w="58" w:type="dxa"/>
            </w:tcMar>
          </w:tcPr>
          <w:p w14:paraId="01AEE0E0" w14:textId="77777777" w:rsidR="00BE396E" w:rsidRDefault="00BE396E" w:rsidP="00BE396E">
            <w:pPr>
              <w:pStyle w:val="TableText"/>
            </w:pPr>
            <w:r>
              <w:t>Zeros</w:t>
            </w:r>
          </w:p>
        </w:tc>
        <w:tc>
          <w:tcPr>
            <w:tcW w:w="431" w:type="dxa"/>
          </w:tcPr>
          <w:p w14:paraId="2CF5A753" w14:textId="77777777" w:rsidR="00BE396E" w:rsidRDefault="00BE396E" w:rsidP="00BE396E">
            <w:pPr>
              <w:pStyle w:val="TableText"/>
            </w:pPr>
            <w:r>
              <w:t>-</w:t>
            </w:r>
          </w:p>
        </w:tc>
        <w:tc>
          <w:tcPr>
            <w:tcW w:w="431" w:type="dxa"/>
          </w:tcPr>
          <w:p w14:paraId="6720EC9A" w14:textId="77777777" w:rsidR="00BE396E" w:rsidRDefault="00BE396E" w:rsidP="00BE396E">
            <w:pPr>
              <w:pStyle w:val="TableText"/>
            </w:pPr>
            <w:r>
              <w:t>X</w:t>
            </w:r>
          </w:p>
        </w:tc>
        <w:tc>
          <w:tcPr>
            <w:tcW w:w="432" w:type="dxa"/>
          </w:tcPr>
          <w:p w14:paraId="7521AB6E" w14:textId="77777777" w:rsidR="00BE396E" w:rsidRDefault="00BE396E" w:rsidP="00BE396E">
            <w:pPr>
              <w:pStyle w:val="TableText"/>
            </w:pPr>
            <w:r>
              <w:t>X</w:t>
            </w:r>
          </w:p>
        </w:tc>
      </w:tr>
      <w:tr w:rsidR="00BE396E" w14:paraId="3FB42197" w14:textId="77777777" w:rsidTr="00BD7376">
        <w:trPr>
          <w:cantSplit/>
          <w:jc w:val="center"/>
        </w:trPr>
        <w:tc>
          <w:tcPr>
            <w:tcW w:w="802" w:type="dxa"/>
            <w:tcMar>
              <w:left w:w="58" w:type="dxa"/>
              <w:right w:w="58" w:type="dxa"/>
            </w:tcMar>
          </w:tcPr>
          <w:p w14:paraId="3BA05A49" w14:textId="7FA267D8" w:rsidR="00BE396E" w:rsidRDefault="00BE396E" w:rsidP="00484350">
            <w:pPr>
              <w:pStyle w:val="TableText"/>
            </w:pPr>
            <w:r>
              <w:t>3598</w:t>
            </w:r>
          </w:p>
        </w:tc>
        <w:tc>
          <w:tcPr>
            <w:tcW w:w="2227" w:type="dxa"/>
            <w:tcMar>
              <w:left w:w="58" w:type="dxa"/>
              <w:right w:w="58" w:type="dxa"/>
            </w:tcMar>
          </w:tcPr>
          <w:p w14:paraId="11B478FD" w14:textId="77777777" w:rsidR="00BE396E" w:rsidRDefault="00BE396E" w:rsidP="00BE396E">
            <w:pPr>
              <w:pStyle w:val="TableText"/>
            </w:pPr>
            <w:r>
              <w:t>4010A1 COBA INS TEST/PROD IND 8</w:t>
            </w:r>
          </w:p>
        </w:tc>
        <w:tc>
          <w:tcPr>
            <w:tcW w:w="2993" w:type="dxa"/>
            <w:tcMar>
              <w:left w:w="58" w:type="dxa"/>
              <w:right w:w="58" w:type="dxa"/>
            </w:tcMar>
          </w:tcPr>
          <w:p w14:paraId="53924CEA" w14:textId="7640C0D5" w:rsidR="00BE396E" w:rsidRDefault="00BE396E" w:rsidP="00BE396E">
            <w:pPr>
              <w:pStyle w:val="TableText"/>
            </w:pPr>
            <w:r>
              <w:t>:P:IDR-W-</w:t>
            </w:r>
            <w:hyperlink r:id="rId930" w:history="1">
              <w:r>
                <w:rPr>
                  <w:rStyle w:val="Hyperlink"/>
                </w:rPr>
                <w:t>COBA-TEST-IND</w:t>
              </w:r>
            </w:hyperlink>
          </w:p>
        </w:tc>
        <w:tc>
          <w:tcPr>
            <w:tcW w:w="2790" w:type="dxa"/>
            <w:tcMar>
              <w:left w:w="58" w:type="dxa"/>
              <w:right w:w="58" w:type="dxa"/>
            </w:tcMar>
          </w:tcPr>
          <w:p w14:paraId="6B457045" w14:textId="669CFADC" w:rsidR="00BE396E" w:rsidRDefault="00BE396E" w:rsidP="00BF1951">
            <w:pPr>
              <w:pStyle w:val="TableText"/>
            </w:pPr>
            <w:r>
              <w:t>4010A1 COBA Insurer Test/Prod indicator</w:t>
            </w:r>
            <w:r w:rsidR="00BF1951">
              <w:t>.</w:t>
            </w:r>
          </w:p>
        </w:tc>
        <w:tc>
          <w:tcPr>
            <w:tcW w:w="1080" w:type="dxa"/>
            <w:tcMar>
              <w:left w:w="58" w:type="dxa"/>
              <w:right w:w="58" w:type="dxa"/>
            </w:tcMar>
          </w:tcPr>
          <w:p w14:paraId="61F0FE33" w14:textId="77777777" w:rsidR="00BE396E" w:rsidRDefault="00BE396E" w:rsidP="00BE396E">
            <w:pPr>
              <w:pStyle w:val="TableText"/>
              <w:rPr>
                <w:caps/>
              </w:rPr>
            </w:pPr>
            <w:r>
              <w:rPr>
                <w:caps/>
              </w:rPr>
              <w:t>1 c</w:t>
            </w:r>
          </w:p>
        </w:tc>
        <w:tc>
          <w:tcPr>
            <w:tcW w:w="2340" w:type="dxa"/>
            <w:tcMar>
              <w:left w:w="58" w:type="dxa"/>
              <w:right w:w="58" w:type="dxa"/>
            </w:tcMar>
          </w:tcPr>
          <w:p w14:paraId="7554E389" w14:textId="46FA323C" w:rsidR="00BE396E" w:rsidRDefault="003C24F2" w:rsidP="00484350">
            <w:pPr>
              <w:pStyle w:val="TableText"/>
            </w:pPr>
            <w:r w:rsidRPr="003C24F2">
              <w:t>This will always default to ‘N’ since 4010 is no longer valid.</w:t>
            </w:r>
          </w:p>
        </w:tc>
        <w:tc>
          <w:tcPr>
            <w:tcW w:w="858" w:type="dxa"/>
            <w:tcMar>
              <w:left w:w="58" w:type="dxa"/>
              <w:right w:w="58" w:type="dxa"/>
            </w:tcMar>
          </w:tcPr>
          <w:p w14:paraId="54A9E605" w14:textId="77777777" w:rsidR="00BE396E" w:rsidRDefault="00BE396E" w:rsidP="00BE396E">
            <w:pPr>
              <w:pStyle w:val="TableText"/>
            </w:pPr>
            <w:r>
              <w:t>Spaces</w:t>
            </w:r>
          </w:p>
        </w:tc>
        <w:tc>
          <w:tcPr>
            <w:tcW w:w="431" w:type="dxa"/>
          </w:tcPr>
          <w:p w14:paraId="14EA3359" w14:textId="77777777" w:rsidR="00BE396E" w:rsidRDefault="00BE396E" w:rsidP="00BE396E">
            <w:pPr>
              <w:pStyle w:val="TableText"/>
            </w:pPr>
            <w:r>
              <w:t>-</w:t>
            </w:r>
          </w:p>
        </w:tc>
        <w:tc>
          <w:tcPr>
            <w:tcW w:w="431" w:type="dxa"/>
          </w:tcPr>
          <w:p w14:paraId="77C09586" w14:textId="77777777" w:rsidR="00BE396E" w:rsidRDefault="00BE396E" w:rsidP="00BE396E">
            <w:pPr>
              <w:pStyle w:val="TableText"/>
            </w:pPr>
            <w:r>
              <w:t>X</w:t>
            </w:r>
          </w:p>
        </w:tc>
        <w:tc>
          <w:tcPr>
            <w:tcW w:w="432" w:type="dxa"/>
          </w:tcPr>
          <w:p w14:paraId="32353EBA" w14:textId="77777777" w:rsidR="00BE396E" w:rsidRDefault="00BE396E" w:rsidP="00BE396E">
            <w:pPr>
              <w:pStyle w:val="TableText"/>
            </w:pPr>
            <w:r>
              <w:t>X</w:t>
            </w:r>
          </w:p>
        </w:tc>
      </w:tr>
      <w:tr w:rsidR="00BE396E" w14:paraId="6C56B25C" w14:textId="77777777" w:rsidTr="00BD7376">
        <w:trPr>
          <w:cantSplit/>
          <w:jc w:val="center"/>
        </w:trPr>
        <w:tc>
          <w:tcPr>
            <w:tcW w:w="802" w:type="dxa"/>
            <w:tcMar>
              <w:left w:w="58" w:type="dxa"/>
              <w:right w:w="58" w:type="dxa"/>
            </w:tcMar>
          </w:tcPr>
          <w:p w14:paraId="7C796449" w14:textId="7586B9D9" w:rsidR="00BE396E" w:rsidRDefault="00BE396E" w:rsidP="00484350">
            <w:pPr>
              <w:pStyle w:val="TableText"/>
            </w:pPr>
            <w:r>
              <w:t>3599</w:t>
            </w:r>
            <w:r w:rsidR="00135F82">
              <w:t xml:space="preserve"> –</w:t>
            </w:r>
            <w:r>
              <w:t xml:space="preserve"> 3606</w:t>
            </w:r>
          </w:p>
        </w:tc>
        <w:tc>
          <w:tcPr>
            <w:tcW w:w="2227" w:type="dxa"/>
            <w:tcMar>
              <w:left w:w="58" w:type="dxa"/>
              <w:right w:w="58" w:type="dxa"/>
            </w:tcMar>
          </w:tcPr>
          <w:p w14:paraId="58093AD5" w14:textId="77777777" w:rsidR="00BE396E" w:rsidRDefault="00BE396E" w:rsidP="00BE396E">
            <w:pPr>
              <w:pStyle w:val="TableText"/>
            </w:pPr>
            <w:r>
              <w:t>COBA RECOVERY DT 8</w:t>
            </w:r>
          </w:p>
        </w:tc>
        <w:tc>
          <w:tcPr>
            <w:tcW w:w="2993" w:type="dxa"/>
            <w:tcMar>
              <w:left w:w="58" w:type="dxa"/>
              <w:right w:w="58" w:type="dxa"/>
            </w:tcMar>
          </w:tcPr>
          <w:p w14:paraId="7522D006" w14:textId="0B0D0EF7" w:rsidR="00BE396E" w:rsidRDefault="00BE396E" w:rsidP="00BE396E">
            <w:pPr>
              <w:pStyle w:val="TableText"/>
            </w:pPr>
            <w:r>
              <w:t>:P:IDR-W-</w:t>
            </w:r>
            <w:hyperlink r:id="rId931" w:history="1">
              <w:r>
                <w:rPr>
                  <w:rStyle w:val="Hyperlink"/>
                  <w:rFonts w:cs="Courier New"/>
                  <w:szCs w:val="16"/>
                </w:rPr>
                <w:t>COBA-RECV-DATE</w:t>
              </w:r>
            </w:hyperlink>
          </w:p>
        </w:tc>
        <w:tc>
          <w:tcPr>
            <w:tcW w:w="2790" w:type="dxa"/>
            <w:tcMar>
              <w:left w:w="58" w:type="dxa"/>
              <w:right w:w="58" w:type="dxa"/>
            </w:tcMar>
          </w:tcPr>
          <w:p w14:paraId="53935D6E" w14:textId="77777777" w:rsidR="00BE396E" w:rsidRDefault="00BE396E" w:rsidP="00BE396E">
            <w:pPr>
              <w:pStyle w:val="TableText"/>
            </w:pPr>
            <w:r>
              <w:t>COBA Recovery Date</w:t>
            </w:r>
          </w:p>
        </w:tc>
        <w:tc>
          <w:tcPr>
            <w:tcW w:w="1080" w:type="dxa"/>
            <w:tcMar>
              <w:left w:w="58" w:type="dxa"/>
              <w:right w:w="58" w:type="dxa"/>
            </w:tcMar>
          </w:tcPr>
          <w:p w14:paraId="57742A7D" w14:textId="77777777" w:rsidR="00BE396E" w:rsidRDefault="00BE396E" w:rsidP="00BE396E">
            <w:pPr>
              <w:pStyle w:val="TableText"/>
              <w:rPr>
                <w:caps/>
              </w:rPr>
            </w:pPr>
            <w:r>
              <w:rPr>
                <w:caps/>
              </w:rPr>
              <w:t>8 N</w:t>
            </w:r>
          </w:p>
        </w:tc>
        <w:tc>
          <w:tcPr>
            <w:tcW w:w="2340" w:type="dxa"/>
            <w:tcMar>
              <w:left w:w="58" w:type="dxa"/>
              <w:right w:w="58" w:type="dxa"/>
            </w:tcMar>
          </w:tcPr>
          <w:p w14:paraId="1E8EDBF9" w14:textId="77777777" w:rsidR="00BE396E" w:rsidRDefault="00BE396E" w:rsidP="00BE396E">
            <w:pPr>
              <w:pStyle w:val="TableText"/>
            </w:pPr>
            <w:r>
              <w:t>MMDDYYYY</w:t>
            </w:r>
          </w:p>
        </w:tc>
        <w:tc>
          <w:tcPr>
            <w:tcW w:w="858" w:type="dxa"/>
            <w:tcMar>
              <w:left w:w="58" w:type="dxa"/>
              <w:right w:w="58" w:type="dxa"/>
            </w:tcMar>
          </w:tcPr>
          <w:p w14:paraId="69999BC6" w14:textId="77777777" w:rsidR="00BE396E" w:rsidRDefault="00BE396E" w:rsidP="00BE396E">
            <w:pPr>
              <w:pStyle w:val="TableText"/>
            </w:pPr>
            <w:r>
              <w:t>Zeros</w:t>
            </w:r>
          </w:p>
        </w:tc>
        <w:tc>
          <w:tcPr>
            <w:tcW w:w="431" w:type="dxa"/>
          </w:tcPr>
          <w:p w14:paraId="44F9DD3C" w14:textId="77777777" w:rsidR="00BE396E" w:rsidRDefault="00BE396E" w:rsidP="00BE396E">
            <w:pPr>
              <w:pStyle w:val="TableText"/>
            </w:pPr>
            <w:r>
              <w:t>-</w:t>
            </w:r>
          </w:p>
        </w:tc>
        <w:tc>
          <w:tcPr>
            <w:tcW w:w="431" w:type="dxa"/>
          </w:tcPr>
          <w:p w14:paraId="40A92CA0" w14:textId="77777777" w:rsidR="00BE396E" w:rsidRDefault="00BE396E" w:rsidP="00BE396E">
            <w:pPr>
              <w:pStyle w:val="TableText"/>
            </w:pPr>
            <w:r>
              <w:t>X</w:t>
            </w:r>
          </w:p>
        </w:tc>
        <w:tc>
          <w:tcPr>
            <w:tcW w:w="432" w:type="dxa"/>
          </w:tcPr>
          <w:p w14:paraId="3521CA32" w14:textId="77777777" w:rsidR="00BE396E" w:rsidRDefault="00BE396E" w:rsidP="00BE396E">
            <w:pPr>
              <w:pStyle w:val="TableText"/>
            </w:pPr>
            <w:r>
              <w:t>X</w:t>
            </w:r>
          </w:p>
        </w:tc>
      </w:tr>
      <w:tr w:rsidR="00BE396E" w14:paraId="02D951BD" w14:textId="77777777" w:rsidTr="00BD7376">
        <w:trPr>
          <w:cantSplit/>
          <w:jc w:val="center"/>
        </w:trPr>
        <w:tc>
          <w:tcPr>
            <w:tcW w:w="802" w:type="dxa"/>
            <w:tcMar>
              <w:left w:w="58" w:type="dxa"/>
              <w:right w:w="58" w:type="dxa"/>
            </w:tcMar>
          </w:tcPr>
          <w:p w14:paraId="5505573A" w14:textId="114B67FB" w:rsidR="00BE396E" w:rsidRDefault="00BE396E" w:rsidP="00484350">
            <w:pPr>
              <w:pStyle w:val="TableText"/>
            </w:pPr>
            <w:r>
              <w:t>3607</w:t>
            </w:r>
          </w:p>
        </w:tc>
        <w:tc>
          <w:tcPr>
            <w:tcW w:w="2227" w:type="dxa"/>
            <w:tcMar>
              <w:left w:w="58" w:type="dxa"/>
              <w:right w:w="58" w:type="dxa"/>
            </w:tcMar>
          </w:tcPr>
          <w:p w14:paraId="48F023D0" w14:textId="77777777" w:rsidR="00BE396E" w:rsidRDefault="00BE396E" w:rsidP="00BE396E">
            <w:pPr>
              <w:pStyle w:val="TableText"/>
            </w:pPr>
            <w:r>
              <w:t>COBA RECOVERY IND 8</w:t>
            </w:r>
          </w:p>
        </w:tc>
        <w:tc>
          <w:tcPr>
            <w:tcW w:w="2993" w:type="dxa"/>
            <w:tcMar>
              <w:left w:w="58" w:type="dxa"/>
              <w:right w:w="58" w:type="dxa"/>
            </w:tcMar>
          </w:tcPr>
          <w:p w14:paraId="3F9AB0F0" w14:textId="230BF796" w:rsidR="00BE396E" w:rsidRDefault="00BE396E" w:rsidP="00BE396E">
            <w:pPr>
              <w:pStyle w:val="TableText"/>
            </w:pPr>
            <w:r>
              <w:t>:P:IDR-W-</w:t>
            </w:r>
            <w:hyperlink r:id="rId932" w:history="1">
              <w:r>
                <w:rPr>
                  <w:rStyle w:val="Hyperlink"/>
                  <w:rFonts w:cs="Courier New"/>
                  <w:szCs w:val="16"/>
                </w:rPr>
                <w:t>COBA-RECV-IND</w:t>
              </w:r>
            </w:hyperlink>
          </w:p>
        </w:tc>
        <w:tc>
          <w:tcPr>
            <w:tcW w:w="2790" w:type="dxa"/>
            <w:tcMar>
              <w:left w:w="58" w:type="dxa"/>
              <w:right w:w="58" w:type="dxa"/>
            </w:tcMar>
          </w:tcPr>
          <w:p w14:paraId="2C82C0E1" w14:textId="77777777" w:rsidR="00BE396E" w:rsidRDefault="00BE396E" w:rsidP="00BE396E">
            <w:pPr>
              <w:pStyle w:val="TableText"/>
            </w:pPr>
            <w:r>
              <w:t>COBA Recovery Indicator</w:t>
            </w:r>
          </w:p>
        </w:tc>
        <w:tc>
          <w:tcPr>
            <w:tcW w:w="1080" w:type="dxa"/>
            <w:tcMar>
              <w:left w:w="58" w:type="dxa"/>
              <w:right w:w="58" w:type="dxa"/>
            </w:tcMar>
          </w:tcPr>
          <w:p w14:paraId="2F2E3B7A" w14:textId="77777777" w:rsidR="00BE396E" w:rsidRDefault="00BE396E" w:rsidP="00BE396E">
            <w:pPr>
              <w:pStyle w:val="TableText"/>
              <w:rPr>
                <w:caps/>
              </w:rPr>
            </w:pPr>
            <w:r>
              <w:rPr>
                <w:caps/>
              </w:rPr>
              <w:t>1 C</w:t>
            </w:r>
          </w:p>
        </w:tc>
        <w:tc>
          <w:tcPr>
            <w:tcW w:w="2340" w:type="dxa"/>
            <w:tcMar>
              <w:left w:w="58" w:type="dxa"/>
              <w:right w:w="58" w:type="dxa"/>
            </w:tcMar>
          </w:tcPr>
          <w:p w14:paraId="1BAC7297" w14:textId="77777777" w:rsidR="00BE396E" w:rsidRPr="0097365E" w:rsidRDefault="00BE396E" w:rsidP="00BE396E">
            <w:pPr>
              <w:pStyle w:val="TableText"/>
              <w:rPr>
                <w:rFonts w:cs="Arial"/>
                <w:color w:val="000000"/>
              </w:rPr>
            </w:pPr>
            <w:r w:rsidRPr="0042502A">
              <w:rPr>
                <w:rFonts w:cs="Arial"/>
                <w:b/>
                <w:color w:val="000000"/>
              </w:rPr>
              <w:t>Valid Values:</w:t>
            </w:r>
          </w:p>
          <w:p w14:paraId="41B4D855" w14:textId="49A73411" w:rsidR="00BE396E" w:rsidRDefault="00BE396E" w:rsidP="00484350">
            <w:pPr>
              <w:pStyle w:val="TableText"/>
            </w:pPr>
            <w:r w:rsidRPr="00544B71">
              <w:t>R</w:t>
            </w:r>
            <w:r w:rsidR="00484350">
              <w:t xml:space="preserve"> – </w:t>
            </w:r>
            <w:r w:rsidRPr="00544B71">
              <w:t xml:space="preserve">COBA </w:t>
            </w:r>
            <w:r w:rsidR="00156CCC">
              <w:t>Recovery</w:t>
            </w:r>
          </w:p>
        </w:tc>
        <w:tc>
          <w:tcPr>
            <w:tcW w:w="858" w:type="dxa"/>
            <w:tcMar>
              <w:left w:w="58" w:type="dxa"/>
              <w:right w:w="58" w:type="dxa"/>
            </w:tcMar>
          </w:tcPr>
          <w:p w14:paraId="51DC07AD" w14:textId="77777777" w:rsidR="00BE396E" w:rsidRDefault="00BE396E" w:rsidP="00BE396E">
            <w:pPr>
              <w:pStyle w:val="TableText"/>
            </w:pPr>
            <w:r>
              <w:t>Spaces</w:t>
            </w:r>
          </w:p>
        </w:tc>
        <w:tc>
          <w:tcPr>
            <w:tcW w:w="431" w:type="dxa"/>
          </w:tcPr>
          <w:p w14:paraId="011F46AD" w14:textId="77777777" w:rsidR="00BE396E" w:rsidRDefault="00BE396E" w:rsidP="00BE396E">
            <w:pPr>
              <w:pStyle w:val="TableText"/>
            </w:pPr>
            <w:r>
              <w:t>-</w:t>
            </w:r>
          </w:p>
        </w:tc>
        <w:tc>
          <w:tcPr>
            <w:tcW w:w="431" w:type="dxa"/>
          </w:tcPr>
          <w:p w14:paraId="27E7119F" w14:textId="77777777" w:rsidR="00BE396E" w:rsidRDefault="00BE396E" w:rsidP="00BE396E">
            <w:pPr>
              <w:pStyle w:val="TableText"/>
            </w:pPr>
            <w:r>
              <w:t>X</w:t>
            </w:r>
          </w:p>
        </w:tc>
        <w:tc>
          <w:tcPr>
            <w:tcW w:w="432" w:type="dxa"/>
          </w:tcPr>
          <w:p w14:paraId="669BD222" w14:textId="77777777" w:rsidR="00BE396E" w:rsidRDefault="00BE396E" w:rsidP="00BE396E">
            <w:pPr>
              <w:pStyle w:val="TableText"/>
            </w:pPr>
            <w:r>
              <w:t>X</w:t>
            </w:r>
          </w:p>
        </w:tc>
      </w:tr>
      <w:tr w:rsidR="00BE396E" w14:paraId="196B8B6F" w14:textId="77777777" w:rsidTr="00BD7376">
        <w:trPr>
          <w:cantSplit/>
          <w:jc w:val="center"/>
        </w:trPr>
        <w:tc>
          <w:tcPr>
            <w:tcW w:w="802" w:type="dxa"/>
            <w:tcMar>
              <w:left w:w="58" w:type="dxa"/>
              <w:right w:w="58" w:type="dxa"/>
            </w:tcMar>
          </w:tcPr>
          <w:p w14:paraId="66216054" w14:textId="77777777" w:rsidR="00BE396E" w:rsidRDefault="00BE396E" w:rsidP="00BE396E">
            <w:pPr>
              <w:pStyle w:val="TableText"/>
            </w:pPr>
            <w:r>
              <w:t>3608</w:t>
            </w:r>
          </w:p>
        </w:tc>
        <w:tc>
          <w:tcPr>
            <w:tcW w:w="2227" w:type="dxa"/>
            <w:tcMar>
              <w:left w:w="58" w:type="dxa"/>
              <w:right w:w="58" w:type="dxa"/>
            </w:tcMar>
          </w:tcPr>
          <w:p w14:paraId="297957DA" w14:textId="77777777" w:rsidR="00BE396E" w:rsidRDefault="00BE396E" w:rsidP="00BE396E">
            <w:pPr>
              <w:pStyle w:val="TableText"/>
            </w:pPr>
            <w:r>
              <w:t>COBA RSN FOR CREATION 8</w:t>
            </w:r>
          </w:p>
        </w:tc>
        <w:tc>
          <w:tcPr>
            <w:tcW w:w="2993" w:type="dxa"/>
            <w:tcMar>
              <w:left w:w="58" w:type="dxa"/>
              <w:right w:w="58" w:type="dxa"/>
            </w:tcMar>
          </w:tcPr>
          <w:p w14:paraId="2F2C0ECD" w14:textId="5704AE9D" w:rsidR="00BE396E" w:rsidRDefault="00BE396E" w:rsidP="00BE396E">
            <w:pPr>
              <w:pStyle w:val="TableText"/>
            </w:pPr>
            <w:r>
              <w:t>:P:IDR-W-</w:t>
            </w:r>
            <w:hyperlink r:id="rId933" w:history="1">
              <w:r>
                <w:rPr>
                  <w:rStyle w:val="Hyperlink"/>
                  <w:rFonts w:cs="Courier New"/>
                  <w:szCs w:val="16"/>
                </w:rPr>
                <w:t>COBA-RSN-CREATN</w:t>
              </w:r>
            </w:hyperlink>
          </w:p>
        </w:tc>
        <w:tc>
          <w:tcPr>
            <w:tcW w:w="2790" w:type="dxa"/>
            <w:tcMar>
              <w:left w:w="58" w:type="dxa"/>
              <w:right w:w="58" w:type="dxa"/>
            </w:tcMar>
          </w:tcPr>
          <w:p w14:paraId="4840A8B0" w14:textId="77777777" w:rsidR="00BE396E" w:rsidRDefault="00BE396E" w:rsidP="00BE396E">
            <w:pPr>
              <w:pStyle w:val="TableText"/>
            </w:pPr>
            <w:r>
              <w:t>COBA Reason for Creation</w:t>
            </w:r>
          </w:p>
        </w:tc>
        <w:tc>
          <w:tcPr>
            <w:tcW w:w="1080" w:type="dxa"/>
            <w:tcMar>
              <w:left w:w="58" w:type="dxa"/>
              <w:right w:w="58" w:type="dxa"/>
            </w:tcMar>
          </w:tcPr>
          <w:p w14:paraId="73943616" w14:textId="77777777" w:rsidR="00BE396E" w:rsidRDefault="00BE396E" w:rsidP="00BE396E">
            <w:pPr>
              <w:pStyle w:val="TableText"/>
              <w:rPr>
                <w:caps/>
              </w:rPr>
            </w:pPr>
            <w:r>
              <w:rPr>
                <w:caps/>
              </w:rPr>
              <w:t>1 C</w:t>
            </w:r>
          </w:p>
        </w:tc>
        <w:tc>
          <w:tcPr>
            <w:tcW w:w="2340" w:type="dxa"/>
            <w:tcMar>
              <w:left w:w="58" w:type="dxa"/>
              <w:right w:w="58" w:type="dxa"/>
            </w:tcMar>
          </w:tcPr>
          <w:p w14:paraId="17EBD524" w14:textId="77777777" w:rsidR="00BE396E" w:rsidRPr="0097365E" w:rsidRDefault="00BE396E" w:rsidP="00BE396E">
            <w:pPr>
              <w:pStyle w:val="TableText"/>
              <w:rPr>
                <w:rFonts w:cs="Arial"/>
                <w:color w:val="000000"/>
              </w:rPr>
            </w:pPr>
            <w:r w:rsidRPr="0042502A">
              <w:rPr>
                <w:rFonts w:cs="Arial"/>
                <w:b/>
                <w:color w:val="000000"/>
              </w:rPr>
              <w:t>Valid Values:</w:t>
            </w:r>
          </w:p>
          <w:p w14:paraId="4D5C9653" w14:textId="4A50836D" w:rsidR="00BE396E" w:rsidRDefault="00BE396E" w:rsidP="00484350">
            <w:pPr>
              <w:pStyle w:val="TableText"/>
            </w:pPr>
            <w:r w:rsidRPr="00544B71">
              <w:t xml:space="preserve">E </w:t>
            </w:r>
            <w:r w:rsidR="00484350">
              <w:t xml:space="preserve">– </w:t>
            </w:r>
            <w:r>
              <w:t>R</w:t>
            </w:r>
            <w:r w:rsidRPr="00544B71">
              <w:t>ecovery failed</w:t>
            </w:r>
          </w:p>
        </w:tc>
        <w:tc>
          <w:tcPr>
            <w:tcW w:w="858" w:type="dxa"/>
            <w:tcMar>
              <w:left w:w="58" w:type="dxa"/>
              <w:right w:w="58" w:type="dxa"/>
            </w:tcMar>
          </w:tcPr>
          <w:p w14:paraId="73FFDC98" w14:textId="77777777" w:rsidR="00BE396E" w:rsidRDefault="00BE396E" w:rsidP="00BE396E">
            <w:pPr>
              <w:pStyle w:val="TableText"/>
            </w:pPr>
            <w:r>
              <w:t>Spaces</w:t>
            </w:r>
          </w:p>
        </w:tc>
        <w:tc>
          <w:tcPr>
            <w:tcW w:w="431" w:type="dxa"/>
          </w:tcPr>
          <w:p w14:paraId="39BEA962" w14:textId="77777777" w:rsidR="00BE396E" w:rsidRDefault="00BE396E" w:rsidP="00BE396E">
            <w:pPr>
              <w:pStyle w:val="TableText"/>
            </w:pPr>
            <w:r>
              <w:t>-</w:t>
            </w:r>
          </w:p>
        </w:tc>
        <w:tc>
          <w:tcPr>
            <w:tcW w:w="431" w:type="dxa"/>
          </w:tcPr>
          <w:p w14:paraId="6274D94F" w14:textId="77777777" w:rsidR="00BE396E" w:rsidRDefault="00BE396E" w:rsidP="00BE396E">
            <w:pPr>
              <w:pStyle w:val="TableText"/>
            </w:pPr>
            <w:r>
              <w:t>X</w:t>
            </w:r>
          </w:p>
        </w:tc>
        <w:tc>
          <w:tcPr>
            <w:tcW w:w="432" w:type="dxa"/>
          </w:tcPr>
          <w:p w14:paraId="37C19B31" w14:textId="77777777" w:rsidR="00BE396E" w:rsidRDefault="00BE396E" w:rsidP="00BE396E">
            <w:pPr>
              <w:pStyle w:val="TableText"/>
            </w:pPr>
            <w:r>
              <w:t>X</w:t>
            </w:r>
          </w:p>
        </w:tc>
      </w:tr>
      <w:tr w:rsidR="00BE396E" w14:paraId="63767EA1" w14:textId="77777777" w:rsidTr="00BD7376">
        <w:trPr>
          <w:cantSplit/>
          <w:jc w:val="center"/>
        </w:trPr>
        <w:tc>
          <w:tcPr>
            <w:tcW w:w="802" w:type="dxa"/>
            <w:tcMar>
              <w:left w:w="58" w:type="dxa"/>
              <w:right w:w="58" w:type="dxa"/>
            </w:tcMar>
          </w:tcPr>
          <w:p w14:paraId="4DD0D2A0" w14:textId="77777777" w:rsidR="00BE396E" w:rsidRDefault="00BE396E" w:rsidP="00BE396E">
            <w:pPr>
              <w:pStyle w:val="TableText"/>
            </w:pPr>
            <w:r>
              <w:t>3609</w:t>
            </w:r>
          </w:p>
        </w:tc>
        <w:tc>
          <w:tcPr>
            <w:tcW w:w="2227" w:type="dxa"/>
            <w:tcMar>
              <w:left w:w="58" w:type="dxa"/>
              <w:right w:w="58" w:type="dxa"/>
            </w:tcMar>
          </w:tcPr>
          <w:p w14:paraId="5F2D31E5" w14:textId="77777777" w:rsidR="00BE396E" w:rsidRDefault="00BE396E" w:rsidP="00BE396E">
            <w:pPr>
              <w:pStyle w:val="TableText"/>
            </w:pPr>
            <w:r>
              <w:t>5010A1 COBA INS TEST/PROD IND 8</w:t>
            </w:r>
          </w:p>
        </w:tc>
        <w:tc>
          <w:tcPr>
            <w:tcW w:w="2993" w:type="dxa"/>
            <w:tcMar>
              <w:left w:w="58" w:type="dxa"/>
              <w:right w:w="58" w:type="dxa"/>
            </w:tcMar>
          </w:tcPr>
          <w:p w14:paraId="63DFFC00" w14:textId="75D94BC7" w:rsidR="00BE396E" w:rsidRDefault="00BE396E" w:rsidP="00BE396E">
            <w:pPr>
              <w:pStyle w:val="TableText"/>
            </w:pPr>
            <w:r>
              <w:t>:P:IDR-W-</w:t>
            </w:r>
            <w:hyperlink r:id="rId934" w:history="1">
              <w:r>
                <w:rPr>
                  <w:rStyle w:val="Hyperlink"/>
                  <w:rFonts w:cs="Courier New"/>
                  <w:szCs w:val="16"/>
                </w:rPr>
                <w:t>COBA-T-5010-IND</w:t>
              </w:r>
            </w:hyperlink>
          </w:p>
        </w:tc>
        <w:tc>
          <w:tcPr>
            <w:tcW w:w="2790" w:type="dxa"/>
            <w:tcMar>
              <w:left w:w="58" w:type="dxa"/>
              <w:right w:w="58" w:type="dxa"/>
            </w:tcMar>
          </w:tcPr>
          <w:p w14:paraId="22D375BA" w14:textId="49627E15" w:rsidR="00BE396E" w:rsidRDefault="00BE396E" w:rsidP="00BE396E">
            <w:pPr>
              <w:pStyle w:val="TableText"/>
            </w:pPr>
            <w:r>
              <w:t>5010A1 COBA Insurer Test/Prod indicator</w:t>
            </w:r>
            <w:r w:rsidR="00BF1951" w:rsidRPr="00BF1951">
              <w:t xml:space="preserve"> sent from CWF</w:t>
            </w:r>
            <w:r w:rsidR="00BF1951">
              <w:t>.</w:t>
            </w:r>
          </w:p>
        </w:tc>
        <w:tc>
          <w:tcPr>
            <w:tcW w:w="1080" w:type="dxa"/>
            <w:tcMar>
              <w:left w:w="58" w:type="dxa"/>
              <w:right w:w="58" w:type="dxa"/>
            </w:tcMar>
          </w:tcPr>
          <w:p w14:paraId="25581F5D" w14:textId="15FE377A" w:rsidR="00BE396E" w:rsidRDefault="00BE396E" w:rsidP="00484350">
            <w:pPr>
              <w:pStyle w:val="TableText"/>
              <w:rPr>
                <w:caps/>
              </w:rPr>
            </w:pPr>
            <w:r>
              <w:rPr>
                <w:caps/>
              </w:rPr>
              <w:t>1 C</w:t>
            </w:r>
          </w:p>
        </w:tc>
        <w:tc>
          <w:tcPr>
            <w:tcW w:w="2340" w:type="dxa"/>
            <w:tcMar>
              <w:left w:w="58" w:type="dxa"/>
              <w:right w:w="58" w:type="dxa"/>
            </w:tcMar>
          </w:tcPr>
          <w:p w14:paraId="40B7EE81" w14:textId="6CD98FBD" w:rsidR="00BE396E" w:rsidRDefault="00BE396E" w:rsidP="00484350">
            <w:pPr>
              <w:pStyle w:val="TableText"/>
            </w:pPr>
            <w:r>
              <w:t>Identifies if insurer is test or production. Values can be ‘T’ or ‘P’</w:t>
            </w:r>
          </w:p>
        </w:tc>
        <w:tc>
          <w:tcPr>
            <w:tcW w:w="858" w:type="dxa"/>
            <w:tcMar>
              <w:left w:w="58" w:type="dxa"/>
              <w:right w:w="58" w:type="dxa"/>
            </w:tcMar>
          </w:tcPr>
          <w:p w14:paraId="6B459BC9" w14:textId="77777777" w:rsidR="00BE396E" w:rsidRDefault="00BE396E" w:rsidP="00BE396E">
            <w:pPr>
              <w:pStyle w:val="TableText"/>
            </w:pPr>
            <w:r>
              <w:t>Spaces</w:t>
            </w:r>
          </w:p>
        </w:tc>
        <w:tc>
          <w:tcPr>
            <w:tcW w:w="431" w:type="dxa"/>
          </w:tcPr>
          <w:p w14:paraId="68764E73" w14:textId="77777777" w:rsidR="00BE396E" w:rsidRDefault="00BE396E" w:rsidP="00BE396E">
            <w:pPr>
              <w:pStyle w:val="TableText"/>
            </w:pPr>
            <w:r>
              <w:t>-</w:t>
            </w:r>
          </w:p>
        </w:tc>
        <w:tc>
          <w:tcPr>
            <w:tcW w:w="431" w:type="dxa"/>
          </w:tcPr>
          <w:p w14:paraId="1DAC894A" w14:textId="77777777" w:rsidR="00BE396E" w:rsidRDefault="00BE396E" w:rsidP="00BE396E">
            <w:pPr>
              <w:pStyle w:val="TableText"/>
            </w:pPr>
            <w:r>
              <w:t>X</w:t>
            </w:r>
          </w:p>
        </w:tc>
        <w:tc>
          <w:tcPr>
            <w:tcW w:w="432" w:type="dxa"/>
          </w:tcPr>
          <w:p w14:paraId="7F1BAADB" w14:textId="77777777" w:rsidR="00BE396E" w:rsidRDefault="00BE396E" w:rsidP="00BE396E">
            <w:pPr>
              <w:pStyle w:val="TableText"/>
            </w:pPr>
            <w:r>
              <w:t>X</w:t>
            </w:r>
          </w:p>
        </w:tc>
      </w:tr>
      <w:tr w:rsidR="00BE396E" w14:paraId="71A335EE" w14:textId="77777777" w:rsidTr="00BD7376">
        <w:trPr>
          <w:cantSplit/>
          <w:jc w:val="center"/>
        </w:trPr>
        <w:tc>
          <w:tcPr>
            <w:tcW w:w="802" w:type="dxa"/>
            <w:tcMar>
              <w:left w:w="58" w:type="dxa"/>
              <w:right w:w="58" w:type="dxa"/>
            </w:tcMar>
          </w:tcPr>
          <w:p w14:paraId="53E4D60E" w14:textId="4C5B9720" w:rsidR="00BE396E" w:rsidRDefault="00BE396E" w:rsidP="00484350">
            <w:pPr>
              <w:pStyle w:val="TableText"/>
            </w:pPr>
            <w:r>
              <w:t>3610</w:t>
            </w:r>
            <w:r w:rsidR="00135F82">
              <w:t xml:space="preserve"> – </w:t>
            </w:r>
            <w:r>
              <w:t>3641</w:t>
            </w:r>
          </w:p>
        </w:tc>
        <w:tc>
          <w:tcPr>
            <w:tcW w:w="2227" w:type="dxa"/>
            <w:tcMar>
              <w:left w:w="58" w:type="dxa"/>
              <w:right w:w="58" w:type="dxa"/>
            </w:tcMar>
          </w:tcPr>
          <w:p w14:paraId="0CF4C2B0" w14:textId="77777777" w:rsidR="00BE396E" w:rsidRDefault="00BE396E" w:rsidP="00BE396E">
            <w:pPr>
              <w:pStyle w:val="TableText"/>
            </w:pPr>
            <w:r>
              <w:t>COBA NAME 8</w:t>
            </w:r>
          </w:p>
        </w:tc>
        <w:tc>
          <w:tcPr>
            <w:tcW w:w="2993" w:type="dxa"/>
            <w:tcMar>
              <w:left w:w="58" w:type="dxa"/>
              <w:right w:w="58" w:type="dxa"/>
            </w:tcMar>
          </w:tcPr>
          <w:p w14:paraId="24DD871F" w14:textId="3D482D4C" w:rsidR="00BE396E" w:rsidRDefault="00BE396E" w:rsidP="00BE396E">
            <w:pPr>
              <w:pStyle w:val="TableText"/>
            </w:pPr>
            <w:r>
              <w:t>:P:IDR-W-</w:t>
            </w:r>
            <w:hyperlink r:id="rId935" w:history="1">
              <w:r>
                <w:rPr>
                  <w:rStyle w:val="Hyperlink"/>
                </w:rPr>
                <w:t>COBA-NAME</w:t>
              </w:r>
            </w:hyperlink>
          </w:p>
        </w:tc>
        <w:tc>
          <w:tcPr>
            <w:tcW w:w="2790" w:type="dxa"/>
            <w:tcMar>
              <w:left w:w="58" w:type="dxa"/>
              <w:right w:w="58" w:type="dxa"/>
            </w:tcMar>
          </w:tcPr>
          <w:p w14:paraId="6195780B" w14:textId="53768A3C" w:rsidR="00BE396E" w:rsidRDefault="00BE396E" w:rsidP="00BE396E">
            <w:pPr>
              <w:pStyle w:val="TableText"/>
            </w:pPr>
            <w:r>
              <w:t>COBA Insurer Name</w:t>
            </w:r>
          </w:p>
          <w:p w14:paraId="3E2B1849" w14:textId="2E8545F9" w:rsidR="00BE396E" w:rsidRDefault="00BE396E" w:rsidP="00BF1951">
            <w:pPr>
              <w:pStyle w:val="TableText"/>
            </w:pPr>
            <w:r w:rsidRPr="000D1F87">
              <w:rPr>
                <w:rFonts w:cs="Arial"/>
                <w:color w:val="000000"/>
              </w:rPr>
              <w:t xml:space="preserve">This field carries the Coordination of Benefit Agreement (COBA) insurance company name </w:t>
            </w:r>
            <w:r w:rsidR="00BF1951" w:rsidRPr="00BF1951">
              <w:rPr>
                <w:rFonts w:cs="Arial"/>
                <w:color w:val="000000"/>
              </w:rPr>
              <w:t>sent from CWF.</w:t>
            </w:r>
          </w:p>
        </w:tc>
        <w:tc>
          <w:tcPr>
            <w:tcW w:w="1080" w:type="dxa"/>
            <w:tcMar>
              <w:left w:w="58" w:type="dxa"/>
              <w:right w:w="58" w:type="dxa"/>
            </w:tcMar>
          </w:tcPr>
          <w:p w14:paraId="164F7DA4" w14:textId="77777777" w:rsidR="00BE396E" w:rsidRDefault="00BE396E" w:rsidP="00BE396E">
            <w:pPr>
              <w:pStyle w:val="TableText"/>
              <w:rPr>
                <w:caps/>
              </w:rPr>
            </w:pPr>
            <w:r>
              <w:rPr>
                <w:caps/>
              </w:rPr>
              <w:t>32 c</w:t>
            </w:r>
          </w:p>
        </w:tc>
        <w:tc>
          <w:tcPr>
            <w:tcW w:w="2340" w:type="dxa"/>
            <w:tcMar>
              <w:left w:w="58" w:type="dxa"/>
              <w:right w:w="58" w:type="dxa"/>
            </w:tcMar>
          </w:tcPr>
          <w:p w14:paraId="0293BD3F" w14:textId="77777777" w:rsidR="00BE396E" w:rsidRDefault="00BE396E" w:rsidP="00BE396E">
            <w:pPr>
              <w:pStyle w:val="TableText"/>
            </w:pPr>
            <w:r>
              <w:t>COBA Name</w:t>
            </w:r>
          </w:p>
        </w:tc>
        <w:tc>
          <w:tcPr>
            <w:tcW w:w="858" w:type="dxa"/>
            <w:tcMar>
              <w:left w:w="58" w:type="dxa"/>
              <w:right w:w="58" w:type="dxa"/>
            </w:tcMar>
          </w:tcPr>
          <w:p w14:paraId="78CFC3FE" w14:textId="77777777" w:rsidR="00BE396E" w:rsidRDefault="00BE396E" w:rsidP="00BE396E">
            <w:pPr>
              <w:pStyle w:val="TableText"/>
            </w:pPr>
            <w:r>
              <w:t>Spaces</w:t>
            </w:r>
          </w:p>
        </w:tc>
        <w:tc>
          <w:tcPr>
            <w:tcW w:w="431" w:type="dxa"/>
          </w:tcPr>
          <w:p w14:paraId="559EEAA0" w14:textId="77777777" w:rsidR="00BE396E" w:rsidRDefault="00BE396E" w:rsidP="00BE396E">
            <w:pPr>
              <w:pStyle w:val="TableText"/>
            </w:pPr>
            <w:r>
              <w:t>-</w:t>
            </w:r>
          </w:p>
        </w:tc>
        <w:tc>
          <w:tcPr>
            <w:tcW w:w="431" w:type="dxa"/>
          </w:tcPr>
          <w:p w14:paraId="4C9BD690" w14:textId="77777777" w:rsidR="00BE396E" w:rsidRDefault="00BE396E" w:rsidP="00BE396E">
            <w:pPr>
              <w:pStyle w:val="TableText"/>
            </w:pPr>
            <w:r>
              <w:t>X</w:t>
            </w:r>
          </w:p>
        </w:tc>
        <w:tc>
          <w:tcPr>
            <w:tcW w:w="432" w:type="dxa"/>
          </w:tcPr>
          <w:p w14:paraId="1183355F" w14:textId="77777777" w:rsidR="00BE396E" w:rsidRDefault="00BE396E" w:rsidP="00BE396E">
            <w:pPr>
              <w:pStyle w:val="TableText"/>
            </w:pPr>
            <w:r>
              <w:t>X</w:t>
            </w:r>
          </w:p>
        </w:tc>
      </w:tr>
      <w:tr w:rsidR="00BE396E" w14:paraId="5CC9B53B" w14:textId="77777777" w:rsidTr="00BD7376">
        <w:trPr>
          <w:cantSplit/>
          <w:jc w:val="center"/>
        </w:trPr>
        <w:tc>
          <w:tcPr>
            <w:tcW w:w="802" w:type="dxa"/>
            <w:tcMar>
              <w:left w:w="58" w:type="dxa"/>
              <w:right w:w="58" w:type="dxa"/>
            </w:tcMar>
          </w:tcPr>
          <w:p w14:paraId="1D58E30D" w14:textId="6D3CFCFC" w:rsidR="00BE396E" w:rsidRDefault="00BE396E" w:rsidP="00484350">
            <w:pPr>
              <w:pStyle w:val="TableText"/>
            </w:pPr>
            <w:r>
              <w:t>3642</w:t>
            </w:r>
            <w:r w:rsidR="00135F82">
              <w:t xml:space="preserve"> –</w:t>
            </w:r>
            <w:r>
              <w:t xml:space="preserve"> 3649</w:t>
            </w:r>
          </w:p>
        </w:tc>
        <w:tc>
          <w:tcPr>
            <w:tcW w:w="2227" w:type="dxa"/>
            <w:tcMar>
              <w:left w:w="58" w:type="dxa"/>
              <w:right w:w="58" w:type="dxa"/>
            </w:tcMar>
          </w:tcPr>
          <w:p w14:paraId="760B194D" w14:textId="77777777" w:rsidR="00BE396E" w:rsidRDefault="00BE396E" w:rsidP="00BE396E">
            <w:pPr>
              <w:pStyle w:val="TableText"/>
            </w:pPr>
            <w:r>
              <w:t>COBA ABORT DATE 8</w:t>
            </w:r>
          </w:p>
        </w:tc>
        <w:tc>
          <w:tcPr>
            <w:tcW w:w="2993" w:type="dxa"/>
            <w:tcMar>
              <w:left w:w="58" w:type="dxa"/>
              <w:right w:w="58" w:type="dxa"/>
            </w:tcMar>
          </w:tcPr>
          <w:p w14:paraId="22D685ED" w14:textId="03A844EE" w:rsidR="00BE396E" w:rsidRDefault="00BE396E" w:rsidP="00BE396E">
            <w:pPr>
              <w:pStyle w:val="TableText"/>
            </w:pPr>
            <w:r>
              <w:t>:P:IDR-W-</w:t>
            </w:r>
            <w:hyperlink r:id="rId936" w:history="1">
              <w:r>
                <w:rPr>
                  <w:rStyle w:val="Hyperlink"/>
                </w:rPr>
                <w:t>COBA-ABORT-DATE</w:t>
              </w:r>
            </w:hyperlink>
          </w:p>
        </w:tc>
        <w:tc>
          <w:tcPr>
            <w:tcW w:w="2790" w:type="dxa"/>
            <w:tcMar>
              <w:left w:w="58" w:type="dxa"/>
              <w:right w:w="58" w:type="dxa"/>
            </w:tcMar>
          </w:tcPr>
          <w:p w14:paraId="1ADC9EC1" w14:textId="77777777" w:rsidR="00BE396E" w:rsidRDefault="00BE396E" w:rsidP="00BE396E">
            <w:pPr>
              <w:pStyle w:val="TableText"/>
            </w:pPr>
            <w:r>
              <w:t>COBA Insurer Abort Date</w:t>
            </w:r>
          </w:p>
          <w:p w14:paraId="1CC31ACC" w14:textId="791DACF7" w:rsidR="00BE396E" w:rsidRDefault="00BE396E" w:rsidP="00BF1951">
            <w:pPr>
              <w:pStyle w:val="TableText"/>
            </w:pPr>
            <w:r w:rsidRPr="008229B3">
              <w:rPr>
                <w:rFonts w:cs="Arial"/>
                <w:color w:val="000000"/>
              </w:rPr>
              <w:t xml:space="preserve">This field carries the </w:t>
            </w:r>
            <w:r w:rsidR="00BF1951" w:rsidRPr="00BF1951">
              <w:rPr>
                <w:rFonts w:cs="Arial"/>
                <w:color w:val="000000"/>
              </w:rPr>
              <w:t>date of the letter sent to the provider to indicate the claim was not crossed to the Trading Partner.</w:t>
            </w:r>
            <w:r w:rsidR="00EE1541">
              <w:rPr>
                <w:rFonts w:cs="Arial"/>
                <w:color w:val="000000"/>
              </w:rPr>
              <w:t xml:space="preserve"> </w:t>
            </w:r>
            <w:r w:rsidR="00BF1951" w:rsidRPr="00BF1951">
              <w:rPr>
                <w:rFonts w:cs="Arial"/>
                <w:color w:val="000000"/>
              </w:rPr>
              <w:t>The claim was either rejected by the Benefits Coordination &amp; Recovery Center (BCRC) or the Trading Partner.</w:t>
            </w:r>
          </w:p>
        </w:tc>
        <w:tc>
          <w:tcPr>
            <w:tcW w:w="1080" w:type="dxa"/>
            <w:tcMar>
              <w:left w:w="58" w:type="dxa"/>
              <w:right w:w="58" w:type="dxa"/>
            </w:tcMar>
          </w:tcPr>
          <w:p w14:paraId="03E7BEEF" w14:textId="77777777" w:rsidR="00BE396E" w:rsidRDefault="00BE396E" w:rsidP="00BE396E">
            <w:pPr>
              <w:pStyle w:val="TableText"/>
              <w:rPr>
                <w:caps/>
              </w:rPr>
            </w:pPr>
            <w:r>
              <w:rPr>
                <w:caps/>
              </w:rPr>
              <w:t>8 N</w:t>
            </w:r>
          </w:p>
        </w:tc>
        <w:tc>
          <w:tcPr>
            <w:tcW w:w="2340" w:type="dxa"/>
            <w:tcMar>
              <w:left w:w="58" w:type="dxa"/>
              <w:right w:w="58" w:type="dxa"/>
            </w:tcMar>
          </w:tcPr>
          <w:p w14:paraId="6C947A7D" w14:textId="77777777" w:rsidR="00BE396E" w:rsidRDefault="00BE396E" w:rsidP="00BE396E">
            <w:pPr>
              <w:pStyle w:val="TableText"/>
            </w:pPr>
            <w:r>
              <w:t>MMDDYYYY</w:t>
            </w:r>
          </w:p>
        </w:tc>
        <w:tc>
          <w:tcPr>
            <w:tcW w:w="858" w:type="dxa"/>
            <w:tcMar>
              <w:left w:w="58" w:type="dxa"/>
              <w:right w:w="58" w:type="dxa"/>
            </w:tcMar>
          </w:tcPr>
          <w:p w14:paraId="172BF8EF" w14:textId="77777777" w:rsidR="00BE396E" w:rsidRDefault="00BE396E" w:rsidP="00BE396E">
            <w:pPr>
              <w:pStyle w:val="TableText"/>
            </w:pPr>
            <w:r>
              <w:t>Zeros</w:t>
            </w:r>
          </w:p>
        </w:tc>
        <w:tc>
          <w:tcPr>
            <w:tcW w:w="431" w:type="dxa"/>
          </w:tcPr>
          <w:p w14:paraId="0CF9B57B" w14:textId="77777777" w:rsidR="00BE396E" w:rsidRDefault="00BE396E" w:rsidP="00BE396E">
            <w:pPr>
              <w:pStyle w:val="TableText"/>
            </w:pPr>
            <w:r>
              <w:t>-</w:t>
            </w:r>
          </w:p>
        </w:tc>
        <w:tc>
          <w:tcPr>
            <w:tcW w:w="431" w:type="dxa"/>
          </w:tcPr>
          <w:p w14:paraId="62B3DC30" w14:textId="77777777" w:rsidR="00BE396E" w:rsidRDefault="00BE396E" w:rsidP="00BE396E">
            <w:pPr>
              <w:pStyle w:val="TableText"/>
            </w:pPr>
            <w:r>
              <w:t>X</w:t>
            </w:r>
          </w:p>
        </w:tc>
        <w:tc>
          <w:tcPr>
            <w:tcW w:w="432" w:type="dxa"/>
          </w:tcPr>
          <w:p w14:paraId="29131998" w14:textId="77777777" w:rsidR="00BE396E" w:rsidRDefault="00BE396E" w:rsidP="00BE396E">
            <w:pPr>
              <w:pStyle w:val="TableText"/>
            </w:pPr>
            <w:r>
              <w:t>X</w:t>
            </w:r>
          </w:p>
        </w:tc>
      </w:tr>
      <w:tr w:rsidR="0018305D" w14:paraId="587614B0" w14:textId="77777777" w:rsidTr="00BD7376">
        <w:trPr>
          <w:cantSplit/>
          <w:jc w:val="center"/>
        </w:trPr>
        <w:tc>
          <w:tcPr>
            <w:tcW w:w="802" w:type="dxa"/>
            <w:tcMar>
              <w:left w:w="58" w:type="dxa"/>
              <w:right w:w="58" w:type="dxa"/>
            </w:tcMar>
          </w:tcPr>
          <w:p w14:paraId="42BBE413" w14:textId="60F85050" w:rsidR="0018305D" w:rsidRDefault="0018305D" w:rsidP="0018305D">
            <w:pPr>
              <w:pStyle w:val="TableText"/>
            </w:pPr>
            <w:r w:rsidRPr="00F66E93">
              <w:t>3650 - 3650</w:t>
            </w:r>
          </w:p>
        </w:tc>
        <w:tc>
          <w:tcPr>
            <w:tcW w:w="2227" w:type="dxa"/>
            <w:tcMar>
              <w:left w:w="58" w:type="dxa"/>
              <w:right w:w="58" w:type="dxa"/>
            </w:tcMar>
          </w:tcPr>
          <w:p w14:paraId="3D297BA7" w14:textId="312DEEEC" w:rsidR="0018305D" w:rsidRDefault="0018305D" w:rsidP="0018305D">
            <w:pPr>
              <w:pStyle w:val="TableText"/>
            </w:pPr>
            <w:r w:rsidRPr="00F66E93">
              <w:t>COBA MSN INDICATOR 8</w:t>
            </w:r>
          </w:p>
        </w:tc>
        <w:tc>
          <w:tcPr>
            <w:tcW w:w="2993" w:type="dxa"/>
            <w:tcMar>
              <w:left w:w="58" w:type="dxa"/>
              <w:right w:w="58" w:type="dxa"/>
            </w:tcMar>
          </w:tcPr>
          <w:p w14:paraId="7B798BD5" w14:textId="7FBF4BE6" w:rsidR="0018305D" w:rsidRDefault="0018305D" w:rsidP="0018305D">
            <w:pPr>
              <w:pStyle w:val="TableText"/>
            </w:pPr>
            <w:r w:rsidRPr="00F66E93">
              <w:t>:P:IDR-W-</w:t>
            </w:r>
            <w:hyperlink r:id="rId937" w:history="1">
              <w:r w:rsidRPr="0018305D">
                <w:rPr>
                  <w:rStyle w:val="Hyperlink"/>
                </w:rPr>
                <w:t>COBA-MSN-IND</w:t>
              </w:r>
            </w:hyperlink>
          </w:p>
        </w:tc>
        <w:tc>
          <w:tcPr>
            <w:tcW w:w="2790" w:type="dxa"/>
            <w:tcMar>
              <w:left w:w="58" w:type="dxa"/>
              <w:right w:w="58" w:type="dxa"/>
            </w:tcMar>
          </w:tcPr>
          <w:p w14:paraId="00F6663D" w14:textId="02817C1E" w:rsidR="0018305D" w:rsidRDefault="0018305D" w:rsidP="0018305D">
            <w:pPr>
              <w:pStyle w:val="TableText"/>
            </w:pPr>
            <w:r w:rsidRPr="00F66E93">
              <w:t>Indicator to identify if the insurance company should be displayed on the MSN.</w:t>
            </w:r>
            <w:r w:rsidR="00EE1541">
              <w:t xml:space="preserve"> </w:t>
            </w:r>
            <w:r w:rsidRPr="00F66E93">
              <w:t>Indicator will be received on the CWF trailer 29.</w:t>
            </w:r>
          </w:p>
        </w:tc>
        <w:tc>
          <w:tcPr>
            <w:tcW w:w="1080" w:type="dxa"/>
            <w:tcMar>
              <w:left w:w="58" w:type="dxa"/>
              <w:right w:w="58" w:type="dxa"/>
            </w:tcMar>
          </w:tcPr>
          <w:p w14:paraId="07BCEF61" w14:textId="2DC1BBCF" w:rsidR="0018305D" w:rsidRDefault="0018305D" w:rsidP="0018305D">
            <w:pPr>
              <w:pStyle w:val="TableText"/>
              <w:rPr>
                <w:caps/>
              </w:rPr>
            </w:pPr>
            <w:r w:rsidRPr="00F66E93">
              <w:t>1 C</w:t>
            </w:r>
          </w:p>
        </w:tc>
        <w:tc>
          <w:tcPr>
            <w:tcW w:w="2340" w:type="dxa"/>
            <w:tcMar>
              <w:left w:w="58" w:type="dxa"/>
              <w:right w:w="58" w:type="dxa"/>
            </w:tcMar>
          </w:tcPr>
          <w:p w14:paraId="76381F13" w14:textId="7C4EC6C4" w:rsidR="0018305D" w:rsidRDefault="0018305D" w:rsidP="0018305D">
            <w:pPr>
              <w:pStyle w:val="TableText"/>
            </w:pPr>
            <w:r w:rsidRPr="00F66E93">
              <w:t>COBA MSN indicator</w:t>
            </w:r>
          </w:p>
        </w:tc>
        <w:tc>
          <w:tcPr>
            <w:tcW w:w="858" w:type="dxa"/>
            <w:tcMar>
              <w:left w:w="58" w:type="dxa"/>
              <w:right w:w="58" w:type="dxa"/>
            </w:tcMar>
          </w:tcPr>
          <w:p w14:paraId="620D0224" w14:textId="752C53D9" w:rsidR="0018305D" w:rsidRDefault="0018305D" w:rsidP="0018305D">
            <w:pPr>
              <w:pStyle w:val="TableText"/>
            </w:pPr>
            <w:r w:rsidRPr="00F66E93">
              <w:t>Space</w:t>
            </w:r>
          </w:p>
        </w:tc>
        <w:tc>
          <w:tcPr>
            <w:tcW w:w="431" w:type="dxa"/>
          </w:tcPr>
          <w:p w14:paraId="28180668" w14:textId="40999568" w:rsidR="0018305D" w:rsidRDefault="0018305D" w:rsidP="0018305D">
            <w:pPr>
              <w:pStyle w:val="TableText"/>
            </w:pPr>
            <w:r w:rsidRPr="00F66E93">
              <w:t>-</w:t>
            </w:r>
          </w:p>
        </w:tc>
        <w:tc>
          <w:tcPr>
            <w:tcW w:w="431" w:type="dxa"/>
          </w:tcPr>
          <w:p w14:paraId="3CBA89C4" w14:textId="5F058E12" w:rsidR="0018305D" w:rsidRDefault="0018305D" w:rsidP="0018305D">
            <w:pPr>
              <w:pStyle w:val="TableText"/>
            </w:pPr>
            <w:r w:rsidRPr="00F66E93">
              <w:t>X</w:t>
            </w:r>
          </w:p>
        </w:tc>
        <w:tc>
          <w:tcPr>
            <w:tcW w:w="432" w:type="dxa"/>
          </w:tcPr>
          <w:p w14:paraId="5B43F0B4" w14:textId="732839D4" w:rsidR="0018305D" w:rsidRDefault="0018305D" w:rsidP="0018305D">
            <w:pPr>
              <w:pStyle w:val="TableText"/>
            </w:pPr>
            <w:r w:rsidRPr="00F66E93">
              <w:t>X</w:t>
            </w:r>
          </w:p>
        </w:tc>
      </w:tr>
      <w:tr w:rsidR="00BE396E" w14:paraId="120328D8" w14:textId="77777777" w:rsidTr="00BD7376">
        <w:trPr>
          <w:cantSplit/>
          <w:jc w:val="center"/>
        </w:trPr>
        <w:tc>
          <w:tcPr>
            <w:tcW w:w="802" w:type="dxa"/>
            <w:tcMar>
              <w:left w:w="58" w:type="dxa"/>
              <w:right w:w="58" w:type="dxa"/>
            </w:tcMar>
          </w:tcPr>
          <w:p w14:paraId="413A908B" w14:textId="121FF682" w:rsidR="00BE396E" w:rsidRDefault="00BE396E" w:rsidP="00484350">
            <w:pPr>
              <w:pStyle w:val="TableText"/>
            </w:pPr>
            <w:r>
              <w:t>365</w:t>
            </w:r>
            <w:r w:rsidR="0018305D">
              <w:t>1</w:t>
            </w:r>
            <w:r w:rsidR="00135F82">
              <w:t xml:space="preserve"> –</w:t>
            </w:r>
            <w:r>
              <w:t xml:space="preserve"> 3658</w:t>
            </w:r>
          </w:p>
        </w:tc>
        <w:tc>
          <w:tcPr>
            <w:tcW w:w="2227" w:type="dxa"/>
            <w:tcMar>
              <w:left w:w="58" w:type="dxa"/>
              <w:right w:w="58" w:type="dxa"/>
            </w:tcMar>
          </w:tcPr>
          <w:p w14:paraId="7EC804DA" w14:textId="77777777" w:rsidR="00BE396E" w:rsidRDefault="00BE396E" w:rsidP="00BE396E">
            <w:pPr>
              <w:pStyle w:val="TableText"/>
            </w:pPr>
            <w:r>
              <w:t>-</w:t>
            </w:r>
          </w:p>
        </w:tc>
        <w:tc>
          <w:tcPr>
            <w:tcW w:w="2993" w:type="dxa"/>
            <w:tcMar>
              <w:left w:w="58" w:type="dxa"/>
              <w:right w:w="58" w:type="dxa"/>
            </w:tcMar>
          </w:tcPr>
          <w:p w14:paraId="5A6F0FA9" w14:textId="77777777" w:rsidR="00BE396E" w:rsidRDefault="00BE396E" w:rsidP="00BE396E">
            <w:pPr>
              <w:pStyle w:val="TableText"/>
            </w:pPr>
            <w:r>
              <w:t>FILLER</w:t>
            </w:r>
          </w:p>
        </w:tc>
        <w:tc>
          <w:tcPr>
            <w:tcW w:w="2790" w:type="dxa"/>
            <w:tcMar>
              <w:left w:w="58" w:type="dxa"/>
              <w:right w:w="58" w:type="dxa"/>
            </w:tcMar>
          </w:tcPr>
          <w:p w14:paraId="71B8B8F5" w14:textId="77777777" w:rsidR="00BE396E" w:rsidRDefault="00BE396E" w:rsidP="00BE396E">
            <w:pPr>
              <w:pStyle w:val="TableText"/>
            </w:pPr>
            <w:r>
              <w:t>-</w:t>
            </w:r>
          </w:p>
        </w:tc>
        <w:tc>
          <w:tcPr>
            <w:tcW w:w="1080" w:type="dxa"/>
            <w:tcMar>
              <w:left w:w="58" w:type="dxa"/>
              <w:right w:w="58" w:type="dxa"/>
            </w:tcMar>
          </w:tcPr>
          <w:p w14:paraId="569C84CA" w14:textId="6F40832F" w:rsidR="00BE396E" w:rsidRDefault="0018305D" w:rsidP="00BE396E">
            <w:pPr>
              <w:pStyle w:val="TableText"/>
              <w:rPr>
                <w:caps/>
              </w:rPr>
            </w:pPr>
            <w:r>
              <w:rPr>
                <w:caps/>
              </w:rPr>
              <w:t>8</w:t>
            </w:r>
            <w:r w:rsidR="00BE396E">
              <w:rPr>
                <w:caps/>
              </w:rPr>
              <w:t xml:space="preserve"> C</w:t>
            </w:r>
          </w:p>
        </w:tc>
        <w:tc>
          <w:tcPr>
            <w:tcW w:w="2340" w:type="dxa"/>
            <w:tcMar>
              <w:left w:w="58" w:type="dxa"/>
              <w:right w:w="58" w:type="dxa"/>
            </w:tcMar>
          </w:tcPr>
          <w:p w14:paraId="4D9F27E7" w14:textId="77777777" w:rsidR="00BE396E" w:rsidRDefault="00BE396E" w:rsidP="00BE396E">
            <w:pPr>
              <w:pStyle w:val="TableText"/>
            </w:pPr>
            <w:r>
              <w:t>Spaces</w:t>
            </w:r>
          </w:p>
        </w:tc>
        <w:tc>
          <w:tcPr>
            <w:tcW w:w="858" w:type="dxa"/>
            <w:tcMar>
              <w:left w:w="58" w:type="dxa"/>
              <w:right w:w="58" w:type="dxa"/>
            </w:tcMar>
          </w:tcPr>
          <w:p w14:paraId="6DCA9FAF" w14:textId="77777777" w:rsidR="00BE396E" w:rsidRDefault="00BE396E" w:rsidP="00BE396E">
            <w:pPr>
              <w:pStyle w:val="TableText"/>
            </w:pPr>
            <w:r>
              <w:t>-</w:t>
            </w:r>
          </w:p>
        </w:tc>
        <w:tc>
          <w:tcPr>
            <w:tcW w:w="431" w:type="dxa"/>
          </w:tcPr>
          <w:p w14:paraId="115CE374" w14:textId="77777777" w:rsidR="00BE396E" w:rsidRDefault="00BE396E" w:rsidP="00BE396E">
            <w:pPr>
              <w:pStyle w:val="TableText"/>
            </w:pPr>
            <w:r>
              <w:t>X</w:t>
            </w:r>
          </w:p>
        </w:tc>
        <w:tc>
          <w:tcPr>
            <w:tcW w:w="431" w:type="dxa"/>
          </w:tcPr>
          <w:p w14:paraId="338E9BC1" w14:textId="77777777" w:rsidR="00BE396E" w:rsidRDefault="00BE396E" w:rsidP="00BE396E">
            <w:pPr>
              <w:pStyle w:val="TableText"/>
            </w:pPr>
            <w:r>
              <w:t>X</w:t>
            </w:r>
          </w:p>
        </w:tc>
        <w:tc>
          <w:tcPr>
            <w:tcW w:w="432" w:type="dxa"/>
          </w:tcPr>
          <w:p w14:paraId="00FA00F3" w14:textId="77777777" w:rsidR="00BE396E" w:rsidRDefault="00BE396E" w:rsidP="00BE396E">
            <w:pPr>
              <w:pStyle w:val="TableText"/>
            </w:pPr>
            <w:r>
              <w:t>X</w:t>
            </w:r>
          </w:p>
        </w:tc>
      </w:tr>
      <w:tr w:rsidR="00BE396E" w14:paraId="19AA4BB9" w14:textId="77777777" w:rsidTr="00BD7376">
        <w:trPr>
          <w:cantSplit/>
          <w:jc w:val="center"/>
        </w:trPr>
        <w:tc>
          <w:tcPr>
            <w:tcW w:w="802" w:type="dxa"/>
            <w:tcMar>
              <w:left w:w="58" w:type="dxa"/>
              <w:right w:w="58" w:type="dxa"/>
            </w:tcMar>
          </w:tcPr>
          <w:p w14:paraId="1E42B3A6" w14:textId="56B161C8" w:rsidR="00BE396E" w:rsidRDefault="00BE396E" w:rsidP="00484350">
            <w:pPr>
              <w:pStyle w:val="TableText"/>
            </w:pPr>
            <w:r>
              <w:t xml:space="preserve">3659 </w:t>
            </w:r>
            <w:r w:rsidR="00135F82">
              <w:t xml:space="preserve">– </w:t>
            </w:r>
            <w:r>
              <w:t>3663</w:t>
            </w:r>
          </w:p>
        </w:tc>
        <w:tc>
          <w:tcPr>
            <w:tcW w:w="2227" w:type="dxa"/>
            <w:tcMar>
              <w:left w:w="58" w:type="dxa"/>
              <w:right w:w="58" w:type="dxa"/>
            </w:tcMar>
          </w:tcPr>
          <w:p w14:paraId="7FF2A9BA" w14:textId="77777777" w:rsidR="00BE396E" w:rsidRDefault="00BE396E" w:rsidP="00BE396E">
            <w:pPr>
              <w:pStyle w:val="TableText"/>
            </w:pPr>
            <w:r>
              <w:t>COBA NUMBER 9</w:t>
            </w:r>
          </w:p>
        </w:tc>
        <w:tc>
          <w:tcPr>
            <w:tcW w:w="2993" w:type="dxa"/>
            <w:tcMar>
              <w:left w:w="58" w:type="dxa"/>
              <w:right w:w="58" w:type="dxa"/>
            </w:tcMar>
          </w:tcPr>
          <w:p w14:paraId="1B663288" w14:textId="0202350E" w:rsidR="00BE396E" w:rsidRDefault="00BE396E" w:rsidP="00BE396E">
            <w:pPr>
              <w:pStyle w:val="TableText"/>
            </w:pPr>
            <w:r>
              <w:t>:P:IDR-W-</w:t>
            </w:r>
            <w:hyperlink r:id="rId938" w:history="1">
              <w:r>
                <w:rPr>
                  <w:rStyle w:val="Hyperlink"/>
                </w:rPr>
                <w:t>COBA-NUMBER</w:t>
              </w:r>
            </w:hyperlink>
          </w:p>
        </w:tc>
        <w:tc>
          <w:tcPr>
            <w:tcW w:w="2790" w:type="dxa"/>
            <w:tcMar>
              <w:left w:w="58" w:type="dxa"/>
              <w:right w:w="58" w:type="dxa"/>
            </w:tcMar>
          </w:tcPr>
          <w:p w14:paraId="3AAD4121" w14:textId="77777777" w:rsidR="00BE396E" w:rsidRDefault="00BE396E" w:rsidP="00BE396E">
            <w:pPr>
              <w:pStyle w:val="TableText"/>
            </w:pPr>
            <w:r>
              <w:t>COBA Number</w:t>
            </w:r>
          </w:p>
          <w:p w14:paraId="23A871E5" w14:textId="77777777" w:rsidR="00BE396E" w:rsidRDefault="00BE396E" w:rsidP="00BE396E">
            <w:pPr>
              <w:pStyle w:val="TableText"/>
            </w:pPr>
            <w:r w:rsidRPr="004C59BC">
              <w:rPr>
                <w:rFonts w:cs="Arial"/>
                <w:color w:val="000000"/>
              </w:rPr>
              <w:t>This field carries the Coordination of Benefits Agreement (COBA) number sent from CWF.</w:t>
            </w:r>
          </w:p>
        </w:tc>
        <w:tc>
          <w:tcPr>
            <w:tcW w:w="1080" w:type="dxa"/>
            <w:tcMar>
              <w:left w:w="58" w:type="dxa"/>
              <w:right w:w="58" w:type="dxa"/>
            </w:tcMar>
          </w:tcPr>
          <w:p w14:paraId="10262F0B" w14:textId="77777777" w:rsidR="00BE396E" w:rsidRDefault="00BE396E" w:rsidP="00BE396E">
            <w:pPr>
              <w:pStyle w:val="TableText"/>
              <w:rPr>
                <w:caps/>
              </w:rPr>
            </w:pPr>
            <w:r>
              <w:rPr>
                <w:caps/>
              </w:rPr>
              <w:t>5 C</w:t>
            </w:r>
          </w:p>
        </w:tc>
        <w:tc>
          <w:tcPr>
            <w:tcW w:w="2340" w:type="dxa"/>
            <w:tcMar>
              <w:left w:w="58" w:type="dxa"/>
              <w:right w:w="58" w:type="dxa"/>
            </w:tcMar>
          </w:tcPr>
          <w:p w14:paraId="23E76C19" w14:textId="77777777" w:rsidR="00BE396E" w:rsidRDefault="00BE396E" w:rsidP="00BE396E">
            <w:pPr>
              <w:pStyle w:val="TableText"/>
            </w:pPr>
            <w:r>
              <w:t>COBA Insurer number</w:t>
            </w:r>
          </w:p>
        </w:tc>
        <w:tc>
          <w:tcPr>
            <w:tcW w:w="858" w:type="dxa"/>
            <w:tcMar>
              <w:left w:w="58" w:type="dxa"/>
              <w:right w:w="58" w:type="dxa"/>
            </w:tcMar>
          </w:tcPr>
          <w:p w14:paraId="002AD048" w14:textId="77777777" w:rsidR="00BE396E" w:rsidRDefault="00BE396E" w:rsidP="00BE396E">
            <w:pPr>
              <w:pStyle w:val="TableText"/>
            </w:pPr>
            <w:r>
              <w:t>Spaces</w:t>
            </w:r>
          </w:p>
        </w:tc>
        <w:tc>
          <w:tcPr>
            <w:tcW w:w="431" w:type="dxa"/>
          </w:tcPr>
          <w:p w14:paraId="0584FB6E" w14:textId="77777777" w:rsidR="00BE396E" w:rsidRDefault="00BE396E" w:rsidP="00BE396E">
            <w:pPr>
              <w:pStyle w:val="TableText"/>
            </w:pPr>
            <w:r>
              <w:t>-</w:t>
            </w:r>
          </w:p>
        </w:tc>
        <w:tc>
          <w:tcPr>
            <w:tcW w:w="431" w:type="dxa"/>
          </w:tcPr>
          <w:p w14:paraId="59AE50F3" w14:textId="77777777" w:rsidR="00BE396E" w:rsidRDefault="00BE396E" w:rsidP="00BE396E">
            <w:pPr>
              <w:pStyle w:val="TableText"/>
            </w:pPr>
            <w:r>
              <w:t>X</w:t>
            </w:r>
          </w:p>
        </w:tc>
        <w:tc>
          <w:tcPr>
            <w:tcW w:w="432" w:type="dxa"/>
          </w:tcPr>
          <w:p w14:paraId="0F646603" w14:textId="77777777" w:rsidR="00BE396E" w:rsidRDefault="00BE396E" w:rsidP="00BE396E">
            <w:pPr>
              <w:pStyle w:val="TableText"/>
            </w:pPr>
            <w:r>
              <w:t>X</w:t>
            </w:r>
          </w:p>
        </w:tc>
      </w:tr>
      <w:tr w:rsidR="00BE396E" w14:paraId="7801C6BD" w14:textId="77777777" w:rsidTr="00BD7376">
        <w:trPr>
          <w:cantSplit/>
          <w:jc w:val="center"/>
        </w:trPr>
        <w:tc>
          <w:tcPr>
            <w:tcW w:w="802" w:type="dxa"/>
            <w:tcMar>
              <w:left w:w="58" w:type="dxa"/>
              <w:right w:w="58" w:type="dxa"/>
            </w:tcMar>
          </w:tcPr>
          <w:p w14:paraId="3527A863" w14:textId="2DF87A9E" w:rsidR="00BE396E" w:rsidRDefault="00BE396E" w:rsidP="00484350">
            <w:pPr>
              <w:pStyle w:val="TableText"/>
            </w:pPr>
            <w:r>
              <w:t xml:space="preserve">3664 </w:t>
            </w:r>
            <w:r w:rsidR="00135F82">
              <w:t>–</w:t>
            </w:r>
            <w:r>
              <w:t xml:space="preserve"> 3671</w:t>
            </w:r>
          </w:p>
        </w:tc>
        <w:tc>
          <w:tcPr>
            <w:tcW w:w="2227" w:type="dxa"/>
            <w:tcMar>
              <w:left w:w="58" w:type="dxa"/>
              <w:right w:w="58" w:type="dxa"/>
            </w:tcMar>
          </w:tcPr>
          <w:p w14:paraId="4D73AFF0" w14:textId="77777777" w:rsidR="00BE396E" w:rsidRDefault="00BE396E" w:rsidP="00BE396E">
            <w:pPr>
              <w:pStyle w:val="TableText"/>
            </w:pPr>
            <w:r>
              <w:t>COBA INS EFF DATE 9</w:t>
            </w:r>
          </w:p>
        </w:tc>
        <w:tc>
          <w:tcPr>
            <w:tcW w:w="2993" w:type="dxa"/>
            <w:tcMar>
              <w:left w:w="58" w:type="dxa"/>
              <w:right w:w="58" w:type="dxa"/>
            </w:tcMar>
          </w:tcPr>
          <w:p w14:paraId="6A315916" w14:textId="613CC3C5" w:rsidR="00BE396E" w:rsidRDefault="00BE396E" w:rsidP="00BE396E">
            <w:pPr>
              <w:pStyle w:val="TableText"/>
            </w:pPr>
            <w:r>
              <w:t>:P:IDR-W-</w:t>
            </w:r>
            <w:hyperlink r:id="rId939" w:history="1">
              <w:r>
                <w:rPr>
                  <w:rStyle w:val="Hyperlink"/>
                </w:rPr>
                <w:t>COBA-EFF-DATE</w:t>
              </w:r>
            </w:hyperlink>
          </w:p>
        </w:tc>
        <w:tc>
          <w:tcPr>
            <w:tcW w:w="2790" w:type="dxa"/>
            <w:tcMar>
              <w:left w:w="58" w:type="dxa"/>
              <w:right w:w="58" w:type="dxa"/>
            </w:tcMar>
          </w:tcPr>
          <w:p w14:paraId="0233851A" w14:textId="77777777" w:rsidR="00BE396E" w:rsidRDefault="00BE396E" w:rsidP="00BE396E">
            <w:pPr>
              <w:pStyle w:val="TableText"/>
            </w:pPr>
            <w:r>
              <w:t>COBA Insurer Effective Date</w:t>
            </w:r>
          </w:p>
          <w:p w14:paraId="0D85DD56" w14:textId="41B630C0" w:rsidR="00BE396E" w:rsidRDefault="00BE396E" w:rsidP="00BE396E">
            <w:pPr>
              <w:pStyle w:val="TableText"/>
            </w:pPr>
            <w:r w:rsidRPr="008229B3">
              <w:rPr>
                <w:rFonts w:cs="Arial"/>
                <w:color w:val="000000"/>
              </w:rPr>
              <w:t>This field carries the Coordination of Benefits Agreement (COBA) effective date</w:t>
            </w:r>
            <w:r w:rsidR="00BF1951" w:rsidRPr="00BF1951">
              <w:rPr>
                <w:rFonts w:cs="Arial"/>
                <w:color w:val="000000"/>
              </w:rPr>
              <w:t xml:space="preserve"> sent to CWF</w:t>
            </w:r>
            <w:r w:rsidRPr="008229B3">
              <w:rPr>
                <w:rFonts w:cs="Arial"/>
                <w:color w:val="000000"/>
              </w:rPr>
              <w:t>.</w:t>
            </w:r>
          </w:p>
        </w:tc>
        <w:tc>
          <w:tcPr>
            <w:tcW w:w="1080" w:type="dxa"/>
            <w:tcMar>
              <w:left w:w="58" w:type="dxa"/>
              <w:right w:w="58" w:type="dxa"/>
            </w:tcMar>
          </w:tcPr>
          <w:p w14:paraId="6388EA22" w14:textId="77777777" w:rsidR="00BE396E" w:rsidRDefault="00BE396E" w:rsidP="00BE396E">
            <w:pPr>
              <w:pStyle w:val="TableText"/>
              <w:rPr>
                <w:caps/>
              </w:rPr>
            </w:pPr>
            <w:r>
              <w:rPr>
                <w:caps/>
              </w:rPr>
              <w:t>8 N</w:t>
            </w:r>
          </w:p>
        </w:tc>
        <w:tc>
          <w:tcPr>
            <w:tcW w:w="2340" w:type="dxa"/>
            <w:tcMar>
              <w:left w:w="58" w:type="dxa"/>
              <w:right w:w="58" w:type="dxa"/>
            </w:tcMar>
          </w:tcPr>
          <w:p w14:paraId="168B0C8C" w14:textId="77777777" w:rsidR="00BE396E" w:rsidRDefault="00BE396E" w:rsidP="00BE396E">
            <w:pPr>
              <w:pStyle w:val="TableText"/>
            </w:pPr>
            <w:r>
              <w:t>MMDDYYYY</w:t>
            </w:r>
          </w:p>
        </w:tc>
        <w:tc>
          <w:tcPr>
            <w:tcW w:w="858" w:type="dxa"/>
            <w:tcMar>
              <w:left w:w="58" w:type="dxa"/>
              <w:right w:w="58" w:type="dxa"/>
            </w:tcMar>
          </w:tcPr>
          <w:p w14:paraId="6F6D0370" w14:textId="77777777" w:rsidR="00BE396E" w:rsidRDefault="00BE396E" w:rsidP="00BE396E">
            <w:pPr>
              <w:pStyle w:val="TableText"/>
            </w:pPr>
            <w:r>
              <w:t>Zeros</w:t>
            </w:r>
          </w:p>
        </w:tc>
        <w:tc>
          <w:tcPr>
            <w:tcW w:w="431" w:type="dxa"/>
          </w:tcPr>
          <w:p w14:paraId="4429E2D0" w14:textId="77777777" w:rsidR="00BE396E" w:rsidRDefault="00BE396E" w:rsidP="00BE396E">
            <w:pPr>
              <w:pStyle w:val="TableText"/>
            </w:pPr>
            <w:r>
              <w:t>-</w:t>
            </w:r>
          </w:p>
        </w:tc>
        <w:tc>
          <w:tcPr>
            <w:tcW w:w="431" w:type="dxa"/>
          </w:tcPr>
          <w:p w14:paraId="15EF1A9C" w14:textId="77777777" w:rsidR="00BE396E" w:rsidRDefault="00BE396E" w:rsidP="00BE396E">
            <w:pPr>
              <w:pStyle w:val="TableText"/>
            </w:pPr>
            <w:r>
              <w:t>X</w:t>
            </w:r>
          </w:p>
        </w:tc>
        <w:tc>
          <w:tcPr>
            <w:tcW w:w="432" w:type="dxa"/>
          </w:tcPr>
          <w:p w14:paraId="10DC8C5F" w14:textId="77777777" w:rsidR="00BE396E" w:rsidRDefault="00BE396E" w:rsidP="00BE396E">
            <w:pPr>
              <w:pStyle w:val="TableText"/>
            </w:pPr>
            <w:r>
              <w:t>X</w:t>
            </w:r>
          </w:p>
        </w:tc>
      </w:tr>
      <w:tr w:rsidR="00BE396E" w14:paraId="080C9783" w14:textId="77777777" w:rsidTr="00BD7376">
        <w:trPr>
          <w:cantSplit/>
          <w:jc w:val="center"/>
        </w:trPr>
        <w:tc>
          <w:tcPr>
            <w:tcW w:w="802" w:type="dxa"/>
            <w:tcMar>
              <w:left w:w="58" w:type="dxa"/>
              <w:right w:w="58" w:type="dxa"/>
            </w:tcMar>
          </w:tcPr>
          <w:p w14:paraId="773243A2" w14:textId="76C28584" w:rsidR="00BE396E" w:rsidRDefault="00BE396E" w:rsidP="00484350">
            <w:pPr>
              <w:pStyle w:val="TableText"/>
            </w:pPr>
            <w:r>
              <w:t>3672</w:t>
            </w:r>
            <w:r w:rsidR="00135F82">
              <w:t xml:space="preserve"> – </w:t>
            </w:r>
            <w:r>
              <w:t>3679</w:t>
            </w:r>
          </w:p>
        </w:tc>
        <w:tc>
          <w:tcPr>
            <w:tcW w:w="2227" w:type="dxa"/>
            <w:tcMar>
              <w:left w:w="58" w:type="dxa"/>
              <w:right w:w="58" w:type="dxa"/>
            </w:tcMar>
          </w:tcPr>
          <w:p w14:paraId="5E598B2C" w14:textId="77777777" w:rsidR="00BE396E" w:rsidRDefault="00BE396E" w:rsidP="00BE396E">
            <w:pPr>
              <w:pStyle w:val="TableText"/>
            </w:pPr>
            <w:r>
              <w:t>COBA INS END DATE 9</w:t>
            </w:r>
          </w:p>
        </w:tc>
        <w:tc>
          <w:tcPr>
            <w:tcW w:w="2993" w:type="dxa"/>
            <w:tcMar>
              <w:left w:w="58" w:type="dxa"/>
              <w:right w:w="58" w:type="dxa"/>
            </w:tcMar>
          </w:tcPr>
          <w:p w14:paraId="2C3CF16D" w14:textId="7882E034" w:rsidR="00BE396E" w:rsidRDefault="00BE396E" w:rsidP="00BE396E">
            <w:pPr>
              <w:pStyle w:val="TableText"/>
            </w:pPr>
            <w:r>
              <w:t>:P:IDR-W-</w:t>
            </w:r>
            <w:hyperlink r:id="rId940" w:history="1">
              <w:r>
                <w:rPr>
                  <w:rStyle w:val="Hyperlink"/>
                </w:rPr>
                <w:t>COBA-END-DATE</w:t>
              </w:r>
            </w:hyperlink>
          </w:p>
        </w:tc>
        <w:tc>
          <w:tcPr>
            <w:tcW w:w="2790" w:type="dxa"/>
            <w:tcMar>
              <w:left w:w="58" w:type="dxa"/>
              <w:right w:w="58" w:type="dxa"/>
            </w:tcMar>
          </w:tcPr>
          <w:p w14:paraId="39069F4A" w14:textId="77777777" w:rsidR="00BE396E" w:rsidRDefault="00BE396E" w:rsidP="00BE396E">
            <w:pPr>
              <w:pStyle w:val="TableText"/>
            </w:pPr>
            <w:r>
              <w:t>COBA Insurer End Date</w:t>
            </w:r>
          </w:p>
          <w:p w14:paraId="4E19B8AB" w14:textId="18940665" w:rsidR="00BE396E" w:rsidRDefault="00BE396E" w:rsidP="00BE396E">
            <w:pPr>
              <w:pStyle w:val="TableText"/>
            </w:pPr>
            <w:r w:rsidRPr="008229B3">
              <w:rPr>
                <w:rFonts w:cs="Arial"/>
                <w:color w:val="000000"/>
              </w:rPr>
              <w:t>This field carries the Coordination of Benefit Agreement (COBA) end date</w:t>
            </w:r>
            <w:r w:rsidR="00BF1951" w:rsidRPr="00BF1951">
              <w:rPr>
                <w:rFonts w:cs="Arial"/>
                <w:color w:val="000000"/>
              </w:rPr>
              <w:t xml:space="preserve"> sent to CWF</w:t>
            </w:r>
            <w:r w:rsidRPr="008229B3">
              <w:rPr>
                <w:rFonts w:cs="Arial"/>
                <w:color w:val="000000"/>
              </w:rPr>
              <w:t>.</w:t>
            </w:r>
          </w:p>
        </w:tc>
        <w:tc>
          <w:tcPr>
            <w:tcW w:w="1080" w:type="dxa"/>
            <w:tcMar>
              <w:left w:w="58" w:type="dxa"/>
              <w:right w:w="58" w:type="dxa"/>
            </w:tcMar>
          </w:tcPr>
          <w:p w14:paraId="4BCE4958" w14:textId="77777777" w:rsidR="00BE396E" w:rsidRDefault="00BE396E" w:rsidP="00BE396E">
            <w:pPr>
              <w:pStyle w:val="TableText"/>
              <w:rPr>
                <w:caps/>
              </w:rPr>
            </w:pPr>
            <w:r>
              <w:rPr>
                <w:caps/>
              </w:rPr>
              <w:t>8 N</w:t>
            </w:r>
          </w:p>
        </w:tc>
        <w:tc>
          <w:tcPr>
            <w:tcW w:w="2340" w:type="dxa"/>
            <w:tcMar>
              <w:left w:w="58" w:type="dxa"/>
              <w:right w:w="58" w:type="dxa"/>
            </w:tcMar>
          </w:tcPr>
          <w:p w14:paraId="43E08AE9" w14:textId="77777777" w:rsidR="00BE396E" w:rsidRDefault="00BE396E" w:rsidP="00BE396E">
            <w:pPr>
              <w:pStyle w:val="TableText"/>
            </w:pPr>
            <w:r>
              <w:t>MMDDYYYY</w:t>
            </w:r>
          </w:p>
        </w:tc>
        <w:tc>
          <w:tcPr>
            <w:tcW w:w="858" w:type="dxa"/>
            <w:tcMar>
              <w:left w:w="58" w:type="dxa"/>
              <w:right w:w="58" w:type="dxa"/>
            </w:tcMar>
          </w:tcPr>
          <w:p w14:paraId="183DF399" w14:textId="77777777" w:rsidR="00BE396E" w:rsidRDefault="00BE396E" w:rsidP="00BE396E">
            <w:pPr>
              <w:pStyle w:val="TableText"/>
            </w:pPr>
            <w:r>
              <w:t>Zeros</w:t>
            </w:r>
          </w:p>
        </w:tc>
        <w:tc>
          <w:tcPr>
            <w:tcW w:w="431" w:type="dxa"/>
          </w:tcPr>
          <w:p w14:paraId="1BB6FE17" w14:textId="77777777" w:rsidR="00BE396E" w:rsidRDefault="00BE396E" w:rsidP="00BE396E">
            <w:pPr>
              <w:pStyle w:val="TableText"/>
            </w:pPr>
            <w:r>
              <w:t>-</w:t>
            </w:r>
          </w:p>
        </w:tc>
        <w:tc>
          <w:tcPr>
            <w:tcW w:w="431" w:type="dxa"/>
          </w:tcPr>
          <w:p w14:paraId="563E7319" w14:textId="77777777" w:rsidR="00BE396E" w:rsidRDefault="00BE396E" w:rsidP="00BE396E">
            <w:pPr>
              <w:pStyle w:val="TableText"/>
            </w:pPr>
            <w:r>
              <w:t>X</w:t>
            </w:r>
          </w:p>
        </w:tc>
        <w:tc>
          <w:tcPr>
            <w:tcW w:w="432" w:type="dxa"/>
          </w:tcPr>
          <w:p w14:paraId="34D26F82" w14:textId="77777777" w:rsidR="00BE396E" w:rsidRDefault="00BE396E" w:rsidP="00BE396E">
            <w:pPr>
              <w:pStyle w:val="TableText"/>
            </w:pPr>
            <w:r>
              <w:t>X</w:t>
            </w:r>
          </w:p>
        </w:tc>
      </w:tr>
      <w:tr w:rsidR="00BE396E" w14:paraId="458FA911" w14:textId="77777777" w:rsidTr="00BD7376">
        <w:trPr>
          <w:cantSplit/>
          <w:jc w:val="center"/>
        </w:trPr>
        <w:tc>
          <w:tcPr>
            <w:tcW w:w="802" w:type="dxa"/>
            <w:tcMar>
              <w:left w:w="58" w:type="dxa"/>
              <w:right w:w="58" w:type="dxa"/>
            </w:tcMar>
          </w:tcPr>
          <w:p w14:paraId="661D226D" w14:textId="77777777" w:rsidR="00BE396E" w:rsidRDefault="00BE396E" w:rsidP="00BE396E">
            <w:pPr>
              <w:pStyle w:val="TableText"/>
            </w:pPr>
            <w:r>
              <w:t>3680</w:t>
            </w:r>
          </w:p>
        </w:tc>
        <w:tc>
          <w:tcPr>
            <w:tcW w:w="2227" w:type="dxa"/>
            <w:tcMar>
              <w:left w:w="58" w:type="dxa"/>
              <w:right w:w="58" w:type="dxa"/>
            </w:tcMar>
          </w:tcPr>
          <w:p w14:paraId="06BEA564" w14:textId="77777777" w:rsidR="00BE396E" w:rsidRDefault="00BE396E" w:rsidP="00BE396E">
            <w:pPr>
              <w:pStyle w:val="TableText"/>
            </w:pPr>
            <w:r>
              <w:t>4010A1 COBA INS TEST/PROD IND 9</w:t>
            </w:r>
          </w:p>
        </w:tc>
        <w:tc>
          <w:tcPr>
            <w:tcW w:w="2993" w:type="dxa"/>
            <w:tcMar>
              <w:left w:w="58" w:type="dxa"/>
              <w:right w:w="58" w:type="dxa"/>
            </w:tcMar>
          </w:tcPr>
          <w:p w14:paraId="5ADB8F1F" w14:textId="663285D8" w:rsidR="00BE396E" w:rsidRDefault="00BE396E" w:rsidP="00BE396E">
            <w:pPr>
              <w:pStyle w:val="TableText"/>
            </w:pPr>
            <w:r>
              <w:t>:P:IDR-W-</w:t>
            </w:r>
            <w:hyperlink r:id="rId941" w:history="1">
              <w:r>
                <w:rPr>
                  <w:rStyle w:val="Hyperlink"/>
                </w:rPr>
                <w:t>COBA-TEST-IND</w:t>
              </w:r>
            </w:hyperlink>
          </w:p>
        </w:tc>
        <w:tc>
          <w:tcPr>
            <w:tcW w:w="2790" w:type="dxa"/>
            <w:tcMar>
              <w:left w:w="58" w:type="dxa"/>
              <w:right w:w="58" w:type="dxa"/>
            </w:tcMar>
          </w:tcPr>
          <w:p w14:paraId="28C6466C" w14:textId="0765FFEB" w:rsidR="00BE396E" w:rsidRDefault="00BE396E" w:rsidP="00BF1951">
            <w:pPr>
              <w:pStyle w:val="TableText"/>
            </w:pPr>
            <w:r>
              <w:t>4010A1 COBA Insurer Test/Prod indicator</w:t>
            </w:r>
            <w:r w:rsidR="00BF1951">
              <w:t>.</w:t>
            </w:r>
          </w:p>
        </w:tc>
        <w:tc>
          <w:tcPr>
            <w:tcW w:w="1080" w:type="dxa"/>
            <w:tcMar>
              <w:left w:w="58" w:type="dxa"/>
              <w:right w:w="58" w:type="dxa"/>
            </w:tcMar>
          </w:tcPr>
          <w:p w14:paraId="59885FC5" w14:textId="77777777" w:rsidR="00BE396E" w:rsidRDefault="00BE396E" w:rsidP="00BE396E">
            <w:pPr>
              <w:pStyle w:val="TableText"/>
              <w:rPr>
                <w:caps/>
              </w:rPr>
            </w:pPr>
            <w:r>
              <w:rPr>
                <w:caps/>
              </w:rPr>
              <w:t>1 c</w:t>
            </w:r>
          </w:p>
        </w:tc>
        <w:tc>
          <w:tcPr>
            <w:tcW w:w="2340" w:type="dxa"/>
            <w:tcMar>
              <w:left w:w="58" w:type="dxa"/>
              <w:right w:w="58" w:type="dxa"/>
            </w:tcMar>
          </w:tcPr>
          <w:p w14:paraId="5FCEEDCB" w14:textId="736AA95E" w:rsidR="00BE396E" w:rsidRDefault="003C24F2" w:rsidP="00F72228">
            <w:pPr>
              <w:pStyle w:val="TableText"/>
            </w:pPr>
            <w:r w:rsidRPr="003C24F2">
              <w:t>This will always default to ‘N’ since 4010 is no longer valid.</w:t>
            </w:r>
          </w:p>
        </w:tc>
        <w:tc>
          <w:tcPr>
            <w:tcW w:w="858" w:type="dxa"/>
            <w:tcMar>
              <w:left w:w="58" w:type="dxa"/>
              <w:right w:w="58" w:type="dxa"/>
            </w:tcMar>
          </w:tcPr>
          <w:p w14:paraId="20856DCC" w14:textId="77777777" w:rsidR="00BE396E" w:rsidRDefault="00BE396E" w:rsidP="00BE396E">
            <w:pPr>
              <w:pStyle w:val="TableText"/>
            </w:pPr>
            <w:r>
              <w:t>Spaces</w:t>
            </w:r>
          </w:p>
        </w:tc>
        <w:tc>
          <w:tcPr>
            <w:tcW w:w="431" w:type="dxa"/>
          </w:tcPr>
          <w:p w14:paraId="39D1F7E9" w14:textId="77777777" w:rsidR="00BE396E" w:rsidRDefault="00BE396E" w:rsidP="00BE396E">
            <w:pPr>
              <w:pStyle w:val="TableText"/>
            </w:pPr>
            <w:r>
              <w:t>-</w:t>
            </w:r>
          </w:p>
        </w:tc>
        <w:tc>
          <w:tcPr>
            <w:tcW w:w="431" w:type="dxa"/>
          </w:tcPr>
          <w:p w14:paraId="47208674" w14:textId="77777777" w:rsidR="00BE396E" w:rsidRDefault="00BE396E" w:rsidP="00BE396E">
            <w:pPr>
              <w:pStyle w:val="TableText"/>
            </w:pPr>
            <w:r>
              <w:t>X</w:t>
            </w:r>
          </w:p>
        </w:tc>
        <w:tc>
          <w:tcPr>
            <w:tcW w:w="432" w:type="dxa"/>
          </w:tcPr>
          <w:p w14:paraId="45D2DDB1" w14:textId="77777777" w:rsidR="00BE396E" w:rsidRDefault="00BE396E" w:rsidP="00BE396E">
            <w:pPr>
              <w:pStyle w:val="TableText"/>
            </w:pPr>
            <w:r>
              <w:t>X</w:t>
            </w:r>
          </w:p>
        </w:tc>
      </w:tr>
      <w:tr w:rsidR="00BE396E" w14:paraId="0BBD16ED" w14:textId="77777777" w:rsidTr="00BD7376">
        <w:trPr>
          <w:cantSplit/>
          <w:jc w:val="center"/>
        </w:trPr>
        <w:tc>
          <w:tcPr>
            <w:tcW w:w="802" w:type="dxa"/>
            <w:tcMar>
              <w:left w:w="58" w:type="dxa"/>
              <w:right w:w="58" w:type="dxa"/>
            </w:tcMar>
          </w:tcPr>
          <w:p w14:paraId="3355BBE1" w14:textId="3AF1534F" w:rsidR="00BE396E" w:rsidRDefault="00BE396E" w:rsidP="00F72228">
            <w:pPr>
              <w:pStyle w:val="TableText"/>
            </w:pPr>
            <w:r>
              <w:t>3681</w:t>
            </w:r>
            <w:r w:rsidR="00135F82">
              <w:t xml:space="preserve"> – </w:t>
            </w:r>
            <w:r>
              <w:t>3688</w:t>
            </w:r>
          </w:p>
        </w:tc>
        <w:tc>
          <w:tcPr>
            <w:tcW w:w="2227" w:type="dxa"/>
            <w:tcMar>
              <w:left w:w="58" w:type="dxa"/>
              <w:right w:w="58" w:type="dxa"/>
            </w:tcMar>
          </w:tcPr>
          <w:p w14:paraId="7B15843F" w14:textId="77777777" w:rsidR="00BE396E" w:rsidRDefault="00BE396E" w:rsidP="00BE396E">
            <w:pPr>
              <w:pStyle w:val="TableText"/>
            </w:pPr>
            <w:r>
              <w:t>COBA RECOVERY DT 9</w:t>
            </w:r>
          </w:p>
        </w:tc>
        <w:tc>
          <w:tcPr>
            <w:tcW w:w="2993" w:type="dxa"/>
            <w:tcMar>
              <w:left w:w="58" w:type="dxa"/>
              <w:right w:w="58" w:type="dxa"/>
            </w:tcMar>
          </w:tcPr>
          <w:p w14:paraId="037F591B" w14:textId="76A002A2" w:rsidR="00BE396E" w:rsidRDefault="00BE396E" w:rsidP="00BE396E">
            <w:pPr>
              <w:pStyle w:val="TableText"/>
            </w:pPr>
            <w:r>
              <w:t>:P:IDR-W-</w:t>
            </w:r>
            <w:hyperlink r:id="rId942" w:history="1">
              <w:r>
                <w:rPr>
                  <w:rStyle w:val="Hyperlink"/>
                  <w:rFonts w:cs="Courier New"/>
                  <w:szCs w:val="16"/>
                </w:rPr>
                <w:t>COBA-RECV-DATE</w:t>
              </w:r>
            </w:hyperlink>
          </w:p>
        </w:tc>
        <w:tc>
          <w:tcPr>
            <w:tcW w:w="2790" w:type="dxa"/>
            <w:tcMar>
              <w:left w:w="58" w:type="dxa"/>
              <w:right w:w="58" w:type="dxa"/>
            </w:tcMar>
          </w:tcPr>
          <w:p w14:paraId="478A09CB" w14:textId="77777777" w:rsidR="00BE396E" w:rsidRDefault="00BE396E" w:rsidP="00BE396E">
            <w:pPr>
              <w:pStyle w:val="TableText"/>
            </w:pPr>
            <w:r>
              <w:t>COBA Recovery Date</w:t>
            </w:r>
          </w:p>
        </w:tc>
        <w:tc>
          <w:tcPr>
            <w:tcW w:w="1080" w:type="dxa"/>
            <w:tcMar>
              <w:left w:w="58" w:type="dxa"/>
              <w:right w:w="58" w:type="dxa"/>
            </w:tcMar>
          </w:tcPr>
          <w:p w14:paraId="15A6984D" w14:textId="77777777" w:rsidR="00BE396E" w:rsidRDefault="00BE396E" w:rsidP="00BE396E">
            <w:pPr>
              <w:pStyle w:val="TableText"/>
              <w:rPr>
                <w:caps/>
              </w:rPr>
            </w:pPr>
            <w:r>
              <w:rPr>
                <w:caps/>
              </w:rPr>
              <w:t>8 N</w:t>
            </w:r>
          </w:p>
        </w:tc>
        <w:tc>
          <w:tcPr>
            <w:tcW w:w="2340" w:type="dxa"/>
            <w:tcMar>
              <w:left w:w="58" w:type="dxa"/>
              <w:right w:w="58" w:type="dxa"/>
            </w:tcMar>
          </w:tcPr>
          <w:p w14:paraId="332D7680" w14:textId="77777777" w:rsidR="00BE396E" w:rsidRDefault="00BE396E" w:rsidP="00BE396E">
            <w:pPr>
              <w:pStyle w:val="TableText"/>
            </w:pPr>
            <w:r>
              <w:t>MMDDYYYY</w:t>
            </w:r>
          </w:p>
        </w:tc>
        <w:tc>
          <w:tcPr>
            <w:tcW w:w="858" w:type="dxa"/>
            <w:tcMar>
              <w:left w:w="58" w:type="dxa"/>
              <w:right w:w="58" w:type="dxa"/>
            </w:tcMar>
          </w:tcPr>
          <w:p w14:paraId="7227CCA3" w14:textId="77777777" w:rsidR="00BE396E" w:rsidRDefault="00BE396E" w:rsidP="00BE396E">
            <w:pPr>
              <w:pStyle w:val="TableText"/>
            </w:pPr>
            <w:r>
              <w:t>Zeros</w:t>
            </w:r>
          </w:p>
        </w:tc>
        <w:tc>
          <w:tcPr>
            <w:tcW w:w="431" w:type="dxa"/>
          </w:tcPr>
          <w:p w14:paraId="7BE275A2" w14:textId="77777777" w:rsidR="00BE396E" w:rsidRDefault="00BE396E" w:rsidP="00BE396E">
            <w:pPr>
              <w:pStyle w:val="TableText"/>
            </w:pPr>
            <w:r>
              <w:t>-</w:t>
            </w:r>
          </w:p>
        </w:tc>
        <w:tc>
          <w:tcPr>
            <w:tcW w:w="431" w:type="dxa"/>
          </w:tcPr>
          <w:p w14:paraId="39C7C1C3" w14:textId="77777777" w:rsidR="00BE396E" w:rsidRDefault="00BE396E" w:rsidP="00BE396E">
            <w:pPr>
              <w:pStyle w:val="TableText"/>
            </w:pPr>
            <w:r>
              <w:t>X</w:t>
            </w:r>
          </w:p>
        </w:tc>
        <w:tc>
          <w:tcPr>
            <w:tcW w:w="432" w:type="dxa"/>
          </w:tcPr>
          <w:p w14:paraId="3F611DB2" w14:textId="77777777" w:rsidR="00BE396E" w:rsidRDefault="00BE396E" w:rsidP="00BE396E">
            <w:pPr>
              <w:pStyle w:val="TableText"/>
            </w:pPr>
            <w:r>
              <w:t>X</w:t>
            </w:r>
          </w:p>
        </w:tc>
      </w:tr>
      <w:tr w:rsidR="00BE396E" w14:paraId="28914F29" w14:textId="77777777" w:rsidTr="00BD7376">
        <w:trPr>
          <w:cantSplit/>
          <w:jc w:val="center"/>
        </w:trPr>
        <w:tc>
          <w:tcPr>
            <w:tcW w:w="802" w:type="dxa"/>
            <w:tcMar>
              <w:left w:w="58" w:type="dxa"/>
              <w:right w:w="58" w:type="dxa"/>
            </w:tcMar>
          </w:tcPr>
          <w:p w14:paraId="70252CBB" w14:textId="77777777" w:rsidR="00BE396E" w:rsidRDefault="00BE396E" w:rsidP="00BE396E">
            <w:pPr>
              <w:pStyle w:val="TableText"/>
            </w:pPr>
            <w:r>
              <w:t>3689</w:t>
            </w:r>
          </w:p>
        </w:tc>
        <w:tc>
          <w:tcPr>
            <w:tcW w:w="2227" w:type="dxa"/>
            <w:tcMar>
              <w:left w:w="58" w:type="dxa"/>
              <w:right w:w="58" w:type="dxa"/>
            </w:tcMar>
          </w:tcPr>
          <w:p w14:paraId="5D31E955" w14:textId="77777777" w:rsidR="00BE396E" w:rsidRDefault="00BE396E" w:rsidP="00BE396E">
            <w:pPr>
              <w:pStyle w:val="TableText"/>
            </w:pPr>
            <w:r>
              <w:t>COBA RECOVERY IND 9</w:t>
            </w:r>
          </w:p>
        </w:tc>
        <w:tc>
          <w:tcPr>
            <w:tcW w:w="2993" w:type="dxa"/>
            <w:tcMar>
              <w:left w:w="58" w:type="dxa"/>
              <w:right w:w="58" w:type="dxa"/>
            </w:tcMar>
          </w:tcPr>
          <w:p w14:paraId="5ED15531" w14:textId="43A9A2F9" w:rsidR="00BE396E" w:rsidRDefault="00BE396E" w:rsidP="00BE396E">
            <w:pPr>
              <w:pStyle w:val="TableText"/>
            </w:pPr>
            <w:r>
              <w:t>:P:IDR-W-</w:t>
            </w:r>
            <w:hyperlink r:id="rId943" w:history="1">
              <w:r>
                <w:rPr>
                  <w:rStyle w:val="Hyperlink"/>
                  <w:rFonts w:cs="Courier New"/>
                  <w:szCs w:val="16"/>
                </w:rPr>
                <w:t>COBA-RECV-IND</w:t>
              </w:r>
            </w:hyperlink>
          </w:p>
        </w:tc>
        <w:tc>
          <w:tcPr>
            <w:tcW w:w="2790" w:type="dxa"/>
            <w:tcMar>
              <w:left w:w="58" w:type="dxa"/>
              <w:right w:w="58" w:type="dxa"/>
            </w:tcMar>
          </w:tcPr>
          <w:p w14:paraId="1FBE278C" w14:textId="77777777" w:rsidR="00BE396E" w:rsidRDefault="00BE396E" w:rsidP="00BE396E">
            <w:pPr>
              <w:pStyle w:val="TableText"/>
            </w:pPr>
            <w:r>
              <w:t>COBA Recovery Indicator</w:t>
            </w:r>
          </w:p>
        </w:tc>
        <w:tc>
          <w:tcPr>
            <w:tcW w:w="1080" w:type="dxa"/>
            <w:tcMar>
              <w:left w:w="58" w:type="dxa"/>
              <w:right w:w="58" w:type="dxa"/>
            </w:tcMar>
          </w:tcPr>
          <w:p w14:paraId="5CFFEB2B" w14:textId="77777777" w:rsidR="00BE396E" w:rsidRDefault="00BE396E" w:rsidP="00BE396E">
            <w:pPr>
              <w:pStyle w:val="TableText"/>
              <w:rPr>
                <w:caps/>
              </w:rPr>
            </w:pPr>
            <w:r>
              <w:rPr>
                <w:caps/>
              </w:rPr>
              <w:t>1 C</w:t>
            </w:r>
          </w:p>
        </w:tc>
        <w:tc>
          <w:tcPr>
            <w:tcW w:w="2340" w:type="dxa"/>
            <w:tcMar>
              <w:left w:w="58" w:type="dxa"/>
              <w:right w:w="58" w:type="dxa"/>
            </w:tcMar>
          </w:tcPr>
          <w:p w14:paraId="60EDAB22" w14:textId="77777777" w:rsidR="00BE396E" w:rsidRPr="0097365E" w:rsidRDefault="00BE396E" w:rsidP="00BE396E">
            <w:pPr>
              <w:pStyle w:val="TableText"/>
              <w:rPr>
                <w:rFonts w:cs="Arial"/>
                <w:color w:val="000000"/>
              </w:rPr>
            </w:pPr>
            <w:r w:rsidRPr="0042502A">
              <w:rPr>
                <w:rFonts w:cs="Arial"/>
                <w:b/>
                <w:color w:val="000000"/>
              </w:rPr>
              <w:t>Valid Values:</w:t>
            </w:r>
          </w:p>
          <w:p w14:paraId="18CB2161" w14:textId="5124940A" w:rsidR="00BE396E" w:rsidRDefault="00BE396E" w:rsidP="00F72228">
            <w:pPr>
              <w:pStyle w:val="TableText"/>
            </w:pPr>
            <w:r w:rsidRPr="00544B71">
              <w:t>R</w:t>
            </w:r>
            <w:r w:rsidR="00F72228">
              <w:t xml:space="preserve"> – </w:t>
            </w:r>
            <w:r w:rsidRPr="00544B71">
              <w:t xml:space="preserve">COBA </w:t>
            </w:r>
            <w:r w:rsidR="00156CCC">
              <w:t>Recovery</w:t>
            </w:r>
          </w:p>
        </w:tc>
        <w:tc>
          <w:tcPr>
            <w:tcW w:w="858" w:type="dxa"/>
            <w:tcMar>
              <w:left w:w="58" w:type="dxa"/>
              <w:right w:w="58" w:type="dxa"/>
            </w:tcMar>
          </w:tcPr>
          <w:p w14:paraId="43CC3A8A" w14:textId="77777777" w:rsidR="00BE396E" w:rsidRDefault="00BE396E" w:rsidP="00BE396E">
            <w:pPr>
              <w:pStyle w:val="TableText"/>
            </w:pPr>
            <w:r>
              <w:t>Spaces</w:t>
            </w:r>
          </w:p>
        </w:tc>
        <w:tc>
          <w:tcPr>
            <w:tcW w:w="431" w:type="dxa"/>
          </w:tcPr>
          <w:p w14:paraId="0CEE91BC" w14:textId="77777777" w:rsidR="00BE396E" w:rsidRDefault="00BE396E" w:rsidP="00BE396E">
            <w:pPr>
              <w:pStyle w:val="TableText"/>
            </w:pPr>
            <w:r>
              <w:t>-</w:t>
            </w:r>
          </w:p>
        </w:tc>
        <w:tc>
          <w:tcPr>
            <w:tcW w:w="431" w:type="dxa"/>
          </w:tcPr>
          <w:p w14:paraId="3759855B" w14:textId="77777777" w:rsidR="00BE396E" w:rsidRDefault="00BE396E" w:rsidP="00BE396E">
            <w:pPr>
              <w:pStyle w:val="TableText"/>
            </w:pPr>
            <w:r>
              <w:t>X</w:t>
            </w:r>
          </w:p>
        </w:tc>
        <w:tc>
          <w:tcPr>
            <w:tcW w:w="432" w:type="dxa"/>
          </w:tcPr>
          <w:p w14:paraId="005DC669" w14:textId="77777777" w:rsidR="00BE396E" w:rsidRDefault="00BE396E" w:rsidP="00BE396E">
            <w:pPr>
              <w:pStyle w:val="TableText"/>
            </w:pPr>
            <w:r>
              <w:t>X</w:t>
            </w:r>
          </w:p>
        </w:tc>
      </w:tr>
      <w:tr w:rsidR="00BE396E" w14:paraId="5A2222FE" w14:textId="77777777" w:rsidTr="00BD7376">
        <w:trPr>
          <w:cantSplit/>
          <w:jc w:val="center"/>
        </w:trPr>
        <w:tc>
          <w:tcPr>
            <w:tcW w:w="802" w:type="dxa"/>
            <w:tcMar>
              <w:left w:w="58" w:type="dxa"/>
              <w:right w:w="58" w:type="dxa"/>
            </w:tcMar>
          </w:tcPr>
          <w:p w14:paraId="6996A765" w14:textId="1EE5466E" w:rsidR="00BE396E" w:rsidRDefault="00BE396E" w:rsidP="00F72228">
            <w:pPr>
              <w:pStyle w:val="TableText"/>
            </w:pPr>
            <w:r>
              <w:t>3690</w:t>
            </w:r>
          </w:p>
        </w:tc>
        <w:tc>
          <w:tcPr>
            <w:tcW w:w="2227" w:type="dxa"/>
            <w:tcMar>
              <w:left w:w="58" w:type="dxa"/>
              <w:right w:w="58" w:type="dxa"/>
            </w:tcMar>
          </w:tcPr>
          <w:p w14:paraId="53A0AB33" w14:textId="77777777" w:rsidR="00BE396E" w:rsidRDefault="00BE396E" w:rsidP="00BE396E">
            <w:pPr>
              <w:pStyle w:val="TableText"/>
            </w:pPr>
            <w:r>
              <w:t>COBA RSN FOR CREATION 9</w:t>
            </w:r>
          </w:p>
        </w:tc>
        <w:tc>
          <w:tcPr>
            <w:tcW w:w="2993" w:type="dxa"/>
            <w:tcMar>
              <w:left w:w="58" w:type="dxa"/>
              <w:right w:w="58" w:type="dxa"/>
            </w:tcMar>
          </w:tcPr>
          <w:p w14:paraId="55D4B7BD" w14:textId="296EA840" w:rsidR="00BE396E" w:rsidRDefault="00BE396E" w:rsidP="00BE396E">
            <w:pPr>
              <w:pStyle w:val="TableText"/>
            </w:pPr>
            <w:r>
              <w:t>:P:IDR-W-</w:t>
            </w:r>
            <w:hyperlink r:id="rId944" w:history="1">
              <w:r>
                <w:rPr>
                  <w:rStyle w:val="Hyperlink"/>
                  <w:rFonts w:cs="Courier New"/>
                  <w:szCs w:val="16"/>
                </w:rPr>
                <w:t>COBA-RSN-CREATN</w:t>
              </w:r>
            </w:hyperlink>
          </w:p>
        </w:tc>
        <w:tc>
          <w:tcPr>
            <w:tcW w:w="2790" w:type="dxa"/>
            <w:tcMar>
              <w:left w:w="58" w:type="dxa"/>
              <w:right w:w="58" w:type="dxa"/>
            </w:tcMar>
          </w:tcPr>
          <w:p w14:paraId="5C99C34C" w14:textId="77777777" w:rsidR="00BE396E" w:rsidRDefault="00BE396E" w:rsidP="00BE396E">
            <w:pPr>
              <w:pStyle w:val="TableText"/>
            </w:pPr>
            <w:r>
              <w:t>COBA Reason for Creation</w:t>
            </w:r>
          </w:p>
        </w:tc>
        <w:tc>
          <w:tcPr>
            <w:tcW w:w="1080" w:type="dxa"/>
            <w:tcMar>
              <w:left w:w="58" w:type="dxa"/>
              <w:right w:w="58" w:type="dxa"/>
            </w:tcMar>
          </w:tcPr>
          <w:p w14:paraId="11E61B32" w14:textId="77777777" w:rsidR="00BE396E" w:rsidRDefault="00BE396E" w:rsidP="00BE396E">
            <w:pPr>
              <w:pStyle w:val="TableText"/>
              <w:rPr>
                <w:caps/>
              </w:rPr>
            </w:pPr>
            <w:r>
              <w:rPr>
                <w:caps/>
              </w:rPr>
              <w:t>1 C</w:t>
            </w:r>
          </w:p>
        </w:tc>
        <w:tc>
          <w:tcPr>
            <w:tcW w:w="2340" w:type="dxa"/>
            <w:tcMar>
              <w:left w:w="58" w:type="dxa"/>
              <w:right w:w="58" w:type="dxa"/>
            </w:tcMar>
          </w:tcPr>
          <w:p w14:paraId="43AE05CF" w14:textId="77777777" w:rsidR="00BE396E" w:rsidRPr="0097365E" w:rsidRDefault="00BE396E" w:rsidP="00BE396E">
            <w:pPr>
              <w:pStyle w:val="TableText"/>
              <w:rPr>
                <w:rFonts w:cs="Arial"/>
                <w:color w:val="000000"/>
              </w:rPr>
            </w:pPr>
            <w:r w:rsidRPr="0042502A">
              <w:rPr>
                <w:rFonts w:cs="Arial"/>
                <w:b/>
                <w:color w:val="000000"/>
              </w:rPr>
              <w:t>Valid Values:</w:t>
            </w:r>
          </w:p>
          <w:p w14:paraId="0621BC55" w14:textId="3E88CE98" w:rsidR="00BE396E" w:rsidRDefault="00BE396E" w:rsidP="00F72228">
            <w:pPr>
              <w:pStyle w:val="TableText"/>
            </w:pPr>
            <w:r w:rsidRPr="00544B71">
              <w:t xml:space="preserve">E </w:t>
            </w:r>
            <w:r w:rsidR="00F72228">
              <w:t xml:space="preserve">– </w:t>
            </w:r>
            <w:r>
              <w:t>R</w:t>
            </w:r>
            <w:r w:rsidRPr="00544B71">
              <w:t>ecovery failed</w:t>
            </w:r>
          </w:p>
        </w:tc>
        <w:tc>
          <w:tcPr>
            <w:tcW w:w="858" w:type="dxa"/>
            <w:tcMar>
              <w:left w:w="58" w:type="dxa"/>
              <w:right w:w="58" w:type="dxa"/>
            </w:tcMar>
          </w:tcPr>
          <w:p w14:paraId="5742AC18" w14:textId="77777777" w:rsidR="00BE396E" w:rsidRDefault="00BE396E" w:rsidP="00BE396E">
            <w:pPr>
              <w:pStyle w:val="TableText"/>
            </w:pPr>
            <w:r>
              <w:t>Spaces</w:t>
            </w:r>
          </w:p>
        </w:tc>
        <w:tc>
          <w:tcPr>
            <w:tcW w:w="431" w:type="dxa"/>
          </w:tcPr>
          <w:p w14:paraId="33D0FCCC" w14:textId="77777777" w:rsidR="00BE396E" w:rsidRDefault="00BE396E" w:rsidP="00BE396E">
            <w:pPr>
              <w:pStyle w:val="TableText"/>
            </w:pPr>
            <w:r>
              <w:t>-</w:t>
            </w:r>
          </w:p>
        </w:tc>
        <w:tc>
          <w:tcPr>
            <w:tcW w:w="431" w:type="dxa"/>
          </w:tcPr>
          <w:p w14:paraId="737EDD0C" w14:textId="77777777" w:rsidR="00BE396E" w:rsidRDefault="00BE396E" w:rsidP="00BE396E">
            <w:pPr>
              <w:pStyle w:val="TableText"/>
            </w:pPr>
            <w:r>
              <w:t>X</w:t>
            </w:r>
          </w:p>
        </w:tc>
        <w:tc>
          <w:tcPr>
            <w:tcW w:w="432" w:type="dxa"/>
          </w:tcPr>
          <w:p w14:paraId="64F30560" w14:textId="77777777" w:rsidR="00BE396E" w:rsidRDefault="00BE396E" w:rsidP="00BE396E">
            <w:pPr>
              <w:pStyle w:val="TableText"/>
            </w:pPr>
            <w:r>
              <w:t>X</w:t>
            </w:r>
          </w:p>
        </w:tc>
      </w:tr>
      <w:tr w:rsidR="00BE396E" w14:paraId="7D088715" w14:textId="77777777" w:rsidTr="00BD7376">
        <w:trPr>
          <w:cantSplit/>
          <w:jc w:val="center"/>
        </w:trPr>
        <w:tc>
          <w:tcPr>
            <w:tcW w:w="802" w:type="dxa"/>
            <w:tcMar>
              <w:left w:w="58" w:type="dxa"/>
              <w:right w:w="58" w:type="dxa"/>
            </w:tcMar>
          </w:tcPr>
          <w:p w14:paraId="6AA5526C" w14:textId="1AB93BE7" w:rsidR="00BE396E" w:rsidRDefault="00BE396E" w:rsidP="00F72228">
            <w:pPr>
              <w:pStyle w:val="TableText"/>
            </w:pPr>
            <w:r>
              <w:t>3690</w:t>
            </w:r>
          </w:p>
        </w:tc>
        <w:tc>
          <w:tcPr>
            <w:tcW w:w="2227" w:type="dxa"/>
            <w:tcMar>
              <w:left w:w="58" w:type="dxa"/>
              <w:right w:w="58" w:type="dxa"/>
            </w:tcMar>
          </w:tcPr>
          <w:p w14:paraId="6357E581" w14:textId="77777777" w:rsidR="00BE396E" w:rsidRDefault="00BE396E" w:rsidP="00BE396E">
            <w:pPr>
              <w:pStyle w:val="TableText"/>
            </w:pPr>
            <w:r>
              <w:t>5010A1 COBA INS TEST/PROD IND 9</w:t>
            </w:r>
          </w:p>
        </w:tc>
        <w:tc>
          <w:tcPr>
            <w:tcW w:w="2993" w:type="dxa"/>
            <w:tcMar>
              <w:left w:w="58" w:type="dxa"/>
              <w:right w:w="58" w:type="dxa"/>
            </w:tcMar>
          </w:tcPr>
          <w:p w14:paraId="3E0C71C3" w14:textId="53E532B5" w:rsidR="00BE396E" w:rsidRDefault="00BE396E" w:rsidP="00BE396E">
            <w:pPr>
              <w:pStyle w:val="TableText"/>
            </w:pPr>
            <w:r>
              <w:t>:P:IDR-W-</w:t>
            </w:r>
            <w:hyperlink r:id="rId945" w:history="1">
              <w:r>
                <w:rPr>
                  <w:rStyle w:val="Hyperlink"/>
                  <w:rFonts w:cs="Courier New"/>
                  <w:szCs w:val="16"/>
                </w:rPr>
                <w:t>COBA-T-5010-IND</w:t>
              </w:r>
            </w:hyperlink>
          </w:p>
        </w:tc>
        <w:tc>
          <w:tcPr>
            <w:tcW w:w="2790" w:type="dxa"/>
            <w:tcMar>
              <w:left w:w="58" w:type="dxa"/>
              <w:right w:w="58" w:type="dxa"/>
            </w:tcMar>
          </w:tcPr>
          <w:p w14:paraId="7E750EE4" w14:textId="1AD0BD64" w:rsidR="00BE396E" w:rsidRDefault="00BE396E" w:rsidP="00BE396E">
            <w:pPr>
              <w:pStyle w:val="TableText"/>
            </w:pPr>
            <w:r>
              <w:t>5010A1 COBA Insurer Test/Prod indicator</w:t>
            </w:r>
            <w:r w:rsidR="00BF1951" w:rsidRPr="00BF1951">
              <w:t xml:space="preserve"> sent to CWF</w:t>
            </w:r>
            <w:r w:rsidR="00BF1951">
              <w:t>.</w:t>
            </w:r>
          </w:p>
        </w:tc>
        <w:tc>
          <w:tcPr>
            <w:tcW w:w="1080" w:type="dxa"/>
            <w:tcMar>
              <w:left w:w="58" w:type="dxa"/>
              <w:right w:w="58" w:type="dxa"/>
            </w:tcMar>
          </w:tcPr>
          <w:p w14:paraId="6BC944D9" w14:textId="5A65B955" w:rsidR="00BE396E" w:rsidRDefault="00BE396E" w:rsidP="00F72228">
            <w:pPr>
              <w:pStyle w:val="TableText"/>
              <w:rPr>
                <w:caps/>
              </w:rPr>
            </w:pPr>
            <w:r>
              <w:rPr>
                <w:caps/>
              </w:rPr>
              <w:t>1 C</w:t>
            </w:r>
          </w:p>
        </w:tc>
        <w:tc>
          <w:tcPr>
            <w:tcW w:w="2340" w:type="dxa"/>
            <w:tcMar>
              <w:left w:w="58" w:type="dxa"/>
              <w:right w:w="58" w:type="dxa"/>
            </w:tcMar>
          </w:tcPr>
          <w:p w14:paraId="23633B22" w14:textId="6734F2A3" w:rsidR="00BE396E" w:rsidRDefault="00BE396E" w:rsidP="00F72228">
            <w:pPr>
              <w:pStyle w:val="TableText"/>
            </w:pPr>
            <w:r>
              <w:t>Identifies if insurer is test or production. Values can be ‘T’ or ‘P’</w:t>
            </w:r>
          </w:p>
        </w:tc>
        <w:tc>
          <w:tcPr>
            <w:tcW w:w="858" w:type="dxa"/>
            <w:tcMar>
              <w:left w:w="58" w:type="dxa"/>
              <w:right w:w="58" w:type="dxa"/>
            </w:tcMar>
          </w:tcPr>
          <w:p w14:paraId="30E05C65" w14:textId="77777777" w:rsidR="00BE396E" w:rsidRDefault="00BE396E" w:rsidP="00BE396E">
            <w:pPr>
              <w:pStyle w:val="TableText"/>
            </w:pPr>
            <w:r>
              <w:t>Spaces</w:t>
            </w:r>
          </w:p>
        </w:tc>
        <w:tc>
          <w:tcPr>
            <w:tcW w:w="431" w:type="dxa"/>
          </w:tcPr>
          <w:p w14:paraId="2A456EC0" w14:textId="77777777" w:rsidR="00BE396E" w:rsidRDefault="00BE396E" w:rsidP="00BE396E">
            <w:pPr>
              <w:pStyle w:val="TableText"/>
            </w:pPr>
            <w:r>
              <w:t>-</w:t>
            </w:r>
          </w:p>
        </w:tc>
        <w:tc>
          <w:tcPr>
            <w:tcW w:w="431" w:type="dxa"/>
          </w:tcPr>
          <w:p w14:paraId="44B69058" w14:textId="77777777" w:rsidR="00BE396E" w:rsidRDefault="00BE396E" w:rsidP="00BE396E">
            <w:pPr>
              <w:pStyle w:val="TableText"/>
            </w:pPr>
            <w:r>
              <w:t>X</w:t>
            </w:r>
          </w:p>
        </w:tc>
        <w:tc>
          <w:tcPr>
            <w:tcW w:w="432" w:type="dxa"/>
          </w:tcPr>
          <w:p w14:paraId="2ACC5C95" w14:textId="77777777" w:rsidR="00BE396E" w:rsidRDefault="00BE396E" w:rsidP="00BE396E">
            <w:pPr>
              <w:pStyle w:val="TableText"/>
            </w:pPr>
            <w:r>
              <w:t>X</w:t>
            </w:r>
          </w:p>
        </w:tc>
      </w:tr>
      <w:tr w:rsidR="00BE396E" w14:paraId="2205EC3E" w14:textId="77777777" w:rsidTr="00BD7376">
        <w:trPr>
          <w:cantSplit/>
          <w:jc w:val="center"/>
        </w:trPr>
        <w:tc>
          <w:tcPr>
            <w:tcW w:w="802" w:type="dxa"/>
            <w:tcMar>
              <w:left w:w="58" w:type="dxa"/>
              <w:right w:w="58" w:type="dxa"/>
            </w:tcMar>
          </w:tcPr>
          <w:p w14:paraId="4B33315B" w14:textId="705288CC" w:rsidR="00BE396E" w:rsidRDefault="00BE396E" w:rsidP="00F72228">
            <w:pPr>
              <w:pStyle w:val="TableText"/>
            </w:pPr>
            <w:r>
              <w:t>3692</w:t>
            </w:r>
            <w:r w:rsidR="00135F82">
              <w:t xml:space="preserve"> –</w:t>
            </w:r>
            <w:r>
              <w:t xml:space="preserve"> 3723</w:t>
            </w:r>
          </w:p>
        </w:tc>
        <w:tc>
          <w:tcPr>
            <w:tcW w:w="2227" w:type="dxa"/>
            <w:tcMar>
              <w:left w:w="58" w:type="dxa"/>
              <w:right w:w="58" w:type="dxa"/>
            </w:tcMar>
          </w:tcPr>
          <w:p w14:paraId="05F94C4D" w14:textId="77777777" w:rsidR="00BE396E" w:rsidRDefault="00BE396E" w:rsidP="00BE396E">
            <w:pPr>
              <w:pStyle w:val="TableText"/>
            </w:pPr>
            <w:r>
              <w:t>COBA NAME 9</w:t>
            </w:r>
          </w:p>
        </w:tc>
        <w:tc>
          <w:tcPr>
            <w:tcW w:w="2993" w:type="dxa"/>
            <w:tcMar>
              <w:left w:w="58" w:type="dxa"/>
              <w:right w:w="58" w:type="dxa"/>
            </w:tcMar>
          </w:tcPr>
          <w:p w14:paraId="47F0CA17" w14:textId="49E7D69E" w:rsidR="00BE396E" w:rsidRDefault="00BE396E" w:rsidP="00BE396E">
            <w:pPr>
              <w:pStyle w:val="TableText"/>
            </w:pPr>
            <w:r>
              <w:t>:P:IDR-W-</w:t>
            </w:r>
            <w:hyperlink r:id="rId946" w:history="1">
              <w:r>
                <w:rPr>
                  <w:rStyle w:val="Hyperlink"/>
                </w:rPr>
                <w:t>COBA-NAME</w:t>
              </w:r>
            </w:hyperlink>
          </w:p>
        </w:tc>
        <w:tc>
          <w:tcPr>
            <w:tcW w:w="2790" w:type="dxa"/>
            <w:tcMar>
              <w:left w:w="58" w:type="dxa"/>
              <w:right w:w="58" w:type="dxa"/>
            </w:tcMar>
          </w:tcPr>
          <w:p w14:paraId="7B859CF5" w14:textId="7F5AEACC" w:rsidR="00BE396E" w:rsidRDefault="00BE396E" w:rsidP="00BE396E">
            <w:pPr>
              <w:pStyle w:val="TableText"/>
            </w:pPr>
            <w:r>
              <w:t>COBA Insurer Name</w:t>
            </w:r>
          </w:p>
          <w:p w14:paraId="4FE36395" w14:textId="035036A7" w:rsidR="00BE396E" w:rsidRDefault="00BE396E" w:rsidP="00BF1951">
            <w:pPr>
              <w:pStyle w:val="TableText"/>
            </w:pPr>
            <w:r w:rsidRPr="008229B3">
              <w:rPr>
                <w:rFonts w:cs="Arial"/>
                <w:color w:val="000000"/>
              </w:rPr>
              <w:t xml:space="preserve">This field carries the Coordination of Benefit Agreement (COBA) insurance company name </w:t>
            </w:r>
            <w:r w:rsidR="00BF1951" w:rsidRPr="00BF1951">
              <w:rPr>
                <w:rFonts w:cs="Arial"/>
                <w:color w:val="000000"/>
              </w:rPr>
              <w:t>sent to CWF</w:t>
            </w:r>
            <w:r w:rsidR="00BF1951">
              <w:rPr>
                <w:rFonts w:cs="Arial"/>
                <w:color w:val="000000"/>
              </w:rPr>
              <w:t>.</w:t>
            </w:r>
          </w:p>
        </w:tc>
        <w:tc>
          <w:tcPr>
            <w:tcW w:w="1080" w:type="dxa"/>
            <w:tcMar>
              <w:left w:w="58" w:type="dxa"/>
              <w:right w:w="58" w:type="dxa"/>
            </w:tcMar>
          </w:tcPr>
          <w:p w14:paraId="61701947" w14:textId="77777777" w:rsidR="00BE396E" w:rsidRDefault="00BE396E" w:rsidP="00BE396E">
            <w:pPr>
              <w:pStyle w:val="TableText"/>
              <w:rPr>
                <w:caps/>
              </w:rPr>
            </w:pPr>
            <w:r>
              <w:rPr>
                <w:caps/>
              </w:rPr>
              <w:t>32 c</w:t>
            </w:r>
          </w:p>
        </w:tc>
        <w:tc>
          <w:tcPr>
            <w:tcW w:w="2340" w:type="dxa"/>
            <w:tcMar>
              <w:left w:w="58" w:type="dxa"/>
              <w:right w:w="58" w:type="dxa"/>
            </w:tcMar>
          </w:tcPr>
          <w:p w14:paraId="2486A3F1" w14:textId="77777777" w:rsidR="00BE396E" w:rsidRDefault="00BE396E" w:rsidP="00BE396E">
            <w:pPr>
              <w:pStyle w:val="TableText"/>
            </w:pPr>
            <w:r>
              <w:t>COBA Name</w:t>
            </w:r>
          </w:p>
        </w:tc>
        <w:tc>
          <w:tcPr>
            <w:tcW w:w="858" w:type="dxa"/>
            <w:tcMar>
              <w:left w:w="58" w:type="dxa"/>
              <w:right w:w="58" w:type="dxa"/>
            </w:tcMar>
          </w:tcPr>
          <w:p w14:paraId="5C4C24A6" w14:textId="77777777" w:rsidR="00BE396E" w:rsidRDefault="00BE396E" w:rsidP="00BE396E">
            <w:pPr>
              <w:pStyle w:val="TableText"/>
            </w:pPr>
            <w:r>
              <w:t>Spaces</w:t>
            </w:r>
          </w:p>
        </w:tc>
        <w:tc>
          <w:tcPr>
            <w:tcW w:w="431" w:type="dxa"/>
          </w:tcPr>
          <w:p w14:paraId="7026D4CF" w14:textId="77777777" w:rsidR="00BE396E" w:rsidRDefault="00BE396E" w:rsidP="00BE396E">
            <w:pPr>
              <w:pStyle w:val="TableText"/>
            </w:pPr>
            <w:r>
              <w:t>-</w:t>
            </w:r>
          </w:p>
        </w:tc>
        <w:tc>
          <w:tcPr>
            <w:tcW w:w="431" w:type="dxa"/>
          </w:tcPr>
          <w:p w14:paraId="1CBF079B" w14:textId="77777777" w:rsidR="00BE396E" w:rsidRDefault="00BE396E" w:rsidP="00BE396E">
            <w:pPr>
              <w:pStyle w:val="TableText"/>
            </w:pPr>
            <w:r>
              <w:t>X</w:t>
            </w:r>
          </w:p>
        </w:tc>
        <w:tc>
          <w:tcPr>
            <w:tcW w:w="432" w:type="dxa"/>
          </w:tcPr>
          <w:p w14:paraId="67938944" w14:textId="77777777" w:rsidR="00BE396E" w:rsidRDefault="00BE396E" w:rsidP="00BE396E">
            <w:pPr>
              <w:pStyle w:val="TableText"/>
            </w:pPr>
            <w:r>
              <w:t>X</w:t>
            </w:r>
          </w:p>
        </w:tc>
      </w:tr>
      <w:tr w:rsidR="00BE396E" w14:paraId="6FBDDC76" w14:textId="77777777" w:rsidTr="00BD7376">
        <w:trPr>
          <w:cantSplit/>
          <w:jc w:val="center"/>
        </w:trPr>
        <w:tc>
          <w:tcPr>
            <w:tcW w:w="802" w:type="dxa"/>
            <w:tcMar>
              <w:left w:w="58" w:type="dxa"/>
              <w:right w:w="58" w:type="dxa"/>
            </w:tcMar>
          </w:tcPr>
          <w:p w14:paraId="5844C7A3" w14:textId="3BC19C66" w:rsidR="00BE396E" w:rsidRDefault="00BE396E" w:rsidP="00F72228">
            <w:pPr>
              <w:pStyle w:val="TableText"/>
            </w:pPr>
            <w:r>
              <w:t>3724</w:t>
            </w:r>
            <w:r w:rsidR="00135F82">
              <w:t xml:space="preserve"> –</w:t>
            </w:r>
            <w:r>
              <w:t xml:space="preserve"> 3731</w:t>
            </w:r>
          </w:p>
        </w:tc>
        <w:tc>
          <w:tcPr>
            <w:tcW w:w="2227" w:type="dxa"/>
            <w:tcMar>
              <w:left w:w="58" w:type="dxa"/>
              <w:right w:w="58" w:type="dxa"/>
            </w:tcMar>
          </w:tcPr>
          <w:p w14:paraId="61AB8C22" w14:textId="77777777" w:rsidR="00BE396E" w:rsidRDefault="00BE396E" w:rsidP="00BE396E">
            <w:pPr>
              <w:pStyle w:val="TableText"/>
            </w:pPr>
            <w:r>
              <w:t>COBA ABORT DATE 9</w:t>
            </w:r>
          </w:p>
        </w:tc>
        <w:tc>
          <w:tcPr>
            <w:tcW w:w="2993" w:type="dxa"/>
            <w:tcMar>
              <w:left w:w="58" w:type="dxa"/>
              <w:right w:w="58" w:type="dxa"/>
            </w:tcMar>
          </w:tcPr>
          <w:p w14:paraId="0D2BDEFA" w14:textId="3AF76307" w:rsidR="00BE396E" w:rsidRDefault="00BE396E" w:rsidP="00BE396E">
            <w:pPr>
              <w:pStyle w:val="TableText"/>
            </w:pPr>
            <w:r>
              <w:t>:P:IDR-W-</w:t>
            </w:r>
            <w:hyperlink r:id="rId947" w:history="1">
              <w:r>
                <w:rPr>
                  <w:rStyle w:val="Hyperlink"/>
                </w:rPr>
                <w:t>COBA-ABORT-DATE</w:t>
              </w:r>
            </w:hyperlink>
          </w:p>
        </w:tc>
        <w:tc>
          <w:tcPr>
            <w:tcW w:w="2790" w:type="dxa"/>
            <w:tcMar>
              <w:left w:w="58" w:type="dxa"/>
              <w:right w:w="58" w:type="dxa"/>
            </w:tcMar>
          </w:tcPr>
          <w:p w14:paraId="6715E280" w14:textId="2FC3E55E" w:rsidR="00BE396E" w:rsidRDefault="00BE396E" w:rsidP="00BE396E">
            <w:pPr>
              <w:pStyle w:val="TableText"/>
            </w:pPr>
            <w:r>
              <w:t>COBA Insurer Abort Date</w:t>
            </w:r>
          </w:p>
          <w:p w14:paraId="4D9F45DB" w14:textId="3C832C18" w:rsidR="00BE396E" w:rsidRDefault="00BE396E" w:rsidP="00BF1951">
            <w:pPr>
              <w:pStyle w:val="TableText"/>
            </w:pPr>
            <w:r w:rsidRPr="00465E41">
              <w:rPr>
                <w:rFonts w:cs="Arial"/>
                <w:color w:val="000000"/>
              </w:rPr>
              <w:t xml:space="preserve">This field carries the </w:t>
            </w:r>
            <w:r w:rsidR="00BF1951" w:rsidRPr="00BF1951">
              <w:rPr>
                <w:rFonts w:cs="Arial"/>
                <w:color w:val="000000"/>
              </w:rPr>
              <w:t>date of the letter sent to the provider to indicate the claim was not crossed to the Trading Partner.</w:t>
            </w:r>
            <w:r w:rsidR="00EE1541">
              <w:rPr>
                <w:rFonts w:cs="Arial"/>
                <w:color w:val="000000"/>
              </w:rPr>
              <w:t xml:space="preserve"> </w:t>
            </w:r>
            <w:r w:rsidR="00BF1951" w:rsidRPr="00BF1951">
              <w:rPr>
                <w:rFonts w:cs="Arial"/>
                <w:color w:val="000000"/>
              </w:rPr>
              <w:t>The claim was either rejected by the Benefits Coordination &amp; Recovery Center (BCRC) or the Trading Partner.</w:t>
            </w:r>
          </w:p>
        </w:tc>
        <w:tc>
          <w:tcPr>
            <w:tcW w:w="1080" w:type="dxa"/>
            <w:tcMar>
              <w:left w:w="58" w:type="dxa"/>
              <w:right w:w="58" w:type="dxa"/>
            </w:tcMar>
          </w:tcPr>
          <w:p w14:paraId="7247B7F9" w14:textId="77777777" w:rsidR="00BE396E" w:rsidRDefault="00BE396E" w:rsidP="00BE396E">
            <w:pPr>
              <w:pStyle w:val="TableText"/>
              <w:rPr>
                <w:caps/>
              </w:rPr>
            </w:pPr>
            <w:r>
              <w:rPr>
                <w:caps/>
              </w:rPr>
              <w:t>8 N</w:t>
            </w:r>
          </w:p>
        </w:tc>
        <w:tc>
          <w:tcPr>
            <w:tcW w:w="2340" w:type="dxa"/>
            <w:tcMar>
              <w:left w:w="58" w:type="dxa"/>
              <w:right w:w="58" w:type="dxa"/>
            </w:tcMar>
          </w:tcPr>
          <w:p w14:paraId="4469CE5B" w14:textId="77777777" w:rsidR="00BE396E" w:rsidRDefault="00BE396E" w:rsidP="00BE396E">
            <w:pPr>
              <w:pStyle w:val="TableText"/>
            </w:pPr>
            <w:r>
              <w:t>MMDDYYYY</w:t>
            </w:r>
          </w:p>
        </w:tc>
        <w:tc>
          <w:tcPr>
            <w:tcW w:w="858" w:type="dxa"/>
            <w:tcMar>
              <w:left w:w="58" w:type="dxa"/>
              <w:right w:w="58" w:type="dxa"/>
            </w:tcMar>
          </w:tcPr>
          <w:p w14:paraId="2A1E5F7D" w14:textId="77777777" w:rsidR="00BE396E" w:rsidRDefault="00BE396E" w:rsidP="00BE396E">
            <w:pPr>
              <w:pStyle w:val="TableText"/>
            </w:pPr>
            <w:r>
              <w:t>Zeros</w:t>
            </w:r>
          </w:p>
        </w:tc>
        <w:tc>
          <w:tcPr>
            <w:tcW w:w="431" w:type="dxa"/>
          </w:tcPr>
          <w:p w14:paraId="6A41FD7F" w14:textId="77777777" w:rsidR="00BE396E" w:rsidRDefault="00BE396E" w:rsidP="00BE396E">
            <w:pPr>
              <w:pStyle w:val="TableText"/>
            </w:pPr>
            <w:r>
              <w:t>-</w:t>
            </w:r>
          </w:p>
        </w:tc>
        <w:tc>
          <w:tcPr>
            <w:tcW w:w="431" w:type="dxa"/>
          </w:tcPr>
          <w:p w14:paraId="00A6EF18" w14:textId="77777777" w:rsidR="00BE396E" w:rsidRDefault="00BE396E" w:rsidP="00BE396E">
            <w:pPr>
              <w:pStyle w:val="TableText"/>
            </w:pPr>
            <w:r>
              <w:t>X</w:t>
            </w:r>
          </w:p>
        </w:tc>
        <w:tc>
          <w:tcPr>
            <w:tcW w:w="432" w:type="dxa"/>
          </w:tcPr>
          <w:p w14:paraId="1F2F2C29" w14:textId="77777777" w:rsidR="00BE396E" w:rsidRDefault="00BE396E" w:rsidP="00BE396E">
            <w:pPr>
              <w:pStyle w:val="TableText"/>
            </w:pPr>
            <w:r>
              <w:t>X</w:t>
            </w:r>
          </w:p>
        </w:tc>
      </w:tr>
      <w:tr w:rsidR="0018305D" w14:paraId="446ED452" w14:textId="77777777" w:rsidTr="00BD7376">
        <w:trPr>
          <w:cantSplit/>
          <w:jc w:val="center"/>
        </w:trPr>
        <w:tc>
          <w:tcPr>
            <w:tcW w:w="802" w:type="dxa"/>
            <w:tcMar>
              <w:left w:w="58" w:type="dxa"/>
              <w:right w:w="58" w:type="dxa"/>
            </w:tcMar>
          </w:tcPr>
          <w:p w14:paraId="3FE3793D" w14:textId="4AE48882" w:rsidR="0018305D" w:rsidRDefault="0018305D" w:rsidP="0018305D">
            <w:pPr>
              <w:pStyle w:val="TableText"/>
            </w:pPr>
            <w:r w:rsidRPr="002912D1">
              <w:t>3732 - 3732</w:t>
            </w:r>
          </w:p>
        </w:tc>
        <w:tc>
          <w:tcPr>
            <w:tcW w:w="2227" w:type="dxa"/>
            <w:tcMar>
              <w:left w:w="58" w:type="dxa"/>
              <w:right w:w="58" w:type="dxa"/>
            </w:tcMar>
          </w:tcPr>
          <w:p w14:paraId="14AEFCE5" w14:textId="3C55D2A5" w:rsidR="0018305D" w:rsidRDefault="0018305D" w:rsidP="0018305D">
            <w:pPr>
              <w:pStyle w:val="TableText"/>
            </w:pPr>
            <w:r w:rsidRPr="002912D1">
              <w:t>COBA MSN INDICATOR 9</w:t>
            </w:r>
          </w:p>
        </w:tc>
        <w:tc>
          <w:tcPr>
            <w:tcW w:w="2993" w:type="dxa"/>
            <w:tcMar>
              <w:left w:w="58" w:type="dxa"/>
              <w:right w:w="58" w:type="dxa"/>
            </w:tcMar>
          </w:tcPr>
          <w:p w14:paraId="1828879B" w14:textId="4935F197" w:rsidR="0018305D" w:rsidRDefault="0018305D" w:rsidP="0018305D">
            <w:pPr>
              <w:pStyle w:val="TableText"/>
            </w:pPr>
            <w:r w:rsidRPr="002912D1">
              <w:t>:P:IDR-W-</w:t>
            </w:r>
            <w:hyperlink r:id="rId948" w:history="1">
              <w:r w:rsidRPr="00F07339">
                <w:rPr>
                  <w:rStyle w:val="Hyperlink"/>
                </w:rPr>
                <w:t>COBA-MSN-IND</w:t>
              </w:r>
            </w:hyperlink>
          </w:p>
        </w:tc>
        <w:tc>
          <w:tcPr>
            <w:tcW w:w="2790" w:type="dxa"/>
            <w:tcMar>
              <w:left w:w="58" w:type="dxa"/>
              <w:right w:w="58" w:type="dxa"/>
            </w:tcMar>
          </w:tcPr>
          <w:p w14:paraId="65E6F170" w14:textId="0F3F5A1C" w:rsidR="0018305D" w:rsidRDefault="0018305D" w:rsidP="0018305D">
            <w:pPr>
              <w:pStyle w:val="TableText"/>
            </w:pPr>
            <w:r w:rsidRPr="002912D1">
              <w:t>Indicator to identify if the insurance company should be displayed on the MSN.</w:t>
            </w:r>
            <w:r w:rsidR="00EE1541">
              <w:t xml:space="preserve"> </w:t>
            </w:r>
            <w:r w:rsidRPr="002912D1">
              <w:t>Indicator will be received on the CWF trailer 29.</w:t>
            </w:r>
          </w:p>
        </w:tc>
        <w:tc>
          <w:tcPr>
            <w:tcW w:w="1080" w:type="dxa"/>
            <w:tcMar>
              <w:left w:w="58" w:type="dxa"/>
              <w:right w:w="58" w:type="dxa"/>
            </w:tcMar>
          </w:tcPr>
          <w:p w14:paraId="67C9555D" w14:textId="566C6F54" w:rsidR="0018305D" w:rsidRDefault="0018305D" w:rsidP="0018305D">
            <w:pPr>
              <w:pStyle w:val="TableText"/>
              <w:rPr>
                <w:caps/>
              </w:rPr>
            </w:pPr>
            <w:r w:rsidRPr="002912D1">
              <w:t>1 C</w:t>
            </w:r>
          </w:p>
        </w:tc>
        <w:tc>
          <w:tcPr>
            <w:tcW w:w="2340" w:type="dxa"/>
            <w:tcMar>
              <w:left w:w="58" w:type="dxa"/>
              <w:right w:w="58" w:type="dxa"/>
            </w:tcMar>
          </w:tcPr>
          <w:p w14:paraId="31DCBE68" w14:textId="18F7CADA" w:rsidR="0018305D" w:rsidRDefault="0018305D" w:rsidP="0018305D">
            <w:pPr>
              <w:pStyle w:val="TableText"/>
            </w:pPr>
            <w:r w:rsidRPr="002912D1">
              <w:t>COBA MSN indicator</w:t>
            </w:r>
          </w:p>
        </w:tc>
        <w:tc>
          <w:tcPr>
            <w:tcW w:w="858" w:type="dxa"/>
            <w:tcMar>
              <w:left w:w="58" w:type="dxa"/>
              <w:right w:w="58" w:type="dxa"/>
            </w:tcMar>
          </w:tcPr>
          <w:p w14:paraId="7C816BA7" w14:textId="752DBECC" w:rsidR="0018305D" w:rsidRDefault="0018305D" w:rsidP="0018305D">
            <w:pPr>
              <w:pStyle w:val="TableText"/>
            </w:pPr>
            <w:r w:rsidRPr="002912D1">
              <w:t>Space</w:t>
            </w:r>
          </w:p>
        </w:tc>
        <w:tc>
          <w:tcPr>
            <w:tcW w:w="431" w:type="dxa"/>
          </w:tcPr>
          <w:p w14:paraId="0C0BD7A3" w14:textId="76FD7B63" w:rsidR="0018305D" w:rsidRDefault="0018305D" w:rsidP="0018305D">
            <w:pPr>
              <w:pStyle w:val="TableText"/>
            </w:pPr>
            <w:r w:rsidRPr="002912D1">
              <w:t>-</w:t>
            </w:r>
          </w:p>
        </w:tc>
        <w:tc>
          <w:tcPr>
            <w:tcW w:w="431" w:type="dxa"/>
          </w:tcPr>
          <w:p w14:paraId="3D5C4655" w14:textId="757378BA" w:rsidR="0018305D" w:rsidRDefault="0018305D" w:rsidP="0018305D">
            <w:pPr>
              <w:pStyle w:val="TableText"/>
            </w:pPr>
            <w:r w:rsidRPr="002912D1">
              <w:t>X</w:t>
            </w:r>
          </w:p>
        </w:tc>
        <w:tc>
          <w:tcPr>
            <w:tcW w:w="432" w:type="dxa"/>
          </w:tcPr>
          <w:p w14:paraId="1802F49C" w14:textId="69EB69D5" w:rsidR="0018305D" w:rsidRDefault="0018305D" w:rsidP="0018305D">
            <w:pPr>
              <w:pStyle w:val="TableText"/>
            </w:pPr>
            <w:r w:rsidRPr="002912D1">
              <w:t>X</w:t>
            </w:r>
          </w:p>
        </w:tc>
      </w:tr>
      <w:tr w:rsidR="00BE396E" w14:paraId="6ACA6C44" w14:textId="77777777" w:rsidTr="00BD7376">
        <w:trPr>
          <w:cantSplit/>
          <w:jc w:val="center"/>
        </w:trPr>
        <w:tc>
          <w:tcPr>
            <w:tcW w:w="802" w:type="dxa"/>
            <w:tcMar>
              <w:left w:w="58" w:type="dxa"/>
              <w:right w:w="58" w:type="dxa"/>
            </w:tcMar>
          </w:tcPr>
          <w:p w14:paraId="61BF8FB7" w14:textId="35DFB13C" w:rsidR="00BE396E" w:rsidRDefault="00BE396E" w:rsidP="00F72228">
            <w:pPr>
              <w:pStyle w:val="TableText"/>
            </w:pPr>
            <w:r>
              <w:t>373</w:t>
            </w:r>
            <w:r w:rsidR="00F07339">
              <w:t>3</w:t>
            </w:r>
            <w:r w:rsidR="00135F82">
              <w:t xml:space="preserve"> – </w:t>
            </w:r>
            <w:r>
              <w:t>3740</w:t>
            </w:r>
          </w:p>
        </w:tc>
        <w:tc>
          <w:tcPr>
            <w:tcW w:w="2227" w:type="dxa"/>
            <w:tcMar>
              <w:left w:w="58" w:type="dxa"/>
              <w:right w:w="58" w:type="dxa"/>
            </w:tcMar>
          </w:tcPr>
          <w:p w14:paraId="0CF956D8" w14:textId="77777777" w:rsidR="00BE396E" w:rsidRDefault="00BE396E" w:rsidP="00BE396E">
            <w:pPr>
              <w:pStyle w:val="TableText"/>
            </w:pPr>
            <w:r>
              <w:t>-</w:t>
            </w:r>
          </w:p>
        </w:tc>
        <w:tc>
          <w:tcPr>
            <w:tcW w:w="2993" w:type="dxa"/>
            <w:tcMar>
              <w:left w:w="58" w:type="dxa"/>
              <w:right w:w="58" w:type="dxa"/>
            </w:tcMar>
          </w:tcPr>
          <w:p w14:paraId="54855D81" w14:textId="77777777" w:rsidR="00BE396E" w:rsidRDefault="00BE396E" w:rsidP="00BE396E">
            <w:pPr>
              <w:pStyle w:val="TableText"/>
            </w:pPr>
            <w:r>
              <w:t>FILLER</w:t>
            </w:r>
          </w:p>
        </w:tc>
        <w:tc>
          <w:tcPr>
            <w:tcW w:w="2790" w:type="dxa"/>
            <w:tcMar>
              <w:left w:w="58" w:type="dxa"/>
              <w:right w:w="58" w:type="dxa"/>
            </w:tcMar>
          </w:tcPr>
          <w:p w14:paraId="1B61112E" w14:textId="77777777" w:rsidR="00BE396E" w:rsidRDefault="00BE396E" w:rsidP="00BE396E">
            <w:pPr>
              <w:pStyle w:val="TableText"/>
            </w:pPr>
            <w:r>
              <w:t>-</w:t>
            </w:r>
          </w:p>
        </w:tc>
        <w:tc>
          <w:tcPr>
            <w:tcW w:w="1080" w:type="dxa"/>
            <w:tcMar>
              <w:left w:w="58" w:type="dxa"/>
              <w:right w:w="58" w:type="dxa"/>
            </w:tcMar>
          </w:tcPr>
          <w:p w14:paraId="75DCDA17" w14:textId="619F2BAD" w:rsidR="00BE396E" w:rsidRDefault="00F07339" w:rsidP="00BE396E">
            <w:pPr>
              <w:pStyle w:val="TableText"/>
              <w:rPr>
                <w:caps/>
              </w:rPr>
            </w:pPr>
            <w:r>
              <w:rPr>
                <w:caps/>
              </w:rPr>
              <w:t>8</w:t>
            </w:r>
            <w:r w:rsidR="00BE396E">
              <w:rPr>
                <w:caps/>
              </w:rPr>
              <w:t xml:space="preserve"> C</w:t>
            </w:r>
          </w:p>
        </w:tc>
        <w:tc>
          <w:tcPr>
            <w:tcW w:w="2340" w:type="dxa"/>
            <w:tcMar>
              <w:left w:w="58" w:type="dxa"/>
              <w:right w:w="58" w:type="dxa"/>
            </w:tcMar>
          </w:tcPr>
          <w:p w14:paraId="34A79007" w14:textId="77777777" w:rsidR="00BE396E" w:rsidRDefault="00BE396E" w:rsidP="00BE396E">
            <w:pPr>
              <w:pStyle w:val="TableText"/>
            </w:pPr>
            <w:r>
              <w:t>Spaces</w:t>
            </w:r>
          </w:p>
        </w:tc>
        <w:tc>
          <w:tcPr>
            <w:tcW w:w="858" w:type="dxa"/>
            <w:tcMar>
              <w:left w:w="58" w:type="dxa"/>
              <w:right w:w="58" w:type="dxa"/>
            </w:tcMar>
          </w:tcPr>
          <w:p w14:paraId="1B4D3722" w14:textId="77777777" w:rsidR="00BE396E" w:rsidRDefault="00BE396E" w:rsidP="00BE396E">
            <w:pPr>
              <w:pStyle w:val="TableText"/>
            </w:pPr>
            <w:r>
              <w:t>-</w:t>
            </w:r>
          </w:p>
        </w:tc>
        <w:tc>
          <w:tcPr>
            <w:tcW w:w="431" w:type="dxa"/>
          </w:tcPr>
          <w:p w14:paraId="7C48DDFA" w14:textId="77777777" w:rsidR="00BE396E" w:rsidRDefault="00BE396E" w:rsidP="00BE396E">
            <w:pPr>
              <w:pStyle w:val="TableText"/>
            </w:pPr>
            <w:r>
              <w:t>X</w:t>
            </w:r>
          </w:p>
        </w:tc>
        <w:tc>
          <w:tcPr>
            <w:tcW w:w="431" w:type="dxa"/>
          </w:tcPr>
          <w:p w14:paraId="1278BCBB" w14:textId="77777777" w:rsidR="00BE396E" w:rsidRDefault="00BE396E" w:rsidP="00BE396E">
            <w:pPr>
              <w:pStyle w:val="TableText"/>
            </w:pPr>
            <w:r>
              <w:t>X</w:t>
            </w:r>
          </w:p>
        </w:tc>
        <w:tc>
          <w:tcPr>
            <w:tcW w:w="432" w:type="dxa"/>
          </w:tcPr>
          <w:p w14:paraId="3CECFD9E" w14:textId="77777777" w:rsidR="00BE396E" w:rsidRDefault="00BE396E" w:rsidP="00BE396E">
            <w:pPr>
              <w:pStyle w:val="TableText"/>
            </w:pPr>
            <w:r>
              <w:t>X</w:t>
            </w:r>
          </w:p>
        </w:tc>
      </w:tr>
      <w:tr w:rsidR="00BE396E" w14:paraId="035417AF" w14:textId="77777777" w:rsidTr="00BD7376">
        <w:trPr>
          <w:cantSplit/>
          <w:jc w:val="center"/>
        </w:trPr>
        <w:tc>
          <w:tcPr>
            <w:tcW w:w="802" w:type="dxa"/>
            <w:tcMar>
              <w:left w:w="58" w:type="dxa"/>
              <w:right w:w="58" w:type="dxa"/>
            </w:tcMar>
          </w:tcPr>
          <w:p w14:paraId="72A84CAF" w14:textId="2A5E7BF4" w:rsidR="00BE396E" w:rsidRDefault="00BE396E" w:rsidP="00F72228">
            <w:pPr>
              <w:pStyle w:val="TableText"/>
            </w:pPr>
            <w:r>
              <w:t>3741</w:t>
            </w:r>
            <w:r w:rsidR="00135F82">
              <w:t xml:space="preserve"> –</w:t>
            </w:r>
            <w:r>
              <w:t xml:space="preserve"> 3745</w:t>
            </w:r>
          </w:p>
        </w:tc>
        <w:tc>
          <w:tcPr>
            <w:tcW w:w="2227" w:type="dxa"/>
            <w:tcMar>
              <w:left w:w="58" w:type="dxa"/>
              <w:right w:w="58" w:type="dxa"/>
            </w:tcMar>
          </w:tcPr>
          <w:p w14:paraId="3D92C9A3" w14:textId="77777777" w:rsidR="00BE396E" w:rsidRDefault="00BE396E" w:rsidP="00BE396E">
            <w:pPr>
              <w:pStyle w:val="TableText"/>
            </w:pPr>
            <w:r>
              <w:t>COBA NUMBER 10</w:t>
            </w:r>
          </w:p>
        </w:tc>
        <w:tc>
          <w:tcPr>
            <w:tcW w:w="2993" w:type="dxa"/>
            <w:tcMar>
              <w:left w:w="58" w:type="dxa"/>
              <w:right w:w="58" w:type="dxa"/>
            </w:tcMar>
          </w:tcPr>
          <w:p w14:paraId="434E59FE" w14:textId="5662E0DF" w:rsidR="00BE396E" w:rsidRDefault="00BE396E" w:rsidP="00BE396E">
            <w:pPr>
              <w:pStyle w:val="TableText"/>
            </w:pPr>
            <w:r>
              <w:t>:P:IDR-W-</w:t>
            </w:r>
            <w:hyperlink r:id="rId949" w:history="1">
              <w:r>
                <w:rPr>
                  <w:rStyle w:val="Hyperlink"/>
                </w:rPr>
                <w:t>COBA-NUMBER</w:t>
              </w:r>
            </w:hyperlink>
          </w:p>
        </w:tc>
        <w:tc>
          <w:tcPr>
            <w:tcW w:w="2790" w:type="dxa"/>
            <w:tcMar>
              <w:left w:w="58" w:type="dxa"/>
              <w:right w:w="58" w:type="dxa"/>
            </w:tcMar>
          </w:tcPr>
          <w:p w14:paraId="2FDF2EB4" w14:textId="77777777" w:rsidR="00BE396E" w:rsidRDefault="00BE396E" w:rsidP="00BE396E">
            <w:pPr>
              <w:pStyle w:val="TableText"/>
            </w:pPr>
            <w:r>
              <w:t>COBA Number</w:t>
            </w:r>
          </w:p>
          <w:p w14:paraId="200F8988" w14:textId="77777777" w:rsidR="00BE396E" w:rsidRDefault="00BE396E" w:rsidP="00BE396E">
            <w:pPr>
              <w:pStyle w:val="TableText"/>
            </w:pPr>
            <w:r w:rsidRPr="004C59BC">
              <w:rPr>
                <w:rFonts w:cs="Arial"/>
                <w:color w:val="000000"/>
              </w:rPr>
              <w:t>This field carries the Coordination of Benefits Agreement (COBA) number sent from CWF.</w:t>
            </w:r>
          </w:p>
        </w:tc>
        <w:tc>
          <w:tcPr>
            <w:tcW w:w="1080" w:type="dxa"/>
            <w:tcMar>
              <w:left w:w="58" w:type="dxa"/>
              <w:right w:w="58" w:type="dxa"/>
            </w:tcMar>
          </w:tcPr>
          <w:p w14:paraId="0F1BED97" w14:textId="77777777" w:rsidR="00BE396E" w:rsidRDefault="00BE396E" w:rsidP="00BE396E">
            <w:pPr>
              <w:pStyle w:val="TableText"/>
              <w:rPr>
                <w:caps/>
              </w:rPr>
            </w:pPr>
            <w:r>
              <w:rPr>
                <w:caps/>
              </w:rPr>
              <w:t>5 C</w:t>
            </w:r>
          </w:p>
        </w:tc>
        <w:tc>
          <w:tcPr>
            <w:tcW w:w="2340" w:type="dxa"/>
            <w:tcMar>
              <w:left w:w="58" w:type="dxa"/>
              <w:right w:w="58" w:type="dxa"/>
            </w:tcMar>
          </w:tcPr>
          <w:p w14:paraId="3D7682C3" w14:textId="77777777" w:rsidR="00BE396E" w:rsidRDefault="00BE396E" w:rsidP="00BE396E">
            <w:pPr>
              <w:pStyle w:val="TableText"/>
            </w:pPr>
            <w:r>
              <w:t>COBA Insurer number</w:t>
            </w:r>
          </w:p>
        </w:tc>
        <w:tc>
          <w:tcPr>
            <w:tcW w:w="858" w:type="dxa"/>
            <w:tcMar>
              <w:left w:w="58" w:type="dxa"/>
              <w:right w:w="58" w:type="dxa"/>
            </w:tcMar>
          </w:tcPr>
          <w:p w14:paraId="06834291" w14:textId="77777777" w:rsidR="00BE396E" w:rsidRDefault="00BE396E" w:rsidP="00BE396E">
            <w:pPr>
              <w:pStyle w:val="TableText"/>
            </w:pPr>
            <w:r>
              <w:t>Spaces</w:t>
            </w:r>
          </w:p>
        </w:tc>
        <w:tc>
          <w:tcPr>
            <w:tcW w:w="431" w:type="dxa"/>
          </w:tcPr>
          <w:p w14:paraId="749D7257" w14:textId="77777777" w:rsidR="00BE396E" w:rsidRDefault="00BE396E" w:rsidP="00BE396E">
            <w:pPr>
              <w:pStyle w:val="TableText"/>
            </w:pPr>
            <w:r>
              <w:t>-</w:t>
            </w:r>
          </w:p>
        </w:tc>
        <w:tc>
          <w:tcPr>
            <w:tcW w:w="431" w:type="dxa"/>
          </w:tcPr>
          <w:p w14:paraId="57386040" w14:textId="77777777" w:rsidR="00BE396E" w:rsidRDefault="00BE396E" w:rsidP="00BE396E">
            <w:pPr>
              <w:pStyle w:val="TableText"/>
            </w:pPr>
            <w:r>
              <w:t>X</w:t>
            </w:r>
          </w:p>
        </w:tc>
        <w:tc>
          <w:tcPr>
            <w:tcW w:w="432" w:type="dxa"/>
          </w:tcPr>
          <w:p w14:paraId="28D15FC7" w14:textId="77777777" w:rsidR="00BE396E" w:rsidRDefault="00BE396E" w:rsidP="00BE396E">
            <w:pPr>
              <w:pStyle w:val="TableText"/>
            </w:pPr>
            <w:r>
              <w:t>X</w:t>
            </w:r>
          </w:p>
        </w:tc>
      </w:tr>
      <w:tr w:rsidR="00BE396E" w14:paraId="5705DC00" w14:textId="77777777" w:rsidTr="00BD7376">
        <w:trPr>
          <w:cantSplit/>
          <w:jc w:val="center"/>
        </w:trPr>
        <w:tc>
          <w:tcPr>
            <w:tcW w:w="802" w:type="dxa"/>
            <w:tcMar>
              <w:left w:w="58" w:type="dxa"/>
              <w:right w:w="58" w:type="dxa"/>
            </w:tcMar>
          </w:tcPr>
          <w:p w14:paraId="4C1D4581" w14:textId="4FAAB509" w:rsidR="00BE396E" w:rsidRDefault="00BE396E" w:rsidP="00F72228">
            <w:pPr>
              <w:pStyle w:val="TableText"/>
            </w:pPr>
            <w:r>
              <w:t>3746</w:t>
            </w:r>
            <w:r w:rsidR="00135F82">
              <w:t xml:space="preserve"> –</w:t>
            </w:r>
            <w:r>
              <w:t xml:space="preserve"> 3753</w:t>
            </w:r>
          </w:p>
        </w:tc>
        <w:tc>
          <w:tcPr>
            <w:tcW w:w="2227" w:type="dxa"/>
            <w:tcMar>
              <w:left w:w="58" w:type="dxa"/>
              <w:right w:w="58" w:type="dxa"/>
            </w:tcMar>
          </w:tcPr>
          <w:p w14:paraId="1A0030CC" w14:textId="77777777" w:rsidR="00BE396E" w:rsidRDefault="00BE396E" w:rsidP="00BE396E">
            <w:pPr>
              <w:pStyle w:val="TableText"/>
            </w:pPr>
            <w:r>
              <w:t>COBA INS EFF DATE 10</w:t>
            </w:r>
          </w:p>
        </w:tc>
        <w:tc>
          <w:tcPr>
            <w:tcW w:w="2993" w:type="dxa"/>
            <w:tcMar>
              <w:left w:w="58" w:type="dxa"/>
              <w:right w:w="58" w:type="dxa"/>
            </w:tcMar>
          </w:tcPr>
          <w:p w14:paraId="145CBECE" w14:textId="4F2F6D2C" w:rsidR="00BE396E" w:rsidRDefault="00BE396E" w:rsidP="00BE396E">
            <w:pPr>
              <w:pStyle w:val="TableText"/>
            </w:pPr>
            <w:r>
              <w:t>:P:IDR-W-</w:t>
            </w:r>
            <w:hyperlink r:id="rId950" w:history="1">
              <w:r>
                <w:rPr>
                  <w:rStyle w:val="Hyperlink"/>
                </w:rPr>
                <w:t>COBA-EFF-DATE</w:t>
              </w:r>
            </w:hyperlink>
          </w:p>
        </w:tc>
        <w:tc>
          <w:tcPr>
            <w:tcW w:w="2790" w:type="dxa"/>
            <w:tcMar>
              <w:left w:w="58" w:type="dxa"/>
              <w:right w:w="58" w:type="dxa"/>
            </w:tcMar>
          </w:tcPr>
          <w:p w14:paraId="45109D42" w14:textId="77777777" w:rsidR="00BE396E" w:rsidRDefault="00BE396E" w:rsidP="00BE396E">
            <w:pPr>
              <w:pStyle w:val="TableText"/>
            </w:pPr>
            <w:r>
              <w:t>COBA Insurer Effective Date</w:t>
            </w:r>
          </w:p>
          <w:p w14:paraId="296DBE33" w14:textId="1E9583FD" w:rsidR="00BE396E" w:rsidRDefault="00BE396E" w:rsidP="00BE396E">
            <w:pPr>
              <w:pStyle w:val="TableText"/>
            </w:pPr>
            <w:r w:rsidRPr="008229B3">
              <w:rPr>
                <w:rFonts w:cs="Arial"/>
                <w:color w:val="000000"/>
              </w:rPr>
              <w:t>This field carries the Coordination of Benefits Agreement (COBA) effective date</w:t>
            </w:r>
            <w:r w:rsidR="00BF1951" w:rsidRPr="00BF1951">
              <w:rPr>
                <w:rFonts w:cs="Arial"/>
                <w:color w:val="000000"/>
              </w:rPr>
              <w:t xml:space="preserve"> sent from CWF</w:t>
            </w:r>
            <w:r w:rsidRPr="008229B3">
              <w:rPr>
                <w:rFonts w:cs="Arial"/>
                <w:color w:val="000000"/>
              </w:rPr>
              <w:t>.</w:t>
            </w:r>
          </w:p>
        </w:tc>
        <w:tc>
          <w:tcPr>
            <w:tcW w:w="1080" w:type="dxa"/>
            <w:tcMar>
              <w:left w:w="58" w:type="dxa"/>
              <w:right w:w="58" w:type="dxa"/>
            </w:tcMar>
          </w:tcPr>
          <w:p w14:paraId="72268078" w14:textId="77777777" w:rsidR="00BE396E" w:rsidRDefault="00BE396E" w:rsidP="00BE396E">
            <w:pPr>
              <w:pStyle w:val="TableText"/>
              <w:rPr>
                <w:caps/>
              </w:rPr>
            </w:pPr>
            <w:r>
              <w:rPr>
                <w:caps/>
              </w:rPr>
              <w:t>8 N</w:t>
            </w:r>
          </w:p>
        </w:tc>
        <w:tc>
          <w:tcPr>
            <w:tcW w:w="2340" w:type="dxa"/>
            <w:tcMar>
              <w:left w:w="58" w:type="dxa"/>
              <w:right w:w="58" w:type="dxa"/>
            </w:tcMar>
          </w:tcPr>
          <w:p w14:paraId="4A1B628C" w14:textId="77777777" w:rsidR="00BE396E" w:rsidRDefault="00BE396E" w:rsidP="00BE396E">
            <w:pPr>
              <w:pStyle w:val="TableText"/>
            </w:pPr>
            <w:r>
              <w:t>MMDDYYYY</w:t>
            </w:r>
          </w:p>
        </w:tc>
        <w:tc>
          <w:tcPr>
            <w:tcW w:w="858" w:type="dxa"/>
            <w:tcMar>
              <w:left w:w="58" w:type="dxa"/>
              <w:right w:w="58" w:type="dxa"/>
            </w:tcMar>
          </w:tcPr>
          <w:p w14:paraId="17A05E84" w14:textId="77777777" w:rsidR="00BE396E" w:rsidRDefault="00BE396E" w:rsidP="00BE396E">
            <w:pPr>
              <w:pStyle w:val="TableText"/>
            </w:pPr>
            <w:r>
              <w:t>Zeros</w:t>
            </w:r>
          </w:p>
        </w:tc>
        <w:tc>
          <w:tcPr>
            <w:tcW w:w="431" w:type="dxa"/>
          </w:tcPr>
          <w:p w14:paraId="7E56B6A1" w14:textId="77777777" w:rsidR="00BE396E" w:rsidRDefault="00BE396E" w:rsidP="00BE396E">
            <w:pPr>
              <w:pStyle w:val="TableText"/>
            </w:pPr>
            <w:r>
              <w:t>-</w:t>
            </w:r>
          </w:p>
        </w:tc>
        <w:tc>
          <w:tcPr>
            <w:tcW w:w="431" w:type="dxa"/>
          </w:tcPr>
          <w:p w14:paraId="5FA94608" w14:textId="77777777" w:rsidR="00BE396E" w:rsidRDefault="00BE396E" w:rsidP="00BE396E">
            <w:pPr>
              <w:pStyle w:val="TableText"/>
            </w:pPr>
            <w:r>
              <w:t>X</w:t>
            </w:r>
          </w:p>
        </w:tc>
        <w:tc>
          <w:tcPr>
            <w:tcW w:w="432" w:type="dxa"/>
          </w:tcPr>
          <w:p w14:paraId="7BF0915F" w14:textId="77777777" w:rsidR="00BE396E" w:rsidRDefault="00BE396E" w:rsidP="00BE396E">
            <w:pPr>
              <w:pStyle w:val="TableText"/>
            </w:pPr>
            <w:r>
              <w:t>X</w:t>
            </w:r>
          </w:p>
        </w:tc>
      </w:tr>
      <w:tr w:rsidR="00BE396E" w14:paraId="68E05F91" w14:textId="77777777" w:rsidTr="00BD7376">
        <w:trPr>
          <w:cantSplit/>
          <w:jc w:val="center"/>
        </w:trPr>
        <w:tc>
          <w:tcPr>
            <w:tcW w:w="802" w:type="dxa"/>
            <w:tcMar>
              <w:left w:w="58" w:type="dxa"/>
              <w:right w:w="58" w:type="dxa"/>
            </w:tcMar>
          </w:tcPr>
          <w:p w14:paraId="16D5DAD2" w14:textId="2646FD2B" w:rsidR="00BE396E" w:rsidRDefault="00BE396E" w:rsidP="00F72228">
            <w:pPr>
              <w:pStyle w:val="TableText"/>
            </w:pPr>
            <w:r>
              <w:t>3754</w:t>
            </w:r>
            <w:r w:rsidR="00135F82">
              <w:t xml:space="preserve"> – </w:t>
            </w:r>
            <w:r>
              <w:t>3761</w:t>
            </w:r>
          </w:p>
        </w:tc>
        <w:tc>
          <w:tcPr>
            <w:tcW w:w="2227" w:type="dxa"/>
            <w:tcMar>
              <w:left w:w="58" w:type="dxa"/>
              <w:right w:w="58" w:type="dxa"/>
            </w:tcMar>
          </w:tcPr>
          <w:p w14:paraId="25387691" w14:textId="77777777" w:rsidR="00BE396E" w:rsidRDefault="00BE396E" w:rsidP="00BE396E">
            <w:pPr>
              <w:pStyle w:val="TableText"/>
            </w:pPr>
            <w:r>
              <w:t>COBA INS END DATE 10</w:t>
            </w:r>
          </w:p>
        </w:tc>
        <w:tc>
          <w:tcPr>
            <w:tcW w:w="2993" w:type="dxa"/>
            <w:tcMar>
              <w:left w:w="58" w:type="dxa"/>
              <w:right w:w="58" w:type="dxa"/>
            </w:tcMar>
          </w:tcPr>
          <w:p w14:paraId="02296F12" w14:textId="58AC3BD2" w:rsidR="00BE396E" w:rsidRDefault="00BE396E" w:rsidP="00BE396E">
            <w:pPr>
              <w:pStyle w:val="TableText"/>
            </w:pPr>
            <w:r>
              <w:t>:P:IDR-W-</w:t>
            </w:r>
            <w:hyperlink r:id="rId951" w:history="1">
              <w:r>
                <w:rPr>
                  <w:rStyle w:val="Hyperlink"/>
                </w:rPr>
                <w:t>COBA-END-DATE</w:t>
              </w:r>
            </w:hyperlink>
          </w:p>
        </w:tc>
        <w:tc>
          <w:tcPr>
            <w:tcW w:w="2790" w:type="dxa"/>
            <w:tcMar>
              <w:left w:w="58" w:type="dxa"/>
              <w:right w:w="58" w:type="dxa"/>
            </w:tcMar>
          </w:tcPr>
          <w:p w14:paraId="0A96C994" w14:textId="77777777" w:rsidR="00BE396E" w:rsidRDefault="00BE396E" w:rsidP="00BE396E">
            <w:pPr>
              <w:pStyle w:val="TableText"/>
            </w:pPr>
            <w:r>
              <w:t>COBA Insurer End Date</w:t>
            </w:r>
          </w:p>
          <w:p w14:paraId="55BFE38C" w14:textId="604A4FB0" w:rsidR="00BE396E" w:rsidRDefault="00BE396E" w:rsidP="00BE396E">
            <w:pPr>
              <w:pStyle w:val="TableText"/>
            </w:pPr>
            <w:r w:rsidRPr="008229B3">
              <w:rPr>
                <w:rFonts w:cs="Arial"/>
                <w:color w:val="000000"/>
              </w:rPr>
              <w:t>This field carries the Coordination of Benefit Agreement (COBA) end date</w:t>
            </w:r>
            <w:r w:rsidR="00BF1951" w:rsidRPr="00BF1951">
              <w:rPr>
                <w:rFonts w:cs="Arial"/>
                <w:color w:val="000000"/>
              </w:rPr>
              <w:t xml:space="preserve"> sent from CWF</w:t>
            </w:r>
            <w:r w:rsidRPr="008229B3">
              <w:rPr>
                <w:rFonts w:cs="Arial"/>
                <w:color w:val="000000"/>
              </w:rPr>
              <w:t>.</w:t>
            </w:r>
          </w:p>
        </w:tc>
        <w:tc>
          <w:tcPr>
            <w:tcW w:w="1080" w:type="dxa"/>
            <w:tcMar>
              <w:left w:w="58" w:type="dxa"/>
              <w:right w:w="58" w:type="dxa"/>
            </w:tcMar>
          </w:tcPr>
          <w:p w14:paraId="3D8945D8" w14:textId="77777777" w:rsidR="00BE396E" w:rsidRDefault="00BE396E" w:rsidP="00BE396E">
            <w:pPr>
              <w:pStyle w:val="TableText"/>
              <w:rPr>
                <w:caps/>
              </w:rPr>
            </w:pPr>
            <w:r>
              <w:rPr>
                <w:caps/>
              </w:rPr>
              <w:t>8 N</w:t>
            </w:r>
          </w:p>
        </w:tc>
        <w:tc>
          <w:tcPr>
            <w:tcW w:w="2340" w:type="dxa"/>
            <w:tcMar>
              <w:left w:w="58" w:type="dxa"/>
              <w:right w:w="58" w:type="dxa"/>
            </w:tcMar>
          </w:tcPr>
          <w:p w14:paraId="564951C6" w14:textId="77777777" w:rsidR="00BE396E" w:rsidRDefault="00BE396E" w:rsidP="00BE396E">
            <w:pPr>
              <w:pStyle w:val="TableText"/>
            </w:pPr>
            <w:r>
              <w:t>MMDDYYYY</w:t>
            </w:r>
          </w:p>
        </w:tc>
        <w:tc>
          <w:tcPr>
            <w:tcW w:w="858" w:type="dxa"/>
            <w:tcMar>
              <w:left w:w="58" w:type="dxa"/>
              <w:right w:w="58" w:type="dxa"/>
            </w:tcMar>
          </w:tcPr>
          <w:p w14:paraId="55D2FEC2" w14:textId="77777777" w:rsidR="00BE396E" w:rsidRDefault="00BE396E" w:rsidP="00BE396E">
            <w:pPr>
              <w:pStyle w:val="TableText"/>
            </w:pPr>
            <w:r>
              <w:t>Zeros</w:t>
            </w:r>
          </w:p>
        </w:tc>
        <w:tc>
          <w:tcPr>
            <w:tcW w:w="431" w:type="dxa"/>
          </w:tcPr>
          <w:p w14:paraId="1A842C8C" w14:textId="77777777" w:rsidR="00BE396E" w:rsidRDefault="00BE396E" w:rsidP="00BE396E">
            <w:pPr>
              <w:pStyle w:val="TableText"/>
            </w:pPr>
            <w:r>
              <w:t>-</w:t>
            </w:r>
          </w:p>
        </w:tc>
        <w:tc>
          <w:tcPr>
            <w:tcW w:w="431" w:type="dxa"/>
          </w:tcPr>
          <w:p w14:paraId="5BADC90E" w14:textId="77777777" w:rsidR="00BE396E" w:rsidRDefault="00BE396E" w:rsidP="00BE396E">
            <w:pPr>
              <w:pStyle w:val="TableText"/>
            </w:pPr>
            <w:r>
              <w:t>X</w:t>
            </w:r>
          </w:p>
        </w:tc>
        <w:tc>
          <w:tcPr>
            <w:tcW w:w="432" w:type="dxa"/>
          </w:tcPr>
          <w:p w14:paraId="350701E4" w14:textId="77777777" w:rsidR="00BE396E" w:rsidRDefault="00BE396E" w:rsidP="00BE396E">
            <w:pPr>
              <w:pStyle w:val="TableText"/>
            </w:pPr>
            <w:r>
              <w:t>X</w:t>
            </w:r>
          </w:p>
        </w:tc>
      </w:tr>
      <w:tr w:rsidR="00BE396E" w14:paraId="1EA30810" w14:textId="77777777" w:rsidTr="00BD7376">
        <w:trPr>
          <w:cantSplit/>
          <w:jc w:val="center"/>
        </w:trPr>
        <w:tc>
          <w:tcPr>
            <w:tcW w:w="802" w:type="dxa"/>
            <w:tcMar>
              <w:left w:w="58" w:type="dxa"/>
              <w:right w:w="58" w:type="dxa"/>
            </w:tcMar>
          </w:tcPr>
          <w:p w14:paraId="02BF326B" w14:textId="77777777" w:rsidR="00BE396E" w:rsidRDefault="00BE396E" w:rsidP="00BE396E">
            <w:pPr>
              <w:pStyle w:val="TableText"/>
            </w:pPr>
            <w:r>
              <w:t>3762</w:t>
            </w:r>
          </w:p>
        </w:tc>
        <w:tc>
          <w:tcPr>
            <w:tcW w:w="2227" w:type="dxa"/>
            <w:tcMar>
              <w:left w:w="58" w:type="dxa"/>
              <w:right w:w="58" w:type="dxa"/>
            </w:tcMar>
          </w:tcPr>
          <w:p w14:paraId="7BFDE632" w14:textId="77777777" w:rsidR="00BE396E" w:rsidRDefault="00BE396E" w:rsidP="00BE396E">
            <w:pPr>
              <w:pStyle w:val="TableText"/>
            </w:pPr>
            <w:r>
              <w:t>4010A1 COBA INS TEST/PROD IND 10</w:t>
            </w:r>
          </w:p>
        </w:tc>
        <w:tc>
          <w:tcPr>
            <w:tcW w:w="2993" w:type="dxa"/>
            <w:tcMar>
              <w:left w:w="58" w:type="dxa"/>
              <w:right w:w="58" w:type="dxa"/>
            </w:tcMar>
          </w:tcPr>
          <w:p w14:paraId="5674F644" w14:textId="5BD5CD00" w:rsidR="00BE396E" w:rsidRDefault="00BE396E" w:rsidP="00BE396E">
            <w:pPr>
              <w:pStyle w:val="TableText"/>
            </w:pPr>
            <w:r>
              <w:t>:P:IDR-W-</w:t>
            </w:r>
            <w:hyperlink r:id="rId952" w:history="1">
              <w:r>
                <w:rPr>
                  <w:rStyle w:val="Hyperlink"/>
                </w:rPr>
                <w:t>COBA-TEST-IND</w:t>
              </w:r>
            </w:hyperlink>
          </w:p>
        </w:tc>
        <w:tc>
          <w:tcPr>
            <w:tcW w:w="2790" w:type="dxa"/>
            <w:tcMar>
              <w:left w:w="58" w:type="dxa"/>
              <w:right w:w="58" w:type="dxa"/>
            </w:tcMar>
          </w:tcPr>
          <w:p w14:paraId="224FFB1A" w14:textId="5DF06745" w:rsidR="00BE396E" w:rsidRDefault="00BE396E" w:rsidP="00BF1951">
            <w:pPr>
              <w:pStyle w:val="TableText"/>
            </w:pPr>
            <w:r>
              <w:t>4010A1 COBA Insurer Test/Prod indicator</w:t>
            </w:r>
            <w:r w:rsidR="00BF1951">
              <w:t>.</w:t>
            </w:r>
          </w:p>
        </w:tc>
        <w:tc>
          <w:tcPr>
            <w:tcW w:w="1080" w:type="dxa"/>
            <w:tcMar>
              <w:left w:w="58" w:type="dxa"/>
              <w:right w:w="58" w:type="dxa"/>
            </w:tcMar>
          </w:tcPr>
          <w:p w14:paraId="7160E3F1" w14:textId="77777777" w:rsidR="00BE396E" w:rsidRDefault="00BE396E" w:rsidP="00BE396E">
            <w:pPr>
              <w:pStyle w:val="TableText"/>
              <w:rPr>
                <w:caps/>
              </w:rPr>
            </w:pPr>
            <w:r>
              <w:rPr>
                <w:caps/>
              </w:rPr>
              <w:t>1 c</w:t>
            </w:r>
          </w:p>
        </w:tc>
        <w:tc>
          <w:tcPr>
            <w:tcW w:w="2340" w:type="dxa"/>
            <w:tcMar>
              <w:left w:w="58" w:type="dxa"/>
              <w:right w:w="58" w:type="dxa"/>
            </w:tcMar>
          </w:tcPr>
          <w:p w14:paraId="2D158A0A" w14:textId="6AB6A019" w:rsidR="00BE396E" w:rsidRDefault="003C24F2" w:rsidP="00F72228">
            <w:pPr>
              <w:pStyle w:val="TableText"/>
            </w:pPr>
            <w:r w:rsidRPr="003C24F2">
              <w:t>This will always default to ‘N’ since 4010 is no longer valid.</w:t>
            </w:r>
          </w:p>
        </w:tc>
        <w:tc>
          <w:tcPr>
            <w:tcW w:w="858" w:type="dxa"/>
            <w:tcMar>
              <w:left w:w="58" w:type="dxa"/>
              <w:right w:w="58" w:type="dxa"/>
            </w:tcMar>
          </w:tcPr>
          <w:p w14:paraId="2E5D7448" w14:textId="77777777" w:rsidR="00BE396E" w:rsidRDefault="00BE396E" w:rsidP="00BE396E">
            <w:pPr>
              <w:pStyle w:val="TableText"/>
            </w:pPr>
            <w:r>
              <w:t>Spaces</w:t>
            </w:r>
          </w:p>
        </w:tc>
        <w:tc>
          <w:tcPr>
            <w:tcW w:w="431" w:type="dxa"/>
          </w:tcPr>
          <w:p w14:paraId="5242AF0B" w14:textId="77777777" w:rsidR="00BE396E" w:rsidRDefault="00BE396E" w:rsidP="00BE396E">
            <w:pPr>
              <w:pStyle w:val="TableText"/>
            </w:pPr>
            <w:r>
              <w:t>-</w:t>
            </w:r>
          </w:p>
        </w:tc>
        <w:tc>
          <w:tcPr>
            <w:tcW w:w="431" w:type="dxa"/>
          </w:tcPr>
          <w:p w14:paraId="63421E5F" w14:textId="77777777" w:rsidR="00BE396E" w:rsidRDefault="00BE396E" w:rsidP="00BE396E">
            <w:pPr>
              <w:pStyle w:val="TableText"/>
            </w:pPr>
            <w:r>
              <w:t>X</w:t>
            </w:r>
          </w:p>
        </w:tc>
        <w:tc>
          <w:tcPr>
            <w:tcW w:w="432" w:type="dxa"/>
          </w:tcPr>
          <w:p w14:paraId="7A94197F" w14:textId="77777777" w:rsidR="00BE396E" w:rsidRDefault="00BE396E" w:rsidP="00BE396E">
            <w:pPr>
              <w:pStyle w:val="TableText"/>
            </w:pPr>
            <w:r>
              <w:t>X</w:t>
            </w:r>
          </w:p>
        </w:tc>
      </w:tr>
      <w:tr w:rsidR="00BE396E" w14:paraId="016A4755" w14:textId="77777777" w:rsidTr="00BD7376">
        <w:trPr>
          <w:cantSplit/>
          <w:jc w:val="center"/>
        </w:trPr>
        <w:tc>
          <w:tcPr>
            <w:tcW w:w="802" w:type="dxa"/>
            <w:tcMar>
              <w:left w:w="58" w:type="dxa"/>
              <w:right w:w="58" w:type="dxa"/>
            </w:tcMar>
          </w:tcPr>
          <w:p w14:paraId="6F790914" w14:textId="59070328" w:rsidR="00BE396E" w:rsidRDefault="00BE396E" w:rsidP="00F72228">
            <w:pPr>
              <w:pStyle w:val="TableText"/>
            </w:pPr>
            <w:r>
              <w:t>3763</w:t>
            </w:r>
            <w:r w:rsidR="00135F82">
              <w:t xml:space="preserve"> – </w:t>
            </w:r>
            <w:r>
              <w:t>3770</w:t>
            </w:r>
          </w:p>
        </w:tc>
        <w:tc>
          <w:tcPr>
            <w:tcW w:w="2227" w:type="dxa"/>
            <w:tcMar>
              <w:left w:w="58" w:type="dxa"/>
              <w:right w:w="58" w:type="dxa"/>
            </w:tcMar>
          </w:tcPr>
          <w:p w14:paraId="115E381C" w14:textId="77777777" w:rsidR="00BE396E" w:rsidRDefault="00BE396E" w:rsidP="00BE396E">
            <w:pPr>
              <w:pStyle w:val="TableText"/>
            </w:pPr>
            <w:r>
              <w:t>COBA RECOVERY DT 10</w:t>
            </w:r>
          </w:p>
        </w:tc>
        <w:tc>
          <w:tcPr>
            <w:tcW w:w="2993" w:type="dxa"/>
            <w:tcMar>
              <w:left w:w="58" w:type="dxa"/>
              <w:right w:w="58" w:type="dxa"/>
            </w:tcMar>
          </w:tcPr>
          <w:p w14:paraId="669B36C1" w14:textId="41106811" w:rsidR="00BE396E" w:rsidRDefault="00BE396E" w:rsidP="00BE396E">
            <w:pPr>
              <w:pStyle w:val="TableText"/>
            </w:pPr>
            <w:r>
              <w:t>:P:IDR-W-</w:t>
            </w:r>
            <w:hyperlink r:id="rId953" w:history="1">
              <w:r>
                <w:rPr>
                  <w:rStyle w:val="Hyperlink"/>
                  <w:rFonts w:cs="Courier New"/>
                  <w:szCs w:val="16"/>
                </w:rPr>
                <w:t>COBA-RECV-DATE</w:t>
              </w:r>
            </w:hyperlink>
          </w:p>
        </w:tc>
        <w:tc>
          <w:tcPr>
            <w:tcW w:w="2790" w:type="dxa"/>
            <w:tcMar>
              <w:left w:w="58" w:type="dxa"/>
              <w:right w:w="58" w:type="dxa"/>
            </w:tcMar>
          </w:tcPr>
          <w:p w14:paraId="6B9066DF" w14:textId="77777777" w:rsidR="00BE396E" w:rsidRDefault="00BE396E" w:rsidP="00BE396E">
            <w:pPr>
              <w:pStyle w:val="TableText"/>
            </w:pPr>
            <w:r>
              <w:t>COBA Recovery Date</w:t>
            </w:r>
          </w:p>
        </w:tc>
        <w:tc>
          <w:tcPr>
            <w:tcW w:w="1080" w:type="dxa"/>
            <w:tcMar>
              <w:left w:w="58" w:type="dxa"/>
              <w:right w:w="58" w:type="dxa"/>
            </w:tcMar>
          </w:tcPr>
          <w:p w14:paraId="1DC77445" w14:textId="77777777" w:rsidR="00BE396E" w:rsidRDefault="00BE396E" w:rsidP="00BE396E">
            <w:pPr>
              <w:pStyle w:val="TableText"/>
              <w:rPr>
                <w:caps/>
              </w:rPr>
            </w:pPr>
            <w:r>
              <w:rPr>
                <w:caps/>
              </w:rPr>
              <w:t>8 N</w:t>
            </w:r>
          </w:p>
        </w:tc>
        <w:tc>
          <w:tcPr>
            <w:tcW w:w="2340" w:type="dxa"/>
            <w:tcMar>
              <w:left w:w="58" w:type="dxa"/>
              <w:right w:w="58" w:type="dxa"/>
            </w:tcMar>
          </w:tcPr>
          <w:p w14:paraId="07C44D44" w14:textId="77777777" w:rsidR="00BE396E" w:rsidRDefault="00BE396E" w:rsidP="00BE396E">
            <w:pPr>
              <w:pStyle w:val="TableText"/>
            </w:pPr>
            <w:r>
              <w:t>MMDDYYYY</w:t>
            </w:r>
          </w:p>
        </w:tc>
        <w:tc>
          <w:tcPr>
            <w:tcW w:w="858" w:type="dxa"/>
            <w:tcMar>
              <w:left w:w="58" w:type="dxa"/>
              <w:right w:w="58" w:type="dxa"/>
            </w:tcMar>
          </w:tcPr>
          <w:p w14:paraId="10D4E726" w14:textId="77777777" w:rsidR="00BE396E" w:rsidRDefault="00BE396E" w:rsidP="00BE396E">
            <w:pPr>
              <w:pStyle w:val="TableText"/>
            </w:pPr>
            <w:r>
              <w:t>Zeros</w:t>
            </w:r>
          </w:p>
        </w:tc>
        <w:tc>
          <w:tcPr>
            <w:tcW w:w="431" w:type="dxa"/>
          </w:tcPr>
          <w:p w14:paraId="52B44E2E" w14:textId="77777777" w:rsidR="00BE396E" w:rsidRDefault="00BE396E" w:rsidP="00BE396E">
            <w:pPr>
              <w:pStyle w:val="TableText"/>
            </w:pPr>
            <w:r>
              <w:t>-</w:t>
            </w:r>
          </w:p>
        </w:tc>
        <w:tc>
          <w:tcPr>
            <w:tcW w:w="431" w:type="dxa"/>
          </w:tcPr>
          <w:p w14:paraId="6A282F72" w14:textId="77777777" w:rsidR="00BE396E" w:rsidRDefault="00BE396E" w:rsidP="00BE396E">
            <w:pPr>
              <w:pStyle w:val="TableText"/>
            </w:pPr>
            <w:r>
              <w:t>X</w:t>
            </w:r>
          </w:p>
        </w:tc>
        <w:tc>
          <w:tcPr>
            <w:tcW w:w="432" w:type="dxa"/>
          </w:tcPr>
          <w:p w14:paraId="22B12878" w14:textId="77777777" w:rsidR="00BE396E" w:rsidRDefault="00BE396E" w:rsidP="00BE396E">
            <w:pPr>
              <w:pStyle w:val="TableText"/>
            </w:pPr>
            <w:r>
              <w:t>X</w:t>
            </w:r>
          </w:p>
        </w:tc>
      </w:tr>
      <w:tr w:rsidR="00BE396E" w14:paraId="575CF938" w14:textId="77777777" w:rsidTr="00BD7376">
        <w:trPr>
          <w:cantSplit/>
          <w:jc w:val="center"/>
        </w:trPr>
        <w:tc>
          <w:tcPr>
            <w:tcW w:w="802" w:type="dxa"/>
            <w:tcMar>
              <w:left w:w="58" w:type="dxa"/>
              <w:right w:w="58" w:type="dxa"/>
            </w:tcMar>
          </w:tcPr>
          <w:p w14:paraId="653F4325" w14:textId="77777777" w:rsidR="00BE396E" w:rsidRDefault="00BE396E" w:rsidP="00BE396E">
            <w:pPr>
              <w:pStyle w:val="TableText"/>
            </w:pPr>
            <w:r>
              <w:t>3771</w:t>
            </w:r>
          </w:p>
        </w:tc>
        <w:tc>
          <w:tcPr>
            <w:tcW w:w="2227" w:type="dxa"/>
            <w:tcMar>
              <w:left w:w="58" w:type="dxa"/>
              <w:right w:w="58" w:type="dxa"/>
            </w:tcMar>
          </w:tcPr>
          <w:p w14:paraId="46FFD648" w14:textId="77777777" w:rsidR="00BE396E" w:rsidRDefault="00BE396E" w:rsidP="00BE396E">
            <w:pPr>
              <w:pStyle w:val="TableText"/>
            </w:pPr>
            <w:r>
              <w:t>COBA RECOVERY IND 10</w:t>
            </w:r>
          </w:p>
        </w:tc>
        <w:tc>
          <w:tcPr>
            <w:tcW w:w="2993" w:type="dxa"/>
            <w:tcMar>
              <w:left w:w="58" w:type="dxa"/>
              <w:right w:w="58" w:type="dxa"/>
            </w:tcMar>
          </w:tcPr>
          <w:p w14:paraId="5FCC666A" w14:textId="019BB657" w:rsidR="00BE396E" w:rsidRDefault="00BE396E" w:rsidP="00BE396E">
            <w:pPr>
              <w:pStyle w:val="TableText"/>
            </w:pPr>
            <w:r>
              <w:t>:P:IDR-W-</w:t>
            </w:r>
            <w:hyperlink r:id="rId954" w:history="1">
              <w:r>
                <w:rPr>
                  <w:rStyle w:val="Hyperlink"/>
                  <w:rFonts w:cs="Courier New"/>
                  <w:szCs w:val="16"/>
                </w:rPr>
                <w:t>COBA-RECV-IND</w:t>
              </w:r>
            </w:hyperlink>
          </w:p>
        </w:tc>
        <w:tc>
          <w:tcPr>
            <w:tcW w:w="2790" w:type="dxa"/>
            <w:tcMar>
              <w:left w:w="58" w:type="dxa"/>
              <w:right w:w="58" w:type="dxa"/>
            </w:tcMar>
          </w:tcPr>
          <w:p w14:paraId="3F81DDAE" w14:textId="77777777" w:rsidR="00BE396E" w:rsidRDefault="00BE396E" w:rsidP="00BE396E">
            <w:pPr>
              <w:pStyle w:val="TableText"/>
            </w:pPr>
            <w:r>
              <w:t>COBA Recovery Indicator</w:t>
            </w:r>
          </w:p>
        </w:tc>
        <w:tc>
          <w:tcPr>
            <w:tcW w:w="1080" w:type="dxa"/>
            <w:tcMar>
              <w:left w:w="58" w:type="dxa"/>
              <w:right w:w="58" w:type="dxa"/>
            </w:tcMar>
          </w:tcPr>
          <w:p w14:paraId="742228A3" w14:textId="77777777" w:rsidR="00BE396E" w:rsidRDefault="00BE396E" w:rsidP="00BE396E">
            <w:pPr>
              <w:pStyle w:val="TableText"/>
              <w:rPr>
                <w:caps/>
              </w:rPr>
            </w:pPr>
            <w:r>
              <w:rPr>
                <w:caps/>
              </w:rPr>
              <w:t>1 C</w:t>
            </w:r>
          </w:p>
        </w:tc>
        <w:tc>
          <w:tcPr>
            <w:tcW w:w="2340" w:type="dxa"/>
            <w:tcMar>
              <w:left w:w="58" w:type="dxa"/>
              <w:right w:w="58" w:type="dxa"/>
            </w:tcMar>
          </w:tcPr>
          <w:p w14:paraId="5D7DD98B" w14:textId="77777777" w:rsidR="00BE396E" w:rsidRPr="0097365E" w:rsidRDefault="00BE396E" w:rsidP="00BE396E">
            <w:pPr>
              <w:pStyle w:val="TableText"/>
              <w:rPr>
                <w:rFonts w:cs="Arial"/>
                <w:color w:val="000000"/>
              </w:rPr>
            </w:pPr>
            <w:r w:rsidRPr="0042502A">
              <w:rPr>
                <w:rFonts w:cs="Arial"/>
                <w:b/>
                <w:color w:val="000000"/>
              </w:rPr>
              <w:t>Valid Values:</w:t>
            </w:r>
          </w:p>
          <w:p w14:paraId="400F8BBA" w14:textId="4A12E706" w:rsidR="00BE396E" w:rsidRDefault="00BE396E" w:rsidP="00F72228">
            <w:pPr>
              <w:pStyle w:val="TableText"/>
            </w:pPr>
            <w:r w:rsidRPr="00544B71">
              <w:t>R</w:t>
            </w:r>
            <w:r w:rsidR="00F72228">
              <w:t xml:space="preserve"> – </w:t>
            </w:r>
            <w:r w:rsidRPr="00544B71">
              <w:t xml:space="preserve">COBA </w:t>
            </w:r>
            <w:r w:rsidR="00156CCC">
              <w:t>Recovery</w:t>
            </w:r>
          </w:p>
        </w:tc>
        <w:tc>
          <w:tcPr>
            <w:tcW w:w="858" w:type="dxa"/>
            <w:tcMar>
              <w:left w:w="58" w:type="dxa"/>
              <w:right w:w="58" w:type="dxa"/>
            </w:tcMar>
          </w:tcPr>
          <w:p w14:paraId="2F703D6E" w14:textId="77777777" w:rsidR="00BE396E" w:rsidRDefault="00BE396E" w:rsidP="00BE396E">
            <w:pPr>
              <w:pStyle w:val="TableText"/>
            </w:pPr>
            <w:r>
              <w:t>Spaces</w:t>
            </w:r>
          </w:p>
        </w:tc>
        <w:tc>
          <w:tcPr>
            <w:tcW w:w="431" w:type="dxa"/>
          </w:tcPr>
          <w:p w14:paraId="7FF17D26" w14:textId="77777777" w:rsidR="00BE396E" w:rsidRDefault="00BE396E" w:rsidP="00BE396E">
            <w:pPr>
              <w:pStyle w:val="TableText"/>
            </w:pPr>
            <w:r>
              <w:t>-</w:t>
            </w:r>
          </w:p>
        </w:tc>
        <w:tc>
          <w:tcPr>
            <w:tcW w:w="431" w:type="dxa"/>
          </w:tcPr>
          <w:p w14:paraId="6E5B12FD" w14:textId="77777777" w:rsidR="00BE396E" w:rsidRDefault="00BE396E" w:rsidP="00BE396E">
            <w:pPr>
              <w:pStyle w:val="TableText"/>
            </w:pPr>
            <w:r>
              <w:t>X</w:t>
            </w:r>
          </w:p>
        </w:tc>
        <w:tc>
          <w:tcPr>
            <w:tcW w:w="432" w:type="dxa"/>
          </w:tcPr>
          <w:p w14:paraId="36F45B3D" w14:textId="77777777" w:rsidR="00BE396E" w:rsidRDefault="00BE396E" w:rsidP="00BE396E">
            <w:pPr>
              <w:pStyle w:val="TableText"/>
            </w:pPr>
            <w:r>
              <w:t>X</w:t>
            </w:r>
          </w:p>
        </w:tc>
      </w:tr>
      <w:tr w:rsidR="00BE396E" w14:paraId="4200062D" w14:textId="77777777" w:rsidTr="00BD7376">
        <w:trPr>
          <w:cantSplit/>
          <w:jc w:val="center"/>
        </w:trPr>
        <w:tc>
          <w:tcPr>
            <w:tcW w:w="802" w:type="dxa"/>
            <w:tcMar>
              <w:left w:w="58" w:type="dxa"/>
              <w:right w:w="58" w:type="dxa"/>
            </w:tcMar>
          </w:tcPr>
          <w:p w14:paraId="24D1ACD1" w14:textId="77777777" w:rsidR="00BE396E" w:rsidRDefault="00BE396E" w:rsidP="00BE396E">
            <w:pPr>
              <w:pStyle w:val="TableText"/>
            </w:pPr>
            <w:r>
              <w:t>3772</w:t>
            </w:r>
          </w:p>
        </w:tc>
        <w:tc>
          <w:tcPr>
            <w:tcW w:w="2227" w:type="dxa"/>
            <w:tcMar>
              <w:left w:w="58" w:type="dxa"/>
              <w:right w:w="58" w:type="dxa"/>
            </w:tcMar>
          </w:tcPr>
          <w:p w14:paraId="1ADF8EBE" w14:textId="77777777" w:rsidR="00BE396E" w:rsidRDefault="00BE396E" w:rsidP="00BE396E">
            <w:pPr>
              <w:pStyle w:val="TableText"/>
            </w:pPr>
            <w:r>
              <w:t>COBA RSN FOR CREATION 10</w:t>
            </w:r>
          </w:p>
        </w:tc>
        <w:tc>
          <w:tcPr>
            <w:tcW w:w="2993" w:type="dxa"/>
            <w:tcMar>
              <w:left w:w="58" w:type="dxa"/>
              <w:right w:w="58" w:type="dxa"/>
            </w:tcMar>
          </w:tcPr>
          <w:p w14:paraId="0D73C713" w14:textId="45D2E06D" w:rsidR="00BE396E" w:rsidRDefault="00BE396E" w:rsidP="00BE396E">
            <w:pPr>
              <w:pStyle w:val="TableText"/>
            </w:pPr>
            <w:r>
              <w:t>:P:IDR-W-</w:t>
            </w:r>
            <w:hyperlink r:id="rId955" w:history="1">
              <w:r>
                <w:rPr>
                  <w:rStyle w:val="Hyperlink"/>
                  <w:rFonts w:cs="Courier New"/>
                  <w:szCs w:val="16"/>
                </w:rPr>
                <w:t>COBA-RSN-CREATN</w:t>
              </w:r>
            </w:hyperlink>
          </w:p>
        </w:tc>
        <w:tc>
          <w:tcPr>
            <w:tcW w:w="2790" w:type="dxa"/>
            <w:tcMar>
              <w:left w:w="58" w:type="dxa"/>
              <w:right w:w="58" w:type="dxa"/>
            </w:tcMar>
          </w:tcPr>
          <w:p w14:paraId="2DA8D249" w14:textId="77777777" w:rsidR="00BE396E" w:rsidRDefault="00BE396E" w:rsidP="00BE396E">
            <w:pPr>
              <w:pStyle w:val="TableText"/>
            </w:pPr>
            <w:r>
              <w:t>COBA Reason for Creation</w:t>
            </w:r>
          </w:p>
        </w:tc>
        <w:tc>
          <w:tcPr>
            <w:tcW w:w="1080" w:type="dxa"/>
            <w:tcMar>
              <w:left w:w="58" w:type="dxa"/>
              <w:right w:w="58" w:type="dxa"/>
            </w:tcMar>
          </w:tcPr>
          <w:p w14:paraId="4097FEB4" w14:textId="77777777" w:rsidR="00BE396E" w:rsidRDefault="00BE396E" w:rsidP="00BE396E">
            <w:pPr>
              <w:pStyle w:val="TableText"/>
              <w:rPr>
                <w:caps/>
              </w:rPr>
            </w:pPr>
            <w:r>
              <w:rPr>
                <w:caps/>
              </w:rPr>
              <w:t>1 C</w:t>
            </w:r>
          </w:p>
        </w:tc>
        <w:tc>
          <w:tcPr>
            <w:tcW w:w="2340" w:type="dxa"/>
            <w:tcMar>
              <w:left w:w="58" w:type="dxa"/>
              <w:right w:w="58" w:type="dxa"/>
            </w:tcMar>
          </w:tcPr>
          <w:p w14:paraId="22132479" w14:textId="77777777" w:rsidR="00BE396E" w:rsidRPr="0097365E" w:rsidRDefault="00BE396E" w:rsidP="00BE396E">
            <w:pPr>
              <w:pStyle w:val="TableText"/>
              <w:rPr>
                <w:rFonts w:cs="Arial"/>
                <w:color w:val="000000"/>
              </w:rPr>
            </w:pPr>
            <w:r w:rsidRPr="0042502A">
              <w:rPr>
                <w:rFonts w:cs="Arial"/>
                <w:b/>
                <w:color w:val="000000"/>
              </w:rPr>
              <w:t>Valid Values:</w:t>
            </w:r>
          </w:p>
          <w:p w14:paraId="536AEAB5" w14:textId="1B75167F" w:rsidR="00BE396E" w:rsidRDefault="00BE396E" w:rsidP="00F72228">
            <w:pPr>
              <w:pStyle w:val="TableText"/>
            </w:pPr>
            <w:r w:rsidRPr="00544B71">
              <w:t xml:space="preserve">E </w:t>
            </w:r>
            <w:r w:rsidR="00F72228">
              <w:t xml:space="preserve">– </w:t>
            </w:r>
            <w:r>
              <w:t>R</w:t>
            </w:r>
            <w:r w:rsidRPr="00544B71">
              <w:t>ecovery failed</w:t>
            </w:r>
          </w:p>
        </w:tc>
        <w:tc>
          <w:tcPr>
            <w:tcW w:w="858" w:type="dxa"/>
            <w:tcMar>
              <w:left w:w="58" w:type="dxa"/>
              <w:right w:w="58" w:type="dxa"/>
            </w:tcMar>
          </w:tcPr>
          <w:p w14:paraId="47BAF6CC" w14:textId="77777777" w:rsidR="00BE396E" w:rsidRDefault="00BE396E" w:rsidP="00BE396E">
            <w:pPr>
              <w:pStyle w:val="TableText"/>
            </w:pPr>
            <w:r>
              <w:t>Spaces</w:t>
            </w:r>
          </w:p>
        </w:tc>
        <w:tc>
          <w:tcPr>
            <w:tcW w:w="431" w:type="dxa"/>
          </w:tcPr>
          <w:p w14:paraId="6A9AD02A" w14:textId="77777777" w:rsidR="00BE396E" w:rsidRDefault="00BE396E" w:rsidP="00BE396E">
            <w:pPr>
              <w:pStyle w:val="TableText"/>
            </w:pPr>
            <w:r>
              <w:t>-</w:t>
            </w:r>
          </w:p>
        </w:tc>
        <w:tc>
          <w:tcPr>
            <w:tcW w:w="431" w:type="dxa"/>
          </w:tcPr>
          <w:p w14:paraId="5030D637" w14:textId="77777777" w:rsidR="00BE396E" w:rsidRDefault="00BE396E" w:rsidP="00BE396E">
            <w:pPr>
              <w:pStyle w:val="TableText"/>
            </w:pPr>
            <w:r>
              <w:t>X</w:t>
            </w:r>
          </w:p>
        </w:tc>
        <w:tc>
          <w:tcPr>
            <w:tcW w:w="432" w:type="dxa"/>
          </w:tcPr>
          <w:p w14:paraId="7C96D897" w14:textId="77777777" w:rsidR="00BE396E" w:rsidRDefault="00BE396E" w:rsidP="00BE396E">
            <w:pPr>
              <w:pStyle w:val="TableText"/>
            </w:pPr>
            <w:r>
              <w:t>X</w:t>
            </w:r>
          </w:p>
        </w:tc>
      </w:tr>
      <w:tr w:rsidR="00BE396E" w14:paraId="2D4FECB9" w14:textId="77777777" w:rsidTr="00BD7376">
        <w:trPr>
          <w:cantSplit/>
          <w:jc w:val="center"/>
        </w:trPr>
        <w:tc>
          <w:tcPr>
            <w:tcW w:w="802" w:type="dxa"/>
            <w:tcMar>
              <w:left w:w="58" w:type="dxa"/>
              <w:right w:w="58" w:type="dxa"/>
            </w:tcMar>
          </w:tcPr>
          <w:p w14:paraId="15F9C6CA" w14:textId="77777777" w:rsidR="00BE396E" w:rsidRDefault="00BE396E" w:rsidP="00BE396E">
            <w:pPr>
              <w:pStyle w:val="TableText"/>
            </w:pPr>
            <w:r>
              <w:t>3773</w:t>
            </w:r>
          </w:p>
        </w:tc>
        <w:tc>
          <w:tcPr>
            <w:tcW w:w="2227" w:type="dxa"/>
            <w:tcMar>
              <w:left w:w="58" w:type="dxa"/>
              <w:right w:w="58" w:type="dxa"/>
            </w:tcMar>
          </w:tcPr>
          <w:p w14:paraId="2A4BF014" w14:textId="77777777" w:rsidR="00BE396E" w:rsidRDefault="00BE396E" w:rsidP="00BE396E">
            <w:pPr>
              <w:pStyle w:val="TableText"/>
            </w:pPr>
            <w:r>
              <w:t>5010A1 COBA INS TEST/PROD IND 10</w:t>
            </w:r>
          </w:p>
        </w:tc>
        <w:tc>
          <w:tcPr>
            <w:tcW w:w="2993" w:type="dxa"/>
            <w:tcMar>
              <w:left w:w="58" w:type="dxa"/>
              <w:right w:w="58" w:type="dxa"/>
            </w:tcMar>
          </w:tcPr>
          <w:p w14:paraId="3E45E7B0" w14:textId="6B8F6E43" w:rsidR="00BE396E" w:rsidRDefault="00BE396E" w:rsidP="00BE396E">
            <w:pPr>
              <w:pStyle w:val="TableText"/>
            </w:pPr>
            <w:r>
              <w:t>:P:IDR-W-</w:t>
            </w:r>
            <w:hyperlink r:id="rId956" w:history="1">
              <w:r>
                <w:rPr>
                  <w:rStyle w:val="Hyperlink"/>
                  <w:rFonts w:cs="Courier New"/>
                  <w:szCs w:val="16"/>
                </w:rPr>
                <w:t>COBA-T-5010-IND</w:t>
              </w:r>
            </w:hyperlink>
          </w:p>
        </w:tc>
        <w:tc>
          <w:tcPr>
            <w:tcW w:w="2790" w:type="dxa"/>
            <w:tcMar>
              <w:left w:w="58" w:type="dxa"/>
              <w:right w:w="58" w:type="dxa"/>
            </w:tcMar>
          </w:tcPr>
          <w:p w14:paraId="1AD61C2A" w14:textId="3B806A60" w:rsidR="00BE396E" w:rsidRDefault="00BE396E" w:rsidP="00BE396E">
            <w:pPr>
              <w:pStyle w:val="TableText"/>
            </w:pPr>
            <w:r>
              <w:t>5010A1 COBA Insurer Test/Prod indicator</w:t>
            </w:r>
            <w:r w:rsidR="00BF1951" w:rsidRPr="00BF1951">
              <w:t xml:space="preserve"> sent from CWF</w:t>
            </w:r>
            <w:r w:rsidR="00BF1951">
              <w:t>.</w:t>
            </w:r>
          </w:p>
        </w:tc>
        <w:tc>
          <w:tcPr>
            <w:tcW w:w="1080" w:type="dxa"/>
            <w:tcMar>
              <w:left w:w="58" w:type="dxa"/>
              <w:right w:w="58" w:type="dxa"/>
            </w:tcMar>
          </w:tcPr>
          <w:p w14:paraId="230326D7" w14:textId="77777777" w:rsidR="00BE396E" w:rsidRDefault="00BE396E" w:rsidP="00BE396E">
            <w:pPr>
              <w:pStyle w:val="TableText"/>
              <w:rPr>
                <w:caps/>
              </w:rPr>
            </w:pPr>
            <w:r>
              <w:rPr>
                <w:caps/>
              </w:rPr>
              <w:t xml:space="preserve">1 C </w:t>
            </w:r>
          </w:p>
        </w:tc>
        <w:tc>
          <w:tcPr>
            <w:tcW w:w="2340" w:type="dxa"/>
            <w:tcMar>
              <w:left w:w="58" w:type="dxa"/>
              <w:right w:w="58" w:type="dxa"/>
            </w:tcMar>
          </w:tcPr>
          <w:p w14:paraId="4AF5C6B1" w14:textId="217057BE" w:rsidR="00BE396E" w:rsidRDefault="00BE396E" w:rsidP="00F72228">
            <w:pPr>
              <w:pStyle w:val="TableText"/>
            </w:pPr>
            <w:r>
              <w:t>Identifies if insurer is test or production. Values can be ‘T’ or ‘P</w:t>
            </w:r>
            <w:r w:rsidR="00F72228">
              <w:t>’</w:t>
            </w:r>
          </w:p>
        </w:tc>
        <w:tc>
          <w:tcPr>
            <w:tcW w:w="858" w:type="dxa"/>
            <w:tcMar>
              <w:left w:w="58" w:type="dxa"/>
              <w:right w:w="58" w:type="dxa"/>
            </w:tcMar>
          </w:tcPr>
          <w:p w14:paraId="51D4642B" w14:textId="77777777" w:rsidR="00BE396E" w:rsidRDefault="00BE396E" w:rsidP="00BE396E">
            <w:pPr>
              <w:pStyle w:val="TableText"/>
            </w:pPr>
            <w:r>
              <w:t>Spaces</w:t>
            </w:r>
          </w:p>
        </w:tc>
        <w:tc>
          <w:tcPr>
            <w:tcW w:w="431" w:type="dxa"/>
          </w:tcPr>
          <w:p w14:paraId="5C13A6BA" w14:textId="77777777" w:rsidR="00BE396E" w:rsidRDefault="00BE396E" w:rsidP="00BE396E">
            <w:pPr>
              <w:pStyle w:val="TableText"/>
            </w:pPr>
            <w:r>
              <w:t>-</w:t>
            </w:r>
          </w:p>
        </w:tc>
        <w:tc>
          <w:tcPr>
            <w:tcW w:w="431" w:type="dxa"/>
          </w:tcPr>
          <w:p w14:paraId="78F016FE" w14:textId="77777777" w:rsidR="00BE396E" w:rsidRDefault="00BE396E" w:rsidP="00BE396E">
            <w:pPr>
              <w:pStyle w:val="TableText"/>
            </w:pPr>
            <w:r>
              <w:t>X</w:t>
            </w:r>
          </w:p>
        </w:tc>
        <w:tc>
          <w:tcPr>
            <w:tcW w:w="432" w:type="dxa"/>
          </w:tcPr>
          <w:p w14:paraId="2DAEFDEB" w14:textId="77777777" w:rsidR="00BE396E" w:rsidRDefault="00BE396E" w:rsidP="00BE396E">
            <w:pPr>
              <w:pStyle w:val="TableText"/>
            </w:pPr>
            <w:r>
              <w:t>X</w:t>
            </w:r>
          </w:p>
        </w:tc>
      </w:tr>
      <w:tr w:rsidR="00BE396E" w14:paraId="08979E38" w14:textId="77777777" w:rsidTr="00BD7376">
        <w:trPr>
          <w:cantSplit/>
          <w:jc w:val="center"/>
        </w:trPr>
        <w:tc>
          <w:tcPr>
            <w:tcW w:w="802" w:type="dxa"/>
            <w:tcMar>
              <w:left w:w="58" w:type="dxa"/>
              <w:right w:w="58" w:type="dxa"/>
            </w:tcMar>
          </w:tcPr>
          <w:p w14:paraId="6E395291" w14:textId="27FE127E" w:rsidR="00BE396E" w:rsidRDefault="00BE396E" w:rsidP="00F72228">
            <w:pPr>
              <w:pStyle w:val="TableText"/>
            </w:pPr>
            <w:r>
              <w:t>3774</w:t>
            </w:r>
            <w:r w:rsidR="00135F82">
              <w:t xml:space="preserve"> –</w:t>
            </w:r>
            <w:r>
              <w:t xml:space="preserve"> 3805</w:t>
            </w:r>
          </w:p>
        </w:tc>
        <w:tc>
          <w:tcPr>
            <w:tcW w:w="2227" w:type="dxa"/>
            <w:tcMar>
              <w:left w:w="58" w:type="dxa"/>
              <w:right w:w="58" w:type="dxa"/>
            </w:tcMar>
          </w:tcPr>
          <w:p w14:paraId="28216AF4" w14:textId="77777777" w:rsidR="00BE396E" w:rsidRDefault="00BE396E" w:rsidP="00BE396E">
            <w:pPr>
              <w:pStyle w:val="TableText"/>
            </w:pPr>
            <w:r>
              <w:t>COBA NAME 10</w:t>
            </w:r>
          </w:p>
        </w:tc>
        <w:tc>
          <w:tcPr>
            <w:tcW w:w="2993" w:type="dxa"/>
            <w:tcMar>
              <w:left w:w="58" w:type="dxa"/>
              <w:right w:w="58" w:type="dxa"/>
            </w:tcMar>
          </w:tcPr>
          <w:p w14:paraId="2510EA3C" w14:textId="46515785" w:rsidR="00BE396E" w:rsidRDefault="00BE396E" w:rsidP="00BE396E">
            <w:pPr>
              <w:pStyle w:val="TableText"/>
            </w:pPr>
            <w:r>
              <w:t>:P:IDR-W-</w:t>
            </w:r>
            <w:hyperlink r:id="rId957" w:history="1">
              <w:r>
                <w:rPr>
                  <w:rStyle w:val="Hyperlink"/>
                </w:rPr>
                <w:t>COBA-NAME</w:t>
              </w:r>
            </w:hyperlink>
          </w:p>
        </w:tc>
        <w:tc>
          <w:tcPr>
            <w:tcW w:w="2790" w:type="dxa"/>
            <w:tcMar>
              <w:left w:w="58" w:type="dxa"/>
              <w:right w:w="58" w:type="dxa"/>
            </w:tcMar>
          </w:tcPr>
          <w:p w14:paraId="14F6C03D" w14:textId="0DB46E6F" w:rsidR="00BE396E" w:rsidRDefault="00BE396E" w:rsidP="00BE396E">
            <w:pPr>
              <w:pStyle w:val="TableText"/>
            </w:pPr>
            <w:r>
              <w:t>COBA Insurer Name</w:t>
            </w:r>
          </w:p>
          <w:p w14:paraId="59399FBA" w14:textId="52359B35" w:rsidR="00BE396E" w:rsidRDefault="00BE396E" w:rsidP="00BF1951">
            <w:pPr>
              <w:pStyle w:val="TableText"/>
            </w:pPr>
            <w:r w:rsidRPr="008229B3">
              <w:rPr>
                <w:rFonts w:cs="Arial"/>
                <w:color w:val="000000"/>
              </w:rPr>
              <w:t xml:space="preserve">This field carries the Coordination of Benefit Agreement (COBA) insurance company name </w:t>
            </w:r>
            <w:r w:rsidR="00BF1951" w:rsidRPr="00BF1951">
              <w:rPr>
                <w:rFonts w:cs="Arial"/>
                <w:color w:val="000000"/>
              </w:rPr>
              <w:t>sent from CWF</w:t>
            </w:r>
            <w:r w:rsidR="00BF1951">
              <w:rPr>
                <w:rFonts w:cs="Arial"/>
                <w:color w:val="000000"/>
              </w:rPr>
              <w:t>.</w:t>
            </w:r>
          </w:p>
        </w:tc>
        <w:tc>
          <w:tcPr>
            <w:tcW w:w="1080" w:type="dxa"/>
            <w:tcMar>
              <w:left w:w="58" w:type="dxa"/>
              <w:right w:w="58" w:type="dxa"/>
            </w:tcMar>
          </w:tcPr>
          <w:p w14:paraId="12B18BEC" w14:textId="77777777" w:rsidR="00BE396E" w:rsidRDefault="00BE396E" w:rsidP="00BE396E">
            <w:pPr>
              <w:pStyle w:val="TableText"/>
              <w:rPr>
                <w:caps/>
              </w:rPr>
            </w:pPr>
            <w:r>
              <w:rPr>
                <w:caps/>
              </w:rPr>
              <w:t>32 c</w:t>
            </w:r>
          </w:p>
        </w:tc>
        <w:tc>
          <w:tcPr>
            <w:tcW w:w="2340" w:type="dxa"/>
            <w:tcMar>
              <w:left w:w="58" w:type="dxa"/>
              <w:right w:w="58" w:type="dxa"/>
            </w:tcMar>
          </w:tcPr>
          <w:p w14:paraId="40519F0C" w14:textId="77777777" w:rsidR="00BE396E" w:rsidRDefault="00BE396E" w:rsidP="00BE396E">
            <w:pPr>
              <w:pStyle w:val="TableText"/>
            </w:pPr>
            <w:r>
              <w:t>COBA Name</w:t>
            </w:r>
          </w:p>
        </w:tc>
        <w:tc>
          <w:tcPr>
            <w:tcW w:w="858" w:type="dxa"/>
            <w:tcMar>
              <w:left w:w="58" w:type="dxa"/>
              <w:right w:w="58" w:type="dxa"/>
            </w:tcMar>
          </w:tcPr>
          <w:p w14:paraId="164F5FAF" w14:textId="77777777" w:rsidR="00BE396E" w:rsidRDefault="00BE396E" w:rsidP="00BE396E">
            <w:pPr>
              <w:pStyle w:val="TableText"/>
            </w:pPr>
            <w:r>
              <w:t>Spaces</w:t>
            </w:r>
          </w:p>
        </w:tc>
        <w:tc>
          <w:tcPr>
            <w:tcW w:w="431" w:type="dxa"/>
          </w:tcPr>
          <w:p w14:paraId="7E168B9F" w14:textId="77777777" w:rsidR="00BE396E" w:rsidRDefault="00BE396E" w:rsidP="00BE396E">
            <w:pPr>
              <w:pStyle w:val="TableText"/>
            </w:pPr>
            <w:r>
              <w:t>-</w:t>
            </w:r>
          </w:p>
        </w:tc>
        <w:tc>
          <w:tcPr>
            <w:tcW w:w="431" w:type="dxa"/>
          </w:tcPr>
          <w:p w14:paraId="41F744CE" w14:textId="77777777" w:rsidR="00BE396E" w:rsidRDefault="00BE396E" w:rsidP="00BE396E">
            <w:pPr>
              <w:pStyle w:val="TableText"/>
            </w:pPr>
            <w:r>
              <w:t>X</w:t>
            </w:r>
          </w:p>
        </w:tc>
        <w:tc>
          <w:tcPr>
            <w:tcW w:w="432" w:type="dxa"/>
          </w:tcPr>
          <w:p w14:paraId="461757FF" w14:textId="77777777" w:rsidR="00BE396E" w:rsidRDefault="00BE396E" w:rsidP="00BE396E">
            <w:pPr>
              <w:pStyle w:val="TableText"/>
            </w:pPr>
            <w:r>
              <w:t>X</w:t>
            </w:r>
          </w:p>
        </w:tc>
      </w:tr>
      <w:tr w:rsidR="00BE396E" w14:paraId="2B60BB10" w14:textId="77777777" w:rsidTr="00BD7376">
        <w:trPr>
          <w:cantSplit/>
          <w:jc w:val="center"/>
        </w:trPr>
        <w:tc>
          <w:tcPr>
            <w:tcW w:w="802" w:type="dxa"/>
            <w:tcMar>
              <w:left w:w="58" w:type="dxa"/>
              <w:right w:w="58" w:type="dxa"/>
            </w:tcMar>
          </w:tcPr>
          <w:p w14:paraId="3B9D6FE2" w14:textId="776FB1FB" w:rsidR="00BE396E" w:rsidRDefault="00BE396E" w:rsidP="00F72228">
            <w:pPr>
              <w:pStyle w:val="TableText"/>
            </w:pPr>
            <w:r>
              <w:t>3806</w:t>
            </w:r>
            <w:r w:rsidR="00135F82">
              <w:t xml:space="preserve"> – </w:t>
            </w:r>
            <w:r>
              <w:t>3813</w:t>
            </w:r>
          </w:p>
        </w:tc>
        <w:tc>
          <w:tcPr>
            <w:tcW w:w="2227" w:type="dxa"/>
            <w:tcMar>
              <w:left w:w="58" w:type="dxa"/>
              <w:right w:w="58" w:type="dxa"/>
            </w:tcMar>
          </w:tcPr>
          <w:p w14:paraId="21DA0B05" w14:textId="77777777" w:rsidR="00BE396E" w:rsidRDefault="00BE396E" w:rsidP="00BE396E">
            <w:pPr>
              <w:pStyle w:val="TableText"/>
            </w:pPr>
            <w:r>
              <w:t>COBA ABORT DATE 10</w:t>
            </w:r>
          </w:p>
        </w:tc>
        <w:tc>
          <w:tcPr>
            <w:tcW w:w="2993" w:type="dxa"/>
            <w:tcMar>
              <w:left w:w="58" w:type="dxa"/>
              <w:right w:w="58" w:type="dxa"/>
            </w:tcMar>
          </w:tcPr>
          <w:p w14:paraId="44E57118" w14:textId="7DB2DEFF" w:rsidR="00BE396E" w:rsidRDefault="00BE396E" w:rsidP="00BE396E">
            <w:pPr>
              <w:pStyle w:val="TableText"/>
            </w:pPr>
            <w:r>
              <w:t>:P:IDR-W-</w:t>
            </w:r>
            <w:hyperlink r:id="rId958" w:history="1">
              <w:r>
                <w:rPr>
                  <w:rStyle w:val="Hyperlink"/>
                </w:rPr>
                <w:t>COBA-ABORT-DATE</w:t>
              </w:r>
            </w:hyperlink>
          </w:p>
        </w:tc>
        <w:tc>
          <w:tcPr>
            <w:tcW w:w="2790" w:type="dxa"/>
            <w:tcMar>
              <w:left w:w="58" w:type="dxa"/>
              <w:right w:w="58" w:type="dxa"/>
            </w:tcMar>
          </w:tcPr>
          <w:p w14:paraId="31307AFD" w14:textId="26511AF1" w:rsidR="00BE396E" w:rsidRDefault="00BE396E" w:rsidP="00BE396E">
            <w:pPr>
              <w:pStyle w:val="TableText"/>
            </w:pPr>
            <w:r>
              <w:t>COBA Insurer Abort Date</w:t>
            </w:r>
          </w:p>
          <w:p w14:paraId="2BEB0A83" w14:textId="0C708FEF" w:rsidR="00BE396E" w:rsidRDefault="00BE396E" w:rsidP="00BF1951">
            <w:pPr>
              <w:pStyle w:val="TableText"/>
            </w:pPr>
            <w:r w:rsidRPr="00465E41">
              <w:rPr>
                <w:rFonts w:cs="Arial"/>
                <w:color w:val="000000"/>
              </w:rPr>
              <w:t xml:space="preserve">This field carries the </w:t>
            </w:r>
            <w:r w:rsidR="00BF1951" w:rsidRPr="00BF1951">
              <w:rPr>
                <w:rFonts w:cs="Arial"/>
                <w:color w:val="000000"/>
              </w:rPr>
              <w:t>date of the letter sent to the provider to indicate the claim was not crossed to the Trading Partner.</w:t>
            </w:r>
            <w:r w:rsidR="00EE1541">
              <w:rPr>
                <w:rFonts w:cs="Arial"/>
                <w:color w:val="000000"/>
              </w:rPr>
              <w:t xml:space="preserve"> </w:t>
            </w:r>
            <w:r w:rsidR="00BF1951" w:rsidRPr="00BF1951">
              <w:rPr>
                <w:rFonts w:cs="Arial"/>
                <w:color w:val="000000"/>
              </w:rPr>
              <w:t>The claim was either rejected by the Benefits Coordination &amp; Recovery Center (BCRC) or the Trading Partner.</w:t>
            </w:r>
          </w:p>
        </w:tc>
        <w:tc>
          <w:tcPr>
            <w:tcW w:w="1080" w:type="dxa"/>
            <w:tcMar>
              <w:left w:w="58" w:type="dxa"/>
              <w:right w:w="58" w:type="dxa"/>
            </w:tcMar>
          </w:tcPr>
          <w:p w14:paraId="72FF0BD1" w14:textId="77777777" w:rsidR="00BE396E" w:rsidRDefault="00BE396E" w:rsidP="00BE396E">
            <w:pPr>
              <w:pStyle w:val="TableText"/>
              <w:rPr>
                <w:caps/>
              </w:rPr>
            </w:pPr>
            <w:r>
              <w:rPr>
                <w:caps/>
              </w:rPr>
              <w:t>8 N</w:t>
            </w:r>
          </w:p>
        </w:tc>
        <w:tc>
          <w:tcPr>
            <w:tcW w:w="2340" w:type="dxa"/>
            <w:tcMar>
              <w:left w:w="58" w:type="dxa"/>
              <w:right w:w="58" w:type="dxa"/>
            </w:tcMar>
          </w:tcPr>
          <w:p w14:paraId="3D755506" w14:textId="77777777" w:rsidR="00BE396E" w:rsidRDefault="00BE396E" w:rsidP="00BE396E">
            <w:pPr>
              <w:pStyle w:val="TableText"/>
            </w:pPr>
            <w:r>
              <w:t>MMDDYYYY</w:t>
            </w:r>
          </w:p>
        </w:tc>
        <w:tc>
          <w:tcPr>
            <w:tcW w:w="858" w:type="dxa"/>
            <w:tcMar>
              <w:left w:w="58" w:type="dxa"/>
              <w:right w:w="58" w:type="dxa"/>
            </w:tcMar>
          </w:tcPr>
          <w:p w14:paraId="594BAA02" w14:textId="77777777" w:rsidR="00BE396E" w:rsidRDefault="00BE396E" w:rsidP="00BE396E">
            <w:pPr>
              <w:pStyle w:val="TableText"/>
            </w:pPr>
            <w:r>
              <w:t>Zeros</w:t>
            </w:r>
          </w:p>
        </w:tc>
        <w:tc>
          <w:tcPr>
            <w:tcW w:w="431" w:type="dxa"/>
          </w:tcPr>
          <w:p w14:paraId="46C5FEF8" w14:textId="77777777" w:rsidR="00BE396E" w:rsidRDefault="00BE396E" w:rsidP="00BE396E">
            <w:pPr>
              <w:pStyle w:val="TableText"/>
            </w:pPr>
            <w:r>
              <w:t>-</w:t>
            </w:r>
          </w:p>
        </w:tc>
        <w:tc>
          <w:tcPr>
            <w:tcW w:w="431" w:type="dxa"/>
          </w:tcPr>
          <w:p w14:paraId="34D34DAE" w14:textId="77777777" w:rsidR="00BE396E" w:rsidRDefault="00BE396E" w:rsidP="00BE396E">
            <w:pPr>
              <w:pStyle w:val="TableText"/>
            </w:pPr>
            <w:r>
              <w:t>X</w:t>
            </w:r>
          </w:p>
        </w:tc>
        <w:tc>
          <w:tcPr>
            <w:tcW w:w="432" w:type="dxa"/>
          </w:tcPr>
          <w:p w14:paraId="2957E108" w14:textId="77777777" w:rsidR="00BE396E" w:rsidRDefault="00BE396E" w:rsidP="00BE396E">
            <w:pPr>
              <w:pStyle w:val="TableText"/>
            </w:pPr>
            <w:r>
              <w:t>X</w:t>
            </w:r>
          </w:p>
        </w:tc>
      </w:tr>
      <w:tr w:rsidR="00F07339" w14:paraId="73D1DE29" w14:textId="77777777" w:rsidTr="00BD7376">
        <w:trPr>
          <w:cantSplit/>
          <w:jc w:val="center"/>
        </w:trPr>
        <w:tc>
          <w:tcPr>
            <w:tcW w:w="802" w:type="dxa"/>
            <w:tcMar>
              <w:left w:w="58" w:type="dxa"/>
              <w:right w:w="58" w:type="dxa"/>
            </w:tcMar>
          </w:tcPr>
          <w:p w14:paraId="60184A73" w14:textId="34D3C651" w:rsidR="00F07339" w:rsidRDefault="00F07339" w:rsidP="00F07339">
            <w:pPr>
              <w:pStyle w:val="TableText"/>
            </w:pPr>
            <w:r w:rsidRPr="0048191B">
              <w:t>3814 - 3814</w:t>
            </w:r>
          </w:p>
        </w:tc>
        <w:tc>
          <w:tcPr>
            <w:tcW w:w="2227" w:type="dxa"/>
            <w:tcMar>
              <w:left w:w="58" w:type="dxa"/>
              <w:right w:w="58" w:type="dxa"/>
            </w:tcMar>
          </w:tcPr>
          <w:p w14:paraId="1EED0E8D" w14:textId="3B6BEA37" w:rsidR="00F07339" w:rsidRDefault="00F07339" w:rsidP="00F07339">
            <w:pPr>
              <w:pStyle w:val="TableText"/>
            </w:pPr>
            <w:r w:rsidRPr="0048191B">
              <w:t>COBA MSN INDICATOR 10</w:t>
            </w:r>
          </w:p>
        </w:tc>
        <w:tc>
          <w:tcPr>
            <w:tcW w:w="2993" w:type="dxa"/>
            <w:tcMar>
              <w:left w:w="58" w:type="dxa"/>
              <w:right w:w="58" w:type="dxa"/>
            </w:tcMar>
          </w:tcPr>
          <w:p w14:paraId="0753E981" w14:textId="76B7C625" w:rsidR="00F07339" w:rsidRDefault="00F07339" w:rsidP="00F07339">
            <w:pPr>
              <w:pStyle w:val="TableText"/>
            </w:pPr>
            <w:r w:rsidRPr="0048191B">
              <w:t>:P:IDR-W-</w:t>
            </w:r>
            <w:hyperlink r:id="rId959" w:history="1">
              <w:r w:rsidRPr="00F07339">
                <w:rPr>
                  <w:rStyle w:val="Hyperlink"/>
                </w:rPr>
                <w:t>COBA-MSN-IND</w:t>
              </w:r>
            </w:hyperlink>
          </w:p>
        </w:tc>
        <w:tc>
          <w:tcPr>
            <w:tcW w:w="2790" w:type="dxa"/>
            <w:tcMar>
              <w:left w:w="58" w:type="dxa"/>
              <w:right w:w="58" w:type="dxa"/>
            </w:tcMar>
          </w:tcPr>
          <w:p w14:paraId="3931A8C5" w14:textId="554E7A4C" w:rsidR="00F07339" w:rsidRDefault="00F07339" w:rsidP="00F07339">
            <w:pPr>
              <w:pStyle w:val="TableText"/>
            </w:pPr>
            <w:r w:rsidRPr="0048191B">
              <w:t>Indicator to identify if the insurance company should be displayed on the MSN.</w:t>
            </w:r>
            <w:r w:rsidR="00EE1541">
              <w:t xml:space="preserve"> </w:t>
            </w:r>
            <w:r w:rsidRPr="0048191B">
              <w:t>Indicator will be received on the CWF trailer 29.</w:t>
            </w:r>
          </w:p>
        </w:tc>
        <w:tc>
          <w:tcPr>
            <w:tcW w:w="1080" w:type="dxa"/>
            <w:tcMar>
              <w:left w:w="58" w:type="dxa"/>
              <w:right w:w="58" w:type="dxa"/>
            </w:tcMar>
          </w:tcPr>
          <w:p w14:paraId="41245C2B" w14:textId="39F59117" w:rsidR="00F07339" w:rsidRDefault="00F07339" w:rsidP="00F07339">
            <w:pPr>
              <w:pStyle w:val="TableText"/>
              <w:rPr>
                <w:caps/>
              </w:rPr>
            </w:pPr>
            <w:r w:rsidRPr="0048191B">
              <w:t>1 C</w:t>
            </w:r>
          </w:p>
        </w:tc>
        <w:tc>
          <w:tcPr>
            <w:tcW w:w="2340" w:type="dxa"/>
            <w:tcMar>
              <w:left w:w="58" w:type="dxa"/>
              <w:right w:w="58" w:type="dxa"/>
            </w:tcMar>
          </w:tcPr>
          <w:p w14:paraId="2AF0A5DB" w14:textId="1CCBF633" w:rsidR="00F07339" w:rsidRDefault="00F07339" w:rsidP="00F07339">
            <w:pPr>
              <w:pStyle w:val="TableText"/>
            </w:pPr>
            <w:r w:rsidRPr="0048191B">
              <w:t>COBA MSN indicator</w:t>
            </w:r>
          </w:p>
        </w:tc>
        <w:tc>
          <w:tcPr>
            <w:tcW w:w="858" w:type="dxa"/>
            <w:tcMar>
              <w:left w:w="58" w:type="dxa"/>
              <w:right w:w="58" w:type="dxa"/>
            </w:tcMar>
          </w:tcPr>
          <w:p w14:paraId="6D1779EE" w14:textId="57B0CA02" w:rsidR="00F07339" w:rsidRDefault="00F07339" w:rsidP="00F07339">
            <w:pPr>
              <w:pStyle w:val="TableText"/>
            </w:pPr>
            <w:r w:rsidRPr="0048191B">
              <w:t>Space</w:t>
            </w:r>
          </w:p>
        </w:tc>
        <w:tc>
          <w:tcPr>
            <w:tcW w:w="431" w:type="dxa"/>
          </w:tcPr>
          <w:p w14:paraId="38AD8238" w14:textId="34429382" w:rsidR="00F07339" w:rsidRDefault="00F07339" w:rsidP="00F07339">
            <w:pPr>
              <w:pStyle w:val="TableText"/>
            </w:pPr>
            <w:r w:rsidRPr="0048191B">
              <w:t>-</w:t>
            </w:r>
          </w:p>
        </w:tc>
        <w:tc>
          <w:tcPr>
            <w:tcW w:w="431" w:type="dxa"/>
          </w:tcPr>
          <w:p w14:paraId="73696167" w14:textId="7921A176" w:rsidR="00F07339" w:rsidRDefault="00F07339" w:rsidP="00F07339">
            <w:pPr>
              <w:pStyle w:val="TableText"/>
            </w:pPr>
            <w:r w:rsidRPr="0048191B">
              <w:t>X</w:t>
            </w:r>
          </w:p>
        </w:tc>
        <w:tc>
          <w:tcPr>
            <w:tcW w:w="432" w:type="dxa"/>
          </w:tcPr>
          <w:p w14:paraId="2CCA9C10" w14:textId="1A3C37C3" w:rsidR="00F07339" w:rsidRDefault="00F07339" w:rsidP="00F07339">
            <w:pPr>
              <w:pStyle w:val="TableText"/>
            </w:pPr>
            <w:r w:rsidRPr="0048191B">
              <w:t>X</w:t>
            </w:r>
          </w:p>
        </w:tc>
      </w:tr>
      <w:tr w:rsidR="00BE396E" w14:paraId="00A2330E" w14:textId="77777777" w:rsidTr="00BD7376">
        <w:trPr>
          <w:cantSplit/>
          <w:jc w:val="center"/>
        </w:trPr>
        <w:tc>
          <w:tcPr>
            <w:tcW w:w="802" w:type="dxa"/>
            <w:tcMar>
              <w:left w:w="58" w:type="dxa"/>
              <w:right w:w="58" w:type="dxa"/>
            </w:tcMar>
          </w:tcPr>
          <w:p w14:paraId="38F50F68" w14:textId="1F46BDD9" w:rsidR="00BE396E" w:rsidRDefault="00BE396E" w:rsidP="00F72228">
            <w:pPr>
              <w:pStyle w:val="TableText"/>
            </w:pPr>
            <w:r>
              <w:t>381</w:t>
            </w:r>
            <w:r w:rsidR="00F07339">
              <w:t>5</w:t>
            </w:r>
            <w:r>
              <w:t xml:space="preserve"> </w:t>
            </w:r>
            <w:r w:rsidR="00135F82">
              <w:t xml:space="preserve">– </w:t>
            </w:r>
            <w:r>
              <w:t>3822</w:t>
            </w:r>
          </w:p>
        </w:tc>
        <w:tc>
          <w:tcPr>
            <w:tcW w:w="2227" w:type="dxa"/>
            <w:tcMar>
              <w:left w:w="58" w:type="dxa"/>
              <w:right w:w="58" w:type="dxa"/>
            </w:tcMar>
          </w:tcPr>
          <w:p w14:paraId="2C5CE445" w14:textId="77777777" w:rsidR="00BE396E" w:rsidRDefault="00BE396E" w:rsidP="00BE396E">
            <w:pPr>
              <w:pStyle w:val="TableText"/>
            </w:pPr>
            <w:r>
              <w:t>-</w:t>
            </w:r>
          </w:p>
        </w:tc>
        <w:tc>
          <w:tcPr>
            <w:tcW w:w="2993" w:type="dxa"/>
            <w:tcMar>
              <w:left w:w="58" w:type="dxa"/>
              <w:right w:w="58" w:type="dxa"/>
            </w:tcMar>
          </w:tcPr>
          <w:p w14:paraId="02ADFC98" w14:textId="77777777" w:rsidR="00BE396E" w:rsidRDefault="00BE396E" w:rsidP="00BE396E">
            <w:pPr>
              <w:pStyle w:val="TableText"/>
            </w:pPr>
            <w:r>
              <w:t>FILLER</w:t>
            </w:r>
          </w:p>
        </w:tc>
        <w:tc>
          <w:tcPr>
            <w:tcW w:w="2790" w:type="dxa"/>
            <w:tcMar>
              <w:left w:w="58" w:type="dxa"/>
              <w:right w:w="58" w:type="dxa"/>
            </w:tcMar>
          </w:tcPr>
          <w:p w14:paraId="67BFF84E" w14:textId="77777777" w:rsidR="00BE396E" w:rsidRDefault="00BE396E" w:rsidP="00BE396E">
            <w:pPr>
              <w:pStyle w:val="TableText"/>
            </w:pPr>
            <w:r>
              <w:t>-</w:t>
            </w:r>
          </w:p>
        </w:tc>
        <w:tc>
          <w:tcPr>
            <w:tcW w:w="1080" w:type="dxa"/>
            <w:tcMar>
              <w:left w:w="58" w:type="dxa"/>
              <w:right w:w="58" w:type="dxa"/>
            </w:tcMar>
          </w:tcPr>
          <w:p w14:paraId="4AA5C52B" w14:textId="77EDE19B" w:rsidR="00BE396E" w:rsidRDefault="00F07339" w:rsidP="00BE396E">
            <w:pPr>
              <w:pStyle w:val="TableText"/>
              <w:rPr>
                <w:caps/>
              </w:rPr>
            </w:pPr>
            <w:r>
              <w:rPr>
                <w:caps/>
              </w:rPr>
              <w:t>8</w:t>
            </w:r>
            <w:r w:rsidR="00BE396E">
              <w:rPr>
                <w:caps/>
              </w:rPr>
              <w:t xml:space="preserve"> C</w:t>
            </w:r>
          </w:p>
        </w:tc>
        <w:tc>
          <w:tcPr>
            <w:tcW w:w="2340" w:type="dxa"/>
            <w:tcMar>
              <w:left w:w="58" w:type="dxa"/>
              <w:right w:w="58" w:type="dxa"/>
            </w:tcMar>
          </w:tcPr>
          <w:p w14:paraId="5489E4A0" w14:textId="77777777" w:rsidR="00BE396E" w:rsidRDefault="00BE396E" w:rsidP="00BE396E">
            <w:pPr>
              <w:pStyle w:val="TableText"/>
            </w:pPr>
            <w:r>
              <w:t>Spaces</w:t>
            </w:r>
          </w:p>
        </w:tc>
        <w:tc>
          <w:tcPr>
            <w:tcW w:w="858" w:type="dxa"/>
            <w:tcMar>
              <w:left w:w="58" w:type="dxa"/>
              <w:right w:w="58" w:type="dxa"/>
            </w:tcMar>
          </w:tcPr>
          <w:p w14:paraId="4914BE71" w14:textId="77777777" w:rsidR="00BE396E" w:rsidRDefault="00BE396E" w:rsidP="00BE396E">
            <w:pPr>
              <w:pStyle w:val="TableText"/>
            </w:pPr>
            <w:r>
              <w:t>-</w:t>
            </w:r>
          </w:p>
        </w:tc>
        <w:tc>
          <w:tcPr>
            <w:tcW w:w="431" w:type="dxa"/>
          </w:tcPr>
          <w:p w14:paraId="3BDAD99B" w14:textId="77777777" w:rsidR="00BE396E" w:rsidRDefault="00BE396E" w:rsidP="00BE396E">
            <w:pPr>
              <w:pStyle w:val="TableText"/>
            </w:pPr>
            <w:r>
              <w:t>X</w:t>
            </w:r>
          </w:p>
        </w:tc>
        <w:tc>
          <w:tcPr>
            <w:tcW w:w="431" w:type="dxa"/>
          </w:tcPr>
          <w:p w14:paraId="55DAE001" w14:textId="77777777" w:rsidR="00BE396E" w:rsidRDefault="00BE396E" w:rsidP="00BE396E">
            <w:pPr>
              <w:pStyle w:val="TableText"/>
            </w:pPr>
            <w:r>
              <w:t>X</w:t>
            </w:r>
          </w:p>
        </w:tc>
        <w:tc>
          <w:tcPr>
            <w:tcW w:w="432" w:type="dxa"/>
          </w:tcPr>
          <w:p w14:paraId="48D07841" w14:textId="77777777" w:rsidR="00BE396E" w:rsidRDefault="00BE396E" w:rsidP="00BE396E">
            <w:pPr>
              <w:pStyle w:val="TableText"/>
            </w:pPr>
            <w:r>
              <w:t>X</w:t>
            </w:r>
          </w:p>
        </w:tc>
      </w:tr>
    </w:tbl>
    <w:p w14:paraId="6CED0826" w14:textId="4D4A7424" w:rsidR="00884CD6" w:rsidRPr="003F4CA9" w:rsidRDefault="00884CD6" w:rsidP="00884CD6">
      <w:hyperlink w:anchor="_top" w:history="1">
        <w:r w:rsidRPr="003F4CA9">
          <w:rPr>
            <w:rStyle w:val="Hyperlink"/>
          </w:rPr>
          <w:t>Top</w:t>
        </w:r>
      </w:hyperlink>
    </w:p>
    <w:p w14:paraId="6F277013" w14:textId="2C2C4452" w:rsidR="001A539D" w:rsidRDefault="0053487D" w:rsidP="0053487D">
      <w:pPr>
        <w:pStyle w:val="Caption"/>
      </w:pPr>
      <w:bookmarkStart w:id="1078" w:name="_Toc180744874"/>
      <w:r>
        <w:t xml:space="preserve">Table </w:t>
      </w:r>
      <w:r w:rsidR="007826BE">
        <w:fldChar w:fldCharType="begin"/>
      </w:r>
      <w:r w:rsidR="007826BE">
        <w:instrText xml:space="preserve"> SEQ Table \* ARABIC </w:instrText>
      </w:r>
      <w:r w:rsidR="007826BE">
        <w:fldChar w:fldCharType="separate"/>
      </w:r>
      <w:r w:rsidR="007826BE">
        <w:rPr>
          <w:noProof/>
        </w:rPr>
        <w:t>10</w:t>
      </w:r>
      <w:r w:rsidR="007826BE">
        <w:rPr>
          <w:noProof/>
        </w:rPr>
        <w:fldChar w:fldCharType="end"/>
      </w:r>
      <w:r>
        <w:t xml:space="preserve">. </w:t>
      </w:r>
      <w:r w:rsidRPr="004904E5">
        <w:t>IDR Claim Header Layout – Field</w:t>
      </w:r>
      <w:r w:rsidR="00FA36BE">
        <w:t>s</w:t>
      </w:r>
      <w:r w:rsidRPr="004904E5">
        <w:t xml:space="preserve"> 3823 thru </w:t>
      </w:r>
      <w:r w:rsidR="00A96DDD">
        <w:t>5615</w:t>
      </w:r>
      <w:bookmarkEnd w:id="1078"/>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Header Layout – Fields 3823 thru 5198"/>
        <w:tblDescription w:val="Lists number. field, field name, description, format, values, no data value, and identifies Phases I, II, and III"/>
      </w:tblPr>
      <w:tblGrid>
        <w:gridCol w:w="802"/>
        <w:gridCol w:w="2227"/>
        <w:gridCol w:w="2993"/>
        <w:gridCol w:w="2790"/>
        <w:gridCol w:w="1080"/>
        <w:gridCol w:w="2340"/>
        <w:gridCol w:w="858"/>
        <w:gridCol w:w="431"/>
        <w:gridCol w:w="431"/>
        <w:gridCol w:w="432"/>
      </w:tblGrid>
      <w:tr w:rsidR="001A539D" w14:paraId="25E201FC" w14:textId="77777777" w:rsidTr="008373F9">
        <w:trPr>
          <w:cantSplit/>
          <w:tblHeader/>
          <w:jc w:val="center"/>
        </w:trPr>
        <w:tc>
          <w:tcPr>
            <w:tcW w:w="802" w:type="dxa"/>
            <w:shd w:val="clear" w:color="auto" w:fill="F2F2F2" w:themeFill="background1" w:themeFillShade="F2"/>
            <w:tcMar>
              <w:left w:w="58" w:type="dxa"/>
              <w:right w:w="58" w:type="dxa"/>
            </w:tcMar>
          </w:tcPr>
          <w:p w14:paraId="57038429" w14:textId="77777777" w:rsidR="001A539D" w:rsidRPr="00135F82" w:rsidRDefault="001A539D" w:rsidP="0053487D">
            <w:pPr>
              <w:pStyle w:val="TableText"/>
              <w:rPr>
                <w:b/>
              </w:rPr>
            </w:pPr>
            <w:r w:rsidRPr="00135F82">
              <w:rPr>
                <w:b/>
              </w:rPr>
              <w:t>Num.</w:t>
            </w:r>
          </w:p>
        </w:tc>
        <w:tc>
          <w:tcPr>
            <w:tcW w:w="2227" w:type="dxa"/>
            <w:shd w:val="clear" w:color="auto" w:fill="F2F2F2" w:themeFill="background1" w:themeFillShade="F2"/>
            <w:tcMar>
              <w:left w:w="58" w:type="dxa"/>
              <w:right w:w="58" w:type="dxa"/>
            </w:tcMar>
          </w:tcPr>
          <w:p w14:paraId="3CF1EB17" w14:textId="77777777" w:rsidR="001A539D" w:rsidRPr="00135F82" w:rsidRDefault="001A539D" w:rsidP="0053487D">
            <w:pPr>
              <w:pStyle w:val="TableText"/>
              <w:rPr>
                <w:b/>
              </w:rPr>
            </w:pPr>
            <w:r w:rsidRPr="00135F82">
              <w:rPr>
                <w:b/>
              </w:rPr>
              <w:t>Field</w:t>
            </w:r>
          </w:p>
        </w:tc>
        <w:tc>
          <w:tcPr>
            <w:tcW w:w="2993" w:type="dxa"/>
            <w:shd w:val="clear" w:color="auto" w:fill="F2F2F2" w:themeFill="background1" w:themeFillShade="F2"/>
            <w:tcMar>
              <w:left w:w="58" w:type="dxa"/>
              <w:right w:w="58" w:type="dxa"/>
            </w:tcMar>
          </w:tcPr>
          <w:p w14:paraId="27D4B529" w14:textId="77777777" w:rsidR="001A539D" w:rsidRPr="00135F82" w:rsidRDefault="001A539D" w:rsidP="0053487D">
            <w:pPr>
              <w:pStyle w:val="TableText"/>
              <w:rPr>
                <w:b/>
              </w:rPr>
            </w:pPr>
            <w:r w:rsidRPr="00135F82">
              <w:rPr>
                <w:b/>
              </w:rPr>
              <w:t>Field Name</w:t>
            </w:r>
          </w:p>
        </w:tc>
        <w:tc>
          <w:tcPr>
            <w:tcW w:w="2790" w:type="dxa"/>
            <w:shd w:val="clear" w:color="auto" w:fill="F2F2F2" w:themeFill="background1" w:themeFillShade="F2"/>
            <w:tcMar>
              <w:left w:w="58" w:type="dxa"/>
              <w:right w:w="58" w:type="dxa"/>
            </w:tcMar>
          </w:tcPr>
          <w:p w14:paraId="2636BDA3" w14:textId="77777777" w:rsidR="001A539D" w:rsidRPr="00135F82" w:rsidRDefault="001A539D" w:rsidP="0053487D">
            <w:pPr>
              <w:pStyle w:val="TableText"/>
              <w:rPr>
                <w:b/>
              </w:rPr>
            </w:pPr>
            <w:r w:rsidRPr="00135F82">
              <w:rPr>
                <w:b/>
              </w:rPr>
              <w:t>Description</w:t>
            </w:r>
          </w:p>
        </w:tc>
        <w:tc>
          <w:tcPr>
            <w:tcW w:w="1080" w:type="dxa"/>
            <w:shd w:val="clear" w:color="auto" w:fill="F2F2F2" w:themeFill="background1" w:themeFillShade="F2"/>
            <w:tcMar>
              <w:left w:w="58" w:type="dxa"/>
              <w:right w:w="58" w:type="dxa"/>
            </w:tcMar>
          </w:tcPr>
          <w:p w14:paraId="1D15E498" w14:textId="77777777" w:rsidR="001A539D" w:rsidRPr="00135F82" w:rsidRDefault="001A539D" w:rsidP="0053487D">
            <w:pPr>
              <w:pStyle w:val="TableText"/>
              <w:rPr>
                <w:b/>
                <w:caps/>
              </w:rPr>
            </w:pPr>
            <w:r w:rsidRPr="00135F82">
              <w:rPr>
                <w:b/>
              </w:rPr>
              <w:t>Format</w:t>
            </w:r>
          </w:p>
        </w:tc>
        <w:tc>
          <w:tcPr>
            <w:tcW w:w="2340" w:type="dxa"/>
            <w:shd w:val="clear" w:color="auto" w:fill="F2F2F2" w:themeFill="background1" w:themeFillShade="F2"/>
            <w:tcMar>
              <w:left w:w="58" w:type="dxa"/>
              <w:right w:w="58" w:type="dxa"/>
            </w:tcMar>
          </w:tcPr>
          <w:p w14:paraId="6BEF4E8B" w14:textId="77777777" w:rsidR="001A539D" w:rsidRPr="00135F82" w:rsidRDefault="001A539D" w:rsidP="0053487D">
            <w:pPr>
              <w:pStyle w:val="TableText"/>
              <w:rPr>
                <w:b/>
              </w:rPr>
            </w:pPr>
            <w:r w:rsidRPr="00135F82">
              <w:rPr>
                <w:b/>
              </w:rPr>
              <w:t>Values</w:t>
            </w:r>
          </w:p>
        </w:tc>
        <w:tc>
          <w:tcPr>
            <w:tcW w:w="858" w:type="dxa"/>
            <w:shd w:val="clear" w:color="auto" w:fill="F2F2F2" w:themeFill="background1" w:themeFillShade="F2"/>
            <w:tcMar>
              <w:left w:w="58" w:type="dxa"/>
              <w:right w:w="58" w:type="dxa"/>
            </w:tcMar>
          </w:tcPr>
          <w:p w14:paraId="56A51498" w14:textId="77777777" w:rsidR="001A539D" w:rsidRPr="00135F82" w:rsidRDefault="001A539D" w:rsidP="0053487D">
            <w:pPr>
              <w:pStyle w:val="TableText"/>
              <w:rPr>
                <w:b/>
              </w:rPr>
            </w:pPr>
            <w:r w:rsidRPr="00135F82">
              <w:rPr>
                <w:b/>
              </w:rPr>
              <w:t>No Data Value</w:t>
            </w:r>
          </w:p>
        </w:tc>
        <w:tc>
          <w:tcPr>
            <w:tcW w:w="431" w:type="dxa"/>
            <w:shd w:val="clear" w:color="auto" w:fill="F2F2F2" w:themeFill="background1" w:themeFillShade="F2"/>
          </w:tcPr>
          <w:p w14:paraId="1613ECDA" w14:textId="77777777" w:rsidR="001A539D" w:rsidRPr="00135F82" w:rsidRDefault="001A539D" w:rsidP="0053487D">
            <w:pPr>
              <w:pStyle w:val="TableText"/>
              <w:rPr>
                <w:b/>
              </w:rPr>
            </w:pPr>
            <w:r w:rsidRPr="00135F82">
              <w:rPr>
                <w:b/>
              </w:rPr>
              <w:t>I</w:t>
            </w:r>
          </w:p>
        </w:tc>
        <w:tc>
          <w:tcPr>
            <w:tcW w:w="431" w:type="dxa"/>
            <w:shd w:val="clear" w:color="auto" w:fill="F2F2F2" w:themeFill="background1" w:themeFillShade="F2"/>
          </w:tcPr>
          <w:p w14:paraId="157234AD" w14:textId="77777777" w:rsidR="001A539D" w:rsidRPr="00135F82" w:rsidRDefault="001A539D" w:rsidP="0053487D">
            <w:pPr>
              <w:pStyle w:val="TableText"/>
              <w:rPr>
                <w:b/>
              </w:rPr>
            </w:pPr>
            <w:r w:rsidRPr="00135F82">
              <w:rPr>
                <w:b/>
              </w:rPr>
              <w:t>II</w:t>
            </w:r>
          </w:p>
        </w:tc>
        <w:tc>
          <w:tcPr>
            <w:tcW w:w="432" w:type="dxa"/>
            <w:shd w:val="clear" w:color="auto" w:fill="F2F2F2" w:themeFill="background1" w:themeFillShade="F2"/>
          </w:tcPr>
          <w:p w14:paraId="595B7D47" w14:textId="77777777" w:rsidR="001A539D" w:rsidRPr="00135F82" w:rsidRDefault="001A539D" w:rsidP="0053487D">
            <w:pPr>
              <w:pStyle w:val="TableText"/>
              <w:rPr>
                <w:b/>
              </w:rPr>
            </w:pPr>
            <w:r w:rsidRPr="00135F82">
              <w:rPr>
                <w:b/>
              </w:rPr>
              <w:t>III</w:t>
            </w:r>
          </w:p>
        </w:tc>
      </w:tr>
      <w:tr w:rsidR="00BE396E" w14:paraId="78424E55" w14:textId="77777777" w:rsidTr="008373F9">
        <w:trPr>
          <w:cantSplit/>
          <w:jc w:val="center"/>
        </w:trPr>
        <w:tc>
          <w:tcPr>
            <w:tcW w:w="802" w:type="dxa"/>
            <w:shd w:val="clear" w:color="auto" w:fill="FFFFFF"/>
            <w:tcMar>
              <w:left w:w="58" w:type="dxa"/>
              <w:right w:w="58" w:type="dxa"/>
            </w:tcMar>
          </w:tcPr>
          <w:p w14:paraId="698D409A" w14:textId="1ACE76A5" w:rsidR="00BE396E" w:rsidRDefault="00135F82" w:rsidP="00F72228">
            <w:pPr>
              <w:pStyle w:val="TableText"/>
              <w:rPr>
                <w:b/>
              </w:rPr>
            </w:pPr>
            <w:r>
              <w:rPr>
                <w:b/>
              </w:rPr>
              <w:t xml:space="preserve"> </w:t>
            </w:r>
            <w:r w:rsidR="00F72228">
              <w:rPr>
                <w:b/>
              </w:rPr>
              <w:t>-</w:t>
            </w:r>
          </w:p>
        </w:tc>
        <w:tc>
          <w:tcPr>
            <w:tcW w:w="2227" w:type="dxa"/>
            <w:shd w:val="clear" w:color="auto" w:fill="FFFFFF"/>
            <w:tcMar>
              <w:left w:w="58" w:type="dxa"/>
              <w:right w:w="58" w:type="dxa"/>
            </w:tcMar>
          </w:tcPr>
          <w:p w14:paraId="6AF44DB4" w14:textId="77777777" w:rsidR="00BE396E" w:rsidRDefault="00BE396E" w:rsidP="00BE396E">
            <w:pPr>
              <w:pStyle w:val="TableText"/>
              <w:rPr>
                <w:b/>
              </w:rPr>
            </w:pPr>
            <w:r>
              <w:rPr>
                <w:b/>
              </w:rPr>
              <w:t>-</w:t>
            </w:r>
          </w:p>
        </w:tc>
        <w:tc>
          <w:tcPr>
            <w:tcW w:w="2993" w:type="dxa"/>
            <w:shd w:val="clear" w:color="auto" w:fill="FFFFFF"/>
            <w:tcMar>
              <w:left w:w="58" w:type="dxa"/>
              <w:right w:w="58" w:type="dxa"/>
            </w:tcMar>
          </w:tcPr>
          <w:p w14:paraId="3955DE10" w14:textId="77777777" w:rsidR="00BE396E" w:rsidRDefault="00BE396E" w:rsidP="00BE396E">
            <w:pPr>
              <w:pStyle w:val="TableText"/>
              <w:rPr>
                <w:b/>
              </w:rPr>
            </w:pPr>
            <w:r>
              <w:rPr>
                <w:b/>
              </w:rPr>
              <w:t>-</w:t>
            </w:r>
          </w:p>
        </w:tc>
        <w:tc>
          <w:tcPr>
            <w:tcW w:w="2790" w:type="dxa"/>
            <w:shd w:val="clear" w:color="auto" w:fill="FFFFFF"/>
            <w:tcMar>
              <w:left w:w="58" w:type="dxa"/>
              <w:right w:w="58" w:type="dxa"/>
            </w:tcMar>
          </w:tcPr>
          <w:p w14:paraId="2E34E667" w14:textId="18095A94" w:rsidR="00BE396E" w:rsidRDefault="00BE396E" w:rsidP="00BE396E">
            <w:pPr>
              <w:pStyle w:val="TableText"/>
              <w:rPr>
                <w:b/>
              </w:rPr>
            </w:pPr>
            <w:r>
              <w:rPr>
                <w:b/>
              </w:rPr>
              <w:t xml:space="preserve">X </w:t>
            </w:r>
            <w:r w:rsidR="00463665">
              <w:rPr>
                <w:b/>
              </w:rPr>
              <w:t>Trailer</w:t>
            </w:r>
          </w:p>
        </w:tc>
        <w:tc>
          <w:tcPr>
            <w:tcW w:w="1080" w:type="dxa"/>
            <w:shd w:val="clear" w:color="auto" w:fill="FFFFFF"/>
            <w:tcMar>
              <w:left w:w="58" w:type="dxa"/>
              <w:right w:w="58" w:type="dxa"/>
            </w:tcMar>
          </w:tcPr>
          <w:p w14:paraId="3E77C80C" w14:textId="77777777" w:rsidR="00BE396E" w:rsidRDefault="00BE396E" w:rsidP="00BE396E">
            <w:pPr>
              <w:pStyle w:val="TableText"/>
              <w:rPr>
                <w:b/>
                <w:caps/>
              </w:rPr>
            </w:pPr>
            <w:r>
              <w:rPr>
                <w:b/>
                <w:caps/>
              </w:rPr>
              <w:t>-</w:t>
            </w:r>
          </w:p>
        </w:tc>
        <w:tc>
          <w:tcPr>
            <w:tcW w:w="2340" w:type="dxa"/>
            <w:shd w:val="clear" w:color="auto" w:fill="FFFFFF"/>
            <w:tcMar>
              <w:left w:w="58" w:type="dxa"/>
              <w:right w:w="58" w:type="dxa"/>
            </w:tcMar>
          </w:tcPr>
          <w:p w14:paraId="14424AE8" w14:textId="77777777" w:rsidR="00BE396E" w:rsidRDefault="00BE396E" w:rsidP="00BE396E">
            <w:pPr>
              <w:pStyle w:val="TableText"/>
              <w:rPr>
                <w:b/>
              </w:rPr>
            </w:pPr>
            <w:r>
              <w:rPr>
                <w:b/>
              </w:rPr>
              <w:t>-</w:t>
            </w:r>
          </w:p>
        </w:tc>
        <w:tc>
          <w:tcPr>
            <w:tcW w:w="858" w:type="dxa"/>
            <w:shd w:val="clear" w:color="auto" w:fill="FFFFFF"/>
            <w:tcMar>
              <w:left w:w="58" w:type="dxa"/>
              <w:right w:w="58" w:type="dxa"/>
            </w:tcMar>
          </w:tcPr>
          <w:p w14:paraId="4E4051E4" w14:textId="77777777" w:rsidR="00BE396E" w:rsidRDefault="00BE396E" w:rsidP="00BE396E">
            <w:pPr>
              <w:pStyle w:val="TableText"/>
              <w:rPr>
                <w:b/>
              </w:rPr>
            </w:pPr>
            <w:r>
              <w:rPr>
                <w:b/>
              </w:rPr>
              <w:t>-</w:t>
            </w:r>
          </w:p>
        </w:tc>
        <w:tc>
          <w:tcPr>
            <w:tcW w:w="431" w:type="dxa"/>
            <w:shd w:val="clear" w:color="auto" w:fill="FFFFFF"/>
          </w:tcPr>
          <w:p w14:paraId="149266BB" w14:textId="77777777" w:rsidR="00BE396E" w:rsidRDefault="00BE396E" w:rsidP="00BE396E">
            <w:pPr>
              <w:pStyle w:val="TableText"/>
              <w:rPr>
                <w:b/>
              </w:rPr>
            </w:pPr>
            <w:r>
              <w:rPr>
                <w:b/>
              </w:rPr>
              <w:t>-</w:t>
            </w:r>
          </w:p>
        </w:tc>
        <w:tc>
          <w:tcPr>
            <w:tcW w:w="431" w:type="dxa"/>
            <w:shd w:val="clear" w:color="auto" w:fill="FFFFFF"/>
          </w:tcPr>
          <w:p w14:paraId="4F7BD1AD" w14:textId="77777777" w:rsidR="00BE396E" w:rsidRDefault="00BE396E" w:rsidP="00BE396E">
            <w:pPr>
              <w:pStyle w:val="TableText"/>
              <w:rPr>
                <w:b/>
              </w:rPr>
            </w:pPr>
            <w:r>
              <w:rPr>
                <w:b/>
              </w:rPr>
              <w:t>-</w:t>
            </w:r>
          </w:p>
        </w:tc>
        <w:tc>
          <w:tcPr>
            <w:tcW w:w="432" w:type="dxa"/>
            <w:shd w:val="clear" w:color="auto" w:fill="FFFFFF"/>
          </w:tcPr>
          <w:p w14:paraId="5C27A719" w14:textId="77777777" w:rsidR="00BE396E" w:rsidRDefault="00BE396E" w:rsidP="00BE396E">
            <w:pPr>
              <w:pStyle w:val="TableText"/>
              <w:rPr>
                <w:b/>
              </w:rPr>
            </w:pPr>
            <w:r>
              <w:rPr>
                <w:b/>
              </w:rPr>
              <w:t>-</w:t>
            </w:r>
          </w:p>
        </w:tc>
      </w:tr>
      <w:tr w:rsidR="00BE396E" w14:paraId="686285ED" w14:textId="77777777" w:rsidTr="008373F9">
        <w:trPr>
          <w:cantSplit/>
          <w:jc w:val="center"/>
        </w:trPr>
        <w:tc>
          <w:tcPr>
            <w:tcW w:w="802" w:type="dxa"/>
            <w:tcMar>
              <w:left w:w="58" w:type="dxa"/>
              <w:right w:w="58" w:type="dxa"/>
            </w:tcMar>
          </w:tcPr>
          <w:p w14:paraId="22C4146F" w14:textId="5F1388E3" w:rsidR="00BE396E" w:rsidRDefault="00135F82" w:rsidP="00F72228">
            <w:pPr>
              <w:pStyle w:val="TableText"/>
              <w:rPr>
                <w:b/>
              </w:rPr>
            </w:pPr>
            <w:r>
              <w:rPr>
                <w:b/>
              </w:rPr>
              <w:t xml:space="preserve"> </w:t>
            </w:r>
            <w:r w:rsidR="00F72228">
              <w:rPr>
                <w:b/>
              </w:rPr>
              <w:t>-</w:t>
            </w:r>
          </w:p>
        </w:tc>
        <w:tc>
          <w:tcPr>
            <w:tcW w:w="2227" w:type="dxa"/>
            <w:tcMar>
              <w:left w:w="58" w:type="dxa"/>
              <w:right w:w="58" w:type="dxa"/>
            </w:tcMar>
          </w:tcPr>
          <w:p w14:paraId="57509C0C" w14:textId="77777777" w:rsidR="00BE396E" w:rsidRDefault="00BE396E" w:rsidP="00BE396E">
            <w:pPr>
              <w:pStyle w:val="TableText"/>
              <w:rPr>
                <w:b/>
              </w:rPr>
            </w:pPr>
            <w:r>
              <w:rPr>
                <w:b/>
              </w:rPr>
              <w:t>64 x 17 = 1088</w:t>
            </w:r>
          </w:p>
        </w:tc>
        <w:tc>
          <w:tcPr>
            <w:tcW w:w="2993" w:type="dxa"/>
            <w:tcMar>
              <w:left w:w="58" w:type="dxa"/>
              <w:right w:w="58" w:type="dxa"/>
            </w:tcMar>
          </w:tcPr>
          <w:p w14:paraId="4A7F5B44" w14:textId="77777777" w:rsidR="00BE396E" w:rsidRDefault="00BE396E" w:rsidP="00BE396E">
            <w:pPr>
              <w:pStyle w:val="TableText"/>
              <w:rPr>
                <w:b/>
              </w:rPr>
            </w:pPr>
            <w:r>
              <w:rPr>
                <w:b/>
              </w:rPr>
              <w:t>Occurs 0 to 17 Times</w:t>
            </w:r>
          </w:p>
        </w:tc>
        <w:tc>
          <w:tcPr>
            <w:tcW w:w="2790" w:type="dxa"/>
            <w:tcMar>
              <w:left w:w="58" w:type="dxa"/>
              <w:right w:w="58" w:type="dxa"/>
            </w:tcMar>
          </w:tcPr>
          <w:p w14:paraId="12DD108E" w14:textId="77777777" w:rsidR="00BE396E" w:rsidRDefault="00BE396E" w:rsidP="00BE396E">
            <w:pPr>
              <w:pStyle w:val="TableText"/>
              <w:rPr>
                <w:b/>
              </w:rPr>
            </w:pPr>
            <w:r>
              <w:rPr>
                <w:b/>
              </w:rPr>
              <w:t>Adjustment Information</w:t>
            </w:r>
          </w:p>
        </w:tc>
        <w:tc>
          <w:tcPr>
            <w:tcW w:w="1080" w:type="dxa"/>
            <w:tcMar>
              <w:left w:w="58" w:type="dxa"/>
              <w:right w:w="58" w:type="dxa"/>
            </w:tcMar>
          </w:tcPr>
          <w:p w14:paraId="45D0CAB0" w14:textId="77777777" w:rsidR="00BE396E" w:rsidRDefault="00BE396E" w:rsidP="00BE396E">
            <w:pPr>
              <w:pStyle w:val="TableText"/>
              <w:rPr>
                <w:b/>
                <w:caps/>
              </w:rPr>
            </w:pPr>
            <w:r>
              <w:rPr>
                <w:b/>
                <w:caps/>
              </w:rPr>
              <w:t>-</w:t>
            </w:r>
          </w:p>
        </w:tc>
        <w:tc>
          <w:tcPr>
            <w:tcW w:w="2340" w:type="dxa"/>
            <w:tcMar>
              <w:left w:w="58" w:type="dxa"/>
              <w:right w:w="58" w:type="dxa"/>
            </w:tcMar>
          </w:tcPr>
          <w:p w14:paraId="75FC9721" w14:textId="77777777" w:rsidR="00BE396E" w:rsidRDefault="00BE396E" w:rsidP="00BE396E">
            <w:pPr>
              <w:pStyle w:val="TableText"/>
              <w:rPr>
                <w:b/>
              </w:rPr>
            </w:pPr>
            <w:r>
              <w:rPr>
                <w:b/>
              </w:rPr>
              <w:t>-</w:t>
            </w:r>
          </w:p>
        </w:tc>
        <w:tc>
          <w:tcPr>
            <w:tcW w:w="858" w:type="dxa"/>
            <w:tcMar>
              <w:left w:w="58" w:type="dxa"/>
              <w:right w:w="58" w:type="dxa"/>
            </w:tcMar>
          </w:tcPr>
          <w:p w14:paraId="763EBAFB" w14:textId="77777777" w:rsidR="00BE396E" w:rsidRDefault="00BE396E" w:rsidP="00BE396E">
            <w:pPr>
              <w:pStyle w:val="TableText"/>
              <w:rPr>
                <w:b/>
              </w:rPr>
            </w:pPr>
            <w:r>
              <w:rPr>
                <w:b/>
              </w:rPr>
              <w:t>-</w:t>
            </w:r>
          </w:p>
        </w:tc>
        <w:tc>
          <w:tcPr>
            <w:tcW w:w="431" w:type="dxa"/>
          </w:tcPr>
          <w:p w14:paraId="5F9821E6" w14:textId="77777777" w:rsidR="00BE396E" w:rsidRDefault="00BE396E" w:rsidP="00BE396E">
            <w:pPr>
              <w:pStyle w:val="TableText"/>
              <w:rPr>
                <w:b/>
              </w:rPr>
            </w:pPr>
            <w:r>
              <w:rPr>
                <w:b/>
              </w:rPr>
              <w:t>-</w:t>
            </w:r>
          </w:p>
        </w:tc>
        <w:tc>
          <w:tcPr>
            <w:tcW w:w="431" w:type="dxa"/>
          </w:tcPr>
          <w:p w14:paraId="6A5951FD" w14:textId="77777777" w:rsidR="00BE396E" w:rsidRDefault="00BE396E" w:rsidP="00BE396E">
            <w:pPr>
              <w:pStyle w:val="TableText"/>
              <w:rPr>
                <w:b/>
              </w:rPr>
            </w:pPr>
            <w:r>
              <w:rPr>
                <w:b/>
              </w:rPr>
              <w:t>-</w:t>
            </w:r>
          </w:p>
        </w:tc>
        <w:tc>
          <w:tcPr>
            <w:tcW w:w="432" w:type="dxa"/>
          </w:tcPr>
          <w:p w14:paraId="7FAB4427" w14:textId="77777777" w:rsidR="00BE396E" w:rsidRDefault="00BE396E" w:rsidP="00BE396E">
            <w:pPr>
              <w:pStyle w:val="TableText"/>
              <w:rPr>
                <w:b/>
              </w:rPr>
            </w:pPr>
            <w:r>
              <w:rPr>
                <w:b/>
              </w:rPr>
              <w:t>-</w:t>
            </w:r>
          </w:p>
        </w:tc>
      </w:tr>
      <w:tr w:rsidR="00BE396E" w14:paraId="11ACD99C" w14:textId="77777777" w:rsidTr="008373F9">
        <w:trPr>
          <w:cantSplit/>
          <w:jc w:val="center"/>
        </w:trPr>
        <w:tc>
          <w:tcPr>
            <w:tcW w:w="802" w:type="dxa"/>
            <w:tcMar>
              <w:left w:w="58" w:type="dxa"/>
              <w:right w:w="58" w:type="dxa"/>
            </w:tcMar>
          </w:tcPr>
          <w:p w14:paraId="26B8B562" w14:textId="1D72D001" w:rsidR="00BE396E" w:rsidRDefault="00BE396E" w:rsidP="00BE396E">
            <w:pPr>
              <w:pStyle w:val="TableText"/>
            </w:pPr>
            <w:r>
              <w:t>3823</w:t>
            </w:r>
            <w:r w:rsidR="00135F82">
              <w:t xml:space="preserve"> – </w:t>
            </w:r>
            <w:r>
              <w:t>3830</w:t>
            </w:r>
          </w:p>
        </w:tc>
        <w:tc>
          <w:tcPr>
            <w:tcW w:w="2227" w:type="dxa"/>
            <w:tcMar>
              <w:left w:w="58" w:type="dxa"/>
              <w:right w:w="58" w:type="dxa"/>
            </w:tcMar>
          </w:tcPr>
          <w:p w14:paraId="171333BD" w14:textId="77777777" w:rsidR="00BE396E" w:rsidRDefault="00BE396E" w:rsidP="00BE396E">
            <w:pPr>
              <w:pStyle w:val="TableText"/>
            </w:pPr>
            <w:r>
              <w:t>ADJ DATE 1</w:t>
            </w:r>
          </w:p>
        </w:tc>
        <w:tc>
          <w:tcPr>
            <w:tcW w:w="2993" w:type="dxa"/>
            <w:tcMar>
              <w:left w:w="58" w:type="dxa"/>
              <w:right w:w="58" w:type="dxa"/>
            </w:tcMar>
          </w:tcPr>
          <w:p w14:paraId="56B4A9E8" w14:textId="465A1993" w:rsidR="00BE396E" w:rsidRDefault="00BE396E" w:rsidP="00BE396E">
            <w:pPr>
              <w:pStyle w:val="TableText"/>
            </w:pPr>
            <w:r>
              <w:t>:P:IDR-</w:t>
            </w:r>
            <w:hyperlink r:id="rId960" w:history="1">
              <w:r>
                <w:rPr>
                  <w:rStyle w:val="Hyperlink"/>
                </w:rPr>
                <w:t>A</w:t>
              </w:r>
              <w:bookmarkStart w:id="1079" w:name="_Hlt500226385"/>
              <w:r>
                <w:rPr>
                  <w:rStyle w:val="Hyperlink"/>
                </w:rPr>
                <w:t>D</w:t>
              </w:r>
              <w:bookmarkStart w:id="1080" w:name="_Hlt30575649"/>
              <w:bookmarkEnd w:id="1079"/>
              <w:r>
                <w:rPr>
                  <w:rStyle w:val="Hyperlink"/>
                </w:rPr>
                <w:t>J</w:t>
              </w:r>
              <w:bookmarkStart w:id="1081" w:name="_Hlt514745461"/>
              <w:bookmarkEnd w:id="1080"/>
              <w:r>
                <w:rPr>
                  <w:rStyle w:val="Hyperlink"/>
                </w:rPr>
                <w:t>-</w:t>
              </w:r>
              <w:bookmarkStart w:id="1082" w:name="_Hlt506709580"/>
              <w:bookmarkEnd w:id="1081"/>
              <w:r>
                <w:rPr>
                  <w:rStyle w:val="Hyperlink"/>
                </w:rPr>
                <w:t>D</w:t>
              </w:r>
              <w:bookmarkEnd w:id="1082"/>
              <w:r>
                <w:rPr>
                  <w:rStyle w:val="Hyperlink"/>
                </w:rPr>
                <w:t>ATE</w:t>
              </w:r>
            </w:hyperlink>
          </w:p>
        </w:tc>
        <w:tc>
          <w:tcPr>
            <w:tcW w:w="2790" w:type="dxa"/>
            <w:tcMar>
              <w:left w:w="58" w:type="dxa"/>
              <w:right w:w="58" w:type="dxa"/>
            </w:tcMar>
          </w:tcPr>
          <w:p w14:paraId="6BE717B9" w14:textId="580E6010" w:rsidR="00BE396E" w:rsidRDefault="00BE396E" w:rsidP="00BF1951">
            <w:pPr>
              <w:pStyle w:val="TableText"/>
            </w:pPr>
            <w:r>
              <w:t>The date on which the last change was made on the adjustment information contained within the X trailer segment.</w:t>
            </w:r>
          </w:p>
        </w:tc>
        <w:tc>
          <w:tcPr>
            <w:tcW w:w="1080" w:type="dxa"/>
            <w:tcMar>
              <w:left w:w="58" w:type="dxa"/>
              <w:right w:w="58" w:type="dxa"/>
            </w:tcMar>
          </w:tcPr>
          <w:p w14:paraId="1B860A5F" w14:textId="77777777" w:rsidR="00BE396E" w:rsidRDefault="00BE396E" w:rsidP="00BE396E">
            <w:pPr>
              <w:pStyle w:val="TableText"/>
              <w:rPr>
                <w:caps/>
              </w:rPr>
            </w:pPr>
            <w:r>
              <w:rPr>
                <w:caps/>
              </w:rPr>
              <w:t>8 n</w:t>
            </w:r>
          </w:p>
        </w:tc>
        <w:tc>
          <w:tcPr>
            <w:tcW w:w="2340" w:type="dxa"/>
            <w:tcMar>
              <w:left w:w="58" w:type="dxa"/>
              <w:right w:w="58" w:type="dxa"/>
            </w:tcMar>
          </w:tcPr>
          <w:p w14:paraId="0048A33A" w14:textId="77777777" w:rsidR="00BE396E" w:rsidRDefault="00BE396E" w:rsidP="00BE396E">
            <w:pPr>
              <w:pStyle w:val="TableText"/>
            </w:pPr>
            <w:r>
              <w:t>MMDDYYYY</w:t>
            </w:r>
          </w:p>
        </w:tc>
        <w:tc>
          <w:tcPr>
            <w:tcW w:w="858" w:type="dxa"/>
            <w:tcMar>
              <w:left w:w="58" w:type="dxa"/>
              <w:right w:w="58" w:type="dxa"/>
            </w:tcMar>
          </w:tcPr>
          <w:p w14:paraId="7DAA8AD5" w14:textId="77777777" w:rsidR="00BE396E" w:rsidRDefault="00BE396E" w:rsidP="00BE396E">
            <w:pPr>
              <w:pStyle w:val="TableText"/>
            </w:pPr>
            <w:r>
              <w:t>Zeros</w:t>
            </w:r>
          </w:p>
        </w:tc>
        <w:tc>
          <w:tcPr>
            <w:tcW w:w="431" w:type="dxa"/>
          </w:tcPr>
          <w:p w14:paraId="129D1860" w14:textId="77777777" w:rsidR="00BE396E" w:rsidRDefault="00BE396E" w:rsidP="00BE396E">
            <w:pPr>
              <w:pStyle w:val="TableText"/>
            </w:pPr>
            <w:r>
              <w:t>-</w:t>
            </w:r>
          </w:p>
        </w:tc>
        <w:tc>
          <w:tcPr>
            <w:tcW w:w="431" w:type="dxa"/>
          </w:tcPr>
          <w:p w14:paraId="2FBCDAA4" w14:textId="77777777" w:rsidR="00BE396E" w:rsidRDefault="00BE396E" w:rsidP="00BE396E">
            <w:pPr>
              <w:pStyle w:val="TableText"/>
            </w:pPr>
            <w:r>
              <w:t>X</w:t>
            </w:r>
          </w:p>
        </w:tc>
        <w:tc>
          <w:tcPr>
            <w:tcW w:w="432" w:type="dxa"/>
          </w:tcPr>
          <w:p w14:paraId="7B1C8F28" w14:textId="77777777" w:rsidR="00BE396E" w:rsidRDefault="00BE396E" w:rsidP="00BE396E">
            <w:pPr>
              <w:pStyle w:val="TableText"/>
            </w:pPr>
            <w:r>
              <w:t>X</w:t>
            </w:r>
          </w:p>
        </w:tc>
      </w:tr>
      <w:tr w:rsidR="00BE396E" w14:paraId="698C683D" w14:textId="77777777" w:rsidTr="008373F9">
        <w:trPr>
          <w:cantSplit/>
          <w:jc w:val="center"/>
        </w:trPr>
        <w:tc>
          <w:tcPr>
            <w:tcW w:w="802" w:type="dxa"/>
            <w:tcMar>
              <w:left w:w="58" w:type="dxa"/>
              <w:right w:w="58" w:type="dxa"/>
            </w:tcMar>
          </w:tcPr>
          <w:p w14:paraId="2F24F4B0" w14:textId="6C0214E9" w:rsidR="00BE396E" w:rsidRDefault="00BE396E" w:rsidP="00BE396E">
            <w:pPr>
              <w:pStyle w:val="TableText"/>
            </w:pPr>
            <w:r>
              <w:t>3831</w:t>
            </w:r>
            <w:r w:rsidR="00135F82">
              <w:t xml:space="preserve"> – </w:t>
            </w:r>
            <w:r>
              <w:t>3845</w:t>
            </w:r>
          </w:p>
        </w:tc>
        <w:tc>
          <w:tcPr>
            <w:tcW w:w="2227" w:type="dxa"/>
            <w:tcMar>
              <w:left w:w="58" w:type="dxa"/>
              <w:right w:w="58" w:type="dxa"/>
            </w:tcMar>
          </w:tcPr>
          <w:p w14:paraId="37CBD490" w14:textId="77777777" w:rsidR="00BE396E" w:rsidRDefault="00BE396E" w:rsidP="00BE396E">
            <w:pPr>
              <w:pStyle w:val="TableText"/>
            </w:pPr>
            <w:r>
              <w:t>XREF ICN 1</w:t>
            </w:r>
          </w:p>
        </w:tc>
        <w:tc>
          <w:tcPr>
            <w:tcW w:w="2993" w:type="dxa"/>
            <w:tcMar>
              <w:left w:w="58" w:type="dxa"/>
              <w:right w:w="58" w:type="dxa"/>
            </w:tcMar>
          </w:tcPr>
          <w:p w14:paraId="21A65CE0" w14:textId="0E152648" w:rsidR="00BE396E" w:rsidRDefault="00BE396E" w:rsidP="00BE396E">
            <w:pPr>
              <w:pStyle w:val="TableText"/>
            </w:pPr>
            <w:r>
              <w:t>:P:IDR-</w:t>
            </w:r>
            <w:bookmarkStart w:id="1083" w:name="_Hlt500226391"/>
            <w:r>
              <w:fldChar w:fldCharType="begin"/>
            </w:r>
            <w:r w:rsidR="00443936">
              <w:instrText>HYPERLINK "..\\..\\DataDictionary\\COBOL\\V\\XREF-ICN.docx"</w:instrText>
            </w:r>
            <w:r>
              <w:fldChar w:fldCharType="separate"/>
            </w:r>
            <w:r>
              <w:rPr>
                <w:rStyle w:val="Hyperlink"/>
              </w:rPr>
              <w:t>X</w:t>
            </w:r>
            <w:bookmarkStart w:id="1084" w:name="_Hlt517153423"/>
            <w:r>
              <w:rPr>
                <w:rStyle w:val="Hyperlink"/>
              </w:rPr>
              <w:t>R</w:t>
            </w:r>
            <w:bookmarkStart w:id="1085" w:name="_Hlt527418276"/>
            <w:bookmarkEnd w:id="1084"/>
            <w:r>
              <w:rPr>
                <w:rStyle w:val="Hyperlink"/>
              </w:rPr>
              <w:t>E</w:t>
            </w:r>
            <w:bookmarkStart w:id="1086" w:name="_Hlt28765043"/>
            <w:bookmarkEnd w:id="1085"/>
            <w:r>
              <w:rPr>
                <w:rStyle w:val="Hyperlink"/>
              </w:rPr>
              <w:t>F</w:t>
            </w:r>
            <w:bookmarkStart w:id="1087" w:name="_Hlt506709577"/>
            <w:bookmarkStart w:id="1088" w:name="_Hlt506709515"/>
            <w:bookmarkEnd w:id="1086"/>
            <w:bookmarkEnd w:id="1087"/>
            <w:r>
              <w:rPr>
                <w:rStyle w:val="Hyperlink"/>
              </w:rPr>
              <w:t>-</w:t>
            </w:r>
            <w:bookmarkEnd w:id="1088"/>
            <w:r>
              <w:rPr>
                <w:rStyle w:val="Hyperlink"/>
              </w:rPr>
              <w:t>ICN</w:t>
            </w:r>
            <w:bookmarkEnd w:id="1083"/>
            <w:r>
              <w:fldChar w:fldCharType="end"/>
            </w:r>
          </w:p>
        </w:tc>
        <w:tc>
          <w:tcPr>
            <w:tcW w:w="2790" w:type="dxa"/>
            <w:tcMar>
              <w:left w:w="58" w:type="dxa"/>
              <w:right w:w="58" w:type="dxa"/>
            </w:tcMar>
          </w:tcPr>
          <w:p w14:paraId="0645B892" w14:textId="1347655E" w:rsidR="00BE396E" w:rsidRDefault="00BE396E" w:rsidP="00F72228">
            <w:pPr>
              <w:pStyle w:val="TableText"/>
            </w:pPr>
            <w:r>
              <w:t>Cross reference ICN number</w:t>
            </w:r>
          </w:p>
        </w:tc>
        <w:tc>
          <w:tcPr>
            <w:tcW w:w="1080" w:type="dxa"/>
            <w:tcMar>
              <w:left w:w="58" w:type="dxa"/>
              <w:right w:w="58" w:type="dxa"/>
            </w:tcMar>
          </w:tcPr>
          <w:p w14:paraId="3BC67F8C" w14:textId="77777777" w:rsidR="00BE396E" w:rsidRDefault="00BE396E" w:rsidP="00BE396E">
            <w:pPr>
              <w:pStyle w:val="TableText"/>
              <w:rPr>
                <w:caps/>
              </w:rPr>
            </w:pPr>
            <w:r>
              <w:rPr>
                <w:caps/>
              </w:rPr>
              <w:t>15 c</w:t>
            </w:r>
          </w:p>
        </w:tc>
        <w:tc>
          <w:tcPr>
            <w:tcW w:w="2340" w:type="dxa"/>
            <w:tcMar>
              <w:left w:w="58" w:type="dxa"/>
              <w:right w:w="58" w:type="dxa"/>
            </w:tcMar>
          </w:tcPr>
          <w:p w14:paraId="4917F4C7" w14:textId="0675BA12" w:rsidR="00BE396E" w:rsidRDefault="00BE396E" w:rsidP="00BE396E">
            <w:pPr>
              <w:pStyle w:val="TableText"/>
            </w:pPr>
            <w:r>
              <w:t>Adjustment claim ICN if this is an original claim, or original ICN if this is an adjustment, xref</w:t>
            </w:r>
            <w:r w:rsidR="00BF1951" w:rsidRPr="00BF1951">
              <w:t xml:space="preserve"> (mother)</w:t>
            </w:r>
            <w:r>
              <w:t xml:space="preserve"> ICN for splits</w:t>
            </w:r>
          </w:p>
        </w:tc>
        <w:tc>
          <w:tcPr>
            <w:tcW w:w="858" w:type="dxa"/>
            <w:tcMar>
              <w:left w:w="58" w:type="dxa"/>
              <w:right w:w="58" w:type="dxa"/>
            </w:tcMar>
          </w:tcPr>
          <w:p w14:paraId="371644BE" w14:textId="77777777" w:rsidR="00BE396E" w:rsidRDefault="00BE396E" w:rsidP="00BE396E">
            <w:pPr>
              <w:pStyle w:val="TableText"/>
            </w:pPr>
            <w:r>
              <w:t>Spaces</w:t>
            </w:r>
          </w:p>
        </w:tc>
        <w:tc>
          <w:tcPr>
            <w:tcW w:w="431" w:type="dxa"/>
          </w:tcPr>
          <w:p w14:paraId="6C580DAE" w14:textId="77777777" w:rsidR="00BE396E" w:rsidRDefault="00BE396E" w:rsidP="00BE396E">
            <w:pPr>
              <w:pStyle w:val="TableText"/>
            </w:pPr>
            <w:r>
              <w:t>-</w:t>
            </w:r>
          </w:p>
        </w:tc>
        <w:tc>
          <w:tcPr>
            <w:tcW w:w="431" w:type="dxa"/>
          </w:tcPr>
          <w:p w14:paraId="0911B231" w14:textId="77777777" w:rsidR="00BE396E" w:rsidRDefault="00BE396E" w:rsidP="00BE396E">
            <w:pPr>
              <w:pStyle w:val="TableText"/>
            </w:pPr>
            <w:r>
              <w:t>X</w:t>
            </w:r>
          </w:p>
        </w:tc>
        <w:tc>
          <w:tcPr>
            <w:tcW w:w="432" w:type="dxa"/>
          </w:tcPr>
          <w:p w14:paraId="06EDBD86" w14:textId="77777777" w:rsidR="00BE396E" w:rsidRDefault="00BE396E" w:rsidP="00BE396E">
            <w:pPr>
              <w:pStyle w:val="TableText"/>
            </w:pPr>
            <w:r>
              <w:t>X</w:t>
            </w:r>
          </w:p>
        </w:tc>
      </w:tr>
      <w:tr w:rsidR="00BE396E" w14:paraId="74966544" w14:textId="77777777" w:rsidTr="008373F9">
        <w:trPr>
          <w:cantSplit/>
          <w:jc w:val="center"/>
        </w:trPr>
        <w:tc>
          <w:tcPr>
            <w:tcW w:w="802" w:type="dxa"/>
            <w:tcMar>
              <w:left w:w="58" w:type="dxa"/>
              <w:right w:w="58" w:type="dxa"/>
            </w:tcMar>
          </w:tcPr>
          <w:p w14:paraId="4A87CC98" w14:textId="57DCED6D" w:rsidR="00BE396E" w:rsidRDefault="00BE396E" w:rsidP="00BE396E">
            <w:pPr>
              <w:pStyle w:val="TableText"/>
            </w:pPr>
            <w:r>
              <w:t>3846</w:t>
            </w:r>
            <w:r w:rsidR="00135F82">
              <w:t xml:space="preserve"> – </w:t>
            </w:r>
            <w:r>
              <w:t>3849</w:t>
            </w:r>
          </w:p>
        </w:tc>
        <w:tc>
          <w:tcPr>
            <w:tcW w:w="2227" w:type="dxa"/>
            <w:tcMar>
              <w:left w:w="58" w:type="dxa"/>
              <w:right w:w="58" w:type="dxa"/>
            </w:tcMar>
          </w:tcPr>
          <w:p w14:paraId="56C0B44A" w14:textId="77777777" w:rsidR="00BE396E" w:rsidRDefault="00BE396E" w:rsidP="00BE396E">
            <w:pPr>
              <w:pStyle w:val="TableText"/>
            </w:pPr>
            <w:r>
              <w:t>ADJ CLERK ID 1</w:t>
            </w:r>
          </w:p>
        </w:tc>
        <w:tc>
          <w:tcPr>
            <w:tcW w:w="2993" w:type="dxa"/>
            <w:tcMar>
              <w:left w:w="58" w:type="dxa"/>
              <w:right w:w="58" w:type="dxa"/>
            </w:tcMar>
          </w:tcPr>
          <w:p w14:paraId="39D16941" w14:textId="7773BA09" w:rsidR="00BE396E" w:rsidRDefault="00BE396E" w:rsidP="00BE396E">
            <w:pPr>
              <w:pStyle w:val="TableText"/>
            </w:pPr>
            <w:r>
              <w:t>:P:IDR-</w:t>
            </w:r>
            <w:hyperlink r:id="rId961" w:history="1">
              <w:r>
                <w:rPr>
                  <w:rStyle w:val="Hyperlink"/>
                </w:rPr>
                <w:t>A</w:t>
              </w:r>
              <w:bookmarkStart w:id="1089" w:name="_Hlt500226311"/>
              <w:r>
                <w:rPr>
                  <w:rStyle w:val="Hyperlink"/>
                </w:rPr>
                <w:t>D</w:t>
              </w:r>
              <w:bookmarkStart w:id="1090" w:name="_Hlt506709475"/>
              <w:bookmarkEnd w:id="1089"/>
              <w:r>
                <w:rPr>
                  <w:rStyle w:val="Hyperlink"/>
                </w:rPr>
                <w:t>J</w:t>
              </w:r>
              <w:bookmarkStart w:id="1091" w:name="_Hlt500226308"/>
              <w:bookmarkEnd w:id="1090"/>
              <w:r>
                <w:rPr>
                  <w:rStyle w:val="Hyperlink"/>
                </w:rPr>
                <w:t>-</w:t>
              </w:r>
              <w:bookmarkEnd w:id="1091"/>
              <w:r>
                <w:rPr>
                  <w:rStyle w:val="Hyperlink"/>
                </w:rPr>
                <w:t>C</w:t>
              </w:r>
              <w:bookmarkStart w:id="1092" w:name="_Hlt12269814"/>
              <w:r>
                <w:rPr>
                  <w:rStyle w:val="Hyperlink"/>
                </w:rPr>
                <w:t>L</w:t>
              </w:r>
              <w:bookmarkEnd w:id="1092"/>
              <w:r>
                <w:rPr>
                  <w:rStyle w:val="Hyperlink"/>
                </w:rPr>
                <w:t>ERK</w:t>
              </w:r>
            </w:hyperlink>
          </w:p>
        </w:tc>
        <w:tc>
          <w:tcPr>
            <w:tcW w:w="2790" w:type="dxa"/>
            <w:tcMar>
              <w:left w:w="58" w:type="dxa"/>
              <w:right w:w="58" w:type="dxa"/>
            </w:tcMar>
          </w:tcPr>
          <w:p w14:paraId="31BFAB72" w14:textId="77777777" w:rsidR="00BE396E" w:rsidRDefault="00BE396E" w:rsidP="00BE396E">
            <w:pPr>
              <w:pStyle w:val="TableText"/>
            </w:pPr>
            <w:r>
              <w:t>Clerk number</w:t>
            </w:r>
          </w:p>
          <w:p w14:paraId="4C35EF9B" w14:textId="77777777" w:rsidR="00BE396E" w:rsidRPr="004B2E45" w:rsidRDefault="00BE396E">
            <w:pPr>
              <w:pStyle w:val="TableText"/>
            </w:pPr>
            <w:r w:rsidRPr="001E4491">
              <w:t xml:space="preserve">ADJZ indicates the cross </w:t>
            </w:r>
            <w:r w:rsidRPr="004B2E45">
              <w:t>reference ICN is the adjustment created from this current claim.</w:t>
            </w:r>
          </w:p>
          <w:p w14:paraId="350850C7" w14:textId="3EB69179" w:rsidR="003C24F2" w:rsidRPr="003C24F2" w:rsidRDefault="003C24F2">
            <w:pPr>
              <w:pStyle w:val="TableText"/>
            </w:pPr>
            <w:r w:rsidRPr="003C24F2">
              <w:t>The finalized claim is updated to ADJZ on the IDR file when a</w:t>
            </w:r>
            <w:r w:rsidR="00EE1541">
              <w:t xml:space="preserve"> </w:t>
            </w:r>
            <w:r w:rsidRPr="003C24F2">
              <w:t>new adjustment is performed and a posting wrap is received.</w:t>
            </w:r>
          </w:p>
          <w:p w14:paraId="2120FD2C" w14:textId="43D6EB5D" w:rsidR="003C24F2" w:rsidRDefault="003C24F2">
            <w:pPr>
              <w:pStyle w:val="TableText"/>
            </w:pPr>
            <w:r w:rsidRPr="003C24F2">
              <w:t>ORIG indicates that the claim is an adjustment.</w:t>
            </w:r>
          </w:p>
        </w:tc>
        <w:tc>
          <w:tcPr>
            <w:tcW w:w="1080" w:type="dxa"/>
            <w:tcMar>
              <w:left w:w="58" w:type="dxa"/>
              <w:right w:w="58" w:type="dxa"/>
            </w:tcMar>
          </w:tcPr>
          <w:p w14:paraId="099D42C6" w14:textId="77777777" w:rsidR="00BE396E" w:rsidRDefault="00BE396E" w:rsidP="00BE396E">
            <w:pPr>
              <w:pStyle w:val="TableText"/>
              <w:rPr>
                <w:caps/>
              </w:rPr>
            </w:pPr>
            <w:r>
              <w:rPr>
                <w:caps/>
              </w:rPr>
              <w:t>4 c</w:t>
            </w:r>
          </w:p>
        </w:tc>
        <w:tc>
          <w:tcPr>
            <w:tcW w:w="2340" w:type="dxa"/>
            <w:tcMar>
              <w:left w:w="58" w:type="dxa"/>
              <w:right w:w="58" w:type="dxa"/>
            </w:tcMar>
          </w:tcPr>
          <w:p w14:paraId="71176BD6" w14:textId="77777777" w:rsidR="00BE396E" w:rsidRDefault="00BE396E" w:rsidP="00BE396E">
            <w:pPr>
              <w:pStyle w:val="TableText"/>
            </w:pPr>
            <w:r>
              <w:t>-</w:t>
            </w:r>
          </w:p>
        </w:tc>
        <w:tc>
          <w:tcPr>
            <w:tcW w:w="858" w:type="dxa"/>
            <w:tcMar>
              <w:left w:w="58" w:type="dxa"/>
              <w:right w:w="58" w:type="dxa"/>
            </w:tcMar>
          </w:tcPr>
          <w:p w14:paraId="2A90DCA4" w14:textId="77777777" w:rsidR="00BE396E" w:rsidRDefault="00BE396E" w:rsidP="00BE396E">
            <w:pPr>
              <w:pStyle w:val="TableText"/>
            </w:pPr>
            <w:r>
              <w:t>Spaces</w:t>
            </w:r>
          </w:p>
        </w:tc>
        <w:tc>
          <w:tcPr>
            <w:tcW w:w="431" w:type="dxa"/>
          </w:tcPr>
          <w:p w14:paraId="126D48A3" w14:textId="77777777" w:rsidR="00BE396E" w:rsidRDefault="00BE396E" w:rsidP="00BE396E">
            <w:pPr>
              <w:pStyle w:val="TableText"/>
            </w:pPr>
            <w:r>
              <w:t>-</w:t>
            </w:r>
          </w:p>
        </w:tc>
        <w:tc>
          <w:tcPr>
            <w:tcW w:w="431" w:type="dxa"/>
          </w:tcPr>
          <w:p w14:paraId="05884C84" w14:textId="77777777" w:rsidR="00BE396E" w:rsidRDefault="00BE396E" w:rsidP="00BE396E">
            <w:pPr>
              <w:pStyle w:val="TableText"/>
            </w:pPr>
            <w:r>
              <w:t>X</w:t>
            </w:r>
          </w:p>
        </w:tc>
        <w:tc>
          <w:tcPr>
            <w:tcW w:w="432" w:type="dxa"/>
          </w:tcPr>
          <w:p w14:paraId="58EC1960" w14:textId="77777777" w:rsidR="00BE396E" w:rsidRDefault="00BE396E" w:rsidP="00BE396E">
            <w:pPr>
              <w:pStyle w:val="TableText"/>
            </w:pPr>
            <w:r>
              <w:t>X</w:t>
            </w:r>
          </w:p>
        </w:tc>
      </w:tr>
      <w:tr w:rsidR="00BE396E" w14:paraId="0492D123" w14:textId="77777777" w:rsidTr="008373F9">
        <w:trPr>
          <w:cantSplit/>
          <w:jc w:val="center"/>
        </w:trPr>
        <w:tc>
          <w:tcPr>
            <w:tcW w:w="802" w:type="dxa"/>
            <w:tcMar>
              <w:left w:w="58" w:type="dxa"/>
              <w:right w:w="58" w:type="dxa"/>
            </w:tcMar>
          </w:tcPr>
          <w:p w14:paraId="48B7E966" w14:textId="36BE843A" w:rsidR="00BE396E" w:rsidRDefault="00BE396E" w:rsidP="00BE396E">
            <w:pPr>
              <w:pStyle w:val="TableText"/>
            </w:pPr>
            <w:r>
              <w:t>3850</w:t>
            </w:r>
            <w:r w:rsidR="00135F82">
              <w:t xml:space="preserve"> – </w:t>
            </w:r>
            <w:r>
              <w:t>3864</w:t>
            </w:r>
          </w:p>
        </w:tc>
        <w:tc>
          <w:tcPr>
            <w:tcW w:w="2227" w:type="dxa"/>
            <w:tcMar>
              <w:left w:w="58" w:type="dxa"/>
              <w:right w:w="58" w:type="dxa"/>
            </w:tcMar>
          </w:tcPr>
          <w:p w14:paraId="5281C618" w14:textId="77777777" w:rsidR="00BE396E" w:rsidRDefault="00BE396E" w:rsidP="00BE396E">
            <w:pPr>
              <w:pStyle w:val="TableText"/>
            </w:pPr>
            <w:r>
              <w:t>INITIATING CCN 1</w:t>
            </w:r>
          </w:p>
        </w:tc>
        <w:tc>
          <w:tcPr>
            <w:tcW w:w="2993" w:type="dxa"/>
            <w:tcMar>
              <w:left w:w="58" w:type="dxa"/>
              <w:right w:w="58" w:type="dxa"/>
            </w:tcMar>
          </w:tcPr>
          <w:p w14:paraId="579970F7" w14:textId="0DD4B413" w:rsidR="00BE396E" w:rsidRDefault="00BE396E" w:rsidP="00BE396E">
            <w:pPr>
              <w:pStyle w:val="TableText"/>
            </w:pPr>
            <w:r>
              <w:t>:P:IDR-</w:t>
            </w:r>
            <w:bookmarkStart w:id="1093" w:name="_Hlt500226402"/>
            <w:r>
              <w:fldChar w:fldCharType="begin"/>
            </w:r>
            <w:r w:rsidR="005146D1">
              <w:instrText>HYPERLINK "..\\..\\DataDictionary\\COBOL\\I\\INIT-CCN.docx"</w:instrText>
            </w:r>
            <w:r>
              <w:fldChar w:fldCharType="separate"/>
            </w:r>
            <w:r>
              <w:rPr>
                <w:rStyle w:val="Hyperlink"/>
              </w:rPr>
              <w:t>IN</w:t>
            </w:r>
            <w:bookmarkStart w:id="1094" w:name="_Hlt527418023"/>
            <w:r>
              <w:rPr>
                <w:rStyle w:val="Hyperlink"/>
              </w:rPr>
              <w:t>I</w:t>
            </w:r>
            <w:bookmarkStart w:id="1095" w:name="_Hlt517153465"/>
            <w:bookmarkEnd w:id="1094"/>
            <w:r>
              <w:rPr>
                <w:rStyle w:val="Hyperlink"/>
              </w:rPr>
              <w:t>T</w:t>
            </w:r>
            <w:bookmarkStart w:id="1096" w:name="_Hlt506709452"/>
            <w:bookmarkEnd w:id="1095"/>
            <w:r>
              <w:rPr>
                <w:rStyle w:val="Hyperlink"/>
              </w:rPr>
              <w:t>-</w:t>
            </w:r>
            <w:bookmarkStart w:id="1097" w:name="_Hlt514745478"/>
            <w:bookmarkEnd w:id="1096"/>
            <w:r>
              <w:rPr>
                <w:rStyle w:val="Hyperlink"/>
              </w:rPr>
              <w:t>C</w:t>
            </w:r>
            <w:bookmarkEnd w:id="1097"/>
            <w:r>
              <w:rPr>
                <w:rStyle w:val="Hyperlink"/>
              </w:rPr>
              <w:t>CN</w:t>
            </w:r>
            <w:bookmarkEnd w:id="1093"/>
            <w:r>
              <w:fldChar w:fldCharType="end"/>
            </w:r>
          </w:p>
        </w:tc>
        <w:tc>
          <w:tcPr>
            <w:tcW w:w="2790" w:type="dxa"/>
            <w:tcMar>
              <w:left w:w="58" w:type="dxa"/>
              <w:right w:w="58" w:type="dxa"/>
            </w:tcMar>
          </w:tcPr>
          <w:p w14:paraId="348FA34D" w14:textId="77777777" w:rsidR="00BE396E" w:rsidRDefault="00BE396E" w:rsidP="00BE396E">
            <w:pPr>
              <w:pStyle w:val="TableText"/>
            </w:pPr>
            <w:r>
              <w:t>Initiating CCN number</w:t>
            </w:r>
          </w:p>
          <w:p w14:paraId="05788636" w14:textId="00429507" w:rsidR="00BE396E" w:rsidRDefault="00BE396E" w:rsidP="00F72228">
            <w:pPr>
              <w:pStyle w:val="TableText"/>
            </w:pPr>
            <w:r w:rsidRPr="00465E41">
              <w:rPr>
                <w:rFonts w:cs="Arial"/>
                <w:color w:val="000000"/>
              </w:rPr>
              <w:t>This field is used for adjustment claims only. It carries the correspondence control number associated to the review request letter.</w:t>
            </w:r>
          </w:p>
        </w:tc>
        <w:tc>
          <w:tcPr>
            <w:tcW w:w="1080" w:type="dxa"/>
            <w:tcMar>
              <w:left w:w="58" w:type="dxa"/>
              <w:right w:w="58" w:type="dxa"/>
            </w:tcMar>
          </w:tcPr>
          <w:p w14:paraId="7BC172CC" w14:textId="77777777" w:rsidR="00BE396E" w:rsidRDefault="00BE396E" w:rsidP="00BE396E">
            <w:pPr>
              <w:pStyle w:val="TableText"/>
              <w:rPr>
                <w:caps/>
              </w:rPr>
            </w:pPr>
            <w:r>
              <w:rPr>
                <w:caps/>
              </w:rPr>
              <w:t>15 c</w:t>
            </w:r>
          </w:p>
        </w:tc>
        <w:tc>
          <w:tcPr>
            <w:tcW w:w="2340" w:type="dxa"/>
            <w:tcMar>
              <w:left w:w="58" w:type="dxa"/>
              <w:right w:w="58" w:type="dxa"/>
            </w:tcMar>
          </w:tcPr>
          <w:p w14:paraId="475DEA41" w14:textId="77777777" w:rsidR="00BE396E" w:rsidRDefault="00BE396E" w:rsidP="00BE396E">
            <w:pPr>
              <w:pStyle w:val="TableText"/>
            </w:pPr>
            <w:r>
              <w:t>Adjustment claim only</w:t>
            </w:r>
          </w:p>
        </w:tc>
        <w:tc>
          <w:tcPr>
            <w:tcW w:w="858" w:type="dxa"/>
            <w:tcMar>
              <w:left w:w="58" w:type="dxa"/>
              <w:right w:w="58" w:type="dxa"/>
            </w:tcMar>
          </w:tcPr>
          <w:p w14:paraId="78F09A0C" w14:textId="77777777" w:rsidR="00BE396E" w:rsidRDefault="00BE396E" w:rsidP="00BE396E">
            <w:pPr>
              <w:pStyle w:val="TableText"/>
            </w:pPr>
            <w:r>
              <w:t>Spaces</w:t>
            </w:r>
          </w:p>
        </w:tc>
        <w:tc>
          <w:tcPr>
            <w:tcW w:w="431" w:type="dxa"/>
          </w:tcPr>
          <w:p w14:paraId="4152C7C7" w14:textId="77777777" w:rsidR="00BE396E" w:rsidRDefault="00BE396E" w:rsidP="00BE396E">
            <w:pPr>
              <w:pStyle w:val="TableText"/>
            </w:pPr>
            <w:r>
              <w:t>-</w:t>
            </w:r>
          </w:p>
        </w:tc>
        <w:tc>
          <w:tcPr>
            <w:tcW w:w="431" w:type="dxa"/>
          </w:tcPr>
          <w:p w14:paraId="1FC6FC3B" w14:textId="77777777" w:rsidR="00BE396E" w:rsidRDefault="00BE396E" w:rsidP="00BE396E">
            <w:pPr>
              <w:pStyle w:val="TableText"/>
            </w:pPr>
            <w:r>
              <w:t>X</w:t>
            </w:r>
          </w:p>
        </w:tc>
        <w:tc>
          <w:tcPr>
            <w:tcW w:w="432" w:type="dxa"/>
          </w:tcPr>
          <w:p w14:paraId="2FC71C3B" w14:textId="77777777" w:rsidR="00BE396E" w:rsidRDefault="00BE396E" w:rsidP="00BE396E">
            <w:pPr>
              <w:pStyle w:val="TableText"/>
            </w:pPr>
            <w:r>
              <w:t>X</w:t>
            </w:r>
          </w:p>
        </w:tc>
      </w:tr>
      <w:tr w:rsidR="00BE396E" w14:paraId="562C8BFF" w14:textId="77777777" w:rsidTr="008373F9">
        <w:trPr>
          <w:cantSplit/>
          <w:jc w:val="center"/>
        </w:trPr>
        <w:tc>
          <w:tcPr>
            <w:tcW w:w="802" w:type="dxa"/>
            <w:tcMar>
              <w:left w:w="58" w:type="dxa"/>
              <w:right w:w="58" w:type="dxa"/>
            </w:tcMar>
          </w:tcPr>
          <w:p w14:paraId="0F6DED0E" w14:textId="434C2508" w:rsidR="00BE396E" w:rsidRDefault="00BE396E" w:rsidP="00BE396E">
            <w:pPr>
              <w:pStyle w:val="TableText"/>
            </w:pPr>
            <w:r>
              <w:t>3865</w:t>
            </w:r>
            <w:r w:rsidR="00135F82">
              <w:t xml:space="preserve"> – </w:t>
            </w:r>
            <w:r>
              <w:t>3872</w:t>
            </w:r>
          </w:p>
        </w:tc>
        <w:tc>
          <w:tcPr>
            <w:tcW w:w="2227" w:type="dxa"/>
            <w:tcMar>
              <w:left w:w="58" w:type="dxa"/>
              <w:right w:w="58" w:type="dxa"/>
            </w:tcMar>
          </w:tcPr>
          <w:p w14:paraId="072BF48D" w14:textId="77777777" w:rsidR="00BE396E" w:rsidRDefault="00BE396E" w:rsidP="00BE396E">
            <w:pPr>
              <w:pStyle w:val="TableText"/>
            </w:pPr>
            <w:r>
              <w:t>ADJ CLM CHECK WRITE DATE 1</w:t>
            </w:r>
          </w:p>
        </w:tc>
        <w:tc>
          <w:tcPr>
            <w:tcW w:w="2993" w:type="dxa"/>
            <w:tcMar>
              <w:left w:w="58" w:type="dxa"/>
              <w:right w:w="58" w:type="dxa"/>
            </w:tcMar>
          </w:tcPr>
          <w:p w14:paraId="3C517D1F" w14:textId="6EC4F28A" w:rsidR="00BE396E" w:rsidRDefault="00BE396E" w:rsidP="00BE396E">
            <w:pPr>
              <w:pStyle w:val="TableText"/>
            </w:pPr>
            <w:r>
              <w:t>:P:IDR-</w:t>
            </w:r>
            <w:hyperlink r:id="rId962" w:history="1">
              <w:r>
                <w:rPr>
                  <w:rStyle w:val="Hyperlink"/>
                </w:rPr>
                <w:t>A</w:t>
              </w:r>
              <w:bookmarkStart w:id="1098" w:name="_Hlt500226407"/>
              <w:r>
                <w:rPr>
                  <w:rStyle w:val="Hyperlink"/>
                </w:rPr>
                <w:t>D</w:t>
              </w:r>
              <w:bookmarkEnd w:id="1098"/>
              <w:r>
                <w:rPr>
                  <w:rStyle w:val="Hyperlink"/>
                </w:rPr>
                <w:t>J</w:t>
              </w:r>
              <w:bookmarkStart w:id="1099" w:name="_Hlt514745483"/>
              <w:r>
                <w:rPr>
                  <w:rStyle w:val="Hyperlink"/>
                </w:rPr>
                <w:t>-</w:t>
              </w:r>
              <w:bookmarkStart w:id="1100" w:name="_Hlt527418970"/>
              <w:bookmarkEnd w:id="1099"/>
              <w:r>
                <w:rPr>
                  <w:rStyle w:val="Hyperlink"/>
                </w:rPr>
                <w:t>C</w:t>
              </w:r>
              <w:bookmarkStart w:id="1101" w:name="_Hlt517153490"/>
              <w:bookmarkEnd w:id="1100"/>
              <w:r>
                <w:rPr>
                  <w:rStyle w:val="Hyperlink"/>
                </w:rPr>
                <w:t>H</w:t>
              </w:r>
              <w:bookmarkStart w:id="1102" w:name="_Hlt506709427"/>
              <w:bookmarkEnd w:id="1101"/>
              <w:r>
                <w:rPr>
                  <w:rStyle w:val="Hyperlink"/>
                </w:rPr>
                <w:t>K</w:t>
              </w:r>
              <w:bookmarkEnd w:id="1102"/>
              <w:r>
                <w:rPr>
                  <w:rStyle w:val="Hyperlink"/>
                </w:rPr>
                <w:t>-WRT-D</w:t>
              </w:r>
              <w:bookmarkStart w:id="1103" w:name="_Hlt500318928"/>
              <w:r>
                <w:rPr>
                  <w:rStyle w:val="Hyperlink"/>
                </w:rPr>
                <w:t>T</w:t>
              </w:r>
              <w:bookmarkEnd w:id="1103"/>
            </w:hyperlink>
          </w:p>
        </w:tc>
        <w:tc>
          <w:tcPr>
            <w:tcW w:w="2790" w:type="dxa"/>
            <w:tcMar>
              <w:left w:w="58" w:type="dxa"/>
              <w:right w:w="58" w:type="dxa"/>
            </w:tcMar>
          </w:tcPr>
          <w:p w14:paraId="1D39D512" w14:textId="58EBF4A4" w:rsidR="00BE396E" w:rsidRDefault="00BE396E" w:rsidP="00BE396E">
            <w:pPr>
              <w:pStyle w:val="TableText"/>
            </w:pPr>
            <w:r>
              <w:t>Adjustment Claim Check Write Date</w:t>
            </w:r>
          </w:p>
          <w:p w14:paraId="4EAFDFF7" w14:textId="2CD7590E" w:rsidR="00BE396E" w:rsidRDefault="00BE396E" w:rsidP="00F72228">
            <w:pPr>
              <w:pStyle w:val="TableText"/>
            </w:pPr>
            <w:r>
              <w:rPr>
                <w:rFonts w:cs="Arial"/>
                <w:color w:val="000000"/>
              </w:rPr>
              <w:t>The date on which the adjustment claim check was written. This field is populated only on the original claim X Trailer.</w:t>
            </w:r>
          </w:p>
        </w:tc>
        <w:tc>
          <w:tcPr>
            <w:tcW w:w="1080" w:type="dxa"/>
            <w:tcMar>
              <w:left w:w="58" w:type="dxa"/>
              <w:right w:w="58" w:type="dxa"/>
            </w:tcMar>
          </w:tcPr>
          <w:p w14:paraId="4C2FEB0F" w14:textId="77777777" w:rsidR="00BE396E" w:rsidRDefault="00BE396E" w:rsidP="00BE396E">
            <w:pPr>
              <w:pStyle w:val="TableText"/>
              <w:rPr>
                <w:caps/>
              </w:rPr>
            </w:pPr>
            <w:r>
              <w:rPr>
                <w:caps/>
              </w:rPr>
              <w:t>8 n</w:t>
            </w:r>
          </w:p>
        </w:tc>
        <w:tc>
          <w:tcPr>
            <w:tcW w:w="2340" w:type="dxa"/>
            <w:tcMar>
              <w:left w:w="58" w:type="dxa"/>
              <w:right w:w="58" w:type="dxa"/>
            </w:tcMar>
          </w:tcPr>
          <w:p w14:paraId="6559809A"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35A79233" w14:textId="77777777" w:rsidR="00BE396E" w:rsidRDefault="00BE396E" w:rsidP="00BE396E">
            <w:pPr>
              <w:pStyle w:val="TableText"/>
            </w:pPr>
            <w:r>
              <w:t>Zeros</w:t>
            </w:r>
          </w:p>
        </w:tc>
        <w:tc>
          <w:tcPr>
            <w:tcW w:w="431" w:type="dxa"/>
          </w:tcPr>
          <w:p w14:paraId="78A08AD6" w14:textId="77777777" w:rsidR="00BE396E" w:rsidRDefault="00BE396E" w:rsidP="00BE396E">
            <w:pPr>
              <w:pStyle w:val="TableText"/>
            </w:pPr>
            <w:r>
              <w:t>-</w:t>
            </w:r>
          </w:p>
        </w:tc>
        <w:tc>
          <w:tcPr>
            <w:tcW w:w="431" w:type="dxa"/>
          </w:tcPr>
          <w:p w14:paraId="41FB2B8E" w14:textId="77777777" w:rsidR="00BE396E" w:rsidRDefault="00BE396E" w:rsidP="00BE396E">
            <w:pPr>
              <w:pStyle w:val="TableText"/>
            </w:pPr>
            <w:r>
              <w:t>-</w:t>
            </w:r>
          </w:p>
        </w:tc>
        <w:tc>
          <w:tcPr>
            <w:tcW w:w="432" w:type="dxa"/>
          </w:tcPr>
          <w:p w14:paraId="5BC2AB25" w14:textId="77777777" w:rsidR="00BE396E" w:rsidRDefault="00BE396E" w:rsidP="00BE396E">
            <w:pPr>
              <w:pStyle w:val="TableText"/>
            </w:pPr>
            <w:r>
              <w:t>-</w:t>
            </w:r>
          </w:p>
        </w:tc>
      </w:tr>
      <w:tr w:rsidR="00BE396E" w14:paraId="666BECB9" w14:textId="77777777" w:rsidTr="008373F9">
        <w:trPr>
          <w:cantSplit/>
          <w:jc w:val="center"/>
        </w:trPr>
        <w:tc>
          <w:tcPr>
            <w:tcW w:w="802" w:type="dxa"/>
            <w:tcMar>
              <w:left w:w="58" w:type="dxa"/>
              <w:right w:w="58" w:type="dxa"/>
            </w:tcMar>
          </w:tcPr>
          <w:p w14:paraId="0603A283" w14:textId="2F8D29E5" w:rsidR="00BE396E" w:rsidRDefault="00BE396E" w:rsidP="00BE396E">
            <w:pPr>
              <w:pStyle w:val="TableText"/>
            </w:pPr>
            <w:r>
              <w:t>3873</w:t>
            </w:r>
            <w:r w:rsidR="00135F82">
              <w:t xml:space="preserve"> – </w:t>
            </w:r>
            <w:r>
              <w:t>3879</w:t>
            </w:r>
          </w:p>
        </w:tc>
        <w:tc>
          <w:tcPr>
            <w:tcW w:w="2227" w:type="dxa"/>
            <w:tcMar>
              <w:left w:w="58" w:type="dxa"/>
              <w:right w:w="58" w:type="dxa"/>
            </w:tcMar>
          </w:tcPr>
          <w:p w14:paraId="547E2C24" w14:textId="77777777" w:rsidR="00BE396E" w:rsidRDefault="00BE396E" w:rsidP="00BE396E">
            <w:pPr>
              <w:pStyle w:val="TableText"/>
            </w:pPr>
            <w:r>
              <w:t>ADJ CLAIM BENE EOMB AMT 1</w:t>
            </w:r>
          </w:p>
        </w:tc>
        <w:tc>
          <w:tcPr>
            <w:tcW w:w="2993" w:type="dxa"/>
            <w:tcMar>
              <w:left w:w="58" w:type="dxa"/>
              <w:right w:w="58" w:type="dxa"/>
            </w:tcMar>
          </w:tcPr>
          <w:p w14:paraId="077055E5" w14:textId="5F9639AE" w:rsidR="00BE396E" w:rsidRDefault="00BE396E" w:rsidP="00BE396E">
            <w:pPr>
              <w:pStyle w:val="TableText"/>
            </w:pPr>
            <w:r>
              <w:t>:P:IDR-</w:t>
            </w:r>
            <w:hyperlink r:id="rId963" w:history="1">
              <w:r>
                <w:rPr>
                  <w:rStyle w:val="Hyperlink"/>
                </w:rPr>
                <w:t>AD</w:t>
              </w:r>
              <w:bookmarkStart w:id="1104" w:name="_Hlt506711528"/>
              <w:r>
                <w:rPr>
                  <w:rStyle w:val="Hyperlink"/>
                </w:rPr>
                <w:t>J</w:t>
              </w:r>
              <w:bookmarkStart w:id="1105" w:name="_Hlt500226412"/>
              <w:bookmarkEnd w:id="1104"/>
              <w:r>
                <w:rPr>
                  <w:rStyle w:val="Hyperlink"/>
                </w:rPr>
                <w:t>-</w:t>
              </w:r>
              <w:bookmarkStart w:id="1106" w:name="_Hlt514745488"/>
              <w:bookmarkEnd w:id="1105"/>
              <w:r>
                <w:rPr>
                  <w:rStyle w:val="Hyperlink"/>
                </w:rPr>
                <w:t>B</w:t>
              </w:r>
              <w:bookmarkStart w:id="1107" w:name="_Hlt517153493"/>
              <w:bookmarkEnd w:id="1106"/>
              <w:r>
                <w:rPr>
                  <w:rStyle w:val="Hyperlink"/>
                </w:rPr>
                <w:t>-</w:t>
              </w:r>
              <w:bookmarkStart w:id="1108" w:name="_Hlt12269776"/>
              <w:bookmarkEnd w:id="1107"/>
              <w:r>
                <w:rPr>
                  <w:rStyle w:val="Hyperlink"/>
                </w:rPr>
                <w:t>E</w:t>
              </w:r>
              <w:bookmarkStart w:id="1109" w:name="_Hlt506711389"/>
              <w:bookmarkEnd w:id="1108"/>
              <w:r>
                <w:rPr>
                  <w:rStyle w:val="Hyperlink"/>
                </w:rPr>
                <w:t>O</w:t>
              </w:r>
              <w:bookmarkStart w:id="1110" w:name="_Hlt527419051"/>
              <w:bookmarkEnd w:id="1109"/>
              <w:r>
                <w:rPr>
                  <w:rStyle w:val="Hyperlink"/>
                </w:rPr>
                <w:t>M</w:t>
              </w:r>
              <w:bookmarkEnd w:id="1110"/>
              <w:r>
                <w:rPr>
                  <w:rStyle w:val="Hyperlink"/>
                </w:rPr>
                <w:t>B</w:t>
              </w:r>
              <w:bookmarkStart w:id="1111" w:name="_Hlt506709395"/>
              <w:r>
                <w:rPr>
                  <w:rStyle w:val="Hyperlink"/>
                </w:rPr>
                <w:t>-</w:t>
              </w:r>
              <w:bookmarkEnd w:id="1111"/>
              <w:r>
                <w:rPr>
                  <w:rStyle w:val="Hyperlink"/>
                </w:rPr>
                <w:t>AMT</w:t>
              </w:r>
            </w:hyperlink>
          </w:p>
        </w:tc>
        <w:tc>
          <w:tcPr>
            <w:tcW w:w="2790" w:type="dxa"/>
            <w:tcMar>
              <w:left w:w="58" w:type="dxa"/>
              <w:right w:w="58" w:type="dxa"/>
            </w:tcMar>
          </w:tcPr>
          <w:p w14:paraId="7B9BEC7B" w14:textId="77777777" w:rsidR="00BE396E" w:rsidRDefault="00BE396E" w:rsidP="00BE396E">
            <w:pPr>
              <w:pStyle w:val="TableText"/>
            </w:pPr>
            <w:r>
              <w:t xml:space="preserve">Adjustment claim beneficiary EOMB amount </w:t>
            </w:r>
          </w:p>
        </w:tc>
        <w:tc>
          <w:tcPr>
            <w:tcW w:w="1080" w:type="dxa"/>
            <w:tcMar>
              <w:left w:w="58" w:type="dxa"/>
              <w:right w:w="58" w:type="dxa"/>
            </w:tcMar>
          </w:tcPr>
          <w:p w14:paraId="27CC3707" w14:textId="77777777" w:rsidR="00BE396E" w:rsidRDefault="00BE396E" w:rsidP="00BE396E">
            <w:pPr>
              <w:pStyle w:val="TableText"/>
              <w:rPr>
                <w:caps/>
              </w:rPr>
            </w:pPr>
            <w:r>
              <w:rPr>
                <w:caps/>
              </w:rPr>
              <w:t>7 n</w:t>
            </w:r>
          </w:p>
          <w:p w14:paraId="6067C342" w14:textId="77777777" w:rsidR="00BE396E" w:rsidRDefault="00BE396E" w:rsidP="00BE396E">
            <w:pPr>
              <w:pStyle w:val="TableText"/>
              <w:rPr>
                <w:caps/>
              </w:rPr>
            </w:pPr>
            <w:r>
              <w:rPr>
                <w:caps/>
              </w:rPr>
              <w:t>(99999V99)</w:t>
            </w:r>
          </w:p>
        </w:tc>
        <w:tc>
          <w:tcPr>
            <w:tcW w:w="2340" w:type="dxa"/>
            <w:tcMar>
              <w:left w:w="58" w:type="dxa"/>
              <w:right w:w="58" w:type="dxa"/>
            </w:tcMar>
          </w:tcPr>
          <w:p w14:paraId="07BAB244" w14:textId="77777777" w:rsidR="00BE396E" w:rsidRDefault="00BE396E" w:rsidP="00BE396E">
            <w:pPr>
              <w:pStyle w:val="TableText"/>
            </w:pPr>
            <w:r>
              <w:t>Original claim only</w:t>
            </w:r>
          </w:p>
        </w:tc>
        <w:tc>
          <w:tcPr>
            <w:tcW w:w="858" w:type="dxa"/>
            <w:tcMar>
              <w:left w:w="58" w:type="dxa"/>
              <w:right w:w="58" w:type="dxa"/>
            </w:tcMar>
          </w:tcPr>
          <w:p w14:paraId="205594C6" w14:textId="77777777" w:rsidR="00BE396E" w:rsidRDefault="00BE396E" w:rsidP="00BE396E">
            <w:pPr>
              <w:pStyle w:val="TableText"/>
            </w:pPr>
            <w:r>
              <w:t>Zeros</w:t>
            </w:r>
          </w:p>
        </w:tc>
        <w:tc>
          <w:tcPr>
            <w:tcW w:w="431" w:type="dxa"/>
          </w:tcPr>
          <w:p w14:paraId="0E394101" w14:textId="77777777" w:rsidR="00BE396E" w:rsidRDefault="00BE396E" w:rsidP="00BE396E">
            <w:pPr>
              <w:pStyle w:val="TableText"/>
            </w:pPr>
            <w:r>
              <w:t>-</w:t>
            </w:r>
          </w:p>
        </w:tc>
        <w:tc>
          <w:tcPr>
            <w:tcW w:w="431" w:type="dxa"/>
          </w:tcPr>
          <w:p w14:paraId="457F8B5F" w14:textId="77777777" w:rsidR="00BE396E" w:rsidRDefault="00BE396E" w:rsidP="00BE396E">
            <w:pPr>
              <w:pStyle w:val="TableText"/>
            </w:pPr>
            <w:r>
              <w:t>-</w:t>
            </w:r>
          </w:p>
        </w:tc>
        <w:tc>
          <w:tcPr>
            <w:tcW w:w="432" w:type="dxa"/>
          </w:tcPr>
          <w:p w14:paraId="49128457" w14:textId="77777777" w:rsidR="00BE396E" w:rsidRDefault="00BE396E" w:rsidP="00BE396E">
            <w:pPr>
              <w:pStyle w:val="TableText"/>
            </w:pPr>
            <w:r>
              <w:t>-</w:t>
            </w:r>
          </w:p>
        </w:tc>
      </w:tr>
      <w:tr w:rsidR="00BE396E" w14:paraId="233343A5" w14:textId="77777777" w:rsidTr="008373F9">
        <w:trPr>
          <w:cantSplit/>
          <w:jc w:val="center"/>
        </w:trPr>
        <w:tc>
          <w:tcPr>
            <w:tcW w:w="802" w:type="dxa"/>
            <w:tcMar>
              <w:left w:w="58" w:type="dxa"/>
              <w:right w:w="58" w:type="dxa"/>
            </w:tcMar>
          </w:tcPr>
          <w:p w14:paraId="55655D5B" w14:textId="1D2611AE" w:rsidR="00BE396E" w:rsidRDefault="00BE396E" w:rsidP="00BE396E">
            <w:pPr>
              <w:pStyle w:val="TableText"/>
            </w:pPr>
            <w:r>
              <w:t>3880</w:t>
            </w:r>
            <w:r w:rsidR="00135F82">
              <w:t xml:space="preserve"> – </w:t>
            </w:r>
            <w:r>
              <w:t>3886</w:t>
            </w:r>
          </w:p>
        </w:tc>
        <w:tc>
          <w:tcPr>
            <w:tcW w:w="2227" w:type="dxa"/>
            <w:tcMar>
              <w:left w:w="58" w:type="dxa"/>
              <w:right w:w="58" w:type="dxa"/>
            </w:tcMar>
          </w:tcPr>
          <w:p w14:paraId="2CBB5855" w14:textId="77777777" w:rsidR="00BE396E" w:rsidRDefault="00BE396E" w:rsidP="00BE396E">
            <w:pPr>
              <w:pStyle w:val="TableText"/>
            </w:pPr>
            <w:r>
              <w:t>ADJ CLAIM PROV EOMB AMT 1</w:t>
            </w:r>
          </w:p>
        </w:tc>
        <w:tc>
          <w:tcPr>
            <w:tcW w:w="2993" w:type="dxa"/>
            <w:tcMar>
              <w:left w:w="58" w:type="dxa"/>
              <w:right w:w="58" w:type="dxa"/>
            </w:tcMar>
          </w:tcPr>
          <w:p w14:paraId="2A387A6A" w14:textId="3DC7231B" w:rsidR="00BE396E" w:rsidRDefault="00BE396E" w:rsidP="00BE396E">
            <w:pPr>
              <w:pStyle w:val="TableText"/>
            </w:pPr>
            <w:r>
              <w:t>:P:IDR-</w:t>
            </w:r>
            <w:bookmarkStart w:id="1112" w:name="_Hlt500226417"/>
            <w:r>
              <w:fldChar w:fldCharType="begin"/>
            </w:r>
            <w:r w:rsidR="007F32EE">
              <w:instrText>HYPERLINK "..\\..\\DataDictionary\\COBOL\\A\\ADJ-P-EOMB-AMT.docx"</w:instrText>
            </w:r>
            <w:r>
              <w:fldChar w:fldCharType="separate"/>
            </w:r>
            <w:r>
              <w:rPr>
                <w:rStyle w:val="Hyperlink"/>
              </w:rPr>
              <w:t>ADJ</w:t>
            </w:r>
            <w:bookmarkStart w:id="1113" w:name="_Hlt514745493"/>
            <w:r>
              <w:rPr>
                <w:rStyle w:val="Hyperlink"/>
              </w:rPr>
              <w:t>-</w:t>
            </w:r>
            <w:bookmarkStart w:id="1114" w:name="_Hlt506716907"/>
            <w:bookmarkStart w:id="1115" w:name="_Hlt527419254"/>
            <w:bookmarkEnd w:id="1113"/>
            <w:bookmarkEnd w:id="1114"/>
            <w:r>
              <w:rPr>
                <w:rStyle w:val="Hyperlink"/>
              </w:rPr>
              <w:t>P</w:t>
            </w:r>
            <w:bookmarkStart w:id="1116" w:name="_Hlt527419248"/>
            <w:bookmarkEnd w:id="1115"/>
            <w:r>
              <w:rPr>
                <w:rStyle w:val="Hyperlink"/>
              </w:rPr>
              <w:t>-</w:t>
            </w:r>
            <w:bookmarkStart w:id="1117" w:name="_Hlt12269760"/>
            <w:bookmarkEnd w:id="1116"/>
            <w:r>
              <w:rPr>
                <w:rStyle w:val="Hyperlink"/>
              </w:rPr>
              <w:t>E</w:t>
            </w:r>
            <w:bookmarkEnd w:id="1117"/>
            <w:r>
              <w:rPr>
                <w:rStyle w:val="Hyperlink"/>
              </w:rPr>
              <w:t>O</w:t>
            </w:r>
            <w:bookmarkStart w:id="1118" w:name="_Hlt506709366"/>
            <w:bookmarkStart w:id="1119" w:name="_Hlt506709340"/>
            <w:bookmarkEnd w:id="1118"/>
            <w:r>
              <w:rPr>
                <w:rStyle w:val="Hyperlink"/>
              </w:rPr>
              <w:t>M</w:t>
            </w:r>
            <w:bookmarkEnd w:id="1119"/>
            <w:r>
              <w:rPr>
                <w:rStyle w:val="Hyperlink"/>
              </w:rPr>
              <w:t>B-AMT</w:t>
            </w:r>
            <w:bookmarkEnd w:id="1112"/>
            <w:r>
              <w:fldChar w:fldCharType="end"/>
            </w:r>
          </w:p>
        </w:tc>
        <w:tc>
          <w:tcPr>
            <w:tcW w:w="2790" w:type="dxa"/>
            <w:tcMar>
              <w:left w:w="58" w:type="dxa"/>
              <w:right w:w="58" w:type="dxa"/>
            </w:tcMar>
          </w:tcPr>
          <w:p w14:paraId="53BCFD90" w14:textId="250C6247" w:rsidR="00BE396E" w:rsidRDefault="00BE396E" w:rsidP="00BE396E">
            <w:pPr>
              <w:pStyle w:val="TableText"/>
            </w:pPr>
            <w:r>
              <w:t>Adjustment claim provider EOMB amount</w:t>
            </w:r>
          </w:p>
          <w:p w14:paraId="14585AFA" w14:textId="6D36D740" w:rsidR="00BE396E" w:rsidRDefault="00BE396E" w:rsidP="003962F0">
            <w:pPr>
              <w:pStyle w:val="TableText"/>
            </w:pPr>
            <w:r w:rsidRPr="005A7F84">
              <w:rPr>
                <w:rFonts w:cs="Arial"/>
                <w:color w:val="000000"/>
              </w:rPr>
              <w:t>For each adjusted claim, this is the net amount of payment to the provider of all payments and previous adjustments to the claim. Net amount equals total provider previous payment minus total provider return checks.</w:t>
            </w:r>
          </w:p>
        </w:tc>
        <w:tc>
          <w:tcPr>
            <w:tcW w:w="1080" w:type="dxa"/>
            <w:tcMar>
              <w:left w:w="58" w:type="dxa"/>
              <w:right w:w="58" w:type="dxa"/>
            </w:tcMar>
          </w:tcPr>
          <w:p w14:paraId="1CA6DE3F" w14:textId="77777777" w:rsidR="00BE396E" w:rsidRDefault="00BE396E" w:rsidP="00BE396E">
            <w:pPr>
              <w:pStyle w:val="TableText"/>
              <w:rPr>
                <w:caps/>
              </w:rPr>
            </w:pPr>
            <w:r>
              <w:rPr>
                <w:caps/>
              </w:rPr>
              <w:t>7 n</w:t>
            </w:r>
          </w:p>
          <w:p w14:paraId="48A8DDEB" w14:textId="77777777" w:rsidR="00BE396E" w:rsidRDefault="00BE396E" w:rsidP="00BE396E">
            <w:pPr>
              <w:pStyle w:val="TableText"/>
              <w:rPr>
                <w:caps/>
              </w:rPr>
            </w:pPr>
            <w:r>
              <w:rPr>
                <w:caps/>
              </w:rPr>
              <w:t>(99999V99)</w:t>
            </w:r>
          </w:p>
        </w:tc>
        <w:tc>
          <w:tcPr>
            <w:tcW w:w="2340" w:type="dxa"/>
            <w:tcMar>
              <w:left w:w="58" w:type="dxa"/>
              <w:right w:w="58" w:type="dxa"/>
            </w:tcMar>
          </w:tcPr>
          <w:p w14:paraId="115661B5" w14:textId="77777777" w:rsidR="00BE396E" w:rsidRDefault="00BE396E" w:rsidP="00BE396E">
            <w:pPr>
              <w:pStyle w:val="TableText"/>
            </w:pPr>
            <w:r>
              <w:t>Original claim only</w:t>
            </w:r>
          </w:p>
        </w:tc>
        <w:tc>
          <w:tcPr>
            <w:tcW w:w="858" w:type="dxa"/>
            <w:tcMar>
              <w:left w:w="58" w:type="dxa"/>
              <w:right w:w="58" w:type="dxa"/>
            </w:tcMar>
          </w:tcPr>
          <w:p w14:paraId="39EF0E5B" w14:textId="77777777" w:rsidR="00BE396E" w:rsidRDefault="00BE396E" w:rsidP="00BE396E">
            <w:pPr>
              <w:pStyle w:val="TableText"/>
            </w:pPr>
            <w:r>
              <w:t>Zeros</w:t>
            </w:r>
          </w:p>
        </w:tc>
        <w:tc>
          <w:tcPr>
            <w:tcW w:w="431" w:type="dxa"/>
          </w:tcPr>
          <w:p w14:paraId="23069C57" w14:textId="77777777" w:rsidR="00BE396E" w:rsidRDefault="00BE396E" w:rsidP="00BE396E">
            <w:pPr>
              <w:pStyle w:val="TableText"/>
            </w:pPr>
            <w:r>
              <w:t>-</w:t>
            </w:r>
          </w:p>
        </w:tc>
        <w:tc>
          <w:tcPr>
            <w:tcW w:w="431" w:type="dxa"/>
          </w:tcPr>
          <w:p w14:paraId="4FA882EE" w14:textId="77777777" w:rsidR="00BE396E" w:rsidRDefault="00BE396E" w:rsidP="00BE396E">
            <w:pPr>
              <w:pStyle w:val="TableText"/>
            </w:pPr>
            <w:r>
              <w:t>-</w:t>
            </w:r>
          </w:p>
        </w:tc>
        <w:tc>
          <w:tcPr>
            <w:tcW w:w="432" w:type="dxa"/>
          </w:tcPr>
          <w:p w14:paraId="0EB3CFB0" w14:textId="77777777" w:rsidR="00BE396E" w:rsidRDefault="00BE396E" w:rsidP="00BE396E">
            <w:pPr>
              <w:pStyle w:val="TableText"/>
            </w:pPr>
            <w:r>
              <w:t>-</w:t>
            </w:r>
          </w:p>
        </w:tc>
      </w:tr>
      <w:tr w:rsidR="00BE396E" w14:paraId="6E83C861" w14:textId="77777777" w:rsidTr="008373F9">
        <w:trPr>
          <w:cantSplit/>
          <w:jc w:val="center"/>
        </w:trPr>
        <w:tc>
          <w:tcPr>
            <w:tcW w:w="802" w:type="dxa"/>
            <w:tcMar>
              <w:left w:w="58" w:type="dxa"/>
              <w:right w:w="58" w:type="dxa"/>
            </w:tcMar>
          </w:tcPr>
          <w:p w14:paraId="00B6C6F8" w14:textId="66FA4E22" w:rsidR="00BE396E" w:rsidRDefault="00BE396E" w:rsidP="00BE396E">
            <w:pPr>
              <w:pStyle w:val="TableText"/>
            </w:pPr>
            <w:r>
              <w:t>3887</w:t>
            </w:r>
            <w:r w:rsidR="00135F82">
              <w:t xml:space="preserve"> – </w:t>
            </w:r>
            <w:r>
              <w:t>3894</w:t>
            </w:r>
          </w:p>
        </w:tc>
        <w:tc>
          <w:tcPr>
            <w:tcW w:w="2227" w:type="dxa"/>
            <w:tcMar>
              <w:left w:w="58" w:type="dxa"/>
              <w:right w:w="58" w:type="dxa"/>
            </w:tcMar>
          </w:tcPr>
          <w:p w14:paraId="7EFBCA24" w14:textId="77777777" w:rsidR="00BE396E" w:rsidRDefault="00BE396E" w:rsidP="00BE396E">
            <w:pPr>
              <w:pStyle w:val="TableText"/>
            </w:pPr>
            <w:r>
              <w:t>ADJ DATE 2</w:t>
            </w:r>
          </w:p>
        </w:tc>
        <w:tc>
          <w:tcPr>
            <w:tcW w:w="2993" w:type="dxa"/>
            <w:tcMar>
              <w:left w:w="58" w:type="dxa"/>
              <w:right w:w="58" w:type="dxa"/>
            </w:tcMar>
          </w:tcPr>
          <w:p w14:paraId="1C86D42C" w14:textId="1752A8A4" w:rsidR="00BE396E" w:rsidRDefault="00BE396E" w:rsidP="00BE396E">
            <w:pPr>
              <w:pStyle w:val="TableText"/>
            </w:pPr>
            <w:r>
              <w:t>:P:IDR-</w:t>
            </w:r>
            <w:hyperlink r:id="rId964" w:history="1">
              <w:r>
                <w:rPr>
                  <w:rStyle w:val="Hyperlink"/>
                </w:rPr>
                <w:t>ADJ-DATE</w:t>
              </w:r>
            </w:hyperlink>
          </w:p>
        </w:tc>
        <w:tc>
          <w:tcPr>
            <w:tcW w:w="2790" w:type="dxa"/>
            <w:tcMar>
              <w:left w:w="58" w:type="dxa"/>
              <w:right w:w="58" w:type="dxa"/>
            </w:tcMar>
          </w:tcPr>
          <w:p w14:paraId="7B865C32" w14:textId="70902A23" w:rsidR="00BE396E" w:rsidRDefault="00BE396E" w:rsidP="00F72228">
            <w:pPr>
              <w:pStyle w:val="TableText"/>
            </w:pPr>
            <w:r>
              <w:t>The date on which the last change was made one the adjustment information contained within the X trailer segment.</w:t>
            </w:r>
          </w:p>
        </w:tc>
        <w:tc>
          <w:tcPr>
            <w:tcW w:w="1080" w:type="dxa"/>
            <w:tcMar>
              <w:left w:w="58" w:type="dxa"/>
              <w:right w:w="58" w:type="dxa"/>
            </w:tcMar>
          </w:tcPr>
          <w:p w14:paraId="6C8BDD8D" w14:textId="77777777" w:rsidR="00BE396E" w:rsidRDefault="00BE396E" w:rsidP="00BE396E">
            <w:pPr>
              <w:pStyle w:val="TableText"/>
              <w:rPr>
                <w:caps/>
              </w:rPr>
            </w:pPr>
            <w:r>
              <w:rPr>
                <w:caps/>
              </w:rPr>
              <w:t>8 n</w:t>
            </w:r>
          </w:p>
        </w:tc>
        <w:tc>
          <w:tcPr>
            <w:tcW w:w="2340" w:type="dxa"/>
            <w:tcMar>
              <w:left w:w="58" w:type="dxa"/>
              <w:right w:w="58" w:type="dxa"/>
            </w:tcMar>
          </w:tcPr>
          <w:p w14:paraId="4CBF5FEF" w14:textId="77777777" w:rsidR="00BE396E" w:rsidRDefault="00BE396E" w:rsidP="00BE396E">
            <w:pPr>
              <w:pStyle w:val="TableText"/>
            </w:pPr>
            <w:r>
              <w:t>MMDDYYYY</w:t>
            </w:r>
          </w:p>
        </w:tc>
        <w:tc>
          <w:tcPr>
            <w:tcW w:w="858" w:type="dxa"/>
            <w:tcMar>
              <w:left w:w="58" w:type="dxa"/>
              <w:right w:w="58" w:type="dxa"/>
            </w:tcMar>
          </w:tcPr>
          <w:p w14:paraId="64D03B73" w14:textId="77777777" w:rsidR="00BE396E" w:rsidRDefault="00BE396E" w:rsidP="00BE396E">
            <w:pPr>
              <w:pStyle w:val="TableText"/>
            </w:pPr>
            <w:r>
              <w:t>Zeros</w:t>
            </w:r>
          </w:p>
        </w:tc>
        <w:tc>
          <w:tcPr>
            <w:tcW w:w="431" w:type="dxa"/>
          </w:tcPr>
          <w:p w14:paraId="23858CA3" w14:textId="77777777" w:rsidR="00BE396E" w:rsidRDefault="00BE396E" w:rsidP="00BE396E">
            <w:pPr>
              <w:pStyle w:val="TableText"/>
            </w:pPr>
            <w:r>
              <w:t>-</w:t>
            </w:r>
          </w:p>
        </w:tc>
        <w:tc>
          <w:tcPr>
            <w:tcW w:w="431" w:type="dxa"/>
          </w:tcPr>
          <w:p w14:paraId="5571053B" w14:textId="77777777" w:rsidR="00BE396E" w:rsidRDefault="00BE396E" w:rsidP="00BE396E">
            <w:pPr>
              <w:pStyle w:val="TableText"/>
            </w:pPr>
            <w:r>
              <w:t>X</w:t>
            </w:r>
          </w:p>
        </w:tc>
        <w:tc>
          <w:tcPr>
            <w:tcW w:w="432" w:type="dxa"/>
          </w:tcPr>
          <w:p w14:paraId="6BE2953A" w14:textId="77777777" w:rsidR="00BE396E" w:rsidRDefault="00BE396E" w:rsidP="00BE396E">
            <w:pPr>
              <w:pStyle w:val="TableText"/>
            </w:pPr>
            <w:r>
              <w:t>X</w:t>
            </w:r>
          </w:p>
        </w:tc>
      </w:tr>
      <w:tr w:rsidR="00BE396E" w14:paraId="0DCE8D90" w14:textId="77777777" w:rsidTr="008373F9">
        <w:trPr>
          <w:cantSplit/>
          <w:jc w:val="center"/>
        </w:trPr>
        <w:tc>
          <w:tcPr>
            <w:tcW w:w="802" w:type="dxa"/>
            <w:tcMar>
              <w:left w:w="58" w:type="dxa"/>
              <w:right w:w="58" w:type="dxa"/>
            </w:tcMar>
          </w:tcPr>
          <w:p w14:paraId="50AB2A3F" w14:textId="7448DE75" w:rsidR="00BE396E" w:rsidRDefault="00BE396E" w:rsidP="00BE396E">
            <w:pPr>
              <w:pStyle w:val="TableText"/>
            </w:pPr>
            <w:r>
              <w:t>3895</w:t>
            </w:r>
            <w:r w:rsidR="00135F82">
              <w:t xml:space="preserve"> – </w:t>
            </w:r>
            <w:r>
              <w:t>3909</w:t>
            </w:r>
          </w:p>
        </w:tc>
        <w:tc>
          <w:tcPr>
            <w:tcW w:w="2227" w:type="dxa"/>
            <w:tcMar>
              <w:left w:w="58" w:type="dxa"/>
              <w:right w:w="58" w:type="dxa"/>
            </w:tcMar>
          </w:tcPr>
          <w:p w14:paraId="51809A36" w14:textId="77777777" w:rsidR="00BE396E" w:rsidRDefault="00BE396E" w:rsidP="00BE396E">
            <w:pPr>
              <w:pStyle w:val="TableText"/>
            </w:pPr>
            <w:r>
              <w:t>XREF ICN 2</w:t>
            </w:r>
          </w:p>
        </w:tc>
        <w:tc>
          <w:tcPr>
            <w:tcW w:w="2993" w:type="dxa"/>
            <w:tcMar>
              <w:left w:w="58" w:type="dxa"/>
              <w:right w:w="58" w:type="dxa"/>
            </w:tcMar>
          </w:tcPr>
          <w:p w14:paraId="4DA8F5F7" w14:textId="2F95AC4D" w:rsidR="00BE396E" w:rsidRDefault="00BE396E" w:rsidP="00BE396E">
            <w:pPr>
              <w:pStyle w:val="TableText"/>
            </w:pPr>
            <w:r>
              <w:t>:P:IDR-</w:t>
            </w:r>
            <w:hyperlink r:id="rId965" w:history="1">
              <w:r>
                <w:rPr>
                  <w:rStyle w:val="Hyperlink"/>
                </w:rPr>
                <w:t>XREF-ICN</w:t>
              </w:r>
            </w:hyperlink>
          </w:p>
        </w:tc>
        <w:tc>
          <w:tcPr>
            <w:tcW w:w="2790" w:type="dxa"/>
            <w:tcMar>
              <w:left w:w="58" w:type="dxa"/>
              <w:right w:w="58" w:type="dxa"/>
            </w:tcMar>
          </w:tcPr>
          <w:p w14:paraId="65F0D13B" w14:textId="77777777" w:rsidR="00BE396E" w:rsidRDefault="00BE396E" w:rsidP="00BE396E">
            <w:pPr>
              <w:pStyle w:val="TableText"/>
            </w:pPr>
            <w:r>
              <w:t>Cross reference ICN number</w:t>
            </w:r>
          </w:p>
        </w:tc>
        <w:tc>
          <w:tcPr>
            <w:tcW w:w="1080" w:type="dxa"/>
            <w:tcMar>
              <w:left w:w="58" w:type="dxa"/>
              <w:right w:w="58" w:type="dxa"/>
            </w:tcMar>
          </w:tcPr>
          <w:p w14:paraId="6297AFBB" w14:textId="77777777" w:rsidR="00BE396E" w:rsidRDefault="00BE396E" w:rsidP="00BE396E">
            <w:pPr>
              <w:pStyle w:val="TableText"/>
              <w:rPr>
                <w:caps/>
              </w:rPr>
            </w:pPr>
            <w:r>
              <w:rPr>
                <w:caps/>
              </w:rPr>
              <w:t>15 c</w:t>
            </w:r>
          </w:p>
        </w:tc>
        <w:tc>
          <w:tcPr>
            <w:tcW w:w="2340" w:type="dxa"/>
            <w:tcMar>
              <w:left w:w="58" w:type="dxa"/>
              <w:right w:w="58" w:type="dxa"/>
            </w:tcMar>
          </w:tcPr>
          <w:p w14:paraId="703D76F7" w14:textId="6D2BDABD" w:rsidR="00BE396E" w:rsidRDefault="00BE396E" w:rsidP="00BE396E">
            <w:pPr>
              <w:pStyle w:val="TableText"/>
            </w:pPr>
            <w:r>
              <w:t>Adjustment claim ICN if this is an original claim, or original ICN if this is an adjustment, xref</w:t>
            </w:r>
            <w:r w:rsidR="00BF1951" w:rsidRPr="00BF1951">
              <w:t xml:space="preserve"> (mother)</w:t>
            </w:r>
            <w:r>
              <w:t xml:space="preserve"> ICN for splits</w:t>
            </w:r>
          </w:p>
        </w:tc>
        <w:tc>
          <w:tcPr>
            <w:tcW w:w="858" w:type="dxa"/>
            <w:tcMar>
              <w:left w:w="58" w:type="dxa"/>
              <w:right w:w="58" w:type="dxa"/>
            </w:tcMar>
          </w:tcPr>
          <w:p w14:paraId="0109E05D" w14:textId="77777777" w:rsidR="00BE396E" w:rsidRDefault="00BE396E" w:rsidP="00BE396E">
            <w:pPr>
              <w:pStyle w:val="TableText"/>
            </w:pPr>
            <w:r>
              <w:t>Spaces</w:t>
            </w:r>
          </w:p>
        </w:tc>
        <w:tc>
          <w:tcPr>
            <w:tcW w:w="431" w:type="dxa"/>
          </w:tcPr>
          <w:p w14:paraId="72F1025C" w14:textId="77777777" w:rsidR="00BE396E" w:rsidRDefault="00BE396E" w:rsidP="00BE396E">
            <w:pPr>
              <w:pStyle w:val="TableText"/>
            </w:pPr>
            <w:r>
              <w:t>-</w:t>
            </w:r>
          </w:p>
        </w:tc>
        <w:tc>
          <w:tcPr>
            <w:tcW w:w="431" w:type="dxa"/>
          </w:tcPr>
          <w:p w14:paraId="22F47491" w14:textId="77777777" w:rsidR="00BE396E" w:rsidRDefault="00BE396E" w:rsidP="00BE396E">
            <w:pPr>
              <w:pStyle w:val="TableText"/>
            </w:pPr>
            <w:r>
              <w:t>X</w:t>
            </w:r>
          </w:p>
        </w:tc>
        <w:tc>
          <w:tcPr>
            <w:tcW w:w="432" w:type="dxa"/>
          </w:tcPr>
          <w:p w14:paraId="1728A855" w14:textId="77777777" w:rsidR="00BE396E" w:rsidRDefault="00BE396E" w:rsidP="00BE396E">
            <w:pPr>
              <w:pStyle w:val="TableText"/>
            </w:pPr>
            <w:r>
              <w:t>X</w:t>
            </w:r>
          </w:p>
        </w:tc>
      </w:tr>
      <w:tr w:rsidR="00BE396E" w14:paraId="538B100B" w14:textId="77777777" w:rsidTr="008373F9">
        <w:trPr>
          <w:cantSplit/>
          <w:jc w:val="center"/>
        </w:trPr>
        <w:tc>
          <w:tcPr>
            <w:tcW w:w="802" w:type="dxa"/>
            <w:tcMar>
              <w:left w:w="58" w:type="dxa"/>
              <w:right w:w="58" w:type="dxa"/>
            </w:tcMar>
          </w:tcPr>
          <w:p w14:paraId="48198822" w14:textId="39ADFA5D" w:rsidR="00BE396E" w:rsidRDefault="00BE396E" w:rsidP="00BE396E">
            <w:pPr>
              <w:pStyle w:val="TableText"/>
            </w:pPr>
            <w:r>
              <w:t>3910</w:t>
            </w:r>
            <w:r w:rsidR="00135F82">
              <w:t xml:space="preserve"> – </w:t>
            </w:r>
            <w:r>
              <w:t>3913</w:t>
            </w:r>
          </w:p>
        </w:tc>
        <w:tc>
          <w:tcPr>
            <w:tcW w:w="2227" w:type="dxa"/>
            <w:tcMar>
              <w:left w:w="58" w:type="dxa"/>
              <w:right w:w="58" w:type="dxa"/>
            </w:tcMar>
          </w:tcPr>
          <w:p w14:paraId="16884A62" w14:textId="77777777" w:rsidR="00BE396E" w:rsidRDefault="00BE396E" w:rsidP="00BE396E">
            <w:pPr>
              <w:pStyle w:val="TableText"/>
            </w:pPr>
            <w:r>
              <w:t>ADJ CLERK ID 2</w:t>
            </w:r>
          </w:p>
        </w:tc>
        <w:tc>
          <w:tcPr>
            <w:tcW w:w="2993" w:type="dxa"/>
            <w:tcMar>
              <w:left w:w="58" w:type="dxa"/>
              <w:right w:w="58" w:type="dxa"/>
            </w:tcMar>
          </w:tcPr>
          <w:p w14:paraId="059A56C4" w14:textId="3F46023F" w:rsidR="00BE396E" w:rsidRDefault="00BE396E" w:rsidP="00BE396E">
            <w:pPr>
              <w:pStyle w:val="TableText"/>
            </w:pPr>
            <w:r>
              <w:t>:P:IDR-</w:t>
            </w:r>
            <w:hyperlink r:id="rId966" w:history="1">
              <w:r>
                <w:rPr>
                  <w:rStyle w:val="Hyperlink"/>
                </w:rPr>
                <w:t>ADJ-CLERK</w:t>
              </w:r>
            </w:hyperlink>
          </w:p>
        </w:tc>
        <w:tc>
          <w:tcPr>
            <w:tcW w:w="2790" w:type="dxa"/>
            <w:tcMar>
              <w:left w:w="58" w:type="dxa"/>
              <w:right w:w="58" w:type="dxa"/>
            </w:tcMar>
          </w:tcPr>
          <w:p w14:paraId="0CFF436C" w14:textId="77777777" w:rsidR="00BE396E" w:rsidRDefault="00BE396E" w:rsidP="00BE396E">
            <w:pPr>
              <w:pStyle w:val="TableText"/>
            </w:pPr>
            <w:r>
              <w:t>Clerk number</w:t>
            </w:r>
          </w:p>
          <w:p w14:paraId="0B3FDEA8" w14:textId="77777777" w:rsidR="00BE396E" w:rsidRDefault="00BE396E" w:rsidP="00BE396E">
            <w:pPr>
              <w:pStyle w:val="TableText"/>
              <w:rPr>
                <w:rFonts w:cs="Arial"/>
              </w:rPr>
            </w:pPr>
            <w:r w:rsidRPr="001E4491">
              <w:rPr>
                <w:rFonts w:cs="Arial"/>
              </w:rPr>
              <w:t>ADJZ indicates the cross reference ICN is the adjustment created from this current claim.</w:t>
            </w:r>
          </w:p>
          <w:p w14:paraId="2C4D7B32" w14:textId="7CF79CF4" w:rsidR="003C24F2" w:rsidRDefault="003C24F2" w:rsidP="003C24F2">
            <w:pPr>
              <w:pStyle w:val="TableText"/>
              <w:rPr>
                <w:rFonts w:cs="Arial"/>
              </w:rPr>
            </w:pPr>
            <w:r>
              <w:rPr>
                <w:rFonts w:cs="Arial"/>
              </w:rPr>
              <w:t>The finalized claim is updated to ADJZ on the IDR file when a</w:t>
            </w:r>
            <w:r w:rsidR="00EE1541">
              <w:rPr>
                <w:rFonts w:cs="Arial"/>
              </w:rPr>
              <w:t xml:space="preserve"> </w:t>
            </w:r>
            <w:r>
              <w:rPr>
                <w:rFonts w:cs="Arial"/>
              </w:rPr>
              <w:t>new adjustment is performed and a posting wrap is received.</w:t>
            </w:r>
          </w:p>
          <w:p w14:paraId="37CA2BC6" w14:textId="3476AD74" w:rsidR="003C24F2" w:rsidRDefault="003C24F2" w:rsidP="003C24F2">
            <w:pPr>
              <w:pStyle w:val="TableText"/>
            </w:pPr>
            <w:r>
              <w:rPr>
                <w:rFonts w:cs="Arial"/>
              </w:rPr>
              <w:t>ORIG indicates that the claim is an adjustment.</w:t>
            </w:r>
          </w:p>
        </w:tc>
        <w:tc>
          <w:tcPr>
            <w:tcW w:w="1080" w:type="dxa"/>
            <w:tcMar>
              <w:left w:w="58" w:type="dxa"/>
              <w:right w:w="58" w:type="dxa"/>
            </w:tcMar>
          </w:tcPr>
          <w:p w14:paraId="61FE24D8" w14:textId="77777777" w:rsidR="00BE396E" w:rsidRDefault="00BE396E" w:rsidP="00BE396E">
            <w:pPr>
              <w:pStyle w:val="TableText"/>
              <w:rPr>
                <w:caps/>
              </w:rPr>
            </w:pPr>
            <w:r>
              <w:rPr>
                <w:caps/>
              </w:rPr>
              <w:t>4 c</w:t>
            </w:r>
          </w:p>
        </w:tc>
        <w:tc>
          <w:tcPr>
            <w:tcW w:w="2340" w:type="dxa"/>
            <w:tcMar>
              <w:left w:w="58" w:type="dxa"/>
              <w:right w:w="58" w:type="dxa"/>
            </w:tcMar>
          </w:tcPr>
          <w:p w14:paraId="6DD84B1B" w14:textId="77777777" w:rsidR="00BE396E" w:rsidRDefault="00BE396E" w:rsidP="00BE396E">
            <w:pPr>
              <w:pStyle w:val="TableText"/>
            </w:pPr>
            <w:r>
              <w:t>-</w:t>
            </w:r>
          </w:p>
        </w:tc>
        <w:tc>
          <w:tcPr>
            <w:tcW w:w="858" w:type="dxa"/>
            <w:tcMar>
              <w:left w:w="58" w:type="dxa"/>
              <w:right w:w="58" w:type="dxa"/>
            </w:tcMar>
          </w:tcPr>
          <w:p w14:paraId="1DC64671" w14:textId="77777777" w:rsidR="00BE396E" w:rsidRDefault="00BE396E" w:rsidP="00BE396E">
            <w:pPr>
              <w:pStyle w:val="TableText"/>
            </w:pPr>
            <w:r>
              <w:t>Spaces</w:t>
            </w:r>
          </w:p>
        </w:tc>
        <w:tc>
          <w:tcPr>
            <w:tcW w:w="431" w:type="dxa"/>
          </w:tcPr>
          <w:p w14:paraId="5A892BCD" w14:textId="77777777" w:rsidR="00BE396E" w:rsidRDefault="00BE396E" w:rsidP="00BE396E">
            <w:pPr>
              <w:pStyle w:val="TableText"/>
            </w:pPr>
            <w:r>
              <w:t>-</w:t>
            </w:r>
          </w:p>
        </w:tc>
        <w:tc>
          <w:tcPr>
            <w:tcW w:w="431" w:type="dxa"/>
          </w:tcPr>
          <w:p w14:paraId="5B622DA4" w14:textId="77777777" w:rsidR="00BE396E" w:rsidRDefault="00BE396E" w:rsidP="00BE396E">
            <w:pPr>
              <w:pStyle w:val="TableText"/>
            </w:pPr>
            <w:r>
              <w:t>X</w:t>
            </w:r>
          </w:p>
        </w:tc>
        <w:tc>
          <w:tcPr>
            <w:tcW w:w="432" w:type="dxa"/>
          </w:tcPr>
          <w:p w14:paraId="607DC212" w14:textId="77777777" w:rsidR="00BE396E" w:rsidRDefault="00BE396E" w:rsidP="00BE396E">
            <w:pPr>
              <w:pStyle w:val="TableText"/>
            </w:pPr>
            <w:r>
              <w:t>X</w:t>
            </w:r>
          </w:p>
        </w:tc>
      </w:tr>
      <w:tr w:rsidR="00BE396E" w14:paraId="62F14A2E" w14:textId="77777777" w:rsidTr="008373F9">
        <w:trPr>
          <w:cantSplit/>
          <w:jc w:val="center"/>
        </w:trPr>
        <w:tc>
          <w:tcPr>
            <w:tcW w:w="802" w:type="dxa"/>
            <w:tcMar>
              <w:left w:w="58" w:type="dxa"/>
              <w:right w:w="58" w:type="dxa"/>
            </w:tcMar>
          </w:tcPr>
          <w:p w14:paraId="18F3583B" w14:textId="2FAD319E" w:rsidR="00BE396E" w:rsidRDefault="00BE396E" w:rsidP="00BE396E">
            <w:pPr>
              <w:pStyle w:val="TableText"/>
            </w:pPr>
            <w:r>
              <w:t>3914</w:t>
            </w:r>
            <w:r w:rsidR="00135F82">
              <w:t xml:space="preserve"> – </w:t>
            </w:r>
            <w:r>
              <w:t>3928</w:t>
            </w:r>
          </w:p>
        </w:tc>
        <w:tc>
          <w:tcPr>
            <w:tcW w:w="2227" w:type="dxa"/>
            <w:tcMar>
              <w:left w:w="58" w:type="dxa"/>
              <w:right w:w="58" w:type="dxa"/>
            </w:tcMar>
          </w:tcPr>
          <w:p w14:paraId="4A8C87EE" w14:textId="77777777" w:rsidR="00BE396E" w:rsidRDefault="00BE396E" w:rsidP="00BE396E">
            <w:pPr>
              <w:pStyle w:val="TableText"/>
            </w:pPr>
            <w:r>
              <w:t>INITIATING CCN 2</w:t>
            </w:r>
          </w:p>
        </w:tc>
        <w:tc>
          <w:tcPr>
            <w:tcW w:w="2993" w:type="dxa"/>
            <w:tcMar>
              <w:left w:w="58" w:type="dxa"/>
              <w:right w:w="58" w:type="dxa"/>
            </w:tcMar>
          </w:tcPr>
          <w:p w14:paraId="0C478DA8" w14:textId="1E10B556" w:rsidR="00BE396E" w:rsidRDefault="00BE396E" w:rsidP="00BE396E">
            <w:pPr>
              <w:pStyle w:val="TableText"/>
            </w:pPr>
            <w:r>
              <w:t>:P:IDR-</w:t>
            </w:r>
            <w:hyperlink r:id="rId967" w:history="1">
              <w:r>
                <w:rPr>
                  <w:rStyle w:val="Hyperlink"/>
                </w:rPr>
                <w:t>INIT-CCN</w:t>
              </w:r>
            </w:hyperlink>
          </w:p>
        </w:tc>
        <w:tc>
          <w:tcPr>
            <w:tcW w:w="2790" w:type="dxa"/>
            <w:tcMar>
              <w:left w:w="58" w:type="dxa"/>
              <w:right w:w="58" w:type="dxa"/>
            </w:tcMar>
          </w:tcPr>
          <w:p w14:paraId="3012117E" w14:textId="77777777" w:rsidR="00BE396E" w:rsidRDefault="00BE396E" w:rsidP="00BE396E">
            <w:pPr>
              <w:pStyle w:val="TableText"/>
            </w:pPr>
            <w:r>
              <w:t>Initiating CCN number</w:t>
            </w:r>
          </w:p>
          <w:p w14:paraId="4035CFBD" w14:textId="7707A318" w:rsidR="00BE396E" w:rsidRDefault="00BE396E" w:rsidP="00F72228">
            <w:pPr>
              <w:pStyle w:val="TableText"/>
            </w:pPr>
            <w:r w:rsidRPr="00465E41">
              <w:rPr>
                <w:rFonts w:cs="Arial"/>
                <w:color w:val="000000"/>
              </w:rPr>
              <w:t>This field is used for adjustment claims only. It carries the correspondence control number associated to the review request letter.</w:t>
            </w:r>
          </w:p>
        </w:tc>
        <w:tc>
          <w:tcPr>
            <w:tcW w:w="1080" w:type="dxa"/>
            <w:tcMar>
              <w:left w:w="58" w:type="dxa"/>
              <w:right w:w="58" w:type="dxa"/>
            </w:tcMar>
          </w:tcPr>
          <w:p w14:paraId="6B6F4BA4" w14:textId="77777777" w:rsidR="00BE396E" w:rsidRDefault="00BE396E" w:rsidP="00BE396E">
            <w:pPr>
              <w:pStyle w:val="TableText"/>
              <w:rPr>
                <w:caps/>
              </w:rPr>
            </w:pPr>
            <w:r>
              <w:rPr>
                <w:caps/>
              </w:rPr>
              <w:t>15 c</w:t>
            </w:r>
          </w:p>
        </w:tc>
        <w:tc>
          <w:tcPr>
            <w:tcW w:w="2340" w:type="dxa"/>
            <w:tcMar>
              <w:left w:w="58" w:type="dxa"/>
              <w:right w:w="58" w:type="dxa"/>
            </w:tcMar>
          </w:tcPr>
          <w:p w14:paraId="27B5C572" w14:textId="77777777" w:rsidR="00BE396E" w:rsidRDefault="00BE396E" w:rsidP="00BE396E">
            <w:pPr>
              <w:pStyle w:val="TableText"/>
            </w:pPr>
            <w:r>
              <w:t>Adjustment claim only</w:t>
            </w:r>
          </w:p>
        </w:tc>
        <w:tc>
          <w:tcPr>
            <w:tcW w:w="858" w:type="dxa"/>
            <w:tcMar>
              <w:left w:w="58" w:type="dxa"/>
              <w:right w:w="58" w:type="dxa"/>
            </w:tcMar>
          </w:tcPr>
          <w:p w14:paraId="03646B6D" w14:textId="77777777" w:rsidR="00BE396E" w:rsidRDefault="00BE396E" w:rsidP="00BE396E">
            <w:pPr>
              <w:pStyle w:val="TableText"/>
            </w:pPr>
            <w:r>
              <w:t>Spaces</w:t>
            </w:r>
          </w:p>
        </w:tc>
        <w:tc>
          <w:tcPr>
            <w:tcW w:w="431" w:type="dxa"/>
          </w:tcPr>
          <w:p w14:paraId="3E79F33D" w14:textId="77777777" w:rsidR="00BE396E" w:rsidRDefault="00BE396E" w:rsidP="00BE396E">
            <w:pPr>
              <w:pStyle w:val="TableText"/>
            </w:pPr>
            <w:r>
              <w:t>-</w:t>
            </w:r>
          </w:p>
        </w:tc>
        <w:tc>
          <w:tcPr>
            <w:tcW w:w="431" w:type="dxa"/>
          </w:tcPr>
          <w:p w14:paraId="67753F4D" w14:textId="77777777" w:rsidR="00BE396E" w:rsidRDefault="00BE396E" w:rsidP="00BE396E">
            <w:pPr>
              <w:pStyle w:val="TableText"/>
            </w:pPr>
            <w:r>
              <w:t>X</w:t>
            </w:r>
          </w:p>
        </w:tc>
        <w:tc>
          <w:tcPr>
            <w:tcW w:w="432" w:type="dxa"/>
          </w:tcPr>
          <w:p w14:paraId="180A6C81" w14:textId="77777777" w:rsidR="00BE396E" w:rsidRDefault="00BE396E" w:rsidP="00BE396E">
            <w:pPr>
              <w:pStyle w:val="TableText"/>
            </w:pPr>
            <w:r>
              <w:t>X</w:t>
            </w:r>
          </w:p>
        </w:tc>
      </w:tr>
      <w:tr w:rsidR="00BE396E" w14:paraId="0777C891" w14:textId="77777777" w:rsidTr="008373F9">
        <w:trPr>
          <w:cantSplit/>
          <w:jc w:val="center"/>
        </w:trPr>
        <w:tc>
          <w:tcPr>
            <w:tcW w:w="802" w:type="dxa"/>
            <w:tcMar>
              <w:left w:w="58" w:type="dxa"/>
              <w:right w:w="58" w:type="dxa"/>
            </w:tcMar>
          </w:tcPr>
          <w:p w14:paraId="5DB7C530" w14:textId="3AE1841F" w:rsidR="00BE396E" w:rsidRDefault="00BE396E" w:rsidP="00BE396E">
            <w:pPr>
              <w:pStyle w:val="TableText"/>
            </w:pPr>
            <w:r>
              <w:t>3929</w:t>
            </w:r>
            <w:r w:rsidR="00135F82">
              <w:t xml:space="preserve"> – </w:t>
            </w:r>
            <w:r>
              <w:t>3936</w:t>
            </w:r>
          </w:p>
        </w:tc>
        <w:tc>
          <w:tcPr>
            <w:tcW w:w="2227" w:type="dxa"/>
            <w:tcMar>
              <w:left w:w="58" w:type="dxa"/>
              <w:right w:w="58" w:type="dxa"/>
            </w:tcMar>
          </w:tcPr>
          <w:p w14:paraId="6E14B3A7" w14:textId="77777777" w:rsidR="00BE396E" w:rsidRDefault="00BE396E" w:rsidP="00BE396E">
            <w:pPr>
              <w:pStyle w:val="TableText"/>
            </w:pPr>
            <w:r>
              <w:t>ADJ CLM CHECK WRITE DATE 2</w:t>
            </w:r>
          </w:p>
        </w:tc>
        <w:tc>
          <w:tcPr>
            <w:tcW w:w="2993" w:type="dxa"/>
            <w:tcMar>
              <w:left w:w="58" w:type="dxa"/>
              <w:right w:w="58" w:type="dxa"/>
            </w:tcMar>
          </w:tcPr>
          <w:p w14:paraId="2B3CF91E" w14:textId="3FEF0C0B" w:rsidR="00BE396E" w:rsidRDefault="00BE396E" w:rsidP="00BE396E">
            <w:pPr>
              <w:pStyle w:val="TableText"/>
            </w:pPr>
            <w:r>
              <w:t>:P:IDR-</w:t>
            </w:r>
            <w:hyperlink r:id="rId968" w:history="1">
              <w:r>
                <w:rPr>
                  <w:rStyle w:val="Hyperlink"/>
                </w:rPr>
                <w:t>ADJ-CHK-WRT-DT</w:t>
              </w:r>
            </w:hyperlink>
          </w:p>
        </w:tc>
        <w:tc>
          <w:tcPr>
            <w:tcW w:w="2790" w:type="dxa"/>
            <w:tcMar>
              <w:left w:w="58" w:type="dxa"/>
              <w:right w:w="58" w:type="dxa"/>
            </w:tcMar>
          </w:tcPr>
          <w:p w14:paraId="5D2DB9A8" w14:textId="77777777" w:rsidR="00BE396E" w:rsidRDefault="00BE396E" w:rsidP="00BE396E">
            <w:pPr>
              <w:pStyle w:val="TableText"/>
            </w:pPr>
            <w:r>
              <w:t>Adjustment Claim Check Write Date</w:t>
            </w:r>
          </w:p>
          <w:p w14:paraId="3E383FFE" w14:textId="7274F6E7" w:rsidR="00BE396E" w:rsidRDefault="00BE396E" w:rsidP="00F72228">
            <w:pPr>
              <w:pStyle w:val="TableText"/>
            </w:pPr>
            <w:r>
              <w:rPr>
                <w:rFonts w:cs="Arial"/>
                <w:color w:val="000000"/>
              </w:rPr>
              <w:t>The date on which the adjustment claim check was written. This field is populated only on the original claim X Trailer.</w:t>
            </w:r>
          </w:p>
        </w:tc>
        <w:tc>
          <w:tcPr>
            <w:tcW w:w="1080" w:type="dxa"/>
            <w:tcMar>
              <w:left w:w="58" w:type="dxa"/>
              <w:right w:w="58" w:type="dxa"/>
            </w:tcMar>
          </w:tcPr>
          <w:p w14:paraId="0EFBC493" w14:textId="77777777" w:rsidR="00BE396E" w:rsidRDefault="00BE396E" w:rsidP="00BE396E">
            <w:pPr>
              <w:pStyle w:val="TableText"/>
              <w:rPr>
                <w:caps/>
              </w:rPr>
            </w:pPr>
            <w:r>
              <w:rPr>
                <w:caps/>
              </w:rPr>
              <w:t>8 n</w:t>
            </w:r>
          </w:p>
        </w:tc>
        <w:tc>
          <w:tcPr>
            <w:tcW w:w="2340" w:type="dxa"/>
            <w:tcMar>
              <w:left w:w="58" w:type="dxa"/>
              <w:right w:w="58" w:type="dxa"/>
            </w:tcMar>
          </w:tcPr>
          <w:p w14:paraId="6BB0F1F3"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7E3EDA1B" w14:textId="77777777" w:rsidR="00BE396E" w:rsidRDefault="00BE396E" w:rsidP="00BE396E">
            <w:pPr>
              <w:pStyle w:val="TableText"/>
            </w:pPr>
            <w:r>
              <w:t>Zeros</w:t>
            </w:r>
          </w:p>
        </w:tc>
        <w:tc>
          <w:tcPr>
            <w:tcW w:w="431" w:type="dxa"/>
          </w:tcPr>
          <w:p w14:paraId="4C422E20" w14:textId="77777777" w:rsidR="00BE396E" w:rsidRDefault="00BE396E" w:rsidP="00BE396E">
            <w:pPr>
              <w:pStyle w:val="TableText"/>
            </w:pPr>
            <w:r>
              <w:t>-</w:t>
            </w:r>
          </w:p>
        </w:tc>
        <w:tc>
          <w:tcPr>
            <w:tcW w:w="431" w:type="dxa"/>
          </w:tcPr>
          <w:p w14:paraId="21F06641" w14:textId="77777777" w:rsidR="00BE396E" w:rsidRDefault="00BE396E" w:rsidP="00BE396E">
            <w:pPr>
              <w:pStyle w:val="TableText"/>
            </w:pPr>
            <w:r>
              <w:t>-</w:t>
            </w:r>
          </w:p>
        </w:tc>
        <w:tc>
          <w:tcPr>
            <w:tcW w:w="432" w:type="dxa"/>
          </w:tcPr>
          <w:p w14:paraId="1E8FA348" w14:textId="77777777" w:rsidR="00BE396E" w:rsidRDefault="00BE396E" w:rsidP="00BE396E">
            <w:pPr>
              <w:pStyle w:val="TableText"/>
            </w:pPr>
            <w:r>
              <w:t>-</w:t>
            </w:r>
          </w:p>
        </w:tc>
      </w:tr>
      <w:tr w:rsidR="00BE396E" w14:paraId="63702069" w14:textId="77777777" w:rsidTr="008373F9">
        <w:trPr>
          <w:cantSplit/>
          <w:jc w:val="center"/>
        </w:trPr>
        <w:tc>
          <w:tcPr>
            <w:tcW w:w="802" w:type="dxa"/>
            <w:tcMar>
              <w:left w:w="58" w:type="dxa"/>
              <w:right w:w="58" w:type="dxa"/>
            </w:tcMar>
          </w:tcPr>
          <w:p w14:paraId="19561A20" w14:textId="3F74167D" w:rsidR="00BE396E" w:rsidRDefault="00BE396E" w:rsidP="00BE396E">
            <w:pPr>
              <w:pStyle w:val="TableText"/>
            </w:pPr>
            <w:r>
              <w:t>3937</w:t>
            </w:r>
            <w:r w:rsidR="00135F82">
              <w:t xml:space="preserve"> – </w:t>
            </w:r>
            <w:r>
              <w:t>3943</w:t>
            </w:r>
          </w:p>
        </w:tc>
        <w:tc>
          <w:tcPr>
            <w:tcW w:w="2227" w:type="dxa"/>
            <w:tcMar>
              <w:left w:w="58" w:type="dxa"/>
              <w:right w:w="58" w:type="dxa"/>
            </w:tcMar>
          </w:tcPr>
          <w:p w14:paraId="173500FD" w14:textId="77777777" w:rsidR="00BE396E" w:rsidRDefault="00BE396E" w:rsidP="00BE396E">
            <w:pPr>
              <w:pStyle w:val="TableText"/>
            </w:pPr>
            <w:r>
              <w:t>ADJ CLAIM BENE EOMB AMT 2</w:t>
            </w:r>
          </w:p>
        </w:tc>
        <w:tc>
          <w:tcPr>
            <w:tcW w:w="2993" w:type="dxa"/>
            <w:tcMar>
              <w:left w:w="58" w:type="dxa"/>
              <w:right w:w="58" w:type="dxa"/>
            </w:tcMar>
          </w:tcPr>
          <w:p w14:paraId="6773A8B3" w14:textId="3A3079E6" w:rsidR="00BE396E" w:rsidRDefault="00BE396E" w:rsidP="00BE396E">
            <w:pPr>
              <w:pStyle w:val="TableText"/>
            </w:pPr>
            <w:r>
              <w:t>:P:IDR-</w:t>
            </w:r>
            <w:hyperlink r:id="rId969" w:history="1">
              <w:r>
                <w:rPr>
                  <w:rStyle w:val="Hyperlink"/>
                </w:rPr>
                <w:t>ADJ-B-EOMB-AMT</w:t>
              </w:r>
            </w:hyperlink>
          </w:p>
        </w:tc>
        <w:tc>
          <w:tcPr>
            <w:tcW w:w="2790" w:type="dxa"/>
            <w:tcMar>
              <w:left w:w="58" w:type="dxa"/>
              <w:right w:w="58" w:type="dxa"/>
            </w:tcMar>
          </w:tcPr>
          <w:p w14:paraId="5B1BBD1B" w14:textId="77777777" w:rsidR="00BE396E" w:rsidRDefault="00BE396E" w:rsidP="00BE396E">
            <w:pPr>
              <w:pStyle w:val="TableText"/>
            </w:pPr>
            <w:r>
              <w:t>Adjustment claim beneficiary EOMB amount</w:t>
            </w:r>
          </w:p>
        </w:tc>
        <w:tc>
          <w:tcPr>
            <w:tcW w:w="1080" w:type="dxa"/>
            <w:tcMar>
              <w:left w:w="58" w:type="dxa"/>
              <w:right w:w="58" w:type="dxa"/>
            </w:tcMar>
          </w:tcPr>
          <w:p w14:paraId="5232AC18" w14:textId="77777777" w:rsidR="00BE396E" w:rsidRDefault="00BE396E" w:rsidP="00BE396E">
            <w:pPr>
              <w:pStyle w:val="TableText"/>
              <w:rPr>
                <w:caps/>
              </w:rPr>
            </w:pPr>
            <w:r>
              <w:rPr>
                <w:caps/>
              </w:rPr>
              <w:t>7 n</w:t>
            </w:r>
          </w:p>
          <w:p w14:paraId="7D00F526" w14:textId="77777777" w:rsidR="00BE396E" w:rsidRDefault="00BE396E" w:rsidP="00BE396E">
            <w:pPr>
              <w:pStyle w:val="TableText"/>
              <w:rPr>
                <w:caps/>
              </w:rPr>
            </w:pPr>
            <w:r>
              <w:rPr>
                <w:caps/>
              </w:rPr>
              <w:t>(99999V99)</w:t>
            </w:r>
          </w:p>
        </w:tc>
        <w:tc>
          <w:tcPr>
            <w:tcW w:w="2340" w:type="dxa"/>
            <w:tcMar>
              <w:left w:w="58" w:type="dxa"/>
              <w:right w:w="58" w:type="dxa"/>
            </w:tcMar>
          </w:tcPr>
          <w:p w14:paraId="28C9AA3E" w14:textId="77777777" w:rsidR="00BE396E" w:rsidRDefault="00BE396E" w:rsidP="00BE396E">
            <w:pPr>
              <w:pStyle w:val="TableText"/>
            </w:pPr>
            <w:r>
              <w:t>Original claim only</w:t>
            </w:r>
          </w:p>
        </w:tc>
        <w:tc>
          <w:tcPr>
            <w:tcW w:w="858" w:type="dxa"/>
            <w:tcMar>
              <w:left w:w="58" w:type="dxa"/>
              <w:right w:w="58" w:type="dxa"/>
            </w:tcMar>
          </w:tcPr>
          <w:p w14:paraId="5B94D4AE" w14:textId="77777777" w:rsidR="00BE396E" w:rsidRDefault="00BE396E" w:rsidP="00BE396E">
            <w:pPr>
              <w:pStyle w:val="TableText"/>
            </w:pPr>
            <w:r>
              <w:t>Zeros</w:t>
            </w:r>
          </w:p>
        </w:tc>
        <w:tc>
          <w:tcPr>
            <w:tcW w:w="431" w:type="dxa"/>
          </w:tcPr>
          <w:p w14:paraId="77AFEDFA" w14:textId="77777777" w:rsidR="00BE396E" w:rsidRDefault="00BE396E" w:rsidP="00BE396E">
            <w:pPr>
              <w:pStyle w:val="TableText"/>
            </w:pPr>
            <w:r>
              <w:t>-</w:t>
            </w:r>
          </w:p>
        </w:tc>
        <w:tc>
          <w:tcPr>
            <w:tcW w:w="431" w:type="dxa"/>
          </w:tcPr>
          <w:p w14:paraId="334976B3" w14:textId="77777777" w:rsidR="00BE396E" w:rsidRDefault="00BE396E" w:rsidP="00BE396E">
            <w:pPr>
              <w:pStyle w:val="TableText"/>
            </w:pPr>
            <w:r>
              <w:t>-</w:t>
            </w:r>
          </w:p>
        </w:tc>
        <w:tc>
          <w:tcPr>
            <w:tcW w:w="432" w:type="dxa"/>
          </w:tcPr>
          <w:p w14:paraId="245B73A4" w14:textId="77777777" w:rsidR="00BE396E" w:rsidRDefault="00BE396E" w:rsidP="00BE396E">
            <w:pPr>
              <w:pStyle w:val="TableText"/>
            </w:pPr>
            <w:r>
              <w:t>-</w:t>
            </w:r>
          </w:p>
        </w:tc>
      </w:tr>
      <w:tr w:rsidR="00BE396E" w14:paraId="16E171AC" w14:textId="77777777" w:rsidTr="008373F9">
        <w:trPr>
          <w:cantSplit/>
          <w:jc w:val="center"/>
        </w:trPr>
        <w:tc>
          <w:tcPr>
            <w:tcW w:w="802" w:type="dxa"/>
            <w:tcMar>
              <w:left w:w="58" w:type="dxa"/>
              <w:right w:w="58" w:type="dxa"/>
            </w:tcMar>
          </w:tcPr>
          <w:p w14:paraId="5F984112" w14:textId="141126F2" w:rsidR="00BE396E" w:rsidRDefault="00BE396E" w:rsidP="00BE396E">
            <w:pPr>
              <w:pStyle w:val="TableText"/>
            </w:pPr>
            <w:r>
              <w:t>3944</w:t>
            </w:r>
            <w:r w:rsidR="00135F82">
              <w:t xml:space="preserve"> – </w:t>
            </w:r>
            <w:r>
              <w:t>3950</w:t>
            </w:r>
          </w:p>
        </w:tc>
        <w:tc>
          <w:tcPr>
            <w:tcW w:w="2227" w:type="dxa"/>
            <w:tcMar>
              <w:left w:w="58" w:type="dxa"/>
              <w:right w:w="58" w:type="dxa"/>
            </w:tcMar>
          </w:tcPr>
          <w:p w14:paraId="6F054313" w14:textId="77777777" w:rsidR="00BE396E" w:rsidRDefault="00BE396E" w:rsidP="00BE396E">
            <w:pPr>
              <w:pStyle w:val="TableText"/>
            </w:pPr>
            <w:r>
              <w:t>ADJ CLAIM PROV EOMB AMT 2</w:t>
            </w:r>
          </w:p>
        </w:tc>
        <w:tc>
          <w:tcPr>
            <w:tcW w:w="2993" w:type="dxa"/>
            <w:tcMar>
              <w:left w:w="58" w:type="dxa"/>
              <w:right w:w="58" w:type="dxa"/>
            </w:tcMar>
          </w:tcPr>
          <w:p w14:paraId="37EB338D" w14:textId="40EA4B8C" w:rsidR="00BE396E" w:rsidRDefault="00BE396E" w:rsidP="00BE396E">
            <w:pPr>
              <w:pStyle w:val="TableText"/>
            </w:pPr>
            <w:r>
              <w:t>:P:IDR-</w:t>
            </w:r>
            <w:hyperlink r:id="rId970" w:history="1">
              <w:r>
                <w:rPr>
                  <w:rStyle w:val="Hyperlink"/>
                </w:rPr>
                <w:t>ADJ-P-EOMB-AMT</w:t>
              </w:r>
            </w:hyperlink>
          </w:p>
        </w:tc>
        <w:tc>
          <w:tcPr>
            <w:tcW w:w="2790" w:type="dxa"/>
            <w:tcMar>
              <w:left w:w="58" w:type="dxa"/>
              <w:right w:w="58" w:type="dxa"/>
            </w:tcMar>
          </w:tcPr>
          <w:p w14:paraId="5525879B" w14:textId="77777777" w:rsidR="00BE396E" w:rsidRDefault="00BE396E" w:rsidP="00BE396E">
            <w:pPr>
              <w:pStyle w:val="TableText"/>
            </w:pPr>
            <w:r>
              <w:t>Adjustment claim provider EOMB amount</w:t>
            </w:r>
          </w:p>
          <w:p w14:paraId="1BD027EB" w14:textId="39352618" w:rsidR="00BE396E" w:rsidRDefault="00BE396E" w:rsidP="00F72228">
            <w:pPr>
              <w:pStyle w:val="TableText"/>
            </w:pPr>
            <w:r w:rsidRPr="005A7F84">
              <w:rPr>
                <w:rFonts w:cs="Arial"/>
                <w:color w:val="000000"/>
              </w:rPr>
              <w:t>For each adjusted claim, this is the net amount of payment to the provider of all payments and previous adjustments to the claim. Net amount equals total provider previous payment minus total provider return checks.</w:t>
            </w:r>
          </w:p>
        </w:tc>
        <w:tc>
          <w:tcPr>
            <w:tcW w:w="1080" w:type="dxa"/>
            <w:tcMar>
              <w:left w:w="58" w:type="dxa"/>
              <w:right w:w="58" w:type="dxa"/>
            </w:tcMar>
          </w:tcPr>
          <w:p w14:paraId="1B981759" w14:textId="77777777" w:rsidR="00BE396E" w:rsidRDefault="00BE396E" w:rsidP="00BE396E">
            <w:pPr>
              <w:pStyle w:val="TableText"/>
              <w:rPr>
                <w:caps/>
              </w:rPr>
            </w:pPr>
            <w:r>
              <w:rPr>
                <w:caps/>
              </w:rPr>
              <w:t>7 n</w:t>
            </w:r>
          </w:p>
          <w:p w14:paraId="34C474EB" w14:textId="77777777" w:rsidR="00BE396E" w:rsidRDefault="00BE396E" w:rsidP="00BE396E">
            <w:pPr>
              <w:pStyle w:val="TableText"/>
              <w:rPr>
                <w:caps/>
              </w:rPr>
            </w:pPr>
            <w:r>
              <w:rPr>
                <w:caps/>
              </w:rPr>
              <w:t>(99999V99)</w:t>
            </w:r>
          </w:p>
        </w:tc>
        <w:tc>
          <w:tcPr>
            <w:tcW w:w="2340" w:type="dxa"/>
            <w:tcMar>
              <w:left w:w="58" w:type="dxa"/>
              <w:right w:w="58" w:type="dxa"/>
            </w:tcMar>
          </w:tcPr>
          <w:p w14:paraId="6FC62F10" w14:textId="77777777" w:rsidR="00BE396E" w:rsidRDefault="00BE396E" w:rsidP="00BE396E">
            <w:pPr>
              <w:pStyle w:val="TableText"/>
            </w:pPr>
            <w:r>
              <w:t>Original claim only</w:t>
            </w:r>
          </w:p>
        </w:tc>
        <w:tc>
          <w:tcPr>
            <w:tcW w:w="858" w:type="dxa"/>
            <w:tcMar>
              <w:left w:w="58" w:type="dxa"/>
              <w:right w:w="58" w:type="dxa"/>
            </w:tcMar>
          </w:tcPr>
          <w:p w14:paraId="210874E5" w14:textId="77777777" w:rsidR="00BE396E" w:rsidRDefault="00BE396E" w:rsidP="00BE396E">
            <w:pPr>
              <w:pStyle w:val="TableText"/>
            </w:pPr>
            <w:r>
              <w:t>Zeros</w:t>
            </w:r>
          </w:p>
        </w:tc>
        <w:tc>
          <w:tcPr>
            <w:tcW w:w="431" w:type="dxa"/>
          </w:tcPr>
          <w:p w14:paraId="5C79473D" w14:textId="77777777" w:rsidR="00BE396E" w:rsidRDefault="00BE396E" w:rsidP="00BE396E">
            <w:pPr>
              <w:pStyle w:val="TableText"/>
            </w:pPr>
            <w:r>
              <w:t>-</w:t>
            </w:r>
          </w:p>
        </w:tc>
        <w:tc>
          <w:tcPr>
            <w:tcW w:w="431" w:type="dxa"/>
          </w:tcPr>
          <w:p w14:paraId="33AEC507" w14:textId="77777777" w:rsidR="00BE396E" w:rsidRDefault="00BE396E" w:rsidP="00BE396E">
            <w:pPr>
              <w:pStyle w:val="TableText"/>
            </w:pPr>
            <w:r>
              <w:t>-</w:t>
            </w:r>
          </w:p>
        </w:tc>
        <w:tc>
          <w:tcPr>
            <w:tcW w:w="432" w:type="dxa"/>
          </w:tcPr>
          <w:p w14:paraId="52C97D86" w14:textId="77777777" w:rsidR="00BE396E" w:rsidRDefault="00BE396E" w:rsidP="00BE396E">
            <w:pPr>
              <w:pStyle w:val="TableText"/>
            </w:pPr>
            <w:r>
              <w:t>-</w:t>
            </w:r>
          </w:p>
        </w:tc>
      </w:tr>
      <w:tr w:rsidR="00BE396E" w14:paraId="71DDD309" w14:textId="77777777" w:rsidTr="008373F9">
        <w:trPr>
          <w:cantSplit/>
          <w:jc w:val="center"/>
        </w:trPr>
        <w:tc>
          <w:tcPr>
            <w:tcW w:w="802" w:type="dxa"/>
            <w:tcMar>
              <w:left w:w="58" w:type="dxa"/>
              <w:right w:w="58" w:type="dxa"/>
            </w:tcMar>
          </w:tcPr>
          <w:p w14:paraId="61D28DDA" w14:textId="05B557C3" w:rsidR="00BE396E" w:rsidRDefault="00BE396E" w:rsidP="00BE396E">
            <w:pPr>
              <w:pStyle w:val="TableText"/>
            </w:pPr>
            <w:r>
              <w:t>3951</w:t>
            </w:r>
            <w:r w:rsidR="00135F82">
              <w:t xml:space="preserve"> – </w:t>
            </w:r>
            <w:r>
              <w:t>3958</w:t>
            </w:r>
          </w:p>
        </w:tc>
        <w:tc>
          <w:tcPr>
            <w:tcW w:w="2227" w:type="dxa"/>
            <w:tcMar>
              <w:left w:w="58" w:type="dxa"/>
              <w:right w:w="58" w:type="dxa"/>
            </w:tcMar>
          </w:tcPr>
          <w:p w14:paraId="6598D124" w14:textId="77777777" w:rsidR="00BE396E" w:rsidRDefault="00BE396E" w:rsidP="00BE396E">
            <w:pPr>
              <w:pStyle w:val="TableText"/>
            </w:pPr>
            <w:r>
              <w:t>ADJ DATE 3</w:t>
            </w:r>
          </w:p>
        </w:tc>
        <w:tc>
          <w:tcPr>
            <w:tcW w:w="2993" w:type="dxa"/>
            <w:tcMar>
              <w:left w:w="58" w:type="dxa"/>
              <w:right w:w="58" w:type="dxa"/>
            </w:tcMar>
          </w:tcPr>
          <w:p w14:paraId="329C2FF7" w14:textId="600A250C" w:rsidR="00BE396E" w:rsidRDefault="00BE396E" w:rsidP="00BE396E">
            <w:pPr>
              <w:pStyle w:val="TableText"/>
            </w:pPr>
            <w:r>
              <w:t>:P:IDR-</w:t>
            </w:r>
            <w:hyperlink r:id="rId971" w:history="1">
              <w:r>
                <w:rPr>
                  <w:rStyle w:val="Hyperlink"/>
                </w:rPr>
                <w:t>ADJ-DATE</w:t>
              </w:r>
            </w:hyperlink>
          </w:p>
        </w:tc>
        <w:tc>
          <w:tcPr>
            <w:tcW w:w="2790" w:type="dxa"/>
            <w:tcMar>
              <w:left w:w="58" w:type="dxa"/>
              <w:right w:w="58" w:type="dxa"/>
            </w:tcMar>
          </w:tcPr>
          <w:p w14:paraId="2CE8E110" w14:textId="69CE67E8" w:rsidR="00BE396E" w:rsidRDefault="003C24F2" w:rsidP="003962F0">
            <w:pPr>
              <w:pStyle w:val="TableText"/>
            </w:pPr>
            <w:r w:rsidRPr="003C24F2">
              <w:t>This field is no longer used as supplemental adjustments are no longer performed.</w:t>
            </w:r>
          </w:p>
        </w:tc>
        <w:tc>
          <w:tcPr>
            <w:tcW w:w="1080" w:type="dxa"/>
            <w:tcMar>
              <w:left w:w="58" w:type="dxa"/>
              <w:right w:w="58" w:type="dxa"/>
            </w:tcMar>
          </w:tcPr>
          <w:p w14:paraId="7D0EDD7A" w14:textId="77777777" w:rsidR="00BE396E" w:rsidRDefault="00BE396E" w:rsidP="00BE396E">
            <w:pPr>
              <w:pStyle w:val="TableText"/>
              <w:rPr>
                <w:caps/>
              </w:rPr>
            </w:pPr>
            <w:r>
              <w:rPr>
                <w:caps/>
              </w:rPr>
              <w:t>8 n</w:t>
            </w:r>
          </w:p>
        </w:tc>
        <w:tc>
          <w:tcPr>
            <w:tcW w:w="2340" w:type="dxa"/>
            <w:tcMar>
              <w:left w:w="58" w:type="dxa"/>
              <w:right w:w="58" w:type="dxa"/>
            </w:tcMar>
          </w:tcPr>
          <w:p w14:paraId="3E539A24" w14:textId="77777777" w:rsidR="00BE396E" w:rsidRDefault="00BE396E" w:rsidP="00BE396E">
            <w:pPr>
              <w:pStyle w:val="TableText"/>
            </w:pPr>
            <w:r>
              <w:t>MMDDYYYY</w:t>
            </w:r>
          </w:p>
        </w:tc>
        <w:tc>
          <w:tcPr>
            <w:tcW w:w="858" w:type="dxa"/>
            <w:tcMar>
              <w:left w:w="58" w:type="dxa"/>
              <w:right w:w="58" w:type="dxa"/>
            </w:tcMar>
          </w:tcPr>
          <w:p w14:paraId="284D24A1" w14:textId="77777777" w:rsidR="00BE396E" w:rsidRDefault="00BE396E" w:rsidP="00BE396E">
            <w:pPr>
              <w:pStyle w:val="TableText"/>
            </w:pPr>
            <w:r>
              <w:t>Zeros</w:t>
            </w:r>
          </w:p>
        </w:tc>
        <w:tc>
          <w:tcPr>
            <w:tcW w:w="431" w:type="dxa"/>
          </w:tcPr>
          <w:p w14:paraId="32830E41" w14:textId="77777777" w:rsidR="00BE396E" w:rsidRDefault="00BE396E" w:rsidP="00BE396E">
            <w:pPr>
              <w:pStyle w:val="TableText"/>
            </w:pPr>
            <w:r>
              <w:t>-</w:t>
            </w:r>
          </w:p>
        </w:tc>
        <w:tc>
          <w:tcPr>
            <w:tcW w:w="431" w:type="dxa"/>
          </w:tcPr>
          <w:p w14:paraId="68C69E51" w14:textId="77777777" w:rsidR="00BE396E" w:rsidRDefault="00BE396E" w:rsidP="00BE396E">
            <w:pPr>
              <w:pStyle w:val="TableText"/>
            </w:pPr>
            <w:r>
              <w:t>X</w:t>
            </w:r>
          </w:p>
        </w:tc>
        <w:tc>
          <w:tcPr>
            <w:tcW w:w="432" w:type="dxa"/>
          </w:tcPr>
          <w:p w14:paraId="26B466F0" w14:textId="77777777" w:rsidR="00BE396E" w:rsidRDefault="00BE396E" w:rsidP="00BE396E">
            <w:pPr>
              <w:pStyle w:val="TableText"/>
            </w:pPr>
            <w:r>
              <w:t>X</w:t>
            </w:r>
          </w:p>
        </w:tc>
      </w:tr>
      <w:tr w:rsidR="00BE396E" w14:paraId="2358AAB5" w14:textId="77777777" w:rsidTr="008373F9">
        <w:trPr>
          <w:cantSplit/>
          <w:jc w:val="center"/>
        </w:trPr>
        <w:tc>
          <w:tcPr>
            <w:tcW w:w="802" w:type="dxa"/>
            <w:tcMar>
              <w:left w:w="58" w:type="dxa"/>
              <w:right w:w="58" w:type="dxa"/>
            </w:tcMar>
          </w:tcPr>
          <w:p w14:paraId="65F5F5E8" w14:textId="77D581A5" w:rsidR="00BE396E" w:rsidRDefault="00BE396E" w:rsidP="00BE396E">
            <w:pPr>
              <w:pStyle w:val="TableText"/>
            </w:pPr>
            <w:r>
              <w:t>3959</w:t>
            </w:r>
            <w:r w:rsidR="00135F82">
              <w:t xml:space="preserve"> – </w:t>
            </w:r>
            <w:r>
              <w:t>3973</w:t>
            </w:r>
          </w:p>
        </w:tc>
        <w:tc>
          <w:tcPr>
            <w:tcW w:w="2227" w:type="dxa"/>
            <w:tcMar>
              <w:left w:w="58" w:type="dxa"/>
              <w:right w:w="58" w:type="dxa"/>
            </w:tcMar>
          </w:tcPr>
          <w:p w14:paraId="27E7A604" w14:textId="77777777" w:rsidR="00BE396E" w:rsidRDefault="00BE396E" w:rsidP="00BE396E">
            <w:pPr>
              <w:pStyle w:val="TableText"/>
            </w:pPr>
            <w:r>
              <w:t>XREF ICN 3</w:t>
            </w:r>
          </w:p>
        </w:tc>
        <w:tc>
          <w:tcPr>
            <w:tcW w:w="2993" w:type="dxa"/>
            <w:tcMar>
              <w:left w:w="58" w:type="dxa"/>
              <w:right w:w="58" w:type="dxa"/>
            </w:tcMar>
          </w:tcPr>
          <w:p w14:paraId="7CD8AE08" w14:textId="1C97CE19" w:rsidR="00BE396E" w:rsidRDefault="00BE396E" w:rsidP="00BE396E">
            <w:pPr>
              <w:pStyle w:val="TableText"/>
            </w:pPr>
            <w:r>
              <w:t>:P:IDR-</w:t>
            </w:r>
            <w:hyperlink r:id="rId972" w:history="1">
              <w:r>
                <w:rPr>
                  <w:rStyle w:val="Hyperlink"/>
                </w:rPr>
                <w:t>XREF-ICN</w:t>
              </w:r>
            </w:hyperlink>
          </w:p>
        </w:tc>
        <w:tc>
          <w:tcPr>
            <w:tcW w:w="2790" w:type="dxa"/>
            <w:tcMar>
              <w:left w:w="58" w:type="dxa"/>
              <w:right w:w="58" w:type="dxa"/>
            </w:tcMar>
          </w:tcPr>
          <w:p w14:paraId="1F996D28" w14:textId="2E751290" w:rsidR="00BE396E"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5BFD61EF" w14:textId="77777777" w:rsidR="00BE396E" w:rsidRDefault="00BE396E" w:rsidP="00BE396E">
            <w:pPr>
              <w:pStyle w:val="TableText"/>
              <w:rPr>
                <w:caps/>
              </w:rPr>
            </w:pPr>
            <w:r>
              <w:rPr>
                <w:caps/>
              </w:rPr>
              <w:t>15 c</w:t>
            </w:r>
          </w:p>
        </w:tc>
        <w:tc>
          <w:tcPr>
            <w:tcW w:w="2340" w:type="dxa"/>
            <w:tcMar>
              <w:left w:w="58" w:type="dxa"/>
              <w:right w:w="58" w:type="dxa"/>
            </w:tcMar>
          </w:tcPr>
          <w:p w14:paraId="22A2F5D4" w14:textId="3A882DAA" w:rsidR="00BE396E" w:rsidRDefault="00BE396E" w:rsidP="00F72228">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60BD7DFC" w14:textId="77777777" w:rsidR="00BE396E" w:rsidRDefault="00BE396E" w:rsidP="00BE396E">
            <w:pPr>
              <w:pStyle w:val="TableText"/>
            </w:pPr>
            <w:r>
              <w:t>Spaces</w:t>
            </w:r>
          </w:p>
        </w:tc>
        <w:tc>
          <w:tcPr>
            <w:tcW w:w="431" w:type="dxa"/>
          </w:tcPr>
          <w:p w14:paraId="609720AF" w14:textId="77777777" w:rsidR="00BE396E" w:rsidRDefault="00BE396E" w:rsidP="00BE396E">
            <w:pPr>
              <w:pStyle w:val="TableText"/>
            </w:pPr>
            <w:r>
              <w:t>-</w:t>
            </w:r>
          </w:p>
        </w:tc>
        <w:tc>
          <w:tcPr>
            <w:tcW w:w="431" w:type="dxa"/>
          </w:tcPr>
          <w:p w14:paraId="20CDC83F" w14:textId="77777777" w:rsidR="00BE396E" w:rsidRDefault="00BE396E" w:rsidP="00BE396E">
            <w:pPr>
              <w:pStyle w:val="TableText"/>
            </w:pPr>
            <w:r>
              <w:t>X</w:t>
            </w:r>
          </w:p>
        </w:tc>
        <w:tc>
          <w:tcPr>
            <w:tcW w:w="432" w:type="dxa"/>
          </w:tcPr>
          <w:p w14:paraId="1187D73B" w14:textId="77777777" w:rsidR="00BE396E" w:rsidRDefault="00BE396E" w:rsidP="00BE396E">
            <w:pPr>
              <w:pStyle w:val="TableText"/>
            </w:pPr>
            <w:r>
              <w:t>X</w:t>
            </w:r>
          </w:p>
        </w:tc>
      </w:tr>
      <w:tr w:rsidR="00BE396E" w14:paraId="75A18F79" w14:textId="77777777" w:rsidTr="008373F9">
        <w:trPr>
          <w:cantSplit/>
          <w:jc w:val="center"/>
        </w:trPr>
        <w:tc>
          <w:tcPr>
            <w:tcW w:w="802" w:type="dxa"/>
            <w:tcMar>
              <w:left w:w="58" w:type="dxa"/>
              <w:right w:w="58" w:type="dxa"/>
            </w:tcMar>
          </w:tcPr>
          <w:p w14:paraId="1B99A50B" w14:textId="08DA65D4" w:rsidR="00BE396E" w:rsidRDefault="00BE396E" w:rsidP="00BE396E">
            <w:pPr>
              <w:pStyle w:val="TableText"/>
            </w:pPr>
            <w:r>
              <w:t>3974</w:t>
            </w:r>
            <w:r w:rsidR="00135F82">
              <w:t xml:space="preserve"> – </w:t>
            </w:r>
            <w:r>
              <w:t>3977</w:t>
            </w:r>
          </w:p>
        </w:tc>
        <w:tc>
          <w:tcPr>
            <w:tcW w:w="2227" w:type="dxa"/>
            <w:tcMar>
              <w:left w:w="58" w:type="dxa"/>
              <w:right w:w="58" w:type="dxa"/>
            </w:tcMar>
          </w:tcPr>
          <w:p w14:paraId="705D4ED1" w14:textId="77777777" w:rsidR="00BE396E" w:rsidRDefault="00BE396E" w:rsidP="00BE396E">
            <w:pPr>
              <w:pStyle w:val="TableText"/>
            </w:pPr>
            <w:r>
              <w:t>ADJ CLERK ID 3</w:t>
            </w:r>
          </w:p>
        </w:tc>
        <w:tc>
          <w:tcPr>
            <w:tcW w:w="2993" w:type="dxa"/>
            <w:tcMar>
              <w:left w:w="58" w:type="dxa"/>
              <w:right w:w="58" w:type="dxa"/>
            </w:tcMar>
          </w:tcPr>
          <w:p w14:paraId="46A58E21" w14:textId="1BAA1ADA" w:rsidR="00BE396E" w:rsidRDefault="00BE396E" w:rsidP="00BE396E">
            <w:pPr>
              <w:pStyle w:val="TableText"/>
            </w:pPr>
            <w:r>
              <w:t>:P:IDR-</w:t>
            </w:r>
            <w:hyperlink r:id="rId973" w:history="1">
              <w:r>
                <w:rPr>
                  <w:rStyle w:val="Hyperlink"/>
                </w:rPr>
                <w:t>ADJ-CLERK</w:t>
              </w:r>
            </w:hyperlink>
          </w:p>
        </w:tc>
        <w:tc>
          <w:tcPr>
            <w:tcW w:w="2790" w:type="dxa"/>
            <w:tcMar>
              <w:left w:w="58" w:type="dxa"/>
              <w:right w:w="58" w:type="dxa"/>
            </w:tcMar>
          </w:tcPr>
          <w:p w14:paraId="373363BA" w14:textId="45B31AC1" w:rsidR="00BE396E" w:rsidRDefault="00EA2F01" w:rsidP="00BE396E">
            <w:pPr>
              <w:pStyle w:val="TableText"/>
            </w:pPr>
            <w:r w:rsidRPr="00EA2F01">
              <w:t>This field is no longer used as supplemental adjustments are no longer performed</w:t>
            </w:r>
            <w:r w:rsidR="00BE396E" w:rsidRPr="001E4491">
              <w:rPr>
                <w:rFonts w:cs="Arial"/>
              </w:rPr>
              <w:t>.</w:t>
            </w:r>
          </w:p>
        </w:tc>
        <w:tc>
          <w:tcPr>
            <w:tcW w:w="1080" w:type="dxa"/>
            <w:tcMar>
              <w:left w:w="58" w:type="dxa"/>
              <w:right w:w="58" w:type="dxa"/>
            </w:tcMar>
          </w:tcPr>
          <w:p w14:paraId="498595E2" w14:textId="77777777" w:rsidR="00BE396E" w:rsidRDefault="00BE396E" w:rsidP="00BE396E">
            <w:pPr>
              <w:pStyle w:val="TableText"/>
              <w:rPr>
                <w:caps/>
              </w:rPr>
            </w:pPr>
            <w:r>
              <w:rPr>
                <w:caps/>
              </w:rPr>
              <w:t>4 c</w:t>
            </w:r>
          </w:p>
        </w:tc>
        <w:tc>
          <w:tcPr>
            <w:tcW w:w="2340" w:type="dxa"/>
            <w:tcMar>
              <w:left w:w="58" w:type="dxa"/>
              <w:right w:w="58" w:type="dxa"/>
            </w:tcMar>
          </w:tcPr>
          <w:p w14:paraId="24D3EB9A" w14:textId="77777777" w:rsidR="00BE396E" w:rsidRDefault="00BE396E" w:rsidP="00BE396E">
            <w:pPr>
              <w:pStyle w:val="TableText"/>
            </w:pPr>
            <w:r>
              <w:t>-</w:t>
            </w:r>
          </w:p>
        </w:tc>
        <w:tc>
          <w:tcPr>
            <w:tcW w:w="858" w:type="dxa"/>
            <w:tcMar>
              <w:left w:w="58" w:type="dxa"/>
              <w:right w:w="58" w:type="dxa"/>
            </w:tcMar>
          </w:tcPr>
          <w:p w14:paraId="71022705" w14:textId="77777777" w:rsidR="00BE396E" w:rsidRDefault="00BE396E" w:rsidP="00BE396E">
            <w:pPr>
              <w:pStyle w:val="TableText"/>
            </w:pPr>
            <w:r>
              <w:t>Spaces</w:t>
            </w:r>
          </w:p>
        </w:tc>
        <w:tc>
          <w:tcPr>
            <w:tcW w:w="431" w:type="dxa"/>
          </w:tcPr>
          <w:p w14:paraId="7A9FCDDE" w14:textId="77777777" w:rsidR="00BE396E" w:rsidRDefault="00BE396E" w:rsidP="00BE396E">
            <w:pPr>
              <w:pStyle w:val="TableText"/>
            </w:pPr>
            <w:r>
              <w:t>-</w:t>
            </w:r>
          </w:p>
        </w:tc>
        <w:tc>
          <w:tcPr>
            <w:tcW w:w="431" w:type="dxa"/>
          </w:tcPr>
          <w:p w14:paraId="5FA9C2F2" w14:textId="77777777" w:rsidR="00BE396E" w:rsidRDefault="00BE396E" w:rsidP="00BE396E">
            <w:pPr>
              <w:pStyle w:val="TableText"/>
            </w:pPr>
            <w:r>
              <w:t>X</w:t>
            </w:r>
          </w:p>
        </w:tc>
        <w:tc>
          <w:tcPr>
            <w:tcW w:w="432" w:type="dxa"/>
          </w:tcPr>
          <w:p w14:paraId="0EA89D27" w14:textId="77777777" w:rsidR="00BE396E" w:rsidRDefault="00BE396E" w:rsidP="00BE396E">
            <w:pPr>
              <w:pStyle w:val="TableText"/>
            </w:pPr>
            <w:r>
              <w:t>X</w:t>
            </w:r>
          </w:p>
        </w:tc>
      </w:tr>
      <w:tr w:rsidR="00BE396E" w14:paraId="1D64C145" w14:textId="77777777" w:rsidTr="008373F9">
        <w:trPr>
          <w:cantSplit/>
          <w:jc w:val="center"/>
        </w:trPr>
        <w:tc>
          <w:tcPr>
            <w:tcW w:w="802" w:type="dxa"/>
            <w:tcMar>
              <w:left w:w="58" w:type="dxa"/>
              <w:right w:w="58" w:type="dxa"/>
            </w:tcMar>
          </w:tcPr>
          <w:p w14:paraId="5209F889" w14:textId="1EA5FE02" w:rsidR="00BE396E" w:rsidRDefault="00BE396E" w:rsidP="00BE396E">
            <w:pPr>
              <w:pStyle w:val="TableText"/>
            </w:pPr>
            <w:r>
              <w:t>3978</w:t>
            </w:r>
            <w:r w:rsidR="00135F82">
              <w:t xml:space="preserve"> – </w:t>
            </w:r>
            <w:r>
              <w:t>3992</w:t>
            </w:r>
          </w:p>
        </w:tc>
        <w:tc>
          <w:tcPr>
            <w:tcW w:w="2227" w:type="dxa"/>
            <w:tcMar>
              <w:left w:w="58" w:type="dxa"/>
              <w:right w:w="58" w:type="dxa"/>
            </w:tcMar>
          </w:tcPr>
          <w:p w14:paraId="6390890B" w14:textId="77777777" w:rsidR="00BE396E" w:rsidRDefault="00BE396E" w:rsidP="00BE396E">
            <w:pPr>
              <w:pStyle w:val="TableText"/>
            </w:pPr>
            <w:r>
              <w:t>INITIATING CCN 3</w:t>
            </w:r>
          </w:p>
        </w:tc>
        <w:tc>
          <w:tcPr>
            <w:tcW w:w="2993" w:type="dxa"/>
            <w:tcMar>
              <w:left w:w="58" w:type="dxa"/>
              <w:right w:w="58" w:type="dxa"/>
            </w:tcMar>
          </w:tcPr>
          <w:p w14:paraId="3AE64CB4" w14:textId="6C1693FB" w:rsidR="00BE396E" w:rsidRDefault="00BE396E" w:rsidP="00BE396E">
            <w:pPr>
              <w:pStyle w:val="TableText"/>
            </w:pPr>
            <w:r>
              <w:t>:P:IDR-</w:t>
            </w:r>
            <w:hyperlink r:id="rId974" w:history="1">
              <w:r>
                <w:rPr>
                  <w:rStyle w:val="Hyperlink"/>
                </w:rPr>
                <w:t>INIT-CCN</w:t>
              </w:r>
            </w:hyperlink>
          </w:p>
        </w:tc>
        <w:tc>
          <w:tcPr>
            <w:tcW w:w="2790" w:type="dxa"/>
            <w:tcMar>
              <w:left w:w="58" w:type="dxa"/>
              <w:right w:w="58" w:type="dxa"/>
            </w:tcMar>
          </w:tcPr>
          <w:p w14:paraId="59FE056A" w14:textId="3F91B141"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0122A913" w14:textId="77777777" w:rsidR="00BE396E" w:rsidRDefault="00BE396E" w:rsidP="00BE396E">
            <w:pPr>
              <w:pStyle w:val="TableText"/>
              <w:rPr>
                <w:caps/>
              </w:rPr>
            </w:pPr>
            <w:r>
              <w:rPr>
                <w:caps/>
              </w:rPr>
              <w:t>15 c</w:t>
            </w:r>
          </w:p>
        </w:tc>
        <w:tc>
          <w:tcPr>
            <w:tcW w:w="2340" w:type="dxa"/>
            <w:tcMar>
              <w:left w:w="58" w:type="dxa"/>
              <w:right w:w="58" w:type="dxa"/>
            </w:tcMar>
          </w:tcPr>
          <w:p w14:paraId="29BCF128" w14:textId="77777777" w:rsidR="00BE396E" w:rsidRDefault="00BE396E" w:rsidP="00BE396E">
            <w:pPr>
              <w:pStyle w:val="TableText"/>
            </w:pPr>
            <w:r>
              <w:t>Adjustment claim only</w:t>
            </w:r>
          </w:p>
        </w:tc>
        <w:tc>
          <w:tcPr>
            <w:tcW w:w="858" w:type="dxa"/>
            <w:tcMar>
              <w:left w:w="58" w:type="dxa"/>
              <w:right w:w="58" w:type="dxa"/>
            </w:tcMar>
          </w:tcPr>
          <w:p w14:paraId="507C484C" w14:textId="77777777" w:rsidR="00BE396E" w:rsidRDefault="00BE396E" w:rsidP="00BE396E">
            <w:pPr>
              <w:pStyle w:val="TableText"/>
            </w:pPr>
            <w:r>
              <w:t>Spaces</w:t>
            </w:r>
          </w:p>
        </w:tc>
        <w:tc>
          <w:tcPr>
            <w:tcW w:w="431" w:type="dxa"/>
          </w:tcPr>
          <w:p w14:paraId="4AEE7CDD" w14:textId="77777777" w:rsidR="00BE396E" w:rsidRDefault="00BE396E" w:rsidP="00BE396E">
            <w:pPr>
              <w:pStyle w:val="TableText"/>
            </w:pPr>
            <w:r>
              <w:t>-</w:t>
            </w:r>
          </w:p>
        </w:tc>
        <w:tc>
          <w:tcPr>
            <w:tcW w:w="431" w:type="dxa"/>
          </w:tcPr>
          <w:p w14:paraId="3A390600" w14:textId="77777777" w:rsidR="00BE396E" w:rsidRDefault="00BE396E" w:rsidP="00BE396E">
            <w:pPr>
              <w:pStyle w:val="TableText"/>
            </w:pPr>
            <w:r>
              <w:t>X</w:t>
            </w:r>
          </w:p>
        </w:tc>
        <w:tc>
          <w:tcPr>
            <w:tcW w:w="432" w:type="dxa"/>
          </w:tcPr>
          <w:p w14:paraId="38A7EE11" w14:textId="77777777" w:rsidR="00BE396E" w:rsidRDefault="00BE396E" w:rsidP="00BE396E">
            <w:pPr>
              <w:pStyle w:val="TableText"/>
            </w:pPr>
            <w:r>
              <w:t>X</w:t>
            </w:r>
          </w:p>
        </w:tc>
      </w:tr>
      <w:tr w:rsidR="00BE396E" w14:paraId="613923FF" w14:textId="77777777" w:rsidTr="008373F9">
        <w:trPr>
          <w:cantSplit/>
          <w:jc w:val="center"/>
        </w:trPr>
        <w:tc>
          <w:tcPr>
            <w:tcW w:w="802" w:type="dxa"/>
            <w:tcMar>
              <w:left w:w="58" w:type="dxa"/>
              <w:right w:w="58" w:type="dxa"/>
            </w:tcMar>
          </w:tcPr>
          <w:p w14:paraId="3D57254B" w14:textId="7F260257" w:rsidR="00BE396E" w:rsidRDefault="00BE396E" w:rsidP="00BE396E">
            <w:pPr>
              <w:pStyle w:val="TableText"/>
            </w:pPr>
            <w:r>
              <w:t>3993</w:t>
            </w:r>
            <w:r w:rsidR="00135F82">
              <w:t xml:space="preserve"> – </w:t>
            </w:r>
            <w:r>
              <w:t>4000</w:t>
            </w:r>
          </w:p>
        </w:tc>
        <w:tc>
          <w:tcPr>
            <w:tcW w:w="2227" w:type="dxa"/>
            <w:tcMar>
              <w:left w:w="58" w:type="dxa"/>
              <w:right w:w="58" w:type="dxa"/>
            </w:tcMar>
          </w:tcPr>
          <w:p w14:paraId="533E950C" w14:textId="77777777" w:rsidR="00BE396E" w:rsidRDefault="00BE396E" w:rsidP="00BE396E">
            <w:pPr>
              <w:pStyle w:val="TableText"/>
            </w:pPr>
            <w:r>
              <w:t>ADJ CLM CHECK WRITE DATE 3</w:t>
            </w:r>
          </w:p>
        </w:tc>
        <w:tc>
          <w:tcPr>
            <w:tcW w:w="2993" w:type="dxa"/>
            <w:tcMar>
              <w:left w:w="58" w:type="dxa"/>
              <w:right w:w="58" w:type="dxa"/>
            </w:tcMar>
          </w:tcPr>
          <w:p w14:paraId="22E8CF4B" w14:textId="30A08EAB" w:rsidR="00BE396E" w:rsidRDefault="00BE396E" w:rsidP="00BE396E">
            <w:pPr>
              <w:pStyle w:val="TableText"/>
            </w:pPr>
            <w:r>
              <w:t>:P:IDR-</w:t>
            </w:r>
            <w:hyperlink r:id="rId975" w:history="1">
              <w:r>
                <w:rPr>
                  <w:rStyle w:val="Hyperlink"/>
                </w:rPr>
                <w:t>ADJ-CHK-WRT-DT</w:t>
              </w:r>
            </w:hyperlink>
          </w:p>
        </w:tc>
        <w:tc>
          <w:tcPr>
            <w:tcW w:w="2790" w:type="dxa"/>
            <w:tcMar>
              <w:left w:w="58" w:type="dxa"/>
              <w:right w:w="58" w:type="dxa"/>
            </w:tcMar>
          </w:tcPr>
          <w:p w14:paraId="3D6B471C" w14:textId="5BBA80D7"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5793CD7E" w14:textId="77777777" w:rsidR="00BE396E" w:rsidRDefault="00BE396E" w:rsidP="00BE396E">
            <w:pPr>
              <w:pStyle w:val="TableText"/>
              <w:rPr>
                <w:caps/>
              </w:rPr>
            </w:pPr>
            <w:r>
              <w:rPr>
                <w:caps/>
              </w:rPr>
              <w:t>8 n</w:t>
            </w:r>
          </w:p>
        </w:tc>
        <w:tc>
          <w:tcPr>
            <w:tcW w:w="2340" w:type="dxa"/>
            <w:tcMar>
              <w:left w:w="58" w:type="dxa"/>
              <w:right w:w="58" w:type="dxa"/>
            </w:tcMar>
          </w:tcPr>
          <w:p w14:paraId="5C3F502F"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03F40D1E" w14:textId="77777777" w:rsidR="00BE396E" w:rsidRDefault="00BE396E" w:rsidP="00BE396E">
            <w:pPr>
              <w:pStyle w:val="TableText"/>
            </w:pPr>
            <w:r>
              <w:t>Zeros</w:t>
            </w:r>
          </w:p>
        </w:tc>
        <w:tc>
          <w:tcPr>
            <w:tcW w:w="431" w:type="dxa"/>
          </w:tcPr>
          <w:p w14:paraId="44A7FCE8" w14:textId="77777777" w:rsidR="00BE396E" w:rsidRDefault="00BE396E" w:rsidP="00BE396E">
            <w:pPr>
              <w:pStyle w:val="TableText"/>
            </w:pPr>
            <w:r>
              <w:t>-</w:t>
            </w:r>
          </w:p>
        </w:tc>
        <w:tc>
          <w:tcPr>
            <w:tcW w:w="431" w:type="dxa"/>
          </w:tcPr>
          <w:p w14:paraId="7B9E3548" w14:textId="77777777" w:rsidR="00BE396E" w:rsidRDefault="00BE396E" w:rsidP="00BE396E">
            <w:pPr>
              <w:pStyle w:val="TableText"/>
            </w:pPr>
            <w:r>
              <w:t>-</w:t>
            </w:r>
          </w:p>
        </w:tc>
        <w:tc>
          <w:tcPr>
            <w:tcW w:w="432" w:type="dxa"/>
          </w:tcPr>
          <w:p w14:paraId="7F6F05A9" w14:textId="77777777" w:rsidR="00BE396E" w:rsidRDefault="00BE396E" w:rsidP="00BE396E">
            <w:pPr>
              <w:pStyle w:val="TableText"/>
            </w:pPr>
            <w:r>
              <w:t>-</w:t>
            </w:r>
          </w:p>
        </w:tc>
      </w:tr>
      <w:tr w:rsidR="00BE396E" w14:paraId="3BBE9013" w14:textId="77777777" w:rsidTr="008373F9">
        <w:trPr>
          <w:cantSplit/>
          <w:jc w:val="center"/>
        </w:trPr>
        <w:tc>
          <w:tcPr>
            <w:tcW w:w="802" w:type="dxa"/>
            <w:tcMar>
              <w:left w:w="58" w:type="dxa"/>
              <w:right w:w="58" w:type="dxa"/>
            </w:tcMar>
          </w:tcPr>
          <w:p w14:paraId="6826D45C" w14:textId="30DEA9AD" w:rsidR="00BE396E" w:rsidRDefault="00BE396E" w:rsidP="00BE396E">
            <w:pPr>
              <w:pStyle w:val="TableText"/>
            </w:pPr>
            <w:r>
              <w:t>4001</w:t>
            </w:r>
            <w:r w:rsidR="00135F82">
              <w:t xml:space="preserve"> – </w:t>
            </w:r>
            <w:r>
              <w:t>4007</w:t>
            </w:r>
          </w:p>
        </w:tc>
        <w:tc>
          <w:tcPr>
            <w:tcW w:w="2227" w:type="dxa"/>
            <w:tcMar>
              <w:left w:w="58" w:type="dxa"/>
              <w:right w:w="58" w:type="dxa"/>
            </w:tcMar>
          </w:tcPr>
          <w:p w14:paraId="34ADCEC0" w14:textId="77777777" w:rsidR="00BE396E" w:rsidRDefault="00BE396E" w:rsidP="00BE396E">
            <w:pPr>
              <w:pStyle w:val="TableText"/>
            </w:pPr>
            <w:r>
              <w:t>ADJ CLAIM BENE EOMB AMT 3</w:t>
            </w:r>
          </w:p>
        </w:tc>
        <w:tc>
          <w:tcPr>
            <w:tcW w:w="2993" w:type="dxa"/>
            <w:tcMar>
              <w:left w:w="58" w:type="dxa"/>
              <w:right w:w="58" w:type="dxa"/>
            </w:tcMar>
          </w:tcPr>
          <w:p w14:paraId="0AE162DC" w14:textId="541EA389" w:rsidR="00BE396E" w:rsidRDefault="00BE396E" w:rsidP="00BE396E">
            <w:pPr>
              <w:pStyle w:val="TableText"/>
            </w:pPr>
            <w:r>
              <w:t>:P:IDR-</w:t>
            </w:r>
            <w:hyperlink r:id="rId976" w:history="1">
              <w:r>
                <w:rPr>
                  <w:rStyle w:val="Hyperlink"/>
                </w:rPr>
                <w:t>ADJ-B-EOMB-AMT</w:t>
              </w:r>
            </w:hyperlink>
          </w:p>
        </w:tc>
        <w:tc>
          <w:tcPr>
            <w:tcW w:w="2790" w:type="dxa"/>
            <w:tcMar>
              <w:left w:w="58" w:type="dxa"/>
              <w:right w:w="58" w:type="dxa"/>
            </w:tcMar>
          </w:tcPr>
          <w:p w14:paraId="039A53DD" w14:textId="1CED9518" w:rsidR="00BE396E"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528FF2C4" w14:textId="77777777" w:rsidR="00BE396E" w:rsidRDefault="00BE396E" w:rsidP="00BE396E">
            <w:pPr>
              <w:pStyle w:val="TableText"/>
              <w:rPr>
                <w:caps/>
              </w:rPr>
            </w:pPr>
            <w:r>
              <w:rPr>
                <w:caps/>
              </w:rPr>
              <w:t>7 n</w:t>
            </w:r>
          </w:p>
          <w:p w14:paraId="77612CDB" w14:textId="77777777" w:rsidR="00BE396E" w:rsidRDefault="00BE396E" w:rsidP="00BE396E">
            <w:pPr>
              <w:pStyle w:val="TableText"/>
              <w:rPr>
                <w:caps/>
              </w:rPr>
            </w:pPr>
            <w:r>
              <w:rPr>
                <w:caps/>
              </w:rPr>
              <w:t>(99999V99)</w:t>
            </w:r>
          </w:p>
        </w:tc>
        <w:tc>
          <w:tcPr>
            <w:tcW w:w="2340" w:type="dxa"/>
            <w:tcMar>
              <w:left w:w="58" w:type="dxa"/>
              <w:right w:w="58" w:type="dxa"/>
            </w:tcMar>
          </w:tcPr>
          <w:p w14:paraId="6602BDB9" w14:textId="77777777" w:rsidR="00BE396E" w:rsidRDefault="00BE396E" w:rsidP="00BE396E">
            <w:pPr>
              <w:pStyle w:val="TableText"/>
            </w:pPr>
            <w:r>
              <w:t>Original claim only</w:t>
            </w:r>
          </w:p>
        </w:tc>
        <w:tc>
          <w:tcPr>
            <w:tcW w:w="858" w:type="dxa"/>
            <w:tcMar>
              <w:left w:w="58" w:type="dxa"/>
              <w:right w:w="58" w:type="dxa"/>
            </w:tcMar>
          </w:tcPr>
          <w:p w14:paraId="12355F44" w14:textId="77777777" w:rsidR="00BE396E" w:rsidRDefault="00BE396E" w:rsidP="00BE396E">
            <w:pPr>
              <w:pStyle w:val="TableText"/>
            </w:pPr>
            <w:r>
              <w:t>Zeros</w:t>
            </w:r>
          </w:p>
        </w:tc>
        <w:tc>
          <w:tcPr>
            <w:tcW w:w="431" w:type="dxa"/>
          </w:tcPr>
          <w:p w14:paraId="24946D40" w14:textId="77777777" w:rsidR="00BE396E" w:rsidRDefault="00BE396E" w:rsidP="00BE396E">
            <w:pPr>
              <w:pStyle w:val="TableText"/>
            </w:pPr>
            <w:r>
              <w:t>-</w:t>
            </w:r>
          </w:p>
        </w:tc>
        <w:tc>
          <w:tcPr>
            <w:tcW w:w="431" w:type="dxa"/>
          </w:tcPr>
          <w:p w14:paraId="6D2FF6E8" w14:textId="77777777" w:rsidR="00BE396E" w:rsidRDefault="00BE396E" w:rsidP="00BE396E">
            <w:pPr>
              <w:pStyle w:val="TableText"/>
            </w:pPr>
            <w:r>
              <w:t>-</w:t>
            </w:r>
          </w:p>
        </w:tc>
        <w:tc>
          <w:tcPr>
            <w:tcW w:w="432" w:type="dxa"/>
          </w:tcPr>
          <w:p w14:paraId="64200722" w14:textId="77777777" w:rsidR="00BE396E" w:rsidRDefault="00BE396E" w:rsidP="00BE396E">
            <w:pPr>
              <w:pStyle w:val="TableText"/>
            </w:pPr>
            <w:r>
              <w:t>-</w:t>
            </w:r>
          </w:p>
        </w:tc>
      </w:tr>
      <w:tr w:rsidR="00BE396E" w14:paraId="06672FC0" w14:textId="77777777" w:rsidTr="008373F9">
        <w:trPr>
          <w:cantSplit/>
          <w:jc w:val="center"/>
        </w:trPr>
        <w:tc>
          <w:tcPr>
            <w:tcW w:w="802" w:type="dxa"/>
            <w:tcMar>
              <w:left w:w="58" w:type="dxa"/>
              <w:right w:w="58" w:type="dxa"/>
            </w:tcMar>
          </w:tcPr>
          <w:p w14:paraId="18A9F1E3" w14:textId="12B74AEC" w:rsidR="00BE396E" w:rsidRDefault="00BE396E" w:rsidP="00BE396E">
            <w:pPr>
              <w:pStyle w:val="TableText"/>
            </w:pPr>
            <w:r>
              <w:t>4008</w:t>
            </w:r>
            <w:r w:rsidR="00135F82">
              <w:t xml:space="preserve"> – </w:t>
            </w:r>
            <w:r>
              <w:t>4014</w:t>
            </w:r>
          </w:p>
        </w:tc>
        <w:tc>
          <w:tcPr>
            <w:tcW w:w="2227" w:type="dxa"/>
            <w:tcMar>
              <w:left w:w="58" w:type="dxa"/>
              <w:right w:w="58" w:type="dxa"/>
            </w:tcMar>
          </w:tcPr>
          <w:p w14:paraId="4AB141CB" w14:textId="77777777" w:rsidR="00BE396E" w:rsidRDefault="00BE396E" w:rsidP="00BE396E">
            <w:pPr>
              <w:pStyle w:val="TableText"/>
            </w:pPr>
            <w:r>
              <w:t>ADJ CLAIM PROV EOMB AMT 3</w:t>
            </w:r>
          </w:p>
        </w:tc>
        <w:tc>
          <w:tcPr>
            <w:tcW w:w="2993" w:type="dxa"/>
            <w:tcMar>
              <w:left w:w="58" w:type="dxa"/>
              <w:right w:w="58" w:type="dxa"/>
            </w:tcMar>
          </w:tcPr>
          <w:p w14:paraId="0D35E8A8" w14:textId="30F896E4" w:rsidR="00BE396E" w:rsidRDefault="00BE396E" w:rsidP="00BE396E">
            <w:pPr>
              <w:pStyle w:val="TableText"/>
            </w:pPr>
            <w:r>
              <w:t>:P:IDR-</w:t>
            </w:r>
            <w:hyperlink r:id="rId977" w:history="1">
              <w:r>
                <w:rPr>
                  <w:rStyle w:val="Hyperlink"/>
                </w:rPr>
                <w:t>ADJ-P-EOMB-AMT</w:t>
              </w:r>
            </w:hyperlink>
          </w:p>
        </w:tc>
        <w:tc>
          <w:tcPr>
            <w:tcW w:w="2790" w:type="dxa"/>
            <w:tcMar>
              <w:left w:w="58" w:type="dxa"/>
              <w:right w:w="58" w:type="dxa"/>
            </w:tcMar>
          </w:tcPr>
          <w:p w14:paraId="5D9DB3CA" w14:textId="51A428C4"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060738F5" w14:textId="77777777" w:rsidR="00BE396E" w:rsidRDefault="00BE396E" w:rsidP="00BE396E">
            <w:pPr>
              <w:pStyle w:val="TableText"/>
              <w:rPr>
                <w:caps/>
              </w:rPr>
            </w:pPr>
            <w:r>
              <w:rPr>
                <w:caps/>
              </w:rPr>
              <w:t>7 n</w:t>
            </w:r>
          </w:p>
          <w:p w14:paraId="5E20CA0C" w14:textId="77777777" w:rsidR="00BE396E" w:rsidRDefault="00BE396E" w:rsidP="00BE396E">
            <w:pPr>
              <w:pStyle w:val="TableText"/>
              <w:rPr>
                <w:caps/>
              </w:rPr>
            </w:pPr>
            <w:r>
              <w:rPr>
                <w:caps/>
              </w:rPr>
              <w:t>(99999V99)</w:t>
            </w:r>
          </w:p>
        </w:tc>
        <w:tc>
          <w:tcPr>
            <w:tcW w:w="2340" w:type="dxa"/>
            <w:tcMar>
              <w:left w:w="58" w:type="dxa"/>
              <w:right w:w="58" w:type="dxa"/>
            </w:tcMar>
          </w:tcPr>
          <w:p w14:paraId="2AF40D4C" w14:textId="77777777" w:rsidR="00BE396E" w:rsidRDefault="00BE396E" w:rsidP="00BE396E">
            <w:pPr>
              <w:pStyle w:val="TableText"/>
            </w:pPr>
            <w:r>
              <w:t>Original claim only</w:t>
            </w:r>
          </w:p>
        </w:tc>
        <w:tc>
          <w:tcPr>
            <w:tcW w:w="858" w:type="dxa"/>
            <w:tcMar>
              <w:left w:w="58" w:type="dxa"/>
              <w:right w:w="58" w:type="dxa"/>
            </w:tcMar>
          </w:tcPr>
          <w:p w14:paraId="6FAED567" w14:textId="77777777" w:rsidR="00BE396E" w:rsidRDefault="00BE396E" w:rsidP="00BE396E">
            <w:pPr>
              <w:pStyle w:val="TableText"/>
            </w:pPr>
            <w:r>
              <w:t>Zeros</w:t>
            </w:r>
          </w:p>
        </w:tc>
        <w:tc>
          <w:tcPr>
            <w:tcW w:w="431" w:type="dxa"/>
          </w:tcPr>
          <w:p w14:paraId="213DC47C" w14:textId="77777777" w:rsidR="00BE396E" w:rsidRDefault="00BE396E" w:rsidP="00BE396E">
            <w:pPr>
              <w:pStyle w:val="TableText"/>
            </w:pPr>
            <w:r>
              <w:t>-</w:t>
            </w:r>
          </w:p>
        </w:tc>
        <w:tc>
          <w:tcPr>
            <w:tcW w:w="431" w:type="dxa"/>
          </w:tcPr>
          <w:p w14:paraId="59A78A75" w14:textId="77777777" w:rsidR="00BE396E" w:rsidRDefault="00BE396E" w:rsidP="00BE396E">
            <w:pPr>
              <w:pStyle w:val="TableText"/>
            </w:pPr>
            <w:r>
              <w:t>-</w:t>
            </w:r>
          </w:p>
        </w:tc>
        <w:tc>
          <w:tcPr>
            <w:tcW w:w="432" w:type="dxa"/>
          </w:tcPr>
          <w:p w14:paraId="0B779A4D" w14:textId="77777777" w:rsidR="00BE396E" w:rsidRDefault="00BE396E" w:rsidP="00BE396E">
            <w:pPr>
              <w:pStyle w:val="TableText"/>
            </w:pPr>
            <w:r>
              <w:t>-</w:t>
            </w:r>
          </w:p>
        </w:tc>
      </w:tr>
      <w:tr w:rsidR="00BE396E" w14:paraId="655F4D3D" w14:textId="77777777" w:rsidTr="008373F9">
        <w:trPr>
          <w:cantSplit/>
          <w:jc w:val="center"/>
        </w:trPr>
        <w:tc>
          <w:tcPr>
            <w:tcW w:w="802" w:type="dxa"/>
            <w:tcMar>
              <w:left w:w="58" w:type="dxa"/>
              <w:right w:w="58" w:type="dxa"/>
            </w:tcMar>
          </w:tcPr>
          <w:p w14:paraId="3F9F9FEF" w14:textId="591D5EF5" w:rsidR="00BE396E" w:rsidRDefault="00BE396E" w:rsidP="00BE396E">
            <w:pPr>
              <w:pStyle w:val="TableText"/>
            </w:pPr>
            <w:r>
              <w:t>4015</w:t>
            </w:r>
            <w:r w:rsidR="00135F82">
              <w:t xml:space="preserve"> – </w:t>
            </w:r>
            <w:r>
              <w:t>4022</w:t>
            </w:r>
          </w:p>
        </w:tc>
        <w:tc>
          <w:tcPr>
            <w:tcW w:w="2227" w:type="dxa"/>
            <w:tcMar>
              <w:left w:w="58" w:type="dxa"/>
              <w:right w:w="58" w:type="dxa"/>
            </w:tcMar>
          </w:tcPr>
          <w:p w14:paraId="69C75CBA" w14:textId="77777777" w:rsidR="00BE396E" w:rsidRDefault="00BE396E" w:rsidP="00BE396E">
            <w:pPr>
              <w:pStyle w:val="TableText"/>
            </w:pPr>
            <w:r>
              <w:t>ADJ DATE 4</w:t>
            </w:r>
          </w:p>
        </w:tc>
        <w:tc>
          <w:tcPr>
            <w:tcW w:w="2993" w:type="dxa"/>
            <w:tcMar>
              <w:left w:w="58" w:type="dxa"/>
              <w:right w:w="58" w:type="dxa"/>
            </w:tcMar>
          </w:tcPr>
          <w:p w14:paraId="203D41A9" w14:textId="5657B2FA" w:rsidR="00BE396E" w:rsidRDefault="00BE396E" w:rsidP="00BE396E">
            <w:pPr>
              <w:pStyle w:val="TableText"/>
            </w:pPr>
            <w:r>
              <w:t>:P:IDR-</w:t>
            </w:r>
            <w:hyperlink r:id="rId978" w:history="1">
              <w:r>
                <w:rPr>
                  <w:rStyle w:val="Hyperlink"/>
                </w:rPr>
                <w:t>ADJ-DATE</w:t>
              </w:r>
            </w:hyperlink>
          </w:p>
        </w:tc>
        <w:tc>
          <w:tcPr>
            <w:tcW w:w="2790" w:type="dxa"/>
            <w:tcMar>
              <w:left w:w="58" w:type="dxa"/>
              <w:right w:w="58" w:type="dxa"/>
            </w:tcMar>
          </w:tcPr>
          <w:p w14:paraId="690CAE0F" w14:textId="21BCC41E" w:rsidR="00BE396E" w:rsidRDefault="00EA2F01" w:rsidP="003962F0">
            <w:pPr>
              <w:pStyle w:val="TableText"/>
            </w:pPr>
            <w:r w:rsidRPr="00EA2F01">
              <w:t>This field is no longer used as supplemental adjustments are no longer performed.</w:t>
            </w:r>
          </w:p>
        </w:tc>
        <w:tc>
          <w:tcPr>
            <w:tcW w:w="1080" w:type="dxa"/>
            <w:tcMar>
              <w:left w:w="58" w:type="dxa"/>
              <w:right w:w="58" w:type="dxa"/>
            </w:tcMar>
          </w:tcPr>
          <w:p w14:paraId="267E6219" w14:textId="77777777" w:rsidR="00BE396E" w:rsidRDefault="00BE396E" w:rsidP="00BE396E">
            <w:pPr>
              <w:pStyle w:val="TableText"/>
              <w:rPr>
                <w:caps/>
              </w:rPr>
            </w:pPr>
            <w:r>
              <w:rPr>
                <w:caps/>
              </w:rPr>
              <w:t>8 n</w:t>
            </w:r>
          </w:p>
        </w:tc>
        <w:tc>
          <w:tcPr>
            <w:tcW w:w="2340" w:type="dxa"/>
            <w:tcMar>
              <w:left w:w="58" w:type="dxa"/>
              <w:right w:w="58" w:type="dxa"/>
            </w:tcMar>
          </w:tcPr>
          <w:p w14:paraId="59861B18" w14:textId="77777777" w:rsidR="00BE396E" w:rsidRDefault="00BE396E" w:rsidP="00BE396E">
            <w:pPr>
              <w:pStyle w:val="TableText"/>
            </w:pPr>
            <w:r>
              <w:t>MMDDYYYY</w:t>
            </w:r>
          </w:p>
        </w:tc>
        <w:tc>
          <w:tcPr>
            <w:tcW w:w="858" w:type="dxa"/>
            <w:tcMar>
              <w:left w:w="58" w:type="dxa"/>
              <w:right w:w="58" w:type="dxa"/>
            </w:tcMar>
          </w:tcPr>
          <w:p w14:paraId="08CA4289" w14:textId="77777777" w:rsidR="00BE396E" w:rsidRDefault="00BE396E" w:rsidP="00BE396E">
            <w:pPr>
              <w:pStyle w:val="TableText"/>
            </w:pPr>
            <w:r>
              <w:t>Zeros</w:t>
            </w:r>
          </w:p>
        </w:tc>
        <w:tc>
          <w:tcPr>
            <w:tcW w:w="431" w:type="dxa"/>
          </w:tcPr>
          <w:p w14:paraId="52673AF0" w14:textId="77777777" w:rsidR="00BE396E" w:rsidRDefault="00BE396E" w:rsidP="00BE396E">
            <w:pPr>
              <w:pStyle w:val="TableText"/>
            </w:pPr>
            <w:r>
              <w:t>-</w:t>
            </w:r>
          </w:p>
        </w:tc>
        <w:tc>
          <w:tcPr>
            <w:tcW w:w="431" w:type="dxa"/>
          </w:tcPr>
          <w:p w14:paraId="5D4CF9BA" w14:textId="77777777" w:rsidR="00BE396E" w:rsidRDefault="00BE396E" w:rsidP="00BE396E">
            <w:pPr>
              <w:pStyle w:val="TableText"/>
            </w:pPr>
            <w:r>
              <w:t>X</w:t>
            </w:r>
          </w:p>
        </w:tc>
        <w:tc>
          <w:tcPr>
            <w:tcW w:w="432" w:type="dxa"/>
          </w:tcPr>
          <w:p w14:paraId="6D154E07" w14:textId="77777777" w:rsidR="00BE396E" w:rsidRDefault="00BE396E" w:rsidP="00BE396E">
            <w:pPr>
              <w:pStyle w:val="TableText"/>
            </w:pPr>
            <w:r>
              <w:t>X</w:t>
            </w:r>
          </w:p>
        </w:tc>
      </w:tr>
      <w:tr w:rsidR="00BE396E" w14:paraId="333AAEE2" w14:textId="77777777" w:rsidTr="008373F9">
        <w:trPr>
          <w:cantSplit/>
          <w:jc w:val="center"/>
        </w:trPr>
        <w:tc>
          <w:tcPr>
            <w:tcW w:w="802" w:type="dxa"/>
            <w:tcMar>
              <w:left w:w="58" w:type="dxa"/>
              <w:right w:w="58" w:type="dxa"/>
            </w:tcMar>
          </w:tcPr>
          <w:p w14:paraId="1423102E" w14:textId="1CF77122" w:rsidR="00BE396E" w:rsidRDefault="004B2E45" w:rsidP="004B2E45">
            <w:pPr>
              <w:pStyle w:val="TableText"/>
            </w:pPr>
            <w:r>
              <w:t>4023-4037</w:t>
            </w:r>
          </w:p>
        </w:tc>
        <w:tc>
          <w:tcPr>
            <w:tcW w:w="2227" w:type="dxa"/>
            <w:tcMar>
              <w:left w:w="58" w:type="dxa"/>
              <w:right w:w="58" w:type="dxa"/>
            </w:tcMar>
          </w:tcPr>
          <w:p w14:paraId="20306138" w14:textId="77777777" w:rsidR="00BE396E" w:rsidRDefault="00BE396E" w:rsidP="00BE396E">
            <w:pPr>
              <w:pStyle w:val="TableText"/>
            </w:pPr>
            <w:r>
              <w:t>XREF ICN 4</w:t>
            </w:r>
          </w:p>
        </w:tc>
        <w:tc>
          <w:tcPr>
            <w:tcW w:w="2993" w:type="dxa"/>
            <w:tcMar>
              <w:left w:w="58" w:type="dxa"/>
              <w:right w:w="58" w:type="dxa"/>
            </w:tcMar>
          </w:tcPr>
          <w:p w14:paraId="7B0E7722" w14:textId="4EA87380" w:rsidR="00BE396E" w:rsidRDefault="00BE396E" w:rsidP="00BE396E">
            <w:pPr>
              <w:pStyle w:val="TableText"/>
            </w:pPr>
            <w:r>
              <w:t>:P:IDR-</w:t>
            </w:r>
            <w:hyperlink r:id="rId979" w:history="1">
              <w:r>
                <w:rPr>
                  <w:rStyle w:val="Hyperlink"/>
                </w:rPr>
                <w:t>XREF-ICN</w:t>
              </w:r>
            </w:hyperlink>
          </w:p>
        </w:tc>
        <w:tc>
          <w:tcPr>
            <w:tcW w:w="2790" w:type="dxa"/>
            <w:tcMar>
              <w:left w:w="58" w:type="dxa"/>
              <w:right w:w="58" w:type="dxa"/>
            </w:tcMar>
          </w:tcPr>
          <w:p w14:paraId="74FD52BA" w14:textId="5BBBD3CE" w:rsidR="00BE396E"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355BA1AE" w14:textId="77777777" w:rsidR="00BE396E" w:rsidRDefault="00BE396E" w:rsidP="00BE396E">
            <w:pPr>
              <w:pStyle w:val="TableText"/>
              <w:rPr>
                <w:caps/>
              </w:rPr>
            </w:pPr>
            <w:r>
              <w:rPr>
                <w:caps/>
              </w:rPr>
              <w:t>15 c</w:t>
            </w:r>
          </w:p>
        </w:tc>
        <w:tc>
          <w:tcPr>
            <w:tcW w:w="2340" w:type="dxa"/>
            <w:tcMar>
              <w:left w:w="58" w:type="dxa"/>
              <w:right w:w="58" w:type="dxa"/>
            </w:tcMar>
          </w:tcPr>
          <w:p w14:paraId="175670A5" w14:textId="154CA329" w:rsidR="00BE396E" w:rsidRDefault="00BE396E" w:rsidP="00F72228">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6A2C3B03" w14:textId="77777777" w:rsidR="00BE396E" w:rsidRDefault="00BE396E" w:rsidP="00BE396E">
            <w:pPr>
              <w:pStyle w:val="TableText"/>
            </w:pPr>
            <w:r>
              <w:t>Spaces</w:t>
            </w:r>
          </w:p>
        </w:tc>
        <w:tc>
          <w:tcPr>
            <w:tcW w:w="431" w:type="dxa"/>
          </w:tcPr>
          <w:p w14:paraId="3DE0D076" w14:textId="77777777" w:rsidR="00BE396E" w:rsidRDefault="00BE396E" w:rsidP="00BE396E">
            <w:pPr>
              <w:pStyle w:val="TableText"/>
            </w:pPr>
            <w:r>
              <w:t>-</w:t>
            </w:r>
          </w:p>
        </w:tc>
        <w:tc>
          <w:tcPr>
            <w:tcW w:w="431" w:type="dxa"/>
          </w:tcPr>
          <w:p w14:paraId="74AA07B2" w14:textId="77777777" w:rsidR="00BE396E" w:rsidRDefault="00BE396E" w:rsidP="00BE396E">
            <w:pPr>
              <w:pStyle w:val="TableText"/>
            </w:pPr>
            <w:r>
              <w:t>X</w:t>
            </w:r>
          </w:p>
        </w:tc>
        <w:tc>
          <w:tcPr>
            <w:tcW w:w="432" w:type="dxa"/>
          </w:tcPr>
          <w:p w14:paraId="39F626C9" w14:textId="77777777" w:rsidR="00BE396E" w:rsidRDefault="00BE396E" w:rsidP="00BE396E">
            <w:pPr>
              <w:pStyle w:val="TableText"/>
            </w:pPr>
            <w:r>
              <w:t>X</w:t>
            </w:r>
          </w:p>
        </w:tc>
      </w:tr>
      <w:tr w:rsidR="00BE396E" w14:paraId="221E6284" w14:textId="77777777" w:rsidTr="008373F9">
        <w:trPr>
          <w:cantSplit/>
          <w:jc w:val="center"/>
        </w:trPr>
        <w:tc>
          <w:tcPr>
            <w:tcW w:w="802" w:type="dxa"/>
            <w:tcMar>
              <w:left w:w="58" w:type="dxa"/>
              <w:right w:w="58" w:type="dxa"/>
            </w:tcMar>
          </w:tcPr>
          <w:p w14:paraId="6D53E0FA" w14:textId="2C011A28" w:rsidR="00BE396E" w:rsidRDefault="004B2E45" w:rsidP="004B2E45">
            <w:pPr>
              <w:pStyle w:val="TableText"/>
            </w:pPr>
            <w:r>
              <w:t>4038-4041</w:t>
            </w:r>
          </w:p>
        </w:tc>
        <w:tc>
          <w:tcPr>
            <w:tcW w:w="2227" w:type="dxa"/>
            <w:tcMar>
              <w:left w:w="58" w:type="dxa"/>
              <w:right w:w="58" w:type="dxa"/>
            </w:tcMar>
          </w:tcPr>
          <w:p w14:paraId="45EABE99" w14:textId="77777777" w:rsidR="00BE396E" w:rsidRDefault="00BE396E" w:rsidP="00BE396E">
            <w:pPr>
              <w:pStyle w:val="TableText"/>
            </w:pPr>
            <w:r>
              <w:t>ADJ CLERK ID 4</w:t>
            </w:r>
          </w:p>
        </w:tc>
        <w:tc>
          <w:tcPr>
            <w:tcW w:w="2993" w:type="dxa"/>
            <w:tcMar>
              <w:left w:w="58" w:type="dxa"/>
              <w:right w:w="58" w:type="dxa"/>
            </w:tcMar>
          </w:tcPr>
          <w:p w14:paraId="599EBD16" w14:textId="25AB3089" w:rsidR="00BE396E" w:rsidRDefault="00BE396E" w:rsidP="00BE396E">
            <w:pPr>
              <w:pStyle w:val="TableText"/>
            </w:pPr>
            <w:r>
              <w:t>:P:IDR-</w:t>
            </w:r>
            <w:hyperlink r:id="rId980" w:history="1">
              <w:r>
                <w:rPr>
                  <w:rStyle w:val="Hyperlink"/>
                </w:rPr>
                <w:t>ADJ-CLERK</w:t>
              </w:r>
            </w:hyperlink>
          </w:p>
        </w:tc>
        <w:tc>
          <w:tcPr>
            <w:tcW w:w="2790" w:type="dxa"/>
            <w:tcMar>
              <w:left w:w="58" w:type="dxa"/>
              <w:right w:w="58" w:type="dxa"/>
            </w:tcMar>
          </w:tcPr>
          <w:p w14:paraId="68CA6681" w14:textId="210D2A9A" w:rsidR="00BE396E" w:rsidRPr="008C7FC4"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37CB5282" w14:textId="77777777" w:rsidR="00BE396E" w:rsidRDefault="00BE396E" w:rsidP="00BE396E">
            <w:pPr>
              <w:pStyle w:val="TableText"/>
              <w:rPr>
                <w:caps/>
              </w:rPr>
            </w:pPr>
            <w:r>
              <w:rPr>
                <w:caps/>
              </w:rPr>
              <w:t>4 c</w:t>
            </w:r>
          </w:p>
        </w:tc>
        <w:tc>
          <w:tcPr>
            <w:tcW w:w="2340" w:type="dxa"/>
            <w:tcMar>
              <w:left w:w="58" w:type="dxa"/>
              <w:right w:w="58" w:type="dxa"/>
            </w:tcMar>
          </w:tcPr>
          <w:p w14:paraId="0E29116F" w14:textId="77777777" w:rsidR="00BE396E" w:rsidRDefault="00BE396E" w:rsidP="00BE396E">
            <w:pPr>
              <w:pStyle w:val="TableText"/>
            </w:pPr>
            <w:r>
              <w:t>-</w:t>
            </w:r>
          </w:p>
        </w:tc>
        <w:tc>
          <w:tcPr>
            <w:tcW w:w="858" w:type="dxa"/>
            <w:tcMar>
              <w:left w:w="58" w:type="dxa"/>
              <w:right w:w="58" w:type="dxa"/>
            </w:tcMar>
          </w:tcPr>
          <w:p w14:paraId="588E7862" w14:textId="77777777" w:rsidR="00BE396E" w:rsidRDefault="00BE396E" w:rsidP="00BE396E">
            <w:pPr>
              <w:pStyle w:val="TableText"/>
            </w:pPr>
            <w:r>
              <w:t>Spaces</w:t>
            </w:r>
          </w:p>
        </w:tc>
        <w:tc>
          <w:tcPr>
            <w:tcW w:w="431" w:type="dxa"/>
          </w:tcPr>
          <w:p w14:paraId="6CAD361E" w14:textId="77777777" w:rsidR="00BE396E" w:rsidRDefault="00BE396E" w:rsidP="00BE396E">
            <w:pPr>
              <w:pStyle w:val="TableText"/>
            </w:pPr>
            <w:r>
              <w:t>-</w:t>
            </w:r>
          </w:p>
        </w:tc>
        <w:tc>
          <w:tcPr>
            <w:tcW w:w="431" w:type="dxa"/>
          </w:tcPr>
          <w:p w14:paraId="4C021A07" w14:textId="77777777" w:rsidR="00BE396E" w:rsidRDefault="00BE396E" w:rsidP="00BE396E">
            <w:pPr>
              <w:pStyle w:val="TableText"/>
            </w:pPr>
            <w:r>
              <w:t>X</w:t>
            </w:r>
          </w:p>
        </w:tc>
        <w:tc>
          <w:tcPr>
            <w:tcW w:w="432" w:type="dxa"/>
          </w:tcPr>
          <w:p w14:paraId="07AD6593" w14:textId="77777777" w:rsidR="00BE396E" w:rsidRDefault="00BE396E" w:rsidP="00BE396E">
            <w:pPr>
              <w:pStyle w:val="TableText"/>
            </w:pPr>
            <w:r>
              <w:t>X</w:t>
            </w:r>
          </w:p>
        </w:tc>
      </w:tr>
      <w:tr w:rsidR="00BE396E" w14:paraId="79679E31" w14:textId="77777777" w:rsidTr="008373F9">
        <w:trPr>
          <w:cantSplit/>
          <w:jc w:val="center"/>
        </w:trPr>
        <w:tc>
          <w:tcPr>
            <w:tcW w:w="802" w:type="dxa"/>
            <w:tcMar>
              <w:left w:w="58" w:type="dxa"/>
              <w:right w:w="58" w:type="dxa"/>
            </w:tcMar>
          </w:tcPr>
          <w:p w14:paraId="02B61894" w14:textId="1B1B4E89" w:rsidR="00BE396E" w:rsidRDefault="00BE396E" w:rsidP="00BE396E">
            <w:pPr>
              <w:pStyle w:val="TableText"/>
            </w:pPr>
            <w:r>
              <w:t>4042</w:t>
            </w:r>
            <w:r w:rsidR="00135F82">
              <w:t xml:space="preserve"> – </w:t>
            </w:r>
            <w:r>
              <w:t>4056</w:t>
            </w:r>
          </w:p>
        </w:tc>
        <w:tc>
          <w:tcPr>
            <w:tcW w:w="2227" w:type="dxa"/>
            <w:tcMar>
              <w:left w:w="58" w:type="dxa"/>
              <w:right w:w="58" w:type="dxa"/>
            </w:tcMar>
          </w:tcPr>
          <w:p w14:paraId="1ED9A934" w14:textId="77777777" w:rsidR="00BE396E" w:rsidRDefault="00BE396E" w:rsidP="00BE396E">
            <w:pPr>
              <w:pStyle w:val="TableText"/>
            </w:pPr>
            <w:r>
              <w:t>INITIATING CCN 4</w:t>
            </w:r>
          </w:p>
        </w:tc>
        <w:tc>
          <w:tcPr>
            <w:tcW w:w="2993" w:type="dxa"/>
            <w:tcMar>
              <w:left w:w="58" w:type="dxa"/>
              <w:right w:w="58" w:type="dxa"/>
            </w:tcMar>
          </w:tcPr>
          <w:p w14:paraId="1F3CF5A7" w14:textId="2C614EF0" w:rsidR="00BE396E" w:rsidRDefault="00BE396E" w:rsidP="00BE396E">
            <w:pPr>
              <w:pStyle w:val="TableText"/>
            </w:pPr>
            <w:r>
              <w:t>:P:IDR-</w:t>
            </w:r>
            <w:hyperlink r:id="rId981" w:history="1">
              <w:r>
                <w:rPr>
                  <w:rStyle w:val="Hyperlink"/>
                </w:rPr>
                <w:t>INIT-CCN</w:t>
              </w:r>
            </w:hyperlink>
          </w:p>
        </w:tc>
        <w:tc>
          <w:tcPr>
            <w:tcW w:w="2790" w:type="dxa"/>
            <w:tcMar>
              <w:left w:w="58" w:type="dxa"/>
              <w:right w:w="58" w:type="dxa"/>
            </w:tcMar>
          </w:tcPr>
          <w:p w14:paraId="6830DD4C" w14:textId="1FB7641F"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35A68A59" w14:textId="77777777" w:rsidR="00BE396E" w:rsidRDefault="00BE396E" w:rsidP="00BE396E">
            <w:pPr>
              <w:pStyle w:val="TableText"/>
              <w:rPr>
                <w:caps/>
              </w:rPr>
            </w:pPr>
            <w:r>
              <w:rPr>
                <w:caps/>
              </w:rPr>
              <w:t>15 c</w:t>
            </w:r>
          </w:p>
        </w:tc>
        <w:tc>
          <w:tcPr>
            <w:tcW w:w="2340" w:type="dxa"/>
            <w:tcMar>
              <w:left w:w="58" w:type="dxa"/>
              <w:right w:w="58" w:type="dxa"/>
            </w:tcMar>
          </w:tcPr>
          <w:p w14:paraId="51164030" w14:textId="77777777" w:rsidR="00BE396E" w:rsidRDefault="00BE396E" w:rsidP="00BE396E">
            <w:pPr>
              <w:pStyle w:val="TableText"/>
            </w:pPr>
            <w:r>
              <w:t>Adjustment claim only</w:t>
            </w:r>
          </w:p>
        </w:tc>
        <w:tc>
          <w:tcPr>
            <w:tcW w:w="858" w:type="dxa"/>
            <w:tcMar>
              <w:left w:w="58" w:type="dxa"/>
              <w:right w:w="58" w:type="dxa"/>
            </w:tcMar>
          </w:tcPr>
          <w:p w14:paraId="5DA952B1" w14:textId="77777777" w:rsidR="00BE396E" w:rsidRDefault="00BE396E" w:rsidP="00BE396E">
            <w:pPr>
              <w:pStyle w:val="TableText"/>
            </w:pPr>
            <w:r>
              <w:t>Spaces</w:t>
            </w:r>
          </w:p>
        </w:tc>
        <w:tc>
          <w:tcPr>
            <w:tcW w:w="431" w:type="dxa"/>
          </w:tcPr>
          <w:p w14:paraId="43D647A9" w14:textId="77777777" w:rsidR="00BE396E" w:rsidRDefault="00BE396E" w:rsidP="00BE396E">
            <w:pPr>
              <w:pStyle w:val="TableText"/>
            </w:pPr>
            <w:r>
              <w:t>-</w:t>
            </w:r>
          </w:p>
        </w:tc>
        <w:tc>
          <w:tcPr>
            <w:tcW w:w="431" w:type="dxa"/>
          </w:tcPr>
          <w:p w14:paraId="0E8805CD" w14:textId="77777777" w:rsidR="00BE396E" w:rsidRDefault="00BE396E" w:rsidP="00BE396E">
            <w:pPr>
              <w:pStyle w:val="TableText"/>
            </w:pPr>
            <w:r>
              <w:t>X</w:t>
            </w:r>
          </w:p>
        </w:tc>
        <w:tc>
          <w:tcPr>
            <w:tcW w:w="432" w:type="dxa"/>
          </w:tcPr>
          <w:p w14:paraId="13533010" w14:textId="77777777" w:rsidR="00BE396E" w:rsidRDefault="00BE396E" w:rsidP="00BE396E">
            <w:pPr>
              <w:pStyle w:val="TableText"/>
            </w:pPr>
            <w:r>
              <w:t>X</w:t>
            </w:r>
          </w:p>
        </w:tc>
      </w:tr>
      <w:tr w:rsidR="00BE396E" w14:paraId="23EC1C92" w14:textId="77777777" w:rsidTr="008373F9">
        <w:trPr>
          <w:cantSplit/>
          <w:jc w:val="center"/>
        </w:trPr>
        <w:tc>
          <w:tcPr>
            <w:tcW w:w="802" w:type="dxa"/>
            <w:tcMar>
              <w:left w:w="58" w:type="dxa"/>
              <w:right w:w="58" w:type="dxa"/>
            </w:tcMar>
          </w:tcPr>
          <w:p w14:paraId="172CA97A" w14:textId="5988CAC8" w:rsidR="00BE396E" w:rsidRDefault="00BE396E" w:rsidP="004B2E45">
            <w:pPr>
              <w:pStyle w:val="TableText"/>
            </w:pPr>
            <w:r>
              <w:t>4057</w:t>
            </w:r>
            <w:r w:rsidR="00135F82">
              <w:t xml:space="preserve"> – </w:t>
            </w:r>
            <w:r>
              <w:t>406</w:t>
            </w:r>
            <w:r w:rsidR="004B2E45">
              <w:t>4</w:t>
            </w:r>
          </w:p>
        </w:tc>
        <w:tc>
          <w:tcPr>
            <w:tcW w:w="2227" w:type="dxa"/>
            <w:tcMar>
              <w:left w:w="58" w:type="dxa"/>
              <w:right w:w="58" w:type="dxa"/>
            </w:tcMar>
          </w:tcPr>
          <w:p w14:paraId="276E618C" w14:textId="77777777" w:rsidR="00BE396E" w:rsidRDefault="00BE396E" w:rsidP="00BE396E">
            <w:pPr>
              <w:pStyle w:val="TableText"/>
            </w:pPr>
            <w:r>
              <w:t>ADJ CLM CHECK WRITE DATE 4</w:t>
            </w:r>
          </w:p>
        </w:tc>
        <w:tc>
          <w:tcPr>
            <w:tcW w:w="2993" w:type="dxa"/>
            <w:tcMar>
              <w:left w:w="58" w:type="dxa"/>
              <w:right w:w="58" w:type="dxa"/>
            </w:tcMar>
          </w:tcPr>
          <w:p w14:paraId="50A1027D" w14:textId="1908E908" w:rsidR="00BE396E" w:rsidRDefault="00BE396E" w:rsidP="00BE396E">
            <w:pPr>
              <w:pStyle w:val="TableText"/>
            </w:pPr>
            <w:r>
              <w:t>:P:IDR-</w:t>
            </w:r>
            <w:hyperlink r:id="rId982" w:history="1">
              <w:r>
                <w:rPr>
                  <w:rStyle w:val="Hyperlink"/>
                </w:rPr>
                <w:t>ADJ-CHK-WRT-DT</w:t>
              </w:r>
            </w:hyperlink>
          </w:p>
        </w:tc>
        <w:tc>
          <w:tcPr>
            <w:tcW w:w="2790" w:type="dxa"/>
            <w:tcMar>
              <w:left w:w="58" w:type="dxa"/>
              <w:right w:w="58" w:type="dxa"/>
            </w:tcMar>
          </w:tcPr>
          <w:p w14:paraId="5013A19D" w14:textId="431CE4C0"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1C2BD2F0" w14:textId="77777777" w:rsidR="00BE396E" w:rsidRDefault="00BE396E" w:rsidP="00BE396E">
            <w:pPr>
              <w:pStyle w:val="TableText"/>
              <w:rPr>
                <w:caps/>
              </w:rPr>
            </w:pPr>
            <w:r>
              <w:rPr>
                <w:caps/>
              </w:rPr>
              <w:t>8 n</w:t>
            </w:r>
          </w:p>
        </w:tc>
        <w:tc>
          <w:tcPr>
            <w:tcW w:w="2340" w:type="dxa"/>
            <w:tcMar>
              <w:left w:w="58" w:type="dxa"/>
              <w:right w:w="58" w:type="dxa"/>
            </w:tcMar>
          </w:tcPr>
          <w:p w14:paraId="5847FEED"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5D0BBDB6" w14:textId="77777777" w:rsidR="00BE396E" w:rsidRDefault="00BE396E" w:rsidP="00BE396E">
            <w:pPr>
              <w:pStyle w:val="TableText"/>
            </w:pPr>
            <w:r>
              <w:t>Zeros</w:t>
            </w:r>
          </w:p>
        </w:tc>
        <w:tc>
          <w:tcPr>
            <w:tcW w:w="431" w:type="dxa"/>
          </w:tcPr>
          <w:p w14:paraId="2679D360" w14:textId="77777777" w:rsidR="00BE396E" w:rsidRDefault="00BE396E" w:rsidP="00BE396E">
            <w:pPr>
              <w:pStyle w:val="TableText"/>
            </w:pPr>
            <w:r>
              <w:t>-</w:t>
            </w:r>
          </w:p>
        </w:tc>
        <w:tc>
          <w:tcPr>
            <w:tcW w:w="431" w:type="dxa"/>
          </w:tcPr>
          <w:p w14:paraId="2AAEBEB3" w14:textId="77777777" w:rsidR="00BE396E" w:rsidRDefault="00BE396E" w:rsidP="00BE396E">
            <w:pPr>
              <w:pStyle w:val="TableText"/>
            </w:pPr>
            <w:r>
              <w:t>-</w:t>
            </w:r>
          </w:p>
        </w:tc>
        <w:tc>
          <w:tcPr>
            <w:tcW w:w="432" w:type="dxa"/>
          </w:tcPr>
          <w:p w14:paraId="0CD6B50B" w14:textId="77777777" w:rsidR="00BE396E" w:rsidRDefault="00BE396E" w:rsidP="00BE396E">
            <w:pPr>
              <w:pStyle w:val="TableText"/>
            </w:pPr>
            <w:r>
              <w:t>-</w:t>
            </w:r>
          </w:p>
        </w:tc>
      </w:tr>
      <w:tr w:rsidR="00BE396E" w14:paraId="561D3F73" w14:textId="77777777" w:rsidTr="008373F9">
        <w:trPr>
          <w:cantSplit/>
          <w:jc w:val="center"/>
        </w:trPr>
        <w:tc>
          <w:tcPr>
            <w:tcW w:w="802" w:type="dxa"/>
            <w:tcMar>
              <w:left w:w="58" w:type="dxa"/>
              <w:right w:w="58" w:type="dxa"/>
            </w:tcMar>
          </w:tcPr>
          <w:p w14:paraId="3410E202" w14:textId="28E2B82C" w:rsidR="00BE396E" w:rsidRDefault="00BE396E" w:rsidP="00BE396E">
            <w:pPr>
              <w:pStyle w:val="TableText"/>
            </w:pPr>
            <w:r>
              <w:t>4065</w:t>
            </w:r>
            <w:r w:rsidR="00135F82">
              <w:t xml:space="preserve"> – </w:t>
            </w:r>
            <w:r>
              <w:t>4071</w:t>
            </w:r>
          </w:p>
        </w:tc>
        <w:tc>
          <w:tcPr>
            <w:tcW w:w="2227" w:type="dxa"/>
            <w:tcMar>
              <w:left w:w="58" w:type="dxa"/>
              <w:right w:w="58" w:type="dxa"/>
            </w:tcMar>
          </w:tcPr>
          <w:p w14:paraId="06BB3FD2" w14:textId="77777777" w:rsidR="00BE396E" w:rsidRDefault="00BE396E" w:rsidP="00BE396E">
            <w:pPr>
              <w:pStyle w:val="TableText"/>
            </w:pPr>
            <w:r>
              <w:t>ADJ CLAIM BENE EOMB AMT 4</w:t>
            </w:r>
          </w:p>
        </w:tc>
        <w:tc>
          <w:tcPr>
            <w:tcW w:w="2993" w:type="dxa"/>
            <w:tcMar>
              <w:left w:w="58" w:type="dxa"/>
              <w:right w:w="58" w:type="dxa"/>
            </w:tcMar>
          </w:tcPr>
          <w:p w14:paraId="588C0DA4" w14:textId="14B164DC" w:rsidR="00BE396E" w:rsidRDefault="00BE396E" w:rsidP="00BE396E">
            <w:pPr>
              <w:pStyle w:val="TableText"/>
            </w:pPr>
            <w:r>
              <w:t>:P:IDR-</w:t>
            </w:r>
            <w:hyperlink r:id="rId983" w:history="1">
              <w:r>
                <w:rPr>
                  <w:rStyle w:val="Hyperlink"/>
                </w:rPr>
                <w:t>ADJ-B-EOMB-AMT</w:t>
              </w:r>
            </w:hyperlink>
          </w:p>
        </w:tc>
        <w:tc>
          <w:tcPr>
            <w:tcW w:w="2790" w:type="dxa"/>
            <w:tcMar>
              <w:left w:w="58" w:type="dxa"/>
              <w:right w:w="58" w:type="dxa"/>
            </w:tcMar>
          </w:tcPr>
          <w:p w14:paraId="0FF428D1" w14:textId="46807AB5" w:rsidR="00BE396E"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24CEA468" w14:textId="77777777" w:rsidR="00BE396E" w:rsidRDefault="00BE396E" w:rsidP="00BE396E">
            <w:pPr>
              <w:pStyle w:val="TableText"/>
              <w:rPr>
                <w:caps/>
              </w:rPr>
            </w:pPr>
            <w:r>
              <w:rPr>
                <w:caps/>
              </w:rPr>
              <w:t>7 n</w:t>
            </w:r>
          </w:p>
          <w:p w14:paraId="2685F263" w14:textId="77777777" w:rsidR="00BE396E" w:rsidRDefault="00BE396E" w:rsidP="00BE396E">
            <w:pPr>
              <w:pStyle w:val="TableText"/>
              <w:rPr>
                <w:caps/>
              </w:rPr>
            </w:pPr>
            <w:r>
              <w:rPr>
                <w:caps/>
              </w:rPr>
              <w:t>(99999V99)</w:t>
            </w:r>
          </w:p>
        </w:tc>
        <w:tc>
          <w:tcPr>
            <w:tcW w:w="2340" w:type="dxa"/>
            <w:tcMar>
              <w:left w:w="58" w:type="dxa"/>
              <w:right w:w="58" w:type="dxa"/>
            </w:tcMar>
          </w:tcPr>
          <w:p w14:paraId="7BB09A2D" w14:textId="77777777" w:rsidR="00BE396E" w:rsidRDefault="00BE396E" w:rsidP="00BE396E">
            <w:pPr>
              <w:pStyle w:val="TableText"/>
            </w:pPr>
            <w:r>
              <w:t>Original claim only</w:t>
            </w:r>
          </w:p>
        </w:tc>
        <w:tc>
          <w:tcPr>
            <w:tcW w:w="858" w:type="dxa"/>
            <w:tcMar>
              <w:left w:w="58" w:type="dxa"/>
              <w:right w:w="58" w:type="dxa"/>
            </w:tcMar>
          </w:tcPr>
          <w:p w14:paraId="4117A4DD" w14:textId="77777777" w:rsidR="00BE396E" w:rsidRDefault="00BE396E" w:rsidP="00BE396E">
            <w:pPr>
              <w:pStyle w:val="TableText"/>
            </w:pPr>
            <w:r>
              <w:t>Zeros</w:t>
            </w:r>
          </w:p>
        </w:tc>
        <w:tc>
          <w:tcPr>
            <w:tcW w:w="431" w:type="dxa"/>
          </w:tcPr>
          <w:p w14:paraId="431C7725" w14:textId="77777777" w:rsidR="00BE396E" w:rsidRDefault="00BE396E" w:rsidP="00BE396E">
            <w:pPr>
              <w:pStyle w:val="TableText"/>
            </w:pPr>
            <w:r>
              <w:t>-</w:t>
            </w:r>
          </w:p>
        </w:tc>
        <w:tc>
          <w:tcPr>
            <w:tcW w:w="431" w:type="dxa"/>
          </w:tcPr>
          <w:p w14:paraId="36139D82" w14:textId="77777777" w:rsidR="00BE396E" w:rsidRDefault="00BE396E" w:rsidP="00BE396E">
            <w:pPr>
              <w:pStyle w:val="TableText"/>
            </w:pPr>
            <w:r>
              <w:t>-</w:t>
            </w:r>
          </w:p>
        </w:tc>
        <w:tc>
          <w:tcPr>
            <w:tcW w:w="432" w:type="dxa"/>
          </w:tcPr>
          <w:p w14:paraId="298E609D" w14:textId="77777777" w:rsidR="00BE396E" w:rsidRDefault="00BE396E" w:rsidP="00BE396E">
            <w:pPr>
              <w:pStyle w:val="TableText"/>
            </w:pPr>
            <w:r>
              <w:t>-</w:t>
            </w:r>
          </w:p>
        </w:tc>
      </w:tr>
      <w:tr w:rsidR="00BE396E" w14:paraId="28FBAB09" w14:textId="77777777" w:rsidTr="008373F9">
        <w:trPr>
          <w:cantSplit/>
          <w:jc w:val="center"/>
        </w:trPr>
        <w:tc>
          <w:tcPr>
            <w:tcW w:w="802" w:type="dxa"/>
            <w:tcMar>
              <w:left w:w="58" w:type="dxa"/>
              <w:right w:w="58" w:type="dxa"/>
            </w:tcMar>
          </w:tcPr>
          <w:p w14:paraId="3B180581" w14:textId="164D674E" w:rsidR="00BE396E" w:rsidRDefault="00BE396E" w:rsidP="00BE396E">
            <w:pPr>
              <w:pStyle w:val="TableText"/>
            </w:pPr>
            <w:r>
              <w:t>4072</w:t>
            </w:r>
            <w:r w:rsidR="00135F82">
              <w:t xml:space="preserve"> – </w:t>
            </w:r>
            <w:r>
              <w:t>4078</w:t>
            </w:r>
          </w:p>
        </w:tc>
        <w:tc>
          <w:tcPr>
            <w:tcW w:w="2227" w:type="dxa"/>
            <w:tcMar>
              <w:left w:w="58" w:type="dxa"/>
              <w:right w:w="58" w:type="dxa"/>
            </w:tcMar>
          </w:tcPr>
          <w:p w14:paraId="239800D4" w14:textId="77777777" w:rsidR="00BE396E" w:rsidRDefault="00BE396E" w:rsidP="00BE396E">
            <w:pPr>
              <w:pStyle w:val="TableText"/>
            </w:pPr>
            <w:r>
              <w:t>ADJ CLAIM PROV EOMB AMT 4</w:t>
            </w:r>
          </w:p>
        </w:tc>
        <w:tc>
          <w:tcPr>
            <w:tcW w:w="2993" w:type="dxa"/>
            <w:tcMar>
              <w:left w:w="58" w:type="dxa"/>
              <w:right w:w="58" w:type="dxa"/>
            </w:tcMar>
          </w:tcPr>
          <w:p w14:paraId="19648C20" w14:textId="156CEF81" w:rsidR="00BE396E" w:rsidRDefault="00BE396E" w:rsidP="00BE396E">
            <w:pPr>
              <w:pStyle w:val="TableText"/>
            </w:pPr>
            <w:r>
              <w:t>:P:IDR-</w:t>
            </w:r>
            <w:hyperlink r:id="rId984" w:history="1">
              <w:r>
                <w:rPr>
                  <w:rStyle w:val="Hyperlink"/>
                </w:rPr>
                <w:t>ADJ-P-EOMB-AMT</w:t>
              </w:r>
            </w:hyperlink>
          </w:p>
        </w:tc>
        <w:tc>
          <w:tcPr>
            <w:tcW w:w="2790" w:type="dxa"/>
            <w:tcMar>
              <w:left w:w="58" w:type="dxa"/>
              <w:right w:w="58" w:type="dxa"/>
            </w:tcMar>
          </w:tcPr>
          <w:p w14:paraId="2ABE8D29" w14:textId="39C45A08"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6B3A1B2F" w14:textId="77777777" w:rsidR="00BE396E" w:rsidRDefault="00BE396E" w:rsidP="00BE396E">
            <w:pPr>
              <w:pStyle w:val="TableText"/>
              <w:rPr>
                <w:caps/>
              </w:rPr>
            </w:pPr>
            <w:r>
              <w:rPr>
                <w:caps/>
              </w:rPr>
              <w:t>7 n</w:t>
            </w:r>
          </w:p>
          <w:p w14:paraId="2F31CA3E" w14:textId="77777777" w:rsidR="00BE396E" w:rsidRDefault="00BE396E" w:rsidP="00BE396E">
            <w:pPr>
              <w:pStyle w:val="TableText"/>
              <w:rPr>
                <w:caps/>
              </w:rPr>
            </w:pPr>
            <w:r>
              <w:rPr>
                <w:caps/>
              </w:rPr>
              <w:t>(99999V99)</w:t>
            </w:r>
          </w:p>
        </w:tc>
        <w:tc>
          <w:tcPr>
            <w:tcW w:w="2340" w:type="dxa"/>
            <w:tcMar>
              <w:left w:w="58" w:type="dxa"/>
              <w:right w:w="58" w:type="dxa"/>
            </w:tcMar>
          </w:tcPr>
          <w:p w14:paraId="24288338" w14:textId="77777777" w:rsidR="00BE396E" w:rsidRDefault="00BE396E" w:rsidP="00BE396E">
            <w:pPr>
              <w:pStyle w:val="TableText"/>
            </w:pPr>
            <w:r>
              <w:t>Original claim only</w:t>
            </w:r>
          </w:p>
        </w:tc>
        <w:tc>
          <w:tcPr>
            <w:tcW w:w="858" w:type="dxa"/>
            <w:tcMar>
              <w:left w:w="58" w:type="dxa"/>
              <w:right w:w="58" w:type="dxa"/>
            </w:tcMar>
          </w:tcPr>
          <w:p w14:paraId="413EB4E4" w14:textId="77777777" w:rsidR="00BE396E" w:rsidRDefault="00BE396E" w:rsidP="00BE396E">
            <w:pPr>
              <w:pStyle w:val="TableText"/>
            </w:pPr>
            <w:r>
              <w:t>Zeros</w:t>
            </w:r>
          </w:p>
        </w:tc>
        <w:tc>
          <w:tcPr>
            <w:tcW w:w="431" w:type="dxa"/>
          </w:tcPr>
          <w:p w14:paraId="1DAE557D" w14:textId="77777777" w:rsidR="00BE396E" w:rsidRDefault="00BE396E" w:rsidP="00BE396E">
            <w:pPr>
              <w:pStyle w:val="TableText"/>
            </w:pPr>
            <w:r>
              <w:t>-</w:t>
            </w:r>
          </w:p>
        </w:tc>
        <w:tc>
          <w:tcPr>
            <w:tcW w:w="431" w:type="dxa"/>
          </w:tcPr>
          <w:p w14:paraId="44125AE7" w14:textId="77777777" w:rsidR="00BE396E" w:rsidRDefault="00BE396E" w:rsidP="00BE396E">
            <w:pPr>
              <w:pStyle w:val="TableText"/>
            </w:pPr>
            <w:r>
              <w:t>-</w:t>
            </w:r>
          </w:p>
        </w:tc>
        <w:tc>
          <w:tcPr>
            <w:tcW w:w="432" w:type="dxa"/>
          </w:tcPr>
          <w:p w14:paraId="0F361621" w14:textId="77777777" w:rsidR="00BE396E" w:rsidRDefault="00BE396E" w:rsidP="00BE396E">
            <w:pPr>
              <w:pStyle w:val="TableText"/>
            </w:pPr>
            <w:r>
              <w:t>-</w:t>
            </w:r>
          </w:p>
        </w:tc>
      </w:tr>
      <w:tr w:rsidR="00BE396E" w14:paraId="257A2C89" w14:textId="77777777" w:rsidTr="008373F9">
        <w:trPr>
          <w:cantSplit/>
          <w:jc w:val="center"/>
        </w:trPr>
        <w:tc>
          <w:tcPr>
            <w:tcW w:w="802" w:type="dxa"/>
            <w:tcMar>
              <w:left w:w="58" w:type="dxa"/>
              <w:right w:w="58" w:type="dxa"/>
            </w:tcMar>
          </w:tcPr>
          <w:p w14:paraId="59DD30D7" w14:textId="1214F88A" w:rsidR="00BE396E" w:rsidRDefault="00BE396E" w:rsidP="00BE396E">
            <w:pPr>
              <w:pStyle w:val="TableText"/>
            </w:pPr>
            <w:r>
              <w:t>4079</w:t>
            </w:r>
            <w:r w:rsidR="00135F82">
              <w:t xml:space="preserve"> – </w:t>
            </w:r>
            <w:r>
              <w:t>4086</w:t>
            </w:r>
          </w:p>
        </w:tc>
        <w:tc>
          <w:tcPr>
            <w:tcW w:w="2227" w:type="dxa"/>
            <w:tcMar>
              <w:left w:w="58" w:type="dxa"/>
              <w:right w:w="58" w:type="dxa"/>
            </w:tcMar>
          </w:tcPr>
          <w:p w14:paraId="15A78744" w14:textId="77777777" w:rsidR="00BE396E" w:rsidRDefault="00BE396E" w:rsidP="00BE396E">
            <w:pPr>
              <w:pStyle w:val="TableText"/>
            </w:pPr>
            <w:r>
              <w:t>ADJ DATE 5</w:t>
            </w:r>
          </w:p>
        </w:tc>
        <w:tc>
          <w:tcPr>
            <w:tcW w:w="2993" w:type="dxa"/>
            <w:tcMar>
              <w:left w:w="58" w:type="dxa"/>
              <w:right w:w="58" w:type="dxa"/>
            </w:tcMar>
          </w:tcPr>
          <w:p w14:paraId="56FD0967" w14:textId="47E45EE5" w:rsidR="00BE396E" w:rsidRDefault="00BE396E" w:rsidP="00BE396E">
            <w:pPr>
              <w:pStyle w:val="TableText"/>
            </w:pPr>
            <w:r>
              <w:t>:P:IDR-</w:t>
            </w:r>
            <w:hyperlink r:id="rId985" w:history="1">
              <w:r>
                <w:rPr>
                  <w:rStyle w:val="Hyperlink"/>
                </w:rPr>
                <w:t>ADJ-DATE</w:t>
              </w:r>
            </w:hyperlink>
          </w:p>
        </w:tc>
        <w:tc>
          <w:tcPr>
            <w:tcW w:w="2790" w:type="dxa"/>
            <w:tcMar>
              <w:left w:w="58" w:type="dxa"/>
              <w:right w:w="58" w:type="dxa"/>
            </w:tcMar>
          </w:tcPr>
          <w:p w14:paraId="445E9C1E" w14:textId="7A6F50A9"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7C9813B8" w14:textId="77777777" w:rsidR="00BE396E" w:rsidRDefault="00BE396E" w:rsidP="00BE396E">
            <w:pPr>
              <w:pStyle w:val="TableText"/>
              <w:rPr>
                <w:caps/>
              </w:rPr>
            </w:pPr>
            <w:r>
              <w:rPr>
                <w:caps/>
              </w:rPr>
              <w:t>8 n</w:t>
            </w:r>
          </w:p>
        </w:tc>
        <w:tc>
          <w:tcPr>
            <w:tcW w:w="2340" w:type="dxa"/>
            <w:tcMar>
              <w:left w:w="58" w:type="dxa"/>
              <w:right w:w="58" w:type="dxa"/>
            </w:tcMar>
          </w:tcPr>
          <w:p w14:paraId="71397E77" w14:textId="77777777" w:rsidR="00BE396E" w:rsidRDefault="00BE396E" w:rsidP="00BE396E">
            <w:pPr>
              <w:pStyle w:val="TableText"/>
            </w:pPr>
            <w:r>
              <w:t>MMDDYYYY</w:t>
            </w:r>
          </w:p>
        </w:tc>
        <w:tc>
          <w:tcPr>
            <w:tcW w:w="858" w:type="dxa"/>
            <w:tcMar>
              <w:left w:w="58" w:type="dxa"/>
              <w:right w:w="58" w:type="dxa"/>
            </w:tcMar>
          </w:tcPr>
          <w:p w14:paraId="45B5888D" w14:textId="77777777" w:rsidR="00BE396E" w:rsidRDefault="00BE396E" w:rsidP="00BE396E">
            <w:pPr>
              <w:pStyle w:val="TableText"/>
            </w:pPr>
            <w:r>
              <w:t>Zeros</w:t>
            </w:r>
          </w:p>
        </w:tc>
        <w:tc>
          <w:tcPr>
            <w:tcW w:w="431" w:type="dxa"/>
          </w:tcPr>
          <w:p w14:paraId="604463A9" w14:textId="77777777" w:rsidR="00BE396E" w:rsidRDefault="00BE396E" w:rsidP="00BE396E">
            <w:pPr>
              <w:pStyle w:val="TableText"/>
            </w:pPr>
            <w:r>
              <w:t>-</w:t>
            </w:r>
          </w:p>
        </w:tc>
        <w:tc>
          <w:tcPr>
            <w:tcW w:w="431" w:type="dxa"/>
          </w:tcPr>
          <w:p w14:paraId="3AB02D73" w14:textId="77777777" w:rsidR="00BE396E" w:rsidRDefault="00BE396E" w:rsidP="00BE396E">
            <w:pPr>
              <w:pStyle w:val="TableText"/>
            </w:pPr>
            <w:r>
              <w:t>X</w:t>
            </w:r>
          </w:p>
        </w:tc>
        <w:tc>
          <w:tcPr>
            <w:tcW w:w="432" w:type="dxa"/>
          </w:tcPr>
          <w:p w14:paraId="13CC7391" w14:textId="77777777" w:rsidR="00BE396E" w:rsidRDefault="00BE396E" w:rsidP="00BE396E">
            <w:pPr>
              <w:pStyle w:val="TableText"/>
            </w:pPr>
            <w:r>
              <w:t>X</w:t>
            </w:r>
          </w:p>
        </w:tc>
      </w:tr>
      <w:tr w:rsidR="00BE396E" w14:paraId="2059AF81" w14:textId="77777777" w:rsidTr="008373F9">
        <w:trPr>
          <w:cantSplit/>
          <w:jc w:val="center"/>
        </w:trPr>
        <w:tc>
          <w:tcPr>
            <w:tcW w:w="802" w:type="dxa"/>
            <w:tcMar>
              <w:left w:w="58" w:type="dxa"/>
              <w:right w:w="58" w:type="dxa"/>
            </w:tcMar>
          </w:tcPr>
          <w:p w14:paraId="5B0B59B6" w14:textId="227AED5A" w:rsidR="00BE396E" w:rsidRDefault="00BE396E" w:rsidP="00BE396E">
            <w:pPr>
              <w:pStyle w:val="TableText"/>
            </w:pPr>
            <w:r>
              <w:t>4087</w:t>
            </w:r>
            <w:r w:rsidR="00135F82">
              <w:t xml:space="preserve"> – </w:t>
            </w:r>
            <w:r>
              <w:t>4101</w:t>
            </w:r>
          </w:p>
        </w:tc>
        <w:tc>
          <w:tcPr>
            <w:tcW w:w="2227" w:type="dxa"/>
            <w:tcMar>
              <w:left w:w="58" w:type="dxa"/>
              <w:right w:w="58" w:type="dxa"/>
            </w:tcMar>
          </w:tcPr>
          <w:p w14:paraId="5D7D8211" w14:textId="77777777" w:rsidR="00BE396E" w:rsidRDefault="00BE396E" w:rsidP="00BE396E">
            <w:pPr>
              <w:pStyle w:val="TableText"/>
            </w:pPr>
            <w:r>
              <w:t>XREF ICN 5</w:t>
            </w:r>
          </w:p>
        </w:tc>
        <w:tc>
          <w:tcPr>
            <w:tcW w:w="2993" w:type="dxa"/>
            <w:tcMar>
              <w:left w:w="58" w:type="dxa"/>
              <w:right w:w="58" w:type="dxa"/>
            </w:tcMar>
          </w:tcPr>
          <w:p w14:paraId="32F3B60B" w14:textId="2C5A0E25" w:rsidR="00BE396E" w:rsidRDefault="00BE396E" w:rsidP="00BE396E">
            <w:pPr>
              <w:pStyle w:val="TableText"/>
            </w:pPr>
            <w:r>
              <w:t>:P:IDR-</w:t>
            </w:r>
            <w:hyperlink r:id="rId986" w:history="1">
              <w:r>
                <w:rPr>
                  <w:rStyle w:val="Hyperlink"/>
                </w:rPr>
                <w:t>XREF-ICN</w:t>
              </w:r>
            </w:hyperlink>
          </w:p>
        </w:tc>
        <w:tc>
          <w:tcPr>
            <w:tcW w:w="2790" w:type="dxa"/>
            <w:tcMar>
              <w:left w:w="58" w:type="dxa"/>
              <w:right w:w="58" w:type="dxa"/>
            </w:tcMar>
          </w:tcPr>
          <w:p w14:paraId="4A9BA51A" w14:textId="1B766D7D" w:rsidR="00BE396E"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5019BFDE" w14:textId="77777777" w:rsidR="00BE396E" w:rsidRDefault="00BE396E" w:rsidP="00BE396E">
            <w:pPr>
              <w:pStyle w:val="TableText"/>
              <w:rPr>
                <w:caps/>
              </w:rPr>
            </w:pPr>
            <w:r>
              <w:rPr>
                <w:caps/>
              </w:rPr>
              <w:t>15 c</w:t>
            </w:r>
          </w:p>
        </w:tc>
        <w:tc>
          <w:tcPr>
            <w:tcW w:w="2340" w:type="dxa"/>
            <w:tcMar>
              <w:left w:w="58" w:type="dxa"/>
              <w:right w:w="58" w:type="dxa"/>
            </w:tcMar>
          </w:tcPr>
          <w:p w14:paraId="06E2974C" w14:textId="26F3E7C8" w:rsidR="00BE396E" w:rsidRDefault="00BE396E" w:rsidP="00BE396E">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3DD2E473" w14:textId="77777777" w:rsidR="00BE396E" w:rsidRDefault="00BE396E" w:rsidP="00BE396E">
            <w:pPr>
              <w:pStyle w:val="TableText"/>
            </w:pPr>
            <w:r>
              <w:t>Spaces</w:t>
            </w:r>
          </w:p>
        </w:tc>
        <w:tc>
          <w:tcPr>
            <w:tcW w:w="431" w:type="dxa"/>
          </w:tcPr>
          <w:p w14:paraId="5E92DF33" w14:textId="77777777" w:rsidR="00BE396E" w:rsidRDefault="00BE396E" w:rsidP="00BE396E">
            <w:pPr>
              <w:pStyle w:val="TableText"/>
            </w:pPr>
            <w:r>
              <w:t>-</w:t>
            </w:r>
          </w:p>
        </w:tc>
        <w:tc>
          <w:tcPr>
            <w:tcW w:w="431" w:type="dxa"/>
          </w:tcPr>
          <w:p w14:paraId="4389960C" w14:textId="77777777" w:rsidR="00BE396E" w:rsidRDefault="00BE396E" w:rsidP="00BE396E">
            <w:pPr>
              <w:pStyle w:val="TableText"/>
            </w:pPr>
            <w:r>
              <w:t>X</w:t>
            </w:r>
          </w:p>
        </w:tc>
        <w:tc>
          <w:tcPr>
            <w:tcW w:w="432" w:type="dxa"/>
          </w:tcPr>
          <w:p w14:paraId="104E2121" w14:textId="77777777" w:rsidR="00BE396E" w:rsidRDefault="00BE396E" w:rsidP="00BE396E">
            <w:pPr>
              <w:pStyle w:val="TableText"/>
            </w:pPr>
            <w:r>
              <w:t>X</w:t>
            </w:r>
          </w:p>
        </w:tc>
      </w:tr>
      <w:tr w:rsidR="00BE396E" w14:paraId="40FD4802" w14:textId="77777777" w:rsidTr="008373F9">
        <w:trPr>
          <w:cantSplit/>
          <w:jc w:val="center"/>
        </w:trPr>
        <w:tc>
          <w:tcPr>
            <w:tcW w:w="802" w:type="dxa"/>
            <w:tcMar>
              <w:left w:w="58" w:type="dxa"/>
              <w:right w:w="58" w:type="dxa"/>
            </w:tcMar>
          </w:tcPr>
          <w:p w14:paraId="2BAEAA67" w14:textId="7F7B7466" w:rsidR="00BE396E" w:rsidRDefault="00BE396E" w:rsidP="00BE396E">
            <w:pPr>
              <w:pStyle w:val="TableText"/>
            </w:pPr>
            <w:r>
              <w:t>4102</w:t>
            </w:r>
            <w:r w:rsidR="00135F82">
              <w:t xml:space="preserve"> – </w:t>
            </w:r>
            <w:r>
              <w:t>4105</w:t>
            </w:r>
          </w:p>
        </w:tc>
        <w:tc>
          <w:tcPr>
            <w:tcW w:w="2227" w:type="dxa"/>
            <w:tcMar>
              <w:left w:w="58" w:type="dxa"/>
              <w:right w:w="58" w:type="dxa"/>
            </w:tcMar>
          </w:tcPr>
          <w:p w14:paraId="66CBF048" w14:textId="77777777" w:rsidR="00BE396E" w:rsidRDefault="00BE396E" w:rsidP="00BE396E">
            <w:pPr>
              <w:pStyle w:val="TableText"/>
            </w:pPr>
            <w:r>
              <w:t>ADJ CLERK ID 5</w:t>
            </w:r>
          </w:p>
        </w:tc>
        <w:tc>
          <w:tcPr>
            <w:tcW w:w="2993" w:type="dxa"/>
            <w:tcMar>
              <w:left w:w="58" w:type="dxa"/>
              <w:right w:w="58" w:type="dxa"/>
            </w:tcMar>
          </w:tcPr>
          <w:p w14:paraId="38CDE335" w14:textId="6A3FE850" w:rsidR="00BE396E" w:rsidRDefault="00BE396E" w:rsidP="00BE396E">
            <w:pPr>
              <w:pStyle w:val="TableText"/>
            </w:pPr>
            <w:r>
              <w:t>:P:IDR-</w:t>
            </w:r>
            <w:hyperlink r:id="rId987" w:history="1">
              <w:r>
                <w:rPr>
                  <w:rStyle w:val="Hyperlink"/>
                </w:rPr>
                <w:t>ADJ-CLERK</w:t>
              </w:r>
            </w:hyperlink>
          </w:p>
        </w:tc>
        <w:tc>
          <w:tcPr>
            <w:tcW w:w="2790" w:type="dxa"/>
            <w:tcMar>
              <w:left w:w="58" w:type="dxa"/>
              <w:right w:w="58" w:type="dxa"/>
            </w:tcMar>
          </w:tcPr>
          <w:p w14:paraId="7D0A3AE4" w14:textId="42077A3F" w:rsidR="00BE396E"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0C8230BF" w14:textId="77777777" w:rsidR="00BE396E" w:rsidRDefault="00BE396E" w:rsidP="00BE396E">
            <w:pPr>
              <w:pStyle w:val="TableText"/>
              <w:rPr>
                <w:caps/>
              </w:rPr>
            </w:pPr>
            <w:r>
              <w:rPr>
                <w:caps/>
              </w:rPr>
              <w:t>4 c</w:t>
            </w:r>
          </w:p>
        </w:tc>
        <w:tc>
          <w:tcPr>
            <w:tcW w:w="2340" w:type="dxa"/>
            <w:tcMar>
              <w:left w:w="58" w:type="dxa"/>
              <w:right w:w="58" w:type="dxa"/>
            </w:tcMar>
          </w:tcPr>
          <w:p w14:paraId="7994C2DC" w14:textId="77777777" w:rsidR="00BE396E" w:rsidRDefault="00BE396E" w:rsidP="00BE396E">
            <w:pPr>
              <w:pStyle w:val="TableText"/>
            </w:pPr>
            <w:r>
              <w:t>-</w:t>
            </w:r>
          </w:p>
        </w:tc>
        <w:tc>
          <w:tcPr>
            <w:tcW w:w="858" w:type="dxa"/>
            <w:tcMar>
              <w:left w:w="58" w:type="dxa"/>
              <w:right w:w="58" w:type="dxa"/>
            </w:tcMar>
          </w:tcPr>
          <w:p w14:paraId="5B0469F5" w14:textId="77777777" w:rsidR="00BE396E" w:rsidRDefault="00BE396E" w:rsidP="00BE396E">
            <w:pPr>
              <w:pStyle w:val="TableText"/>
            </w:pPr>
            <w:r>
              <w:t>Spaces</w:t>
            </w:r>
          </w:p>
        </w:tc>
        <w:tc>
          <w:tcPr>
            <w:tcW w:w="431" w:type="dxa"/>
          </w:tcPr>
          <w:p w14:paraId="5361B58B" w14:textId="77777777" w:rsidR="00BE396E" w:rsidRDefault="00BE396E" w:rsidP="00BE396E">
            <w:pPr>
              <w:pStyle w:val="TableText"/>
            </w:pPr>
            <w:r>
              <w:t>-</w:t>
            </w:r>
          </w:p>
        </w:tc>
        <w:tc>
          <w:tcPr>
            <w:tcW w:w="431" w:type="dxa"/>
          </w:tcPr>
          <w:p w14:paraId="667E71A8" w14:textId="77777777" w:rsidR="00BE396E" w:rsidRDefault="00BE396E" w:rsidP="00BE396E">
            <w:pPr>
              <w:pStyle w:val="TableText"/>
            </w:pPr>
            <w:r>
              <w:t>X</w:t>
            </w:r>
          </w:p>
        </w:tc>
        <w:tc>
          <w:tcPr>
            <w:tcW w:w="432" w:type="dxa"/>
          </w:tcPr>
          <w:p w14:paraId="1BDB23E8" w14:textId="77777777" w:rsidR="00BE396E" w:rsidRDefault="00BE396E" w:rsidP="00BE396E">
            <w:pPr>
              <w:pStyle w:val="TableText"/>
            </w:pPr>
            <w:r>
              <w:t>X</w:t>
            </w:r>
          </w:p>
        </w:tc>
      </w:tr>
      <w:tr w:rsidR="00BE396E" w14:paraId="2E03E14F" w14:textId="77777777" w:rsidTr="008373F9">
        <w:trPr>
          <w:cantSplit/>
          <w:jc w:val="center"/>
        </w:trPr>
        <w:tc>
          <w:tcPr>
            <w:tcW w:w="802" w:type="dxa"/>
            <w:tcMar>
              <w:left w:w="58" w:type="dxa"/>
              <w:right w:w="58" w:type="dxa"/>
            </w:tcMar>
          </w:tcPr>
          <w:p w14:paraId="4FC04E91" w14:textId="70D0A29E" w:rsidR="00BE396E" w:rsidRDefault="00BE396E" w:rsidP="00BE396E">
            <w:pPr>
              <w:pStyle w:val="TableText"/>
            </w:pPr>
            <w:r>
              <w:t>4106</w:t>
            </w:r>
            <w:r w:rsidR="00135F82">
              <w:t xml:space="preserve"> – </w:t>
            </w:r>
            <w:r>
              <w:t>4120</w:t>
            </w:r>
          </w:p>
        </w:tc>
        <w:tc>
          <w:tcPr>
            <w:tcW w:w="2227" w:type="dxa"/>
            <w:tcMar>
              <w:left w:w="58" w:type="dxa"/>
              <w:right w:w="58" w:type="dxa"/>
            </w:tcMar>
          </w:tcPr>
          <w:p w14:paraId="1F92E25A" w14:textId="77777777" w:rsidR="00BE396E" w:rsidRDefault="00BE396E" w:rsidP="00BE396E">
            <w:pPr>
              <w:pStyle w:val="TableText"/>
            </w:pPr>
            <w:r>
              <w:t>INITIATING CCN 5</w:t>
            </w:r>
          </w:p>
        </w:tc>
        <w:tc>
          <w:tcPr>
            <w:tcW w:w="2993" w:type="dxa"/>
            <w:tcMar>
              <w:left w:w="58" w:type="dxa"/>
              <w:right w:w="58" w:type="dxa"/>
            </w:tcMar>
          </w:tcPr>
          <w:p w14:paraId="610249B8" w14:textId="583175C6" w:rsidR="00BE396E" w:rsidRDefault="00BE396E" w:rsidP="00BE396E">
            <w:pPr>
              <w:pStyle w:val="TableText"/>
            </w:pPr>
            <w:r>
              <w:t>:P:IDR-</w:t>
            </w:r>
            <w:hyperlink r:id="rId988" w:history="1">
              <w:r>
                <w:rPr>
                  <w:rStyle w:val="Hyperlink"/>
                </w:rPr>
                <w:t>INIT-CCN</w:t>
              </w:r>
            </w:hyperlink>
          </w:p>
        </w:tc>
        <w:tc>
          <w:tcPr>
            <w:tcW w:w="2790" w:type="dxa"/>
            <w:tcMar>
              <w:left w:w="58" w:type="dxa"/>
              <w:right w:w="58" w:type="dxa"/>
            </w:tcMar>
          </w:tcPr>
          <w:p w14:paraId="4E90CA13" w14:textId="2358CA2A"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23A52D3F" w14:textId="77777777" w:rsidR="00BE396E" w:rsidRDefault="00BE396E" w:rsidP="00BE396E">
            <w:pPr>
              <w:pStyle w:val="TableText"/>
              <w:rPr>
                <w:caps/>
              </w:rPr>
            </w:pPr>
            <w:r>
              <w:rPr>
                <w:caps/>
              </w:rPr>
              <w:t>15 C</w:t>
            </w:r>
          </w:p>
        </w:tc>
        <w:tc>
          <w:tcPr>
            <w:tcW w:w="2340" w:type="dxa"/>
            <w:tcMar>
              <w:left w:w="58" w:type="dxa"/>
              <w:right w:w="58" w:type="dxa"/>
            </w:tcMar>
          </w:tcPr>
          <w:p w14:paraId="12C58469" w14:textId="77777777" w:rsidR="00BE396E" w:rsidRDefault="00BE396E" w:rsidP="00BE396E">
            <w:pPr>
              <w:pStyle w:val="TableText"/>
            </w:pPr>
            <w:r>
              <w:t>Adjustment claim only</w:t>
            </w:r>
          </w:p>
        </w:tc>
        <w:tc>
          <w:tcPr>
            <w:tcW w:w="858" w:type="dxa"/>
            <w:tcMar>
              <w:left w:w="58" w:type="dxa"/>
              <w:right w:w="58" w:type="dxa"/>
            </w:tcMar>
          </w:tcPr>
          <w:p w14:paraId="3E755E4D" w14:textId="77777777" w:rsidR="00BE396E" w:rsidRDefault="00BE396E" w:rsidP="00BE396E">
            <w:pPr>
              <w:pStyle w:val="TableText"/>
            </w:pPr>
            <w:r>
              <w:t>Spaces</w:t>
            </w:r>
          </w:p>
        </w:tc>
        <w:tc>
          <w:tcPr>
            <w:tcW w:w="431" w:type="dxa"/>
          </w:tcPr>
          <w:p w14:paraId="37AF859E" w14:textId="77777777" w:rsidR="00BE396E" w:rsidRDefault="00BE396E" w:rsidP="00BE396E">
            <w:pPr>
              <w:pStyle w:val="TableText"/>
            </w:pPr>
            <w:r>
              <w:t>-</w:t>
            </w:r>
          </w:p>
        </w:tc>
        <w:tc>
          <w:tcPr>
            <w:tcW w:w="431" w:type="dxa"/>
          </w:tcPr>
          <w:p w14:paraId="63A5C97A" w14:textId="77777777" w:rsidR="00BE396E" w:rsidRDefault="00BE396E" w:rsidP="00BE396E">
            <w:pPr>
              <w:pStyle w:val="TableText"/>
            </w:pPr>
            <w:r>
              <w:t>X</w:t>
            </w:r>
          </w:p>
        </w:tc>
        <w:tc>
          <w:tcPr>
            <w:tcW w:w="432" w:type="dxa"/>
          </w:tcPr>
          <w:p w14:paraId="6A2F274F" w14:textId="77777777" w:rsidR="00BE396E" w:rsidRDefault="00BE396E" w:rsidP="00BE396E">
            <w:pPr>
              <w:pStyle w:val="TableText"/>
            </w:pPr>
            <w:r>
              <w:t>X</w:t>
            </w:r>
          </w:p>
        </w:tc>
      </w:tr>
      <w:tr w:rsidR="00BE396E" w14:paraId="1D93CB97" w14:textId="77777777" w:rsidTr="008373F9">
        <w:trPr>
          <w:cantSplit/>
          <w:jc w:val="center"/>
        </w:trPr>
        <w:tc>
          <w:tcPr>
            <w:tcW w:w="802" w:type="dxa"/>
            <w:tcMar>
              <w:left w:w="58" w:type="dxa"/>
              <w:right w:w="58" w:type="dxa"/>
            </w:tcMar>
          </w:tcPr>
          <w:p w14:paraId="65E764D8" w14:textId="628B10E5" w:rsidR="00BE396E" w:rsidRDefault="00BE396E" w:rsidP="00BE396E">
            <w:pPr>
              <w:pStyle w:val="TableText"/>
            </w:pPr>
            <w:r>
              <w:t>4121</w:t>
            </w:r>
            <w:r w:rsidR="00135F82">
              <w:t xml:space="preserve"> – </w:t>
            </w:r>
            <w:r>
              <w:t>4128</w:t>
            </w:r>
          </w:p>
        </w:tc>
        <w:tc>
          <w:tcPr>
            <w:tcW w:w="2227" w:type="dxa"/>
            <w:tcMar>
              <w:left w:w="58" w:type="dxa"/>
              <w:right w:w="58" w:type="dxa"/>
            </w:tcMar>
          </w:tcPr>
          <w:p w14:paraId="7914A7CE" w14:textId="77777777" w:rsidR="00BE396E" w:rsidRDefault="00BE396E" w:rsidP="00BE396E">
            <w:pPr>
              <w:pStyle w:val="TableText"/>
            </w:pPr>
            <w:r>
              <w:t>ADJ CLM CHECK WRITE DATE 5</w:t>
            </w:r>
          </w:p>
        </w:tc>
        <w:tc>
          <w:tcPr>
            <w:tcW w:w="2993" w:type="dxa"/>
            <w:tcMar>
              <w:left w:w="58" w:type="dxa"/>
              <w:right w:w="58" w:type="dxa"/>
            </w:tcMar>
          </w:tcPr>
          <w:p w14:paraId="287674E9" w14:textId="59CC5FFE" w:rsidR="00BE396E" w:rsidRDefault="00BE396E" w:rsidP="00BE396E">
            <w:pPr>
              <w:pStyle w:val="TableText"/>
            </w:pPr>
            <w:r>
              <w:t>:P:IDR-</w:t>
            </w:r>
            <w:hyperlink r:id="rId989" w:history="1">
              <w:r>
                <w:rPr>
                  <w:rStyle w:val="Hyperlink"/>
                </w:rPr>
                <w:t>ADJ-CHK-WRT-DT</w:t>
              </w:r>
            </w:hyperlink>
          </w:p>
        </w:tc>
        <w:tc>
          <w:tcPr>
            <w:tcW w:w="2790" w:type="dxa"/>
            <w:tcMar>
              <w:left w:w="58" w:type="dxa"/>
              <w:right w:w="58" w:type="dxa"/>
            </w:tcMar>
          </w:tcPr>
          <w:p w14:paraId="54B88B6E" w14:textId="65A5F745"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46C9CE82" w14:textId="77777777" w:rsidR="00BE396E" w:rsidRDefault="00BE396E" w:rsidP="00BE396E">
            <w:pPr>
              <w:pStyle w:val="TableText"/>
              <w:rPr>
                <w:caps/>
              </w:rPr>
            </w:pPr>
            <w:r>
              <w:rPr>
                <w:caps/>
              </w:rPr>
              <w:t>8 n</w:t>
            </w:r>
          </w:p>
        </w:tc>
        <w:tc>
          <w:tcPr>
            <w:tcW w:w="2340" w:type="dxa"/>
            <w:tcMar>
              <w:left w:w="58" w:type="dxa"/>
              <w:right w:w="58" w:type="dxa"/>
            </w:tcMar>
          </w:tcPr>
          <w:p w14:paraId="47041902"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03403C05" w14:textId="77777777" w:rsidR="00BE396E" w:rsidRDefault="00BE396E" w:rsidP="00BE396E">
            <w:pPr>
              <w:pStyle w:val="TableText"/>
            </w:pPr>
            <w:r>
              <w:t>Zeros</w:t>
            </w:r>
          </w:p>
        </w:tc>
        <w:tc>
          <w:tcPr>
            <w:tcW w:w="431" w:type="dxa"/>
          </w:tcPr>
          <w:p w14:paraId="524B3A92" w14:textId="77777777" w:rsidR="00BE396E" w:rsidRDefault="00BE396E" w:rsidP="00BE396E">
            <w:pPr>
              <w:pStyle w:val="TableText"/>
            </w:pPr>
            <w:r>
              <w:t>-</w:t>
            </w:r>
          </w:p>
        </w:tc>
        <w:tc>
          <w:tcPr>
            <w:tcW w:w="431" w:type="dxa"/>
          </w:tcPr>
          <w:p w14:paraId="2B12DA12" w14:textId="77777777" w:rsidR="00BE396E" w:rsidRDefault="00BE396E" w:rsidP="00BE396E">
            <w:pPr>
              <w:pStyle w:val="TableText"/>
            </w:pPr>
            <w:r>
              <w:t>-</w:t>
            </w:r>
          </w:p>
        </w:tc>
        <w:tc>
          <w:tcPr>
            <w:tcW w:w="432" w:type="dxa"/>
          </w:tcPr>
          <w:p w14:paraId="0D44A5A8" w14:textId="77777777" w:rsidR="00BE396E" w:rsidRDefault="00BE396E" w:rsidP="00BE396E">
            <w:pPr>
              <w:pStyle w:val="TableText"/>
            </w:pPr>
            <w:r>
              <w:t>-</w:t>
            </w:r>
          </w:p>
        </w:tc>
      </w:tr>
      <w:tr w:rsidR="00BE396E" w14:paraId="270B2419" w14:textId="77777777" w:rsidTr="008373F9">
        <w:trPr>
          <w:cantSplit/>
          <w:jc w:val="center"/>
        </w:trPr>
        <w:tc>
          <w:tcPr>
            <w:tcW w:w="802" w:type="dxa"/>
            <w:tcMar>
              <w:left w:w="58" w:type="dxa"/>
              <w:right w:w="58" w:type="dxa"/>
            </w:tcMar>
          </w:tcPr>
          <w:p w14:paraId="49F6241D" w14:textId="7835B52F" w:rsidR="00BE396E" w:rsidRDefault="00BE396E" w:rsidP="00BE396E">
            <w:pPr>
              <w:pStyle w:val="TableText"/>
            </w:pPr>
            <w:r>
              <w:t>4129</w:t>
            </w:r>
            <w:r w:rsidR="00135F82">
              <w:t xml:space="preserve"> – </w:t>
            </w:r>
            <w:r>
              <w:t>4135</w:t>
            </w:r>
          </w:p>
        </w:tc>
        <w:tc>
          <w:tcPr>
            <w:tcW w:w="2227" w:type="dxa"/>
            <w:tcMar>
              <w:left w:w="58" w:type="dxa"/>
              <w:right w:w="58" w:type="dxa"/>
            </w:tcMar>
          </w:tcPr>
          <w:p w14:paraId="02D45896" w14:textId="77777777" w:rsidR="00BE396E" w:rsidRDefault="00BE396E" w:rsidP="00BE396E">
            <w:pPr>
              <w:pStyle w:val="TableText"/>
            </w:pPr>
            <w:r>
              <w:t>ADJ CLAIM BENE EOMB AMT 5</w:t>
            </w:r>
          </w:p>
        </w:tc>
        <w:tc>
          <w:tcPr>
            <w:tcW w:w="2993" w:type="dxa"/>
            <w:tcMar>
              <w:left w:w="58" w:type="dxa"/>
              <w:right w:w="58" w:type="dxa"/>
            </w:tcMar>
          </w:tcPr>
          <w:p w14:paraId="2757231F" w14:textId="50363F96" w:rsidR="00BE396E" w:rsidRDefault="00BE396E" w:rsidP="00BE396E">
            <w:pPr>
              <w:pStyle w:val="TableText"/>
            </w:pPr>
            <w:r>
              <w:t>:P:IDR-</w:t>
            </w:r>
            <w:hyperlink r:id="rId990" w:history="1">
              <w:r>
                <w:rPr>
                  <w:rStyle w:val="Hyperlink"/>
                </w:rPr>
                <w:t>ADJ-B-EOMB-AMT</w:t>
              </w:r>
            </w:hyperlink>
          </w:p>
        </w:tc>
        <w:tc>
          <w:tcPr>
            <w:tcW w:w="2790" w:type="dxa"/>
            <w:tcMar>
              <w:left w:w="58" w:type="dxa"/>
              <w:right w:w="58" w:type="dxa"/>
            </w:tcMar>
          </w:tcPr>
          <w:p w14:paraId="54EB31AE" w14:textId="2B0C0A54" w:rsidR="00BE396E"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5DDDD3C0" w14:textId="77777777" w:rsidR="00BE396E" w:rsidRDefault="00BE396E" w:rsidP="00BE396E">
            <w:pPr>
              <w:pStyle w:val="TableText"/>
              <w:rPr>
                <w:caps/>
              </w:rPr>
            </w:pPr>
            <w:r>
              <w:rPr>
                <w:caps/>
              </w:rPr>
              <w:t>7 n</w:t>
            </w:r>
          </w:p>
          <w:p w14:paraId="22114A0A" w14:textId="77777777" w:rsidR="00BE396E" w:rsidRDefault="00BE396E" w:rsidP="00BE396E">
            <w:pPr>
              <w:pStyle w:val="TableText"/>
              <w:rPr>
                <w:caps/>
              </w:rPr>
            </w:pPr>
            <w:r>
              <w:rPr>
                <w:caps/>
              </w:rPr>
              <w:t>(99999V99)</w:t>
            </w:r>
          </w:p>
        </w:tc>
        <w:tc>
          <w:tcPr>
            <w:tcW w:w="2340" w:type="dxa"/>
            <w:tcMar>
              <w:left w:w="58" w:type="dxa"/>
              <w:right w:w="58" w:type="dxa"/>
            </w:tcMar>
          </w:tcPr>
          <w:p w14:paraId="0C521A95" w14:textId="77777777" w:rsidR="00BE396E" w:rsidRDefault="00BE396E" w:rsidP="00BE396E">
            <w:pPr>
              <w:pStyle w:val="TableText"/>
            </w:pPr>
            <w:r>
              <w:t>Original claim only</w:t>
            </w:r>
          </w:p>
        </w:tc>
        <w:tc>
          <w:tcPr>
            <w:tcW w:w="858" w:type="dxa"/>
            <w:tcMar>
              <w:left w:w="58" w:type="dxa"/>
              <w:right w:w="58" w:type="dxa"/>
            </w:tcMar>
          </w:tcPr>
          <w:p w14:paraId="44D27B67" w14:textId="77777777" w:rsidR="00BE396E" w:rsidRDefault="00BE396E" w:rsidP="00BE396E">
            <w:pPr>
              <w:pStyle w:val="TableText"/>
            </w:pPr>
            <w:r>
              <w:t>Zeros</w:t>
            </w:r>
          </w:p>
        </w:tc>
        <w:tc>
          <w:tcPr>
            <w:tcW w:w="431" w:type="dxa"/>
          </w:tcPr>
          <w:p w14:paraId="59D4FDE0" w14:textId="77777777" w:rsidR="00BE396E" w:rsidRDefault="00BE396E" w:rsidP="00BE396E">
            <w:pPr>
              <w:pStyle w:val="TableText"/>
            </w:pPr>
            <w:r>
              <w:t>-</w:t>
            </w:r>
          </w:p>
        </w:tc>
        <w:tc>
          <w:tcPr>
            <w:tcW w:w="431" w:type="dxa"/>
          </w:tcPr>
          <w:p w14:paraId="5B1C63F3" w14:textId="77777777" w:rsidR="00BE396E" w:rsidRDefault="00BE396E" w:rsidP="00BE396E">
            <w:pPr>
              <w:pStyle w:val="TableText"/>
            </w:pPr>
            <w:r>
              <w:t>-</w:t>
            </w:r>
          </w:p>
        </w:tc>
        <w:tc>
          <w:tcPr>
            <w:tcW w:w="432" w:type="dxa"/>
          </w:tcPr>
          <w:p w14:paraId="6B33387E" w14:textId="77777777" w:rsidR="00BE396E" w:rsidRDefault="00BE396E" w:rsidP="00BE396E">
            <w:pPr>
              <w:pStyle w:val="TableText"/>
            </w:pPr>
            <w:r>
              <w:t>-</w:t>
            </w:r>
          </w:p>
        </w:tc>
      </w:tr>
      <w:tr w:rsidR="00BE396E" w14:paraId="4258DFC8" w14:textId="77777777" w:rsidTr="008373F9">
        <w:trPr>
          <w:cantSplit/>
          <w:jc w:val="center"/>
        </w:trPr>
        <w:tc>
          <w:tcPr>
            <w:tcW w:w="802" w:type="dxa"/>
            <w:tcMar>
              <w:left w:w="58" w:type="dxa"/>
              <w:right w:w="58" w:type="dxa"/>
            </w:tcMar>
          </w:tcPr>
          <w:p w14:paraId="7174A354" w14:textId="7D550267" w:rsidR="00BE396E" w:rsidRDefault="00BE396E" w:rsidP="00BE396E">
            <w:pPr>
              <w:pStyle w:val="TableText"/>
            </w:pPr>
            <w:r>
              <w:t>4136</w:t>
            </w:r>
            <w:r w:rsidR="00135F82">
              <w:t xml:space="preserve"> – </w:t>
            </w:r>
            <w:r>
              <w:t>4142</w:t>
            </w:r>
          </w:p>
        </w:tc>
        <w:tc>
          <w:tcPr>
            <w:tcW w:w="2227" w:type="dxa"/>
            <w:tcMar>
              <w:left w:w="58" w:type="dxa"/>
              <w:right w:w="58" w:type="dxa"/>
            </w:tcMar>
          </w:tcPr>
          <w:p w14:paraId="22AABBF6" w14:textId="77777777" w:rsidR="00BE396E" w:rsidRDefault="00BE396E" w:rsidP="00BE396E">
            <w:pPr>
              <w:pStyle w:val="TableText"/>
            </w:pPr>
            <w:r>
              <w:t>ADJ CLAIM PROV EOMB AMT 5</w:t>
            </w:r>
          </w:p>
        </w:tc>
        <w:tc>
          <w:tcPr>
            <w:tcW w:w="2993" w:type="dxa"/>
            <w:tcMar>
              <w:left w:w="58" w:type="dxa"/>
              <w:right w:w="58" w:type="dxa"/>
            </w:tcMar>
          </w:tcPr>
          <w:p w14:paraId="0AF99C52" w14:textId="3D64CAD8" w:rsidR="00BE396E" w:rsidRDefault="00BE396E" w:rsidP="00BE396E">
            <w:pPr>
              <w:pStyle w:val="TableText"/>
            </w:pPr>
            <w:r>
              <w:t>:P:IDR-</w:t>
            </w:r>
            <w:hyperlink r:id="rId991" w:history="1">
              <w:r>
                <w:rPr>
                  <w:rStyle w:val="Hyperlink"/>
                </w:rPr>
                <w:t>ADJ-P-EOMB-AMT</w:t>
              </w:r>
            </w:hyperlink>
          </w:p>
        </w:tc>
        <w:tc>
          <w:tcPr>
            <w:tcW w:w="2790" w:type="dxa"/>
            <w:tcMar>
              <w:left w:w="58" w:type="dxa"/>
              <w:right w:w="58" w:type="dxa"/>
            </w:tcMar>
          </w:tcPr>
          <w:p w14:paraId="71C993EB" w14:textId="450FCEEB" w:rsidR="00BE396E" w:rsidRDefault="00EA2F01" w:rsidP="003962F0">
            <w:pPr>
              <w:pStyle w:val="TableText"/>
            </w:pPr>
            <w:r w:rsidRPr="00EA2F01">
              <w:t>This field is no longer used as supplemental adjustments are no longer performed.</w:t>
            </w:r>
          </w:p>
        </w:tc>
        <w:tc>
          <w:tcPr>
            <w:tcW w:w="1080" w:type="dxa"/>
            <w:tcMar>
              <w:left w:w="58" w:type="dxa"/>
              <w:right w:w="58" w:type="dxa"/>
            </w:tcMar>
          </w:tcPr>
          <w:p w14:paraId="5D3C87DE" w14:textId="77777777" w:rsidR="00BE396E" w:rsidRDefault="00BE396E" w:rsidP="00BE396E">
            <w:pPr>
              <w:pStyle w:val="TableText"/>
              <w:rPr>
                <w:caps/>
              </w:rPr>
            </w:pPr>
            <w:r>
              <w:rPr>
                <w:caps/>
              </w:rPr>
              <w:t>7 n</w:t>
            </w:r>
          </w:p>
          <w:p w14:paraId="76354642" w14:textId="77777777" w:rsidR="00BE396E" w:rsidRDefault="00BE396E" w:rsidP="00BE396E">
            <w:pPr>
              <w:pStyle w:val="TableText"/>
              <w:rPr>
                <w:caps/>
              </w:rPr>
            </w:pPr>
            <w:r>
              <w:rPr>
                <w:caps/>
              </w:rPr>
              <w:t>(99999V99)</w:t>
            </w:r>
          </w:p>
        </w:tc>
        <w:tc>
          <w:tcPr>
            <w:tcW w:w="2340" w:type="dxa"/>
            <w:tcMar>
              <w:left w:w="58" w:type="dxa"/>
              <w:right w:w="58" w:type="dxa"/>
            </w:tcMar>
          </w:tcPr>
          <w:p w14:paraId="74D5406B" w14:textId="77777777" w:rsidR="00BE396E" w:rsidRDefault="00BE396E" w:rsidP="00BE396E">
            <w:pPr>
              <w:pStyle w:val="TableText"/>
            </w:pPr>
            <w:r>
              <w:t>Original claim only</w:t>
            </w:r>
          </w:p>
        </w:tc>
        <w:tc>
          <w:tcPr>
            <w:tcW w:w="858" w:type="dxa"/>
            <w:tcMar>
              <w:left w:w="58" w:type="dxa"/>
              <w:right w:w="58" w:type="dxa"/>
            </w:tcMar>
          </w:tcPr>
          <w:p w14:paraId="34153F2F" w14:textId="77777777" w:rsidR="00BE396E" w:rsidRDefault="00BE396E" w:rsidP="00BE396E">
            <w:pPr>
              <w:pStyle w:val="TableText"/>
            </w:pPr>
            <w:r>
              <w:t>Zeros</w:t>
            </w:r>
          </w:p>
        </w:tc>
        <w:tc>
          <w:tcPr>
            <w:tcW w:w="431" w:type="dxa"/>
          </w:tcPr>
          <w:p w14:paraId="2E25C0B9" w14:textId="77777777" w:rsidR="00BE396E" w:rsidRDefault="00BE396E" w:rsidP="00BE396E">
            <w:pPr>
              <w:pStyle w:val="TableText"/>
            </w:pPr>
            <w:r>
              <w:t>-</w:t>
            </w:r>
          </w:p>
        </w:tc>
        <w:tc>
          <w:tcPr>
            <w:tcW w:w="431" w:type="dxa"/>
          </w:tcPr>
          <w:p w14:paraId="795F3A17" w14:textId="77777777" w:rsidR="00BE396E" w:rsidRDefault="00BE396E" w:rsidP="00BE396E">
            <w:pPr>
              <w:pStyle w:val="TableText"/>
            </w:pPr>
            <w:r>
              <w:t>-</w:t>
            </w:r>
          </w:p>
        </w:tc>
        <w:tc>
          <w:tcPr>
            <w:tcW w:w="432" w:type="dxa"/>
          </w:tcPr>
          <w:p w14:paraId="55449019" w14:textId="77777777" w:rsidR="00BE396E" w:rsidRDefault="00BE396E" w:rsidP="00BE396E">
            <w:pPr>
              <w:pStyle w:val="TableText"/>
            </w:pPr>
            <w:r>
              <w:t>-</w:t>
            </w:r>
          </w:p>
        </w:tc>
      </w:tr>
      <w:tr w:rsidR="00BE396E" w14:paraId="5B9000C1" w14:textId="77777777" w:rsidTr="008373F9">
        <w:trPr>
          <w:cantSplit/>
          <w:jc w:val="center"/>
        </w:trPr>
        <w:tc>
          <w:tcPr>
            <w:tcW w:w="802" w:type="dxa"/>
            <w:tcMar>
              <w:left w:w="58" w:type="dxa"/>
              <w:right w:w="58" w:type="dxa"/>
            </w:tcMar>
          </w:tcPr>
          <w:p w14:paraId="668DC72F" w14:textId="5584A693" w:rsidR="00BE396E" w:rsidRDefault="00BE396E" w:rsidP="00BE396E">
            <w:pPr>
              <w:pStyle w:val="TableText"/>
            </w:pPr>
            <w:r>
              <w:t>4143</w:t>
            </w:r>
            <w:r w:rsidR="00135F82">
              <w:t xml:space="preserve"> – </w:t>
            </w:r>
            <w:r>
              <w:t>4150</w:t>
            </w:r>
          </w:p>
        </w:tc>
        <w:tc>
          <w:tcPr>
            <w:tcW w:w="2227" w:type="dxa"/>
            <w:tcMar>
              <w:left w:w="58" w:type="dxa"/>
              <w:right w:w="58" w:type="dxa"/>
            </w:tcMar>
          </w:tcPr>
          <w:p w14:paraId="681F3382" w14:textId="77777777" w:rsidR="00BE396E" w:rsidRDefault="00BE396E" w:rsidP="00BE396E">
            <w:pPr>
              <w:pStyle w:val="TableText"/>
            </w:pPr>
            <w:r>
              <w:t>ADJ DATE 6</w:t>
            </w:r>
          </w:p>
        </w:tc>
        <w:tc>
          <w:tcPr>
            <w:tcW w:w="2993" w:type="dxa"/>
            <w:tcMar>
              <w:left w:w="58" w:type="dxa"/>
              <w:right w:w="58" w:type="dxa"/>
            </w:tcMar>
          </w:tcPr>
          <w:p w14:paraId="1007EF7A" w14:textId="0476963D" w:rsidR="00BE396E" w:rsidRDefault="00BE396E" w:rsidP="00BE396E">
            <w:pPr>
              <w:pStyle w:val="TableText"/>
            </w:pPr>
            <w:r>
              <w:t>:P:IDR-</w:t>
            </w:r>
            <w:hyperlink r:id="rId992" w:history="1">
              <w:r>
                <w:rPr>
                  <w:rStyle w:val="Hyperlink"/>
                </w:rPr>
                <w:t>ADJ-DATE</w:t>
              </w:r>
            </w:hyperlink>
          </w:p>
        </w:tc>
        <w:tc>
          <w:tcPr>
            <w:tcW w:w="2790" w:type="dxa"/>
            <w:tcMar>
              <w:left w:w="58" w:type="dxa"/>
              <w:right w:w="58" w:type="dxa"/>
            </w:tcMar>
          </w:tcPr>
          <w:p w14:paraId="1B7AC85B" w14:textId="321A509D" w:rsidR="00BE396E" w:rsidRDefault="00EA2F01" w:rsidP="003962F0">
            <w:pPr>
              <w:pStyle w:val="TableText"/>
            </w:pPr>
            <w:r w:rsidRPr="00EA2F01">
              <w:t>This field is no longer used as supplemental adjustments are no longer performed.</w:t>
            </w:r>
          </w:p>
        </w:tc>
        <w:tc>
          <w:tcPr>
            <w:tcW w:w="1080" w:type="dxa"/>
            <w:tcMar>
              <w:left w:w="58" w:type="dxa"/>
              <w:right w:w="58" w:type="dxa"/>
            </w:tcMar>
          </w:tcPr>
          <w:p w14:paraId="506504E7" w14:textId="77777777" w:rsidR="00BE396E" w:rsidRDefault="00BE396E" w:rsidP="00BE396E">
            <w:pPr>
              <w:pStyle w:val="TableText"/>
              <w:rPr>
                <w:caps/>
              </w:rPr>
            </w:pPr>
            <w:r>
              <w:rPr>
                <w:caps/>
              </w:rPr>
              <w:t>8 n</w:t>
            </w:r>
          </w:p>
        </w:tc>
        <w:tc>
          <w:tcPr>
            <w:tcW w:w="2340" w:type="dxa"/>
            <w:tcMar>
              <w:left w:w="58" w:type="dxa"/>
              <w:right w:w="58" w:type="dxa"/>
            </w:tcMar>
          </w:tcPr>
          <w:p w14:paraId="4E79F473" w14:textId="77777777" w:rsidR="00BE396E" w:rsidRDefault="00BE396E" w:rsidP="00BE396E">
            <w:pPr>
              <w:pStyle w:val="TableText"/>
            </w:pPr>
            <w:r>
              <w:t>MMDDYYYY</w:t>
            </w:r>
          </w:p>
        </w:tc>
        <w:tc>
          <w:tcPr>
            <w:tcW w:w="858" w:type="dxa"/>
            <w:tcMar>
              <w:left w:w="58" w:type="dxa"/>
              <w:right w:w="58" w:type="dxa"/>
            </w:tcMar>
          </w:tcPr>
          <w:p w14:paraId="37A3B426" w14:textId="77777777" w:rsidR="00BE396E" w:rsidRDefault="00BE396E" w:rsidP="00BE396E">
            <w:pPr>
              <w:pStyle w:val="TableText"/>
            </w:pPr>
            <w:r>
              <w:t>Zeros</w:t>
            </w:r>
          </w:p>
        </w:tc>
        <w:tc>
          <w:tcPr>
            <w:tcW w:w="431" w:type="dxa"/>
          </w:tcPr>
          <w:p w14:paraId="1E42DD83" w14:textId="77777777" w:rsidR="00BE396E" w:rsidRDefault="00BE396E" w:rsidP="00BE396E">
            <w:pPr>
              <w:pStyle w:val="TableText"/>
            </w:pPr>
            <w:r>
              <w:t>-</w:t>
            </w:r>
          </w:p>
        </w:tc>
        <w:tc>
          <w:tcPr>
            <w:tcW w:w="431" w:type="dxa"/>
          </w:tcPr>
          <w:p w14:paraId="0638BDEA" w14:textId="77777777" w:rsidR="00BE396E" w:rsidRDefault="00BE396E" w:rsidP="00BE396E">
            <w:pPr>
              <w:pStyle w:val="TableText"/>
            </w:pPr>
            <w:r>
              <w:t>X</w:t>
            </w:r>
          </w:p>
        </w:tc>
        <w:tc>
          <w:tcPr>
            <w:tcW w:w="432" w:type="dxa"/>
          </w:tcPr>
          <w:p w14:paraId="49DA6CE2" w14:textId="77777777" w:rsidR="00BE396E" w:rsidRDefault="00BE396E" w:rsidP="00BE396E">
            <w:pPr>
              <w:pStyle w:val="TableText"/>
            </w:pPr>
            <w:r>
              <w:t>X</w:t>
            </w:r>
          </w:p>
        </w:tc>
      </w:tr>
      <w:tr w:rsidR="00BE396E" w14:paraId="7343CD37" w14:textId="77777777" w:rsidTr="008373F9">
        <w:trPr>
          <w:cantSplit/>
          <w:jc w:val="center"/>
        </w:trPr>
        <w:tc>
          <w:tcPr>
            <w:tcW w:w="802" w:type="dxa"/>
            <w:tcMar>
              <w:left w:w="58" w:type="dxa"/>
              <w:right w:w="58" w:type="dxa"/>
            </w:tcMar>
          </w:tcPr>
          <w:p w14:paraId="3E79C01C" w14:textId="11FBCDC7" w:rsidR="00BE396E" w:rsidRDefault="00BE396E" w:rsidP="00BE396E">
            <w:pPr>
              <w:pStyle w:val="TableText"/>
            </w:pPr>
            <w:r>
              <w:t>4151</w:t>
            </w:r>
            <w:r w:rsidR="00135F82">
              <w:t xml:space="preserve"> – </w:t>
            </w:r>
            <w:r>
              <w:t>4165</w:t>
            </w:r>
          </w:p>
        </w:tc>
        <w:tc>
          <w:tcPr>
            <w:tcW w:w="2227" w:type="dxa"/>
            <w:tcMar>
              <w:left w:w="58" w:type="dxa"/>
              <w:right w:w="58" w:type="dxa"/>
            </w:tcMar>
          </w:tcPr>
          <w:p w14:paraId="5FCBBD66" w14:textId="77777777" w:rsidR="00BE396E" w:rsidRDefault="00BE396E" w:rsidP="00BE396E">
            <w:pPr>
              <w:pStyle w:val="TableText"/>
            </w:pPr>
            <w:r>
              <w:t>XREF ICN 6</w:t>
            </w:r>
          </w:p>
        </w:tc>
        <w:tc>
          <w:tcPr>
            <w:tcW w:w="2993" w:type="dxa"/>
            <w:tcMar>
              <w:left w:w="58" w:type="dxa"/>
              <w:right w:w="58" w:type="dxa"/>
            </w:tcMar>
          </w:tcPr>
          <w:p w14:paraId="262DD9FB" w14:textId="2542FDA2" w:rsidR="00BE396E" w:rsidRDefault="00BE396E" w:rsidP="00BE396E">
            <w:pPr>
              <w:pStyle w:val="TableText"/>
            </w:pPr>
            <w:r>
              <w:t>:P:IDR-</w:t>
            </w:r>
            <w:hyperlink r:id="rId993" w:history="1">
              <w:r>
                <w:rPr>
                  <w:rStyle w:val="Hyperlink"/>
                </w:rPr>
                <w:t>XREF-ICN</w:t>
              </w:r>
            </w:hyperlink>
          </w:p>
        </w:tc>
        <w:tc>
          <w:tcPr>
            <w:tcW w:w="2790" w:type="dxa"/>
            <w:tcMar>
              <w:left w:w="58" w:type="dxa"/>
              <w:right w:w="58" w:type="dxa"/>
            </w:tcMar>
          </w:tcPr>
          <w:p w14:paraId="4810498D" w14:textId="36935E38" w:rsidR="00BE396E"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33E2781F" w14:textId="77777777" w:rsidR="00BE396E" w:rsidRDefault="00BE396E" w:rsidP="00BE396E">
            <w:pPr>
              <w:pStyle w:val="TableText"/>
              <w:rPr>
                <w:caps/>
              </w:rPr>
            </w:pPr>
            <w:r>
              <w:rPr>
                <w:caps/>
              </w:rPr>
              <w:t>15 c</w:t>
            </w:r>
          </w:p>
        </w:tc>
        <w:tc>
          <w:tcPr>
            <w:tcW w:w="2340" w:type="dxa"/>
            <w:tcMar>
              <w:left w:w="58" w:type="dxa"/>
              <w:right w:w="58" w:type="dxa"/>
            </w:tcMar>
          </w:tcPr>
          <w:p w14:paraId="12270532" w14:textId="760FA909" w:rsidR="00BE396E" w:rsidRDefault="00BE396E" w:rsidP="00F72228">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7DFF1106" w14:textId="77777777" w:rsidR="00BE396E" w:rsidRDefault="00BE396E" w:rsidP="00BE396E">
            <w:pPr>
              <w:pStyle w:val="TableText"/>
            </w:pPr>
            <w:r>
              <w:t>Spaces</w:t>
            </w:r>
          </w:p>
        </w:tc>
        <w:tc>
          <w:tcPr>
            <w:tcW w:w="431" w:type="dxa"/>
          </w:tcPr>
          <w:p w14:paraId="3D3D066B" w14:textId="77777777" w:rsidR="00BE396E" w:rsidRDefault="00BE396E" w:rsidP="00BE396E">
            <w:pPr>
              <w:pStyle w:val="TableText"/>
            </w:pPr>
            <w:r>
              <w:t>-</w:t>
            </w:r>
          </w:p>
        </w:tc>
        <w:tc>
          <w:tcPr>
            <w:tcW w:w="431" w:type="dxa"/>
          </w:tcPr>
          <w:p w14:paraId="692C1ECB" w14:textId="77777777" w:rsidR="00BE396E" w:rsidRDefault="00BE396E" w:rsidP="00BE396E">
            <w:pPr>
              <w:pStyle w:val="TableText"/>
            </w:pPr>
            <w:r>
              <w:t>X</w:t>
            </w:r>
          </w:p>
        </w:tc>
        <w:tc>
          <w:tcPr>
            <w:tcW w:w="432" w:type="dxa"/>
          </w:tcPr>
          <w:p w14:paraId="5CA64F79" w14:textId="77777777" w:rsidR="00BE396E" w:rsidRDefault="00BE396E" w:rsidP="00BE396E">
            <w:pPr>
              <w:pStyle w:val="TableText"/>
            </w:pPr>
            <w:r>
              <w:t>X</w:t>
            </w:r>
          </w:p>
        </w:tc>
      </w:tr>
      <w:tr w:rsidR="00BE396E" w14:paraId="7D03DE0D" w14:textId="77777777" w:rsidTr="008373F9">
        <w:trPr>
          <w:cantSplit/>
          <w:jc w:val="center"/>
        </w:trPr>
        <w:tc>
          <w:tcPr>
            <w:tcW w:w="802" w:type="dxa"/>
            <w:tcMar>
              <w:left w:w="58" w:type="dxa"/>
              <w:right w:w="58" w:type="dxa"/>
            </w:tcMar>
          </w:tcPr>
          <w:p w14:paraId="0B24A547" w14:textId="404B0A0B" w:rsidR="00BE396E" w:rsidRDefault="00BE396E" w:rsidP="00BE396E">
            <w:pPr>
              <w:pStyle w:val="TableText"/>
            </w:pPr>
            <w:r>
              <w:t>4166</w:t>
            </w:r>
            <w:r w:rsidR="00135F82">
              <w:t xml:space="preserve"> – </w:t>
            </w:r>
            <w:r>
              <w:t>4169</w:t>
            </w:r>
          </w:p>
        </w:tc>
        <w:tc>
          <w:tcPr>
            <w:tcW w:w="2227" w:type="dxa"/>
            <w:tcMar>
              <w:left w:w="58" w:type="dxa"/>
              <w:right w:w="58" w:type="dxa"/>
            </w:tcMar>
          </w:tcPr>
          <w:p w14:paraId="17E556A8" w14:textId="77777777" w:rsidR="00BE396E" w:rsidRDefault="00BE396E" w:rsidP="00BE396E">
            <w:pPr>
              <w:pStyle w:val="TableText"/>
            </w:pPr>
            <w:r>
              <w:t>ADJ CLERK ID 6</w:t>
            </w:r>
          </w:p>
        </w:tc>
        <w:tc>
          <w:tcPr>
            <w:tcW w:w="2993" w:type="dxa"/>
            <w:tcMar>
              <w:left w:w="58" w:type="dxa"/>
              <w:right w:w="58" w:type="dxa"/>
            </w:tcMar>
          </w:tcPr>
          <w:p w14:paraId="543A37E8" w14:textId="72053125" w:rsidR="00BE396E" w:rsidRDefault="00BE396E" w:rsidP="00BE396E">
            <w:pPr>
              <w:pStyle w:val="TableText"/>
            </w:pPr>
            <w:r>
              <w:t>:P:IDR-</w:t>
            </w:r>
            <w:hyperlink r:id="rId994" w:history="1">
              <w:r>
                <w:rPr>
                  <w:rStyle w:val="Hyperlink"/>
                </w:rPr>
                <w:t>ADJ-CLERK</w:t>
              </w:r>
            </w:hyperlink>
          </w:p>
        </w:tc>
        <w:tc>
          <w:tcPr>
            <w:tcW w:w="2790" w:type="dxa"/>
            <w:tcMar>
              <w:left w:w="58" w:type="dxa"/>
              <w:right w:w="58" w:type="dxa"/>
            </w:tcMar>
          </w:tcPr>
          <w:p w14:paraId="3438B3E1" w14:textId="6AA36D7C" w:rsidR="00BE396E" w:rsidRDefault="00EA2F01" w:rsidP="00BE396E">
            <w:pPr>
              <w:pStyle w:val="TableText"/>
            </w:pPr>
            <w:r w:rsidRPr="00EA2F01">
              <w:t>This field is no longer used as supplemental adjustments are no longer performed.</w:t>
            </w:r>
          </w:p>
        </w:tc>
        <w:tc>
          <w:tcPr>
            <w:tcW w:w="1080" w:type="dxa"/>
            <w:tcMar>
              <w:left w:w="58" w:type="dxa"/>
              <w:right w:w="58" w:type="dxa"/>
            </w:tcMar>
          </w:tcPr>
          <w:p w14:paraId="7E5998E0" w14:textId="77777777" w:rsidR="00BE396E" w:rsidRDefault="00BE396E" w:rsidP="00BE396E">
            <w:pPr>
              <w:pStyle w:val="TableText"/>
              <w:rPr>
                <w:caps/>
              </w:rPr>
            </w:pPr>
            <w:r>
              <w:rPr>
                <w:caps/>
              </w:rPr>
              <w:t>4 c</w:t>
            </w:r>
          </w:p>
        </w:tc>
        <w:tc>
          <w:tcPr>
            <w:tcW w:w="2340" w:type="dxa"/>
            <w:tcMar>
              <w:left w:w="58" w:type="dxa"/>
              <w:right w:w="58" w:type="dxa"/>
            </w:tcMar>
          </w:tcPr>
          <w:p w14:paraId="4E4AB6EB" w14:textId="77777777" w:rsidR="00BE396E" w:rsidRDefault="00BE396E" w:rsidP="00BE396E">
            <w:pPr>
              <w:pStyle w:val="TableText"/>
            </w:pPr>
            <w:r>
              <w:t>-</w:t>
            </w:r>
          </w:p>
        </w:tc>
        <w:tc>
          <w:tcPr>
            <w:tcW w:w="858" w:type="dxa"/>
            <w:tcMar>
              <w:left w:w="58" w:type="dxa"/>
              <w:right w:w="58" w:type="dxa"/>
            </w:tcMar>
          </w:tcPr>
          <w:p w14:paraId="235844CB" w14:textId="77777777" w:rsidR="00BE396E" w:rsidRDefault="00BE396E" w:rsidP="00BE396E">
            <w:pPr>
              <w:pStyle w:val="TableText"/>
            </w:pPr>
            <w:r>
              <w:t>Spaces</w:t>
            </w:r>
          </w:p>
        </w:tc>
        <w:tc>
          <w:tcPr>
            <w:tcW w:w="431" w:type="dxa"/>
          </w:tcPr>
          <w:p w14:paraId="0C53D70C" w14:textId="77777777" w:rsidR="00BE396E" w:rsidRDefault="00BE396E" w:rsidP="00BE396E">
            <w:pPr>
              <w:pStyle w:val="TableText"/>
            </w:pPr>
            <w:r>
              <w:t>-</w:t>
            </w:r>
          </w:p>
        </w:tc>
        <w:tc>
          <w:tcPr>
            <w:tcW w:w="431" w:type="dxa"/>
          </w:tcPr>
          <w:p w14:paraId="076D9CC9" w14:textId="77777777" w:rsidR="00BE396E" w:rsidRDefault="00BE396E" w:rsidP="00BE396E">
            <w:pPr>
              <w:pStyle w:val="TableText"/>
            </w:pPr>
            <w:r>
              <w:t>X</w:t>
            </w:r>
          </w:p>
        </w:tc>
        <w:tc>
          <w:tcPr>
            <w:tcW w:w="432" w:type="dxa"/>
          </w:tcPr>
          <w:p w14:paraId="1324920E" w14:textId="77777777" w:rsidR="00BE396E" w:rsidRDefault="00BE396E" w:rsidP="00BE396E">
            <w:pPr>
              <w:pStyle w:val="TableText"/>
            </w:pPr>
            <w:r>
              <w:t>X</w:t>
            </w:r>
          </w:p>
        </w:tc>
      </w:tr>
      <w:tr w:rsidR="00BE396E" w14:paraId="463B35AF" w14:textId="77777777" w:rsidTr="008373F9">
        <w:trPr>
          <w:cantSplit/>
          <w:jc w:val="center"/>
        </w:trPr>
        <w:tc>
          <w:tcPr>
            <w:tcW w:w="802" w:type="dxa"/>
            <w:tcMar>
              <w:left w:w="58" w:type="dxa"/>
              <w:right w:w="58" w:type="dxa"/>
            </w:tcMar>
          </w:tcPr>
          <w:p w14:paraId="186A970E" w14:textId="6B6D195F" w:rsidR="00BE396E" w:rsidRDefault="00BE396E" w:rsidP="00BE396E">
            <w:pPr>
              <w:pStyle w:val="TableText"/>
            </w:pPr>
            <w:r>
              <w:t>4170</w:t>
            </w:r>
            <w:r w:rsidR="00135F82">
              <w:t xml:space="preserve"> – </w:t>
            </w:r>
            <w:r>
              <w:t>4184</w:t>
            </w:r>
          </w:p>
        </w:tc>
        <w:tc>
          <w:tcPr>
            <w:tcW w:w="2227" w:type="dxa"/>
            <w:tcMar>
              <w:left w:w="58" w:type="dxa"/>
              <w:right w:w="58" w:type="dxa"/>
            </w:tcMar>
          </w:tcPr>
          <w:p w14:paraId="4C31B127" w14:textId="77777777" w:rsidR="00BE396E" w:rsidRDefault="00BE396E" w:rsidP="00BE396E">
            <w:pPr>
              <w:pStyle w:val="TableText"/>
            </w:pPr>
            <w:r>
              <w:t>INITIATING CCN 6</w:t>
            </w:r>
          </w:p>
        </w:tc>
        <w:tc>
          <w:tcPr>
            <w:tcW w:w="2993" w:type="dxa"/>
            <w:tcMar>
              <w:left w:w="58" w:type="dxa"/>
              <w:right w:w="58" w:type="dxa"/>
            </w:tcMar>
          </w:tcPr>
          <w:p w14:paraId="2966006F" w14:textId="1A4ED481" w:rsidR="00BE396E" w:rsidRDefault="00BE396E" w:rsidP="00BE396E">
            <w:pPr>
              <w:pStyle w:val="TableText"/>
            </w:pPr>
            <w:r>
              <w:t>:P:IDR-</w:t>
            </w:r>
            <w:hyperlink r:id="rId995" w:history="1">
              <w:r>
                <w:rPr>
                  <w:rStyle w:val="Hyperlink"/>
                </w:rPr>
                <w:t>INIT-CCN</w:t>
              </w:r>
            </w:hyperlink>
          </w:p>
        </w:tc>
        <w:tc>
          <w:tcPr>
            <w:tcW w:w="2790" w:type="dxa"/>
            <w:tcMar>
              <w:left w:w="58" w:type="dxa"/>
              <w:right w:w="58" w:type="dxa"/>
            </w:tcMar>
          </w:tcPr>
          <w:p w14:paraId="1FE61B5E" w14:textId="53863DA4" w:rsidR="00BE396E" w:rsidRDefault="00EA2F01" w:rsidP="00F72228">
            <w:pPr>
              <w:pStyle w:val="TableText"/>
            </w:pPr>
            <w:r w:rsidRPr="00EA2F01">
              <w:t>This field is no longer used as supplemental adjustments are no longer performed.</w:t>
            </w:r>
          </w:p>
        </w:tc>
        <w:tc>
          <w:tcPr>
            <w:tcW w:w="1080" w:type="dxa"/>
            <w:tcMar>
              <w:left w:w="58" w:type="dxa"/>
              <w:right w:w="58" w:type="dxa"/>
            </w:tcMar>
          </w:tcPr>
          <w:p w14:paraId="59B4BA7E" w14:textId="77777777" w:rsidR="00BE396E" w:rsidRDefault="00BE396E" w:rsidP="00BE396E">
            <w:pPr>
              <w:pStyle w:val="TableText"/>
              <w:rPr>
                <w:caps/>
              </w:rPr>
            </w:pPr>
            <w:r>
              <w:rPr>
                <w:caps/>
              </w:rPr>
              <w:t>15 c</w:t>
            </w:r>
          </w:p>
        </w:tc>
        <w:tc>
          <w:tcPr>
            <w:tcW w:w="2340" w:type="dxa"/>
            <w:tcMar>
              <w:left w:w="58" w:type="dxa"/>
              <w:right w:w="58" w:type="dxa"/>
            </w:tcMar>
          </w:tcPr>
          <w:p w14:paraId="05634958" w14:textId="77777777" w:rsidR="00BE396E" w:rsidRDefault="00BE396E" w:rsidP="00BE396E">
            <w:pPr>
              <w:pStyle w:val="TableText"/>
            </w:pPr>
            <w:r>
              <w:t>Adjustment claim only</w:t>
            </w:r>
          </w:p>
        </w:tc>
        <w:tc>
          <w:tcPr>
            <w:tcW w:w="858" w:type="dxa"/>
            <w:tcMar>
              <w:left w:w="58" w:type="dxa"/>
              <w:right w:w="58" w:type="dxa"/>
            </w:tcMar>
          </w:tcPr>
          <w:p w14:paraId="4D017914" w14:textId="77777777" w:rsidR="00BE396E" w:rsidRDefault="00BE396E" w:rsidP="00BE396E">
            <w:pPr>
              <w:pStyle w:val="TableText"/>
            </w:pPr>
            <w:r>
              <w:t>Spaces</w:t>
            </w:r>
          </w:p>
        </w:tc>
        <w:tc>
          <w:tcPr>
            <w:tcW w:w="431" w:type="dxa"/>
          </w:tcPr>
          <w:p w14:paraId="4C8ED260" w14:textId="77777777" w:rsidR="00BE396E" w:rsidRDefault="00BE396E" w:rsidP="00BE396E">
            <w:pPr>
              <w:pStyle w:val="TableText"/>
            </w:pPr>
            <w:r>
              <w:t>-</w:t>
            </w:r>
          </w:p>
        </w:tc>
        <w:tc>
          <w:tcPr>
            <w:tcW w:w="431" w:type="dxa"/>
          </w:tcPr>
          <w:p w14:paraId="1E298C1C" w14:textId="77777777" w:rsidR="00BE396E" w:rsidRDefault="00BE396E" w:rsidP="00BE396E">
            <w:pPr>
              <w:pStyle w:val="TableText"/>
            </w:pPr>
            <w:r>
              <w:t>X</w:t>
            </w:r>
          </w:p>
        </w:tc>
        <w:tc>
          <w:tcPr>
            <w:tcW w:w="432" w:type="dxa"/>
          </w:tcPr>
          <w:p w14:paraId="3AF0E2D7" w14:textId="77777777" w:rsidR="00BE396E" w:rsidRDefault="00BE396E" w:rsidP="00BE396E">
            <w:pPr>
              <w:pStyle w:val="TableText"/>
            </w:pPr>
            <w:r>
              <w:t>X</w:t>
            </w:r>
          </w:p>
        </w:tc>
      </w:tr>
      <w:tr w:rsidR="00BE396E" w14:paraId="32D82F61" w14:textId="77777777" w:rsidTr="008373F9">
        <w:trPr>
          <w:cantSplit/>
          <w:jc w:val="center"/>
        </w:trPr>
        <w:tc>
          <w:tcPr>
            <w:tcW w:w="802" w:type="dxa"/>
            <w:tcMar>
              <w:left w:w="58" w:type="dxa"/>
              <w:right w:w="58" w:type="dxa"/>
            </w:tcMar>
          </w:tcPr>
          <w:p w14:paraId="688763C5" w14:textId="08779DA6" w:rsidR="00BE396E" w:rsidRDefault="00BE396E" w:rsidP="00BE396E">
            <w:pPr>
              <w:pStyle w:val="TableText"/>
            </w:pPr>
            <w:r>
              <w:t>4185</w:t>
            </w:r>
            <w:r w:rsidR="00135F82">
              <w:t xml:space="preserve"> – </w:t>
            </w:r>
            <w:r>
              <w:t>4192</w:t>
            </w:r>
          </w:p>
        </w:tc>
        <w:tc>
          <w:tcPr>
            <w:tcW w:w="2227" w:type="dxa"/>
            <w:tcMar>
              <w:left w:w="58" w:type="dxa"/>
              <w:right w:w="58" w:type="dxa"/>
            </w:tcMar>
          </w:tcPr>
          <w:p w14:paraId="2D0B7DAB" w14:textId="77777777" w:rsidR="00BE396E" w:rsidRDefault="00BE396E" w:rsidP="00BE396E">
            <w:pPr>
              <w:pStyle w:val="TableText"/>
            </w:pPr>
            <w:r>
              <w:t>ADJ CLM CHECK WRITE DATE 6</w:t>
            </w:r>
          </w:p>
        </w:tc>
        <w:tc>
          <w:tcPr>
            <w:tcW w:w="2993" w:type="dxa"/>
            <w:tcMar>
              <w:left w:w="58" w:type="dxa"/>
              <w:right w:w="58" w:type="dxa"/>
            </w:tcMar>
          </w:tcPr>
          <w:p w14:paraId="2CE0E1B0" w14:textId="3E1B8E5B" w:rsidR="00BE396E" w:rsidRDefault="00BE396E" w:rsidP="00BE396E">
            <w:pPr>
              <w:pStyle w:val="TableText"/>
            </w:pPr>
            <w:r>
              <w:t>:P:IDR-</w:t>
            </w:r>
            <w:hyperlink r:id="rId996" w:history="1">
              <w:r>
                <w:rPr>
                  <w:rStyle w:val="Hyperlink"/>
                </w:rPr>
                <w:t>ADJ-CHK-WRT-DT</w:t>
              </w:r>
            </w:hyperlink>
          </w:p>
        </w:tc>
        <w:tc>
          <w:tcPr>
            <w:tcW w:w="2790" w:type="dxa"/>
            <w:tcMar>
              <w:left w:w="58" w:type="dxa"/>
              <w:right w:w="58" w:type="dxa"/>
            </w:tcMar>
          </w:tcPr>
          <w:p w14:paraId="6AD355E1" w14:textId="78E39170" w:rsidR="00BE396E" w:rsidRDefault="00231F3C" w:rsidP="00F72228">
            <w:pPr>
              <w:pStyle w:val="TableText"/>
            </w:pPr>
            <w:r w:rsidRPr="00231F3C">
              <w:t>This field is no longer used as supplemental adjustments are no longer performed.</w:t>
            </w:r>
          </w:p>
        </w:tc>
        <w:tc>
          <w:tcPr>
            <w:tcW w:w="1080" w:type="dxa"/>
            <w:tcMar>
              <w:left w:w="58" w:type="dxa"/>
              <w:right w:w="58" w:type="dxa"/>
            </w:tcMar>
          </w:tcPr>
          <w:p w14:paraId="489286F5" w14:textId="77777777" w:rsidR="00BE396E" w:rsidRDefault="00BE396E" w:rsidP="00BE396E">
            <w:pPr>
              <w:pStyle w:val="TableText"/>
              <w:rPr>
                <w:caps/>
              </w:rPr>
            </w:pPr>
            <w:r>
              <w:rPr>
                <w:caps/>
              </w:rPr>
              <w:t>8 n</w:t>
            </w:r>
          </w:p>
        </w:tc>
        <w:tc>
          <w:tcPr>
            <w:tcW w:w="2340" w:type="dxa"/>
            <w:tcMar>
              <w:left w:w="58" w:type="dxa"/>
              <w:right w:w="58" w:type="dxa"/>
            </w:tcMar>
          </w:tcPr>
          <w:p w14:paraId="38504656"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7AA72934" w14:textId="77777777" w:rsidR="00BE396E" w:rsidRDefault="00BE396E" w:rsidP="00BE396E">
            <w:pPr>
              <w:pStyle w:val="TableText"/>
            </w:pPr>
            <w:r>
              <w:t>Zeros</w:t>
            </w:r>
          </w:p>
        </w:tc>
        <w:tc>
          <w:tcPr>
            <w:tcW w:w="431" w:type="dxa"/>
          </w:tcPr>
          <w:p w14:paraId="79E4B988" w14:textId="77777777" w:rsidR="00BE396E" w:rsidRDefault="00BE396E" w:rsidP="00BE396E">
            <w:pPr>
              <w:pStyle w:val="TableText"/>
            </w:pPr>
            <w:r>
              <w:t>-</w:t>
            </w:r>
          </w:p>
        </w:tc>
        <w:tc>
          <w:tcPr>
            <w:tcW w:w="431" w:type="dxa"/>
          </w:tcPr>
          <w:p w14:paraId="56AE8A2B" w14:textId="77777777" w:rsidR="00BE396E" w:rsidRDefault="00BE396E" w:rsidP="00BE396E">
            <w:pPr>
              <w:pStyle w:val="TableText"/>
            </w:pPr>
            <w:r>
              <w:t>-</w:t>
            </w:r>
          </w:p>
        </w:tc>
        <w:tc>
          <w:tcPr>
            <w:tcW w:w="432" w:type="dxa"/>
          </w:tcPr>
          <w:p w14:paraId="00F785E4" w14:textId="77777777" w:rsidR="00BE396E" w:rsidRDefault="00BE396E" w:rsidP="00BE396E">
            <w:pPr>
              <w:pStyle w:val="TableText"/>
            </w:pPr>
            <w:r>
              <w:t>-</w:t>
            </w:r>
          </w:p>
        </w:tc>
      </w:tr>
      <w:tr w:rsidR="00BE396E" w14:paraId="63951325" w14:textId="77777777" w:rsidTr="008373F9">
        <w:trPr>
          <w:cantSplit/>
          <w:jc w:val="center"/>
        </w:trPr>
        <w:tc>
          <w:tcPr>
            <w:tcW w:w="802" w:type="dxa"/>
            <w:tcMar>
              <w:left w:w="58" w:type="dxa"/>
              <w:right w:w="58" w:type="dxa"/>
            </w:tcMar>
          </w:tcPr>
          <w:p w14:paraId="2A9E74E2" w14:textId="2578FF2E" w:rsidR="00BE396E" w:rsidRDefault="00BE396E" w:rsidP="00BE396E">
            <w:pPr>
              <w:pStyle w:val="TableText"/>
            </w:pPr>
            <w:r>
              <w:t>4193</w:t>
            </w:r>
            <w:r w:rsidR="00135F82">
              <w:t xml:space="preserve"> – </w:t>
            </w:r>
            <w:r>
              <w:t>4199</w:t>
            </w:r>
          </w:p>
        </w:tc>
        <w:tc>
          <w:tcPr>
            <w:tcW w:w="2227" w:type="dxa"/>
            <w:tcMar>
              <w:left w:w="58" w:type="dxa"/>
              <w:right w:w="58" w:type="dxa"/>
            </w:tcMar>
          </w:tcPr>
          <w:p w14:paraId="1BF6BC83" w14:textId="77777777" w:rsidR="00BE396E" w:rsidRDefault="00BE396E" w:rsidP="00BE396E">
            <w:pPr>
              <w:pStyle w:val="TableText"/>
            </w:pPr>
            <w:r>
              <w:t>ADJ CLAIM BENE EOMB AMT 6</w:t>
            </w:r>
          </w:p>
        </w:tc>
        <w:tc>
          <w:tcPr>
            <w:tcW w:w="2993" w:type="dxa"/>
            <w:tcMar>
              <w:left w:w="58" w:type="dxa"/>
              <w:right w:w="58" w:type="dxa"/>
            </w:tcMar>
          </w:tcPr>
          <w:p w14:paraId="63AAA479" w14:textId="6D3F0F4A" w:rsidR="00BE396E" w:rsidRDefault="00BE396E" w:rsidP="00BE396E">
            <w:pPr>
              <w:pStyle w:val="TableText"/>
            </w:pPr>
            <w:r>
              <w:t>:P:IDR-</w:t>
            </w:r>
            <w:hyperlink r:id="rId997" w:history="1">
              <w:r>
                <w:rPr>
                  <w:rStyle w:val="Hyperlink"/>
                </w:rPr>
                <w:t>ADJ-B-EOMB-AMT</w:t>
              </w:r>
            </w:hyperlink>
          </w:p>
        </w:tc>
        <w:tc>
          <w:tcPr>
            <w:tcW w:w="2790" w:type="dxa"/>
            <w:tcMar>
              <w:left w:w="58" w:type="dxa"/>
              <w:right w:w="58" w:type="dxa"/>
            </w:tcMar>
          </w:tcPr>
          <w:p w14:paraId="2474A4F7" w14:textId="4D4F71D8" w:rsidR="00BE396E" w:rsidRDefault="00CE3D49" w:rsidP="00BE396E">
            <w:pPr>
              <w:pStyle w:val="TableText"/>
            </w:pPr>
            <w:r w:rsidRPr="00CE3D49">
              <w:t>This field is no longer used as supplemental adjustments are no longer performed.</w:t>
            </w:r>
          </w:p>
        </w:tc>
        <w:tc>
          <w:tcPr>
            <w:tcW w:w="1080" w:type="dxa"/>
            <w:tcMar>
              <w:left w:w="58" w:type="dxa"/>
              <w:right w:w="58" w:type="dxa"/>
            </w:tcMar>
          </w:tcPr>
          <w:p w14:paraId="29E96236" w14:textId="77777777" w:rsidR="00BE396E" w:rsidRDefault="00BE396E" w:rsidP="00BE396E">
            <w:pPr>
              <w:pStyle w:val="TableText"/>
              <w:rPr>
                <w:caps/>
              </w:rPr>
            </w:pPr>
            <w:r>
              <w:rPr>
                <w:caps/>
              </w:rPr>
              <w:t>7 n</w:t>
            </w:r>
          </w:p>
          <w:p w14:paraId="79697A38" w14:textId="77777777" w:rsidR="00BE396E" w:rsidRDefault="00BE396E" w:rsidP="00BE396E">
            <w:pPr>
              <w:pStyle w:val="TableText"/>
              <w:rPr>
                <w:caps/>
              </w:rPr>
            </w:pPr>
            <w:r>
              <w:rPr>
                <w:caps/>
              </w:rPr>
              <w:t>(99999V99)</w:t>
            </w:r>
          </w:p>
        </w:tc>
        <w:tc>
          <w:tcPr>
            <w:tcW w:w="2340" w:type="dxa"/>
            <w:tcMar>
              <w:left w:w="58" w:type="dxa"/>
              <w:right w:w="58" w:type="dxa"/>
            </w:tcMar>
          </w:tcPr>
          <w:p w14:paraId="5E82B6EB" w14:textId="77777777" w:rsidR="00BE396E" w:rsidRDefault="00BE396E" w:rsidP="00BE396E">
            <w:pPr>
              <w:pStyle w:val="TableText"/>
            </w:pPr>
            <w:r>
              <w:t>Original claim only</w:t>
            </w:r>
          </w:p>
        </w:tc>
        <w:tc>
          <w:tcPr>
            <w:tcW w:w="858" w:type="dxa"/>
            <w:tcMar>
              <w:left w:w="58" w:type="dxa"/>
              <w:right w:w="58" w:type="dxa"/>
            </w:tcMar>
          </w:tcPr>
          <w:p w14:paraId="57B049E2" w14:textId="77777777" w:rsidR="00BE396E" w:rsidRDefault="00BE396E" w:rsidP="00BE396E">
            <w:pPr>
              <w:pStyle w:val="TableText"/>
            </w:pPr>
            <w:r>
              <w:t>Zeros</w:t>
            </w:r>
          </w:p>
        </w:tc>
        <w:tc>
          <w:tcPr>
            <w:tcW w:w="431" w:type="dxa"/>
          </w:tcPr>
          <w:p w14:paraId="210F4E40" w14:textId="77777777" w:rsidR="00BE396E" w:rsidRDefault="00BE396E" w:rsidP="00BE396E">
            <w:pPr>
              <w:pStyle w:val="TableText"/>
            </w:pPr>
            <w:r>
              <w:t>-</w:t>
            </w:r>
          </w:p>
        </w:tc>
        <w:tc>
          <w:tcPr>
            <w:tcW w:w="431" w:type="dxa"/>
          </w:tcPr>
          <w:p w14:paraId="6339BD59" w14:textId="77777777" w:rsidR="00BE396E" w:rsidRDefault="00BE396E" w:rsidP="00BE396E">
            <w:pPr>
              <w:pStyle w:val="TableText"/>
            </w:pPr>
            <w:r>
              <w:t>-</w:t>
            </w:r>
          </w:p>
        </w:tc>
        <w:tc>
          <w:tcPr>
            <w:tcW w:w="432" w:type="dxa"/>
          </w:tcPr>
          <w:p w14:paraId="3921DFD7" w14:textId="77777777" w:rsidR="00BE396E" w:rsidRDefault="00BE396E" w:rsidP="00BE396E">
            <w:pPr>
              <w:pStyle w:val="TableText"/>
            </w:pPr>
            <w:r>
              <w:t>-</w:t>
            </w:r>
          </w:p>
        </w:tc>
      </w:tr>
      <w:tr w:rsidR="00BE396E" w14:paraId="6EF45C38" w14:textId="77777777" w:rsidTr="008373F9">
        <w:trPr>
          <w:cantSplit/>
          <w:jc w:val="center"/>
        </w:trPr>
        <w:tc>
          <w:tcPr>
            <w:tcW w:w="802" w:type="dxa"/>
            <w:tcMar>
              <w:left w:w="58" w:type="dxa"/>
              <w:right w:w="58" w:type="dxa"/>
            </w:tcMar>
          </w:tcPr>
          <w:p w14:paraId="690C5CB0" w14:textId="5F667FAC" w:rsidR="00BE396E" w:rsidRDefault="00BE396E" w:rsidP="00BE396E">
            <w:pPr>
              <w:pStyle w:val="TableText"/>
            </w:pPr>
            <w:r>
              <w:t>4200</w:t>
            </w:r>
            <w:r w:rsidR="00135F82">
              <w:t xml:space="preserve"> – </w:t>
            </w:r>
            <w:r>
              <w:t>4206</w:t>
            </w:r>
          </w:p>
        </w:tc>
        <w:tc>
          <w:tcPr>
            <w:tcW w:w="2227" w:type="dxa"/>
            <w:tcMar>
              <w:left w:w="58" w:type="dxa"/>
              <w:right w:w="58" w:type="dxa"/>
            </w:tcMar>
          </w:tcPr>
          <w:p w14:paraId="1A4CBB82" w14:textId="77777777" w:rsidR="00BE396E" w:rsidRDefault="00BE396E" w:rsidP="00BE396E">
            <w:pPr>
              <w:pStyle w:val="TableText"/>
            </w:pPr>
            <w:r>
              <w:t>ADJ CLAIM PROV EOMB AMT 6</w:t>
            </w:r>
          </w:p>
        </w:tc>
        <w:tc>
          <w:tcPr>
            <w:tcW w:w="2993" w:type="dxa"/>
            <w:tcMar>
              <w:left w:w="58" w:type="dxa"/>
              <w:right w:w="58" w:type="dxa"/>
            </w:tcMar>
          </w:tcPr>
          <w:p w14:paraId="0CC22F77" w14:textId="07C84E19" w:rsidR="00BE396E" w:rsidRDefault="00BE396E" w:rsidP="00BE396E">
            <w:pPr>
              <w:pStyle w:val="TableText"/>
            </w:pPr>
            <w:r>
              <w:t>:P:IDR-</w:t>
            </w:r>
            <w:hyperlink r:id="rId998" w:history="1">
              <w:r>
                <w:rPr>
                  <w:rStyle w:val="Hyperlink"/>
                </w:rPr>
                <w:t>ADJ-P-EOMB-AMT</w:t>
              </w:r>
            </w:hyperlink>
          </w:p>
        </w:tc>
        <w:tc>
          <w:tcPr>
            <w:tcW w:w="2790" w:type="dxa"/>
            <w:tcMar>
              <w:left w:w="58" w:type="dxa"/>
              <w:right w:w="58" w:type="dxa"/>
            </w:tcMar>
          </w:tcPr>
          <w:p w14:paraId="6EA7CB49" w14:textId="62812C1D" w:rsidR="00BE396E" w:rsidRDefault="00CE3D49" w:rsidP="00F72228">
            <w:pPr>
              <w:pStyle w:val="TableText"/>
            </w:pPr>
            <w:r w:rsidRPr="00CE3D49">
              <w:t>This field is no longer used as supplemental adjustments are no longer performed.</w:t>
            </w:r>
          </w:p>
        </w:tc>
        <w:tc>
          <w:tcPr>
            <w:tcW w:w="1080" w:type="dxa"/>
            <w:tcMar>
              <w:left w:w="58" w:type="dxa"/>
              <w:right w:w="58" w:type="dxa"/>
            </w:tcMar>
          </w:tcPr>
          <w:p w14:paraId="362EB02C" w14:textId="77777777" w:rsidR="00BE396E" w:rsidRDefault="00BE396E" w:rsidP="00BE396E">
            <w:pPr>
              <w:pStyle w:val="TableText"/>
              <w:rPr>
                <w:caps/>
              </w:rPr>
            </w:pPr>
            <w:r>
              <w:rPr>
                <w:caps/>
              </w:rPr>
              <w:t>7 n</w:t>
            </w:r>
          </w:p>
          <w:p w14:paraId="38295D2E" w14:textId="77777777" w:rsidR="00BE396E" w:rsidRDefault="00BE396E" w:rsidP="00BE396E">
            <w:pPr>
              <w:pStyle w:val="TableText"/>
              <w:rPr>
                <w:caps/>
              </w:rPr>
            </w:pPr>
            <w:r>
              <w:rPr>
                <w:caps/>
              </w:rPr>
              <w:t>(99999V99)</w:t>
            </w:r>
          </w:p>
        </w:tc>
        <w:tc>
          <w:tcPr>
            <w:tcW w:w="2340" w:type="dxa"/>
            <w:tcMar>
              <w:left w:w="58" w:type="dxa"/>
              <w:right w:w="58" w:type="dxa"/>
            </w:tcMar>
          </w:tcPr>
          <w:p w14:paraId="25E87558" w14:textId="77777777" w:rsidR="00BE396E" w:rsidRDefault="00BE396E" w:rsidP="00BE396E">
            <w:pPr>
              <w:pStyle w:val="TableText"/>
            </w:pPr>
            <w:r>
              <w:t>Original claim only</w:t>
            </w:r>
          </w:p>
        </w:tc>
        <w:tc>
          <w:tcPr>
            <w:tcW w:w="858" w:type="dxa"/>
            <w:tcMar>
              <w:left w:w="58" w:type="dxa"/>
              <w:right w:w="58" w:type="dxa"/>
            </w:tcMar>
          </w:tcPr>
          <w:p w14:paraId="61EA7D52" w14:textId="77777777" w:rsidR="00BE396E" w:rsidRDefault="00BE396E" w:rsidP="00BE396E">
            <w:pPr>
              <w:pStyle w:val="TableText"/>
            </w:pPr>
            <w:r>
              <w:t>Zeros</w:t>
            </w:r>
          </w:p>
        </w:tc>
        <w:tc>
          <w:tcPr>
            <w:tcW w:w="431" w:type="dxa"/>
          </w:tcPr>
          <w:p w14:paraId="7BD69025" w14:textId="77777777" w:rsidR="00BE396E" w:rsidRDefault="00BE396E" w:rsidP="00BE396E">
            <w:pPr>
              <w:pStyle w:val="TableText"/>
            </w:pPr>
            <w:r>
              <w:t>-</w:t>
            </w:r>
          </w:p>
        </w:tc>
        <w:tc>
          <w:tcPr>
            <w:tcW w:w="431" w:type="dxa"/>
          </w:tcPr>
          <w:p w14:paraId="7164E814" w14:textId="77777777" w:rsidR="00BE396E" w:rsidRDefault="00BE396E" w:rsidP="00BE396E">
            <w:pPr>
              <w:pStyle w:val="TableText"/>
            </w:pPr>
            <w:r>
              <w:t>-</w:t>
            </w:r>
          </w:p>
        </w:tc>
        <w:tc>
          <w:tcPr>
            <w:tcW w:w="432" w:type="dxa"/>
          </w:tcPr>
          <w:p w14:paraId="47284538" w14:textId="77777777" w:rsidR="00BE396E" w:rsidRDefault="00BE396E" w:rsidP="00BE396E">
            <w:pPr>
              <w:pStyle w:val="TableText"/>
            </w:pPr>
            <w:r>
              <w:t>-</w:t>
            </w:r>
          </w:p>
        </w:tc>
      </w:tr>
      <w:tr w:rsidR="00BE396E" w14:paraId="302C42A6" w14:textId="77777777" w:rsidTr="008373F9">
        <w:trPr>
          <w:cantSplit/>
          <w:jc w:val="center"/>
        </w:trPr>
        <w:tc>
          <w:tcPr>
            <w:tcW w:w="802" w:type="dxa"/>
            <w:tcMar>
              <w:left w:w="58" w:type="dxa"/>
              <w:right w:w="58" w:type="dxa"/>
            </w:tcMar>
          </w:tcPr>
          <w:p w14:paraId="2F82B93F" w14:textId="08A8129F" w:rsidR="00BE396E" w:rsidRDefault="00BE396E" w:rsidP="00BE396E">
            <w:pPr>
              <w:pStyle w:val="TableText"/>
            </w:pPr>
            <w:r>
              <w:t>4207</w:t>
            </w:r>
            <w:r w:rsidR="00135F82">
              <w:t xml:space="preserve"> – </w:t>
            </w:r>
            <w:r>
              <w:t>4214</w:t>
            </w:r>
          </w:p>
        </w:tc>
        <w:tc>
          <w:tcPr>
            <w:tcW w:w="2227" w:type="dxa"/>
            <w:tcMar>
              <w:left w:w="58" w:type="dxa"/>
              <w:right w:w="58" w:type="dxa"/>
            </w:tcMar>
          </w:tcPr>
          <w:p w14:paraId="450964C0" w14:textId="77777777" w:rsidR="00BE396E" w:rsidRDefault="00BE396E" w:rsidP="00BE396E">
            <w:pPr>
              <w:pStyle w:val="TableText"/>
            </w:pPr>
            <w:r>
              <w:t>ADJ DATE 7</w:t>
            </w:r>
          </w:p>
        </w:tc>
        <w:tc>
          <w:tcPr>
            <w:tcW w:w="2993" w:type="dxa"/>
            <w:tcMar>
              <w:left w:w="58" w:type="dxa"/>
              <w:right w:w="58" w:type="dxa"/>
            </w:tcMar>
          </w:tcPr>
          <w:p w14:paraId="146B02CD" w14:textId="0E50A53D" w:rsidR="00BE396E" w:rsidRDefault="00BE396E" w:rsidP="00BE396E">
            <w:pPr>
              <w:pStyle w:val="TableText"/>
            </w:pPr>
            <w:r>
              <w:t>:P:IDR-</w:t>
            </w:r>
            <w:hyperlink r:id="rId999" w:history="1">
              <w:r>
                <w:rPr>
                  <w:rStyle w:val="Hyperlink"/>
                </w:rPr>
                <w:t>ADJ-DATE</w:t>
              </w:r>
            </w:hyperlink>
          </w:p>
        </w:tc>
        <w:tc>
          <w:tcPr>
            <w:tcW w:w="2790" w:type="dxa"/>
            <w:tcMar>
              <w:left w:w="58" w:type="dxa"/>
              <w:right w:w="58" w:type="dxa"/>
            </w:tcMar>
          </w:tcPr>
          <w:p w14:paraId="68573F46" w14:textId="09D88615" w:rsidR="00BE396E" w:rsidRDefault="00CE3D49" w:rsidP="003962F0">
            <w:pPr>
              <w:pStyle w:val="TableText"/>
            </w:pPr>
            <w:r w:rsidRPr="00CE3D49">
              <w:t>This field is no longer used as supplemental adjustments are no longer performed.</w:t>
            </w:r>
          </w:p>
        </w:tc>
        <w:tc>
          <w:tcPr>
            <w:tcW w:w="1080" w:type="dxa"/>
            <w:tcMar>
              <w:left w:w="58" w:type="dxa"/>
              <w:right w:w="58" w:type="dxa"/>
            </w:tcMar>
          </w:tcPr>
          <w:p w14:paraId="7623413C" w14:textId="77777777" w:rsidR="00BE396E" w:rsidRDefault="00BE396E" w:rsidP="00BE396E">
            <w:pPr>
              <w:pStyle w:val="TableText"/>
              <w:rPr>
                <w:caps/>
              </w:rPr>
            </w:pPr>
            <w:r>
              <w:rPr>
                <w:caps/>
              </w:rPr>
              <w:t>8 n</w:t>
            </w:r>
          </w:p>
        </w:tc>
        <w:tc>
          <w:tcPr>
            <w:tcW w:w="2340" w:type="dxa"/>
            <w:tcMar>
              <w:left w:w="58" w:type="dxa"/>
              <w:right w:w="58" w:type="dxa"/>
            </w:tcMar>
          </w:tcPr>
          <w:p w14:paraId="418A8EB6" w14:textId="77777777" w:rsidR="00BE396E" w:rsidRDefault="00BE396E" w:rsidP="00BE396E">
            <w:pPr>
              <w:pStyle w:val="TableText"/>
            </w:pPr>
            <w:r>
              <w:t>MMDDYYYY</w:t>
            </w:r>
          </w:p>
        </w:tc>
        <w:tc>
          <w:tcPr>
            <w:tcW w:w="858" w:type="dxa"/>
            <w:tcMar>
              <w:left w:w="58" w:type="dxa"/>
              <w:right w:w="58" w:type="dxa"/>
            </w:tcMar>
          </w:tcPr>
          <w:p w14:paraId="7B91B5F4" w14:textId="77777777" w:rsidR="00BE396E" w:rsidRDefault="00BE396E" w:rsidP="00BE396E">
            <w:pPr>
              <w:pStyle w:val="TableText"/>
            </w:pPr>
            <w:r>
              <w:t>Zeros</w:t>
            </w:r>
          </w:p>
        </w:tc>
        <w:tc>
          <w:tcPr>
            <w:tcW w:w="431" w:type="dxa"/>
          </w:tcPr>
          <w:p w14:paraId="1FFE49AE" w14:textId="77777777" w:rsidR="00BE396E" w:rsidRDefault="00BE396E" w:rsidP="00BE396E">
            <w:pPr>
              <w:pStyle w:val="TableText"/>
            </w:pPr>
            <w:r>
              <w:t>-</w:t>
            </w:r>
          </w:p>
        </w:tc>
        <w:tc>
          <w:tcPr>
            <w:tcW w:w="431" w:type="dxa"/>
          </w:tcPr>
          <w:p w14:paraId="795D4B62" w14:textId="77777777" w:rsidR="00BE396E" w:rsidRDefault="00BE396E" w:rsidP="00BE396E">
            <w:pPr>
              <w:pStyle w:val="TableText"/>
            </w:pPr>
            <w:r>
              <w:t>X</w:t>
            </w:r>
          </w:p>
        </w:tc>
        <w:tc>
          <w:tcPr>
            <w:tcW w:w="432" w:type="dxa"/>
          </w:tcPr>
          <w:p w14:paraId="0B21F121" w14:textId="77777777" w:rsidR="00BE396E" w:rsidRDefault="00BE396E" w:rsidP="00BE396E">
            <w:pPr>
              <w:pStyle w:val="TableText"/>
            </w:pPr>
            <w:r>
              <w:t>X</w:t>
            </w:r>
          </w:p>
        </w:tc>
      </w:tr>
      <w:tr w:rsidR="00BE396E" w14:paraId="56262014" w14:textId="77777777" w:rsidTr="008373F9">
        <w:trPr>
          <w:cantSplit/>
          <w:jc w:val="center"/>
        </w:trPr>
        <w:tc>
          <w:tcPr>
            <w:tcW w:w="802" w:type="dxa"/>
            <w:tcMar>
              <w:left w:w="58" w:type="dxa"/>
              <w:right w:w="58" w:type="dxa"/>
            </w:tcMar>
          </w:tcPr>
          <w:p w14:paraId="2D05B4F8" w14:textId="31B3ADB2" w:rsidR="00BE396E" w:rsidRDefault="00BE396E" w:rsidP="00BE396E">
            <w:pPr>
              <w:pStyle w:val="TableText"/>
            </w:pPr>
            <w:r>
              <w:t>4215</w:t>
            </w:r>
            <w:r w:rsidR="00135F82">
              <w:t xml:space="preserve"> – </w:t>
            </w:r>
            <w:r>
              <w:t>4229</w:t>
            </w:r>
          </w:p>
        </w:tc>
        <w:tc>
          <w:tcPr>
            <w:tcW w:w="2227" w:type="dxa"/>
            <w:tcMar>
              <w:left w:w="58" w:type="dxa"/>
              <w:right w:w="58" w:type="dxa"/>
            </w:tcMar>
          </w:tcPr>
          <w:p w14:paraId="4EFC5FB1" w14:textId="77777777" w:rsidR="00BE396E" w:rsidRDefault="00BE396E" w:rsidP="00BE396E">
            <w:pPr>
              <w:pStyle w:val="TableText"/>
            </w:pPr>
            <w:r>
              <w:t>XREF ICN 7</w:t>
            </w:r>
          </w:p>
        </w:tc>
        <w:tc>
          <w:tcPr>
            <w:tcW w:w="2993" w:type="dxa"/>
            <w:tcMar>
              <w:left w:w="58" w:type="dxa"/>
              <w:right w:w="58" w:type="dxa"/>
            </w:tcMar>
          </w:tcPr>
          <w:p w14:paraId="42EFDBB9" w14:textId="15821FF6" w:rsidR="00BE396E" w:rsidRDefault="00BE396E" w:rsidP="00BE396E">
            <w:pPr>
              <w:pStyle w:val="TableText"/>
            </w:pPr>
            <w:r>
              <w:t>:P:IDR-</w:t>
            </w:r>
            <w:hyperlink r:id="rId1000" w:history="1">
              <w:r>
                <w:rPr>
                  <w:rStyle w:val="Hyperlink"/>
                </w:rPr>
                <w:t>XREF-ICN</w:t>
              </w:r>
            </w:hyperlink>
          </w:p>
        </w:tc>
        <w:tc>
          <w:tcPr>
            <w:tcW w:w="2790" w:type="dxa"/>
            <w:tcMar>
              <w:left w:w="58" w:type="dxa"/>
              <w:right w:w="58" w:type="dxa"/>
            </w:tcMar>
          </w:tcPr>
          <w:p w14:paraId="06CD1A8F" w14:textId="529C7B6A" w:rsidR="00BE396E" w:rsidRDefault="00CE3D49" w:rsidP="00BE396E">
            <w:pPr>
              <w:pStyle w:val="TableText"/>
            </w:pPr>
            <w:r w:rsidRPr="00CE3D49">
              <w:t>This field is no longer used as supplemental adjustments are no longer performed.</w:t>
            </w:r>
          </w:p>
        </w:tc>
        <w:tc>
          <w:tcPr>
            <w:tcW w:w="1080" w:type="dxa"/>
            <w:tcMar>
              <w:left w:w="58" w:type="dxa"/>
              <w:right w:w="58" w:type="dxa"/>
            </w:tcMar>
          </w:tcPr>
          <w:p w14:paraId="058084F8" w14:textId="77777777" w:rsidR="00BE396E" w:rsidRDefault="00BE396E" w:rsidP="00BE396E">
            <w:pPr>
              <w:pStyle w:val="TableText"/>
              <w:rPr>
                <w:caps/>
              </w:rPr>
            </w:pPr>
            <w:r>
              <w:rPr>
                <w:caps/>
              </w:rPr>
              <w:t>15 c</w:t>
            </w:r>
          </w:p>
        </w:tc>
        <w:tc>
          <w:tcPr>
            <w:tcW w:w="2340" w:type="dxa"/>
            <w:tcMar>
              <w:left w:w="58" w:type="dxa"/>
              <w:right w:w="58" w:type="dxa"/>
            </w:tcMar>
          </w:tcPr>
          <w:p w14:paraId="2E79C73B" w14:textId="51D4C61D" w:rsidR="00BE396E" w:rsidRDefault="00BE396E" w:rsidP="00F72228">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10DCF190" w14:textId="77777777" w:rsidR="00BE396E" w:rsidRDefault="00BE396E" w:rsidP="00BE396E">
            <w:pPr>
              <w:pStyle w:val="TableText"/>
            </w:pPr>
            <w:r>
              <w:t>Spaces</w:t>
            </w:r>
          </w:p>
        </w:tc>
        <w:tc>
          <w:tcPr>
            <w:tcW w:w="431" w:type="dxa"/>
          </w:tcPr>
          <w:p w14:paraId="072BCD99" w14:textId="77777777" w:rsidR="00BE396E" w:rsidRDefault="00BE396E" w:rsidP="00BE396E">
            <w:pPr>
              <w:pStyle w:val="TableText"/>
            </w:pPr>
            <w:r>
              <w:t>-</w:t>
            </w:r>
          </w:p>
        </w:tc>
        <w:tc>
          <w:tcPr>
            <w:tcW w:w="431" w:type="dxa"/>
          </w:tcPr>
          <w:p w14:paraId="367B2779" w14:textId="77777777" w:rsidR="00BE396E" w:rsidRDefault="00BE396E" w:rsidP="00BE396E">
            <w:pPr>
              <w:pStyle w:val="TableText"/>
            </w:pPr>
            <w:r>
              <w:t>X</w:t>
            </w:r>
          </w:p>
        </w:tc>
        <w:tc>
          <w:tcPr>
            <w:tcW w:w="432" w:type="dxa"/>
          </w:tcPr>
          <w:p w14:paraId="2DA60BF9" w14:textId="77777777" w:rsidR="00BE396E" w:rsidRDefault="00BE396E" w:rsidP="00BE396E">
            <w:pPr>
              <w:pStyle w:val="TableText"/>
            </w:pPr>
            <w:r>
              <w:t>X</w:t>
            </w:r>
          </w:p>
        </w:tc>
      </w:tr>
      <w:tr w:rsidR="00BE396E" w14:paraId="07294798" w14:textId="77777777" w:rsidTr="008373F9">
        <w:trPr>
          <w:cantSplit/>
          <w:jc w:val="center"/>
        </w:trPr>
        <w:tc>
          <w:tcPr>
            <w:tcW w:w="802" w:type="dxa"/>
            <w:tcMar>
              <w:left w:w="58" w:type="dxa"/>
              <w:right w:w="58" w:type="dxa"/>
            </w:tcMar>
          </w:tcPr>
          <w:p w14:paraId="0FA98A31" w14:textId="163CE8C3" w:rsidR="00BE396E" w:rsidRDefault="00BE396E" w:rsidP="00BE396E">
            <w:pPr>
              <w:pStyle w:val="TableText"/>
            </w:pPr>
            <w:r>
              <w:t>4230</w:t>
            </w:r>
            <w:r w:rsidR="00135F82">
              <w:t xml:space="preserve"> – </w:t>
            </w:r>
            <w:r>
              <w:t>4233</w:t>
            </w:r>
          </w:p>
        </w:tc>
        <w:tc>
          <w:tcPr>
            <w:tcW w:w="2227" w:type="dxa"/>
            <w:tcMar>
              <w:left w:w="58" w:type="dxa"/>
              <w:right w:w="58" w:type="dxa"/>
            </w:tcMar>
          </w:tcPr>
          <w:p w14:paraId="762734FE" w14:textId="77777777" w:rsidR="00BE396E" w:rsidRDefault="00BE396E" w:rsidP="00BE396E">
            <w:pPr>
              <w:pStyle w:val="TableText"/>
            </w:pPr>
            <w:r>
              <w:t>ADJ CLERK ID 7</w:t>
            </w:r>
          </w:p>
        </w:tc>
        <w:tc>
          <w:tcPr>
            <w:tcW w:w="2993" w:type="dxa"/>
            <w:tcMar>
              <w:left w:w="58" w:type="dxa"/>
              <w:right w:w="58" w:type="dxa"/>
            </w:tcMar>
          </w:tcPr>
          <w:p w14:paraId="5928E125" w14:textId="705ECBD0" w:rsidR="00BE396E" w:rsidRDefault="00BE396E" w:rsidP="00BE396E">
            <w:pPr>
              <w:pStyle w:val="TableText"/>
            </w:pPr>
            <w:r>
              <w:t>:P:IDR-</w:t>
            </w:r>
            <w:hyperlink r:id="rId1001" w:history="1">
              <w:r>
                <w:rPr>
                  <w:rStyle w:val="Hyperlink"/>
                </w:rPr>
                <w:t>ADJ-CLERK</w:t>
              </w:r>
            </w:hyperlink>
          </w:p>
        </w:tc>
        <w:tc>
          <w:tcPr>
            <w:tcW w:w="2790" w:type="dxa"/>
            <w:tcMar>
              <w:left w:w="58" w:type="dxa"/>
              <w:right w:w="58" w:type="dxa"/>
            </w:tcMar>
          </w:tcPr>
          <w:p w14:paraId="398CBABE" w14:textId="5989177F" w:rsidR="00BE396E" w:rsidRDefault="00CE3D49" w:rsidP="00BE396E">
            <w:pPr>
              <w:pStyle w:val="TableText"/>
            </w:pPr>
            <w:r w:rsidRPr="00CE3D49">
              <w:t>This field is no longer used as supplemental adjustments are no longer performed.</w:t>
            </w:r>
          </w:p>
        </w:tc>
        <w:tc>
          <w:tcPr>
            <w:tcW w:w="1080" w:type="dxa"/>
            <w:tcMar>
              <w:left w:w="58" w:type="dxa"/>
              <w:right w:w="58" w:type="dxa"/>
            </w:tcMar>
          </w:tcPr>
          <w:p w14:paraId="66E4E78F" w14:textId="77777777" w:rsidR="00BE396E" w:rsidRDefault="00BE396E" w:rsidP="00BE396E">
            <w:pPr>
              <w:pStyle w:val="TableText"/>
              <w:rPr>
                <w:caps/>
              </w:rPr>
            </w:pPr>
            <w:r>
              <w:rPr>
                <w:caps/>
              </w:rPr>
              <w:t>4 c</w:t>
            </w:r>
          </w:p>
        </w:tc>
        <w:tc>
          <w:tcPr>
            <w:tcW w:w="2340" w:type="dxa"/>
            <w:tcMar>
              <w:left w:w="58" w:type="dxa"/>
              <w:right w:w="58" w:type="dxa"/>
            </w:tcMar>
          </w:tcPr>
          <w:p w14:paraId="76943F4C" w14:textId="77777777" w:rsidR="00BE396E" w:rsidRDefault="00BE396E" w:rsidP="00BE396E">
            <w:pPr>
              <w:pStyle w:val="TableText"/>
            </w:pPr>
            <w:r>
              <w:t>-</w:t>
            </w:r>
          </w:p>
        </w:tc>
        <w:tc>
          <w:tcPr>
            <w:tcW w:w="858" w:type="dxa"/>
            <w:tcMar>
              <w:left w:w="58" w:type="dxa"/>
              <w:right w:w="58" w:type="dxa"/>
            </w:tcMar>
          </w:tcPr>
          <w:p w14:paraId="304D4B75" w14:textId="77777777" w:rsidR="00BE396E" w:rsidRDefault="00BE396E" w:rsidP="00BE396E">
            <w:pPr>
              <w:pStyle w:val="TableText"/>
            </w:pPr>
            <w:r>
              <w:t>Spaces</w:t>
            </w:r>
          </w:p>
        </w:tc>
        <w:tc>
          <w:tcPr>
            <w:tcW w:w="431" w:type="dxa"/>
          </w:tcPr>
          <w:p w14:paraId="2054A34B" w14:textId="77777777" w:rsidR="00BE396E" w:rsidRDefault="00BE396E" w:rsidP="00BE396E">
            <w:pPr>
              <w:pStyle w:val="TableText"/>
            </w:pPr>
            <w:r>
              <w:t>-</w:t>
            </w:r>
          </w:p>
        </w:tc>
        <w:tc>
          <w:tcPr>
            <w:tcW w:w="431" w:type="dxa"/>
          </w:tcPr>
          <w:p w14:paraId="6A093B47" w14:textId="77777777" w:rsidR="00BE396E" w:rsidRDefault="00BE396E" w:rsidP="00BE396E">
            <w:pPr>
              <w:pStyle w:val="TableText"/>
            </w:pPr>
            <w:r>
              <w:t>X</w:t>
            </w:r>
          </w:p>
        </w:tc>
        <w:tc>
          <w:tcPr>
            <w:tcW w:w="432" w:type="dxa"/>
          </w:tcPr>
          <w:p w14:paraId="7F33F41F" w14:textId="77777777" w:rsidR="00BE396E" w:rsidRDefault="00BE396E" w:rsidP="00BE396E">
            <w:pPr>
              <w:pStyle w:val="TableText"/>
            </w:pPr>
            <w:r>
              <w:t>X</w:t>
            </w:r>
          </w:p>
        </w:tc>
      </w:tr>
      <w:tr w:rsidR="00BE396E" w14:paraId="2ABBB586" w14:textId="77777777" w:rsidTr="008373F9">
        <w:trPr>
          <w:cantSplit/>
          <w:jc w:val="center"/>
        </w:trPr>
        <w:tc>
          <w:tcPr>
            <w:tcW w:w="802" w:type="dxa"/>
            <w:tcMar>
              <w:left w:w="58" w:type="dxa"/>
              <w:right w:w="58" w:type="dxa"/>
            </w:tcMar>
          </w:tcPr>
          <w:p w14:paraId="55AC4F49" w14:textId="396FC256" w:rsidR="00BE396E" w:rsidRDefault="00BE396E" w:rsidP="00BE396E">
            <w:pPr>
              <w:pStyle w:val="TableText"/>
            </w:pPr>
            <w:r>
              <w:t>4234</w:t>
            </w:r>
            <w:r w:rsidR="00135F82">
              <w:t xml:space="preserve"> – </w:t>
            </w:r>
            <w:r>
              <w:t>4248</w:t>
            </w:r>
          </w:p>
        </w:tc>
        <w:tc>
          <w:tcPr>
            <w:tcW w:w="2227" w:type="dxa"/>
            <w:tcMar>
              <w:left w:w="58" w:type="dxa"/>
              <w:right w:w="58" w:type="dxa"/>
            </w:tcMar>
          </w:tcPr>
          <w:p w14:paraId="4E6A7EC8" w14:textId="77777777" w:rsidR="00BE396E" w:rsidRDefault="00BE396E" w:rsidP="00BE396E">
            <w:pPr>
              <w:pStyle w:val="TableText"/>
            </w:pPr>
            <w:r>
              <w:t>INITIATING CCN 7</w:t>
            </w:r>
          </w:p>
        </w:tc>
        <w:tc>
          <w:tcPr>
            <w:tcW w:w="2993" w:type="dxa"/>
            <w:tcMar>
              <w:left w:w="58" w:type="dxa"/>
              <w:right w:w="58" w:type="dxa"/>
            </w:tcMar>
          </w:tcPr>
          <w:p w14:paraId="668EA1A2" w14:textId="33E712BF" w:rsidR="00BE396E" w:rsidRDefault="00BE396E" w:rsidP="00BE396E">
            <w:pPr>
              <w:pStyle w:val="TableText"/>
            </w:pPr>
            <w:r>
              <w:t>:P:IDR-</w:t>
            </w:r>
            <w:hyperlink r:id="rId1002" w:history="1">
              <w:r>
                <w:rPr>
                  <w:rStyle w:val="Hyperlink"/>
                </w:rPr>
                <w:t>INIT-CCN</w:t>
              </w:r>
            </w:hyperlink>
          </w:p>
        </w:tc>
        <w:tc>
          <w:tcPr>
            <w:tcW w:w="2790" w:type="dxa"/>
            <w:tcMar>
              <w:left w:w="58" w:type="dxa"/>
              <w:right w:w="58" w:type="dxa"/>
            </w:tcMar>
          </w:tcPr>
          <w:p w14:paraId="71AF823F" w14:textId="1170F75C" w:rsidR="00BE396E" w:rsidRDefault="00CE3D49" w:rsidP="00F72228">
            <w:pPr>
              <w:pStyle w:val="TableText"/>
            </w:pPr>
            <w:r w:rsidRPr="00CE3D49">
              <w:t>This field is no longer used as supplemental adjustments are no longer performed.</w:t>
            </w:r>
          </w:p>
        </w:tc>
        <w:tc>
          <w:tcPr>
            <w:tcW w:w="1080" w:type="dxa"/>
            <w:tcMar>
              <w:left w:w="58" w:type="dxa"/>
              <w:right w:w="58" w:type="dxa"/>
            </w:tcMar>
          </w:tcPr>
          <w:p w14:paraId="7524A6D1" w14:textId="77777777" w:rsidR="00BE396E" w:rsidRDefault="00BE396E" w:rsidP="00BE396E">
            <w:pPr>
              <w:pStyle w:val="TableText"/>
              <w:rPr>
                <w:caps/>
              </w:rPr>
            </w:pPr>
            <w:r>
              <w:rPr>
                <w:caps/>
              </w:rPr>
              <w:t>15 c</w:t>
            </w:r>
          </w:p>
        </w:tc>
        <w:tc>
          <w:tcPr>
            <w:tcW w:w="2340" w:type="dxa"/>
            <w:tcMar>
              <w:left w:w="58" w:type="dxa"/>
              <w:right w:w="58" w:type="dxa"/>
            </w:tcMar>
          </w:tcPr>
          <w:p w14:paraId="1A208A8D" w14:textId="77777777" w:rsidR="00BE396E" w:rsidRDefault="00BE396E" w:rsidP="00BE396E">
            <w:pPr>
              <w:pStyle w:val="TableText"/>
            </w:pPr>
            <w:r>
              <w:t>Adjustment claim only</w:t>
            </w:r>
          </w:p>
        </w:tc>
        <w:tc>
          <w:tcPr>
            <w:tcW w:w="858" w:type="dxa"/>
            <w:tcMar>
              <w:left w:w="58" w:type="dxa"/>
              <w:right w:w="58" w:type="dxa"/>
            </w:tcMar>
          </w:tcPr>
          <w:p w14:paraId="6D7008FA" w14:textId="77777777" w:rsidR="00BE396E" w:rsidRDefault="00BE396E" w:rsidP="00BE396E">
            <w:pPr>
              <w:pStyle w:val="TableText"/>
            </w:pPr>
            <w:r>
              <w:t>Spaces</w:t>
            </w:r>
          </w:p>
        </w:tc>
        <w:tc>
          <w:tcPr>
            <w:tcW w:w="431" w:type="dxa"/>
          </w:tcPr>
          <w:p w14:paraId="7E156324" w14:textId="77777777" w:rsidR="00BE396E" w:rsidRDefault="00BE396E" w:rsidP="00BE396E">
            <w:pPr>
              <w:pStyle w:val="TableText"/>
            </w:pPr>
            <w:r>
              <w:t>-</w:t>
            </w:r>
          </w:p>
        </w:tc>
        <w:tc>
          <w:tcPr>
            <w:tcW w:w="431" w:type="dxa"/>
          </w:tcPr>
          <w:p w14:paraId="158953E4" w14:textId="77777777" w:rsidR="00BE396E" w:rsidRDefault="00BE396E" w:rsidP="00BE396E">
            <w:pPr>
              <w:pStyle w:val="TableText"/>
            </w:pPr>
            <w:r>
              <w:t>X</w:t>
            </w:r>
          </w:p>
        </w:tc>
        <w:tc>
          <w:tcPr>
            <w:tcW w:w="432" w:type="dxa"/>
          </w:tcPr>
          <w:p w14:paraId="50641663" w14:textId="77777777" w:rsidR="00BE396E" w:rsidRDefault="00BE396E" w:rsidP="00BE396E">
            <w:pPr>
              <w:pStyle w:val="TableText"/>
            </w:pPr>
            <w:r>
              <w:t>X</w:t>
            </w:r>
          </w:p>
        </w:tc>
      </w:tr>
      <w:tr w:rsidR="00BE396E" w14:paraId="3C9B4CB8" w14:textId="77777777" w:rsidTr="008373F9">
        <w:trPr>
          <w:cantSplit/>
          <w:jc w:val="center"/>
        </w:trPr>
        <w:tc>
          <w:tcPr>
            <w:tcW w:w="802" w:type="dxa"/>
            <w:tcMar>
              <w:left w:w="58" w:type="dxa"/>
              <w:right w:w="58" w:type="dxa"/>
            </w:tcMar>
          </w:tcPr>
          <w:p w14:paraId="7E2F9C2F" w14:textId="1EE9ACDF" w:rsidR="00BE396E" w:rsidRDefault="00BE396E" w:rsidP="00BE396E">
            <w:pPr>
              <w:pStyle w:val="TableText"/>
            </w:pPr>
            <w:r>
              <w:t>4249</w:t>
            </w:r>
            <w:r w:rsidR="00135F82">
              <w:t xml:space="preserve"> – </w:t>
            </w:r>
            <w:r>
              <w:t>4256</w:t>
            </w:r>
          </w:p>
        </w:tc>
        <w:tc>
          <w:tcPr>
            <w:tcW w:w="2227" w:type="dxa"/>
            <w:tcMar>
              <w:left w:w="58" w:type="dxa"/>
              <w:right w:w="58" w:type="dxa"/>
            </w:tcMar>
          </w:tcPr>
          <w:p w14:paraId="0387B45C" w14:textId="77777777" w:rsidR="00BE396E" w:rsidRDefault="00BE396E" w:rsidP="00BE396E">
            <w:pPr>
              <w:pStyle w:val="TableText"/>
            </w:pPr>
            <w:r>
              <w:t>ADJ CLM CHECK WRITE DATE 7</w:t>
            </w:r>
          </w:p>
        </w:tc>
        <w:tc>
          <w:tcPr>
            <w:tcW w:w="2993" w:type="dxa"/>
            <w:tcMar>
              <w:left w:w="58" w:type="dxa"/>
              <w:right w:w="58" w:type="dxa"/>
            </w:tcMar>
          </w:tcPr>
          <w:p w14:paraId="081ED583" w14:textId="67272180" w:rsidR="00BE396E" w:rsidRDefault="00BE396E" w:rsidP="00BE396E">
            <w:pPr>
              <w:pStyle w:val="TableText"/>
            </w:pPr>
            <w:r>
              <w:t>:P:IDR-</w:t>
            </w:r>
            <w:hyperlink r:id="rId1003" w:history="1">
              <w:r>
                <w:rPr>
                  <w:rStyle w:val="Hyperlink"/>
                </w:rPr>
                <w:t>ADJ-CHK-WRT-DT</w:t>
              </w:r>
            </w:hyperlink>
          </w:p>
        </w:tc>
        <w:tc>
          <w:tcPr>
            <w:tcW w:w="2790" w:type="dxa"/>
            <w:tcMar>
              <w:left w:w="58" w:type="dxa"/>
              <w:right w:w="58" w:type="dxa"/>
            </w:tcMar>
          </w:tcPr>
          <w:p w14:paraId="51E81014" w14:textId="723DA392" w:rsidR="00BE396E" w:rsidRDefault="00CE3D49" w:rsidP="00F72228">
            <w:pPr>
              <w:pStyle w:val="TableText"/>
            </w:pPr>
            <w:r w:rsidRPr="00CE3D49">
              <w:t>This field is no longer used as supplemental adjustments are no longer performed.</w:t>
            </w:r>
          </w:p>
        </w:tc>
        <w:tc>
          <w:tcPr>
            <w:tcW w:w="1080" w:type="dxa"/>
            <w:tcMar>
              <w:left w:w="58" w:type="dxa"/>
              <w:right w:w="58" w:type="dxa"/>
            </w:tcMar>
          </w:tcPr>
          <w:p w14:paraId="4EBDB145" w14:textId="77777777" w:rsidR="00BE396E" w:rsidRDefault="00BE396E" w:rsidP="00BE396E">
            <w:pPr>
              <w:pStyle w:val="TableText"/>
              <w:rPr>
                <w:caps/>
              </w:rPr>
            </w:pPr>
            <w:r>
              <w:rPr>
                <w:caps/>
              </w:rPr>
              <w:t>8 n</w:t>
            </w:r>
          </w:p>
        </w:tc>
        <w:tc>
          <w:tcPr>
            <w:tcW w:w="2340" w:type="dxa"/>
            <w:tcMar>
              <w:left w:w="58" w:type="dxa"/>
              <w:right w:w="58" w:type="dxa"/>
            </w:tcMar>
          </w:tcPr>
          <w:p w14:paraId="5E469462"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54B75828" w14:textId="77777777" w:rsidR="00BE396E" w:rsidRDefault="00BE396E" w:rsidP="00BE396E">
            <w:pPr>
              <w:pStyle w:val="TableText"/>
            </w:pPr>
            <w:r>
              <w:t>Zeros</w:t>
            </w:r>
          </w:p>
        </w:tc>
        <w:tc>
          <w:tcPr>
            <w:tcW w:w="431" w:type="dxa"/>
          </w:tcPr>
          <w:p w14:paraId="18BDC73B" w14:textId="77777777" w:rsidR="00BE396E" w:rsidRDefault="00BE396E" w:rsidP="00BE396E">
            <w:pPr>
              <w:pStyle w:val="TableText"/>
            </w:pPr>
            <w:r>
              <w:t>-</w:t>
            </w:r>
          </w:p>
        </w:tc>
        <w:tc>
          <w:tcPr>
            <w:tcW w:w="431" w:type="dxa"/>
          </w:tcPr>
          <w:p w14:paraId="4390EDF6" w14:textId="77777777" w:rsidR="00BE396E" w:rsidRDefault="00BE396E" w:rsidP="00BE396E">
            <w:pPr>
              <w:pStyle w:val="TableText"/>
            </w:pPr>
            <w:r>
              <w:t>-</w:t>
            </w:r>
          </w:p>
        </w:tc>
        <w:tc>
          <w:tcPr>
            <w:tcW w:w="432" w:type="dxa"/>
          </w:tcPr>
          <w:p w14:paraId="2A05D3CE" w14:textId="77777777" w:rsidR="00BE396E" w:rsidRDefault="00BE396E" w:rsidP="00BE396E">
            <w:pPr>
              <w:pStyle w:val="TableText"/>
            </w:pPr>
            <w:r>
              <w:t>-</w:t>
            </w:r>
          </w:p>
        </w:tc>
      </w:tr>
      <w:tr w:rsidR="00BE396E" w14:paraId="1D7C5070" w14:textId="77777777" w:rsidTr="008373F9">
        <w:trPr>
          <w:cantSplit/>
          <w:jc w:val="center"/>
        </w:trPr>
        <w:tc>
          <w:tcPr>
            <w:tcW w:w="802" w:type="dxa"/>
            <w:tcMar>
              <w:left w:w="58" w:type="dxa"/>
              <w:right w:w="58" w:type="dxa"/>
            </w:tcMar>
          </w:tcPr>
          <w:p w14:paraId="2CDB023E" w14:textId="7385DF86" w:rsidR="00BE396E" w:rsidRDefault="00BE396E" w:rsidP="00BE396E">
            <w:pPr>
              <w:pStyle w:val="TableText"/>
            </w:pPr>
            <w:r>
              <w:t>4257</w:t>
            </w:r>
            <w:r w:rsidR="00135F82">
              <w:t xml:space="preserve"> – </w:t>
            </w:r>
            <w:r>
              <w:t>4263</w:t>
            </w:r>
          </w:p>
        </w:tc>
        <w:tc>
          <w:tcPr>
            <w:tcW w:w="2227" w:type="dxa"/>
            <w:tcMar>
              <w:left w:w="58" w:type="dxa"/>
              <w:right w:w="58" w:type="dxa"/>
            </w:tcMar>
          </w:tcPr>
          <w:p w14:paraId="68F1BE5E" w14:textId="77777777" w:rsidR="00BE396E" w:rsidRDefault="00BE396E" w:rsidP="00BE396E">
            <w:pPr>
              <w:pStyle w:val="TableText"/>
            </w:pPr>
            <w:r>
              <w:t>ADJ CLAIM BENE EOMB AMT 7</w:t>
            </w:r>
          </w:p>
        </w:tc>
        <w:tc>
          <w:tcPr>
            <w:tcW w:w="2993" w:type="dxa"/>
            <w:tcMar>
              <w:left w:w="58" w:type="dxa"/>
              <w:right w:w="58" w:type="dxa"/>
            </w:tcMar>
          </w:tcPr>
          <w:p w14:paraId="1D20FEAE" w14:textId="3980CF91" w:rsidR="00BE396E" w:rsidRDefault="00BE396E" w:rsidP="00BE396E">
            <w:pPr>
              <w:pStyle w:val="TableText"/>
            </w:pPr>
            <w:r>
              <w:t>:P:IDR-</w:t>
            </w:r>
            <w:hyperlink r:id="rId1004" w:history="1">
              <w:r>
                <w:rPr>
                  <w:rStyle w:val="Hyperlink"/>
                </w:rPr>
                <w:t>ADJ-B-EOMB-AMT</w:t>
              </w:r>
            </w:hyperlink>
          </w:p>
        </w:tc>
        <w:tc>
          <w:tcPr>
            <w:tcW w:w="2790" w:type="dxa"/>
            <w:tcMar>
              <w:left w:w="58" w:type="dxa"/>
              <w:right w:w="58" w:type="dxa"/>
            </w:tcMar>
          </w:tcPr>
          <w:p w14:paraId="15D72D95" w14:textId="41B902D0" w:rsidR="00BE396E" w:rsidRDefault="00CE3D49" w:rsidP="00BE396E">
            <w:pPr>
              <w:pStyle w:val="TableText"/>
            </w:pPr>
            <w:r w:rsidRPr="00CE3D49">
              <w:t>This field is no longer used as supplemental adjustments are no longer performed.</w:t>
            </w:r>
          </w:p>
        </w:tc>
        <w:tc>
          <w:tcPr>
            <w:tcW w:w="1080" w:type="dxa"/>
            <w:tcMar>
              <w:left w:w="58" w:type="dxa"/>
              <w:right w:w="58" w:type="dxa"/>
            </w:tcMar>
          </w:tcPr>
          <w:p w14:paraId="7AFC74D5" w14:textId="77777777" w:rsidR="00BE396E" w:rsidRDefault="00BE396E" w:rsidP="00BE396E">
            <w:pPr>
              <w:pStyle w:val="TableText"/>
              <w:rPr>
                <w:caps/>
              </w:rPr>
            </w:pPr>
            <w:r>
              <w:rPr>
                <w:caps/>
              </w:rPr>
              <w:t>7 n</w:t>
            </w:r>
          </w:p>
          <w:p w14:paraId="421B0910" w14:textId="77777777" w:rsidR="00BE396E" w:rsidRDefault="00BE396E" w:rsidP="00BE396E">
            <w:pPr>
              <w:pStyle w:val="TableText"/>
              <w:rPr>
                <w:caps/>
              </w:rPr>
            </w:pPr>
            <w:r>
              <w:rPr>
                <w:caps/>
              </w:rPr>
              <w:t>(99999V99)</w:t>
            </w:r>
          </w:p>
        </w:tc>
        <w:tc>
          <w:tcPr>
            <w:tcW w:w="2340" w:type="dxa"/>
            <w:tcMar>
              <w:left w:w="58" w:type="dxa"/>
              <w:right w:w="58" w:type="dxa"/>
            </w:tcMar>
          </w:tcPr>
          <w:p w14:paraId="2237840E" w14:textId="77777777" w:rsidR="00BE396E" w:rsidRDefault="00BE396E" w:rsidP="00BE396E">
            <w:pPr>
              <w:pStyle w:val="TableText"/>
            </w:pPr>
            <w:r>
              <w:t>Original claim only</w:t>
            </w:r>
          </w:p>
        </w:tc>
        <w:tc>
          <w:tcPr>
            <w:tcW w:w="858" w:type="dxa"/>
            <w:tcMar>
              <w:left w:w="58" w:type="dxa"/>
              <w:right w:w="58" w:type="dxa"/>
            </w:tcMar>
          </w:tcPr>
          <w:p w14:paraId="46D1CD60" w14:textId="77777777" w:rsidR="00BE396E" w:rsidRDefault="00BE396E" w:rsidP="00BE396E">
            <w:pPr>
              <w:pStyle w:val="TableText"/>
            </w:pPr>
            <w:r>
              <w:t>Zeros</w:t>
            </w:r>
          </w:p>
        </w:tc>
        <w:tc>
          <w:tcPr>
            <w:tcW w:w="431" w:type="dxa"/>
          </w:tcPr>
          <w:p w14:paraId="79C0AFDE" w14:textId="77777777" w:rsidR="00BE396E" w:rsidRDefault="00BE396E" w:rsidP="00BE396E">
            <w:pPr>
              <w:pStyle w:val="TableText"/>
            </w:pPr>
            <w:r>
              <w:t>-</w:t>
            </w:r>
          </w:p>
        </w:tc>
        <w:tc>
          <w:tcPr>
            <w:tcW w:w="431" w:type="dxa"/>
          </w:tcPr>
          <w:p w14:paraId="7027C93D" w14:textId="77777777" w:rsidR="00BE396E" w:rsidRDefault="00BE396E" w:rsidP="00BE396E">
            <w:pPr>
              <w:pStyle w:val="TableText"/>
            </w:pPr>
            <w:r>
              <w:t>-</w:t>
            </w:r>
          </w:p>
        </w:tc>
        <w:tc>
          <w:tcPr>
            <w:tcW w:w="432" w:type="dxa"/>
          </w:tcPr>
          <w:p w14:paraId="41601116" w14:textId="77777777" w:rsidR="00BE396E" w:rsidRDefault="00BE396E" w:rsidP="00BE396E">
            <w:pPr>
              <w:pStyle w:val="TableText"/>
            </w:pPr>
            <w:r>
              <w:t>-</w:t>
            </w:r>
          </w:p>
        </w:tc>
      </w:tr>
      <w:tr w:rsidR="00BE396E" w14:paraId="3B877AC8" w14:textId="77777777" w:rsidTr="008373F9">
        <w:trPr>
          <w:cantSplit/>
          <w:jc w:val="center"/>
        </w:trPr>
        <w:tc>
          <w:tcPr>
            <w:tcW w:w="802" w:type="dxa"/>
            <w:tcMar>
              <w:left w:w="58" w:type="dxa"/>
              <w:right w:w="58" w:type="dxa"/>
            </w:tcMar>
          </w:tcPr>
          <w:p w14:paraId="45268B30" w14:textId="48A25997" w:rsidR="00BE396E" w:rsidRDefault="00BE396E" w:rsidP="00BE396E">
            <w:pPr>
              <w:pStyle w:val="TableText"/>
            </w:pPr>
            <w:r>
              <w:t>4264</w:t>
            </w:r>
            <w:r w:rsidR="00135F82">
              <w:t xml:space="preserve"> – </w:t>
            </w:r>
            <w:r>
              <w:t>4270</w:t>
            </w:r>
          </w:p>
        </w:tc>
        <w:tc>
          <w:tcPr>
            <w:tcW w:w="2227" w:type="dxa"/>
            <w:tcMar>
              <w:left w:w="58" w:type="dxa"/>
              <w:right w:w="58" w:type="dxa"/>
            </w:tcMar>
          </w:tcPr>
          <w:p w14:paraId="72B69A9C" w14:textId="77777777" w:rsidR="00BE396E" w:rsidRDefault="00BE396E" w:rsidP="00BE396E">
            <w:pPr>
              <w:pStyle w:val="TableText"/>
            </w:pPr>
            <w:r>
              <w:t>ADJ CLAIM PROV EOMB AMT 7</w:t>
            </w:r>
          </w:p>
        </w:tc>
        <w:tc>
          <w:tcPr>
            <w:tcW w:w="2993" w:type="dxa"/>
            <w:tcMar>
              <w:left w:w="58" w:type="dxa"/>
              <w:right w:w="58" w:type="dxa"/>
            </w:tcMar>
          </w:tcPr>
          <w:p w14:paraId="62563B45" w14:textId="496CDB50" w:rsidR="00BE396E" w:rsidRDefault="00BE396E" w:rsidP="00BE396E">
            <w:pPr>
              <w:pStyle w:val="TableText"/>
            </w:pPr>
            <w:r>
              <w:t>:P:IDR-</w:t>
            </w:r>
            <w:hyperlink r:id="rId1005" w:history="1">
              <w:r>
                <w:rPr>
                  <w:rStyle w:val="Hyperlink"/>
                </w:rPr>
                <w:t>ADJ-P-EOMB-AMT</w:t>
              </w:r>
            </w:hyperlink>
          </w:p>
        </w:tc>
        <w:tc>
          <w:tcPr>
            <w:tcW w:w="2790" w:type="dxa"/>
            <w:tcMar>
              <w:left w:w="58" w:type="dxa"/>
              <w:right w:w="58" w:type="dxa"/>
            </w:tcMar>
          </w:tcPr>
          <w:p w14:paraId="4B46B331" w14:textId="44CB5DC6" w:rsidR="00BE396E" w:rsidRDefault="00CE3D49" w:rsidP="00F72228">
            <w:pPr>
              <w:pStyle w:val="TableText"/>
            </w:pPr>
            <w:r w:rsidRPr="00CE3D49">
              <w:t>This field is no longer used as supplemental adjustments are no longer performed.</w:t>
            </w:r>
          </w:p>
        </w:tc>
        <w:tc>
          <w:tcPr>
            <w:tcW w:w="1080" w:type="dxa"/>
            <w:tcMar>
              <w:left w:w="58" w:type="dxa"/>
              <w:right w:w="58" w:type="dxa"/>
            </w:tcMar>
          </w:tcPr>
          <w:p w14:paraId="72552A1A" w14:textId="77777777" w:rsidR="00BE396E" w:rsidRDefault="00BE396E" w:rsidP="00BE396E">
            <w:pPr>
              <w:pStyle w:val="TableText"/>
              <w:rPr>
                <w:caps/>
              </w:rPr>
            </w:pPr>
            <w:r>
              <w:rPr>
                <w:caps/>
              </w:rPr>
              <w:t>7 n</w:t>
            </w:r>
          </w:p>
          <w:p w14:paraId="483D1657" w14:textId="77777777" w:rsidR="00BE396E" w:rsidRDefault="00BE396E" w:rsidP="00BE396E">
            <w:pPr>
              <w:pStyle w:val="TableText"/>
              <w:rPr>
                <w:caps/>
              </w:rPr>
            </w:pPr>
            <w:r>
              <w:rPr>
                <w:caps/>
              </w:rPr>
              <w:t>(99999V99)</w:t>
            </w:r>
          </w:p>
        </w:tc>
        <w:tc>
          <w:tcPr>
            <w:tcW w:w="2340" w:type="dxa"/>
            <w:tcMar>
              <w:left w:w="58" w:type="dxa"/>
              <w:right w:w="58" w:type="dxa"/>
            </w:tcMar>
          </w:tcPr>
          <w:p w14:paraId="6A8EDAD9" w14:textId="77777777" w:rsidR="00BE396E" w:rsidRDefault="00BE396E" w:rsidP="00BE396E">
            <w:pPr>
              <w:pStyle w:val="TableText"/>
            </w:pPr>
            <w:r>
              <w:t>Original claim only</w:t>
            </w:r>
          </w:p>
        </w:tc>
        <w:tc>
          <w:tcPr>
            <w:tcW w:w="858" w:type="dxa"/>
            <w:tcMar>
              <w:left w:w="58" w:type="dxa"/>
              <w:right w:w="58" w:type="dxa"/>
            </w:tcMar>
          </w:tcPr>
          <w:p w14:paraId="056EAF78" w14:textId="77777777" w:rsidR="00BE396E" w:rsidRDefault="00BE396E" w:rsidP="00BE396E">
            <w:pPr>
              <w:pStyle w:val="TableText"/>
            </w:pPr>
            <w:r>
              <w:t>Zeros</w:t>
            </w:r>
          </w:p>
        </w:tc>
        <w:tc>
          <w:tcPr>
            <w:tcW w:w="431" w:type="dxa"/>
          </w:tcPr>
          <w:p w14:paraId="024E5302" w14:textId="77777777" w:rsidR="00BE396E" w:rsidRDefault="00BE396E" w:rsidP="00BE396E">
            <w:pPr>
              <w:pStyle w:val="TableText"/>
            </w:pPr>
            <w:r>
              <w:t>-</w:t>
            </w:r>
          </w:p>
        </w:tc>
        <w:tc>
          <w:tcPr>
            <w:tcW w:w="431" w:type="dxa"/>
          </w:tcPr>
          <w:p w14:paraId="11D320FD" w14:textId="77777777" w:rsidR="00BE396E" w:rsidRDefault="00BE396E" w:rsidP="00BE396E">
            <w:pPr>
              <w:pStyle w:val="TableText"/>
            </w:pPr>
            <w:r>
              <w:t>-</w:t>
            </w:r>
          </w:p>
        </w:tc>
        <w:tc>
          <w:tcPr>
            <w:tcW w:w="432" w:type="dxa"/>
          </w:tcPr>
          <w:p w14:paraId="6BA5324C" w14:textId="77777777" w:rsidR="00BE396E" w:rsidRDefault="00BE396E" w:rsidP="00BE396E">
            <w:pPr>
              <w:pStyle w:val="TableText"/>
            </w:pPr>
            <w:r>
              <w:t>-</w:t>
            </w:r>
          </w:p>
        </w:tc>
      </w:tr>
      <w:tr w:rsidR="00BE396E" w14:paraId="2EB8ECD6" w14:textId="77777777" w:rsidTr="008373F9">
        <w:trPr>
          <w:cantSplit/>
          <w:jc w:val="center"/>
        </w:trPr>
        <w:tc>
          <w:tcPr>
            <w:tcW w:w="802" w:type="dxa"/>
            <w:tcMar>
              <w:left w:w="58" w:type="dxa"/>
              <w:right w:w="58" w:type="dxa"/>
            </w:tcMar>
          </w:tcPr>
          <w:p w14:paraId="577E1728" w14:textId="07BAD5AA" w:rsidR="00BE396E" w:rsidRDefault="00BE396E" w:rsidP="00BE396E">
            <w:pPr>
              <w:pStyle w:val="TableText"/>
            </w:pPr>
            <w:r>
              <w:t>4271</w:t>
            </w:r>
            <w:r w:rsidR="00135F82">
              <w:t xml:space="preserve"> – </w:t>
            </w:r>
            <w:r>
              <w:t>4278</w:t>
            </w:r>
          </w:p>
        </w:tc>
        <w:tc>
          <w:tcPr>
            <w:tcW w:w="2227" w:type="dxa"/>
            <w:tcMar>
              <w:left w:w="58" w:type="dxa"/>
              <w:right w:w="58" w:type="dxa"/>
            </w:tcMar>
          </w:tcPr>
          <w:p w14:paraId="1B4B44D5" w14:textId="77777777" w:rsidR="00BE396E" w:rsidRDefault="00BE396E" w:rsidP="00BE396E">
            <w:pPr>
              <w:pStyle w:val="TableText"/>
            </w:pPr>
            <w:r>
              <w:t>ADJ DATE 8</w:t>
            </w:r>
          </w:p>
        </w:tc>
        <w:tc>
          <w:tcPr>
            <w:tcW w:w="2993" w:type="dxa"/>
            <w:tcMar>
              <w:left w:w="58" w:type="dxa"/>
              <w:right w:w="58" w:type="dxa"/>
            </w:tcMar>
          </w:tcPr>
          <w:p w14:paraId="319C570D" w14:textId="0D95CFC8" w:rsidR="00BE396E" w:rsidRDefault="00BE396E" w:rsidP="00BE396E">
            <w:pPr>
              <w:pStyle w:val="TableText"/>
            </w:pPr>
            <w:r>
              <w:t>:P:IDR-</w:t>
            </w:r>
            <w:hyperlink r:id="rId1006" w:history="1">
              <w:r>
                <w:rPr>
                  <w:rStyle w:val="Hyperlink"/>
                </w:rPr>
                <w:t>ADJ-DATE</w:t>
              </w:r>
            </w:hyperlink>
          </w:p>
        </w:tc>
        <w:tc>
          <w:tcPr>
            <w:tcW w:w="2790" w:type="dxa"/>
            <w:tcMar>
              <w:left w:w="58" w:type="dxa"/>
              <w:right w:w="58" w:type="dxa"/>
            </w:tcMar>
          </w:tcPr>
          <w:p w14:paraId="55C465FD" w14:textId="52DAF6CF" w:rsidR="00BE396E" w:rsidRDefault="00CE3D49" w:rsidP="003962F0">
            <w:pPr>
              <w:pStyle w:val="TableText"/>
            </w:pPr>
            <w:r w:rsidRPr="00CE3D49">
              <w:t>This field is no longer used as supplemental adjustments are no longer performed.</w:t>
            </w:r>
          </w:p>
        </w:tc>
        <w:tc>
          <w:tcPr>
            <w:tcW w:w="1080" w:type="dxa"/>
            <w:tcMar>
              <w:left w:w="58" w:type="dxa"/>
              <w:right w:w="58" w:type="dxa"/>
            </w:tcMar>
          </w:tcPr>
          <w:p w14:paraId="6A8973B3" w14:textId="77777777" w:rsidR="00BE396E" w:rsidRDefault="00BE396E" w:rsidP="00BE396E">
            <w:pPr>
              <w:pStyle w:val="TableText"/>
              <w:rPr>
                <w:caps/>
              </w:rPr>
            </w:pPr>
            <w:r>
              <w:rPr>
                <w:caps/>
              </w:rPr>
              <w:t>8 n</w:t>
            </w:r>
          </w:p>
        </w:tc>
        <w:tc>
          <w:tcPr>
            <w:tcW w:w="2340" w:type="dxa"/>
            <w:tcMar>
              <w:left w:w="58" w:type="dxa"/>
              <w:right w:w="58" w:type="dxa"/>
            </w:tcMar>
          </w:tcPr>
          <w:p w14:paraId="36287D3C" w14:textId="77777777" w:rsidR="00BE396E" w:rsidRDefault="00BE396E" w:rsidP="00BE396E">
            <w:pPr>
              <w:pStyle w:val="TableText"/>
            </w:pPr>
            <w:r>
              <w:t>MMDDYYYY</w:t>
            </w:r>
          </w:p>
        </w:tc>
        <w:tc>
          <w:tcPr>
            <w:tcW w:w="858" w:type="dxa"/>
            <w:tcMar>
              <w:left w:w="58" w:type="dxa"/>
              <w:right w:w="58" w:type="dxa"/>
            </w:tcMar>
          </w:tcPr>
          <w:p w14:paraId="4A592D27" w14:textId="77777777" w:rsidR="00BE396E" w:rsidRDefault="00BE396E" w:rsidP="00BE396E">
            <w:pPr>
              <w:pStyle w:val="TableText"/>
            </w:pPr>
            <w:r>
              <w:t>Zeros</w:t>
            </w:r>
          </w:p>
        </w:tc>
        <w:tc>
          <w:tcPr>
            <w:tcW w:w="431" w:type="dxa"/>
          </w:tcPr>
          <w:p w14:paraId="5A262083" w14:textId="77777777" w:rsidR="00BE396E" w:rsidRDefault="00BE396E" w:rsidP="00BE396E">
            <w:pPr>
              <w:pStyle w:val="TableText"/>
            </w:pPr>
            <w:r>
              <w:t>-</w:t>
            </w:r>
          </w:p>
        </w:tc>
        <w:tc>
          <w:tcPr>
            <w:tcW w:w="431" w:type="dxa"/>
          </w:tcPr>
          <w:p w14:paraId="03BA1849" w14:textId="77777777" w:rsidR="00BE396E" w:rsidRDefault="00BE396E" w:rsidP="00BE396E">
            <w:pPr>
              <w:pStyle w:val="TableText"/>
            </w:pPr>
            <w:r>
              <w:t>X</w:t>
            </w:r>
          </w:p>
        </w:tc>
        <w:tc>
          <w:tcPr>
            <w:tcW w:w="432" w:type="dxa"/>
          </w:tcPr>
          <w:p w14:paraId="15426211" w14:textId="77777777" w:rsidR="00BE396E" w:rsidRDefault="00BE396E" w:rsidP="00BE396E">
            <w:pPr>
              <w:pStyle w:val="TableText"/>
            </w:pPr>
            <w:r>
              <w:t>X</w:t>
            </w:r>
          </w:p>
        </w:tc>
      </w:tr>
      <w:tr w:rsidR="00BE396E" w14:paraId="393B1486" w14:textId="77777777" w:rsidTr="008373F9">
        <w:trPr>
          <w:cantSplit/>
          <w:jc w:val="center"/>
        </w:trPr>
        <w:tc>
          <w:tcPr>
            <w:tcW w:w="802" w:type="dxa"/>
            <w:tcMar>
              <w:left w:w="58" w:type="dxa"/>
              <w:right w:w="58" w:type="dxa"/>
            </w:tcMar>
          </w:tcPr>
          <w:p w14:paraId="07628C3C" w14:textId="0E946579" w:rsidR="00BE396E" w:rsidRDefault="00BE396E" w:rsidP="00BE396E">
            <w:pPr>
              <w:pStyle w:val="TableText"/>
            </w:pPr>
            <w:r>
              <w:t>4279</w:t>
            </w:r>
            <w:r w:rsidR="00135F82">
              <w:t xml:space="preserve"> – </w:t>
            </w:r>
            <w:r>
              <w:t>4293</w:t>
            </w:r>
          </w:p>
        </w:tc>
        <w:tc>
          <w:tcPr>
            <w:tcW w:w="2227" w:type="dxa"/>
            <w:tcMar>
              <w:left w:w="58" w:type="dxa"/>
              <w:right w:w="58" w:type="dxa"/>
            </w:tcMar>
          </w:tcPr>
          <w:p w14:paraId="6AAAA001" w14:textId="77777777" w:rsidR="00BE396E" w:rsidRDefault="00BE396E" w:rsidP="00BE396E">
            <w:pPr>
              <w:pStyle w:val="TableText"/>
            </w:pPr>
            <w:r>
              <w:t>XREF ICN 8</w:t>
            </w:r>
          </w:p>
        </w:tc>
        <w:tc>
          <w:tcPr>
            <w:tcW w:w="2993" w:type="dxa"/>
            <w:tcMar>
              <w:left w:w="58" w:type="dxa"/>
              <w:right w:w="58" w:type="dxa"/>
            </w:tcMar>
          </w:tcPr>
          <w:p w14:paraId="2EC927C5" w14:textId="04AF6B7A" w:rsidR="00BE396E" w:rsidRDefault="00BE396E" w:rsidP="00BE396E">
            <w:pPr>
              <w:pStyle w:val="TableText"/>
            </w:pPr>
            <w:r>
              <w:t>:P:IDR-</w:t>
            </w:r>
            <w:hyperlink r:id="rId1007" w:history="1">
              <w:r>
                <w:rPr>
                  <w:rStyle w:val="Hyperlink"/>
                </w:rPr>
                <w:t>XREF-ICN</w:t>
              </w:r>
            </w:hyperlink>
          </w:p>
        </w:tc>
        <w:tc>
          <w:tcPr>
            <w:tcW w:w="2790" w:type="dxa"/>
            <w:tcMar>
              <w:left w:w="58" w:type="dxa"/>
              <w:right w:w="58" w:type="dxa"/>
            </w:tcMar>
          </w:tcPr>
          <w:p w14:paraId="76078F7F" w14:textId="353B3AA4" w:rsidR="00BE396E" w:rsidRDefault="00CE3D49" w:rsidP="00BE396E">
            <w:pPr>
              <w:pStyle w:val="TableText"/>
            </w:pPr>
            <w:r w:rsidRPr="00CE3D49">
              <w:t>This field is no longer used as supplemental adjustments are no longer performed.</w:t>
            </w:r>
          </w:p>
        </w:tc>
        <w:tc>
          <w:tcPr>
            <w:tcW w:w="1080" w:type="dxa"/>
            <w:tcMar>
              <w:left w:w="58" w:type="dxa"/>
              <w:right w:w="58" w:type="dxa"/>
            </w:tcMar>
          </w:tcPr>
          <w:p w14:paraId="1B1900A9" w14:textId="77777777" w:rsidR="00BE396E" w:rsidRDefault="00BE396E" w:rsidP="00BE396E">
            <w:pPr>
              <w:pStyle w:val="TableText"/>
              <w:rPr>
                <w:caps/>
              </w:rPr>
            </w:pPr>
            <w:r>
              <w:rPr>
                <w:caps/>
              </w:rPr>
              <w:t>15 c</w:t>
            </w:r>
          </w:p>
        </w:tc>
        <w:tc>
          <w:tcPr>
            <w:tcW w:w="2340" w:type="dxa"/>
            <w:tcMar>
              <w:left w:w="58" w:type="dxa"/>
              <w:right w:w="58" w:type="dxa"/>
            </w:tcMar>
          </w:tcPr>
          <w:p w14:paraId="293B213F" w14:textId="0FD57F99" w:rsidR="00BE396E" w:rsidRDefault="00BE396E" w:rsidP="00BE396E">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5C773D29" w14:textId="77777777" w:rsidR="00BE396E" w:rsidRDefault="00BE396E" w:rsidP="00BE396E">
            <w:pPr>
              <w:pStyle w:val="TableText"/>
            </w:pPr>
            <w:r>
              <w:t>Spaces</w:t>
            </w:r>
          </w:p>
        </w:tc>
        <w:tc>
          <w:tcPr>
            <w:tcW w:w="431" w:type="dxa"/>
          </w:tcPr>
          <w:p w14:paraId="65722E7A" w14:textId="77777777" w:rsidR="00BE396E" w:rsidRDefault="00BE396E" w:rsidP="00BE396E">
            <w:pPr>
              <w:pStyle w:val="TableText"/>
            </w:pPr>
            <w:r>
              <w:t>-</w:t>
            </w:r>
          </w:p>
        </w:tc>
        <w:tc>
          <w:tcPr>
            <w:tcW w:w="431" w:type="dxa"/>
          </w:tcPr>
          <w:p w14:paraId="686DDD54" w14:textId="77777777" w:rsidR="00BE396E" w:rsidRDefault="00BE396E" w:rsidP="00BE396E">
            <w:pPr>
              <w:pStyle w:val="TableText"/>
            </w:pPr>
            <w:r>
              <w:t>X</w:t>
            </w:r>
          </w:p>
        </w:tc>
        <w:tc>
          <w:tcPr>
            <w:tcW w:w="432" w:type="dxa"/>
          </w:tcPr>
          <w:p w14:paraId="59D0C5A4" w14:textId="77777777" w:rsidR="00BE396E" w:rsidRDefault="00BE396E" w:rsidP="00BE396E">
            <w:pPr>
              <w:pStyle w:val="TableText"/>
            </w:pPr>
            <w:r>
              <w:t>X</w:t>
            </w:r>
          </w:p>
        </w:tc>
      </w:tr>
      <w:tr w:rsidR="00BE396E" w14:paraId="2A2EBEC9" w14:textId="77777777" w:rsidTr="008373F9">
        <w:trPr>
          <w:cantSplit/>
          <w:jc w:val="center"/>
        </w:trPr>
        <w:tc>
          <w:tcPr>
            <w:tcW w:w="802" w:type="dxa"/>
            <w:tcMar>
              <w:left w:w="58" w:type="dxa"/>
              <w:right w:w="58" w:type="dxa"/>
            </w:tcMar>
          </w:tcPr>
          <w:p w14:paraId="2A8F1A65" w14:textId="64F1E2C5" w:rsidR="00BE396E" w:rsidRDefault="00BE396E" w:rsidP="00BE396E">
            <w:pPr>
              <w:pStyle w:val="TableText"/>
            </w:pPr>
            <w:r>
              <w:t>4294</w:t>
            </w:r>
            <w:r w:rsidR="00135F82">
              <w:t xml:space="preserve"> – </w:t>
            </w:r>
            <w:r>
              <w:t>4297</w:t>
            </w:r>
          </w:p>
        </w:tc>
        <w:tc>
          <w:tcPr>
            <w:tcW w:w="2227" w:type="dxa"/>
            <w:tcMar>
              <w:left w:w="58" w:type="dxa"/>
              <w:right w:w="58" w:type="dxa"/>
            </w:tcMar>
          </w:tcPr>
          <w:p w14:paraId="4EF453A1" w14:textId="77777777" w:rsidR="00BE396E" w:rsidRDefault="00BE396E" w:rsidP="00BE396E">
            <w:pPr>
              <w:pStyle w:val="TableText"/>
            </w:pPr>
            <w:r>
              <w:t>ADJ CLERK ID 8</w:t>
            </w:r>
          </w:p>
        </w:tc>
        <w:tc>
          <w:tcPr>
            <w:tcW w:w="2993" w:type="dxa"/>
            <w:tcMar>
              <w:left w:w="58" w:type="dxa"/>
              <w:right w:w="58" w:type="dxa"/>
            </w:tcMar>
          </w:tcPr>
          <w:p w14:paraId="0E393782" w14:textId="11ADE9B3" w:rsidR="00BE396E" w:rsidRDefault="00BE396E" w:rsidP="00BE396E">
            <w:pPr>
              <w:pStyle w:val="TableText"/>
            </w:pPr>
            <w:r>
              <w:t>:P:IDR-</w:t>
            </w:r>
            <w:hyperlink r:id="rId1008" w:history="1">
              <w:r>
                <w:rPr>
                  <w:rStyle w:val="Hyperlink"/>
                </w:rPr>
                <w:t>ADJ-CLERK</w:t>
              </w:r>
            </w:hyperlink>
          </w:p>
        </w:tc>
        <w:tc>
          <w:tcPr>
            <w:tcW w:w="2790" w:type="dxa"/>
            <w:tcMar>
              <w:left w:w="58" w:type="dxa"/>
              <w:right w:w="58" w:type="dxa"/>
            </w:tcMar>
          </w:tcPr>
          <w:p w14:paraId="31612B77" w14:textId="05B93650" w:rsidR="00BE396E" w:rsidRDefault="00CE3D49" w:rsidP="00BE396E">
            <w:pPr>
              <w:pStyle w:val="TableText"/>
            </w:pPr>
            <w:r w:rsidRPr="00CE3D49">
              <w:t>This field is no longer used as supplemental adjustments are no longer performed.</w:t>
            </w:r>
          </w:p>
        </w:tc>
        <w:tc>
          <w:tcPr>
            <w:tcW w:w="1080" w:type="dxa"/>
            <w:tcMar>
              <w:left w:w="58" w:type="dxa"/>
              <w:right w:w="58" w:type="dxa"/>
            </w:tcMar>
          </w:tcPr>
          <w:p w14:paraId="77CD3E42" w14:textId="77777777" w:rsidR="00BE396E" w:rsidRDefault="00BE396E" w:rsidP="00BE396E">
            <w:pPr>
              <w:pStyle w:val="TableText"/>
              <w:rPr>
                <w:caps/>
              </w:rPr>
            </w:pPr>
            <w:r>
              <w:rPr>
                <w:caps/>
              </w:rPr>
              <w:t>4 c</w:t>
            </w:r>
          </w:p>
        </w:tc>
        <w:tc>
          <w:tcPr>
            <w:tcW w:w="2340" w:type="dxa"/>
            <w:tcMar>
              <w:left w:w="58" w:type="dxa"/>
              <w:right w:w="58" w:type="dxa"/>
            </w:tcMar>
          </w:tcPr>
          <w:p w14:paraId="17DA5580" w14:textId="77777777" w:rsidR="00BE396E" w:rsidRDefault="00BE396E" w:rsidP="00BE396E">
            <w:pPr>
              <w:pStyle w:val="TableText"/>
            </w:pPr>
            <w:r>
              <w:t>-</w:t>
            </w:r>
          </w:p>
        </w:tc>
        <w:tc>
          <w:tcPr>
            <w:tcW w:w="858" w:type="dxa"/>
            <w:tcMar>
              <w:left w:w="58" w:type="dxa"/>
              <w:right w:w="58" w:type="dxa"/>
            </w:tcMar>
          </w:tcPr>
          <w:p w14:paraId="2E0EDC27" w14:textId="77777777" w:rsidR="00BE396E" w:rsidRDefault="00BE396E" w:rsidP="00BE396E">
            <w:pPr>
              <w:pStyle w:val="TableText"/>
            </w:pPr>
            <w:r>
              <w:t>Spaces</w:t>
            </w:r>
          </w:p>
        </w:tc>
        <w:tc>
          <w:tcPr>
            <w:tcW w:w="431" w:type="dxa"/>
          </w:tcPr>
          <w:p w14:paraId="0B20970B" w14:textId="77777777" w:rsidR="00BE396E" w:rsidRDefault="00BE396E" w:rsidP="00BE396E">
            <w:pPr>
              <w:pStyle w:val="TableText"/>
            </w:pPr>
            <w:r>
              <w:t>-</w:t>
            </w:r>
          </w:p>
        </w:tc>
        <w:tc>
          <w:tcPr>
            <w:tcW w:w="431" w:type="dxa"/>
          </w:tcPr>
          <w:p w14:paraId="7C4F306C" w14:textId="77777777" w:rsidR="00BE396E" w:rsidRDefault="00BE396E" w:rsidP="00BE396E">
            <w:pPr>
              <w:pStyle w:val="TableText"/>
            </w:pPr>
            <w:r>
              <w:t>X</w:t>
            </w:r>
          </w:p>
        </w:tc>
        <w:tc>
          <w:tcPr>
            <w:tcW w:w="432" w:type="dxa"/>
          </w:tcPr>
          <w:p w14:paraId="05019E9E" w14:textId="77777777" w:rsidR="00BE396E" w:rsidRDefault="00BE396E" w:rsidP="00BE396E">
            <w:pPr>
              <w:pStyle w:val="TableText"/>
            </w:pPr>
            <w:r>
              <w:t>X</w:t>
            </w:r>
          </w:p>
        </w:tc>
      </w:tr>
      <w:tr w:rsidR="00BE396E" w14:paraId="619DDD2D" w14:textId="77777777" w:rsidTr="008373F9">
        <w:trPr>
          <w:cantSplit/>
          <w:jc w:val="center"/>
        </w:trPr>
        <w:tc>
          <w:tcPr>
            <w:tcW w:w="802" w:type="dxa"/>
            <w:tcMar>
              <w:left w:w="58" w:type="dxa"/>
              <w:right w:w="58" w:type="dxa"/>
            </w:tcMar>
          </w:tcPr>
          <w:p w14:paraId="5E59DF03" w14:textId="3B02B28D" w:rsidR="00BE396E" w:rsidRDefault="00BE396E" w:rsidP="00BE396E">
            <w:pPr>
              <w:pStyle w:val="TableText"/>
            </w:pPr>
            <w:r>
              <w:t>4298</w:t>
            </w:r>
            <w:r w:rsidR="00135F82">
              <w:t xml:space="preserve"> – </w:t>
            </w:r>
            <w:r>
              <w:t>4312</w:t>
            </w:r>
          </w:p>
        </w:tc>
        <w:tc>
          <w:tcPr>
            <w:tcW w:w="2227" w:type="dxa"/>
            <w:tcMar>
              <w:left w:w="58" w:type="dxa"/>
              <w:right w:w="58" w:type="dxa"/>
            </w:tcMar>
          </w:tcPr>
          <w:p w14:paraId="38CD668F" w14:textId="77777777" w:rsidR="00BE396E" w:rsidRDefault="00BE396E" w:rsidP="00BE396E">
            <w:pPr>
              <w:pStyle w:val="TableText"/>
            </w:pPr>
            <w:r>
              <w:t>INITIATING CCN 8</w:t>
            </w:r>
          </w:p>
        </w:tc>
        <w:tc>
          <w:tcPr>
            <w:tcW w:w="2993" w:type="dxa"/>
            <w:tcMar>
              <w:left w:w="58" w:type="dxa"/>
              <w:right w:w="58" w:type="dxa"/>
            </w:tcMar>
          </w:tcPr>
          <w:p w14:paraId="3AE44814" w14:textId="76FEA25B" w:rsidR="00BE396E" w:rsidRDefault="00BE396E" w:rsidP="00BE396E">
            <w:pPr>
              <w:pStyle w:val="TableText"/>
            </w:pPr>
            <w:r>
              <w:t>:P:IDR-</w:t>
            </w:r>
            <w:hyperlink r:id="rId1009" w:history="1">
              <w:r>
                <w:rPr>
                  <w:rStyle w:val="Hyperlink"/>
                  <w:rFonts w:cs="Courier New"/>
                  <w:szCs w:val="16"/>
                </w:rPr>
                <w:t>INIT-CCN</w:t>
              </w:r>
            </w:hyperlink>
          </w:p>
        </w:tc>
        <w:tc>
          <w:tcPr>
            <w:tcW w:w="2790" w:type="dxa"/>
            <w:tcMar>
              <w:left w:w="58" w:type="dxa"/>
              <w:right w:w="58" w:type="dxa"/>
            </w:tcMar>
          </w:tcPr>
          <w:p w14:paraId="45D2587C" w14:textId="3CACA7B0" w:rsidR="00BE396E" w:rsidRDefault="000D73C3" w:rsidP="00F72228">
            <w:pPr>
              <w:pStyle w:val="TableText"/>
            </w:pPr>
            <w:r w:rsidRPr="000D73C3">
              <w:t>This field is no longer used as supplemental adjustments are no longer performed.</w:t>
            </w:r>
          </w:p>
        </w:tc>
        <w:tc>
          <w:tcPr>
            <w:tcW w:w="1080" w:type="dxa"/>
            <w:tcMar>
              <w:left w:w="58" w:type="dxa"/>
              <w:right w:w="58" w:type="dxa"/>
            </w:tcMar>
          </w:tcPr>
          <w:p w14:paraId="31996371" w14:textId="77777777" w:rsidR="00BE396E" w:rsidRDefault="00BE396E" w:rsidP="00BE396E">
            <w:pPr>
              <w:pStyle w:val="TableText"/>
              <w:rPr>
                <w:caps/>
              </w:rPr>
            </w:pPr>
            <w:r>
              <w:rPr>
                <w:caps/>
              </w:rPr>
              <w:t>15 c</w:t>
            </w:r>
          </w:p>
        </w:tc>
        <w:tc>
          <w:tcPr>
            <w:tcW w:w="2340" w:type="dxa"/>
            <w:tcMar>
              <w:left w:w="58" w:type="dxa"/>
              <w:right w:w="58" w:type="dxa"/>
            </w:tcMar>
          </w:tcPr>
          <w:p w14:paraId="6488AA15" w14:textId="77777777" w:rsidR="00BE396E" w:rsidRDefault="00BE396E" w:rsidP="00BE396E">
            <w:pPr>
              <w:pStyle w:val="TableText"/>
            </w:pPr>
            <w:r>
              <w:t>Adjustment claim only</w:t>
            </w:r>
          </w:p>
        </w:tc>
        <w:tc>
          <w:tcPr>
            <w:tcW w:w="858" w:type="dxa"/>
            <w:tcMar>
              <w:left w:w="58" w:type="dxa"/>
              <w:right w:w="58" w:type="dxa"/>
            </w:tcMar>
          </w:tcPr>
          <w:p w14:paraId="69F1E522" w14:textId="77777777" w:rsidR="00BE396E" w:rsidRDefault="00BE396E" w:rsidP="00BE396E">
            <w:pPr>
              <w:pStyle w:val="TableText"/>
            </w:pPr>
            <w:r>
              <w:t>Spaces</w:t>
            </w:r>
          </w:p>
        </w:tc>
        <w:tc>
          <w:tcPr>
            <w:tcW w:w="431" w:type="dxa"/>
          </w:tcPr>
          <w:p w14:paraId="7FF02CB4" w14:textId="77777777" w:rsidR="00BE396E" w:rsidRDefault="00BE396E" w:rsidP="00BE396E">
            <w:pPr>
              <w:pStyle w:val="TableText"/>
            </w:pPr>
            <w:r>
              <w:t>-</w:t>
            </w:r>
          </w:p>
        </w:tc>
        <w:tc>
          <w:tcPr>
            <w:tcW w:w="431" w:type="dxa"/>
          </w:tcPr>
          <w:p w14:paraId="3BEFF00C" w14:textId="77777777" w:rsidR="00BE396E" w:rsidRDefault="00BE396E" w:rsidP="00BE396E">
            <w:pPr>
              <w:pStyle w:val="TableText"/>
            </w:pPr>
            <w:r>
              <w:t>X</w:t>
            </w:r>
          </w:p>
        </w:tc>
        <w:tc>
          <w:tcPr>
            <w:tcW w:w="432" w:type="dxa"/>
          </w:tcPr>
          <w:p w14:paraId="7ED8E388" w14:textId="77777777" w:rsidR="00BE396E" w:rsidRDefault="00BE396E" w:rsidP="00BE396E">
            <w:pPr>
              <w:pStyle w:val="TableText"/>
            </w:pPr>
            <w:r>
              <w:t>X</w:t>
            </w:r>
          </w:p>
        </w:tc>
      </w:tr>
      <w:tr w:rsidR="00BE396E" w14:paraId="5C0B7352" w14:textId="77777777" w:rsidTr="008373F9">
        <w:trPr>
          <w:cantSplit/>
          <w:jc w:val="center"/>
        </w:trPr>
        <w:tc>
          <w:tcPr>
            <w:tcW w:w="802" w:type="dxa"/>
            <w:tcMar>
              <w:left w:w="58" w:type="dxa"/>
              <w:right w:w="58" w:type="dxa"/>
            </w:tcMar>
          </w:tcPr>
          <w:p w14:paraId="003B0276" w14:textId="233F5C54" w:rsidR="00BE396E" w:rsidRDefault="00BE396E" w:rsidP="00BE396E">
            <w:pPr>
              <w:pStyle w:val="TableText"/>
            </w:pPr>
            <w:r>
              <w:t>4313</w:t>
            </w:r>
            <w:r w:rsidR="00135F82">
              <w:t xml:space="preserve"> – </w:t>
            </w:r>
            <w:r>
              <w:t>4320</w:t>
            </w:r>
          </w:p>
        </w:tc>
        <w:tc>
          <w:tcPr>
            <w:tcW w:w="2227" w:type="dxa"/>
            <w:tcMar>
              <w:left w:w="58" w:type="dxa"/>
              <w:right w:w="58" w:type="dxa"/>
            </w:tcMar>
          </w:tcPr>
          <w:p w14:paraId="72DA06B0" w14:textId="77777777" w:rsidR="00BE396E" w:rsidRDefault="00BE396E" w:rsidP="00BE396E">
            <w:pPr>
              <w:pStyle w:val="TableText"/>
            </w:pPr>
            <w:r>
              <w:t>ADJ CLM CHECK WRITE DATE 8</w:t>
            </w:r>
          </w:p>
        </w:tc>
        <w:tc>
          <w:tcPr>
            <w:tcW w:w="2993" w:type="dxa"/>
            <w:tcMar>
              <w:left w:w="58" w:type="dxa"/>
              <w:right w:w="58" w:type="dxa"/>
            </w:tcMar>
          </w:tcPr>
          <w:p w14:paraId="313F7305" w14:textId="302A1459" w:rsidR="00BE396E" w:rsidRDefault="00BE396E" w:rsidP="00BE396E">
            <w:pPr>
              <w:pStyle w:val="TableText"/>
            </w:pPr>
            <w:r>
              <w:t>:P:IDR-</w:t>
            </w:r>
            <w:hyperlink r:id="rId1010" w:history="1">
              <w:r>
                <w:rPr>
                  <w:rStyle w:val="Hyperlink"/>
                </w:rPr>
                <w:t>ADJ-CHK-WRT-DT</w:t>
              </w:r>
            </w:hyperlink>
          </w:p>
        </w:tc>
        <w:tc>
          <w:tcPr>
            <w:tcW w:w="2790" w:type="dxa"/>
            <w:tcMar>
              <w:left w:w="58" w:type="dxa"/>
              <w:right w:w="58" w:type="dxa"/>
            </w:tcMar>
          </w:tcPr>
          <w:p w14:paraId="4020C5C3" w14:textId="340399B8" w:rsidR="00BE396E" w:rsidRDefault="000D73C3" w:rsidP="00F72228">
            <w:pPr>
              <w:pStyle w:val="TableText"/>
            </w:pPr>
            <w:r w:rsidRPr="000D73C3">
              <w:t>This field is no longer used as supplemental adjustments are no longer performed.</w:t>
            </w:r>
          </w:p>
        </w:tc>
        <w:tc>
          <w:tcPr>
            <w:tcW w:w="1080" w:type="dxa"/>
            <w:tcMar>
              <w:left w:w="58" w:type="dxa"/>
              <w:right w:w="58" w:type="dxa"/>
            </w:tcMar>
          </w:tcPr>
          <w:p w14:paraId="444F8DCD" w14:textId="77777777" w:rsidR="00BE396E" w:rsidRDefault="00BE396E" w:rsidP="00BE396E">
            <w:pPr>
              <w:pStyle w:val="TableText"/>
              <w:rPr>
                <w:caps/>
              </w:rPr>
            </w:pPr>
            <w:r>
              <w:rPr>
                <w:caps/>
              </w:rPr>
              <w:t>8 n</w:t>
            </w:r>
          </w:p>
        </w:tc>
        <w:tc>
          <w:tcPr>
            <w:tcW w:w="2340" w:type="dxa"/>
            <w:tcMar>
              <w:left w:w="58" w:type="dxa"/>
              <w:right w:w="58" w:type="dxa"/>
            </w:tcMar>
          </w:tcPr>
          <w:p w14:paraId="3AFFC1A6"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00B4BE6C" w14:textId="77777777" w:rsidR="00BE396E" w:rsidRDefault="00BE396E" w:rsidP="00BE396E">
            <w:pPr>
              <w:pStyle w:val="TableText"/>
            </w:pPr>
            <w:r>
              <w:t>Zeros</w:t>
            </w:r>
          </w:p>
        </w:tc>
        <w:tc>
          <w:tcPr>
            <w:tcW w:w="431" w:type="dxa"/>
          </w:tcPr>
          <w:p w14:paraId="30F9E2CB" w14:textId="77777777" w:rsidR="00BE396E" w:rsidRDefault="00BE396E" w:rsidP="00BE396E">
            <w:pPr>
              <w:pStyle w:val="TableText"/>
            </w:pPr>
            <w:r>
              <w:t>-</w:t>
            </w:r>
          </w:p>
        </w:tc>
        <w:tc>
          <w:tcPr>
            <w:tcW w:w="431" w:type="dxa"/>
          </w:tcPr>
          <w:p w14:paraId="7D7E4A01" w14:textId="77777777" w:rsidR="00BE396E" w:rsidRDefault="00BE396E" w:rsidP="00BE396E">
            <w:pPr>
              <w:pStyle w:val="TableText"/>
            </w:pPr>
            <w:r>
              <w:t>-</w:t>
            </w:r>
          </w:p>
        </w:tc>
        <w:tc>
          <w:tcPr>
            <w:tcW w:w="432" w:type="dxa"/>
          </w:tcPr>
          <w:p w14:paraId="70E9FFE9" w14:textId="77777777" w:rsidR="00BE396E" w:rsidRDefault="00BE396E" w:rsidP="00BE396E">
            <w:pPr>
              <w:pStyle w:val="TableText"/>
            </w:pPr>
            <w:r>
              <w:t>-</w:t>
            </w:r>
          </w:p>
        </w:tc>
      </w:tr>
      <w:tr w:rsidR="00BE396E" w14:paraId="77AD88EF" w14:textId="77777777" w:rsidTr="008373F9">
        <w:trPr>
          <w:cantSplit/>
          <w:jc w:val="center"/>
        </w:trPr>
        <w:tc>
          <w:tcPr>
            <w:tcW w:w="802" w:type="dxa"/>
            <w:tcMar>
              <w:left w:w="58" w:type="dxa"/>
              <w:right w:w="58" w:type="dxa"/>
            </w:tcMar>
          </w:tcPr>
          <w:p w14:paraId="3E53FD5C" w14:textId="510267F9" w:rsidR="00BE396E" w:rsidRDefault="00BE396E" w:rsidP="00BE396E">
            <w:pPr>
              <w:pStyle w:val="TableText"/>
            </w:pPr>
            <w:r>
              <w:t>4321</w:t>
            </w:r>
            <w:r w:rsidR="00135F82">
              <w:t xml:space="preserve"> – </w:t>
            </w:r>
            <w:r>
              <w:t>4327</w:t>
            </w:r>
          </w:p>
        </w:tc>
        <w:tc>
          <w:tcPr>
            <w:tcW w:w="2227" w:type="dxa"/>
            <w:tcMar>
              <w:left w:w="58" w:type="dxa"/>
              <w:right w:w="58" w:type="dxa"/>
            </w:tcMar>
          </w:tcPr>
          <w:p w14:paraId="372B93D4" w14:textId="77777777" w:rsidR="00BE396E" w:rsidRDefault="00BE396E" w:rsidP="00BE396E">
            <w:pPr>
              <w:pStyle w:val="TableText"/>
            </w:pPr>
            <w:r>
              <w:t>ADJ CLAIM BENE EOMB AMT 8</w:t>
            </w:r>
          </w:p>
        </w:tc>
        <w:tc>
          <w:tcPr>
            <w:tcW w:w="2993" w:type="dxa"/>
            <w:tcMar>
              <w:left w:w="58" w:type="dxa"/>
              <w:right w:w="58" w:type="dxa"/>
            </w:tcMar>
          </w:tcPr>
          <w:p w14:paraId="1DD30AF4" w14:textId="23A177E0" w:rsidR="00BE396E" w:rsidRDefault="00BE396E" w:rsidP="00BE396E">
            <w:pPr>
              <w:pStyle w:val="TableText"/>
            </w:pPr>
            <w:r>
              <w:t>:P:IDR-</w:t>
            </w:r>
            <w:hyperlink r:id="rId1011" w:history="1">
              <w:r>
                <w:rPr>
                  <w:rStyle w:val="Hyperlink"/>
                </w:rPr>
                <w:t>ADJ-B-EOMB-AMT</w:t>
              </w:r>
            </w:hyperlink>
          </w:p>
        </w:tc>
        <w:tc>
          <w:tcPr>
            <w:tcW w:w="2790" w:type="dxa"/>
            <w:tcMar>
              <w:left w:w="58" w:type="dxa"/>
              <w:right w:w="58" w:type="dxa"/>
            </w:tcMar>
          </w:tcPr>
          <w:p w14:paraId="4457EB70" w14:textId="092CFD91"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7BEFF563" w14:textId="77777777" w:rsidR="00BE396E" w:rsidRDefault="00BE396E" w:rsidP="00BE396E">
            <w:pPr>
              <w:pStyle w:val="TableText"/>
              <w:rPr>
                <w:caps/>
              </w:rPr>
            </w:pPr>
            <w:r>
              <w:rPr>
                <w:caps/>
              </w:rPr>
              <w:t>7 n</w:t>
            </w:r>
          </w:p>
          <w:p w14:paraId="3FA5BEAA" w14:textId="77777777" w:rsidR="00BE396E" w:rsidRDefault="00BE396E" w:rsidP="00BE396E">
            <w:pPr>
              <w:pStyle w:val="TableText"/>
              <w:rPr>
                <w:caps/>
              </w:rPr>
            </w:pPr>
            <w:r>
              <w:rPr>
                <w:caps/>
              </w:rPr>
              <w:t>(99999V99)</w:t>
            </w:r>
          </w:p>
        </w:tc>
        <w:tc>
          <w:tcPr>
            <w:tcW w:w="2340" w:type="dxa"/>
            <w:tcMar>
              <w:left w:w="58" w:type="dxa"/>
              <w:right w:w="58" w:type="dxa"/>
            </w:tcMar>
          </w:tcPr>
          <w:p w14:paraId="54906895" w14:textId="77777777" w:rsidR="00BE396E" w:rsidRDefault="00BE396E" w:rsidP="00BE396E">
            <w:pPr>
              <w:pStyle w:val="TableText"/>
            </w:pPr>
            <w:r>
              <w:t>Original claim only</w:t>
            </w:r>
          </w:p>
        </w:tc>
        <w:tc>
          <w:tcPr>
            <w:tcW w:w="858" w:type="dxa"/>
            <w:tcMar>
              <w:left w:w="58" w:type="dxa"/>
              <w:right w:w="58" w:type="dxa"/>
            </w:tcMar>
          </w:tcPr>
          <w:p w14:paraId="4308FA64" w14:textId="77777777" w:rsidR="00BE396E" w:rsidRDefault="00BE396E" w:rsidP="00BE396E">
            <w:pPr>
              <w:pStyle w:val="TableText"/>
            </w:pPr>
            <w:r>
              <w:t>Zeros</w:t>
            </w:r>
          </w:p>
        </w:tc>
        <w:tc>
          <w:tcPr>
            <w:tcW w:w="431" w:type="dxa"/>
          </w:tcPr>
          <w:p w14:paraId="4A7A9523" w14:textId="77777777" w:rsidR="00BE396E" w:rsidRDefault="00BE396E" w:rsidP="00BE396E">
            <w:pPr>
              <w:pStyle w:val="TableText"/>
            </w:pPr>
            <w:r>
              <w:t>-</w:t>
            </w:r>
          </w:p>
        </w:tc>
        <w:tc>
          <w:tcPr>
            <w:tcW w:w="431" w:type="dxa"/>
          </w:tcPr>
          <w:p w14:paraId="5BB82C24" w14:textId="77777777" w:rsidR="00BE396E" w:rsidRDefault="00BE396E" w:rsidP="00BE396E">
            <w:pPr>
              <w:pStyle w:val="TableText"/>
            </w:pPr>
            <w:r>
              <w:t>-</w:t>
            </w:r>
          </w:p>
        </w:tc>
        <w:tc>
          <w:tcPr>
            <w:tcW w:w="432" w:type="dxa"/>
          </w:tcPr>
          <w:p w14:paraId="43824568" w14:textId="77777777" w:rsidR="00BE396E" w:rsidRDefault="00BE396E" w:rsidP="00BE396E">
            <w:pPr>
              <w:pStyle w:val="TableText"/>
            </w:pPr>
            <w:r>
              <w:t>-</w:t>
            </w:r>
          </w:p>
        </w:tc>
      </w:tr>
      <w:tr w:rsidR="00BE396E" w14:paraId="61A5190A" w14:textId="77777777" w:rsidTr="008373F9">
        <w:trPr>
          <w:cantSplit/>
          <w:jc w:val="center"/>
        </w:trPr>
        <w:tc>
          <w:tcPr>
            <w:tcW w:w="802" w:type="dxa"/>
            <w:tcMar>
              <w:left w:w="58" w:type="dxa"/>
              <w:right w:w="58" w:type="dxa"/>
            </w:tcMar>
          </w:tcPr>
          <w:p w14:paraId="576B3714" w14:textId="28811606" w:rsidR="00BE396E" w:rsidRDefault="00BE396E" w:rsidP="00BE396E">
            <w:pPr>
              <w:pStyle w:val="TableText"/>
            </w:pPr>
            <w:r>
              <w:t>4328</w:t>
            </w:r>
            <w:r w:rsidR="00135F82">
              <w:t xml:space="preserve"> – </w:t>
            </w:r>
            <w:r>
              <w:t>4334</w:t>
            </w:r>
          </w:p>
        </w:tc>
        <w:tc>
          <w:tcPr>
            <w:tcW w:w="2227" w:type="dxa"/>
            <w:tcMar>
              <w:left w:w="58" w:type="dxa"/>
              <w:right w:w="58" w:type="dxa"/>
            </w:tcMar>
          </w:tcPr>
          <w:p w14:paraId="472CD6A7" w14:textId="77777777" w:rsidR="00BE396E" w:rsidRDefault="00BE396E" w:rsidP="00BE396E">
            <w:pPr>
              <w:pStyle w:val="TableText"/>
            </w:pPr>
            <w:r>
              <w:t>ADJ CLAIM PROV EOMB AMT 8</w:t>
            </w:r>
          </w:p>
        </w:tc>
        <w:tc>
          <w:tcPr>
            <w:tcW w:w="2993" w:type="dxa"/>
            <w:tcMar>
              <w:left w:w="58" w:type="dxa"/>
              <w:right w:w="58" w:type="dxa"/>
            </w:tcMar>
          </w:tcPr>
          <w:p w14:paraId="1E339D16" w14:textId="53702071" w:rsidR="00BE396E" w:rsidRDefault="00BE396E" w:rsidP="00BE396E">
            <w:pPr>
              <w:pStyle w:val="TableText"/>
            </w:pPr>
            <w:r>
              <w:t>:P:IDR-</w:t>
            </w:r>
            <w:hyperlink r:id="rId1012" w:history="1">
              <w:r>
                <w:rPr>
                  <w:rStyle w:val="Hyperlink"/>
                </w:rPr>
                <w:t>ADJ-P-EOMB-AMT</w:t>
              </w:r>
            </w:hyperlink>
          </w:p>
        </w:tc>
        <w:tc>
          <w:tcPr>
            <w:tcW w:w="2790" w:type="dxa"/>
            <w:tcMar>
              <w:left w:w="58" w:type="dxa"/>
              <w:right w:w="58" w:type="dxa"/>
            </w:tcMar>
          </w:tcPr>
          <w:p w14:paraId="46261F06" w14:textId="4291D246" w:rsidR="00BE396E" w:rsidRDefault="000D73C3" w:rsidP="00F72228">
            <w:pPr>
              <w:pStyle w:val="TableText"/>
            </w:pPr>
            <w:r w:rsidRPr="000D73C3">
              <w:t>This field is no longer used as supplemental adjustments are no longer performed.</w:t>
            </w:r>
          </w:p>
        </w:tc>
        <w:tc>
          <w:tcPr>
            <w:tcW w:w="1080" w:type="dxa"/>
            <w:tcMar>
              <w:left w:w="58" w:type="dxa"/>
              <w:right w:w="58" w:type="dxa"/>
            </w:tcMar>
          </w:tcPr>
          <w:p w14:paraId="3F80F049" w14:textId="77777777" w:rsidR="00BE396E" w:rsidRDefault="00BE396E" w:rsidP="00BE396E">
            <w:pPr>
              <w:pStyle w:val="TableText"/>
              <w:rPr>
                <w:caps/>
              </w:rPr>
            </w:pPr>
            <w:r>
              <w:rPr>
                <w:caps/>
              </w:rPr>
              <w:t>7 n</w:t>
            </w:r>
          </w:p>
          <w:p w14:paraId="508F08D2" w14:textId="77777777" w:rsidR="00BE396E" w:rsidRDefault="00BE396E" w:rsidP="00BE396E">
            <w:pPr>
              <w:pStyle w:val="TableText"/>
              <w:rPr>
                <w:caps/>
              </w:rPr>
            </w:pPr>
            <w:r>
              <w:rPr>
                <w:caps/>
              </w:rPr>
              <w:t>(99999V99)</w:t>
            </w:r>
          </w:p>
        </w:tc>
        <w:tc>
          <w:tcPr>
            <w:tcW w:w="2340" w:type="dxa"/>
            <w:tcMar>
              <w:left w:w="58" w:type="dxa"/>
              <w:right w:w="58" w:type="dxa"/>
            </w:tcMar>
          </w:tcPr>
          <w:p w14:paraId="1A523423" w14:textId="77777777" w:rsidR="00BE396E" w:rsidRDefault="00BE396E" w:rsidP="00BE396E">
            <w:pPr>
              <w:pStyle w:val="TableText"/>
            </w:pPr>
            <w:r>
              <w:t>Original claim only</w:t>
            </w:r>
          </w:p>
        </w:tc>
        <w:tc>
          <w:tcPr>
            <w:tcW w:w="858" w:type="dxa"/>
            <w:tcMar>
              <w:left w:w="58" w:type="dxa"/>
              <w:right w:w="58" w:type="dxa"/>
            </w:tcMar>
          </w:tcPr>
          <w:p w14:paraId="5EA6E001" w14:textId="77777777" w:rsidR="00BE396E" w:rsidRDefault="00BE396E" w:rsidP="00BE396E">
            <w:pPr>
              <w:pStyle w:val="TableText"/>
            </w:pPr>
            <w:r>
              <w:t>Zeros</w:t>
            </w:r>
          </w:p>
        </w:tc>
        <w:tc>
          <w:tcPr>
            <w:tcW w:w="431" w:type="dxa"/>
          </w:tcPr>
          <w:p w14:paraId="42EC7688" w14:textId="77777777" w:rsidR="00BE396E" w:rsidRDefault="00BE396E" w:rsidP="00BE396E">
            <w:pPr>
              <w:pStyle w:val="TableText"/>
            </w:pPr>
            <w:r>
              <w:t>-</w:t>
            </w:r>
          </w:p>
        </w:tc>
        <w:tc>
          <w:tcPr>
            <w:tcW w:w="431" w:type="dxa"/>
          </w:tcPr>
          <w:p w14:paraId="048C1607" w14:textId="77777777" w:rsidR="00BE396E" w:rsidRDefault="00BE396E" w:rsidP="00BE396E">
            <w:pPr>
              <w:pStyle w:val="TableText"/>
            </w:pPr>
            <w:r>
              <w:t>-</w:t>
            </w:r>
          </w:p>
        </w:tc>
        <w:tc>
          <w:tcPr>
            <w:tcW w:w="432" w:type="dxa"/>
          </w:tcPr>
          <w:p w14:paraId="0D35BD1F" w14:textId="77777777" w:rsidR="00BE396E" w:rsidRDefault="00BE396E" w:rsidP="00BE396E">
            <w:pPr>
              <w:pStyle w:val="TableText"/>
            </w:pPr>
            <w:r>
              <w:t>-</w:t>
            </w:r>
          </w:p>
        </w:tc>
      </w:tr>
      <w:tr w:rsidR="00BE396E" w14:paraId="561854A5" w14:textId="77777777" w:rsidTr="008373F9">
        <w:trPr>
          <w:cantSplit/>
          <w:jc w:val="center"/>
        </w:trPr>
        <w:tc>
          <w:tcPr>
            <w:tcW w:w="802" w:type="dxa"/>
            <w:tcMar>
              <w:left w:w="58" w:type="dxa"/>
              <w:right w:w="58" w:type="dxa"/>
            </w:tcMar>
          </w:tcPr>
          <w:p w14:paraId="15BE791D" w14:textId="7CD7267D" w:rsidR="00BE396E" w:rsidRDefault="00BE396E" w:rsidP="00BE396E">
            <w:pPr>
              <w:pStyle w:val="TableText"/>
            </w:pPr>
            <w:r>
              <w:t>4335</w:t>
            </w:r>
            <w:r w:rsidR="00135F82">
              <w:t xml:space="preserve"> – </w:t>
            </w:r>
            <w:r>
              <w:t>4342</w:t>
            </w:r>
          </w:p>
        </w:tc>
        <w:tc>
          <w:tcPr>
            <w:tcW w:w="2227" w:type="dxa"/>
            <w:tcMar>
              <w:left w:w="58" w:type="dxa"/>
              <w:right w:w="58" w:type="dxa"/>
            </w:tcMar>
          </w:tcPr>
          <w:p w14:paraId="47391744" w14:textId="77777777" w:rsidR="00BE396E" w:rsidRDefault="00BE396E" w:rsidP="00BE396E">
            <w:pPr>
              <w:pStyle w:val="TableText"/>
            </w:pPr>
            <w:r>
              <w:t>ADJ DATE 9</w:t>
            </w:r>
          </w:p>
        </w:tc>
        <w:tc>
          <w:tcPr>
            <w:tcW w:w="2993" w:type="dxa"/>
            <w:tcMar>
              <w:left w:w="58" w:type="dxa"/>
              <w:right w:w="58" w:type="dxa"/>
            </w:tcMar>
          </w:tcPr>
          <w:p w14:paraId="743E5B59" w14:textId="0AB02C22" w:rsidR="00BE396E" w:rsidRDefault="00BE396E" w:rsidP="00BE396E">
            <w:pPr>
              <w:pStyle w:val="TableText"/>
            </w:pPr>
            <w:r>
              <w:t>:P:IDR-</w:t>
            </w:r>
            <w:hyperlink r:id="rId1013" w:history="1">
              <w:r>
                <w:rPr>
                  <w:rStyle w:val="Hyperlink"/>
                </w:rPr>
                <w:t>ADJ-DATE</w:t>
              </w:r>
            </w:hyperlink>
          </w:p>
        </w:tc>
        <w:tc>
          <w:tcPr>
            <w:tcW w:w="2790" w:type="dxa"/>
            <w:tcMar>
              <w:left w:w="58" w:type="dxa"/>
              <w:right w:w="58" w:type="dxa"/>
            </w:tcMar>
          </w:tcPr>
          <w:p w14:paraId="174368C2" w14:textId="050C19D8" w:rsidR="00BE396E" w:rsidRDefault="000D73C3" w:rsidP="003962F0">
            <w:pPr>
              <w:pStyle w:val="TableText"/>
            </w:pPr>
            <w:r w:rsidRPr="000D73C3">
              <w:t>This field is no longer used as supplemental adjustments are no longer performed.</w:t>
            </w:r>
          </w:p>
        </w:tc>
        <w:tc>
          <w:tcPr>
            <w:tcW w:w="1080" w:type="dxa"/>
            <w:tcMar>
              <w:left w:w="58" w:type="dxa"/>
              <w:right w:w="58" w:type="dxa"/>
            </w:tcMar>
          </w:tcPr>
          <w:p w14:paraId="1016A509" w14:textId="77777777" w:rsidR="00BE396E" w:rsidRDefault="00BE396E" w:rsidP="00BE396E">
            <w:pPr>
              <w:pStyle w:val="TableText"/>
              <w:rPr>
                <w:caps/>
              </w:rPr>
            </w:pPr>
            <w:r>
              <w:rPr>
                <w:caps/>
              </w:rPr>
              <w:t>8 n</w:t>
            </w:r>
          </w:p>
        </w:tc>
        <w:tc>
          <w:tcPr>
            <w:tcW w:w="2340" w:type="dxa"/>
            <w:tcMar>
              <w:left w:w="58" w:type="dxa"/>
              <w:right w:w="58" w:type="dxa"/>
            </w:tcMar>
          </w:tcPr>
          <w:p w14:paraId="4FC5F37B" w14:textId="77777777" w:rsidR="00BE396E" w:rsidRDefault="00BE396E" w:rsidP="00BE396E">
            <w:pPr>
              <w:pStyle w:val="TableText"/>
            </w:pPr>
            <w:r>
              <w:t>MMDDYYYY</w:t>
            </w:r>
          </w:p>
        </w:tc>
        <w:tc>
          <w:tcPr>
            <w:tcW w:w="858" w:type="dxa"/>
            <w:tcMar>
              <w:left w:w="58" w:type="dxa"/>
              <w:right w:w="58" w:type="dxa"/>
            </w:tcMar>
          </w:tcPr>
          <w:p w14:paraId="781A8BC6" w14:textId="77777777" w:rsidR="00BE396E" w:rsidRDefault="00BE396E" w:rsidP="00BE396E">
            <w:pPr>
              <w:pStyle w:val="TableText"/>
            </w:pPr>
            <w:r>
              <w:t>Zeros</w:t>
            </w:r>
          </w:p>
        </w:tc>
        <w:tc>
          <w:tcPr>
            <w:tcW w:w="431" w:type="dxa"/>
          </w:tcPr>
          <w:p w14:paraId="2D711FD2" w14:textId="77777777" w:rsidR="00BE396E" w:rsidRDefault="00BE396E" w:rsidP="00BE396E">
            <w:pPr>
              <w:pStyle w:val="TableText"/>
            </w:pPr>
            <w:r>
              <w:t>-</w:t>
            </w:r>
          </w:p>
        </w:tc>
        <w:tc>
          <w:tcPr>
            <w:tcW w:w="431" w:type="dxa"/>
          </w:tcPr>
          <w:p w14:paraId="67DE7C8D" w14:textId="77777777" w:rsidR="00BE396E" w:rsidRDefault="00BE396E" w:rsidP="00BE396E">
            <w:pPr>
              <w:pStyle w:val="TableText"/>
            </w:pPr>
            <w:r>
              <w:t>X</w:t>
            </w:r>
          </w:p>
        </w:tc>
        <w:tc>
          <w:tcPr>
            <w:tcW w:w="432" w:type="dxa"/>
          </w:tcPr>
          <w:p w14:paraId="5D5D0F14" w14:textId="77777777" w:rsidR="00BE396E" w:rsidRDefault="00BE396E" w:rsidP="00BE396E">
            <w:pPr>
              <w:pStyle w:val="TableText"/>
            </w:pPr>
            <w:r>
              <w:t>X</w:t>
            </w:r>
          </w:p>
        </w:tc>
      </w:tr>
      <w:tr w:rsidR="00BE396E" w14:paraId="4FDC2067" w14:textId="77777777" w:rsidTr="008373F9">
        <w:trPr>
          <w:cantSplit/>
          <w:jc w:val="center"/>
        </w:trPr>
        <w:tc>
          <w:tcPr>
            <w:tcW w:w="802" w:type="dxa"/>
            <w:tcMar>
              <w:left w:w="58" w:type="dxa"/>
              <w:right w:w="58" w:type="dxa"/>
            </w:tcMar>
          </w:tcPr>
          <w:p w14:paraId="7E742ABC" w14:textId="5E4341FE" w:rsidR="00BE396E" w:rsidRDefault="00BE396E" w:rsidP="00BE396E">
            <w:pPr>
              <w:pStyle w:val="TableText"/>
            </w:pPr>
            <w:r>
              <w:t>4343</w:t>
            </w:r>
            <w:r w:rsidR="00135F82">
              <w:t xml:space="preserve"> – </w:t>
            </w:r>
            <w:r>
              <w:t>4357</w:t>
            </w:r>
          </w:p>
        </w:tc>
        <w:tc>
          <w:tcPr>
            <w:tcW w:w="2227" w:type="dxa"/>
            <w:tcMar>
              <w:left w:w="58" w:type="dxa"/>
              <w:right w:w="58" w:type="dxa"/>
            </w:tcMar>
          </w:tcPr>
          <w:p w14:paraId="4998649C" w14:textId="77777777" w:rsidR="00BE396E" w:rsidRDefault="00BE396E" w:rsidP="00BE396E">
            <w:pPr>
              <w:pStyle w:val="TableText"/>
            </w:pPr>
            <w:r>
              <w:t>XREF ICN 9</w:t>
            </w:r>
          </w:p>
        </w:tc>
        <w:tc>
          <w:tcPr>
            <w:tcW w:w="2993" w:type="dxa"/>
            <w:tcMar>
              <w:left w:w="58" w:type="dxa"/>
              <w:right w:w="58" w:type="dxa"/>
            </w:tcMar>
          </w:tcPr>
          <w:p w14:paraId="76588751" w14:textId="5F73EC17" w:rsidR="00BE396E" w:rsidRDefault="00BE396E" w:rsidP="00BE396E">
            <w:pPr>
              <w:pStyle w:val="TableText"/>
            </w:pPr>
            <w:r>
              <w:t>:P:IDR-</w:t>
            </w:r>
            <w:hyperlink r:id="rId1014" w:history="1">
              <w:r>
                <w:rPr>
                  <w:rStyle w:val="Hyperlink"/>
                  <w:rFonts w:cs="Courier New"/>
                  <w:szCs w:val="16"/>
                </w:rPr>
                <w:t>XREF-ICN</w:t>
              </w:r>
            </w:hyperlink>
          </w:p>
        </w:tc>
        <w:tc>
          <w:tcPr>
            <w:tcW w:w="2790" w:type="dxa"/>
            <w:tcMar>
              <w:left w:w="58" w:type="dxa"/>
              <w:right w:w="58" w:type="dxa"/>
            </w:tcMar>
          </w:tcPr>
          <w:p w14:paraId="3D4C15AD" w14:textId="3C482B24"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2AE87361" w14:textId="77777777" w:rsidR="00BE396E" w:rsidRDefault="00BE396E" w:rsidP="00BE396E">
            <w:pPr>
              <w:pStyle w:val="TableText"/>
              <w:rPr>
                <w:caps/>
              </w:rPr>
            </w:pPr>
            <w:r>
              <w:rPr>
                <w:caps/>
              </w:rPr>
              <w:t>15 c</w:t>
            </w:r>
          </w:p>
        </w:tc>
        <w:tc>
          <w:tcPr>
            <w:tcW w:w="2340" w:type="dxa"/>
            <w:tcMar>
              <w:left w:w="58" w:type="dxa"/>
              <w:right w:w="58" w:type="dxa"/>
            </w:tcMar>
          </w:tcPr>
          <w:p w14:paraId="329F0870" w14:textId="0C8CDA8A" w:rsidR="00BE396E" w:rsidRDefault="00BE396E" w:rsidP="00BE396E">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1A136D02" w14:textId="77777777" w:rsidR="00BE396E" w:rsidRDefault="00BE396E" w:rsidP="00BE396E">
            <w:pPr>
              <w:pStyle w:val="TableText"/>
            </w:pPr>
            <w:r>
              <w:t>Spaces</w:t>
            </w:r>
          </w:p>
        </w:tc>
        <w:tc>
          <w:tcPr>
            <w:tcW w:w="431" w:type="dxa"/>
          </w:tcPr>
          <w:p w14:paraId="7649A1AB" w14:textId="77777777" w:rsidR="00BE396E" w:rsidRDefault="00BE396E" w:rsidP="00BE396E">
            <w:pPr>
              <w:pStyle w:val="TableText"/>
            </w:pPr>
            <w:r>
              <w:t>-</w:t>
            </w:r>
          </w:p>
        </w:tc>
        <w:tc>
          <w:tcPr>
            <w:tcW w:w="431" w:type="dxa"/>
          </w:tcPr>
          <w:p w14:paraId="01CC02F4" w14:textId="77777777" w:rsidR="00BE396E" w:rsidRDefault="00BE396E" w:rsidP="00BE396E">
            <w:pPr>
              <w:pStyle w:val="TableText"/>
            </w:pPr>
            <w:r>
              <w:t>X</w:t>
            </w:r>
          </w:p>
        </w:tc>
        <w:tc>
          <w:tcPr>
            <w:tcW w:w="432" w:type="dxa"/>
          </w:tcPr>
          <w:p w14:paraId="0A99F86D" w14:textId="77777777" w:rsidR="00BE396E" w:rsidRDefault="00BE396E" w:rsidP="00BE396E">
            <w:pPr>
              <w:pStyle w:val="TableText"/>
            </w:pPr>
            <w:r>
              <w:t>X</w:t>
            </w:r>
          </w:p>
        </w:tc>
      </w:tr>
      <w:tr w:rsidR="00BE396E" w14:paraId="2B81450E" w14:textId="77777777" w:rsidTr="008373F9">
        <w:trPr>
          <w:cantSplit/>
          <w:jc w:val="center"/>
        </w:trPr>
        <w:tc>
          <w:tcPr>
            <w:tcW w:w="802" w:type="dxa"/>
            <w:tcMar>
              <w:left w:w="58" w:type="dxa"/>
              <w:right w:w="58" w:type="dxa"/>
            </w:tcMar>
          </w:tcPr>
          <w:p w14:paraId="4AD3DFBB" w14:textId="358444C9" w:rsidR="00BE396E" w:rsidRDefault="00BE396E" w:rsidP="00BE396E">
            <w:pPr>
              <w:pStyle w:val="TableText"/>
            </w:pPr>
            <w:r>
              <w:t>4358</w:t>
            </w:r>
            <w:r w:rsidR="00135F82">
              <w:t xml:space="preserve"> – </w:t>
            </w:r>
            <w:r>
              <w:t>4361</w:t>
            </w:r>
          </w:p>
        </w:tc>
        <w:tc>
          <w:tcPr>
            <w:tcW w:w="2227" w:type="dxa"/>
            <w:tcMar>
              <w:left w:w="58" w:type="dxa"/>
              <w:right w:w="58" w:type="dxa"/>
            </w:tcMar>
          </w:tcPr>
          <w:p w14:paraId="3D3AEF10" w14:textId="77777777" w:rsidR="00BE396E" w:rsidRDefault="00BE396E" w:rsidP="00BE396E">
            <w:pPr>
              <w:pStyle w:val="TableText"/>
            </w:pPr>
            <w:r>
              <w:t>ADJ CLERK ID 9</w:t>
            </w:r>
          </w:p>
        </w:tc>
        <w:tc>
          <w:tcPr>
            <w:tcW w:w="2993" w:type="dxa"/>
            <w:tcMar>
              <w:left w:w="58" w:type="dxa"/>
              <w:right w:w="58" w:type="dxa"/>
            </w:tcMar>
          </w:tcPr>
          <w:p w14:paraId="18F20265" w14:textId="76D0149A" w:rsidR="00BE396E" w:rsidRDefault="00BE396E" w:rsidP="00BE396E">
            <w:pPr>
              <w:pStyle w:val="TableText"/>
            </w:pPr>
            <w:r>
              <w:t>:P:IDR-</w:t>
            </w:r>
            <w:hyperlink r:id="rId1015" w:history="1">
              <w:r>
                <w:rPr>
                  <w:rStyle w:val="Hyperlink"/>
                </w:rPr>
                <w:t>ADJ-CLERK</w:t>
              </w:r>
            </w:hyperlink>
          </w:p>
        </w:tc>
        <w:tc>
          <w:tcPr>
            <w:tcW w:w="2790" w:type="dxa"/>
            <w:tcMar>
              <w:left w:w="58" w:type="dxa"/>
              <w:right w:w="58" w:type="dxa"/>
            </w:tcMar>
          </w:tcPr>
          <w:p w14:paraId="5793BAB8" w14:textId="595694EE"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596F14DC" w14:textId="77777777" w:rsidR="00BE396E" w:rsidRDefault="00BE396E" w:rsidP="00BE396E">
            <w:pPr>
              <w:pStyle w:val="TableText"/>
              <w:rPr>
                <w:caps/>
              </w:rPr>
            </w:pPr>
            <w:r>
              <w:rPr>
                <w:caps/>
              </w:rPr>
              <w:t>4 c</w:t>
            </w:r>
          </w:p>
        </w:tc>
        <w:tc>
          <w:tcPr>
            <w:tcW w:w="2340" w:type="dxa"/>
            <w:tcMar>
              <w:left w:w="58" w:type="dxa"/>
              <w:right w:w="58" w:type="dxa"/>
            </w:tcMar>
          </w:tcPr>
          <w:p w14:paraId="15802AF8" w14:textId="77777777" w:rsidR="00BE396E" w:rsidRDefault="00BE396E" w:rsidP="00BE396E">
            <w:pPr>
              <w:pStyle w:val="TableText"/>
            </w:pPr>
            <w:r>
              <w:t>-</w:t>
            </w:r>
          </w:p>
        </w:tc>
        <w:tc>
          <w:tcPr>
            <w:tcW w:w="858" w:type="dxa"/>
            <w:tcMar>
              <w:left w:w="58" w:type="dxa"/>
              <w:right w:w="58" w:type="dxa"/>
            </w:tcMar>
          </w:tcPr>
          <w:p w14:paraId="70FD26E9" w14:textId="77777777" w:rsidR="00BE396E" w:rsidRDefault="00BE396E" w:rsidP="00BE396E">
            <w:pPr>
              <w:pStyle w:val="TableText"/>
            </w:pPr>
            <w:r>
              <w:t>Spaces</w:t>
            </w:r>
          </w:p>
        </w:tc>
        <w:tc>
          <w:tcPr>
            <w:tcW w:w="431" w:type="dxa"/>
          </w:tcPr>
          <w:p w14:paraId="3ACAA90A" w14:textId="77777777" w:rsidR="00BE396E" w:rsidRDefault="00BE396E" w:rsidP="00BE396E">
            <w:pPr>
              <w:pStyle w:val="TableText"/>
            </w:pPr>
            <w:r>
              <w:t>-</w:t>
            </w:r>
          </w:p>
        </w:tc>
        <w:tc>
          <w:tcPr>
            <w:tcW w:w="431" w:type="dxa"/>
          </w:tcPr>
          <w:p w14:paraId="0BC3A9CC" w14:textId="77777777" w:rsidR="00BE396E" w:rsidRDefault="00BE396E" w:rsidP="00BE396E">
            <w:pPr>
              <w:pStyle w:val="TableText"/>
            </w:pPr>
            <w:r>
              <w:t>X</w:t>
            </w:r>
          </w:p>
        </w:tc>
        <w:tc>
          <w:tcPr>
            <w:tcW w:w="432" w:type="dxa"/>
          </w:tcPr>
          <w:p w14:paraId="6C559D52" w14:textId="77777777" w:rsidR="00BE396E" w:rsidRDefault="00BE396E" w:rsidP="00BE396E">
            <w:pPr>
              <w:pStyle w:val="TableText"/>
            </w:pPr>
            <w:r>
              <w:t>X</w:t>
            </w:r>
          </w:p>
        </w:tc>
      </w:tr>
      <w:tr w:rsidR="00BE396E" w14:paraId="5853EEB8" w14:textId="77777777" w:rsidTr="008373F9">
        <w:trPr>
          <w:cantSplit/>
          <w:jc w:val="center"/>
        </w:trPr>
        <w:tc>
          <w:tcPr>
            <w:tcW w:w="802" w:type="dxa"/>
            <w:tcMar>
              <w:left w:w="58" w:type="dxa"/>
              <w:right w:w="58" w:type="dxa"/>
            </w:tcMar>
          </w:tcPr>
          <w:p w14:paraId="19430414" w14:textId="3DE450EB" w:rsidR="00BE396E" w:rsidRDefault="00BE396E" w:rsidP="00BE396E">
            <w:pPr>
              <w:pStyle w:val="TableText"/>
            </w:pPr>
            <w:r>
              <w:t>4362</w:t>
            </w:r>
            <w:r w:rsidR="00135F82">
              <w:t xml:space="preserve"> – </w:t>
            </w:r>
            <w:r>
              <w:t>4376</w:t>
            </w:r>
          </w:p>
        </w:tc>
        <w:tc>
          <w:tcPr>
            <w:tcW w:w="2227" w:type="dxa"/>
            <w:tcMar>
              <w:left w:w="58" w:type="dxa"/>
              <w:right w:w="58" w:type="dxa"/>
            </w:tcMar>
          </w:tcPr>
          <w:p w14:paraId="3B002C83" w14:textId="77777777" w:rsidR="00BE396E" w:rsidRDefault="00BE396E" w:rsidP="00BE396E">
            <w:pPr>
              <w:pStyle w:val="TableText"/>
            </w:pPr>
            <w:r>
              <w:t>INITIATING CCN 9</w:t>
            </w:r>
          </w:p>
        </w:tc>
        <w:tc>
          <w:tcPr>
            <w:tcW w:w="2993" w:type="dxa"/>
            <w:tcMar>
              <w:left w:w="58" w:type="dxa"/>
              <w:right w:w="58" w:type="dxa"/>
            </w:tcMar>
          </w:tcPr>
          <w:p w14:paraId="10B86EBE" w14:textId="224A2998" w:rsidR="00BE396E" w:rsidRDefault="00BE396E" w:rsidP="00BE396E">
            <w:pPr>
              <w:pStyle w:val="TableText"/>
            </w:pPr>
            <w:r>
              <w:t>:P:IDR-</w:t>
            </w:r>
            <w:hyperlink r:id="rId1016" w:history="1">
              <w:r>
                <w:rPr>
                  <w:rStyle w:val="Hyperlink"/>
                  <w:rFonts w:cs="Courier New"/>
                  <w:szCs w:val="16"/>
                </w:rPr>
                <w:t>INIT-CCN</w:t>
              </w:r>
            </w:hyperlink>
          </w:p>
        </w:tc>
        <w:tc>
          <w:tcPr>
            <w:tcW w:w="2790" w:type="dxa"/>
            <w:tcMar>
              <w:left w:w="58" w:type="dxa"/>
              <w:right w:w="58" w:type="dxa"/>
            </w:tcMar>
          </w:tcPr>
          <w:p w14:paraId="70008CEC" w14:textId="64BBB74C" w:rsidR="00BE396E" w:rsidRDefault="000D73C3" w:rsidP="00F72228">
            <w:pPr>
              <w:pStyle w:val="TableText"/>
            </w:pPr>
            <w:r w:rsidRPr="000D73C3">
              <w:t>This field is no longer used as supplemental adjustments are no longer performed.</w:t>
            </w:r>
          </w:p>
        </w:tc>
        <w:tc>
          <w:tcPr>
            <w:tcW w:w="1080" w:type="dxa"/>
            <w:tcMar>
              <w:left w:w="58" w:type="dxa"/>
              <w:right w:w="58" w:type="dxa"/>
            </w:tcMar>
          </w:tcPr>
          <w:p w14:paraId="602B293A" w14:textId="77777777" w:rsidR="00BE396E" w:rsidRDefault="00BE396E" w:rsidP="00BE396E">
            <w:pPr>
              <w:pStyle w:val="TableText"/>
              <w:rPr>
                <w:caps/>
              </w:rPr>
            </w:pPr>
            <w:r>
              <w:rPr>
                <w:caps/>
              </w:rPr>
              <w:t>15 c</w:t>
            </w:r>
          </w:p>
        </w:tc>
        <w:tc>
          <w:tcPr>
            <w:tcW w:w="2340" w:type="dxa"/>
            <w:tcMar>
              <w:left w:w="58" w:type="dxa"/>
              <w:right w:w="58" w:type="dxa"/>
            </w:tcMar>
          </w:tcPr>
          <w:p w14:paraId="72D97AB2" w14:textId="77777777" w:rsidR="00BE396E" w:rsidRDefault="00BE396E" w:rsidP="00BE396E">
            <w:pPr>
              <w:pStyle w:val="TableText"/>
            </w:pPr>
            <w:r>
              <w:t>Adjustment claim only</w:t>
            </w:r>
          </w:p>
        </w:tc>
        <w:tc>
          <w:tcPr>
            <w:tcW w:w="858" w:type="dxa"/>
            <w:tcMar>
              <w:left w:w="58" w:type="dxa"/>
              <w:right w:w="58" w:type="dxa"/>
            </w:tcMar>
          </w:tcPr>
          <w:p w14:paraId="1C44FCB2" w14:textId="77777777" w:rsidR="00BE396E" w:rsidRDefault="00BE396E" w:rsidP="00BE396E">
            <w:pPr>
              <w:pStyle w:val="TableText"/>
            </w:pPr>
            <w:r>
              <w:t>Spaces</w:t>
            </w:r>
          </w:p>
        </w:tc>
        <w:tc>
          <w:tcPr>
            <w:tcW w:w="431" w:type="dxa"/>
          </w:tcPr>
          <w:p w14:paraId="1D9F0039" w14:textId="77777777" w:rsidR="00BE396E" w:rsidRDefault="00BE396E" w:rsidP="00BE396E">
            <w:pPr>
              <w:pStyle w:val="TableText"/>
            </w:pPr>
            <w:r>
              <w:t>-</w:t>
            </w:r>
          </w:p>
        </w:tc>
        <w:tc>
          <w:tcPr>
            <w:tcW w:w="431" w:type="dxa"/>
          </w:tcPr>
          <w:p w14:paraId="77D85016" w14:textId="77777777" w:rsidR="00BE396E" w:rsidRDefault="00BE396E" w:rsidP="00BE396E">
            <w:pPr>
              <w:pStyle w:val="TableText"/>
            </w:pPr>
            <w:r>
              <w:t>X</w:t>
            </w:r>
          </w:p>
        </w:tc>
        <w:tc>
          <w:tcPr>
            <w:tcW w:w="432" w:type="dxa"/>
          </w:tcPr>
          <w:p w14:paraId="408563D6" w14:textId="77777777" w:rsidR="00BE396E" w:rsidRDefault="00BE396E" w:rsidP="00BE396E">
            <w:pPr>
              <w:pStyle w:val="TableText"/>
            </w:pPr>
            <w:r>
              <w:t>X</w:t>
            </w:r>
          </w:p>
        </w:tc>
      </w:tr>
      <w:tr w:rsidR="00BE396E" w14:paraId="3E0E6C56" w14:textId="77777777" w:rsidTr="008373F9">
        <w:trPr>
          <w:cantSplit/>
          <w:jc w:val="center"/>
        </w:trPr>
        <w:tc>
          <w:tcPr>
            <w:tcW w:w="802" w:type="dxa"/>
            <w:tcMar>
              <w:left w:w="58" w:type="dxa"/>
              <w:right w:w="58" w:type="dxa"/>
            </w:tcMar>
          </w:tcPr>
          <w:p w14:paraId="26F9EADA" w14:textId="753E87F8" w:rsidR="00BE396E" w:rsidRDefault="00BE396E" w:rsidP="00BE396E">
            <w:pPr>
              <w:pStyle w:val="TableText"/>
            </w:pPr>
            <w:r>
              <w:t>4377</w:t>
            </w:r>
            <w:r w:rsidR="00135F82">
              <w:t xml:space="preserve"> – </w:t>
            </w:r>
            <w:r>
              <w:t>4384</w:t>
            </w:r>
          </w:p>
        </w:tc>
        <w:tc>
          <w:tcPr>
            <w:tcW w:w="2227" w:type="dxa"/>
            <w:tcMar>
              <w:left w:w="58" w:type="dxa"/>
              <w:right w:w="58" w:type="dxa"/>
            </w:tcMar>
          </w:tcPr>
          <w:p w14:paraId="5CB37726" w14:textId="77777777" w:rsidR="00BE396E" w:rsidRDefault="00BE396E" w:rsidP="00BE396E">
            <w:pPr>
              <w:pStyle w:val="TableText"/>
            </w:pPr>
            <w:r>
              <w:t>ADJ CLM CHECK WRITE DATE 9</w:t>
            </w:r>
          </w:p>
        </w:tc>
        <w:tc>
          <w:tcPr>
            <w:tcW w:w="2993" w:type="dxa"/>
            <w:tcMar>
              <w:left w:w="58" w:type="dxa"/>
              <w:right w:w="58" w:type="dxa"/>
            </w:tcMar>
          </w:tcPr>
          <w:p w14:paraId="6BEED15B" w14:textId="0104860D" w:rsidR="00BE396E" w:rsidRDefault="00BE396E" w:rsidP="00BE396E">
            <w:pPr>
              <w:pStyle w:val="TableText"/>
            </w:pPr>
            <w:r>
              <w:t>:P:IDR-</w:t>
            </w:r>
            <w:hyperlink r:id="rId1017" w:history="1">
              <w:r>
                <w:rPr>
                  <w:rStyle w:val="Hyperlink"/>
                </w:rPr>
                <w:t>ADJ-CHK-WRT-DT</w:t>
              </w:r>
            </w:hyperlink>
          </w:p>
        </w:tc>
        <w:tc>
          <w:tcPr>
            <w:tcW w:w="2790" w:type="dxa"/>
            <w:tcMar>
              <w:left w:w="58" w:type="dxa"/>
              <w:right w:w="58" w:type="dxa"/>
            </w:tcMar>
          </w:tcPr>
          <w:p w14:paraId="64667BDD" w14:textId="6024BBA7" w:rsidR="00BE396E" w:rsidRDefault="000D73C3" w:rsidP="00F72228">
            <w:pPr>
              <w:pStyle w:val="TableText"/>
            </w:pPr>
            <w:r w:rsidRPr="000D73C3">
              <w:t>This field is no longer used as supplemental adjustments are no longer performed.</w:t>
            </w:r>
          </w:p>
        </w:tc>
        <w:tc>
          <w:tcPr>
            <w:tcW w:w="1080" w:type="dxa"/>
            <w:tcMar>
              <w:left w:w="58" w:type="dxa"/>
              <w:right w:w="58" w:type="dxa"/>
            </w:tcMar>
          </w:tcPr>
          <w:p w14:paraId="4AAAB1B0" w14:textId="77777777" w:rsidR="00BE396E" w:rsidRDefault="00BE396E" w:rsidP="00BE396E">
            <w:pPr>
              <w:pStyle w:val="TableText"/>
              <w:rPr>
                <w:caps/>
              </w:rPr>
            </w:pPr>
            <w:r>
              <w:rPr>
                <w:caps/>
              </w:rPr>
              <w:t>8 n</w:t>
            </w:r>
          </w:p>
        </w:tc>
        <w:tc>
          <w:tcPr>
            <w:tcW w:w="2340" w:type="dxa"/>
            <w:tcMar>
              <w:left w:w="58" w:type="dxa"/>
              <w:right w:w="58" w:type="dxa"/>
            </w:tcMar>
          </w:tcPr>
          <w:p w14:paraId="116F9611"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00DCB796" w14:textId="77777777" w:rsidR="00BE396E" w:rsidRDefault="00BE396E" w:rsidP="00BE396E">
            <w:pPr>
              <w:pStyle w:val="TableText"/>
            </w:pPr>
            <w:r>
              <w:t>Zeros</w:t>
            </w:r>
          </w:p>
        </w:tc>
        <w:tc>
          <w:tcPr>
            <w:tcW w:w="431" w:type="dxa"/>
          </w:tcPr>
          <w:p w14:paraId="2E7BABD1" w14:textId="77777777" w:rsidR="00BE396E" w:rsidRDefault="00BE396E" w:rsidP="00BE396E">
            <w:pPr>
              <w:pStyle w:val="TableText"/>
            </w:pPr>
            <w:r>
              <w:t>-</w:t>
            </w:r>
          </w:p>
        </w:tc>
        <w:tc>
          <w:tcPr>
            <w:tcW w:w="431" w:type="dxa"/>
          </w:tcPr>
          <w:p w14:paraId="597B3EDA" w14:textId="77777777" w:rsidR="00BE396E" w:rsidRDefault="00BE396E" w:rsidP="00BE396E">
            <w:pPr>
              <w:pStyle w:val="TableText"/>
            </w:pPr>
            <w:r>
              <w:t>-</w:t>
            </w:r>
          </w:p>
        </w:tc>
        <w:tc>
          <w:tcPr>
            <w:tcW w:w="432" w:type="dxa"/>
          </w:tcPr>
          <w:p w14:paraId="682712F0" w14:textId="77777777" w:rsidR="00BE396E" w:rsidRDefault="00BE396E" w:rsidP="00BE396E">
            <w:pPr>
              <w:pStyle w:val="TableText"/>
            </w:pPr>
            <w:r>
              <w:t>X</w:t>
            </w:r>
          </w:p>
        </w:tc>
      </w:tr>
      <w:tr w:rsidR="00BE396E" w14:paraId="42364724" w14:textId="77777777" w:rsidTr="008373F9">
        <w:trPr>
          <w:cantSplit/>
          <w:jc w:val="center"/>
        </w:trPr>
        <w:tc>
          <w:tcPr>
            <w:tcW w:w="802" w:type="dxa"/>
            <w:tcMar>
              <w:left w:w="58" w:type="dxa"/>
              <w:right w:w="58" w:type="dxa"/>
            </w:tcMar>
          </w:tcPr>
          <w:p w14:paraId="4A5EEF57" w14:textId="5BC9DEF7" w:rsidR="00BE396E" w:rsidRDefault="00BE396E" w:rsidP="00BE396E">
            <w:pPr>
              <w:pStyle w:val="TableText"/>
            </w:pPr>
            <w:r>
              <w:t>4385</w:t>
            </w:r>
            <w:r w:rsidR="00135F82">
              <w:t xml:space="preserve"> – </w:t>
            </w:r>
            <w:r>
              <w:t>4391</w:t>
            </w:r>
          </w:p>
        </w:tc>
        <w:tc>
          <w:tcPr>
            <w:tcW w:w="2227" w:type="dxa"/>
            <w:tcMar>
              <w:left w:w="58" w:type="dxa"/>
              <w:right w:w="58" w:type="dxa"/>
            </w:tcMar>
          </w:tcPr>
          <w:p w14:paraId="3710BD1D" w14:textId="77777777" w:rsidR="00BE396E" w:rsidRDefault="00BE396E" w:rsidP="00BE396E">
            <w:pPr>
              <w:pStyle w:val="TableText"/>
            </w:pPr>
            <w:r>
              <w:t>ADJ CLAIM BENE EOMB AMT 9</w:t>
            </w:r>
          </w:p>
        </w:tc>
        <w:tc>
          <w:tcPr>
            <w:tcW w:w="2993" w:type="dxa"/>
            <w:tcMar>
              <w:left w:w="58" w:type="dxa"/>
              <w:right w:w="58" w:type="dxa"/>
            </w:tcMar>
          </w:tcPr>
          <w:p w14:paraId="1833D994" w14:textId="3B6044DD" w:rsidR="00BE396E" w:rsidRDefault="00BE396E" w:rsidP="00BE396E">
            <w:pPr>
              <w:pStyle w:val="TableText"/>
            </w:pPr>
            <w:r>
              <w:t>:P:IDR-</w:t>
            </w:r>
            <w:hyperlink r:id="rId1018" w:history="1">
              <w:r>
                <w:rPr>
                  <w:rStyle w:val="Hyperlink"/>
                </w:rPr>
                <w:t>ADJ-B-EOMB-AMT</w:t>
              </w:r>
            </w:hyperlink>
          </w:p>
        </w:tc>
        <w:tc>
          <w:tcPr>
            <w:tcW w:w="2790" w:type="dxa"/>
            <w:tcMar>
              <w:left w:w="58" w:type="dxa"/>
              <w:right w:w="58" w:type="dxa"/>
            </w:tcMar>
          </w:tcPr>
          <w:p w14:paraId="182EC6A7" w14:textId="7C3FD4D3"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5587BDDF" w14:textId="77777777" w:rsidR="00BE396E" w:rsidRDefault="00BE396E" w:rsidP="00BE396E">
            <w:pPr>
              <w:pStyle w:val="TableText"/>
              <w:rPr>
                <w:caps/>
              </w:rPr>
            </w:pPr>
            <w:r>
              <w:rPr>
                <w:caps/>
              </w:rPr>
              <w:t>7 n</w:t>
            </w:r>
          </w:p>
          <w:p w14:paraId="538BFF9C" w14:textId="77777777" w:rsidR="00BE396E" w:rsidRDefault="00BE396E" w:rsidP="00BE396E">
            <w:pPr>
              <w:pStyle w:val="TableText"/>
              <w:rPr>
                <w:caps/>
              </w:rPr>
            </w:pPr>
            <w:r>
              <w:rPr>
                <w:caps/>
              </w:rPr>
              <w:t>(99999V99)</w:t>
            </w:r>
          </w:p>
        </w:tc>
        <w:tc>
          <w:tcPr>
            <w:tcW w:w="2340" w:type="dxa"/>
            <w:tcMar>
              <w:left w:w="58" w:type="dxa"/>
              <w:right w:w="58" w:type="dxa"/>
            </w:tcMar>
          </w:tcPr>
          <w:p w14:paraId="3CD9D738" w14:textId="77777777" w:rsidR="00BE396E" w:rsidRDefault="00BE396E" w:rsidP="00BE396E">
            <w:pPr>
              <w:pStyle w:val="TableText"/>
            </w:pPr>
            <w:r>
              <w:t>Original claim only</w:t>
            </w:r>
          </w:p>
        </w:tc>
        <w:tc>
          <w:tcPr>
            <w:tcW w:w="858" w:type="dxa"/>
            <w:tcMar>
              <w:left w:w="58" w:type="dxa"/>
              <w:right w:w="58" w:type="dxa"/>
            </w:tcMar>
          </w:tcPr>
          <w:p w14:paraId="0C224721" w14:textId="77777777" w:rsidR="00BE396E" w:rsidRDefault="00BE396E" w:rsidP="00BE396E">
            <w:pPr>
              <w:pStyle w:val="TableText"/>
            </w:pPr>
            <w:r>
              <w:t>Zeros</w:t>
            </w:r>
          </w:p>
        </w:tc>
        <w:tc>
          <w:tcPr>
            <w:tcW w:w="431" w:type="dxa"/>
          </w:tcPr>
          <w:p w14:paraId="1A0F70EB" w14:textId="77777777" w:rsidR="00BE396E" w:rsidRDefault="00BE396E" w:rsidP="00BE396E">
            <w:pPr>
              <w:pStyle w:val="TableText"/>
            </w:pPr>
            <w:r>
              <w:t>-</w:t>
            </w:r>
          </w:p>
        </w:tc>
        <w:tc>
          <w:tcPr>
            <w:tcW w:w="431" w:type="dxa"/>
          </w:tcPr>
          <w:p w14:paraId="5D6B9620" w14:textId="77777777" w:rsidR="00BE396E" w:rsidRDefault="00BE396E" w:rsidP="00BE396E">
            <w:pPr>
              <w:pStyle w:val="TableText"/>
            </w:pPr>
            <w:r>
              <w:t>-</w:t>
            </w:r>
          </w:p>
        </w:tc>
        <w:tc>
          <w:tcPr>
            <w:tcW w:w="432" w:type="dxa"/>
          </w:tcPr>
          <w:p w14:paraId="036B30A8" w14:textId="77777777" w:rsidR="00BE396E" w:rsidRDefault="00BE396E" w:rsidP="00BE396E">
            <w:pPr>
              <w:pStyle w:val="TableText"/>
            </w:pPr>
            <w:r>
              <w:t>X</w:t>
            </w:r>
          </w:p>
        </w:tc>
      </w:tr>
      <w:tr w:rsidR="00BE396E" w14:paraId="0A7B4FCF" w14:textId="77777777" w:rsidTr="008373F9">
        <w:trPr>
          <w:cantSplit/>
          <w:jc w:val="center"/>
        </w:trPr>
        <w:tc>
          <w:tcPr>
            <w:tcW w:w="802" w:type="dxa"/>
            <w:tcMar>
              <w:left w:w="58" w:type="dxa"/>
              <w:right w:w="58" w:type="dxa"/>
            </w:tcMar>
          </w:tcPr>
          <w:p w14:paraId="37540D11" w14:textId="1EE3902E" w:rsidR="00BE396E" w:rsidRDefault="00BE396E" w:rsidP="00BE396E">
            <w:pPr>
              <w:pStyle w:val="TableText"/>
            </w:pPr>
            <w:r>
              <w:t>4392</w:t>
            </w:r>
            <w:r w:rsidR="00135F82">
              <w:t xml:space="preserve"> – </w:t>
            </w:r>
            <w:r>
              <w:t>4398</w:t>
            </w:r>
          </w:p>
        </w:tc>
        <w:tc>
          <w:tcPr>
            <w:tcW w:w="2227" w:type="dxa"/>
            <w:tcMar>
              <w:left w:w="58" w:type="dxa"/>
              <w:right w:w="58" w:type="dxa"/>
            </w:tcMar>
          </w:tcPr>
          <w:p w14:paraId="2E86089D" w14:textId="77777777" w:rsidR="00BE396E" w:rsidRDefault="00BE396E" w:rsidP="00BE396E">
            <w:pPr>
              <w:pStyle w:val="TableText"/>
            </w:pPr>
            <w:r>
              <w:t>ADJ CLAIM PROV EOMB AMT 9</w:t>
            </w:r>
          </w:p>
        </w:tc>
        <w:tc>
          <w:tcPr>
            <w:tcW w:w="2993" w:type="dxa"/>
            <w:tcMar>
              <w:left w:w="58" w:type="dxa"/>
              <w:right w:w="58" w:type="dxa"/>
            </w:tcMar>
          </w:tcPr>
          <w:p w14:paraId="670534CB" w14:textId="37DBA62A" w:rsidR="00BE396E" w:rsidRDefault="00BE396E" w:rsidP="00BE396E">
            <w:pPr>
              <w:pStyle w:val="TableText"/>
            </w:pPr>
            <w:r>
              <w:t>:P:IDR-</w:t>
            </w:r>
            <w:hyperlink r:id="rId1019" w:history="1">
              <w:r>
                <w:rPr>
                  <w:rStyle w:val="Hyperlink"/>
                </w:rPr>
                <w:t>ADJ-P-EOMB-AMT</w:t>
              </w:r>
            </w:hyperlink>
          </w:p>
        </w:tc>
        <w:tc>
          <w:tcPr>
            <w:tcW w:w="2790" w:type="dxa"/>
            <w:tcMar>
              <w:left w:w="58" w:type="dxa"/>
              <w:right w:w="58" w:type="dxa"/>
            </w:tcMar>
          </w:tcPr>
          <w:p w14:paraId="6D314A0C" w14:textId="630C2AEB" w:rsidR="00BE396E" w:rsidRDefault="000D73C3">
            <w:pPr>
              <w:pStyle w:val="TableText"/>
            </w:pPr>
            <w:r w:rsidRPr="000D73C3">
              <w:t>This field is no longer used as supplemental adjustments are no longer performed.</w:t>
            </w:r>
          </w:p>
        </w:tc>
        <w:tc>
          <w:tcPr>
            <w:tcW w:w="1080" w:type="dxa"/>
            <w:tcMar>
              <w:left w:w="58" w:type="dxa"/>
              <w:right w:w="58" w:type="dxa"/>
            </w:tcMar>
          </w:tcPr>
          <w:p w14:paraId="16F2B1A3" w14:textId="77777777" w:rsidR="00BE396E" w:rsidRDefault="00BE396E" w:rsidP="00BE396E">
            <w:pPr>
              <w:pStyle w:val="TableText"/>
              <w:rPr>
                <w:caps/>
              </w:rPr>
            </w:pPr>
            <w:r>
              <w:rPr>
                <w:caps/>
              </w:rPr>
              <w:t>7 n</w:t>
            </w:r>
          </w:p>
          <w:p w14:paraId="779576AE" w14:textId="77777777" w:rsidR="00BE396E" w:rsidRDefault="00BE396E" w:rsidP="00BE396E">
            <w:pPr>
              <w:pStyle w:val="TableText"/>
              <w:rPr>
                <w:caps/>
              </w:rPr>
            </w:pPr>
            <w:r>
              <w:rPr>
                <w:caps/>
              </w:rPr>
              <w:t>(99999V99)</w:t>
            </w:r>
          </w:p>
        </w:tc>
        <w:tc>
          <w:tcPr>
            <w:tcW w:w="2340" w:type="dxa"/>
            <w:tcMar>
              <w:left w:w="58" w:type="dxa"/>
              <w:right w:w="58" w:type="dxa"/>
            </w:tcMar>
          </w:tcPr>
          <w:p w14:paraId="3BF6E174" w14:textId="77777777" w:rsidR="00BE396E" w:rsidRDefault="00BE396E" w:rsidP="00BE396E">
            <w:pPr>
              <w:pStyle w:val="TableText"/>
            </w:pPr>
            <w:r>
              <w:t>Original claim only</w:t>
            </w:r>
          </w:p>
        </w:tc>
        <w:tc>
          <w:tcPr>
            <w:tcW w:w="858" w:type="dxa"/>
            <w:tcMar>
              <w:left w:w="58" w:type="dxa"/>
              <w:right w:w="58" w:type="dxa"/>
            </w:tcMar>
          </w:tcPr>
          <w:p w14:paraId="0933FCE1" w14:textId="77777777" w:rsidR="00BE396E" w:rsidRDefault="00BE396E" w:rsidP="00BE396E">
            <w:pPr>
              <w:pStyle w:val="TableText"/>
            </w:pPr>
            <w:r>
              <w:t>Zeros</w:t>
            </w:r>
          </w:p>
        </w:tc>
        <w:tc>
          <w:tcPr>
            <w:tcW w:w="431" w:type="dxa"/>
          </w:tcPr>
          <w:p w14:paraId="2A790022" w14:textId="77777777" w:rsidR="00BE396E" w:rsidRDefault="00BE396E" w:rsidP="00BE396E">
            <w:pPr>
              <w:pStyle w:val="TableText"/>
            </w:pPr>
            <w:r>
              <w:t>-</w:t>
            </w:r>
          </w:p>
        </w:tc>
        <w:tc>
          <w:tcPr>
            <w:tcW w:w="431" w:type="dxa"/>
          </w:tcPr>
          <w:p w14:paraId="7F06DB42" w14:textId="77777777" w:rsidR="00BE396E" w:rsidRDefault="00BE396E" w:rsidP="00BE396E">
            <w:pPr>
              <w:pStyle w:val="TableText"/>
            </w:pPr>
            <w:r>
              <w:t>-</w:t>
            </w:r>
          </w:p>
        </w:tc>
        <w:tc>
          <w:tcPr>
            <w:tcW w:w="432" w:type="dxa"/>
          </w:tcPr>
          <w:p w14:paraId="45167B0C" w14:textId="77777777" w:rsidR="00BE396E" w:rsidRDefault="00BE396E" w:rsidP="00BE396E">
            <w:pPr>
              <w:pStyle w:val="TableText"/>
            </w:pPr>
            <w:r>
              <w:t>X</w:t>
            </w:r>
          </w:p>
        </w:tc>
      </w:tr>
      <w:tr w:rsidR="00BE396E" w14:paraId="6585CD94" w14:textId="77777777" w:rsidTr="008373F9">
        <w:trPr>
          <w:cantSplit/>
          <w:jc w:val="center"/>
        </w:trPr>
        <w:tc>
          <w:tcPr>
            <w:tcW w:w="802" w:type="dxa"/>
            <w:tcMar>
              <w:left w:w="58" w:type="dxa"/>
              <w:right w:w="58" w:type="dxa"/>
            </w:tcMar>
          </w:tcPr>
          <w:p w14:paraId="37B16083" w14:textId="0DCF3351" w:rsidR="00BE396E" w:rsidRDefault="00BE396E" w:rsidP="00BE396E">
            <w:pPr>
              <w:pStyle w:val="TableText"/>
            </w:pPr>
            <w:r>
              <w:t>4399</w:t>
            </w:r>
            <w:r w:rsidR="00135F82">
              <w:t xml:space="preserve"> – </w:t>
            </w:r>
            <w:r>
              <w:t>4406</w:t>
            </w:r>
          </w:p>
        </w:tc>
        <w:tc>
          <w:tcPr>
            <w:tcW w:w="2227" w:type="dxa"/>
            <w:tcMar>
              <w:left w:w="58" w:type="dxa"/>
              <w:right w:w="58" w:type="dxa"/>
            </w:tcMar>
          </w:tcPr>
          <w:p w14:paraId="2AD050CA" w14:textId="77777777" w:rsidR="00BE396E" w:rsidRDefault="00BE396E" w:rsidP="00BE396E">
            <w:pPr>
              <w:pStyle w:val="TableText"/>
            </w:pPr>
            <w:r>
              <w:t>ADJ DATE 10</w:t>
            </w:r>
          </w:p>
        </w:tc>
        <w:tc>
          <w:tcPr>
            <w:tcW w:w="2993" w:type="dxa"/>
            <w:tcMar>
              <w:left w:w="58" w:type="dxa"/>
              <w:right w:w="58" w:type="dxa"/>
            </w:tcMar>
          </w:tcPr>
          <w:p w14:paraId="14B82F00" w14:textId="26FC5DF7" w:rsidR="00BE396E" w:rsidRDefault="00BE396E" w:rsidP="00BE396E">
            <w:pPr>
              <w:pStyle w:val="TableText"/>
            </w:pPr>
            <w:r>
              <w:t>:P:IDR-</w:t>
            </w:r>
            <w:hyperlink r:id="rId1020" w:history="1">
              <w:r>
                <w:rPr>
                  <w:rStyle w:val="Hyperlink"/>
                </w:rPr>
                <w:t>ADJ-DATE</w:t>
              </w:r>
            </w:hyperlink>
          </w:p>
        </w:tc>
        <w:tc>
          <w:tcPr>
            <w:tcW w:w="2790" w:type="dxa"/>
            <w:tcMar>
              <w:left w:w="58" w:type="dxa"/>
              <w:right w:w="58" w:type="dxa"/>
            </w:tcMar>
          </w:tcPr>
          <w:p w14:paraId="78EFCFC4" w14:textId="36940E47" w:rsidR="00BE396E" w:rsidRDefault="000D73C3" w:rsidP="003962F0">
            <w:pPr>
              <w:pStyle w:val="TableText"/>
            </w:pPr>
            <w:r w:rsidRPr="000D73C3">
              <w:t>This field is no longer used as supplemental adjustments are no longer performed.</w:t>
            </w:r>
          </w:p>
        </w:tc>
        <w:tc>
          <w:tcPr>
            <w:tcW w:w="1080" w:type="dxa"/>
            <w:tcMar>
              <w:left w:w="58" w:type="dxa"/>
              <w:right w:w="58" w:type="dxa"/>
            </w:tcMar>
          </w:tcPr>
          <w:p w14:paraId="230277F5" w14:textId="77777777" w:rsidR="00BE396E" w:rsidRDefault="00BE396E" w:rsidP="00BE396E">
            <w:pPr>
              <w:pStyle w:val="TableText"/>
              <w:rPr>
                <w:caps/>
              </w:rPr>
            </w:pPr>
            <w:r>
              <w:rPr>
                <w:caps/>
              </w:rPr>
              <w:t>8 n</w:t>
            </w:r>
          </w:p>
        </w:tc>
        <w:tc>
          <w:tcPr>
            <w:tcW w:w="2340" w:type="dxa"/>
            <w:tcMar>
              <w:left w:w="58" w:type="dxa"/>
              <w:right w:w="58" w:type="dxa"/>
            </w:tcMar>
          </w:tcPr>
          <w:p w14:paraId="30C0BF42" w14:textId="77777777" w:rsidR="00BE396E" w:rsidRDefault="00BE396E" w:rsidP="00BE396E">
            <w:pPr>
              <w:pStyle w:val="TableText"/>
            </w:pPr>
            <w:r>
              <w:t>MMDDYYYY</w:t>
            </w:r>
          </w:p>
        </w:tc>
        <w:tc>
          <w:tcPr>
            <w:tcW w:w="858" w:type="dxa"/>
            <w:tcMar>
              <w:left w:w="58" w:type="dxa"/>
              <w:right w:w="58" w:type="dxa"/>
            </w:tcMar>
          </w:tcPr>
          <w:p w14:paraId="6D7604DD" w14:textId="77777777" w:rsidR="00BE396E" w:rsidRDefault="00BE396E" w:rsidP="00BE396E">
            <w:pPr>
              <w:pStyle w:val="TableText"/>
            </w:pPr>
            <w:r>
              <w:t>Zeros</w:t>
            </w:r>
          </w:p>
        </w:tc>
        <w:tc>
          <w:tcPr>
            <w:tcW w:w="431" w:type="dxa"/>
          </w:tcPr>
          <w:p w14:paraId="63A593D6" w14:textId="77777777" w:rsidR="00BE396E" w:rsidRDefault="00BE396E" w:rsidP="00BE396E">
            <w:pPr>
              <w:pStyle w:val="TableText"/>
            </w:pPr>
            <w:r>
              <w:t>-</w:t>
            </w:r>
          </w:p>
        </w:tc>
        <w:tc>
          <w:tcPr>
            <w:tcW w:w="431" w:type="dxa"/>
          </w:tcPr>
          <w:p w14:paraId="622554D4" w14:textId="77777777" w:rsidR="00BE396E" w:rsidRDefault="00BE396E" w:rsidP="00BE396E">
            <w:pPr>
              <w:pStyle w:val="TableText"/>
            </w:pPr>
            <w:r>
              <w:t>X</w:t>
            </w:r>
          </w:p>
        </w:tc>
        <w:tc>
          <w:tcPr>
            <w:tcW w:w="432" w:type="dxa"/>
          </w:tcPr>
          <w:p w14:paraId="4D342BEC" w14:textId="77777777" w:rsidR="00BE396E" w:rsidRDefault="00BE396E" w:rsidP="00BE396E">
            <w:pPr>
              <w:pStyle w:val="TableText"/>
            </w:pPr>
            <w:r>
              <w:t>X</w:t>
            </w:r>
          </w:p>
        </w:tc>
      </w:tr>
      <w:tr w:rsidR="00BE396E" w14:paraId="79B07185" w14:textId="77777777" w:rsidTr="008373F9">
        <w:trPr>
          <w:cantSplit/>
          <w:jc w:val="center"/>
        </w:trPr>
        <w:tc>
          <w:tcPr>
            <w:tcW w:w="802" w:type="dxa"/>
            <w:tcMar>
              <w:left w:w="58" w:type="dxa"/>
              <w:right w:w="58" w:type="dxa"/>
            </w:tcMar>
          </w:tcPr>
          <w:p w14:paraId="592CA698" w14:textId="0196E9DA" w:rsidR="00BE396E" w:rsidRDefault="00BE396E" w:rsidP="00BE396E">
            <w:pPr>
              <w:pStyle w:val="TableText"/>
            </w:pPr>
            <w:r>
              <w:t>4407</w:t>
            </w:r>
            <w:r w:rsidR="00135F82">
              <w:t xml:space="preserve"> – </w:t>
            </w:r>
            <w:r>
              <w:t>4421</w:t>
            </w:r>
          </w:p>
        </w:tc>
        <w:tc>
          <w:tcPr>
            <w:tcW w:w="2227" w:type="dxa"/>
            <w:tcMar>
              <w:left w:w="58" w:type="dxa"/>
              <w:right w:w="58" w:type="dxa"/>
            </w:tcMar>
          </w:tcPr>
          <w:p w14:paraId="20FFEA6A" w14:textId="77777777" w:rsidR="00BE396E" w:rsidRDefault="00BE396E" w:rsidP="00BE396E">
            <w:pPr>
              <w:pStyle w:val="TableText"/>
            </w:pPr>
            <w:r>
              <w:t>XREF ICN 10</w:t>
            </w:r>
          </w:p>
        </w:tc>
        <w:tc>
          <w:tcPr>
            <w:tcW w:w="2993" w:type="dxa"/>
            <w:tcMar>
              <w:left w:w="58" w:type="dxa"/>
              <w:right w:w="58" w:type="dxa"/>
            </w:tcMar>
          </w:tcPr>
          <w:p w14:paraId="14D0AC24" w14:textId="2DF104DC" w:rsidR="00BE396E" w:rsidRDefault="00BE396E" w:rsidP="00BE396E">
            <w:pPr>
              <w:pStyle w:val="TableText"/>
            </w:pPr>
            <w:r>
              <w:t>:P:IDR-</w:t>
            </w:r>
            <w:hyperlink r:id="rId1021" w:history="1">
              <w:r>
                <w:rPr>
                  <w:rStyle w:val="Hyperlink"/>
                  <w:rFonts w:cs="Courier New"/>
                  <w:szCs w:val="16"/>
                </w:rPr>
                <w:t>XREF-ICN</w:t>
              </w:r>
            </w:hyperlink>
          </w:p>
        </w:tc>
        <w:tc>
          <w:tcPr>
            <w:tcW w:w="2790" w:type="dxa"/>
            <w:tcMar>
              <w:left w:w="58" w:type="dxa"/>
              <w:right w:w="58" w:type="dxa"/>
            </w:tcMar>
          </w:tcPr>
          <w:p w14:paraId="2468AD6F" w14:textId="68F48984"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5ED23252" w14:textId="77777777" w:rsidR="00BE396E" w:rsidRDefault="00BE396E" w:rsidP="00BE396E">
            <w:pPr>
              <w:pStyle w:val="TableText"/>
              <w:rPr>
                <w:caps/>
              </w:rPr>
            </w:pPr>
            <w:r>
              <w:rPr>
                <w:caps/>
              </w:rPr>
              <w:t>15 c</w:t>
            </w:r>
          </w:p>
        </w:tc>
        <w:tc>
          <w:tcPr>
            <w:tcW w:w="2340" w:type="dxa"/>
            <w:tcMar>
              <w:left w:w="58" w:type="dxa"/>
              <w:right w:w="58" w:type="dxa"/>
            </w:tcMar>
          </w:tcPr>
          <w:p w14:paraId="40E15A11" w14:textId="12A89E54" w:rsidR="00BE396E" w:rsidRDefault="00BE396E" w:rsidP="00BE396E">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204915B2" w14:textId="77777777" w:rsidR="00BE396E" w:rsidRDefault="00BE396E" w:rsidP="00BE396E">
            <w:pPr>
              <w:pStyle w:val="TableText"/>
            </w:pPr>
            <w:r>
              <w:t>Spaces</w:t>
            </w:r>
          </w:p>
        </w:tc>
        <w:tc>
          <w:tcPr>
            <w:tcW w:w="431" w:type="dxa"/>
          </w:tcPr>
          <w:p w14:paraId="2ED20723" w14:textId="77777777" w:rsidR="00BE396E" w:rsidRDefault="00BE396E" w:rsidP="00BE396E">
            <w:pPr>
              <w:pStyle w:val="TableText"/>
            </w:pPr>
            <w:r>
              <w:t>-</w:t>
            </w:r>
          </w:p>
        </w:tc>
        <w:tc>
          <w:tcPr>
            <w:tcW w:w="431" w:type="dxa"/>
          </w:tcPr>
          <w:p w14:paraId="4A688967" w14:textId="77777777" w:rsidR="00BE396E" w:rsidRDefault="00BE396E" w:rsidP="00BE396E">
            <w:pPr>
              <w:pStyle w:val="TableText"/>
            </w:pPr>
            <w:r>
              <w:t>X</w:t>
            </w:r>
          </w:p>
        </w:tc>
        <w:tc>
          <w:tcPr>
            <w:tcW w:w="432" w:type="dxa"/>
          </w:tcPr>
          <w:p w14:paraId="276C1D65" w14:textId="77777777" w:rsidR="00BE396E" w:rsidRDefault="00BE396E" w:rsidP="00BE396E">
            <w:pPr>
              <w:pStyle w:val="TableText"/>
            </w:pPr>
            <w:r>
              <w:t>X</w:t>
            </w:r>
          </w:p>
        </w:tc>
      </w:tr>
      <w:tr w:rsidR="00BE396E" w14:paraId="4C80580C" w14:textId="77777777" w:rsidTr="008373F9">
        <w:trPr>
          <w:cantSplit/>
          <w:jc w:val="center"/>
        </w:trPr>
        <w:tc>
          <w:tcPr>
            <w:tcW w:w="802" w:type="dxa"/>
            <w:tcMar>
              <w:left w:w="58" w:type="dxa"/>
              <w:right w:w="58" w:type="dxa"/>
            </w:tcMar>
          </w:tcPr>
          <w:p w14:paraId="0100069D" w14:textId="359C403B" w:rsidR="00BE396E" w:rsidRDefault="00BE396E" w:rsidP="00BE396E">
            <w:pPr>
              <w:pStyle w:val="TableText"/>
            </w:pPr>
            <w:r>
              <w:t>4422</w:t>
            </w:r>
            <w:r w:rsidR="00135F82">
              <w:t xml:space="preserve"> – </w:t>
            </w:r>
            <w:r>
              <w:t>4425</w:t>
            </w:r>
          </w:p>
        </w:tc>
        <w:tc>
          <w:tcPr>
            <w:tcW w:w="2227" w:type="dxa"/>
            <w:tcMar>
              <w:left w:w="58" w:type="dxa"/>
              <w:right w:w="58" w:type="dxa"/>
            </w:tcMar>
          </w:tcPr>
          <w:p w14:paraId="790A5BEB" w14:textId="77777777" w:rsidR="00BE396E" w:rsidRDefault="00BE396E" w:rsidP="00BE396E">
            <w:pPr>
              <w:pStyle w:val="TableText"/>
            </w:pPr>
            <w:r>
              <w:t>ADJ CLERK ID 10</w:t>
            </w:r>
          </w:p>
        </w:tc>
        <w:tc>
          <w:tcPr>
            <w:tcW w:w="2993" w:type="dxa"/>
            <w:tcMar>
              <w:left w:w="58" w:type="dxa"/>
              <w:right w:w="58" w:type="dxa"/>
            </w:tcMar>
          </w:tcPr>
          <w:p w14:paraId="1D7550FE" w14:textId="42AF61EC" w:rsidR="00BE396E" w:rsidRDefault="00BE396E" w:rsidP="00BE396E">
            <w:pPr>
              <w:pStyle w:val="TableText"/>
            </w:pPr>
            <w:r>
              <w:t>:P:IDR-</w:t>
            </w:r>
            <w:hyperlink r:id="rId1022" w:history="1">
              <w:r>
                <w:rPr>
                  <w:rStyle w:val="Hyperlink"/>
                </w:rPr>
                <w:t>ADJ-CLERK</w:t>
              </w:r>
            </w:hyperlink>
          </w:p>
        </w:tc>
        <w:tc>
          <w:tcPr>
            <w:tcW w:w="2790" w:type="dxa"/>
            <w:tcMar>
              <w:left w:w="58" w:type="dxa"/>
              <w:right w:w="58" w:type="dxa"/>
            </w:tcMar>
          </w:tcPr>
          <w:p w14:paraId="74A6A82D" w14:textId="7F926263"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388EB3D2" w14:textId="77777777" w:rsidR="00BE396E" w:rsidRDefault="00BE396E" w:rsidP="00BE396E">
            <w:pPr>
              <w:pStyle w:val="TableText"/>
              <w:rPr>
                <w:caps/>
              </w:rPr>
            </w:pPr>
            <w:r>
              <w:rPr>
                <w:caps/>
              </w:rPr>
              <w:t>4 c</w:t>
            </w:r>
          </w:p>
        </w:tc>
        <w:tc>
          <w:tcPr>
            <w:tcW w:w="2340" w:type="dxa"/>
            <w:tcMar>
              <w:left w:w="58" w:type="dxa"/>
              <w:right w:w="58" w:type="dxa"/>
            </w:tcMar>
          </w:tcPr>
          <w:p w14:paraId="5595414D" w14:textId="77777777" w:rsidR="00BE396E" w:rsidRDefault="00BE396E" w:rsidP="00BE396E">
            <w:pPr>
              <w:pStyle w:val="TableText"/>
            </w:pPr>
            <w:r>
              <w:t>-</w:t>
            </w:r>
          </w:p>
        </w:tc>
        <w:tc>
          <w:tcPr>
            <w:tcW w:w="858" w:type="dxa"/>
            <w:tcMar>
              <w:left w:w="58" w:type="dxa"/>
              <w:right w:w="58" w:type="dxa"/>
            </w:tcMar>
          </w:tcPr>
          <w:p w14:paraId="59F701C9" w14:textId="77777777" w:rsidR="00BE396E" w:rsidRDefault="00BE396E" w:rsidP="00BE396E">
            <w:pPr>
              <w:pStyle w:val="TableText"/>
            </w:pPr>
            <w:r>
              <w:t>Spaces</w:t>
            </w:r>
          </w:p>
        </w:tc>
        <w:tc>
          <w:tcPr>
            <w:tcW w:w="431" w:type="dxa"/>
          </w:tcPr>
          <w:p w14:paraId="740C5B8D" w14:textId="77777777" w:rsidR="00BE396E" w:rsidRDefault="00BE396E" w:rsidP="00BE396E">
            <w:pPr>
              <w:pStyle w:val="TableText"/>
            </w:pPr>
            <w:r>
              <w:t>-</w:t>
            </w:r>
          </w:p>
        </w:tc>
        <w:tc>
          <w:tcPr>
            <w:tcW w:w="431" w:type="dxa"/>
          </w:tcPr>
          <w:p w14:paraId="192120C5" w14:textId="77777777" w:rsidR="00BE396E" w:rsidRDefault="00BE396E" w:rsidP="00BE396E">
            <w:pPr>
              <w:pStyle w:val="TableText"/>
            </w:pPr>
            <w:r>
              <w:t>X</w:t>
            </w:r>
          </w:p>
        </w:tc>
        <w:tc>
          <w:tcPr>
            <w:tcW w:w="432" w:type="dxa"/>
          </w:tcPr>
          <w:p w14:paraId="26F2D273" w14:textId="77777777" w:rsidR="00BE396E" w:rsidRDefault="00BE396E" w:rsidP="00BE396E">
            <w:pPr>
              <w:pStyle w:val="TableText"/>
            </w:pPr>
            <w:r>
              <w:t>X</w:t>
            </w:r>
          </w:p>
        </w:tc>
      </w:tr>
      <w:tr w:rsidR="00BE396E" w14:paraId="2154F99F" w14:textId="77777777" w:rsidTr="008373F9">
        <w:trPr>
          <w:cantSplit/>
          <w:jc w:val="center"/>
        </w:trPr>
        <w:tc>
          <w:tcPr>
            <w:tcW w:w="802" w:type="dxa"/>
            <w:tcMar>
              <w:left w:w="58" w:type="dxa"/>
              <w:right w:w="58" w:type="dxa"/>
            </w:tcMar>
          </w:tcPr>
          <w:p w14:paraId="72BEAF21" w14:textId="5A1D8F61" w:rsidR="00BE396E" w:rsidRDefault="00BE396E" w:rsidP="00BE396E">
            <w:pPr>
              <w:pStyle w:val="TableText"/>
            </w:pPr>
            <w:r>
              <w:t>4426</w:t>
            </w:r>
            <w:r w:rsidR="00135F82">
              <w:t xml:space="preserve"> – </w:t>
            </w:r>
            <w:r>
              <w:t>4440</w:t>
            </w:r>
          </w:p>
        </w:tc>
        <w:tc>
          <w:tcPr>
            <w:tcW w:w="2227" w:type="dxa"/>
            <w:tcMar>
              <w:left w:w="58" w:type="dxa"/>
              <w:right w:w="58" w:type="dxa"/>
            </w:tcMar>
          </w:tcPr>
          <w:p w14:paraId="18517EF9" w14:textId="77777777" w:rsidR="00BE396E" w:rsidRDefault="00BE396E" w:rsidP="00BE396E">
            <w:pPr>
              <w:pStyle w:val="TableText"/>
            </w:pPr>
            <w:r>
              <w:t>INITIATING CCN 10</w:t>
            </w:r>
          </w:p>
        </w:tc>
        <w:tc>
          <w:tcPr>
            <w:tcW w:w="2993" w:type="dxa"/>
            <w:tcMar>
              <w:left w:w="58" w:type="dxa"/>
              <w:right w:w="58" w:type="dxa"/>
            </w:tcMar>
          </w:tcPr>
          <w:p w14:paraId="0980E536" w14:textId="5882E430" w:rsidR="00BE396E" w:rsidRDefault="00BE396E" w:rsidP="00BE396E">
            <w:pPr>
              <w:pStyle w:val="TableText"/>
            </w:pPr>
            <w:r>
              <w:t>:P:IDR-</w:t>
            </w:r>
            <w:hyperlink r:id="rId1023" w:history="1">
              <w:r>
                <w:rPr>
                  <w:rStyle w:val="Hyperlink"/>
                  <w:rFonts w:cs="Courier New"/>
                  <w:szCs w:val="16"/>
                </w:rPr>
                <w:t>INIT-CCN</w:t>
              </w:r>
            </w:hyperlink>
          </w:p>
        </w:tc>
        <w:tc>
          <w:tcPr>
            <w:tcW w:w="2790" w:type="dxa"/>
            <w:tcMar>
              <w:left w:w="58" w:type="dxa"/>
              <w:right w:w="58" w:type="dxa"/>
            </w:tcMar>
          </w:tcPr>
          <w:p w14:paraId="01781CBB" w14:textId="0EDDD12C" w:rsidR="00BE396E" w:rsidRDefault="000D73C3" w:rsidP="00F72228">
            <w:pPr>
              <w:pStyle w:val="TableText"/>
            </w:pPr>
            <w:r w:rsidRPr="000D73C3">
              <w:t>This field is no longer used as supplemental adjustments are no longer performed.</w:t>
            </w:r>
          </w:p>
        </w:tc>
        <w:tc>
          <w:tcPr>
            <w:tcW w:w="1080" w:type="dxa"/>
            <w:tcMar>
              <w:left w:w="58" w:type="dxa"/>
              <w:right w:w="58" w:type="dxa"/>
            </w:tcMar>
          </w:tcPr>
          <w:p w14:paraId="77F2EF12" w14:textId="77777777" w:rsidR="00BE396E" w:rsidRDefault="00BE396E" w:rsidP="00BE396E">
            <w:pPr>
              <w:pStyle w:val="TableText"/>
              <w:rPr>
                <w:caps/>
              </w:rPr>
            </w:pPr>
            <w:r>
              <w:rPr>
                <w:caps/>
              </w:rPr>
              <w:t>15 c</w:t>
            </w:r>
          </w:p>
        </w:tc>
        <w:tc>
          <w:tcPr>
            <w:tcW w:w="2340" w:type="dxa"/>
            <w:tcMar>
              <w:left w:w="58" w:type="dxa"/>
              <w:right w:w="58" w:type="dxa"/>
            </w:tcMar>
          </w:tcPr>
          <w:p w14:paraId="3DCA8E23" w14:textId="77777777" w:rsidR="00BE396E" w:rsidRDefault="00BE396E" w:rsidP="00BE396E">
            <w:pPr>
              <w:pStyle w:val="TableText"/>
            </w:pPr>
            <w:r>
              <w:t>Adjustment claim only</w:t>
            </w:r>
          </w:p>
        </w:tc>
        <w:tc>
          <w:tcPr>
            <w:tcW w:w="858" w:type="dxa"/>
            <w:tcMar>
              <w:left w:w="58" w:type="dxa"/>
              <w:right w:w="58" w:type="dxa"/>
            </w:tcMar>
          </w:tcPr>
          <w:p w14:paraId="1EBB98D4" w14:textId="77777777" w:rsidR="00BE396E" w:rsidRDefault="00BE396E" w:rsidP="00BE396E">
            <w:pPr>
              <w:pStyle w:val="TableText"/>
            </w:pPr>
            <w:r>
              <w:t>Spaces</w:t>
            </w:r>
          </w:p>
        </w:tc>
        <w:tc>
          <w:tcPr>
            <w:tcW w:w="431" w:type="dxa"/>
          </w:tcPr>
          <w:p w14:paraId="1DE2B4C4" w14:textId="77777777" w:rsidR="00BE396E" w:rsidRDefault="00BE396E" w:rsidP="00BE396E">
            <w:pPr>
              <w:pStyle w:val="TableText"/>
            </w:pPr>
            <w:r>
              <w:t>-</w:t>
            </w:r>
          </w:p>
        </w:tc>
        <w:tc>
          <w:tcPr>
            <w:tcW w:w="431" w:type="dxa"/>
          </w:tcPr>
          <w:p w14:paraId="1D3D7C13" w14:textId="77777777" w:rsidR="00BE396E" w:rsidRDefault="00BE396E" w:rsidP="00BE396E">
            <w:pPr>
              <w:pStyle w:val="TableText"/>
            </w:pPr>
            <w:r>
              <w:t>X</w:t>
            </w:r>
          </w:p>
        </w:tc>
        <w:tc>
          <w:tcPr>
            <w:tcW w:w="432" w:type="dxa"/>
          </w:tcPr>
          <w:p w14:paraId="5ACDB992" w14:textId="77777777" w:rsidR="00BE396E" w:rsidRDefault="00BE396E" w:rsidP="00BE396E">
            <w:pPr>
              <w:pStyle w:val="TableText"/>
            </w:pPr>
            <w:r>
              <w:t>X</w:t>
            </w:r>
          </w:p>
        </w:tc>
      </w:tr>
      <w:tr w:rsidR="00BE396E" w14:paraId="1B435D36" w14:textId="77777777" w:rsidTr="008373F9">
        <w:trPr>
          <w:cantSplit/>
          <w:jc w:val="center"/>
        </w:trPr>
        <w:tc>
          <w:tcPr>
            <w:tcW w:w="802" w:type="dxa"/>
            <w:tcMar>
              <w:left w:w="58" w:type="dxa"/>
              <w:right w:w="58" w:type="dxa"/>
            </w:tcMar>
          </w:tcPr>
          <w:p w14:paraId="53F90B99" w14:textId="4B8277A9" w:rsidR="00BE396E" w:rsidRDefault="00BE396E" w:rsidP="00BE396E">
            <w:pPr>
              <w:pStyle w:val="TableText"/>
            </w:pPr>
            <w:r>
              <w:t>4441</w:t>
            </w:r>
            <w:r w:rsidR="00135F82">
              <w:t xml:space="preserve"> – </w:t>
            </w:r>
            <w:r>
              <w:t>4448</w:t>
            </w:r>
          </w:p>
        </w:tc>
        <w:tc>
          <w:tcPr>
            <w:tcW w:w="2227" w:type="dxa"/>
            <w:tcMar>
              <w:left w:w="58" w:type="dxa"/>
              <w:right w:w="58" w:type="dxa"/>
            </w:tcMar>
          </w:tcPr>
          <w:p w14:paraId="143EC753" w14:textId="77777777" w:rsidR="00BE396E" w:rsidRDefault="00BE396E" w:rsidP="00BE396E">
            <w:pPr>
              <w:pStyle w:val="TableText"/>
            </w:pPr>
            <w:r>
              <w:t>ADJ CLM CHECK WRITE DATE 10</w:t>
            </w:r>
          </w:p>
        </w:tc>
        <w:tc>
          <w:tcPr>
            <w:tcW w:w="2993" w:type="dxa"/>
            <w:tcMar>
              <w:left w:w="58" w:type="dxa"/>
              <w:right w:w="58" w:type="dxa"/>
            </w:tcMar>
          </w:tcPr>
          <w:p w14:paraId="47716D5B" w14:textId="27821F52" w:rsidR="00BE396E" w:rsidRDefault="00BE396E" w:rsidP="00BE396E">
            <w:pPr>
              <w:pStyle w:val="TableText"/>
            </w:pPr>
            <w:r>
              <w:t>:P:IDR-</w:t>
            </w:r>
            <w:hyperlink r:id="rId1024" w:history="1">
              <w:r>
                <w:rPr>
                  <w:rStyle w:val="Hyperlink"/>
                </w:rPr>
                <w:t>ADJ-CHK-WRT-DT</w:t>
              </w:r>
            </w:hyperlink>
          </w:p>
        </w:tc>
        <w:tc>
          <w:tcPr>
            <w:tcW w:w="2790" w:type="dxa"/>
            <w:tcMar>
              <w:left w:w="58" w:type="dxa"/>
              <w:right w:w="58" w:type="dxa"/>
            </w:tcMar>
          </w:tcPr>
          <w:p w14:paraId="09033E25" w14:textId="0BD1EAF5" w:rsidR="00BE396E" w:rsidRDefault="000D73C3" w:rsidP="00F72228">
            <w:pPr>
              <w:pStyle w:val="TableText"/>
            </w:pPr>
            <w:r w:rsidRPr="000D73C3">
              <w:t>This field is no longer used as supplemental adjustments are no longer performed.</w:t>
            </w:r>
          </w:p>
        </w:tc>
        <w:tc>
          <w:tcPr>
            <w:tcW w:w="1080" w:type="dxa"/>
            <w:tcMar>
              <w:left w:w="58" w:type="dxa"/>
              <w:right w:w="58" w:type="dxa"/>
            </w:tcMar>
          </w:tcPr>
          <w:p w14:paraId="5C73D94C" w14:textId="77777777" w:rsidR="00BE396E" w:rsidRDefault="00BE396E" w:rsidP="00BE396E">
            <w:pPr>
              <w:pStyle w:val="TableText"/>
              <w:rPr>
                <w:caps/>
              </w:rPr>
            </w:pPr>
            <w:r>
              <w:rPr>
                <w:caps/>
              </w:rPr>
              <w:t>8 n</w:t>
            </w:r>
          </w:p>
        </w:tc>
        <w:tc>
          <w:tcPr>
            <w:tcW w:w="2340" w:type="dxa"/>
            <w:tcMar>
              <w:left w:w="58" w:type="dxa"/>
              <w:right w:w="58" w:type="dxa"/>
            </w:tcMar>
          </w:tcPr>
          <w:p w14:paraId="636419DD"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12412AA6" w14:textId="77777777" w:rsidR="00BE396E" w:rsidRDefault="00BE396E" w:rsidP="00BE396E">
            <w:pPr>
              <w:pStyle w:val="TableText"/>
            </w:pPr>
            <w:r>
              <w:t>Zeros</w:t>
            </w:r>
          </w:p>
        </w:tc>
        <w:tc>
          <w:tcPr>
            <w:tcW w:w="431" w:type="dxa"/>
          </w:tcPr>
          <w:p w14:paraId="690DE357" w14:textId="77777777" w:rsidR="00BE396E" w:rsidRDefault="00BE396E" w:rsidP="00BE396E">
            <w:pPr>
              <w:pStyle w:val="TableText"/>
            </w:pPr>
            <w:r>
              <w:t>-</w:t>
            </w:r>
          </w:p>
        </w:tc>
        <w:tc>
          <w:tcPr>
            <w:tcW w:w="431" w:type="dxa"/>
          </w:tcPr>
          <w:p w14:paraId="54D773EB" w14:textId="77777777" w:rsidR="00BE396E" w:rsidRDefault="00BE396E" w:rsidP="00BE396E">
            <w:pPr>
              <w:pStyle w:val="TableText"/>
            </w:pPr>
            <w:r>
              <w:t>-</w:t>
            </w:r>
          </w:p>
        </w:tc>
        <w:tc>
          <w:tcPr>
            <w:tcW w:w="432" w:type="dxa"/>
          </w:tcPr>
          <w:p w14:paraId="6886ED1D" w14:textId="77777777" w:rsidR="00BE396E" w:rsidRDefault="00BE396E" w:rsidP="00BE396E">
            <w:pPr>
              <w:pStyle w:val="TableText"/>
            </w:pPr>
            <w:r>
              <w:t>X</w:t>
            </w:r>
          </w:p>
        </w:tc>
      </w:tr>
      <w:tr w:rsidR="00BE396E" w14:paraId="7E21B86B" w14:textId="77777777" w:rsidTr="008373F9">
        <w:trPr>
          <w:cantSplit/>
          <w:jc w:val="center"/>
        </w:trPr>
        <w:tc>
          <w:tcPr>
            <w:tcW w:w="802" w:type="dxa"/>
            <w:tcMar>
              <w:left w:w="58" w:type="dxa"/>
              <w:right w:w="58" w:type="dxa"/>
            </w:tcMar>
          </w:tcPr>
          <w:p w14:paraId="025B94C5" w14:textId="04ECEE7E" w:rsidR="00BE396E" w:rsidRDefault="00BE396E" w:rsidP="00BE396E">
            <w:pPr>
              <w:pStyle w:val="TableText"/>
            </w:pPr>
            <w:r>
              <w:t>4449</w:t>
            </w:r>
            <w:r w:rsidR="00135F82">
              <w:t xml:space="preserve"> – </w:t>
            </w:r>
            <w:r>
              <w:t>4455</w:t>
            </w:r>
          </w:p>
        </w:tc>
        <w:tc>
          <w:tcPr>
            <w:tcW w:w="2227" w:type="dxa"/>
            <w:tcMar>
              <w:left w:w="58" w:type="dxa"/>
              <w:right w:w="58" w:type="dxa"/>
            </w:tcMar>
          </w:tcPr>
          <w:p w14:paraId="0E670D3B" w14:textId="77777777" w:rsidR="00BE396E" w:rsidRDefault="00BE396E" w:rsidP="00BE396E">
            <w:pPr>
              <w:pStyle w:val="TableText"/>
            </w:pPr>
            <w:r>
              <w:t>ADJ CLAIM BENE EOMB AMT 10</w:t>
            </w:r>
          </w:p>
        </w:tc>
        <w:tc>
          <w:tcPr>
            <w:tcW w:w="2993" w:type="dxa"/>
            <w:tcMar>
              <w:left w:w="58" w:type="dxa"/>
              <w:right w:w="58" w:type="dxa"/>
            </w:tcMar>
          </w:tcPr>
          <w:p w14:paraId="227344BD" w14:textId="63B1753D" w:rsidR="00BE396E" w:rsidRDefault="00BE396E" w:rsidP="00BE396E">
            <w:pPr>
              <w:pStyle w:val="TableText"/>
            </w:pPr>
            <w:r>
              <w:t>:P:IDR-</w:t>
            </w:r>
            <w:hyperlink r:id="rId1025" w:history="1">
              <w:r>
                <w:rPr>
                  <w:rStyle w:val="Hyperlink"/>
                </w:rPr>
                <w:t>ADJ-B-EOMB-AMT</w:t>
              </w:r>
            </w:hyperlink>
          </w:p>
        </w:tc>
        <w:tc>
          <w:tcPr>
            <w:tcW w:w="2790" w:type="dxa"/>
            <w:tcMar>
              <w:left w:w="58" w:type="dxa"/>
              <w:right w:w="58" w:type="dxa"/>
            </w:tcMar>
          </w:tcPr>
          <w:p w14:paraId="3B20C8E6" w14:textId="0F2F80B7"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73C7E8E8" w14:textId="77777777" w:rsidR="00BE396E" w:rsidRDefault="00BE396E" w:rsidP="00BE396E">
            <w:pPr>
              <w:pStyle w:val="TableText"/>
              <w:rPr>
                <w:caps/>
              </w:rPr>
            </w:pPr>
            <w:r>
              <w:rPr>
                <w:caps/>
              </w:rPr>
              <w:t>7 n</w:t>
            </w:r>
          </w:p>
          <w:p w14:paraId="573F05D0" w14:textId="77777777" w:rsidR="00BE396E" w:rsidRDefault="00BE396E" w:rsidP="00BE396E">
            <w:pPr>
              <w:pStyle w:val="TableText"/>
              <w:rPr>
                <w:caps/>
              </w:rPr>
            </w:pPr>
            <w:r>
              <w:rPr>
                <w:caps/>
              </w:rPr>
              <w:t>(99999V99)</w:t>
            </w:r>
          </w:p>
        </w:tc>
        <w:tc>
          <w:tcPr>
            <w:tcW w:w="2340" w:type="dxa"/>
            <w:tcMar>
              <w:left w:w="58" w:type="dxa"/>
              <w:right w:w="58" w:type="dxa"/>
            </w:tcMar>
          </w:tcPr>
          <w:p w14:paraId="27CEEE61" w14:textId="77777777" w:rsidR="00BE396E" w:rsidRDefault="00BE396E" w:rsidP="00BE396E">
            <w:pPr>
              <w:pStyle w:val="TableText"/>
            </w:pPr>
            <w:r>
              <w:t>Original claim only</w:t>
            </w:r>
          </w:p>
        </w:tc>
        <w:tc>
          <w:tcPr>
            <w:tcW w:w="858" w:type="dxa"/>
            <w:tcMar>
              <w:left w:w="58" w:type="dxa"/>
              <w:right w:w="58" w:type="dxa"/>
            </w:tcMar>
          </w:tcPr>
          <w:p w14:paraId="489BD5B5" w14:textId="77777777" w:rsidR="00BE396E" w:rsidRDefault="00BE396E" w:rsidP="00BE396E">
            <w:pPr>
              <w:pStyle w:val="TableText"/>
            </w:pPr>
            <w:r>
              <w:t>Zeros</w:t>
            </w:r>
          </w:p>
        </w:tc>
        <w:tc>
          <w:tcPr>
            <w:tcW w:w="431" w:type="dxa"/>
          </w:tcPr>
          <w:p w14:paraId="1D624BC2" w14:textId="77777777" w:rsidR="00BE396E" w:rsidRDefault="00BE396E" w:rsidP="00BE396E">
            <w:pPr>
              <w:pStyle w:val="TableText"/>
            </w:pPr>
            <w:r>
              <w:t>-</w:t>
            </w:r>
          </w:p>
        </w:tc>
        <w:tc>
          <w:tcPr>
            <w:tcW w:w="431" w:type="dxa"/>
          </w:tcPr>
          <w:p w14:paraId="5F01247F" w14:textId="77777777" w:rsidR="00BE396E" w:rsidRDefault="00BE396E" w:rsidP="00BE396E">
            <w:pPr>
              <w:pStyle w:val="TableText"/>
            </w:pPr>
            <w:r>
              <w:t>-</w:t>
            </w:r>
          </w:p>
        </w:tc>
        <w:tc>
          <w:tcPr>
            <w:tcW w:w="432" w:type="dxa"/>
          </w:tcPr>
          <w:p w14:paraId="49E1FFDE" w14:textId="77777777" w:rsidR="00BE396E" w:rsidRDefault="00BE396E" w:rsidP="00BE396E">
            <w:pPr>
              <w:pStyle w:val="TableText"/>
            </w:pPr>
            <w:r>
              <w:t>X</w:t>
            </w:r>
          </w:p>
        </w:tc>
      </w:tr>
      <w:tr w:rsidR="00BE396E" w14:paraId="29D3398C" w14:textId="77777777" w:rsidTr="008373F9">
        <w:trPr>
          <w:cantSplit/>
          <w:jc w:val="center"/>
        </w:trPr>
        <w:tc>
          <w:tcPr>
            <w:tcW w:w="802" w:type="dxa"/>
            <w:tcMar>
              <w:left w:w="58" w:type="dxa"/>
              <w:right w:w="58" w:type="dxa"/>
            </w:tcMar>
          </w:tcPr>
          <w:p w14:paraId="6EACD9BA" w14:textId="020B60AF" w:rsidR="00BE396E" w:rsidRDefault="00BE396E" w:rsidP="00BE396E">
            <w:pPr>
              <w:pStyle w:val="TableText"/>
            </w:pPr>
            <w:r>
              <w:t>4456</w:t>
            </w:r>
            <w:r w:rsidR="00135F82">
              <w:t xml:space="preserve"> – </w:t>
            </w:r>
            <w:r>
              <w:t>4462</w:t>
            </w:r>
          </w:p>
        </w:tc>
        <w:tc>
          <w:tcPr>
            <w:tcW w:w="2227" w:type="dxa"/>
            <w:tcMar>
              <w:left w:w="58" w:type="dxa"/>
              <w:right w:w="58" w:type="dxa"/>
            </w:tcMar>
          </w:tcPr>
          <w:p w14:paraId="7829B452" w14:textId="77777777" w:rsidR="00BE396E" w:rsidRDefault="00BE396E" w:rsidP="00BE396E">
            <w:pPr>
              <w:pStyle w:val="TableText"/>
            </w:pPr>
            <w:r>
              <w:t>ADJ CLAIM PROV EOMB AMT 10</w:t>
            </w:r>
          </w:p>
        </w:tc>
        <w:tc>
          <w:tcPr>
            <w:tcW w:w="2993" w:type="dxa"/>
            <w:tcMar>
              <w:left w:w="58" w:type="dxa"/>
              <w:right w:w="58" w:type="dxa"/>
            </w:tcMar>
          </w:tcPr>
          <w:p w14:paraId="72F7A273" w14:textId="4D50F3B1" w:rsidR="00BE396E" w:rsidRDefault="00BE396E" w:rsidP="00BE396E">
            <w:pPr>
              <w:pStyle w:val="TableText"/>
            </w:pPr>
            <w:r>
              <w:t>:P:IDR-</w:t>
            </w:r>
            <w:hyperlink r:id="rId1026" w:history="1">
              <w:r>
                <w:rPr>
                  <w:rStyle w:val="Hyperlink"/>
                </w:rPr>
                <w:t>ADJ-P-EOMB-AMT</w:t>
              </w:r>
            </w:hyperlink>
          </w:p>
        </w:tc>
        <w:tc>
          <w:tcPr>
            <w:tcW w:w="2790" w:type="dxa"/>
            <w:tcMar>
              <w:left w:w="58" w:type="dxa"/>
              <w:right w:w="58" w:type="dxa"/>
            </w:tcMar>
          </w:tcPr>
          <w:p w14:paraId="65E9DC16" w14:textId="6D3481BE" w:rsidR="00BE396E" w:rsidRDefault="000D73C3" w:rsidP="003962F0">
            <w:pPr>
              <w:pStyle w:val="TableText"/>
            </w:pPr>
            <w:r w:rsidRPr="000D73C3">
              <w:t>This field is no longer used as supplemental adjustments are no longer performed.</w:t>
            </w:r>
          </w:p>
        </w:tc>
        <w:tc>
          <w:tcPr>
            <w:tcW w:w="1080" w:type="dxa"/>
            <w:tcMar>
              <w:left w:w="58" w:type="dxa"/>
              <w:right w:w="58" w:type="dxa"/>
            </w:tcMar>
          </w:tcPr>
          <w:p w14:paraId="57AD1C18" w14:textId="77777777" w:rsidR="00BE396E" w:rsidRDefault="00BE396E" w:rsidP="00BE396E">
            <w:pPr>
              <w:pStyle w:val="TableText"/>
              <w:rPr>
                <w:caps/>
              </w:rPr>
            </w:pPr>
            <w:r>
              <w:rPr>
                <w:caps/>
              </w:rPr>
              <w:t>7 n</w:t>
            </w:r>
          </w:p>
          <w:p w14:paraId="271BB856" w14:textId="77777777" w:rsidR="00BE396E" w:rsidRDefault="00BE396E" w:rsidP="00BE396E">
            <w:pPr>
              <w:pStyle w:val="TableText"/>
              <w:rPr>
                <w:caps/>
              </w:rPr>
            </w:pPr>
            <w:r>
              <w:rPr>
                <w:caps/>
              </w:rPr>
              <w:t>(99999V99)</w:t>
            </w:r>
          </w:p>
        </w:tc>
        <w:tc>
          <w:tcPr>
            <w:tcW w:w="2340" w:type="dxa"/>
            <w:tcMar>
              <w:left w:w="58" w:type="dxa"/>
              <w:right w:w="58" w:type="dxa"/>
            </w:tcMar>
          </w:tcPr>
          <w:p w14:paraId="6D7B7921" w14:textId="77777777" w:rsidR="00BE396E" w:rsidRDefault="00BE396E" w:rsidP="00BE396E">
            <w:pPr>
              <w:pStyle w:val="TableText"/>
            </w:pPr>
            <w:r>
              <w:t>Original claim only</w:t>
            </w:r>
          </w:p>
        </w:tc>
        <w:tc>
          <w:tcPr>
            <w:tcW w:w="858" w:type="dxa"/>
            <w:tcMar>
              <w:left w:w="58" w:type="dxa"/>
              <w:right w:w="58" w:type="dxa"/>
            </w:tcMar>
          </w:tcPr>
          <w:p w14:paraId="34E2E88A" w14:textId="77777777" w:rsidR="00BE396E" w:rsidRDefault="00BE396E" w:rsidP="00BE396E">
            <w:pPr>
              <w:pStyle w:val="TableText"/>
            </w:pPr>
            <w:r>
              <w:t>Zeros</w:t>
            </w:r>
          </w:p>
        </w:tc>
        <w:tc>
          <w:tcPr>
            <w:tcW w:w="431" w:type="dxa"/>
          </w:tcPr>
          <w:p w14:paraId="7FFFD237" w14:textId="77777777" w:rsidR="00BE396E" w:rsidRDefault="00BE396E" w:rsidP="00BE396E">
            <w:pPr>
              <w:pStyle w:val="TableText"/>
            </w:pPr>
            <w:r>
              <w:t>-</w:t>
            </w:r>
          </w:p>
        </w:tc>
        <w:tc>
          <w:tcPr>
            <w:tcW w:w="431" w:type="dxa"/>
          </w:tcPr>
          <w:p w14:paraId="14309141" w14:textId="77777777" w:rsidR="00BE396E" w:rsidRDefault="00BE396E" w:rsidP="00BE396E">
            <w:pPr>
              <w:pStyle w:val="TableText"/>
            </w:pPr>
            <w:r>
              <w:t>-</w:t>
            </w:r>
          </w:p>
        </w:tc>
        <w:tc>
          <w:tcPr>
            <w:tcW w:w="432" w:type="dxa"/>
          </w:tcPr>
          <w:p w14:paraId="26411519" w14:textId="77777777" w:rsidR="00BE396E" w:rsidRDefault="00BE396E" w:rsidP="00BE396E">
            <w:pPr>
              <w:pStyle w:val="TableText"/>
            </w:pPr>
            <w:r>
              <w:t>X</w:t>
            </w:r>
          </w:p>
        </w:tc>
      </w:tr>
      <w:tr w:rsidR="00BE396E" w14:paraId="4ADA62C8" w14:textId="77777777" w:rsidTr="008373F9">
        <w:trPr>
          <w:cantSplit/>
          <w:jc w:val="center"/>
        </w:trPr>
        <w:tc>
          <w:tcPr>
            <w:tcW w:w="802" w:type="dxa"/>
            <w:tcMar>
              <w:left w:w="58" w:type="dxa"/>
              <w:right w:w="58" w:type="dxa"/>
            </w:tcMar>
          </w:tcPr>
          <w:p w14:paraId="2753850E" w14:textId="6006FF35" w:rsidR="00BE396E" w:rsidRDefault="00BE396E" w:rsidP="00BE396E">
            <w:pPr>
              <w:pStyle w:val="TableText"/>
            </w:pPr>
            <w:r>
              <w:t>4463</w:t>
            </w:r>
            <w:r w:rsidR="00135F82">
              <w:t xml:space="preserve"> – </w:t>
            </w:r>
            <w:r>
              <w:t>4470</w:t>
            </w:r>
          </w:p>
        </w:tc>
        <w:tc>
          <w:tcPr>
            <w:tcW w:w="2227" w:type="dxa"/>
            <w:tcMar>
              <w:left w:w="58" w:type="dxa"/>
              <w:right w:w="58" w:type="dxa"/>
            </w:tcMar>
          </w:tcPr>
          <w:p w14:paraId="4A2431B8" w14:textId="77777777" w:rsidR="00BE396E" w:rsidRDefault="00BE396E" w:rsidP="00BE396E">
            <w:pPr>
              <w:pStyle w:val="TableText"/>
            </w:pPr>
            <w:r>
              <w:t>ADJ DATE 11</w:t>
            </w:r>
          </w:p>
        </w:tc>
        <w:tc>
          <w:tcPr>
            <w:tcW w:w="2993" w:type="dxa"/>
            <w:tcMar>
              <w:left w:w="58" w:type="dxa"/>
              <w:right w:w="58" w:type="dxa"/>
            </w:tcMar>
          </w:tcPr>
          <w:p w14:paraId="69942C32" w14:textId="19029A4F" w:rsidR="00BE396E" w:rsidRDefault="00BE396E" w:rsidP="00BE396E">
            <w:pPr>
              <w:pStyle w:val="TableText"/>
            </w:pPr>
            <w:r>
              <w:t>:P:IDR-</w:t>
            </w:r>
            <w:hyperlink r:id="rId1027" w:history="1">
              <w:r>
                <w:rPr>
                  <w:rStyle w:val="Hyperlink"/>
                </w:rPr>
                <w:t>ADJ-DATE</w:t>
              </w:r>
            </w:hyperlink>
          </w:p>
        </w:tc>
        <w:tc>
          <w:tcPr>
            <w:tcW w:w="2790" w:type="dxa"/>
            <w:tcMar>
              <w:left w:w="58" w:type="dxa"/>
              <w:right w:w="58" w:type="dxa"/>
            </w:tcMar>
          </w:tcPr>
          <w:p w14:paraId="74705786" w14:textId="5F6239F6" w:rsidR="00BE396E" w:rsidRDefault="000D73C3" w:rsidP="003962F0">
            <w:pPr>
              <w:pStyle w:val="TableText"/>
            </w:pPr>
            <w:r w:rsidRPr="000D73C3">
              <w:t>This field is no longer used as supplemental adjustments are no longer performed.</w:t>
            </w:r>
          </w:p>
        </w:tc>
        <w:tc>
          <w:tcPr>
            <w:tcW w:w="1080" w:type="dxa"/>
            <w:tcMar>
              <w:left w:w="58" w:type="dxa"/>
              <w:right w:w="58" w:type="dxa"/>
            </w:tcMar>
          </w:tcPr>
          <w:p w14:paraId="14DA95F6" w14:textId="77777777" w:rsidR="00BE396E" w:rsidRDefault="00BE396E" w:rsidP="00BE396E">
            <w:pPr>
              <w:pStyle w:val="TableText"/>
              <w:rPr>
                <w:caps/>
              </w:rPr>
            </w:pPr>
            <w:r>
              <w:rPr>
                <w:caps/>
              </w:rPr>
              <w:t>8 n</w:t>
            </w:r>
          </w:p>
        </w:tc>
        <w:tc>
          <w:tcPr>
            <w:tcW w:w="2340" w:type="dxa"/>
            <w:tcMar>
              <w:left w:w="58" w:type="dxa"/>
              <w:right w:w="58" w:type="dxa"/>
            </w:tcMar>
          </w:tcPr>
          <w:p w14:paraId="20B7AF99" w14:textId="77777777" w:rsidR="00BE396E" w:rsidRDefault="00BE396E" w:rsidP="00BE396E">
            <w:pPr>
              <w:pStyle w:val="TableText"/>
            </w:pPr>
            <w:r>
              <w:t>MMDDYYYY</w:t>
            </w:r>
          </w:p>
        </w:tc>
        <w:tc>
          <w:tcPr>
            <w:tcW w:w="858" w:type="dxa"/>
            <w:tcMar>
              <w:left w:w="58" w:type="dxa"/>
              <w:right w:w="58" w:type="dxa"/>
            </w:tcMar>
          </w:tcPr>
          <w:p w14:paraId="41D84105" w14:textId="77777777" w:rsidR="00BE396E" w:rsidRDefault="00BE396E" w:rsidP="00BE396E">
            <w:pPr>
              <w:pStyle w:val="TableText"/>
            </w:pPr>
            <w:r>
              <w:t>Zeros</w:t>
            </w:r>
          </w:p>
        </w:tc>
        <w:tc>
          <w:tcPr>
            <w:tcW w:w="431" w:type="dxa"/>
          </w:tcPr>
          <w:p w14:paraId="20433EC0" w14:textId="77777777" w:rsidR="00BE396E" w:rsidRDefault="00BE396E" w:rsidP="00BE396E">
            <w:pPr>
              <w:pStyle w:val="TableText"/>
            </w:pPr>
            <w:r>
              <w:t>-</w:t>
            </w:r>
          </w:p>
        </w:tc>
        <w:tc>
          <w:tcPr>
            <w:tcW w:w="431" w:type="dxa"/>
          </w:tcPr>
          <w:p w14:paraId="4ECB0EBC" w14:textId="77777777" w:rsidR="00BE396E" w:rsidRDefault="00BE396E" w:rsidP="00BE396E">
            <w:pPr>
              <w:pStyle w:val="TableText"/>
            </w:pPr>
            <w:r>
              <w:t>X</w:t>
            </w:r>
          </w:p>
        </w:tc>
        <w:tc>
          <w:tcPr>
            <w:tcW w:w="432" w:type="dxa"/>
          </w:tcPr>
          <w:p w14:paraId="5F012AF8" w14:textId="77777777" w:rsidR="00BE396E" w:rsidRDefault="00BE396E" w:rsidP="00BE396E">
            <w:pPr>
              <w:pStyle w:val="TableText"/>
            </w:pPr>
            <w:r>
              <w:t>X</w:t>
            </w:r>
          </w:p>
        </w:tc>
      </w:tr>
      <w:tr w:rsidR="00BE396E" w14:paraId="1C945DDC" w14:textId="77777777" w:rsidTr="008373F9">
        <w:trPr>
          <w:cantSplit/>
          <w:jc w:val="center"/>
        </w:trPr>
        <w:tc>
          <w:tcPr>
            <w:tcW w:w="802" w:type="dxa"/>
            <w:tcMar>
              <w:left w:w="58" w:type="dxa"/>
              <w:right w:w="58" w:type="dxa"/>
            </w:tcMar>
          </w:tcPr>
          <w:p w14:paraId="370C61B5" w14:textId="59081E4D" w:rsidR="00BE396E" w:rsidRDefault="00BE396E" w:rsidP="00BE396E">
            <w:pPr>
              <w:pStyle w:val="TableText"/>
            </w:pPr>
            <w:r>
              <w:t>4471</w:t>
            </w:r>
            <w:r w:rsidR="00135F82">
              <w:t xml:space="preserve"> – </w:t>
            </w:r>
            <w:r>
              <w:t>4485</w:t>
            </w:r>
          </w:p>
        </w:tc>
        <w:tc>
          <w:tcPr>
            <w:tcW w:w="2227" w:type="dxa"/>
            <w:tcMar>
              <w:left w:w="58" w:type="dxa"/>
              <w:right w:w="58" w:type="dxa"/>
            </w:tcMar>
          </w:tcPr>
          <w:p w14:paraId="710D286E" w14:textId="77777777" w:rsidR="00BE396E" w:rsidRDefault="00BE396E" w:rsidP="00BE396E">
            <w:pPr>
              <w:pStyle w:val="TableText"/>
            </w:pPr>
            <w:r>
              <w:t>XREF ICN 11</w:t>
            </w:r>
          </w:p>
        </w:tc>
        <w:tc>
          <w:tcPr>
            <w:tcW w:w="2993" w:type="dxa"/>
            <w:tcMar>
              <w:left w:w="58" w:type="dxa"/>
              <w:right w:w="58" w:type="dxa"/>
            </w:tcMar>
          </w:tcPr>
          <w:p w14:paraId="20D4EF56" w14:textId="0D812D27" w:rsidR="00BE396E" w:rsidRDefault="00BE396E" w:rsidP="00BE396E">
            <w:pPr>
              <w:pStyle w:val="TableText"/>
            </w:pPr>
            <w:r>
              <w:t>:P:IDR-</w:t>
            </w:r>
            <w:hyperlink r:id="rId1028" w:history="1">
              <w:r>
                <w:rPr>
                  <w:rStyle w:val="Hyperlink"/>
                  <w:rFonts w:cs="Courier New"/>
                  <w:szCs w:val="16"/>
                </w:rPr>
                <w:t>XREF-ICN</w:t>
              </w:r>
            </w:hyperlink>
          </w:p>
        </w:tc>
        <w:tc>
          <w:tcPr>
            <w:tcW w:w="2790" w:type="dxa"/>
            <w:tcMar>
              <w:left w:w="58" w:type="dxa"/>
              <w:right w:w="58" w:type="dxa"/>
            </w:tcMar>
          </w:tcPr>
          <w:p w14:paraId="23EE74F6" w14:textId="565669BC"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0E09B61F" w14:textId="77777777" w:rsidR="00BE396E" w:rsidRDefault="00BE396E" w:rsidP="00BE396E">
            <w:pPr>
              <w:pStyle w:val="TableText"/>
              <w:rPr>
                <w:caps/>
              </w:rPr>
            </w:pPr>
            <w:r>
              <w:rPr>
                <w:caps/>
              </w:rPr>
              <w:t>15 c</w:t>
            </w:r>
          </w:p>
        </w:tc>
        <w:tc>
          <w:tcPr>
            <w:tcW w:w="2340" w:type="dxa"/>
            <w:tcMar>
              <w:left w:w="58" w:type="dxa"/>
              <w:right w:w="58" w:type="dxa"/>
            </w:tcMar>
          </w:tcPr>
          <w:p w14:paraId="259C71F2" w14:textId="37E3C4B9" w:rsidR="00BE396E" w:rsidRDefault="00BE396E" w:rsidP="00BE396E">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7DCC0A9B" w14:textId="77777777" w:rsidR="00BE396E" w:rsidRDefault="00BE396E" w:rsidP="00BE396E">
            <w:pPr>
              <w:pStyle w:val="TableText"/>
            </w:pPr>
            <w:r>
              <w:t>Spaces</w:t>
            </w:r>
          </w:p>
        </w:tc>
        <w:tc>
          <w:tcPr>
            <w:tcW w:w="431" w:type="dxa"/>
          </w:tcPr>
          <w:p w14:paraId="17BFD745" w14:textId="77777777" w:rsidR="00BE396E" w:rsidRDefault="00BE396E" w:rsidP="00BE396E">
            <w:pPr>
              <w:pStyle w:val="TableText"/>
            </w:pPr>
            <w:r>
              <w:t>-</w:t>
            </w:r>
          </w:p>
        </w:tc>
        <w:tc>
          <w:tcPr>
            <w:tcW w:w="431" w:type="dxa"/>
          </w:tcPr>
          <w:p w14:paraId="35B22864" w14:textId="77777777" w:rsidR="00BE396E" w:rsidRDefault="00BE396E" w:rsidP="00BE396E">
            <w:pPr>
              <w:pStyle w:val="TableText"/>
            </w:pPr>
            <w:r>
              <w:t>X</w:t>
            </w:r>
          </w:p>
        </w:tc>
        <w:tc>
          <w:tcPr>
            <w:tcW w:w="432" w:type="dxa"/>
          </w:tcPr>
          <w:p w14:paraId="0EC45242" w14:textId="77777777" w:rsidR="00BE396E" w:rsidRDefault="00BE396E" w:rsidP="00BE396E">
            <w:pPr>
              <w:pStyle w:val="TableText"/>
            </w:pPr>
            <w:r>
              <w:t>X</w:t>
            </w:r>
          </w:p>
        </w:tc>
      </w:tr>
      <w:tr w:rsidR="00BE396E" w14:paraId="203E93AF" w14:textId="77777777" w:rsidTr="008373F9">
        <w:trPr>
          <w:cantSplit/>
          <w:jc w:val="center"/>
        </w:trPr>
        <w:tc>
          <w:tcPr>
            <w:tcW w:w="802" w:type="dxa"/>
            <w:tcMar>
              <w:left w:w="58" w:type="dxa"/>
              <w:right w:w="58" w:type="dxa"/>
            </w:tcMar>
          </w:tcPr>
          <w:p w14:paraId="02E17706" w14:textId="5895E9DD" w:rsidR="00BE396E" w:rsidRDefault="00BE396E" w:rsidP="00BE396E">
            <w:pPr>
              <w:pStyle w:val="TableText"/>
            </w:pPr>
            <w:r>
              <w:t>4486</w:t>
            </w:r>
            <w:r w:rsidR="00135F82">
              <w:t xml:space="preserve"> – </w:t>
            </w:r>
            <w:r>
              <w:t>4489</w:t>
            </w:r>
          </w:p>
        </w:tc>
        <w:tc>
          <w:tcPr>
            <w:tcW w:w="2227" w:type="dxa"/>
            <w:tcMar>
              <w:left w:w="58" w:type="dxa"/>
              <w:right w:w="58" w:type="dxa"/>
            </w:tcMar>
          </w:tcPr>
          <w:p w14:paraId="1E9FDA34" w14:textId="77777777" w:rsidR="00BE396E" w:rsidRDefault="00BE396E" w:rsidP="00BE396E">
            <w:pPr>
              <w:pStyle w:val="TableText"/>
            </w:pPr>
            <w:r>
              <w:t>ADJ CLERK ID 11</w:t>
            </w:r>
          </w:p>
        </w:tc>
        <w:tc>
          <w:tcPr>
            <w:tcW w:w="2993" w:type="dxa"/>
            <w:tcMar>
              <w:left w:w="58" w:type="dxa"/>
              <w:right w:w="58" w:type="dxa"/>
            </w:tcMar>
          </w:tcPr>
          <w:p w14:paraId="7582B922" w14:textId="3B0FD7CC" w:rsidR="00BE396E" w:rsidRDefault="00BE396E" w:rsidP="00BE396E">
            <w:pPr>
              <w:pStyle w:val="TableText"/>
            </w:pPr>
            <w:r>
              <w:t>:P:IDR-</w:t>
            </w:r>
            <w:hyperlink r:id="rId1029" w:history="1">
              <w:r>
                <w:rPr>
                  <w:rStyle w:val="Hyperlink"/>
                </w:rPr>
                <w:t>ADJ-CLERK</w:t>
              </w:r>
            </w:hyperlink>
          </w:p>
        </w:tc>
        <w:tc>
          <w:tcPr>
            <w:tcW w:w="2790" w:type="dxa"/>
            <w:tcMar>
              <w:left w:w="58" w:type="dxa"/>
              <w:right w:w="58" w:type="dxa"/>
            </w:tcMar>
          </w:tcPr>
          <w:p w14:paraId="6B694A55" w14:textId="493F69F2"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41558156" w14:textId="77777777" w:rsidR="00BE396E" w:rsidRDefault="00BE396E" w:rsidP="00BE396E">
            <w:pPr>
              <w:pStyle w:val="TableText"/>
              <w:rPr>
                <w:caps/>
              </w:rPr>
            </w:pPr>
            <w:r>
              <w:rPr>
                <w:caps/>
              </w:rPr>
              <w:t>4 c</w:t>
            </w:r>
          </w:p>
        </w:tc>
        <w:tc>
          <w:tcPr>
            <w:tcW w:w="2340" w:type="dxa"/>
            <w:tcMar>
              <w:left w:w="58" w:type="dxa"/>
              <w:right w:w="58" w:type="dxa"/>
            </w:tcMar>
          </w:tcPr>
          <w:p w14:paraId="084F8DCC" w14:textId="77777777" w:rsidR="00BE396E" w:rsidRDefault="00BE396E" w:rsidP="00BE396E">
            <w:pPr>
              <w:pStyle w:val="TableText"/>
            </w:pPr>
            <w:r>
              <w:t>-</w:t>
            </w:r>
          </w:p>
        </w:tc>
        <w:tc>
          <w:tcPr>
            <w:tcW w:w="858" w:type="dxa"/>
            <w:tcMar>
              <w:left w:w="58" w:type="dxa"/>
              <w:right w:w="58" w:type="dxa"/>
            </w:tcMar>
          </w:tcPr>
          <w:p w14:paraId="6EFF7E82" w14:textId="77777777" w:rsidR="00BE396E" w:rsidRDefault="00BE396E" w:rsidP="00BE396E">
            <w:pPr>
              <w:pStyle w:val="TableText"/>
            </w:pPr>
            <w:r>
              <w:t>Spaces</w:t>
            </w:r>
          </w:p>
        </w:tc>
        <w:tc>
          <w:tcPr>
            <w:tcW w:w="431" w:type="dxa"/>
          </w:tcPr>
          <w:p w14:paraId="5AA5324B" w14:textId="77777777" w:rsidR="00BE396E" w:rsidRDefault="00BE396E" w:rsidP="00BE396E">
            <w:pPr>
              <w:pStyle w:val="TableText"/>
            </w:pPr>
            <w:r>
              <w:t>-</w:t>
            </w:r>
          </w:p>
        </w:tc>
        <w:tc>
          <w:tcPr>
            <w:tcW w:w="431" w:type="dxa"/>
          </w:tcPr>
          <w:p w14:paraId="0E8744D6" w14:textId="77777777" w:rsidR="00BE396E" w:rsidRDefault="00BE396E" w:rsidP="00BE396E">
            <w:pPr>
              <w:pStyle w:val="TableText"/>
            </w:pPr>
            <w:r>
              <w:t>X</w:t>
            </w:r>
          </w:p>
        </w:tc>
        <w:tc>
          <w:tcPr>
            <w:tcW w:w="432" w:type="dxa"/>
          </w:tcPr>
          <w:p w14:paraId="76687432" w14:textId="77777777" w:rsidR="00BE396E" w:rsidRDefault="00BE396E" w:rsidP="00BE396E">
            <w:pPr>
              <w:pStyle w:val="TableText"/>
            </w:pPr>
            <w:r>
              <w:t>X</w:t>
            </w:r>
          </w:p>
        </w:tc>
      </w:tr>
      <w:tr w:rsidR="00BE396E" w14:paraId="35463339" w14:textId="77777777" w:rsidTr="008373F9">
        <w:trPr>
          <w:cantSplit/>
          <w:jc w:val="center"/>
        </w:trPr>
        <w:tc>
          <w:tcPr>
            <w:tcW w:w="802" w:type="dxa"/>
            <w:tcMar>
              <w:left w:w="58" w:type="dxa"/>
              <w:right w:w="58" w:type="dxa"/>
            </w:tcMar>
          </w:tcPr>
          <w:p w14:paraId="1BB45B3F" w14:textId="612DB0B3" w:rsidR="00BE396E" w:rsidRDefault="00BE396E" w:rsidP="00BE396E">
            <w:pPr>
              <w:pStyle w:val="TableText"/>
            </w:pPr>
            <w:r>
              <w:t>4490</w:t>
            </w:r>
            <w:r w:rsidR="00135F82">
              <w:t xml:space="preserve"> – </w:t>
            </w:r>
            <w:r>
              <w:t>4504</w:t>
            </w:r>
          </w:p>
        </w:tc>
        <w:tc>
          <w:tcPr>
            <w:tcW w:w="2227" w:type="dxa"/>
            <w:tcMar>
              <w:left w:w="58" w:type="dxa"/>
              <w:right w:w="58" w:type="dxa"/>
            </w:tcMar>
          </w:tcPr>
          <w:p w14:paraId="711D3BFA" w14:textId="77777777" w:rsidR="00BE396E" w:rsidRDefault="00BE396E" w:rsidP="00BE396E">
            <w:pPr>
              <w:pStyle w:val="TableText"/>
            </w:pPr>
            <w:r>
              <w:t>INITIATING CCN 11</w:t>
            </w:r>
          </w:p>
        </w:tc>
        <w:tc>
          <w:tcPr>
            <w:tcW w:w="2993" w:type="dxa"/>
            <w:tcMar>
              <w:left w:w="58" w:type="dxa"/>
              <w:right w:w="58" w:type="dxa"/>
            </w:tcMar>
          </w:tcPr>
          <w:p w14:paraId="0992D997" w14:textId="667404E7" w:rsidR="00BE396E" w:rsidRDefault="00BE396E" w:rsidP="00BE396E">
            <w:pPr>
              <w:pStyle w:val="TableText"/>
            </w:pPr>
            <w:r>
              <w:t>:P:IDR-</w:t>
            </w:r>
            <w:hyperlink r:id="rId1030" w:history="1">
              <w:r>
                <w:rPr>
                  <w:rStyle w:val="Hyperlink"/>
                  <w:rFonts w:cs="Courier New"/>
                  <w:szCs w:val="16"/>
                </w:rPr>
                <w:t>INIT-CCN</w:t>
              </w:r>
            </w:hyperlink>
          </w:p>
        </w:tc>
        <w:tc>
          <w:tcPr>
            <w:tcW w:w="2790" w:type="dxa"/>
            <w:tcMar>
              <w:left w:w="58" w:type="dxa"/>
              <w:right w:w="58" w:type="dxa"/>
            </w:tcMar>
          </w:tcPr>
          <w:p w14:paraId="08D1CB9C" w14:textId="08326E93" w:rsidR="00BE396E" w:rsidRDefault="000D73C3" w:rsidP="005B28CD">
            <w:pPr>
              <w:pStyle w:val="TableText"/>
            </w:pPr>
            <w:r w:rsidRPr="000D73C3">
              <w:t>This field is no longer used as supplemental adjustments are no longer performed.</w:t>
            </w:r>
          </w:p>
        </w:tc>
        <w:tc>
          <w:tcPr>
            <w:tcW w:w="1080" w:type="dxa"/>
            <w:tcMar>
              <w:left w:w="58" w:type="dxa"/>
              <w:right w:w="58" w:type="dxa"/>
            </w:tcMar>
          </w:tcPr>
          <w:p w14:paraId="737CD1F2" w14:textId="77777777" w:rsidR="00BE396E" w:rsidRDefault="00BE396E" w:rsidP="00BE396E">
            <w:pPr>
              <w:pStyle w:val="TableText"/>
              <w:rPr>
                <w:caps/>
              </w:rPr>
            </w:pPr>
            <w:r>
              <w:rPr>
                <w:caps/>
              </w:rPr>
              <w:t>15 c</w:t>
            </w:r>
          </w:p>
        </w:tc>
        <w:tc>
          <w:tcPr>
            <w:tcW w:w="2340" w:type="dxa"/>
            <w:tcMar>
              <w:left w:w="58" w:type="dxa"/>
              <w:right w:w="58" w:type="dxa"/>
            </w:tcMar>
          </w:tcPr>
          <w:p w14:paraId="168F2C8C" w14:textId="77777777" w:rsidR="00BE396E" w:rsidRDefault="00BE396E" w:rsidP="00BE396E">
            <w:pPr>
              <w:pStyle w:val="TableText"/>
            </w:pPr>
            <w:r>
              <w:t>Adjustment claim only</w:t>
            </w:r>
          </w:p>
        </w:tc>
        <w:tc>
          <w:tcPr>
            <w:tcW w:w="858" w:type="dxa"/>
            <w:tcMar>
              <w:left w:w="58" w:type="dxa"/>
              <w:right w:w="58" w:type="dxa"/>
            </w:tcMar>
          </w:tcPr>
          <w:p w14:paraId="0DACC59D" w14:textId="77777777" w:rsidR="00BE396E" w:rsidRDefault="00BE396E" w:rsidP="00BE396E">
            <w:pPr>
              <w:pStyle w:val="TableText"/>
            </w:pPr>
            <w:r>
              <w:t>Spaces</w:t>
            </w:r>
          </w:p>
        </w:tc>
        <w:tc>
          <w:tcPr>
            <w:tcW w:w="431" w:type="dxa"/>
          </w:tcPr>
          <w:p w14:paraId="3825C7D7" w14:textId="77777777" w:rsidR="00BE396E" w:rsidRDefault="00BE396E" w:rsidP="00BE396E">
            <w:pPr>
              <w:pStyle w:val="TableText"/>
            </w:pPr>
            <w:r>
              <w:t>-</w:t>
            </w:r>
          </w:p>
        </w:tc>
        <w:tc>
          <w:tcPr>
            <w:tcW w:w="431" w:type="dxa"/>
          </w:tcPr>
          <w:p w14:paraId="1C70589A" w14:textId="77777777" w:rsidR="00BE396E" w:rsidRDefault="00BE396E" w:rsidP="00BE396E">
            <w:pPr>
              <w:pStyle w:val="TableText"/>
            </w:pPr>
            <w:r>
              <w:t>X</w:t>
            </w:r>
          </w:p>
        </w:tc>
        <w:tc>
          <w:tcPr>
            <w:tcW w:w="432" w:type="dxa"/>
          </w:tcPr>
          <w:p w14:paraId="1D03C917" w14:textId="77777777" w:rsidR="00BE396E" w:rsidRDefault="00BE396E" w:rsidP="00BE396E">
            <w:pPr>
              <w:pStyle w:val="TableText"/>
            </w:pPr>
            <w:r>
              <w:t>X</w:t>
            </w:r>
          </w:p>
        </w:tc>
      </w:tr>
      <w:tr w:rsidR="00BE396E" w14:paraId="257ED7DE" w14:textId="77777777" w:rsidTr="008373F9">
        <w:trPr>
          <w:cantSplit/>
          <w:jc w:val="center"/>
        </w:trPr>
        <w:tc>
          <w:tcPr>
            <w:tcW w:w="802" w:type="dxa"/>
            <w:tcMar>
              <w:left w:w="58" w:type="dxa"/>
              <w:right w:w="58" w:type="dxa"/>
            </w:tcMar>
          </w:tcPr>
          <w:p w14:paraId="6127F091" w14:textId="34369F17" w:rsidR="00BE396E" w:rsidRDefault="00BE396E" w:rsidP="00BE396E">
            <w:pPr>
              <w:pStyle w:val="TableText"/>
            </w:pPr>
            <w:r>
              <w:t>4505</w:t>
            </w:r>
            <w:r w:rsidR="00135F82">
              <w:t xml:space="preserve"> – </w:t>
            </w:r>
            <w:r>
              <w:t>4512</w:t>
            </w:r>
          </w:p>
        </w:tc>
        <w:tc>
          <w:tcPr>
            <w:tcW w:w="2227" w:type="dxa"/>
            <w:tcMar>
              <w:left w:w="58" w:type="dxa"/>
              <w:right w:w="58" w:type="dxa"/>
            </w:tcMar>
          </w:tcPr>
          <w:p w14:paraId="5444C2DE" w14:textId="77777777" w:rsidR="00BE396E" w:rsidRDefault="00BE396E" w:rsidP="00BE396E">
            <w:pPr>
              <w:pStyle w:val="TableText"/>
            </w:pPr>
            <w:r>
              <w:t>ADJ CLM CHECK WRITE DATE 11</w:t>
            </w:r>
          </w:p>
        </w:tc>
        <w:tc>
          <w:tcPr>
            <w:tcW w:w="2993" w:type="dxa"/>
            <w:tcMar>
              <w:left w:w="58" w:type="dxa"/>
              <w:right w:w="58" w:type="dxa"/>
            </w:tcMar>
          </w:tcPr>
          <w:p w14:paraId="6CF49078" w14:textId="1FB4EE42" w:rsidR="00BE396E" w:rsidRDefault="00BE396E" w:rsidP="00BE396E">
            <w:pPr>
              <w:pStyle w:val="TableText"/>
            </w:pPr>
            <w:r>
              <w:t>:P:IDR-</w:t>
            </w:r>
            <w:hyperlink r:id="rId1031" w:history="1">
              <w:r>
                <w:rPr>
                  <w:rStyle w:val="Hyperlink"/>
                </w:rPr>
                <w:t>ADJ-CHK-WRT-DT</w:t>
              </w:r>
            </w:hyperlink>
          </w:p>
        </w:tc>
        <w:tc>
          <w:tcPr>
            <w:tcW w:w="2790" w:type="dxa"/>
            <w:tcMar>
              <w:left w:w="58" w:type="dxa"/>
              <w:right w:w="58" w:type="dxa"/>
            </w:tcMar>
          </w:tcPr>
          <w:p w14:paraId="15494DCC" w14:textId="3137DED6" w:rsidR="00BE396E" w:rsidRDefault="000D73C3" w:rsidP="003962F0">
            <w:pPr>
              <w:pStyle w:val="TableText"/>
            </w:pPr>
            <w:r w:rsidRPr="000D73C3">
              <w:t>This field is no longer used as supplemental adjustments are no longer performed.</w:t>
            </w:r>
          </w:p>
        </w:tc>
        <w:tc>
          <w:tcPr>
            <w:tcW w:w="1080" w:type="dxa"/>
            <w:tcMar>
              <w:left w:w="58" w:type="dxa"/>
              <w:right w:w="58" w:type="dxa"/>
            </w:tcMar>
          </w:tcPr>
          <w:p w14:paraId="383A384B" w14:textId="77777777" w:rsidR="00BE396E" w:rsidRDefault="00BE396E" w:rsidP="00BE396E">
            <w:pPr>
              <w:pStyle w:val="TableText"/>
              <w:rPr>
                <w:caps/>
              </w:rPr>
            </w:pPr>
            <w:r>
              <w:rPr>
                <w:caps/>
              </w:rPr>
              <w:t>8 n</w:t>
            </w:r>
          </w:p>
        </w:tc>
        <w:tc>
          <w:tcPr>
            <w:tcW w:w="2340" w:type="dxa"/>
            <w:tcMar>
              <w:left w:w="58" w:type="dxa"/>
              <w:right w:w="58" w:type="dxa"/>
            </w:tcMar>
          </w:tcPr>
          <w:p w14:paraId="2C8E5D07"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6C93AFD4" w14:textId="77777777" w:rsidR="00BE396E" w:rsidRDefault="00BE396E" w:rsidP="00BE396E">
            <w:pPr>
              <w:pStyle w:val="TableText"/>
            </w:pPr>
            <w:r>
              <w:t>Zeros</w:t>
            </w:r>
          </w:p>
        </w:tc>
        <w:tc>
          <w:tcPr>
            <w:tcW w:w="431" w:type="dxa"/>
          </w:tcPr>
          <w:p w14:paraId="78CD537F" w14:textId="77777777" w:rsidR="00BE396E" w:rsidRDefault="00BE396E" w:rsidP="00BE396E">
            <w:pPr>
              <w:pStyle w:val="TableText"/>
            </w:pPr>
            <w:r>
              <w:t>-</w:t>
            </w:r>
          </w:p>
        </w:tc>
        <w:tc>
          <w:tcPr>
            <w:tcW w:w="431" w:type="dxa"/>
          </w:tcPr>
          <w:p w14:paraId="78091629" w14:textId="77777777" w:rsidR="00BE396E" w:rsidRDefault="00BE396E" w:rsidP="00BE396E">
            <w:pPr>
              <w:pStyle w:val="TableText"/>
            </w:pPr>
            <w:r>
              <w:t>-</w:t>
            </w:r>
          </w:p>
        </w:tc>
        <w:tc>
          <w:tcPr>
            <w:tcW w:w="432" w:type="dxa"/>
          </w:tcPr>
          <w:p w14:paraId="0FA419CF" w14:textId="77777777" w:rsidR="00BE396E" w:rsidRDefault="00BE396E" w:rsidP="00BE396E">
            <w:pPr>
              <w:pStyle w:val="TableText"/>
            </w:pPr>
            <w:r>
              <w:t>X</w:t>
            </w:r>
          </w:p>
        </w:tc>
      </w:tr>
      <w:tr w:rsidR="00BE396E" w14:paraId="2CE2818E" w14:textId="77777777" w:rsidTr="008373F9">
        <w:trPr>
          <w:cantSplit/>
          <w:jc w:val="center"/>
        </w:trPr>
        <w:tc>
          <w:tcPr>
            <w:tcW w:w="802" w:type="dxa"/>
            <w:tcMar>
              <w:left w:w="58" w:type="dxa"/>
              <w:right w:w="58" w:type="dxa"/>
            </w:tcMar>
          </w:tcPr>
          <w:p w14:paraId="0E2C25EF" w14:textId="4A8B9101" w:rsidR="00BE396E" w:rsidRDefault="00BE396E" w:rsidP="00BE396E">
            <w:pPr>
              <w:pStyle w:val="TableText"/>
            </w:pPr>
            <w:r>
              <w:t>4513</w:t>
            </w:r>
            <w:r w:rsidR="00135F82">
              <w:t xml:space="preserve"> – </w:t>
            </w:r>
            <w:r>
              <w:t>4519</w:t>
            </w:r>
          </w:p>
        </w:tc>
        <w:tc>
          <w:tcPr>
            <w:tcW w:w="2227" w:type="dxa"/>
            <w:tcMar>
              <w:left w:w="58" w:type="dxa"/>
              <w:right w:w="58" w:type="dxa"/>
            </w:tcMar>
          </w:tcPr>
          <w:p w14:paraId="4EB803D6" w14:textId="77777777" w:rsidR="00BE396E" w:rsidRDefault="00BE396E" w:rsidP="00BE396E">
            <w:pPr>
              <w:pStyle w:val="TableText"/>
            </w:pPr>
            <w:r>
              <w:t>ADJ CLAIM BENE EOMB AMT 11</w:t>
            </w:r>
          </w:p>
        </w:tc>
        <w:tc>
          <w:tcPr>
            <w:tcW w:w="2993" w:type="dxa"/>
            <w:tcMar>
              <w:left w:w="58" w:type="dxa"/>
              <w:right w:w="58" w:type="dxa"/>
            </w:tcMar>
          </w:tcPr>
          <w:p w14:paraId="0478038F" w14:textId="57CF8952" w:rsidR="00BE396E" w:rsidRDefault="00BE396E" w:rsidP="00BE396E">
            <w:pPr>
              <w:pStyle w:val="TableText"/>
            </w:pPr>
            <w:r>
              <w:t>:P:IDR-</w:t>
            </w:r>
            <w:hyperlink r:id="rId1032" w:history="1">
              <w:r>
                <w:rPr>
                  <w:rStyle w:val="Hyperlink"/>
                </w:rPr>
                <w:t>ADJ-B-EOMB-AMT</w:t>
              </w:r>
            </w:hyperlink>
          </w:p>
        </w:tc>
        <w:tc>
          <w:tcPr>
            <w:tcW w:w="2790" w:type="dxa"/>
            <w:tcMar>
              <w:left w:w="58" w:type="dxa"/>
              <w:right w:w="58" w:type="dxa"/>
            </w:tcMar>
          </w:tcPr>
          <w:p w14:paraId="0B2D3E20" w14:textId="476C757C"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61B4F570" w14:textId="77777777" w:rsidR="00BE396E" w:rsidRDefault="00BE396E" w:rsidP="00BE396E">
            <w:pPr>
              <w:pStyle w:val="TableText"/>
              <w:rPr>
                <w:caps/>
              </w:rPr>
            </w:pPr>
            <w:r>
              <w:rPr>
                <w:caps/>
              </w:rPr>
              <w:t>7 n</w:t>
            </w:r>
          </w:p>
          <w:p w14:paraId="7638C325" w14:textId="77777777" w:rsidR="00BE396E" w:rsidRDefault="00BE396E" w:rsidP="00BE396E">
            <w:pPr>
              <w:pStyle w:val="TableText"/>
              <w:rPr>
                <w:caps/>
              </w:rPr>
            </w:pPr>
            <w:r>
              <w:rPr>
                <w:caps/>
              </w:rPr>
              <w:t>(99999V99)</w:t>
            </w:r>
          </w:p>
        </w:tc>
        <w:tc>
          <w:tcPr>
            <w:tcW w:w="2340" w:type="dxa"/>
            <w:tcMar>
              <w:left w:w="58" w:type="dxa"/>
              <w:right w:w="58" w:type="dxa"/>
            </w:tcMar>
          </w:tcPr>
          <w:p w14:paraId="7AA34D23" w14:textId="77777777" w:rsidR="00BE396E" w:rsidRDefault="00BE396E" w:rsidP="00BE396E">
            <w:pPr>
              <w:pStyle w:val="TableText"/>
            </w:pPr>
            <w:r>
              <w:t>Original claim only</w:t>
            </w:r>
          </w:p>
        </w:tc>
        <w:tc>
          <w:tcPr>
            <w:tcW w:w="858" w:type="dxa"/>
            <w:tcMar>
              <w:left w:w="58" w:type="dxa"/>
              <w:right w:w="58" w:type="dxa"/>
            </w:tcMar>
          </w:tcPr>
          <w:p w14:paraId="65D32ABA" w14:textId="77777777" w:rsidR="00BE396E" w:rsidRDefault="00BE396E" w:rsidP="00BE396E">
            <w:pPr>
              <w:pStyle w:val="TableText"/>
            </w:pPr>
            <w:r>
              <w:t>Zeros</w:t>
            </w:r>
          </w:p>
        </w:tc>
        <w:tc>
          <w:tcPr>
            <w:tcW w:w="431" w:type="dxa"/>
          </w:tcPr>
          <w:p w14:paraId="711B1AE0" w14:textId="77777777" w:rsidR="00BE396E" w:rsidRDefault="00BE396E" w:rsidP="00BE396E">
            <w:pPr>
              <w:pStyle w:val="TableText"/>
            </w:pPr>
            <w:r>
              <w:t>-</w:t>
            </w:r>
          </w:p>
        </w:tc>
        <w:tc>
          <w:tcPr>
            <w:tcW w:w="431" w:type="dxa"/>
          </w:tcPr>
          <w:p w14:paraId="37E30680" w14:textId="77777777" w:rsidR="00BE396E" w:rsidRDefault="00BE396E" w:rsidP="00BE396E">
            <w:pPr>
              <w:pStyle w:val="TableText"/>
            </w:pPr>
            <w:r>
              <w:t>-</w:t>
            </w:r>
          </w:p>
        </w:tc>
        <w:tc>
          <w:tcPr>
            <w:tcW w:w="432" w:type="dxa"/>
          </w:tcPr>
          <w:p w14:paraId="1B7D318C" w14:textId="77777777" w:rsidR="00BE396E" w:rsidRDefault="00BE396E" w:rsidP="00BE396E">
            <w:pPr>
              <w:pStyle w:val="TableText"/>
            </w:pPr>
            <w:r>
              <w:t>X</w:t>
            </w:r>
          </w:p>
        </w:tc>
      </w:tr>
      <w:tr w:rsidR="00BE396E" w14:paraId="577D3EAC" w14:textId="77777777" w:rsidTr="008373F9">
        <w:trPr>
          <w:cantSplit/>
          <w:jc w:val="center"/>
        </w:trPr>
        <w:tc>
          <w:tcPr>
            <w:tcW w:w="802" w:type="dxa"/>
            <w:tcMar>
              <w:left w:w="58" w:type="dxa"/>
              <w:right w:w="58" w:type="dxa"/>
            </w:tcMar>
          </w:tcPr>
          <w:p w14:paraId="0890F92F" w14:textId="1F60BF31" w:rsidR="00BE396E" w:rsidRDefault="00BE396E" w:rsidP="00BE396E">
            <w:pPr>
              <w:pStyle w:val="TableText"/>
            </w:pPr>
            <w:r>
              <w:t>4520</w:t>
            </w:r>
            <w:r w:rsidR="00135F82">
              <w:t xml:space="preserve"> – </w:t>
            </w:r>
            <w:r>
              <w:t>4526</w:t>
            </w:r>
          </w:p>
        </w:tc>
        <w:tc>
          <w:tcPr>
            <w:tcW w:w="2227" w:type="dxa"/>
            <w:tcMar>
              <w:left w:w="58" w:type="dxa"/>
              <w:right w:w="58" w:type="dxa"/>
            </w:tcMar>
          </w:tcPr>
          <w:p w14:paraId="3CB43653" w14:textId="77777777" w:rsidR="00BE396E" w:rsidRDefault="00BE396E" w:rsidP="00BE396E">
            <w:pPr>
              <w:pStyle w:val="TableText"/>
            </w:pPr>
            <w:r>
              <w:t>ADJ CLAIM PROV EOMB AMT 11</w:t>
            </w:r>
          </w:p>
        </w:tc>
        <w:tc>
          <w:tcPr>
            <w:tcW w:w="2993" w:type="dxa"/>
            <w:tcMar>
              <w:left w:w="58" w:type="dxa"/>
              <w:right w:w="58" w:type="dxa"/>
            </w:tcMar>
          </w:tcPr>
          <w:p w14:paraId="6894D51B" w14:textId="10147437" w:rsidR="00BE396E" w:rsidRDefault="00BE396E" w:rsidP="00BE396E">
            <w:pPr>
              <w:pStyle w:val="TableText"/>
            </w:pPr>
            <w:r>
              <w:t>:P:IDR-</w:t>
            </w:r>
            <w:hyperlink r:id="rId1033" w:history="1">
              <w:r>
                <w:rPr>
                  <w:rStyle w:val="Hyperlink"/>
                </w:rPr>
                <w:t>ADJ-P-EOMB-AMT</w:t>
              </w:r>
            </w:hyperlink>
          </w:p>
        </w:tc>
        <w:tc>
          <w:tcPr>
            <w:tcW w:w="2790" w:type="dxa"/>
            <w:tcMar>
              <w:left w:w="58" w:type="dxa"/>
              <w:right w:w="58" w:type="dxa"/>
            </w:tcMar>
          </w:tcPr>
          <w:p w14:paraId="6136FCDB" w14:textId="5E0EA0F8" w:rsidR="00BE396E" w:rsidRDefault="000D73C3" w:rsidP="005B28CD">
            <w:pPr>
              <w:pStyle w:val="TableText"/>
            </w:pPr>
            <w:r w:rsidRPr="000D73C3">
              <w:t>This field is no longer used as supplemental adjustments are no longer performed.</w:t>
            </w:r>
          </w:p>
        </w:tc>
        <w:tc>
          <w:tcPr>
            <w:tcW w:w="1080" w:type="dxa"/>
            <w:tcMar>
              <w:left w:w="58" w:type="dxa"/>
              <w:right w:w="58" w:type="dxa"/>
            </w:tcMar>
          </w:tcPr>
          <w:p w14:paraId="158F4078" w14:textId="77777777" w:rsidR="00BE396E" w:rsidRDefault="00BE396E" w:rsidP="00BE396E">
            <w:pPr>
              <w:pStyle w:val="TableText"/>
              <w:rPr>
                <w:caps/>
              </w:rPr>
            </w:pPr>
            <w:r>
              <w:rPr>
                <w:caps/>
              </w:rPr>
              <w:t>7 n</w:t>
            </w:r>
          </w:p>
          <w:p w14:paraId="33A8E614" w14:textId="77777777" w:rsidR="00BE396E" w:rsidRDefault="00BE396E" w:rsidP="00BE396E">
            <w:pPr>
              <w:pStyle w:val="TableText"/>
              <w:rPr>
                <w:caps/>
              </w:rPr>
            </w:pPr>
            <w:r>
              <w:rPr>
                <w:caps/>
              </w:rPr>
              <w:t>(99999V99)</w:t>
            </w:r>
          </w:p>
        </w:tc>
        <w:tc>
          <w:tcPr>
            <w:tcW w:w="2340" w:type="dxa"/>
            <w:tcMar>
              <w:left w:w="58" w:type="dxa"/>
              <w:right w:w="58" w:type="dxa"/>
            </w:tcMar>
          </w:tcPr>
          <w:p w14:paraId="718F66BA" w14:textId="77777777" w:rsidR="00BE396E" w:rsidRDefault="00BE396E" w:rsidP="00BE396E">
            <w:pPr>
              <w:pStyle w:val="TableText"/>
            </w:pPr>
            <w:r>
              <w:t>Original claim only</w:t>
            </w:r>
          </w:p>
        </w:tc>
        <w:tc>
          <w:tcPr>
            <w:tcW w:w="858" w:type="dxa"/>
            <w:tcMar>
              <w:left w:w="58" w:type="dxa"/>
              <w:right w:w="58" w:type="dxa"/>
            </w:tcMar>
          </w:tcPr>
          <w:p w14:paraId="2564E921" w14:textId="77777777" w:rsidR="00BE396E" w:rsidRDefault="00BE396E" w:rsidP="00BE396E">
            <w:pPr>
              <w:pStyle w:val="TableText"/>
            </w:pPr>
            <w:r>
              <w:t>Zeros</w:t>
            </w:r>
          </w:p>
        </w:tc>
        <w:tc>
          <w:tcPr>
            <w:tcW w:w="431" w:type="dxa"/>
          </w:tcPr>
          <w:p w14:paraId="2B505EB2" w14:textId="77777777" w:rsidR="00BE396E" w:rsidRDefault="00BE396E" w:rsidP="00BE396E">
            <w:pPr>
              <w:pStyle w:val="TableText"/>
            </w:pPr>
            <w:r>
              <w:t>-</w:t>
            </w:r>
          </w:p>
        </w:tc>
        <w:tc>
          <w:tcPr>
            <w:tcW w:w="431" w:type="dxa"/>
          </w:tcPr>
          <w:p w14:paraId="454DA5FC" w14:textId="77777777" w:rsidR="00BE396E" w:rsidRDefault="00BE396E" w:rsidP="00BE396E">
            <w:pPr>
              <w:pStyle w:val="TableText"/>
            </w:pPr>
            <w:r>
              <w:t>-</w:t>
            </w:r>
          </w:p>
        </w:tc>
        <w:tc>
          <w:tcPr>
            <w:tcW w:w="432" w:type="dxa"/>
          </w:tcPr>
          <w:p w14:paraId="4EE58DC9" w14:textId="77777777" w:rsidR="00BE396E" w:rsidRDefault="00BE396E" w:rsidP="00BE396E">
            <w:pPr>
              <w:pStyle w:val="TableText"/>
            </w:pPr>
            <w:r>
              <w:t>X</w:t>
            </w:r>
          </w:p>
        </w:tc>
      </w:tr>
      <w:tr w:rsidR="00BE396E" w14:paraId="6D4A2DB5" w14:textId="77777777" w:rsidTr="008373F9">
        <w:trPr>
          <w:cantSplit/>
          <w:jc w:val="center"/>
        </w:trPr>
        <w:tc>
          <w:tcPr>
            <w:tcW w:w="802" w:type="dxa"/>
            <w:tcMar>
              <w:left w:w="58" w:type="dxa"/>
              <w:right w:w="58" w:type="dxa"/>
            </w:tcMar>
          </w:tcPr>
          <w:p w14:paraId="7ADA207A" w14:textId="7E4D70B1" w:rsidR="00BE396E" w:rsidRDefault="00BE396E" w:rsidP="00BE396E">
            <w:pPr>
              <w:pStyle w:val="TableText"/>
            </w:pPr>
            <w:r>
              <w:t>4527</w:t>
            </w:r>
            <w:r w:rsidR="00135F82">
              <w:t xml:space="preserve"> – </w:t>
            </w:r>
            <w:r>
              <w:t>4534</w:t>
            </w:r>
          </w:p>
        </w:tc>
        <w:tc>
          <w:tcPr>
            <w:tcW w:w="2227" w:type="dxa"/>
            <w:tcMar>
              <w:left w:w="58" w:type="dxa"/>
              <w:right w:w="58" w:type="dxa"/>
            </w:tcMar>
          </w:tcPr>
          <w:p w14:paraId="1D1CD9EA" w14:textId="77777777" w:rsidR="00BE396E" w:rsidRDefault="00BE396E" w:rsidP="00BE396E">
            <w:pPr>
              <w:pStyle w:val="TableText"/>
            </w:pPr>
            <w:r>
              <w:t>ADJ DATE 12</w:t>
            </w:r>
          </w:p>
        </w:tc>
        <w:tc>
          <w:tcPr>
            <w:tcW w:w="2993" w:type="dxa"/>
            <w:tcMar>
              <w:left w:w="58" w:type="dxa"/>
              <w:right w:w="58" w:type="dxa"/>
            </w:tcMar>
          </w:tcPr>
          <w:p w14:paraId="76E0A791" w14:textId="5377F812" w:rsidR="00BE396E" w:rsidRDefault="00BE396E" w:rsidP="00BE396E">
            <w:pPr>
              <w:pStyle w:val="TableText"/>
            </w:pPr>
            <w:r>
              <w:t>:P:IDR-</w:t>
            </w:r>
            <w:hyperlink r:id="rId1034" w:history="1">
              <w:r>
                <w:rPr>
                  <w:rStyle w:val="Hyperlink"/>
                </w:rPr>
                <w:t>ADJ-DATE</w:t>
              </w:r>
            </w:hyperlink>
          </w:p>
        </w:tc>
        <w:tc>
          <w:tcPr>
            <w:tcW w:w="2790" w:type="dxa"/>
            <w:tcMar>
              <w:left w:w="58" w:type="dxa"/>
              <w:right w:w="58" w:type="dxa"/>
            </w:tcMar>
          </w:tcPr>
          <w:p w14:paraId="23896368" w14:textId="6EB9D5DF" w:rsidR="00BE396E" w:rsidRDefault="000D73C3" w:rsidP="003962F0">
            <w:pPr>
              <w:pStyle w:val="TableText"/>
            </w:pPr>
            <w:r w:rsidRPr="000D73C3">
              <w:t>This field is no longer used as supplemental adjustments are no longer performed.</w:t>
            </w:r>
          </w:p>
        </w:tc>
        <w:tc>
          <w:tcPr>
            <w:tcW w:w="1080" w:type="dxa"/>
            <w:tcMar>
              <w:left w:w="58" w:type="dxa"/>
              <w:right w:w="58" w:type="dxa"/>
            </w:tcMar>
          </w:tcPr>
          <w:p w14:paraId="68B75ED3" w14:textId="77777777" w:rsidR="00BE396E" w:rsidRDefault="00BE396E" w:rsidP="00BE396E">
            <w:pPr>
              <w:pStyle w:val="TableText"/>
              <w:rPr>
                <w:caps/>
              </w:rPr>
            </w:pPr>
            <w:r>
              <w:rPr>
                <w:caps/>
              </w:rPr>
              <w:t>8 n</w:t>
            </w:r>
          </w:p>
        </w:tc>
        <w:tc>
          <w:tcPr>
            <w:tcW w:w="2340" w:type="dxa"/>
            <w:tcMar>
              <w:left w:w="58" w:type="dxa"/>
              <w:right w:w="58" w:type="dxa"/>
            </w:tcMar>
          </w:tcPr>
          <w:p w14:paraId="5DBDC0E2" w14:textId="77777777" w:rsidR="00BE396E" w:rsidRDefault="00BE396E" w:rsidP="00BE396E">
            <w:pPr>
              <w:pStyle w:val="TableText"/>
            </w:pPr>
            <w:r>
              <w:t>MMDDYYYY</w:t>
            </w:r>
          </w:p>
        </w:tc>
        <w:tc>
          <w:tcPr>
            <w:tcW w:w="858" w:type="dxa"/>
            <w:tcMar>
              <w:left w:w="58" w:type="dxa"/>
              <w:right w:w="58" w:type="dxa"/>
            </w:tcMar>
          </w:tcPr>
          <w:p w14:paraId="539D7E15" w14:textId="77777777" w:rsidR="00BE396E" w:rsidRDefault="00BE396E" w:rsidP="00BE396E">
            <w:pPr>
              <w:pStyle w:val="TableText"/>
            </w:pPr>
            <w:r>
              <w:t>Zeros</w:t>
            </w:r>
          </w:p>
        </w:tc>
        <w:tc>
          <w:tcPr>
            <w:tcW w:w="431" w:type="dxa"/>
          </w:tcPr>
          <w:p w14:paraId="5BFADF9E" w14:textId="77777777" w:rsidR="00BE396E" w:rsidRDefault="00BE396E" w:rsidP="00BE396E">
            <w:pPr>
              <w:pStyle w:val="TableText"/>
            </w:pPr>
            <w:r>
              <w:t>-</w:t>
            </w:r>
          </w:p>
        </w:tc>
        <w:tc>
          <w:tcPr>
            <w:tcW w:w="431" w:type="dxa"/>
          </w:tcPr>
          <w:p w14:paraId="42619122" w14:textId="77777777" w:rsidR="00BE396E" w:rsidRDefault="00BE396E" w:rsidP="00BE396E">
            <w:pPr>
              <w:pStyle w:val="TableText"/>
            </w:pPr>
            <w:r>
              <w:t>X</w:t>
            </w:r>
          </w:p>
        </w:tc>
        <w:tc>
          <w:tcPr>
            <w:tcW w:w="432" w:type="dxa"/>
          </w:tcPr>
          <w:p w14:paraId="34098BEF" w14:textId="77777777" w:rsidR="00BE396E" w:rsidRDefault="00BE396E" w:rsidP="00BE396E">
            <w:pPr>
              <w:pStyle w:val="TableText"/>
            </w:pPr>
            <w:r>
              <w:t>X</w:t>
            </w:r>
          </w:p>
        </w:tc>
      </w:tr>
      <w:tr w:rsidR="00BE396E" w14:paraId="74A07E0D" w14:textId="77777777" w:rsidTr="008373F9">
        <w:trPr>
          <w:cantSplit/>
          <w:jc w:val="center"/>
        </w:trPr>
        <w:tc>
          <w:tcPr>
            <w:tcW w:w="802" w:type="dxa"/>
            <w:tcMar>
              <w:left w:w="58" w:type="dxa"/>
              <w:right w:w="58" w:type="dxa"/>
            </w:tcMar>
          </w:tcPr>
          <w:p w14:paraId="51C86972" w14:textId="3B6FB4F6" w:rsidR="00BE396E" w:rsidRDefault="00BE396E" w:rsidP="00BE396E">
            <w:pPr>
              <w:pStyle w:val="TableText"/>
            </w:pPr>
            <w:r>
              <w:t>4535</w:t>
            </w:r>
            <w:r w:rsidR="00135F82">
              <w:t xml:space="preserve"> – </w:t>
            </w:r>
            <w:r>
              <w:t>4549</w:t>
            </w:r>
          </w:p>
        </w:tc>
        <w:tc>
          <w:tcPr>
            <w:tcW w:w="2227" w:type="dxa"/>
            <w:tcMar>
              <w:left w:w="58" w:type="dxa"/>
              <w:right w:w="58" w:type="dxa"/>
            </w:tcMar>
          </w:tcPr>
          <w:p w14:paraId="10821B73" w14:textId="77777777" w:rsidR="00BE396E" w:rsidRDefault="00BE396E" w:rsidP="00BE396E">
            <w:pPr>
              <w:pStyle w:val="TableText"/>
            </w:pPr>
            <w:r>
              <w:t>XREF ICN 12</w:t>
            </w:r>
          </w:p>
        </w:tc>
        <w:tc>
          <w:tcPr>
            <w:tcW w:w="2993" w:type="dxa"/>
            <w:tcMar>
              <w:left w:w="58" w:type="dxa"/>
              <w:right w:w="58" w:type="dxa"/>
            </w:tcMar>
          </w:tcPr>
          <w:p w14:paraId="6A63C6DE" w14:textId="6434537E" w:rsidR="00BE396E" w:rsidRDefault="00BE396E" w:rsidP="00BE396E">
            <w:pPr>
              <w:pStyle w:val="TableText"/>
            </w:pPr>
            <w:r>
              <w:t>:P:IDR-</w:t>
            </w:r>
            <w:hyperlink r:id="rId1035" w:history="1">
              <w:r>
                <w:rPr>
                  <w:rStyle w:val="Hyperlink"/>
                  <w:rFonts w:cs="Courier New"/>
                  <w:szCs w:val="16"/>
                </w:rPr>
                <w:t>XREF-ICN</w:t>
              </w:r>
            </w:hyperlink>
          </w:p>
        </w:tc>
        <w:tc>
          <w:tcPr>
            <w:tcW w:w="2790" w:type="dxa"/>
            <w:tcMar>
              <w:left w:w="58" w:type="dxa"/>
              <w:right w:w="58" w:type="dxa"/>
            </w:tcMar>
          </w:tcPr>
          <w:p w14:paraId="10D1266A" w14:textId="6A4ECB9D"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42BB7C56" w14:textId="77777777" w:rsidR="00BE396E" w:rsidRDefault="00BE396E" w:rsidP="00BE396E">
            <w:pPr>
              <w:pStyle w:val="TableText"/>
              <w:rPr>
                <w:caps/>
              </w:rPr>
            </w:pPr>
            <w:r>
              <w:rPr>
                <w:caps/>
              </w:rPr>
              <w:t>15 c</w:t>
            </w:r>
          </w:p>
        </w:tc>
        <w:tc>
          <w:tcPr>
            <w:tcW w:w="2340" w:type="dxa"/>
            <w:tcMar>
              <w:left w:w="58" w:type="dxa"/>
              <w:right w:w="58" w:type="dxa"/>
            </w:tcMar>
          </w:tcPr>
          <w:p w14:paraId="2D9DC230" w14:textId="37FECAA5" w:rsidR="00BE396E" w:rsidRDefault="00BE396E" w:rsidP="00BE396E">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182F8834" w14:textId="77777777" w:rsidR="00BE396E" w:rsidRDefault="00BE396E" w:rsidP="00BE396E">
            <w:pPr>
              <w:pStyle w:val="TableText"/>
            </w:pPr>
            <w:r>
              <w:t>Spaces</w:t>
            </w:r>
          </w:p>
        </w:tc>
        <w:tc>
          <w:tcPr>
            <w:tcW w:w="431" w:type="dxa"/>
          </w:tcPr>
          <w:p w14:paraId="7288E16B" w14:textId="77777777" w:rsidR="00BE396E" w:rsidRDefault="00BE396E" w:rsidP="00BE396E">
            <w:pPr>
              <w:pStyle w:val="TableText"/>
            </w:pPr>
            <w:r>
              <w:t>-</w:t>
            </w:r>
          </w:p>
        </w:tc>
        <w:tc>
          <w:tcPr>
            <w:tcW w:w="431" w:type="dxa"/>
          </w:tcPr>
          <w:p w14:paraId="083CBE5C" w14:textId="77777777" w:rsidR="00BE396E" w:rsidRDefault="00BE396E" w:rsidP="00BE396E">
            <w:pPr>
              <w:pStyle w:val="TableText"/>
            </w:pPr>
            <w:r>
              <w:t>X</w:t>
            </w:r>
          </w:p>
        </w:tc>
        <w:tc>
          <w:tcPr>
            <w:tcW w:w="432" w:type="dxa"/>
          </w:tcPr>
          <w:p w14:paraId="1D5F85E6" w14:textId="77777777" w:rsidR="00BE396E" w:rsidRDefault="00BE396E" w:rsidP="00BE396E">
            <w:pPr>
              <w:pStyle w:val="TableText"/>
            </w:pPr>
            <w:r>
              <w:t>X</w:t>
            </w:r>
          </w:p>
        </w:tc>
      </w:tr>
      <w:tr w:rsidR="00BE396E" w14:paraId="545DAA68" w14:textId="77777777" w:rsidTr="008373F9">
        <w:trPr>
          <w:cantSplit/>
          <w:jc w:val="center"/>
        </w:trPr>
        <w:tc>
          <w:tcPr>
            <w:tcW w:w="802" w:type="dxa"/>
            <w:tcMar>
              <w:left w:w="58" w:type="dxa"/>
              <w:right w:w="58" w:type="dxa"/>
            </w:tcMar>
          </w:tcPr>
          <w:p w14:paraId="4C10AD16" w14:textId="49CA2A3D" w:rsidR="00BE396E" w:rsidRDefault="00BE396E" w:rsidP="00BE396E">
            <w:pPr>
              <w:pStyle w:val="TableText"/>
            </w:pPr>
            <w:r>
              <w:t>4550</w:t>
            </w:r>
            <w:r w:rsidR="00135F82">
              <w:t xml:space="preserve"> – </w:t>
            </w:r>
            <w:r>
              <w:t>4553</w:t>
            </w:r>
          </w:p>
        </w:tc>
        <w:tc>
          <w:tcPr>
            <w:tcW w:w="2227" w:type="dxa"/>
            <w:tcMar>
              <w:left w:w="58" w:type="dxa"/>
              <w:right w:w="58" w:type="dxa"/>
            </w:tcMar>
          </w:tcPr>
          <w:p w14:paraId="36CD0247" w14:textId="77777777" w:rsidR="00BE396E" w:rsidRDefault="00BE396E" w:rsidP="00BE396E">
            <w:pPr>
              <w:pStyle w:val="TableText"/>
            </w:pPr>
            <w:r>
              <w:t>ADJ CLERK ID 12</w:t>
            </w:r>
          </w:p>
        </w:tc>
        <w:tc>
          <w:tcPr>
            <w:tcW w:w="2993" w:type="dxa"/>
            <w:tcMar>
              <w:left w:w="58" w:type="dxa"/>
              <w:right w:w="58" w:type="dxa"/>
            </w:tcMar>
          </w:tcPr>
          <w:p w14:paraId="71DD3D19" w14:textId="6805A47B" w:rsidR="00BE396E" w:rsidRDefault="00BE396E" w:rsidP="00BE396E">
            <w:pPr>
              <w:pStyle w:val="TableText"/>
            </w:pPr>
            <w:r>
              <w:t>:P:IDR-</w:t>
            </w:r>
            <w:hyperlink r:id="rId1036" w:history="1">
              <w:r>
                <w:rPr>
                  <w:rStyle w:val="Hyperlink"/>
                </w:rPr>
                <w:t>ADJ-CLERK</w:t>
              </w:r>
            </w:hyperlink>
          </w:p>
        </w:tc>
        <w:tc>
          <w:tcPr>
            <w:tcW w:w="2790" w:type="dxa"/>
            <w:tcMar>
              <w:left w:w="58" w:type="dxa"/>
              <w:right w:w="58" w:type="dxa"/>
            </w:tcMar>
          </w:tcPr>
          <w:p w14:paraId="2C8A072A" w14:textId="327B1918" w:rsidR="00BE396E" w:rsidRDefault="000D73C3">
            <w:pPr>
              <w:pStyle w:val="TableText"/>
            </w:pPr>
            <w:r w:rsidRPr="000D73C3">
              <w:t>This field is no longer used as supplemental adjustments are no longer performed.</w:t>
            </w:r>
          </w:p>
        </w:tc>
        <w:tc>
          <w:tcPr>
            <w:tcW w:w="1080" w:type="dxa"/>
            <w:tcMar>
              <w:left w:w="58" w:type="dxa"/>
              <w:right w:w="58" w:type="dxa"/>
            </w:tcMar>
          </w:tcPr>
          <w:p w14:paraId="4641A070" w14:textId="77777777" w:rsidR="00BE396E" w:rsidRDefault="00BE396E" w:rsidP="00BE396E">
            <w:pPr>
              <w:pStyle w:val="TableText"/>
              <w:rPr>
                <w:caps/>
              </w:rPr>
            </w:pPr>
            <w:r>
              <w:rPr>
                <w:caps/>
              </w:rPr>
              <w:t>4 c</w:t>
            </w:r>
          </w:p>
        </w:tc>
        <w:tc>
          <w:tcPr>
            <w:tcW w:w="2340" w:type="dxa"/>
            <w:tcMar>
              <w:left w:w="58" w:type="dxa"/>
              <w:right w:w="58" w:type="dxa"/>
            </w:tcMar>
          </w:tcPr>
          <w:p w14:paraId="5EB4BBC8" w14:textId="77777777" w:rsidR="00BE396E" w:rsidRDefault="00BE396E" w:rsidP="00BE396E">
            <w:pPr>
              <w:pStyle w:val="TableText"/>
            </w:pPr>
            <w:r>
              <w:t>-</w:t>
            </w:r>
          </w:p>
        </w:tc>
        <w:tc>
          <w:tcPr>
            <w:tcW w:w="858" w:type="dxa"/>
            <w:tcMar>
              <w:left w:w="58" w:type="dxa"/>
              <w:right w:w="58" w:type="dxa"/>
            </w:tcMar>
          </w:tcPr>
          <w:p w14:paraId="5694D25A" w14:textId="77777777" w:rsidR="00BE396E" w:rsidRDefault="00BE396E" w:rsidP="00BE396E">
            <w:pPr>
              <w:pStyle w:val="TableText"/>
            </w:pPr>
            <w:r>
              <w:t>Spaces</w:t>
            </w:r>
          </w:p>
        </w:tc>
        <w:tc>
          <w:tcPr>
            <w:tcW w:w="431" w:type="dxa"/>
          </w:tcPr>
          <w:p w14:paraId="2656B9B6" w14:textId="77777777" w:rsidR="00BE396E" w:rsidRDefault="00BE396E" w:rsidP="00BE396E">
            <w:pPr>
              <w:pStyle w:val="TableText"/>
            </w:pPr>
            <w:r>
              <w:t>-</w:t>
            </w:r>
          </w:p>
        </w:tc>
        <w:tc>
          <w:tcPr>
            <w:tcW w:w="431" w:type="dxa"/>
          </w:tcPr>
          <w:p w14:paraId="681F4DFC" w14:textId="77777777" w:rsidR="00BE396E" w:rsidRDefault="00BE396E" w:rsidP="00BE396E">
            <w:pPr>
              <w:pStyle w:val="TableText"/>
            </w:pPr>
            <w:r>
              <w:t>X</w:t>
            </w:r>
          </w:p>
        </w:tc>
        <w:tc>
          <w:tcPr>
            <w:tcW w:w="432" w:type="dxa"/>
          </w:tcPr>
          <w:p w14:paraId="13FFB8B5" w14:textId="77777777" w:rsidR="00BE396E" w:rsidRDefault="00BE396E" w:rsidP="00BE396E">
            <w:pPr>
              <w:pStyle w:val="TableText"/>
            </w:pPr>
            <w:r>
              <w:t>X</w:t>
            </w:r>
          </w:p>
        </w:tc>
      </w:tr>
      <w:tr w:rsidR="00BE396E" w14:paraId="0DDD9481" w14:textId="77777777" w:rsidTr="008373F9">
        <w:trPr>
          <w:cantSplit/>
          <w:jc w:val="center"/>
        </w:trPr>
        <w:tc>
          <w:tcPr>
            <w:tcW w:w="802" w:type="dxa"/>
            <w:tcMar>
              <w:left w:w="58" w:type="dxa"/>
              <w:right w:w="58" w:type="dxa"/>
            </w:tcMar>
          </w:tcPr>
          <w:p w14:paraId="285F2988" w14:textId="3D894584" w:rsidR="00BE396E" w:rsidRDefault="00BE396E" w:rsidP="00BE396E">
            <w:pPr>
              <w:pStyle w:val="TableText"/>
            </w:pPr>
            <w:r>
              <w:t>4554</w:t>
            </w:r>
            <w:r w:rsidR="00135F82">
              <w:t xml:space="preserve"> – </w:t>
            </w:r>
            <w:r>
              <w:t>4568</w:t>
            </w:r>
          </w:p>
        </w:tc>
        <w:tc>
          <w:tcPr>
            <w:tcW w:w="2227" w:type="dxa"/>
            <w:tcMar>
              <w:left w:w="58" w:type="dxa"/>
              <w:right w:w="58" w:type="dxa"/>
            </w:tcMar>
          </w:tcPr>
          <w:p w14:paraId="65C90066" w14:textId="77777777" w:rsidR="00BE396E" w:rsidRDefault="00BE396E" w:rsidP="00BE396E">
            <w:pPr>
              <w:pStyle w:val="TableText"/>
            </w:pPr>
            <w:r>
              <w:t>INITIATING CCN 12</w:t>
            </w:r>
          </w:p>
        </w:tc>
        <w:tc>
          <w:tcPr>
            <w:tcW w:w="2993" w:type="dxa"/>
            <w:tcMar>
              <w:left w:w="58" w:type="dxa"/>
              <w:right w:w="58" w:type="dxa"/>
            </w:tcMar>
          </w:tcPr>
          <w:p w14:paraId="6B213985" w14:textId="4DACC6F8" w:rsidR="00BE396E" w:rsidRDefault="00BE396E" w:rsidP="00BE396E">
            <w:pPr>
              <w:pStyle w:val="TableText"/>
            </w:pPr>
            <w:r>
              <w:t>:P:IDR-</w:t>
            </w:r>
            <w:hyperlink r:id="rId1037" w:history="1">
              <w:r>
                <w:rPr>
                  <w:rStyle w:val="Hyperlink"/>
                  <w:rFonts w:cs="Courier New"/>
                  <w:szCs w:val="16"/>
                </w:rPr>
                <w:t>INIT-CCN</w:t>
              </w:r>
            </w:hyperlink>
          </w:p>
        </w:tc>
        <w:tc>
          <w:tcPr>
            <w:tcW w:w="2790" w:type="dxa"/>
            <w:tcMar>
              <w:left w:w="58" w:type="dxa"/>
              <w:right w:w="58" w:type="dxa"/>
            </w:tcMar>
          </w:tcPr>
          <w:p w14:paraId="0287EEA9" w14:textId="01113EA2" w:rsidR="00BE396E" w:rsidRDefault="000D73C3" w:rsidP="005B28CD">
            <w:pPr>
              <w:pStyle w:val="TableText"/>
            </w:pPr>
            <w:r w:rsidRPr="000D73C3">
              <w:t>This field is no longer used as supplemental adjustments are no longer performed.</w:t>
            </w:r>
          </w:p>
        </w:tc>
        <w:tc>
          <w:tcPr>
            <w:tcW w:w="1080" w:type="dxa"/>
            <w:tcMar>
              <w:left w:w="58" w:type="dxa"/>
              <w:right w:w="58" w:type="dxa"/>
            </w:tcMar>
          </w:tcPr>
          <w:p w14:paraId="33DB6F62" w14:textId="77777777" w:rsidR="00BE396E" w:rsidRDefault="00BE396E" w:rsidP="00BE396E">
            <w:pPr>
              <w:pStyle w:val="TableText"/>
              <w:rPr>
                <w:caps/>
              </w:rPr>
            </w:pPr>
            <w:r>
              <w:rPr>
                <w:caps/>
              </w:rPr>
              <w:t>15 c</w:t>
            </w:r>
          </w:p>
        </w:tc>
        <w:tc>
          <w:tcPr>
            <w:tcW w:w="2340" w:type="dxa"/>
            <w:tcMar>
              <w:left w:w="58" w:type="dxa"/>
              <w:right w:w="58" w:type="dxa"/>
            </w:tcMar>
          </w:tcPr>
          <w:p w14:paraId="044CDFF8" w14:textId="77777777" w:rsidR="00BE396E" w:rsidRDefault="00BE396E" w:rsidP="00BE396E">
            <w:pPr>
              <w:pStyle w:val="TableText"/>
            </w:pPr>
            <w:r>
              <w:t>Adjustment claim only</w:t>
            </w:r>
          </w:p>
        </w:tc>
        <w:tc>
          <w:tcPr>
            <w:tcW w:w="858" w:type="dxa"/>
            <w:tcMar>
              <w:left w:w="58" w:type="dxa"/>
              <w:right w:w="58" w:type="dxa"/>
            </w:tcMar>
          </w:tcPr>
          <w:p w14:paraId="1438DDA6" w14:textId="77777777" w:rsidR="00BE396E" w:rsidRDefault="00BE396E" w:rsidP="00BE396E">
            <w:pPr>
              <w:pStyle w:val="TableText"/>
            </w:pPr>
            <w:r>
              <w:t>Spaces</w:t>
            </w:r>
          </w:p>
        </w:tc>
        <w:tc>
          <w:tcPr>
            <w:tcW w:w="431" w:type="dxa"/>
          </w:tcPr>
          <w:p w14:paraId="649BF7C1" w14:textId="77777777" w:rsidR="00BE396E" w:rsidRDefault="00BE396E" w:rsidP="00BE396E">
            <w:pPr>
              <w:pStyle w:val="TableText"/>
            </w:pPr>
            <w:r>
              <w:t>-</w:t>
            </w:r>
          </w:p>
        </w:tc>
        <w:tc>
          <w:tcPr>
            <w:tcW w:w="431" w:type="dxa"/>
          </w:tcPr>
          <w:p w14:paraId="4E7C87C5" w14:textId="77777777" w:rsidR="00BE396E" w:rsidRDefault="00BE396E" w:rsidP="00BE396E">
            <w:pPr>
              <w:pStyle w:val="TableText"/>
            </w:pPr>
            <w:r>
              <w:t>X</w:t>
            </w:r>
          </w:p>
        </w:tc>
        <w:tc>
          <w:tcPr>
            <w:tcW w:w="432" w:type="dxa"/>
          </w:tcPr>
          <w:p w14:paraId="1A71768C" w14:textId="77777777" w:rsidR="00BE396E" w:rsidRDefault="00BE396E" w:rsidP="00BE396E">
            <w:pPr>
              <w:pStyle w:val="TableText"/>
            </w:pPr>
            <w:r>
              <w:t>X</w:t>
            </w:r>
          </w:p>
        </w:tc>
      </w:tr>
      <w:tr w:rsidR="00BE396E" w14:paraId="249C31EC" w14:textId="77777777" w:rsidTr="008373F9">
        <w:trPr>
          <w:cantSplit/>
          <w:jc w:val="center"/>
        </w:trPr>
        <w:tc>
          <w:tcPr>
            <w:tcW w:w="802" w:type="dxa"/>
            <w:tcMar>
              <w:left w:w="58" w:type="dxa"/>
              <w:right w:w="58" w:type="dxa"/>
            </w:tcMar>
          </w:tcPr>
          <w:p w14:paraId="0896E2D2" w14:textId="7102EEA8" w:rsidR="00BE396E" w:rsidRDefault="00BE396E" w:rsidP="00BE396E">
            <w:pPr>
              <w:pStyle w:val="TableText"/>
            </w:pPr>
            <w:r>
              <w:t>4569</w:t>
            </w:r>
            <w:r w:rsidR="00135F82">
              <w:t xml:space="preserve"> – </w:t>
            </w:r>
            <w:r>
              <w:t>4576</w:t>
            </w:r>
          </w:p>
        </w:tc>
        <w:tc>
          <w:tcPr>
            <w:tcW w:w="2227" w:type="dxa"/>
            <w:tcMar>
              <w:left w:w="58" w:type="dxa"/>
              <w:right w:w="58" w:type="dxa"/>
            </w:tcMar>
          </w:tcPr>
          <w:p w14:paraId="1F88507B" w14:textId="77777777" w:rsidR="00BE396E" w:rsidRDefault="00BE396E" w:rsidP="00BE396E">
            <w:pPr>
              <w:pStyle w:val="TableText"/>
            </w:pPr>
            <w:r>
              <w:t>ADJ CLM CHECK WRITE DATE 12</w:t>
            </w:r>
          </w:p>
        </w:tc>
        <w:tc>
          <w:tcPr>
            <w:tcW w:w="2993" w:type="dxa"/>
            <w:tcMar>
              <w:left w:w="58" w:type="dxa"/>
              <w:right w:w="58" w:type="dxa"/>
            </w:tcMar>
          </w:tcPr>
          <w:p w14:paraId="4B844F62" w14:textId="30B6CC10" w:rsidR="00BE396E" w:rsidRDefault="00BE396E" w:rsidP="00BE396E">
            <w:pPr>
              <w:pStyle w:val="TableText"/>
            </w:pPr>
            <w:r>
              <w:t>:P:IDR-</w:t>
            </w:r>
            <w:hyperlink r:id="rId1038" w:history="1">
              <w:r>
                <w:rPr>
                  <w:rStyle w:val="Hyperlink"/>
                </w:rPr>
                <w:t>ADJ-CHK-WRT-DT</w:t>
              </w:r>
            </w:hyperlink>
          </w:p>
        </w:tc>
        <w:tc>
          <w:tcPr>
            <w:tcW w:w="2790" w:type="dxa"/>
            <w:tcMar>
              <w:left w:w="58" w:type="dxa"/>
              <w:right w:w="58" w:type="dxa"/>
            </w:tcMar>
          </w:tcPr>
          <w:p w14:paraId="7284856C" w14:textId="6F4A7F78" w:rsidR="00BE396E" w:rsidRDefault="000D73C3" w:rsidP="005B28CD">
            <w:pPr>
              <w:pStyle w:val="TableText"/>
            </w:pPr>
            <w:r w:rsidRPr="000D73C3">
              <w:t>This field is no longer used as supplemental adjustments are no longer performed.</w:t>
            </w:r>
          </w:p>
        </w:tc>
        <w:tc>
          <w:tcPr>
            <w:tcW w:w="1080" w:type="dxa"/>
            <w:tcMar>
              <w:left w:w="58" w:type="dxa"/>
              <w:right w:w="58" w:type="dxa"/>
            </w:tcMar>
          </w:tcPr>
          <w:p w14:paraId="60FF6D7A" w14:textId="77777777" w:rsidR="00BE396E" w:rsidRDefault="00BE396E" w:rsidP="00BE396E">
            <w:pPr>
              <w:pStyle w:val="TableText"/>
              <w:rPr>
                <w:caps/>
              </w:rPr>
            </w:pPr>
            <w:r>
              <w:rPr>
                <w:caps/>
              </w:rPr>
              <w:t>8 n</w:t>
            </w:r>
          </w:p>
        </w:tc>
        <w:tc>
          <w:tcPr>
            <w:tcW w:w="2340" w:type="dxa"/>
            <w:tcMar>
              <w:left w:w="58" w:type="dxa"/>
              <w:right w:w="58" w:type="dxa"/>
            </w:tcMar>
          </w:tcPr>
          <w:p w14:paraId="4217DB3B"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28422E37" w14:textId="77777777" w:rsidR="00BE396E" w:rsidRDefault="00BE396E" w:rsidP="00BE396E">
            <w:pPr>
              <w:pStyle w:val="TableText"/>
            </w:pPr>
            <w:r>
              <w:t>Zeros</w:t>
            </w:r>
          </w:p>
        </w:tc>
        <w:tc>
          <w:tcPr>
            <w:tcW w:w="431" w:type="dxa"/>
          </w:tcPr>
          <w:p w14:paraId="0DF3CE46" w14:textId="77777777" w:rsidR="00BE396E" w:rsidRDefault="00BE396E" w:rsidP="00BE396E">
            <w:pPr>
              <w:pStyle w:val="TableText"/>
            </w:pPr>
            <w:r>
              <w:t>-</w:t>
            </w:r>
          </w:p>
        </w:tc>
        <w:tc>
          <w:tcPr>
            <w:tcW w:w="431" w:type="dxa"/>
          </w:tcPr>
          <w:p w14:paraId="5D3D022F" w14:textId="77777777" w:rsidR="00BE396E" w:rsidRDefault="00BE396E" w:rsidP="00BE396E">
            <w:pPr>
              <w:pStyle w:val="TableText"/>
            </w:pPr>
            <w:r>
              <w:t>-</w:t>
            </w:r>
          </w:p>
        </w:tc>
        <w:tc>
          <w:tcPr>
            <w:tcW w:w="432" w:type="dxa"/>
          </w:tcPr>
          <w:p w14:paraId="0889AC1B" w14:textId="77777777" w:rsidR="00BE396E" w:rsidRDefault="00BE396E" w:rsidP="00BE396E">
            <w:pPr>
              <w:pStyle w:val="TableText"/>
            </w:pPr>
            <w:r>
              <w:t>X</w:t>
            </w:r>
          </w:p>
        </w:tc>
      </w:tr>
      <w:tr w:rsidR="00BE396E" w14:paraId="377A6A8E" w14:textId="77777777" w:rsidTr="008373F9">
        <w:trPr>
          <w:cantSplit/>
          <w:jc w:val="center"/>
        </w:trPr>
        <w:tc>
          <w:tcPr>
            <w:tcW w:w="802" w:type="dxa"/>
            <w:tcMar>
              <w:left w:w="58" w:type="dxa"/>
              <w:right w:w="58" w:type="dxa"/>
            </w:tcMar>
          </w:tcPr>
          <w:p w14:paraId="1733E15C" w14:textId="19AAC64A" w:rsidR="00BE396E" w:rsidRDefault="00BE396E" w:rsidP="00BE396E">
            <w:pPr>
              <w:pStyle w:val="TableText"/>
            </w:pPr>
            <w:r>
              <w:t>4577</w:t>
            </w:r>
            <w:r w:rsidR="00135F82">
              <w:t xml:space="preserve"> – </w:t>
            </w:r>
            <w:r>
              <w:t>4583</w:t>
            </w:r>
          </w:p>
        </w:tc>
        <w:tc>
          <w:tcPr>
            <w:tcW w:w="2227" w:type="dxa"/>
            <w:tcMar>
              <w:left w:w="58" w:type="dxa"/>
              <w:right w:w="58" w:type="dxa"/>
            </w:tcMar>
          </w:tcPr>
          <w:p w14:paraId="3C5949DC" w14:textId="77777777" w:rsidR="00BE396E" w:rsidRDefault="00BE396E" w:rsidP="00BE396E">
            <w:pPr>
              <w:pStyle w:val="TableText"/>
            </w:pPr>
            <w:r>
              <w:t>ADJ CLAIM BENE EOMB AMT 12</w:t>
            </w:r>
          </w:p>
        </w:tc>
        <w:tc>
          <w:tcPr>
            <w:tcW w:w="2993" w:type="dxa"/>
            <w:tcMar>
              <w:left w:w="58" w:type="dxa"/>
              <w:right w:w="58" w:type="dxa"/>
            </w:tcMar>
          </w:tcPr>
          <w:p w14:paraId="487342AE" w14:textId="189C84D4" w:rsidR="00BE396E" w:rsidRDefault="00BE396E" w:rsidP="00BE396E">
            <w:pPr>
              <w:pStyle w:val="TableText"/>
            </w:pPr>
            <w:r>
              <w:t>:P:IDR-</w:t>
            </w:r>
            <w:hyperlink r:id="rId1039" w:history="1">
              <w:r>
                <w:rPr>
                  <w:rStyle w:val="Hyperlink"/>
                </w:rPr>
                <w:t>ADJ-B-EOMB-AMT</w:t>
              </w:r>
            </w:hyperlink>
          </w:p>
        </w:tc>
        <w:tc>
          <w:tcPr>
            <w:tcW w:w="2790" w:type="dxa"/>
            <w:tcMar>
              <w:left w:w="58" w:type="dxa"/>
              <w:right w:w="58" w:type="dxa"/>
            </w:tcMar>
          </w:tcPr>
          <w:p w14:paraId="08D1EB2D" w14:textId="18091E33"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7837C847" w14:textId="77777777" w:rsidR="00BE396E" w:rsidRDefault="00BE396E" w:rsidP="00BE396E">
            <w:pPr>
              <w:pStyle w:val="TableText"/>
              <w:rPr>
                <w:caps/>
              </w:rPr>
            </w:pPr>
            <w:r>
              <w:rPr>
                <w:caps/>
              </w:rPr>
              <w:t>7 n</w:t>
            </w:r>
          </w:p>
          <w:p w14:paraId="0F0B4F12" w14:textId="77777777" w:rsidR="00BE396E" w:rsidRDefault="00BE396E" w:rsidP="00BE396E">
            <w:pPr>
              <w:pStyle w:val="TableText"/>
              <w:rPr>
                <w:caps/>
              </w:rPr>
            </w:pPr>
            <w:r>
              <w:rPr>
                <w:caps/>
              </w:rPr>
              <w:t>(99999V99)</w:t>
            </w:r>
          </w:p>
        </w:tc>
        <w:tc>
          <w:tcPr>
            <w:tcW w:w="2340" w:type="dxa"/>
            <w:tcMar>
              <w:left w:w="58" w:type="dxa"/>
              <w:right w:w="58" w:type="dxa"/>
            </w:tcMar>
          </w:tcPr>
          <w:p w14:paraId="3FE52202" w14:textId="77777777" w:rsidR="00BE396E" w:rsidRDefault="00BE396E" w:rsidP="00BE396E">
            <w:pPr>
              <w:pStyle w:val="TableText"/>
            </w:pPr>
            <w:r>
              <w:t>Original claim only</w:t>
            </w:r>
          </w:p>
        </w:tc>
        <w:tc>
          <w:tcPr>
            <w:tcW w:w="858" w:type="dxa"/>
            <w:tcMar>
              <w:left w:w="58" w:type="dxa"/>
              <w:right w:w="58" w:type="dxa"/>
            </w:tcMar>
          </w:tcPr>
          <w:p w14:paraId="5456709B" w14:textId="77777777" w:rsidR="00BE396E" w:rsidRDefault="00BE396E" w:rsidP="00BE396E">
            <w:pPr>
              <w:pStyle w:val="TableText"/>
            </w:pPr>
            <w:r>
              <w:t>Zeros</w:t>
            </w:r>
          </w:p>
        </w:tc>
        <w:tc>
          <w:tcPr>
            <w:tcW w:w="431" w:type="dxa"/>
          </w:tcPr>
          <w:p w14:paraId="132AC7E6" w14:textId="77777777" w:rsidR="00BE396E" w:rsidRDefault="00BE396E" w:rsidP="00BE396E">
            <w:pPr>
              <w:pStyle w:val="TableText"/>
            </w:pPr>
            <w:r>
              <w:t>-</w:t>
            </w:r>
          </w:p>
        </w:tc>
        <w:tc>
          <w:tcPr>
            <w:tcW w:w="431" w:type="dxa"/>
          </w:tcPr>
          <w:p w14:paraId="6B437102" w14:textId="77777777" w:rsidR="00BE396E" w:rsidRDefault="00BE396E" w:rsidP="00BE396E">
            <w:pPr>
              <w:pStyle w:val="TableText"/>
            </w:pPr>
            <w:r>
              <w:t>-</w:t>
            </w:r>
          </w:p>
        </w:tc>
        <w:tc>
          <w:tcPr>
            <w:tcW w:w="432" w:type="dxa"/>
          </w:tcPr>
          <w:p w14:paraId="15534B3F" w14:textId="77777777" w:rsidR="00BE396E" w:rsidRDefault="00BE396E" w:rsidP="00BE396E">
            <w:pPr>
              <w:pStyle w:val="TableText"/>
            </w:pPr>
            <w:r>
              <w:t>X</w:t>
            </w:r>
          </w:p>
        </w:tc>
      </w:tr>
      <w:tr w:rsidR="00BE396E" w14:paraId="71FCE3B9" w14:textId="77777777" w:rsidTr="008373F9">
        <w:trPr>
          <w:cantSplit/>
          <w:jc w:val="center"/>
        </w:trPr>
        <w:tc>
          <w:tcPr>
            <w:tcW w:w="802" w:type="dxa"/>
            <w:tcMar>
              <w:left w:w="58" w:type="dxa"/>
              <w:right w:w="58" w:type="dxa"/>
            </w:tcMar>
          </w:tcPr>
          <w:p w14:paraId="6E56AC0A" w14:textId="6FBC5611" w:rsidR="00BE396E" w:rsidRDefault="00BE396E" w:rsidP="00BE396E">
            <w:pPr>
              <w:pStyle w:val="TableText"/>
            </w:pPr>
            <w:r>
              <w:t>4584</w:t>
            </w:r>
            <w:r w:rsidR="00135F82">
              <w:t xml:space="preserve"> – </w:t>
            </w:r>
            <w:r>
              <w:t>4590</w:t>
            </w:r>
          </w:p>
        </w:tc>
        <w:tc>
          <w:tcPr>
            <w:tcW w:w="2227" w:type="dxa"/>
            <w:tcMar>
              <w:left w:w="58" w:type="dxa"/>
              <w:right w:w="58" w:type="dxa"/>
            </w:tcMar>
          </w:tcPr>
          <w:p w14:paraId="0E12EF67" w14:textId="77777777" w:rsidR="00BE396E" w:rsidRDefault="00BE396E" w:rsidP="00BE396E">
            <w:pPr>
              <w:pStyle w:val="TableText"/>
            </w:pPr>
            <w:r>
              <w:t>ADJ CLAIM PROV EOMB AMT 12</w:t>
            </w:r>
          </w:p>
        </w:tc>
        <w:tc>
          <w:tcPr>
            <w:tcW w:w="2993" w:type="dxa"/>
            <w:tcMar>
              <w:left w:w="58" w:type="dxa"/>
              <w:right w:w="58" w:type="dxa"/>
            </w:tcMar>
          </w:tcPr>
          <w:p w14:paraId="0776E7F6" w14:textId="7337CF5F" w:rsidR="00BE396E" w:rsidRDefault="00BE396E" w:rsidP="00BE396E">
            <w:pPr>
              <w:pStyle w:val="TableText"/>
            </w:pPr>
            <w:r>
              <w:t>:P:IDR-</w:t>
            </w:r>
            <w:hyperlink r:id="rId1040" w:history="1">
              <w:r>
                <w:rPr>
                  <w:rStyle w:val="Hyperlink"/>
                </w:rPr>
                <w:t>ADJ-P-EOMB-AMT</w:t>
              </w:r>
            </w:hyperlink>
          </w:p>
        </w:tc>
        <w:tc>
          <w:tcPr>
            <w:tcW w:w="2790" w:type="dxa"/>
            <w:tcMar>
              <w:left w:w="58" w:type="dxa"/>
              <w:right w:w="58" w:type="dxa"/>
            </w:tcMar>
          </w:tcPr>
          <w:p w14:paraId="5577BF03" w14:textId="4E84E7DA" w:rsidR="00BE396E" w:rsidRDefault="000D73C3" w:rsidP="005B28CD">
            <w:pPr>
              <w:pStyle w:val="TableText"/>
            </w:pPr>
            <w:r w:rsidRPr="000D73C3">
              <w:t>This field is no longer used as supplemental adjustments are no longer performed.</w:t>
            </w:r>
          </w:p>
        </w:tc>
        <w:tc>
          <w:tcPr>
            <w:tcW w:w="1080" w:type="dxa"/>
            <w:tcMar>
              <w:left w:w="58" w:type="dxa"/>
              <w:right w:w="58" w:type="dxa"/>
            </w:tcMar>
          </w:tcPr>
          <w:p w14:paraId="6DE7AB6E" w14:textId="77777777" w:rsidR="00BE396E" w:rsidRDefault="00BE396E" w:rsidP="00BE396E">
            <w:pPr>
              <w:pStyle w:val="TableText"/>
              <w:rPr>
                <w:caps/>
              </w:rPr>
            </w:pPr>
            <w:r>
              <w:rPr>
                <w:caps/>
              </w:rPr>
              <w:t>7 n</w:t>
            </w:r>
          </w:p>
          <w:p w14:paraId="6BA896E4" w14:textId="77777777" w:rsidR="00BE396E" w:rsidRDefault="00BE396E" w:rsidP="00BE396E">
            <w:pPr>
              <w:pStyle w:val="TableText"/>
              <w:rPr>
                <w:caps/>
              </w:rPr>
            </w:pPr>
            <w:r>
              <w:rPr>
                <w:caps/>
              </w:rPr>
              <w:t>(99999V99)</w:t>
            </w:r>
          </w:p>
        </w:tc>
        <w:tc>
          <w:tcPr>
            <w:tcW w:w="2340" w:type="dxa"/>
            <w:tcMar>
              <w:left w:w="58" w:type="dxa"/>
              <w:right w:w="58" w:type="dxa"/>
            </w:tcMar>
          </w:tcPr>
          <w:p w14:paraId="3DB19374" w14:textId="77777777" w:rsidR="00BE396E" w:rsidRDefault="00BE396E" w:rsidP="00BE396E">
            <w:pPr>
              <w:pStyle w:val="TableText"/>
            </w:pPr>
            <w:r>
              <w:t>Original claim only</w:t>
            </w:r>
          </w:p>
        </w:tc>
        <w:tc>
          <w:tcPr>
            <w:tcW w:w="858" w:type="dxa"/>
            <w:tcMar>
              <w:left w:w="58" w:type="dxa"/>
              <w:right w:w="58" w:type="dxa"/>
            </w:tcMar>
          </w:tcPr>
          <w:p w14:paraId="60728EE6" w14:textId="77777777" w:rsidR="00BE396E" w:rsidRDefault="00BE396E" w:rsidP="00BE396E">
            <w:pPr>
              <w:pStyle w:val="TableText"/>
            </w:pPr>
            <w:r>
              <w:t>Zeros</w:t>
            </w:r>
          </w:p>
        </w:tc>
        <w:tc>
          <w:tcPr>
            <w:tcW w:w="431" w:type="dxa"/>
          </w:tcPr>
          <w:p w14:paraId="25E0EB84" w14:textId="77777777" w:rsidR="00BE396E" w:rsidRDefault="00BE396E" w:rsidP="00BE396E">
            <w:pPr>
              <w:pStyle w:val="TableText"/>
            </w:pPr>
            <w:r>
              <w:t>-</w:t>
            </w:r>
          </w:p>
        </w:tc>
        <w:tc>
          <w:tcPr>
            <w:tcW w:w="431" w:type="dxa"/>
          </w:tcPr>
          <w:p w14:paraId="40B7F840" w14:textId="77777777" w:rsidR="00BE396E" w:rsidRDefault="00BE396E" w:rsidP="00BE396E">
            <w:pPr>
              <w:pStyle w:val="TableText"/>
            </w:pPr>
            <w:r>
              <w:t>-</w:t>
            </w:r>
          </w:p>
        </w:tc>
        <w:tc>
          <w:tcPr>
            <w:tcW w:w="432" w:type="dxa"/>
          </w:tcPr>
          <w:p w14:paraId="6CBB8C29" w14:textId="77777777" w:rsidR="00BE396E" w:rsidRDefault="00BE396E" w:rsidP="00BE396E">
            <w:pPr>
              <w:pStyle w:val="TableText"/>
            </w:pPr>
            <w:r>
              <w:t>X</w:t>
            </w:r>
          </w:p>
        </w:tc>
      </w:tr>
      <w:tr w:rsidR="00BE396E" w14:paraId="47DD9F51" w14:textId="77777777" w:rsidTr="008373F9">
        <w:trPr>
          <w:cantSplit/>
          <w:jc w:val="center"/>
        </w:trPr>
        <w:tc>
          <w:tcPr>
            <w:tcW w:w="802" w:type="dxa"/>
            <w:tcMar>
              <w:left w:w="58" w:type="dxa"/>
              <w:right w:w="58" w:type="dxa"/>
            </w:tcMar>
          </w:tcPr>
          <w:p w14:paraId="0DB92087" w14:textId="2BCA80E3" w:rsidR="00BE396E" w:rsidRDefault="00BE396E" w:rsidP="00BE396E">
            <w:pPr>
              <w:pStyle w:val="TableText"/>
            </w:pPr>
            <w:r>
              <w:t>4591</w:t>
            </w:r>
            <w:r w:rsidR="00135F82">
              <w:t xml:space="preserve"> – </w:t>
            </w:r>
            <w:r>
              <w:t>4598</w:t>
            </w:r>
          </w:p>
        </w:tc>
        <w:tc>
          <w:tcPr>
            <w:tcW w:w="2227" w:type="dxa"/>
            <w:tcMar>
              <w:left w:w="58" w:type="dxa"/>
              <w:right w:w="58" w:type="dxa"/>
            </w:tcMar>
          </w:tcPr>
          <w:p w14:paraId="12219950" w14:textId="77777777" w:rsidR="00BE396E" w:rsidRDefault="00BE396E" w:rsidP="00BE396E">
            <w:pPr>
              <w:pStyle w:val="TableText"/>
            </w:pPr>
            <w:r>
              <w:t>ADJ DATE 13</w:t>
            </w:r>
          </w:p>
        </w:tc>
        <w:tc>
          <w:tcPr>
            <w:tcW w:w="2993" w:type="dxa"/>
            <w:tcMar>
              <w:left w:w="58" w:type="dxa"/>
              <w:right w:w="58" w:type="dxa"/>
            </w:tcMar>
          </w:tcPr>
          <w:p w14:paraId="2E03435E" w14:textId="16D97C6D" w:rsidR="00BE396E" w:rsidRDefault="00BE396E" w:rsidP="00BE396E">
            <w:pPr>
              <w:pStyle w:val="TableText"/>
            </w:pPr>
            <w:r>
              <w:t>:P:IDR-</w:t>
            </w:r>
            <w:hyperlink r:id="rId1041" w:history="1">
              <w:r>
                <w:rPr>
                  <w:rStyle w:val="Hyperlink"/>
                </w:rPr>
                <w:t>ADJ-DATE</w:t>
              </w:r>
            </w:hyperlink>
          </w:p>
        </w:tc>
        <w:tc>
          <w:tcPr>
            <w:tcW w:w="2790" w:type="dxa"/>
            <w:tcMar>
              <w:left w:w="58" w:type="dxa"/>
              <w:right w:w="58" w:type="dxa"/>
            </w:tcMar>
          </w:tcPr>
          <w:p w14:paraId="4E3C348E" w14:textId="5B14511C" w:rsidR="00BE396E" w:rsidRDefault="000D73C3" w:rsidP="005B28CD">
            <w:pPr>
              <w:pStyle w:val="TableText"/>
            </w:pPr>
            <w:r w:rsidRPr="000D73C3">
              <w:t>This field is no longer used as supplemental adjustments are no longer performed.</w:t>
            </w:r>
          </w:p>
        </w:tc>
        <w:tc>
          <w:tcPr>
            <w:tcW w:w="1080" w:type="dxa"/>
            <w:tcMar>
              <w:left w:w="58" w:type="dxa"/>
              <w:right w:w="58" w:type="dxa"/>
            </w:tcMar>
          </w:tcPr>
          <w:p w14:paraId="76B90965" w14:textId="77777777" w:rsidR="00BE396E" w:rsidRDefault="00BE396E" w:rsidP="00BE396E">
            <w:pPr>
              <w:pStyle w:val="TableText"/>
              <w:rPr>
                <w:caps/>
              </w:rPr>
            </w:pPr>
            <w:r>
              <w:rPr>
                <w:caps/>
              </w:rPr>
              <w:t>8 n</w:t>
            </w:r>
          </w:p>
        </w:tc>
        <w:tc>
          <w:tcPr>
            <w:tcW w:w="2340" w:type="dxa"/>
            <w:tcMar>
              <w:left w:w="58" w:type="dxa"/>
              <w:right w:w="58" w:type="dxa"/>
            </w:tcMar>
          </w:tcPr>
          <w:p w14:paraId="33AA516B" w14:textId="77777777" w:rsidR="00BE396E" w:rsidRDefault="00BE396E" w:rsidP="00BE396E">
            <w:pPr>
              <w:pStyle w:val="TableText"/>
            </w:pPr>
            <w:r>
              <w:t>MMDDYYYY</w:t>
            </w:r>
          </w:p>
        </w:tc>
        <w:tc>
          <w:tcPr>
            <w:tcW w:w="858" w:type="dxa"/>
            <w:tcMar>
              <w:left w:w="58" w:type="dxa"/>
              <w:right w:w="58" w:type="dxa"/>
            </w:tcMar>
          </w:tcPr>
          <w:p w14:paraId="280234BD" w14:textId="77777777" w:rsidR="00BE396E" w:rsidRDefault="00BE396E" w:rsidP="00BE396E">
            <w:pPr>
              <w:pStyle w:val="TableText"/>
            </w:pPr>
            <w:r>
              <w:t>Zeros</w:t>
            </w:r>
          </w:p>
        </w:tc>
        <w:tc>
          <w:tcPr>
            <w:tcW w:w="431" w:type="dxa"/>
          </w:tcPr>
          <w:p w14:paraId="77ADF958" w14:textId="77777777" w:rsidR="00BE396E" w:rsidRDefault="00BE396E" w:rsidP="00BE396E">
            <w:pPr>
              <w:pStyle w:val="TableText"/>
            </w:pPr>
            <w:r>
              <w:t>-</w:t>
            </w:r>
          </w:p>
        </w:tc>
        <w:tc>
          <w:tcPr>
            <w:tcW w:w="431" w:type="dxa"/>
          </w:tcPr>
          <w:p w14:paraId="68439822" w14:textId="77777777" w:rsidR="00BE396E" w:rsidRDefault="00BE396E" w:rsidP="00BE396E">
            <w:pPr>
              <w:pStyle w:val="TableText"/>
            </w:pPr>
            <w:r>
              <w:t>X</w:t>
            </w:r>
          </w:p>
        </w:tc>
        <w:tc>
          <w:tcPr>
            <w:tcW w:w="432" w:type="dxa"/>
          </w:tcPr>
          <w:p w14:paraId="0430313D" w14:textId="77777777" w:rsidR="00BE396E" w:rsidRDefault="00BE396E" w:rsidP="00BE396E">
            <w:pPr>
              <w:pStyle w:val="TableText"/>
            </w:pPr>
            <w:r>
              <w:t>X</w:t>
            </w:r>
          </w:p>
        </w:tc>
      </w:tr>
      <w:tr w:rsidR="00BE396E" w14:paraId="25543A63" w14:textId="77777777" w:rsidTr="008373F9">
        <w:trPr>
          <w:cantSplit/>
          <w:jc w:val="center"/>
        </w:trPr>
        <w:tc>
          <w:tcPr>
            <w:tcW w:w="802" w:type="dxa"/>
            <w:tcMar>
              <w:left w:w="58" w:type="dxa"/>
              <w:right w:w="58" w:type="dxa"/>
            </w:tcMar>
          </w:tcPr>
          <w:p w14:paraId="1C35BC12" w14:textId="4D70031C" w:rsidR="00BE396E" w:rsidRDefault="00BE396E" w:rsidP="00BE396E">
            <w:pPr>
              <w:pStyle w:val="TableText"/>
            </w:pPr>
            <w:r>
              <w:t>4599</w:t>
            </w:r>
            <w:r w:rsidR="00135F82">
              <w:t xml:space="preserve"> – </w:t>
            </w:r>
            <w:r>
              <w:t>4613</w:t>
            </w:r>
          </w:p>
        </w:tc>
        <w:tc>
          <w:tcPr>
            <w:tcW w:w="2227" w:type="dxa"/>
            <w:tcMar>
              <w:left w:w="58" w:type="dxa"/>
              <w:right w:w="58" w:type="dxa"/>
            </w:tcMar>
          </w:tcPr>
          <w:p w14:paraId="547CC99E" w14:textId="77777777" w:rsidR="00BE396E" w:rsidRDefault="00BE396E" w:rsidP="00BE396E">
            <w:pPr>
              <w:pStyle w:val="TableText"/>
            </w:pPr>
            <w:r>
              <w:t>XREF ICN 13</w:t>
            </w:r>
          </w:p>
        </w:tc>
        <w:tc>
          <w:tcPr>
            <w:tcW w:w="2993" w:type="dxa"/>
            <w:tcMar>
              <w:left w:w="58" w:type="dxa"/>
              <w:right w:w="58" w:type="dxa"/>
            </w:tcMar>
          </w:tcPr>
          <w:p w14:paraId="524F8C63" w14:textId="49882857" w:rsidR="00BE396E" w:rsidRDefault="00BE396E" w:rsidP="00BE396E">
            <w:pPr>
              <w:pStyle w:val="TableText"/>
            </w:pPr>
            <w:r>
              <w:t>:P:IDR-</w:t>
            </w:r>
            <w:hyperlink r:id="rId1042" w:history="1">
              <w:r>
                <w:rPr>
                  <w:rStyle w:val="Hyperlink"/>
                  <w:rFonts w:cs="Courier New"/>
                  <w:szCs w:val="16"/>
                </w:rPr>
                <w:t>XREF-ICN</w:t>
              </w:r>
            </w:hyperlink>
          </w:p>
        </w:tc>
        <w:tc>
          <w:tcPr>
            <w:tcW w:w="2790" w:type="dxa"/>
            <w:tcMar>
              <w:left w:w="58" w:type="dxa"/>
              <w:right w:w="58" w:type="dxa"/>
            </w:tcMar>
          </w:tcPr>
          <w:p w14:paraId="50C99193" w14:textId="357898A2" w:rsidR="00BE396E" w:rsidRDefault="000D73C3" w:rsidP="00BE396E">
            <w:pPr>
              <w:pStyle w:val="TableText"/>
            </w:pPr>
            <w:r w:rsidRPr="000D73C3">
              <w:t>This field is no longer used as supplemental adjustments are no longer performed.</w:t>
            </w:r>
          </w:p>
        </w:tc>
        <w:tc>
          <w:tcPr>
            <w:tcW w:w="1080" w:type="dxa"/>
            <w:tcMar>
              <w:left w:w="58" w:type="dxa"/>
              <w:right w:w="58" w:type="dxa"/>
            </w:tcMar>
          </w:tcPr>
          <w:p w14:paraId="5FE2858C" w14:textId="77777777" w:rsidR="00BE396E" w:rsidRDefault="00BE396E" w:rsidP="00BE396E">
            <w:pPr>
              <w:pStyle w:val="TableText"/>
              <w:rPr>
                <w:caps/>
              </w:rPr>
            </w:pPr>
            <w:r>
              <w:rPr>
                <w:caps/>
              </w:rPr>
              <w:t>15 c</w:t>
            </w:r>
          </w:p>
        </w:tc>
        <w:tc>
          <w:tcPr>
            <w:tcW w:w="2340" w:type="dxa"/>
            <w:tcMar>
              <w:left w:w="58" w:type="dxa"/>
              <w:right w:w="58" w:type="dxa"/>
            </w:tcMar>
          </w:tcPr>
          <w:p w14:paraId="102A4133" w14:textId="44B0E2D3" w:rsidR="00BE396E" w:rsidRDefault="00BE396E" w:rsidP="00BE396E">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4014063D" w14:textId="77777777" w:rsidR="00BE396E" w:rsidRDefault="00BE396E" w:rsidP="00BE396E">
            <w:pPr>
              <w:pStyle w:val="TableText"/>
            </w:pPr>
            <w:r>
              <w:t>Spaces</w:t>
            </w:r>
          </w:p>
        </w:tc>
        <w:tc>
          <w:tcPr>
            <w:tcW w:w="431" w:type="dxa"/>
          </w:tcPr>
          <w:p w14:paraId="5B401B4A" w14:textId="77777777" w:rsidR="00BE396E" w:rsidRDefault="00BE396E" w:rsidP="00BE396E">
            <w:pPr>
              <w:pStyle w:val="TableText"/>
            </w:pPr>
            <w:r>
              <w:t>-</w:t>
            </w:r>
          </w:p>
        </w:tc>
        <w:tc>
          <w:tcPr>
            <w:tcW w:w="431" w:type="dxa"/>
          </w:tcPr>
          <w:p w14:paraId="4563CA83" w14:textId="77777777" w:rsidR="00BE396E" w:rsidRDefault="00BE396E" w:rsidP="00BE396E">
            <w:pPr>
              <w:pStyle w:val="TableText"/>
            </w:pPr>
            <w:r>
              <w:t>X</w:t>
            </w:r>
          </w:p>
        </w:tc>
        <w:tc>
          <w:tcPr>
            <w:tcW w:w="432" w:type="dxa"/>
          </w:tcPr>
          <w:p w14:paraId="205CDB42" w14:textId="77777777" w:rsidR="00BE396E" w:rsidRDefault="00BE396E" w:rsidP="00BE396E">
            <w:pPr>
              <w:pStyle w:val="TableText"/>
            </w:pPr>
            <w:r>
              <w:t>X</w:t>
            </w:r>
          </w:p>
        </w:tc>
      </w:tr>
      <w:tr w:rsidR="00BE396E" w14:paraId="15A9421C" w14:textId="77777777" w:rsidTr="008373F9">
        <w:trPr>
          <w:cantSplit/>
          <w:jc w:val="center"/>
        </w:trPr>
        <w:tc>
          <w:tcPr>
            <w:tcW w:w="802" w:type="dxa"/>
            <w:tcMar>
              <w:left w:w="58" w:type="dxa"/>
              <w:right w:w="58" w:type="dxa"/>
            </w:tcMar>
          </w:tcPr>
          <w:p w14:paraId="2B509F6A" w14:textId="34A5D676" w:rsidR="00BE396E" w:rsidRDefault="00BE396E" w:rsidP="00BE396E">
            <w:pPr>
              <w:pStyle w:val="TableText"/>
            </w:pPr>
            <w:r>
              <w:t>4614</w:t>
            </w:r>
            <w:r w:rsidR="00135F82">
              <w:t xml:space="preserve"> – </w:t>
            </w:r>
            <w:r>
              <w:t>4617</w:t>
            </w:r>
          </w:p>
        </w:tc>
        <w:tc>
          <w:tcPr>
            <w:tcW w:w="2227" w:type="dxa"/>
            <w:tcMar>
              <w:left w:w="58" w:type="dxa"/>
              <w:right w:w="58" w:type="dxa"/>
            </w:tcMar>
          </w:tcPr>
          <w:p w14:paraId="4F0068DE" w14:textId="77777777" w:rsidR="00BE396E" w:rsidRDefault="00BE396E" w:rsidP="00BE396E">
            <w:pPr>
              <w:pStyle w:val="TableText"/>
            </w:pPr>
            <w:r>
              <w:t>ADJ CLERK ID 13</w:t>
            </w:r>
          </w:p>
        </w:tc>
        <w:tc>
          <w:tcPr>
            <w:tcW w:w="2993" w:type="dxa"/>
            <w:tcMar>
              <w:left w:w="58" w:type="dxa"/>
              <w:right w:w="58" w:type="dxa"/>
            </w:tcMar>
          </w:tcPr>
          <w:p w14:paraId="5DC3F1CD" w14:textId="6664520A" w:rsidR="00BE396E" w:rsidRDefault="00BE396E" w:rsidP="00BE396E">
            <w:pPr>
              <w:pStyle w:val="TableText"/>
            </w:pPr>
            <w:r>
              <w:t>:P:IDR-</w:t>
            </w:r>
            <w:hyperlink r:id="rId1043" w:history="1">
              <w:r>
                <w:rPr>
                  <w:rStyle w:val="Hyperlink"/>
                </w:rPr>
                <w:t>ADJ-CLERK</w:t>
              </w:r>
            </w:hyperlink>
          </w:p>
        </w:tc>
        <w:tc>
          <w:tcPr>
            <w:tcW w:w="2790" w:type="dxa"/>
            <w:tcMar>
              <w:left w:w="58" w:type="dxa"/>
              <w:right w:w="58" w:type="dxa"/>
            </w:tcMar>
          </w:tcPr>
          <w:p w14:paraId="099A4383" w14:textId="176534BD"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7E1CB2A8" w14:textId="77777777" w:rsidR="00BE396E" w:rsidRDefault="00BE396E" w:rsidP="00BE396E">
            <w:pPr>
              <w:pStyle w:val="TableText"/>
              <w:rPr>
                <w:caps/>
              </w:rPr>
            </w:pPr>
            <w:r>
              <w:rPr>
                <w:caps/>
              </w:rPr>
              <w:t>4 c</w:t>
            </w:r>
          </w:p>
        </w:tc>
        <w:tc>
          <w:tcPr>
            <w:tcW w:w="2340" w:type="dxa"/>
            <w:tcMar>
              <w:left w:w="58" w:type="dxa"/>
              <w:right w:w="58" w:type="dxa"/>
            </w:tcMar>
          </w:tcPr>
          <w:p w14:paraId="2DFECE78" w14:textId="77777777" w:rsidR="00BE396E" w:rsidRDefault="00BE396E" w:rsidP="00BE396E">
            <w:pPr>
              <w:pStyle w:val="TableText"/>
            </w:pPr>
            <w:r>
              <w:t>-</w:t>
            </w:r>
          </w:p>
        </w:tc>
        <w:tc>
          <w:tcPr>
            <w:tcW w:w="858" w:type="dxa"/>
            <w:tcMar>
              <w:left w:w="58" w:type="dxa"/>
              <w:right w:w="58" w:type="dxa"/>
            </w:tcMar>
          </w:tcPr>
          <w:p w14:paraId="234399C0" w14:textId="77777777" w:rsidR="00BE396E" w:rsidRDefault="00BE396E" w:rsidP="00BE396E">
            <w:pPr>
              <w:pStyle w:val="TableText"/>
            </w:pPr>
            <w:r>
              <w:t>Spaces</w:t>
            </w:r>
          </w:p>
        </w:tc>
        <w:tc>
          <w:tcPr>
            <w:tcW w:w="431" w:type="dxa"/>
          </w:tcPr>
          <w:p w14:paraId="736E3184" w14:textId="77777777" w:rsidR="00BE396E" w:rsidRDefault="00BE396E" w:rsidP="00BE396E">
            <w:pPr>
              <w:pStyle w:val="TableText"/>
            </w:pPr>
            <w:r>
              <w:t>-</w:t>
            </w:r>
          </w:p>
        </w:tc>
        <w:tc>
          <w:tcPr>
            <w:tcW w:w="431" w:type="dxa"/>
          </w:tcPr>
          <w:p w14:paraId="656E7BD4" w14:textId="77777777" w:rsidR="00BE396E" w:rsidRDefault="00BE396E" w:rsidP="00BE396E">
            <w:pPr>
              <w:pStyle w:val="TableText"/>
            </w:pPr>
            <w:r>
              <w:t>X</w:t>
            </w:r>
          </w:p>
        </w:tc>
        <w:tc>
          <w:tcPr>
            <w:tcW w:w="432" w:type="dxa"/>
          </w:tcPr>
          <w:p w14:paraId="5A915CFD" w14:textId="77777777" w:rsidR="00BE396E" w:rsidRDefault="00BE396E" w:rsidP="00BE396E">
            <w:pPr>
              <w:pStyle w:val="TableText"/>
            </w:pPr>
            <w:r>
              <w:t>X</w:t>
            </w:r>
          </w:p>
        </w:tc>
      </w:tr>
      <w:tr w:rsidR="00BE396E" w14:paraId="7AE18556" w14:textId="77777777" w:rsidTr="008373F9">
        <w:trPr>
          <w:cantSplit/>
          <w:jc w:val="center"/>
        </w:trPr>
        <w:tc>
          <w:tcPr>
            <w:tcW w:w="802" w:type="dxa"/>
            <w:tcMar>
              <w:left w:w="58" w:type="dxa"/>
              <w:right w:w="58" w:type="dxa"/>
            </w:tcMar>
          </w:tcPr>
          <w:p w14:paraId="1959EABD" w14:textId="6A3E1AF8" w:rsidR="00BE396E" w:rsidRDefault="00BE396E" w:rsidP="00BE396E">
            <w:pPr>
              <w:pStyle w:val="TableText"/>
            </w:pPr>
            <w:r>
              <w:t>4618</w:t>
            </w:r>
            <w:r w:rsidR="00135F82">
              <w:t xml:space="preserve"> – </w:t>
            </w:r>
            <w:r>
              <w:t>4632</w:t>
            </w:r>
          </w:p>
        </w:tc>
        <w:tc>
          <w:tcPr>
            <w:tcW w:w="2227" w:type="dxa"/>
            <w:tcMar>
              <w:left w:w="58" w:type="dxa"/>
              <w:right w:w="58" w:type="dxa"/>
            </w:tcMar>
          </w:tcPr>
          <w:p w14:paraId="298F21D7" w14:textId="77777777" w:rsidR="00BE396E" w:rsidRDefault="00BE396E" w:rsidP="00BE396E">
            <w:pPr>
              <w:pStyle w:val="TableText"/>
            </w:pPr>
            <w:r>
              <w:t>INITIATING CCN 13</w:t>
            </w:r>
          </w:p>
        </w:tc>
        <w:tc>
          <w:tcPr>
            <w:tcW w:w="2993" w:type="dxa"/>
            <w:tcMar>
              <w:left w:w="58" w:type="dxa"/>
              <w:right w:w="58" w:type="dxa"/>
            </w:tcMar>
          </w:tcPr>
          <w:p w14:paraId="7311EC06" w14:textId="35CAF442" w:rsidR="00BE396E" w:rsidRDefault="00BE396E" w:rsidP="00BE396E">
            <w:pPr>
              <w:pStyle w:val="TableText"/>
            </w:pPr>
            <w:r>
              <w:t>:P:IDR-</w:t>
            </w:r>
            <w:hyperlink r:id="rId1044" w:history="1">
              <w:r>
                <w:rPr>
                  <w:rStyle w:val="Hyperlink"/>
                  <w:rFonts w:cs="Courier New"/>
                  <w:szCs w:val="16"/>
                </w:rPr>
                <w:t>INIT-CCN</w:t>
              </w:r>
            </w:hyperlink>
          </w:p>
        </w:tc>
        <w:tc>
          <w:tcPr>
            <w:tcW w:w="2790" w:type="dxa"/>
            <w:tcMar>
              <w:left w:w="58" w:type="dxa"/>
              <w:right w:w="58" w:type="dxa"/>
            </w:tcMar>
          </w:tcPr>
          <w:p w14:paraId="286C31D6" w14:textId="157D78FB"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59C097D6" w14:textId="77777777" w:rsidR="00BE396E" w:rsidRDefault="00BE396E" w:rsidP="00BE396E">
            <w:pPr>
              <w:pStyle w:val="TableText"/>
              <w:rPr>
                <w:caps/>
              </w:rPr>
            </w:pPr>
            <w:r>
              <w:rPr>
                <w:caps/>
              </w:rPr>
              <w:t>15 c</w:t>
            </w:r>
          </w:p>
        </w:tc>
        <w:tc>
          <w:tcPr>
            <w:tcW w:w="2340" w:type="dxa"/>
            <w:tcMar>
              <w:left w:w="58" w:type="dxa"/>
              <w:right w:w="58" w:type="dxa"/>
            </w:tcMar>
          </w:tcPr>
          <w:p w14:paraId="4C8DD651" w14:textId="77777777" w:rsidR="00BE396E" w:rsidRDefault="00BE396E" w:rsidP="00BE396E">
            <w:pPr>
              <w:pStyle w:val="TableText"/>
            </w:pPr>
            <w:r>
              <w:t>Adjustment claim only</w:t>
            </w:r>
          </w:p>
        </w:tc>
        <w:tc>
          <w:tcPr>
            <w:tcW w:w="858" w:type="dxa"/>
            <w:tcMar>
              <w:left w:w="58" w:type="dxa"/>
              <w:right w:w="58" w:type="dxa"/>
            </w:tcMar>
          </w:tcPr>
          <w:p w14:paraId="7863B8A4" w14:textId="77777777" w:rsidR="00BE396E" w:rsidRDefault="00BE396E" w:rsidP="00BE396E">
            <w:pPr>
              <w:pStyle w:val="TableText"/>
            </w:pPr>
            <w:r>
              <w:t>Spaces</w:t>
            </w:r>
          </w:p>
        </w:tc>
        <w:tc>
          <w:tcPr>
            <w:tcW w:w="431" w:type="dxa"/>
          </w:tcPr>
          <w:p w14:paraId="24AF55E7" w14:textId="77777777" w:rsidR="00BE396E" w:rsidRDefault="00BE396E" w:rsidP="00BE396E">
            <w:pPr>
              <w:pStyle w:val="TableText"/>
            </w:pPr>
            <w:r>
              <w:t>-</w:t>
            </w:r>
          </w:p>
        </w:tc>
        <w:tc>
          <w:tcPr>
            <w:tcW w:w="431" w:type="dxa"/>
          </w:tcPr>
          <w:p w14:paraId="757F4F2A" w14:textId="77777777" w:rsidR="00BE396E" w:rsidRDefault="00BE396E" w:rsidP="00BE396E">
            <w:pPr>
              <w:pStyle w:val="TableText"/>
            </w:pPr>
            <w:r>
              <w:t>X</w:t>
            </w:r>
          </w:p>
        </w:tc>
        <w:tc>
          <w:tcPr>
            <w:tcW w:w="432" w:type="dxa"/>
          </w:tcPr>
          <w:p w14:paraId="300CECB4" w14:textId="77777777" w:rsidR="00BE396E" w:rsidRDefault="00BE396E" w:rsidP="00BE396E">
            <w:pPr>
              <w:pStyle w:val="TableText"/>
            </w:pPr>
            <w:r>
              <w:t>X</w:t>
            </w:r>
          </w:p>
        </w:tc>
      </w:tr>
      <w:tr w:rsidR="00BE396E" w14:paraId="279EC5A0" w14:textId="77777777" w:rsidTr="008373F9">
        <w:trPr>
          <w:cantSplit/>
          <w:jc w:val="center"/>
        </w:trPr>
        <w:tc>
          <w:tcPr>
            <w:tcW w:w="802" w:type="dxa"/>
            <w:tcMar>
              <w:left w:w="58" w:type="dxa"/>
              <w:right w:w="58" w:type="dxa"/>
            </w:tcMar>
          </w:tcPr>
          <w:p w14:paraId="38C52D2D" w14:textId="17C149F3" w:rsidR="00BE396E" w:rsidRDefault="00BE396E" w:rsidP="00BE396E">
            <w:pPr>
              <w:pStyle w:val="TableText"/>
            </w:pPr>
            <w:r>
              <w:t>4633</w:t>
            </w:r>
            <w:r w:rsidR="00135F82">
              <w:t xml:space="preserve"> – </w:t>
            </w:r>
            <w:r>
              <w:t>4640</w:t>
            </w:r>
          </w:p>
        </w:tc>
        <w:tc>
          <w:tcPr>
            <w:tcW w:w="2227" w:type="dxa"/>
            <w:tcMar>
              <w:left w:w="58" w:type="dxa"/>
              <w:right w:w="58" w:type="dxa"/>
            </w:tcMar>
          </w:tcPr>
          <w:p w14:paraId="7F62F7C7" w14:textId="77777777" w:rsidR="00BE396E" w:rsidRDefault="00BE396E" w:rsidP="00BE396E">
            <w:pPr>
              <w:pStyle w:val="TableText"/>
            </w:pPr>
            <w:r>
              <w:t>ADJ CLM CHECK WRITE DATE 13</w:t>
            </w:r>
          </w:p>
        </w:tc>
        <w:tc>
          <w:tcPr>
            <w:tcW w:w="2993" w:type="dxa"/>
            <w:tcMar>
              <w:left w:w="58" w:type="dxa"/>
              <w:right w:w="58" w:type="dxa"/>
            </w:tcMar>
          </w:tcPr>
          <w:p w14:paraId="12C884BB" w14:textId="6D8DA80A" w:rsidR="00BE396E" w:rsidRDefault="00BE396E" w:rsidP="00BE396E">
            <w:pPr>
              <w:pStyle w:val="TableText"/>
            </w:pPr>
            <w:r>
              <w:t>:P:IDR-</w:t>
            </w:r>
            <w:hyperlink r:id="rId1045" w:history="1">
              <w:r>
                <w:rPr>
                  <w:rStyle w:val="Hyperlink"/>
                </w:rPr>
                <w:t>ADJ-CHK-WRT-DT</w:t>
              </w:r>
            </w:hyperlink>
          </w:p>
        </w:tc>
        <w:tc>
          <w:tcPr>
            <w:tcW w:w="2790" w:type="dxa"/>
            <w:tcMar>
              <w:left w:w="58" w:type="dxa"/>
              <w:right w:w="58" w:type="dxa"/>
            </w:tcMar>
          </w:tcPr>
          <w:p w14:paraId="4C5AC31F" w14:textId="44CE71B9"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50FC6323" w14:textId="77777777" w:rsidR="00BE396E" w:rsidRDefault="00BE396E" w:rsidP="00BE396E">
            <w:pPr>
              <w:pStyle w:val="TableText"/>
              <w:rPr>
                <w:caps/>
              </w:rPr>
            </w:pPr>
            <w:r>
              <w:rPr>
                <w:caps/>
              </w:rPr>
              <w:t>8 n</w:t>
            </w:r>
          </w:p>
        </w:tc>
        <w:tc>
          <w:tcPr>
            <w:tcW w:w="2340" w:type="dxa"/>
            <w:tcMar>
              <w:left w:w="58" w:type="dxa"/>
              <w:right w:w="58" w:type="dxa"/>
            </w:tcMar>
          </w:tcPr>
          <w:p w14:paraId="7D741E9C"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6AC75243" w14:textId="77777777" w:rsidR="00BE396E" w:rsidRDefault="00BE396E" w:rsidP="00BE396E">
            <w:pPr>
              <w:pStyle w:val="TableText"/>
            </w:pPr>
            <w:r>
              <w:t>Zeros</w:t>
            </w:r>
          </w:p>
        </w:tc>
        <w:tc>
          <w:tcPr>
            <w:tcW w:w="431" w:type="dxa"/>
          </w:tcPr>
          <w:p w14:paraId="7BABBD76" w14:textId="77777777" w:rsidR="00BE396E" w:rsidRDefault="00BE396E" w:rsidP="00BE396E">
            <w:pPr>
              <w:pStyle w:val="TableText"/>
            </w:pPr>
            <w:r>
              <w:t>-</w:t>
            </w:r>
          </w:p>
        </w:tc>
        <w:tc>
          <w:tcPr>
            <w:tcW w:w="431" w:type="dxa"/>
          </w:tcPr>
          <w:p w14:paraId="06905214" w14:textId="77777777" w:rsidR="00BE396E" w:rsidRDefault="00BE396E" w:rsidP="00BE396E">
            <w:pPr>
              <w:pStyle w:val="TableText"/>
            </w:pPr>
            <w:r>
              <w:t>-</w:t>
            </w:r>
          </w:p>
        </w:tc>
        <w:tc>
          <w:tcPr>
            <w:tcW w:w="432" w:type="dxa"/>
          </w:tcPr>
          <w:p w14:paraId="69A986A1" w14:textId="77777777" w:rsidR="00BE396E" w:rsidRDefault="00BE396E" w:rsidP="00BE396E">
            <w:pPr>
              <w:pStyle w:val="TableText"/>
            </w:pPr>
            <w:r>
              <w:t>X</w:t>
            </w:r>
          </w:p>
        </w:tc>
      </w:tr>
      <w:tr w:rsidR="00BE396E" w14:paraId="0B99CB1C" w14:textId="77777777" w:rsidTr="008373F9">
        <w:trPr>
          <w:cantSplit/>
          <w:jc w:val="center"/>
        </w:trPr>
        <w:tc>
          <w:tcPr>
            <w:tcW w:w="802" w:type="dxa"/>
            <w:tcMar>
              <w:left w:w="58" w:type="dxa"/>
              <w:right w:w="58" w:type="dxa"/>
            </w:tcMar>
          </w:tcPr>
          <w:p w14:paraId="11105DA0" w14:textId="180A8B5F" w:rsidR="00BE396E" w:rsidRDefault="00BE396E" w:rsidP="00BE396E">
            <w:pPr>
              <w:pStyle w:val="TableText"/>
            </w:pPr>
            <w:r>
              <w:t>4641</w:t>
            </w:r>
            <w:r w:rsidR="00135F82">
              <w:t xml:space="preserve"> – </w:t>
            </w:r>
            <w:r>
              <w:t>4647</w:t>
            </w:r>
          </w:p>
        </w:tc>
        <w:tc>
          <w:tcPr>
            <w:tcW w:w="2227" w:type="dxa"/>
            <w:tcMar>
              <w:left w:w="58" w:type="dxa"/>
              <w:right w:w="58" w:type="dxa"/>
            </w:tcMar>
          </w:tcPr>
          <w:p w14:paraId="3BE47614" w14:textId="77777777" w:rsidR="00BE396E" w:rsidRDefault="00BE396E" w:rsidP="00BE396E">
            <w:pPr>
              <w:pStyle w:val="TableText"/>
            </w:pPr>
            <w:r>
              <w:t>ADJ CLAIM BENE EOMB AMT 13</w:t>
            </w:r>
          </w:p>
        </w:tc>
        <w:tc>
          <w:tcPr>
            <w:tcW w:w="2993" w:type="dxa"/>
            <w:tcMar>
              <w:left w:w="58" w:type="dxa"/>
              <w:right w:w="58" w:type="dxa"/>
            </w:tcMar>
          </w:tcPr>
          <w:p w14:paraId="4692A486" w14:textId="061EDED8" w:rsidR="00BE396E" w:rsidRDefault="00BE396E" w:rsidP="00BE396E">
            <w:pPr>
              <w:pStyle w:val="TableText"/>
            </w:pPr>
            <w:r>
              <w:t>:P:IDR-</w:t>
            </w:r>
            <w:hyperlink r:id="rId1046" w:history="1">
              <w:r>
                <w:rPr>
                  <w:rStyle w:val="Hyperlink"/>
                </w:rPr>
                <w:t>ADJ-B-EOMB-AMT</w:t>
              </w:r>
            </w:hyperlink>
          </w:p>
        </w:tc>
        <w:tc>
          <w:tcPr>
            <w:tcW w:w="2790" w:type="dxa"/>
            <w:tcMar>
              <w:left w:w="58" w:type="dxa"/>
              <w:right w:w="58" w:type="dxa"/>
            </w:tcMar>
          </w:tcPr>
          <w:p w14:paraId="02BE788F" w14:textId="3EED90B0"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6023AB30" w14:textId="77777777" w:rsidR="00BE396E" w:rsidRDefault="00BE396E" w:rsidP="00BE396E">
            <w:pPr>
              <w:pStyle w:val="TableText"/>
              <w:rPr>
                <w:caps/>
              </w:rPr>
            </w:pPr>
            <w:r>
              <w:rPr>
                <w:caps/>
              </w:rPr>
              <w:t>7 n</w:t>
            </w:r>
          </w:p>
          <w:p w14:paraId="536B34D8" w14:textId="77777777" w:rsidR="00BE396E" w:rsidRDefault="00BE396E" w:rsidP="00BE396E">
            <w:pPr>
              <w:pStyle w:val="TableText"/>
              <w:rPr>
                <w:caps/>
              </w:rPr>
            </w:pPr>
            <w:r>
              <w:rPr>
                <w:caps/>
              </w:rPr>
              <w:t>(99999V99)</w:t>
            </w:r>
          </w:p>
        </w:tc>
        <w:tc>
          <w:tcPr>
            <w:tcW w:w="2340" w:type="dxa"/>
            <w:tcMar>
              <w:left w:w="58" w:type="dxa"/>
              <w:right w:w="58" w:type="dxa"/>
            </w:tcMar>
          </w:tcPr>
          <w:p w14:paraId="52D71C3B" w14:textId="77777777" w:rsidR="00BE396E" w:rsidRDefault="00BE396E" w:rsidP="00BE396E">
            <w:pPr>
              <w:pStyle w:val="TableText"/>
            </w:pPr>
            <w:r>
              <w:t>Original claim only</w:t>
            </w:r>
          </w:p>
        </w:tc>
        <w:tc>
          <w:tcPr>
            <w:tcW w:w="858" w:type="dxa"/>
            <w:tcMar>
              <w:left w:w="58" w:type="dxa"/>
              <w:right w:w="58" w:type="dxa"/>
            </w:tcMar>
          </w:tcPr>
          <w:p w14:paraId="2162F481" w14:textId="77777777" w:rsidR="00BE396E" w:rsidRDefault="00BE396E" w:rsidP="00BE396E">
            <w:pPr>
              <w:pStyle w:val="TableText"/>
            </w:pPr>
            <w:r>
              <w:t>Zeros</w:t>
            </w:r>
          </w:p>
        </w:tc>
        <w:tc>
          <w:tcPr>
            <w:tcW w:w="431" w:type="dxa"/>
          </w:tcPr>
          <w:p w14:paraId="6C4AB002" w14:textId="77777777" w:rsidR="00BE396E" w:rsidRDefault="00BE396E" w:rsidP="00BE396E">
            <w:pPr>
              <w:pStyle w:val="TableText"/>
            </w:pPr>
            <w:r>
              <w:t>-</w:t>
            </w:r>
          </w:p>
        </w:tc>
        <w:tc>
          <w:tcPr>
            <w:tcW w:w="431" w:type="dxa"/>
          </w:tcPr>
          <w:p w14:paraId="084F30F2" w14:textId="77777777" w:rsidR="00BE396E" w:rsidRDefault="00BE396E" w:rsidP="00BE396E">
            <w:pPr>
              <w:pStyle w:val="TableText"/>
            </w:pPr>
            <w:r>
              <w:t>-</w:t>
            </w:r>
          </w:p>
        </w:tc>
        <w:tc>
          <w:tcPr>
            <w:tcW w:w="432" w:type="dxa"/>
          </w:tcPr>
          <w:p w14:paraId="61155CE6" w14:textId="77777777" w:rsidR="00BE396E" w:rsidRDefault="00BE396E" w:rsidP="00BE396E">
            <w:pPr>
              <w:pStyle w:val="TableText"/>
            </w:pPr>
            <w:r>
              <w:t>X</w:t>
            </w:r>
          </w:p>
        </w:tc>
      </w:tr>
      <w:tr w:rsidR="00BE396E" w14:paraId="708244B4" w14:textId="77777777" w:rsidTr="008373F9">
        <w:trPr>
          <w:cantSplit/>
          <w:jc w:val="center"/>
        </w:trPr>
        <w:tc>
          <w:tcPr>
            <w:tcW w:w="802" w:type="dxa"/>
            <w:tcMar>
              <w:left w:w="58" w:type="dxa"/>
              <w:right w:w="58" w:type="dxa"/>
            </w:tcMar>
          </w:tcPr>
          <w:p w14:paraId="2611A5B3" w14:textId="55440493" w:rsidR="00BE396E" w:rsidRDefault="00BE396E" w:rsidP="00BE396E">
            <w:pPr>
              <w:pStyle w:val="TableText"/>
            </w:pPr>
            <w:r>
              <w:t>4648</w:t>
            </w:r>
            <w:r w:rsidR="00135F82">
              <w:t xml:space="preserve"> – </w:t>
            </w:r>
            <w:r>
              <w:t>4654</w:t>
            </w:r>
          </w:p>
        </w:tc>
        <w:tc>
          <w:tcPr>
            <w:tcW w:w="2227" w:type="dxa"/>
            <w:tcMar>
              <w:left w:w="58" w:type="dxa"/>
              <w:right w:w="58" w:type="dxa"/>
            </w:tcMar>
          </w:tcPr>
          <w:p w14:paraId="0E0E842B" w14:textId="77777777" w:rsidR="00BE396E" w:rsidRDefault="00BE396E" w:rsidP="00BE396E">
            <w:pPr>
              <w:pStyle w:val="TableText"/>
            </w:pPr>
            <w:r>
              <w:t>ADJ CLAIM PROV EOMB AMT 13</w:t>
            </w:r>
          </w:p>
        </w:tc>
        <w:tc>
          <w:tcPr>
            <w:tcW w:w="2993" w:type="dxa"/>
            <w:tcMar>
              <w:left w:w="58" w:type="dxa"/>
              <w:right w:w="58" w:type="dxa"/>
            </w:tcMar>
          </w:tcPr>
          <w:p w14:paraId="5DF12BAD" w14:textId="631C28E6" w:rsidR="00BE396E" w:rsidRDefault="00BE396E" w:rsidP="00BE396E">
            <w:pPr>
              <w:pStyle w:val="TableText"/>
            </w:pPr>
            <w:r>
              <w:t>:P:IDR-</w:t>
            </w:r>
            <w:hyperlink r:id="rId1047" w:history="1">
              <w:r>
                <w:rPr>
                  <w:rStyle w:val="Hyperlink"/>
                </w:rPr>
                <w:t>ADJ-P-EOMB-AMT</w:t>
              </w:r>
            </w:hyperlink>
          </w:p>
        </w:tc>
        <w:tc>
          <w:tcPr>
            <w:tcW w:w="2790" w:type="dxa"/>
            <w:tcMar>
              <w:left w:w="58" w:type="dxa"/>
              <w:right w:w="58" w:type="dxa"/>
            </w:tcMar>
          </w:tcPr>
          <w:p w14:paraId="22864B64" w14:textId="746C55D9"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1506F361" w14:textId="77777777" w:rsidR="00BE396E" w:rsidRDefault="00BE396E" w:rsidP="00BE396E">
            <w:pPr>
              <w:pStyle w:val="TableText"/>
              <w:rPr>
                <w:caps/>
              </w:rPr>
            </w:pPr>
            <w:r>
              <w:rPr>
                <w:caps/>
              </w:rPr>
              <w:t>7 n</w:t>
            </w:r>
          </w:p>
          <w:p w14:paraId="46B37E9E" w14:textId="77777777" w:rsidR="00BE396E" w:rsidRDefault="00BE396E" w:rsidP="00BE396E">
            <w:pPr>
              <w:pStyle w:val="TableText"/>
              <w:rPr>
                <w:caps/>
              </w:rPr>
            </w:pPr>
            <w:r>
              <w:rPr>
                <w:caps/>
              </w:rPr>
              <w:t>(99999V99)</w:t>
            </w:r>
          </w:p>
        </w:tc>
        <w:tc>
          <w:tcPr>
            <w:tcW w:w="2340" w:type="dxa"/>
            <w:tcMar>
              <w:left w:w="58" w:type="dxa"/>
              <w:right w:w="58" w:type="dxa"/>
            </w:tcMar>
          </w:tcPr>
          <w:p w14:paraId="6F0D5DF2" w14:textId="77777777" w:rsidR="00BE396E" w:rsidRDefault="00BE396E" w:rsidP="00BE396E">
            <w:pPr>
              <w:pStyle w:val="TableText"/>
            </w:pPr>
            <w:r>
              <w:t>Original claim only</w:t>
            </w:r>
          </w:p>
        </w:tc>
        <w:tc>
          <w:tcPr>
            <w:tcW w:w="858" w:type="dxa"/>
            <w:tcMar>
              <w:left w:w="58" w:type="dxa"/>
              <w:right w:w="58" w:type="dxa"/>
            </w:tcMar>
          </w:tcPr>
          <w:p w14:paraId="6ED9F1FD" w14:textId="77777777" w:rsidR="00BE396E" w:rsidRDefault="00BE396E" w:rsidP="00BE396E">
            <w:pPr>
              <w:pStyle w:val="TableText"/>
            </w:pPr>
            <w:r>
              <w:t>Zeros</w:t>
            </w:r>
          </w:p>
        </w:tc>
        <w:tc>
          <w:tcPr>
            <w:tcW w:w="431" w:type="dxa"/>
          </w:tcPr>
          <w:p w14:paraId="3A257876" w14:textId="77777777" w:rsidR="00BE396E" w:rsidRDefault="00BE396E" w:rsidP="00BE396E">
            <w:pPr>
              <w:pStyle w:val="TableText"/>
            </w:pPr>
            <w:r>
              <w:t>-</w:t>
            </w:r>
          </w:p>
        </w:tc>
        <w:tc>
          <w:tcPr>
            <w:tcW w:w="431" w:type="dxa"/>
          </w:tcPr>
          <w:p w14:paraId="4A8B22F4" w14:textId="77777777" w:rsidR="00BE396E" w:rsidRDefault="00BE396E" w:rsidP="00BE396E">
            <w:pPr>
              <w:pStyle w:val="TableText"/>
            </w:pPr>
            <w:r>
              <w:t>-</w:t>
            </w:r>
          </w:p>
        </w:tc>
        <w:tc>
          <w:tcPr>
            <w:tcW w:w="432" w:type="dxa"/>
          </w:tcPr>
          <w:p w14:paraId="56C8CD8B" w14:textId="77777777" w:rsidR="00BE396E" w:rsidRDefault="00BE396E" w:rsidP="00BE396E">
            <w:pPr>
              <w:pStyle w:val="TableText"/>
            </w:pPr>
            <w:r>
              <w:t>X</w:t>
            </w:r>
          </w:p>
        </w:tc>
      </w:tr>
      <w:tr w:rsidR="00BE396E" w14:paraId="19559D24" w14:textId="77777777" w:rsidTr="008373F9">
        <w:trPr>
          <w:cantSplit/>
          <w:jc w:val="center"/>
        </w:trPr>
        <w:tc>
          <w:tcPr>
            <w:tcW w:w="802" w:type="dxa"/>
            <w:tcMar>
              <w:left w:w="58" w:type="dxa"/>
              <w:right w:w="58" w:type="dxa"/>
            </w:tcMar>
          </w:tcPr>
          <w:p w14:paraId="5092AD38" w14:textId="4CFE151B" w:rsidR="00BE396E" w:rsidRDefault="00BE396E" w:rsidP="00BE396E">
            <w:pPr>
              <w:pStyle w:val="TableText"/>
            </w:pPr>
            <w:r>
              <w:t>4655</w:t>
            </w:r>
            <w:r w:rsidR="00135F82">
              <w:t xml:space="preserve"> – </w:t>
            </w:r>
            <w:r>
              <w:t>4662</w:t>
            </w:r>
          </w:p>
        </w:tc>
        <w:tc>
          <w:tcPr>
            <w:tcW w:w="2227" w:type="dxa"/>
            <w:tcMar>
              <w:left w:w="58" w:type="dxa"/>
              <w:right w:w="58" w:type="dxa"/>
            </w:tcMar>
          </w:tcPr>
          <w:p w14:paraId="260C12B0" w14:textId="77777777" w:rsidR="00BE396E" w:rsidRDefault="00BE396E" w:rsidP="00BE396E">
            <w:pPr>
              <w:pStyle w:val="TableText"/>
            </w:pPr>
            <w:r>
              <w:t>ADJ DATE 14</w:t>
            </w:r>
          </w:p>
        </w:tc>
        <w:tc>
          <w:tcPr>
            <w:tcW w:w="2993" w:type="dxa"/>
            <w:tcMar>
              <w:left w:w="58" w:type="dxa"/>
              <w:right w:w="58" w:type="dxa"/>
            </w:tcMar>
          </w:tcPr>
          <w:p w14:paraId="3835BF82" w14:textId="7503FD34" w:rsidR="00BE396E" w:rsidRDefault="00BE396E" w:rsidP="00BE396E">
            <w:pPr>
              <w:pStyle w:val="TableText"/>
            </w:pPr>
            <w:r>
              <w:t>:P:IDR-</w:t>
            </w:r>
            <w:hyperlink r:id="rId1048" w:history="1">
              <w:r>
                <w:rPr>
                  <w:rStyle w:val="Hyperlink"/>
                </w:rPr>
                <w:t>ADJ-DATE</w:t>
              </w:r>
            </w:hyperlink>
          </w:p>
        </w:tc>
        <w:tc>
          <w:tcPr>
            <w:tcW w:w="2790" w:type="dxa"/>
            <w:tcMar>
              <w:left w:w="58" w:type="dxa"/>
              <w:right w:w="58" w:type="dxa"/>
            </w:tcMar>
          </w:tcPr>
          <w:p w14:paraId="0100A257" w14:textId="09AF89D5" w:rsidR="00BE396E" w:rsidRDefault="00C12044" w:rsidP="003962F0">
            <w:pPr>
              <w:pStyle w:val="TableText"/>
            </w:pPr>
            <w:r w:rsidRPr="00C12044">
              <w:t>This field is no longer used as supplemental adjustments are no longer performed.</w:t>
            </w:r>
          </w:p>
        </w:tc>
        <w:tc>
          <w:tcPr>
            <w:tcW w:w="1080" w:type="dxa"/>
            <w:tcMar>
              <w:left w:w="58" w:type="dxa"/>
              <w:right w:w="58" w:type="dxa"/>
            </w:tcMar>
          </w:tcPr>
          <w:p w14:paraId="10609B5B" w14:textId="77777777" w:rsidR="00BE396E" w:rsidRDefault="00BE396E" w:rsidP="00BE396E">
            <w:pPr>
              <w:pStyle w:val="TableText"/>
              <w:rPr>
                <w:caps/>
              </w:rPr>
            </w:pPr>
            <w:r>
              <w:rPr>
                <w:caps/>
              </w:rPr>
              <w:t>8 n</w:t>
            </w:r>
          </w:p>
        </w:tc>
        <w:tc>
          <w:tcPr>
            <w:tcW w:w="2340" w:type="dxa"/>
            <w:tcMar>
              <w:left w:w="58" w:type="dxa"/>
              <w:right w:w="58" w:type="dxa"/>
            </w:tcMar>
          </w:tcPr>
          <w:p w14:paraId="6534AAEE" w14:textId="77777777" w:rsidR="00BE396E" w:rsidRDefault="00BE396E" w:rsidP="00BE396E">
            <w:pPr>
              <w:pStyle w:val="TableText"/>
            </w:pPr>
            <w:r>
              <w:t>MMDDYYYY</w:t>
            </w:r>
          </w:p>
        </w:tc>
        <w:tc>
          <w:tcPr>
            <w:tcW w:w="858" w:type="dxa"/>
            <w:tcMar>
              <w:left w:w="58" w:type="dxa"/>
              <w:right w:w="58" w:type="dxa"/>
            </w:tcMar>
          </w:tcPr>
          <w:p w14:paraId="308E4CA2" w14:textId="77777777" w:rsidR="00BE396E" w:rsidRDefault="00BE396E" w:rsidP="00BE396E">
            <w:pPr>
              <w:pStyle w:val="TableText"/>
            </w:pPr>
            <w:r>
              <w:t>Zeros</w:t>
            </w:r>
          </w:p>
        </w:tc>
        <w:tc>
          <w:tcPr>
            <w:tcW w:w="431" w:type="dxa"/>
          </w:tcPr>
          <w:p w14:paraId="5E1EAEAD" w14:textId="77777777" w:rsidR="00BE396E" w:rsidRDefault="00BE396E" w:rsidP="00BE396E">
            <w:pPr>
              <w:pStyle w:val="TableText"/>
            </w:pPr>
            <w:r>
              <w:t>-</w:t>
            </w:r>
          </w:p>
        </w:tc>
        <w:tc>
          <w:tcPr>
            <w:tcW w:w="431" w:type="dxa"/>
          </w:tcPr>
          <w:p w14:paraId="5A201C28" w14:textId="77777777" w:rsidR="00BE396E" w:rsidRDefault="00BE396E" w:rsidP="00BE396E">
            <w:pPr>
              <w:pStyle w:val="TableText"/>
            </w:pPr>
            <w:r>
              <w:t>X</w:t>
            </w:r>
          </w:p>
        </w:tc>
        <w:tc>
          <w:tcPr>
            <w:tcW w:w="432" w:type="dxa"/>
          </w:tcPr>
          <w:p w14:paraId="1CE5074C" w14:textId="77777777" w:rsidR="00BE396E" w:rsidRDefault="00BE396E" w:rsidP="00BE396E">
            <w:pPr>
              <w:pStyle w:val="TableText"/>
            </w:pPr>
            <w:r>
              <w:t>X</w:t>
            </w:r>
          </w:p>
        </w:tc>
      </w:tr>
      <w:tr w:rsidR="00BE396E" w14:paraId="4AF68AC6" w14:textId="77777777" w:rsidTr="008373F9">
        <w:trPr>
          <w:cantSplit/>
          <w:jc w:val="center"/>
        </w:trPr>
        <w:tc>
          <w:tcPr>
            <w:tcW w:w="802" w:type="dxa"/>
            <w:tcMar>
              <w:left w:w="58" w:type="dxa"/>
              <w:right w:w="58" w:type="dxa"/>
            </w:tcMar>
          </w:tcPr>
          <w:p w14:paraId="047A4034" w14:textId="247A74AC" w:rsidR="00BE396E" w:rsidRDefault="00BE396E" w:rsidP="00BE396E">
            <w:pPr>
              <w:pStyle w:val="TableText"/>
            </w:pPr>
            <w:r>
              <w:t>4663</w:t>
            </w:r>
            <w:r w:rsidR="00135F82">
              <w:t xml:space="preserve"> – </w:t>
            </w:r>
            <w:r>
              <w:t>4677</w:t>
            </w:r>
          </w:p>
        </w:tc>
        <w:tc>
          <w:tcPr>
            <w:tcW w:w="2227" w:type="dxa"/>
            <w:tcMar>
              <w:left w:w="58" w:type="dxa"/>
              <w:right w:w="58" w:type="dxa"/>
            </w:tcMar>
          </w:tcPr>
          <w:p w14:paraId="60FDC15D" w14:textId="77777777" w:rsidR="00BE396E" w:rsidRDefault="00BE396E" w:rsidP="00BE396E">
            <w:pPr>
              <w:pStyle w:val="TableText"/>
            </w:pPr>
            <w:r>
              <w:t>XREF ICN 14</w:t>
            </w:r>
          </w:p>
        </w:tc>
        <w:tc>
          <w:tcPr>
            <w:tcW w:w="2993" w:type="dxa"/>
            <w:tcMar>
              <w:left w:w="58" w:type="dxa"/>
              <w:right w:w="58" w:type="dxa"/>
            </w:tcMar>
          </w:tcPr>
          <w:p w14:paraId="01EFE8A7" w14:textId="1C09D5B6" w:rsidR="00BE396E" w:rsidRDefault="00BE396E" w:rsidP="00BE396E">
            <w:pPr>
              <w:pStyle w:val="TableText"/>
            </w:pPr>
            <w:r>
              <w:t>:P:IDR-</w:t>
            </w:r>
            <w:hyperlink r:id="rId1049" w:history="1">
              <w:r>
                <w:rPr>
                  <w:rStyle w:val="Hyperlink"/>
                  <w:rFonts w:cs="Courier New"/>
                  <w:szCs w:val="16"/>
                </w:rPr>
                <w:t>XREF-ICN</w:t>
              </w:r>
            </w:hyperlink>
          </w:p>
        </w:tc>
        <w:tc>
          <w:tcPr>
            <w:tcW w:w="2790" w:type="dxa"/>
            <w:tcMar>
              <w:left w:w="58" w:type="dxa"/>
              <w:right w:w="58" w:type="dxa"/>
            </w:tcMar>
          </w:tcPr>
          <w:p w14:paraId="6BBCF64D" w14:textId="2E47691A"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4B41EB8C" w14:textId="77777777" w:rsidR="00BE396E" w:rsidRDefault="00BE396E" w:rsidP="00BE396E">
            <w:pPr>
              <w:pStyle w:val="TableText"/>
              <w:rPr>
                <w:caps/>
              </w:rPr>
            </w:pPr>
            <w:r>
              <w:rPr>
                <w:caps/>
              </w:rPr>
              <w:t>15 c</w:t>
            </w:r>
          </w:p>
        </w:tc>
        <w:tc>
          <w:tcPr>
            <w:tcW w:w="2340" w:type="dxa"/>
            <w:tcMar>
              <w:left w:w="58" w:type="dxa"/>
              <w:right w:w="58" w:type="dxa"/>
            </w:tcMar>
          </w:tcPr>
          <w:p w14:paraId="3AF64947" w14:textId="36DB8891" w:rsidR="00BE396E" w:rsidRDefault="00BE396E" w:rsidP="00BE396E">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15660675" w14:textId="77777777" w:rsidR="00BE396E" w:rsidRDefault="00BE396E" w:rsidP="00BE396E">
            <w:pPr>
              <w:pStyle w:val="TableText"/>
            </w:pPr>
            <w:r>
              <w:t>Spaces</w:t>
            </w:r>
          </w:p>
        </w:tc>
        <w:tc>
          <w:tcPr>
            <w:tcW w:w="431" w:type="dxa"/>
          </w:tcPr>
          <w:p w14:paraId="06126BEF" w14:textId="77777777" w:rsidR="00BE396E" w:rsidRDefault="00BE396E" w:rsidP="00BE396E">
            <w:pPr>
              <w:pStyle w:val="TableText"/>
            </w:pPr>
            <w:r>
              <w:t>-</w:t>
            </w:r>
          </w:p>
        </w:tc>
        <w:tc>
          <w:tcPr>
            <w:tcW w:w="431" w:type="dxa"/>
          </w:tcPr>
          <w:p w14:paraId="0BC3507F" w14:textId="77777777" w:rsidR="00BE396E" w:rsidRDefault="00BE396E" w:rsidP="00BE396E">
            <w:pPr>
              <w:pStyle w:val="TableText"/>
            </w:pPr>
            <w:r>
              <w:t>X</w:t>
            </w:r>
          </w:p>
        </w:tc>
        <w:tc>
          <w:tcPr>
            <w:tcW w:w="432" w:type="dxa"/>
          </w:tcPr>
          <w:p w14:paraId="5EF3D31B" w14:textId="77777777" w:rsidR="00BE396E" w:rsidRDefault="00BE396E" w:rsidP="00BE396E">
            <w:pPr>
              <w:pStyle w:val="TableText"/>
            </w:pPr>
            <w:r>
              <w:t>X</w:t>
            </w:r>
          </w:p>
        </w:tc>
      </w:tr>
      <w:tr w:rsidR="00BE396E" w14:paraId="105FE7E1" w14:textId="77777777" w:rsidTr="008373F9">
        <w:trPr>
          <w:cantSplit/>
          <w:jc w:val="center"/>
        </w:trPr>
        <w:tc>
          <w:tcPr>
            <w:tcW w:w="802" w:type="dxa"/>
            <w:tcMar>
              <w:left w:w="58" w:type="dxa"/>
              <w:right w:w="58" w:type="dxa"/>
            </w:tcMar>
          </w:tcPr>
          <w:p w14:paraId="6F36B135" w14:textId="46ED6C66" w:rsidR="00BE396E" w:rsidRDefault="00BE396E" w:rsidP="00BE396E">
            <w:pPr>
              <w:pStyle w:val="TableText"/>
            </w:pPr>
            <w:r>
              <w:t>4678</w:t>
            </w:r>
            <w:r w:rsidR="00135F82">
              <w:t xml:space="preserve"> – </w:t>
            </w:r>
            <w:r>
              <w:t>4681</w:t>
            </w:r>
          </w:p>
        </w:tc>
        <w:tc>
          <w:tcPr>
            <w:tcW w:w="2227" w:type="dxa"/>
            <w:tcMar>
              <w:left w:w="58" w:type="dxa"/>
              <w:right w:w="58" w:type="dxa"/>
            </w:tcMar>
          </w:tcPr>
          <w:p w14:paraId="203931F2" w14:textId="77777777" w:rsidR="00BE396E" w:rsidRDefault="00BE396E" w:rsidP="00BE396E">
            <w:pPr>
              <w:pStyle w:val="TableText"/>
            </w:pPr>
            <w:r>
              <w:t>ADJ CLERK ID 14</w:t>
            </w:r>
          </w:p>
        </w:tc>
        <w:tc>
          <w:tcPr>
            <w:tcW w:w="2993" w:type="dxa"/>
            <w:tcMar>
              <w:left w:w="58" w:type="dxa"/>
              <w:right w:w="58" w:type="dxa"/>
            </w:tcMar>
          </w:tcPr>
          <w:p w14:paraId="4D3DD5C6" w14:textId="19A95E9B" w:rsidR="00BE396E" w:rsidRDefault="00BE396E" w:rsidP="00BE396E">
            <w:pPr>
              <w:pStyle w:val="TableText"/>
            </w:pPr>
            <w:r>
              <w:t>:P:IDR-</w:t>
            </w:r>
            <w:hyperlink r:id="rId1050" w:history="1">
              <w:r>
                <w:rPr>
                  <w:rStyle w:val="Hyperlink"/>
                </w:rPr>
                <w:t>ADJ-CLERK</w:t>
              </w:r>
            </w:hyperlink>
          </w:p>
        </w:tc>
        <w:tc>
          <w:tcPr>
            <w:tcW w:w="2790" w:type="dxa"/>
            <w:tcMar>
              <w:left w:w="58" w:type="dxa"/>
              <w:right w:w="58" w:type="dxa"/>
            </w:tcMar>
          </w:tcPr>
          <w:p w14:paraId="7FBD8A05" w14:textId="7BF43511"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2564E099" w14:textId="77777777" w:rsidR="00BE396E" w:rsidRDefault="00BE396E" w:rsidP="00BE396E">
            <w:pPr>
              <w:pStyle w:val="TableText"/>
              <w:rPr>
                <w:caps/>
              </w:rPr>
            </w:pPr>
            <w:r>
              <w:rPr>
                <w:caps/>
              </w:rPr>
              <w:t>4 c</w:t>
            </w:r>
          </w:p>
        </w:tc>
        <w:tc>
          <w:tcPr>
            <w:tcW w:w="2340" w:type="dxa"/>
            <w:tcMar>
              <w:left w:w="58" w:type="dxa"/>
              <w:right w:w="58" w:type="dxa"/>
            </w:tcMar>
          </w:tcPr>
          <w:p w14:paraId="2A090DF2" w14:textId="77777777" w:rsidR="00BE396E" w:rsidRDefault="00BE396E" w:rsidP="00BE396E">
            <w:pPr>
              <w:pStyle w:val="TableText"/>
            </w:pPr>
            <w:r>
              <w:t>-</w:t>
            </w:r>
          </w:p>
        </w:tc>
        <w:tc>
          <w:tcPr>
            <w:tcW w:w="858" w:type="dxa"/>
            <w:tcMar>
              <w:left w:w="58" w:type="dxa"/>
              <w:right w:w="58" w:type="dxa"/>
            </w:tcMar>
          </w:tcPr>
          <w:p w14:paraId="3868D7E1" w14:textId="77777777" w:rsidR="00BE396E" w:rsidRDefault="00BE396E" w:rsidP="00BE396E">
            <w:pPr>
              <w:pStyle w:val="TableText"/>
            </w:pPr>
            <w:r>
              <w:t>Spaces</w:t>
            </w:r>
          </w:p>
        </w:tc>
        <w:tc>
          <w:tcPr>
            <w:tcW w:w="431" w:type="dxa"/>
          </w:tcPr>
          <w:p w14:paraId="292E99D9" w14:textId="77777777" w:rsidR="00BE396E" w:rsidRDefault="00BE396E" w:rsidP="00BE396E">
            <w:pPr>
              <w:pStyle w:val="TableText"/>
            </w:pPr>
            <w:r>
              <w:t>-</w:t>
            </w:r>
          </w:p>
        </w:tc>
        <w:tc>
          <w:tcPr>
            <w:tcW w:w="431" w:type="dxa"/>
          </w:tcPr>
          <w:p w14:paraId="7BD0DBC4" w14:textId="77777777" w:rsidR="00BE396E" w:rsidRDefault="00BE396E" w:rsidP="00BE396E">
            <w:pPr>
              <w:pStyle w:val="TableText"/>
            </w:pPr>
            <w:r>
              <w:t>X</w:t>
            </w:r>
          </w:p>
        </w:tc>
        <w:tc>
          <w:tcPr>
            <w:tcW w:w="432" w:type="dxa"/>
          </w:tcPr>
          <w:p w14:paraId="168BE86A" w14:textId="77777777" w:rsidR="00BE396E" w:rsidRDefault="00BE396E" w:rsidP="00BE396E">
            <w:pPr>
              <w:pStyle w:val="TableText"/>
            </w:pPr>
            <w:r>
              <w:t>X</w:t>
            </w:r>
          </w:p>
        </w:tc>
      </w:tr>
      <w:tr w:rsidR="00BE396E" w14:paraId="22793EEA" w14:textId="77777777" w:rsidTr="008373F9">
        <w:trPr>
          <w:cantSplit/>
          <w:jc w:val="center"/>
        </w:trPr>
        <w:tc>
          <w:tcPr>
            <w:tcW w:w="802" w:type="dxa"/>
            <w:tcMar>
              <w:left w:w="58" w:type="dxa"/>
              <w:right w:w="58" w:type="dxa"/>
            </w:tcMar>
          </w:tcPr>
          <w:p w14:paraId="4A4F4D26" w14:textId="3070B3A8" w:rsidR="00BE396E" w:rsidRDefault="00BE396E" w:rsidP="00BE396E">
            <w:pPr>
              <w:pStyle w:val="TableText"/>
            </w:pPr>
            <w:r>
              <w:t>4682</w:t>
            </w:r>
            <w:r w:rsidR="00135F82">
              <w:t xml:space="preserve"> – </w:t>
            </w:r>
            <w:r>
              <w:t>4696</w:t>
            </w:r>
          </w:p>
        </w:tc>
        <w:tc>
          <w:tcPr>
            <w:tcW w:w="2227" w:type="dxa"/>
            <w:tcMar>
              <w:left w:w="58" w:type="dxa"/>
              <w:right w:w="58" w:type="dxa"/>
            </w:tcMar>
          </w:tcPr>
          <w:p w14:paraId="5F4F7D4D" w14:textId="77777777" w:rsidR="00BE396E" w:rsidRDefault="00BE396E" w:rsidP="00BE396E">
            <w:pPr>
              <w:pStyle w:val="TableText"/>
            </w:pPr>
            <w:r>
              <w:t>INITIATING CCN 14</w:t>
            </w:r>
          </w:p>
        </w:tc>
        <w:tc>
          <w:tcPr>
            <w:tcW w:w="2993" w:type="dxa"/>
            <w:tcMar>
              <w:left w:w="58" w:type="dxa"/>
              <w:right w:w="58" w:type="dxa"/>
            </w:tcMar>
          </w:tcPr>
          <w:p w14:paraId="0786CC4A" w14:textId="234783D5" w:rsidR="00BE396E" w:rsidRDefault="00BE396E" w:rsidP="00BE396E">
            <w:pPr>
              <w:pStyle w:val="TableText"/>
            </w:pPr>
            <w:r>
              <w:t>:P:IDR-</w:t>
            </w:r>
            <w:hyperlink r:id="rId1051" w:history="1">
              <w:r>
                <w:rPr>
                  <w:rStyle w:val="Hyperlink"/>
                  <w:rFonts w:cs="Courier New"/>
                  <w:szCs w:val="16"/>
                </w:rPr>
                <w:t>INIT-CCN</w:t>
              </w:r>
            </w:hyperlink>
          </w:p>
        </w:tc>
        <w:tc>
          <w:tcPr>
            <w:tcW w:w="2790" w:type="dxa"/>
            <w:tcMar>
              <w:left w:w="58" w:type="dxa"/>
              <w:right w:w="58" w:type="dxa"/>
            </w:tcMar>
          </w:tcPr>
          <w:p w14:paraId="1F2406F4" w14:textId="22ABA5E1"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442B8A3E" w14:textId="77777777" w:rsidR="00BE396E" w:rsidRDefault="00BE396E" w:rsidP="00BE396E">
            <w:pPr>
              <w:pStyle w:val="TableText"/>
              <w:rPr>
                <w:caps/>
              </w:rPr>
            </w:pPr>
            <w:r>
              <w:rPr>
                <w:caps/>
              </w:rPr>
              <w:t>15 c</w:t>
            </w:r>
          </w:p>
        </w:tc>
        <w:tc>
          <w:tcPr>
            <w:tcW w:w="2340" w:type="dxa"/>
            <w:tcMar>
              <w:left w:w="58" w:type="dxa"/>
              <w:right w:w="58" w:type="dxa"/>
            </w:tcMar>
          </w:tcPr>
          <w:p w14:paraId="556350ED" w14:textId="77777777" w:rsidR="00BE396E" w:rsidRDefault="00BE396E" w:rsidP="00BE396E">
            <w:pPr>
              <w:pStyle w:val="TableText"/>
            </w:pPr>
            <w:r>
              <w:t>Adjustment claim only</w:t>
            </w:r>
          </w:p>
        </w:tc>
        <w:tc>
          <w:tcPr>
            <w:tcW w:w="858" w:type="dxa"/>
            <w:tcMar>
              <w:left w:w="58" w:type="dxa"/>
              <w:right w:w="58" w:type="dxa"/>
            </w:tcMar>
          </w:tcPr>
          <w:p w14:paraId="5E247D38" w14:textId="77777777" w:rsidR="00BE396E" w:rsidRDefault="00BE396E" w:rsidP="00BE396E">
            <w:pPr>
              <w:pStyle w:val="TableText"/>
            </w:pPr>
            <w:r>
              <w:t>Spaces</w:t>
            </w:r>
          </w:p>
        </w:tc>
        <w:tc>
          <w:tcPr>
            <w:tcW w:w="431" w:type="dxa"/>
          </w:tcPr>
          <w:p w14:paraId="38E4C77A" w14:textId="77777777" w:rsidR="00BE396E" w:rsidRDefault="00BE396E" w:rsidP="00BE396E">
            <w:pPr>
              <w:pStyle w:val="TableText"/>
            </w:pPr>
            <w:r>
              <w:t>-</w:t>
            </w:r>
          </w:p>
        </w:tc>
        <w:tc>
          <w:tcPr>
            <w:tcW w:w="431" w:type="dxa"/>
          </w:tcPr>
          <w:p w14:paraId="3BC57002" w14:textId="77777777" w:rsidR="00BE396E" w:rsidRDefault="00BE396E" w:rsidP="00BE396E">
            <w:pPr>
              <w:pStyle w:val="TableText"/>
            </w:pPr>
            <w:r>
              <w:t>X</w:t>
            </w:r>
          </w:p>
        </w:tc>
        <w:tc>
          <w:tcPr>
            <w:tcW w:w="432" w:type="dxa"/>
          </w:tcPr>
          <w:p w14:paraId="2066CAA7" w14:textId="77777777" w:rsidR="00BE396E" w:rsidRDefault="00BE396E" w:rsidP="00BE396E">
            <w:pPr>
              <w:pStyle w:val="TableText"/>
            </w:pPr>
            <w:r>
              <w:t>X</w:t>
            </w:r>
          </w:p>
        </w:tc>
      </w:tr>
      <w:tr w:rsidR="00BE396E" w14:paraId="2A592C49" w14:textId="77777777" w:rsidTr="008373F9">
        <w:trPr>
          <w:cantSplit/>
          <w:jc w:val="center"/>
        </w:trPr>
        <w:tc>
          <w:tcPr>
            <w:tcW w:w="802" w:type="dxa"/>
            <w:tcMar>
              <w:left w:w="58" w:type="dxa"/>
              <w:right w:w="58" w:type="dxa"/>
            </w:tcMar>
          </w:tcPr>
          <w:p w14:paraId="206F4D1C" w14:textId="62E85F53" w:rsidR="00BE396E" w:rsidRDefault="00BE396E" w:rsidP="00BE396E">
            <w:pPr>
              <w:pStyle w:val="TableText"/>
            </w:pPr>
            <w:r>
              <w:t>4697</w:t>
            </w:r>
            <w:r w:rsidR="00135F82">
              <w:t xml:space="preserve"> – </w:t>
            </w:r>
            <w:r>
              <w:t>4704</w:t>
            </w:r>
          </w:p>
        </w:tc>
        <w:tc>
          <w:tcPr>
            <w:tcW w:w="2227" w:type="dxa"/>
            <w:tcMar>
              <w:left w:w="58" w:type="dxa"/>
              <w:right w:w="58" w:type="dxa"/>
            </w:tcMar>
          </w:tcPr>
          <w:p w14:paraId="68EDE431" w14:textId="77777777" w:rsidR="00BE396E" w:rsidRDefault="00BE396E" w:rsidP="00BE396E">
            <w:pPr>
              <w:pStyle w:val="TableText"/>
            </w:pPr>
            <w:r>
              <w:t>ADJ CLM CHECK WRITE DATE 14</w:t>
            </w:r>
          </w:p>
        </w:tc>
        <w:tc>
          <w:tcPr>
            <w:tcW w:w="2993" w:type="dxa"/>
            <w:tcMar>
              <w:left w:w="58" w:type="dxa"/>
              <w:right w:w="58" w:type="dxa"/>
            </w:tcMar>
          </w:tcPr>
          <w:p w14:paraId="09580E69" w14:textId="5AF247D5" w:rsidR="00BE396E" w:rsidRDefault="00BE396E" w:rsidP="00BE396E">
            <w:pPr>
              <w:pStyle w:val="TableText"/>
            </w:pPr>
            <w:r>
              <w:t>:P:IDR-</w:t>
            </w:r>
            <w:hyperlink r:id="rId1052" w:history="1">
              <w:r>
                <w:rPr>
                  <w:rStyle w:val="Hyperlink"/>
                </w:rPr>
                <w:t>ADJ-CHK-WRT-DT</w:t>
              </w:r>
            </w:hyperlink>
          </w:p>
        </w:tc>
        <w:tc>
          <w:tcPr>
            <w:tcW w:w="2790" w:type="dxa"/>
            <w:tcMar>
              <w:left w:w="58" w:type="dxa"/>
              <w:right w:w="58" w:type="dxa"/>
            </w:tcMar>
          </w:tcPr>
          <w:p w14:paraId="77A573D8" w14:textId="732CB9FF"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215A1F87" w14:textId="77777777" w:rsidR="00BE396E" w:rsidRDefault="00BE396E" w:rsidP="00BE396E">
            <w:pPr>
              <w:pStyle w:val="TableText"/>
              <w:rPr>
                <w:caps/>
              </w:rPr>
            </w:pPr>
            <w:r>
              <w:rPr>
                <w:caps/>
              </w:rPr>
              <w:t>8 n</w:t>
            </w:r>
          </w:p>
        </w:tc>
        <w:tc>
          <w:tcPr>
            <w:tcW w:w="2340" w:type="dxa"/>
            <w:tcMar>
              <w:left w:w="58" w:type="dxa"/>
              <w:right w:w="58" w:type="dxa"/>
            </w:tcMar>
          </w:tcPr>
          <w:p w14:paraId="197853D7"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383511C2" w14:textId="77777777" w:rsidR="00BE396E" w:rsidRDefault="00BE396E" w:rsidP="00BE396E">
            <w:pPr>
              <w:pStyle w:val="TableText"/>
            </w:pPr>
            <w:r>
              <w:t>Zeros</w:t>
            </w:r>
          </w:p>
        </w:tc>
        <w:tc>
          <w:tcPr>
            <w:tcW w:w="431" w:type="dxa"/>
          </w:tcPr>
          <w:p w14:paraId="66F71139" w14:textId="77777777" w:rsidR="00BE396E" w:rsidRDefault="00BE396E" w:rsidP="00BE396E">
            <w:pPr>
              <w:pStyle w:val="TableText"/>
            </w:pPr>
            <w:r>
              <w:t>-</w:t>
            </w:r>
          </w:p>
        </w:tc>
        <w:tc>
          <w:tcPr>
            <w:tcW w:w="431" w:type="dxa"/>
          </w:tcPr>
          <w:p w14:paraId="2F5C9811" w14:textId="77777777" w:rsidR="00BE396E" w:rsidRDefault="00BE396E" w:rsidP="00BE396E">
            <w:pPr>
              <w:pStyle w:val="TableText"/>
            </w:pPr>
            <w:r>
              <w:t>-</w:t>
            </w:r>
          </w:p>
        </w:tc>
        <w:tc>
          <w:tcPr>
            <w:tcW w:w="432" w:type="dxa"/>
          </w:tcPr>
          <w:p w14:paraId="0E428E49" w14:textId="77777777" w:rsidR="00BE396E" w:rsidRDefault="00BE396E" w:rsidP="00BE396E">
            <w:pPr>
              <w:pStyle w:val="TableText"/>
            </w:pPr>
            <w:r>
              <w:t>X</w:t>
            </w:r>
          </w:p>
        </w:tc>
      </w:tr>
      <w:tr w:rsidR="00BE396E" w14:paraId="2B1CDAFA" w14:textId="77777777" w:rsidTr="008373F9">
        <w:trPr>
          <w:cantSplit/>
          <w:jc w:val="center"/>
        </w:trPr>
        <w:tc>
          <w:tcPr>
            <w:tcW w:w="802" w:type="dxa"/>
            <w:tcMar>
              <w:left w:w="58" w:type="dxa"/>
              <w:right w:w="58" w:type="dxa"/>
            </w:tcMar>
          </w:tcPr>
          <w:p w14:paraId="3A04B4FA" w14:textId="4F20D7AA" w:rsidR="00BE396E" w:rsidRDefault="00BE396E" w:rsidP="00BE396E">
            <w:pPr>
              <w:pStyle w:val="TableText"/>
            </w:pPr>
            <w:r>
              <w:t>4705</w:t>
            </w:r>
            <w:r w:rsidR="00135F82">
              <w:t xml:space="preserve"> – </w:t>
            </w:r>
            <w:r>
              <w:t>4711</w:t>
            </w:r>
          </w:p>
        </w:tc>
        <w:tc>
          <w:tcPr>
            <w:tcW w:w="2227" w:type="dxa"/>
            <w:tcMar>
              <w:left w:w="58" w:type="dxa"/>
              <w:right w:w="58" w:type="dxa"/>
            </w:tcMar>
          </w:tcPr>
          <w:p w14:paraId="619FA718" w14:textId="77777777" w:rsidR="00BE396E" w:rsidRDefault="00BE396E" w:rsidP="00BE396E">
            <w:pPr>
              <w:pStyle w:val="TableText"/>
            </w:pPr>
            <w:r>
              <w:t>ADJ CLAIM BENE EOMB AMT 14</w:t>
            </w:r>
          </w:p>
        </w:tc>
        <w:tc>
          <w:tcPr>
            <w:tcW w:w="2993" w:type="dxa"/>
            <w:tcMar>
              <w:left w:w="58" w:type="dxa"/>
              <w:right w:w="58" w:type="dxa"/>
            </w:tcMar>
          </w:tcPr>
          <w:p w14:paraId="44DA4079" w14:textId="63F5AF91" w:rsidR="00BE396E" w:rsidRDefault="00BE396E" w:rsidP="00BE396E">
            <w:pPr>
              <w:pStyle w:val="TableText"/>
            </w:pPr>
            <w:r>
              <w:t>:P:IDR-</w:t>
            </w:r>
            <w:hyperlink r:id="rId1053" w:history="1">
              <w:r>
                <w:rPr>
                  <w:rStyle w:val="Hyperlink"/>
                </w:rPr>
                <w:t>ADJ-B-EOMB-AMT</w:t>
              </w:r>
            </w:hyperlink>
          </w:p>
        </w:tc>
        <w:tc>
          <w:tcPr>
            <w:tcW w:w="2790" w:type="dxa"/>
            <w:tcMar>
              <w:left w:w="58" w:type="dxa"/>
              <w:right w:w="58" w:type="dxa"/>
            </w:tcMar>
          </w:tcPr>
          <w:p w14:paraId="03E84C5C" w14:textId="77777777" w:rsidR="00BE396E" w:rsidRDefault="00BE396E" w:rsidP="00BE396E">
            <w:pPr>
              <w:pStyle w:val="TableText"/>
            </w:pPr>
            <w:r>
              <w:t>Adjustment claim beneficiary EOMB amount</w:t>
            </w:r>
          </w:p>
        </w:tc>
        <w:tc>
          <w:tcPr>
            <w:tcW w:w="1080" w:type="dxa"/>
            <w:tcMar>
              <w:left w:w="58" w:type="dxa"/>
              <w:right w:w="58" w:type="dxa"/>
            </w:tcMar>
          </w:tcPr>
          <w:p w14:paraId="01C61634" w14:textId="77777777" w:rsidR="00BE396E" w:rsidRDefault="00BE396E" w:rsidP="00BE396E">
            <w:pPr>
              <w:pStyle w:val="TableText"/>
              <w:rPr>
                <w:caps/>
              </w:rPr>
            </w:pPr>
            <w:r>
              <w:rPr>
                <w:caps/>
              </w:rPr>
              <w:t>7 n</w:t>
            </w:r>
          </w:p>
          <w:p w14:paraId="274E85E2" w14:textId="77777777" w:rsidR="00BE396E" w:rsidRDefault="00BE396E" w:rsidP="00BE396E">
            <w:pPr>
              <w:pStyle w:val="TableText"/>
              <w:rPr>
                <w:caps/>
              </w:rPr>
            </w:pPr>
            <w:r>
              <w:rPr>
                <w:caps/>
              </w:rPr>
              <w:t>(99999V99)</w:t>
            </w:r>
          </w:p>
        </w:tc>
        <w:tc>
          <w:tcPr>
            <w:tcW w:w="2340" w:type="dxa"/>
            <w:tcMar>
              <w:left w:w="58" w:type="dxa"/>
              <w:right w:w="58" w:type="dxa"/>
            </w:tcMar>
          </w:tcPr>
          <w:p w14:paraId="0A730367" w14:textId="77777777" w:rsidR="00BE396E" w:rsidRDefault="00BE396E" w:rsidP="00BE396E">
            <w:pPr>
              <w:pStyle w:val="TableText"/>
            </w:pPr>
            <w:r>
              <w:t>Original claim only</w:t>
            </w:r>
          </w:p>
        </w:tc>
        <w:tc>
          <w:tcPr>
            <w:tcW w:w="858" w:type="dxa"/>
            <w:tcMar>
              <w:left w:w="58" w:type="dxa"/>
              <w:right w:w="58" w:type="dxa"/>
            </w:tcMar>
          </w:tcPr>
          <w:p w14:paraId="795637CB" w14:textId="77777777" w:rsidR="00BE396E" w:rsidRDefault="00BE396E" w:rsidP="00BE396E">
            <w:pPr>
              <w:pStyle w:val="TableText"/>
            </w:pPr>
            <w:r>
              <w:t>Zeros</w:t>
            </w:r>
          </w:p>
        </w:tc>
        <w:tc>
          <w:tcPr>
            <w:tcW w:w="431" w:type="dxa"/>
          </w:tcPr>
          <w:p w14:paraId="7BA75B7B" w14:textId="77777777" w:rsidR="00BE396E" w:rsidRDefault="00BE396E" w:rsidP="00BE396E">
            <w:pPr>
              <w:pStyle w:val="TableText"/>
            </w:pPr>
            <w:r>
              <w:t>-</w:t>
            </w:r>
          </w:p>
        </w:tc>
        <w:tc>
          <w:tcPr>
            <w:tcW w:w="431" w:type="dxa"/>
          </w:tcPr>
          <w:p w14:paraId="5E6D7DE2" w14:textId="77777777" w:rsidR="00BE396E" w:rsidRDefault="00BE396E" w:rsidP="00BE396E">
            <w:pPr>
              <w:pStyle w:val="TableText"/>
            </w:pPr>
            <w:r>
              <w:t>-</w:t>
            </w:r>
          </w:p>
        </w:tc>
        <w:tc>
          <w:tcPr>
            <w:tcW w:w="432" w:type="dxa"/>
          </w:tcPr>
          <w:p w14:paraId="29833F37" w14:textId="77777777" w:rsidR="00BE396E" w:rsidRDefault="00BE396E" w:rsidP="00BE396E">
            <w:pPr>
              <w:pStyle w:val="TableText"/>
            </w:pPr>
            <w:r>
              <w:t>X</w:t>
            </w:r>
          </w:p>
        </w:tc>
      </w:tr>
      <w:tr w:rsidR="00BE396E" w14:paraId="6828207F" w14:textId="77777777" w:rsidTr="008373F9">
        <w:trPr>
          <w:cantSplit/>
          <w:jc w:val="center"/>
        </w:trPr>
        <w:tc>
          <w:tcPr>
            <w:tcW w:w="802" w:type="dxa"/>
            <w:tcMar>
              <w:left w:w="58" w:type="dxa"/>
              <w:right w:w="58" w:type="dxa"/>
            </w:tcMar>
          </w:tcPr>
          <w:p w14:paraId="0D0972EE" w14:textId="71FF6894" w:rsidR="00BE396E" w:rsidRDefault="00BE396E" w:rsidP="00BE396E">
            <w:pPr>
              <w:pStyle w:val="TableText"/>
            </w:pPr>
            <w:r>
              <w:t>4712</w:t>
            </w:r>
            <w:r w:rsidR="00135F82">
              <w:t xml:space="preserve"> – </w:t>
            </w:r>
            <w:r>
              <w:t>4718</w:t>
            </w:r>
          </w:p>
        </w:tc>
        <w:tc>
          <w:tcPr>
            <w:tcW w:w="2227" w:type="dxa"/>
            <w:tcMar>
              <w:left w:w="58" w:type="dxa"/>
              <w:right w:w="58" w:type="dxa"/>
            </w:tcMar>
          </w:tcPr>
          <w:p w14:paraId="3E8ABA3A" w14:textId="77777777" w:rsidR="00BE396E" w:rsidRDefault="00BE396E" w:rsidP="00BE396E">
            <w:pPr>
              <w:pStyle w:val="TableText"/>
            </w:pPr>
            <w:r>
              <w:t>ADJ CLAIM PROV EOMB AMT 14</w:t>
            </w:r>
          </w:p>
        </w:tc>
        <w:tc>
          <w:tcPr>
            <w:tcW w:w="2993" w:type="dxa"/>
            <w:tcMar>
              <w:left w:w="58" w:type="dxa"/>
              <w:right w:w="58" w:type="dxa"/>
            </w:tcMar>
          </w:tcPr>
          <w:p w14:paraId="6B170B86" w14:textId="0C25B210" w:rsidR="00BE396E" w:rsidRDefault="00BE396E" w:rsidP="00BE396E">
            <w:pPr>
              <w:pStyle w:val="TableText"/>
            </w:pPr>
            <w:r>
              <w:t>:P:IDR-</w:t>
            </w:r>
            <w:hyperlink r:id="rId1054" w:history="1">
              <w:r>
                <w:rPr>
                  <w:rStyle w:val="Hyperlink"/>
                </w:rPr>
                <w:t>ADJ-P-EOMB-AMT</w:t>
              </w:r>
            </w:hyperlink>
          </w:p>
        </w:tc>
        <w:tc>
          <w:tcPr>
            <w:tcW w:w="2790" w:type="dxa"/>
            <w:tcMar>
              <w:left w:w="58" w:type="dxa"/>
              <w:right w:w="58" w:type="dxa"/>
            </w:tcMar>
          </w:tcPr>
          <w:p w14:paraId="2A594E55" w14:textId="572BABA3"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3F1EE4ED" w14:textId="77777777" w:rsidR="00BE396E" w:rsidRDefault="00BE396E" w:rsidP="00BE396E">
            <w:pPr>
              <w:pStyle w:val="TableText"/>
              <w:rPr>
                <w:caps/>
              </w:rPr>
            </w:pPr>
            <w:r>
              <w:rPr>
                <w:caps/>
              </w:rPr>
              <w:t>7 n</w:t>
            </w:r>
          </w:p>
          <w:p w14:paraId="1F412DF8" w14:textId="77777777" w:rsidR="00BE396E" w:rsidRDefault="00BE396E" w:rsidP="00BE396E">
            <w:pPr>
              <w:pStyle w:val="TableText"/>
              <w:rPr>
                <w:caps/>
              </w:rPr>
            </w:pPr>
            <w:r>
              <w:rPr>
                <w:caps/>
              </w:rPr>
              <w:t>(99999V99)</w:t>
            </w:r>
          </w:p>
        </w:tc>
        <w:tc>
          <w:tcPr>
            <w:tcW w:w="2340" w:type="dxa"/>
            <w:tcMar>
              <w:left w:w="58" w:type="dxa"/>
              <w:right w:w="58" w:type="dxa"/>
            </w:tcMar>
          </w:tcPr>
          <w:p w14:paraId="228D3CB7" w14:textId="77777777" w:rsidR="00BE396E" w:rsidRDefault="00BE396E" w:rsidP="00BE396E">
            <w:pPr>
              <w:pStyle w:val="TableText"/>
            </w:pPr>
            <w:r>
              <w:t>Original claim only</w:t>
            </w:r>
          </w:p>
        </w:tc>
        <w:tc>
          <w:tcPr>
            <w:tcW w:w="858" w:type="dxa"/>
            <w:tcMar>
              <w:left w:w="58" w:type="dxa"/>
              <w:right w:w="58" w:type="dxa"/>
            </w:tcMar>
          </w:tcPr>
          <w:p w14:paraId="1F5F061C" w14:textId="77777777" w:rsidR="00BE396E" w:rsidRDefault="00BE396E" w:rsidP="00BE396E">
            <w:pPr>
              <w:pStyle w:val="TableText"/>
            </w:pPr>
            <w:r>
              <w:t>Zeros</w:t>
            </w:r>
          </w:p>
        </w:tc>
        <w:tc>
          <w:tcPr>
            <w:tcW w:w="431" w:type="dxa"/>
          </w:tcPr>
          <w:p w14:paraId="1B7A1A8B" w14:textId="77777777" w:rsidR="00BE396E" w:rsidRDefault="00BE396E" w:rsidP="00BE396E">
            <w:pPr>
              <w:pStyle w:val="TableText"/>
            </w:pPr>
            <w:r>
              <w:t>-</w:t>
            </w:r>
          </w:p>
        </w:tc>
        <w:tc>
          <w:tcPr>
            <w:tcW w:w="431" w:type="dxa"/>
          </w:tcPr>
          <w:p w14:paraId="36590D14" w14:textId="77777777" w:rsidR="00BE396E" w:rsidRDefault="00BE396E" w:rsidP="00BE396E">
            <w:pPr>
              <w:pStyle w:val="TableText"/>
            </w:pPr>
            <w:r>
              <w:t>-</w:t>
            </w:r>
          </w:p>
        </w:tc>
        <w:tc>
          <w:tcPr>
            <w:tcW w:w="432" w:type="dxa"/>
          </w:tcPr>
          <w:p w14:paraId="11579627" w14:textId="77777777" w:rsidR="00BE396E" w:rsidRDefault="00BE396E" w:rsidP="00BE396E">
            <w:pPr>
              <w:pStyle w:val="TableText"/>
            </w:pPr>
            <w:r>
              <w:t>X</w:t>
            </w:r>
          </w:p>
        </w:tc>
      </w:tr>
      <w:tr w:rsidR="00BE396E" w14:paraId="5C04002F" w14:textId="77777777" w:rsidTr="008373F9">
        <w:trPr>
          <w:cantSplit/>
          <w:jc w:val="center"/>
        </w:trPr>
        <w:tc>
          <w:tcPr>
            <w:tcW w:w="802" w:type="dxa"/>
            <w:tcMar>
              <w:left w:w="58" w:type="dxa"/>
              <w:right w:w="58" w:type="dxa"/>
            </w:tcMar>
          </w:tcPr>
          <w:p w14:paraId="6673892B" w14:textId="55DEA089" w:rsidR="00BE396E" w:rsidRDefault="00BE396E" w:rsidP="00BE396E">
            <w:pPr>
              <w:pStyle w:val="TableText"/>
            </w:pPr>
            <w:r>
              <w:t>4719</w:t>
            </w:r>
            <w:r w:rsidR="00135F82">
              <w:t xml:space="preserve"> – </w:t>
            </w:r>
            <w:r>
              <w:t>4726</w:t>
            </w:r>
          </w:p>
        </w:tc>
        <w:tc>
          <w:tcPr>
            <w:tcW w:w="2227" w:type="dxa"/>
            <w:tcMar>
              <w:left w:w="58" w:type="dxa"/>
              <w:right w:w="58" w:type="dxa"/>
            </w:tcMar>
          </w:tcPr>
          <w:p w14:paraId="79621913" w14:textId="77777777" w:rsidR="00BE396E" w:rsidRDefault="00BE396E" w:rsidP="00BE396E">
            <w:pPr>
              <w:pStyle w:val="TableText"/>
            </w:pPr>
            <w:r>
              <w:t>ADJ DATE 15</w:t>
            </w:r>
          </w:p>
        </w:tc>
        <w:tc>
          <w:tcPr>
            <w:tcW w:w="2993" w:type="dxa"/>
            <w:tcMar>
              <w:left w:w="58" w:type="dxa"/>
              <w:right w:w="58" w:type="dxa"/>
            </w:tcMar>
          </w:tcPr>
          <w:p w14:paraId="4368E1AB" w14:textId="5938A075" w:rsidR="00BE396E" w:rsidRDefault="00BE396E" w:rsidP="00BE396E">
            <w:pPr>
              <w:pStyle w:val="TableText"/>
            </w:pPr>
            <w:r>
              <w:t>:P:IDR-</w:t>
            </w:r>
            <w:hyperlink r:id="rId1055" w:history="1">
              <w:r>
                <w:rPr>
                  <w:rStyle w:val="Hyperlink"/>
                </w:rPr>
                <w:t>ADJ-DATE</w:t>
              </w:r>
            </w:hyperlink>
          </w:p>
        </w:tc>
        <w:tc>
          <w:tcPr>
            <w:tcW w:w="2790" w:type="dxa"/>
            <w:tcMar>
              <w:left w:w="58" w:type="dxa"/>
              <w:right w:w="58" w:type="dxa"/>
            </w:tcMar>
          </w:tcPr>
          <w:p w14:paraId="29A62906" w14:textId="46B135F8" w:rsidR="00BE396E" w:rsidRDefault="00C12044" w:rsidP="003962F0">
            <w:pPr>
              <w:pStyle w:val="TableText"/>
            </w:pPr>
            <w:r w:rsidRPr="00C12044">
              <w:t>This field is no longer used as supplemental adjustments are no longer performed.</w:t>
            </w:r>
          </w:p>
        </w:tc>
        <w:tc>
          <w:tcPr>
            <w:tcW w:w="1080" w:type="dxa"/>
            <w:tcMar>
              <w:left w:w="58" w:type="dxa"/>
              <w:right w:w="58" w:type="dxa"/>
            </w:tcMar>
          </w:tcPr>
          <w:p w14:paraId="6680A517" w14:textId="77777777" w:rsidR="00BE396E" w:rsidRDefault="00BE396E" w:rsidP="00BE396E">
            <w:pPr>
              <w:pStyle w:val="TableText"/>
              <w:rPr>
                <w:caps/>
              </w:rPr>
            </w:pPr>
            <w:r>
              <w:rPr>
                <w:caps/>
              </w:rPr>
              <w:t>8 n</w:t>
            </w:r>
          </w:p>
        </w:tc>
        <w:tc>
          <w:tcPr>
            <w:tcW w:w="2340" w:type="dxa"/>
            <w:tcMar>
              <w:left w:w="58" w:type="dxa"/>
              <w:right w:w="58" w:type="dxa"/>
            </w:tcMar>
          </w:tcPr>
          <w:p w14:paraId="704A625B" w14:textId="77777777" w:rsidR="00BE396E" w:rsidRDefault="00BE396E" w:rsidP="00BE396E">
            <w:pPr>
              <w:pStyle w:val="TableText"/>
            </w:pPr>
            <w:r>
              <w:t>MMDDYYYY</w:t>
            </w:r>
          </w:p>
        </w:tc>
        <w:tc>
          <w:tcPr>
            <w:tcW w:w="858" w:type="dxa"/>
            <w:tcMar>
              <w:left w:w="58" w:type="dxa"/>
              <w:right w:w="58" w:type="dxa"/>
            </w:tcMar>
          </w:tcPr>
          <w:p w14:paraId="70AC38B0" w14:textId="77777777" w:rsidR="00BE396E" w:rsidRDefault="00BE396E" w:rsidP="00BE396E">
            <w:pPr>
              <w:pStyle w:val="TableText"/>
            </w:pPr>
            <w:r>
              <w:t>Zeros</w:t>
            </w:r>
          </w:p>
        </w:tc>
        <w:tc>
          <w:tcPr>
            <w:tcW w:w="431" w:type="dxa"/>
          </w:tcPr>
          <w:p w14:paraId="1A07AD0E" w14:textId="77777777" w:rsidR="00BE396E" w:rsidRDefault="00BE396E" w:rsidP="00BE396E">
            <w:pPr>
              <w:pStyle w:val="TableText"/>
            </w:pPr>
            <w:r>
              <w:t>-</w:t>
            </w:r>
          </w:p>
        </w:tc>
        <w:tc>
          <w:tcPr>
            <w:tcW w:w="431" w:type="dxa"/>
          </w:tcPr>
          <w:p w14:paraId="3386A1F7" w14:textId="77777777" w:rsidR="00BE396E" w:rsidRDefault="00BE396E" w:rsidP="00BE396E">
            <w:pPr>
              <w:pStyle w:val="TableText"/>
            </w:pPr>
            <w:r>
              <w:t>X</w:t>
            </w:r>
          </w:p>
        </w:tc>
        <w:tc>
          <w:tcPr>
            <w:tcW w:w="432" w:type="dxa"/>
          </w:tcPr>
          <w:p w14:paraId="4F005D31" w14:textId="77777777" w:rsidR="00BE396E" w:rsidRDefault="00BE396E" w:rsidP="00BE396E">
            <w:pPr>
              <w:pStyle w:val="TableText"/>
            </w:pPr>
            <w:r>
              <w:t>X</w:t>
            </w:r>
          </w:p>
        </w:tc>
      </w:tr>
      <w:tr w:rsidR="00BE396E" w14:paraId="4926BAB0" w14:textId="77777777" w:rsidTr="008373F9">
        <w:trPr>
          <w:cantSplit/>
          <w:jc w:val="center"/>
        </w:trPr>
        <w:tc>
          <w:tcPr>
            <w:tcW w:w="802" w:type="dxa"/>
            <w:tcMar>
              <w:left w:w="58" w:type="dxa"/>
              <w:right w:w="58" w:type="dxa"/>
            </w:tcMar>
          </w:tcPr>
          <w:p w14:paraId="2087EDAF" w14:textId="118D9B3F" w:rsidR="00BE396E" w:rsidRDefault="00BE396E" w:rsidP="00BE396E">
            <w:pPr>
              <w:pStyle w:val="TableText"/>
            </w:pPr>
            <w:r>
              <w:t>4727</w:t>
            </w:r>
            <w:r w:rsidR="00135F82">
              <w:t xml:space="preserve"> – </w:t>
            </w:r>
            <w:r>
              <w:t>4741</w:t>
            </w:r>
          </w:p>
        </w:tc>
        <w:tc>
          <w:tcPr>
            <w:tcW w:w="2227" w:type="dxa"/>
            <w:tcMar>
              <w:left w:w="58" w:type="dxa"/>
              <w:right w:w="58" w:type="dxa"/>
            </w:tcMar>
          </w:tcPr>
          <w:p w14:paraId="19B6078D" w14:textId="77777777" w:rsidR="00BE396E" w:rsidRDefault="00BE396E" w:rsidP="00BE396E">
            <w:pPr>
              <w:pStyle w:val="TableText"/>
            </w:pPr>
            <w:r>
              <w:t>XREF ICN 15</w:t>
            </w:r>
          </w:p>
        </w:tc>
        <w:tc>
          <w:tcPr>
            <w:tcW w:w="2993" w:type="dxa"/>
            <w:tcMar>
              <w:left w:w="58" w:type="dxa"/>
              <w:right w:w="58" w:type="dxa"/>
            </w:tcMar>
          </w:tcPr>
          <w:p w14:paraId="774C6FCE" w14:textId="3786AAA0" w:rsidR="00BE396E" w:rsidRDefault="00BE396E" w:rsidP="00BE396E">
            <w:pPr>
              <w:pStyle w:val="TableText"/>
            </w:pPr>
            <w:r>
              <w:t>:P:IDR-</w:t>
            </w:r>
            <w:hyperlink r:id="rId1056" w:history="1">
              <w:r>
                <w:rPr>
                  <w:rStyle w:val="Hyperlink"/>
                  <w:rFonts w:cs="Courier New"/>
                  <w:szCs w:val="16"/>
                </w:rPr>
                <w:t>XREF-ICN</w:t>
              </w:r>
            </w:hyperlink>
          </w:p>
        </w:tc>
        <w:tc>
          <w:tcPr>
            <w:tcW w:w="2790" w:type="dxa"/>
            <w:tcMar>
              <w:left w:w="58" w:type="dxa"/>
              <w:right w:w="58" w:type="dxa"/>
            </w:tcMar>
          </w:tcPr>
          <w:p w14:paraId="4A6A2BE5" w14:textId="17704875"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6622C5FB" w14:textId="77777777" w:rsidR="00BE396E" w:rsidRDefault="00BE396E" w:rsidP="00BE396E">
            <w:pPr>
              <w:pStyle w:val="TableText"/>
              <w:rPr>
                <w:caps/>
              </w:rPr>
            </w:pPr>
            <w:r>
              <w:rPr>
                <w:caps/>
              </w:rPr>
              <w:t>15 c</w:t>
            </w:r>
          </w:p>
        </w:tc>
        <w:tc>
          <w:tcPr>
            <w:tcW w:w="2340" w:type="dxa"/>
            <w:tcMar>
              <w:left w:w="58" w:type="dxa"/>
              <w:right w:w="58" w:type="dxa"/>
            </w:tcMar>
          </w:tcPr>
          <w:p w14:paraId="5F122D8F" w14:textId="1F130535" w:rsidR="00BE396E" w:rsidRDefault="00BE396E" w:rsidP="00BE396E">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576ABF0F" w14:textId="77777777" w:rsidR="00BE396E" w:rsidRDefault="00BE396E" w:rsidP="00BE396E">
            <w:pPr>
              <w:pStyle w:val="TableText"/>
            </w:pPr>
            <w:r>
              <w:t>Spaces</w:t>
            </w:r>
          </w:p>
        </w:tc>
        <w:tc>
          <w:tcPr>
            <w:tcW w:w="431" w:type="dxa"/>
          </w:tcPr>
          <w:p w14:paraId="353082CF" w14:textId="77777777" w:rsidR="00BE396E" w:rsidRDefault="00BE396E" w:rsidP="00BE396E">
            <w:pPr>
              <w:pStyle w:val="TableText"/>
            </w:pPr>
            <w:r>
              <w:t>-</w:t>
            </w:r>
          </w:p>
        </w:tc>
        <w:tc>
          <w:tcPr>
            <w:tcW w:w="431" w:type="dxa"/>
          </w:tcPr>
          <w:p w14:paraId="2117094E" w14:textId="77777777" w:rsidR="00BE396E" w:rsidRDefault="00BE396E" w:rsidP="00BE396E">
            <w:pPr>
              <w:pStyle w:val="TableText"/>
            </w:pPr>
            <w:r>
              <w:t>X</w:t>
            </w:r>
          </w:p>
        </w:tc>
        <w:tc>
          <w:tcPr>
            <w:tcW w:w="432" w:type="dxa"/>
          </w:tcPr>
          <w:p w14:paraId="0BCCC177" w14:textId="77777777" w:rsidR="00BE396E" w:rsidRDefault="00BE396E" w:rsidP="00BE396E">
            <w:pPr>
              <w:pStyle w:val="TableText"/>
            </w:pPr>
            <w:r>
              <w:t>X</w:t>
            </w:r>
          </w:p>
        </w:tc>
      </w:tr>
      <w:tr w:rsidR="00BE396E" w14:paraId="553CD2B3" w14:textId="77777777" w:rsidTr="008373F9">
        <w:trPr>
          <w:cantSplit/>
          <w:jc w:val="center"/>
        </w:trPr>
        <w:tc>
          <w:tcPr>
            <w:tcW w:w="802" w:type="dxa"/>
            <w:tcMar>
              <w:left w:w="58" w:type="dxa"/>
              <w:right w:w="58" w:type="dxa"/>
            </w:tcMar>
          </w:tcPr>
          <w:p w14:paraId="6DD4BE36" w14:textId="335DD0FE" w:rsidR="00BE396E" w:rsidRDefault="00BE396E" w:rsidP="00BE396E">
            <w:pPr>
              <w:pStyle w:val="TableText"/>
            </w:pPr>
            <w:r>
              <w:t>4742</w:t>
            </w:r>
            <w:r w:rsidR="00135F82">
              <w:t xml:space="preserve"> – </w:t>
            </w:r>
            <w:r>
              <w:t>4745</w:t>
            </w:r>
          </w:p>
        </w:tc>
        <w:tc>
          <w:tcPr>
            <w:tcW w:w="2227" w:type="dxa"/>
            <w:tcMar>
              <w:left w:w="58" w:type="dxa"/>
              <w:right w:w="58" w:type="dxa"/>
            </w:tcMar>
          </w:tcPr>
          <w:p w14:paraId="15921A60" w14:textId="77777777" w:rsidR="00BE396E" w:rsidRDefault="00BE396E" w:rsidP="00BE396E">
            <w:pPr>
              <w:pStyle w:val="TableText"/>
            </w:pPr>
            <w:r>
              <w:t>ADJ CLERK ID 15</w:t>
            </w:r>
          </w:p>
        </w:tc>
        <w:tc>
          <w:tcPr>
            <w:tcW w:w="2993" w:type="dxa"/>
            <w:tcMar>
              <w:left w:w="58" w:type="dxa"/>
              <w:right w:w="58" w:type="dxa"/>
            </w:tcMar>
          </w:tcPr>
          <w:p w14:paraId="210A98FD" w14:textId="4ABA240A" w:rsidR="00BE396E" w:rsidRDefault="00BE396E" w:rsidP="00BE396E">
            <w:pPr>
              <w:pStyle w:val="TableText"/>
            </w:pPr>
            <w:r>
              <w:t>:P:IDR-</w:t>
            </w:r>
            <w:hyperlink r:id="rId1057" w:history="1">
              <w:r>
                <w:rPr>
                  <w:rStyle w:val="Hyperlink"/>
                </w:rPr>
                <w:t>ADJ-CLERK</w:t>
              </w:r>
            </w:hyperlink>
          </w:p>
        </w:tc>
        <w:tc>
          <w:tcPr>
            <w:tcW w:w="2790" w:type="dxa"/>
            <w:tcMar>
              <w:left w:w="58" w:type="dxa"/>
              <w:right w:w="58" w:type="dxa"/>
            </w:tcMar>
          </w:tcPr>
          <w:p w14:paraId="2BF9E144" w14:textId="23A0493D"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2C43C260" w14:textId="77777777" w:rsidR="00BE396E" w:rsidRDefault="00BE396E" w:rsidP="00BE396E">
            <w:pPr>
              <w:pStyle w:val="TableText"/>
              <w:rPr>
                <w:caps/>
              </w:rPr>
            </w:pPr>
            <w:r>
              <w:rPr>
                <w:caps/>
              </w:rPr>
              <w:t>4 c</w:t>
            </w:r>
          </w:p>
        </w:tc>
        <w:tc>
          <w:tcPr>
            <w:tcW w:w="2340" w:type="dxa"/>
            <w:tcMar>
              <w:left w:w="58" w:type="dxa"/>
              <w:right w:w="58" w:type="dxa"/>
            </w:tcMar>
          </w:tcPr>
          <w:p w14:paraId="3E849A18" w14:textId="77777777" w:rsidR="00BE396E" w:rsidRDefault="00BE396E" w:rsidP="00BE396E">
            <w:pPr>
              <w:pStyle w:val="TableText"/>
            </w:pPr>
            <w:r>
              <w:t>-</w:t>
            </w:r>
          </w:p>
        </w:tc>
        <w:tc>
          <w:tcPr>
            <w:tcW w:w="858" w:type="dxa"/>
            <w:tcMar>
              <w:left w:w="58" w:type="dxa"/>
              <w:right w:w="58" w:type="dxa"/>
            </w:tcMar>
          </w:tcPr>
          <w:p w14:paraId="00184D8F" w14:textId="77777777" w:rsidR="00BE396E" w:rsidRDefault="00BE396E" w:rsidP="00BE396E">
            <w:pPr>
              <w:pStyle w:val="TableText"/>
            </w:pPr>
            <w:r>
              <w:t>Spaces</w:t>
            </w:r>
          </w:p>
        </w:tc>
        <w:tc>
          <w:tcPr>
            <w:tcW w:w="431" w:type="dxa"/>
          </w:tcPr>
          <w:p w14:paraId="3F641B53" w14:textId="77777777" w:rsidR="00BE396E" w:rsidRDefault="00BE396E" w:rsidP="00BE396E">
            <w:pPr>
              <w:pStyle w:val="TableText"/>
            </w:pPr>
            <w:r>
              <w:t>-</w:t>
            </w:r>
          </w:p>
        </w:tc>
        <w:tc>
          <w:tcPr>
            <w:tcW w:w="431" w:type="dxa"/>
          </w:tcPr>
          <w:p w14:paraId="7E7917B7" w14:textId="77777777" w:rsidR="00BE396E" w:rsidRDefault="00BE396E" w:rsidP="00BE396E">
            <w:pPr>
              <w:pStyle w:val="TableText"/>
            </w:pPr>
            <w:r>
              <w:t>X</w:t>
            </w:r>
          </w:p>
        </w:tc>
        <w:tc>
          <w:tcPr>
            <w:tcW w:w="432" w:type="dxa"/>
          </w:tcPr>
          <w:p w14:paraId="068FC9C9" w14:textId="77777777" w:rsidR="00BE396E" w:rsidRDefault="00BE396E" w:rsidP="00BE396E">
            <w:pPr>
              <w:pStyle w:val="TableText"/>
            </w:pPr>
            <w:r>
              <w:t>X</w:t>
            </w:r>
          </w:p>
        </w:tc>
      </w:tr>
      <w:tr w:rsidR="00BE396E" w14:paraId="297888FA" w14:textId="77777777" w:rsidTr="008373F9">
        <w:trPr>
          <w:cantSplit/>
          <w:jc w:val="center"/>
        </w:trPr>
        <w:tc>
          <w:tcPr>
            <w:tcW w:w="802" w:type="dxa"/>
            <w:tcMar>
              <w:left w:w="58" w:type="dxa"/>
              <w:right w:w="58" w:type="dxa"/>
            </w:tcMar>
          </w:tcPr>
          <w:p w14:paraId="196BFD17" w14:textId="52F78289" w:rsidR="00BE396E" w:rsidRDefault="00BE396E" w:rsidP="00BE396E">
            <w:pPr>
              <w:pStyle w:val="TableText"/>
            </w:pPr>
            <w:r>
              <w:t>4746</w:t>
            </w:r>
            <w:r w:rsidR="00135F82">
              <w:t xml:space="preserve"> – </w:t>
            </w:r>
            <w:r>
              <w:t>4760</w:t>
            </w:r>
          </w:p>
        </w:tc>
        <w:tc>
          <w:tcPr>
            <w:tcW w:w="2227" w:type="dxa"/>
            <w:tcMar>
              <w:left w:w="58" w:type="dxa"/>
              <w:right w:w="58" w:type="dxa"/>
            </w:tcMar>
          </w:tcPr>
          <w:p w14:paraId="5ED90996" w14:textId="77777777" w:rsidR="00BE396E" w:rsidRDefault="00BE396E" w:rsidP="00BE396E">
            <w:pPr>
              <w:pStyle w:val="TableText"/>
            </w:pPr>
            <w:r>
              <w:t>INITIATING CCN 15</w:t>
            </w:r>
          </w:p>
        </w:tc>
        <w:tc>
          <w:tcPr>
            <w:tcW w:w="2993" w:type="dxa"/>
            <w:tcMar>
              <w:left w:w="58" w:type="dxa"/>
              <w:right w:w="58" w:type="dxa"/>
            </w:tcMar>
          </w:tcPr>
          <w:p w14:paraId="47519C1A" w14:textId="03BE9E39" w:rsidR="00BE396E" w:rsidRDefault="00BE396E" w:rsidP="00BE396E">
            <w:pPr>
              <w:pStyle w:val="TableText"/>
            </w:pPr>
            <w:r>
              <w:t>:P:IDR-</w:t>
            </w:r>
            <w:hyperlink r:id="rId1058" w:history="1">
              <w:r>
                <w:rPr>
                  <w:rStyle w:val="Hyperlink"/>
                  <w:rFonts w:cs="Courier New"/>
                  <w:szCs w:val="16"/>
                </w:rPr>
                <w:t>INIT-CCN</w:t>
              </w:r>
            </w:hyperlink>
          </w:p>
        </w:tc>
        <w:tc>
          <w:tcPr>
            <w:tcW w:w="2790" w:type="dxa"/>
            <w:tcMar>
              <w:left w:w="58" w:type="dxa"/>
              <w:right w:w="58" w:type="dxa"/>
            </w:tcMar>
          </w:tcPr>
          <w:p w14:paraId="12B1FF92" w14:textId="4D95CE99"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51A639C3" w14:textId="77777777" w:rsidR="00BE396E" w:rsidRDefault="00BE396E" w:rsidP="00BE396E">
            <w:pPr>
              <w:pStyle w:val="TableText"/>
              <w:rPr>
                <w:caps/>
              </w:rPr>
            </w:pPr>
            <w:r>
              <w:rPr>
                <w:caps/>
              </w:rPr>
              <w:t>15 c</w:t>
            </w:r>
          </w:p>
        </w:tc>
        <w:tc>
          <w:tcPr>
            <w:tcW w:w="2340" w:type="dxa"/>
            <w:tcMar>
              <w:left w:w="58" w:type="dxa"/>
              <w:right w:w="58" w:type="dxa"/>
            </w:tcMar>
          </w:tcPr>
          <w:p w14:paraId="7102D0BE" w14:textId="77777777" w:rsidR="00BE396E" w:rsidRDefault="00BE396E" w:rsidP="00BE396E">
            <w:pPr>
              <w:pStyle w:val="TableText"/>
            </w:pPr>
            <w:r>
              <w:t>Adjustment claim only</w:t>
            </w:r>
          </w:p>
        </w:tc>
        <w:tc>
          <w:tcPr>
            <w:tcW w:w="858" w:type="dxa"/>
            <w:tcMar>
              <w:left w:w="58" w:type="dxa"/>
              <w:right w:w="58" w:type="dxa"/>
            </w:tcMar>
          </w:tcPr>
          <w:p w14:paraId="140F003D" w14:textId="77777777" w:rsidR="00BE396E" w:rsidRDefault="00BE396E" w:rsidP="00BE396E">
            <w:pPr>
              <w:pStyle w:val="TableText"/>
            </w:pPr>
            <w:r>
              <w:t>Spaces</w:t>
            </w:r>
          </w:p>
        </w:tc>
        <w:tc>
          <w:tcPr>
            <w:tcW w:w="431" w:type="dxa"/>
          </w:tcPr>
          <w:p w14:paraId="1E88D757" w14:textId="77777777" w:rsidR="00BE396E" w:rsidRDefault="00BE396E" w:rsidP="00BE396E">
            <w:pPr>
              <w:pStyle w:val="TableText"/>
            </w:pPr>
            <w:r>
              <w:t>-</w:t>
            </w:r>
          </w:p>
        </w:tc>
        <w:tc>
          <w:tcPr>
            <w:tcW w:w="431" w:type="dxa"/>
          </w:tcPr>
          <w:p w14:paraId="02B9DA68" w14:textId="77777777" w:rsidR="00BE396E" w:rsidRDefault="00BE396E" w:rsidP="00BE396E">
            <w:pPr>
              <w:pStyle w:val="TableText"/>
            </w:pPr>
            <w:r>
              <w:t>X</w:t>
            </w:r>
          </w:p>
        </w:tc>
        <w:tc>
          <w:tcPr>
            <w:tcW w:w="432" w:type="dxa"/>
          </w:tcPr>
          <w:p w14:paraId="2EFC8B4B" w14:textId="77777777" w:rsidR="00BE396E" w:rsidRDefault="00BE396E" w:rsidP="00BE396E">
            <w:pPr>
              <w:pStyle w:val="TableText"/>
            </w:pPr>
            <w:r>
              <w:t>X</w:t>
            </w:r>
          </w:p>
        </w:tc>
      </w:tr>
      <w:tr w:rsidR="00BE396E" w14:paraId="1397F485" w14:textId="77777777" w:rsidTr="008373F9">
        <w:trPr>
          <w:cantSplit/>
          <w:jc w:val="center"/>
        </w:trPr>
        <w:tc>
          <w:tcPr>
            <w:tcW w:w="802" w:type="dxa"/>
            <w:tcMar>
              <w:left w:w="58" w:type="dxa"/>
              <w:right w:w="58" w:type="dxa"/>
            </w:tcMar>
          </w:tcPr>
          <w:p w14:paraId="102BA94D" w14:textId="48654C88" w:rsidR="00BE396E" w:rsidRDefault="00BE396E" w:rsidP="00BE396E">
            <w:pPr>
              <w:pStyle w:val="TableText"/>
            </w:pPr>
            <w:r>
              <w:t>4761</w:t>
            </w:r>
            <w:r w:rsidR="00135F82">
              <w:t xml:space="preserve"> – </w:t>
            </w:r>
            <w:r>
              <w:t>4768</w:t>
            </w:r>
          </w:p>
        </w:tc>
        <w:tc>
          <w:tcPr>
            <w:tcW w:w="2227" w:type="dxa"/>
            <w:tcMar>
              <w:left w:w="58" w:type="dxa"/>
              <w:right w:w="58" w:type="dxa"/>
            </w:tcMar>
          </w:tcPr>
          <w:p w14:paraId="760AB793" w14:textId="77777777" w:rsidR="00BE396E" w:rsidRDefault="00BE396E" w:rsidP="00BE396E">
            <w:pPr>
              <w:pStyle w:val="TableText"/>
            </w:pPr>
            <w:r>
              <w:t>ADJ CLM CHECK WRITE DATE 15</w:t>
            </w:r>
          </w:p>
        </w:tc>
        <w:tc>
          <w:tcPr>
            <w:tcW w:w="2993" w:type="dxa"/>
            <w:tcMar>
              <w:left w:w="58" w:type="dxa"/>
              <w:right w:w="58" w:type="dxa"/>
            </w:tcMar>
          </w:tcPr>
          <w:p w14:paraId="143182FB" w14:textId="23FF4B64" w:rsidR="00BE396E" w:rsidRDefault="00BE396E" w:rsidP="00BE396E">
            <w:pPr>
              <w:pStyle w:val="TableText"/>
            </w:pPr>
            <w:r>
              <w:t>:P:IDR-</w:t>
            </w:r>
            <w:hyperlink r:id="rId1059" w:history="1">
              <w:r>
                <w:rPr>
                  <w:rStyle w:val="Hyperlink"/>
                </w:rPr>
                <w:t>ADJ-CHK-WRT-DT</w:t>
              </w:r>
            </w:hyperlink>
          </w:p>
        </w:tc>
        <w:tc>
          <w:tcPr>
            <w:tcW w:w="2790" w:type="dxa"/>
            <w:tcMar>
              <w:left w:w="58" w:type="dxa"/>
              <w:right w:w="58" w:type="dxa"/>
            </w:tcMar>
          </w:tcPr>
          <w:p w14:paraId="5E259906" w14:textId="4588A85F"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636C71A4" w14:textId="77777777" w:rsidR="00BE396E" w:rsidRDefault="00BE396E" w:rsidP="00BE396E">
            <w:pPr>
              <w:pStyle w:val="TableText"/>
              <w:rPr>
                <w:caps/>
              </w:rPr>
            </w:pPr>
            <w:r>
              <w:rPr>
                <w:caps/>
              </w:rPr>
              <w:t>8 n</w:t>
            </w:r>
          </w:p>
        </w:tc>
        <w:tc>
          <w:tcPr>
            <w:tcW w:w="2340" w:type="dxa"/>
            <w:tcMar>
              <w:left w:w="58" w:type="dxa"/>
              <w:right w:w="58" w:type="dxa"/>
            </w:tcMar>
          </w:tcPr>
          <w:p w14:paraId="52508116"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75750108" w14:textId="77777777" w:rsidR="00BE396E" w:rsidRDefault="00BE396E" w:rsidP="00BE396E">
            <w:pPr>
              <w:pStyle w:val="TableText"/>
            </w:pPr>
            <w:r>
              <w:t>Zeros</w:t>
            </w:r>
          </w:p>
        </w:tc>
        <w:tc>
          <w:tcPr>
            <w:tcW w:w="431" w:type="dxa"/>
          </w:tcPr>
          <w:p w14:paraId="24B57A28" w14:textId="77777777" w:rsidR="00BE396E" w:rsidRDefault="00BE396E" w:rsidP="00BE396E">
            <w:pPr>
              <w:pStyle w:val="TableText"/>
            </w:pPr>
            <w:r>
              <w:t>-</w:t>
            </w:r>
          </w:p>
        </w:tc>
        <w:tc>
          <w:tcPr>
            <w:tcW w:w="431" w:type="dxa"/>
          </w:tcPr>
          <w:p w14:paraId="611C19E2" w14:textId="77777777" w:rsidR="00BE396E" w:rsidRDefault="00BE396E" w:rsidP="00BE396E">
            <w:pPr>
              <w:pStyle w:val="TableText"/>
            </w:pPr>
            <w:r>
              <w:t>-</w:t>
            </w:r>
          </w:p>
        </w:tc>
        <w:tc>
          <w:tcPr>
            <w:tcW w:w="432" w:type="dxa"/>
          </w:tcPr>
          <w:p w14:paraId="0E19ECA3" w14:textId="77777777" w:rsidR="00BE396E" w:rsidRDefault="00BE396E" w:rsidP="00BE396E">
            <w:pPr>
              <w:pStyle w:val="TableText"/>
            </w:pPr>
            <w:r>
              <w:t>X</w:t>
            </w:r>
          </w:p>
        </w:tc>
      </w:tr>
      <w:tr w:rsidR="00BE396E" w14:paraId="0814A75C" w14:textId="77777777" w:rsidTr="008373F9">
        <w:trPr>
          <w:cantSplit/>
          <w:jc w:val="center"/>
        </w:trPr>
        <w:tc>
          <w:tcPr>
            <w:tcW w:w="802" w:type="dxa"/>
            <w:tcMar>
              <w:left w:w="58" w:type="dxa"/>
              <w:right w:w="58" w:type="dxa"/>
            </w:tcMar>
          </w:tcPr>
          <w:p w14:paraId="478C5AD9" w14:textId="39DFD9F0" w:rsidR="00BE396E" w:rsidRDefault="00BE396E" w:rsidP="00BE396E">
            <w:pPr>
              <w:pStyle w:val="TableText"/>
            </w:pPr>
            <w:r>
              <w:t>4769</w:t>
            </w:r>
            <w:r w:rsidR="00135F82">
              <w:t xml:space="preserve"> – </w:t>
            </w:r>
            <w:r>
              <w:t>4775</w:t>
            </w:r>
          </w:p>
        </w:tc>
        <w:tc>
          <w:tcPr>
            <w:tcW w:w="2227" w:type="dxa"/>
            <w:tcMar>
              <w:left w:w="58" w:type="dxa"/>
              <w:right w:w="58" w:type="dxa"/>
            </w:tcMar>
          </w:tcPr>
          <w:p w14:paraId="6E860A13" w14:textId="77777777" w:rsidR="00BE396E" w:rsidRDefault="00BE396E" w:rsidP="00BE396E">
            <w:pPr>
              <w:pStyle w:val="TableText"/>
            </w:pPr>
            <w:r>
              <w:t>ADJ CLAIM BENE EOMB AMT 15</w:t>
            </w:r>
          </w:p>
        </w:tc>
        <w:tc>
          <w:tcPr>
            <w:tcW w:w="2993" w:type="dxa"/>
            <w:tcMar>
              <w:left w:w="58" w:type="dxa"/>
              <w:right w:w="58" w:type="dxa"/>
            </w:tcMar>
          </w:tcPr>
          <w:p w14:paraId="273D738A" w14:textId="43B19EC0" w:rsidR="00BE396E" w:rsidRDefault="00BE396E" w:rsidP="00BE396E">
            <w:pPr>
              <w:pStyle w:val="TableText"/>
            </w:pPr>
            <w:r>
              <w:t>:P:IDR-</w:t>
            </w:r>
            <w:hyperlink r:id="rId1060" w:history="1">
              <w:r>
                <w:rPr>
                  <w:rStyle w:val="Hyperlink"/>
                </w:rPr>
                <w:t>ADJ-B-EOMB-AMT</w:t>
              </w:r>
            </w:hyperlink>
          </w:p>
        </w:tc>
        <w:tc>
          <w:tcPr>
            <w:tcW w:w="2790" w:type="dxa"/>
            <w:tcMar>
              <w:left w:w="58" w:type="dxa"/>
              <w:right w:w="58" w:type="dxa"/>
            </w:tcMar>
          </w:tcPr>
          <w:p w14:paraId="7B8639B0" w14:textId="26B01489"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67601CDB" w14:textId="77777777" w:rsidR="00BE396E" w:rsidRDefault="00BE396E" w:rsidP="00BE396E">
            <w:pPr>
              <w:pStyle w:val="TableText"/>
              <w:rPr>
                <w:caps/>
              </w:rPr>
            </w:pPr>
            <w:r>
              <w:rPr>
                <w:caps/>
              </w:rPr>
              <w:t>7 n</w:t>
            </w:r>
          </w:p>
          <w:p w14:paraId="6D3FEA94" w14:textId="77777777" w:rsidR="00BE396E" w:rsidRDefault="00BE396E" w:rsidP="00BE396E">
            <w:pPr>
              <w:pStyle w:val="TableText"/>
              <w:rPr>
                <w:caps/>
              </w:rPr>
            </w:pPr>
            <w:r>
              <w:rPr>
                <w:caps/>
              </w:rPr>
              <w:t>(99999V99)</w:t>
            </w:r>
          </w:p>
        </w:tc>
        <w:tc>
          <w:tcPr>
            <w:tcW w:w="2340" w:type="dxa"/>
            <w:tcMar>
              <w:left w:w="58" w:type="dxa"/>
              <w:right w:w="58" w:type="dxa"/>
            </w:tcMar>
          </w:tcPr>
          <w:p w14:paraId="4817149E" w14:textId="77777777" w:rsidR="00BE396E" w:rsidRDefault="00BE396E" w:rsidP="00BE396E">
            <w:pPr>
              <w:pStyle w:val="TableText"/>
            </w:pPr>
            <w:r>
              <w:t>Original claim only</w:t>
            </w:r>
          </w:p>
        </w:tc>
        <w:tc>
          <w:tcPr>
            <w:tcW w:w="858" w:type="dxa"/>
            <w:tcMar>
              <w:left w:w="58" w:type="dxa"/>
              <w:right w:w="58" w:type="dxa"/>
            </w:tcMar>
          </w:tcPr>
          <w:p w14:paraId="387EDE1F" w14:textId="77777777" w:rsidR="00BE396E" w:rsidRDefault="00BE396E" w:rsidP="00BE396E">
            <w:pPr>
              <w:pStyle w:val="TableText"/>
            </w:pPr>
            <w:r>
              <w:t>Zeros</w:t>
            </w:r>
          </w:p>
        </w:tc>
        <w:tc>
          <w:tcPr>
            <w:tcW w:w="431" w:type="dxa"/>
          </w:tcPr>
          <w:p w14:paraId="761C143D" w14:textId="77777777" w:rsidR="00BE396E" w:rsidRDefault="00BE396E" w:rsidP="00BE396E">
            <w:pPr>
              <w:pStyle w:val="TableText"/>
            </w:pPr>
            <w:r>
              <w:t>-</w:t>
            </w:r>
          </w:p>
        </w:tc>
        <w:tc>
          <w:tcPr>
            <w:tcW w:w="431" w:type="dxa"/>
          </w:tcPr>
          <w:p w14:paraId="2E416538" w14:textId="77777777" w:rsidR="00BE396E" w:rsidRDefault="00BE396E" w:rsidP="00BE396E">
            <w:pPr>
              <w:pStyle w:val="TableText"/>
            </w:pPr>
            <w:r>
              <w:t>-</w:t>
            </w:r>
          </w:p>
        </w:tc>
        <w:tc>
          <w:tcPr>
            <w:tcW w:w="432" w:type="dxa"/>
          </w:tcPr>
          <w:p w14:paraId="1DD4CEF7" w14:textId="77777777" w:rsidR="00BE396E" w:rsidRDefault="00BE396E" w:rsidP="00BE396E">
            <w:pPr>
              <w:pStyle w:val="TableText"/>
            </w:pPr>
            <w:r>
              <w:t>X</w:t>
            </w:r>
          </w:p>
        </w:tc>
      </w:tr>
      <w:tr w:rsidR="00BE396E" w14:paraId="71BBE345" w14:textId="77777777" w:rsidTr="008373F9">
        <w:trPr>
          <w:cantSplit/>
          <w:jc w:val="center"/>
        </w:trPr>
        <w:tc>
          <w:tcPr>
            <w:tcW w:w="802" w:type="dxa"/>
            <w:tcMar>
              <w:left w:w="58" w:type="dxa"/>
              <w:right w:w="58" w:type="dxa"/>
            </w:tcMar>
          </w:tcPr>
          <w:p w14:paraId="1B652ECB" w14:textId="55AF2D40" w:rsidR="00BE396E" w:rsidRDefault="00BE396E" w:rsidP="00BE396E">
            <w:pPr>
              <w:pStyle w:val="TableText"/>
            </w:pPr>
            <w:r>
              <w:t>4776</w:t>
            </w:r>
            <w:r w:rsidR="00135F82">
              <w:t xml:space="preserve"> – </w:t>
            </w:r>
            <w:r>
              <w:t>4782</w:t>
            </w:r>
          </w:p>
        </w:tc>
        <w:tc>
          <w:tcPr>
            <w:tcW w:w="2227" w:type="dxa"/>
            <w:tcMar>
              <w:left w:w="58" w:type="dxa"/>
              <w:right w:w="58" w:type="dxa"/>
            </w:tcMar>
          </w:tcPr>
          <w:p w14:paraId="13C0E855" w14:textId="77777777" w:rsidR="00BE396E" w:rsidRDefault="00BE396E" w:rsidP="00BE396E">
            <w:pPr>
              <w:pStyle w:val="TableText"/>
            </w:pPr>
            <w:r>
              <w:t>ADJ CLAIM PROV EOMB AMT 15</w:t>
            </w:r>
          </w:p>
        </w:tc>
        <w:tc>
          <w:tcPr>
            <w:tcW w:w="2993" w:type="dxa"/>
            <w:tcMar>
              <w:left w:w="58" w:type="dxa"/>
              <w:right w:w="58" w:type="dxa"/>
            </w:tcMar>
          </w:tcPr>
          <w:p w14:paraId="6A9DBC66" w14:textId="4E56A1CA" w:rsidR="00BE396E" w:rsidRDefault="00BE396E" w:rsidP="00BE396E">
            <w:pPr>
              <w:pStyle w:val="TableText"/>
            </w:pPr>
            <w:r>
              <w:t>:P:IDR-</w:t>
            </w:r>
            <w:hyperlink r:id="rId1061" w:history="1">
              <w:r>
                <w:rPr>
                  <w:rStyle w:val="Hyperlink"/>
                </w:rPr>
                <w:t>ADJ-P-EOMB-AMT</w:t>
              </w:r>
            </w:hyperlink>
          </w:p>
        </w:tc>
        <w:tc>
          <w:tcPr>
            <w:tcW w:w="2790" w:type="dxa"/>
            <w:tcMar>
              <w:left w:w="58" w:type="dxa"/>
              <w:right w:w="58" w:type="dxa"/>
            </w:tcMar>
          </w:tcPr>
          <w:p w14:paraId="1284D16C" w14:textId="164516D7"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0C62D855" w14:textId="77777777" w:rsidR="00BE396E" w:rsidRDefault="00BE396E" w:rsidP="00BE396E">
            <w:pPr>
              <w:pStyle w:val="TableText"/>
              <w:rPr>
                <w:caps/>
              </w:rPr>
            </w:pPr>
            <w:r>
              <w:rPr>
                <w:caps/>
              </w:rPr>
              <w:t>7 n</w:t>
            </w:r>
          </w:p>
          <w:p w14:paraId="4711DBEB" w14:textId="77777777" w:rsidR="00BE396E" w:rsidRDefault="00BE396E" w:rsidP="00BE396E">
            <w:pPr>
              <w:pStyle w:val="TableText"/>
              <w:rPr>
                <w:caps/>
              </w:rPr>
            </w:pPr>
            <w:r>
              <w:rPr>
                <w:caps/>
              </w:rPr>
              <w:t>(99999V99)</w:t>
            </w:r>
          </w:p>
        </w:tc>
        <w:tc>
          <w:tcPr>
            <w:tcW w:w="2340" w:type="dxa"/>
            <w:tcMar>
              <w:left w:w="58" w:type="dxa"/>
              <w:right w:w="58" w:type="dxa"/>
            </w:tcMar>
          </w:tcPr>
          <w:p w14:paraId="132E9234" w14:textId="77777777" w:rsidR="00BE396E" w:rsidRDefault="00BE396E" w:rsidP="00BE396E">
            <w:pPr>
              <w:pStyle w:val="TableText"/>
            </w:pPr>
            <w:r>
              <w:t>Original claim only</w:t>
            </w:r>
          </w:p>
        </w:tc>
        <w:tc>
          <w:tcPr>
            <w:tcW w:w="858" w:type="dxa"/>
            <w:tcMar>
              <w:left w:w="58" w:type="dxa"/>
              <w:right w:w="58" w:type="dxa"/>
            </w:tcMar>
          </w:tcPr>
          <w:p w14:paraId="7CAB8178" w14:textId="77777777" w:rsidR="00BE396E" w:rsidRDefault="00BE396E" w:rsidP="00BE396E">
            <w:pPr>
              <w:pStyle w:val="TableText"/>
            </w:pPr>
            <w:r>
              <w:t>Zeros</w:t>
            </w:r>
          </w:p>
        </w:tc>
        <w:tc>
          <w:tcPr>
            <w:tcW w:w="431" w:type="dxa"/>
          </w:tcPr>
          <w:p w14:paraId="5A92DBB8" w14:textId="77777777" w:rsidR="00BE396E" w:rsidRDefault="00BE396E" w:rsidP="00BE396E">
            <w:pPr>
              <w:pStyle w:val="TableText"/>
            </w:pPr>
            <w:r>
              <w:t>-</w:t>
            </w:r>
          </w:p>
        </w:tc>
        <w:tc>
          <w:tcPr>
            <w:tcW w:w="431" w:type="dxa"/>
          </w:tcPr>
          <w:p w14:paraId="4F03F6E3" w14:textId="77777777" w:rsidR="00BE396E" w:rsidRDefault="00BE396E" w:rsidP="00BE396E">
            <w:pPr>
              <w:pStyle w:val="TableText"/>
            </w:pPr>
            <w:r>
              <w:t>-</w:t>
            </w:r>
          </w:p>
        </w:tc>
        <w:tc>
          <w:tcPr>
            <w:tcW w:w="432" w:type="dxa"/>
          </w:tcPr>
          <w:p w14:paraId="66234285" w14:textId="77777777" w:rsidR="00BE396E" w:rsidRDefault="00BE396E" w:rsidP="00BE396E">
            <w:pPr>
              <w:pStyle w:val="TableText"/>
            </w:pPr>
            <w:r>
              <w:t>X</w:t>
            </w:r>
          </w:p>
        </w:tc>
      </w:tr>
      <w:tr w:rsidR="00BE396E" w14:paraId="69414170" w14:textId="77777777" w:rsidTr="008373F9">
        <w:trPr>
          <w:cantSplit/>
          <w:jc w:val="center"/>
        </w:trPr>
        <w:tc>
          <w:tcPr>
            <w:tcW w:w="802" w:type="dxa"/>
            <w:tcMar>
              <w:left w:w="58" w:type="dxa"/>
              <w:right w:w="58" w:type="dxa"/>
            </w:tcMar>
          </w:tcPr>
          <w:p w14:paraId="500AD10A" w14:textId="73E0701D" w:rsidR="00BE396E" w:rsidRDefault="00BE396E" w:rsidP="00BE396E">
            <w:pPr>
              <w:pStyle w:val="TableText"/>
            </w:pPr>
            <w:r>
              <w:t>4783</w:t>
            </w:r>
            <w:r w:rsidR="00135F82">
              <w:t xml:space="preserve"> – </w:t>
            </w:r>
            <w:r>
              <w:t>4790</w:t>
            </w:r>
          </w:p>
        </w:tc>
        <w:tc>
          <w:tcPr>
            <w:tcW w:w="2227" w:type="dxa"/>
            <w:tcMar>
              <w:left w:w="58" w:type="dxa"/>
              <w:right w:w="58" w:type="dxa"/>
            </w:tcMar>
          </w:tcPr>
          <w:p w14:paraId="4A0259F4" w14:textId="77777777" w:rsidR="00BE396E" w:rsidRDefault="00BE396E" w:rsidP="00BE396E">
            <w:pPr>
              <w:pStyle w:val="TableText"/>
            </w:pPr>
            <w:r>
              <w:t>ADJ DATE 16</w:t>
            </w:r>
          </w:p>
        </w:tc>
        <w:tc>
          <w:tcPr>
            <w:tcW w:w="2993" w:type="dxa"/>
            <w:tcMar>
              <w:left w:w="58" w:type="dxa"/>
              <w:right w:w="58" w:type="dxa"/>
            </w:tcMar>
          </w:tcPr>
          <w:p w14:paraId="5741C001" w14:textId="76F30019" w:rsidR="00BE396E" w:rsidRDefault="00BE396E" w:rsidP="00BE396E">
            <w:pPr>
              <w:pStyle w:val="TableText"/>
            </w:pPr>
            <w:r>
              <w:t>:P:IDR-</w:t>
            </w:r>
            <w:hyperlink r:id="rId1062" w:history="1">
              <w:r>
                <w:rPr>
                  <w:rStyle w:val="Hyperlink"/>
                </w:rPr>
                <w:t>ADJ-DATE</w:t>
              </w:r>
            </w:hyperlink>
          </w:p>
        </w:tc>
        <w:tc>
          <w:tcPr>
            <w:tcW w:w="2790" w:type="dxa"/>
            <w:tcMar>
              <w:left w:w="58" w:type="dxa"/>
              <w:right w:w="58" w:type="dxa"/>
            </w:tcMar>
          </w:tcPr>
          <w:p w14:paraId="106FC274" w14:textId="0CD2CACE" w:rsidR="00BE396E" w:rsidRDefault="00C12044" w:rsidP="003962F0">
            <w:pPr>
              <w:pStyle w:val="TableText"/>
            </w:pPr>
            <w:r w:rsidRPr="00C12044">
              <w:t>This field is no longer used as supplemental adjustments are no longer performed.</w:t>
            </w:r>
          </w:p>
        </w:tc>
        <w:tc>
          <w:tcPr>
            <w:tcW w:w="1080" w:type="dxa"/>
            <w:tcMar>
              <w:left w:w="58" w:type="dxa"/>
              <w:right w:w="58" w:type="dxa"/>
            </w:tcMar>
          </w:tcPr>
          <w:p w14:paraId="2A8398AF" w14:textId="77777777" w:rsidR="00BE396E" w:rsidRDefault="00BE396E" w:rsidP="00BE396E">
            <w:pPr>
              <w:pStyle w:val="TableText"/>
              <w:rPr>
                <w:caps/>
              </w:rPr>
            </w:pPr>
            <w:r>
              <w:rPr>
                <w:caps/>
              </w:rPr>
              <w:t>8 n</w:t>
            </w:r>
          </w:p>
        </w:tc>
        <w:tc>
          <w:tcPr>
            <w:tcW w:w="2340" w:type="dxa"/>
            <w:tcMar>
              <w:left w:w="58" w:type="dxa"/>
              <w:right w:w="58" w:type="dxa"/>
            </w:tcMar>
          </w:tcPr>
          <w:p w14:paraId="1585426D" w14:textId="77777777" w:rsidR="00BE396E" w:rsidRDefault="00BE396E" w:rsidP="00BE396E">
            <w:pPr>
              <w:pStyle w:val="TableText"/>
            </w:pPr>
            <w:r>
              <w:t>MMDDYYYY</w:t>
            </w:r>
          </w:p>
        </w:tc>
        <w:tc>
          <w:tcPr>
            <w:tcW w:w="858" w:type="dxa"/>
            <w:tcMar>
              <w:left w:w="58" w:type="dxa"/>
              <w:right w:w="58" w:type="dxa"/>
            </w:tcMar>
          </w:tcPr>
          <w:p w14:paraId="345202B3" w14:textId="77777777" w:rsidR="00BE396E" w:rsidRDefault="00BE396E" w:rsidP="00BE396E">
            <w:pPr>
              <w:pStyle w:val="TableText"/>
            </w:pPr>
            <w:r>
              <w:t>Zeros</w:t>
            </w:r>
          </w:p>
        </w:tc>
        <w:tc>
          <w:tcPr>
            <w:tcW w:w="431" w:type="dxa"/>
          </w:tcPr>
          <w:p w14:paraId="493E6238" w14:textId="77777777" w:rsidR="00BE396E" w:rsidRDefault="00BE396E" w:rsidP="00BE396E">
            <w:pPr>
              <w:pStyle w:val="TableText"/>
            </w:pPr>
            <w:r>
              <w:t>-</w:t>
            </w:r>
          </w:p>
        </w:tc>
        <w:tc>
          <w:tcPr>
            <w:tcW w:w="431" w:type="dxa"/>
          </w:tcPr>
          <w:p w14:paraId="794AEC56" w14:textId="77777777" w:rsidR="00BE396E" w:rsidRDefault="00BE396E" w:rsidP="00BE396E">
            <w:pPr>
              <w:pStyle w:val="TableText"/>
            </w:pPr>
            <w:r>
              <w:t>X</w:t>
            </w:r>
          </w:p>
        </w:tc>
        <w:tc>
          <w:tcPr>
            <w:tcW w:w="432" w:type="dxa"/>
          </w:tcPr>
          <w:p w14:paraId="4A5991F5" w14:textId="77777777" w:rsidR="00BE396E" w:rsidRDefault="00BE396E" w:rsidP="00BE396E">
            <w:pPr>
              <w:pStyle w:val="TableText"/>
            </w:pPr>
            <w:r>
              <w:t>X</w:t>
            </w:r>
          </w:p>
        </w:tc>
      </w:tr>
      <w:tr w:rsidR="00BE396E" w14:paraId="042A109D" w14:textId="77777777" w:rsidTr="008373F9">
        <w:trPr>
          <w:cantSplit/>
          <w:jc w:val="center"/>
        </w:trPr>
        <w:tc>
          <w:tcPr>
            <w:tcW w:w="802" w:type="dxa"/>
            <w:tcMar>
              <w:left w:w="58" w:type="dxa"/>
              <w:right w:w="58" w:type="dxa"/>
            </w:tcMar>
          </w:tcPr>
          <w:p w14:paraId="077852F0" w14:textId="3DCAB64F" w:rsidR="00BE396E" w:rsidRDefault="00BE396E" w:rsidP="00BE396E">
            <w:pPr>
              <w:pStyle w:val="TableText"/>
            </w:pPr>
            <w:r>
              <w:t>4791</w:t>
            </w:r>
            <w:r w:rsidR="00135F82">
              <w:t xml:space="preserve"> – </w:t>
            </w:r>
            <w:r>
              <w:t>4805</w:t>
            </w:r>
          </w:p>
        </w:tc>
        <w:tc>
          <w:tcPr>
            <w:tcW w:w="2227" w:type="dxa"/>
            <w:tcMar>
              <w:left w:w="58" w:type="dxa"/>
              <w:right w:w="58" w:type="dxa"/>
            </w:tcMar>
          </w:tcPr>
          <w:p w14:paraId="2E126E39" w14:textId="77777777" w:rsidR="00BE396E" w:rsidRDefault="00BE396E" w:rsidP="00BE396E">
            <w:pPr>
              <w:pStyle w:val="TableText"/>
            </w:pPr>
            <w:r>
              <w:t>XREF ICN 16</w:t>
            </w:r>
          </w:p>
        </w:tc>
        <w:tc>
          <w:tcPr>
            <w:tcW w:w="2993" w:type="dxa"/>
            <w:tcMar>
              <w:left w:w="58" w:type="dxa"/>
              <w:right w:w="58" w:type="dxa"/>
            </w:tcMar>
          </w:tcPr>
          <w:p w14:paraId="141B3A8E" w14:textId="38FE9D82" w:rsidR="00BE396E" w:rsidRDefault="00BE396E" w:rsidP="00BE396E">
            <w:pPr>
              <w:pStyle w:val="TableText"/>
            </w:pPr>
            <w:r>
              <w:t>:P:IDR-</w:t>
            </w:r>
            <w:hyperlink r:id="rId1063" w:history="1">
              <w:r>
                <w:rPr>
                  <w:rStyle w:val="Hyperlink"/>
                  <w:rFonts w:cs="Courier New"/>
                  <w:szCs w:val="16"/>
                </w:rPr>
                <w:t>XREF-ICN</w:t>
              </w:r>
            </w:hyperlink>
          </w:p>
        </w:tc>
        <w:tc>
          <w:tcPr>
            <w:tcW w:w="2790" w:type="dxa"/>
            <w:tcMar>
              <w:left w:w="58" w:type="dxa"/>
              <w:right w:w="58" w:type="dxa"/>
            </w:tcMar>
          </w:tcPr>
          <w:p w14:paraId="73A215C0" w14:textId="0DBAF404"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2C29617C" w14:textId="77777777" w:rsidR="00BE396E" w:rsidRDefault="00BE396E" w:rsidP="00BE396E">
            <w:pPr>
              <w:pStyle w:val="TableText"/>
              <w:rPr>
                <w:caps/>
              </w:rPr>
            </w:pPr>
            <w:r>
              <w:rPr>
                <w:caps/>
              </w:rPr>
              <w:t>15 c</w:t>
            </w:r>
          </w:p>
        </w:tc>
        <w:tc>
          <w:tcPr>
            <w:tcW w:w="2340" w:type="dxa"/>
            <w:tcMar>
              <w:left w:w="58" w:type="dxa"/>
              <w:right w:w="58" w:type="dxa"/>
            </w:tcMar>
          </w:tcPr>
          <w:p w14:paraId="4A8D99E7" w14:textId="37BB96A0" w:rsidR="00BE396E" w:rsidRDefault="00BE396E" w:rsidP="005B28CD">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3556142D" w14:textId="77777777" w:rsidR="00BE396E" w:rsidRDefault="00BE396E" w:rsidP="00BE396E">
            <w:pPr>
              <w:pStyle w:val="TableText"/>
            </w:pPr>
            <w:r>
              <w:t>Spaces</w:t>
            </w:r>
          </w:p>
        </w:tc>
        <w:tc>
          <w:tcPr>
            <w:tcW w:w="431" w:type="dxa"/>
          </w:tcPr>
          <w:p w14:paraId="4250D358" w14:textId="77777777" w:rsidR="00BE396E" w:rsidRDefault="00BE396E" w:rsidP="00BE396E">
            <w:pPr>
              <w:pStyle w:val="TableText"/>
            </w:pPr>
            <w:r>
              <w:t>-</w:t>
            </w:r>
          </w:p>
        </w:tc>
        <w:tc>
          <w:tcPr>
            <w:tcW w:w="431" w:type="dxa"/>
          </w:tcPr>
          <w:p w14:paraId="31C8BE5F" w14:textId="77777777" w:rsidR="00BE396E" w:rsidRDefault="00BE396E" w:rsidP="00BE396E">
            <w:pPr>
              <w:pStyle w:val="TableText"/>
            </w:pPr>
            <w:r>
              <w:t>X</w:t>
            </w:r>
          </w:p>
        </w:tc>
        <w:tc>
          <w:tcPr>
            <w:tcW w:w="432" w:type="dxa"/>
          </w:tcPr>
          <w:p w14:paraId="7D3C0F76" w14:textId="77777777" w:rsidR="00BE396E" w:rsidRDefault="00BE396E" w:rsidP="00BE396E">
            <w:pPr>
              <w:pStyle w:val="TableText"/>
            </w:pPr>
            <w:r>
              <w:t>X</w:t>
            </w:r>
          </w:p>
        </w:tc>
      </w:tr>
      <w:tr w:rsidR="00BE396E" w14:paraId="58FADD95" w14:textId="77777777" w:rsidTr="008373F9">
        <w:trPr>
          <w:cantSplit/>
          <w:jc w:val="center"/>
        </w:trPr>
        <w:tc>
          <w:tcPr>
            <w:tcW w:w="802" w:type="dxa"/>
            <w:tcMar>
              <w:left w:w="58" w:type="dxa"/>
              <w:right w:w="58" w:type="dxa"/>
            </w:tcMar>
          </w:tcPr>
          <w:p w14:paraId="5CCC1C7E" w14:textId="139AF77D" w:rsidR="00BE396E" w:rsidRDefault="00BE396E" w:rsidP="00BE396E">
            <w:pPr>
              <w:pStyle w:val="TableText"/>
            </w:pPr>
            <w:r>
              <w:t>4806</w:t>
            </w:r>
            <w:r w:rsidR="00135F82">
              <w:t xml:space="preserve"> – </w:t>
            </w:r>
            <w:r>
              <w:t>4809</w:t>
            </w:r>
          </w:p>
        </w:tc>
        <w:tc>
          <w:tcPr>
            <w:tcW w:w="2227" w:type="dxa"/>
            <w:tcMar>
              <w:left w:w="58" w:type="dxa"/>
              <w:right w:w="58" w:type="dxa"/>
            </w:tcMar>
          </w:tcPr>
          <w:p w14:paraId="1D6DF63A" w14:textId="77777777" w:rsidR="00BE396E" w:rsidRDefault="00BE396E" w:rsidP="00BE396E">
            <w:pPr>
              <w:pStyle w:val="TableText"/>
            </w:pPr>
            <w:r>
              <w:t>ADJ CLERK ID 16</w:t>
            </w:r>
          </w:p>
        </w:tc>
        <w:tc>
          <w:tcPr>
            <w:tcW w:w="2993" w:type="dxa"/>
            <w:tcMar>
              <w:left w:w="58" w:type="dxa"/>
              <w:right w:w="58" w:type="dxa"/>
            </w:tcMar>
          </w:tcPr>
          <w:p w14:paraId="1E8BCA7E" w14:textId="1DA93616" w:rsidR="00BE396E" w:rsidRDefault="00BE396E" w:rsidP="00BE396E">
            <w:pPr>
              <w:pStyle w:val="TableText"/>
            </w:pPr>
            <w:r>
              <w:t>:P:IDR-</w:t>
            </w:r>
            <w:hyperlink r:id="rId1064" w:history="1">
              <w:r>
                <w:rPr>
                  <w:rStyle w:val="Hyperlink"/>
                </w:rPr>
                <w:t>ADJ-CLERK</w:t>
              </w:r>
            </w:hyperlink>
          </w:p>
        </w:tc>
        <w:tc>
          <w:tcPr>
            <w:tcW w:w="2790" w:type="dxa"/>
            <w:tcMar>
              <w:left w:w="58" w:type="dxa"/>
              <w:right w:w="58" w:type="dxa"/>
            </w:tcMar>
          </w:tcPr>
          <w:p w14:paraId="0BCD8136" w14:textId="3A71405A"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65E29DE7" w14:textId="77777777" w:rsidR="00BE396E" w:rsidRDefault="00BE396E" w:rsidP="00BE396E">
            <w:pPr>
              <w:pStyle w:val="TableText"/>
              <w:rPr>
                <w:caps/>
              </w:rPr>
            </w:pPr>
            <w:r>
              <w:rPr>
                <w:caps/>
              </w:rPr>
              <w:t>4 c</w:t>
            </w:r>
          </w:p>
        </w:tc>
        <w:tc>
          <w:tcPr>
            <w:tcW w:w="2340" w:type="dxa"/>
            <w:tcMar>
              <w:left w:w="58" w:type="dxa"/>
              <w:right w:w="58" w:type="dxa"/>
            </w:tcMar>
          </w:tcPr>
          <w:p w14:paraId="41D083FB" w14:textId="77777777" w:rsidR="00BE396E" w:rsidRDefault="00BE396E" w:rsidP="00BE396E">
            <w:pPr>
              <w:pStyle w:val="TableText"/>
            </w:pPr>
            <w:r>
              <w:t>-</w:t>
            </w:r>
          </w:p>
        </w:tc>
        <w:tc>
          <w:tcPr>
            <w:tcW w:w="858" w:type="dxa"/>
            <w:tcMar>
              <w:left w:w="58" w:type="dxa"/>
              <w:right w:w="58" w:type="dxa"/>
            </w:tcMar>
          </w:tcPr>
          <w:p w14:paraId="7763FE96" w14:textId="77777777" w:rsidR="00BE396E" w:rsidRDefault="00BE396E" w:rsidP="00BE396E">
            <w:pPr>
              <w:pStyle w:val="TableText"/>
            </w:pPr>
            <w:r>
              <w:t>Spaces</w:t>
            </w:r>
          </w:p>
        </w:tc>
        <w:tc>
          <w:tcPr>
            <w:tcW w:w="431" w:type="dxa"/>
          </w:tcPr>
          <w:p w14:paraId="522AA87E" w14:textId="77777777" w:rsidR="00BE396E" w:rsidRDefault="00BE396E" w:rsidP="00BE396E">
            <w:pPr>
              <w:pStyle w:val="TableText"/>
            </w:pPr>
            <w:r>
              <w:t>-</w:t>
            </w:r>
          </w:p>
        </w:tc>
        <w:tc>
          <w:tcPr>
            <w:tcW w:w="431" w:type="dxa"/>
          </w:tcPr>
          <w:p w14:paraId="498EC81C" w14:textId="77777777" w:rsidR="00BE396E" w:rsidRDefault="00BE396E" w:rsidP="00BE396E">
            <w:pPr>
              <w:pStyle w:val="TableText"/>
            </w:pPr>
            <w:r>
              <w:t>X</w:t>
            </w:r>
          </w:p>
        </w:tc>
        <w:tc>
          <w:tcPr>
            <w:tcW w:w="432" w:type="dxa"/>
          </w:tcPr>
          <w:p w14:paraId="059FA7F4" w14:textId="77777777" w:rsidR="00BE396E" w:rsidRDefault="00BE396E" w:rsidP="00BE396E">
            <w:pPr>
              <w:pStyle w:val="TableText"/>
            </w:pPr>
            <w:r>
              <w:t>X</w:t>
            </w:r>
          </w:p>
        </w:tc>
      </w:tr>
      <w:tr w:rsidR="00BE396E" w14:paraId="5E057F1A" w14:textId="77777777" w:rsidTr="008373F9">
        <w:trPr>
          <w:cantSplit/>
          <w:jc w:val="center"/>
        </w:trPr>
        <w:tc>
          <w:tcPr>
            <w:tcW w:w="802" w:type="dxa"/>
            <w:tcMar>
              <w:left w:w="58" w:type="dxa"/>
              <w:right w:w="58" w:type="dxa"/>
            </w:tcMar>
          </w:tcPr>
          <w:p w14:paraId="2B1381D6" w14:textId="382B01A9" w:rsidR="00BE396E" w:rsidRDefault="00BE396E" w:rsidP="00BE396E">
            <w:pPr>
              <w:pStyle w:val="TableText"/>
            </w:pPr>
            <w:r>
              <w:t>4810</w:t>
            </w:r>
            <w:r w:rsidR="00135F82">
              <w:t xml:space="preserve"> – </w:t>
            </w:r>
            <w:r>
              <w:t>4824</w:t>
            </w:r>
          </w:p>
        </w:tc>
        <w:tc>
          <w:tcPr>
            <w:tcW w:w="2227" w:type="dxa"/>
            <w:tcMar>
              <w:left w:w="58" w:type="dxa"/>
              <w:right w:w="58" w:type="dxa"/>
            </w:tcMar>
          </w:tcPr>
          <w:p w14:paraId="2668A704" w14:textId="77777777" w:rsidR="00BE396E" w:rsidRDefault="00BE396E" w:rsidP="00BE396E">
            <w:pPr>
              <w:pStyle w:val="TableText"/>
            </w:pPr>
            <w:r>
              <w:t>INITIATING CCN 16</w:t>
            </w:r>
          </w:p>
        </w:tc>
        <w:tc>
          <w:tcPr>
            <w:tcW w:w="2993" w:type="dxa"/>
            <w:tcMar>
              <w:left w:w="58" w:type="dxa"/>
              <w:right w:w="58" w:type="dxa"/>
            </w:tcMar>
          </w:tcPr>
          <w:p w14:paraId="17DC07BE" w14:textId="51482D57" w:rsidR="00BE396E" w:rsidRDefault="00BE396E" w:rsidP="00BE396E">
            <w:pPr>
              <w:pStyle w:val="TableText"/>
            </w:pPr>
            <w:r>
              <w:t>:P:IDR-</w:t>
            </w:r>
            <w:hyperlink r:id="rId1065" w:history="1">
              <w:r>
                <w:rPr>
                  <w:rStyle w:val="Hyperlink"/>
                  <w:rFonts w:cs="Courier New"/>
                  <w:szCs w:val="16"/>
                </w:rPr>
                <w:t>INIT-CCN</w:t>
              </w:r>
            </w:hyperlink>
          </w:p>
        </w:tc>
        <w:tc>
          <w:tcPr>
            <w:tcW w:w="2790" w:type="dxa"/>
            <w:tcMar>
              <w:left w:w="58" w:type="dxa"/>
              <w:right w:w="58" w:type="dxa"/>
            </w:tcMar>
          </w:tcPr>
          <w:p w14:paraId="7C3033AB" w14:textId="776C3446"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603B1E08" w14:textId="77777777" w:rsidR="00BE396E" w:rsidRDefault="00BE396E" w:rsidP="00BE396E">
            <w:pPr>
              <w:pStyle w:val="TableText"/>
              <w:rPr>
                <w:caps/>
              </w:rPr>
            </w:pPr>
            <w:r>
              <w:rPr>
                <w:caps/>
              </w:rPr>
              <w:t>15 c</w:t>
            </w:r>
          </w:p>
        </w:tc>
        <w:tc>
          <w:tcPr>
            <w:tcW w:w="2340" w:type="dxa"/>
            <w:tcMar>
              <w:left w:w="58" w:type="dxa"/>
              <w:right w:w="58" w:type="dxa"/>
            </w:tcMar>
          </w:tcPr>
          <w:p w14:paraId="56FBFCEF" w14:textId="77777777" w:rsidR="00BE396E" w:rsidRDefault="00BE396E" w:rsidP="00BE396E">
            <w:pPr>
              <w:pStyle w:val="TableText"/>
            </w:pPr>
            <w:r>
              <w:t>Adjustment claim only</w:t>
            </w:r>
          </w:p>
        </w:tc>
        <w:tc>
          <w:tcPr>
            <w:tcW w:w="858" w:type="dxa"/>
            <w:tcMar>
              <w:left w:w="58" w:type="dxa"/>
              <w:right w:w="58" w:type="dxa"/>
            </w:tcMar>
          </w:tcPr>
          <w:p w14:paraId="1C234979" w14:textId="77777777" w:rsidR="00BE396E" w:rsidRDefault="00BE396E" w:rsidP="00BE396E">
            <w:pPr>
              <w:pStyle w:val="TableText"/>
            </w:pPr>
            <w:r>
              <w:t>Spaces</w:t>
            </w:r>
          </w:p>
        </w:tc>
        <w:tc>
          <w:tcPr>
            <w:tcW w:w="431" w:type="dxa"/>
          </w:tcPr>
          <w:p w14:paraId="10C668F9" w14:textId="77777777" w:rsidR="00BE396E" w:rsidRDefault="00BE396E" w:rsidP="00BE396E">
            <w:pPr>
              <w:pStyle w:val="TableText"/>
            </w:pPr>
            <w:r>
              <w:t>-</w:t>
            </w:r>
          </w:p>
        </w:tc>
        <w:tc>
          <w:tcPr>
            <w:tcW w:w="431" w:type="dxa"/>
          </w:tcPr>
          <w:p w14:paraId="26B5CCE9" w14:textId="77777777" w:rsidR="00BE396E" w:rsidRDefault="00BE396E" w:rsidP="00BE396E">
            <w:pPr>
              <w:pStyle w:val="TableText"/>
            </w:pPr>
            <w:r>
              <w:t>X</w:t>
            </w:r>
          </w:p>
        </w:tc>
        <w:tc>
          <w:tcPr>
            <w:tcW w:w="432" w:type="dxa"/>
          </w:tcPr>
          <w:p w14:paraId="2782BFD1" w14:textId="77777777" w:rsidR="00BE396E" w:rsidRDefault="00BE396E" w:rsidP="00BE396E">
            <w:pPr>
              <w:pStyle w:val="TableText"/>
            </w:pPr>
            <w:r>
              <w:t>X</w:t>
            </w:r>
          </w:p>
        </w:tc>
      </w:tr>
      <w:tr w:rsidR="00BE396E" w14:paraId="1FEEEECA" w14:textId="77777777" w:rsidTr="008373F9">
        <w:trPr>
          <w:cantSplit/>
          <w:jc w:val="center"/>
        </w:trPr>
        <w:tc>
          <w:tcPr>
            <w:tcW w:w="802" w:type="dxa"/>
            <w:tcMar>
              <w:left w:w="58" w:type="dxa"/>
              <w:right w:w="58" w:type="dxa"/>
            </w:tcMar>
          </w:tcPr>
          <w:p w14:paraId="13EA01E8" w14:textId="3A231CFB" w:rsidR="00BE396E" w:rsidRDefault="00BE396E" w:rsidP="00BE396E">
            <w:pPr>
              <w:pStyle w:val="TableText"/>
            </w:pPr>
            <w:r>
              <w:t>4825</w:t>
            </w:r>
            <w:r w:rsidR="00135F82">
              <w:t xml:space="preserve"> – </w:t>
            </w:r>
            <w:r>
              <w:t>4832</w:t>
            </w:r>
          </w:p>
        </w:tc>
        <w:tc>
          <w:tcPr>
            <w:tcW w:w="2227" w:type="dxa"/>
            <w:tcMar>
              <w:left w:w="58" w:type="dxa"/>
              <w:right w:w="58" w:type="dxa"/>
            </w:tcMar>
          </w:tcPr>
          <w:p w14:paraId="1357E59E" w14:textId="77777777" w:rsidR="00BE396E" w:rsidRDefault="00BE396E" w:rsidP="00BE396E">
            <w:pPr>
              <w:pStyle w:val="TableText"/>
            </w:pPr>
            <w:r>
              <w:t>ADJ CLM CHECK WRITE DATE 16</w:t>
            </w:r>
          </w:p>
        </w:tc>
        <w:tc>
          <w:tcPr>
            <w:tcW w:w="2993" w:type="dxa"/>
            <w:tcMar>
              <w:left w:w="58" w:type="dxa"/>
              <w:right w:w="58" w:type="dxa"/>
            </w:tcMar>
          </w:tcPr>
          <w:p w14:paraId="2E10AB0D" w14:textId="7C6E8CCD" w:rsidR="00BE396E" w:rsidRDefault="00BE396E" w:rsidP="00BE396E">
            <w:pPr>
              <w:pStyle w:val="TableText"/>
            </w:pPr>
            <w:r>
              <w:t>:P:IDR-</w:t>
            </w:r>
            <w:hyperlink r:id="rId1066" w:history="1">
              <w:r>
                <w:rPr>
                  <w:rStyle w:val="Hyperlink"/>
                </w:rPr>
                <w:t>ADJ-CHK-WRT-DT</w:t>
              </w:r>
            </w:hyperlink>
          </w:p>
        </w:tc>
        <w:tc>
          <w:tcPr>
            <w:tcW w:w="2790" w:type="dxa"/>
            <w:tcMar>
              <w:left w:w="58" w:type="dxa"/>
              <w:right w:w="58" w:type="dxa"/>
            </w:tcMar>
          </w:tcPr>
          <w:p w14:paraId="2F147103" w14:textId="66CD3788"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3E40591B" w14:textId="77777777" w:rsidR="00BE396E" w:rsidRDefault="00BE396E" w:rsidP="00BE396E">
            <w:pPr>
              <w:pStyle w:val="TableText"/>
              <w:rPr>
                <w:caps/>
              </w:rPr>
            </w:pPr>
            <w:r>
              <w:rPr>
                <w:caps/>
              </w:rPr>
              <w:t>8 n</w:t>
            </w:r>
          </w:p>
        </w:tc>
        <w:tc>
          <w:tcPr>
            <w:tcW w:w="2340" w:type="dxa"/>
            <w:tcMar>
              <w:left w:w="58" w:type="dxa"/>
              <w:right w:w="58" w:type="dxa"/>
            </w:tcMar>
          </w:tcPr>
          <w:p w14:paraId="45A7328E"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3A4B51F2" w14:textId="77777777" w:rsidR="00BE396E" w:rsidRDefault="00BE396E" w:rsidP="00BE396E">
            <w:pPr>
              <w:pStyle w:val="TableText"/>
            </w:pPr>
            <w:r>
              <w:t>Zeros</w:t>
            </w:r>
          </w:p>
        </w:tc>
        <w:tc>
          <w:tcPr>
            <w:tcW w:w="431" w:type="dxa"/>
          </w:tcPr>
          <w:p w14:paraId="76937B04" w14:textId="77777777" w:rsidR="00BE396E" w:rsidRDefault="00BE396E" w:rsidP="00BE396E">
            <w:pPr>
              <w:pStyle w:val="TableText"/>
            </w:pPr>
            <w:r>
              <w:t>-</w:t>
            </w:r>
          </w:p>
        </w:tc>
        <w:tc>
          <w:tcPr>
            <w:tcW w:w="431" w:type="dxa"/>
          </w:tcPr>
          <w:p w14:paraId="12E33AF2" w14:textId="77777777" w:rsidR="00BE396E" w:rsidRDefault="00BE396E" w:rsidP="00BE396E">
            <w:pPr>
              <w:pStyle w:val="TableText"/>
            </w:pPr>
            <w:r>
              <w:t>-</w:t>
            </w:r>
          </w:p>
        </w:tc>
        <w:tc>
          <w:tcPr>
            <w:tcW w:w="432" w:type="dxa"/>
          </w:tcPr>
          <w:p w14:paraId="32591E5F" w14:textId="77777777" w:rsidR="00BE396E" w:rsidRDefault="00BE396E" w:rsidP="00BE396E">
            <w:pPr>
              <w:pStyle w:val="TableText"/>
            </w:pPr>
            <w:r>
              <w:t>X</w:t>
            </w:r>
          </w:p>
        </w:tc>
      </w:tr>
      <w:tr w:rsidR="00BE396E" w14:paraId="10F8F2FF" w14:textId="77777777" w:rsidTr="008373F9">
        <w:trPr>
          <w:cantSplit/>
          <w:jc w:val="center"/>
        </w:trPr>
        <w:tc>
          <w:tcPr>
            <w:tcW w:w="802" w:type="dxa"/>
            <w:tcMar>
              <w:left w:w="58" w:type="dxa"/>
              <w:right w:w="58" w:type="dxa"/>
            </w:tcMar>
          </w:tcPr>
          <w:p w14:paraId="2C4B91C7" w14:textId="6CB1ECB9" w:rsidR="00BE396E" w:rsidRDefault="00BE396E" w:rsidP="00BE396E">
            <w:pPr>
              <w:pStyle w:val="TableText"/>
            </w:pPr>
            <w:r>
              <w:t>4833</w:t>
            </w:r>
            <w:r w:rsidR="00135F82">
              <w:t xml:space="preserve"> – </w:t>
            </w:r>
            <w:r>
              <w:t>4839</w:t>
            </w:r>
          </w:p>
        </w:tc>
        <w:tc>
          <w:tcPr>
            <w:tcW w:w="2227" w:type="dxa"/>
            <w:tcMar>
              <w:left w:w="58" w:type="dxa"/>
              <w:right w:w="58" w:type="dxa"/>
            </w:tcMar>
          </w:tcPr>
          <w:p w14:paraId="6A244353" w14:textId="77777777" w:rsidR="00BE396E" w:rsidRDefault="00BE396E" w:rsidP="00BE396E">
            <w:pPr>
              <w:pStyle w:val="TableText"/>
            </w:pPr>
            <w:r>
              <w:t>ADJ CLAIM BENE EOMB AMT 16</w:t>
            </w:r>
          </w:p>
        </w:tc>
        <w:tc>
          <w:tcPr>
            <w:tcW w:w="2993" w:type="dxa"/>
            <w:tcMar>
              <w:left w:w="58" w:type="dxa"/>
              <w:right w:w="58" w:type="dxa"/>
            </w:tcMar>
          </w:tcPr>
          <w:p w14:paraId="0C37C4A9" w14:textId="3C9A35EC" w:rsidR="00BE396E" w:rsidRDefault="00BE396E" w:rsidP="00BE396E">
            <w:pPr>
              <w:pStyle w:val="TableText"/>
            </w:pPr>
            <w:r>
              <w:t>:P:IDR-</w:t>
            </w:r>
            <w:hyperlink r:id="rId1067" w:history="1">
              <w:r>
                <w:rPr>
                  <w:rStyle w:val="Hyperlink"/>
                </w:rPr>
                <w:t>ADJ-B-EOMB-AMT</w:t>
              </w:r>
            </w:hyperlink>
          </w:p>
        </w:tc>
        <w:tc>
          <w:tcPr>
            <w:tcW w:w="2790" w:type="dxa"/>
            <w:tcMar>
              <w:left w:w="58" w:type="dxa"/>
              <w:right w:w="58" w:type="dxa"/>
            </w:tcMar>
          </w:tcPr>
          <w:p w14:paraId="52804463" w14:textId="69D858C9"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1DCC5E43" w14:textId="77777777" w:rsidR="00BE396E" w:rsidRDefault="00BE396E" w:rsidP="00BE396E">
            <w:pPr>
              <w:pStyle w:val="TableText"/>
              <w:rPr>
                <w:caps/>
              </w:rPr>
            </w:pPr>
            <w:r>
              <w:rPr>
                <w:caps/>
              </w:rPr>
              <w:t>7 n</w:t>
            </w:r>
          </w:p>
          <w:p w14:paraId="4448F114" w14:textId="77777777" w:rsidR="00BE396E" w:rsidRDefault="00BE396E" w:rsidP="00BE396E">
            <w:pPr>
              <w:pStyle w:val="TableText"/>
              <w:rPr>
                <w:caps/>
              </w:rPr>
            </w:pPr>
            <w:r>
              <w:rPr>
                <w:caps/>
              </w:rPr>
              <w:t>(99999V99)</w:t>
            </w:r>
          </w:p>
        </w:tc>
        <w:tc>
          <w:tcPr>
            <w:tcW w:w="2340" w:type="dxa"/>
            <w:tcMar>
              <w:left w:w="58" w:type="dxa"/>
              <w:right w:w="58" w:type="dxa"/>
            </w:tcMar>
          </w:tcPr>
          <w:p w14:paraId="3D5563B5" w14:textId="77777777" w:rsidR="00BE396E" w:rsidRDefault="00BE396E" w:rsidP="00BE396E">
            <w:pPr>
              <w:pStyle w:val="TableText"/>
            </w:pPr>
            <w:r>
              <w:t>Original claim only</w:t>
            </w:r>
          </w:p>
        </w:tc>
        <w:tc>
          <w:tcPr>
            <w:tcW w:w="858" w:type="dxa"/>
            <w:tcMar>
              <w:left w:w="58" w:type="dxa"/>
              <w:right w:w="58" w:type="dxa"/>
            </w:tcMar>
          </w:tcPr>
          <w:p w14:paraId="0FDEEF9F" w14:textId="77777777" w:rsidR="00BE396E" w:rsidRDefault="00BE396E" w:rsidP="00BE396E">
            <w:pPr>
              <w:pStyle w:val="TableText"/>
            </w:pPr>
            <w:r>
              <w:t>Zeros</w:t>
            </w:r>
          </w:p>
        </w:tc>
        <w:tc>
          <w:tcPr>
            <w:tcW w:w="431" w:type="dxa"/>
          </w:tcPr>
          <w:p w14:paraId="769B6A92" w14:textId="77777777" w:rsidR="00BE396E" w:rsidRDefault="00BE396E" w:rsidP="00BE396E">
            <w:pPr>
              <w:pStyle w:val="TableText"/>
            </w:pPr>
            <w:r>
              <w:t>-</w:t>
            </w:r>
          </w:p>
        </w:tc>
        <w:tc>
          <w:tcPr>
            <w:tcW w:w="431" w:type="dxa"/>
          </w:tcPr>
          <w:p w14:paraId="43544BA4" w14:textId="77777777" w:rsidR="00BE396E" w:rsidRDefault="00BE396E" w:rsidP="00BE396E">
            <w:pPr>
              <w:pStyle w:val="TableText"/>
            </w:pPr>
            <w:r>
              <w:t>-</w:t>
            </w:r>
          </w:p>
        </w:tc>
        <w:tc>
          <w:tcPr>
            <w:tcW w:w="432" w:type="dxa"/>
          </w:tcPr>
          <w:p w14:paraId="13E69BF0" w14:textId="77777777" w:rsidR="00BE396E" w:rsidRDefault="00BE396E" w:rsidP="00BE396E">
            <w:pPr>
              <w:pStyle w:val="TableText"/>
            </w:pPr>
            <w:r>
              <w:t>X</w:t>
            </w:r>
          </w:p>
        </w:tc>
      </w:tr>
      <w:tr w:rsidR="00BE396E" w14:paraId="015380D7" w14:textId="77777777" w:rsidTr="008373F9">
        <w:trPr>
          <w:cantSplit/>
          <w:jc w:val="center"/>
        </w:trPr>
        <w:tc>
          <w:tcPr>
            <w:tcW w:w="802" w:type="dxa"/>
            <w:tcMar>
              <w:left w:w="58" w:type="dxa"/>
              <w:right w:w="58" w:type="dxa"/>
            </w:tcMar>
          </w:tcPr>
          <w:p w14:paraId="398EEBF1" w14:textId="4A2C9BD3" w:rsidR="00BE396E" w:rsidRDefault="00BE396E" w:rsidP="00BE396E">
            <w:pPr>
              <w:pStyle w:val="TableText"/>
            </w:pPr>
            <w:r>
              <w:t>4840</w:t>
            </w:r>
            <w:r w:rsidR="00135F82">
              <w:t xml:space="preserve"> – </w:t>
            </w:r>
            <w:r>
              <w:t>4846</w:t>
            </w:r>
          </w:p>
        </w:tc>
        <w:tc>
          <w:tcPr>
            <w:tcW w:w="2227" w:type="dxa"/>
            <w:tcMar>
              <w:left w:w="58" w:type="dxa"/>
              <w:right w:w="58" w:type="dxa"/>
            </w:tcMar>
          </w:tcPr>
          <w:p w14:paraId="3AFE4515" w14:textId="77777777" w:rsidR="00BE396E" w:rsidRDefault="00BE396E" w:rsidP="00BE396E">
            <w:pPr>
              <w:pStyle w:val="TableText"/>
            </w:pPr>
            <w:r>
              <w:t>ADJ CLAIM PROV EOMB AMT 16</w:t>
            </w:r>
          </w:p>
        </w:tc>
        <w:tc>
          <w:tcPr>
            <w:tcW w:w="2993" w:type="dxa"/>
            <w:tcMar>
              <w:left w:w="58" w:type="dxa"/>
              <w:right w:w="58" w:type="dxa"/>
            </w:tcMar>
          </w:tcPr>
          <w:p w14:paraId="47AD09E0" w14:textId="1AF768BE" w:rsidR="00BE396E" w:rsidRDefault="00BE396E" w:rsidP="00BE396E">
            <w:pPr>
              <w:pStyle w:val="TableText"/>
            </w:pPr>
            <w:r>
              <w:t>:P:IDR-</w:t>
            </w:r>
            <w:hyperlink r:id="rId1068" w:history="1">
              <w:r>
                <w:rPr>
                  <w:rStyle w:val="Hyperlink"/>
                </w:rPr>
                <w:t>ADJ-P-EOMB-AMT</w:t>
              </w:r>
            </w:hyperlink>
          </w:p>
        </w:tc>
        <w:tc>
          <w:tcPr>
            <w:tcW w:w="2790" w:type="dxa"/>
            <w:tcMar>
              <w:left w:w="58" w:type="dxa"/>
              <w:right w:w="58" w:type="dxa"/>
            </w:tcMar>
          </w:tcPr>
          <w:p w14:paraId="1B32ACB7" w14:textId="46AFC63D" w:rsidR="00BE396E" w:rsidRDefault="00C12044" w:rsidP="003962F0">
            <w:pPr>
              <w:pStyle w:val="TableText"/>
            </w:pPr>
            <w:r w:rsidRPr="00C12044">
              <w:t>This field is no longer used as supplemental adjustments are no longer performed.</w:t>
            </w:r>
          </w:p>
        </w:tc>
        <w:tc>
          <w:tcPr>
            <w:tcW w:w="1080" w:type="dxa"/>
            <w:tcMar>
              <w:left w:w="58" w:type="dxa"/>
              <w:right w:w="58" w:type="dxa"/>
            </w:tcMar>
          </w:tcPr>
          <w:p w14:paraId="0218BC1B" w14:textId="77777777" w:rsidR="00BE396E" w:rsidRDefault="00BE396E" w:rsidP="00BE396E">
            <w:pPr>
              <w:pStyle w:val="TableText"/>
              <w:rPr>
                <w:caps/>
              </w:rPr>
            </w:pPr>
            <w:r>
              <w:rPr>
                <w:caps/>
              </w:rPr>
              <w:t>7 n</w:t>
            </w:r>
          </w:p>
          <w:p w14:paraId="09F50033" w14:textId="77777777" w:rsidR="00BE396E" w:rsidRDefault="00BE396E" w:rsidP="00BE396E">
            <w:pPr>
              <w:pStyle w:val="TableText"/>
              <w:rPr>
                <w:caps/>
              </w:rPr>
            </w:pPr>
            <w:r>
              <w:rPr>
                <w:caps/>
              </w:rPr>
              <w:t>(99999V99)</w:t>
            </w:r>
          </w:p>
        </w:tc>
        <w:tc>
          <w:tcPr>
            <w:tcW w:w="2340" w:type="dxa"/>
            <w:tcMar>
              <w:left w:w="58" w:type="dxa"/>
              <w:right w:w="58" w:type="dxa"/>
            </w:tcMar>
          </w:tcPr>
          <w:p w14:paraId="17155456" w14:textId="77777777" w:rsidR="00BE396E" w:rsidRDefault="00BE396E" w:rsidP="00BE396E">
            <w:pPr>
              <w:pStyle w:val="TableText"/>
            </w:pPr>
            <w:r>
              <w:t>Original claim only</w:t>
            </w:r>
          </w:p>
        </w:tc>
        <w:tc>
          <w:tcPr>
            <w:tcW w:w="858" w:type="dxa"/>
            <w:tcMar>
              <w:left w:w="58" w:type="dxa"/>
              <w:right w:w="58" w:type="dxa"/>
            </w:tcMar>
          </w:tcPr>
          <w:p w14:paraId="28512D5E" w14:textId="77777777" w:rsidR="00BE396E" w:rsidRDefault="00BE396E" w:rsidP="00BE396E">
            <w:pPr>
              <w:pStyle w:val="TableText"/>
            </w:pPr>
            <w:r>
              <w:t>Zeros</w:t>
            </w:r>
          </w:p>
        </w:tc>
        <w:tc>
          <w:tcPr>
            <w:tcW w:w="431" w:type="dxa"/>
          </w:tcPr>
          <w:p w14:paraId="4D463A57" w14:textId="77777777" w:rsidR="00BE396E" w:rsidRDefault="00BE396E" w:rsidP="00BE396E">
            <w:pPr>
              <w:pStyle w:val="TableText"/>
            </w:pPr>
            <w:r>
              <w:t>-</w:t>
            </w:r>
          </w:p>
        </w:tc>
        <w:tc>
          <w:tcPr>
            <w:tcW w:w="431" w:type="dxa"/>
          </w:tcPr>
          <w:p w14:paraId="1A38ECDE" w14:textId="77777777" w:rsidR="00BE396E" w:rsidRDefault="00BE396E" w:rsidP="00BE396E">
            <w:pPr>
              <w:pStyle w:val="TableText"/>
            </w:pPr>
            <w:r>
              <w:t>-</w:t>
            </w:r>
          </w:p>
        </w:tc>
        <w:tc>
          <w:tcPr>
            <w:tcW w:w="432" w:type="dxa"/>
          </w:tcPr>
          <w:p w14:paraId="14E3C6EF" w14:textId="77777777" w:rsidR="00BE396E" w:rsidRDefault="00BE396E" w:rsidP="00BE396E">
            <w:pPr>
              <w:pStyle w:val="TableText"/>
            </w:pPr>
            <w:r>
              <w:t>X</w:t>
            </w:r>
          </w:p>
        </w:tc>
      </w:tr>
      <w:tr w:rsidR="00BE396E" w14:paraId="3AF8C49A" w14:textId="77777777" w:rsidTr="008373F9">
        <w:trPr>
          <w:cantSplit/>
          <w:jc w:val="center"/>
        </w:trPr>
        <w:tc>
          <w:tcPr>
            <w:tcW w:w="802" w:type="dxa"/>
            <w:tcMar>
              <w:left w:w="58" w:type="dxa"/>
              <w:right w:w="58" w:type="dxa"/>
            </w:tcMar>
          </w:tcPr>
          <w:p w14:paraId="7B826C8D" w14:textId="640AAFBA" w:rsidR="00BE396E" w:rsidRDefault="00BE396E" w:rsidP="00BE396E">
            <w:pPr>
              <w:pStyle w:val="TableText"/>
            </w:pPr>
            <w:r>
              <w:t>4847</w:t>
            </w:r>
            <w:r w:rsidR="00135F82">
              <w:t xml:space="preserve"> – </w:t>
            </w:r>
            <w:r>
              <w:t>4854</w:t>
            </w:r>
          </w:p>
        </w:tc>
        <w:tc>
          <w:tcPr>
            <w:tcW w:w="2227" w:type="dxa"/>
            <w:tcMar>
              <w:left w:w="58" w:type="dxa"/>
              <w:right w:w="58" w:type="dxa"/>
            </w:tcMar>
          </w:tcPr>
          <w:p w14:paraId="558B631F" w14:textId="77777777" w:rsidR="00BE396E" w:rsidRDefault="00BE396E" w:rsidP="00BE396E">
            <w:pPr>
              <w:pStyle w:val="TableText"/>
            </w:pPr>
            <w:r>
              <w:t>ADJ DATE 17</w:t>
            </w:r>
          </w:p>
        </w:tc>
        <w:tc>
          <w:tcPr>
            <w:tcW w:w="2993" w:type="dxa"/>
            <w:tcMar>
              <w:left w:w="58" w:type="dxa"/>
              <w:right w:w="58" w:type="dxa"/>
            </w:tcMar>
          </w:tcPr>
          <w:p w14:paraId="5F66720E" w14:textId="055D305F" w:rsidR="00BE396E" w:rsidRDefault="00BE396E" w:rsidP="00BE396E">
            <w:pPr>
              <w:pStyle w:val="TableText"/>
            </w:pPr>
            <w:r>
              <w:t>:P:IDR-</w:t>
            </w:r>
            <w:hyperlink r:id="rId1069" w:history="1">
              <w:r>
                <w:rPr>
                  <w:rStyle w:val="Hyperlink"/>
                </w:rPr>
                <w:t>ADJ-DATE</w:t>
              </w:r>
            </w:hyperlink>
          </w:p>
        </w:tc>
        <w:tc>
          <w:tcPr>
            <w:tcW w:w="2790" w:type="dxa"/>
            <w:tcMar>
              <w:left w:w="58" w:type="dxa"/>
              <w:right w:w="58" w:type="dxa"/>
            </w:tcMar>
          </w:tcPr>
          <w:p w14:paraId="78325C19" w14:textId="351C8B9B" w:rsidR="00BE396E" w:rsidRDefault="00C12044" w:rsidP="003962F0">
            <w:pPr>
              <w:pStyle w:val="TableText"/>
            </w:pPr>
            <w:r w:rsidRPr="00C12044">
              <w:t>This field is no longer used as supplemental adjustments are no longer performed.</w:t>
            </w:r>
          </w:p>
        </w:tc>
        <w:tc>
          <w:tcPr>
            <w:tcW w:w="1080" w:type="dxa"/>
            <w:tcMar>
              <w:left w:w="58" w:type="dxa"/>
              <w:right w:w="58" w:type="dxa"/>
            </w:tcMar>
          </w:tcPr>
          <w:p w14:paraId="3F042331" w14:textId="77777777" w:rsidR="00BE396E" w:rsidRDefault="00BE396E" w:rsidP="00BE396E">
            <w:pPr>
              <w:pStyle w:val="TableText"/>
              <w:rPr>
                <w:caps/>
              </w:rPr>
            </w:pPr>
            <w:r>
              <w:rPr>
                <w:caps/>
              </w:rPr>
              <w:t>8 n</w:t>
            </w:r>
          </w:p>
        </w:tc>
        <w:tc>
          <w:tcPr>
            <w:tcW w:w="2340" w:type="dxa"/>
            <w:tcMar>
              <w:left w:w="58" w:type="dxa"/>
              <w:right w:w="58" w:type="dxa"/>
            </w:tcMar>
          </w:tcPr>
          <w:p w14:paraId="1CC6EF3C" w14:textId="77777777" w:rsidR="00BE396E" w:rsidRDefault="00BE396E" w:rsidP="00BE396E">
            <w:pPr>
              <w:pStyle w:val="TableText"/>
            </w:pPr>
            <w:r>
              <w:t>MMDDYYYY</w:t>
            </w:r>
          </w:p>
        </w:tc>
        <w:tc>
          <w:tcPr>
            <w:tcW w:w="858" w:type="dxa"/>
            <w:tcMar>
              <w:left w:w="58" w:type="dxa"/>
              <w:right w:w="58" w:type="dxa"/>
            </w:tcMar>
          </w:tcPr>
          <w:p w14:paraId="16D4A1DF" w14:textId="77777777" w:rsidR="00BE396E" w:rsidRDefault="00BE396E" w:rsidP="00BE396E">
            <w:pPr>
              <w:pStyle w:val="TableText"/>
            </w:pPr>
            <w:r>
              <w:t>Zeros</w:t>
            </w:r>
          </w:p>
        </w:tc>
        <w:tc>
          <w:tcPr>
            <w:tcW w:w="431" w:type="dxa"/>
          </w:tcPr>
          <w:p w14:paraId="7652B004" w14:textId="77777777" w:rsidR="00BE396E" w:rsidRDefault="00BE396E" w:rsidP="00BE396E">
            <w:pPr>
              <w:pStyle w:val="TableText"/>
            </w:pPr>
            <w:r>
              <w:t>-</w:t>
            </w:r>
          </w:p>
        </w:tc>
        <w:tc>
          <w:tcPr>
            <w:tcW w:w="431" w:type="dxa"/>
          </w:tcPr>
          <w:p w14:paraId="5D3778A5" w14:textId="77777777" w:rsidR="00BE396E" w:rsidRDefault="00BE396E" w:rsidP="00BE396E">
            <w:pPr>
              <w:pStyle w:val="TableText"/>
            </w:pPr>
            <w:r>
              <w:t>X</w:t>
            </w:r>
          </w:p>
        </w:tc>
        <w:tc>
          <w:tcPr>
            <w:tcW w:w="432" w:type="dxa"/>
          </w:tcPr>
          <w:p w14:paraId="341C4110" w14:textId="77777777" w:rsidR="00BE396E" w:rsidRDefault="00BE396E" w:rsidP="00BE396E">
            <w:pPr>
              <w:pStyle w:val="TableText"/>
            </w:pPr>
            <w:r>
              <w:t>X</w:t>
            </w:r>
          </w:p>
        </w:tc>
      </w:tr>
      <w:tr w:rsidR="00BE396E" w14:paraId="3DC432ED" w14:textId="77777777" w:rsidTr="008373F9">
        <w:trPr>
          <w:cantSplit/>
          <w:jc w:val="center"/>
        </w:trPr>
        <w:tc>
          <w:tcPr>
            <w:tcW w:w="802" w:type="dxa"/>
            <w:tcMar>
              <w:left w:w="58" w:type="dxa"/>
              <w:right w:w="58" w:type="dxa"/>
            </w:tcMar>
          </w:tcPr>
          <w:p w14:paraId="749B0DDA" w14:textId="087AC136" w:rsidR="00BE396E" w:rsidRDefault="00BE396E" w:rsidP="00BE396E">
            <w:pPr>
              <w:pStyle w:val="TableText"/>
            </w:pPr>
            <w:r>
              <w:t>4855</w:t>
            </w:r>
            <w:r w:rsidR="00135F82">
              <w:t xml:space="preserve"> – </w:t>
            </w:r>
            <w:r>
              <w:t>4869</w:t>
            </w:r>
          </w:p>
        </w:tc>
        <w:tc>
          <w:tcPr>
            <w:tcW w:w="2227" w:type="dxa"/>
            <w:tcMar>
              <w:left w:w="58" w:type="dxa"/>
              <w:right w:w="58" w:type="dxa"/>
            </w:tcMar>
          </w:tcPr>
          <w:p w14:paraId="7B6F5017" w14:textId="77777777" w:rsidR="00BE396E" w:rsidRDefault="00BE396E" w:rsidP="00BE396E">
            <w:pPr>
              <w:pStyle w:val="TableText"/>
            </w:pPr>
            <w:r>
              <w:t>XREF ICN 17</w:t>
            </w:r>
          </w:p>
        </w:tc>
        <w:tc>
          <w:tcPr>
            <w:tcW w:w="2993" w:type="dxa"/>
            <w:tcMar>
              <w:left w:w="58" w:type="dxa"/>
              <w:right w:w="58" w:type="dxa"/>
            </w:tcMar>
          </w:tcPr>
          <w:p w14:paraId="786071C5" w14:textId="472FB1A6" w:rsidR="00BE396E" w:rsidRDefault="00BE396E" w:rsidP="00BE396E">
            <w:pPr>
              <w:pStyle w:val="TableText"/>
            </w:pPr>
            <w:r>
              <w:t>:P:IDR-</w:t>
            </w:r>
            <w:hyperlink r:id="rId1070" w:history="1">
              <w:r>
                <w:rPr>
                  <w:rStyle w:val="Hyperlink"/>
                  <w:rFonts w:cs="Courier New"/>
                  <w:szCs w:val="16"/>
                </w:rPr>
                <w:t>XREF-ICN</w:t>
              </w:r>
            </w:hyperlink>
          </w:p>
        </w:tc>
        <w:tc>
          <w:tcPr>
            <w:tcW w:w="2790" w:type="dxa"/>
            <w:tcMar>
              <w:left w:w="58" w:type="dxa"/>
              <w:right w:w="58" w:type="dxa"/>
            </w:tcMar>
          </w:tcPr>
          <w:p w14:paraId="26F996AB" w14:textId="23247720"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5015DA96" w14:textId="77777777" w:rsidR="00BE396E" w:rsidRDefault="00BE396E" w:rsidP="00BE396E">
            <w:pPr>
              <w:pStyle w:val="TableText"/>
              <w:rPr>
                <w:caps/>
              </w:rPr>
            </w:pPr>
            <w:r>
              <w:rPr>
                <w:caps/>
              </w:rPr>
              <w:t>15 c</w:t>
            </w:r>
          </w:p>
        </w:tc>
        <w:tc>
          <w:tcPr>
            <w:tcW w:w="2340" w:type="dxa"/>
            <w:tcMar>
              <w:left w:w="58" w:type="dxa"/>
              <w:right w:w="58" w:type="dxa"/>
            </w:tcMar>
          </w:tcPr>
          <w:p w14:paraId="716F9CBB" w14:textId="1633A1B4" w:rsidR="00BE396E" w:rsidRDefault="00BE396E" w:rsidP="005B28CD">
            <w:pPr>
              <w:pStyle w:val="TableText"/>
            </w:pPr>
            <w:r>
              <w:t xml:space="preserve">Adjustment claim ICN if this is an original claim, or original ICN if this is an adjustment, </w:t>
            </w:r>
            <w:r w:rsidR="00BF1951">
              <w:t>xref (mother) ICN</w:t>
            </w:r>
            <w:r>
              <w:t xml:space="preserve"> for splits</w:t>
            </w:r>
          </w:p>
        </w:tc>
        <w:tc>
          <w:tcPr>
            <w:tcW w:w="858" w:type="dxa"/>
            <w:tcMar>
              <w:left w:w="58" w:type="dxa"/>
              <w:right w:w="58" w:type="dxa"/>
            </w:tcMar>
          </w:tcPr>
          <w:p w14:paraId="61DCB5E1" w14:textId="77777777" w:rsidR="00BE396E" w:rsidRDefault="00BE396E" w:rsidP="00BE396E">
            <w:pPr>
              <w:pStyle w:val="TableText"/>
            </w:pPr>
            <w:r>
              <w:t>Spaces</w:t>
            </w:r>
          </w:p>
        </w:tc>
        <w:tc>
          <w:tcPr>
            <w:tcW w:w="431" w:type="dxa"/>
          </w:tcPr>
          <w:p w14:paraId="6B3A73FE" w14:textId="77777777" w:rsidR="00BE396E" w:rsidRDefault="00BE396E" w:rsidP="00BE396E">
            <w:pPr>
              <w:pStyle w:val="TableText"/>
            </w:pPr>
            <w:r>
              <w:t>-</w:t>
            </w:r>
          </w:p>
        </w:tc>
        <w:tc>
          <w:tcPr>
            <w:tcW w:w="431" w:type="dxa"/>
          </w:tcPr>
          <w:p w14:paraId="3C80CFC2" w14:textId="77777777" w:rsidR="00BE396E" w:rsidRDefault="00BE396E" w:rsidP="00BE396E">
            <w:pPr>
              <w:pStyle w:val="TableText"/>
            </w:pPr>
            <w:r>
              <w:t>X</w:t>
            </w:r>
          </w:p>
        </w:tc>
        <w:tc>
          <w:tcPr>
            <w:tcW w:w="432" w:type="dxa"/>
          </w:tcPr>
          <w:p w14:paraId="34AF2250" w14:textId="77777777" w:rsidR="00BE396E" w:rsidRDefault="00BE396E" w:rsidP="00BE396E">
            <w:pPr>
              <w:pStyle w:val="TableText"/>
            </w:pPr>
            <w:r>
              <w:t>X</w:t>
            </w:r>
          </w:p>
        </w:tc>
      </w:tr>
      <w:tr w:rsidR="00BE396E" w14:paraId="2DF098E9" w14:textId="77777777" w:rsidTr="008373F9">
        <w:trPr>
          <w:cantSplit/>
          <w:jc w:val="center"/>
        </w:trPr>
        <w:tc>
          <w:tcPr>
            <w:tcW w:w="802" w:type="dxa"/>
            <w:tcMar>
              <w:left w:w="58" w:type="dxa"/>
              <w:right w:w="58" w:type="dxa"/>
            </w:tcMar>
          </w:tcPr>
          <w:p w14:paraId="2AE27C1A" w14:textId="511A2152" w:rsidR="00BE396E" w:rsidRDefault="00BE396E" w:rsidP="00BE396E">
            <w:pPr>
              <w:pStyle w:val="TableText"/>
            </w:pPr>
            <w:r>
              <w:t>4870</w:t>
            </w:r>
            <w:r w:rsidR="00135F82">
              <w:t xml:space="preserve"> – </w:t>
            </w:r>
            <w:r>
              <w:t>4873</w:t>
            </w:r>
          </w:p>
        </w:tc>
        <w:tc>
          <w:tcPr>
            <w:tcW w:w="2227" w:type="dxa"/>
            <w:tcMar>
              <w:left w:w="58" w:type="dxa"/>
              <w:right w:w="58" w:type="dxa"/>
            </w:tcMar>
          </w:tcPr>
          <w:p w14:paraId="4DBFA84B" w14:textId="77777777" w:rsidR="00BE396E" w:rsidRDefault="00BE396E" w:rsidP="00BE396E">
            <w:pPr>
              <w:pStyle w:val="TableText"/>
            </w:pPr>
            <w:r>
              <w:t>ADJ CLERK ID 17</w:t>
            </w:r>
          </w:p>
        </w:tc>
        <w:tc>
          <w:tcPr>
            <w:tcW w:w="2993" w:type="dxa"/>
            <w:tcMar>
              <w:left w:w="58" w:type="dxa"/>
              <w:right w:w="58" w:type="dxa"/>
            </w:tcMar>
          </w:tcPr>
          <w:p w14:paraId="4CA81D96" w14:textId="3BEC17D2" w:rsidR="00BE396E" w:rsidRDefault="00BE396E" w:rsidP="00BE396E">
            <w:pPr>
              <w:pStyle w:val="TableText"/>
            </w:pPr>
            <w:r>
              <w:t>:P:IDR-</w:t>
            </w:r>
            <w:hyperlink r:id="rId1071" w:history="1">
              <w:r>
                <w:rPr>
                  <w:rStyle w:val="Hyperlink"/>
                </w:rPr>
                <w:t>ADJ-CLERK</w:t>
              </w:r>
            </w:hyperlink>
          </w:p>
        </w:tc>
        <w:tc>
          <w:tcPr>
            <w:tcW w:w="2790" w:type="dxa"/>
            <w:tcMar>
              <w:left w:w="58" w:type="dxa"/>
              <w:right w:w="58" w:type="dxa"/>
            </w:tcMar>
          </w:tcPr>
          <w:p w14:paraId="26B1ED56" w14:textId="612A16B7"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12EAC2FA" w14:textId="77777777" w:rsidR="00BE396E" w:rsidRDefault="00BE396E" w:rsidP="00BE396E">
            <w:pPr>
              <w:pStyle w:val="TableText"/>
              <w:rPr>
                <w:caps/>
              </w:rPr>
            </w:pPr>
            <w:r>
              <w:rPr>
                <w:caps/>
              </w:rPr>
              <w:t>4 c</w:t>
            </w:r>
          </w:p>
        </w:tc>
        <w:tc>
          <w:tcPr>
            <w:tcW w:w="2340" w:type="dxa"/>
            <w:tcMar>
              <w:left w:w="58" w:type="dxa"/>
              <w:right w:w="58" w:type="dxa"/>
            </w:tcMar>
          </w:tcPr>
          <w:p w14:paraId="5346B647" w14:textId="77777777" w:rsidR="00BE396E" w:rsidRDefault="00BE396E" w:rsidP="00BE396E">
            <w:pPr>
              <w:pStyle w:val="TableText"/>
            </w:pPr>
            <w:r>
              <w:t>-</w:t>
            </w:r>
          </w:p>
        </w:tc>
        <w:tc>
          <w:tcPr>
            <w:tcW w:w="858" w:type="dxa"/>
            <w:tcMar>
              <w:left w:w="58" w:type="dxa"/>
              <w:right w:w="58" w:type="dxa"/>
            </w:tcMar>
          </w:tcPr>
          <w:p w14:paraId="5ACBAA3E" w14:textId="77777777" w:rsidR="00BE396E" w:rsidRDefault="00BE396E" w:rsidP="00BE396E">
            <w:pPr>
              <w:pStyle w:val="TableText"/>
            </w:pPr>
            <w:r>
              <w:t>Spaces</w:t>
            </w:r>
          </w:p>
        </w:tc>
        <w:tc>
          <w:tcPr>
            <w:tcW w:w="431" w:type="dxa"/>
          </w:tcPr>
          <w:p w14:paraId="524EEE4E" w14:textId="77777777" w:rsidR="00BE396E" w:rsidRDefault="00BE396E" w:rsidP="00BE396E">
            <w:pPr>
              <w:pStyle w:val="TableText"/>
            </w:pPr>
            <w:r>
              <w:t>-</w:t>
            </w:r>
          </w:p>
        </w:tc>
        <w:tc>
          <w:tcPr>
            <w:tcW w:w="431" w:type="dxa"/>
          </w:tcPr>
          <w:p w14:paraId="391901C0" w14:textId="77777777" w:rsidR="00BE396E" w:rsidRDefault="00BE396E" w:rsidP="00BE396E">
            <w:pPr>
              <w:pStyle w:val="TableText"/>
            </w:pPr>
            <w:r>
              <w:t>X</w:t>
            </w:r>
          </w:p>
        </w:tc>
        <w:tc>
          <w:tcPr>
            <w:tcW w:w="432" w:type="dxa"/>
          </w:tcPr>
          <w:p w14:paraId="0F64ED4F" w14:textId="77777777" w:rsidR="00BE396E" w:rsidRDefault="00BE396E" w:rsidP="00BE396E">
            <w:pPr>
              <w:pStyle w:val="TableText"/>
            </w:pPr>
            <w:r>
              <w:t>X</w:t>
            </w:r>
          </w:p>
        </w:tc>
      </w:tr>
      <w:tr w:rsidR="00BE396E" w14:paraId="3FFEB170" w14:textId="77777777" w:rsidTr="008373F9">
        <w:trPr>
          <w:cantSplit/>
          <w:jc w:val="center"/>
        </w:trPr>
        <w:tc>
          <w:tcPr>
            <w:tcW w:w="802" w:type="dxa"/>
            <w:tcMar>
              <w:left w:w="58" w:type="dxa"/>
              <w:right w:w="58" w:type="dxa"/>
            </w:tcMar>
          </w:tcPr>
          <w:p w14:paraId="0226F8BE" w14:textId="443FDED6" w:rsidR="00BE396E" w:rsidRDefault="00BE396E" w:rsidP="00BE396E">
            <w:pPr>
              <w:pStyle w:val="TableText"/>
            </w:pPr>
            <w:r>
              <w:t>4874</w:t>
            </w:r>
            <w:r w:rsidR="00135F82">
              <w:t xml:space="preserve"> – </w:t>
            </w:r>
            <w:r>
              <w:t>4888</w:t>
            </w:r>
          </w:p>
        </w:tc>
        <w:tc>
          <w:tcPr>
            <w:tcW w:w="2227" w:type="dxa"/>
            <w:tcMar>
              <w:left w:w="58" w:type="dxa"/>
              <w:right w:w="58" w:type="dxa"/>
            </w:tcMar>
          </w:tcPr>
          <w:p w14:paraId="2C213930" w14:textId="77777777" w:rsidR="00BE396E" w:rsidRDefault="00BE396E" w:rsidP="00BE396E">
            <w:pPr>
              <w:pStyle w:val="TableText"/>
            </w:pPr>
            <w:r>
              <w:t>INITIATING CCN 17</w:t>
            </w:r>
          </w:p>
        </w:tc>
        <w:tc>
          <w:tcPr>
            <w:tcW w:w="2993" w:type="dxa"/>
            <w:tcMar>
              <w:left w:w="58" w:type="dxa"/>
              <w:right w:w="58" w:type="dxa"/>
            </w:tcMar>
          </w:tcPr>
          <w:p w14:paraId="119BA7B5" w14:textId="0D8BC0E0" w:rsidR="00BE396E" w:rsidRDefault="00BE396E" w:rsidP="00BE396E">
            <w:pPr>
              <w:pStyle w:val="TableText"/>
            </w:pPr>
            <w:r>
              <w:t>:P:IDR-</w:t>
            </w:r>
            <w:hyperlink r:id="rId1072" w:history="1">
              <w:r>
                <w:rPr>
                  <w:rStyle w:val="Hyperlink"/>
                  <w:rFonts w:cs="Courier New"/>
                  <w:szCs w:val="16"/>
                </w:rPr>
                <w:t>INIT-CCN</w:t>
              </w:r>
            </w:hyperlink>
          </w:p>
        </w:tc>
        <w:tc>
          <w:tcPr>
            <w:tcW w:w="2790" w:type="dxa"/>
            <w:tcMar>
              <w:left w:w="58" w:type="dxa"/>
              <w:right w:w="58" w:type="dxa"/>
            </w:tcMar>
          </w:tcPr>
          <w:p w14:paraId="3746BBC8" w14:textId="0EB1A6F0"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2F9EAEEA" w14:textId="77777777" w:rsidR="00BE396E" w:rsidRDefault="00BE396E" w:rsidP="00BE396E">
            <w:pPr>
              <w:pStyle w:val="TableText"/>
              <w:rPr>
                <w:caps/>
              </w:rPr>
            </w:pPr>
            <w:r>
              <w:rPr>
                <w:caps/>
              </w:rPr>
              <w:t>15 c</w:t>
            </w:r>
          </w:p>
        </w:tc>
        <w:tc>
          <w:tcPr>
            <w:tcW w:w="2340" w:type="dxa"/>
            <w:tcMar>
              <w:left w:w="58" w:type="dxa"/>
              <w:right w:w="58" w:type="dxa"/>
            </w:tcMar>
          </w:tcPr>
          <w:p w14:paraId="75A916E1" w14:textId="77777777" w:rsidR="00BE396E" w:rsidRDefault="00BE396E" w:rsidP="00BE396E">
            <w:pPr>
              <w:pStyle w:val="TableText"/>
            </w:pPr>
            <w:r>
              <w:t>Adjustment claim only</w:t>
            </w:r>
          </w:p>
        </w:tc>
        <w:tc>
          <w:tcPr>
            <w:tcW w:w="858" w:type="dxa"/>
            <w:tcMar>
              <w:left w:w="58" w:type="dxa"/>
              <w:right w:w="58" w:type="dxa"/>
            </w:tcMar>
          </w:tcPr>
          <w:p w14:paraId="72DFA7B4" w14:textId="77777777" w:rsidR="00BE396E" w:rsidRDefault="00BE396E" w:rsidP="00BE396E">
            <w:pPr>
              <w:pStyle w:val="TableText"/>
            </w:pPr>
            <w:r>
              <w:t>Spaces</w:t>
            </w:r>
          </w:p>
        </w:tc>
        <w:tc>
          <w:tcPr>
            <w:tcW w:w="431" w:type="dxa"/>
          </w:tcPr>
          <w:p w14:paraId="093188E0" w14:textId="77777777" w:rsidR="00BE396E" w:rsidRDefault="00BE396E" w:rsidP="00BE396E">
            <w:pPr>
              <w:pStyle w:val="TableText"/>
            </w:pPr>
            <w:r>
              <w:t>-</w:t>
            </w:r>
          </w:p>
        </w:tc>
        <w:tc>
          <w:tcPr>
            <w:tcW w:w="431" w:type="dxa"/>
          </w:tcPr>
          <w:p w14:paraId="4C5C9CD1" w14:textId="77777777" w:rsidR="00BE396E" w:rsidRDefault="00BE396E" w:rsidP="00BE396E">
            <w:pPr>
              <w:pStyle w:val="TableText"/>
            </w:pPr>
            <w:r>
              <w:t>X</w:t>
            </w:r>
          </w:p>
        </w:tc>
        <w:tc>
          <w:tcPr>
            <w:tcW w:w="432" w:type="dxa"/>
          </w:tcPr>
          <w:p w14:paraId="17F8D48C" w14:textId="77777777" w:rsidR="00BE396E" w:rsidRDefault="00BE396E" w:rsidP="00BE396E">
            <w:pPr>
              <w:pStyle w:val="TableText"/>
            </w:pPr>
            <w:r>
              <w:t>X</w:t>
            </w:r>
          </w:p>
        </w:tc>
      </w:tr>
      <w:tr w:rsidR="00BE396E" w14:paraId="5E0F9B03" w14:textId="77777777" w:rsidTr="008373F9">
        <w:trPr>
          <w:cantSplit/>
          <w:jc w:val="center"/>
        </w:trPr>
        <w:tc>
          <w:tcPr>
            <w:tcW w:w="802" w:type="dxa"/>
            <w:tcMar>
              <w:left w:w="58" w:type="dxa"/>
              <w:right w:w="58" w:type="dxa"/>
            </w:tcMar>
          </w:tcPr>
          <w:p w14:paraId="28E9E078" w14:textId="0198F2E1" w:rsidR="00BE396E" w:rsidRDefault="00BE396E" w:rsidP="00BE396E">
            <w:pPr>
              <w:pStyle w:val="TableText"/>
            </w:pPr>
            <w:r>
              <w:t>4889</w:t>
            </w:r>
            <w:r w:rsidR="00135F82">
              <w:t xml:space="preserve"> – </w:t>
            </w:r>
            <w:r>
              <w:t>4896</w:t>
            </w:r>
          </w:p>
        </w:tc>
        <w:tc>
          <w:tcPr>
            <w:tcW w:w="2227" w:type="dxa"/>
            <w:tcMar>
              <w:left w:w="58" w:type="dxa"/>
              <w:right w:w="58" w:type="dxa"/>
            </w:tcMar>
          </w:tcPr>
          <w:p w14:paraId="2F5519B6" w14:textId="77777777" w:rsidR="00BE396E" w:rsidRDefault="00BE396E" w:rsidP="00BE396E">
            <w:pPr>
              <w:pStyle w:val="TableText"/>
            </w:pPr>
            <w:r>
              <w:t>ADJ CLM CHECK WRITE DATE 17</w:t>
            </w:r>
          </w:p>
        </w:tc>
        <w:tc>
          <w:tcPr>
            <w:tcW w:w="2993" w:type="dxa"/>
            <w:tcMar>
              <w:left w:w="58" w:type="dxa"/>
              <w:right w:w="58" w:type="dxa"/>
            </w:tcMar>
          </w:tcPr>
          <w:p w14:paraId="6EC824D8" w14:textId="68F56C36" w:rsidR="00BE396E" w:rsidRDefault="00BE396E" w:rsidP="00BE396E">
            <w:pPr>
              <w:pStyle w:val="TableText"/>
            </w:pPr>
            <w:r>
              <w:t>:P:IDR-</w:t>
            </w:r>
            <w:hyperlink r:id="rId1073" w:history="1">
              <w:r>
                <w:rPr>
                  <w:rStyle w:val="Hyperlink"/>
                </w:rPr>
                <w:t>ADJ-CHK-WRT-DT</w:t>
              </w:r>
            </w:hyperlink>
          </w:p>
        </w:tc>
        <w:tc>
          <w:tcPr>
            <w:tcW w:w="2790" w:type="dxa"/>
            <w:tcMar>
              <w:left w:w="58" w:type="dxa"/>
              <w:right w:w="58" w:type="dxa"/>
            </w:tcMar>
          </w:tcPr>
          <w:p w14:paraId="4EC713D2" w14:textId="443316C1"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465030A9" w14:textId="77777777" w:rsidR="00BE396E" w:rsidRDefault="00BE396E" w:rsidP="00BE396E">
            <w:pPr>
              <w:pStyle w:val="TableText"/>
              <w:rPr>
                <w:caps/>
              </w:rPr>
            </w:pPr>
            <w:r>
              <w:rPr>
                <w:caps/>
              </w:rPr>
              <w:t>8 n</w:t>
            </w:r>
          </w:p>
        </w:tc>
        <w:tc>
          <w:tcPr>
            <w:tcW w:w="2340" w:type="dxa"/>
            <w:tcMar>
              <w:left w:w="58" w:type="dxa"/>
              <w:right w:w="58" w:type="dxa"/>
            </w:tcMar>
          </w:tcPr>
          <w:p w14:paraId="0D67A747" w14:textId="77777777" w:rsidR="00BE396E" w:rsidRDefault="00BE396E" w:rsidP="00BE396E">
            <w:pPr>
              <w:pStyle w:val="TableText"/>
            </w:pPr>
            <w:r>
              <w:t>MMDDYYYY – this field is only populated on the original claim X Trailer</w:t>
            </w:r>
          </w:p>
        </w:tc>
        <w:tc>
          <w:tcPr>
            <w:tcW w:w="858" w:type="dxa"/>
            <w:tcMar>
              <w:left w:w="58" w:type="dxa"/>
              <w:right w:w="58" w:type="dxa"/>
            </w:tcMar>
          </w:tcPr>
          <w:p w14:paraId="5C890723" w14:textId="77777777" w:rsidR="00BE396E" w:rsidRDefault="00BE396E" w:rsidP="00BE396E">
            <w:pPr>
              <w:pStyle w:val="TableText"/>
            </w:pPr>
            <w:r>
              <w:t>Zeros</w:t>
            </w:r>
          </w:p>
        </w:tc>
        <w:tc>
          <w:tcPr>
            <w:tcW w:w="431" w:type="dxa"/>
          </w:tcPr>
          <w:p w14:paraId="0FE3BA56" w14:textId="77777777" w:rsidR="00BE396E" w:rsidRDefault="00BE396E" w:rsidP="00BE396E">
            <w:pPr>
              <w:pStyle w:val="TableText"/>
            </w:pPr>
            <w:r>
              <w:t>-</w:t>
            </w:r>
          </w:p>
        </w:tc>
        <w:tc>
          <w:tcPr>
            <w:tcW w:w="431" w:type="dxa"/>
          </w:tcPr>
          <w:p w14:paraId="2E7028F2" w14:textId="77777777" w:rsidR="00BE396E" w:rsidRDefault="00BE396E" w:rsidP="00BE396E">
            <w:pPr>
              <w:pStyle w:val="TableText"/>
            </w:pPr>
            <w:r>
              <w:t>-</w:t>
            </w:r>
          </w:p>
        </w:tc>
        <w:tc>
          <w:tcPr>
            <w:tcW w:w="432" w:type="dxa"/>
          </w:tcPr>
          <w:p w14:paraId="1FDF8C21" w14:textId="77777777" w:rsidR="00BE396E" w:rsidRDefault="00BE396E" w:rsidP="00BE396E">
            <w:pPr>
              <w:pStyle w:val="TableText"/>
            </w:pPr>
            <w:r>
              <w:t>X</w:t>
            </w:r>
          </w:p>
        </w:tc>
      </w:tr>
      <w:tr w:rsidR="00BE396E" w14:paraId="38C7BADE" w14:textId="77777777" w:rsidTr="008373F9">
        <w:trPr>
          <w:cantSplit/>
          <w:jc w:val="center"/>
        </w:trPr>
        <w:tc>
          <w:tcPr>
            <w:tcW w:w="802" w:type="dxa"/>
            <w:tcMar>
              <w:left w:w="58" w:type="dxa"/>
              <w:right w:w="58" w:type="dxa"/>
            </w:tcMar>
          </w:tcPr>
          <w:p w14:paraId="17BAB7CE" w14:textId="1671C93A" w:rsidR="00BE396E" w:rsidRDefault="00BE396E" w:rsidP="00BE396E">
            <w:pPr>
              <w:pStyle w:val="TableText"/>
            </w:pPr>
            <w:r>
              <w:t>4897</w:t>
            </w:r>
            <w:r w:rsidR="00135F82">
              <w:t xml:space="preserve"> – </w:t>
            </w:r>
            <w:r>
              <w:t>4903</w:t>
            </w:r>
          </w:p>
        </w:tc>
        <w:tc>
          <w:tcPr>
            <w:tcW w:w="2227" w:type="dxa"/>
            <w:tcMar>
              <w:left w:w="58" w:type="dxa"/>
              <w:right w:w="58" w:type="dxa"/>
            </w:tcMar>
          </w:tcPr>
          <w:p w14:paraId="712A1B05" w14:textId="77777777" w:rsidR="00BE396E" w:rsidRDefault="00BE396E" w:rsidP="00BE396E">
            <w:pPr>
              <w:pStyle w:val="TableText"/>
            </w:pPr>
            <w:r>
              <w:t>ADJ CLAIM BENE EOMB AMT 17</w:t>
            </w:r>
          </w:p>
        </w:tc>
        <w:tc>
          <w:tcPr>
            <w:tcW w:w="2993" w:type="dxa"/>
            <w:tcMar>
              <w:left w:w="58" w:type="dxa"/>
              <w:right w:w="58" w:type="dxa"/>
            </w:tcMar>
          </w:tcPr>
          <w:p w14:paraId="775B9011" w14:textId="3B9FEB28" w:rsidR="00BE396E" w:rsidRDefault="00BE396E" w:rsidP="00BE396E">
            <w:pPr>
              <w:pStyle w:val="TableText"/>
            </w:pPr>
            <w:r>
              <w:t>:P:IDR-</w:t>
            </w:r>
            <w:hyperlink r:id="rId1074" w:history="1">
              <w:r>
                <w:rPr>
                  <w:rStyle w:val="Hyperlink"/>
                </w:rPr>
                <w:t>ADJ-B-EOMB-AMT</w:t>
              </w:r>
            </w:hyperlink>
          </w:p>
        </w:tc>
        <w:tc>
          <w:tcPr>
            <w:tcW w:w="2790" w:type="dxa"/>
            <w:tcMar>
              <w:left w:w="58" w:type="dxa"/>
              <w:right w:w="58" w:type="dxa"/>
            </w:tcMar>
          </w:tcPr>
          <w:p w14:paraId="0EB2C2C2" w14:textId="76FCCC6B" w:rsidR="00BE396E" w:rsidRDefault="00C12044" w:rsidP="00BE396E">
            <w:pPr>
              <w:pStyle w:val="TableText"/>
            </w:pPr>
            <w:r w:rsidRPr="00C12044">
              <w:t>This field is no longer used as supplemental adjustments are no longer performed.</w:t>
            </w:r>
          </w:p>
        </w:tc>
        <w:tc>
          <w:tcPr>
            <w:tcW w:w="1080" w:type="dxa"/>
            <w:tcMar>
              <w:left w:w="58" w:type="dxa"/>
              <w:right w:w="58" w:type="dxa"/>
            </w:tcMar>
          </w:tcPr>
          <w:p w14:paraId="7AE63336" w14:textId="77777777" w:rsidR="00BE396E" w:rsidRDefault="00BE396E" w:rsidP="00BE396E">
            <w:pPr>
              <w:pStyle w:val="TableText"/>
              <w:rPr>
                <w:caps/>
              </w:rPr>
            </w:pPr>
            <w:r>
              <w:rPr>
                <w:caps/>
              </w:rPr>
              <w:t>7 n</w:t>
            </w:r>
          </w:p>
          <w:p w14:paraId="6C479B4C" w14:textId="77777777" w:rsidR="00BE396E" w:rsidRDefault="00BE396E" w:rsidP="00BE396E">
            <w:pPr>
              <w:pStyle w:val="TableText"/>
              <w:rPr>
                <w:caps/>
              </w:rPr>
            </w:pPr>
            <w:r>
              <w:rPr>
                <w:caps/>
              </w:rPr>
              <w:t>(99999V99)</w:t>
            </w:r>
          </w:p>
        </w:tc>
        <w:tc>
          <w:tcPr>
            <w:tcW w:w="2340" w:type="dxa"/>
            <w:tcMar>
              <w:left w:w="58" w:type="dxa"/>
              <w:right w:w="58" w:type="dxa"/>
            </w:tcMar>
          </w:tcPr>
          <w:p w14:paraId="121D960B" w14:textId="77777777" w:rsidR="00BE396E" w:rsidRDefault="00BE396E" w:rsidP="00BE396E">
            <w:pPr>
              <w:pStyle w:val="TableText"/>
            </w:pPr>
            <w:r>
              <w:t>Original claim only</w:t>
            </w:r>
          </w:p>
        </w:tc>
        <w:tc>
          <w:tcPr>
            <w:tcW w:w="858" w:type="dxa"/>
            <w:tcMar>
              <w:left w:w="58" w:type="dxa"/>
              <w:right w:w="58" w:type="dxa"/>
            </w:tcMar>
          </w:tcPr>
          <w:p w14:paraId="1411D8F9" w14:textId="18B9AFD7" w:rsidR="00BE396E" w:rsidRDefault="00BE396E" w:rsidP="00BE396E">
            <w:pPr>
              <w:pStyle w:val="TableText"/>
            </w:pPr>
            <w:r>
              <w:t>Z</w:t>
            </w:r>
            <w:r w:rsidR="005B28CD">
              <w:t>eros</w:t>
            </w:r>
          </w:p>
        </w:tc>
        <w:tc>
          <w:tcPr>
            <w:tcW w:w="431" w:type="dxa"/>
          </w:tcPr>
          <w:p w14:paraId="0BBD8C0C" w14:textId="77777777" w:rsidR="00BE396E" w:rsidRDefault="00BE396E" w:rsidP="00BE396E">
            <w:pPr>
              <w:pStyle w:val="TableText"/>
            </w:pPr>
            <w:r>
              <w:t>-</w:t>
            </w:r>
          </w:p>
        </w:tc>
        <w:tc>
          <w:tcPr>
            <w:tcW w:w="431" w:type="dxa"/>
          </w:tcPr>
          <w:p w14:paraId="01B255B2" w14:textId="77777777" w:rsidR="00BE396E" w:rsidRDefault="00BE396E" w:rsidP="00BE396E">
            <w:pPr>
              <w:pStyle w:val="TableText"/>
            </w:pPr>
            <w:r>
              <w:t>-</w:t>
            </w:r>
          </w:p>
        </w:tc>
        <w:tc>
          <w:tcPr>
            <w:tcW w:w="432" w:type="dxa"/>
          </w:tcPr>
          <w:p w14:paraId="318E3D05" w14:textId="77777777" w:rsidR="00BE396E" w:rsidRDefault="00BE396E" w:rsidP="00BE396E">
            <w:pPr>
              <w:pStyle w:val="TableText"/>
            </w:pPr>
            <w:r>
              <w:t>X</w:t>
            </w:r>
          </w:p>
        </w:tc>
      </w:tr>
      <w:tr w:rsidR="00BE396E" w14:paraId="174FE261" w14:textId="77777777" w:rsidTr="008373F9">
        <w:trPr>
          <w:cantSplit/>
          <w:jc w:val="center"/>
        </w:trPr>
        <w:tc>
          <w:tcPr>
            <w:tcW w:w="802" w:type="dxa"/>
            <w:tcMar>
              <w:left w:w="58" w:type="dxa"/>
              <w:right w:w="58" w:type="dxa"/>
            </w:tcMar>
          </w:tcPr>
          <w:p w14:paraId="61589D27" w14:textId="3A7D235D" w:rsidR="00BE396E" w:rsidRDefault="00BE396E" w:rsidP="00BE396E">
            <w:pPr>
              <w:pStyle w:val="TableText"/>
            </w:pPr>
            <w:r>
              <w:t>4904</w:t>
            </w:r>
            <w:r w:rsidR="00135F82">
              <w:t xml:space="preserve"> – </w:t>
            </w:r>
            <w:r>
              <w:t>4910</w:t>
            </w:r>
          </w:p>
        </w:tc>
        <w:tc>
          <w:tcPr>
            <w:tcW w:w="2227" w:type="dxa"/>
            <w:tcMar>
              <w:left w:w="58" w:type="dxa"/>
              <w:right w:w="58" w:type="dxa"/>
            </w:tcMar>
          </w:tcPr>
          <w:p w14:paraId="1F91DE73" w14:textId="77777777" w:rsidR="00BE396E" w:rsidRDefault="00BE396E" w:rsidP="00BE396E">
            <w:pPr>
              <w:pStyle w:val="TableText"/>
            </w:pPr>
            <w:r>
              <w:t>ADJ CLAIM PROV EOMB AMT 17</w:t>
            </w:r>
          </w:p>
        </w:tc>
        <w:tc>
          <w:tcPr>
            <w:tcW w:w="2993" w:type="dxa"/>
            <w:tcMar>
              <w:left w:w="58" w:type="dxa"/>
              <w:right w:w="58" w:type="dxa"/>
            </w:tcMar>
          </w:tcPr>
          <w:p w14:paraId="3A0FB03A" w14:textId="74F4F374" w:rsidR="00BE396E" w:rsidRDefault="00BE396E" w:rsidP="00BE396E">
            <w:pPr>
              <w:pStyle w:val="TableText"/>
            </w:pPr>
            <w:r>
              <w:t>:P:IDR-</w:t>
            </w:r>
            <w:hyperlink r:id="rId1075" w:history="1">
              <w:r>
                <w:rPr>
                  <w:rStyle w:val="Hyperlink"/>
                </w:rPr>
                <w:t>ADJ-P-EOMB-AMT</w:t>
              </w:r>
            </w:hyperlink>
          </w:p>
        </w:tc>
        <w:tc>
          <w:tcPr>
            <w:tcW w:w="2790" w:type="dxa"/>
            <w:tcMar>
              <w:left w:w="58" w:type="dxa"/>
              <w:right w:w="58" w:type="dxa"/>
            </w:tcMar>
          </w:tcPr>
          <w:p w14:paraId="20C5A28D" w14:textId="2B4CEF7E" w:rsidR="00BE396E" w:rsidRDefault="00C12044" w:rsidP="005B28CD">
            <w:pPr>
              <w:pStyle w:val="TableText"/>
            </w:pPr>
            <w:r w:rsidRPr="00C12044">
              <w:t>This field is no longer used as supplemental adjustments are no longer performed.</w:t>
            </w:r>
          </w:p>
        </w:tc>
        <w:tc>
          <w:tcPr>
            <w:tcW w:w="1080" w:type="dxa"/>
            <w:tcMar>
              <w:left w:w="58" w:type="dxa"/>
              <w:right w:w="58" w:type="dxa"/>
            </w:tcMar>
          </w:tcPr>
          <w:p w14:paraId="58F9B6DD" w14:textId="77777777" w:rsidR="00BE396E" w:rsidRDefault="00BE396E" w:rsidP="00BE396E">
            <w:pPr>
              <w:pStyle w:val="TableText"/>
              <w:rPr>
                <w:caps/>
              </w:rPr>
            </w:pPr>
            <w:r>
              <w:rPr>
                <w:caps/>
              </w:rPr>
              <w:t>7 n</w:t>
            </w:r>
          </w:p>
          <w:p w14:paraId="7EE92C99" w14:textId="77777777" w:rsidR="00BE396E" w:rsidRDefault="00BE396E" w:rsidP="00BE396E">
            <w:pPr>
              <w:pStyle w:val="TableText"/>
              <w:rPr>
                <w:caps/>
              </w:rPr>
            </w:pPr>
            <w:r>
              <w:rPr>
                <w:caps/>
              </w:rPr>
              <w:t>(99999V99)</w:t>
            </w:r>
          </w:p>
        </w:tc>
        <w:tc>
          <w:tcPr>
            <w:tcW w:w="2340" w:type="dxa"/>
            <w:tcMar>
              <w:left w:w="58" w:type="dxa"/>
              <w:right w:w="58" w:type="dxa"/>
            </w:tcMar>
          </w:tcPr>
          <w:p w14:paraId="5260F480" w14:textId="77777777" w:rsidR="00BE396E" w:rsidRDefault="00BE396E" w:rsidP="00BE396E">
            <w:pPr>
              <w:pStyle w:val="TableText"/>
            </w:pPr>
            <w:r>
              <w:t>Original claim only</w:t>
            </w:r>
          </w:p>
        </w:tc>
        <w:tc>
          <w:tcPr>
            <w:tcW w:w="858" w:type="dxa"/>
            <w:tcMar>
              <w:left w:w="58" w:type="dxa"/>
              <w:right w:w="58" w:type="dxa"/>
            </w:tcMar>
          </w:tcPr>
          <w:p w14:paraId="6C90A358" w14:textId="77777777" w:rsidR="00BE396E" w:rsidRDefault="00BE396E" w:rsidP="00BE396E">
            <w:pPr>
              <w:pStyle w:val="TableText"/>
            </w:pPr>
            <w:r>
              <w:t>Zeros</w:t>
            </w:r>
          </w:p>
        </w:tc>
        <w:tc>
          <w:tcPr>
            <w:tcW w:w="431" w:type="dxa"/>
          </w:tcPr>
          <w:p w14:paraId="03D766CD" w14:textId="77777777" w:rsidR="00BE396E" w:rsidRDefault="00BE396E" w:rsidP="00BE396E">
            <w:pPr>
              <w:pStyle w:val="TableText"/>
            </w:pPr>
            <w:r>
              <w:t>-</w:t>
            </w:r>
          </w:p>
        </w:tc>
        <w:tc>
          <w:tcPr>
            <w:tcW w:w="431" w:type="dxa"/>
          </w:tcPr>
          <w:p w14:paraId="798F7573" w14:textId="77777777" w:rsidR="00BE396E" w:rsidRDefault="00BE396E" w:rsidP="00BE396E">
            <w:pPr>
              <w:pStyle w:val="TableText"/>
            </w:pPr>
            <w:r>
              <w:t>-</w:t>
            </w:r>
          </w:p>
        </w:tc>
        <w:tc>
          <w:tcPr>
            <w:tcW w:w="432" w:type="dxa"/>
          </w:tcPr>
          <w:p w14:paraId="0F99B8B6" w14:textId="77777777" w:rsidR="00BE396E" w:rsidRDefault="00BE396E" w:rsidP="00BE396E">
            <w:pPr>
              <w:pStyle w:val="TableText"/>
            </w:pPr>
            <w:r>
              <w:t>X</w:t>
            </w:r>
          </w:p>
        </w:tc>
      </w:tr>
      <w:tr w:rsidR="00BE396E" w14:paraId="7364F32F" w14:textId="77777777" w:rsidTr="008373F9">
        <w:trPr>
          <w:cantSplit/>
          <w:jc w:val="center"/>
        </w:trPr>
        <w:tc>
          <w:tcPr>
            <w:tcW w:w="802" w:type="dxa"/>
            <w:tcMar>
              <w:left w:w="58" w:type="dxa"/>
              <w:right w:w="58" w:type="dxa"/>
            </w:tcMar>
          </w:tcPr>
          <w:p w14:paraId="6EAC68EB" w14:textId="57B983B9" w:rsidR="00BE396E" w:rsidRDefault="00BE396E" w:rsidP="00BE396E">
            <w:pPr>
              <w:pStyle w:val="TableText"/>
            </w:pPr>
            <w:r>
              <w:t>4911</w:t>
            </w:r>
            <w:r w:rsidR="00135F82">
              <w:t xml:space="preserve"> – </w:t>
            </w:r>
            <w:r>
              <w:t>4935</w:t>
            </w:r>
          </w:p>
        </w:tc>
        <w:tc>
          <w:tcPr>
            <w:tcW w:w="2227" w:type="dxa"/>
            <w:tcMar>
              <w:left w:w="58" w:type="dxa"/>
              <w:right w:w="58" w:type="dxa"/>
            </w:tcMar>
          </w:tcPr>
          <w:p w14:paraId="6741FCB9" w14:textId="60C3A076" w:rsidR="00BE396E" w:rsidRDefault="00BE396E" w:rsidP="005B28CD">
            <w:pPr>
              <w:pStyle w:val="TableText"/>
            </w:pPr>
            <w:r>
              <w:t>AMB PICKUP ADDRSS LINE 1</w:t>
            </w:r>
          </w:p>
        </w:tc>
        <w:tc>
          <w:tcPr>
            <w:tcW w:w="2993" w:type="dxa"/>
            <w:tcMar>
              <w:left w:w="58" w:type="dxa"/>
              <w:right w:w="58" w:type="dxa"/>
            </w:tcMar>
          </w:tcPr>
          <w:p w14:paraId="69894110" w14:textId="70133622" w:rsidR="00BE396E" w:rsidRDefault="00BE396E" w:rsidP="00BE396E">
            <w:pPr>
              <w:pStyle w:val="TableText"/>
            </w:pPr>
            <w:r>
              <w:t>:P:IDR-</w:t>
            </w:r>
            <w:hyperlink r:id="rId1076" w:history="1">
              <w:r w:rsidRPr="00D3172E">
                <w:rPr>
                  <w:rStyle w:val="Hyperlink"/>
                </w:rPr>
                <w:t>AMB-PICKUP-ADDRES-LINE1</w:t>
              </w:r>
            </w:hyperlink>
          </w:p>
        </w:tc>
        <w:tc>
          <w:tcPr>
            <w:tcW w:w="2790" w:type="dxa"/>
            <w:tcMar>
              <w:left w:w="58" w:type="dxa"/>
              <w:right w:w="58" w:type="dxa"/>
            </w:tcMar>
          </w:tcPr>
          <w:p w14:paraId="5191E651" w14:textId="77777777" w:rsidR="00BE396E" w:rsidRDefault="00BE396E" w:rsidP="00BE396E">
            <w:pPr>
              <w:pStyle w:val="TableText"/>
            </w:pPr>
            <w:r>
              <w:t>Address line 1 for the ambulance point of origin.</w:t>
            </w:r>
          </w:p>
        </w:tc>
        <w:tc>
          <w:tcPr>
            <w:tcW w:w="1080" w:type="dxa"/>
            <w:tcMar>
              <w:left w:w="58" w:type="dxa"/>
              <w:right w:w="58" w:type="dxa"/>
            </w:tcMar>
          </w:tcPr>
          <w:p w14:paraId="653D93A8" w14:textId="77777777" w:rsidR="00BE396E" w:rsidRDefault="00BE396E" w:rsidP="00BE396E">
            <w:pPr>
              <w:pStyle w:val="TableText"/>
              <w:rPr>
                <w:caps/>
              </w:rPr>
            </w:pPr>
            <w:r>
              <w:rPr>
                <w:caps/>
              </w:rPr>
              <w:t>C 25</w:t>
            </w:r>
          </w:p>
        </w:tc>
        <w:tc>
          <w:tcPr>
            <w:tcW w:w="2340" w:type="dxa"/>
            <w:tcMar>
              <w:left w:w="58" w:type="dxa"/>
              <w:right w:w="58" w:type="dxa"/>
            </w:tcMar>
          </w:tcPr>
          <w:p w14:paraId="065672E5" w14:textId="0818A346" w:rsidR="00BE396E" w:rsidRDefault="00BE396E" w:rsidP="005B28CD">
            <w:pPr>
              <w:pStyle w:val="TableText"/>
            </w:pPr>
            <w:r>
              <w:t>Address Line 1 of Ambulance Pickup</w:t>
            </w:r>
          </w:p>
        </w:tc>
        <w:tc>
          <w:tcPr>
            <w:tcW w:w="858" w:type="dxa"/>
            <w:tcMar>
              <w:left w:w="58" w:type="dxa"/>
              <w:right w:w="58" w:type="dxa"/>
            </w:tcMar>
          </w:tcPr>
          <w:p w14:paraId="3D826D05" w14:textId="77777777" w:rsidR="00BE396E" w:rsidRDefault="00BE396E" w:rsidP="00BE396E">
            <w:pPr>
              <w:pStyle w:val="TableText"/>
            </w:pPr>
            <w:r>
              <w:t>Spaces</w:t>
            </w:r>
          </w:p>
        </w:tc>
        <w:tc>
          <w:tcPr>
            <w:tcW w:w="431" w:type="dxa"/>
          </w:tcPr>
          <w:p w14:paraId="4F9D2AA3" w14:textId="77777777" w:rsidR="00BE396E" w:rsidRDefault="00BE396E" w:rsidP="00BE396E">
            <w:pPr>
              <w:pStyle w:val="TableText"/>
            </w:pPr>
            <w:r>
              <w:t>X</w:t>
            </w:r>
          </w:p>
        </w:tc>
        <w:tc>
          <w:tcPr>
            <w:tcW w:w="431" w:type="dxa"/>
          </w:tcPr>
          <w:p w14:paraId="5B79968A" w14:textId="77777777" w:rsidR="00BE396E" w:rsidRDefault="00BE396E" w:rsidP="00BE396E">
            <w:pPr>
              <w:pStyle w:val="TableText"/>
            </w:pPr>
            <w:r>
              <w:t>X</w:t>
            </w:r>
          </w:p>
        </w:tc>
        <w:tc>
          <w:tcPr>
            <w:tcW w:w="432" w:type="dxa"/>
          </w:tcPr>
          <w:p w14:paraId="6291187A" w14:textId="77777777" w:rsidR="00BE396E" w:rsidRDefault="00BE396E" w:rsidP="00BE396E">
            <w:pPr>
              <w:pStyle w:val="TableText"/>
            </w:pPr>
            <w:r>
              <w:t>X</w:t>
            </w:r>
          </w:p>
        </w:tc>
      </w:tr>
      <w:tr w:rsidR="00BE396E" w14:paraId="78CD504E" w14:textId="77777777" w:rsidTr="008373F9">
        <w:trPr>
          <w:cantSplit/>
          <w:jc w:val="center"/>
        </w:trPr>
        <w:tc>
          <w:tcPr>
            <w:tcW w:w="802" w:type="dxa"/>
            <w:tcMar>
              <w:left w:w="58" w:type="dxa"/>
              <w:right w:w="58" w:type="dxa"/>
            </w:tcMar>
          </w:tcPr>
          <w:p w14:paraId="02D23D60" w14:textId="1133A916" w:rsidR="00BE396E" w:rsidRDefault="00BE396E" w:rsidP="00BE396E">
            <w:pPr>
              <w:pStyle w:val="TableText"/>
            </w:pPr>
            <w:r>
              <w:t>4936</w:t>
            </w:r>
            <w:r w:rsidR="00135F82">
              <w:t xml:space="preserve"> – </w:t>
            </w:r>
            <w:r>
              <w:t>4955</w:t>
            </w:r>
          </w:p>
        </w:tc>
        <w:tc>
          <w:tcPr>
            <w:tcW w:w="2227" w:type="dxa"/>
            <w:tcMar>
              <w:left w:w="58" w:type="dxa"/>
              <w:right w:w="58" w:type="dxa"/>
            </w:tcMar>
          </w:tcPr>
          <w:p w14:paraId="5689438C" w14:textId="11931131" w:rsidR="00BE396E" w:rsidRDefault="00BE396E" w:rsidP="005B28CD">
            <w:pPr>
              <w:pStyle w:val="TableText"/>
            </w:pPr>
            <w:r>
              <w:t>AMB PICKUP ADDRSS LINE 2</w:t>
            </w:r>
          </w:p>
        </w:tc>
        <w:tc>
          <w:tcPr>
            <w:tcW w:w="2993" w:type="dxa"/>
            <w:tcMar>
              <w:left w:w="58" w:type="dxa"/>
              <w:right w:w="58" w:type="dxa"/>
            </w:tcMar>
          </w:tcPr>
          <w:p w14:paraId="6AF12A20" w14:textId="1494E13D" w:rsidR="00BE396E" w:rsidRDefault="00BE396E" w:rsidP="00BE396E">
            <w:pPr>
              <w:pStyle w:val="TableText"/>
            </w:pPr>
            <w:r>
              <w:t>:P:IDR-</w:t>
            </w:r>
            <w:hyperlink r:id="rId1077" w:history="1">
              <w:r w:rsidRPr="00D3172E">
                <w:rPr>
                  <w:rStyle w:val="Hyperlink"/>
                </w:rPr>
                <w:t>AMB-PICKUP-ADDRES-LINE2</w:t>
              </w:r>
            </w:hyperlink>
          </w:p>
        </w:tc>
        <w:tc>
          <w:tcPr>
            <w:tcW w:w="2790" w:type="dxa"/>
            <w:tcMar>
              <w:left w:w="58" w:type="dxa"/>
              <w:right w:w="58" w:type="dxa"/>
            </w:tcMar>
          </w:tcPr>
          <w:p w14:paraId="40E9FD6B" w14:textId="77777777" w:rsidR="00BE396E" w:rsidRDefault="00BE396E" w:rsidP="00BE396E">
            <w:pPr>
              <w:pStyle w:val="TableText"/>
            </w:pPr>
            <w:r>
              <w:t>Address line 2 for the ambulance point of origin.</w:t>
            </w:r>
          </w:p>
        </w:tc>
        <w:tc>
          <w:tcPr>
            <w:tcW w:w="1080" w:type="dxa"/>
            <w:tcMar>
              <w:left w:w="58" w:type="dxa"/>
              <w:right w:w="58" w:type="dxa"/>
            </w:tcMar>
          </w:tcPr>
          <w:p w14:paraId="6BABCC02" w14:textId="77777777" w:rsidR="00BE396E" w:rsidRDefault="00BE396E" w:rsidP="00BE396E">
            <w:pPr>
              <w:pStyle w:val="TableText"/>
              <w:rPr>
                <w:caps/>
              </w:rPr>
            </w:pPr>
            <w:r>
              <w:rPr>
                <w:caps/>
              </w:rPr>
              <w:t>C 20</w:t>
            </w:r>
          </w:p>
        </w:tc>
        <w:tc>
          <w:tcPr>
            <w:tcW w:w="2340" w:type="dxa"/>
            <w:tcMar>
              <w:left w:w="58" w:type="dxa"/>
              <w:right w:w="58" w:type="dxa"/>
            </w:tcMar>
          </w:tcPr>
          <w:p w14:paraId="38BE5646" w14:textId="508E6786" w:rsidR="00BE396E" w:rsidRDefault="00BE396E" w:rsidP="005B28CD">
            <w:pPr>
              <w:pStyle w:val="TableText"/>
            </w:pPr>
            <w:r>
              <w:t>Address Line 2 of Ambulance Pickup</w:t>
            </w:r>
          </w:p>
        </w:tc>
        <w:tc>
          <w:tcPr>
            <w:tcW w:w="858" w:type="dxa"/>
            <w:tcMar>
              <w:left w:w="58" w:type="dxa"/>
              <w:right w:w="58" w:type="dxa"/>
            </w:tcMar>
          </w:tcPr>
          <w:p w14:paraId="7900847B" w14:textId="77777777" w:rsidR="00BE396E" w:rsidRDefault="00BE396E" w:rsidP="00BE396E">
            <w:pPr>
              <w:pStyle w:val="TableText"/>
            </w:pPr>
            <w:r>
              <w:t>Spaces</w:t>
            </w:r>
          </w:p>
        </w:tc>
        <w:tc>
          <w:tcPr>
            <w:tcW w:w="431" w:type="dxa"/>
          </w:tcPr>
          <w:p w14:paraId="23E766B6" w14:textId="77777777" w:rsidR="00BE396E" w:rsidRDefault="00BE396E" w:rsidP="00BE396E">
            <w:pPr>
              <w:pStyle w:val="TableText"/>
            </w:pPr>
            <w:r>
              <w:t>X</w:t>
            </w:r>
          </w:p>
        </w:tc>
        <w:tc>
          <w:tcPr>
            <w:tcW w:w="431" w:type="dxa"/>
          </w:tcPr>
          <w:p w14:paraId="7F5C09B0" w14:textId="77777777" w:rsidR="00BE396E" w:rsidRDefault="00BE396E" w:rsidP="00BE396E">
            <w:pPr>
              <w:pStyle w:val="TableText"/>
            </w:pPr>
            <w:r>
              <w:t>X</w:t>
            </w:r>
          </w:p>
        </w:tc>
        <w:tc>
          <w:tcPr>
            <w:tcW w:w="432" w:type="dxa"/>
          </w:tcPr>
          <w:p w14:paraId="08ECA046" w14:textId="77777777" w:rsidR="00BE396E" w:rsidRDefault="00BE396E" w:rsidP="00BE396E">
            <w:pPr>
              <w:pStyle w:val="TableText"/>
            </w:pPr>
            <w:r>
              <w:t>X</w:t>
            </w:r>
          </w:p>
        </w:tc>
      </w:tr>
      <w:tr w:rsidR="00BE396E" w14:paraId="641F04DF" w14:textId="77777777" w:rsidTr="008373F9">
        <w:trPr>
          <w:cantSplit/>
          <w:jc w:val="center"/>
        </w:trPr>
        <w:tc>
          <w:tcPr>
            <w:tcW w:w="802" w:type="dxa"/>
            <w:tcMar>
              <w:left w:w="58" w:type="dxa"/>
              <w:right w:w="58" w:type="dxa"/>
            </w:tcMar>
          </w:tcPr>
          <w:p w14:paraId="778EA6FC" w14:textId="0F0896A6" w:rsidR="00BE396E" w:rsidRDefault="00BE396E" w:rsidP="00BE396E">
            <w:pPr>
              <w:pStyle w:val="TableText"/>
            </w:pPr>
            <w:r>
              <w:t>4956</w:t>
            </w:r>
            <w:r w:rsidR="00135F82">
              <w:t xml:space="preserve"> – </w:t>
            </w:r>
            <w:r>
              <w:t>4975</w:t>
            </w:r>
          </w:p>
        </w:tc>
        <w:tc>
          <w:tcPr>
            <w:tcW w:w="2227" w:type="dxa"/>
            <w:tcMar>
              <w:left w:w="58" w:type="dxa"/>
              <w:right w:w="58" w:type="dxa"/>
            </w:tcMar>
          </w:tcPr>
          <w:p w14:paraId="36A90C0E" w14:textId="3F14A1BE" w:rsidR="00BE396E" w:rsidRDefault="00BE396E" w:rsidP="005B28CD">
            <w:pPr>
              <w:pStyle w:val="TableText"/>
            </w:pPr>
            <w:r>
              <w:t>AMB PICKUP CITY</w:t>
            </w:r>
          </w:p>
        </w:tc>
        <w:tc>
          <w:tcPr>
            <w:tcW w:w="2993" w:type="dxa"/>
            <w:tcMar>
              <w:left w:w="58" w:type="dxa"/>
              <w:right w:w="58" w:type="dxa"/>
            </w:tcMar>
          </w:tcPr>
          <w:p w14:paraId="0E404E54" w14:textId="21DAA492" w:rsidR="00BE396E" w:rsidRDefault="00BE396E" w:rsidP="00BE396E">
            <w:pPr>
              <w:pStyle w:val="TableText"/>
            </w:pPr>
            <w:r>
              <w:t>:P:IDR-</w:t>
            </w:r>
            <w:hyperlink r:id="rId1078" w:history="1">
              <w:r w:rsidRPr="00D3172E">
                <w:rPr>
                  <w:rStyle w:val="Hyperlink"/>
                </w:rPr>
                <w:t>AMB-PICKUP-CITY</w:t>
              </w:r>
            </w:hyperlink>
          </w:p>
        </w:tc>
        <w:tc>
          <w:tcPr>
            <w:tcW w:w="2790" w:type="dxa"/>
            <w:tcMar>
              <w:left w:w="58" w:type="dxa"/>
              <w:right w:w="58" w:type="dxa"/>
            </w:tcMar>
          </w:tcPr>
          <w:p w14:paraId="5409ACCE" w14:textId="77777777" w:rsidR="00BE396E" w:rsidRDefault="00BE396E" w:rsidP="00BE396E">
            <w:pPr>
              <w:pStyle w:val="TableText"/>
            </w:pPr>
            <w:r>
              <w:t>City of the ambulance point of origin.</w:t>
            </w:r>
          </w:p>
        </w:tc>
        <w:tc>
          <w:tcPr>
            <w:tcW w:w="1080" w:type="dxa"/>
            <w:tcMar>
              <w:left w:w="58" w:type="dxa"/>
              <w:right w:w="58" w:type="dxa"/>
            </w:tcMar>
          </w:tcPr>
          <w:p w14:paraId="12372ED5" w14:textId="77777777" w:rsidR="00BE396E" w:rsidRDefault="00BE396E" w:rsidP="00BE396E">
            <w:pPr>
              <w:pStyle w:val="TableText"/>
              <w:rPr>
                <w:caps/>
              </w:rPr>
            </w:pPr>
            <w:r>
              <w:rPr>
                <w:caps/>
              </w:rPr>
              <w:t>C 20</w:t>
            </w:r>
          </w:p>
        </w:tc>
        <w:tc>
          <w:tcPr>
            <w:tcW w:w="2340" w:type="dxa"/>
            <w:tcMar>
              <w:left w:w="58" w:type="dxa"/>
              <w:right w:w="58" w:type="dxa"/>
            </w:tcMar>
          </w:tcPr>
          <w:p w14:paraId="6A0C6C9B" w14:textId="77777777" w:rsidR="00BE396E" w:rsidRDefault="00BE396E" w:rsidP="00BE396E">
            <w:pPr>
              <w:pStyle w:val="TableText"/>
            </w:pPr>
            <w:r>
              <w:t>City of Ambulance Pickup</w:t>
            </w:r>
          </w:p>
        </w:tc>
        <w:tc>
          <w:tcPr>
            <w:tcW w:w="858" w:type="dxa"/>
            <w:tcMar>
              <w:left w:w="58" w:type="dxa"/>
              <w:right w:w="58" w:type="dxa"/>
            </w:tcMar>
          </w:tcPr>
          <w:p w14:paraId="79AF5E3B" w14:textId="77777777" w:rsidR="00BE396E" w:rsidRPr="00BF6991" w:rsidRDefault="00BE396E" w:rsidP="00BE396E">
            <w:pPr>
              <w:pStyle w:val="TableText"/>
            </w:pPr>
            <w:r>
              <w:t>Spaces</w:t>
            </w:r>
          </w:p>
        </w:tc>
        <w:tc>
          <w:tcPr>
            <w:tcW w:w="431" w:type="dxa"/>
          </w:tcPr>
          <w:p w14:paraId="57BEFB2A" w14:textId="77777777" w:rsidR="00BE396E" w:rsidRDefault="00BE396E" w:rsidP="00BE396E">
            <w:pPr>
              <w:pStyle w:val="TableText"/>
            </w:pPr>
            <w:r>
              <w:t>X</w:t>
            </w:r>
          </w:p>
        </w:tc>
        <w:tc>
          <w:tcPr>
            <w:tcW w:w="431" w:type="dxa"/>
          </w:tcPr>
          <w:p w14:paraId="54B64C4E" w14:textId="77777777" w:rsidR="00BE396E" w:rsidRDefault="00BE396E" w:rsidP="00BE396E">
            <w:pPr>
              <w:pStyle w:val="TableText"/>
            </w:pPr>
            <w:r>
              <w:t>X</w:t>
            </w:r>
          </w:p>
        </w:tc>
        <w:tc>
          <w:tcPr>
            <w:tcW w:w="432" w:type="dxa"/>
          </w:tcPr>
          <w:p w14:paraId="709A2233" w14:textId="77777777" w:rsidR="00BE396E" w:rsidRDefault="00BE396E" w:rsidP="00BE396E">
            <w:pPr>
              <w:pStyle w:val="TableText"/>
            </w:pPr>
            <w:r>
              <w:t>X</w:t>
            </w:r>
          </w:p>
        </w:tc>
      </w:tr>
      <w:tr w:rsidR="00BE396E" w14:paraId="37B08E2F" w14:textId="77777777" w:rsidTr="008373F9">
        <w:trPr>
          <w:cantSplit/>
          <w:jc w:val="center"/>
        </w:trPr>
        <w:tc>
          <w:tcPr>
            <w:tcW w:w="802" w:type="dxa"/>
            <w:tcMar>
              <w:left w:w="58" w:type="dxa"/>
              <w:right w:w="58" w:type="dxa"/>
            </w:tcMar>
          </w:tcPr>
          <w:p w14:paraId="150AD314" w14:textId="19196319" w:rsidR="00BE396E" w:rsidRDefault="00BE396E" w:rsidP="00BE396E">
            <w:pPr>
              <w:pStyle w:val="TableText"/>
            </w:pPr>
            <w:r>
              <w:t>4976</w:t>
            </w:r>
            <w:r w:rsidR="00135F82">
              <w:t xml:space="preserve"> – </w:t>
            </w:r>
            <w:r>
              <w:t>4977</w:t>
            </w:r>
          </w:p>
        </w:tc>
        <w:tc>
          <w:tcPr>
            <w:tcW w:w="2227" w:type="dxa"/>
            <w:tcMar>
              <w:left w:w="58" w:type="dxa"/>
              <w:right w:w="58" w:type="dxa"/>
            </w:tcMar>
          </w:tcPr>
          <w:p w14:paraId="5B50679A" w14:textId="3ACC8A18" w:rsidR="00BE396E" w:rsidRDefault="00BE396E" w:rsidP="005B28CD">
            <w:pPr>
              <w:pStyle w:val="TableText"/>
            </w:pPr>
            <w:r>
              <w:t>AMB PICKUP STATE</w:t>
            </w:r>
          </w:p>
        </w:tc>
        <w:tc>
          <w:tcPr>
            <w:tcW w:w="2993" w:type="dxa"/>
            <w:tcMar>
              <w:left w:w="58" w:type="dxa"/>
              <w:right w:w="58" w:type="dxa"/>
            </w:tcMar>
          </w:tcPr>
          <w:p w14:paraId="36A367C5" w14:textId="769D6825" w:rsidR="00BE396E" w:rsidRDefault="00BE396E" w:rsidP="00BE396E">
            <w:pPr>
              <w:pStyle w:val="TableText"/>
            </w:pPr>
            <w:r>
              <w:t>:P:IDR-</w:t>
            </w:r>
            <w:hyperlink r:id="rId1079" w:history="1">
              <w:r w:rsidRPr="00D3172E">
                <w:rPr>
                  <w:rStyle w:val="Hyperlink"/>
                </w:rPr>
                <w:t>AMB-PICKUP-STATE</w:t>
              </w:r>
            </w:hyperlink>
          </w:p>
        </w:tc>
        <w:tc>
          <w:tcPr>
            <w:tcW w:w="2790" w:type="dxa"/>
            <w:tcMar>
              <w:left w:w="58" w:type="dxa"/>
              <w:right w:w="58" w:type="dxa"/>
            </w:tcMar>
          </w:tcPr>
          <w:p w14:paraId="35D0CED4" w14:textId="77777777" w:rsidR="00BE396E" w:rsidRDefault="00BE396E" w:rsidP="00BE396E">
            <w:pPr>
              <w:pStyle w:val="TableText"/>
            </w:pPr>
            <w:r>
              <w:t>State of the ambulance point of origin.</w:t>
            </w:r>
          </w:p>
        </w:tc>
        <w:tc>
          <w:tcPr>
            <w:tcW w:w="1080" w:type="dxa"/>
            <w:tcMar>
              <w:left w:w="58" w:type="dxa"/>
              <w:right w:w="58" w:type="dxa"/>
            </w:tcMar>
          </w:tcPr>
          <w:p w14:paraId="269B61D3" w14:textId="77777777" w:rsidR="00BE396E" w:rsidRDefault="00BE396E" w:rsidP="00BE396E">
            <w:pPr>
              <w:pStyle w:val="TableText"/>
              <w:rPr>
                <w:caps/>
              </w:rPr>
            </w:pPr>
            <w:r>
              <w:rPr>
                <w:caps/>
              </w:rPr>
              <w:t>C 02</w:t>
            </w:r>
          </w:p>
        </w:tc>
        <w:tc>
          <w:tcPr>
            <w:tcW w:w="2340" w:type="dxa"/>
            <w:tcMar>
              <w:left w:w="58" w:type="dxa"/>
              <w:right w:w="58" w:type="dxa"/>
            </w:tcMar>
          </w:tcPr>
          <w:p w14:paraId="3204A815" w14:textId="77777777" w:rsidR="00BE396E" w:rsidRDefault="00BE396E" w:rsidP="00BE396E">
            <w:pPr>
              <w:pStyle w:val="TableText"/>
            </w:pPr>
            <w:r>
              <w:t>State of Ambulance Pickup</w:t>
            </w:r>
          </w:p>
        </w:tc>
        <w:tc>
          <w:tcPr>
            <w:tcW w:w="858" w:type="dxa"/>
            <w:tcMar>
              <w:left w:w="58" w:type="dxa"/>
              <w:right w:w="58" w:type="dxa"/>
            </w:tcMar>
          </w:tcPr>
          <w:p w14:paraId="77B0EB97" w14:textId="77777777" w:rsidR="00BE396E" w:rsidRPr="00BF6991" w:rsidRDefault="00BE396E" w:rsidP="00BE396E">
            <w:pPr>
              <w:pStyle w:val="TableText"/>
            </w:pPr>
            <w:r>
              <w:t>Spaces</w:t>
            </w:r>
          </w:p>
        </w:tc>
        <w:tc>
          <w:tcPr>
            <w:tcW w:w="431" w:type="dxa"/>
          </w:tcPr>
          <w:p w14:paraId="594B0860" w14:textId="77777777" w:rsidR="00BE396E" w:rsidRDefault="00BE396E" w:rsidP="00BE396E">
            <w:pPr>
              <w:pStyle w:val="TableText"/>
            </w:pPr>
            <w:r>
              <w:t>X</w:t>
            </w:r>
          </w:p>
        </w:tc>
        <w:tc>
          <w:tcPr>
            <w:tcW w:w="431" w:type="dxa"/>
          </w:tcPr>
          <w:p w14:paraId="2E8D22EB" w14:textId="77777777" w:rsidR="00BE396E" w:rsidRDefault="00BE396E" w:rsidP="00BE396E">
            <w:pPr>
              <w:pStyle w:val="TableText"/>
            </w:pPr>
            <w:r>
              <w:t>X</w:t>
            </w:r>
          </w:p>
        </w:tc>
        <w:tc>
          <w:tcPr>
            <w:tcW w:w="432" w:type="dxa"/>
          </w:tcPr>
          <w:p w14:paraId="77815541" w14:textId="77777777" w:rsidR="00BE396E" w:rsidRDefault="00BE396E" w:rsidP="00BE396E">
            <w:pPr>
              <w:pStyle w:val="TableText"/>
            </w:pPr>
            <w:r>
              <w:t>X</w:t>
            </w:r>
          </w:p>
        </w:tc>
      </w:tr>
      <w:tr w:rsidR="00BE396E" w14:paraId="703F8F21" w14:textId="77777777" w:rsidTr="008373F9">
        <w:trPr>
          <w:cantSplit/>
          <w:jc w:val="center"/>
        </w:trPr>
        <w:tc>
          <w:tcPr>
            <w:tcW w:w="802" w:type="dxa"/>
            <w:tcMar>
              <w:left w:w="58" w:type="dxa"/>
              <w:right w:w="58" w:type="dxa"/>
            </w:tcMar>
          </w:tcPr>
          <w:p w14:paraId="0B4B6663" w14:textId="3571520E" w:rsidR="00BE396E" w:rsidRDefault="00BE396E" w:rsidP="00BE396E">
            <w:pPr>
              <w:pStyle w:val="TableText"/>
            </w:pPr>
            <w:r>
              <w:t>4978</w:t>
            </w:r>
            <w:r w:rsidR="00135F82">
              <w:t xml:space="preserve"> – </w:t>
            </w:r>
            <w:r>
              <w:t>4986</w:t>
            </w:r>
          </w:p>
        </w:tc>
        <w:tc>
          <w:tcPr>
            <w:tcW w:w="2227" w:type="dxa"/>
            <w:tcMar>
              <w:left w:w="58" w:type="dxa"/>
              <w:right w:w="58" w:type="dxa"/>
            </w:tcMar>
          </w:tcPr>
          <w:p w14:paraId="66A3981D" w14:textId="467FA5EF" w:rsidR="00BE396E" w:rsidRDefault="00BE396E" w:rsidP="005B28CD">
            <w:pPr>
              <w:pStyle w:val="TableText"/>
            </w:pPr>
            <w:r>
              <w:t>AMB PICKUP ZIP CODE</w:t>
            </w:r>
          </w:p>
        </w:tc>
        <w:tc>
          <w:tcPr>
            <w:tcW w:w="2993" w:type="dxa"/>
            <w:tcMar>
              <w:left w:w="58" w:type="dxa"/>
              <w:right w:w="58" w:type="dxa"/>
            </w:tcMar>
          </w:tcPr>
          <w:p w14:paraId="2D0F7A8F" w14:textId="1FE2DE46" w:rsidR="00BE396E" w:rsidRDefault="00BE396E" w:rsidP="00BE396E">
            <w:pPr>
              <w:pStyle w:val="TableText"/>
            </w:pPr>
            <w:r>
              <w:t>:P:IDR-</w:t>
            </w:r>
            <w:hyperlink r:id="rId1080" w:history="1">
              <w:r w:rsidRPr="00D3172E">
                <w:rPr>
                  <w:rStyle w:val="Hyperlink"/>
                </w:rPr>
                <w:t>AMB-PICKUP-ZIPCODE</w:t>
              </w:r>
            </w:hyperlink>
          </w:p>
        </w:tc>
        <w:tc>
          <w:tcPr>
            <w:tcW w:w="2790" w:type="dxa"/>
            <w:tcMar>
              <w:left w:w="58" w:type="dxa"/>
              <w:right w:w="58" w:type="dxa"/>
            </w:tcMar>
          </w:tcPr>
          <w:p w14:paraId="45DD9A9D" w14:textId="77777777" w:rsidR="00BE396E" w:rsidRDefault="00BE396E" w:rsidP="00BE396E">
            <w:pPr>
              <w:pStyle w:val="TableText"/>
            </w:pPr>
            <w:r>
              <w:t>Zip code of the ambulance point of origin.</w:t>
            </w:r>
          </w:p>
        </w:tc>
        <w:tc>
          <w:tcPr>
            <w:tcW w:w="1080" w:type="dxa"/>
            <w:tcMar>
              <w:left w:w="58" w:type="dxa"/>
              <w:right w:w="58" w:type="dxa"/>
            </w:tcMar>
          </w:tcPr>
          <w:p w14:paraId="61814AA1" w14:textId="77777777" w:rsidR="00BE396E" w:rsidRDefault="00BE396E" w:rsidP="00BE396E">
            <w:pPr>
              <w:pStyle w:val="TableText"/>
              <w:rPr>
                <w:caps/>
              </w:rPr>
            </w:pPr>
            <w:r>
              <w:rPr>
                <w:caps/>
              </w:rPr>
              <w:t>C 09</w:t>
            </w:r>
          </w:p>
        </w:tc>
        <w:tc>
          <w:tcPr>
            <w:tcW w:w="2340" w:type="dxa"/>
            <w:tcMar>
              <w:left w:w="58" w:type="dxa"/>
              <w:right w:w="58" w:type="dxa"/>
            </w:tcMar>
          </w:tcPr>
          <w:p w14:paraId="3818FB46" w14:textId="77777777" w:rsidR="00BE396E" w:rsidRDefault="00BE396E" w:rsidP="00BE396E">
            <w:pPr>
              <w:pStyle w:val="TableText"/>
            </w:pPr>
            <w:r>
              <w:t>Zip Code of Ambulance Pickup</w:t>
            </w:r>
          </w:p>
        </w:tc>
        <w:tc>
          <w:tcPr>
            <w:tcW w:w="858" w:type="dxa"/>
            <w:tcMar>
              <w:left w:w="58" w:type="dxa"/>
              <w:right w:w="58" w:type="dxa"/>
            </w:tcMar>
          </w:tcPr>
          <w:p w14:paraId="316C7EC7" w14:textId="77777777" w:rsidR="00BE396E" w:rsidRPr="00BF6991" w:rsidRDefault="00BE396E" w:rsidP="00BE396E">
            <w:pPr>
              <w:pStyle w:val="TableText"/>
            </w:pPr>
            <w:r>
              <w:t>Spaces</w:t>
            </w:r>
          </w:p>
        </w:tc>
        <w:tc>
          <w:tcPr>
            <w:tcW w:w="431" w:type="dxa"/>
          </w:tcPr>
          <w:p w14:paraId="2A4863AC" w14:textId="77777777" w:rsidR="00BE396E" w:rsidRDefault="00BE396E" w:rsidP="00BE396E">
            <w:pPr>
              <w:pStyle w:val="TableText"/>
            </w:pPr>
            <w:r>
              <w:t>X</w:t>
            </w:r>
          </w:p>
        </w:tc>
        <w:tc>
          <w:tcPr>
            <w:tcW w:w="431" w:type="dxa"/>
          </w:tcPr>
          <w:p w14:paraId="36248CFC" w14:textId="77777777" w:rsidR="00BE396E" w:rsidRDefault="00BE396E" w:rsidP="00BE396E">
            <w:pPr>
              <w:pStyle w:val="TableText"/>
            </w:pPr>
            <w:r>
              <w:t>X</w:t>
            </w:r>
          </w:p>
        </w:tc>
        <w:tc>
          <w:tcPr>
            <w:tcW w:w="432" w:type="dxa"/>
          </w:tcPr>
          <w:p w14:paraId="33416EAC" w14:textId="77777777" w:rsidR="00BE396E" w:rsidRDefault="00BE396E" w:rsidP="00BE396E">
            <w:pPr>
              <w:pStyle w:val="TableText"/>
            </w:pPr>
            <w:r>
              <w:t>X</w:t>
            </w:r>
          </w:p>
        </w:tc>
      </w:tr>
      <w:tr w:rsidR="00BE396E" w14:paraId="0A5E4140" w14:textId="77777777" w:rsidTr="008373F9">
        <w:trPr>
          <w:cantSplit/>
          <w:jc w:val="center"/>
        </w:trPr>
        <w:tc>
          <w:tcPr>
            <w:tcW w:w="802" w:type="dxa"/>
            <w:tcMar>
              <w:left w:w="58" w:type="dxa"/>
              <w:right w:w="58" w:type="dxa"/>
            </w:tcMar>
          </w:tcPr>
          <w:p w14:paraId="5162CC3D" w14:textId="74FC628B" w:rsidR="00BE396E" w:rsidRDefault="00BE396E" w:rsidP="00BE396E">
            <w:pPr>
              <w:pStyle w:val="TableText"/>
            </w:pPr>
            <w:r>
              <w:t>4987</w:t>
            </w:r>
            <w:r w:rsidR="00135F82">
              <w:t xml:space="preserve"> – </w:t>
            </w:r>
            <w:r>
              <w:t>5010</w:t>
            </w:r>
          </w:p>
        </w:tc>
        <w:tc>
          <w:tcPr>
            <w:tcW w:w="2227" w:type="dxa"/>
            <w:tcMar>
              <w:left w:w="58" w:type="dxa"/>
              <w:right w:w="58" w:type="dxa"/>
            </w:tcMar>
          </w:tcPr>
          <w:p w14:paraId="564225B0" w14:textId="11F1BA4A" w:rsidR="00BE396E" w:rsidRDefault="00BE396E" w:rsidP="006A54F7">
            <w:pPr>
              <w:pStyle w:val="TableText"/>
            </w:pPr>
            <w:r>
              <w:t>AMB DROPOFF NAME</w:t>
            </w:r>
          </w:p>
        </w:tc>
        <w:tc>
          <w:tcPr>
            <w:tcW w:w="2993" w:type="dxa"/>
            <w:tcMar>
              <w:left w:w="58" w:type="dxa"/>
              <w:right w:w="58" w:type="dxa"/>
            </w:tcMar>
          </w:tcPr>
          <w:p w14:paraId="42ACAF7F" w14:textId="1200B790" w:rsidR="00BE396E" w:rsidRDefault="00BE396E" w:rsidP="00BE396E">
            <w:pPr>
              <w:pStyle w:val="TableText"/>
            </w:pPr>
            <w:r>
              <w:t>:P:IDR-</w:t>
            </w:r>
            <w:hyperlink r:id="rId1081" w:history="1">
              <w:r w:rsidRPr="00D3172E">
                <w:rPr>
                  <w:rStyle w:val="Hyperlink"/>
                </w:rPr>
                <w:t>AMB-DROPOFF-NAME</w:t>
              </w:r>
            </w:hyperlink>
          </w:p>
        </w:tc>
        <w:tc>
          <w:tcPr>
            <w:tcW w:w="2790" w:type="dxa"/>
            <w:tcMar>
              <w:left w:w="58" w:type="dxa"/>
              <w:right w:w="58" w:type="dxa"/>
            </w:tcMar>
          </w:tcPr>
          <w:p w14:paraId="75D57DD0" w14:textId="77777777" w:rsidR="00BE396E" w:rsidRDefault="00BE396E" w:rsidP="00BE396E">
            <w:pPr>
              <w:pStyle w:val="TableText"/>
            </w:pPr>
            <w:r>
              <w:t>Name/place of the ambulance destination</w:t>
            </w:r>
          </w:p>
        </w:tc>
        <w:tc>
          <w:tcPr>
            <w:tcW w:w="1080" w:type="dxa"/>
            <w:tcMar>
              <w:left w:w="58" w:type="dxa"/>
              <w:right w:w="58" w:type="dxa"/>
            </w:tcMar>
          </w:tcPr>
          <w:p w14:paraId="1A489D3C" w14:textId="77777777" w:rsidR="00BE396E" w:rsidRDefault="00BE396E" w:rsidP="00BE396E">
            <w:pPr>
              <w:pStyle w:val="TableText"/>
              <w:rPr>
                <w:caps/>
              </w:rPr>
            </w:pPr>
            <w:r>
              <w:rPr>
                <w:caps/>
              </w:rPr>
              <w:t>C 24</w:t>
            </w:r>
          </w:p>
        </w:tc>
        <w:tc>
          <w:tcPr>
            <w:tcW w:w="2340" w:type="dxa"/>
            <w:tcMar>
              <w:left w:w="58" w:type="dxa"/>
              <w:right w:w="58" w:type="dxa"/>
            </w:tcMar>
          </w:tcPr>
          <w:p w14:paraId="6EC4C642" w14:textId="77777777" w:rsidR="00BE396E" w:rsidRDefault="00BE396E" w:rsidP="00BE396E">
            <w:pPr>
              <w:pStyle w:val="TableText"/>
            </w:pPr>
            <w:r>
              <w:t>Name of Ambulance Dropoff Destination</w:t>
            </w:r>
          </w:p>
        </w:tc>
        <w:tc>
          <w:tcPr>
            <w:tcW w:w="858" w:type="dxa"/>
            <w:tcMar>
              <w:left w:w="58" w:type="dxa"/>
              <w:right w:w="58" w:type="dxa"/>
            </w:tcMar>
          </w:tcPr>
          <w:p w14:paraId="0DF6CC6A" w14:textId="77777777" w:rsidR="00BE396E" w:rsidRPr="00BF6991" w:rsidRDefault="00BE396E" w:rsidP="00BE396E">
            <w:pPr>
              <w:pStyle w:val="TableText"/>
            </w:pPr>
            <w:r>
              <w:t>Spaces</w:t>
            </w:r>
          </w:p>
        </w:tc>
        <w:tc>
          <w:tcPr>
            <w:tcW w:w="431" w:type="dxa"/>
          </w:tcPr>
          <w:p w14:paraId="500CAA7D" w14:textId="77777777" w:rsidR="00BE396E" w:rsidRDefault="00BE396E" w:rsidP="00BE396E">
            <w:pPr>
              <w:pStyle w:val="TableText"/>
            </w:pPr>
            <w:r>
              <w:t>X</w:t>
            </w:r>
          </w:p>
        </w:tc>
        <w:tc>
          <w:tcPr>
            <w:tcW w:w="431" w:type="dxa"/>
          </w:tcPr>
          <w:p w14:paraId="10F56F28" w14:textId="77777777" w:rsidR="00BE396E" w:rsidRDefault="00BE396E" w:rsidP="00BE396E">
            <w:pPr>
              <w:pStyle w:val="TableText"/>
            </w:pPr>
            <w:r>
              <w:t>X</w:t>
            </w:r>
          </w:p>
        </w:tc>
        <w:tc>
          <w:tcPr>
            <w:tcW w:w="432" w:type="dxa"/>
          </w:tcPr>
          <w:p w14:paraId="32B5FAAB" w14:textId="77777777" w:rsidR="00BE396E" w:rsidRDefault="00BE396E" w:rsidP="00BE396E">
            <w:pPr>
              <w:pStyle w:val="TableText"/>
            </w:pPr>
            <w:r>
              <w:t>X</w:t>
            </w:r>
          </w:p>
        </w:tc>
      </w:tr>
      <w:tr w:rsidR="00BE396E" w14:paraId="22C17D6D" w14:textId="77777777" w:rsidTr="008373F9">
        <w:trPr>
          <w:cantSplit/>
          <w:jc w:val="center"/>
        </w:trPr>
        <w:tc>
          <w:tcPr>
            <w:tcW w:w="802" w:type="dxa"/>
            <w:tcMar>
              <w:left w:w="58" w:type="dxa"/>
              <w:right w:w="58" w:type="dxa"/>
            </w:tcMar>
          </w:tcPr>
          <w:p w14:paraId="5CF9E088" w14:textId="46503316" w:rsidR="00BE396E" w:rsidRDefault="00BE396E" w:rsidP="00BE396E">
            <w:pPr>
              <w:pStyle w:val="TableText"/>
            </w:pPr>
            <w:r>
              <w:t>5011</w:t>
            </w:r>
            <w:r w:rsidR="00135F82">
              <w:t xml:space="preserve"> – </w:t>
            </w:r>
            <w:r>
              <w:t>5035</w:t>
            </w:r>
          </w:p>
        </w:tc>
        <w:tc>
          <w:tcPr>
            <w:tcW w:w="2227" w:type="dxa"/>
            <w:tcMar>
              <w:left w:w="58" w:type="dxa"/>
              <w:right w:w="58" w:type="dxa"/>
            </w:tcMar>
          </w:tcPr>
          <w:p w14:paraId="7927A8A7" w14:textId="0AABF697" w:rsidR="00BE396E" w:rsidRDefault="00BE396E" w:rsidP="006A54F7">
            <w:pPr>
              <w:pStyle w:val="TableText"/>
            </w:pPr>
            <w:r>
              <w:t>AMB DROPOFF ADDRSS LINE 1</w:t>
            </w:r>
          </w:p>
        </w:tc>
        <w:tc>
          <w:tcPr>
            <w:tcW w:w="2993" w:type="dxa"/>
            <w:tcMar>
              <w:left w:w="58" w:type="dxa"/>
              <w:right w:w="58" w:type="dxa"/>
            </w:tcMar>
          </w:tcPr>
          <w:p w14:paraId="017E1A6A" w14:textId="3ECDFCD3" w:rsidR="00BE396E" w:rsidRDefault="00BE396E" w:rsidP="00BE396E">
            <w:pPr>
              <w:pStyle w:val="TableText"/>
            </w:pPr>
            <w:r>
              <w:t>:P:IDR-</w:t>
            </w:r>
            <w:hyperlink r:id="rId1082" w:history="1">
              <w:r w:rsidRPr="00D3172E">
                <w:rPr>
                  <w:rStyle w:val="Hyperlink"/>
                </w:rPr>
                <w:t>AMB-DROPOFF-ADDR-LINE1</w:t>
              </w:r>
            </w:hyperlink>
          </w:p>
        </w:tc>
        <w:tc>
          <w:tcPr>
            <w:tcW w:w="2790" w:type="dxa"/>
            <w:tcMar>
              <w:left w:w="58" w:type="dxa"/>
              <w:right w:w="58" w:type="dxa"/>
            </w:tcMar>
          </w:tcPr>
          <w:p w14:paraId="5DC7FED7" w14:textId="77777777" w:rsidR="00BE396E" w:rsidRDefault="00BE396E" w:rsidP="00BE396E">
            <w:pPr>
              <w:pStyle w:val="TableText"/>
            </w:pPr>
            <w:r>
              <w:t>Address line 1 for the ambulance destination</w:t>
            </w:r>
          </w:p>
        </w:tc>
        <w:tc>
          <w:tcPr>
            <w:tcW w:w="1080" w:type="dxa"/>
            <w:tcMar>
              <w:left w:w="58" w:type="dxa"/>
              <w:right w:w="58" w:type="dxa"/>
            </w:tcMar>
          </w:tcPr>
          <w:p w14:paraId="5C886FFF" w14:textId="77777777" w:rsidR="00BE396E" w:rsidRDefault="00BE396E" w:rsidP="00BE396E">
            <w:pPr>
              <w:pStyle w:val="TableText"/>
              <w:rPr>
                <w:caps/>
              </w:rPr>
            </w:pPr>
            <w:r>
              <w:rPr>
                <w:caps/>
              </w:rPr>
              <w:t>C 25</w:t>
            </w:r>
          </w:p>
        </w:tc>
        <w:tc>
          <w:tcPr>
            <w:tcW w:w="2340" w:type="dxa"/>
            <w:tcMar>
              <w:left w:w="58" w:type="dxa"/>
              <w:right w:w="58" w:type="dxa"/>
            </w:tcMar>
          </w:tcPr>
          <w:p w14:paraId="793D7288" w14:textId="77777777" w:rsidR="00BE396E" w:rsidRDefault="00BE396E" w:rsidP="00BE396E">
            <w:pPr>
              <w:pStyle w:val="TableText"/>
            </w:pPr>
            <w:r>
              <w:t>Ambulance Dropoff Address 1</w:t>
            </w:r>
          </w:p>
        </w:tc>
        <w:tc>
          <w:tcPr>
            <w:tcW w:w="858" w:type="dxa"/>
            <w:tcMar>
              <w:left w:w="58" w:type="dxa"/>
              <w:right w:w="58" w:type="dxa"/>
            </w:tcMar>
          </w:tcPr>
          <w:p w14:paraId="455FD6FF" w14:textId="77777777" w:rsidR="00BE396E" w:rsidRPr="00BF6991" w:rsidRDefault="00BE396E" w:rsidP="00BE396E">
            <w:pPr>
              <w:pStyle w:val="TableText"/>
            </w:pPr>
            <w:r>
              <w:t>Spaces</w:t>
            </w:r>
          </w:p>
        </w:tc>
        <w:tc>
          <w:tcPr>
            <w:tcW w:w="431" w:type="dxa"/>
          </w:tcPr>
          <w:p w14:paraId="08C7DDC4" w14:textId="77777777" w:rsidR="00BE396E" w:rsidRDefault="00BE396E" w:rsidP="00BE396E">
            <w:pPr>
              <w:pStyle w:val="TableText"/>
            </w:pPr>
            <w:r>
              <w:t>X</w:t>
            </w:r>
          </w:p>
        </w:tc>
        <w:tc>
          <w:tcPr>
            <w:tcW w:w="431" w:type="dxa"/>
          </w:tcPr>
          <w:p w14:paraId="7693559B" w14:textId="77777777" w:rsidR="00BE396E" w:rsidRDefault="00BE396E" w:rsidP="00BE396E">
            <w:pPr>
              <w:pStyle w:val="TableText"/>
            </w:pPr>
            <w:r>
              <w:t>X</w:t>
            </w:r>
          </w:p>
        </w:tc>
        <w:tc>
          <w:tcPr>
            <w:tcW w:w="432" w:type="dxa"/>
          </w:tcPr>
          <w:p w14:paraId="0D481E5D" w14:textId="77777777" w:rsidR="00BE396E" w:rsidRDefault="00BE396E" w:rsidP="00BE396E">
            <w:pPr>
              <w:pStyle w:val="TableText"/>
            </w:pPr>
            <w:r>
              <w:t>X</w:t>
            </w:r>
          </w:p>
        </w:tc>
      </w:tr>
      <w:tr w:rsidR="00BE396E" w14:paraId="2A6C2904" w14:textId="77777777" w:rsidTr="008373F9">
        <w:trPr>
          <w:cantSplit/>
          <w:jc w:val="center"/>
        </w:trPr>
        <w:tc>
          <w:tcPr>
            <w:tcW w:w="802" w:type="dxa"/>
            <w:tcMar>
              <w:left w:w="58" w:type="dxa"/>
              <w:right w:w="58" w:type="dxa"/>
            </w:tcMar>
          </w:tcPr>
          <w:p w14:paraId="73F57571" w14:textId="4F40C0DE" w:rsidR="00BE396E" w:rsidRDefault="00BE396E" w:rsidP="00BE396E">
            <w:pPr>
              <w:pStyle w:val="TableText"/>
            </w:pPr>
            <w:r>
              <w:t>5036</w:t>
            </w:r>
            <w:r w:rsidR="00135F82">
              <w:t xml:space="preserve"> – </w:t>
            </w:r>
            <w:r>
              <w:t>5055</w:t>
            </w:r>
          </w:p>
        </w:tc>
        <w:tc>
          <w:tcPr>
            <w:tcW w:w="2227" w:type="dxa"/>
            <w:tcMar>
              <w:left w:w="58" w:type="dxa"/>
              <w:right w:w="58" w:type="dxa"/>
            </w:tcMar>
          </w:tcPr>
          <w:p w14:paraId="2AA76EC2" w14:textId="0345AFB9" w:rsidR="00BE396E" w:rsidRDefault="00BE396E" w:rsidP="006A54F7">
            <w:pPr>
              <w:pStyle w:val="TableText"/>
            </w:pPr>
            <w:r>
              <w:t>AMB DROPOFF ADDRSS LINE 2</w:t>
            </w:r>
          </w:p>
        </w:tc>
        <w:tc>
          <w:tcPr>
            <w:tcW w:w="2993" w:type="dxa"/>
            <w:tcMar>
              <w:left w:w="58" w:type="dxa"/>
              <w:right w:w="58" w:type="dxa"/>
            </w:tcMar>
          </w:tcPr>
          <w:p w14:paraId="7450C1F2" w14:textId="79825717" w:rsidR="00BE396E" w:rsidRDefault="00BE396E" w:rsidP="00BE396E">
            <w:pPr>
              <w:pStyle w:val="TableText"/>
            </w:pPr>
            <w:r>
              <w:t>:P:IDR-</w:t>
            </w:r>
            <w:hyperlink r:id="rId1083" w:history="1">
              <w:r w:rsidRPr="00D3172E">
                <w:rPr>
                  <w:rStyle w:val="Hyperlink"/>
                </w:rPr>
                <w:t>AMB-DROPOFF-ADDR-LINE2</w:t>
              </w:r>
            </w:hyperlink>
          </w:p>
        </w:tc>
        <w:tc>
          <w:tcPr>
            <w:tcW w:w="2790" w:type="dxa"/>
            <w:tcMar>
              <w:left w:w="58" w:type="dxa"/>
              <w:right w:w="58" w:type="dxa"/>
            </w:tcMar>
          </w:tcPr>
          <w:p w14:paraId="592D46F7" w14:textId="77777777" w:rsidR="00BE396E" w:rsidRDefault="00BE396E" w:rsidP="00BE396E">
            <w:pPr>
              <w:pStyle w:val="TableText"/>
            </w:pPr>
            <w:r>
              <w:t>Address line 2 for the ambulance destination</w:t>
            </w:r>
          </w:p>
        </w:tc>
        <w:tc>
          <w:tcPr>
            <w:tcW w:w="1080" w:type="dxa"/>
            <w:tcMar>
              <w:left w:w="58" w:type="dxa"/>
              <w:right w:w="58" w:type="dxa"/>
            </w:tcMar>
          </w:tcPr>
          <w:p w14:paraId="39085ADB" w14:textId="77777777" w:rsidR="00BE396E" w:rsidRDefault="00BE396E" w:rsidP="00BE396E">
            <w:pPr>
              <w:pStyle w:val="TableText"/>
              <w:rPr>
                <w:caps/>
              </w:rPr>
            </w:pPr>
            <w:r>
              <w:rPr>
                <w:caps/>
              </w:rPr>
              <w:t>C 20</w:t>
            </w:r>
          </w:p>
        </w:tc>
        <w:tc>
          <w:tcPr>
            <w:tcW w:w="2340" w:type="dxa"/>
            <w:tcMar>
              <w:left w:w="58" w:type="dxa"/>
              <w:right w:w="58" w:type="dxa"/>
            </w:tcMar>
          </w:tcPr>
          <w:p w14:paraId="10925755" w14:textId="77777777" w:rsidR="00BE396E" w:rsidRDefault="00BE396E" w:rsidP="00BE396E">
            <w:pPr>
              <w:pStyle w:val="TableText"/>
            </w:pPr>
            <w:r>
              <w:t>Ambulance Dropoff Address 2</w:t>
            </w:r>
          </w:p>
        </w:tc>
        <w:tc>
          <w:tcPr>
            <w:tcW w:w="858" w:type="dxa"/>
            <w:tcMar>
              <w:left w:w="58" w:type="dxa"/>
              <w:right w:w="58" w:type="dxa"/>
            </w:tcMar>
          </w:tcPr>
          <w:p w14:paraId="592D0E33" w14:textId="77777777" w:rsidR="00BE396E" w:rsidRPr="00BF6991" w:rsidRDefault="00BE396E" w:rsidP="00BE396E">
            <w:pPr>
              <w:pStyle w:val="TableText"/>
            </w:pPr>
            <w:r>
              <w:t>Spaces</w:t>
            </w:r>
          </w:p>
        </w:tc>
        <w:tc>
          <w:tcPr>
            <w:tcW w:w="431" w:type="dxa"/>
          </w:tcPr>
          <w:p w14:paraId="3086AED1" w14:textId="77777777" w:rsidR="00BE396E" w:rsidRDefault="00BE396E" w:rsidP="00BE396E">
            <w:pPr>
              <w:pStyle w:val="TableText"/>
            </w:pPr>
            <w:r>
              <w:t>X</w:t>
            </w:r>
          </w:p>
        </w:tc>
        <w:tc>
          <w:tcPr>
            <w:tcW w:w="431" w:type="dxa"/>
          </w:tcPr>
          <w:p w14:paraId="39ED5E2B" w14:textId="77777777" w:rsidR="00BE396E" w:rsidRDefault="00BE396E" w:rsidP="00BE396E">
            <w:pPr>
              <w:pStyle w:val="TableText"/>
            </w:pPr>
            <w:r>
              <w:t>X</w:t>
            </w:r>
          </w:p>
        </w:tc>
        <w:tc>
          <w:tcPr>
            <w:tcW w:w="432" w:type="dxa"/>
          </w:tcPr>
          <w:p w14:paraId="62427415" w14:textId="77777777" w:rsidR="00BE396E" w:rsidRDefault="00BE396E" w:rsidP="00BE396E">
            <w:pPr>
              <w:pStyle w:val="TableText"/>
            </w:pPr>
            <w:r>
              <w:t>X</w:t>
            </w:r>
          </w:p>
        </w:tc>
      </w:tr>
      <w:tr w:rsidR="00BE396E" w14:paraId="32171D54" w14:textId="77777777" w:rsidTr="008373F9">
        <w:trPr>
          <w:cantSplit/>
          <w:jc w:val="center"/>
        </w:trPr>
        <w:tc>
          <w:tcPr>
            <w:tcW w:w="802" w:type="dxa"/>
            <w:tcMar>
              <w:left w:w="58" w:type="dxa"/>
              <w:right w:w="58" w:type="dxa"/>
            </w:tcMar>
          </w:tcPr>
          <w:p w14:paraId="126E3AB3" w14:textId="1A5899AE" w:rsidR="00BE396E" w:rsidRDefault="00BE396E" w:rsidP="00BE396E">
            <w:pPr>
              <w:pStyle w:val="TableText"/>
            </w:pPr>
            <w:r>
              <w:t>5056</w:t>
            </w:r>
            <w:r w:rsidR="00135F82">
              <w:t xml:space="preserve"> – </w:t>
            </w:r>
            <w:r>
              <w:t>5075</w:t>
            </w:r>
          </w:p>
        </w:tc>
        <w:tc>
          <w:tcPr>
            <w:tcW w:w="2227" w:type="dxa"/>
            <w:tcMar>
              <w:left w:w="58" w:type="dxa"/>
              <w:right w:w="58" w:type="dxa"/>
            </w:tcMar>
          </w:tcPr>
          <w:p w14:paraId="29CE9A01" w14:textId="77777777" w:rsidR="00BE396E" w:rsidRDefault="00BE396E" w:rsidP="00BE396E">
            <w:pPr>
              <w:pStyle w:val="TableText"/>
            </w:pPr>
            <w:r>
              <w:t>AMB DROPOFF CITY</w:t>
            </w:r>
          </w:p>
        </w:tc>
        <w:tc>
          <w:tcPr>
            <w:tcW w:w="2993" w:type="dxa"/>
            <w:tcMar>
              <w:left w:w="58" w:type="dxa"/>
              <w:right w:w="58" w:type="dxa"/>
            </w:tcMar>
          </w:tcPr>
          <w:p w14:paraId="75F6DBF2" w14:textId="6B87B978" w:rsidR="00BE396E" w:rsidRDefault="00BE396E" w:rsidP="00BE396E">
            <w:pPr>
              <w:pStyle w:val="TableText"/>
            </w:pPr>
            <w:r>
              <w:t>:P:IDR-</w:t>
            </w:r>
            <w:hyperlink r:id="rId1084" w:history="1">
              <w:r w:rsidRPr="00D3172E">
                <w:rPr>
                  <w:rStyle w:val="Hyperlink"/>
                </w:rPr>
                <w:t>AMB-DROPOFF-CITY</w:t>
              </w:r>
            </w:hyperlink>
          </w:p>
        </w:tc>
        <w:tc>
          <w:tcPr>
            <w:tcW w:w="2790" w:type="dxa"/>
            <w:tcMar>
              <w:left w:w="58" w:type="dxa"/>
              <w:right w:w="58" w:type="dxa"/>
            </w:tcMar>
          </w:tcPr>
          <w:p w14:paraId="1A60CCFA" w14:textId="578E88AE" w:rsidR="00BE396E" w:rsidRDefault="00BE396E" w:rsidP="006A54F7">
            <w:pPr>
              <w:pStyle w:val="TableText"/>
            </w:pPr>
            <w:r>
              <w:t>City of the ambulance destination</w:t>
            </w:r>
          </w:p>
        </w:tc>
        <w:tc>
          <w:tcPr>
            <w:tcW w:w="1080" w:type="dxa"/>
            <w:tcMar>
              <w:left w:w="58" w:type="dxa"/>
              <w:right w:w="58" w:type="dxa"/>
            </w:tcMar>
          </w:tcPr>
          <w:p w14:paraId="0EA44241" w14:textId="77777777" w:rsidR="00BE396E" w:rsidRDefault="00BE396E" w:rsidP="00BE396E">
            <w:pPr>
              <w:pStyle w:val="TableText"/>
              <w:rPr>
                <w:caps/>
              </w:rPr>
            </w:pPr>
            <w:r>
              <w:rPr>
                <w:caps/>
              </w:rPr>
              <w:t>C 20</w:t>
            </w:r>
          </w:p>
        </w:tc>
        <w:tc>
          <w:tcPr>
            <w:tcW w:w="2340" w:type="dxa"/>
            <w:tcMar>
              <w:left w:w="58" w:type="dxa"/>
              <w:right w:w="58" w:type="dxa"/>
            </w:tcMar>
          </w:tcPr>
          <w:p w14:paraId="4E8E6A44" w14:textId="77777777" w:rsidR="00BE396E" w:rsidRDefault="00BE396E" w:rsidP="00BE396E">
            <w:pPr>
              <w:pStyle w:val="TableText"/>
            </w:pPr>
            <w:r>
              <w:t>Ambulance Dropoff City</w:t>
            </w:r>
          </w:p>
        </w:tc>
        <w:tc>
          <w:tcPr>
            <w:tcW w:w="858" w:type="dxa"/>
            <w:tcMar>
              <w:left w:w="58" w:type="dxa"/>
              <w:right w:w="58" w:type="dxa"/>
            </w:tcMar>
          </w:tcPr>
          <w:p w14:paraId="488F8473" w14:textId="77777777" w:rsidR="00BE396E" w:rsidRPr="00BF6991" w:rsidRDefault="00BE396E" w:rsidP="00BE396E">
            <w:pPr>
              <w:pStyle w:val="TableText"/>
            </w:pPr>
            <w:r>
              <w:t>Spaces</w:t>
            </w:r>
          </w:p>
        </w:tc>
        <w:tc>
          <w:tcPr>
            <w:tcW w:w="431" w:type="dxa"/>
          </w:tcPr>
          <w:p w14:paraId="44D91023" w14:textId="77777777" w:rsidR="00BE396E" w:rsidRDefault="00BE396E" w:rsidP="00BE396E">
            <w:pPr>
              <w:pStyle w:val="TableText"/>
            </w:pPr>
            <w:r>
              <w:t>X</w:t>
            </w:r>
          </w:p>
        </w:tc>
        <w:tc>
          <w:tcPr>
            <w:tcW w:w="431" w:type="dxa"/>
          </w:tcPr>
          <w:p w14:paraId="564CD8D1" w14:textId="77777777" w:rsidR="00BE396E" w:rsidRDefault="00BE396E" w:rsidP="00BE396E">
            <w:pPr>
              <w:pStyle w:val="TableText"/>
            </w:pPr>
            <w:r>
              <w:t>X</w:t>
            </w:r>
          </w:p>
        </w:tc>
        <w:tc>
          <w:tcPr>
            <w:tcW w:w="432" w:type="dxa"/>
          </w:tcPr>
          <w:p w14:paraId="5D26BC6A" w14:textId="77777777" w:rsidR="00BE396E" w:rsidRDefault="00BE396E" w:rsidP="00BE396E">
            <w:pPr>
              <w:pStyle w:val="TableText"/>
            </w:pPr>
            <w:r>
              <w:t>X</w:t>
            </w:r>
          </w:p>
        </w:tc>
      </w:tr>
      <w:tr w:rsidR="00BE396E" w14:paraId="5335C45A" w14:textId="77777777" w:rsidTr="008373F9">
        <w:trPr>
          <w:cantSplit/>
          <w:jc w:val="center"/>
        </w:trPr>
        <w:tc>
          <w:tcPr>
            <w:tcW w:w="802" w:type="dxa"/>
            <w:tcMar>
              <w:left w:w="58" w:type="dxa"/>
              <w:right w:w="58" w:type="dxa"/>
            </w:tcMar>
          </w:tcPr>
          <w:p w14:paraId="3BCCEBCB" w14:textId="7BD558B3" w:rsidR="00BE396E" w:rsidRDefault="00BE396E" w:rsidP="00BE396E">
            <w:pPr>
              <w:pStyle w:val="TableText"/>
            </w:pPr>
            <w:r>
              <w:t>5076</w:t>
            </w:r>
            <w:r w:rsidR="00135F82">
              <w:t xml:space="preserve"> – </w:t>
            </w:r>
            <w:r>
              <w:t>5077</w:t>
            </w:r>
          </w:p>
        </w:tc>
        <w:tc>
          <w:tcPr>
            <w:tcW w:w="2227" w:type="dxa"/>
            <w:tcMar>
              <w:left w:w="58" w:type="dxa"/>
              <w:right w:w="58" w:type="dxa"/>
            </w:tcMar>
          </w:tcPr>
          <w:p w14:paraId="3F7EA124" w14:textId="77777777" w:rsidR="00BE396E" w:rsidRDefault="00BE396E" w:rsidP="00BE396E">
            <w:pPr>
              <w:pStyle w:val="TableText"/>
            </w:pPr>
            <w:r>
              <w:t>AMB DROPOFF STATE</w:t>
            </w:r>
          </w:p>
        </w:tc>
        <w:tc>
          <w:tcPr>
            <w:tcW w:w="2993" w:type="dxa"/>
            <w:tcMar>
              <w:left w:w="58" w:type="dxa"/>
              <w:right w:w="58" w:type="dxa"/>
            </w:tcMar>
          </w:tcPr>
          <w:p w14:paraId="77F8A61C" w14:textId="35C2C011" w:rsidR="00BE396E" w:rsidRDefault="00BE396E" w:rsidP="00BE396E">
            <w:pPr>
              <w:pStyle w:val="TableText"/>
            </w:pPr>
            <w:r>
              <w:t>:P:IDR-</w:t>
            </w:r>
            <w:hyperlink r:id="rId1085" w:history="1">
              <w:r w:rsidRPr="00D3172E">
                <w:rPr>
                  <w:rStyle w:val="Hyperlink"/>
                </w:rPr>
                <w:t>AMB-DROPOFF-STATE</w:t>
              </w:r>
            </w:hyperlink>
          </w:p>
        </w:tc>
        <w:tc>
          <w:tcPr>
            <w:tcW w:w="2790" w:type="dxa"/>
            <w:tcMar>
              <w:left w:w="58" w:type="dxa"/>
              <w:right w:w="58" w:type="dxa"/>
            </w:tcMar>
          </w:tcPr>
          <w:p w14:paraId="19097DAE" w14:textId="77777777" w:rsidR="00BE396E" w:rsidRDefault="00BE396E" w:rsidP="00BE396E">
            <w:pPr>
              <w:pStyle w:val="TableText"/>
            </w:pPr>
            <w:r>
              <w:t>State of the ambulance destination</w:t>
            </w:r>
          </w:p>
        </w:tc>
        <w:tc>
          <w:tcPr>
            <w:tcW w:w="1080" w:type="dxa"/>
            <w:tcMar>
              <w:left w:w="58" w:type="dxa"/>
              <w:right w:w="58" w:type="dxa"/>
            </w:tcMar>
          </w:tcPr>
          <w:p w14:paraId="1C273948" w14:textId="77777777" w:rsidR="00BE396E" w:rsidRDefault="00BE396E" w:rsidP="00BE396E">
            <w:pPr>
              <w:pStyle w:val="TableText"/>
              <w:rPr>
                <w:caps/>
              </w:rPr>
            </w:pPr>
            <w:r>
              <w:rPr>
                <w:caps/>
              </w:rPr>
              <w:t>C 02</w:t>
            </w:r>
          </w:p>
        </w:tc>
        <w:tc>
          <w:tcPr>
            <w:tcW w:w="2340" w:type="dxa"/>
            <w:tcMar>
              <w:left w:w="58" w:type="dxa"/>
              <w:right w:w="58" w:type="dxa"/>
            </w:tcMar>
          </w:tcPr>
          <w:p w14:paraId="27CD340F" w14:textId="77777777" w:rsidR="00BE396E" w:rsidRDefault="00BE396E" w:rsidP="00BE396E">
            <w:pPr>
              <w:pStyle w:val="TableText"/>
            </w:pPr>
            <w:r>
              <w:t>Ambulance Dropoff State</w:t>
            </w:r>
          </w:p>
        </w:tc>
        <w:tc>
          <w:tcPr>
            <w:tcW w:w="858" w:type="dxa"/>
            <w:tcMar>
              <w:left w:w="58" w:type="dxa"/>
              <w:right w:w="58" w:type="dxa"/>
            </w:tcMar>
          </w:tcPr>
          <w:p w14:paraId="0652E012" w14:textId="77777777" w:rsidR="00BE396E" w:rsidRPr="00BF6991" w:rsidRDefault="00BE396E" w:rsidP="00BE396E">
            <w:pPr>
              <w:pStyle w:val="TableText"/>
            </w:pPr>
            <w:r>
              <w:t>Spaces</w:t>
            </w:r>
          </w:p>
        </w:tc>
        <w:tc>
          <w:tcPr>
            <w:tcW w:w="431" w:type="dxa"/>
          </w:tcPr>
          <w:p w14:paraId="346AC3FE" w14:textId="77777777" w:rsidR="00BE396E" w:rsidRDefault="00BE396E" w:rsidP="00BE396E">
            <w:pPr>
              <w:pStyle w:val="TableText"/>
            </w:pPr>
            <w:r>
              <w:t>X</w:t>
            </w:r>
          </w:p>
        </w:tc>
        <w:tc>
          <w:tcPr>
            <w:tcW w:w="431" w:type="dxa"/>
          </w:tcPr>
          <w:p w14:paraId="7EEDBC9D" w14:textId="77777777" w:rsidR="00BE396E" w:rsidRDefault="00BE396E" w:rsidP="00BE396E">
            <w:pPr>
              <w:pStyle w:val="TableText"/>
            </w:pPr>
            <w:r>
              <w:t>X</w:t>
            </w:r>
          </w:p>
        </w:tc>
        <w:tc>
          <w:tcPr>
            <w:tcW w:w="432" w:type="dxa"/>
          </w:tcPr>
          <w:p w14:paraId="0169CEF9" w14:textId="77777777" w:rsidR="00BE396E" w:rsidRDefault="00BE396E" w:rsidP="00BE396E">
            <w:pPr>
              <w:pStyle w:val="TableText"/>
            </w:pPr>
            <w:r>
              <w:t>X</w:t>
            </w:r>
          </w:p>
        </w:tc>
      </w:tr>
      <w:tr w:rsidR="00BE396E" w14:paraId="5F18D942" w14:textId="77777777" w:rsidTr="008373F9">
        <w:trPr>
          <w:cantSplit/>
          <w:jc w:val="center"/>
        </w:trPr>
        <w:tc>
          <w:tcPr>
            <w:tcW w:w="802" w:type="dxa"/>
            <w:tcMar>
              <w:left w:w="58" w:type="dxa"/>
              <w:right w:w="58" w:type="dxa"/>
            </w:tcMar>
          </w:tcPr>
          <w:p w14:paraId="50BA9CBE" w14:textId="46CC6302" w:rsidR="00BE396E" w:rsidRDefault="00BE396E" w:rsidP="00BE396E">
            <w:pPr>
              <w:pStyle w:val="TableText"/>
            </w:pPr>
            <w:r>
              <w:t>5078</w:t>
            </w:r>
            <w:r w:rsidR="00135F82">
              <w:t xml:space="preserve"> – </w:t>
            </w:r>
            <w:r>
              <w:t>5086</w:t>
            </w:r>
          </w:p>
        </w:tc>
        <w:tc>
          <w:tcPr>
            <w:tcW w:w="2227" w:type="dxa"/>
            <w:tcMar>
              <w:left w:w="58" w:type="dxa"/>
              <w:right w:w="58" w:type="dxa"/>
            </w:tcMar>
          </w:tcPr>
          <w:p w14:paraId="221C077B" w14:textId="77777777" w:rsidR="00BE396E" w:rsidRDefault="00BE396E" w:rsidP="00BE396E">
            <w:pPr>
              <w:pStyle w:val="TableText"/>
            </w:pPr>
            <w:r>
              <w:t>AMB DROPOFF ZIP CODE</w:t>
            </w:r>
          </w:p>
        </w:tc>
        <w:tc>
          <w:tcPr>
            <w:tcW w:w="2993" w:type="dxa"/>
            <w:tcMar>
              <w:left w:w="58" w:type="dxa"/>
              <w:right w:w="58" w:type="dxa"/>
            </w:tcMar>
          </w:tcPr>
          <w:p w14:paraId="2857C716" w14:textId="778ECC52" w:rsidR="00BE396E" w:rsidRDefault="00BE396E" w:rsidP="00BE396E">
            <w:pPr>
              <w:pStyle w:val="TableText"/>
            </w:pPr>
            <w:r>
              <w:t>:P:IDR-</w:t>
            </w:r>
            <w:hyperlink r:id="rId1086" w:history="1">
              <w:r w:rsidRPr="00D3172E">
                <w:rPr>
                  <w:rStyle w:val="Hyperlink"/>
                </w:rPr>
                <w:t>AMB-DROPOFF-ZIPCODE</w:t>
              </w:r>
            </w:hyperlink>
          </w:p>
        </w:tc>
        <w:tc>
          <w:tcPr>
            <w:tcW w:w="2790" w:type="dxa"/>
            <w:tcMar>
              <w:left w:w="58" w:type="dxa"/>
              <w:right w:w="58" w:type="dxa"/>
            </w:tcMar>
          </w:tcPr>
          <w:p w14:paraId="4A7D62D2" w14:textId="77777777" w:rsidR="00BE396E" w:rsidRDefault="00BE396E" w:rsidP="00BE396E">
            <w:pPr>
              <w:pStyle w:val="TableText"/>
            </w:pPr>
            <w:r>
              <w:t>Zip code of the ambulance destination</w:t>
            </w:r>
          </w:p>
        </w:tc>
        <w:tc>
          <w:tcPr>
            <w:tcW w:w="1080" w:type="dxa"/>
            <w:tcMar>
              <w:left w:w="58" w:type="dxa"/>
              <w:right w:w="58" w:type="dxa"/>
            </w:tcMar>
          </w:tcPr>
          <w:p w14:paraId="4744E53C" w14:textId="77777777" w:rsidR="00BE396E" w:rsidRDefault="00BE396E" w:rsidP="00BE396E">
            <w:pPr>
              <w:pStyle w:val="TableText"/>
              <w:rPr>
                <w:caps/>
              </w:rPr>
            </w:pPr>
            <w:r>
              <w:rPr>
                <w:caps/>
              </w:rPr>
              <w:t>C 09</w:t>
            </w:r>
          </w:p>
        </w:tc>
        <w:tc>
          <w:tcPr>
            <w:tcW w:w="2340" w:type="dxa"/>
            <w:tcMar>
              <w:left w:w="58" w:type="dxa"/>
              <w:right w:w="58" w:type="dxa"/>
            </w:tcMar>
          </w:tcPr>
          <w:p w14:paraId="391B0B8F" w14:textId="77777777" w:rsidR="00BE396E" w:rsidRDefault="00BE396E" w:rsidP="00BE396E">
            <w:pPr>
              <w:pStyle w:val="TableText"/>
            </w:pPr>
            <w:r>
              <w:t xml:space="preserve">Ambulance Dropoff Zip Code </w:t>
            </w:r>
          </w:p>
        </w:tc>
        <w:tc>
          <w:tcPr>
            <w:tcW w:w="858" w:type="dxa"/>
            <w:tcMar>
              <w:left w:w="58" w:type="dxa"/>
              <w:right w:w="58" w:type="dxa"/>
            </w:tcMar>
          </w:tcPr>
          <w:p w14:paraId="5D9741D7" w14:textId="77777777" w:rsidR="00BE396E" w:rsidRPr="009A3E85" w:rsidRDefault="00BE396E" w:rsidP="00BE396E">
            <w:pPr>
              <w:pStyle w:val="TableText"/>
            </w:pPr>
            <w:r>
              <w:t>Spaces</w:t>
            </w:r>
          </w:p>
        </w:tc>
        <w:tc>
          <w:tcPr>
            <w:tcW w:w="431" w:type="dxa"/>
          </w:tcPr>
          <w:p w14:paraId="0EC5CD98" w14:textId="77777777" w:rsidR="00BE396E" w:rsidRDefault="00BE396E" w:rsidP="00BE396E">
            <w:pPr>
              <w:pStyle w:val="TableText"/>
            </w:pPr>
            <w:r>
              <w:t>X</w:t>
            </w:r>
          </w:p>
        </w:tc>
        <w:tc>
          <w:tcPr>
            <w:tcW w:w="431" w:type="dxa"/>
          </w:tcPr>
          <w:p w14:paraId="556CF6B1" w14:textId="77777777" w:rsidR="00BE396E" w:rsidRDefault="00BE396E" w:rsidP="00BE396E">
            <w:pPr>
              <w:pStyle w:val="TableText"/>
            </w:pPr>
            <w:r>
              <w:t>X</w:t>
            </w:r>
          </w:p>
        </w:tc>
        <w:tc>
          <w:tcPr>
            <w:tcW w:w="432" w:type="dxa"/>
          </w:tcPr>
          <w:p w14:paraId="5040C02A" w14:textId="77777777" w:rsidR="00BE396E" w:rsidRDefault="00BE396E" w:rsidP="00BE396E">
            <w:pPr>
              <w:pStyle w:val="TableText"/>
            </w:pPr>
            <w:r>
              <w:t>X</w:t>
            </w:r>
          </w:p>
        </w:tc>
      </w:tr>
      <w:tr w:rsidR="00BE396E" w14:paraId="129AE887"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7539630" w14:textId="3A633DC1" w:rsidR="00BE396E" w:rsidRDefault="00BE396E" w:rsidP="00BE396E">
            <w:pPr>
              <w:pStyle w:val="TableText"/>
            </w:pPr>
            <w:r>
              <w:t>5087</w:t>
            </w:r>
            <w:r w:rsidR="00135F82">
              <w:t xml:space="preserve"> – </w:t>
            </w:r>
            <w:r>
              <w:t>5097</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CB587C7" w14:textId="77777777" w:rsidR="00BE396E" w:rsidRDefault="00BE396E" w:rsidP="00BE396E">
            <w:pPr>
              <w:pStyle w:val="TableText"/>
            </w:pPr>
            <w:r>
              <w:t>PROCESSED MBI</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1B26BD0E" w14:textId="77777777" w:rsidR="00BE396E" w:rsidRDefault="00BE396E" w:rsidP="00BE396E">
            <w:pPr>
              <w:pStyle w:val="TableText"/>
            </w:pPr>
            <w:r w:rsidRPr="002E164A">
              <w:t>:P:IDR-CLAIM-MBI</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382F7ACF" w14:textId="77777777" w:rsidR="00BE396E" w:rsidRDefault="00BE396E" w:rsidP="00BE396E">
            <w:pPr>
              <w:pStyle w:val="TableText"/>
            </w:pPr>
            <w:r>
              <w:t>MBI used to process the claim</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10871DEF" w14:textId="77777777" w:rsidR="00BE396E" w:rsidRDefault="00BE396E" w:rsidP="00BE396E">
            <w:pPr>
              <w:pStyle w:val="TableText"/>
              <w:rPr>
                <w:caps/>
              </w:rPr>
            </w:pPr>
            <w:r>
              <w:rPr>
                <w:caps/>
              </w:rPr>
              <w:t>11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A941F49" w14:textId="03F70E29" w:rsidR="00BE396E" w:rsidRPr="00645878" w:rsidRDefault="00BE396E" w:rsidP="00BE396E">
            <w:pPr>
              <w:pStyle w:val="TableText"/>
            </w:pPr>
            <w:r w:rsidRPr="00645878">
              <w:t>C A AN N A AN N A A N N</w:t>
            </w:r>
          </w:p>
          <w:p w14:paraId="0F80F59C" w14:textId="77777777" w:rsidR="00BE396E" w:rsidRDefault="00BE396E" w:rsidP="00BE396E">
            <w:pPr>
              <w:pStyle w:val="TableText"/>
            </w:pPr>
            <w:r>
              <w:t>C = Constrained number 1 thru 9</w:t>
            </w:r>
          </w:p>
          <w:p w14:paraId="615B1D17" w14:textId="77777777" w:rsidR="00BE396E" w:rsidRDefault="00BE396E" w:rsidP="00BE396E">
            <w:pPr>
              <w:pStyle w:val="TableText"/>
            </w:pPr>
            <w:r>
              <w:t>A = Alphabetic character (A-Z excluding S, L, O, I, B, Z)</w:t>
            </w:r>
          </w:p>
          <w:p w14:paraId="7F77D6C4" w14:textId="77777777" w:rsidR="00BE396E" w:rsidRDefault="00BE396E" w:rsidP="00BE396E">
            <w:pPr>
              <w:pStyle w:val="TableText"/>
            </w:pPr>
            <w:r>
              <w:t>N = Numeric 0 thru 9</w:t>
            </w:r>
          </w:p>
          <w:p w14:paraId="33770E1F" w14:textId="77777777" w:rsidR="00BE396E" w:rsidRDefault="00BE396E" w:rsidP="00BE396E">
            <w:pPr>
              <w:pStyle w:val="TableText"/>
            </w:pPr>
            <w:r>
              <w:t>AN = Either A or N</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79658AE8" w14:textId="77777777" w:rsidR="00BE396E" w:rsidRPr="009A3E85" w:rsidRDefault="00BE396E" w:rsidP="00BE396E">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478EE9B5" w14:textId="77777777" w:rsidR="00BE396E" w:rsidRDefault="00BE396E" w:rsidP="00BE396E">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50A88F4F" w14:textId="77777777" w:rsidR="00BE396E" w:rsidRDefault="00BE396E" w:rsidP="00BE396E">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6D8E9945" w14:textId="77777777" w:rsidR="00BE396E" w:rsidRDefault="00BE396E" w:rsidP="00BE396E">
            <w:pPr>
              <w:pStyle w:val="TableText"/>
            </w:pPr>
            <w:r>
              <w:t>X</w:t>
            </w:r>
          </w:p>
        </w:tc>
      </w:tr>
      <w:tr w:rsidR="00BE396E" w14:paraId="3C0BBCE0"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BD72B47" w14:textId="77777777" w:rsidR="00BE396E" w:rsidRDefault="00BE396E" w:rsidP="00BE396E">
            <w:pPr>
              <w:pStyle w:val="TableText"/>
            </w:pPr>
            <w:r>
              <w:t>5098</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8A43163" w14:textId="77777777" w:rsidR="00BE396E" w:rsidRDefault="00BE396E" w:rsidP="00BE396E">
            <w:pPr>
              <w:pStyle w:val="TableText"/>
            </w:pPr>
            <w:r>
              <w:t>SUBMITTED BENE IDENTIFIER INDICATOR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7E0780B2" w14:textId="77777777" w:rsidR="00BE396E" w:rsidRDefault="00BE396E" w:rsidP="00BE396E">
            <w:pPr>
              <w:pStyle w:val="TableText"/>
            </w:pPr>
            <w:r w:rsidRPr="002E164A">
              <w:t>:P:IDR-SUB-BID-IND</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00E135C9" w14:textId="77777777" w:rsidR="00BE396E" w:rsidRDefault="00BE396E" w:rsidP="00BE396E">
            <w:pPr>
              <w:pStyle w:val="TableText"/>
            </w:pPr>
            <w:r>
              <w:t>Submitted Beneficiary Identifier Indicator</w:t>
            </w:r>
          </w:p>
          <w:p w14:paraId="5AD92314" w14:textId="598E179F" w:rsidR="00BE396E" w:rsidRDefault="00BE396E" w:rsidP="003962F0">
            <w:pPr>
              <w:pStyle w:val="TableText"/>
            </w:pPr>
            <w:r w:rsidRPr="002003CB">
              <w:t>If a space or an alpha is received in the fifth position of the ID, an M will be displayed. A space will be displayed for claims received prior to the R2017300 release.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5723A5E9" w14:textId="77777777" w:rsidR="00BE396E" w:rsidRDefault="00BE396E" w:rsidP="00BE396E">
            <w:pPr>
              <w:pStyle w:val="TableText"/>
              <w:rPr>
                <w:caps/>
              </w:rPr>
            </w:pPr>
            <w:r>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DA0B350" w14:textId="77777777" w:rsidR="00BE396E" w:rsidRDefault="00BE396E" w:rsidP="00BE396E">
            <w:pPr>
              <w:pStyle w:val="TableText"/>
            </w:pPr>
            <w:r>
              <w:t>H = HICN</w:t>
            </w:r>
          </w:p>
          <w:p w14:paraId="690BCB78" w14:textId="77777777" w:rsidR="00BE396E" w:rsidRDefault="00BE396E" w:rsidP="00BE396E">
            <w:pPr>
              <w:pStyle w:val="TableText"/>
            </w:pPr>
            <w:r>
              <w:t>M = MBI</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04899868" w14:textId="77777777" w:rsidR="00BE396E" w:rsidRPr="009A3E85" w:rsidRDefault="00BE396E" w:rsidP="00BE396E">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2DA89125" w14:textId="77777777" w:rsidR="00BE396E" w:rsidRDefault="00BE396E" w:rsidP="00BE396E">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36D4F73B" w14:textId="77777777" w:rsidR="00BE396E" w:rsidRDefault="00BE396E" w:rsidP="00BE396E">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231D7484" w14:textId="77777777" w:rsidR="00BE396E" w:rsidRDefault="00BE396E" w:rsidP="00BE396E">
            <w:pPr>
              <w:pStyle w:val="TableText"/>
            </w:pPr>
            <w:r>
              <w:t>X</w:t>
            </w:r>
          </w:p>
        </w:tc>
      </w:tr>
      <w:tr w:rsidR="00BE396E" w14:paraId="3CE49602"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959BDCF" w14:textId="4B64BA41" w:rsidR="00BE396E" w:rsidRDefault="00BE396E" w:rsidP="00BE396E">
            <w:pPr>
              <w:pStyle w:val="TableText"/>
            </w:pPr>
            <w:r w:rsidRPr="00BE7B3E">
              <w:t>5099</w:t>
            </w:r>
            <w:r w:rsidR="00135F82">
              <w:t xml:space="preserve"> – </w:t>
            </w:r>
            <w:r>
              <w:t>5108</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72D37F45" w14:textId="77777777" w:rsidR="00BE396E" w:rsidRDefault="00BE396E" w:rsidP="00BE396E">
            <w:pPr>
              <w:pStyle w:val="TableText"/>
            </w:pPr>
            <w:r>
              <w:t>CMS TRACKING INDICATOR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36C66870" w14:textId="77777777" w:rsidR="00BE396E" w:rsidRDefault="00BE396E" w:rsidP="00BE396E">
            <w:pPr>
              <w:pStyle w:val="TableText"/>
            </w:pPr>
            <w:r>
              <w:t>:P:IDR-CMS-TRACKING</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4A15997" w14:textId="77777777" w:rsidR="00BE396E" w:rsidRDefault="00BE396E" w:rsidP="00BE396E">
            <w:pPr>
              <w:pStyle w:val="TableText"/>
            </w:pPr>
            <w:r>
              <w:t>CMS Tracking Indicator from the extended header</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6CF6EBF1" w14:textId="77777777" w:rsidR="00BE396E" w:rsidRDefault="00BE396E" w:rsidP="00BE396E">
            <w:pPr>
              <w:pStyle w:val="TableText"/>
              <w:rPr>
                <w:caps/>
              </w:rPr>
            </w:pPr>
            <w:r>
              <w:rPr>
                <w:caps/>
              </w:rPr>
              <w:t>10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7C66094" w14:textId="77777777" w:rsidR="00BE396E" w:rsidRDefault="00BE396E" w:rsidP="00BE396E">
            <w:pPr>
              <w:pStyle w:val="TableText"/>
            </w:pPr>
            <w:r>
              <w:t>10 byte CMS Tracking Indicator</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7073FA7C" w14:textId="77777777" w:rsidR="00BE396E" w:rsidRDefault="00BE396E" w:rsidP="00BE396E">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2C5D5664" w14:textId="77777777" w:rsidR="00BE396E" w:rsidRDefault="00BE396E" w:rsidP="00BE396E">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13C8112C" w14:textId="77777777" w:rsidR="00BE396E" w:rsidRDefault="00BE396E" w:rsidP="00BE396E">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7D478C76" w14:textId="77777777" w:rsidR="00BE396E" w:rsidRDefault="00BE396E" w:rsidP="00BE396E">
            <w:pPr>
              <w:pStyle w:val="TableText"/>
            </w:pPr>
            <w:r>
              <w:t>X</w:t>
            </w:r>
          </w:p>
        </w:tc>
      </w:tr>
      <w:tr w:rsidR="00AB6266" w14:paraId="7B9AB3AD"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4456B5C" w14:textId="77777777" w:rsidR="00AB6266" w:rsidRDefault="00AB6266" w:rsidP="00610D61">
            <w:pPr>
              <w:pStyle w:val="TableText"/>
            </w:pPr>
            <w:r>
              <w:t>-</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6348509" w14:textId="77777777" w:rsidR="00AB6266" w:rsidRDefault="00AB6266" w:rsidP="00610D61">
            <w:pPr>
              <w:pStyle w:val="TableText"/>
            </w:pPr>
            <w:r>
              <w:t>-</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27E0713A" w14:textId="77777777" w:rsidR="00AB6266" w:rsidRPr="00AB6266" w:rsidRDefault="00AB6266" w:rsidP="00610D61">
            <w:pPr>
              <w:pStyle w:val="TableText"/>
            </w:pPr>
            <w:r w:rsidRPr="00AB6266">
              <w:t>Occurs 4 Times</w:t>
            </w:r>
          </w:p>
          <w:p w14:paraId="7638B668" w14:textId="40CB47E9" w:rsidR="00AB6266" w:rsidRPr="00AB6266" w:rsidRDefault="00AB6266" w:rsidP="00AB6266">
            <w:pPr>
              <w:pStyle w:val="TableText"/>
            </w:pPr>
            <w:r w:rsidRPr="006976CF">
              <w:t>:P:IDR-RESP-REXMIT-CNTR-TBL</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8BABD0C" w14:textId="5D181DAF" w:rsidR="00AB6266" w:rsidRDefault="00EB0214" w:rsidP="00610D61">
            <w:pPr>
              <w:pStyle w:val="TableText"/>
            </w:pPr>
            <w:r>
              <w:t>-</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2EF36C92" w14:textId="77777777" w:rsidR="00AB6266" w:rsidRPr="00AB6266" w:rsidRDefault="00AB6266" w:rsidP="00610D61">
            <w:pPr>
              <w:pStyle w:val="TableText"/>
              <w:rPr>
                <w:caps/>
              </w:rPr>
            </w:pPr>
            <w:r w:rsidRPr="00AB6266">
              <w:rPr>
                <w:caps/>
              </w:rPr>
              <w:t>-</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B98F694" w14:textId="77777777" w:rsidR="00AB6266" w:rsidRDefault="00AB6266" w:rsidP="00610D61">
            <w:pPr>
              <w:pStyle w:val="TableText"/>
            </w:pPr>
            <w: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463867ED"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7CF7D8F8"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4B4B952F" w14:textId="77777777" w:rsidR="00AB6266" w:rsidRDefault="00AB6266" w:rsidP="00610D61">
            <w:pPr>
              <w:pStyle w:val="TableText"/>
            </w:pPr>
            <w:r>
              <w:t>-</w:t>
            </w:r>
          </w:p>
        </w:tc>
        <w:tc>
          <w:tcPr>
            <w:tcW w:w="432" w:type="dxa"/>
            <w:tcBorders>
              <w:top w:val="single" w:sz="6" w:space="0" w:color="auto"/>
              <w:left w:val="single" w:sz="6" w:space="0" w:color="auto"/>
              <w:bottom w:val="single" w:sz="6" w:space="0" w:color="auto"/>
              <w:right w:val="single" w:sz="6" w:space="0" w:color="auto"/>
            </w:tcBorders>
          </w:tcPr>
          <w:p w14:paraId="2DA705EA" w14:textId="77777777" w:rsidR="00AB6266" w:rsidRDefault="00AB6266" w:rsidP="00610D61">
            <w:pPr>
              <w:pStyle w:val="TableText"/>
            </w:pPr>
            <w:r>
              <w:t>-</w:t>
            </w:r>
          </w:p>
        </w:tc>
      </w:tr>
      <w:tr w:rsidR="00AB6266" w14:paraId="412D8B69"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8EBF399" w14:textId="77777777" w:rsidR="00AB6266" w:rsidRDefault="00AB6266" w:rsidP="00610D61">
            <w:pPr>
              <w:pStyle w:val="TableText"/>
            </w:pPr>
            <w:r>
              <w:t xml:space="preserve">5109 -5110 </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EED2940" w14:textId="77777777" w:rsidR="00AB6266" w:rsidRDefault="00AB6266" w:rsidP="00610D61">
            <w:pPr>
              <w:pStyle w:val="TableText"/>
            </w:pPr>
            <w:r>
              <w:t>RESPONSE RETRANSMIT COUNTER (1)</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3B5428AF" w14:textId="303B1DC1" w:rsidR="00AB6266" w:rsidRDefault="00AB6266" w:rsidP="00610D61">
            <w:pPr>
              <w:pStyle w:val="TableText"/>
            </w:pPr>
            <w:r w:rsidRPr="006976CF">
              <w:t>:P:IDR-</w:t>
            </w:r>
            <w:hyperlink r:id="rId1087" w:history="1">
              <w:r w:rsidRPr="00B92082">
                <w:rPr>
                  <w:rStyle w:val="Hyperlink"/>
                </w:rPr>
                <w:t>RESP-REXMIT-CNTR</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26A99067" w14:textId="77777777" w:rsidR="00AB6266" w:rsidRDefault="00AB6266" w:rsidP="00610D61">
            <w:pPr>
              <w:pStyle w:val="TableText"/>
            </w:pPr>
            <w:r>
              <w:t>The number of times the claim has been retransmitted to CWF.</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52157631" w14:textId="77777777" w:rsidR="00AB6266" w:rsidRPr="00AB6266" w:rsidRDefault="00AB6266" w:rsidP="00610D61">
            <w:pPr>
              <w:pStyle w:val="TableText"/>
              <w:rPr>
                <w:caps/>
              </w:rPr>
            </w:pPr>
            <w:r w:rsidRPr="00AB6266">
              <w:rPr>
                <w:caps/>
              </w:rPr>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C64072D" w14:textId="77777777" w:rsidR="00AB6266" w:rsidRPr="00292B94" w:rsidRDefault="00AB6266" w:rsidP="00610D61">
            <w:pPr>
              <w:pStyle w:val="TableText"/>
              <w:rPr>
                <w:b/>
                <w:bCs/>
              </w:rPr>
            </w:pPr>
            <w:r w:rsidRPr="00292B94">
              <w:rPr>
                <w:b/>
                <w:bCs/>
              </w:rPr>
              <w:t>Valid Values:</w:t>
            </w:r>
          </w:p>
          <w:p w14:paraId="447406DD" w14:textId="77777777" w:rsidR="00AB6266" w:rsidRDefault="00AB6266" w:rsidP="00610D61">
            <w:pPr>
              <w:pStyle w:val="TableText"/>
            </w:pPr>
            <w:r w:rsidRPr="006976CF">
              <w:t xml:space="preserve">01-99 </w:t>
            </w:r>
          </w:p>
          <w:p w14:paraId="2FD642E4" w14:textId="424D4037" w:rsidR="00AB6266" w:rsidRDefault="00AB6266" w:rsidP="00AB6266">
            <w:pPr>
              <w:pStyle w:val="TableText"/>
            </w:pPr>
            <w:r w:rsidRPr="00292B94">
              <w:rPr>
                <w:b/>
                <w:bCs/>
              </w:rPr>
              <w:t>Note:</w:t>
            </w:r>
            <w:r w:rsidR="00EE1541">
              <w:t xml:space="preserve"> </w:t>
            </w:r>
            <w:r>
              <w:t>99 means an R trailer is received from BDS.</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49D0FEE4" w14:textId="77777777" w:rsidR="00AB6266" w:rsidRDefault="00AB6266" w:rsidP="00610D61">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71CF5767"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3A58FDCF" w14:textId="77777777" w:rsidR="00AB6266" w:rsidRDefault="00AB6266" w:rsidP="00610D61">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030DBD8D" w14:textId="77777777" w:rsidR="00AB6266" w:rsidRDefault="00AB6266" w:rsidP="00610D61">
            <w:pPr>
              <w:pStyle w:val="TableText"/>
            </w:pPr>
            <w:r>
              <w:t>X</w:t>
            </w:r>
          </w:p>
        </w:tc>
      </w:tr>
      <w:tr w:rsidR="00AB6266" w14:paraId="432DDA11"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B4A160A" w14:textId="77777777" w:rsidR="00AB6266" w:rsidRDefault="00AB6266" w:rsidP="00610D61">
            <w:pPr>
              <w:pStyle w:val="TableText"/>
            </w:pPr>
            <w:r>
              <w:t xml:space="preserve">5111 – 5112 </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43C2E6A" w14:textId="77777777" w:rsidR="00AB6266" w:rsidRDefault="00AB6266" w:rsidP="00610D61">
            <w:pPr>
              <w:pStyle w:val="TableText"/>
            </w:pPr>
            <w:r>
              <w:t>RESPONSE RETRANSMIT COUNTER (2)</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03CD5581" w14:textId="4FD0F672" w:rsidR="00AB6266" w:rsidRDefault="00AB6266" w:rsidP="00610D61">
            <w:pPr>
              <w:pStyle w:val="TableText"/>
            </w:pPr>
            <w:r w:rsidRPr="00753EBB">
              <w:t>:P:IDR-</w:t>
            </w:r>
            <w:hyperlink r:id="rId1088" w:history="1">
              <w:r w:rsidRPr="00B92082">
                <w:rPr>
                  <w:rStyle w:val="Hyperlink"/>
                </w:rPr>
                <w:t>RESP-REXMIT-CNTR</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755E3CB" w14:textId="77777777" w:rsidR="00AB6266" w:rsidRDefault="00AB6266" w:rsidP="00610D61">
            <w:pPr>
              <w:pStyle w:val="TableText"/>
            </w:pPr>
            <w:r>
              <w:t>The number of times the claim has been retransmitted to CWF.</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510C9D9" w14:textId="77777777" w:rsidR="00AB6266" w:rsidRDefault="00AB6266" w:rsidP="00610D61">
            <w:pPr>
              <w:pStyle w:val="TableText"/>
              <w:rPr>
                <w:caps/>
              </w:rPr>
            </w:pPr>
            <w:r w:rsidRPr="00AB6266">
              <w:rPr>
                <w:caps/>
              </w:rPr>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01C6146" w14:textId="77777777" w:rsidR="00AB6266" w:rsidRPr="00292B94" w:rsidRDefault="00AB6266" w:rsidP="00610D61">
            <w:pPr>
              <w:pStyle w:val="TableText"/>
              <w:rPr>
                <w:b/>
                <w:bCs/>
              </w:rPr>
            </w:pPr>
            <w:r w:rsidRPr="00292B94">
              <w:rPr>
                <w:b/>
                <w:bCs/>
              </w:rPr>
              <w:t>Valid Values:</w:t>
            </w:r>
          </w:p>
          <w:p w14:paraId="3BCC934C" w14:textId="77777777" w:rsidR="00AB6266" w:rsidRDefault="00AB6266" w:rsidP="00610D61">
            <w:pPr>
              <w:pStyle w:val="TableText"/>
            </w:pPr>
            <w:r w:rsidRPr="00A17B20">
              <w:t xml:space="preserve">01-99 </w:t>
            </w:r>
          </w:p>
          <w:p w14:paraId="31D38779" w14:textId="28A55653" w:rsidR="00AB6266" w:rsidRDefault="00AB6266" w:rsidP="00AB6266">
            <w:pPr>
              <w:pStyle w:val="TableText"/>
            </w:pPr>
            <w:r w:rsidRPr="00292B94">
              <w:rPr>
                <w:b/>
                <w:bCs/>
              </w:rPr>
              <w:t>Note:</w:t>
            </w:r>
            <w:r w:rsidR="00EE1541">
              <w:t xml:space="preserve"> </w:t>
            </w:r>
            <w:r>
              <w:t>99 means an R trailer is received from BDS.</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1B00F650" w14:textId="77777777" w:rsidR="00AB6266" w:rsidRDefault="00AB6266" w:rsidP="00610D61">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0EF62E3C"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15587F1A" w14:textId="77777777" w:rsidR="00AB6266" w:rsidRDefault="00AB6266" w:rsidP="00610D61">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7F10D0F9" w14:textId="77777777" w:rsidR="00AB6266" w:rsidRDefault="00AB6266" w:rsidP="00610D61">
            <w:pPr>
              <w:pStyle w:val="TableText"/>
            </w:pPr>
            <w:r>
              <w:t>X</w:t>
            </w:r>
          </w:p>
        </w:tc>
      </w:tr>
      <w:tr w:rsidR="00AB6266" w14:paraId="13D7EE6F"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69C300E" w14:textId="3259FC99" w:rsidR="00AB6266" w:rsidRDefault="00AB6266" w:rsidP="00AB6266">
            <w:pPr>
              <w:pStyle w:val="TableText"/>
            </w:pPr>
            <w:r>
              <w:t>5113 – 5114</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0EC7EF2" w14:textId="77777777" w:rsidR="00AB6266" w:rsidRDefault="00AB6266" w:rsidP="00610D61">
            <w:pPr>
              <w:pStyle w:val="TableText"/>
            </w:pPr>
            <w:r>
              <w:t>RESPONSE RETRANSMIT COUNTER (3)</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BCEFF79" w14:textId="6139671F" w:rsidR="00AB6266" w:rsidRDefault="00AB6266" w:rsidP="00610D61">
            <w:pPr>
              <w:pStyle w:val="TableText"/>
            </w:pPr>
            <w:r w:rsidRPr="00753EBB">
              <w:t>:P:IDR-</w:t>
            </w:r>
            <w:hyperlink r:id="rId1089" w:history="1">
              <w:r w:rsidRPr="00B92082">
                <w:rPr>
                  <w:rStyle w:val="Hyperlink"/>
                </w:rPr>
                <w:t>RESP-REXMIT-CNTR</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F2BC4EE" w14:textId="77777777" w:rsidR="00AB6266" w:rsidRPr="00E165F0" w:rsidRDefault="00AB6266" w:rsidP="00610D61">
            <w:pPr>
              <w:pStyle w:val="TableText"/>
            </w:pPr>
            <w:r>
              <w:t>The number of times the claim has been retransmitted to CWF.</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4D2EE7F4" w14:textId="77777777" w:rsidR="00AB6266" w:rsidRDefault="00AB6266" w:rsidP="00610D61">
            <w:pPr>
              <w:pStyle w:val="TableText"/>
              <w:rPr>
                <w:caps/>
              </w:rPr>
            </w:pPr>
            <w:r w:rsidRPr="00AB6266">
              <w:rPr>
                <w:caps/>
              </w:rPr>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B856179" w14:textId="77777777" w:rsidR="00AB6266" w:rsidRPr="00292B94" w:rsidRDefault="00AB6266" w:rsidP="00610D61">
            <w:pPr>
              <w:pStyle w:val="TableText"/>
              <w:rPr>
                <w:b/>
                <w:bCs/>
              </w:rPr>
            </w:pPr>
            <w:r w:rsidRPr="00292B94">
              <w:rPr>
                <w:b/>
                <w:bCs/>
              </w:rPr>
              <w:t>Valid Values:</w:t>
            </w:r>
          </w:p>
          <w:p w14:paraId="66F90CA9" w14:textId="77777777" w:rsidR="00AB6266" w:rsidRDefault="00AB6266" w:rsidP="00610D61">
            <w:pPr>
              <w:pStyle w:val="TableText"/>
            </w:pPr>
            <w:r w:rsidRPr="00A17B20">
              <w:t xml:space="preserve">01-99 </w:t>
            </w:r>
          </w:p>
          <w:p w14:paraId="52A31F72" w14:textId="417FA70A" w:rsidR="00AB6266" w:rsidRDefault="00292B94" w:rsidP="00AB6266">
            <w:pPr>
              <w:pStyle w:val="TableText"/>
            </w:pPr>
            <w:r w:rsidRPr="00292B94">
              <w:rPr>
                <w:b/>
                <w:bCs/>
              </w:rPr>
              <w:t xml:space="preserve">Note: </w:t>
            </w:r>
            <w:r w:rsidR="00AB6266">
              <w:t>99 means an R trailer is received from BDS.</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6FA3027" w14:textId="77777777" w:rsidR="00AB6266" w:rsidRDefault="00AB6266" w:rsidP="00610D61">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57163CE8"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0B2B69F9" w14:textId="77777777" w:rsidR="00AB6266" w:rsidRDefault="00AB6266" w:rsidP="00610D61">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1B8D3932" w14:textId="77777777" w:rsidR="00AB6266" w:rsidRDefault="00AB6266" w:rsidP="00610D61">
            <w:pPr>
              <w:pStyle w:val="TableText"/>
            </w:pPr>
            <w:r>
              <w:t>X</w:t>
            </w:r>
          </w:p>
        </w:tc>
      </w:tr>
      <w:tr w:rsidR="00AB6266" w14:paraId="473A1BC4"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496BC44" w14:textId="23F8227F" w:rsidR="00AB6266" w:rsidRDefault="00AB6266" w:rsidP="00AB6266">
            <w:pPr>
              <w:pStyle w:val="TableText"/>
            </w:pPr>
            <w:r>
              <w:t>5115 – 5116</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5C171E5" w14:textId="77777777" w:rsidR="00AB6266" w:rsidRDefault="00AB6266" w:rsidP="00610D61">
            <w:pPr>
              <w:pStyle w:val="TableText"/>
            </w:pPr>
            <w:r>
              <w:t>RESPONSE RETRANSMIT COUNTER (4)</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93B14F6" w14:textId="198257B2" w:rsidR="00AB6266" w:rsidRDefault="00AB6266" w:rsidP="00610D61">
            <w:pPr>
              <w:pStyle w:val="TableText"/>
            </w:pPr>
            <w:r w:rsidRPr="00753EBB">
              <w:t>:P:IDR-</w:t>
            </w:r>
            <w:hyperlink r:id="rId1090" w:history="1">
              <w:r w:rsidRPr="00B92082">
                <w:rPr>
                  <w:rStyle w:val="Hyperlink"/>
                </w:rPr>
                <w:t>RESP-REXMIT-CNTR</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AA0191B" w14:textId="77777777" w:rsidR="00AB6266" w:rsidRDefault="00AB6266" w:rsidP="00610D61">
            <w:pPr>
              <w:pStyle w:val="TableText"/>
            </w:pPr>
            <w:r>
              <w:t>The number of times the claim has been retransmitted to CWF.</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0AEFDE54" w14:textId="77777777" w:rsidR="00AB6266" w:rsidRDefault="00AB6266" w:rsidP="00610D61">
            <w:pPr>
              <w:pStyle w:val="TableText"/>
              <w:rPr>
                <w:caps/>
              </w:rPr>
            </w:pPr>
            <w:r w:rsidRPr="00AB6266">
              <w:rPr>
                <w:caps/>
              </w:rPr>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F30F4DD" w14:textId="77777777" w:rsidR="00AB6266" w:rsidRPr="00292B94" w:rsidRDefault="00AB6266" w:rsidP="00610D61">
            <w:pPr>
              <w:pStyle w:val="TableText"/>
              <w:rPr>
                <w:b/>
                <w:bCs/>
              </w:rPr>
            </w:pPr>
            <w:r w:rsidRPr="00292B94">
              <w:rPr>
                <w:b/>
                <w:bCs/>
              </w:rPr>
              <w:t>Valid Values:</w:t>
            </w:r>
          </w:p>
          <w:p w14:paraId="042E8C8B" w14:textId="77777777" w:rsidR="00AB6266" w:rsidRDefault="00AB6266" w:rsidP="00610D61">
            <w:pPr>
              <w:pStyle w:val="TableText"/>
            </w:pPr>
            <w:r w:rsidRPr="00A17B20">
              <w:t xml:space="preserve">01-99 </w:t>
            </w:r>
          </w:p>
          <w:p w14:paraId="0A5AB8BF" w14:textId="520B2A6B" w:rsidR="00AB6266" w:rsidRDefault="00292B94" w:rsidP="00AB6266">
            <w:pPr>
              <w:pStyle w:val="TableText"/>
            </w:pPr>
            <w:r w:rsidRPr="00292B94">
              <w:rPr>
                <w:b/>
                <w:bCs/>
              </w:rPr>
              <w:t xml:space="preserve">Note: </w:t>
            </w:r>
            <w:r w:rsidR="00AB6266">
              <w:t>99 means an R trailer is received from BDS.</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56E1E0C" w14:textId="77777777" w:rsidR="00AB6266" w:rsidRDefault="00AB6266" w:rsidP="00610D61">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7C83A811"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61D3A217" w14:textId="77777777" w:rsidR="00AB6266" w:rsidRDefault="00AB6266" w:rsidP="00610D61">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0EFE2766" w14:textId="77777777" w:rsidR="00AB6266" w:rsidRDefault="00AB6266" w:rsidP="00610D61">
            <w:pPr>
              <w:pStyle w:val="TableText"/>
            </w:pPr>
            <w:r>
              <w:t>X</w:t>
            </w:r>
          </w:p>
        </w:tc>
      </w:tr>
      <w:tr w:rsidR="00AB6266" w14:paraId="44F4BA01"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B481263" w14:textId="77777777" w:rsidR="00AB6266" w:rsidRDefault="00AB6266" w:rsidP="00610D61">
            <w:pPr>
              <w:pStyle w:val="TableText"/>
            </w:pPr>
            <w:r>
              <w:t>-</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6F60DD2" w14:textId="77777777" w:rsidR="00AB6266" w:rsidRDefault="00AB6266" w:rsidP="00610D61">
            <w:pPr>
              <w:pStyle w:val="TableText"/>
            </w:pPr>
            <w:r>
              <w:t>-</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187D116D" w14:textId="77777777" w:rsidR="00AB6266" w:rsidRPr="00AB6266" w:rsidRDefault="00AB6266" w:rsidP="00610D61">
            <w:pPr>
              <w:pStyle w:val="TableText"/>
            </w:pPr>
            <w:r w:rsidRPr="00AB6266">
              <w:t>Occurs 2 times</w:t>
            </w:r>
          </w:p>
          <w:p w14:paraId="111237CD" w14:textId="77777777" w:rsidR="00AB6266" w:rsidRPr="00753EBB" w:rsidRDefault="00AB6266" w:rsidP="00610D61">
            <w:pPr>
              <w:pStyle w:val="TableText"/>
            </w:pPr>
            <w:r>
              <w:t>:P:IDR-Y-TBL</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02F3659B" w14:textId="77777777" w:rsidR="00AB6266" w:rsidRDefault="00AB6266" w:rsidP="00610D61">
            <w:pPr>
              <w:pStyle w:val="TableText"/>
            </w:pPr>
            <w:r>
              <w:t>-</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4E8D8C47" w14:textId="77777777" w:rsidR="00AB6266" w:rsidRPr="00AB6266" w:rsidRDefault="00AB6266" w:rsidP="00610D61">
            <w:pPr>
              <w:pStyle w:val="TableText"/>
              <w:rPr>
                <w:caps/>
              </w:rPr>
            </w:pPr>
            <w:r w:rsidRPr="00AB6266">
              <w:rPr>
                <w:caps/>
              </w:rPr>
              <w:t>-</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74B56A4" w14:textId="77777777" w:rsidR="00AB6266" w:rsidRDefault="00AB6266" w:rsidP="00610D61">
            <w:pPr>
              <w:pStyle w:val="TableText"/>
            </w:pPr>
            <w: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104789B4"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237A73BE"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2BB70017" w14:textId="77777777" w:rsidR="00AB6266" w:rsidRDefault="00AB6266" w:rsidP="00610D61">
            <w:pPr>
              <w:pStyle w:val="TableText"/>
            </w:pPr>
            <w:r>
              <w:t>-</w:t>
            </w:r>
          </w:p>
        </w:tc>
        <w:tc>
          <w:tcPr>
            <w:tcW w:w="432" w:type="dxa"/>
            <w:tcBorders>
              <w:top w:val="single" w:sz="6" w:space="0" w:color="auto"/>
              <w:left w:val="single" w:sz="6" w:space="0" w:color="auto"/>
              <w:bottom w:val="single" w:sz="6" w:space="0" w:color="auto"/>
              <w:right w:val="single" w:sz="6" w:space="0" w:color="auto"/>
            </w:tcBorders>
          </w:tcPr>
          <w:p w14:paraId="268B3172" w14:textId="77777777" w:rsidR="00AB6266" w:rsidRDefault="00AB6266" w:rsidP="00610D61">
            <w:pPr>
              <w:pStyle w:val="TableText"/>
            </w:pPr>
            <w:r>
              <w:t>-</w:t>
            </w:r>
          </w:p>
        </w:tc>
      </w:tr>
      <w:tr w:rsidR="00AB6266" w14:paraId="16E8A9A4"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B909F29" w14:textId="77777777" w:rsidR="00AB6266" w:rsidRDefault="00AB6266" w:rsidP="00610D61">
            <w:pPr>
              <w:pStyle w:val="TableText"/>
            </w:pPr>
            <w:r>
              <w:t>5117 - 5117</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7636F030" w14:textId="77777777" w:rsidR="00AB6266" w:rsidRDefault="00AB6266" w:rsidP="00610D61">
            <w:pPr>
              <w:pStyle w:val="TableText"/>
            </w:pPr>
            <w:r>
              <w:t>Y TRAILER HIGLAS IND (1)</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34A94ADD" w14:textId="7FD77035" w:rsidR="00AB6266" w:rsidRPr="00753EBB" w:rsidRDefault="00AB6266" w:rsidP="00610D61">
            <w:pPr>
              <w:pStyle w:val="TableText"/>
            </w:pPr>
            <w:r w:rsidRPr="008B5FD8">
              <w:t>:P:IDR-Y-</w:t>
            </w:r>
            <w:hyperlink r:id="rId1091" w:history="1">
              <w:r w:rsidRPr="00B92082">
                <w:rPr>
                  <w:rStyle w:val="Hyperlink"/>
                </w:rPr>
                <w:t>HIGLAS-IND</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55A96BBF" w14:textId="67715745" w:rsidR="00AB6266" w:rsidRDefault="00AB6266" w:rsidP="00AB6266">
            <w:pPr>
              <w:pStyle w:val="TableText"/>
            </w:pPr>
            <w:r>
              <w:t>HIGLAS Flag (1) indicating if the claim was either received in error from HIGLAS, resent to HIGLAS, force finalized, or deleted.</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5F97700D" w14:textId="77777777" w:rsidR="00AB6266" w:rsidRPr="00AB6266" w:rsidRDefault="00AB6266" w:rsidP="00610D61">
            <w:pPr>
              <w:pStyle w:val="TableText"/>
              <w:rPr>
                <w:caps/>
              </w:rPr>
            </w:pPr>
            <w:r w:rsidRPr="00AB6266">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FB2919E" w14:textId="6EC32643" w:rsidR="00AB6266" w:rsidRPr="00292B94" w:rsidRDefault="00AB6266" w:rsidP="00610D61">
            <w:pPr>
              <w:pStyle w:val="TableText"/>
              <w:rPr>
                <w:b/>
                <w:bCs/>
              </w:rPr>
            </w:pPr>
            <w:r w:rsidRPr="00292B94">
              <w:rPr>
                <w:b/>
                <w:bCs/>
              </w:rPr>
              <w:t>Valid Values:</w:t>
            </w:r>
          </w:p>
          <w:p w14:paraId="10892DA6" w14:textId="77777777" w:rsidR="00AB6266" w:rsidRPr="00292B94" w:rsidRDefault="00AB6266" w:rsidP="00292B94">
            <w:pPr>
              <w:pStyle w:val="TableTextBullet"/>
            </w:pPr>
            <w:r w:rsidRPr="00292B94">
              <w:t>D – Adjustment was deleted</w:t>
            </w:r>
          </w:p>
          <w:p w14:paraId="79A8E536" w14:textId="77777777" w:rsidR="00AB6266" w:rsidRPr="00292B94" w:rsidRDefault="00AB6266" w:rsidP="00292B94">
            <w:pPr>
              <w:pStyle w:val="TableTextBullet"/>
            </w:pPr>
            <w:r w:rsidRPr="00292B94">
              <w:t>E – Claim/adjustment received in error from HIGLAS on the 824S file</w:t>
            </w:r>
          </w:p>
          <w:p w14:paraId="5F6E3363" w14:textId="77777777" w:rsidR="00AB6266" w:rsidRPr="00292B94" w:rsidRDefault="00AB6266" w:rsidP="00292B94">
            <w:pPr>
              <w:pStyle w:val="TableTextBullet"/>
            </w:pPr>
            <w:r w:rsidRPr="00292B94">
              <w:t>F – Claim was force finalized</w:t>
            </w:r>
          </w:p>
          <w:p w14:paraId="21B65706" w14:textId="77777777" w:rsidR="00AB6266" w:rsidRPr="00292B94" w:rsidRDefault="00AB6266" w:rsidP="00292B94">
            <w:pPr>
              <w:pStyle w:val="TableTextBullet"/>
            </w:pPr>
            <w:r w:rsidRPr="00292B94">
              <w:t>G – Generic MCS error that cannot be sent to HIGLAS</w:t>
            </w:r>
          </w:p>
          <w:p w14:paraId="6B3556E5" w14:textId="77777777" w:rsidR="00AB6266" w:rsidRPr="00292B94" w:rsidRDefault="00AB6266" w:rsidP="00292B94">
            <w:pPr>
              <w:pStyle w:val="TableTextBullet"/>
            </w:pPr>
            <w:r w:rsidRPr="00292B94">
              <w:t>I – Claim/adjustment Internal HR screen move (Medicare Contractor)</w:t>
            </w:r>
          </w:p>
          <w:p w14:paraId="78538799" w14:textId="77777777" w:rsidR="00AB6266" w:rsidRPr="00292B94" w:rsidRDefault="00AB6266" w:rsidP="00292B94">
            <w:pPr>
              <w:pStyle w:val="TableTextBullet"/>
            </w:pPr>
            <w:r w:rsidRPr="00292B94">
              <w:t>O – Claim/adjustment Post-835 OOB condition</w:t>
            </w:r>
          </w:p>
          <w:p w14:paraId="3785F4E4" w14:textId="77777777" w:rsidR="00AB6266" w:rsidRPr="00292B94" w:rsidRDefault="00AB6266" w:rsidP="00292B94">
            <w:pPr>
              <w:pStyle w:val="TableTextBullet"/>
            </w:pPr>
            <w:r w:rsidRPr="00292B94">
              <w:t>P – Claim/adjustment Pre-837 OOB condition</w:t>
            </w:r>
          </w:p>
          <w:p w14:paraId="29108F7E" w14:textId="77777777" w:rsidR="00AB6266" w:rsidRPr="00292B94" w:rsidRDefault="00AB6266" w:rsidP="00292B94">
            <w:pPr>
              <w:pStyle w:val="TableTextBullet"/>
            </w:pPr>
            <w:r w:rsidRPr="00292B94">
              <w:t>R – Claim/adjustment resent to HIGLAS on the 837 interface file</w:t>
            </w:r>
          </w:p>
          <w:p w14:paraId="52993EDF" w14:textId="08A7D800" w:rsidR="00AB6266" w:rsidRDefault="00AB6266" w:rsidP="00292B94">
            <w:pPr>
              <w:pStyle w:val="TableTextBullet"/>
            </w:pPr>
            <w:r w:rsidRPr="00292B94">
              <w:t>S – Adjustment deleted. Pre-837 error for OIG/ZPIC adjustment rejections</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C0DDAE2" w14:textId="77777777" w:rsidR="00AB6266" w:rsidRDefault="00AB6266" w:rsidP="00610D61">
            <w:pPr>
              <w:pStyle w:val="TableText"/>
            </w:pPr>
            <w:r>
              <w:t>Space</w:t>
            </w:r>
          </w:p>
        </w:tc>
        <w:tc>
          <w:tcPr>
            <w:tcW w:w="431" w:type="dxa"/>
            <w:tcBorders>
              <w:top w:val="single" w:sz="6" w:space="0" w:color="auto"/>
              <w:left w:val="single" w:sz="6" w:space="0" w:color="auto"/>
              <w:bottom w:val="single" w:sz="6" w:space="0" w:color="auto"/>
              <w:right w:val="single" w:sz="6" w:space="0" w:color="auto"/>
            </w:tcBorders>
          </w:tcPr>
          <w:p w14:paraId="1A930332"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14EE48A5" w14:textId="77777777" w:rsidR="00AB6266" w:rsidRDefault="00AB6266" w:rsidP="00610D61">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14658D41" w14:textId="77777777" w:rsidR="00AB6266" w:rsidRDefault="00AB6266" w:rsidP="00610D61">
            <w:pPr>
              <w:pStyle w:val="TableText"/>
            </w:pPr>
            <w:r>
              <w:t>X</w:t>
            </w:r>
          </w:p>
        </w:tc>
      </w:tr>
      <w:tr w:rsidR="00AB6266" w14:paraId="62432B91"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6C0C6CD" w14:textId="77777777" w:rsidR="00AB6266" w:rsidRDefault="00AB6266" w:rsidP="00610D61">
            <w:pPr>
              <w:pStyle w:val="TableText"/>
            </w:pPr>
            <w:r>
              <w:t>5118 - 5125</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5C979896" w14:textId="53AA44F1" w:rsidR="00AB6266" w:rsidRDefault="00AB6266" w:rsidP="00610D61">
            <w:pPr>
              <w:pStyle w:val="TableText"/>
            </w:pPr>
            <w:r>
              <w:t>Y TRAILER HIGLAS</w:t>
            </w:r>
            <w:r w:rsidR="00EE1541">
              <w:t xml:space="preserve"> </w:t>
            </w:r>
            <w:r>
              <w:t>SEND/RECEIVE DATE</w:t>
            </w:r>
            <w:r w:rsidR="00EE1541">
              <w:t xml:space="preserve"> </w:t>
            </w:r>
            <w:r>
              <w:t>(1)</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3EC5A4E8" w14:textId="77777777" w:rsidR="00AB6266" w:rsidRPr="00753EBB" w:rsidRDefault="00AB6266" w:rsidP="00610D61">
            <w:pPr>
              <w:pStyle w:val="TableText"/>
            </w:pPr>
            <w:r w:rsidRPr="008B5FD8">
              <w:t>:P:IDR-Y-SEND-RECEIVE-DATE</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3F544022" w14:textId="77777777" w:rsidR="00AB6266" w:rsidRDefault="00AB6266" w:rsidP="00610D61">
            <w:pPr>
              <w:pStyle w:val="TableText"/>
            </w:pPr>
            <w:r>
              <w:t>The date of HIGLAS Flag (1) indicating if the claim was either received in error from HIGLAS, resent to HIGLAS, force finalized, or deleted.</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1E2D28C1" w14:textId="77777777" w:rsidR="00AB6266" w:rsidRPr="00AB6266" w:rsidRDefault="00AB6266" w:rsidP="00610D61">
            <w:pPr>
              <w:pStyle w:val="TableText"/>
              <w:rPr>
                <w:caps/>
              </w:rPr>
            </w:pPr>
            <w:r w:rsidRPr="00AB6266">
              <w:rPr>
                <w:caps/>
              </w:rPr>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58123C5" w14:textId="77777777" w:rsidR="00AB6266" w:rsidRDefault="00AB6266" w:rsidP="00610D61">
            <w:pPr>
              <w:pStyle w:val="TableText"/>
            </w:pPr>
            <w:r>
              <w:t>MMDDCCYY</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06460420" w14:textId="77777777" w:rsidR="00AB6266" w:rsidRDefault="00AB6266" w:rsidP="00610D61">
            <w:pPr>
              <w:pStyle w:val="TableText"/>
            </w:pPr>
            <w:r>
              <w:t>Zeros</w:t>
            </w:r>
          </w:p>
        </w:tc>
        <w:tc>
          <w:tcPr>
            <w:tcW w:w="431" w:type="dxa"/>
            <w:tcBorders>
              <w:top w:val="single" w:sz="6" w:space="0" w:color="auto"/>
              <w:left w:val="single" w:sz="6" w:space="0" w:color="auto"/>
              <w:bottom w:val="single" w:sz="6" w:space="0" w:color="auto"/>
              <w:right w:val="single" w:sz="6" w:space="0" w:color="auto"/>
            </w:tcBorders>
          </w:tcPr>
          <w:p w14:paraId="47190502"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25E1FF36" w14:textId="77777777" w:rsidR="00AB6266" w:rsidRDefault="00AB6266" w:rsidP="00610D61">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6A087A27" w14:textId="77777777" w:rsidR="00AB6266" w:rsidRDefault="00AB6266" w:rsidP="00610D61">
            <w:pPr>
              <w:pStyle w:val="TableText"/>
            </w:pPr>
            <w:r>
              <w:t>X</w:t>
            </w:r>
          </w:p>
        </w:tc>
      </w:tr>
      <w:tr w:rsidR="00AB6266" w14:paraId="6818FB02"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5EB4E1D" w14:textId="77777777" w:rsidR="00AB6266" w:rsidRDefault="00AB6266" w:rsidP="00610D61">
            <w:pPr>
              <w:pStyle w:val="TableText"/>
            </w:pPr>
            <w:r>
              <w:t>5126 - 5126</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F2092B6" w14:textId="77777777" w:rsidR="00AB6266" w:rsidRDefault="00AB6266" w:rsidP="00610D61">
            <w:pPr>
              <w:pStyle w:val="TableText"/>
            </w:pPr>
            <w:r>
              <w:t>Y TRAILER HIGLAS IND (2)</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4FA94AB3" w14:textId="088DF754" w:rsidR="00AB6266" w:rsidRPr="00753EBB" w:rsidRDefault="00AB6266" w:rsidP="00610D61">
            <w:pPr>
              <w:pStyle w:val="TableText"/>
            </w:pPr>
            <w:r w:rsidRPr="008B5FD8">
              <w:t>:P:IDR-Y-</w:t>
            </w:r>
            <w:hyperlink r:id="rId1092" w:history="1">
              <w:r w:rsidRPr="00B92082">
                <w:rPr>
                  <w:rStyle w:val="Hyperlink"/>
                </w:rPr>
                <w:t>HIGLAS-IND</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A9E2176" w14:textId="28797D4B" w:rsidR="00AB6266" w:rsidRDefault="00AB6266" w:rsidP="00AB6266">
            <w:pPr>
              <w:pStyle w:val="TableText"/>
            </w:pPr>
            <w:r>
              <w:t>HIGLAS Flag (2) indicating if the claim was either received in error from HIGLAS, resent to HIGLAS, force finalized, or deleted.</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F765DFF" w14:textId="77777777" w:rsidR="00AB6266" w:rsidRPr="00AB6266" w:rsidRDefault="00AB6266" w:rsidP="00610D61">
            <w:pPr>
              <w:pStyle w:val="TableText"/>
              <w:rPr>
                <w:caps/>
              </w:rPr>
            </w:pPr>
            <w:r w:rsidRPr="00AB6266">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B00C6F8" w14:textId="21F5D398" w:rsidR="00AB6266" w:rsidRPr="00292B94" w:rsidRDefault="00AB6266" w:rsidP="00610D61">
            <w:pPr>
              <w:pStyle w:val="TableText"/>
              <w:rPr>
                <w:b/>
                <w:bCs/>
              </w:rPr>
            </w:pPr>
            <w:r w:rsidRPr="00292B94">
              <w:rPr>
                <w:b/>
                <w:bCs/>
              </w:rPr>
              <w:t>Valid Values:</w:t>
            </w:r>
          </w:p>
          <w:p w14:paraId="27DDEEF0" w14:textId="77777777" w:rsidR="00AB6266" w:rsidRPr="00292B94" w:rsidRDefault="00AB6266" w:rsidP="00292B94">
            <w:pPr>
              <w:pStyle w:val="TableTextBullet"/>
            </w:pPr>
            <w:r w:rsidRPr="00292B94">
              <w:t>D – Adjustment was deleted</w:t>
            </w:r>
          </w:p>
          <w:p w14:paraId="082434AC" w14:textId="77777777" w:rsidR="00AB6266" w:rsidRPr="00292B94" w:rsidRDefault="00AB6266" w:rsidP="00292B94">
            <w:pPr>
              <w:pStyle w:val="TableTextBullet"/>
            </w:pPr>
            <w:r w:rsidRPr="00292B94">
              <w:t>E – Claim/adjustment received in error from HIGLAS on the 824S file</w:t>
            </w:r>
          </w:p>
          <w:p w14:paraId="700568E6" w14:textId="77777777" w:rsidR="00AB6266" w:rsidRPr="00292B94" w:rsidRDefault="00AB6266" w:rsidP="00292B94">
            <w:pPr>
              <w:pStyle w:val="TableTextBullet"/>
            </w:pPr>
            <w:r w:rsidRPr="00292B94">
              <w:t>F – Claim was force finalized</w:t>
            </w:r>
          </w:p>
          <w:p w14:paraId="1A962529" w14:textId="77777777" w:rsidR="00AB6266" w:rsidRPr="00292B94" w:rsidRDefault="00AB6266" w:rsidP="00292B94">
            <w:pPr>
              <w:pStyle w:val="TableTextBullet"/>
            </w:pPr>
            <w:r w:rsidRPr="00292B94">
              <w:t>G – Generic MCS error that cannot be sent to HIGLAS</w:t>
            </w:r>
          </w:p>
          <w:p w14:paraId="0D1C5510" w14:textId="77777777" w:rsidR="00AB6266" w:rsidRPr="00292B94" w:rsidRDefault="00AB6266" w:rsidP="00292B94">
            <w:pPr>
              <w:pStyle w:val="TableTextBullet"/>
            </w:pPr>
            <w:r w:rsidRPr="00292B94">
              <w:t>I – Claim/adjustment Internal HR screen move (Medicare Contractor)</w:t>
            </w:r>
          </w:p>
          <w:p w14:paraId="12F7FF03" w14:textId="77777777" w:rsidR="00AB6266" w:rsidRPr="00292B94" w:rsidRDefault="00AB6266" w:rsidP="00292B94">
            <w:pPr>
              <w:pStyle w:val="TableTextBullet"/>
            </w:pPr>
            <w:r w:rsidRPr="00292B94">
              <w:t>O – Claim/adjustment Post-835 OOB condition</w:t>
            </w:r>
          </w:p>
          <w:p w14:paraId="4EFED268" w14:textId="77777777" w:rsidR="00AB6266" w:rsidRPr="00292B94" w:rsidRDefault="00AB6266" w:rsidP="00292B94">
            <w:pPr>
              <w:pStyle w:val="TableTextBullet"/>
            </w:pPr>
            <w:r w:rsidRPr="00292B94">
              <w:t>P – Claim/adjustment Pre-837 OOB condition</w:t>
            </w:r>
          </w:p>
          <w:p w14:paraId="20DAC217" w14:textId="77777777" w:rsidR="00AB6266" w:rsidRPr="00292B94" w:rsidRDefault="00AB6266" w:rsidP="00292B94">
            <w:pPr>
              <w:pStyle w:val="TableTextBullet"/>
            </w:pPr>
            <w:r w:rsidRPr="00292B94">
              <w:t>R – Claim/adjustment resent to HIGLAS on the 837 interface file</w:t>
            </w:r>
          </w:p>
          <w:p w14:paraId="62506B5B" w14:textId="0904D660" w:rsidR="00AB6266" w:rsidRDefault="00AB6266" w:rsidP="00292B94">
            <w:pPr>
              <w:pStyle w:val="TableTextBullet"/>
            </w:pPr>
            <w:r w:rsidRPr="00292B94">
              <w:t>S – Adjustment deleted. Pre-837 error for OIG/ZPIC adjustment rejections</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42337A9F" w14:textId="77777777" w:rsidR="00AB6266" w:rsidRDefault="00AB6266" w:rsidP="00610D61">
            <w:pPr>
              <w:pStyle w:val="TableText"/>
            </w:pPr>
            <w:r>
              <w:t>Space</w:t>
            </w:r>
          </w:p>
        </w:tc>
        <w:tc>
          <w:tcPr>
            <w:tcW w:w="431" w:type="dxa"/>
            <w:tcBorders>
              <w:top w:val="single" w:sz="6" w:space="0" w:color="auto"/>
              <w:left w:val="single" w:sz="6" w:space="0" w:color="auto"/>
              <w:bottom w:val="single" w:sz="6" w:space="0" w:color="auto"/>
              <w:right w:val="single" w:sz="6" w:space="0" w:color="auto"/>
            </w:tcBorders>
          </w:tcPr>
          <w:p w14:paraId="4BF3FA35"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69D291ED" w14:textId="77777777" w:rsidR="00AB6266" w:rsidRDefault="00AB6266" w:rsidP="00610D61">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4E3526A9" w14:textId="77777777" w:rsidR="00AB6266" w:rsidRDefault="00AB6266" w:rsidP="00610D61">
            <w:pPr>
              <w:pStyle w:val="TableText"/>
            </w:pPr>
            <w:r>
              <w:t>X</w:t>
            </w:r>
          </w:p>
        </w:tc>
      </w:tr>
      <w:tr w:rsidR="00AB6266" w14:paraId="57282312" w14:textId="77777777" w:rsidTr="00AB6266">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1625EDC" w14:textId="77777777" w:rsidR="00AB6266" w:rsidRDefault="00AB6266" w:rsidP="00610D61">
            <w:pPr>
              <w:pStyle w:val="TableText"/>
            </w:pPr>
            <w:r>
              <w:t>5127-5134</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55DDDD4F" w14:textId="6455ABC3" w:rsidR="00AB6266" w:rsidRDefault="00AB6266" w:rsidP="00610D61">
            <w:pPr>
              <w:pStyle w:val="TableText"/>
            </w:pPr>
            <w:r>
              <w:t>Y TRAILER HIGLAS</w:t>
            </w:r>
            <w:r w:rsidR="00EE1541">
              <w:t xml:space="preserve"> </w:t>
            </w:r>
            <w:r>
              <w:t>SEND/RECEIVE DATE</w:t>
            </w:r>
            <w:r w:rsidR="00EE1541">
              <w:t xml:space="preserve"> </w:t>
            </w:r>
            <w:r>
              <w:t>(2)</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3B80132A" w14:textId="02F3827E" w:rsidR="00AB6266" w:rsidRPr="00753EBB" w:rsidRDefault="00AB6266" w:rsidP="00610D61">
            <w:pPr>
              <w:pStyle w:val="TableText"/>
            </w:pPr>
            <w:r w:rsidRPr="008B5FD8">
              <w:t>:P:IDR-</w:t>
            </w:r>
            <w:hyperlink r:id="rId1093" w:history="1">
              <w:r w:rsidRPr="00DB5AAA">
                <w:rPr>
                  <w:rStyle w:val="Hyperlink"/>
                </w:rPr>
                <w:t>Y-SEND-RECEIVE-DATE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3B6C0893" w14:textId="77777777" w:rsidR="00AB6266" w:rsidRDefault="00AB6266" w:rsidP="00610D61">
            <w:pPr>
              <w:pStyle w:val="TableText"/>
            </w:pPr>
            <w:bookmarkStart w:id="1120" w:name="_Hlk101342634"/>
            <w:r>
              <w:t>The date of HIGLAS Flag (2) indicating if the claim was either received in error from HIGLAS, resent to HIGLAS, force finalized, or deleted.</w:t>
            </w:r>
            <w:bookmarkEnd w:id="1120"/>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A91D2D5" w14:textId="77777777" w:rsidR="00AB6266" w:rsidRPr="00AB6266" w:rsidRDefault="00AB6266" w:rsidP="00610D61">
            <w:pPr>
              <w:pStyle w:val="TableText"/>
              <w:rPr>
                <w:caps/>
              </w:rPr>
            </w:pPr>
            <w:r w:rsidRPr="00AB6266">
              <w:rPr>
                <w:caps/>
              </w:rPr>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75210A5" w14:textId="77777777" w:rsidR="00AB6266" w:rsidRDefault="00AB6266" w:rsidP="00610D61">
            <w:pPr>
              <w:pStyle w:val="TableText"/>
            </w:pPr>
            <w:bookmarkStart w:id="1121" w:name="_Hlk101342689"/>
            <w:r>
              <w:t>MMDDCCYY</w:t>
            </w:r>
            <w:bookmarkEnd w:id="1121"/>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7255468E" w14:textId="77777777" w:rsidR="00AB6266" w:rsidRDefault="00AB6266" w:rsidP="00610D61">
            <w:pPr>
              <w:pStyle w:val="TableText"/>
            </w:pPr>
            <w:r>
              <w:t>Zeros</w:t>
            </w:r>
          </w:p>
        </w:tc>
        <w:tc>
          <w:tcPr>
            <w:tcW w:w="431" w:type="dxa"/>
            <w:tcBorders>
              <w:top w:val="single" w:sz="6" w:space="0" w:color="auto"/>
              <w:left w:val="single" w:sz="6" w:space="0" w:color="auto"/>
              <w:bottom w:val="single" w:sz="6" w:space="0" w:color="auto"/>
              <w:right w:val="single" w:sz="6" w:space="0" w:color="auto"/>
            </w:tcBorders>
          </w:tcPr>
          <w:p w14:paraId="4C80B3C4" w14:textId="77777777" w:rsidR="00AB6266" w:rsidRDefault="00AB6266" w:rsidP="00610D61">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007D3B8D" w14:textId="77777777" w:rsidR="00AB6266" w:rsidRDefault="00AB6266" w:rsidP="00610D61">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5F623F6D" w14:textId="77777777" w:rsidR="00AB6266" w:rsidRDefault="00AB6266" w:rsidP="00610D61">
            <w:pPr>
              <w:pStyle w:val="TableText"/>
            </w:pPr>
            <w:r>
              <w:t>X</w:t>
            </w:r>
          </w:p>
        </w:tc>
      </w:tr>
      <w:tr w:rsidR="00BE396E" w14:paraId="76385C47"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85BB068" w14:textId="0A8A5632" w:rsidR="00BE396E" w:rsidRDefault="00BE396E" w:rsidP="00AB6266">
            <w:pPr>
              <w:pStyle w:val="TableText"/>
            </w:pPr>
            <w:r>
              <w:t>51</w:t>
            </w:r>
            <w:r w:rsidR="00AB6266">
              <w:t>35</w:t>
            </w:r>
            <w:r w:rsidR="00135F82">
              <w:t xml:space="preserve"> – </w:t>
            </w:r>
            <w:r>
              <w:t>5198</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08B4BEA" w14:textId="78197123" w:rsidR="00BE396E" w:rsidRDefault="00AB6266" w:rsidP="00AB6266">
            <w:pPr>
              <w:pStyle w:val="TableText"/>
            </w:pPr>
            <w:r>
              <w:t>FILLER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5AEC2A72" w14:textId="77777777" w:rsidR="00BE396E" w:rsidRDefault="00BE396E" w:rsidP="00BE396E">
            <w:pPr>
              <w:pStyle w:val="TableText"/>
            </w:pPr>
            <w:r>
              <w:t>FILLER</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31253A78" w14:textId="77777777" w:rsidR="00BE396E" w:rsidRDefault="00BE396E" w:rsidP="00BE396E">
            <w:pPr>
              <w:pStyle w:val="TableText"/>
            </w:pPr>
            <w:r>
              <w:t>-</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7C40EC60" w14:textId="031635AB" w:rsidR="00BE396E" w:rsidRDefault="00AB6266" w:rsidP="00AB6266">
            <w:pPr>
              <w:pStyle w:val="TableText"/>
              <w:rPr>
                <w:caps/>
              </w:rPr>
            </w:pPr>
            <w:r>
              <w:rPr>
                <w:caps/>
              </w:rPr>
              <w:t>64</w:t>
            </w:r>
            <w:r w:rsidR="00BE396E">
              <w:rPr>
                <w:caps/>
              </w:rPr>
              <w:t xml:space="preserve">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1B91675" w14:textId="77777777" w:rsidR="00BE396E" w:rsidRDefault="00BE396E" w:rsidP="00BE396E">
            <w:pPr>
              <w:pStyle w:val="TableText"/>
            </w:pPr>
            <w: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149F82D0" w14:textId="77777777" w:rsidR="00BE396E" w:rsidRPr="009A3E85" w:rsidRDefault="00BE396E" w:rsidP="00BE396E">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466A2627" w14:textId="77777777" w:rsidR="00BE396E" w:rsidRDefault="00BE396E" w:rsidP="00BE396E">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71466FAC" w14:textId="77777777" w:rsidR="00BE396E" w:rsidRDefault="00BE396E" w:rsidP="00BE396E">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3636FA98" w14:textId="77777777" w:rsidR="00BE396E" w:rsidRDefault="00BE396E" w:rsidP="00BE396E">
            <w:pPr>
              <w:pStyle w:val="TableText"/>
            </w:pPr>
            <w:r>
              <w:t>X</w:t>
            </w:r>
          </w:p>
        </w:tc>
      </w:tr>
      <w:tr w:rsidR="00A96DDD" w14:paraId="6A438E97"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33EC604" w14:textId="53247DCD" w:rsidR="00A96DDD" w:rsidRDefault="00A96DDD" w:rsidP="00A96DDD">
            <w:pPr>
              <w:pStyle w:val="TableText"/>
            </w:pPr>
            <w:r w:rsidRPr="00FA2904">
              <w:t>5199-5206</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A3F32AF" w14:textId="39FAF372" w:rsidR="00A96DDD" w:rsidRDefault="00A96DDD" w:rsidP="00A96DDD">
            <w:pPr>
              <w:pStyle w:val="TableText"/>
            </w:pPr>
            <w:r w:rsidRPr="00FA2904">
              <w:t>RECEIPT DATE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15885C5D" w14:textId="3E3160E5" w:rsidR="00A96DDD" w:rsidRDefault="00A96DDD" w:rsidP="00A96DDD">
            <w:pPr>
              <w:pStyle w:val="TableText"/>
            </w:pPr>
            <w:r w:rsidRPr="00FA2904">
              <w:t>:P:IDR-M-</w:t>
            </w:r>
            <w:hyperlink r:id="rId1094" w:history="1">
              <w:r w:rsidRPr="00571493">
                <w:rPr>
                  <w:rStyle w:val="Hyperlink"/>
                </w:rPr>
                <w:t>RECD-DATE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2B4C07C5" w14:textId="7EF44C60" w:rsidR="00A96DDD" w:rsidRDefault="00A96DDD" w:rsidP="00A96DDD">
            <w:pPr>
              <w:pStyle w:val="TableText"/>
            </w:pPr>
            <w:bookmarkStart w:id="1122" w:name="_Hlk101342998"/>
            <w:r w:rsidRPr="00FA2904">
              <w:t>Claim receipt date</w:t>
            </w:r>
            <w:bookmarkEnd w:id="1122"/>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1ED2DBF2" w14:textId="7D230837" w:rsidR="00A96DDD" w:rsidRDefault="00A96DDD" w:rsidP="00A96DDD">
            <w:pPr>
              <w:pStyle w:val="TableText"/>
              <w:rPr>
                <w:caps/>
              </w:rPr>
            </w:pPr>
            <w:r w:rsidRPr="00FA2904">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A4CA26A" w14:textId="43FF243C" w:rsidR="00A96DDD" w:rsidRDefault="00A96DDD" w:rsidP="00A96DDD">
            <w:pPr>
              <w:pStyle w:val="TableText"/>
            </w:pPr>
            <w:bookmarkStart w:id="1123" w:name="_Hlk101342908"/>
            <w:r w:rsidRPr="00FA2904">
              <w:t>Format MMDDCCYY</w:t>
            </w:r>
            <w:bookmarkEnd w:id="1123"/>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08FF8BA3" w14:textId="2E1DEE2F" w:rsidR="00A96DDD" w:rsidRDefault="00A96DDD" w:rsidP="00A96DDD">
            <w:pPr>
              <w:pStyle w:val="TableText"/>
            </w:pPr>
            <w:r w:rsidRPr="00FA2904">
              <w:t>Spaces</w:t>
            </w:r>
          </w:p>
        </w:tc>
        <w:tc>
          <w:tcPr>
            <w:tcW w:w="431" w:type="dxa"/>
            <w:tcBorders>
              <w:top w:val="single" w:sz="6" w:space="0" w:color="auto"/>
              <w:left w:val="single" w:sz="6" w:space="0" w:color="auto"/>
              <w:bottom w:val="single" w:sz="6" w:space="0" w:color="auto"/>
              <w:right w:val="single" w:sz="6" w:space="0" w:color="auto"/>
            </w:tcBorders>
          </w:tcPr>
          <w:p w14:paraId="4E9C987F" w14:textId="4D47597D" w:rsidR="00A96DDD" w:rsidRDefault="00A96DDD" w:rsidP="00A96DDD">
            <w:pPr>
              <w:pStyle w:val="TableText"/>
            </w:pPr>
            <w:r w:rsidRPr="00FA2904">
              <w:t>-</w:t>
            </w:r>
          </w:p>
        </w:tc>
        <w:tc>
          <w:tcPr>
            <w:tcW w:w="431" w:type="dxa"/>
            <w:tcBorders>
              <w:top w:val="single" w:sz="6" w:space="0" w:color="auto"/>
              <w:left w:val="single" w:sz="6" w:space="0" w:color="auto"/>
              <w:bottom w:val="single" w:sz="6" w:space="0" w:color="auto"/>
              <w:right w:val="single" w:sz="6" w:space="0" w:color="auto"/>
            </w:tcBorders>
          </w:tcPr>
          <w:p w14:paraId="68932763" w14:textId="4540F723" w:rsidR="00A96DDD" w:rsidRDefault="00A96DDD" w:rsidP="00A96DDD">
            <w:pPr>
              <w:pStyle w:val="TableText"/>
            </w:pPr>
            <w:r w:rsidRPr="00FA2904">
              <w:t>X</w:t>
            </w:r>
          </w:p>
        </w:tc>
        <w:tc>
          <w:tcPr>
            <w:tcW w:w="432" w:type="dxa"/>
            <w:tcBorders>
              <w:top w:val="single" w:sz="6" w:space="0" w:color="auto"/>
              <w:left w:val="single" w:sz="6" w:space="0" w:color="auto"/>
              <w:bottom w:val="single" w:sz="6" w:space="0" w:color="auto"/>
              <w:right w:val="single" w:sz="6" w:space="0" w:color="auto"/>
            </w:tcBorders>
          </w:tcPr>
          <w:p w14:paraId="705AE657" w14:textId="6855D4AD" w:rsidR="00A96DDD" w:rsidRDefault="00A96DDD" w:rsidP="00A96DDD">
            <w:pPr>
              <w:pStyle w:val="TableText"/>
            </w:pPr>
            <w:r w:rsidRPr="00FA2904">
              <w:t>X</w:t>
            </w:r>
          </w:p>
        </w:tc>
      </w:tr>
      <w:tr w:rsidR="00A96DDD" w14:paraId="1462D909"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5A7AC31" w14:textId="3FCCDE51" w:rsidR="00A96DDD" w:rsidRDefault="00A96DDD" w:rsidP="00A96DDD">
            <w:pPr>
              <w:pStyle w:val="TableText"/>
            </w:pPr>
            <w:r w:rsidRPr="00FA2904">
              <w:t>5207-5208</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1C85BC07" w14:textId="3179B1BA" w:rsidR="00A96DDD" w:rsidRDefault="00A96DDD" w:rsidP="00A96DDD">
            <w:pPr>
              <w:pStyle w:val="TableText"/>
            </w:pPr>
            <w:r w:rsidRPr="00FA2904">
              <w:t>TRAILER CODE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518B256B" w14:textId="65003A86" w:rsidR="00A96DDD" w:rsidRDefault="00A96DDD" w:rsidP="00A96DDD">
            <w:pPr>
              <w:pStyle w:val="TableText"/>
            </w:pPr>
            <w:r w:rsidRPr="00FA2904">
              <w:t>:P:IDR-M-</w:t>
            </w:r>
            <w:hyperlink r:id="rId1095" w:history="1">
              <w:r w:rsidRPr="00571493">
                <w:rPr>
                  <w:rStyle w:val="Hyperlink"/>
                </w:rPr>
                <w:t>TLR-CODE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622761A5" w14:textId="42B0C62A" w:rsidR="00A96DDD" w:rsidRDefault="00A96DDD" w:rsidP="00A96DDD">
            <w:pPr>
              <w:pStyle w:val="TableText"/>
            </w:pPr>
            <w:r w:rsidRPr="00FA2904">
              <w:t>MSP Trailer Code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1BD9E6BD" w14:textId="12AF0311" w:rsidR="00A96DDD" w:rsidRDefault="00A96DDD" w:rsidP="00A96DDD">
            <w:pPr>
              <w:pStyle w:val="TableText"/>
              <w:rPr>
                <w:caps/>
              </w:rPr>
            </w:pPr>
            <w:r w:rsidRPr="00FA2904">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1759470" w14:textId="2DABD3DE" w:rsidR="00A96DDD" w:rsidRDefault="00D37D5D" w:rsidP="00A96DDD">
            <w:pPr>
              <w:pStyle w:val="TableText"/>
            </w:pPr>
            <w: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6CC53DE" w14:textId="5F15536E" w:rsidR="00A96DDD" w:rsidRDefault="00A96DDD" w:rsidP="00A96DDD">
            <w:pPr>
              <w:pStyle w:val="TableText"/>
            </w:pPr>
            <w:r w:rsidRPr="00FA2904">
              <w:t>Spaces</w:t>
            </w:r>
          </w:p>
        </w:tc>
        <w:tc>
          <w:tcPr>
            <w:tcW w:w="431" w:type="dxa"/>
            <w:tcBorders>
              <w:top w:val="single" w:sz="6" w:space="0" w:color="auto"/>
              <w:left w:val="single" w:sz="6" w:space="0" w:color="auto"/>
              <w:bottom w:val="single" w:sz="6" w:space="0" w:color="auto"/>
              <w:right w:val="single" w:sz="6" w:space="0" w:color="auto"/>
            </w:tcBorders>
          </w:tcPr>
          <w:p w14:paraId="47BA5AEB" w14:textId="502E7BE6" w:rsidR="00A96DDD" w:rsidRDefault="00A96DDD" w:rsidP="00A96DDD">
            <w:pPr>
              <w:pStyle w:val="TableText"/>
            </w:pPr>
            <w:r w:rsidRPr="00FA2904">
              <w:t>-</w:t>
            </w:r>
          </w:p>
        </w:tc>
        <w:tc>
          <w:tcPr>
            <w:tcW w:w="431" w:type="dxa"/>
            <w:tcBorders>
              <w:top w:val="single" w:sz="6" w:space="0" w:color="auto"/>
              <w:left w:val="single" w:sz="6" w:space="0" w:color="auto"/>
              <w:bottom w:val="single" w:sz="6" w:space="0" w:color="auto"/>
              <w:right w:val="single" w:sz="6" w:space="0" w:color="auto"/>
            </w:tcBorders>
          </w:tcPr>
          <w:p w14:paraId="533EB918" w14:textId="225417B3" w:rsidR="00A96DDD" w:rsidRDefault="00A96DDD" w:rsidP="00A96DDD">
            <w:pPr>
              <w:pStyle w:val="TableText"/>
            </w:pPr>
            <w:r w:rsidRPr="00FA2904">
              <w:t>X</w:t>
            </w:r>
          </w:p>
        </w:tc>
        <w:tc>
          <w:tcPr>
            <w:tcW w:w="432" w:type="dxa"/>
            <w:tcBorders>
              <w:top w:val="single" w:sz="6" w:space="0" w:color="auto"/>
              <w:left w:val="single" w:sz="6" w:space="0" w:color="auto"/>
              <w:bottom w:val="single" w:sz="6" w:space="0" w:color="auto"/>
              <w:right w:val="single" w:sz="6" w:space="0" w:color="auto"/>
            </w:tcBorders>
          </w:tcPr>
          <w:p w14:paraId="284FB1C0" w14:textId="0F1DEC25" w:rsidR="00A96DDD" w:rsidRDefault="00A96DDD" w:rsidP="00A96DDD">
            <w:pPr>
              <w:pStyle w:val="TableText"/>
            </w:pPr>
            <w:r w:rsidRPr="00FA2904">
              <w:t>X</w:t>
            </w:r>
          </w:p>
        </w:tc>
      </w:tr>
      <w:tr w:rsidR="00A96DDD" w14:paraId="5736841D"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95D6E95" w14:textId="4C6C3FDC" w:rsidR="00A96DDD" w:rsidRDefault="00A96DDD" w:rsidP="00A96DDD">
            <w:pPr>
              <w:pStyle w:val="TableText"/>
            </w:pPr>
            <w:r w:rsidRPr="00E8770A">
              <w:t>5209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06819C7" w14:textId="6FDAB461" w:rsidR="00A96DDD" w:rsidRDefault="00A96DDD" w:rsidP="00A96DDD">
            <w:pPr>
              <w:pStyle w:val="TableText"/>
            </w:pPr>
            <w:r w:rsidRPr="00E8770A">
              <w:t>DELETE INDICATOR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24B1C45B" w14:textId="1A1CA0F4" w:rsidR="00A96DDD" w:rsidRDefault="00A96DDD" w:rsidP="00A96DDD">
            <w:pPr>
              <w:pStyle w:val="TableText"/>
            </w:pPr>
            <w:r w:rsidRPr="00E8770A">
              <w:t>:P:IDR-M-</w:t>
            </w:r>
            <w:hyperlink r:id="rId1096" w:history="1">
              <w:r w:rsidRPr="00571493">
                <w:rPr>
                  <w:rStyle w:val="Hyperlink"/>
                </w:rPr>
                <w:t>DELETE-IND-03</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78EAAF8" w14:textId="77777777" w:rsidR="00A96DDD" w:rsidRPr="00935013" w:rsidRDefault="00A96DDD" w:rsidP="00A96DDD">
            <w:pPr>
              <w:pStyle w:val="TableText"/>
              <w:rPr>
                <w:b/>
                <w:bCs/>
              </w:rPr>
            </w:pPr>
            <w:r w:rsidRPr="00935013">
              <w:rPr>
                <w:b/>
                <w:bCs/>
              </w:rPr>
              <w:t>Valid Values:</w:t>
            </w:r>
          </w:p>
          <w:p w14:paraId="3741F6C9" w14:textId="79B87F82" w:rsidR="00A96DDD" w:rsidRDefault="00A96DDD" w:rsidP="00935013">
            <w:pPr>
              <w:pStyle w:val="TableTextBullet"/>
            </w:pPr>
            <w:r>
              <w:t>D – Occurrence is deleted</w:t>
            </w:r>
          </w:p>
          <w:p w14:paraId="52C6A176" w14:textId="78A55F3F" w:rsidR="00A96DDD" w:rsidRDefault="00A96DDD" w:rsidP="00935013">
            <w:pPr>
              <w:pStyle w:val="TableTextBullet"/>
            </w:pPr>
            <w:r>
              <w:t>Blank – Occurrence is active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292D13DF" w14:textId="7C2B0CD4" w:rsidR="00A96DDD" w:rsidRDefault="00D37D5D" w:rsidP="00A96DDD">
            <w:pPr>
              <w:pStyle w:val="TableText"/>
              <w:rPr>
                <w:caps/>
              </w:rPr>
            </w:pPr>
            <w:r>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16009FC" w14:textId="33EBB2E8" w:rsidR="00A96DDD" w:rsidRDefault="00D37D5D" w:rsidP="00A96DDD">
            <w:pPr>
              <w:pStyle w:val="TableText"/>
            </w:pPr>
            <w: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1C6BD653" w14:textId="0C0578C3" w:rsidR="00A96DDD" w:rsidRDefault="00A96DDD" w:rsidP="00A96DDD">
            <w:pPr>
              <w:pStyle w:val="TableText"/>
            </w:pPr>
            <w:r w:rsidRPr="00EB660B">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7009F675" w14:textId="48F67A33" w:rsidR="00A96DDD" w:rsidRDefault="00A96DDD" w:rsidP="00A96DDD">
            <w:pPr>
              <w:pStyle w:val="TableText"/>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4940CB35" w14:textId="32BADA8F" w:rsidR="00A96DDD" w:rsidRDefault="00A96DDD" w:rsidP="00A96DDD">
            <w:pPr>
              <w:pStyle w:val="TableText"/>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55C08EE3" w14:textId="455F663B" w:rsidR="00A96DDD" w:rsidRDefault="00A96DDD" w:rsidP="00A96DDD">
            <w:pPr>
              <w:pStyle w:val="TableText"/>
            </w:pPr>
            <w:r w:rsidRPr="00EB660B">
              <w:rPr>
                <w:rFonts w:cs="Arial"/>
                <w:szCs w:val="18"/>
              </w:rPr>
              <w:t>X</w:t>
            </w:r>
          </w:p>
        </w:tc>
      </w:tr>
      <w:tr w:rsidR="00AE05D4" w14:paraId="5E9FB327"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DDDA2C5" w14:textId="2A95985E" w:rsidR="00AE05D4" w:rsidRDefault="00AE05D4" w:rsidP="00AE05D4">
            <w:pPr>
              <w:pStyle w:val="TableText"/>
            </w:pPr>
            <w:r w:rsidRPr="005C5443">
              <w:t>5210</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7ABA42FE" w14:textId="4803103C" w:rsidR="00AE05D4" w:rsidRDefault="00AE05D4" w:rsidP="00AE05D4">
            <w:pPr>
              <w:pStyle w:val="TableText"/>
            </w:pPr>
            <w:r w:rsidRPr="005C5443">
              <w:t>VALIDITY INDICATOR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56A90BE6" w14:textId="4FD956DC" w:rsidR="00AE05D4" w:rsidRDefault="00AE05D4" w:rsidP="00AE05D4">
            <w:pPr>
              <w:pStyle w:val="TableText"/>
            </w:pPr>
            <w:r w:rsidRPr="005C5443">
              <w:t>:P:IDR-M-</w:t>
            </w:r>
            <w:hyperlink r:id="rId1097" w:history="1">
              <w:r w:rsidRPr="00CA0461">
                <w:rPr>
                  <w:rStyle w:val="Hyperlink"/>
                </w:rPr>
                <w:t>VALID-IND</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66F7758" w14:textId="77777777" w:rsidR="00AE05D4" w:rsidRDefault="00AE05D4" w:rsidP="00AE05D4">
            <w:pPr>
              <w:pStyle w:val="TableText"/>
            </w:pPr>
            <w:r>
              <w:t>Validity of MSP</w:t>
            </w:r>
          </w:p>
          <w:p w14:paraId="2D426A20" w14:textId="77777777" w:rsidR="00AE05D4" w:rsidRPr="00935013" w:rsidRDefault="00AE05D4" w:rsidP="00AE05D4">
            <w:pPr>
              <w:pStyle w:val="TableText"/>
              <w:rPr>
                <w:b/>
                <w:bCs/>
              </w:rPr>
            </w:pPr>
            <w:r w:rsidRPr="00935013">
              <w:rPr>
                <w:b/>
                <w:bCs/>
              </w:rPr>
              <w:t>Valid Values:</w:t>
            </w:r>
          </w:p>
          <w:p w14:paraId="67EE0A8A" w14:textId="1158F614" w:rsidR="00AE05D4" w:rsidRDefault="00AE05D4" w:rsidP="00935013">
            <w:pPr>
              <w:pStyle w:val="TableTextBullet"/>
            </w:pPr>
            <w:r>
              <w:t>Blank – Not applicable</w:t>
            </w:r>
          </w:p>
          <w:p w14:paraId="321743D3" w14:textId="1AC8BA4F" w:rsidR="00AE05D4" w:rsidRDefault="00AE05D4" w:rsidP="00935013">
            <w:pPr>
              <w:pStyle w:val="TableTextBullet"/>
            </w:pPr>
            <w:r>
              <w:t>I – Under investigation</w:t>
            </w:r>
          </w:p>
          <w:p w14:paraId="4191BA83" w14:textId="1A39EFEC" w:rsidR="00AE05D4" w:rsidRDefault="00AE05D4" w:rsidP="00935013">
            <w:pPr>
              <w:pStyle w:val="TableTextBullet"/>
            </w:pPr>
            <w:r>
              <w:t>N – Beneficiary does not have MSP</w:t>
            </w:r>
          </w:p>
          <w:p w14:paraId="0EAD0AA9" w14:textId="4E0EC59F" w:rsidR="00AE05D4" w:rsidRDefault="00AE05D4" w:rsidP="00935013">
            <w:pPr>
              <w:pStyle w:val="TableTextBullet"/>
            </w:pPr>
            <w:r>
              <w:t>U – Under development</w:t>
            </w:r>
          </w:p>
          <w:p w14:paraId="1F7EAB6C" w14:textId="171435C4" w:rsidR="00AE05D4" w:rsidRDefault="00AE05D4" w:rsidP="00935013">
            <w:pPr>
              <w:pStyle w:val="TableTextBullet"/>
            </w:pPr>
            <w:r>
              <w:t>Y – Beneficiary has MSP</w:t>
            </w:r>
          </w:p>
          <w:p w14:paraId="20C66CD6" w14:textId="77777777" w:rsidR="00AE05D4" w:rsidRDefault="00AE05D4" w:rsidP="00AE05D4">
            <w:pPr>
              <w:pStyle w:val="TableTextBullet"/>
            </w:pPr>
            <w:r>
              <w:t>Z – First claim development</w:t>
            </w:r>
          </w:p>
          <w:p w14:paraId="2E3A59B0" w14:textId="16D33D8A" w:rsidR="003256D7" w:rsidRDefault="003256D7" w:rsidP="00935013">
            <w:pPr>
              <w:pStyle w:val="TableText"/>
              <w:ind w:left="206"/>
            </w:pPr>
            <w:r>
              <w:t>Note: ‘Z’ is for Response Generator Only</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0F8F7455" w14:textId="4B720B5A" w:rsidR="00AE05D4" w:rsidRDefault="00AE05D4" w:rsidP="00AE05D4">
            <w:pPr>
              <w:pStyle w:val="TableText"/>
              <w:rPr>
                <w:caps/>
              </w:rPr>
            </w:pPr>
            <w:r>
              <w:rPr>
                <w:caps/>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D6E879F" w14:textId="0137AF60" w:rsidR="00AE05D4" w:rsidRDefault="00EB0214" w:rsidP="00AE05D4">
            <w:pPr>
              <w:pStyle w:val="TableText"/>
            </w:pPr>
            <w: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4558EB7" w14:textId="0F7BF7DD" w:rsidR="00AE05D4" w:rsidRDefault="00AE05D4" w:rsidP="00AE05D4">
            <w:pPr>
              <w:pStyle w:val="TableText"/>
            </w:pPr>
            <w:r w:rsidRPr="006D7709">
              <w:t>Spaces</w:t>
            </w:r>
          </w:p>
        </w:tc>
        <w:tc>
          <w:tcPr>
            <w:tcW w:w="431" w:type="dxa"/>
            <w:tcBorders>
              <w:top w:val="single" w:sz="6" w:space="0" w:color="auto"/>
              <w:left w:val="single" w:sz="6" w:space="0" w:color="auto"/>
              <w:bottom w:val="single" w:sz="6" w:space="0" w:color="auto"/>
              <w:right w:val="single" w:sz="6" w:space="0" w:color="auto"/>
            </w:tcBorders>
          </w:tcPr>
          <w:p w14:paraId="4150E5E9" w14:textId="21E08412" w:rsidR="00AE05D4" w:rsidRDefault="00AE05D4" w:rsidP="00AE05D4">
            <w:pPr>
              <w:pStyle w:val="TableText"/>
            </w:pPr>
            <w:r w:rsidRPr="006D7709">
              <w:t>-</w:t>
            </w:r>
          </w:p>
        </w:tc>
        <w:tc>
          <w:tcPr>
            <w:tcW w:w="431" w:type="dxa"/>
            <w:tcBorders>
              <w:top w:val="single" w:sz="6" w:space="0" w:color="auto"/>
              <w:left w:val="single" w:sz="6" w:space="0" w:color="auto"/>
              <w:bottom w:val="single" w:sz="6" w:space="0" w:color="auto"/>
              <w:right w:val="single" w:sz="6" w:space="0" w:color="auto"/>
            </w:tcBorders>
          </w:tcPr>
          <w:p w14:paraId="5790F6E8" w14:textId="3D377584" w:rsidR="00AE05D4" w:rsidRDefault="00AE05D4" w:rsidP="00AE05D4">
            <w:pPr>
              <w:pStyle w:val="TableText"/>
            </w:pPr>
            <w:r w:rsidRPr="006D7709">
              <w:t>X</w:t>
            </w:r>
          </w:p>
        </w:tc>
        <w:tc>
          <w:tcPr>
            <w:tcW w:w="432" w:type="dxa"/>
            <w:tcBorders>
              <w:top w:val="single" w:sz="6" w:space="0" w:color="auto"/>
              <w:left w:val="single" w:sz="6" w:space="0" w:color="auto"/>
              <w:bottom w:val="single" w:sz="6" w:space="0" w:color="auto"/>
              <w:right w:val="single" w:sz="6" w:space="0" w:color="auto"/>
            </w:tcBorders>
          </w:tcPr>
          <w:p w14:paraId="6F5D0542" w14:textId="13A40DAA" w:rsidR="00AE05D4" w:rsidRDefault="00AE05D4" w:rsidP="00AE05D4">
            <w:pPr>
              <w:pStyle w:val="TableText"/>
            </w:pPr>
            <w:r w:rsidRPr="006D7709">
              <w:t>X</w:t>
            </w:r>
          </w:p>
        </w:tc>
      </w:tr>
      <w:tr w:rsidR="00AE05D4" w14:paraId="252DADA5"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C5264A6" w14:textId="752DAC27" w:rsidR="00AE05D4" w:rsidRPr="005C5443" w:rsidRDefault="00AE05D4" w:rsidP="00AE05D4">
            <w:pPr>
              <w:pStyle w:val="TableText"/>
            </w:pPr>
            <w:r w:rsidRPr="00F929C0">
              <w:t>5211</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5FEC09DF" w14:textId="74325CC2" w:rsidR="00AE05D4" w:rsidRPr="005C5443" w:rsidRDefault="00AE05D4" w:rsidP="00AE05D4">
            <w:pPr>
              <w:pStyle w:val="TableText"/>
            </w:pPr>
            <w:r w:rsidRPr="00F929C0">
              <w:t>MSP TYPE CODE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7D439A7B" w14:textId="1B6CD5AF" w:rsidR="00AE05D4" w:rsidRPr="005C5443" w:rsidRDefault="00AE05D4" w:rsidP="00AE05D4">
            <w:pPr>
              <w:pStyle w:val="TableText"/>
            </w:pPr>
            <w:r w:rsidRPr="00F929C0">
              <w:t>:P:IDR-M-</w:t>
            </w:r>
            <w:hyperlink r:id="rId1098" w:history="1">
              <w:r w:rsidRPr="00CA0461">
                <w:rPr>
                  <w:rStyle w:val="Hyperlink"/>
                </w:rPr>
                <w:t>MSP-TYPE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50D38A1" w14:textId="636E7C88" w:rsidR="00AE05D4" w:rsidRPr="00EB660B" w:rsidRDefault="00AE05D4" w:rsidP="00AE05D4">
            <w:pPr>
              <w:pStyle w:val="TableText"/>
              <w:rPr>
                <w:rFonts w:cs="Arial"/>
                <w:szCs w:val="18"/>
              </w:rPr>
            </w:pPr>
            <w:r w:rsidRPr="00EB660B">
              <w:rPr>
                <w:rFonts w:cs="Arial"/>
                <w:szCs w:val="18"/>
              </w:rPr>
              <w:t>Map corresponding MSP Type to the MSP file coverage type:</w:t>
            </w:r>
          </w:p>
          <w:p w14:paraId="374244B1" w14:textId="77777777" w:rsidR="00AE05D4" w:rsidRPr="00EB660B" w:rsidRDefault="00AE05D4" w:rsidP="00AE05D4">
            <w:pPr>
              <w:pStyle w:val="TableText"/>
              <w:rPr>
                <w:rFonts w:cs="Arial"/>
                <w:b/>
                <w:szCs w:val="18"/>
              </w:rPr>
            </w:pPr>
            <w:r w:rsidRPr="00EB660B">
              <w:rPr>
                <w:rFonts w:cs="Arial"/>
                <w:b/>
                <w:szCs w:val="18"/>
              </w:rPr>
              <w:t>Valid Values:</w:t>
            </w:r>
          </w:p>
          <w:p w14:paraId="045209BB" w14:textId="77777777" w:rsidR="00AE05D4" w:rsidRPr="00EB660B" w:rsidRDefault="00AE05D4" w:rsidP="00935013">
            <w:pPr>
              <w:pStyle w:val="TableTextBullet"/>
            </w:pPr>
            <w:r w:rsidRPr="00EB660B">
              <w:t>A – 12 (Working aged).</w:t>
            </w:r>
          </w:p>
          <w:p w14:paraId="5A4BECBA" w14:textId="77777777" w:rsidR="00AE05D4" w:rsidRPr="00EB660B" w:rsidRDefault="00AE05D4" w:rsidP="00935013">
            <w:pPr>
              <w:pStyle w:val="TableTextBullet"/>
            </w:pPr>
            <w:r w:rsidRPr="00EB660B">
              <w:t>B – 13 (ESRD).</w:t>
            </w:r>
          </w:p>
          <w:p w14:paraId="2DC57257" w14:textId="77777777" w:rsidR="00AE05D4" w:rsidRPr="00EB660B" w:rsidRDefault="00AE05D4" w:rsidP="00935013">
            <w:pPr>
              <w:pStyle w:val="TableTextBullet"/>
            </w:pPr>
            <w:r w:rsidRPr="00EB660B">
              <w:t>C – 11 (Medicare primary – conditional payment).</w:t>
            </w:r>
          </w:p>
          <w:p w14:paraId="0AC0341F" w14:textId="77777777" w:rsidR="00AE05D4" w:rsidRPr="00EB660B" w:rsidRDefault="00AE05D4" w:rsidP="00935013">
            <w:pPr>
              <w:pStyle w:val="TableTextBullet"/>
            </w:pPr>
            <w:r w:rsidRPr="00EB660B">
              <w:t>D – 14 (Auto/no-fault).</w:t>
            </w:r>
          </w:p>
          <w:p w14:paraId="0A9C4BCD" w14:textId="77777777" w:rsidR="00AE05D4" w:rsidRPr="00EB660B" w:rsidRDefault="00AE05D4" w:rsidP="00935013">
            <w:pPr>
              <w:pStyle w:val="TableTextBullet"/>
            </w:pPr>
            <w:r w:rsidRPr="00EB660B">
              <w:t>E – 15 (Worker’s Comp).</w:t>
            </w:r>
          </w:p>
          <w:p w14:paraId="2914B657" w14:textId="45B2377A" w:rsidR="00AE05D4" w:rsidRPr="00EB660B" w:rsidRDefault="00AE05D4" w:rsidP="00935013">
            <w:pPr>
              <w:pStyle w:val="TableTextBullet"/>
            </w:pPr>
            <w:r w:rsidRPr="00EB660B">
              <w:t xml:space="preserve">F – 16 </w:t>
            </w:r>
            <w:r w:rsidR="00AD543C">
              <w:t>[</w:t>
            </w:r>
            <w:r w:rsidRPr="00EB660B">
              <w:t>Federal (public health)</w:t>
            </w:r>
            <w:r w:rsidR="00AD543C">
              <w:t>]</w:t>
            </w:r>
          </w:p>
          <w:p w14:paraId="1AA3EA4B" w14:textId="77777777" w:rsidR="00AE05D4" w:rsidRPr="00EB660B" w:rsidRDefault="00AE05D4" w:rsidP="00935013">
            <w:pPr>
              <w:pStyle w:val="TableTextBullet"/>
            </w:pPr>
            <w:r w:rsidRPr="00EB660B">
              <w:t>G – 43 (Disabled).</w:t>
            </w:r>
          </w:p>
          <w:p w14:paraId="1D600C0D" w14:textId="77777777" w:rsidR="00AE05D4" w:rsidRPr="00EB660B" w:rsidRDefault="00AE05D4" w:rsidP="00935013">
            <w:pPr>
              <w:pStyle w:val="TableTextBullet"/>
            </w:pPr>
            <w:r w:rsidRPr="00EB660B">
              <w:t>H – 41 (Black lung).</w:t>
            </w:r>
          </w:p>
          <w:p w14:paraId="2A442853" w14:textId="77777777" w:rsidR="00AE05D4" w:rsidRDefault="00AE05D4" w:rsidP="00AE05D4">
            <w:pPr>
              <w:pStyle w:val="TableTextBullet"/>
            </w:pPr>
            <w:r w:rsidRPr="00EB660B">
              <w:t>I – 42 (Veteran’s Admin).</w:t>
            </w:r>
          </w:p>
          <w:p w14:paraId="08BB092C" w14:textId="5BDB40EC" w:rsidR="00AE05D4" w:rsidRPr="00EB660B" w:rsidRDefault="00AE05D4" w:rsidP="00935013">
            <w:pPr>
              <w:pStyle w:val="TableTextBullet"/>
              <w:numPr>
                <w:ilvl w:val="0"/>
                <w:numId w:val="0"/>
              </w:numPr>
              <w:ind w:left="213"/>
            </w:pPr>
            <w:r w:rsidRPr="00935013">
              <w:rPr>
                <w:b/>
                <w:bCs/>
              </w:rPr>
              <w:t>Note:</w:t>
            </w:r>
            <w:r>
              <w:t xml:space="preserve"> ‘I’ is u</w:t>
            </w:r>
            <w:r w:rsidRPr="00EB660B">
              <w:t>sed by VA Contractor Only; not used by MAC/Contractors.</w:t>
            </w:r>
          </w:p>
          <w:p w14:paraId="0A5B842D" w14:textId="77777777" w:rsidR="00AE05D4" w:rsidRDefault="00AE05D4" w:rsidP="00935013">
            <w:pPr>
              <w:pStyle w:val="TableTextBullet"/>
            </w:pPr>
            <w:r w:rsidRPr="00184FE7">
              <w:t>L – 47 (Liability).</w:t>
            </w:r>
          </w:p>
          <w:p w14:paraId="258A6529" w14:textId="73EA65BF" w:rsidR="00AE05D4" w:rsidRDefault="00AE05D4" w:rsidP="00935013">
            <w:pPr>
              <w:pStyle w:val="TableTextBullet"/>
            </w:pPr>
            <w:r w:rsidRPr="00184FE7">
              <w:t>W – 19 (WC Set-aside)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49578EC4" w14:textId="248F3D5C" w:rsidR="00AE05D4" w:rsidRDefault="00AE05D4" w:rsidP="00AE05D4">
            <w:pPr>
              <w:pStyle w:val="TableText"/>
              <w:rPr>
                <w:caps/>
              </w:rPr>
            </w:pPr>
            <w:r w:rsidRPr="004154F5">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F0CC9DF" w14:textId="504F9F76" w:rsidR="00AE05D4" w:rsidRDefault="00EB0214" w:rsidP="00AE05D4">
            <w:pPr>
              <w:pStyle w:val="TableText"/>
            </w:pPr>
            <w: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8A95397" w14:textId="2631C0B9" w:rsidR="00AE05D4" w:rsidRPr="006D7709" w:rsidRDefault="00AE05D4" w:rsidP="00AE05D4">
            <w:pPr>
              <w:pStyle w:val="TableText"/>
            </w:pPr>
            <w:r w:rsidRPr="004154F5">
              <w:t>Spaces</w:t>
            </w:r>
          </w:p>
        </w:tc>
        <w:tc>
          <w:tcPr>
            <w:tcW w:w="431" w:type="dxa"/>
            <w:tcBorders>
              <w:top w:val="single" w:sz="6" w:space="0" w:color="auto"/>
              <w:left w:val="single" w:sz="6" w:space="0" w:color="auto"/>
              <w:bottom w:val="single" w:sz="6" w:space="0" w:color="auto"/>
              <w:right w:val="single" w:sz="6" w:space="0" w:color="auto"/>
            </w:tcBorders>
          </w:tcPr>
          <w:p w14:paraId="42F8B10E" w14:textId="5DBB4BED" w:rsidR="00AE05D4" w:rsidRPr="006D7709" w:rsidRDefault="00AE05D4" w:rsidP="00AE05D4">
            <w:pPr>
              <w:pStyle w:val="TableText"/>
            </w:pPr>
            <w:r w:rsidRPr="004154F5">
              <w:t>-</w:t>
            </w:r>
          </w:p>
        </w:tc>
        <w:tc>
          <w:tcPr>
            <w:tcW w:w="431" w:type="dxa"/>
            <w:tcBorders>
              <w:top w:val="single" w:sz="6" w:space="0" w:color="auto"/>
              <w:left w:val="single" w:sz="6" w:space="0" w:color="auto"/>
              <w:bottom w:val="single" w:sz="6" w:space="0" w:color="auto"/>
              <w:right w:val="single" w:sz="6" w:space="0" w:color="auto"/>
            </w:tcBorders>
          </w:tcPr>
          <w:p w14:paraId="59AD40D3" w14:textId="755CB150" w:rsidR="00AE05D4" w:rsidRPr="006D7709" w:rsidRDefault="00AE05D4" w:rsidP="00AE05D4">
            <w:pPr>
              <w:pStyle w:val="TableText"/>
            </w:pPr>
            <w:r w:rsidRPr="004154F5">
              <w:t>X</w:t>
            </w:r>
          </w:p>
        </w:tc>
        <w:tc>
          <w:tcPr>
            <w:tcW w:w="432" w:type="dxa"/>
            <w:tcBorders>
              <w:top w:val="single" w:sz="6" w:space="0" w:color="auto"/>
              <w:left w:val="single" w:sz="6" w:space="0" w:color="auto"/>
              <w:bottom w:val="single" w:sz="6" w:space="0" w:color="auto"/>
              <w:right w:val="single" w:sz="6" w:space="0" w:color="auto"/>
            </w:tcBorders>
          </w:tcPr>
          <w:p w14:paraId="669CB737" w14:textId="000B51B0" w:rsidR="00AE05D4" w:rsidRPr="006D7709" w:rsidRDefault="00AE05D4" w:rsidP="00AE05D4">
            <w:pPr>
              <w:pStyle w:val="TableText"/>
            </w:pPr>
            <w:r w:rsidRPr="004154F5">
              <w:t>X</w:t>
            </w:r>
          </w:p>
        </w:tc>
      </w:tr>
      <w:tr w:rsidR="00AE05D4" w14:paraId="02D6516B"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09F05D6" w14:textId="5C972BB7" w:rsidR="00AE05D4" w:rsidRPr="00F929C0" w:rsidRDefault="00AE05D4" w:rsidP="00AE05D4">
            <w:pPr>
              <w:pStyle w:val="TableText"/>
            </w:pPr>
            <w:r w:rsidRPr="00184FE7">
              <w:rPr>
                <w:rFonts w:cs="Arial"/>
                <w:szCs w:val="18"/>
              </w:rPr>
              <w:t>5212-5216</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FAFA2BB" w14:textId="2E74EE9D" w:rsidR="00AE05D4" w:rsidRPr="00F929C0" w:rsidRDefault="00AE05D4" w:rsidP="00AE05D4">
            <w:pPr>
              <w:pStyle w:val="TableText"/>
            </w:pPr>
            <w:r w:rsidRPr="00AA134C">
              <w:rPr>
                <w:rFonts w:cs="Arial"/>
                <w:szCs w:val="18"/>
              </w:rPr>
              <w:t>ORIGINATING CONTRACTOR NUMBER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5002BE6B" w14:textId="0B8560DD" w:rsidR="00AE05D4" w:rsidRPr="00F929C0" w:rsidRDefault="00AE05D4" w:rsidP="00AE05D4">
            <w:pPr>
              <w:pStyle w:val="TableText"/>
            </w:pPr>
            <w:r w:rsidRPr="00EB660B">
              <w:rPr>
                <w:rFonts w:cs="Arial"/>
                <w:szCs w:val="18"/>
              </w:rPr>
              <w:t>:P:IDR-M-</w:t>
            </w:r>
            <w:hyperlink r:id="rId1099" w:history="1">
              <w:r w:rsidRPr="00CA0461">
                <w:rPr>
                  <w:rStyle w:val="Hyperlink"/>
                  <w:rFonts w:cs="Arial"/>
                  <w:szCs w:val="18"/>
                </w:rPr>
                <w:t>CONTRACTOR</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44FEA96" w14:textId="39336EB3" w:rsidR="00AE05D4" w:rsidRPr="00EB660B" w:rsidRDefault="00AE05D4" w:rsidP="00AE05D4">
            <w:pPr>
              <w:pStyle w:val="TableText"/>
              <w:rPr>
                <w:rFonts w:cs="Arial"/>
                <w:szCs w:val="18"/>
              </w:rPr>
            </w:pPr>
            <w:r w:rsidRPr="00EB660B">
              <w:t>Identifies contractor establishing entry.</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58E73C8E" w14:textId="052A9F59" w:rsidR="00AE05D4" w:rsidRPr="004154F5" w:rsidRDefault="00AE05D4" w:rsidP="00AE05D4">
            <w:pPr>
              <w:pStyle w:val="TableText"/>
            </w:pPr>
            <w:r w:rsidRPr="00184FE7">
              <w:rPr>
                <w:rFonts w:cs="Arial"/>
                <w:caps/>
                <w:szCs w:val="18"/>
              </w:rPr>
              <w:t>5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A0AF90A" w14:textId="19A54471" w:rsidR="00AE05D4" w:rsidRDefault="00EB0214" w:rsidP="00AE05D4">
            <w:pPr>
              <w:pStyle w:val="TableText"/>
            </w:pPr>
            <w: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200CC39" w14:textId="4F2FD666" w:rsidR="00AE05D4" w:rsidRPr="004154F5" w:rsidRDefault="00AE05D4" w:rsidP="00AE05D4">
            <w:pPr>
              <w:pStyle w:val="TableText"/>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03A78D83" w14:textId="7940E250" w:rsidR="00AE05D4" w:rsidRPr="004154F5" w:rsidRDefault="00AE05D4" w:rsidP="00AE05D4">
            <w:pPr>
              <w:pStyle w:val="TableText"/>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4DEC9628" w14:textId="49372068" w:rsidR="00AE05D4" w:rsidRPr="004154F5" w:rsidRDefault="00AE05D4" w:rsidP="00AE05D4">
            <w:pPr>
              <w:pStyle w:val="TableText"/>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084965E2" w14:textId="62E30DAC" w:rsidR="00AE05D4" w:rsidRPr="004154F5" w:rsidRDefault="00AE05D4" w:rsidP="00AE05D4">
            <w:pPr>
              <w:pStyle w:val="TableText"/>
            </w:pPr>
            <w:r w:rsidRPr="00EB660B">
              <w:rPr>
                <w:rFonts w:cs="Arial"/>
                <w:szCs w:val="18"/>
              </w:rPr>
              <w:t>X</w:t>
            </w:r>
          </w:p>
        </w:tc>
      </w:tr>
      <w:tr w:rsidR="00AE05D4" w14:paraId="15E0F4AA"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0F0E6B7" w14:textId="3B905BCC" w:rsidR="00AE05D4" w:rsidRPr="00F929C0" w:rsidRDefault="00AE05D4" w:rsidP="00AE05D4">
            <w:pPr>
              <w:pStyle w:val="TableText"/>
            </w:pPr>
            <w:r w:rsidRPr="00184FE7">
              <w:rPr>
                <w:rFonts w:cs="Arial"/>
                <w:szCs w:val="18"/>
              </w:rPr>
              <w:t>5217-5224</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74CFC1BC" w14:textId="2C1E728F" w:rsidR="00AE05D4" w:rsidRPr="00F929C0" w:rsidRDefault="00AE05D4" w:rsidP="00AE05D4">
            <w:pPr>
              <w:pStyle w:val="TableText"/>
            </w:pPr>
            <w:r w:rsidRPr="00AA134C">
              <w:rPr>
                <w:rFonts w:cs="Arial"/>
                <w:szCs w:val="18"/>
              </w:rPr>
              <w:t>ENTRY DATE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1483F88" w14:textId="6D7E3FB7" w:rsidR="00AE05D4" w:rsidRPr="00F929C0" w:rsidRDefault="00AE05D4" w:rsidP="00AE05D4">
            <w:pPr>
              <w:pStyle w:val="TableText"/>
            </w:pPr>
            <w:r w:rsidRPr="00EB660B">
              <w:rPr>
                <w:rFonts w:cs="Arial"/>
                <w:szCs w:val="18"/>
              </w:rPr>
              <w:t>:P:IDR-M-</w:t>
            </w:r>
            <w:hyperlink r:id="rId1100" w:history="1">
              <w:r w:rsidRPr="00CA0461">
                <w:rPr>
                  <w:rStyle w:val="Hyperlink"/>
                  <w:rFonts w:cs="Arial"/>
                  <w:szCs w:val="18"/>
                </w:rPr>
                <w:t>ENTRY-DATE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2BBA3686" w14:textId="360728EA" w:rsidR="00AE05D4" w:rsidRPr="00EB660B" w:rsidRDefault="00AE05D4" w:rsidP="00AE05D4">
            <w:pPr>
              <w:pStyle w:val="TableText"/>
              <w:rPr>
                <w:rFonts w:cs="Arial"/>
                <w:szCs w:val="18"/>
              </w:rPr>
            </w:pPr>
            <w:r w:rsidRPr="00EB660B">
              <w:t>Entry date of added record.</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21CA7EA9" w14:textId="4BB963A3" w:rsidR="00AE05D4" w:rsidRPr="004154F5" w:rsidRDefault="00AE05D4" w:rsidP="00AE05D4">
            <w:pPr>
              <w:pStyle w:val="TableText"/>
            </w:pPr>
            <w:r w:rsidRPr="00184FE7">
              <w:rPr>
                <w:rFonts w:cs="Arial"/>
                <w:caps/>
                <w:szCs w:val="18"/>
              </w:rPr>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069D3E9" w14:textId="22303AC2" w:rsidR="00AE05D4" w:rsidRDefault="00AE05D4" w:rsidP="00AE05D4">
            <w:pPr>
              <w:pStyle w:val="TableText"/>
            </w:pPr>
            <w:bookmarkStart w:id="1124" w:name="_Hlk101345286"/>
            <w:r w:rsidRPr="00184FE7">
              <w:rPr>
                <w:rFonts w:cs="Arial"/>
                <w:szCs w:val="18"/>
              </w:rPr>
              <w:t>Format MMDDCCYY</w:t>
            </w:r>
            <w:bookmarkEnd w:id="1124"/>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26F38C87" w14:textId="2F4AF673" w:rsidR="00AE05D4" w:rsidRPr="004154F5" w:rsidRDefault="00AE05D4" w:rsidP="00AE05D4">
            <w:pPr>
              <w:pStyle w:val="TableText"/>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6862ECAF" w14:textId="69DD68AD" w:rsidR="00AE05D4" w:rsidRPr="004154F5" w:rsidRDefault="00AE05D4" w:rsidP="00AE05D4">
            <w:pPr>
              <w:pStyle w:val="TableText"/>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361EE704" w14:textId="6E0598F3" w:rsidR="00AE05D4" w:rsidRPr="004154F5" w:rsidRDefault="00AE05D4" w:rsidP="00AE05D4">
            <w:pPr>
              <w:pStyle w:val="TableText"/>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5A915E71" w14:textId="67C995E4" w:rsidR="00AE05D4" w:rsidRPr="004154F5" w:rsidRDefault="00AE05D4" w:rsidP="00AE05D4">
            <w:pPr>
              <w:pStyle w:val="TableText"/>
            </w:pPr>
            <w:r w:rsidRPr="00EB660B">
              <w:rPr>
                <w:rFonts w:cs="Arial"/>
                <w:szCs w:val="18"/>
              </w:rPr>
              <w:t>X</w:t>
            </w:r>
          </w:p>
        </w:tc>
      </w:tr>
      <w:tr w:rsidR="00AE05D4" w14:paraId="0790DDBB"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8C03441" w14:textId="418C7D85" w:rsidR="00AE05D4" w:rsidRPr="00F929C0" w:rsidRDefault="00AE05D4" w:rsidP="00AE05D4">
            <w:pPr>
              <w:pStyle w:val="TableText"/>
            </w:pPr>
            <w:r w:rsidRPr="00184FE7">
              <w:rPr>
                <w:rFonts w:cs="Arial"/>
                <w:szCs w:val="18"/>
              </w:rPr>
              <w:t>5225-522</w:t>
            </w:r>
            <w:r w:rsidR="00A974B6">
              <w:rPr>
                <w:rFonts w:cs="Arial"/>
                <w:szCs w:val="18"/>
              </w:rPr>
              <w:t>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70A16AF7" w14:textId="72AC50AF" w:rsidR="00AE05D4" w:rsidRPr="00F929C0" w:rsidRDefault="00AE05D4" w:rsidP="00AE05D4">
            <w:pPr>
              <w:pStyle w:val="TableText"/>
            </w:pPr>
            <w:r w:rsidRPr="00AA134C">
              <w:rPr>
                <w:rFonts w:cs="Arial"/>
                <w:szCs w:val="18"/>
              </w:rPr>
              <w:t>UPDATING CONTRACTOR NUMBER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7B917F43" w14:textId="2208B1CB" w:rsidR="00AE05D4" w:rsidRPr="00F929C0" w:rsidRDefault="00AE05D4" w:rsidP="00AE05D4">
            <w:pPr>
              <w:pStyle w:val="TableText"/>
            </w:pPr>
            <w:r w:rsidRPr="00EB660B">
              <w:rPr>
                <w:rFonts w:cs="Arial"/>
                <w:szCs w:val="18"/>
              </w:rPr>
              <w:t>:P:IDR-M-</w:t>
            </w:r>
            <w:hyperlink r:id="rId1101" w:history="1">
              <w:r w:rsidRPr="00CA0461">
                <w:rPr>
                  <w:rStyle w:val="Hyperlink"/>
                  <w:rFonts w:cs="Arial"/>
                  <w:szCs w:val="18"/>
                </w:rPr>
                <w:t>UPDATE-CNTR</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7CC1F29" w14:textId="3AF06C67" w:rsidR="00AE05D4" w:rsidRPr="00EB660B" w:rsidRDefault="00AE05D4" w:rsidP="00AE05D4">
            <w:pPr>
              <w:pStyle w:val="TableText"/>
              <w:rPr>
                <w:rFonts w:cs="Arial"/>
                <w:szCs w:val="18"/>
              </w:rPr>
            </w:pPr>
            <w:r w:rsidRPr="00EB660B">
              <w:t>Identifies contractor who updated entry.</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0CD41814" w14:textId="347B83D6" w:rsidR="00AE05D4" w:rsidRPr="004154F5" w:rsidRDefault="00AE05D4" w:rsidP="00AE05D4">
            <w:pPr>
              <w:pStyle w:val="TableText"/>
            </w:pPr>
            <w:r w:rsidRPr="00184FE7">
              <w:rPr>
                <w:rFonts w:cs="Arial"/>
                <w:caps/>
                <w:szCs w:val="18"/>
              </w:rPr>
              <w:t>5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FAC62E0" w14:textId="743F686E" w:rsidR="00AE05D4" w:rsidRDefault="00EB0214" w:rsidP="00AE05D4">
            <w:pPr>
              <w:pStyle w:val="TableText"/>
            </w:pPr>
            <w: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359FA46" w14:textId="017D691C" w:rsidR="00AE05D4" w:rsidRPr="004154F5" w:rsidRDefault="00AE05D4" w:rsidP="00AE05D4">
            <w:pPr>
              <w:pStyle w:val="TableText"/>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3DE33389" w14:textId="43360BC6" w:rsidR="00AE05D4" w:rsidRPr="004154F5" w:rsidRDefault="00AE05D4" w:rsidP="00AE05D4">
            <w:pPr>
              <w:pStyle w:val="TableText"/>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503CDC05" w14:textId="0B6E720B" w:rsidR="00AE05D4" w:rsidRPr="004154F5" w:rsidRDefault="00AE05D4" w:rsidP="00AE05D4">
            <w:pPr>
              <w:pStyle w:val="TableText"/>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49D19012" w14:textId="2719B709" w:rsidR="00AE05D4" w:rsidRPr="004154F5" w:rsidRDefault="00AE05D4" w:rsidP="00AE05D4">
            <w:pPr>
              <w:pStyle w:val="TableText"/>
            </w:pPr>
            <w:r w:rsidRPr="00EB660B">
              <w:rPr>
                <w:rFonts w:cs="Arial"/>
                <w:szCs w:val="18"/>
              </w:rPr>
              <w:t>X</w:t>
            </w:r>
          </w:p>
        </w:tc>
      </w:tr>
      <w:tr w:rsidR="00AE05D4" w14:paraId="68D99BD5"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3060815" w14:textId="461EAEDB" w:rsidR="00AE05D4" w:rsidRPr="00F929C0" w:rsidRDefault="00A974B6" w:rsidP="00AE05D4">
            <w:pPr>
              <w:pStyle w:val="TableText"/>
            </w:pPr>
            <w:r w:rsidRPr="00184FE7">
              <w:rPr>
                <w:rFonts w:cs="Arial"/>
                <w:szCs w:val="18"/>
              </w:rPr>
              <w:t>52</w:t>
            </w:r>
            <w:r>
              <w:rPr>
                <w:rFonts w:cs="Arial"/>
                <w:szCs w:val="18"/>
              </w:rPr>
              <w:t>30</w:t>
            </w:r>
            <w:r w:rsidR="00AE05D4" w:rsidRPr="00184FE7">
              <w:rPr>
                <w:rFonts w:cs="Arial"/>
                <w:szCs w:val="18"/>
              </w:rPr>
              <w:t>-523</w:t>
            </w:r>
            <w:r>
              <w:rPr>
                <w:rFonts w:cs="Arial"/>
                <w:szCs w:val="18"/>
              </w:rPr>
              <w:t>7</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970DDBB" w14:textId="40FDB207" w:rsidR="00AE05D4" w:rsidRPr="00F929C0" w:rsidRDefault="00AE05D4" w:rsidP="00AE05D4">
            <w:pPr>
              <w:pStyle w:val="TableText"/>
            </w:pPr>
            <w:r w:rsidRPr="00184FE7">
              <w:rPr>
                <w:rFonts w:cs="Arial"/>
                <w:szCs w:val="18"/>
              </w:rPr>
              <w:t>MAINTENANCE DATE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49F70914" w14:textId="18293B36" w:rsidR="00AE05D4" w:rsidRPr="00F929C0" w:rsidRDefault="00AE05D4" w:rsidP="00AE05D4">
            <w:pPr>
              <w:pStyle w:val="TableText"/>
            </w:pPr>
            <w:r w:rsidRPr="00AA134C">
              <w:rPr>
                <w:rFonts w:cs="Arial"/>
                <w:szCs w:val="18"/>
              </w:rPr>
              <w:t>:P:IDR-M-</w:t>
            </w:r>
            <w:hyperlink r:id="rId1102" w:history="1">
              <w:r w:rsidRPr="00CA0461">
                <w:rPr>
                  <w:rStyle w:val="Hyperlink"/>
                  <w:rFonts w:cs="Arial"/>
                  <w:szCs w:val="18"/>
                </w:rPr>
                <w:t>MAINT-DATE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25241C4F" w14:textId="2156EC3B" w:rsidR="00AE05D4" w:rsidRPr="00EB660B" w:rsidRDefault="00AE05D4" w:rsidP="00AE05D4">
            <w:pPr>
              <w:pStyle w:val="TableText"/>
              <w:rPr>
                <w:rFonts w:cs="Arial"/>
                <w:szCs w:val="18"/>
              </w:rPr>
            </w:pPr>
            <w:r w:rsidRPr="00AA134C">
              <w:t>Date of update maintenance to the MSP record.</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755EC695" w14:textId="1EB1658F" w:rsidR="00AE05D4" w:rsidRPr="004154F5" w:rsidRDefault="00AE05D4" w:rsidP="00AE05D4">
            <w:pPr>
              <w:pStyle w:val="TableText"/>
            </w:pPr>
            <w:r w:rsidRPr="00184FE7">
              <w:rPr>
                <w:rFonts w:cs="Arial"/>
                <w:caps/>
                <w:szCs w:val="18"/>
              </w:rPr>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FF531B2" w14:textId="1691D56D" w:rsidR="00AE05D4" w:rsidRDefault="00AE05D4" w:rsidP="00AE05D4">
            <w:pPr>
              <w:pStyle w:val="TableText"/>
            </w:pPr>
            <w:r w:rsidRPr="00184FE7">
              <w:rPr>
                <w:rFonts w:cs="Arial"/>
                <w:szCs w:val="18"/>
              </w:rPr>
              <w:t xml:space="preserve">Format </w:t>
            </w:r>
            <w:bookmarkStart w:id="1125" w:name="_Hlk101345875"/>
            <w:r w:rsidRPr="00184FE7">
              <w:rPr>
                <w:rFonts w:cs="Arial"/>
                <w:szCs w:val="18"/>
              </w:rPr>
              <w:t>MMDDCCYY</w:t>
            </w:r>
            <w:bookmarkEnd w:id="1125"/>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0C806557" w14:textId="2226F196" w:rsidR="00AE05D4" w:rsidRPr="004154F5" w:rsidRDefault="004B2E45" w:rsidP="00AE05D4">
            <w:pPr>
              <w:pStyle w:val="TableText"/>
            </w:pPr>
            <w:r w:rsidRPr="004B2E45">
              <w:rPr>
                <w:rFonts w:cs="Arial"/>
                <w:szCs w:val="18"/>
              </w:rPr>
              <w:t>Zeros</w:t>
            </w:r>
          </w:p>
        </w:tc>
        <w:tc>
          <w:tcPr>
            <w:tcW w:w="431" w:type="dxa"/>
            <w:tcBorders>
              <w:top w:val="single" w:sz="6" w:space="0" w:color="auto"/>
              <w:left w:val="single" w:sz="6" w:space="0" w:color="auto"/>
              <w:bottom w:val="single" w:sz="6" w:space="0" w:color="auto"/>
              <w:right w:val="single" w:sz="6" w:space="0" w:color="auto"/>
            </w:tcBorders>
          </w:tcPr>
          <w:p w14:paraId="34BC6EC2" w14:textId="1200C916" w:rsidR="00AE05D4" w:rsidRPr="004154F5" w:rsidRDefault="00AE05D4" w:rsidP="00AE05D4">
            <w:pPr>
              <w:pStyle w:val="TableText"/>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3BF1CC23" w14:textId="432F07EA" w:rsidR="00AE05D4" w:rsidRPr="004154F5" w:rsidRDefault="00AE05D4" w:rsidP="00AE05D4">
            <w:pPr>
              <w:pStyle w:val="TableText"/>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46313561" w14:textId="7E4F7B50" w:rsidR="00AE05D4" w:rsidRPr="004154F5" w:rsidRDefault="00AE05D4" w:rsidP="00AE05D4">
            <w:pPr>
              <w:pStyle w:val="TableText"/>
            </w:pPr>
            <w:r w:rsidRPr="00184FE7">
              <w:rPr>
                <w:rFonts w:cs="Arial"/>
                <w:szCs w:val="18"/>
              </w:rPr>
              <w:t>X</w:t>
            </w:r>
          </w:p>
        </w:tc>
      </w:tr>
      <w:tr w:rsidR="00AE05D4" w14:paraId="4ADC970C"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9C8D19A" w14:textId="4B0EBBCB" w:rsidR="00AE05D4" w:rsidRPr="00184FE7" w:rsidRDefault="00AE05D4" w:rsidP="00AE05D4">
            <w:pPr>
              <w:pStyle w:val="TableText"/>
              <w:rPr>
                <w:rFonts w:cs="Arial"/>
                <w:szCs w:val="18"/>
              </w:rPr>
            </w:pPr>
            <w:r w:rsidRPr="00184FE7">
              <w:rPr>
                <w:rFonts w:cs="Arial"/>
                <w:szCs w:val="18"/>
              </w:rPr>
              <w:t>523</w:t>
            </w:r>
            <w:r w:rsidR="00A974B6">
              <w:rPr>
                <w:rFonts w:cs="Arial"/>
                <w:szCs w:val="18"/>
              </w:rPr>
              <w:t>8</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181DC415" w14:textId="0B5DBEA6" w:rsidR="00AE05D4" w:rsidRPr="00184FE7" w:rsidRDefault="00AE05D4" w:rsidP="00AE05D4">
            <w:pPr>
              <w:pStyle w:val="TableText"/>
              <w:rPr>
                <w:rFonts w:cs="Arial"/>
                <w:szCs w:val="18"/>
              </w:rPr>
            </w:pPr>
            <w:r w:rsidRPr="00184FE7">
              <w:rPr>
                <w:rFonts w:cs="Arial"/>
                <w:szCs w:val="18"/>
              </w:rPr>
              <w:t>INSURER TYPE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48F829E0" w14:textId="76B4109E" w:rsidR="00AE05D4" w:rsidRPr="00AA134C" w:rsidRDefault="00AE05D4" w:rsidP="00AE05D4">
            <w:pPr>
              <w:pStyle w:val="TableText"/>
              <w:rPr>
                <w:rFonts w:cs="Arial"/>
                <w:szCs w:val="18"/>
              </w:rPr>
            </w:pPr>
            <w:r w:rsidRPr="00AA134C">
              <w:rPr>
                <w:rFonts w:cs="Arial"/>
                <w:szCs w:val="18"/>
              </w:rPr>
              <w:t>:P:IDR-M-</w:t>
            </w:r>
            <w:hyperlink r:id="rId1103" w:history="1">
              <w:r w:rsidRPr="00CA0461">
                <w:rPr>
                  <w:rStyle w:val="Hyperlink"/>
                  <w:rFonts w:cs="Arial"/>
                  <w:szCs w:val="18"/>
                </w:rPr>
                <w:t>INS-TYPE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36B64D1" w14:textId="6F38A2B0" w:rsidR="00AE05D4" w:rsidRPr="00AA134C" w:rsidRDefault="00AE05D4" w:rsidP="00AE05D4">
            <w:pPr>
              <w:pStyle w:val="TableText"/>
            </w:pPr>
            <w:r w:rsidRPr="00AA134C">
              <w:t>Insurer Type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7A079C16" w14:textId="6AC631BF" w:rsidR="00AE05D4" w:rsidRPr="00184FE7" w:rsidRDefault="00AE05D4" w:rsidP="00AE05D4">
            <w:pPr>
              <w:pStyle w:val="TableText"/>
              <w:rPr>
                <w:rFonts w:cs="Arial"/>
                <w:caps/>
                <w:szCs w:val="18"/>
              </w:rPr>
            </w:pPr>
            <w:r w:rsidRPr="00184FE7">
              <w:rPr>
                <w:rFonts w:cs="Arial"/>
                <w:caps/>
                <w:szCs w:val="18"/>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0FBE311" w14:textId="3F964BCE"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2A42CC62" w14:textId="506F574F" w:rsidR="00AE05D4" w:rsidRPr="00AA134C" w:rsidRDefault="00AE05D4" w:rsidP="00AE05D4">
            <w:pPr>
              <w:pStyle w:val="TableText"/>
              <w:rPr>
                <w:rFonts w:cs="Arial"/>
                <w:szCs w:val="18"/>
              </w:rPr>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5FA790D5" w14:textId="5A755354" w:rsidR="00AE05D4" w:rsidRPr="00EB660B" w:rsidRDefault="00AE05D4" w:rsidP="00AE05D4">
            <w:pPr>
              <w:pStyle w:val="TableText"/>
              <w:rPr>
                <w:rFonts w:cs="Arial"/>
                <w:szCs w:val="18"/>
              </w:rPr>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3A6C354A" w14:textId="620AB15A" w:rsidR="00AE05D4" w:rsidRPr="00EB660B" w:rsidRDefault="00AE05D4" w:rsidP="00AE05D4">
            <w:pPr>
              <w:pStyle w:val="TableText"/>
              <w:rPr>
                <w:rFonts w:cs="Arial"/>
                <w:szCs w:val="18"/>
              </w:rPr>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64451FAA" w14:textId="4F42C2DB" w:rsidR="00AE05D4" w:rsidRPr="00184FE7" w:rsidRDefault="00AE05D4" w:rsidP="00AE05D4">
            <w:pPr>
              <w:pStyle w:val="TableText"/>
              <w:rPr>
                <w:rFonts w:cs="Arial"/>
                <w:szCs w:val="18"/>
              </w:rPr>
            </w:pPr>
            <w:r w:rsidRPr="00EB660B">
              <w:rPr>
                <w:rFonts w:cs="Arial"/>
                <w:szCs w:val="18"/>
              </w:rPr>
              <w:t>X</w:t>
            </w:r>
          </w:p>
        </w:tc>
      </w:tr>
      <w:tr w:rsidR="00AE05D4" w14:paraId="013899A6"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35606CC" w14:textId="387CFE64" w:rsidR="00AE05D4" w:rsidRPr="00184FE7" w:rsidRDefault="00A974B6" w:rsidP="00AE05D4">
            <w:pPr>
              <w:pStyle w:val="TableText"/>
              <w:rPr>
                <w:rFonts w:cs="Arial"/>
                <w:szCs w:val="18"/>
              </w:rPr>
            </w:pPr>
            <w:r w:rsidRPr="00184FE7">
              <w:rPr>
                <w:rFonts w:cs="Arial"/>
                <w:szCs w:val="18"/>
              </w:rPr>
              <w:t>523</w:t>
            </w:r>
            <w:r>
              <w:rPr>
                <w:rFonts w:cs="Arial"/>
                <w:szCs w:val="18"/>
              </w:rPr>
              <w:t>9</w:t>
            </w:r>
            <w:r w:rsidR="00AE05D4" w:rsidRPr="00184FE7">
              <w:rPr>
                <w:rFonts w:cs="Arial"/>
                <w:szCs w:val="18"/>
              </w:rPr>
              <w:t>-527</w:t>
            </w:r>
            <w:r>
              <w:rPr>
                <w:rFonts w:cs="Arial"/>
                <w:szCs w:val="18"/>
              </w:rPr>
              <w:t>0</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64F84E4" w14:textId="0312FEBE" w:rsidR="00AE05D4" w:rsidRPr="00184FE7" w:rsidRDefault="00AE05D4" w:rsidP="00AE05D4">
            <w:pPr>
              <w:pStyle w:val="TableText"/>
              <w:rPr>
                <w:rFonts w:cs="Arial"/>
                <w:szCs w:val="18"/>
              </w:rPr>
            </w:pPr>
            <w:r w:rsidRPr="00AA134C">
              <w:rPr>
                <w:rFonts w:cs="Arial"/>
                <w:szCs w:val="18"/>
              </w:rPr>
              <w:t>INSURER NAME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13AA154B" w14:textId="7D8EAC0E" w:rsidR="00AE05D4" w:rsidRPr="00AA134C" w:rsidRDefault="00AE05D4" w:rsidP="00AE05D4">
            <w:pPr>
              <w:pStyle w:val="TableText"/>
              <w:rPr>
                <w:rFonts w:cs="Arial"/>
                <w:szCs w:val="18"/>
              </w:rPr>
            </w:pPr>
            <w:r w:rsidRPr="00EB660B">
              <w:rPr>
                <w:rFonts w:cs="Arial"/>
                <w:szCs w:val="18"/>
              </w:rPr>
              <w:t>:P:IDR-M-</w:t>
            </w:r>
            <w:hyperlink r:id="rId1104" w:history="1">
              <w:r w:rsidRPr="00CA0461">
                <w:rPr>
                  <w:rStyle w:val="Hyperlink"/>
                  <w:rFonts w:cs="Arial"/>
                  <w:szCs w:val="18"/>
                </w:rPr>
                <w:t>INS-NAME</w:t>
              </w:r>
            </w:hyperlink>
            <w:r w:rsidR="00CA0461">
              <w:rPr>
                <w:rFonts w:cs="Arial"/>
                <w:szCs w:val="18"/>
              </w:rPr>
              <w:t>v</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EFF9863" w14:textId="05C798CB" w:rsidR="00AE05D4" w:rsidRPr="00AA134C" w:rsidRDefault="00AE05D4" w:rsidP="00AE05D4">
            <w:pPr>
              <w:pStyle w:val="TableText"/>
            </w:pPr>
            <w:r w:rsidRPr="00EB660B">
              <w:t>Name of primary insurance company.</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2E860C5F" w14:textId="553D4CB9" w:rsidR="00AE05D4" w:rsidRPr="00184FE7" w:rsidRDefault="00AE05D4" w:rsidP="00AE05D4">
            <w:pPr>
              <w:pStyle w:val="TableText"/>
              <w:rPr>
                <w:rFonts w:cs="Arial"/>
                <w:caps/>
                <w:szCs w:val="18"/>
              </w:rPr>
            </w:pPr>
            <w:r w:rsidRPr="00184FE7">
              <w:rPr>
                <w:rFonts w:cs="Arial"/>
                <w:caps/>
                <w:szCs w:val="18"/>
              </w:rPr>
              <w:t>32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7955C78" w14:textId="03E703D1"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8095E21" w14:textId="2BB52D81" w:rsidR="00AE05D4" w:rsidRPr="00AA134C" w:rsidRDefault="00AE05D4" w:rsidP="00AE05D4">
            <w:pPr>
              <w:pStyle w:val="TableText"/>
              <w:rPr>
                <w:rFonts w:cs="Arial"/>
                <w:szCs w:val="18"/>
              </w:rPr>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4A6CFF77" w14:textId="609F67B5" w:rsidR="00AE05D4" w:rsidRPr="00EB660B" w:rsidRDefault="00AE05D4" w:rsidP="00AE05D4">
            <w:pPr>
              <w:pStyle w:val="TableText"/>
              <w:rPr>
                <w:rFonts w:cs="Arial"/>
                <w:szCs w:val="18"/>
              </w:rPr>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52914C26" w14:textId="5E5A6D48" w:rsidR="00AE05D4" w:rsidRPr="00EB660B" w:rsidRDefault="00AE05D4" w:rsidP="00AE05D4">
            <w:pPr>
              <w:pStyle w:val="TableText"/>
              <w:rPr>
                <w:rFonts w:cs="Arial"/>
                <w:szCs w:val="18"/>
              </w:rPr>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2B23386E" w14:textId="4E1F5DE3" w:rsidR="00AE05D4" w:rsidRPr="00184FE7" w:rsidRDefault="00AE05D4" w:rsidP="00AE05D4">
            <w:pPr>
              <w:pStyle w:val="TableText"/>
              <w:rPr>
                <w:rFonts w:cs="Arial"/>
                <w:szCs w:val="18"/>
              </w:rPr>
            </w:pPr>
            <w:r w:rsidRPr="00EB660B">
              <w:rPr>
                <w:rFonts w:cs="Arial"/>
                <w:szCs w:val="18"/>
              </w:rPr>
              <w:t>X</w:t>
            </w:r>
          </w:p>
        </w:tc>
      </w:tr>
      <w:tr w:rsidR="00AE05D4" w14:paraId="6E26DD26"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B5F906C" w14:textId="387DFC3A" w:rsidR="00AE05D4" w:rsidRPr="00184FE7" w:rsidRDefault="00A974B6" w:rsidP="00AE05D4">
            <w:pPr>
              <w:pStyle w:val="TableText"/>
              <w:rPr>
                <w:rFonts w:cs="Arial"/>
                <w:szCs w:val="18"/>
              </w:rPr>
            </w:pPr>
            <w:r w:rsidRPr="00184FE7">
              <w:rPr>
                <w:rFonts w:cs="Arial"/>
                <w:szCs w:val="18"/>
              </w:rPr>
              <w:t>52</w:t>
            </w:r>
            <w:r>
              <w:rPr>
                <w:rFonts w:cs="Arial"/>
                <w:szCs w:val="18"/>
              </w:rPr>
              <w:t>71</w:t>
            </w:r>
            <w:r w:rsidR="00AE05D4" w:rsidRPr="00184FE7">
              <w:rPr>
                <w:rFonts w:cs="Arial"/>
                <w:szCs w:val="18"/>
              </w:rPr>
              <w:t>-</w:t>
            </w:r>
            <w:r w:rsidRPr="00184FE7">
              <w:rPr>
                <w:rFonts w:cs="Arial"/>
                <w:szCs w:val="18"/>
              </w:rPr>
              <w:t>5</w:t>
            </w:r>
            <w:r>
              <w:rPr>
                <w:rFonts w:cs="Arial"/>
                <w:szCs w:val="18"/>
              </w:rPr>
              <w:t>302</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5C346536" w14:textId="54644A17" w:rsidR="00AE05D4" w:rsidRPr="00184FE7" w:rsidRDefault="00AE05D4" w:rsidP="00AE05D4">
            <w:pPr>
              <w:pStyle w:val="TableText"/>
              <w:rPr>
                <w:rFonts w:cs="Arial"/>
                <w:szCs w:val="18"/>
              </w:rPr>
            </w:pPr>
            <w:r w:rsidRPr="00AA134C">
              <w:rPr>
                <w:rFonts w:cs="Arial"/>
                <w:szCs w:val="18"/>
              </w:rPr>
              <w:t>INSURER ADDRESS LINE 1</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11BAA9F" w14:textId="6CC0B8D1" w:rsidR="00AE05D4" w:rsidRPr="00AA134C" w:rsidRDefault="00AE05D4" w:rsidP="00AE05D4">
            <w:pPr>
              <w:pStyle w:val="TableText"/>
              <w:rPr>
                <w:rFonts w:cs="Arial"/>
                <w:szCs w:val="18"/>
              </w:rPr>
            </w:pPr>
            <w:r w:rsidRPr="00EB660B">
              <w:rPr>
                <w:rFonts w:cs="Arial"/>
                <w:szCs w:val="18"/>
              </w:rPr>
              <w:t>:P:IDR-M-</w:t>
            </w:r>
            <w:hyperlink r:id="rId1105" w:history="1">
              <w:r w:rsidRPr="00CA0461">
                <w:rPr>
                  <w:rStyle w:val="Hyperlink"/>
                  <w:rFonts w:cs="Arial"/>
                  <w:szCs w:val="18"/>
                </w:rPr>
                <w:t>INS-ADDR1</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D6D8613" w14:textId="5E9106DE" w:rsidR="00AE05D4" w:rsidRPr="00AA134C" w:rsidRDefault="00AE05D4" w:rsidP="00AE05D4">
            <w:pPr>
              <w:pStyle w:val="TableText"/>
            </w:pPr>
            <w:r w:rsidRPr="00EB660B">
              <w:t>Primary insurance address line 1.</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6DBD91D1" w14:textId="7CC16D01" w:rsidR="00AE05D4" w:rsidRPr="00184FE7" w:rsidRDefault="00AE05D4" w:rsidP="00AE05D4">
            <w:pPr>
              <w:pStyle w:val="TableText"/>
              <w:rPr>
                <w:rFonts w:cs="Arial"/>
                <w:caps/>
                <w:szCs w:val="18"/>
              </w:rPr>
            </w:pPr>
            <w:r w:rsidRPr="00184FE7">
              <w:rPr>
                <w:rFonts w:cs="Arial"/>
                <w:caps/>
                <w:szCs w:val="18"/>
              </w:rPr>
              <w:t>32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C8FF624" w14:textId="508A2491"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9E27641" w14:textId="237FB0F5" w:rsidR="00AE05D4" w:rsidRPr="00AA134C" w:rsidRDefault="00AE05D4" w:rsidP="00AE05D4">
            <w:pPr>
              <w:pStyle w:val="TableText"/>
              <w:rPr>
                <w:rFonts w:cs="Arial"/>
                <w:szCs w:val="18"/>
              </w:rPr>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5FDF77C6" w14:textId="74B46890" w:rsidR="00AE05D4" w:rsidRPr="00EB660B" w:rsidRDefault="00AE05D4" w:rsidP="00AE05D4">
            <w:pPr>
              <w:pStyle w:val="TableText"/>
              <w:rPr>
                <w:rFonts w:cs="Arial"/>
                <w:szCs w:val="18"/>
              </w:rPr>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1B02D0CE" w14:textId="481C5A0B" w:rsidR="00AE05D4" w:rsidRPr="00EB660B" w:rsidRDefault="00AE05D4" w:rsidP="00AE05D4">
            <w:pPr>
              <w:pStyle w:val="TableText"/>
              <w:rPr>
                <w:rFonts w:cs="Arial"/>
                <w:szCs w:val="18"/>
              </w:rPr>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56113B90" w14:textId="02B72A0C" w:rsidR="00AE05D4" w:rsidRPr="00184FE7" w:rsidRDefault="00AE05D4" w:rsidP="00AE05D4">
            <w:pPr>
              <w:pStyle w:val="TableText"/>
              <w:rPr>
                <w:rFonts w:cs="Arial"/>
                <w:szCs w:val="18"/>
              </w:rPr>
            </w:pPr>
            <w:r w:rsidRPr="00EB660B">
              <w:rPr>
                <w:rFonts w:cs="Arial"/>
                <w:szCs w:val="18"/>
              </w:rPr>
              <w:t>X</w:t>
            </w:r>
          </w:p>
        </w:tc>
      </w:tr>
      <w:tr w:rsidR="00AE05D4" w14:paraId="066F438C"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A00F201" w14:textId="04E90C2B" w:rsidR="00AE05D4" w:rsidRPr="00184FE7" w:rsidRDefault="00AE05D4" w:rsidP="00AE05D4">
            <w:pPr>
              <w:pStyle w:val="TableText"/>
              <w:rPr>
                <w:rFonts w:cs="Arial"/>
                <w:szCs w:val="18"/>
              </w:rPr>
            </w:pPr>
            <w:r w:rsidRPr="00184FE7">
              <w:rPr>
                <w:rFonts w:cs="Arial"/>
                <w:szCs w:val="18"/>
              </w:rPr>
              <w:t>530</w:t>
            </w:r>
            <w:r w:rsidR="00A974B6">
              <w:rPr>
                <w:rFonts w:cs="Arial"/>
                <w:szCs w:val="18"/>
              </w:rPr>
              <w:t>3</w:t>
            </w:r>
            <w:r w:rsidRPr="00184FE7">
              <w:rPr>
                <w:rFonts w:cs="Arial"/>
                <w:szCs w:val="18"/>
              </w:rPr>
              <w:t>-533</w:t>
            </w:r>
            <w:r w:rsidR="00A974B6">
              <w:rPr>
                <w:rFonts w:cs="Arial"/>
                <w:szCs w:val="18"/>
              </w:rPr>
              <w:t>4</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5150D872" w14:textId="4784A745" w:rsidR="00AE05D4" w:rsidRPr="00184FE7" w:rsidRDefault="00AE05D4" w:rsidP="00AE05D4">
            <w:pPr>
              <w:pStyle w:val="TableText"/>
              <w:rPr>
                <w:rFonts w:cs="Arial"/>
                <w:szCs w:val="18"/>
              </w:rPr>
            </w:pPr>
            <w:r w:rsidRPr="00184FE7">
              <w:rPr>
                <w:rFonts w:cs="Arial"/>
                <w:szCs w:val="18"/>
              </w:rPr>
              <w:t>INSURER ADDRESS LINE 2</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258C5D37" w14:textId="7CEE1A4B" w:rsidR="00AE05D4" w:rsidRPr="00AA134C" w:rsidRDefault="00AE05D4" w:rsidP="00AE05D4">
            <w:pPr>
              <w:pStyle w:val="TableText"/>
              <w:rPr>
                <w:rFonts w:cs="Arial"/>
                <w:szCs w:val="18"/>
              </w:rPr>
            </w:pPr>
            <w:r w:rsidRPr="00AA134C">
              <w:rPr>
                <w:rFonts w:cs="Arial"/>
                <w:szCs w:val="18"/>
              </w:rPr>
              <w:t>:P:IDR-M-</w:t>
            </w:r>
            <w:hyperlink r:id="rId1106" w:history="1">
              <w:r w:rsidRPr="00CA0461">
                <w:rPr>
                  <w:rStyle w:val="Hyperlink"/>
                  <w:rFonts w:cs="Arial"/>
                  <w:szCs w:val="18"/>
                </w:rPr>
                <w:t>INS-ADDR2</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4E0CB9E" w14:textId="14CC1255" w:rsidR="00AE05D4" w:rsidRPr="00AA134C" w:rsidRDefault="00AE05D4" w:rsidP="00AE05D4">
            <w:pPr>
              <w:pStyle w:val="TableText"/>
            </w:pPr>
            <w:r w:rsidRPr="00AA134C">
              <w:t>Primary insurance address line 2.</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0EF02E90" w14:textId="73E80E48" w:rsidR="00AE05D4" w:rsidRPr="00184FE7" w:rsidRDefault="00AE05D4" w:rsidP="00AE05D4">
            <w:pPr>
              <w:pStyle w:val="TableText"/>
              <w:rPr>
                <w:rFonts w:cs="Arial"/>
                <w:caps/>
                <w:szCs w:val="18"/>
              </w:rPr>
            </w:pPr>
            <w:r w:rsidRPr="00184FE7">
              <w:rPr>
                <w:rFonts w:cs="Arial"/>
                <w:caps/>
                <w:szCs w:val="18"/>
              </w:rPr>
              <w:t>32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F370CB3" w14:textId="5EA9BEFE"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DEF0651" w14:textId="2878E455" w:rsidR="00AE05D4" w:rsidRPr="00AA134C" w:rsidRDefault="00AE05D4" w:rsidP="00AE05D4">
            <w:pPr>
              <w:pStyle w:val="TableText"/>
              <w:rPr>
                <w:rFonts w:cs="Arial"/>
                <w:szCs w:val="18"/>
              </w:rPr>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05D242B9" w14:textId="40DC543D" w:rsidR="00AE05D4" w:rsidRPr="00EB660B" w:rsidRDefault="00AE05D4" w:rsidP="00AE05D4">
            <w:pPr>
              <w:pStyle w:val="TableText"/>
              <w:rPr>
                <w:rFonts w:cs="Arial"/>
                <w:szCs w:val="18"/>
              </w:rPr>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6E5658E5" w14:textId="5F988D50" w:rsidR="00AE05D4" w:rsidRPr="00EB660B" w:rsidRDefault="00AE05D4" w:rsidP="00AE05D4">
            <w:pPr>
              <w:pStyle w:val="TableText"/>
              <w:rPr>
                <w:rFonts w:cs="Arial"/>
                <w:szCs w:val="18"/>
              </w:rPr>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019D310C" w14:textId="7A721824" w:rsidR="00AE05D4" w:rsidRPr="00184FE7" w:rsidRDefault="00AE05D4" w:rsidP="00AE05D4">
            <w:pPr>
              <w:pStyle w:val="TableText"/>
              <w:rPr>
                <w:rFonts w:cs="Arial"/>
                <w:szCs w:val="18"/>
              </w:rPr>
            </w:pPr>
            <w:r w:rsidRPr="00EB660B">
              <w:rPr>
                <w:rFonts w:cs="Arial"/>
                <w:szCs w:val="18"/>
              </w:rPr>
              <w:t>X</w:t>
            </w:r>
          </w:p>
        </w:tc>
      </w:tr>
      <w:tr w:rsidR="00AE05D4" w14:paraId="1CB8508A"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6F858BE" w14:textId="24457A2C" w:rsidR="00AE05D4" w:rsidRPr="00184FE7" w:rsidRDefault="00AE05D4" w:rsidP="00AE05D4">
            <w:pPr>
              <w:pStyle w:val="TableText"/>
              <w:rPr>
                <w:rFonts w:cs="Arial"/>
                <w:szCs w:val="18"/>
              </w:rPr>
            </w:pPr>
            <w:r w:rsidRPr="00184FE7">
              <w:rPr>
                <w:rFonts w:cs="Arial"/>
                <w:szCs w:val="18"/>
              </w:rPr>
              <w:t>533</w:t>
            </w:r>
            <w:r w:rsidR="00A974B6">
              <w:rPr>
                <w:rFonts w:cs="Arial"/>
                <w:szCs w:val="18"/>
              </w:rPr>
              <w:t>5</w:t>
            </w:r>
            <w:r w:rsidRPr="00184FE7">
              <w:rPr>
                <w:rFonts w:cs="Arial"/>
                <w:szCs w:val="18"/>
              </w:rPr>
              <w:t>-534</w:t>
            </w:r>
            <w:r w:rsidR="00A974B6">
              <w:rPr>
                <w:rFonts w:cs="Arial"/>
                <w:szCs w:val="18"/>
              </w:rPr>
              <w:t>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07161DD" w14:textId="71BB1437" w:rsidR="00AE05D4" w:rsidRPr="00184FE7" w:rsidRDefault="00AE05D4" w:rsidP="00AE05D4">
            <w:pPr>
              <w:pStyle w:val="TableText"/>
              <w:rPr>
                <w:rFonts w:cs="Arial"/>
                <w:szCs w:val="18"/>
              </w:rPr>
            </w:pPr>
            <w:r w:rsidRPr="00184FE7">
              <w:rPr>
                <w:rFonts w:cs="Arial"/>
                <w:szCs w:val="18"/>
              </w:rPr>
              <w:t>INSURER CITY</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78C44A40" w14:textId="507253DE" w:rsidR="00AE05D4" w:rsidRPr="00AA134C" w:rsidRDefault="00AE05D4" w:rsidP="00AE05D4">
            <w:pPr>
              <w:pStyle w:val="TableText"/>
              <w:rPr>
                <w:rFonts w:cs="Arial"/>
                <w:szCs w:val="18"/>
              </w:rPr>
            </w:pPr>
            <w:r w:rsidRPr="00AA134C">
              <w:rPr>
                <w:rFonts w:cs="Arial"/>
                <w:szCs w:val="18"/>
              </w:rPr>
              <w:t>:P:IDR-M-</w:t>
            </w:r>
            <w:hyperlink r:id="rId1107" w:history="1">
              <w:r w:rsidRPr="00CA0461">
                <w:rPr>
                  <w:rStyle w:val="Hyperlink"/>
                  <w:rFonts w:cs="Arial"/>
                  <w:szCs w:val="18"/>
                </w:rPr>
                <w:t>INS-CITY</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D6179D4" w14:textId="6D55C606" w:rsidR="00AE05D4" w:rsidRPr="00AA134C" w:rsidRDefault="00AE05D4" w:rsidP="00AE05D4">
            <w:pPr>
              <w:pStyle w:val="TableText"/>
            </w:pPr>
            <w:r w:rsidRPr="00AA134C">
              <w:t>Primary insurer city.</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F8B882B" w14:textId="0E9AD150" w:rsidR="00AE05D4" w:rsidRPr="00184FE7" w:rsidRDefault="00AE05D4" w:rsidP="00AE05D4">
            <w:pPr>
              <w:pStyle w:val="TableText"/>
              <w:rPr>
                <w:rFonts w:cs="Arial"/>
                <w:caps/>
                <w:szCs w:val="18"/>
              </w:rPr>
            </w:pPr>
            <w:r w:rsidRPr="00184FE7">
              <w:rPr>
                <w:rFonts w:cs="Arial"/>
                <w:caps/>
                <w:szCs w:val="18"/>
              </w:rPr>
              <w:t>15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6F39E67" w14:textId="3110FAD4"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2B10CBE2" w14:textId="645CAAB9" w:rsidR="00AE05D4" w:rsidRPr="00AA134C" w:rsidRDefault="00AE05D4" w:rsidP="00AE05D4">
            <w:pPr>
              <w:pStyle w:val="TableText"/>
              <w:rPr>
                <w:rFonts w:cs="Arial"/>
                <w:szCs w:val="18"/>
              </w:rPr>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3E6A573F" w14:textId="520E720B" w:rsidR="00AE05D4" w:rsidRPr="00EB660B" w:rsidRDefault="00AE05D4" w:rsidP="00AE05D4">
            <w:pPr>
              <w:pStyle w:val="TableText"/>
              <w:rPr>
                <w:rFonts w:cs="Arial"/>
                <w:szCs w:val="18"/>
              </w:rPr>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10A1E3EE" w14:textId="0F39ECFC" w:rsidR="00AE05D4" w:rsidRPr="00EB660B" w:rsidRDefault="00AE05D4" w:rsidP="00AE05D4">
            <w:pPr>
              <w:pStyle w:val="TableText"/>
              <w:rPr>
                <w:rFonts w:cs="Arial"/>
                <w:szCs w:val="18"/>
              </w:rPr>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2DB1E559" w14:textId="3C4542FC" w:rsidR="00AE05D4" w:rsidRPr="00184FE7" w:rsidRDefault="00AE05D4" w:rsidP="00AE05D4">
            <w:pPr>
              <w:pStyle w:val="TableText"/>
              <w:rPr>
                <w:rFonts w:cs="Arial"/>
                <w:szCs w:val="18"/>
              </w:rPr>
            </w:pPr>
            <w:r w:rsidRPr="00EB660B">
              <w:rPr>
                <w:rFonts w:cs="Arial"/>
                <w:szCs w:val="18"/>
              </w:rPr>
              <w:t>X</w:t>
            </w:r>
          </w:p>
        </w:tc>
      </w:tr>
      <w:tr w:rsidR="00AE05D4" w14:paraId="39A117FA"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FB85E5A" w14:textId="1BA1F55E" w:rsidR="00AE05D4" w:rsidRPr="00184FE7" w:rsidRDefault="00AE05D4" w:rsidP="00AE05D4">
            <w:pPr>
              <w:pStyle w:val="TableText"/>
              <w:rPr>
                <w:rFonts w:cs="Arial"/>
                <w:szCs w:val="18"/>
              </w:rPr>
            </w:pPr>
            <w:r w:rsidRPr="00184FE7">
              <w:rPr>
                <w:rFonts w:cs="Arial"/>
                <w:szCs w:val="18"/>
              </w:rPr>
              <w:t>53</w:t>
            </w:r>
            <w:r w:rsidR="00A974B6">
              <w:rPr>
                <w:rFonts w:cs="Arial"/>
                <w:szCs w:val="18"/>
              </w:rPr>
              <w:t>50</w:t>
            </w:r>
            <w:r w:rsidRPr="00184FE7">
              <w:rPr>
                <w:rFonts w:cs="Arial"/>
                <w:szCs w:val="18"/>
              </w:rPr>
              <w:t>-</w:t>
            </w:r>
            <w:r w:rsidR="00A974B6" w:rsidRPr="00184FE7">
              <w:rPr>
                <w:rFonts w:cs="Arial"/>
                <w:szCs w:val="18"/>
              </w:rPr>
              <w:t>53</w:t>
            </w:r>
            <w:r w:rsidR="00A974B6">
              <w:rPr>
                <w:rFonts w:cs="Arial"/>
                <w:szCs w:val="18"/>
              </w:rPr>
              <w:t>51</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F087AF6" w14:textId="2EE5254C" w:rsidR="00AE05D4" w:rsidRPr="00184FE7" w:rsidRDefault="00AE05D4" w:rsidP="00AE05D4">
            <w:pPr>
              <w:pStyle w:val="TableText"/>
              <w:rPr>
                <w:rFonts w:cs="Arial"/>
                <w:szCs w:val="18"/>
              </w:rPr>
            </w:pPr>
            <w:r w:rsidRPr="00184FE7">
              <w:rPr>
                <w:rFonts w:cs="Arial"/>
                <w:szCs w:val="18"/>
              </w:rPr>
              <w:t>INSURER STATE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43620828" w14:textId="536CA66A" w:rsidR="00AE05D4" w:rsidRPr="00AA134C" w:rsidRDefault="00AE05D4" w:rsidP="00AE05D4">
            <w:pPr>
              <w:pStyle w:val="TableText"/>
              <w:rPr>
                <w:rFonts w:cs="Arial"/>
                <w:szCs w:val="18"/>
              </w:rPr>
            </w:pPr>
            <w:r w:rsidRPr="00AA134C">
              <w:rPr>
                <w:rFonts w:cs="Arial"/>
                <w:szCs w:val="18"/>
              </w:rPr>
              <w:t>:P:IDR-M-</w:t>
            </w:r>
            <w:hyperlink r:id="rId1108" w:history="1">
              <w:r w:rsidRPr="00CA0461">
                <w:rPr>
                  <w:rStyle w:val="Hyperlink"/>
                  <w:rFonts w:cs="Arial"/>
                  <w:szCs w:val="18"/>
                </w:rPr>
                <w:t>INS-STATE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22DFC9BD" w14:textId="23ED9232" w:rsidR="00AE05D4" w:rsidRPr="00AA134C" w:rsidRDefault="00AE05D4" w:rsidP="00AE05D4">
            <w:pPr>
              <w:pStyle w:val="TableText"/>
            </w:pPr>
            <w:r w:rsidRPr="00AA134C">
              <w:t>Primary insurer state.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7E4B1E04" w14:textId="6C0E44A1" w:rsidR="00AE05D4" w:rsidRPr="00184FE7" w:rsidRDefault="00AE05D4" w:rsidP="00AE05D4">
            <w:pPr>
              <w:pStyle w:val="TableText"/>
              <w:rPr>
                <w:rFonts w:cs="Arial"/>
                <w:caps/>
                <w:szCs w:val="18"/>
              </w:rPr>
            </w:pPr>
            <w:r w:rsidRPr="00184FE7">
              <w:rPr>
                <w:rFonts w:cs="Arial"/>
                <w:caps/>
                <w:szCs w:val="18"/>
              </w:rPr>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2CB6ECC" w14:textId="737367B6"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71665EF3" w14:textId="7A6BC4BA" w:rsidR="00AE05D4" w:rsidRPr="00AA134C" w:rsidRDefault="00AE05D4" w:rsidP="00AE05D4">
            <w:pPr>
              <w:pStyle w:val="TableText"/>
              <w:rPr>
                <w:rFonts w:cs="Arial"/>
                <w:szCs w:val="18"/>
              </w:rPr>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7F557E1E" w14:textId="136717AC" w:rsidR="00AE05D4" w:rsidRPr="00EB660B" w:rsidRDefault="00AE05D4" w:rsidP="00AE05D4">
            <w:pPr>
              <w:pStyle w:val="TableText"/>
              <w:rPr>
                <w:rFonts w:cs="Arial"/>
                <w:szCs w:val="18"/>
              </w:rPr>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0DD45032" w14:textId="7503DDF3" w:rsidR="00AE05D4" w:rsidRPr="00EB660B" w:rsidRDefault="00AE05D4" w:rsidP="00AE05D4">
            <w:pPr>
              <w:pStyle w:val="TableText"/>
              <w:rPr>
                <w:rFonts w:cs="Arial"/>
                <w:szCs w:val="18"/>
              </w:rPr>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2515350E" w14:textId="3066A385" w:rsidR="00AE05D4" w:rsidRPr="00184FE7" w:rsidRDefault="00AE05D4" w:rsidP="00AE05D4">
            <w:pPr>
              <w:pStyle w:val="TableText"/>
              <w:rPr>
                <w:rFonts w:cs="Arial"/>
                <w:szCs w:val="18"/>
              </w:rPr>
            </w:pPr>
            <w:r w:rsidRPr="00EB660B">
              <w:rPr>
                <w:rFonts w:cs="Arial"/>
                <w:szCs w:val="18"/>
              </w:rPr>
              <w:t>X</w:t>
            </w:r>
          </w:p>
        </w:tc>
      </w:tr>
      <w:tr w:rsidR="00AE05D4" w14:paraId="16260E56"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C4FA6A8" w14:textId="7E135E88" w:rsidR="00AE05D4" w:rsidRPr="00184FE7" w:rsidRDefault="00A974B6" w:rsidP="00AE05D4">
            <w:pPr>
              <w:pStyle w:val="TableText"/>
              <w:rPr>
                <w:rFonts w:cs="Arial"/>
                <w:szCs w:val="18"/>
              </w:rPr>
            </w:pPr>
            <w:r w:rsidRPr="00184FE7">
              <w:rPr>
                <w:rFonts w:cs="Arial"/>
                <w:szCs w:val="18"/>
              </w:rPr>
              <w:t>53</w:t>
            </w:r>
            <w:r>
              <w:rPr>
                <w:rFonts w:cs="Arial"/>
                <w:szCs w:val="18"/>
              </w:rPr>
              <w:t>52</w:t>
            </w:r>
            <w:r w:rsidR="00AE05D4" w:rsidRPr="00184FE7">
              <w:rPr>
                <w:rFonts w:cs="Arial"/>
                <w:szCs w:val="18"/>
              </w:rPr>
              <w:t>-</w:t>
            </w:r>
            <w:r w:rsidRPr="00184FE7">
              <w:rPr>
                <w:rFonts w:cs="Arial"/>
                <w:szCs w:val="18"/>
              </w:rPr>
              <w:t>53</w:t>
            </w:r>
            <w:r>
              <w:rPr>
                <w:rFonts w:cs="Arial"/>
                <w:szCs w:val="18"/>
              </w:rPr>
              <w:t>60</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6B938A0" w14:textId="382DEC7B" w:rsidR="00AE05D4" w:rsidRPr="00184FE7" w:rsidRDefault="00AE05D4" w:rsidP="00AE05D4">
            <w:pPr>
              <w:pStyle w:val="TableText"/>
              <w:rPr>
                <w:rFonts w:cs="Arial"/>
                <w:szCs w:val="18"/>
              </w:rPr>
            </w:pPr>
            <w:r w:rsidRPr="00184FE7">
              <w:rPr>
                <w:rFonts w:cs="Arial"/>
                <w:szCs w:val="18"/>
              </w:rPr>
              <w:t>INSURER ZIP CODE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7ABE1170" w14:textId="4B349426" w:rsidR="00AE05D4" w:rsidRPr="00AA134C" w:rsidRDefault="00AE05D4" w:rsidP="00AE05D4">
            <w:pPr>
              <w:pStyle w:val="TableText"/>
              <w:rPr>
                <w:rFonts w:cs="Arial"/>
                <w:szCs w:val="18"/>
              </w:rPr>
            </w:pPr>
            <w:r w:rsidRPr="00AA134C">
              <w:rPr>
                <w:rFonts w:cs="Arial"/>
                <w:szCs w:val="18"/>
              </w:rPr>
              <w:t>:P:IDR-M-</w:t>
            </w:r>
            <w:hyperlink r:id="rId1109" w:history="1">
              <w:r w:rsidRPr="00CA0461">
                <w:rPr>
                  <w:rStyle w:val="Hyperlink"/>
                  <w:rFonts w:cs="Arial"/>
                  <w:szCs w:val="18"/>
                </w:rPr>
                <w:t>INS-ZIP</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68AFE22E" w14:textId="2E0E81AB" w:rsidR="00AE05D4" w:rsidRPr="00AA134C" w:rsidRDefault="00AE05D4" w:rsidP="00AE05D4">
            <w:pPr>
              <w:pStyle w:val="TableText"/>
            </w:pPr>
            <w:r w:rsidRPr="00AA134C">
              <w:t>Primary insurer zip code.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E84FF83" w14:textId="7D914952" w:rsidR="00AE05D4" w:rsidRPr="00184FE7" w:rsidRDefault="00AE05D4" w:rsidP="00AE05D4">
            <w:pPr>
              <w:pStyle w:val="TableText"/>
              <w:rPr>
                <w:rFonts w:cs="Arial"/>
                <w:caps/>
                <w:szCs w:val="18"/>
              </w:rPr>
            </w:pPr>
            <w:r w:rsidRPr="00184FE7">
              <w:rPr>
                <w:rFonts w:cs="Arial"/>
                <w:caps/>
                <w:szCs w:val="18"/>
              </w:rPr>
              <w:t>9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F4B27A6" w14:textId="2D5EA302"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13CC3BA" w14:textId="49B6C493" w:rsidR="00AE05D4" w:rsidRPr="00AA134C" w:rsidRDefault="00AE05D4" w:rsidP="00AE05D4">
            <w:pPr>
              <w:pStyle w:val="TableText"/>
              <w:rPr>
                <w:rFonts w:cs="Arial"/>
                <w:szCs w:val="18"/>
              </w:rPr>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232D87CB" w14:textId="03A029ED" w:rsidR="00AE05D4" w:rsidRPr="00EB660B" w:rsidRDefault="00AE05D4" w:rsidP="00AE05D4">
            <w:pPr>
              <w:pStyle w:val="TableText"/>
              <w:rPr>
                <w:rFonts w:cs="Arial"/>
                <w:szCs w:val="18"/>
              </w:rPr>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24BF4CB1" w14:textId="32751981" w:rsidR="00AE05D4" w:rsidRPr="00EB660B" w:rsidRDefault="00AE05D4" w:rsidP="00AE05D4">
            <w:pPr>
              <w:pStyle w:val="TableText"/>
              <w:rPr>
                <w:rFonts w:cs="Arial"/>
                <w:szCs w:val="18"/>
              </w:rPr>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59EDE2E3" w14:textId="51602A60" w:rsidR="00AE05D4" w:rsidRPr="00184FE7" w:rsidRDefault="00AE05D4" w:rsidP="00AE05D4">
            <w:pPr>
              <w:pStyle w:val="TableText"/>
              <w:rPr>
                <w:rFonts w:cs="Arial"/>
                <w:szCs w:val="18"/>
              </w:rPr>
            </w:pPr>
            <w:r w:rsidRPr="00EB660B">
              <w:rPr>
                <w:rFonts w:cs="Arial"/>
                <w:szCs w:val="18"/>
              </w:rPr>
              <w:t>X</w:t>
            </w:r>
          </w:p>
        </w:tc>
      </w:tr>
      <w:tr w:rsidR="00AE05D4" w14:paraId="292B1754"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C325B46" w14:textId="581128BA" w:rsidR="00AE05D4" w:rsidRPr="00184FE7" w:rsidRDefault="00A974B6" w:rsidP="00AE05D4">
            <w:pPr>
              <w:pStyle w:val="TableText"/>
              <w:rPr>
                <w:rFonts w:cs="Arial"/>
                <w:szCs w:val="18"/>
              </w:rPr>
            </w:pPr>
            <w:r w:rsidRPr="00184FE7">
              <w:rPr>
                <w:rFonts w:cs="Arial"/>
                <w:szCs w:val="18"/>
              </w:rPr>
              <w:t>53</w:t>
            </w:r>
            <w:r>
              <w:rPr>
                <w:rFonts w:cs="Arial"/>
                <w:szCs w:val="18"/>
              </w:rPr>
              <w:t>61</w:t>
            </w:r>
            <w:r w:rsidR="00AE05D4" w:rsidRPr="00184FE7">
              <w:rPr>
                <w:rFonts w:cs="Arial"/>
                <w:szCs w:val="18"/>
              </w:rPr>
              <w:t>-</w:t>
            </w:r>
            <w:r w:rsidRPr="00184FE7">
              <w:rPr>
                <w:rFonts w:cs="Arial"/>
                <w:szCs w:val="18"/>
              </w:rPr>
              <w:t>537</w:t>
            </w:r>
            <w:r>
              <w:rPr>
                <w:rFonts w:cs="Arial"/>
                <w:szCs w:val="18"/>
              </w:rPr>
              <w:t>7</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2E444A1" w14:textId="3AB9CA29" w:rsidR="00AE05D4" w:rsidRPr="00184FE7" w:rsidRDefault="00AE05D4" w:rsidP="00AE05D4">
            <w:pPr>
              <w:pStyle w:val="TableText"/>
              <w:rPr>
                <w:rFonts w:cs="Arial"/>
                <w:szCs w:val="18"/>
              </w:rPr>
            </w:pPr>
            <w:r w:rsidRPr="00184FE7">
              <w:rPr>
                <w:rFonts w:cs="Arial"/>
                <w:szCs w:val="18"/>
              </w:rPr>
              <w:t>INSURER POLICY NUMBER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0A2990CF" w14:textId="7A1BE99A" w:rsidR="00AE05D4" w:rsidRPr="00AA134C" w:rsidRDefault="00AE05D4" w:rsidP="00AE05D4">
            <w:pPr>
              <w:pStyle w:val="TableText"/>
              <w:rPr>
                <w:rFonts w:cs="Arial"/>
                <w:szCs w:val="18"/>
              </w:rPr>
            </w:pPr>
            <w:r w:rsidRPr="00AA134C">
              <w:rPr>
                <w:rFonts w:cs="Arial"/>
                <w:szCs w:val="18"/>
              </w:rPr>
              <w:t>:P:IDR-M-P-</w:t>
            </w:r>
            <w:hyperlink r:id="rId1110" w:history="1">
              <w:r w:rsidRPr="00CA0461">
                <w:rPr>
                  <w:rStyle w:val="Hyperlink"/>
                  <w:rFonts w:cs="Arial"/>
                  <w:szCs w:val="18"/>
                </w:rPr>
                <w:t>INS-POLICY</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7A51124" w14:textId="3B4F85CD" w:rsidR="00AE05D4" w:rsidRPr="00AA134C" w:rsidRDefault="00AE05D4" w:rsidP="00AE05D4">
            <w:pPr>
              <w:pStyle w:val="TableText"/>
            </w:pPr>
            <w:r w:rsidRPr="00AA134C">
              <w:t>Primary insurer policy number.</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128F8EE7" w14:textId="74CCE628" w:rsidR="00AE05D4" w:rsidRPr="00184FE7" w:rsidRDefault="00AE05D4" w:rsidP="00AE05D4">
            <w:pPr>
              <w:pStyle w:val="TableText"/>
              <w:rPr>
                <w:rFonts w:cs="Arial"/>
                <w:caps/>
                <w:szCs w:val="18"/>
              </w:rPr>
            </w:pPr>
            <w:r w:rsidRPr="00184FE7">
              <w:rPr>
                <w:rFonts w:cs="Arial"/>
                <w:caps/>
                <w:szCs w:val="18"/>
              </w:rPr>
              <w:t>17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869EFCA" w14:textId="22A0612A"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0320D0E2" w14:textId="73A680D1" w:rsidR="00AE05D4" w:rsidRPr="00AA134C" w:rsidRDefault="00AE05D4" w:rsidP="00AE05D4">
            <w:pPr>
              <w:pStyle w:val="TableText"/>
              <w:rPr>
                <w:rFonts w:cs="Arial"/>
                <w:szCs w:val="18"/>
              </w:rPr>
            </w:pPr>
            <w:r w:rsidRPr="00AA134C">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1CFA1FEE" w14:textId="55A8CE88" w:rsidR="00AE05D4" w:rsidRPr="00EB660B" w:rsidRDefault="00AE05D4" w:rsidP="00AE05D4">
            <w:pPr>
              <w:pStyle w:val="TableText"/>
              <w:rPr>
                <w:rFonts w:cs="Arial"/>
                <w:szCs w:val="18"/>
              </w:rPr>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42A7BF49" w14:textId="480813F1" w:rsidR="00AE05D4" w:rsidRPr="00EB660B" w:rsidRDefault="00AE05D4" w:rsidP="00AE05D4">
            <w:pPr>
              <w:pStyle w:val="TableText"/>
              <w:rPr>
                <w:rFonts w:cs="Arial"/>
                <w:szCs w:val="18"/>
              </w:rPr>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38622B7C" w14:textId="78F1EAE6" w:rsidR="00AE05D4" w:rsidRPr="00184FE7" w:rsidRDefault="00AE05D4" w:rsidP="00AE05D4">
            <w:pPr>
              <w:pStyle w:val="TableText"/>
              <w:rPr>
                <w:rFonts w:cs="Arial"/>
                <w:szCs w:val="18"/>
              </w:rPr>
            </w:pPr>
            <w:r w:rsidRPr="00EB660B">
              <w:rPr>
                <w:rFonts w:cs="Arial"/>
                <w:szCs w:val="18"/>
              </w:rPr>
              <w:t>X</w:t>
            </w:r>
          </w:p>
        </w:tc>
      </w:tr>
      <w:tr w:rsidR="00AE05D4" w14:paraId="7380E070"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A55A210" w14:textId="2C444BFB" w:rsidR="00AE05D4" w:rsidRPr="00184FE7" w:rsidRDefault="00A974B6" w:rsidP="00AE05D4">
            <w:pPr>
              <w:pStyle w:val="TableText"/>
              <w:rPr>
                <w:rFonts w:cs="Arial"/>
                <w:szCs w:val="18"/>
              </w:rPr>
            </w:pPr>
            <w:r w:rsidRPr="00BE09B7">
              <w:t>537</w:t>
            </w:r>
            <w:r>
              <w:t>8</w:t>
            </w:r>
            <w:r w:rsidR="00AE05D4" w:rsidRPr="00BE09B7">
              <w:t>-</w:t>
            </w:r>
            <w:r w:rsidRPr="00BE09B7">
              <w:t>538</w:t>
            </w:r>
            <w:r>
              <w:t>5</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237098A" w14:textId="276AE3B3" w:rsidR="00AE05D4" w:rsidRPr="00184FE7" w:rsidRDefault="00AE05D4" w:rsidP="00AE05D4">
            <w:pPr>
              <w:pStyle w:val="TableText"/>
              <w:rPr>
                <w:rFonts w:cs="Arial"/>
                <w:szCs w:val="18"/>
              </w:rPr>
            </w:pPr>
            <w:r w:rsidRPr="00BE09B7">
              <w:t>MSP EFFECTIVE DATE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7475E924" w14:textId="24C41097" w:rsidR="00AE05D4" w:rsidRPr="00AA134C" w:rsidRDefault="00AE05D4" w:rsidP="00AE05D4">
            <w:pPr>
              <w:pStyle w:val="TableText"/>
              <w:rPr>
                <w:rFonts w:cs="Arial"/>
                <w:szCs w:val="18"/>
              </w:rPr>
            </w:pPr>
            <w:r w:rsidRPr="00BE09B7">
              <w:t>:P:IDR-M-</w:t>
            </w:r>
            <w:hyperlink r:id="rId1111" w:history="1">
              <w:r w:rsidRPr="00CA0461">
                <w:rPr>
                  <w:rStyle w:val="Hyperlink"/>
                </w:rPr>
                <w:t>MSP-EFF-DATE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6A7E0D80" w14:textId="10560A5E" w:rsidR="00AE05D4" w:rsidRPr="00AA134C" w:rsidRDefault="00AE05D4" w:rsidP="00AE05D4">
            <w:pPr>
              <w:pStyle w:val="TableText"/>
            </w:pPr>
            <w:r w:rsidRPr="00BE09B7">
              <w:t>Effective date of MSP coverage.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00D8D86C" w14:textId="4FD85FC9" w:rsidR="00AE05D4" w:rsidRPr="00184FE7" w:rsidRDefault="00AE05D4" w:rsidP="00AE05D4">
            <w:pPr>
              <w:pStyle w:val="TableText"/>
              <w:rPr>
                <w:rFonts w:cs="Arial"/>
                <w:caps/>
                <w:szCs w:val="18"/>
              </w:rPr>
            </w:pPr>
            <w:r w:rsidRPr="00BE09B7">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9F35073" w14:textId="3ADF7F3B" w:rsidR="00AE05D4" w:rsidRPr="00184FE7" w:rsidRDefault="00AE05D4" w:rsidP="00AE05D4">
            <w:pPr>
              <w:pStyle w:val="TableText"/>
              <w:rPr>
                <w:rFonts w:cs="Arial"/>
                <w:szCs w:val="18"/>
              </w:rPr>
            </w:pPr>
            <w:r w:rsidRPr="00BE09B7">
              <w:t>Format MMDDCCYY</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2661FB82" w14:textId="5323B44C" w:rsidR="00AE05D4" w:rsidRPr="00AA134C" w:rsidRDefault="004B2E45" w:rsidP="00AE05D4">
            <w:pPr>
              <w:pStyle w:val="TableText"/>
              <w:rPr>
                <w:rFonts w:cs="Arial"/>
                <w:szCs w:val="18"/>
              </w:rPr>
            </w:pPr>
            <w:r w:rsidRPr="004B2E45">
              <w:t>Zeros</w:t>
            </w:r>
          </w:p>
        </w:tc>
        <w:tc>
          <w:tcPr>
            <w:tcW w:w="431" w:type="dxa"/>
            <w:tcBorders>
              <w:top w:val="single" w:sz="6" w:space="0" w:color="auto"/>
              <w:left w:val="single" w:sz="6" w:space="0" w:color="auto"/>
              <w:bottom w:val="single" w:sz="6" w:space="0" w:color="auto"/>
              <w:right w:val="single" w:sz="6" w:space="0" w:color="auto"/>
            </w:tcBorders>
          </w:tcPr>
          <w:p w14:paraId="17FA8441" w14:textId="2542D5B1" w:rsidR="00AE05D4" w:rsidRPr="00EB660B" w:rsidRDefault="00AE05D4" w:rsidP="00AE05D4">
            <w:pPr>
              <w:pStyle w:val="TableText"/>
              <w:rPr>
                <w:rFonts w:cs="Arial"/>
                <w:szCs w:val="18"/>
              </w:rPr>
            </w:pPr>
            <w:r w:rsidRPr="00BE09B7">
              <w:t>-</w:t>
            </w:r>
          </w:p>
        </w:tc>
        <w:tc>
          <w:tcPr>
            <w:tcW w:w="431" w:type="dxa"/>
            <w:tcBorders>
              <w:top w:val="single" w:sz="6" w:space="0" w:color="auto"/>
              <w:left w:val="single" w:sz="6" w:space="0" w:color="auto"/>
              <w:bottom w:val="single" w:sz="6" w:space="0" w:color="auto"/>
              <w:right w:val="single" w:sz="6" w:space="0" w:color="auto"/>
            </w:tcBorders>
          </w:tcPr>
          <w:p w14:paraId="00B08187" w14:textId="100CA006" w:rsidR="00AE05D4" w:rsidRPr="00EB660B" w:rsidRDefault="00AE05D4" w:rsidP="00AE05D4">
            <w:pPr>
              <w:pStyle w:val="TableText"/>
              <w:rPr>
                <w:rFonts w:cs="Arial"/>
                <w:szCs w:val="18"/>
              </w:rPr>
            </w:pPr>
            <w:r w:rsidRPr="00BE09B7">
              <w:t>X</w:t>
            </w:r>
          </w:p>
        </w:tc>
        <w:tc>
          <w:tcPr>
            <w:tcW w:w="432" w:type="dxa"/>
            <w:tcBorders>
              <w:top w:val="single" w:sz="6" w:space="0" w:color="auto"/>
              <w:left w:val="single" w:sz="6" w:space="0" w:color="auto"/>
              <w:bottom w:val="single" w:sz="6" w:space="0" w:color="auto"/>
              <w:right w:val="single" w:sz="6" w:space="0" w:color="auto"/>
            </w:tcBorders>
          </w:tcPr>
          <w:p w14:paraId="0E65D3F4" w14:textId="4F63CCE9" w:rsidR="00AE05D4" w:rsidRPr="00EB660B" w:rsidRDefault="00AE05D4" w:rsidP="00AE05D4">
            <w:pPr>
              <w:pStyle w:val="TableText"/>
              <w:rPr>
                <w:rFonts w:cs="Arial"/>
                <w:szCs w:val="18"/>
              </w:rPr>
            </w:pPr>
            <w:r w:rsidRPr="00BE09B7">
              <w:t>X</w:t>
            </w:r>
          </w:p>
        </w:tc>
      </w:tr>
      <w:tr w:rsidR="00AE05D4" w14:paraId="20F9EEF4"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68A6FF8" w14:textId="7E676219" w:rsidR="00AE05D4" w:rsidRPr="00184FE7" w:rsidRDefault="00AE05D4" w:rsidP="00AE05D4">
            <w:pPr>
              <w:pStyle w:val="TableText"/>
              <w:rPr>
                <w:rFonts w:cs="Arial"/>
                <w:szCs w:val="18"/>
              </w:rPr>
            </w:pPr>
            <w:r w:rsidRPr="00BE09B7">
              <w:t>538</w:t>
            </w:r>
            <w:r w:rsidR="00A974B6">
              <w:t>6</w:t>
            </w:r>
            <w:r w:rsidRPr="00BE09B7">
              <w:t>-539</w:t>
            </w:r>
            <w:r w:rsidR="00A974B6">
              <w:t>3</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17F658F5" w14:textId="4C3AA7AE" w:rsidR="00AE05D4" w:rsidRPr="00184FE7" w:rsidRDefault="00AE05D4" w:rsidP="00AE05D4">
            <w:pPr>
              <w:pStyle w:val="TableText"/>
              <w:rPr>
                <w:rFonts w:cs="Arial"/>
                <w:szCs w:val="18"/>
              </w:rPr>
            </w:pPr>
            <w:r w:rsidRPr="00BE09B7">
              <w:t>MSP TERM DATE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0BF7D01" w14:textId="45A8A5B6" w:rsidR="00AE05D4" w:rsidRPr="00AA134C" w:rsidRDefault="00AE05D4" w:rsidP="00AE05D4">
            <w:pPr>
              <w:pStyle w:val="TableText"/>
              <w:rPr>
                <w:rFonts w:cs="Arial"/>
                <w:szCs w:val="18"/>
              </w:rPr>
            </w:pPr>
            <w:r w:rsidRPr="00BE09B7">
              <w:t>:P:IDR-M-</w:t>
            </w:r>
            <w:hyperlink r:id="rId1112" w:history="1">
              <w:r w:rsidRPr="00FA63B4">
                <w:rPr>
                  <w:rStyle w:val="Hyperlink"/>
                </w:rPr>
                <w:t>MSP-TER-DATE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2D2B6C93" w14:textId="00E9AEB1" w:rsidR="00AE05D4" w:rsidRPr="00AA134C" w:rsidRDefault="00AE05D4" w:rsidP="00AE05D4">
            <w:pPr>
              <w:pStyle w:val="TableText"/>
            </w:pPr>
            <w:r w:rsidRPr="00BE09B7">
              <w:t>Termination date of MSP coverage.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75F11BBD" w14:textId="1FDF607F" w:rsidR="00AE05D4" w:rsidRPr="00184FE7" w:rsidRDefault="00AE05D4" w:rsidP="00AE05D4">
            <w:pPr>
              <w:pStyle w:val="TableText"/>
              <w:rPr>
                <w:rFonts w:cs="Arial"/>
                <w:caps/>
                <w:szCs w:val="18"/>
              </w:rPr>
            </w:pPr>
            <w:r w:rsidRPr="00BE09B7">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DC227C8" w14:textId="57859CD8" w:rsidR="00AE05D4" w:rsidRPr="00184FE7" w:rsidRDefault="00AE05D4" w:rsidP="00AE05D4">
            <w:pPr>
              <w:pStyle w:val="TableText"/>
              <w:rPr>
                <w:rFonts w:cs="Arial"/>
                <w:szCs w:val="18"/>
              </w:rPr>
            </w:pPr>
            <w:r w:rsidRPr="00BE09B7">
              <w:t>Format MMDDCCYY</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C7D02E4" w14:textId="5F2B450D" w:rsidR="00AE05D4" w:rsidRPr="00AA134C" w:rsidRDefault="004B2E45" w:rsidP="00AE05D4">
            <w:pPr>
              <w:pStyle w:val="TableText"/>
              <w:rPr>
                <w:rFonts w:cs="Arial"/>
                <w:szCs w:val="18"/>
              </w:rPr>
            </w:pPr>
            <w:r w:rsidRPr="004B2E45">
              <w:t>Zeros</w:t>
            </w:r>
          </w:p>
        </w:tc>
        <w:tc>
          <w:tcPr>
            <w:tcW w:w="431" w:type="dxa"/>
            <w:tcBorders>
              <w:top w:val="single" w:sz="6" w:space="0" w:color="auto"/>
              <w:left w:val="single" w:sz="6" w:space="0" w:color="auto"/>
              <w:bottom w:val="single" w:sz="6" w:space="0" w:color="auto"/>
              <w:right w:val="single" w:sz="6" w:space="0" w:color="auto"/>
            </w:tcBorders>
          </w:tcPr>
          <w:p w14:paraId="42E4B97F" w14:textId="74D8FF01" w:rsidR="00AE05D4" w:rsidRPr="00EB660B" w:rsidRDefault="00AE05D4" w:rsidP="00AE05D4">
            <w:pPr>
              <w:pStyle w:val="TableText"/>
              <w:rPr>
                <w:rFonts w:cs="Arial"/>
                <w:szCs w:val="18"/>
              </w:rPr>
            </w:pPr>
            <w:r w:rsidRPr="00BE09B7">
              <w:t>-</w:t>
            </w:r>
          </w:p>
        </w:tc>
        <w:tc>
          <w:tcPr>
            <w:tcW w:w="431" w:type="dxa"/>
            <w:tcBorders>
              <w:top w:val="single" w:sz="6" w:space="0" w:color="auto"/>
              <w:left w:val="single" w:sz="6" w:space="0" w:color="auto"/>
              <w:bottom w:val="single" w:sz="6" w:space="0" w:color="auto"/>
              <w:right w:val="single" w:sz="6" w:space="0" w:color="auto"/>
            </w:tcBorders>
          </w:tcPr>
          <w:p w14:paraId="5BAD20B7" w14:textId="43BBACA5" w:rsidR="00AE05D4" w:rsidRPr="00EB660B" w:rsidRDefault="00AE05D4" w:rsidP="00AE05D4">
            <w:pPr>
              <w:pStyle w:val="TableText"/>
              <w:rPr>
                <w:rFonts w:cs="Arial"/>
                <w:szCs w:val="18"/>
              </w:rPr>
            </w:pPr>
            <w:r w:rsidRPr="00BE09B7">
              <w:t>X</w:t>
            </w:r>
          </w:p>
        </w:tc>
        <w:tc>
          <w:tcPr>
            <w:tcW w:w="432" w:type="dxa"/>
            <w:tcBorders>
              <w:top w:val="single" w:sz="6" w:space="0" w:color="auto"/>
              <w:left w:val="single" w:sz="6" w:space="0" w:color="auto"/>
              <w:bottom w:val="single" w:sz="6" w:space="0" w:color="auto"/>
              <w:right w:val="single" w:sz="6" w:space="0" w:color="auto"/>
            </w:tcBorders>
          </w:tcPr>
          <w:p w14:paraId="1BCCF5AF" w14:textId="11DB0358" w:rsidR="00AE05D4" w:rsidRPr="00EB660B" w:rsidRDefault="00AE05D4" w:rsidP="00AE05D4">
            <w:pPr>
              <w:pStyle w:val="TableText"/>
              <w:rPr>
                <w:rFonts w:cs="Arial"/>
                <w:szCs w:val="18"/>
              </w:rPr>
            </w:pPr>
            <w:r w:rsidRPr="00BE09B7">
              <w:t>X</w:t>
            </w:r>
          </w:p>
        </w:tc>
      </w:tr>
      <w:tr w:rsidR="00AE05D4" w14:paraId="315A1059"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63E8F38" w14:textId="1A04FA30" w:rsidR="00AE05D4" w:rsidRPr="00184FE7" w:rsidRDefault="00AE05D4" w:rsidP="00AE05D4">
            <w:pPr>
              <w:pStyle w:val="TableText"/>
              <w:rPr>
                <w:rFonts w:cs="Arial"/>
                <w:szCs w:val="18"/>
              </w:rPr>
            </w:pPr>
            <w:r w:rsidRPr="00BE09B7">
              <w:t>539</w:t>
            </w:r>
            <w:r w:rsidR="00A974B6">
              <w:t>4</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9093082" w14:textId="4209EF0E" w:rsidR="00AE05D4" w:rsidRPr="00184FE7" w:rsidRDefault="00AE05D4" w:rsidP="00AE05D4">
            <w:pPr>
              <w:pStyle w:val="TableText"/>
              <w:rPr>
                <w:rFonts w:cs="Arial"/>
                <w:szCs w:val="18"/>
              </w:rPr>
            </w:pPr>
            <w:r w:rsidRPr="00BE09B7">
              <w:t>MSP ORM INDICATOR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3096CAE9" w14:textId="3BCA367A" w:rsidR="00AE05D4" w:rsidRPr="00AA134C" w:rsidRDefault="00AE05D4" w:rsidP="00AE05D4">
            <w:pPr>
              <w:pStyle w:val="TableText"/>
              <w:rPr>
                <w:rFonts w:cs="Arial"/>
                <w:szCs w:val="18"/>
              </w:rPr>
            </w:pPr>
            <w:r w:rsidRPr="00BE09B7">
              <w:t>:P:IDR-M-</w:t>
            </w:r>
            <w:hyperlink r:id="rId1113" w:history="1">
              <w:r w:rsidRPr="00FA63B4">
                <w:rPr>
                  <w:rStyle w:val="Hyperlink"/>
                </w:rPr>
                <w:t>ORM-IND</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23F324C3" w14:textId="283A01BA" w:rsidR="00AE05D4" w:rsidRPr="00AA134C" w:rsidRDefault="00AE05D4" w:rsidP="00AE05D4">
            <w:pPr>
              <w:pStyle w:val="TableText"/>
            </w:pPr>
            <w:r w:rsidRPr="00BE09B7">
              <w:t>MSP ORM indicator</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41D617B2" w14:textId="54610EB1" w:rsidR="00AE05D4" w:rsidRPr="00184FE7" w:rsidRDefault="00AE05D4" w:rsidP="00AE05D4">
            <w:pPr>
              <w:pStyle w:val="TableText"/>
              <w:rPr>
                <w:rFonts w:cs="Arial"/>
                <w:caps/>
                <w:szCs w:val="18"/>
              </w:rPr>
            </w:pPr>
            <w:r w:rsidRPr="00BE09B7">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D57CCBF" w14:textId="7DBC4F23"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3C56A75C" w14:textId="2A7D7923" w:rsidR="00AE05D4" w:rsidRPr="00AA134C" w:rsidRDefault="00AE05D4" w:rsidP="00AE05D4">
            <w:pPr>
              <w:pStyle w:val="TableText"/>
              <w:rPr>
                <w:rFonts w:cs="Arial"/>
                <w:szCs w:val="18"/>
              </w:rPr>
            </w:pPr>
            <w:r w:rsidRPr="00BE09B7">
              <w:t>Spaces</w:t>
            </w:r>
          </w:p>
        </w:tc>
        <w:tc>
          <w:tcPr>
            <w:tcW w:w="431" w:type="dxa"/>
            <w:tcBorders>
              <w:top w:val="single" w:sz="6" w:space="0" w:color="auto"/>
              <w:left w:val="single" w:sz="6" w:space="0" w:color="auto"/>
              <w:bottom w:val="single" w:sz="6" w:space="0" w:color="auto"/>
              <w:right w:val="single" w:sz="6" w:space="0" w:color="auto"/>
            </w:tcBorders>
          </w:tcPr>
          <w:p w14:paraId="635F4472" w14:textId="2A9D0F94" w:rsidR="00AE05D4" w:rsidRPr="00EB660B" w:rsidRDefault="00AE05D4" w:rsidP="00AE05D4">
            <w:pPr>
              <w:pStyle w:val="TableText"/>
              <w:rPr>
                <w:rFonts w:cs="Arial"/>
                <w:szCs w:val="18"/>
              </w:rPr>
            </w:pPr>
            <w:r w:rsidRPr="00BE09B7">
              <w:t>-</w:t>
            </w:r>
          </w:p>
        </w:tc>
        <w:tc>
          <w:tcPr>
            <w:tcW w:w="431" w:type="dxa"/>
            <w:tcBorders>
              <w:top w:val="single" w:sz="6" w:space="0" w:color="auto"/>
              <w:left w:val="single" w:sz="6" w:space="0" w:color="auto"/>
              <w:bottom w:val="single" w:sz="6" w:space="0" w:color="auto"/>
              <w:right w:val="single" w:sz="6" w:space="0" w:color="auto"/>
            </w:tcBorders>
          </w:tcPr>
          <w:p w14:paraId="58D1A2F4" w14:textId="666B6EC4" w:rsidR="00AE05D4" w:rsidRPr="00EB660B" w:rsidRDefault="00AE05D4" w:rsidP="00AE05D4">
            <w:pPr>
              <w:pStyle w:val="TableText"/>
              <w:rPr>
                <w:rFonts w:cs="Arial"/>
                <w:szCs w:val="18"/>
              </w:rPr>
            </w:pPr>
            <w:r w:rsidRPr="00BE09B7">
              <w:t>X</w:t>
            </w:r>
          </w:p>
        </w:tc>
        <w:tc>
          <w:tcPr>
            <w:tcW w:w="432" w:type="dxa"/>
            <w:tcBorders>
              <w:top w:val="single" w:sz="6" w:space="0" w:color="auto"/>
              <w:left w:val="single" w:sz="6" w:space="0" w:color="auto"/>
              <w:bottom w:val="single" w:sz="6" w:space="0" w:color="auto"/>
              <w:right w:val="single" w:sz="6" w:space="0" w:color="auto"/>
            </w:tcBorders>
          </w:tcPr>
          <w:p w14:paraId="7D6546CD" w14:textId="4285326A" w:rsidR="00AE05D4" w:rsidRPr="00EB660B" w:rsidRDefault="00AE05D4" w:rsidP="00AE05D4">
            <w:pPr>
              <w:pStyle w:val="TableText"/>
              <w:rPr>
                <w:rFonts w:cs="Arial"/>
                <w:szCs w:val="18"/>
              </w:rPr>
            </w:pPr>
            <w:r w:rsidRPr="00BE09B7">
              <w:t>X</w:t>
            </w:r>
          </w:p>
        </w:tc>
      </w:tr>
      <w:tr w:rsidR="00AE05D4" w14:paraId="6AB8FD9E"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6E04C38" w14:textId="06BBD52C" w:rsidR="00AE05D4" w:rsidRPr="00BE09B7" w:rsidRDefault="00AE05D4" w:rsidP="00AE05D4">
            <w:pPr>
              <w:pStyle w:val="TableText"/>
            </w:pPr>
            <w:r w:rsidRPr="001327B8">
              <w:t>539</w:t>
            </w:r>
            <w:r w:rsidR="00A974B6">
              <w:t>5</w:t>
            </w:r>
            <w:r w:rsidRPr="001327B8">
              <w:t>-539</w:t>
            </w:r>
            <w:r w:rsidR="00A974B6">
              <w:t>6</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5D8CEDF" w14:textId="722D913C" w:rsidR="00AE05D4" w:rsidRPr="00BE09B7" w:rsidRDefault="00AE05D4" w:rsidP="00AE05D4">
            <w:pPr>
              <w:pStyle w:val="TableText"/>
            </w:pPr>
            <w:r w:rsidRPr="001327B8">
              <w:t>PATIENT RELATIONSHIP</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59850246" w14:textId="1B022BB5" w:rsidR="00AE05D4" w:rsidRPr="00BE09B7" w:rsidRDefault="00AE05D4" w:rsidP="00AE05D4">
            <w:pPr>
              <w:pStyle w:val="TableText"/>
            </w:pPr>
            <w:r w:rsidRPr="001327B8">
              <w:t>:P:IDR-M-</w:t>
            </w:r>
            <w:hyperlink r:id="rId1114" w:history="1">
              <w:r w:rsidRPr="00FA63B4">
                <w:rPr>
                  <w:rStyle w:val="Hyperlink"/>
                </w:rPr>
                <w:t>PAT-RELAT</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44439FB" w14:textId="77777777" w:rsidR="00AE05D4" w:rsidRPr="00EB660B" w:rsidRDefault="00AE05D4" w:rsidP="00AE05D4">
            <w:pPr>
              <w:pStyle w:val="TableText"/>
              <w:rPr>
                <w:rFonts w:cs="Arial"/>
                <w:szCs w:val="18"/>
              </w:rPr>
            </w:pPr>
            <w:r w:rsidRPr="00EB660B">
              <w:rPr>
                <w:rFonts w:cs="Arial"/>
                <w:szCs w:val="18"/>
              </w:rPr>
              <w:t>Relationship of patient to insured:</w:t>
            </w:r>
          </w:p>
          <w:p w14:paraId="187102BD" w14:textId="77777777" w:rsidR="00AE05D4" w:rsidRPr="00EB660B" w:rsidRDefault="00AE05D4" w:rsidP="00AE05D4">
            <w:pPr>
              <w:pStyle w:val="TableText"/>
              <w:rPr>
                <w:rFonts w:cs="Arial"/>
                <w:b/>
                <w:szCs w:val="18"/>
              </w:rPr>
            </w:pPr>
            <w:r w:rsidRPr="00EB660B">
              <w:rPr>
                <w:rFonts w:cs="Arial"/>
                <w:b/>
                <w:szCs w:val="18"/>
              </w:rPr>
              <w:t>Valid Values:</w:t>
            </w:r>
          </w:p>
          <w:p w14:paraId="4282DB1C" w14:textId="77777777" w:rsidR="00AE05D4" w:rsidRPr="00EB660B" w:rsidRDefault="00AE05D4" w:rsidP="00935013">
            <w:pPr>
              <w:pStyle w:val="TableTextBullet"/>
            </w:pPr>
            <w:r w:rsidRPr="00EB660B">
              <w:t>01 – Patient is insured</w:t>
            </w:r>
          </w:p>
          <w:p w14:paraId="311CA1D5" w14:textId="77777777" w:rsidR="00AE05D4" w:rsidRPr="00EB660B" w:rsidRDefault="00AE05D4" w:rsidP="00935013">
            <w:pPr>
              <w:pStyle w:val="TableTextBullet"/>
            </w:pPr>
            <w:r w:rsidRPr="00EB660B">
              <w:t>02 – Spouse</w:t>
            </w:r>
          </w:p>
          <w:p w14:paraId="327927FF" w14:textId="77777777" w:rsidR="00AE05D4" w:rsidRPr="00EB660B" w:rsidRDefault="00AE05D4" w:rsidP="00935013">
            <w:pPr>
              <w:pStyle w:val="TableTextBullet"/>
            </w:pPr>
            <w:r w:rsidRPr="00EB660B">
              <w:t>03 – Natural child (insured has financial responsibility)</w:t>
            </w:r>
          </w:p>
          <w:p w14:paraId="6D001D47" w14:textId="77777777" w:rsidR="00AE05D4" w:rsidRPr="00EB660B" w:rsidRDefault="00AE05D4" w:rsidP="00935013">
            <w:pPr>
              <w:pStyle w:val="TableTextBullet"/>
            </w:pPr>
            <w:r w:rsidRPr="00EB660B">
              <w:t>04 – Natural child (insured does not have financial responsibility)</w:t>
            </w:r>
          </w:p>
          <w:p w14:paraId="38701D1C" w14:textId="77777777" w:rsidR="00AE05D4" w:rsidRPr="00EB660B" w:rsidRDefault="00AE05D4" w:rsidP="00935013">
            <w:pPr>
              <w:pStyle w:val="TableTextBullet"/>
            </w:pPr>
            <w:r w:rsidRPr="00EB660B">
              <w:t>05 – Stepchild</w:t>
            </w:r>
          </w:p>
          <w:p w14:paraId="40199FCD" w14:textId="77777777" w:rsidR="00AE05D4" w:rsidRPr="00EB660B" w:rsidRDefault="00AE05D4" w:rsidP="00935013">
            <w:pPr>
              <w:pStyle w:val="TableTextBullet"/>
            </w:pPr>
            <w:r w:rsidRPr="00EB660B">
              <w:t>06 – Foster child</w:t>
            </w:r>
          </w:p>
          <w:p w14:paraId="32145324" w14:textId="77777777" w:rsidR="00AE05D4" w:rsidRPr="00EB660B" w:rsidRDefault="00AE05D4" w:rsidP="00935013">
            <w:pPr>
              <w:pStyle w:val="TableTextBullet"/>
            </w:pPr>
            <w:r w:rsidRPr="00EB660B">
              <w:t>07 – Ward of court</w:t>
            </w:r>
          </w:p>
          <w:p w14:paraId="50C6537C" w14:textId="77777777" w:rsidR="00AE05D4" w:rsidRPr="00EB660B" w:rsidRDefault="00AE05D4" w:rsidP="00935013">
            <w:pPr>
              <w:pStyle w:val="TableTextBullet"/>
            </w:pPr>
            <w:r w:rsidRPr="00EB660B">
              <w:t>08 – Employee</w:t>
            </w:r>
          </w:p>
          <w:p w14:paraId="637D99DB" w14:textId="77777777" w:rsidR="00AE05D4" w:rsidRPr="00EB660B" w:rsidRDefault="00AE05D4" w:rsidP="00935013">
            <w:pPr>
              <w:pStyle w:val="TableTextBullet"/>
            </w:pPr>
            <w:r w:rsidRPr="00EB660B">
              <w:t>09 – Unknown</w:t>
            </w:r>
          </w:p>
          <w:p w14:paraId="64845048" w14:textId="77777777" w:rsidR="00AE05D4" w:rsidRPr="00EB660B" w:rsidRDefault="00AE05D4" w:rsidP="00935013">
            <w:pPr>
              <w:pStyle w:val="TableTextBullet"/>
            </w:pPr>
            <w:r w:rsidRPr="00EB660B">
              <w:t>10 – Handicapped dependent</w:t>
            </w:r>
          </w:p>
          <w:p w14:paraId="4308BF4F" w14:textId="77777777" w:rsidR="00AE05D4" w:rsidRPr="00EB660B" w:rsidRDefault="00AE05D4" w:rsidP="00935013">
            <w:pPr>
              <w:pStyle w:val="TableTextBullet"/>
            </w:pPr>
            <w:r w:rsidRPr="00EB660B">
              <w:t>11 – Organ donor</w:t>
            </w:r>
          </w:p>
          <w:p w14:paraId="41A01BC8" w14:textId="77777777" w:rsidR="00AE05D4" w:rsidRPr="00EB660B" w:rsidRDefault="00AE05D4" w:rsidP="00935013">
            <w:pPr>
              <w:pStyle w:val="TableTextBullet"/>
            </w:pPr>
            <w:r w:rsidRPr="00EB660B">
              <w:t>12 – Cadaver donor</w:t>
            </w:r>
          </w:p>
          <w:p w14:paraId="36569894" w14:textId="77777777" w:rsidR="00AE05D4" w:rsidRPr="00EB660B" w:rsidRDefault="00AE05D4" w:rsidP="00935013">
            <w:pPr>
              <w:pStyle w:val="TableTextBullet"/>
            </w:pPr>
            <w:r w:rsidRPr="00EB660B">
              <w:t>13 – Grandchild</w:t>
            </w:r>
          </w:p>
          <w:p w14:paraId="33284633" w14:textId="77777777" w:rsidR="00AE05D4" w:rsidRPr="00EB660B" w:rsidRDefault="00AE05D4" w:rsidP="00935013">
            <w:pPr>
              <w:pStyle w:val="TableTextBullet"/>
            </w:pPr>
            <w:r w:rsidRPr="00EB660B">
              <w:t>14 – Niece/nephew</w:t>
            </w:r>
          </w:p>
          <w:p w14:paraId="2B19E39A" w14:textId="77777777" w:rsidR="00AE05D4" w:rsidRPr="00EB660B" w:rsidRDefault="00AE05D4" w:rsidP="00935013">
            <w:pPr>
              <w:pStyle w:val="TableTextBullet"/>
            </w:pPr>
            <w:r w:rsidRPr="00EB660B">
              <w:t>15 – Insured plaintiff</w:t>
            </w:r>
          </w:p>
          <w:p w14:paraId="1B3D52F4" w14:textId="77777777" w:rsidR="00AE05D4" w:rsidRPr="00EB660B" w:rsidRDefault="00AE05D4" w:rsidP="00935013">
            <w:pPr>
              <w:pStyle w:val="TableTextBullet"/>
            </w:pPr>
            <w:r w:rsidRPr="00EB660B">
              <w:t>16 – Sponsored dependent</w:t>
            </w:r>
          </w:p>
          <w:p w14:paraId="1AA42379" w14:textId="77777777" w:rsidR="00AE05D4" w:rsidRPr="00EB660B" w:rsidRDefault="00AE05D4" w:rsidP="00935013">
            <w:pPr>
              <w:pStyle w:val="TableTextBullet"/>
            </w:pPr>
            <w:r w:rsidRPr="00EB660B">
              <w:t>17 – Minor dependent of a minor dependent</w:t>
            </w:r>
          </w:p>
          <w:p w14:paraId="25F1A1B7" w14:textId="77777777" w:rsidR="00AE05D4" w:rsidRPr="00EB660B" w:rsidRDefault="00AE05D4" w:rsidP="00935013">
            <w:pPr>
              <w:pStyle w:val="TableTextBullet"/>
            </w:pPr>
            <w:r w:rsidRPr="00EB660B">
              <w:t>18 – Parent</w:t>
            </w:r>
          </w:p>
          <w:p w14:paraId="41D5AB45" w14:textId="77777777" w:rsidR="00AE05D4" w:rsidRDefault="00AE05D4" w:rsidP="00935013">
            <w:pPr>
              <w:pStyle w:val="TableTextBullet"/>
            </w:pPr>
            <w:r w:rsidRPr="00703CE2">
              <w:t>19 – Grandparent</w:t>
            </w:r>
          </w:p>
          <w:p w14:paraId="5EB51949" w14:textId="3D183BFA" w:rsidR="00AE05D4" w:rsidRPr="00BE09B7" w:rsidRDefault="00AE05D4" w:rsidP="00935013">
            <w:pPr>
              <w:pStyle w:val="TableTextBullet"/>
            </w:pPr>
            <w:r w:rsidRPr="00703CE2">
              <w:t>20 – Domestic partner</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6497E7E6" w14:textId="31DDBE56" w:rsidR="00AE05D4" w:rsidRPr="00BE09B7" w:rsidRDefault="00AE05D4" w:rsidP="00AE05D4">
            <w:pPr>
              <w:pStyle w:val="TableText"/>
            </w:pPr>
            <w:r w:rsidRPr="00667E0B">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2A84F5A" w14:textId="3C34EB79"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7DF8FFA4" w14:textId="22DBBA77" w:rsidR="00AE05D4" w:rsidRPr="00BE09B7" w:rsidRDefault="00AE05D4" w:rsidP="00AE05D4">
            <w:pPr>
              <w:pStyle w:val="TableText"/>
            </w:pPr>
            <w:r w:rsidRPr="00667E0B">
              <w:t>Spaces</w:t>
            </w:r>
          </w:p>
        </w:tc>
        <w:tc>
          <w:tcPr>
            <w:tcW w:w="431" w:type="dxa"/>
            <w:tcBorders>
              <w:top w:val="single" w:sz="6" w:space="0" w:color="auto"/>
              <w:left w:val="single" w:sz="6" w:space="0" w:color="auto"/>
              <w:bottom w:val="single" w:sz="6" w:space="0" w:color="auto"/>
              <w:right w:val="single" w:sz="6" w:space="0" w:color="auto"/>
            </w:tcBorders>
          </w:tcPr>
          <w:p w14:paraId="54742F83" w14:textId="628D3D2C" w:rsidR="00AE05D4" w:rsidRPr="00BE09B7" w:rsidRDefault="00AE05D4" w:rsidP="00AE05D4">
            <w:pPr>
              <w:pStyle w:val="TableText"/>
            </w:pPr>
            <w:r w:rsidRPr="00667E0B">
              <w:t>-</w:t>
            </w:r>
          </w:p>
        </w:tc>
        <w:tc>
          <w:tcPr>
            <w:tcW w:w="431" w:type="dxa"/>
            <w:tcBorders>
              <w:top w:val="single" w:sz="6" w:space="0" w:color="auto"/>
              <w:left w:val="single" w:sz="6" w:space="0" w:color="auto"/>
              <w:bottom w:val="single" w:sz="6" w:space="0" w:color="auto"/>
              <w:right w:val="single" w:sz="6" w:space="0" w:color="auto"/>
            </w:tcBorders>
          </w:tcPr>
          <w:p w14:paraId="084F9507" w14:textId="5F70A7EF" w:rsidR="00AE05D4" w:rsidRPr="00BE09B7" w:rsidRDefault="00AE05D4" w:rsidP="00AE05D4">
            <w:pPr>
              <w:pStyle w:val="TableText"/>
            </w:pPr>
            <w:r w:rsidRPr="00667E0B">
              <w:t>X</w:t>
            </w:r>
          </w:p>
        </w:tc>
        <w:tc>
          <w:tcPr>
            <w:tcW w:w="432" w:type="dxa"/>
            <w:tcBorders>
              <w:top w:val="single" w:sz="6" w:space="0" w:color="auto"/>
              <w:left w:val="single" w:sz="6" w:space="0" w:color="auto"/>
              <w:bottom w:val="single" w:sz="6" w:space="0" w:color="auto"/>
              <w:right w:val="single" w:sz="6" w:space="0" w:color="auto"/>
            </w:tcBorders>
          </w:tcPr>
          <w:p w14:paraId="7014D840" w14:textId="7FE76BB0" w:rsidR="00AE05D4" w:rsidRPr="00BE09B7" w:rsidRDefault="00AE05D4" w:rsidP="00AE05D4">
            <w:pPr>
              <w:pStyle w:val="TableText"/>
            </w:pPr>
            <w:r w:rsidRPr="00667E0B">
              <w:t>X</w:t>
            </w:r>
          </w:p>
        </w:tc>
      </w:tr>
      <w:tr w:rsidR="00AE05D4" w14:paraId="179DD2BC"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90F6A3D" w14:textId="31738038" w:rsidR="00AE05D4" w:rsidRPr="001327B8" w:rsidRDefault="00AE05D4" w:rsidP="00AE05D4">
            <w:pPr>
              <w:pStyle w:val="TableText"/>
            </w:pPr>
            <w:r w:rsidRPr="00184FE7">
              <w:rPr>
                <w:rFonts w:cs="Arial"/>
                <w:szCs w:val="18"/>
              </w:rPr>
              <w:t>539</w:t>
            </w:r>
            <w:r w:rsidR="00A974B6">
              <w:rPr>
                <w:rFonts w:cs="Arial"/>
                <w:szCs w:val="18"/>
              </w:rPr>
              <w:t>7</w:t>
            </w:r>
            <w:r w:rsidRPr="00184FE7">
              <w:rPr>
                <w:rFonts w:cs="Arial"/>
                <w:szCs w:val="18"/>
              </w:rPr>
              <w:t>-540</w:t>
            </w:r>
            <w:r w:rsidR="00A974B6">
              <w:rPr>
                <w:rFonts w:cs="Arial"/>
                <w:szCs w:val="18"/>
              </w:rPr>
              <w:t>5</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F6B9C2D" w14:textId="76D67377" w:rsidR="00AE05D4" w:rsidRPr="001327B8" w:rsidRDefault="00AE05D4" w:rsidP="00AE05D4">
            <w:pPr>
              <w:pStyle w:val="TableText"/>
            </w:pPr>
            <w:r w:rsidRPr="00184FE7">
              <w:rPr>
                <w:rFonts w:cs="Arial"/>
                <w:szCs w:val="18"/>
              </w:rPr>
              <w:t>SUBSCRIBER FIRST NAME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2E53210C" w14:textId="451E556F" w:rsidR="00AE05D4" w:rsidRPr="001327B8" w:rsidRDefault="00AE05D4" w:rsidP="00AE05D4">
            <w:pPr>
              <w:pStyle w:val="TableText"/>
            </w:pPr>
            <w:r w:rsidRPr="00AA134C">
              <w:rPr>
                <w:rFonts w:cs="Arial"/>
                <w:szCs w:val="18"/>
              </w:rPr>
              <w:t>: :P:IDR-M-</w:t>
            </w:r>
            <w:hyperlink r:id="rId1115" w:history="1">
              <w:r w:rsidRPr="00FA63B4">
                <w:rPr>
                  <w:rStyle w:val="Hyperlink"/>
                  <w:rFonts w:cs="Arial"/>
                  <w:szCs w:val="18"/>
                </w:rPr>
                <w:t>SUB-F-NAME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462793C3" w14:textId="75F42E8D" w:rsidR="00AE05D4" w:rsidRPr="00EB660B" w:rsidRDefault="00AE05D4" w:rsidP="00AE05D4">
            <w:pPr>
              <w:pStyle w:val="TableText"/>
              <w:rPr>
                <w:rFonts w:cs="Arial"/>
                <w:szCs w:val="18"/>
              </w:rPr>
            </w:pPr>
            <w:r w:rsidRPr="00EB660B">
              <w:rPr>
                <w:rFonts w:cs="Arial"/>
                <w:szCs w:val="18"/>
              </w:rPr>
              <w:t>Primary insurance subscriber’s first name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775C87D6" w14:textId="33AADF25" w:rsidR="00AE05D4" w:rsidRPr="00667E0B" w:rsidRDefault="00AE05D4" w:rsidP="00AE05D4">
            <w:pPr>
              <w:pStyle w:val="TableText"/>
            </w:pPr>
            <w:r w:rsidRPr="00EB660B">
              <w:rPr>
                <w:rFonts w:cs="Arial"/>
                <w:caps/>
                <w:szCs w:val="18"/>
              </w:rPr>
              <w:t>9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3D42171" w14:textId="553A613D"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C13B9E6" w14:textId="3D3F5519" w:rsidR="00AE05D4" w:rsidRPr="00667E0B" w:rsidRDefault="00AE05D4" w:rsidP="00AE05D4">
            <w:pPr>
              <w:pStyle w:val="TableText"/>
            </w:pPr>
            <w:r w:rsidRPr="00EB660B">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4BCFA231" w14:textId="41B084F0" w:rsidR="00AE05D4" w:rsidRPr="00667E0B" w:rsidRDefault="00AE05D4" w:rsidP="00AE05D4">
            <w:pPr>
              <w:pStyle w:val="TableText"/>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778E1288" w14:textId="2BE8B166" w:rsidR="00AE05D4" w:rsidRPr="00667E0B" w:rsidRDefault="00AE05D4" w:rsidP="00AE05D4">
            <w:pPr>
              <w:pStyle w:val="TableText"/>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2069D85B" w14:textId="18EA511A" w:rsidR="00AE05D4" w:rsidRPr="00667E0B" w:rsidRDefault="00AE05D4" w:rsidP="00AE05D4">
            <w:pPr>
              <w:pStyle w:val="TableText"/>
            </w:pPr>
            <w:r w:rsidRPr="00184FE7">
              <w:rPr>
                <w:rFonts w:cs="Arial"/>
                <w:szCs w:val="18"/>
              </w:rPr>
              <w:t>X</w:t>
            </w:r>
          </w:p>
        </w:tc>
      </w:tr>
      <w:tr w:rsidR="00AE05D4" w14:paraId="3A9B0A01"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F83D213" w14:textId="2F1B462F" w:rsidR="00AE05D4" w:rsidRPr="001327B8" w:rsidRDefault="00AE05D4" w:rsidP="00AE05D4">
            <w:pPr>
              <w:pStyle w:val="TableText"/>
            </w:pPr>
            <w:r w:rsidRPr="00184FE7">
              <w:rPr>
                <w:rFonts w:cs="Arial"/>
                <w:szCs w:val="18"/>
              </w:rPr>
              <w:t>540</w:t>
            </w:r>
            <w:r w:rsidR="00A974B6">
              <w:rPr>
                <w:rFonts w:cs="Arial"/>
                <w:szCs w:val="18"/>
              </w:rPr>
              <w:t>6</w:t>
            </w:r>
            <w:r w:rsidRPr="00184FE7">
              <w:rPr>
                <w:rFonts w:cs="Arial"/>
                <w:szCs w:val="18"/>
              </w:rPr>
              <w:t>-54</w:t>
            </w:r>
            <w:r w:rsidR="00A974B6">
              <w:rPr>
                <w:rFonts w:cs="Arial"/>
                <w:szCs w:val="18"/>
              </w:rPr>
              <w:t>21</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F1EF03B" w14:textId="6451779C" w:rsidR="00AE05D4" w:rsidRPr="001327B8" w:rsidRDefault="00AE05D4" w:rsidP="00AE05D4">
            <w:pPr>
              <w:pStyle w:val="TableText"/>
            </w:pPr>
            <w:r w:rsidRPr="00184FE7">
              <w:rPr>
                <w:rFonts w:cs="Arial"/>
                <w:szCs w:val="18"/>
              </w:rPr>
              <w:t>SUBSCRIBER LAST NAME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20F2CC4B" w14:textId="694FEB1A" w:rsidR="00AE05D4" w:rsidRPr="001327B8" w:rsidRDefault="00AE05D4" w:rsidP="00AE05D4">
            <w:pPr>
              <w:pStyle w:val="TableText"/>
            </w:pPr>
            <w:r w:rsidRPr="00AA134C">
              <w:rPr>
                <w:rFonts w:cs="Arial"/>
                <w:szCs w:val="18"/>
              </w:rPr>
              <w:t>:P:IDR-M-</w:t>
            </w:r>
            <w:hyperlink r:id="rId1116" w:history="1">
              <w:r w:rsidRPr="00FA63B4">
                <w:rPr>
                  <w:rStyle w:val="Hyperlink"/>
                  <w:rFonts w:cs="Arial"/>
                  <w:szCs w:val="18"/>
                </w:rPr>
                <w:t>SUB-L-NAME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D943051" w14:textId="0DAAC6BE" w:rsidR="00AE05D4" w:rsidRPr="00EB660B" w:rsidRDefault="00AE05D4" w:rsidP="00AE05D4">
            <w:pPr>
              <w:pStyle w:val="TableText"/>
              <w:rPr>
                <w:rFonts w:cs="Arial"/>
                <w:szCs w:val="18"/>
              </w:rPr>
            </w:pPr>
            <w:r w:rsidRPr="00EB660B">
              <w:rPr>
                <w:rFonts w:cs="Arial"/>
                <w:szCs w:val="18"/>
              </w:rPr>
              <w:t>Primary insurance subscriber’s last name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590E4973" w14:textId="6B97213E" w:rsidR="00AE05D4" w:rsidRPr="00667E0B" w:rsidRDefault="00AE05D4" w:rsidP="00AE05D4">
            <w:pPr>
              <w:pStyle w:val="TableText"/>
            </w:pPr>
            <w:r w:rsidRPr="00EB660B">
              <w:rPr>
                <w:rFonts w:cs="Arial"/>
                <w:caps/>
                <w:szCs w:val="18"/>
              </w:rPr>
              <w:t>16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4249932" w14:textId="3BB14AA9"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B15D387" w14:textId="1FE32689" w:rsidR="00AE05D4" w:rsidRPr="00667E0B" w:rsidRDefault="00AE05D4" w:rsidP="00AE05D4">
            <w:pPr>
              <w:pStyle w:val="TableText"/>
            </w:pPr>
            <w:r w:rsidRPr="00EB660B">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6F60BD01" w14:textId="684A1588" w:rsidR="00AE05D4" w:rsidRPr="00667E0B" w:rsidRDefault="00AE05D4" w:rsidP="00AE05D4">
            <w:pPr>
              <w:pStyle w:val="TableText"/>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6D3FBCD5" w14:textId="7D28F259" w:rsidR="00AE05D4" w:rsidRPr="00667E0B" w:rsidRDefault="00AE05D4" w:rsidP="00AE05D4">
            <w:pPr>
              <w:pStyle w:val="TableText"/>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413C1FC1" w14:textId="26E62869" w:rsidR="00AE05D4" w:rsidRPr="00667E0B" w:rsidRDefault="00AE05D4" w:rsidP="00AE05D4">
            <w:pPr>
              <w:pStyle w:val="TableText"/>
            </w:pPr>
            <w:r w:rsidRPr="00EB660B">
              <w:rPr>
                <w:rFonts w:cs="Arial"/>
                <w:szCs w:val="18"/>
              </w:rPr>
              <w:t>X</w:t>
            </w:r>
          </w:p>
        </w:tc>
      </w:tr>
      <w:tr w:rsidR="00AE05D4" w14:paraId="5D0C5263"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564C46D" w14:textId="3B06D2F6" w:rsidR="00AE05D4" w:rsidRPr="001327B8" w:rsidRDefault="00AE05D4" w:rsidP="00AE05D4">
            <w:pPr>
              <w:pStyle w:val="TableText"/>
            </w:pPr>
            <w:r w:rsidRPr="00184FE7">
              <w:rPr>
                <w:rFonts w:cs="Arial"/>
                <w:szCs w:val="18"/>
              </w:rPr>
              <w:t>54</w:t>
            </w:r>
            <w:r w:rsidR="00A974B6">
              <w:rPr>
                <w:rFonts w:cs="Arial"/>
                <w:szCs w:val="18"/>
              </w:rPr>
              <w:t>22</w:t>
            </w:r>
            <w:r w:rsidRPr="00184FE7">
              <w:rPr>
                <w:rFonts w:cs="Arial"/>
                <w:szCs w:val="18"/>
              </w:rPr>
              <w:t>-543</w:t>
            </w:r>
            <w:r w:rsidR="00A974B6">
              <w:rPr>
                <w:rFonts w:cs="Arial"/>
                <w:szCs w:val="18"/>
              </w:rPr>
              <w:t>3</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15D07007" w14:textId="7CEB0C84" w:rsidR="00AE05D4" w:rsidRPr="001327B8" w:rsidRDefault="00AE05D4" w:rsidP="00AE05D4">
            <w:pPr>
              <w:pStyle w:val="TableText"/>
            </w:pPr>
            <w:r w:rsidRPr="00184FE7">
              <w:rPr>
                <w:rFonts w:cs="Arial"/>
                <w:szCs w:val="18"/>
              </w:rPr>
              <w:t>EMPLOYEE ID NUMBER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78667BA1" w14:textId="7369554F" w:rsidR="00AE05D4" w:rsidRPr="001327B8" w:rsidRDefault="00AE05D4" w:rsidP="00AE05D4">
            <w:pPr>
              <w:pStyle w:val="TableText"/>
            </w:pPr>
            <w:r w:rsidRPr="00AA134C">
              <w:rPr>
                <w:rFonts w:cs="Arial"/>
                <w:szCs w:val="18"/>
              </w:rPr>
              <w:t>:P:IDR-M-</w:t>
            </w:r>
            <w:hyperlink r:id="rId1117" w:history="1">
              <w:r w:rsidRPr="00FA63B4">
                <w:rPr>
                  <w:rStyle w:val="Hyperlink"/>
                  <w:rFonts w:cs="Arial"/>
                  <w:szCs w:val="18"/>
                </w:rPr>
                <w:t>EMP-ID-NUM</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0EA1CD72" w14:textId="60E38901" w:rsidR="00AE05D4" w:rsidRPr="00EB660B" w:rsidRDefault="00AE05D4" w:rsidP="00AE05D4">
            <w:pPr>
              <w:pStyle w:val="TableText"/>
              <w:rPr>
                <w:rFonts w:cs="Arial"/>
                <w:szCs w:val="18"/>
              </w:rPr>
            </w:pPr>
            <w:r w:rsidRPr="00EB660B">
              <w:rPr>
                <w:rFonts w:cs="Arial"/>
                <w:szCs w:val="18"/>
              </w:rPr>
              <w:t>Primary insurance subscriber’s employee ID number</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70534EED" w14:textId="140BDF35" w:rsidR="00AE05D4" w:rsidRPr="00667E0B" w:rsidRDefault="00AE05D4" w:rsidP="00AE05D4">
            <w:pPr>
              <w:pStyle w:val="TableText"/>
            </w:pPr>
            <w:r w:rsidRPr="00EB660B">
              <w:rPr>
                <w:rFonts w:cs="Arial"/>
                <w:caps/>
                <w:szCs w:val="18"/>
              </w:rPr>
              <w:t>12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707C2FF" w14:textId="1B8A05A5"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0FD095DE" w14:textId="267EA0B0" w:rsidR="00AE05D4" w:rsidRPr="00667E0B" w:rsidRDefault="00AE05D4" w:rsidP="00AE05D4">
            <w:pPr>
              <w:pStyle w:val="TableText"/>
            </w:pPr>
            <w:r w:rsidRPr="00EB660B">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50122855" w14:textId="62E74EC3" w:rsidR="00AE05D4" w:rsidRPr="00667E0B" w:rsidRDefault="00AE05D4" w:rsidP="00AE05D4">
            <w:pPr>
              <w:pStyle w:val="TableText"/>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63A2380B" w14:textId="5EC56BF9" w:rsidR="00AE05D4" w:rsidRPr="00667E0B" w:rsidRDefault="00AE05D4" w:rsidP="00AE05D4">
            <w:pPr>
              <w:pStyle w:val="TableText"/>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614CDECD" w14:textId="56CC2731" w:rsidR="00AE05D4" w:rsidRPr="00667E0B" w:rsidRDefault="00AE05D4" w:rsidP="00AE05D4">
            <w:pPr>
              <w:pStyle w:val="TableText"/>
            </w:pPr>
            <w:r w:rsidRPr="00EB660B">
              <w:rPr>
                <w:rFonts w:cs="Arial"/>
                <w:szCs w:val="18"/>
              </w:rPr>
              <w:t>X</w:t>
            </w:r>
          </w:p>
        </w:tc>
      </w:tr>
      <w:tr w:rsidR="00AE05D4" w14:paraId="766FE1C5"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A6F91F7" w14:textId="6B76EE26" w:rsidR="00AE05D4" w:rsidRPr="001327B8" w:rsidRDefault="00AE05D4" w:rsidP="00AE05D4">
            <w:pPr>
              <w:pStyle w:val="TableText"/>
            </w:pPr>
            <w:r w:rsidRPr="00184FE7">
              <w:rPr>
                <w:rFonts w:cs="Arial"/>
                <w:szCs w:val="18"/>
              </w:rPr>
              <w:t>543</w:t>
            </w:r>
            <w:r w:rsidR="00A974B6">
              <w:rPr>
                <w:rFonts w:cs="Arial"/>
                <w:szCs w:val="18"/>
              </w:rPr>
              <w:t>4</w:t>
            </w:r>
            <w:r w:rsidRPr="00184FE7">
              <w:rPr>
                <w:rFonts w:cs="Arial"/>
                <w:szCs w:val="18"/>
              </w:rPr>
              <w:t>-543</w:t>
            </w:r>
            <w:r w:rsidR="00A974B6">
              <w:rPr>
                <w:rFonts w:cs="Arial"/>
                <w:szCs w:val="18"/>
              </w:rPr>
              <w:t>5</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53F8FBE" w14:textId="6A57FFEB" w:rsidR="00AE05D4" w:rsidRPr="001327B8" w:rsidRDefault="00AE05D4" w:rsidP="00AE05D4">
            <w:pPr>
              <w:pStyle w:val="TableText"/>
            </w:pPr>
            <w:r w:rsidRPr="00184FE7">
              <w:rPr>
                <w:rFonts w:cs="Arial"/>
                <w:szCs w:val="18"/>
              </w:rPr>
              <w:t>SOURCE CODE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27A2BC9" w14:textId="6B6E98B4" w:rsidR="00AE05D4" w:rsidRPr="001327B8" w:rsidRDefault="00AE05D4" w:rsidP="00AE05D4">
            <w:pPr>
              <w:pStyle w:val="TableText"/>
            </w:pPr>
            <w:r w:rsidRPr="00AA134C">
              <w:rPr>
                <w:rFonts w:cs="Arial"/>
                <w:szCs w:val="18"/>
              </w:rPr>
              <w:t>: P:IDR-M-</w:t>
            </w:r>
            <w:hyperlink r:id="rId1118" w:history="1">
              <w:r w:rsidRPr="00FA63B4">
                <w:rPr>
                  <w:rStyle w:val="Hyperlink"/>
                  <w:rFonts w:cs="Arial"/>
                  <w:szCs w:val="18"/>
                </w:rPr>
                <w:t>SOURCE-CODE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03EEADF7" w14:textId="58D525F9" w:rsidR="00AE05D4" w:rsidRPr="00EB660B" w:rsidRDefault="00AE05D4" w:rsidP="00AE05D4">
            <w:pPr>
              <w:pStyle w:val="TableText"/>
              <w:rPr>
                <w:rFonts w:cs="Arial"/>
                <w:szCs w:val="18"/>
              </w:rPr>
            </w:pPr>
            <w:r w:rsidRPr="00EB660B">
              <w:rPr>
                <w:rFonts w:cs="Arial"/>
                <w:szCs w:val="18"/>
              </w:rPr>
              <w:t>MSP source code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76949E71" w14:textId="041EA80A" w:rsidR="00AE05D4" w:rsidRPr="00667E0B" w:rsidRDefault="00AE05D4" w:rsidP="00AE05D4">
            <w:pPr>
              <w:pStyle w:val="TableText"/>
            </w:pPr>
            <w:r w:rsidRPr="00EB660B">
              <w:rPr>
                <w:rFonts w:cs="Arial"/>
                <w:caps/>
                <w:szCs w:val="18"/>
              </w:rPr>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E8F3A5B" w14:textId="19075306" w:rsidR="00AE05D4" w:rsidRPr="00184FE7" w:rsidRDefault="00EB0214" w:rsidP="00AE05D4">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17BE7EB7" w14:textId="27212E4C" w:rsidR="00AE05D4" w:rsidRPr="00667E0B" w:rsidRDefault="00AE05D4" w:rsidP="00AE05D4">
            <w:pPr>
              <w:pStyle w:val="TableText"/>
            </w:pPr>
            <w:r w:rsidRPr="00EB660B">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020FFB2A" w14:textId="3EF9E8F5" w:rsidR="00AE05D4" w:rsidRPr="00667E0B" w:rsidRDefault="00AE05D4" w:rsidP="00AE05D4">
            <w:pPr>
              <w:pStyle w:val="TableText"/>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3A233514" w14:textId="146AE68F" w:rsidR="00AE05D4" w:rsidRPr="00667E0B" w:rsidRDefault="00AE05D4" w:rsidP="00AE05D4">
            <w:pPr>
              <w:pStyle w:val="TableText"/>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73B80A4B" w14:textId="641BB079" w:rsidR="00AE05D4" w:rsidRPr="00667E0B" w:rsidRDefault="00AE05D4" w:rsidP="00AE05D4">
            <w:pPr>
              <w:pStyle w:val="TableText"/>
            </w:pPr>
            <w:r w:rsidRPr="00EB660B">
              <w:rPr>
                <w:rFonts w:cs="Arial"/>
                <w:szCs w:val="18"/>
              </w:rPr>
              <w:t>X</w:t>
            </w:r>
          </w:p>
        </w:tc>
      </w:tr>
      <w:tr w:rsidR="00C7376E" w14:paraId="4807E4EC"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56E8689" w14:textId="4C9B2084" w:rsidR="00C7376E" w:rsidRPr="00184FE7" w:rsidRDefault="00C7376E" w:rsidP="00C7376E">
            <w:pPr>
              <w:pStyle w:val="TableText"/>
              <w:rPr>
                <w:rFonts w:cs="Arial"/>
                <w:szCs w:val="18"/>
              </w:rPr>
            </w:pPr>
            <w:r w:rsidRPr="006B08E2">
              <w:t>543</w:t>
            </w:r>
            <w:r w:rsidR="00A974B6">
              <w:t>6</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C2C22CB" w14:textId="4EA7AF1A" w:rsidR="00C7376E" w:rsidRPr="00184FE7" w:rsidRDefault="00C7376E" w:rsidP="00C7376E">
            <w:pPr>
              <w:pStyle w:val="TableText"/>
              <w:rPr>
                <w:rFonts w:cs="Arial"/>
                <w:szCs w:val="18"/>
              </w:rPr>
            </w:pPr>
            <w:r w:rsidRPr="006B08E2">
              <w:t>EMPLOYEE INFO DATA</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143F843D" w14:textId="4C4B2CF8" w:rsidR="00C7376E" w:rsidRPr="00AA134C" w:rsidRDefault="00C7376E" w:rsidP="00C7376E">
            <w:pPr>
              <w:pStyle w:val="TableText"/>
              <w:rPr>
                <w:rFonts w:cs="Arial"/>
                <w:szCs w:val="18"/>
              </w:rPr>
            </w:pPr>
            <w:r w:rsidRPr="006B08E2">
              <w:t>:P:IDR-M-</w:t>
            </w:r>
            <w:hyperlink r:id="rId1119" w:history="1">
              <w:r w:rsidRPr="00FA63B4">
                <w:rPr>
                  <w:rStyle w:val="Hyperlink"/>
                </w:rPr>
                <w:t>EMP-INFO</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CB84E35" w14:textId="77777777" w:rsidR="00C7376E" w:rsidRPr="00EB660B" w:rsidRDefault="00C7376E" w:rsidP="00C7376E">
            <w:pPr>
              <w:pStyle w:val="TableText"/>
              <w:rPr>
                <w:rFonts w:cs="Arial"/>
                <w:b/>
                <w:szCs w:val="18"/>
              </w:rPr>
            </w:pPr>
            <w:r w:rsidRPr="00EB660B">
              <w:rPr>
                <w:rFonts w:cs="Arial"/>
                <w:b/>
                <w:szCs w:val="18"/>
              </w:rPr>
              <w:t>Valid Values:</w:t>
            </w:r>
          </w:p>
          <w:p w14:paraId="659CF8DB" w14:textId="77777777" w:rsidR="00C7376E" w:rsidRPr="00EB660B" w:rsidRDefault="00C7376E" w:rsidP="00935013">
            <w:pPr>
              <w:pStyle w:val="TableTextBullet"/>
            </w:pPr>
            <w:r w:rsidRPr="00EB660B">
              <w:t>F – Employee is the father</w:t>
            </w:r>
          </w:p>
          <w:p w14:paraId="5203CCD6" w14:textId="77777777" w:rsidR="00C7376E" w:rsidRPr="00EB660B" w:rsidRDefault="00C7376E" w:rsidP="00935013">
            <w:pPr>
              <w:pStyle w:val="TableTextBullet"/>
            </w:pPr>
            <w:r w:rsidRPr="00EB660B">
              <w:t>M – Employee is the mother</w:t>
            </w:r>
          </w:p>
          <w:p w14:paraId="76D6216E" w14:textId="77777777" w:rsidR="00C7376E" w:rsidRDefault="00C7376E" w:rsidP="00935013">
            <w:pPr>
              <w:pStyle w:val="TableTextBullet"/>
            </w:pPr>
            <w:r w:rsidRPr="00703CE2">
              <w:t>P – Employee is the patient</w:t>
            </w:r>
          </w:p>
          <w:p w14:paraId="63C0DE5E" w14:textId="0FCD6430" w:rsidR="00C7376E" w:rsidRPr="00EB660B" w:rsidRDefault="00C7376E" w:rsidP="00935013">
            <w:pPr>
              <w:pStyle w:val="TableTextBullet"/>
            </w:pPr>
            <w:r w:rsidRPr="00703CE2">
              <w:t>S – Employee is the spouse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791F9D8D" w14:textId="17D19082" w:rsidR="00C7376E" w:rsidRPr="00EB660B" w:rsidRDefault="00C7376E" w:rsidP="00C7376E">
            <w:pPr>
              <w:pStyle w:val="TableText"/>
              <w:rPr>
                <w:rFonts w:cs="Arial"/>
                <w:caps/>
                <w:szCs w:val="18"/>
              </w:rPr>
            </w:pPr>
            <w:r w:rsidRPr="00703CE2">
              <w:rPr>
                <w:rFonts w:cs="Arial"/>
                <w:caps/>
                <w:szCs w:val="18"/>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CEC2F85" w14:textId="4908DCFA"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1BE7E08E" w14:textId="5DA17B08" w:rsidR="00C7376E" w:rsidRPr="00EB660B" w:rsidRDefault="00C7376E" w:rsidP="00C7376E">
            <w:pPr>
              <w:pStyle w:val="TableText"/>
              <w:rPr>
                <w:rFonts w:cs="Arial"/>
                <w:szCs w:val="18"/>
              </w:rPr>
            </w:pPr>
            <w:r w:rsidRPr="00EB660B">
              <w:rPr>
                <w:rFonts w:cs="Arial"/>
                <w:szCs w:val="18"/>
              </w:rPr>
              <w:t>Spaces</w:t>
            </w:r>
          </w:p>
        </w:tc>
        <w:tc>
          <w:tcPr>
            <w:tcW w:w="431" w:type="dxa"/>
            <w:tcBorders>
              <w:top w:val="single" w:sz="6" w:space="0" w:color="auto"/>
              <w:left w:val="single" w:sz="6" w:space="0" w:color="auto"/>
              <w:bottom w:val="single" w:sz="6" w:space="0" w:color="auto"/>
              <w:right w:val="single" w:sz="6" w:space="0" w:color="auto"/>
            </w:tcBorders>
          </w:tcPr>
          <w:p w14:paraId="299E55E5" w14:textId="16F9B767" w:rsidR="00C7376E" w:rsidRPr="00EB660B" w:rsidRDefault="00C7376E" w:rsidP="00C7376E">
            <w:pPr>
              <w:pStyle w:val="TableText"/>
              <w:rPr>
                <w:rFonts w:cs="Arial"/>
                <w:szCs w:val="18"/>
              </w:rPr>
            </w:pPr>
            <w:r w:rsidRPr="00EB660B">
              <w:rPr>
                <w:rFonts w:cs="Arial"/>
                <w:szCs w:val="18"/>
              </w:rPr>
              <w:t>-</w:t>
            </w:r>
          </w:p>
        </w:tc>
        <w:tc>
          <w:tcPr>
            <w:tcW w:w="431" w:type="dxa"/>
            <w:tcBorders>
              <w:top w:val="single" w:sz="6" w:space="0" w:color="auto"/>
              <w:left w:val="single" w:sz="6" w:space="0" w:color="auto"/>
              <w:bottom w:val="single" w:sz="6" w:space="0" w:color="auto"/>
              <w:right w:val="single" w:sz="6" w:space="0" w:color="auto"/>
            </w:tcBorders>
          </w:tcPr>
          <w:p w14:paraId="3A51EF69" w14:textId="04FDA790" w:rsidR="00C7376E" w:rsidRPr="00EB660B" w:rsidRDefault="00C7376E" w:rsidP="00C7376E">
            <w:pPr>
              <w:pStyle w:val="TableText"/>
              <w:rPr>
                <w:rFonts w:cs="Arial"/>
                <w:szCs w:val="18"/>
              </w:rPr>
            </w:pPr>
            <w:r w:rsidRPr="00EB660B">
              <w:rPr>
                <w:rFonts w:cs="Arial"/>
                <w:szCs w:val="18"/>
              </w:rPr>
              <w:t>X</w:t>
            </w:r>
          </w:p>
        </w:tc>
        <w:tc>
          <w:tcPr>
            <w:tcW w:w="432" w:type="dxa"/>
            <w:tcBorders>
              <w:top w:val="single" w:sz="6" w:space="0" w:color="auto"/>
              <w:left w:val="single" w:sz="6" w:space="0" w:color="auto"/>
              <w:bottom w:val="single" w:sz="6" w:space="0" w:color="auto"/>
              <w:right w:val="single" w:sz="6" w:space="0" w:color="auto"/>
            </w:tcBorders>
          </w:tcPr>
          <w:p w14:paraId="745A51FA" w14:textId="1211FB2F" w:rsidR="00C7376E" w:rsidRPr="00EB660B" w:rsidRDefault="00C7376E" w:rsidP="00C7376E">
            <w:pPr>
              <w:pStyle w:val="TableText"/>
              <w:rPr>
                <w:rFonts w:cs="Arial"/>
                <w:szCs w:val="18"/>
              </w:rPr>
            </w:pPr>
            <w:r w:rsidRPr="00EB660B">
              <w:rPr>
                <w:rFonts w:cs="Arial"/>
                <w:szCs w:val="18"/>
              </w:rPr>
              <w:t>X</w:t>
            </w:r>
          </w:p>
        </w:tc>
      </w:tr>
      <w:tr w:rsidR="00C7376E" w14:paraId="146591E7"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0C0B65E" w14:textId="582FF33F" w:rsidR="00C7376E" w:rsidRPr="006B08E2" w:rsidRDefault="00C7376E" w:rsidP="00C7376E">
            <w:pPr>
              <w:pStyle w:val="TableText"/>
            </w:pPr>
            <w:r w:rsidRPr="00A90493">
              <w:t>543</w:t>
            </w:r>
            <w:r w:rsidR="00A974B6">
              <w:t>7</w:t>
            </w:r>
            <w:r w:rsidRPr="00A90493">
              <w:t>-546</w:t>
            </w:r>
            <w:r w:rsidR="00A974B6">
              <w:t>8</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C2102C0" w14:textId="00528773" w:rsidR="00C7376E" w:rsidRPr="006B08E2" w:rsidRDefault="00C7376E" w:rsidP="00C7376E">
            <w:pPr>
              <w:pStyle w:val="TableText"/>
            </w:pPr>
            <w:r w:rsidRPr="00A90493">
              <w:t>EMPLOYER NAME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597347FB" w14:textId="21807A52" w:rsidR="00C7376E" w:rsidRPr="006B08E2" w:rsidRDefault="00C7376E" w:rsidP="00C7376E">
            <w:pPr>
              <w:pStyle w:val="TableText"/>
            </w:pPr>
            <w:r w:rsidRPr="00A90493">
              <w:t>:P:IDR-M-</w:t>
            </w:r>
            <w:hyperlink r:id="rId1120" w:history="1">
              <w:r w:rsidRPr="00FA63B4">
                <w:rPr>
                  <w:rStyle w:val="Hyperlink"/>
                </w:rPr>
                <w:t>EMP-NAME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369D45EB" w14:textId="4E9C7923" w:rsidR="00C7376E" w:rsidRPr="00EB660B" w:rsidRDefault="00C7376E" w:rsidP="00C7376E">
            <w:pPr>
              <w:pStyle w:val="TableText"/>
              <w:rPr>
                <w:rFonts w:cs="Arial"/>
                <w:b/>
                <w:szCs w:val="18"/>
              </w:rPr>
            </w:pPr>
            <w:r w:rsidRPr="00A90493">
              <w:t>Employer providing primary coverage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4A902B20" w14:textId="63E0247B" w:rsidR="00C7376E" w:rsidRPr="00703CE2" w:rsidRDefault="00C7376E" w:rsidP="00C7376E">
            <w:pPr>
              <w:pStyle w:val="TableText"/>
              <w:rPr>
                <w:rFonts w:cs="Arial"/>
                <w:caps/>
                <w:szCs w:val="18"/>
              </w:rPr>
            </w:pPr>
            <w:r w:rsidRPr="00A90493">
              <w:t>32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7D353E7" w14:textId="74124DD1"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21468043" w14:textId="28E46AB0"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28B35EC9" w14:textId="5DDD99E8"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044813B3" w14:textId="19664D6C"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5C2862DD" w14:textId="04B4F08B" w:rsidR="00C7376E" w:rsidRPr="00EB660B" w:rsidRDefault="00C7376E" w:rsidP="00C7376E">
            <w:pPr>
              <w:pStyle w:val="TableText"/>
              <w:rPr>
                <w:rFonts w:cs="Arial"/>
                <w:szCs w:val="18"/>
              </w:rPr>
            </w:pPr>
            <w:r w:rsidRPr="00A90493">
              <w:t>X</w:t>
            </w:r>
          </w:p>
        </w:tc>
      </w:tr>
      <w:tr w:rsidR="00C7376E" w14:paraId="73C84CC2"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79B07B0" w14:textId="35D6B560" w:rsidR="00C7376E" w:rsidRPr="006B08E2" w:rsidRDefault="00C7376E" w:rsidP="00C7376E">
            <w:pPr>
              <w:pStyle w:val="TableText"/>
            </w:pPr>
            <w:r w:rsidRPr="00A90493">
              <w:t>546</w:t>
            </w:r>
            <w:r w:rsidR="00A974B6">
              <w:t>9</w:t>
            </w:r>
            <w:r w:rsidRPr="00A90493">
              <w:t>-5</w:t>
            </w:r>
            <w:r w:rsidR="00A974B6">
              <w:t>500</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182AA54" w14:textId="494B6A60" w:rsidR="00C7376E" w:rsidRPr="006B08E2" w:rsidRDefault="00C7376E" w:rsidP="00C7376E">
            <w:pPr>
              <w:pStyle w:val="TableText"/>
            </w:pPr>
            <w:r w:rsidRPr="00A90493">
              <w:t>EMPLOYER ADDRESS 1</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7CCD259D" w14:textId="584E627E" w:rsidR="00C7376E" w:rsidRPr="006B08E2" w:rsidRDefault="00C7376E" w:rsidP="00C7376E">
            <w:pPr>
              <w:pStyle w:val="TableText"/>
            </w:pPr>
            <w:r w:rsidRPr="00A90493">
              <w:t>: :P:IDR-M-</w:t>
            </w:r>
            <w:hyperlink r:id="rId1121" w:history="1">
              <w:r w:rsidRPr="00FA63B4">
                <w:rPr>
                  <w:rStyle w:val="Hyperlink"/>
                </w:rPr>
                <w:t>EMP-ADDR1</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6528F4B7" w14:textId="50CBC8DD" w:rsidR="00C7376E" w:rsidRPr="00EB660B" w:rsidRDefault="00C7376E" w:rsidP="00C7376E">
            <w:pPr>
              <w:pStyle w:val="TableText"/>
              <w:rPr>
                <w:rFonts w:cs="Arial"/>
                <w:b/>
                <w:szCs w:val="18"/>
              </w:rPr>
            </w:pPr>
            <w:r w:rsidRPr="00A90493">
              <w:t>Employer address line 1</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6F40F3E8" w14:textId="34E5AC90" w:rsidR="00C7376E" w:rsidRPr="00703CE2" w:rsidRDefault="00C7376E" w:rsidP="00C7376E">
            <w:pPr>
              <w:pStyle w:val="TableText"/>
              <w:rPr>
                <w:rFonts w:cs="Arial"/>
                <w:caps/>
                <w:szCs w:val="18"/>
              </w:rPr>
            </w:pPr>
            <w:r w:rsidRPr="00A90493">
              <w:t>32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9DA0CE9" w14:textId="7D403373"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2D2E036A" w14:textId="6A19E7D4"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5945B8E5" w14:textId="7EDF8FD8"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62D31CA7" w14:textId="619E5DE2"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57FF2F59" w14:textId="1384903B" w:rsidR="00C7376E" w:rsidRPr="00EB660B" w:rsidRDefault="00C7376E" w:rsidP="00C7376E">
            <w:pPr>
              <w:pStyle w:val="TableText"/>
              <w:rPr>
                <w:rFonts w:cs="Arial"/>
                <w:szCs w:val="18"/>
              </w:rPr>
            </w:pPr>
            <w:r w:rsidRPr="00A90493">
              <w:t>X</w:t>
            </w:r>
          </w:p>
        </w:tc>
      </w:tr>
      <w:tr w:rsidR="00C7376E" w14:paraId="7A3094B3"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635B01A" w14:textId="5369644E" w:rsidR="00C7376E" w:rsidRPr="006B08E2" w:rsidRDefault="00C7376E" w:rsidP="00C7376E">
            <w:pPr>
              <w:pStyle w:val="TableText"/>
            </w:pPr>
            <w:r w:rsidRPr="00A90493">
              <w:t>5</w:t>
            </w:r>
            <w:r w:rsidR="00A974B6">
              <w:t>501</w:t>
            </w:r>
            <w:r w:rsidRPr="00A90493">
              <w:t>-55</w:t>
            </w:r>
            <w:r w:rsidR="00A974B6">
              <w:t>32</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4B1B894" w14:textId="44FB18CB" w:rsidR="00C7376E" w:rsidRPr="006B08E2" w:rsidRDefault="00C7376E" w:rsidP="00C7376E">
            <w:pPr>
              <w:pStyle w:val="TableText"/>
            </w:pPr>
            <w:r w:rsidRPr="00A90493">
              <w:t>EMPLOYER ADDRESS 2</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2102C528" w14:textId="7F12A587" w:rsidR="00C7376E" w:rsidRPr="006B08E2" w:rsidRDefault="00C7376E" w:rsidP="00C7376E">
            <w:pPr>
              <w:pStyle w:val="TableText"/>
            </w:pPr>
            <w:r w:rsidRPr="00A90493">
              <w:t>: :P:IDR-M-</w:t>
            </w:r>
            <w:hyperlink r:id="rId1122" w:history="1">
              <w:r w:rsidRPr="00FA63B4">
                <w:rPr>
                  <w:rStyle w:val="Hyperlink"/>
                </w:rPr>
                <w:t>EMP-ADDR2</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02525CA3" w14:textId="562E29BA" w:rsidR="00C7376E" w:rsidRPr="00EB660B" w:rsidRDefault="00C7376E" w:rsidP="00C7376E">
            <w:pPr>
              <w:pStyle w:val="TableText"/>
              <w:rPr>
                <w:rFonts w:cs="Arial"/>
                <w:b/>
                <w:szCs w:val="18"/>
              </w:rPr>
            </w:pPr>
            <w:r w:rsidRPr="00A90493">
              <w:t>Employer address line 2</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2CB8892C" w14:textId="4403A11B" w:rsidR="00C7376E" w:rsidRPr="00703CE2" w:rsidRDefault="00C7376E" w:rsidP="00C7376E">
            <w:pPr>
              <w:pStyle w:val="TableText"/>
              <w:rPr>
                <w:rFonts w:cs="Arial"/>
                <w:caps/>
                <w:szCs w:val="18"/>
              </w:rPr>
            </w:pPr>
            <w:r w:rsidRPr="00A90493">
              <w:t>32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E731A0E" w14:textId="2302AB9B"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0BB56FD" w14:textId="5A486F29"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0E0501D4" w14:textId="27DD5662"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7123D44A" w14:textId="7147A2F3"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06941685" w14:textId="64432AB4" w:rsidR="00C7376E" w:rsidRPr="00EB660B" w:rsidRDefault="00C7376E" w:rsidP="00C7376E">
            <w:pPr>
              <w:pStyle w:val="TableText"/>
              <w:rPr>
                <w:rFonts w:cs="Arial"/>
                <w:szCs w:val="18"/>
              </w:rPr>
            </w:pPr>
            <w:r w:rsidRPr="00A90493">
              <w:t>X</w:t>
            </w:r>
          </w:p>
        </w:tc>
      </w:tr>
      <w:tr w:rsidR="00C7376E" w14:paraId="34A90C9D"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D9825D8" w14:textId="03A50CA4" w:rsidR="00C7376E" w:rsidRPr="006B08E2" w:rsidRDefault="00C7376E" w:rsidP="00C7376E">
            <w:pPr>
              <w:pStyle w:val="TableText"/>
            </w:pPr>
            <w:r w:rsidRPr="00A90493">
              <w:t>553</w:t>
            </w:r>
            <w:r w:rsidR="00A974B6">
              <w:t>3</w:t>
            </w:r>
            <w:r w:rsidRPr="00A90493">
              <w:t>-554</w:t>
            </w:r>
            <w:r w:rsidR="00A974B6">
              <w:t>7</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40F09215" w14:textId="085DB5EF" w:rsidR="00C7376E" w:rsidRPr="006B08E2" w:rsidRDefault="00C7376E" w:rsidP="00C7376E">
            <w:pPr>
              <w:pStyle w:val="TableText"/>
            </w:pPr>
            <w:r w:rsidRPr="00A90493">
              <w:t>EMPLOYER CITY</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820F576" w14:textId="0AB26F60" w:rsidR="00C7376E" w:rsidRPr="006B08E2" w:rsidRDefault="00C7376E" w:rsidP="00C7376E">
            <w:pPr>
              <w:pStyle w:val="TableText"/>
            </w:pPr>
            <w:r w:rsidRPr="00A90493">
              <w:t>:P:IDR-M-</w:t>
            </w:r>
            <w:hyperlink r:id="rId1123" w:history="1">
              <w:r w:rsidRPr="00FA63B4">
                <w:rPr>
                  <w:rStyle w:val="Hyperlink"/>
                </w:rPr>
                <w:t>EMP-CITY</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537594CB" w14:textId="7BDD5D1F" w:rsidR="00C7376E" w:rsidRPr="00EB660B" w:rsidRDefault="00C7376E" w:rsidP="00C7376E">
            <w:pPr>
              <w:pStyle w:val="TableText"/>
              <w:rPr>
                <w:rFonts w:cs="Arial"/>
                <w:b/>
                <w:szCs w:val="18"/>
              </w:rPr>
            </w:pPr>
            <w:r w:rsidRPr="00A90493">
              <w:t>Employer city</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60DA2349" w14:textId="764A7235" w:rsidR="00C7376E" w:rsidRPr="00703CE2" w:rsidRDefault="00C7376E" w:rsidP="00C7376E">
            <w:pPr>
              <w:pStyle w:val="TableText"/>
              <w:rPr>
                <w:rFonts w:cs="Arial"/>
                <w:caps/>
                <w:szCs w:val="18"/>
              </w:rPr>
            </w:pPr>
            <w:r w:rsidRPr="00A90493">
              <w:t>15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B8884CF" w14:textId="387E1148"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2F5BB225" w14:textId="210C5683"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6BCE1114" w14:textId="715FB1C9"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5B720BB9" w14:textId="7F344FD2"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4138A1EE" w14:textId="14E72965" w:rsidR="00C7376E" w:rsidRPr="00EB660B" w:rsidRDefault="00C7376E" w:rsidP="00C7376E">
            <w:pPr>
              <w:pStyle w:val="TableText"/>
              <w:rPr>
                <w:rFonts w:cs="Arial"/>
                <w:szCs w:val="18"/>
              </w:rPr>
            </w:pPr>
            <w:r w:rsidRPr="00A90493">
              <w:t>X</w:t>
            </w:r>
          </w:p>
        </w:tc>
      </w:tr>
      <w:tr w:rsidR="00C7376E" w14:paraId="625A6B40"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E364E50" w14:textId="285CFB5E" w:rsidR="00C7376E" w:rsidRPr="006B08E2" w:rsidRDefault="00C7376E" w:rsidP="00C7376E">
            <w:pPr>
              <w:pStyle w:val="TableText"/>
            </w:pPr>
            <w:r w:rsidRPr="00A90493">
              <w:t>554</w:t>
            </w:r>
            <w:r w:rsidR="00A974B6">
              <w:t>8</w:t>
            </w:r>
            <w:r w:rsidRPr="00A90493">
              <w:t>-554</w:t>
            </w:r>
            <w:r w:rsidR="00A974B6">
              <w:t>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4467166C" w14:textId="43C303BC" w:rsidR="00C7376E" w:rsidRPr="006B08E2" w:rsidRDefault="00C7376E" w:rsidP="00C7376E">
            <w:pPr>
              <w:pStyle w:val="TableText"/>
            </w:pPr>
            <w:r w:rsidRPr="00A90493">
              <w:t>EMPLOYER STATE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41D41263" w14:textId="6F18B2A5" w:rsidR="00C7376E" w:rsidRPr="006B08E2" w:rsidRDefault="00C7376E" w:rsidP="00C7376E">
            <w:pPr>
              <w:pStyle w:val="TableText"/>
            </w:pPr>
            <w:r w:rsidRPr="00A90493">
              <w:t>:P:IDR-M-</w:t>
            </w:r>
            <w:hyperlink r:id="rId1124" w:history="1">
              <w:r w:rsidRPr="00FA63B4">
                <w:rPr>
                  <w:rStyle w:val="Hyperlink"/>
                </w:rPr>
                <w:t>EMP-STATE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FD2420B" w14:textId="7C035B6F" w:rsidR="00C7376E" w:rsidRPr="00EB660B" w:rsidRDefault="00C7376E" w:rsidP="00C7376E">
            <w:pPr>
              <w:pStyle w:val="TableText"/>
              <w:rPr>
                <w:rFonts w:cs="Arial"/>
                <w:b/>
                <w:szCs w:val="18"/>
              </w:rPr>
            </w:pPr>
            <w:r w:rsidRPr="00A90493">
              <w:t>Employer state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403C9748" w14:textId="27D7BEF1" w:rsidR="00C7376E" w:rsidRPr="00703CE2" w:rsidRDefault="00C7376E" w:rsidP="00C7376E">
            <w:pPr>
              <w:pStyle w:val="TableText"/>
              <w:rPr>
                <w:rFonts w:cs="Arial"/>
                <w:caps/>
                <w:szCs w:val="18"/>
              </w:rPr>
            </w:pPr>
            <w:r w:rsidRPr="00A90493">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F848596" w14:textId="5769C4EE"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4A05C2ED" w14:textId="1AC4E2B8"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5A13EC9E" w14:textId="0E3A650B"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4969402A" w14:textId="71431350"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65CF7222" w14:textId="3548C65F" w:rsidR="00C7376E" w:rsidRPr="00EB660B" w:rsidRDefault="00C7376E" w:rsidP="00C7376E">
            <w:pPr>
              <w:pStyle w:val="TableText"/>
              <w:rPr>
                <w:rFonts w:cs="Arial"/>
                <w:szCs w:val="18"/>
              </w:rPr>
            </w:pPr>
            <w:r w:rsidRPr="00A90493">
              <w:t>X</w:t>
            </w:r>
          </w:p>
        </w:tc>
      </w:tr>
      <w:tr w:rsidR="00C7376E" w14:paraId="09C3B7CA"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FA7D234" w14:textId="0A8152BB" w:rsidR="00C7376E" w:rsidRPr="006B08E2" w:rsidRDefault="00C7376E" w:rsidP="00C7376E">
            <w:pPr>
              <w:pStyle w:val="TableText"/>
            </w:pPr>
            <w:r w:rsidRPr="00A90493">
              <w:t>55</w:t>
            </w:r>
            <w:r w:rsidR="00A974B6">
              <w:t>50</w:t>
            </w:r>
            <w:r w:rsidRPr="00A90493">
              <w:t>-555</w:t>
            </w:r>
            <w:r w:rsidR="00A974B6">
              <w:t>8</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7437F3E6" w14:textId="3F92EFE4" w:rsidR="00C7376E" w:rsidRPr="006B08E2" w:rsidRDefault="00C7376E" w:rsidP="00C7376E">
            <w:pPr>
              <w:pStyle w:val="TableText"/>
            </w:pPr>
            <w:r w:rsidRPr="00A90493">
              <w:t>EMPL.OYER ZIP CODE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2194A4AF" w14:textId="541CBD9A" w:rsidR="00C7376E" w:rsidRPr="006B08E2" w:rsidRDefault="00C7376E" w:rsidP="00C7376E">
            <w:pPr>
              <w:pStyle w:val="TableText"/>
            </w:pPr>
            <w:r w:rsidRPr="00A90493">
              <w:t>:P:IDR-M-</w:t>
            </w:r>
            <w:hyperlink r:id="rId1125" w:history="1">
              <w:r w:rsidRPr="00FA63B4">
                <w:rPr>
                  <w:rStyle w:val="Hyperlink"/>
                </w:rPr>
                <w:t>EMP-ZIP</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5E7E973A" w14:textId="2A7E59FC" w:rsidR="00C7376E" w:rsidRPr="00EB660B" w:rsidRDefault="00C7376E" w:rsidP="00C7376E">
            <w:pPr>
              <w:pStyle w:val="TableText"/>
              <w:rPr>
                <w:rFonts w:cs="Arial"/>
                <w:b/>
                <w:szCs w:val="18"/>
              </w:rPr>
            </w:pPr>
            <w:r w:rsidRPr="00A90493">
              <w:t>Employer zip code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97C7B1D" w14:textId="4C4EF04A" w:rsidR="00C7376E" w:rsidRPr="00703CE2" w:rsidRDefault="00C7376E" w:rsidP="00C7376E">
            <w:pPr>
              <w:pStyle w:val="TableText"/>
              <w:rPr>
                <w:rFonts w:cs="Arial"/>
                <w:caps/>
                <w:szCs w:val="18"/>
              </w:rPr>
            </w:pPr>
            <w:r w:rsidRPr="00A90493">
              <w:t>9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78BE8B7" w14:textId="0FB4CD22"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4D6BA4DF" w14:textId="0B652C44"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35A0EA89" w14:textId="435FD6F6"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79525658" w14:textId="4EC6864A"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66C7603B" w14:textId="311AA671" w:rsidR="00C7376E" w:rsidRPr="00EB660B" w:rsidRDefault="00C7376E" w:rsidP="00C7376E">
            <w:pPr>
              <w:pStyle w:val="TableText"/>
              <w:rPr>
                <w:rFonts w:cs="Arial"/>
                <w:szCs w:val="18"/>
              </w:rPr>
            </w:pPr>
            <w:r w:rsidRPr="00A90493">
              <w:t>X</w:t>
            </w:r>
          </w:p>
        </w:tc>
      </w:tr>
      <w:tr w:rsidR="00C7376E" w14:paraId="20B9C3A8"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71A8B21" w14:textId="6A57717D" w:rsidR="00C7376E" w:rsidRPr="006B08E2" w:rsidRDefault="00C7376E" w:rsidP="00C7376E">
            <w:pPr>
              <w:pStyle w:val="TableText"/>
            </w:pPr>
            <w:r w:rsidRPr="00A90493">
              <w:t>555</w:t>
            </w:r>
            <w:r w:rsidR="00A974B6">
              <w:t>9</w:t>
            </w:r>
            <w:r w:rsidRPr="00A90493">
              <w:t>-557</w:t>
            </w:r>
            <w:r w:rsidR="00A974B6">
              <w:t>8</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0585073" w14:textId="72455BDD" w:rsidR="00C7376E" w:rsidRPr="006B08E2" w:rsidRDefault="00C7376E" w:rsidP="00C7376E">
            <w:pPr>
              <w:pStyle w:val="TableText"/>
            </w:pPr>
            <w:r w:rsidRPr="00A90493">
              <w:t>GROUP NUMBER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57130EFD" w14:textId="14456EC0" w:rsidR="00C7376E" w:rsidRPr="006B08E2" w:rsidRDefault="00C7376E" w:rsidP="00C7376E">
            <w:pPr>
              <w:pStyle w:val="TableText"/>
            </w:pPr>
            <w:r w:rsidRPr="00A90493">
              <w:t>:P:IDR-M-</w:t>
            </w:r>
            <w:hyperlink r:id="rId1126" w:history="1">
              <w:r w:rsidRPr="00FA63B4">
                <w:rPr>
                  <w:rStyle w:val="Hyperlink"/>
                </w:rPr>
                <w:t>INS-GRP-NUM</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132D722" w14:textId="2342F9D1" w:rsidR="00C7376E" w:rsidRPr="00EB660B" w:rsidRDefault="00C7376E" w:rsidP="00C7376E">
            <w:pPr>
              <w:pStyle w:val="TableText"/>
              <w:rPr>
                <w:rFonts w:cs="Arial"/>
                <w:b/>
                <w:szCs w:val="18"/>
              </w:rPr>
            </w:pPr>
            <w:r w:rsidRPr="00A90493">
              <w:t>Employer group number</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6673DF55" w14:textId="5B768D82" w:rsidR="00C7376E" w:rsidRPr="00703CE2" w:rsidRDefault="00C7376E" w:rsidP="00C7376E">
            <w:pPr>
              <w:pStyle w:val="TableText"/>
              <w:rPr>
                <w:rFonts w:cs="Arial"/>
                <w:caps/>
                <w:szCs w:val="18"/>
              </w:rPr>
            </w:pPr>
            <w:r w:rsidRPr="00A90493">
              <w:t>20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64BB1A0" w14:textId="262E4FB2"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20E9F043" w14:textId="6E1F921C"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49B30977" w14:textId="4C352CDD"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747EECE0" w14:textId="2F06FB52"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445234A0" w14:textId="39E434E2" w:rsidR="00C7376E" w:rsidRPr="00EB660B" w:rsidRDefault="00C7376E" w:rsidP="00C7376E">
            <w:pPr>
              <w:pStyle w:val="TableText"/>
              <w:rPr>
                <w:rFonts w:cs="Arial"/>
                <w:szCs w:val="18"/>
              </w:rPr>
            </w:pPr>
            <w:r w:rsidRPr="00A90493">
              <w:t>X</w:t>
            </w:r>
          </w:p>
        </w:tc>
      </w:tr>
      <w:tr w:rsidR="00C7376E" w14:paraId="58E093C8"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193BC3B" w14:textId="04B920C9" w:rsidR="00C7376E" w:rsidRPr="006B08E2" w:rsidRDefault="00C7376E" w:rsidP="00C7376E">
            <w:pPr>
              <w:pStyle w:val="TableText"/>
            </w:pPr>
            <w:r w:rsidRPr="00A90493">
              <w:t>557</w:t>
            </w:r>
            <w:r w:rsidR="00A974B6">
              <w:t>9</w:t>
            </w:r>
            <w:r w:rsidRPr="00A90493">
              <w:t>-559</w:t>
            </w:r>
            <w:r w:rsidR="00A974B6">
              <w:t>5</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BA8DFC0" w14:textId="230713B1" w:rsidR="00C7376E" w:rsidRPr="006B08E2" w:rsidRDefault="00C7376E" w:rsidP="00C7376E">
            <w:pPr>
              <w:pStyle w:val="TableText"/>
            </w:pPr>
            <w:r w:rsidRPr="00A90493">
              <w:t>INSURANCE GROUP NAME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489CAB0E" w14:textId="6276777A" w:rsidR="00C7376E" w:rsidRPr="006B08E2" w:rsidRDefault="00C7376E" w:rsidP="00C7376E">
            <w:pPr>
              <w:pStyle w:val="TableText"/>
            </w:pPr>
            <w:r w:rsidRPr="00A90493">
              <w:t>:P:IDR-M-</w:t>
            </w:r>
            <w:hyperlink r:id="rId1127" w:history="1">
              <w:r w:rsidRPr="00FA63B4">
                <w:rPr>
                  <w:rStyle w:val="Hyperlink"/>
                </w:rPr>
                <w:t>INS-GRP-NAME</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3D5B1DEA" w14:textId="362CA4A7" w:rsidR="00C7376E" w:rsidRPr="00EB660B" w:rsidRDefault="00C7376E" w:rsidP="00C7376E">
            <w:pPr>
              <w:pStyle w:val="TableText"/>
              <w:rPr>
                <w:rFonts w:cs="Arial"/>
                <w:b/>
                <w:szCs w:val="18"/>
              </w:rPr>
            </w:pPr>
            <w:r w:rsidRPr="00A90493">
              <w:t>Primary insurance group name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6B976E13" w14:textId="69B5667E" w:rsidR="00C7376E" w:rsidRPr="00703CE2" w:rsidRDefault="00C7376E" w:rsidP="00C7376E">
            <w:pPr>
              <w:pStyle w:val="TableText"/>
              <w:rPr>
                <w:rFonts w:cs="Arial"/>
                <w:caps/>
                <w:szCs w:val="18"/>
              </w:rPr>
            </w:pPr>
            <w:r w:rsidRPr="00A90493">
              <w:t>17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B66C777" w14:textId="59B417EF"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20FEDDC0" w14:textId="6F29E914"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6C8DC718" w14:textId="35DFA764"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161BD457" w14:textId="60257C5F"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44ADC162" w14:textId="19212893" w:rsidR="00C7376E" w:rsidRPr="00EB660B" w:rsidRDefault="00C7376E" w:rsidP="00C7376E">
            <w:pPr>
              <w:pStyle w:val="TableText"/>
              <w:rPr>
                <w:rFonts w:cs="Arial"/>
                <w:szCs w:val="18"/>
              </w:rPr>
            </w:pPr>
            <w:r w:rsidRPr="00A90493">
              <w:t>X</w:t>
            </w:r>
          </w:p>
        </w:tc>
      </w:tr>
      <w:tr w:rsidR="00C7376E" w14:paraId="66F5DCAE"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A924EED" w14:textId="14B21C62" w:rsidR="00C7376E" w:rsidRPr="006B08E2" w:rsidRDefault="00C7376E" w:rsidP="00C7376E">
            <w:pPr>
              <w:pStyle w:val="TableText"/>
            </w:pPr>
            <w:r w:rsidRPr="00A90493">
              <w:t>559</w:t>
            </w:r>
            <w:r w:rsidR="00A974B6">
              <w:t>6</w:t>
            </w:r>
            <w:r w:rsidRPr="00A90493">
              <w:t>-560</w:t>
            </w:r>
            <w:r w:rsidR="00A974B6">
              <w:t>3</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19EAA9D3" w14:textId="2B2F4C77" w:rsidR="00C7376E" w:rsidRPr="006B08E2" w:rsidRDefault="00C7376E" w:rsidP="00C7376E">
            <w:pPr>
              <w:pStyle w:val="TableText"/>
            </w:pPr>
            <w:r w:rsidRPr="00A90493">
              <w:t>PREPAID HEALTH PLAN DATE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5A81C151" w14:textId="2732072F" w:rsidR="00C7376E" w:rsidRPr="006B08E2" w:rsidRDefault="00C7376E" w:rsidP="00C7376E">
            <w:pPr>
              <w:pStyle w:val="TableText"/>
            </w:pPr>
            <w:r w:rsidRPr="00A90493">
              <w:t>:P:IDR-M-</w:t>
            </w:r>
            <w:hyperlink r:id="rId1128" w:history="1">
              <w:r w:rsidRPr="00FA63B4">
                <w:rPr>
                  <w:rStyle w:val="Hyperlink"/>
                </w:rPr>
                <w:t>PREPAID-H-P</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3EE22D12" w14:textId="079963CE" w:rsidR="00C7376E" w:rsidRPr="00EB660B" w:rsidRDefault="00C7376E" w:rsidP="00C7376E">
            <w:pPr>
              <w:pStyle w:val="TableText"/>
              <w:rPr>
                <w:rFonts w:cs="Arial"/>
                <w:b/>
                <w:szCs w:val="18"/>
              </w:rPr>
            </w:pPr>
            <w:r w:rsidRPr="00A90493">
              <w:t>Prepaid healthplan date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05E7F3EB" w14:textId="22968B90" w:rsidR="00C7376E" w:rsidRPr="00703CE2" w:rsidRDefault="00C7376E" w:rsidP="00C7376E">
            <w:pPr>
              <w:pStyle w:val="TableText"/>
              <w:rPr>
                <w:rFonts w:cs="Arial"/>
                <w:caps/>
                <w:szCs w:val="18"/>
              </w:rPr>
            </w:pPr>
            <w:r w:rsidRPr="00A90493">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E8532D3" w14:textId="0474CFDC" w:rsidR="00C7376E" w:rsidRPr="00184FE7" w:rsidRDefault="00C7376E" w:rsidP="00C7376E">
            <w:pPr>
              <w:pStyle w:val="TableText"/>
              <w:rPr>
                <w:rFonts w:cs="Arial"/>
                <w:szCs w:val="18"/>
              </w:rPr>
            </w:pPr>
            <w:r w:rsidRPr="00A90493">
              <w:t>Format MMDDCCYY</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46FB81D3" w14:textId="1056D569"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39B045D5" w14:textId="6E45D03E"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3A73CF7A" w14:textId="0752D615"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07EB3FA9" w14:textId="0FEBAB57" w:rsidR="00C7376E" w:rsidRPr="00EB660B" w:rsidRDefault="00C7376E" w:rsidP="00C7376E">
            <w:pPr>
              <w:pStyle w:val="TableText"/>
              <w:rPr>
                <w:rFonts w:cs="Arial"/>
                <w:szCs w:val="18"/>
              </w:rPr>
            </w:pPr>
            <w:r w:rsidRPr="00A90493">
              <w:t>X</w:t>
            </w:r>
          </w:p>
        </w:tc>
      </w:tr>
      <w:tr w:rsidR="00C7376E" w14:paraId="3DDBAEFA"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11FF873" w14:textId="2983298F" w:rsidR="00C7376E" w:rsidRPr="006B08E2" w:rsidRDefault="00C7376E" w:rsidP="00C7376E">
            <w:pPr>
              <w:pStyle w:val="TableText"/>
            </w:pPr>
            <w:r w:rsidRPr="00A90493">
              <w:t>560</w:t>
            </w:r>
            <w:r w:rsidR="00A974B6">
              <w:t>4</w:t>
            </w:r>
            <w:r w:rsidRPr="00A90493">
              <w:t>-560</w:t>
            </w:r>
            <w:r w:rsidR="00A974B6">
              <w:t>5</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428B0335" w14:textId="56C5CE8D" w:rsidR="00C7376E" w:rsidRPr="006B08E2" w:rsidRDefault="00C7376E" w:rsidP="00C7376E">
            <w:pPr>
              <w:pStyle w:val="TableText"/>
            </w:pPr>
            <w:r w:rsidRPr="00A90493">
              <w:t>REMARK CODE 1</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A06E145" w14:textId="4EDA6D8C" w:rsidR="00C7376E" w:rsidRPr="006B08E2" w:rsidRDefault="00C7376E" w:rsidP="00C7376E">
            <w:pPr>
              <w:pStyle w:val="TableText"/>
            </w:pPr>
            <w:r w:rsidRPr="00A90493">
              <w:t>:P:IDR-M-</w:t>
            </w:r>
            <w:hyperlink r:id="rId1129" w:history="1">
              <w:r w:rsidRPr="00FA63B4">
                <w:rPr>
                  <w:rStyle w:val="Hyperlink"/>
                </w:rPr>
                <w:t>REMARK-CDE1</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24FCF147" w14:textId="5FF9AE5E" w:rsidR="00C7376E" w:rsidRPr="00EB660B" w:rsidRDefault="00C7376E" w:rsidP="00C7376E">
            <w:pPr>
              <w:pStyle w:val="TableText"/>
              <w:rPr>
                <w:rFonts w:cs="Arial"/>
                <w:b/>
                <w:szCs w:val="18"/>
              </w:rPr>
            </w:pPr>
            <w:r w:rsidRPr="00A90493">
              <w:t>Remark code number 1</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16C10923" w14:textId="08A33DD1" w:rsidR="00C7376E" w:rsidRPr="00703CE2" w:rsidRDefault="00C7376E" w:rsidP="00C7376E">
            <w:pPr>
              <w:pStyle w:val="TableText"/>
              <w:rPr>
                <w:rFonts w:cs="Arial"/>
                <w:caps/>
                <w:szCs w:val="18"/>
              </w:rPr>
            </w:pPr>
            <w:r w:rsidRPr="00A90493">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6883D1D" w14:textId="6D071578"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339D3A42" w14:textId="79874374"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31D0BCB6" w14:textId="5533B2C0"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2FE45794" w14:textId="3B5D4219"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66008ADA" w14:textId="03BD8477" w:rsidR="00C7376E" w:rsidRPr="00EB660B" w:rsidRDefault="00C7376E" w:rsidP="00C7376E">
            <w:pPr>
              <w:pStyle w:val="TableText"/>
              <w:rPr>
                <w:rFonts w:cs="Arial"/>
                <w:szCs w:val="18"/>
              </w:rPr>
            </w:pPr>
            <w:r w:rsidRPr="00A90493">
              <w:t>X</w:t>
            </w:r>
          </w:p>
        </w:tc>
      </w:tr>
      <w:tr w:rsidR="00C7376E" w14:paraId="312F3E48"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FD4883C" w14:textId="0C16905C" w:rsidR="00C7376E" w:rsidRPr="006B08E2" w:rsidRDefault="00C7376E" w:rsidP="00C7376E">
            <w:pPr>
              <w:pStyle w:val="TableText"/>
            </w:pPr>
            <w:r w:rsidRPr="00A90493">
              <w:t>560</w:t>
            </w:r>
            <w:r w:rsidR="00A974B6">
              <w:t>6</w:t>
            </w:r>
            <w:r w:rsidRPr="00A90493">
              <w:t>-560</w:t>
            </w:r>
            <w:r w:rsidR="00A974B6">
              <w:t>7</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77B305B" w14:textId="52234F46" w:rsidR="00C7376E" w:rsidRPr="006B08E2" w:rsidRDefault="00C7376E" w:rsidP="00C7376E">
            <w:pPr>
              <w:pStyle w:val="TableText"/>
            </w:pPr>
            <w:r w:rsidRPr="00A90493">
              <w:t>REMARK CODE 2</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1BFABC46" w14:textId="7D26E392" w:rsidR="00C7376E" w:rsidRPr="006B08E2" w:rsidRDefault="00C7376E" w:rsidP="00C7376E">
            <w:pPr>
              <w:pStyle w:val="TableText"/>
            </w:pPr>
            <w:r w:rsidRPr="00A90493">
              <w:t>: :P:IDR-M-</w:t>
            </w:r>
            <w:hyperlink r:id="rId1130" w:history="1">
              <w:r w:rsidRPr="00FA63B4">
                <w:rPr>
                  <w:rStyle w:val="Hyperlink"/>
                </w:rPr>
                <w:t>REMARK-CDE2</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D157928" w14:textId="6873D727" w:rsidR="00C7376E" w:rsidRPr="00EB660B" w:rsidRDefault="00C7376E" w:rsidP="00C7376E">
            <w:pPr>
              <w:pStyle w:val="TableText"/>
              <w:rPr>
                <w:rFonts w:cs="Arial"/>
                <w:b/>
                <w:szCs w:val="18"/>
              </w:rPr>
            </w:pPr>
            <w:r w:rsidRPr="00A90493">
              <w:t>Remark code number 2</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BD5E86C" w14:textId="3F11D88C" w:rsidR="00C7376E" w:rsidRPr="00703CE2" w:rsidRDefault="00C7376E" w:rsidP="00C7376E">
            <w:pPr>
              <w:pStyle w:val="TableText"/>
              <w:rPr>
                <w:rFonts w:cs="Arial"/>
                <w:caps/>
                <w:szCs w:val="18"/>
              </w:rPr>
            </w:pPr>
            <w:r w:rsidRPr="00A90493">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8423880" w14:textId="43CFA124"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3F7E41FE" w14:textId="2AAD437C"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69B68FA7" w14:textId="5402B09B"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1BB1E677" w14:textId="063E0BDE"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12E3332F" w14:textId="155A0A29" w:rsidR="00C7376E" w:rsidRPr="00EB660B" w:rsidRDefault="00C7376E" w:rsidP="00C7376E">
            <w:pPr>
              <w:pStyle w:val="TableText"/>
              <w:rPr>
                <w:rFonts w:cs="Arial"/>
                <w:szCs w:val="18"/>
              </w:rPr>
            </w:pPr>
            <w:r w:rsidRPr="00A90493">
              <w:t>X</w:t>
            </w:r>
          </w:p>
        </w:tc>
      </w:tr>
      <w:tr w:rsidR="00C7376E" w14:paraId="4B9CBADC"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C753070" w14:textId="77B36B6E" w:rsidR="00C7376E" w:rsidRPr="006B08E2" w:rsidRDefault="00C7376E" w:rsidP="00C7376E">
            <w:pPr>
              <w:pStyle w:val="TableText"/>
            </w:pPr>
            <w:r w:rsidRPr="00A90493">
              <w:t>560</w:t>
            </w:r>
            <w:r w:rsidR="00A974B6">
              <w:t>8</w:t>
            </w:r>
            <w:r w:rsidRPr="00A90493">
              <w:t>-560</w:t>
            </w:r>
            <w:r w:rsidR="00A974B6">
              <w:t>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36D02230" w14:textId="6FA7453A" w:rsidR="00C7376E" w:rsidRPr="006B08E2" w:rsidRDefault="00C7376E" w:rsidP="00C7376E">
            <w:pPr>
              <w:pStyle w:val="TableText"/>
            </w:pPr>
            <w:r w:rsidRPr="00A90493">
              <w:t>REMARK CODE 3</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9BC5BAF" w14:textId="7BF08120" w:rsidR="00C7376E" w:rsidRPr="006B08E2" w:rsidRDefault="00C7376E" w:rsidP="00C7376E">
            <w:pPr>
              <w:pStyle w:val="TableText"/>
            </w:pPr>
            <w:r w:rsidRPr="00A90493">
              <w:t>: :P:IDR-M-</w:t>
            </w:r>
            <w:hyperlink r:id="rId1131" w:history="1">
              <w:r w:rsidRPr="00FA63B4">
                <w:rPr>
                  <w:rStyle w:val="Hyperlink"/>
                </w:rPr>
                <w:t>REMARK-CDE3</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A163704" w14:textId="48CA9FB3" w:rsidR="00C7376E" w:rsidRPr="00EB660B" w:rsidRDefault="00C7376E" w:rsidP="00C7376E">
            <w:pPr>
              <w:pStyle w:val="TableText"/>
              <w:rPr>
                <w:rFonts w:cs="Arial"/>
                <w:b/>
                <w:szCs w:val="18"/>
              </w:rPr>
            </w:pPr>
            <w:r w:rsidRPr="00A90493">
              <w:t>Remark code number 3</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41498A9E" w14:textId="205D5FAF" w:rsidR="00C7376E" w:rsidRPr="00703CE2" w:rsidRDefault="00C7376E" w:rsidP="00C7376E">
            <w:pPr>
              <w:pStyle w:val="TableText"/>
              <w:rPr>
                <w:rFonts w:cs="Arial"/>
                <w:caps/>
                <w:szCs w:val="18"/>
              </w:rPr>
            </w:pPr>
            <w:r w:rsidRPr="00A90493">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D57941C" w14:textId="0F65C85C"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3D9BF4D" w14:textId="392C8541"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338CD19A" w14:textId="7C00EFCB"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3C51D89D" w14:textId="4AFC2F23"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2AEFC672" w14:textId="47A93D3D" w:rsidR="00C7376E" w:rsidRPr="00EB660B" w:rsidRDefault="00C7376E" w:rsidP="00C7376E">
            <w:pPr>
              <w:pStyle w:val="TableText"/>
              <w:rPr>
                <w:rFonts w:cs="Arial"/>
                <w:szCs w:val="18"/>
              </w:rPr>
            </w:pPr>
            <w:r w:rsidRPr="00A90493">
              <w:t>X</w:t>
            </w:r>
          </w:p>
        </w:tc>
      </w:tr>
      <w:tr w:rsidR="00C7376E" w14:paraId="14B2C0CA"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D6D4C94" w14:textId="1CE3E270" w:rsidR="00C7376E" w:rsidRPr="006B08E2" w:rsidRDefault="00C7376E" w:rsidP="00C7376E">
            <w:pPr>
              <w:pStyle w:val="TableText"/>
            </w:pPr>
            <w:r w:rsidRPr="00A90493">
              <w:t>56</w:t>
            </w:r>
            <w:r w:rsidR="00A974B6">
              <w:t>10</w:t>
            </w:r>
            <w:r w:rsidRPr="00A90493">
              <w:t>-561</w:t>
            </w:r>
            <w:r w:rsidR="00A974B6">
              <w:t>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251F918D" w14:textId="6CAB338F" w:rsidR="00C7376E" w:rsidRPr="006B08E2" w:rsidRDefault="00C7376E" w:rsidP="00C7376E">
            <w:pPr>
              <w:pStyle w:val="TableText"/>
            </w:pPr>
            <w:r w:rsidRPr="00A90493">
              <w:t>PAYER ID</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471F8226" w14:textId="34672CDD" w:rsidR="00C7376E" w:rsidRPr="006B08E2" w:rsidRDefault="00C7376E" w:rsidP="00C7376E">
            <w:pPr>
              <w:pStyle w:val="TableText"/>
            </w:pPr>
            <w:r w:rsidRPr="00A90493">
              <w:t>:P:IDR-M-</w:t>
            </w:r>
            <w:hyperlink r:id="rId1132" w:history="1">
              <w:r w:rsidRPr="00FA63B4">
                <w:rPr>
                  <w:rStyle w:val="Hyperlink"/>
                </w:rPr>
                <w:t>PAYER-ID</w:t>
              </w:r>
            </w:hyperlink>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ED0C0ED" w14:textId="56FD8AB6" w:rsidR="00C7376E" w:rsidRPr="00EB660B" w:rsidRDefault="00C7376E" w:rsidP="00C7376E">
            <w:pPr>
              <w:pStyle w:val="TableText"/>
              <w:rPr>
                <w:rFonts w:cs="Arial"/>
                <w:b/>
                <w:szCs w:val="18"/>
              </w:rPr>
            </w:pPr>
            <w:r w:rsidRPr="00A90493">
              <w:t>Primary payer ID</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498604C3" w14:textId="57BF3D76" w:rsidR="00C7376E" w:rsidRPr="00703CE2" w:rsidRDefault="00C7376E" w:rsidP="00C7376E">
            <w:pPr>
              <w:pStyle w:val="TableText"/>
              <w:rPr>
                <w:rFonts w:cs="Arial"/>
                <w:caps/>
                <w:szCs w:val="18"/>
              </w:rPr>
            </w:pPr>
            <w:r w:rsidRPr="00A90493">
              <w:t>10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5717D50" w14:textId="4EC42293" w:rsidR="00C7376E" w:rsidRPr="00184FE7" w:rsidRDefault="00EB0214" w:rsidP="00C7376E">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5DE1430C" w14:textId="5EA5AD6F" w:rsidR="00C7376E" w:rsidRPr="00EB660B" w:rsidRDefault="00C7376E" w:rsidP="00C7376E">
            <w:pPr>
              <w:pStyle w:val="TableText"/>
              <w:rPr>
                <w:rFonts w:cs="Arial"/>
                <w:szCs w:val="18"/>
              </w:rPr>
            </w:pPr>
            <w:r w:rsidRPr="00A90493">
              <w:t>Spaces</w:t>
            </w:r>
          </w:p>
        </w:tc>
        <w:tc>
          <w:tcPr>
            <w:tcW w:w="431" w:type="dxa"/>
            <w:tcBorders>
              <w:top w:val="single" w:sz="6" w:space="0" w:color="auto"/>
              <w:left w:val="single" w:sz="6" w:space="0" w:color="auto"/>
              <w:bottom w:val="single" w:sz="6" w:space="0" w:color="auto"/>
              <w:right w:val="single" w:sz="6" w:space="0" w:color="auto"/>
            </w:tcBorders>
          </w:tcPr>
          <w:p w14:paraId="25D60D29" w14:textId="14FB65CD" w:rsidR="00C7376E" w:rsidRPr="00EB660B" w:rsidRDefault="00C7376E" w:rsidP="00C7376E">
            <w:pPr>
              <w:pStyle w:val="TableText"/>
              <w:rPr>
                <w:rFonts w:cs="Arial"/>
                <w:szCs w:val="18"/>
              </w:rPr>
            </w:pPr>
            <w:r w:rsidRPr="00A90493">
              <w:t>-</w:t>
            </w:r>
          </w:p>
        </w:tc>
        <w:tc>
          <w:tcPr>
            <w:tcW w:w="431" w:type="dxa"/>
            <w:tcBorders>
              <w:top w:val="single" w:sz="6" w:space="0" w:color="auto"/>
              <w:left w:val="single" w:sz="6" w:space="0" w:color="auto"/>
              <w:bottom w:val="single" w:sz="6" w:space="0" w:color="auto"/>
              <w:right w:val="single" w:sz="6" w:space="0" w:color="auto"/>
            </w:tcBorders>
          </w:tcPr>
          <w:p w14:paraId="1FC3A3A8" w14:textId="0B7D2139" w:rsidR="00C7376E" w:rsidRPr="00EB660B" w:rsidRDefault="00C7376E" w:rsidP="00C7376E">
            <w:pPr>
              <w:pStyle w:val="TableText"/>
              <w:rPr>
                <w:rFonts w:cs="Arial"/>
                <w:szCs w:val="18"/>
              </w:rPr>
            </w:pPr>
            <w:r w:rsidRPr="00A90493">
              <w:t>X</w:t>
            </w:r>
          </w:p>
        </w:tc>
        <w:tc>
          <w:tcPr>
            <w:tcW w:w="432" w:type="dxa"/>
            <w:tcBorders>
              <w:top w:val="single" w:sz="6" w:space="0" w:color="auto"/>
              <w:left w:val="single" w:sz="6" w:space="0" w:color="auto"/>
              <w:bottom w:val="single" w:sz="6" w:space="0" w:color="auto"/>
              <w:right w:val="single" w:sz="6" w:space="0" w:color="auto"/>
            </w:tcBorders>
          </w:tcPr>
          <w:p w14:paraId="2F6A1BA1" w14:textId="5A704094" w:rsidR="00C7376E" w:rsidRPr="00EB660B" w:rsidRDefault="00C7376E" w:rsidP="00C7376E">
            <w:pPr>
              <w:pStyle w:val="TableText"/>
              <w:rPr>
                <w:rFonts w:cs="Arial"/>
                <w:szCs w:val="18"/>
              </w:rPr>
            </w:pPr>
            <w:r w:rsidRPr="00A90493">
              <w:t>X</w:t>
            </w:r>
          </w:p>
        </w:tc>
      </w:tr>
      <w:tr w:rsidR="00A974B6" w14:paraId="700DD7C3"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C4E3861" w14:textId="700B829A" w:rsidR="00A974B6" w:rsidRPr="00A90493" w:rsidRDefault="00A974B6" w:rsidP="00A974B6">
            <w:pPr>
              <w:pStyle w:val="TableText"/>
            </w:pPr>
            <w:r>
              <w:t>5620-5629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FD5D78E" w14:textId="049E41DD" w:rsidR="00A974B6" w:rsidRPr="00A90493" w:rsidRDefault="00A974B6" w:rsidP="00A974B6">
            <w:pPr>
              <w:pStyle w:val="TableText"/>
            </w:pPr>
            <w:r>
              <w:t>FILLER</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19BB0EDF" w14:textId="46517A4D" w:rsidR="00A974B6" w:rsidRPr="00A90493" w:rsidRDefault="00A974B6" w:rsidP="00A974B6">
            <w:pPr>
              <w:pStyle w:val="TableText"/>
            </w:pPr>
            <w:r>
              <w:t>FILLER</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383641E7" w14:textId="3ECDAC99" w:rsidR="00A974B6" w:rsidRPr="00A90493" w:rsidRDefault="00A974B6" w:rsidP="00A974B6">
            <w:pPr>
              <w:pStyle w:val="TableText"/>
            </w:pPr>
            <w:r>
              <w:t>FILLER</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148AF9F0" w14:textId="54B21623" w:rsidR="00A974B6" w:rsidRPr="00A90493" w:rsidRDefault="00832396" w:rsidP="00A974B6">
            <w:pPr>
              <w:pStyle w:val="TableText"/>
            </w:pPr>
            <w:r>
              <w:t xml:space="preserve">10 </w:t>
            </w:r>
            <w:r w:rsidR="00A974B6">
              <w:t>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2A31673" w14:textId="3EEDFCA3" w:rsidR="00A974B6" w:rsidRDefault="00A974B6" w:rsidP="00A974B6">
            <w:pPr>
              <w:pStyle w:val="TableText"/>
              <w:rPr>
                <w:rFonts w:cs="Arial"/>
                <w:szCs w:val="18"/>
              </w:rPr>
            </w:pPr>
            <w:r>
              <w:rPr>
                <w:rFonts w:cs="Arial"/>
                <w:szCs w:val="18"/>
              </w:rPr>
              <w:t>FILLER</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35A0FE56" w14:textId="4B01BFDF" w:rsidR="00A974B6" w:rsidRPr="00A90493" w:rsidRDefault="00A974B6" w:rsidP="00A974B6">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7C4A0ACC" w14:textId="1D2AB2DE" w:rsidR="00A974B6" w:rsidRPr="00A90493" w:rsidRDefault="00A974B6" w:rsidP="00A974B6">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3F8D20FB" w14:textId="0A1CB4DC" w:rsidR="00A974B6" w:rsidRPr="00A90493" w:rsidRDefault="00A974B6" w:rsidP="00A974B6">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2437142D" w14:textId="0A5316F8" w:rsidR="00A974B6" w:rsidRPr="00A90493" w:rsidRDefault="00A974B6" w:rsidP="00A974B6">
            <w:pPr>
              <w:pStyle w:val="TableText"/>
            </w:pPr>
            <w:r>
              <w:t>X</w:t>
            </w:r>
          </w:p>
        </w:tc>
      </w:tr>
      <w:tr w:rsidR="00832396" w14:paraId="03A11A08"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C6A19C1" w14:textId="4E61C870" w:rsidR="00832396" w:rsidRDefault="00832396" w:rsidP="00832396">
            <w:pPr>
              <w:pStyle w:val="TableText"/>
            </w:pPr>
            <w:r>
              <w:t>5630-5637</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0D6B06CA" w14:textId="18535EAF" w:rsidR="00832396" w:rsidRDefault="00832396" w:rsidP="00832396">
            <w:pPr>
              <w:pStyle w:val="TableText"/>
            </w:pPr>
            <w:r>
              <w:t>PBID ENT DATE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5DF028A8" w14:textId="51642BED" w:rsidR="00832396" w:rsidRDefault="00832396" w:rsidP="00832396">
            <w:pPr>
              <w:pStyle w:val="TableText"/>
            </w:pPr>
            <w:r>
              <w:t>:P:IDR-J-PBID-ENT-DATE</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6154947D" w14:textId="0AF60076" w:rsidR="00832396" w:rsidRDefault="00832396" w:rsidP="00832396">
            <w:pPr>
              <w:pStyle w:val="TableText"/>
            </w:pPr>
            <w:r>
              <w:t>Part B Immunosuppressant Drug Benefit (PBID) entitlement date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04D168FD" w14:textId="1A7C6EC9" w:rsidR="00832396" w:rsidDel="00832396" w:rsidRDefault="00832396" w:rsidP="00832396">
            <w:pPr>
              <w:pStyle w:val="TableText"/>
            </w:pPr>
            <w:r>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0B562C3" w14:textId="32B2C62C" w:rsidR="00832396" w:rsidRDefault="00832396" w:rsidP="00832396">
            <w:pPr>
              <w:pStyle w:val="TableText"/>
              <w:rPr>
                <w:rFonts w:cs="Arial"/>
                <w:szCs w:val="18"/>
              </w:rPr>
            </w:pPr>
            <w:r>
              <w:rPr>
                <w:rFonts w:cs="Arial"/>
                <w:szCs w:val="18"/>
              </w:rPr>
              <w:t>Format MMDDCCYY</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799ABD29" w14:textId="0F6965D2" w:rsidR="00832396" w:rsidRDefault="00832396" w:rsidP="00832396">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4057C482" w14:textId="5973E8FA" w:rsidR="00832396" w:rsidRDefault="00832396" w:rsidP="00832396">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021A7763" w14:textId="4EBDA7CB" w:rsidR="00832396" w:rsidRDefault="00832396" w:rsidP="00832396">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4C62C15E" w14:textId="5CDB02F1" w:rsidR="00832396" w:rsidRDefault="00832396" w:rsidP="00832396">
            <w:pPr>
              <w:pStyle w:val="TableText"/>
            </w:pPr>
            <w:r>
              <w:t>X</w:t>
            </w:r>
          </w:p>
        </w:tc>
      </w:tr>
      <w:tr w:rsidR="00832396" w14:paraId="459E2E69"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31F8D8B" w14:textId="590CBC7A" w:rsidR="00832396" w:rsidRDefault="00832396" w:rsidP="00832396">
            <w:pPr>
              <w:pStyle w:val="TableText"/>
            </w:pPr>
            <w:r>
              <w:t>5638-5645</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6C85D0B4" w14:textId="58A787DC" w:rsidR="00832396" w:rsidRDefault="00832396" w:rsidP="00832396">
            <w:pPr>
              <w:pStyle w:val="TableText"/>
            </w:pPr>
            <w:r>
              <w:t>PBID TRM DATE</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64A486F9" w14:textId="2E13E036" w:rsidR="00832396" w:rsidRDefault="00832396" w:rsidP="00832396">
            <w:pPr>
              <w:pStyle w:val="TableText"/>
            </w:pPr>
            <w:r>
              <w:t>:P:IDR-J-PBID-TRM-DATE</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16DAD97F" w14:textId="4B8D3090" w:rsidR="00832396" w:rsidRDefault="00832396" w:rsidP="00832396">
            <w:pPr>
              <w:pStyle w:val="TableText"/>
            </w:pPr>
            <w:r>
              <w:t>Part B Immunosuppressant Drug Benefit (PBID) termination date</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64D6AB36" w14:textId="028CDFF4" w:rsidR="00832396" w:rsidDel="00832396" w:rsidRDefault="00832396" w:rsidP="00832396">
            <w:pPr>
              <w:pStyle w:val="TableText"/>
            </w:pPr>
            <w:r>
              <w:t>8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A731ACD" w14:textId="71784CBC" w:rsidR="00832396" w:rsidRDefault="00832396" w:rsidP="00832396">
            <w:pPr>
              <w:pStyle w:val="TableText"/>
              <w:rPr>
                <w:rFonts w:cs="Arial"/>
                <w:szCs w:val="18"/>
              </w:rPr>
            </w:pPr>
            <w:r>
              <w:rPr>
                <w:rFonts w:cs="Arial"/>
                <w:szCs w:val="18"/>
              </w:rPr>
              <w:t>Format MMDDCCYY</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4CD7D854" w14:textId="2F24B1E0" w:rsidR="00832396" w:rsidRDefault="00832396" w:rsidP="00832396">
            <w:pPr>
              <w:pStyle w:val="TableText"/>
            </w:pPr>
            <w:r>
              <w:t>Spaces</w:t>
            </w:r>
          </w:p>
        </w:tc>
        <w:tc>
          <w:tcPr>
            <w:tcW w:w="431" w:type="dxa"/>
            <w:tcBorders>
              <w:top w:val="single" w:sz="6" w:space="0" w:color="auto"/>
              <w:left w:val="single" w:sz="6" w:space="0" w:color="auto"/>
              <w:bottom w:val="single" w:sz="6" w:space="0" w:color="auto"/>
              <w:right w:val="single" w:sz="6" w:space="0" w:color="auto"/>
            </w:tcBorders>
          </w:tcPr>
          <w:p w14:paraId="0F92EEA7" w14:textId="2DC8A63C" w:rsidR="00832396" w:rsidRDefault="00832396" w:rsidP="00832396">
            <w:pPr>
              <w:pStyle w:val="TableText"/>
            </w:pPr>
            <w:r>
              <w:t>-</w:t>
            </w:r>
          </w:p>
        </w:tc>
        <w:tc>
          <w:tcPr>
            <w:tcW w:w="431" w:type="dxa"/>
            <w:tcBorders>
              <w:top w:val="single" w:sz="6" w:space="0" w:color="auto"/>
              <w:left w:val="single" w:sz="6" w:space="0" w:color="auto"/>
              <w:bottom w:val="single" w:sz="6" w:space="0" w:color="auto"/>
              <w:right w:val="single" w:sz="6" w:space="0" w:color="auto"/>
            </w:tcBorders>
          </w:tcPr>
          <w:p w14:paraId="12DA31DF" w14:textId="059E06B2" w:rsidR="00832396" w:rsidRDefault="00832396" w:rsidP="00832396">
            <w:pPr>
              <w:pStyle w:val="TableText"/>
            </w:pPr>
            <w:r>
              <w:t>X</w:t>
            </w:r>
          </w:p>
        </w:tc>
        <w:tc>
          <w:tcPr>
            <w:tcW w:w="432" w:type="dxa"/>
            <w:tcBorders>
              <w:top w:val="single" w:sz="6" w:space="0" w:color="auto"/>
              <w:left w:val="single" w:sz="6" w:space="0" w:color="auto"/>
              <w:bottom w:val="single" w:sz="6" w:space="0" w:color="auto"/>
              <w:right w:val="single" w:sz="6" w:space="0" w:color="auto"/>
            </w:tcBorders>
          </w:tcPr>
          <w:p w14:paraId="57B7EA23" w14:textId="1A73854D" w:rsidR="00832396" w:rsidRDefault="00832396" w:rsidP="00832396">
            <w:pPr>
              <w:pStyle w:val="TableText"/>
            </w:pPr>
            <w:r>
              <w:t>X</w:t>
            </w:r>
          </w:p>
        </w:tc>
      </w:tr>
      <w:tr w:rsidR="00AC09CD" w14:paraId="38D4A497"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84FE407" w14:textId="07169045" w:rsidR="00AC09CD" w:rsidRDefault="00AC09CD" w:rsidP="00AC09CD">
            <w:pPr>
              <w:pStyle w:val="TableText"/>
            </w:pPr>
            <w:r w:rsidRPr="00E708E0">
              <w:t>5646-5647</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5BEBCF83" w14:textId="07A96B54" w:rsidR="00AC09CD" w:rsidRDefault="00AC09CD" w:rsidP="00AC09CD">
            <w:pPr>
              <w:pStyle w:val="TableText"/>
            </w:pPr>
            <w:r w:rsidRPr="009D6FAF">
              <w:t>BILL PROV SPECIALTY 2</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0084AECF" w14:textId="09873B34" w:rsidR="00AC09CD" w:rsidRDefault="00AC09CD" w:rsidP="00AC09CD">
            <w:pPr>
              <w:pStyle w:val="TableText"/>
            </w:pPr>
            <w:r w:rsidRPr="00E708E0">
              <w:t>:P:IDR-J-BILL-PROV-SPEC2</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7D32E2FC" w14:textId="23F6EA85" w:rsidR="00AC09CD" w:rsidRDefault="00AC09CD" w:rsidP="00AC09CD">
            <w:pPr>
              <w:pStyle w:val="TableText"/>
            </w:pPr>
            <w:r w:rsidRPr="00E708E0">
              <w:t>Billing Provider Speciatly 2</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243AC8B3" w14:textId="528FC5BC" w:rsidR="00AC09CD" w:rsidRDefault="00AC09CD" w:rsidP="00AC09CD">
            <w:pPr>
              <w:pStyle w:val="TableText"/>
            </w:pPr>
            <w:r w:rsidRPr="00E708E0">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E32304C" w14:textId="70A199D5" w:rsidR="00AC09CD" w:rsidRDefault="00AC09CD" w:rsidP="00AC09CD">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673D96E" w14:textId="029766BC" w:rsidR="00AC09CD" w:rsidRDefault="00AC09CD" w:rsidP="00AC09CD">
            <w:pPr>
              <w:pStyle w:val="TableText"/>
            </w:pPr>
            <w:r w:rsidRPr="00E708E0">
              <w:t>Spaces</w:t>
            </w:r>
          </w:p>
        </w:tc>
        <w:tc>
          <w:tcPr>
            <w:tcW w:w="431" w:type="dxa"/>
            <w:tcBorders>
              <w:top w:val="single" w:sz="6" w:space="0" w:color="auto"/>
              <w:left w:val="single" w:sz="6" w:space="0" w:color="auto"/>
              <w:bottom w:val="single" w:sz="6" w:space="0" w:color="auto"/>
              <w:right w:val="single" w:sz="6" w:space="0" w:color="auto"/>
            </w:tcBorders>
          </w:tcPr>
          <w:p w14:paraId="05693AB0" w14:textId="054CF292" w:rsidR="00AC09CD" w:rsidRDefault="00AC09CD" w:rsidP="00AC09CD">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30FD30BB" w14:textId="74028E53" w:rsidR="00AC09CD" w:rsidRDefault="00AC09CD" w:rsidP="00AC09CD">
            <w:pPr>
              <w:pStyle w:val="TableText"/>
            </w:pPr>
            <w:r w:rsidRPr="00E708E0">
              <w:t>X</w:t>
            </w:r>
          </w:p>
        </w:tc>
        <w:tc>
          <w:tcPr>
            <w:tcW w:w="432" w:type="dxa"/>
            <w:tcBorders>
              <w:top w:val="single" w:sz="6" w:space="0" w:color="auto"/>
              <w:left w:val="single" w:sz="6" w:space="0" w:color="auto"/>
              <w:bottom w:val="single" w:sz="6" w:space="0" w:color="auto"/>
              <w:right w:val="single" w:sz="6" w:space="0" w:color="auto"/>
            </w:tcBorders>
          </w:tcPr>
          <w:p w14:paraId="7C4331A6" w14:textId="211AFB55" w:rsidR="00AC09CD" w:rsidRDefault="00AC09CD" w:rsidP="00AC09CD">
            <w:pPr>
              <w:pStyle w:val="TableText"/>
            </w:pPr>
            <w:r w:rsidRPr="00E708E0">
              <w:t>X</w:t>
            </w:r>
          </w:p>
        </w:tc>
      </w:tr>
      <w:tr w:rsidR="00AC09CD" w14:paraId="7CD4CB2F"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2B2BBF0" w14:textId="2328B9E2" w:rsidR="00AC09CD" w:rsidRDefault="00AC09CD" w:rsidP="00AC09CD">
            <w:pPr>
              <w:pStyle w:val="TableText"/>
            </w:pPr>
            <w:r w:rsidRPr="00E708E0">
              <w:t>5648-5649</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5DE0B2FD" w14:textId="6C6FC9F2" w:rsidR="00AC09CD" w:rsidRDefault="00AC09CD" w:rsidP="00AC09CD">
            <w:pPr>
              <w:pStyle w:val="TableText"/>
            </w:pPr>
            <w:r w:rsidRPr="009D6FAF">
              <w:t>BILL PROV SPECIALTY 3</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103F74B9" w14:textId="17A3479F" w:rsidR="00AC09CD" w:rsidRDefault="00AC09CD" w:rsidP="00AC09CD">
            <w:pPr>
              <w:pStyle w:val="TableText"/>
            </w:pPr>
            <w:r w:rsidRPr="00E708E0">
              <w:t>:P:IDR-J-BILL-PROV-SPEC3</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6D6D8464" w14:textId="6DFF583B" w:rsidR="00AC09CD" w:rsidRDefault="00AC09CD" w:rsidP="00AC09CD">
            <w:pPr>
              <w:pStyle w:val="TableText"/>
            </w:pPr>
            <w:r w:rsidRPr="00E708E0">
              <w:t>Billilng Provider Specialty 3</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1D7CF075" w14:textId="77E8B57C" w:rsidR="00AC09CD" w:rsidRDefault="00AC09CD" w:rsidP="00AC09CD">
            <w:pPr>
              <w:pStyle w:val="TableText"/>
            </w:pPr>
            <w:r w:rsidRPr="00E708E0">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D21835B" w14:textId="35873F2C" w:rsidR="00AC09CD" w:rsidRDefault="00AC09CD" w:rsidP="00AC09CD">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9B92581" w14:textId="208F4ED5" w:rsidR="00AC09CD" w:rsidRDefault="00AC09CD" w:rsidP="00AC09CD">
            <w:pPr>
              <w:pStyle w:val="TableText"/>
            </w:pPr>
            <w:r w:rsidRPr="00E708E0">
              <w:t xml:space="preserve">Spaces </w:t>
            </w:r>
          </w:p>
        </w:tc>
        <w:tc>
          <w:tcPr>
            <w:tcW w:w="431" w:type="dxa"/>
            <w:tcBorders>
              <w:top w:val="single" w:sz="6" w:space="0" w:color="auto"/>
              <w:left w:val="single" w:sz="6" w:space="0" w:color="auto"/>
              <w:bottom w:val="single" w:sz="6" w:space="0" w:color="auto"/>
              <w:right w:val="single" w:sz="6" w:space="0" w:color="auto"/>
            </w:tcBorders>
          </w:tcPr>
          <w:p w14:paraId="7EE0B1D5" w14:textId="34CFFEAC" w:rsidR="00AC09CD" w:rsidRDefault="00AC09CD" w:rsidP="00AC09CD">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0D132EC5" w14:textId="2A69D64A" w:rsidR="00AC09CD" w:rsidRDefault="00AC09CD" w:rsidP="00AC09CD">
            <w:pPr>
              <w:pStyle w:val="TableText"/>
            </w:pPr>
            <w:r w:rsidRPr="00E708E0">
              <w:t>X</w:t>
            </w:r>
          </w:p>
        </w:tc>
        <w:tc>
          <w:tcPr>
            <w:tcW w:w="432" w:type="dxa"/>
            <w:tcBorders>
              <w:top w:val="single" w:sz="6" w:space="0" w:color="auto"/>
              <w:left w:val="single" w:sz="6" w:space="0" w:color="auto"/>
              <w:bottom w:val="single" w:sz="6" w:space="0" w:color="auto"/>
              <w:right w:val="single" w:sz="6" w:space="0" w:color="auto"/>
            </w:tcBorders>
          </w:tcPr>
          <w:p w14:paraId="33F5EEBE" w14:textId="394EAB80" w:rsidR="00AC09CD" w:rsidRDefault="00AC09CD" w:rsidP="00AC09CD">
            <w:pPr>
              <w:pStyle w:val="TableText"/>
            </w:pPr>
            <w:r w:rsidRPr="00E708E0">
              <w:t>X</w:t>
            </w:r>
          </w:p>
        </w:tc>
      </w:tr>
      <w:tr w:rsidR="00AC09CD" w14:paraId="071694CE" w14:textId="77777777" w:rsidTr="008373F9">
        <w:trPr>
          <w:cantSplit/>
          <w:jc w:val="center"/>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29BCB07" w14:textId="1A162671" w:rsidR="00AC09CD" w:rsidRDefault="00AC09CD" w:rsidP="00AC09CD">
            <w:pPr>
              <w:pStyle w:val="TableText"/>
            </w:pPr>
            <w:r w:rsidRPr="00E708E0">
              <w:t>5650-5651</w:t>
            </w:r>
          </w:p>
        </w:tc>
        <w:tc>
          <w:tcPr>
            <w:tcW w:w="2227" w:type="dxa"/>
            <w:tcBorders>
              <w:top w:val="single" w:sz="6" w:space="0" w:color="auto"/>
              <w:left w:val="single" w:sz="6" w:space="0" w:color="auto"/>
              <w:bottom w:val="single" w:sz="6" w:space="0" w:color="auto"/>
              <w:right w:val="single" w:sz="6" w:space="0" w:color="auto"/>
            </w:tcBorders>
            <w:tcMar>
              <w:left w:w="58" w:type="dxa"/>
              <w:right w:w="58" w:type="dxa"/>
            </w:tcMar>
          </w:tcPr>
          <w:p w14:paraId="5DC8BC4F" w14:textId="5ECD87D4" w:rsidR="00AC09CD" w:rsidRDefault="00AC09CD" w:rsidP="00AC09CD">
            <w:pPr>
              <w:pStyle w:val="TableText"/>
            </w:pPr>
            <w:r w:rsidRPr="009D6FAF">
              <w:t>BILL PROV SPECIALTY 4</w:t>
            </w:r>
          </w:p>
        </w:tc>
        <w:tc>
          <w:tcPr>
            <w:tcW w:w="2993" w:type="dxa"/>
            <w:tcBorders>
              <w:top w:val="single" w:sz="6" w:space="0" w:color="auto"/>
              <w:left w:val="single" w:sz="6" w:space="0" w:color="auto"/>
              <w:bottom w:val="single" w:sz="6" w:space="0" w:color="auto"/>
              <w:right w:val="single" w:sz="6" w:space="0" w:color="auto"/>
            </w:tcBorders>
            <w:tcMar>
              <w:left w:w="58" w:type="dxa"/>
              <w:right w:w="58" w:type="dxa"/>
            </w:tcMar>
          </w:tcPr>
          <w:p w14:paraId="78ED0AC5" w14:textId="0DE0B47F" w:rsidR="00AC09CD" w:rsidRDefault="00AC09CD" w:rsidP="00AC09CD">
            <w:pPr>
              <w:pStyle w:val="TableText"/>
            </w:pPr>
            <w:r w:rsidRPr="00E708E0">
              <w:t>:P:IDR-J-BILL-PROV-SPEC4</w:t>
            </w:r>
          </w:p>
        </w:tc>
        <w:tc>
          <w:tcPr>
            <w:tcW w:w="2790" w:type="dxa"/>
            <w:tcBorders>
              <w:top w:val="single" w:sz="6" w:space="0" w:color="auto"/>
              <w:left w:val="single" w:sz="6" w:space="0" w:color="auto"/>
              <w:bottom w:val="single" w:sz="6" w:space="0" w:color="auto"/>
              <w:right w:val="single" w:sz="6" w:space="0" w:color="auto"/>
            </w:tcBorders>
            <w:tcMar>
              <w:left w:w="58" w:type="dxa"/>
              <w:right w:w="58" w:type="dxa"/>
            </w:tcMar>
          </w:tcPr>
          <w:p w14:paraId="38C3333C" w14:textId="007935DF" w:rsidR="00AC09CD" w:rsidRDefault="00AC09CD" w:rsidP="00AC09CD">
            <w:pPr>
              <w:pStyle w:val="TableText"/>
            </w:pPr>
            <w:r w:rsidRPr="00E708E0">
              <w:t>Billing Provider Specialty 4</w:t>
            </w:r>
          </w:p>
        </w:tc>
        <w:tc>
          <w:tcPr>
            <w:tcW w:w="1080" w:type="dxa"/>
            <w:tcBorders>
              <w:top w:val="single" w:sz="6" w:space="0" w:color="auto"/>
              <w:left w:val="single" w:sz="6" w:space="0" w:color="auto"/>
              <w:bottom w:val="single" w:sz="6" w:space="0" w:color="auto"/>
              <w:right w:val="single" w:sz="6" w:space="0" w:color="auto"/>
            </w:tcBorders>
            <w:tcMar>
              <w:left w:w="58" w:type="dxa"/>
              <w:right w:w="58" w:type="dxa"/>
            </w:tcMar>
          </w:tcPr>
          <w:p w14:paraId="33914E74" w14:textId="4514554C" w:rsidR="00AC09CD" w:rsidRDefault="00AC09CD" w:rsidP="00AC09CD">
            <w:pPr>
              <w:pStyle w:val="TableText"/>
            </w:pPr>
            <w:r w:rsidRPr="00E708E0">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87B80D2" w14:textId="381921AC" w:rsidR="00AC09CD" w:rsidRDefault="00AC09CD" w:rsidP="00AC09CD">
            <w:pPr>
              <w:pStyle w:val="TableText"/>
              <w:rPr>
                <w:rFonts w:cs="Arial"/>
                <w:szCs w:val="18"/>
              </w:rPr>
            </w:pPr>
            <w:r>
              <w:rPr>
                <w:rFonts w:cs="Arial"/>
                <w:szCs w:val="18"/>
              </w:rPr>
              <w:t>-</w:t>
            </w:r>
          </w:p>
        </w:tc>
        <w:tc>
          <w:tcPr>
            <w:tcW w:w="858" w:type="dxa"/>
            <w:tcBorders>
              <w:top w:val="single" w:sz="6" w:space="0" w:color="auto"/>
              <w:left w:val="single" w:sz="6" w:space="0" w:color="auto"/>
              <w:bottom w:val="single" w:sz="6" w:space="0" w:color="auto"/>
              <w:right w:val="single" w:sz="6" w:space="0" w:color="auto"/>
            </w:tcBorders>
            <w:tcMar>
              <w:left w:w="58" w:type="dxa"/>
              <w:right w:w="58" w:type="dxa"/>
            </w:tcMar>
          </w:tcPr>
          <w:p w14:paraId="6509D978" w14:textId="372D995A" w:rsidR="00AC09CD" w:rsidRDefault="00AC09CD" w:rsidP="00AC09CD">
            <w:pPr>
              <w:pStyle w:val="TableText"/>
            </w:pPr>
            <w:r w:rsidRPr="00E708E0">
              <w:t>Spaces</w:t>
            </w:r>
          </w:p>
        </w:tc>
        <w:tc>
          <w:tcPr>
            <w:tcW w:w="431" w:type="dxa"/>
            <w:tcBorders>
              <w:top w:val="single" w:sz="6" w:space="0" w:color="auto"/>
              <w:left w:val="single" w:sz="6" w:space="0" w:color="auto"/>
              <w:bottom w:val="single" w:sz="6" w:space="0" w:color="auto"/>
              <w:right w:val="single" w:sz="6" w:space="0" w:color="auto"/>
            </w:tcBorders>
          </w:tcPr>
          <w:p w14:paraId="45E8C0FC" w14:textId="6B60F1AD" w:rsidR="00AC09CD" w:rsidRDefault="00AC09CD" w:rsidP="00AC09CD">
            <w:pPr>
              <w:pStyle w:val="TableText"/>
            </w:pPr>
            <w:r>
              <w:t>X</w:t>
            </w:r>
          </w:p>
        </w:tc>
        <w:tc>
          <w:tcPr>
            <w:tcW w:w="431" w:type="dxa"/>
            <w:tcBorders>
              <w:top w:val="single" w:sz="6" w:space="0" w:color="auto"/>
              <w:left w:val="single" w:sz="6" w:space="0" w:color="auto"/>
              <w:bottom w:val="single" w:sz="6" w:space="0" w:color="auto"/>
              <w:right w:val="single" w:sz="6" w:space="0" w:color="auto"/>
            </w:tcBorders>
          </w:tcPr>
          <w:p w14:paraId="0D406F13" w14:textId="01246DD7" w:rsidR="00AC09CD" w:rsidRDefault="00AC09CD" w:rsidP="00AC09CD">
            <w:pPr>
              <w:pStyle w:val="TableText"/>
            </w:pPr>
            <w:r w:rsidRPr="00E708E0">
              <w:t>X</w:t>
            </w:r>
          </w:p>
        </w:tc>
        <w:tc>
          <w:tcPr>
            <w:tcW w:w="432" w:type="dxa"/>
            <w:tcBorders>
              <w:top w:val="single" w:sz="6" w:space="0" w:color="auto"/>
              <w:left w:val="single" w:sz="6" w:space="0" w:color="auto"/>
              <w:bottom w:val="single" w:sz="6" w:space="0" w:color="auto"/>
              <w:right w:val="single" w:sz="6" w:space="0" w:color="auto"/>
            </w:tcBorders>
          </w:tcPr>
          <w:p w14:paraId="7BF1D21D" w14:textId="6D968B79" w:rsidR="00AC09CD" w:rsidRDefault="00AC09CD" w:rsidP="00AC09CD">
            <w:pPr>
              <w:pStyle w:val="TableText"/>
            </w:pPr>
            <w:r w:rsidRPr="00E708E0">
              <w:t>X</w:t>
            </w:r>
          </w:p>
        </w:tc>
      </w:tr>
    </w:tbl>
    <w:bookmarkStart w:id="1126" w:name="IDRClaimDetailLayout"/>
    <w:bookmarkStart w:id="1127" w:name="_Toc32404198"/>
    <w:p w14:paraId="3B61CAA8" w14:textId="6EBC87B4" w:rsidR="00884CD6" w:rsidRPr="003F4CA9" w:rsidRDefault="00884CD6" w:rsidP="00884CD6">
      <w:r>
        <w:fldChar w:fldCharType="begin"/>
      </w:r>
      <w:r>
        <w:instrText xml:space="preserve"> HYPERLINK  \l "_top" </w:instrText>
      </w:r>
      <w:r>
        <w:fldChar w:fldCharType="separate"/>
      </w:r>
      <w:r w:rsidRPr="003F4CA9">
        <w:rPr>
          <w:rStyle w:val="Hyperlink"/>
        </w:rPr>
        <w:t>Top</w:t>
      </w:r>
      <w:r>
        <w:fldChar w:fldCharType="end"/>
      </w:r>
    </w:p>
    <w:p w14:paraId="7D503CEA" w14:textId="3F2948E0" w:rsidR="000751EA" w:rsidRDefault="000751EA" w:rsidP="00D42665">
      <w:pPr>
        <w:pStyle w:val="Heading4"/>
      </w:pPr>
      <w:bookmarkStart w:id="1128" w:name="_Toc180744852"/>
      <w:r>
        <w:t>IDR Claim Detail Layout</w:t>
      </w:r>
      <w:bookmarkEnd w:id="1126"/>
      <w:bookmarkEnd w:id="1127"/>
      <w:bookmarkEnd w:id="1128"/>
    </w:p>
    <w:p w14:paraId="0AA9D29C" w14:textId="4FA49182" w:rsidR="000751EA" w:rsidRPr="00004FD7" w:rsidRDefault="00B2040F" w:rsidP="00B2040F">
      <w:pPr>
        <w:pStyle w:val="Caption"/>
      </w:pPr>
      <w:bookmarkStart w:id="1129" w:name="_Toc180744875"/>
      <w:r>
        <w:t xml:space="preserve">Table </w:t>
      </w:r>
      <w:r w:rsidR="007826BE">
        <w:fldChar w:fldCharType="begin"/>
      </w:r>
      <w:r w:rsidR="007826BE">
        <w:instrText xml:space="preserve"> SEQ Table \* ARABIC </w:instrText>
      </w:r>
      <w:r w:rsidR="007826BE">
        <w:fldChar w:fldCharType="separate"/>
      </w:r>
      <w:r w:rsidR="007826BE">
        <w:rPr>
          <w:noProof/>
        </w:rPr>
        <w:t>11</w:t>
      </w:r>
      <w:r w:rsidR="007826BE">
        <w:rPr>
          <w:noProof/>
        </w:rPr>
        <w:fldChar w:fldCharType="end"/>
      </w:r>
      <w:r>
        <w:t xml:space="preserve">. </w:t>
      </w:r>
      <w:r w:rsidRPr="00C85784">
        <w:t xml:space="preserve">IDR </w:t>
      </w:r>
      <w:r w:rsidR="00CD5FD6">
        <w:t xml:space="preserve">Claim </w:t>
      </w:r>
      <w:r w:rsidRPr="00C85784">
        <w:t xml:space="preserve">Detail </w:t>
      </w:r>
      <w:r w:rsidR="00CD5FD6">
        <w:t>Record</w:t>
      </w:r>
      <w:r w:rsidR="008D7CDD">
        <w:t xml:space="preserve"> Layout</w:t>
      </w:r>
      <w:r w:rsidR="00CD5FD6">
        <w:t xml:space="preserve"> – Fields</w:t>
      </w:r>
      <w:r w:rsidR="00A4059B">
        <w:t xml:space="preserve"> 1 thru 239</w:t>
      </w:r>
      <w:bookmarkEnd w:id="1129"/>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Detail Record Layout – Fields 1 thru 239"/>
        <w:tblDescription w:val="Lists record positions. field, field name, description, format, values, no data value, and identifies Phases I, II, and III"/>
      </w:tblPr>
      <w:tblGrid>
        <w:gridCol w:w="802"/>
        <w:gridCol w:w="2250"/>
        <w:gridCol w:w="2970"/>
        <w:gridCol w:w="2734"/>
        <w:gridCol w:w="1136"/>
        <w:gridCol w:w="2340"/>
        <w:gridCol w:w="837"/>
        <w:gridCol w:w="438"/>
        <w:gridCol w:w="438"/>
        <w:gridCol w:w="439"/>
      </w:tblGrid>
      <w:tr w:rsidR="000751EA" w14:paraId="67FD2690" w14:textId="77777777" w:rsidTr="007A4858">
        <w:trPr>
          <w:cantSplit/>
          <w:tblHeader/>
        </w:trPr>
        <w:tc>
          <w:tcPr>
            <w:tcW w:w="802" w:type="dxa"/>
            <w:shd w:val="clear" w:color="auto" w:fill="F2F2F2" w:themeFill="background1" w:themeFillShade="F2"/>
            <w:tcMar>
              <w:left w:w="58" w:type="dxa"/>
              <w:right w:w="58" w:type="dxa"/>
            </w:tcMar>
          </w:tcPr>
          <w:p w14:paraId="4BC1D391" w14:textId="77777777" w:rsidR="000751EA" w:rsidRPr="004F6784" w:rsidRDefault="000751EA" w:rsidP="000751EA">
            <w:pPr>
              <w:pStyle w:val="TableText"/>
              <w:rPr>
                <w:b/>
              </w:rPr>
            </w:pPr>
            <w:r w:rsidRPr="004F6784">
              <w:rPr>
                <w:b/>
              </w:rPr>
              <w:t>IDR Detail Record</w:t>
            </w:r>
          </w:p>
        </w:tc>
        <w:tc>
          <w:tcPr>
            <w:tcW w:w="2250" w:type="dxa"/>
            <w:shd w:val="clear" w:color="auto" w:fill="F2F2F2" w:themeFill="background1" w:themeFillShade="F2"/>
            <w:tcMar>
              <w:left w:w="58" w:type="dxa"/>
              <w:right w:w="58" w:type="dxa"/>
            </w:tcMar>
          </w:tcPr>
          <w:p w14:paraId="65DE488D" w14:textId="77777777" w:rsidR="000751EA" w:rsidRPr="004F6784" w:rsidRDefault="000751EA" w:rsidP="000751EA">
            <w:pPr>
              <w:pStyle w:val="TableText"/>
              <w:rPr>
                <w:b/>
              </w:rPr>
            </w:pPr>
            <w:r w:rsidRPr="004F6784">
              <w:rPr>
                <w:b/>
              </w:rPr>
              <w:t>Field</w:t>
            </w:r>
          </w:p>
        </w:tc>
        <w:tc>
          <w:tcPr>
            <w:tcW w:w="2970" w:type="dxa"/>
            <w:shd w:val="clear" w:color="auto" w:fill="F2F2F2" w:themeFill="background1" w:themeFillShade="F2"/>
            <w:tcMar>
              <w:left w:w="58" w:type="dxa"/>
              <w:right w:w="58" w:type="dxa"/>
            </w:tcMar>
          </w:tcPr>
          <w:p w14:paraId="1B924921" w14:textId="77777777" w:rsidR="000751EA" w:rsidRPr="004F6784" w:rsidRDefault="000751EA" w:rsidP="000751EA">
            <w:pPr>
              <w:pStyle w:val="TableText"/>
              <w:rPr>
                <w:b/>
              </w:rPr>
            </w:pPr>
            <w:r w:rsidRPr="004F6784">
              <w:rPr>
                <w:b/>
              </w:rPr>
              <w:t>Field Name</w:t>
            </w:r>
          </w:p>
        </w:tc>
        <w:tc>
          <w:tcPr>
            <w:tcW w:w="2734" w:type="dxa"/>
            <w:shd w:val="clear" w:color="auto" w:fill="F2F2F2" w:themeFill="background1" w:themeFillShade="F2"/>
            <w:tcMar>
              <w:left w:w="58" w:type="dxa"/>
              <w:right w:w="58" w:type="dxa"/>
            </w:tcMar>
          </w:tcPr>
          <w:p w14:paraId="560C2CC9" w14:textId="77777777" w:rsidR="000751EA" w:rsidRPr="004F6784" w:rsidRDefault="000751EA" w:rsidP="000751EA">
            <w:pPr>
              <w:pStyle w:val="TableText"/>
              <w:rPr>
                <w:b/>
              </w:rPr>
            </w:pPr>
            <w:r w:rsidRPr="004F6784">
              <w:rPr>
                <w:b/>
              </w:rPr>
              <w:t>Description</w:t>
            </w:r>
          </w:p>
        </w:tc>
        <w:tc>
          <w:tcPr>
            <w:tcW w:w="1136" w:type="dxa"/>
            <w:shd w:val="clear" w:color="auto" w:fill="F2F2F2" w:themeFill="background1" w:themeFillShade="F2"/>
            <w:tcMar>
              <w:left w:w="58" w:type="dxa"/>
              <w:right w:w="58" w:type="dxa"/>
            </w:tcMar>
          </w:tcPr>
          <w:p w14:paraId="2C1F04E5" w14:textId="77777777" w:rsidR="000751EA" w:rsidRPr="004F6784" w:rsidRDefault="000751EA" w:rsidP="000751EA">
            <w:pPr>
              <w:pStyle w:val="TableText"/>
              <w:rPr>
                <w:b/>
                <w:caps/>
              </w:rPr>
            </w:pPr>
            <w:r w:rsidRPr="004F6784">
              <w:rPr>
                <w:b/>
              </w:rPr>
              <w:t>Format</w:t>
            </w:r>
          </w:p>
        </w:tc>
        <w:tc>
          <w:tcPr>
            <w:tcW w:w="2340" w:type="dxa"/>
            <w:shd w:val="clear" w:color="auto" w:fill="F2F2F2" w:themeFill="background1" w:themeFillShade="F2"/>
            <w:tcMar>
              <w:left w:w="58" w:type="dxa"/>
              <w:right w:w="58" w:type="dxa"/>
            </w:tcMar>
          </w:tcPr>
          <w:p w14:paraId="3D0B91EB" w14:textId="77777777" w:rsidR="000751EA" w:rsidRPr="004F6784" w:rsidRDefault="000751EA" w:rsidP="000751EA">
            <w:pPr>
              <w:pStyle w:val="TableText"/>
              <w:rPr>
                <w:b/>
              </w:rPr>
            </w:pPr>
            <w:r w:rsidRPr="004F6784">
              <w:rPr>
                <w:b/>
              </w:rPr>
              <w:t>Values</w:t>
            </w:r>
          </w:p>
        </w:tc>
        <w:tc>
          <w:tcPr>
            <w:tcW w:w="837" w:type="dxa"/>
            <w:shd w:val="clear" w:color="auto" w:fill="F2F2F2" w:themeFill="background1" w:themeFillShade="F2"/>
            <w:tcMar>
              <w:left w:w="58" w:type="dxa"/>
              <w:right w:w="58" w:type="dxa"/>
            </w:tcMar>
          </w:tcPr>
          <w:p w14:paraId="7FE9BE35" w14:textId="77777777" w:rsidR="000751EA" w:rsidRPr="004F6784" w:rsidRDefault="000751EA" w:rsidP="000751EA">
            <w:pPr>
              <w:pStyle w:val="TableText"/>
              <w:rPr>
                <w:b/>
              </w:rPr>
            </w:pPr>
            <w:r w:rsidRPr="004F6784">
              <w:rPr>
                <w:b/>
              </w:rPr>
              <w:t>No Data Value</w:t>
            </w:r>
          </w:p>
        </w:tc>
        <w:tc>
          <w:tcPr>
            <w:tcW w:w="438" w:type="dxa"/>
            <w:shd w:val="clear" w:color="auto" w:fill="F2F2F2" w:themeFill="background1" w:themeFillShade="F2"/>
          </w:tcPr>
          <w:p w14:paraId="4532EF4A" w14:textId="77777777" w:rsidR="000751EA" w:rsidRPr="004F6784" w:rsidRDefault="000751EA" w:rsidP="000751EA">
            <w:pPr>
              <w:pStyle w:val="TableText"/>
              <w:rPr>
                <w:b/>
              </w:rPr>
            </w:pPr>
            <w:r w:rsidRPr="004F6784">
              <w:rPr>
                <w:b/>
              </w:rPr>
              <w:t>I</w:t>
            </w:r>
          </w:p>
        </w:tc>
        <w:tc>
          <w:tcPr>
            <w:tcW w:w="438" w:type="dxa"/>
            <w:shd w:val="clear" w:color="auto" w:fill="F2F2F2" w:themeFill="background1" w:themeFillShade="F2"/>
          </w:tcPr>
          <w:p w14:paraId="4E12C36C" w14:textId="77777777" w:rsidR="000751EA" w:rsidRPr="004F6784" w:rsidRDefault="000751EA" w:rsidP="000751EA">
            <w:pPr>
              <w:pStyle w:val="TableText"/>
              <w:rPr>
                <w:b/>
              </w:rPr>
            </w:pPr>
            <w:r w:rsidRPr="004F6784">
              <w:rPr>
                <w:b/>
              </w:rPr>
              <w:t>II</w:t>
            </w:r>
          </w:p>
        </w:tc>
        <w:tc>
          <w:tcPr>
            <w:tcW w:w="439" w:type="dxa"/>
            <w:shd w:val="clear" w:color="auto" w:fill="F2F2F2" w:themeFill="background1" w:themeFillShade="F2"/>
          </w:tcPr>
          <w:p w14:paraId="40DFE265" w14:textId="77777777" w:rsidR="000751EA" w:rsidRPr="004F6784" w:rsidRDefault="000751EA" w:rsidP="000751EA">
            <w:pPr>
              <w:pStyle w:val="TableText"/>
              <w:rPr>
                <w:b/>
              </w:rPr>
            </w:pPr>
            <w:r w:rsidRPr="004F6784">
              <w:rPr>
                <w:b/>
              </w:rPr>
              <w:t>III</w:t>
            </w:r>
          </w:p>
        </w:tc>
      </w:tr>
      <w:tr w:rsidR="000751EA" w14:paraId="148BF82F" w14:textId="77777777" w:rsidTr="007A4858">
        <w:trPr>
          <w:cantSplit/>
        </w:trPr>
        <w:tc>
          <w:tcPr>
            <w:tcW w:w="802" w:type="dxa"/>
            <w:tcMar>
              <w:left w:w="58" w:type="dxa"/>
              <w:right w:w="58" w:type="dxa"/>
            </w:tcMar>
          </w:tcPr>
          <w:p w14:paraId="75BD5566" w14:textId="77777777" w:rsidR="000751EA" w:rsidRPr="005B7BBA" w:rsidRDefault="000751EA" w:rsidP="000751EA">
            <w:pPr>
              <w:pStyle w:val="TableText"/>
            </w:pPr>
            <w:r w:rsidRPr="005B7BBA">
              <w:t>1</w:t>
            </w:r>
          </w:p>
        </w:tc>
        <w:tc>
          <w:tcPr>
            <w:tcW w:w="2250" w:type="dxa"/>
            <w:tcMar>
              <w:left w:w="58" w:type="dxa"/>
              <w:right w:w="58" w:type="dxa"/>
            </w:tcMar>
          </w:tcPr>
          <w:p w14:paraId="7B822A41" w14:textId="77777777" w:rsidR="000751EA" w:rsidRPr="005B7BBA" w:rsidRDefault="000751EA" w:rsidP="000751EA">
            <w:pPr>
              <w:pStyle w:val="TableText"/>
            </w:pPr>
            <w:r>
              <w:t>-</w:t>
            </w:r>
          </w:p>
        </w:tc>
        <w:tc>
          <w:tcPr>
            <w:tcW w:w="2970" w:type="dxa"/>
            <w:tcMar>
              <w:left w:w="58" w:type="dxa"/>
              <w:right w:w="58" w:type="dxa"/>
            </w:tcMar>
          </w:tcPr>
          <w:p w14:paraId="4B9BF7B9" w14:textId="7C219024" w:rsidR="000751EA" w:rsidRPr="005B7BBA" w:rsidRDefault="000751EA" w:rsidP="000751EA">
            <w:pPr>
              <w:pStyle w:val="TableText"/>
            </w:pPr>
            <w:r w:rsidRPr="005B7BBA">
              <w:t>:P:</w:t>
            </w:r>
            <w:hyperlink r:id="rId1133" w:history="1">
              <w:r w:rsidRPr="0074145C">
                <w:rPr>
                  <w:rStyle w:val="Hyperlink"/>
                </w:rPr>
                <w:t>IDR-CLM-DT-CONTR-TYPE</w:t>
              </w:r>
            </w:hyperlink>
          </w:p>
        </w:tc>
        <w:tc>
          <w:tcPr>
            <w:tcW w:w="2734" w:type="dxa"/>
            <w:tcMar>
              <w:left w:w="58" w:type="dxa"/>
              <w:right w:w="58" w:type="dxa"/>
            </w:tcMar>
          </w:tcPr>
          <w:p w14:paraId="397B54A4" w14:textId="77777777" w:rsidR="000751EA" w:rsidRDefault="000751EA" w:rsidP="000751EA">
            <w:pPr>
              <w:pStyle w:val="TableText"/>
            </w:pPr>
            <w:r w:rsidRPr="005B7BBA">
              <w:t>Claim control type</w:t>
            </w:r>
          </w:p>
          <w:p w14:paraId="4B6AE8A6" w14:textId="77777777" w:rsidR="000751EA" w:rsidRPr="005B7BBA" w:rsidRDefault="000751EA" w:rsidP="000751EA">
            <w:pPr>
              <w:pStyle w:val="TableText"/>
            </w:pPr>
            <w:r w:rsidRPr="0045756F">
              <w:rPr>
                <w:rFonts w:cs="Arial"/>
                <w:color w:val="000000"/>
              </w:rPr>
              <w:t>Identifier that it is a Part B claim.</w:t>
            </w:r>
          </w:p>
        </w:tc>
        <w:tc>
          <w:tcPr>
            <w:tcW w:w="1136" w:type="dxa"/>
            <w:tcMar>
              <w:left w:w="58" w:type="dxa"/>
              <w:right w:w="58" w:type="dxa"/>
            </w:tcMar>
          </w:tcPr>
          <w:p w14:paraId="5F6C16AC" w14:textId="77777777" w:rsidR="000751EA" w:rsidRPr="005B7BBA" w:rsidRDefault="000751EA" w:rsidP="000751EA">
            <w:pPr>
              <w:pStyle w:val="TableText"/>
            </w:pPr>
            <w:r w:rsidRPr="005B7BBA">
              <w:t>1 C</w:t>
            </w:r>
          </w:p>
        </w:tc>
        <w:tc>
          <w:tcPr>
            <w:tcW w:w="2340" w:type="dxa"/>
            <w:tcMar>
              <w:left w:w="58" w:type="dxa"/>
              <w:right w:w="58" w:type="dxa"/>
            </w:tcMar>
          </w:tcPr>
          <w:p w14:paraId="50AEB3AD" w14:textId="77777777" w:rsidR="000751EA" w:rsidRPr="005B7BBA" w:rsidRDefault="000751EA" w:rsidP="000751EA">
            <w:pPr>
              <w:pStyle w:val="TableText"/>
            </w:pPr>
            <w:r w:rsidRPr="005B7BBA">
              <w:t>Value B</w:t>
            </w:r>
          </w:p>
        </w:tc>
        <w:tc>
          <w:tcPr>
            <w:tcW w:w="837" w:type="dxa"/>
            <w:tcMar>
              <w:left w:w="58" w:type="dxa"/>
              <w:right w:w="58" w:type="dxa"/>
            </w:tcMar>
          </w:tcPr>
          <w:p w14:paraId="592FE2F7" w14:textId="77777777" w:rsidR="000751EA" w:rsidRPr="005B7BBA" w:rsidRDefault="000751EA" w:rsidP="000751EA">
            <w:pPr>
              <w:pStyle w:val="TableText"/>
            </w:pPr>
            <w:r>
              <w:t>-</w:t>
            </w:r>
          </w:p>
        </w:tc>
        <w:tc>
          <w:tcPr>
            <w:tcW w:w="438" w:type="dxa"/>
          </w:tcPr>
          <w:p w14:paraId="1D2305E2" w14:textId="77777777" w:rsidR="000751EA" w:rsidRPr="005B7BBA" w:rsidRDefault="000751EA" w:rsidP="000751EA">
            <w:pPr>
              <w:pStyle w:val="TableText"/>
            </w:pPr>
            <w:r w:rsidRPr="005B7BBA">
              <w:t>X</w:t>
            </w:r>
          </w:p>
        </w:tc>
        <w:tc>
          <w:tcPr>
            <w:tcW w:w="438" w:type="dxa"/>
          </w:tcPr>
          <w:p w14:paraId="63A57502" w14:textId="77777777" w:rsidR="000751EA" w:rsidRPr="005B7BBA" w:rsidRDefault="000751EA" w:rsidP="000751EA">
            <w:pPr>
              <w:pStyle w:val="TableText"/>
            </w:pPr>
            <w:r w:rsidRPr="005B7BBA">
              <w:t>X</w:t>
            </w:r>
          </w:p>
        </w:tc>
        <w:tc>
          <w:tcPr>
            <w:tcW w:w="439" w:type="dxa"/>
          </w:tcPr>
          <w:p w14:paraId="5D86B99F" w14:textId="77777777" w:rsidR="000751EA" w:rsidRPr="005B7BBA" w:rsidRDefault="000751EA" w:rsidP="000751EA">
            <w:pPr>
              <w:pStyle w:val="TableText"/>
            </w:pPr>
            <w:r w:rsidRPr="005B7BBA">
              <w:t>X</w:t>
            </w:r>
          </w:p>
        </w:tc>
      </w:tr>
      <w:tr w:rsidR="000751EA" w14:paraId="7FB1DCFA" w14:textId="77777777" w:rsidTr="007A4858">
        <w:trPr>
          <w:cantSplit/>
        </w:trPr>
        <w:tc>
          <w:tcPr>
            <w:tcW w:w="802" w:type="dxa"/>
            <w:tcMar>
              <w:left w:w="58" w:type="dxa"/>
              <w:right w:w="58" w:type="dxa"/>
            </w:tcMar>
          </w:tcPr>
          <w:p w14:paraId="58BCDA5F" w14:textId="0A5CFCF3" w:rsidR="000751EA" w:rsidRPr="005B7BBA" w:rsidRDefault="000751EA" w:rsidP="005B7717">
            <w:pPr>
              <w:pStyle w:val="TableText"/>
            </w:pPr>
            <w:r w:rsidRPr="005B7BBA">
              <w:t>2</w:t>
            </w:r>
            <w:r w:rsidR="005B7717">
              <w:t xml:space="preserve"> – </w:t>
            </w:r>
            <w:r w:rsidRPr="005B7BBA">
              <w:t>3</w:t>
            </w:r>
          </w:p>
        </w:tc>
        <w:tc>
          <w:tcPr>
            <w:tcW w:w="2250" w:type="dxa"/>
            <w:tcMar>
              <w:left w:w="58" w:type="dxa"/>
              <w:right w:w="58" w:type="dxa"/>
            </w:tcMar>
          </w:tcPr>
          <w:p w14:paraId="60124A4C" w14:textId="77777777" w:rsidR="000751EA" w:rsidRPr="005B7BBA" w:rsidRDefault="000751EA" w:rsidP="000751EA">
            <w:pPr>
              <w:pStyle w:val="TableText"/>
            </w:pPr>
            <w:r>
              <w:t>-</w:t>
            </w:r>
          </w:p>
        </w:tc>
        <w:tc>
          <w:tcPr>
            <w:tcW w:w="2970" w:type="dxa"/>
            <w:tcMar>
              <w:left w:w="58" w:type="dxa"/>
              <w:right w:w="58" w:type="dxa"/>
            </w:tcMar>
          </w:tcPr>
          <w:p w14:paraId="38B93301" w14:textId="597F9C20" w:rsidR="000751EA" w:rsidRPr="005B7BBA" w:rsidRDefault="000751EA" w:rsidP="000751EA">
            <w:pPr>
              <w:pStyle w:val="TableText"/>
            </w:pPr>
            <w:r w:rsidRPr="005B7BBA">
              <w:t>:P:</w:t>
            </w:r>
            <w:hyperlink r:id="rId1134" w:history="1">
              <w:r w:rsidRPr="0074145C">
                <w:rPr>
                  <w:rStyle w:val="Hyperlink"/>
                </w:rPr>
                <w:t>IDR-CLM-DT-REC-TYPE</w:t>
              </w:r>
            </w:hyperlink>
          </w:p>
        </w:tc>
        <w:tc>
          <w:tcPr>
            <w:tcW w:w="2734" w:type="dxa"/>
            <w:tcMar>
              <w:left w:w="58" w:type="dxa"/>
              <w:right w:w="58" w:type="dxa"/>
            </w:tcMar>
          </w:tcPr>
          <w:p w14:paraId="33E68EB2" w14:textId="77777777" w:rsidR="000751EA" w:rsidRPr="005B7BBA" w:rsidRDefault="000751EA" w:rsidP="000751EA">
            <w:pPr>
              <w:pStyle w:val="TableText"/>
            </w:pPr>
            <w:r w:rsidRPr="005B7BBA">
              <w:t>Detail number</w:t>
            </w:r>
          </w:p>
        </w:tc>
        <w:tc>
          <w:tcPr>
            <w:tcW w:w="1136" w:type="dxa"/>
            <w:tcMar>
              <w:left w:w="58" w:type="dxa"/>
              <w:right w:w="58" w:type="dxa"/>
            </w:tcMar>
          </w:tcPr>
          <w:p w14:paraId="2EFD1AA2" w14:textId="77777777" w:rsidR="000751EA" w:rsidRPr="005B7BBA" w:rsidRDefault="000751EA" w:rsidP="000751EA">
            <w:pPr>
              <w:pStyle w:val="TableText"/>
            </w:pPr>
            <w:r w:rsidRPr="005B7BBA">
              <w:t>2 C</w:t>
            </w:r>
          </w:p>
        </w:tc>
        <w:tc>
          <w:tcPr>
            <w:tcW w:w="2340" w:type="dxa"/>
            <w:tcMar>
              <w:left w:w="58" w:type="dxa"/>
              <w:right w:w="58" w:type="dxa"/>
            </w:tcMar>
          </w:tcPr>
          <w:p w14:paraId="3EF375C5" w14:textId="054BA421" w:rsidR="000751EA" w:rsidRPr="005B7BBA" w:rsidRDefault="000751EA" w:rsidP="005B7717">
            <w:pPr>
              <w:pStyle w:val="TableText"/>
            </w:pPr>
            <w:r w:rsidRPr="005B7BBA">
              <w:t xml:space="preserve">01 </w:t>
            </w:r>
            <w:r>
              <w:t>–</w:t>
            </w:r>
            <w:r w:rsidRPr="005B7BBA">
              <w:t xml:space="preserve"> 52</w:t>
            </w:r>
            <w:r>
              <w:t xml:space="preserve"> </w:t>
            </w:r>
            <w:r w:rsidRPr="00F24C45">
              <w:rPr>
                <w:rFonts w:cs="Arial"/>
                <w:color w:val="000000"/>
              </w:rPr>
              <w:t>If the record is a claim header, it is 00</w:t>
            </w:r>
          </w:p>
        </w:tc>
        <w:tc>
          <w:tcPr>
            <w:tcW w:w="837" w:type="dxa"/>
            <w:tcMar>
              <w:left w:w="58" w:type="dxa"/>
              <w:right w:w="58" w:type="dxa"/>
            </w:tcMar>
          </w:tcPr>
          <w:p w14:paraId="1CF9D3E5" w14:textId="77777777" w:rsidR="000751EA" w:rsidRPr="005B7BBA" w:rsidRDefault="000751EA" w:rsidP="000751EA">
            <w:pPr>
              <w:pStyle w:val="TableText"/>
            </w:pPr>
            <w:r>
              <w:t>-</w:t>
            </w:r>
          </w:p>
        </w:tc>
        <w:tc>
          <w:tcPr>
            <w:tcW w:w="438" w:type="dxa"/>
          </w:tcPr>
          <w:p w14:paraId="3742BD0D" w14:textId="77777777" w:rsidR="000751EA" w:rsidRPr="005B7BBA" w:rsidRDefault="000751EA" w:rsidP="000751EA">
            <w:pPr>
              <w:pStyle w:val="TableText"/>
            </w:pPr>
            <w:r w:rsidRPr="005B7BBA">
              <w:t>X</w:t>
            </w:r>
          </w:p>
        </w:tc>
        <w:tc>
          <w:tcPr>
            <w:tcW w:w="438" w:type="dxa"/>
          </w:tcPr>
          <w:p w14:paraId="165B72CB" w14:textId="77777777" w:rsidR="000751EA" w:rsidRPr="005B7BBA" w:rsidRDefault="000751EA" w:rsidP="000751EA">
            <w:pPr>
              <w:pStyle w:val="TableText"/>
            </w:pPr>
            <w:r w:rsidRPr="005B7BBA">
              <w:t>X</w:t>
            </w:r>
          </w:p>
        </w:tc>
        <w:tc>
          <w:tcPr>
            <w:tcW w:w="439" w:type="dxa"/>
          </w:tcPr>
          <w:p w14:paraId="4D4F8BC5" w14:textId="77777777" w:rsidR="000751EA" w:rsidRPr="005B7BBA" w:rsidRDefault="000751EA" w:rsidP="000751EA">
            <w:pPr>
              <w:pStyle w:val="TableText"/>
            </w:pPr>
            <w:r w:rsidRPr="005B7BBA">
              <w:t>X</w:t>
            </w:r>
          </w:p>
        </w:tc>
      </w:tr>
      <w:tr w:rsidR="000751EA" w14:paraId="1CC7D2D5" w14:textId="77777777" w:rsidTr="007A4858">
        <w:trPr>
          <w:cantSplit/>
        </w:trPr>
        <w:tc>
          <w:tcPr>
            <w:tcW w:w="802" w:type="dxa"/>
            <w:tcMar>
              <w:left w:w="58" w:type="dxa"/>
              <w:right w:w="58" w:type="dxa"/>
            </w:tcMar>
          </w:tcPr>
          <w:p w14:paraId="65776FE9" w14:textId="7925A96A" w:rsidR="000751EA" w:rsidRPr="005B7BBA" w:rsidRDefault="000751EA" w:rsidP="000751EA">
            <w:pPr>
              <w:pStyle w:val="TableText"/>
            </w:pPr>
            <w:r w:rsidRPr="005B7BBA">
              <w:t>4</w:t>
            </w:r>
            <w:r w:rsidR="005B7717">
              <w:t xml:space="preserve"> – </w:t>
            </w:r>
            <w:r w:rsidRPr="005B7BBA">
              <w:t>5</w:t>
            </w:r>
          </w:p>
          <w:p w14:paraId="320D18AF" w14:textId="3EA6242D" w:rsidR="000751EA" w:rsidRPr="005B7BBA" w:rsidRDefault="000751EA" w:rsidP="000751EA">
            <w:pPr>
              <w:pStyle w:val="TableText"/>
            </w:pPr>
            <w:r w:rsidRPr="005B7BBA">
              <w:t>6</w:t>
            </w:r>
            <w:r w:rsidR="005B7717">
              <w:t xml:space="preserve"> – </w:t>
            </w:r>
            <w:r w:rsidRPr="005B7BBA">
              <w:t>18</w:t>
            </w:r>
          </w:p>
        </w:tc>
        <w:tc>
          <w:tcPr>
            <w:tcW w:w="2250" w:type="dxa"/>
            <w:tcMar>
              <w:left w:w="58" w:type="dxa"/>
              <w:right w:w="58" w:type="dxa"/>
            </w:tcMar>
          </w:tcPr>
          <w:p w14:paraId="3B78BFA6" w14:textId="77777777" w:rsidR="000751EA" w:rsidRPr="005B7BBA" w:rsidRDefault="000751EA" w:rsidP="000751EA">
            <w:pPr>
              <w:pStyle w:val="TableText"/>
            </w:pPr>
            <w:r>
              <w:t>-</w:t>
            </w:r>
          </w:p>
        </w:tc>
        <w:tc>
          <w:tcPr>
            <w:tcW w:w="2970" w:type="dxa"/>
            <w:tcMar>
              <w:left w:w="58" w:type="dxa"/>
              <w:right w:w="58" w:type="dxa"/>
            </w:tcMar>
          </w:tcPr>
          <w:p w14:paraId="225D277C" w14:textId="7168511C" w:rsidR="000751EA" w:rsidRPr="005B7BBA" w:rsidRDefault="000751EA" w:rsidP="000751EA">
            <w:pPr>
              <w:pStyle w:val="TableText"/>
            </w:pPr>
            <w:r w:rsidRPr="005B7BBA">
              <w:t>:P:IDR-CLM-DT-</w:t>
            </w:r>
            <w:hyperlink r:id="rId1135" w:history="1">
              <w:r w:rsidRPr="0074145C">
                <w:rPr>
                  <w:rStyle w:val="Hyperlink"/>
                </w:rPr>
                <w:t>ICN</w:t>
              </w:r>
            </w:hyperlink>
          </w:p>
        </w:tc>
        <w:tc>
          <w:tcPr>
            <w:tcW w:w="2734" w:type="dxa"/>
            <w:tcMar>
              <w:left w:w="58" w:type="dxa"/>
              <w:right w:w="58" w:type="dxa"/>
            </w:tcMar>
          </w:tcPr>
          <w:p w14:paraId="6AC09444" w14:textId="77777777" w:rsidR="000751EA" w:rsidRPr="005B7BBA" w:rsidRDefault="000751EA" w:rsidP="000751EA">
            <w:pPr>
              <w:pStyle w:val="TableText"/>
            </w:pPr>
            <w:r w:rsidRPr="005B7BBA">
              <w:t>Plan Code</w:t>
            </w:r>
          </w:p>
          <w:p w14:paraId="7904D4D5" w14:textId="77777777" w:rsidR="000751EA" w:rsidRPr="005B7BBA" w:rsidRDefault="000751EA" w:rsidP="000751EA">
            <w:pPr>
              <w:pStyle w:val="TableText"/>
            </w:pPr>
            <w:r w:rsidRPr="005B7BBA">
              <w:t>ICN</w:t>
            </w:r>
          </w:p>
        </w:tc>
        <w:tc>
          <w:tcPr>
            <w:tcW w:w="1136" w:type="dxa"/>
            <w:tcMar>
              <w:left w:w="58" w:type="dxa"/>
              <w:right w:w="58" w:type="dxa"/>
            </w:tcMar>
          </w:tcPr>
          <w:p w14:paraId="4965F14E" w14:textId="77777777" w:rsidR="000751EA" w:rsidRPr="005B7BBA" w:rsidRDefault="000751EA" w:rsidP="000751EA">
            <w:pPr>
              <w:pStyle w:val="TableText"/>
            </w:pPr>
            <w:r w:rsidRPr="005B7BBA">
              <w:t>2 N</w:t>
            </w:r>
          </w:p>
          <w:p w14:paraId="66E715F9" w14:textId="77777777" w:rsidR="000751EA" w:rsidRPr="005B7BBA" w:rsidRDefault="000751EA" w:rsidP="000751EA">
            <w:pPr>
              <w:pStyle w:val="TableText"/>
            </w:pPr>
            <w:r w:rsidRPr="005B7BBA">
              <w:t>13 N</w:t>
            </w:r>
          </w:p>
        </w:tc>
        <w:tc>
          <w:tcPr>
            <w:tcW w:w="2340" w:type="dxa"/>
            <w:tcMar>
              <w:left w:w="58" w:type="dxa"/>
              <w:right w:w="58" w:type="dxa"/>
            </w:tcMar>
          </w:tcPr>
          <w:p w14:paraId="4A42ED17" w14:textId="77777777" w:rsidR="000751EA" w:rsidRPr="005B7BBA" w:rsidRDefault="000751EA" w:rsidP="000751EA">
            <w:pPr>
              <w:pStyle w:val="TableText"/>
            </w:pPr>
            <w:r>
              <w:t>MAC</w:t>
            </w:r>
            <w:r w:rsidRPr="005B7BBA">
              <w:t xml:space="preserve"> Plan code and claim ICN,</w:t>
            </w:r>
          </w:p>
          <w:p w14:paraId="048E59F6" w14:textId="46FAA4B2" w:rsidR="000751EA" w:rsidRPr="005B7BBA" w:rsidRDefault="000751EA" w:rsidP="000751EA">
            <w:pPr>
              <w:pStyle w:val="TableText"/>
            </w:pPr>
            <w:r w:rsidRPr="005B7BBA">
              <w:t>Adjustment ICNS begin with these values: 83, 96, 97, 46, 47, 48, 56, 57, 58, 66, 67, 68</w:t>
            </w:r>
          </w:p>
          <w:p w14:paraId="641DD43C" w14:textId="77777777" w:rsidR="000751EA" w:rsidRPr="005B7BBA" w:rsidRDefault="000751EA" w:rsidP="000751EA">
            <w:pPr>
              <w:pStyle w:val="TableText"/>
            </w:pPr>
            <w:r w:rsidRPr="005B7BBA">
              <w:t>If ICN ends with something other than a zero, then claim was split</w:t>
            </w:r>
          </w:p>
        </w:tc>
        <w:tc>
          <w:tcPr>
            <w:tcW w:w="837" w:type="dxa"/>
            <w:tcMar>
              <w:left w:w="58" w:type="dxa"/>
              <w:right w:w="58" w:type="dxa"/>
            </w:tcMar>
          </w:tcPr>
          <w:p w14:paraId="6763DF88" w14:textId="77777777" w:rsidR="000751EA" w:rsidRPr="005B7BBA" w:rsidRDefault="000751EA" w:rsidP="000751EA">
            <w:pPr>
              <w:pStyle w:val="TableText"/>
            </w:pPr>
            <w:r>
              <w:t>-</w:t>
            </w:r>
          </w:p>
        </w:tc>
        <w:tc>
          <w:tcPr>
            <w:tcW w:w="438" w:type="dxa"/>
          </w:tcPr>
          <w:p w14:paraId="7D834729" w14:textId="77777777" w:rsidR="000751EA" w:rsidRPr="005B7BBA" w:rsidRDefault="000751EA" w:rsidP="000751EA">
            <w:pPr>
              <w:pStyle w:val="TableText"/>
            </w:pPr>
            <w:r w:rsidRPr="005B7BBA">
              <w:t>X</w:t>
            </w:r>
          </w:p>
        </w:tc>
        <w:tc>
          <w:tcPr>
            <w:tcW w:w="438" w:type="dxa"/>
          </w:tcPr>
          <w:p w14:paraId="304DD92C" w14:textId="77777777" w:rsidR="000751EA" w:rsidRPr="005B7BBA" w:rsidRDefault="000751EA" w:rsidP="000751EA">
            <w:pPr>
              <w:pStyle w:val="TableText"/>
            </w:pPr>
            <w:r w:rsidRPr="005B7BBA">
              <w:t>X</w:t>
            </w:r>
          </w:p>
        </w:tc>
        <w:tc>
          <w:tcPr>
            <w:tcW w:w="439" w:type="dxa"/>
          </w:tcPr>
          <w:p w14:paraId="35912867" w14:textId="77777777" w:rsidR="000751EA" w:rsidRPr="005B7BBA" w:rsidRDefault="000751EA" w:rsidP="000751EA">
            <w:pPr>
              <w:pStyle w:val="TableText"/>
            </w:pPr>
            <w:r w:rsidRPr="005B7BBA">
              <w:t>X</w:t>
            </w:r>
          </w:p>
        </w:tc>
      </w:tr>
      <w:tr w:rsidR="000751EA" w14:paraId="69E0C3B3" w14:textId="77777777" w:rsidTr="007A4858">
        <w:trPr>
          <w:cantSplit/>
        </w:trPr>
        <w:tc>
          <w:tcPr>
            <w:tcW w:w="802" w:type="dxa"/>
            <w:shd w:val="clear" w:color="auto" w:fill="FFFFFF"/>
            <w:tcMar>
              <w:left w:w="58" w:type="dxa"/>
              <w:right w:w="58" w:type="dxa"/>
            </w:tcMar>
          </w:tcPr>
          <w:p w14:paraId="38EFFFEF" w14:textId="0E8C21D4" w:rsidR="000751EA" w:rsidRPr="005B7BBA" w:rsidRDefault="005B7717" w:rsidP="000751EA">
            <w:pPr>
              <w:pStyle w:val="TableText"/>
            </w:pPr>
            <w:r>
              <w:t xml:space="preserve"> – </w:t>
            </w:r>
          </w:p>
        </w:tc>
        <w:tc>
          <w:tcPr>
            <w:tcW w:w="2250" w:type="dxa"/>
            <w:shd w:val="clear" w:color="auto" w:fill="FFFFFF"/>
            <w:tcMar>
              <w:left w:w="58" w:type="dxa"/>
              <w:right w:w="58" w:type="dxa"/>
            </w:tcMar>
          </w:tcPr>
          <w:p w14:paraId="6A3A4365" w14:textId="77777777" w:rsidR="000751EA" w:rsidRPr="005B7BBA" w:rsidRDefault="000751EA" w:rsidP="000751EA">
            <w:pPr>
              <w:pStyle w:val="TableText"/>
            </w:pPr>
            <w:r>
              <w:t>-</w:t>
            </w:r>
          </w:p>
        </w:tc>
        <w:tc>
          <w:tcPr>
            <w:tcW w:w="2970" w:type="dxa"/>
            <w:shd w:val="clear" w:color="auto" w:fill="FFFFFF"/>
            <w:tcMar>
              <w:left w:w="58" w:type="dxa"/>
              <w:right w:w="58" w:type="dxa"/>
            </w:tcMar>
          </w:tcPr>
          <w:p w14:paraId="58387625" w14:textId="77777777" w:rsidR="000751EA" w:rsidRPr="005B7BBA" w:rsidRDefault="000751EA" w:rsidP="000751EA">
            <w:pPr>
              <w:pStyle w:val="TableText"/>
            </w:pPr>
            <w:r>
              <w:t>-</w:t>
            </w:r>
          </w:p>
        </w:tc>
        <w:tc>
          <w:tcPr>
            <w:tcW w:w="2734" w:type="dxa"/>
            <w:shd w:val="clear" w:color="auto" w:fill="FFFFFF"/>
            <w:tcMar>
              <w:left w:w="58" w:type="dxa"/>
              <w:right w:w="58" w:type="dxa"/>
            </w:tcMar>
          </w:tcPr>
          <w:p w14:paraId="09195E55" w14:textId="77777777" w:rsidR="000751EA" w:rsidRPr="00BE033A" w:rsidRDefault="000751EA" w:rsidP="000751EA">
            <w:pPr>
              <w:pStyle w:val="TableText"/>
              <w:rPr>
                <w:b/>
              </w:rPr>
            </w:pPr>
            <w:r w:rsidRPr="00BE033A">
              <w:rPr>
                <w:b/>
              </w:rPr>
              <w:t>Detail Data</w:t>
            </w:r>
          </w:p>
        </w:tc>
        <w:tc>
          <w:tcPr>
            <w:tcW w:w="1136" w:type="dxa"/>
            <w:shd w:val="clear" w:color="auto" w:fill="FFFFFF"/>
            <w:tcMar>
              <w:left w:w="58" w:type="dxa"/>
              <w:right w:w="58" w:type="dxa"/>
            </w:tcMar>
          </w:tcPr>
          <w:p w14:paraId="2D44A425" w14:textId="77777777" w:rsidR="000751EA" w:rsidRPr="005B7BBA" w:rsidRDefault="000751EA" w:rsidP="000751EA">
            <w:pPr>
              <w:pStyle w:val="TableText"/>
            </w:pPr>
            <w:r>
              <w:t>-</w:t>
            </w:r>
          </w:p>
        </w:tc>
        <w:tc>
          <w:tcPr>
            <w:tcW w:w="2340" w:type="dxa"/>
            <w:shd w:val="clear" w:color="auto" w:fill="FFFFFF"/>
            <w:tcMar>
              <w:left w:w="58" w:type="dxa"/>
              <w:right w:w="58" w:type="dxa"/>
            </w:tcMar>
          </w:tcPr>
          <w:p w14:paraId="3D59DAEF" w14:textId="77777777" w:rsidR="000751EA" w:rsidRPr="005B7BBA" w:rsidRDefault="000751EA" w:rsidP="000751EA">
            <w:pPr>
              <w:pStyle w:val="TableText"/>
            </w:pPr>
            <w:r>
              <w:t>-</w:t>
            </w:r>
          </w:p>
        </w:tc>
        <w:tc>
          <w:tcPr>
            <w:tcW w:w="837" w:type="dxa"/>
            <w:shd w:val="clear" w:color="auto" w:fill="FFFFFF"/>
            <w:tcMar>
              <w:left w:w="58" w:type="dxa"/>
              <w:right w:w="58" w:type="dxa"/>
            </w:tcMar>
          </w:tcPr>
          <w:p w14:paraId="3B30E535" w14:textId="77777777" w:rsidR="000751EA" w:rsidRPr="005B7BBA" w:rsidRDefault="000751EA" w:rsidP="000751EA">
            <w:pPr>
              <w:pStyle w:val="TableText"/>
            </w:pPr>
            <w:r>
              <w:t>-</w:t>
            </w:r>
          </w:p>
        </w:tc>
        <w:tc>
          <w:tcPr>
            <w:tcW w:w="438" w:type="dxa"/>
            <w:shd w:val="clear" w:color="auto" w:fill="FFFFFF"/>
          </w:tcPr>
          <w:p w14:paraId="5DD5E8AF" w14:textId="77777777" w:rsidR="000751EA" w:rsidRPr="005B7BBA" w:rsidRDefault="000751EA" w:rsidP="000751EA">
            <w:pPr>
              <w:pStyle w:val="TableText"/>
            </w:pPr>
            <w:r>
              <w:t>-</w:t>
            </w:r>
          </w:p>
        </w:tc>
        <w:tc>
          <w:tcPr>
            <w:tcW w:w="438" w:type="dxa"/>
            <w:shd w:val="clear" w:color="auto" w:fill="FFFFFF"/>
          </w:tcPr>
          <w:p w14:paraId="724C77E2" w14:textId="77777777" w:rsidR="000751EA" w:rsidRPr="005B7BBA" w:rsidRDefault="000751EA" w:rsidP="000751EA">
            <w:pPr>
              <w:pStyle w:val="TableText"/>
            </w:pPr>
            <w:r>
              <w:t>-</w:t>
            </w:r>
          </w:p>
        </w:tc>
        <w:tc>
          <w:tcPr>
            <w:tcW w:w="439" w:type="dxa"/>
            <w:shd w:val="clear" w:color="auto" w:fill="FFFFFF"/>
          </w:tcPr>
          <w:p w14:paraId="7AA01208" w14:textId="77777777" w:rsidR="000751EA" w:rsidRPr="005B7BBA" w:rsidRDefault="000751EA" w:rsidP="000751EA">
            <w:pPr>
              <w:pStyle w:val="TableText"/>
            </w:pPr>
            <w:r>
              <w:t>-</w:t>
            </w:r>
          </w:p>
        </w:tc>
      </w:tr>
      <w:tr w:rsidR="000751EA" w14:paraId="23CC41D8" w14:textId="77777777" w:rsidTr="007A4858">
        <w:trPr>
          <w:cantSplit/>
        </w:trPr>
        <w:tc>
          <w:tcPr>
            <w:tcW w:w="802" w:type="dxa"/>
            <w:tcMar>
              <w:left w:w="58" w:type="dxa"/>
              <w:right w:w="58" w:type="dxa"/>
            </w:tcMar>
          </w:tcPr>
          <w:p w14:paraId="6EC0A189" w14:textId="14E18448" w:rsidR="000751EA" w:rsidRPr="005B7BBA" w:rsidRDefault="000751EA" w:rsidP="000751EA">
            <w:pPr>
              <w:pStyle w:val="TableText"/>
            </w:pPr>
            <w:r w:rsidRPr="005B7BBA">
              <w:t>19</w:t>
            </w:r>
            <w:r w:rsidR="005B7717">
              <w:t xml:space="preserve"> – </w:t>
            </w:r>
            <w:r w:rsidRPr="005B7BBA">
              <w:t>20</w:t>
            </w:r>
          </w:p>
        </w:tc>
        <w:tc>
          <w:tcPr>
            <w:tcW w:w="2250" w:type="dxa"/>
            <w:tcMar>
              <w:left w:w="58" w:type="dxa"/>
              <w:right w:w="58" w:type="dxa"/>
            </w:tcMar>
          </w:tcPr>
          <w:p w14:paraId="6F01FA1B" w14:textId="77777777" w:rsidR="000751EA" w:rsidRPr="005B7BBA" w:rsidRDefault="000751EA" w:rsidP="000751EA">
            <w:pPr>
              <w:pStyle w:val="TableText"/>
            </w:pPr>
            <w:r w:rsidRPr="005B7BBA">
              <w:t>DETAIL NUMBER</w:t>
            </w:r>
          </w:p>
        </w:tc>
        <w:tc>
          <w:tcPr>
            <w:tcW w:w="2970" w:type="dxa"/>
            <w:tcMar>
              <w:left w:w="58" w:type="dxa"/>
              <w:right w:w="58" w:type="dxa"/>
            </w:tcMar>
          </w:tcPr>
          <w:p w14:paraId="39E4C908" w14:textId="7C02119D" w:rsidR="000751EA" w:rsidRPr="005B7BBA" w:rsidRDefault="000751EA" w:rsidP="000751EA">
            <w:pPr>
              <w:pStyle w:val="TableText"/>
            </w:pPr>
            <w:r w:rsidRPr="005B7BBA">
              <w:t>:P:IDR-</w:t>
            </w:r>
            <w:hyperlink r:id="rId1136" w:history="1">
              <w:r w:rsidRPr="003E560E">
                <w:rPr>
                  <w:rStyle w:val="Hyperlink"/>
                </w:rPr>
                <w:t>D</w:t>
              </w:r>
              <w:bookmarkStart w:id="1130" w:name="_Hlt506783191"/>
              <w:r w:rsidRPr="003E560E">
                <w:rPr>
                  <w:rStyle w:val="Hyperlink"/>
                </w:rPr>
                <w:t>T</w:t>
              </w:r>
              <w:bookmarkStart w:id="1131" w:name="_Hlt526839715"/>
              <w:bookmarkEnd w:id="1130"/>
              <w:r w:rsidRPr="003E560E">
                <w:rPr>
                  <w:rStyle w:val="Hyperlink"/>
                </w:rPr>
                <w:t>L</w:t>
              </w:r>
              <w:bookmarkStart w:id="1132" w:name="_Hlt500216896"/>
              <w:bookmarkEnd w:id="1131"/>
              <w:r w:rsidRPr="003E560E">
                <w:rPr>
                  <w:rStyle w:val="Hyperlink"/>
                </w:rPr>
                <w:t>-</w:t>
              </w:r>
              <w:bookmarkStart w:id="1133" w:name="_Hlt500219746"/>
              <w:bookmarkEnd w:id="1132"/>
              <w:r w:rsidRPr="003E560E">
                <w:rPr>
                  <w:rStyle w:val="Hyperlink"/>
                </w:rPr>
                <w:t>N</w:t>
              </w:r>
              <w:bookmarkStart w:id="1134" w:name="_Hlt514741757"/>
              <w:bookmarkEnd w:id="1133"/>
              <w:r w:rsidRPr="003E560E">
                <w:rPr>
                  <w:rStyle w:val="Hyperlink"/>
                </w:rPr>
                <w:t>U</w:t>
              </w:r>
              <w:bookmarkStart w:id="1135" w:name="_Hlt12248670"/>
              <w:bookmarkEnd w:id="1134"/>
              <w:r w:rsidRPr="003E560E">
                <w:rPr>
                  <w:rStyle w:val="Hyperlink"/>
                </w:rPr>
                <w:t>M</w:t>
              </w:r>
              <w:bookmarkEnd w:id="1135"/>
              <w:r w:rsidRPr="003E560E">
                <w:rPr>
                  <w:rStyle w:val="Hyperlink"/>
                </w:rPr>
                <w:t>BER</w:t>
              </w:r>
            </w:hyperlink>
          </w:p>
        </w:tc>
        <w:tc>
          <w:tcPr>
            <w:tcW w:w="2734" w:type="dxa"/>
            <w:tcMar>
              <w:left w:w="58" w:type="dxa"/>
              <w:right w:w="58" w:type="dxa"/>
            </w:tcMar>
          </w:tcPr>
          <w:p w14:paraId="19010F0D" w14:textId="275FD233" w:rsidR="000751EA" w:rsidRPr="005B7BBA" w:rsidRDefault="000751EA" w:rsidP="005B7717">
            <w:pPr>
              <w:pStyle w:val="TableText"/>
            </w:pPr>
            <w:r w:rsidRPr="005B7BBA">
              <w:t>Detail Number</w:t>
            </w:r>
          </w:p>
        </w:tc>
        <w:tc>
          <w:tcPr>
            <w:tcW w:w="1136" w:type="dxa"/>
            <w:tcMar>
              <w:left w:w="58" w:type="dxa"/>
              <w:right w:w="58" w:type="dxa"/>
            </w:tcMar>
          </w:tcPr>
          <w:p w14:paraId="58AB22B7" w14:textId="77777777" w:rsidR="000751EA" w:rsidRPr="005B7BBA" w:rsidRDefault="000751EA" w:rsidP="000751EA">
            <w:pPr>
              <w:pStyle w:val="TableText"/>
            </w:pPr>
            <w:r w:rsidRPr="005B7BBA">
              <w:t xml:space="preserve">2 </w:t>
            </w:r>
            <w:r>
              <w:t>N</w:t>
            </w:r>
          </w:p>
        </w:tc>
        <w:tc>
          <w:tcPr>
            <w:tcW w:w="2340" w:type="dxa"/>
            <w:tcMar>
              <w:left w:w="58" w:type="dxa"/>
              <w:right w:w="58" w:type="dxa"/>
            </w:tcMar>
          </w:tcPr>
          <w:p w14:paraId="385F9AC7" w14:textId="4E0FE76A" w:rsidR="000751EA" w:rsidRPr="005B7BBA" w:rsidRDefault="000751EA" w:rsidP="005B7717">
            <w:pPr>
              <w:pStyle w:val="TableText"/>
            </w:pPr>
            <w:r w:rsidRPr="005B7BBA">
              <w:t>Number of details 01</w:t>
            </w:r>
            <w:r>
              <w:t xml:space="preserve"> </w:t>
            </w:r>
            <w:r w:rsidR="005B7717">
              <w:t>–</w:t>
            </w:r>
            <w:r>
              <w:t xml:space="preserve"> </w:t>
            </w:r>
            <w:r w:rsidRPr="005B7BBA">
              <w:t>52</w:t>
            </w:r>
          </w:p>
        </w:tc>
        <w:tc>
          <w:tcPr>
            <w:tcW w:w="837" w:type="dxa"/>
            <w:tcMar>
              <w:left w:w="58" w:type="dxa"/>
              <w:right w:w="58" w:type="dxa"/>
            </w:tcMar>
          </w:tcPr>
          <w:p w14:paraId="46C18508" w14:textId="77777777" w:rsidR="000751EA" w:rsidRPr="005B7BBA" w:rsidRDefault="000751EA" w:rsidP="000751EA">
            <w:pPr>
              <w:pStyle w:val="TableText"/>
            </w:pPr>
            <w:r>
              <w:t>Zeros</w:t>
            </w:r>
          </w:p>
        </w:tc>
        <w:tc>
          <w:tcPr>
            <w:tcW w:w="438" w:type="dxa"/>
          </w:tcPr>
          <w:p w14:paraId="09195B5A" w14:textId="77777777" w:rsidR="000751EA" w:rsidRPr="005B7BBA" w:rsidRDefault="000751EA" w:rsidP="000751EA">
            <w:pPr>
              <w:pStyle w:val="TableText"/>
            </w:pPr>
            <w:r w:rsidRPr="005B7BBA">
              <w:t>X</w:t>
            </w:r>
          </w:p>
        </w:tc>
        <w:tc>
          <w:tcPr>
            <w:tcW w:w="438" w:type="dxa"/>
          </w:tcPr>
          <w:p w14:paraId="2CD23E33" w14:textId="77777777" w:rsidR="000751EA" w:rsidRPr="005B7BBA" w:rsidRDefault="000751EA" w:rsidP="000751EA">
            <w:pPr>
              <w:pStyle w:val="TableText"/>
            </w:pPr>
            <w:r w:rsidRPr="005B7BBA">
              <w:t>X</w:t>
            </w:r>
          </w:p>
        </w:tc>
        <w:tc>
          <w:tcPr>
            <w:tcW w:w="439" w:type="dxa"/>
          </w:tcPr>
          <w:p w14:paraId="18A8EE57" w14:textId="77777777" w:rsidR="000751EA" w:rsidRPr="005B7BBA" w:rsidRDefault="000751EA" w:rsidP="000751EA">
            <w:pPr>
              <w:pStyle w:val="TableText"/>
            </w:pPr>
            <w:r w:rsidRPr="005B7BBA">
              <w:t>X</w:t>
            </w:r>
          </w:p>
        </w:tc>
      </w:tr>
      <w:tr w:rsidR="000751EA" w14:paraId="62E8C825" w14:textId="77777777" w:rsidTr="007A4858">
        <w:trPr>
          <w:cantSplit/>
        </w:trPr>
        <w:tc>
          <w:tcPr>
            <w:tcW w:w="802" w:type="dxa"/>
            <w:tcMar>
              <w:left w:w="58" w:type="dxa"/>
              <w:right w:w="58" w:type="dxa"/>
            </w:tcMar>
          </w:tcPr>
          <w:p w14:paraId="6E06C4D2" w14:textId="77777777" w:rsidR="000751EA" w:rsidRPr="005B7BBA" w:rsidRDefault="000751EA" w:rsidP="000751EA">
            <w:pPr>
              <w:pStyle w:val="TableText"/>
            </w:pPr>
            <w:r w:rsidRPr="005B7BBA">
              <w:t>21</w:t>
            </w:r>
          </w:p>
        </w:tc>
        <w:tc>
          <w:tcPr>
            <w:tcW w:w="2250" w:type="dxa"/>
            <w:tcMar>
              <w:left w:w="58" w:type="dxa"/>
              <w:right w:w="58" w:type="dxa"/>
            </w:tcMar>
          </w:tcPr>
          <w:p w14:paraId="14B9A5D3" w14:textId="77777777" w:rsidR="000751EA" w:rsidRPr="005B7BBA" w:rsidRDefault="000751EA" w:rsidP="000751EA">
            <w:pPr>
              <w:pStyle w:val="TableText"/>
            </w:pPr>
            <w:r w:rsidRPr="005B7BBA">
              <w:t>DTL PAYABLE AT 80% FLAG</w:t>
            </w:r>
          </w:p>
        </w:tc>
        <w:tc>
          <w:tcPr>
            <w:tcW w:w="2970" w:type="dxa"/>
            <w:tcMar>
              <w:left w:w="58" w:type="dxa"/>
              <w:right w:w="58" w:type="dxa"/>
            </w:tcMar>
          </w:tcPr>
          <w:p w14:paraId="311B5B1B" w14:textId="784EE5EF" w:rsidR="000751EA" w:rsidRPr="005B7BBA" w:rsidRDefault="000751EA" w:rsidP="000751EA">
            <w:pPr>
              <w:pStyle w:val="TableText"/>
            </w:pPr>
            <w:r w:rsidRPr="005B7BBA">
              <w:t>:P:IDR-</w:t>
            </w:r>
            <w:hyperlink r:id="rId1137" w:history="1">
              <w:r w:rsidRPr="003E560E">
                <w:rPr>
                  <w:rStyle w:val="Hyperlink"/>
                </w:rPr>
                <w:t>P</w:t>
              </w:r>
              <w:bookmarkStart w:id="1136" w:name="_Hlt514741811"/>
              <w:r w:rsidRPr="003E560E">
                <w:rPr>
                  <w:rStyle w:val="Hyperlink"/>
                </w:rPr>
                <w:t>A</w:t>
              </w:r>
              <w:bookmarkStart w:id="1137" w:name="_Hlt30573027"/>
              <w:bookmarkEnd w:id="1136"/>
              <w:r w:rsidRPr="003E560E">
                <w:rPr>
                  <w:rStyle w:val="Hyperlink"/>
                </w:rPr>
                <w:t>Y</w:t>
              </w:r>
              <w:bookmarkStart w:id="1138" w:name="_Hlt500216907"/>
              <w:bookmarkEnd w:id="1137"/>
              <w:r w:rsidRPr="003E560E">
                <w:rPr>
                  <w:rStyle w:val="Hyperlink"/>
                </w:rPr>
                <w:t>-</w:t>
              </w:r>
              <w:bookmarkEnd w:id="1138"/>
              <w:r w:rsidRPr="003E560E">
                <w:rPr>
                  <w:rStyle w:val="Hyperlink"/>
                </w:rPr>
                <w:t>8</w:t>
              </w:r>
              <w:bookmarkStart w:id="1139" w:name="_Hlt506782934"/>
              <w:r w:rsidRPr="003E560E">
                <w:rPr>
                  <w:rStyle w:val="Hyperlink"/>
                </w:rPr>
                <w:t>0</w:t>
              </w:r>
              <w:bookmarkEnd w:id="1139"/>
              <w:r w:rsidRPr="003E560E">
                <w:rPr>
                  <w:rStyle w:val="Hyperlink"/>
                </w:rPr>
                <w:t>-</w:t>
              </w:r>
              <w:bookmarkStart w:id="1140" w:name="_Hlt517152291"/>
              <w:r w:rsidRPr="003E560E">
                <w:rPr>
                  <w:rStyle w:val="Hyperlink"/>
                </w:rPr>
                <w:t>P</w:t>
              </w:r>
              <w:bookmarkEnd w:id="1140"/>
              <w:r w:rsidRPr="003E560E">
                <w:rPr>
                  <w:rStyle w:val="Hyperlink"/>
                </w:rPr>
                <w:t>ER</w:t>
              </w:r>
            </w:hyperlink>
          </w:p>
        </w:tc>
        <w:tc>
          <w:tcPr>
            <w:tcW w:w="2734" w:type="dxa"/>
            <w:tcMar>
              <w:left w:w="58" w:type="dxa"/>
              <w:right w:w="58" w:type="dxa"/>
            </w:tcMar>
          </w:tcPr>
          <w:p w14:paraId="0182F148" w14:textId="77777777" w:rsidR="000751EA" w:rsidRPr="005B7BBA" w:rsidRDefault="000751EA" w:rsidP="000751EA">
            <w:pPr>
              <w:pStyle w:val="TableText"/>
            </w:pPr>
            <w:r w:rsidRPr="005B7BBA">
              <w:t>Detail payable at 80%</w:t>
            </w:r>
          </w:p>
        </w:tc>
        <w:tc>
          <w:tcPr>
            <w:tcW w:w="1136" w:type="dxa"/>
            <w:tcMar>
              <w:left w:w="58" w:type="dxa"/>
              <w:right w:w="58" w:type="dxa"/>
            </w:tcMar>
          </w:tcPr>
          <w:p w14:paraId="176EFBCD" w14:textId="77777777" w:rsidR="000751EA" w:rsidRPr="005B7BBA" w:rsidRDefault="000751EA" w:rsidP="000751EA">
            <w:pPr>
              <w:pStyle w:val="TableText"/>
            </w:pPr>
            <w:r w:rsidRPr="005B7BBA">
              <w:t>1 C</w:t>
            </w:r>
          </w:p>
        </w:tc>
        <w:tc>
          <w:tcPr>
            <w:tcW w:w="2340" w:type="dxa"/>
            <w:tcMar>
              <w:left w:w="58" w:type="dxa"/>
              <w:right w:w="58" w:type="dxa"/>
            </w:tcMar>
          </w:tcPr>
          <w:p w14:paraId="17BE9422" w14:textId="77777777" w:rsidR="000751EA" w:rsidRPr="00544B71" w:rsidRDefault="000751EA" w:rsidP="000751EA">
            <w:pPr>
              <w:pStyle w:val="TableText"/>
            </w:pPr>
            <w:r w:rsidRPr="0042502A">
              <w:rPr>
                <w:b/>
              </w:rPr>
              <w:t>Valid Values:</w:t>
            </w:r>
          </w:p>
          <w:p w14:paraId="0545A539" w14:textId="06E0E757" w:rsidR="000751EA" w:rsidRPr="00544B71" w:rsidRDefault="000751EA" w:rsidP="00245396">
            <w:pPr>
              <w:pStyle w:val="TableTextBullet"/>
            </w:pPr>
            <w:r w:rsidRPr="00544B71">
              <w:t xml:space="preserve">Y </w:t>
            </w:r>
            <w:r w:rsidR="005B7717">
              <w:t xml:space="preserve">– </w:t>
            </w:r>
            <w:r w:rsidRPr="00544B71">
              <w:t>If true</w:t>
            </w:r>
          </w:p>
          <w:p w14:paraId="5BE034C3" w14:textId="2A367A03" w:rsidR="000751EA" w:rsidRPr="005B7BBA" w:rsidRDefault="000751EA" w:rsidP="00245396">
            <w:pPr>
              <w:pStyle w:val="TableTextBullet"/>
            </w:pPr>
            <w:r w:rsidRPr="00544B71">
              <w:t xml:space="preserve">N </w:t>
            </w:r>
            <w:r w:rsidR="005B7717">
              <w:t xml:space="preserve">– </w:t>
            </w:r>
            <w:r w:rsidRPr="00544B71">
              <w:t>Default</w:t>
            </w:r>
          </w:p>
        </w:tc>
        <w:tc>
          <w:tcPr>
            <w:tcW w:w="837" w:type="dxa"/>
            <w:tcMar>
              <w:left w:w="58" w:type="dxa"/>
              <w:right w:w="58" w:type="dxa"/>
            </w:tcMar>
          </w:tcPr>
          <w:p w14:paraId="4355161D" w14:textId="77777777" w:rsidR="000751EA" w:rsidRPr="005B7BBA" w:rsidRDefault="000751EA" w:rsidP="000751EA">
            <w:pPr>
              <w:pStyle w:val="TableText"/>
            </w:pPr>
            <w:r w:rsidRPr="005B7BBA">
              <w:t>Spaces</w:t>
            </w:r>
          </w:p>
        </w:tc>
        <w:tc>
          <w:tcPr>
            <w:tcW w:w="438" w:type="dxa"/>
          </w:tcPr>
          <w:p w14:paraId="323E1CAB" w14:textId="77777777" w:rsidR="000751EA" w:rsidRPr="005B7BBA" w:rsidRDefault="000751EA" w:rsidP="000751EA">
            <w:pPr>
              <w:pStyle w:val="TableText"/>
            </w:pPr>
            <w:r>
              <w:t>-</w:t>
            </w:r>
          </w:p>
        </w:tc>
        <w:tc>
          <w:tcPr>
            <w:tcW w:w="438" w:type="dxa"/>
          </w:tcPr>
          <w:p w14:paraId="13DEA690" w14:textId="77777777" w:rsidR="000751EA" w:rsidRPr="005B7BBA" w:rsidRDefault="000751EA" w:rsidP="000751EA">
            <w:pPr>
              <w:pStyle w:val="TableText"/>
            </w:pPr>
            <w:r w:rsidRPr="005B7BBA">
              <w:t>X</w:t>
            </w:r>
          </w:p>
        </w:tc>
        <w:tc>
          <w:tcPr>
            <w:tcW w:w="439" w:type="dxa"/>
          </w:tcPr>
          <w:p w14:paraId="5FA89F01" w14:textId="77777777" w:rsidR="000751EA" w:rsidRPr="005B7BBA" w:rsidRDefault="000751EA" w:rsidP="000751EA">
            <w:pPr>
              <w:pStyle w:val="TableText"/>
            </w:pPr>
            <w:r w:rsidRPr="005B7BBA">
              <w:t>X</w:t>
            </w:r>
          </w:p>
        </w:tc>
      </w:tr>
      <w:tr w:rsidR="000751EA" w14:paraId="14295CA4" w14:textId="77777777" w:rsidTr="007A4858">
        <w:trPr>
          <w:cantSplit/>
        </w:trPr>
        <w:tc>
          <w:tcPr>
            <w:tcW w:w="802" w:type="dxa"/>
            <w:tcMar>
              <w:left w:w="58" w:type="dxa"/>
              <w:right w:w="58" w:type="dxa"/>
            </w:tcMar>
          </w:tcPr>
          <w:p w14:paraId="17532B08" w14:textId="77777777" w:rsidR="000751EA" w:rsidRPr="005B7BBA" w:rsidRDefault="000751EA" w:rsidP="000751EA">
            <w:pPr>
              <w:pStyle w:val="TableText"/>
            </w:pPr>
            <w:r w:rsidRPr="005B7BBA">
              <w:t>22</w:t>
            </w:r>
          </w:p>
        </w:tc>
        <w:tc>
          <w:tcPr>
            <w:tcW w:w="2250" w:type="dxa"/>
            <w:tcMar>
              <w:left w:w="58" w:type="dxa"/>
              <w:right w:w="58" w:type="dxa"/>
            </w:tcMar>
          </w:tcPr>
          <w:p w14:paraId="6CA6817C" w14:textId="77777777" w:rsidR="000751EA" w:rsidRPr="005B7BBA" w:rsidRDefault="000751EA" w:rsidP="000751EA">
            <w:pPr>
              <w:pStyle w:val="TableText"/>
            </w:pPr>
            <w:r w:rsidRPr="005B7BBA">
              <w:t>DTL SUBJECT TO DED FLAG</w:t>
            </w:r>
          </w:p>
        </w:tc>
        <w:tc>
          <w:tcPr>
            <w:tcW w:w="2970" w:type="dxa"/>
            <w:tcMar>
              <w:left w:w="58" w:type="dxa"/>
              <w:right w:w="58" w:type="dxa"/>
            </w:tcMar>
          </w:tcPr>
          <w:p w14:paraId="4AC258FF" w14:textId="491DABF2" w:rsidR="000751EA" w:rsidRPr="005B7BBA" w:rsidRDefault="000751EA" w:rsidP="000751EA">
            <w:pPr>
              <w:pStyle w:val="TableText"/>
            </w:pPr>
            <w:r w:rsidRPr="005B7BBA">
              <w:t>:P:IDR-</w:t>
            </w:r>
            <w:hyperlink r:id="rId1138" w:history="1">
              <w:r w:rsidRPr="003E560E">
                <w:rPr>
                  <w:rStyle w:val="Hyperlink"/>
                </w:rPr>
                <w:t>C</w:t>
              </w:r>
              <w:bookmarkStart w:id="1141" w:name="_Hlt500216912"/>
              <w:r w:rsidRPr="003E560E">
                <w:rPr>
                  <w:rStyle w:val="Hyperlink"/>
                </w:rPr>
                <w:t>A</w:t>
              </w:r>
              <w:bookmarkStart w:id="1142" w:name="_Hlt517152303"/>
              <w:bookmarkEnd w:id="1141"/>
              <w:r w:rsidRPr="003E560E">
                <w:rPr>
                  <w:rStyle w:val="Hyperlink"/>
                </w:rPr>
                <w:t>S</w:t>
              </w:r>
              <w:bookmarkStart w:id="1143" w:name="_Hlt506782913"/>
              <w:bookmarkEnd w:id="1142"/>
              <w:r w:rsidRPr="003E560E">
                <w:rPr>
                  <w:rStyle w:val="Hyperlink"/>
                </w:rPr>
                <w:t>H</w:t>
              </w:r>
              <w:bookmarkEnd w:id="1143"/>
              <w:r w:rsidRPr="003E560E">
                <w:rPr>
                  <w:rStyle w:val="Hyperlink"/>
                </w:rPr>
                <w:t>-DED</w:t>
              </w:r>
            </w:hyperlink>
          </w:p>
        </w:tc>
        <w:tc>
          <w:tcPr>
            <w:tcW w:w="2734" w:type="dxa"/>
            <w:tcMar>
              <w:left w:w="58" w:type="dxa"/>
              <w:right w:w="58" w:type="dxa"/>
            </w:tcMar>
          </w:tcPr>
          <w:p w14:paraId="1CDD1EA8" w14:textId="77777777" w:rsidR="000751EA" w:rsidRDefault="000751EA" w:rsidP="000751EA">
            <w:pPr>
              <w:pStyle w:val="TableText"/>
            </w:pPr>
            <w:r w:rsidRPr="005B7BBA">
              <w:t>Detail subject to cash deductible</w:t>
            </w:r>
          </w:p>
          <w:p w14:paraId="69EDDBB6" w14:textId="538E9BE2" w:rsidR="000751EA" w:rsidRPr="005B7BBA" w:rsidRDefault="000751EA" w:rsidP="005B7717">
            <w:pPr>
              <w:pStyle w:val="TableText"/>
            </w:pPr>
            <w:r>
              <w:rPr>
                <w:rFonts w:cs="Arial"/>
                <w:color w:val="000000"/>
              </w:rPr>
              <w:t>I</w:t>
            </w:r>
            <w:r w:rsidRPr="001074C1">
              <w:rPr>
                <w:rFonts w:cs="Arial"/>
                <w:color w:val="000000"/>
              </w:rPr>
              <w:t>ndicates if the claim is subject to a cash deductible amount</w:t>
            </w:r>
          </w:p>
        </w:tc>
        <w:tc>
          <w:tcPr>
            <w:tcW w:w="1136" w:type="dxa"/>
            <w:tcMar>
              <w:left w:w="58" w:type="dxa"/>
              <w:right w:w="58" w:type="dxa"/>
            </w:tcMar>
          </w:tcPr>
          <w:p w14:paraId="6512B64C" w14:textId="77777777" w:rsidR="000751EA" w:rsidRPr="005B7BBA" w:rsidRDefault="000751EA" w:rsidP="000751EA">
            <w:pPr>
              <w:pStyle w:val="TableText"/>
            </w:pPr>
            <w:r w:rsidRPr="005B7BBA">
              <w:t>1 C</w:t>
            </w:r>
          </w:p>
        </w:tc>
        <w:tc>
          <w:tcPr>
            <w:tcW w:w="2340" w:type="dxa"/>
            <w:tcMar>
              <w:left w:w="58" w:type="dxa"/>
              <w:right w:w="58" w:type="dxa"/>
            </w:tcMar>
          </w:tcPr>
          <w:p w14:paraId="19E87201" w14:textId="77777777" w:rsidR="000751EA" w:rsidRPr="00544B71" w:rsidRDefault="000751EA" w:rsidP="000751EA">
            <w:pPr>
              <w:pStyle w:val="TableText"/>
            </w:pPr>
            <w:r w:rsidRPr="0042502A">
              <w:rPr>
                <w:b/>
              </w:rPr>
              <w:t>Valid Values:</w:t>
            </w:r>
          </w:p>
          <w:p w14:paraId="056A5587" w14:textId="2598753A" w:rsidR="000751EA" w:rsidRPr="0097365E" w:rsidRDefault="000751EA" w:rsidP="00245396">
            <w:pPr>
              <w:pStyle w:val="TableTextBullet"/>
            </w:pPr>
            <w:r w:rsidRPr="0097365E">
              <w:t xml:space="preserve">Y </w:t>
            </w:r>
            <w:r w:rsidR="005B7717">
              <w:t xml:space="preserve">– </w:t>
            </w:r>
            <w:r w:rsidRPr="0097365E">
              <w:t>Yes</w:t>
            </w:r>
          </w:p>
          <w:p w14:paraId="5B5FC241" w14:textId="3E37AE62" w:rsidR="000751EA" w:rsidRPr="005B7BBA" w:rsidRDefault="000751EA" w:rsidP="00245396">
            <w:pPr>
              <w:pStyle w:val="TableTextBullet"/>
            </w:pPr>
            <w:r w:rsidRPr="0097365E">
              <w:t xml:space="preserve">Space </w:t>
            </w:r>
            <w:r w:rsidR="005B7717">
              <w:t xml:space="preserve">– </w:t>
            </w:r>
            <w:r w:rsidRPr="0097365E">
              <w:t>No</w:t>
            </w:r>
          </w:p>
        </w:tc>
        <w:tc>
          <w:tcPr>
            <w:tcW w:w="837" w:type="dxa"/>
            <w:tcMar>
              <w:left w:w="58" w:type="dxa"/>
              <w:right w:w="58" w:type="dxa"/>
            </w:tcMar>
          </w:tcPr>
          <w:p w14:paraId="03AC29E2" w14:textId="77777777" w:rsidR="000751EA" w:rsidRPr="005B7BBA" w:rsidRDefault="000751EA" w:rsidP="000751EA">
            <w:pPr>
              <w:pStyle w:val="TableText"/>
            </w:pPr>
            <w:r>
              <w:t>Space</w:t>
            </w:r>
          </w:p>
        </w:tc>
        <w:tc>
          <w:tcPr>
            <w:tcW w:w="438" w:type="dxa"/>
          </w:tcPr>
          <w:p w14:paraId="7ECF76A6" w14:textId="77777777" w:rsidR="000751EA" w:rsidRPr="005B7BBA" w:rsidRDefault="000751EA" w:rsidP="000751EA">
            <w:pPr>
              <w:pStyle w:val="TableText"/>
            </w:pPr>
            <w:r>
              <w:t>-</w:t>
            </w:r>
          </w:p>
        </w:tc>
        <w:tc>
          <w:tcPr>
            <w:tcW w:w="438" w:type="dxa"/>
          </w:tcPr>
          <w:p w14:paraId="7807BD4E" w14:textId="77777777" w:rsidR="000751EA" w:rsidRPr="005B7BBA" w:rsidRDefault="000751EA" w:rsidP="000751EA">
            <w:pPr>
              <w:pStyle w:val="TableText"/>
            </w:pPr>
            <w:r w:rsidRPr="005B7BBA">
              <w:t>X</w:t>
            </w:r>
          </w:p>
        </w:tc>
        <w:tc>
          <w:tcPr>
            <w:tcW w:w="439" w:type="dxa"/>
          </w:tcPr>
          <w:p w14:paraId="5BF6550B" w14:textId="77777777" w:rsidR="000751EA" w:rsidRPr="005B7BBA" w:rsidRDefault="000751EA" w:rsidP="000751EA">
            <w:pPr>
              <w:pStyle w:val="TableText"/>
            </w:pPr>
            <w:r w:rsidRPr="005B7BBA">
              <w:t>X</w:t>
            </w:r>
          </w:p>
        </w:tc>
      </w:tr>
      <w:tr w:rsidR="000751EA" w14:paraId="7127BB37" w14:textId="77777777" w:rsidTr="007A4858">
        <w:trPr>
          <w:cantSplit/>
        </w:trPr>
        <w:tc>
          <w:tcPr>
            <w:tcW w:w="802" w:type="dxa"/>
            <w:tcMar>
              <w:left w:w="58" w:type="dxa"/>
              <w:right w:w="58" w:type="dxa"/>
            </w:tcMar>
          </w:tcPr>
          <w:p w14:paraId="11D3CAA9" w14:textId="77777777" w:rsidR="000751EA" w:rsidRPr="005B7BBA" w:rsidRDefault="000751EA" w:rsidP="000751EA">
            <w:pPr>
              <w:pStyle w:val="TableText"/>
            </w:pPr>
            <w:r w:rsidRPr="005B7BBA">
              <w:t>23</w:t>
            </w:r>
          </w:p>
        </w:tc>
        <w:tc>
          <w:tcPr>
            <w:tcW w:w="2250" w:type="dxa"/>
            <w:tcMar>
              <w:left w:w="58" w:type="dxa"/>
              <w:right w:w="58" w:type="dxa"/>
            </w:tcMar>
          </w:tcPr>
          <w:p w14:paraId="05126906" w14:textId="77777777" w:rsidR="000751EA" w:rsidRPr="005B7BBA" w:rsidRDefault="000751EA" w:rsidP="000751EA">
            <w:pPr>
              <w:pStyle w:val="TableText"/>
            </w:pPr>
            <w:r w:rsidRPr="005B7BBA">
              <w:t>DTL SUBJECT TO BLOOD DED FLAG</w:t>
            </w:r>
          </w:p>
        </w:tc>
        <w:tc>
          <w:tcPr>
            <w:tcW w:w="2970" w:type="dxa"/>
            <w:tcMar>
              <w:left w:w="58" w:type="dxa"/>
              <w:right w:w="58" w:type="dxa"/>
            </w:tcMar>
          </w:tcPr>
          <w:p w14:paraId="2E53C46D" w14:textId="2DB688CF" w:rsidR="000751EA" w:rsidRPr="005B7BBA" w:rsidRDefault="000751EA" w:rsidP="000751EA">
            <w:pPr>
              <w:pStyle w:val="TableText"/>
            </w:pPr>
            <w:r w:rsidRPr="005B7BBA">
              <w:t>:P:IDR-</w:t>
            </w:r>
            <w:bookmarkStart w:id="1144" w:name="_Hlt526839971"/>
            <w:r w:rsidRPr="003E560E">
              <w:rPr>
                <w:rStyle w:val="Hyperlink"/>
              </w:rPr>
              <w:fldChar w:fldCharType="begin"/>
            </w:r>
            <w:r w:rsidR="00E844C1">
              <w:rPr>
                <w:rStyle w:val="Hyperlink"/>
              </w:rPr>
              <w:instrText>HYPERLINK "..\\..\\DataDictionary\\COBOL\\B\\BLD-DED.docx"</w:instrText>
            </w:r>
            <w:r w:rsidRPr="003E560E">
              <w:rPr>
                <w:rStyle w:val="Hyperlink"/>
              </w:rPr>
            </w:r>
            <w:r w:rsidRPr="003E560E">
              <w:rPr>
                <w:rStyle w:val="Hyperlink"/>
              </w:rPr>
              <w:fldChar w:fldCharType="separate"/>
            </w:r>
            <w:r w:rsidRPr="003E560E">
              <w:rPr>
                <w:rStyle w:val="Hyperlink"/>
              </w:rPr>
              <w:t>B</w:t>
            </w:r>
            <w:bookmarkStart w:id="1145" w:name="_Hlt500216918"/>
            <w:r w:rsidRPr="003E560E">
              <w:rPr>
                <w:rStyle w:val="Hyperlink"/>
              </w:rPr>
              <w:t>L</w:t>
            </w:r>
            <w:bookmarkStart w:id="1146" w:name="_Hlt517152308"/>
            <w:bookmarkEnd w:id="1145"/>
            <w:r w:rsidRPr="003E560E">
              <w:rPr>
                <w:rStyle w:val="Hyperlink"/>
              </w:rPr>
              <w:t>D</w:t>
            </w:r>
            <w:bookmarkStart w:id="1147" w:name="_Hlt28752701"/>
            <w:bookmarkEnd w:id="1146"/>
            <w:r w:rsidRPr="003E560E">
              <w:rPr>
                <w:rStyle w:val="Hyperlink"/>
              </w:rPr>
              <w:t>-</w:t>
            </w:r>
            <w:bookmarkEnd w:id="1147"/>
            <w:r w:rsidRPr="003E560E">
              <w:rPr>
                <w:rStyle w:val="Hyperlink"/>
              </w:rPr>
              <w:t>DED</w:t>
            </w:r>
            <w:r w:rsidRPr="003E560E">
              <w:rPr>
                <w:rStyle w:val="Hyperlink"/>
              </w:rPr>
              <w:fldChar w:fldCharType="end"/>
            </w:r>
            <w:bookmarkEnd w:id="1144"/>
          </w:p>
        </w:tc>
        <w:tc>
          <w:tcPr>
            <w:tcW w:w="2734" w:type="dxa"/>
            <w:tcMar>
              <w:left w:w="58" w:type="dxa"/>
              <w:right w:w="58" w:type="dxa"/>
            </w:tcMar>
          </w:tcPr>
          <w:p w14:paraId="5EA35ABE" w14:textId="77777777" w:rsidR="000751EA" w:rsidRPr="005B7BBA" w:rsidRDefault="000751EA" w:rsidP="000751EA">
            <w:pPr>
              <w:pStyle w:val="TableText"/>
            </w:pPr>
            <w:r w:rsidRPr="005B7BBA">
              <w:t>Detail subject to blood deductible</w:t>
            </w:r>
          </w:p>
        </w:tc>
        <w:tc>
          <w:tcPr>
            <w:tcW w:w="1136" w:type="dxa"/>
            <w:tcMar>
              <w:left w:w="58" w:type="dxa"/>
              <w:right w:w="58" w:type="dxa"/>
            </w:tcMar>
          </w:tcPr>
          <w:p w14:paraId="3BDD205D" w14:textId="77777777" w:rsidR="000751EA" w:rsidRPr="005B7BBA" w:rsidRDefault="000751EA" w:rsidP="000751EA">
            <w:pPr>
              <w:pStyle w:val="TableText"/>
            </w:pPr>
            <w:r w:rsidRPr="005B7BBA">
              <w:t>1 C</w:t>
            </w:r>
          </w:p>
        </w:tc>
        <w:tc>
          <w:tcPr>
            <w:tcW w:w="2340" w:type="dxa"/>
            <w:tcMar>
              <w:left w:w="58" w:type="dxa"/>
              <w:right w:w="58" w:type="dxa"/>
            </w:tcMar>
          </w:tcPr>
          <w:p w14:paraId="2D2F547F" w14:textId="77777777" w:rsidR="000751EA" w:rsidRPr="00544B71" w:rsidRDefault="000751EA" w:rsidP="000751EA">
            <w:pPr>
              <w:pStyle w:val="TableText"/>
            </w:pPr>
            <w:r w:rsidRPr="0042502A">
              <w:rPr>
                <w:b/>
              </w:rPr>
              <w:t>Valid Values:</w:t>
            </w:r>
          </w:p>
          <w:p w14:paraId="0BC95545" w14:textId="436D7EA7" w:rsidR="000751EA" w:rsidRPr="0097365E" w:rsidRDefault="000751EA" w:rsidP="00245396">
            <w:pPr>
              <w:pStyle w:val="TableTextBullet"/>
            </w:pPr>
            <w:r w:rsidRPr="0097365E">
              <w:t xml:space="preserve">Y </w:t>
            </w:r>
            <w:r w:rsidR="005B7717">
              <w:t xml:space="preserve">– </w:t>
            </w:r>
            <w:r w:rsidRPr="0097365E">
              <w:t>Yes</w:t>
            </w:r>
          </w:p>
          <w:p w14:paraId="45D8F655" w14:textId="709D900D" w:rsidR="000751EA" w:rsidRPr="005B7BBA" w:rsidRDefault="000751EA" w:rsidP="00245396">
            <w:pPr>
              <w:pStyle w:val="TableTextBullet"/>
            </w:pPr>
            <w:r w:rsidRPr="0097365E">
              <w:t xml:space="preserve">Space </w:t>
            </w:r>
            <w:r w:rsidR="005F7799">
              <w:t xml:space="preserve">– </w:t>
            </w:r>
            <w:r w:rsidRPr="0097365E">
              <w:t>No</w:t>
            </w:r>
          </w:p>
        </w:tc>
        <w:tc>
          <w:tcPr>
            <w:tcW w:w="837" w:type="dxa"/>
            <w:tcMar>
              <w:left w:w="58" w:type="dxa"/>
              <w:right w:w="58" w:type="dxa"/>
            </w:tcMar>
          </w:tcPr>
          <w:p w14:paraId="2F6EF28C" w14:textId="77777777" w:rsidR="000751EA" w:rsidRPr="005B7BBA" w:rsidRDefault="000751EA" w:rsidP="000751EA">
            <w:pPr>
              <w:pStyle w:val="TableText"/>
            </w:pPr>
            <w:r>
              <w:t>Space</w:t>
            </w:r>
          </w:p>
        </w:tc>
        <w:tc>
          <w:tcPr>
            <w:tcW w:w="438" w:type="dxa"/>
          </w:tcPr>
          <w:p w14:paraId="4E5BAC44" w14:textId="77777777" w:rsidR="000751EA" w:rsidRPr="005B7BBA" w:rsidRDefault="000751EA" w:rsidP="000751EA">
            <w:pPr>
              <w:pStyle w:val="TableText"/>
            </w:pPr>
            <w:r>
              <w:t>-</w:t>
            </w:r>
          </w:p>
        </w:tc>
        <w:tc>
          <w:tcPr>
            <w:tcW w:w="438" w:type="dxa"/>
          </w:tcPr>
          <w:p w14:paraId="2DEC8A84" w14:textId="77777777" w:rsidR="000751EA" w:rsidRPr="005B7BBA" w:rsidRDefault="000751EA" w:rsidP="000751EA">
            <w:pPr>
              <w:pStyle w:val="TableText"/>
            </w:pPr>
            <w:r w:rsidRPr="005B7BBA">
              <w:t>X</w:t>
            </w:r>
          </w:p>
        </w:tc>
        <w:tc>
          <w:tcPr>
            <w:tcW w:w="439" w:type="dxa"/>
          </w:tcPr>
          <w:p w14:paraId="668AAD50" w14:textId="77777777" w:rsidR="000751EA" w:rsidRPr="005B7BBA" w:rsidRDefault="000751EA" w:rsidP="000751EA">
            <w:pPr>
              <w:pStyle w:val="TableText"/>
            </w:pPr>
            <w:r w:rsidRPr="005B7BBA">
              <w:t>X</w:t>
            </w:r>
          </w:p>
        </w:tc>
      </w:tr>
      <w:tr w:rsidR="000751EA" w14:paraId="38438539" w14:textId="77777777" w:rsidTr="007A4858">
        <w:trPr>
          <w:cantSplit/>
        </w:trPr>
        <w:tc>
          <w:tcPr>
            <w:tcW w:w="802" w:type="dxa"/>
            <w:tcMar>
              <w:left w:w="58" w:type="dxa"/>
              <w:right w:w="58" w:type="dxa"/>
            </w:tcMar>
          </w:tcPr>
          <w:p w14:paraId="1C460F10" w14:textId="77777777" w:rsidR="000751EA" w:rsidRPr="005B7BBA" w:rsidRDefault="000751EA" w:rsidP="000751EA">
            <w:pPr>
              <w:pStyle w:val="TableText"/>
            </w:pPr>
            <w:r w:rsidRPr="005B7BBA">
              <w:t>24</w:t>
            </w:r>
          </w:p>
        </w:tc>
        <w:tc>
          <w:tcPr>
            <w:tcW w:w="2250" w:type="dxa"/>
            <w:tcMar>
              <w:left w:w="58" w:type="dxa"/>
              <w:right w:w="58" w:type="dxa"/>
            </w:tcMar>
          </w:tcPr>
          <w:p w14:paraId="46BCA9CF" w14:textId="77777777" w:rsidR="000751EA" w:rsidRPr="005B7BBA" w:rsidRDefault="000751EA" w:rsidP="000751EA">
            <w:pPr>
              <w:pStyle w:val="TableText"/>
            </w:pPr>
            <w:r w:rsidRPr="005B7BBA">
              <w:t>DTL SUBJECT TO PHYS THER LIMITS FLAG</w:t>
            </w:r>
          </w:p>
        </w:tc>
        <w:tc>
          <w:tcPr>
            <w:tcW w:w="2970" w:type="dxa"/>
            <w:tcMar>
              <w:left w:w="58" w:type="dxa"/>
              <w:right w:w="58" w:type="dxa"/>
            </w:tcMar>
          </w:tcPr>
          <w:p w14:paraId="4ECB519A" w14:textId="197E1714" w:rsidR="000751EA" w:rsidRPr="005B7BBA" w:rsidRDefault="000751EA" w:rsidP="000751EA">
            <w:pPr>
              <w:pStyle w:val="TableText"/>
            </w:pPr>
            <w:r w:rsidRPr="005B7BBA">
              <w:t>:P:IDR-</w:t>
            </w:r>
            <w:bookmarkStart w:id="1148" w:name="_Hlt514741894"/>
            <w:r w:rsidRPr="003E560E">
              <w:rPr>
                <w:rStyle w:val="Hyperlink"/>
              </w:rPr>
              <w:fldChar w:fldCharType="begin"/>
            </w:r>
            <w:r w:rsidR="009B463A">
              <w:rPr>
                <w:rStyle w:val="Hyperlink"/>
              </w:rPr>
              <w:instrText>HYPERLINK "..\\..\\DataDictionary\\COBOL\\PRV\\PT-LIMIT.docx"</w:instrText>
            </w:r>
            <w:r w:rsidRPr="003E560E">
              <w:rPr>
                <w:rStyle w:val="Hyperlink"/>
              </w:rPr>
            </w:r>
            <w:r w:rsidRPr="003E560E">
              <w:rPr>
                <w:rStyle w:val="Hyperlink"/>
              </w:rPr>
              <w:fldChar w:fldCharType="separate"/>
            </w:r>
            <w:r w:rsidRPr="003E560E">
              <w:rPr>
                <w:rStyle w:val="Hyperlink"/>
              </w:rPr>
              <w:t>P</w:t>
            </w:r>
            <w:bookmarkStart w:id="1149" w:name="_Hlt500216923"/>
            <w:r w:rsidRPr="003E560E">
              <w:rPr>
                <w:rStyle w:val="Hyperlink"/>
              </w:rPr>
              <w:t>T</w:t>
            </w:r>
            <w:bookmarkStart w:id="1150" w:name="_Hlt28752727"/>
            <w:bookmarkStart w:id="1151" w:name="_Hlt12248947"/>
            <w:bookmarkEnd w:id="1149"/>
            <w:bookmarkEnd w:id="1150"/>
            <w:r w:rsidRPr="003E560E">
              <w:rPr>
                <w:rStyle w:val="Hyperlink"/>
              </w:rPr>
              <w:t>-</w:t>
            </w:r>
            <w:bookmarkEnd w:id="1151"/>
            <w:r w:rsidRPr="003E560E">
              <w:rPr>
                <w:rStyle w:val="Hyperlink"/>
              </w:rPr>
              <w:t>L</w:t>
            </w:r>
            <w:bookmarkStart w:id="1152" w:name="_Hlt517152312"/>
            <w:r w:rsidRPr="003E560E">
              <w:rPr>
                <w:rStyle w:val="Hyperlink"/>
              </w:rPr>
              <w:t>I</w:t>
            </w:r>
            <w:bookmarkStart w:id="1153" w:name="_Hlt500217111"/>
            <w:bookmarkEnd w:id="1152"/>
            <w:r w:rsidRPr="003E560E">
              <w:rPr>
                <w:rStyle w:val="Hyperlink"/>
              </w:rPr>
              <w:t>M</w:t>
            </w:r>
            <w:bookmarkStart w:id="1154" w:name="_Hlt526840126"/>
            <w:bookmarkEnd w:id="1153"/>
            <w:r w:rsidRPr="003E560E">
              <w:rPr>
                <w:rStyle w:val="Hyperlink"/>
              </w:rPr>
              <w:t>I</w:t>
            </w:r>
            <w:bookmarkEnd w:id="1154"/>
            <w:r w:rsidRPr="003E560E">
              <w:rPr>
                <w:rStyle w:val="Hyperlink"/>
              </w:rPr>
              <w:t>T</w:t>
            </w:r>
            <w:r w:rsidRPr="003E560E">
              <w:rPr>
                <w:rStyle w:val="Hyperlink"/>
              </w:rPr>
              <w:fldChar w:fldCharType="end"/>
            </w:r>
            <w:bookmarkEnd w:id="1148"/>
          </w:p>
        </w:tc>
        <w:tc>
          <w:tcPr>
            <w:tcW w:w="2734" w:type="dxa"/>
            <w:tcMar>
              <w:left w:w="58" w:type="dxa"/>
              <w:right w:w="58" w:type="dxa"/>
            </w:tcMar>
          </w:tcPr>
          <w:p w14:paraId="69064DE5" w14:textId="77777777" w:rsidR="000751EA" w:rsidRDefault="000751EA" w:rsidP="000751EA">
            <w:pPr>
              <w:pStyle w:val="TableText"/>
            </w:pPr>
            <w:r w:rsidRPr="005B7BBA">
              <w:t>Detail subject to physical therapy limits</w:t>
            </w:r>
          </w:p>
          <w:p w14:paraId="31E738F0" w14:textId="098D7DB3" w:rsidR="000751EA" w:rsidRPr="005B7BBA" w:rsidRDefault="000751EA" w:rsidP="006A54F7">
            <w:pPr>
              <w:pStyle w:val="TableText"/>
            </w:pPr>
            <w:r>
              <w:rPr>
                <w:rFonts w:cs="Arial"/>
                <w:color w:val="000000"/>
              </w:rPr>
              <w:t>I</w:t>
            </w:r>
            <w:r w:rsidRPr="00CC0E67">
              <w:rPr>
                <w:rFonts w:cs="Arial"/>
                <w:color w:val="000000"/>
              </w:rPr>
              <w:t>ndicates if the claim is subject to physical therapy limits</w:t>
            </w:r>
            <w:r>
              <w:rPr>
                <w:rFonts w:cs="Arial"/>
                <w:color w:val="000000"/>
              </w:rPr>
              <w:t>.</w:t>
            </w:r>
          </w:p>
        </w:tc>
        <w:tc>
          <w:tcPr>
            <w:tcW w:w="1136" w:type="dxa"/>
            <w:tcMar>
              <w:left w:w="58" w:type="dxa"/>
              <w:right w:w="58" w:type="dxa"/>
            </w:tcMar>
          </w:tcPr>
          <w:p w14:paraId="0E801480" w14:textId="77777777" w:rsidR="000751EA" w:rsidRPr="005B7BBA" w:rsidRDefault="000751EA" w:rsidP="000751EA">
            <w:pPr>
              <w:pStyle w:val="TableText"/>
            </w:pPr>
            <w:r w:rsidRPr="005B7BBA">
              <w:t>1 C</w:t>
            </w:r>
          </w:p>
        </w:tc>
        <w:tc>
          <w:tcPr>
            <w:tcW w:w="2340" w:type="dxa"/>
            <w:tcMar>
              <w:left w:w="58" w:type="dxa"/>
              <w:right w:w="58" w:type="dxa"/>
            </w:tcMar>
          </w:tcPr>
          <w:p w14:paraId="629F26A6" w14:textId="77777777" w:rsidR="000751EA" w:rsidRPr="00544B71" w:rsidRDefault="000751EA" w:rsidP="000751EA">
            <w:pPr>
              <w:pStyle w:val="TableText"/>
            </w:pPr>
            <w:r w:rsidRPr="0042502A">
              <w:rPr>
                <w:b/>
              </w:rPr>
              <w:t>Valid Values:</w:t>
            </w:r>
          </w:p>
          <w:p w14:paraId="0E9A9855" w14:textId="7B6E0B37" w:rsidR="000751EA" w:rsidRPr="0097365E" w:rsidRDefault="000751EA" w:rsidP="00245396">
            <w:pPr>
              <w:pStyle w:val="TableTextBullet"/>
            </w:pPr>
            <w:r w:rsidRPr="0097365E">
              <w:t xml:space="preserve">Y </w:t>
            </w:r>
            <w:r w:rsidR="006A54F7">
              <w:t xml:space="preserve">– </w:t>
            </w:r>
            <w:r w:rsidRPr="0097365E">
              <w:t>Yes</w:t>
            </w:r>
          </w:p>
          <w:p w14:paraId="5BD2A92D" w14:textId="7659BC3F" w:rsidR="000751EA" w:rsidRPr="005B7BBA" w:rsidRDefault="000751EA" w:rsidP="00245396">
            <w:pPr>
              <w:pStyle w:val="TableTextBullet"/>
            </w:pPr>
            <w:r w:rsidRPr="0097365E">
              <w:t xml:space="preserve">Space </w:t>
            </w:r>
            <w:r w:rsidR="006A54F7">
              <w:t xml:space="preserve">– </w:t>
            </w:r>
            <w:r w:rsidRPr="0097365E">
              <w:t>No</w:t>
            </w:r>
          </w:p>
        </w:tc>
        <w:tc>
          <w:tcPr>
            <w:tcW w:w="837" w:type="dxa"/>
            <w:tcMar>
              <w:left w:w="58" w:type="dxa"/>
              <w:right w:w="58" w:type="dxa"/>
            </w:tcMar>
          </w:tcPr>
          <w:p w14:paraId="3BB11B4F" w14:textId="77777777" w:rsidR="000751EA" w:rsidRPr="005B7BBA" w:rsidRDefault="000751EA" w:rsidP="000751EA">
            <w:pPr>
              <w:pStyle w:val="TableText"/>
            </w:pPr>
            <w:r>
              <w:t>Space</w:t>
            </w:r>
          </w:p>
        </w:tc>
        <w:tc>
          <w:tcPr>
            <w:tcW w:w="438" w:type="dxa"/>
          </w:tcPr>
          <w:p w14:paraId="14717820" w14:textId="77777777" w:rsidR="000751EA" w:rsidRPr="005B7BBA" w:rsidRDefault="000751EA" w:rsidP="000751EA">
            <w:pPr>
              <w:pStyle w:val="TableText"/>
            </w:pPr>
            <w:r>
              <w:t>-</w:t>
            </w:r>
          </w:p>
        </w:tc>
        <w:tc>
          <w:tcPr>
            <w:tcW w:w="438" w:type="dxa"/>
          </w:tcPr>
          <w:p w14:paraId="601A0F9B" w14:textId="77777777" w:rsidR="000751EA" w:rsidRPr="005B7BBA" w:rsidRDefault="000751EA" w:rsidP="000751EA">
            <w:pPr>
              <w:pStyle w:val="TableText"/>
            </w:pPr>
            <w:r w:rsidRPr="005B7BBA">
              <w:t>X</w:t>
            </w:r>
          </w:p>
        </w:tc>
        <w:tc>
          <w:tcPr>
            <w:tcW w:w="439" w:type="dxa"/>
          </w:tcPr>
          <w:p w14:paraId="62D59F0C" w14:textId="77777777" w:rsidR="000751EA" w:rsidRPr="005B7BBA" w:rsidRDefault="000751EA" w:rsidP="000751EA">
            <w:pPr>
              <w:pStyle w:val="TableText"/>
            </w:pPr>
            <w:r w:rsidRPr="005B7BBA">
              <w:t>X</w:t>
            </w:r>
          </w:p>
        </w:tc>
      </w:tr>
      <w:tr w:rsidR="000751EA" w14:paraId="282EBEDE" w14:textId="77777777" w:rsidTr="007A4858">
        <w:trPr>
          <w:cantSplit/>
        </w:trPr>
        <w:tc>
          <w:tcPr>
            <w:tcW w:w="802" w:type="dxa"/>
            <w:tcMar>
              <w:left w:w="58" w:type="dxa"/>
              <w:right w:w="58" w:type="dxa"/>
            </w:tcMar>
          </w:tcPr>
          <w:p w14:paraId="115AAAD6" w14:textId="77777777" w:rsidR="000751EA" w:rsidRPr="005B7BBA" w:rsidRDefault="000751EA" w:rsidP="000751EA">
            <w:pPr>
              <w:pStyle w:val="TableText"/>
            </w:pPr>
            <w:r w:rsidRPr="005B7BBA">
              <w:t>25</w:t>
            </w:r>
          </w:p>
        </w:tc>
        <w:tc>
          <w:tcPr>
            <w:tcW w:w="2250" w:type="dxa"/>
            <w:tcMar>
              <w:left w:w="58" w:type="dxa"/>
              <w:right w:w="58" w:type="dxa"/>
            </w:tcMar>
          </w:tcPr>
          <w:p w14:paraId="5E588006" w14:textId="77777777" w:rsidR="000751EA" w:rsidRPr="005B7BBA" w:rsidRDefault="000751EA" w:rsidP="000751EA">
            <w:pPr>
              <w:pStyle w:val="TableText"/>
            </w:pPr>
            <w:r w:rsidRPr="005B7BBA">
              <w:t>DTL SUBJECT TO PSYCH LIMITS FLAG</w:t>
            </w:r>
          </w:p>
        </w:tc>
        <w:tc>
          <w:tcPr>
            <w:tcW w:w="2970" w:type="dxa"/>
            <w:tcMar>
              <w:left w:w="58" w:type="dxa"/>
              <w:right w:w="58" w:type="dxa"/>
            </w:tcMar>
          </w:tcPr>
          <w:p w14:paraId="04344D6F" w14:textId="098E94D4" w:rsidR="000751EA" w:rsidRPr="005B7BBA" w:rsidRDefault="000751EA" w:rsidP="000751EA">
            <w:pPr>
              <w:pStyle w:val="TableText"/>
            </w:pPr>
            <w:r w:rsidRPr="005B7BBA">
              <w:t>:P:IDR-</w:t>
            </w:r>
            <w:bookmarkStart w:id="1155" w:name="_Hlt514741924"/>
            <w:r w:rsidRPr="003E560E">
              <w:rPr>
                <w:rStyle w:val="Hyperlink"/>
              </w:rPr>
              <w:fldChar w:fldCharType="begin"/>
            </w:r>
            <w:r w:rsidR="0025419F">
              <w:rPr>
                <w:rStyle w:val="Hyperlink"/>
              </w:rPr>
              <w:instrText>HYPERLINK "..\\..\\DataDictionary\\COBOL\\PRV\\PSYCH-LIMIT.docx"</w:instrText>
            </w:r>
            <w:r w:rsidRPr="003E560E">
              <w:rPr>
                <w:rStyle w:val="Hyperlink"/>
              </w:rPr>
            </w:r>
            <w:r w:rsidRPr="003E560E">
              <w:rPr>
                <w:rStyle w:val="Hyperlink"/>
              </w:rPr>
              <w:fldChar w:fldCharType="separate"/>
            </w:r>
            <w:r w:rsidRPr="003E560E">
              <w:rPr>
                <w:rStyle w:val="Hyperlink"/>
              </w:rPr>
              <w:t>P</w:t>
            </w:r>
            <w:bookmarkStart w:id="1156" w:name="_Hlt30573046"/>
            <w:r w:rsidRPr="003E560E">
              <w:rPr>
                <w:rStyle w:val="Hyperlink"/>
              </w:rPr>
              <w:t>S</w:t>
            </w:r>
            <w:bookmarkStart w:id="1157" w:name="_Hlt506782868"/>
            <w:bookmarkEnd w:id="1156"/>
            <w:r w:rsidRPr="003E560E">
              <w:rPr>
                <w:rStyle w:val="Hyperlink"/>
              </w:rPr>
              <w:t>Y</w:t>
            </w:r>
            <w:bookmarkStart w:id="1158" w:name="_Hlt500217116"/>
            <w:bookmarkEnd w:id="1157"/>
            <w:r w:rsidRPr="003E560E">
              <w:rPr>
                <w:rStyle w:val="Hyperlink"/>
              </w:rPr>
              <w:t>C</w:t>
            </w:r>
            <w:bookmarkStart w:id="1159" w:name="_Hlt500216928"/>
            <w:bookmarkEnd w:id="1158"/>
            <w:r w:rsidRPr="003E560E">
              <w:rPr>
                <w:rStyle w:val="Hyperlink"/>
              </w:rPr>
              <w:t>H</w:t>
            </w:r>
            <w:bookmarkEnd w:id="1159"/>
            <w:r w:rsidRPr="003E560E">
              <w:rPr>
                <w:rStyle w:val="Hyperlink"/>
              </w:rPr>
              <w:t>-</w:t>
            </w:r>
            <w:bookmarkStart w:id="1160" w:name="_Hlt506782845"/>
            <w:r w:rsidRPr="003E560E">
              <w:rPr>
                <w:rStyle w:val="Hyperlink"/>
              </w:rPr>
              <w:t>L</w:t>
            </w:r>
            <w:bookmarkStart w:id="1161" w:name="_Hlt517152315"/>
            <w:bookmarkEnd w:id="1160"/>
            <w:r w:rsidRPr="003E560E">
              <w:rPr>
                <w:rStyle w:val="Hyperlink"/>
              </w:rPr>
              <w:t>I</w:t>
            </w:r>
            <w:bookmarkEnd w:id="1161"/>
            <w:r w:rsidRPr="003E560E">
              <w:rPr>
                <w:rStyle w:val="Hyperlink"/>
              </w:rPr>
              <w:t>MIT</w:t>
            </w:r>
            <w:r w:rsidRPr="003E560E">
              <w:rPr>
                <w:rStyle w:val="Hyperlink"/>
              </w:rPr>
              <w:fldChar w:fldCharType="end"/>
            </w:r>
            <w:bookmarkEnd w:id="1155"/>
          </w:p>
        </w:tc>
        <w:tc>
          <w:tcPr>
            <w:tcW w:w="2734" w:type="dxa"/>
            <w:tcMar>
              <w:left w:w="58" w:type="dxa"/>
              <w:right w:w="58" w:type="dxa"/>
            </w:tcMar>
          </w:tcPr>
          <w:p w14:paraId="658B5A56" w14:textId="77777777" w:rsidR="000751EA" w:rsidRDefault="000751EA" w:rsidP="000751EA">
            <w:pPr>
              <w:pStyle w:val="TableText"/>
            </w:pPr>
            <w:r w:rsidRPr="005B7BBA">
              <w:t>Detail subject to psychiatric limits</w:t>
            </w:r>
          </w:p>
          <w:p w14:paraId="2E158C3B" w14:textId="77777777" w:rsidR="000751EA" w:rsidRPr="005B7BBA" w:rsidRDefault="000751EA" w:rsidP="000751EA">
            <w:pPr>
              <w:pStyle w:val="TableText"/>
            </w:pPr>
            <w:r>
              <w:rPr>
                <w:rFonts w:cs="Arial"/>
                <w:color w:val="000000"/>
              </w:rPr>
              <w:t>I</w:t>
            </w:r>
            <w:r w:rsidRPr="00CC0E67">
              <w:rPr>
                <w:rFonts w:cs="Arial"/>
                <w:color w:val="000000"/>
              </w:rPr>
              <w:t>ndicates if the claim is subject to psychiatric limits.</w:t>
            </w:r>
          </w:p>
        </w:tc>
        <w:tc>
          <w:tcPr>
            <w:tcW w:w="1136" w:type="dxa"/>
            <w:tcMar>
              <w:left w:w="58" w:type="dxa"/>
              <w:right w:w="58" w:type="dxa"/>
            </w:tcMar>
          </w:tcPr>
          <w:p w14:paraId="0BB177FF" w14:textId="77777777" w:rsidR="000751EA" w:rsidRPr="005B7BBA" w:rsidRDefault="000751EA" w:rsidP="000751EA">
            <w:pPr>
              <w:pStyle w:val="TableText"/>
            </w:pPr>
            <w:r w:rsidRPr="005B7BBA">
              <w:t>1 C</w:t>
            </w:r>
          </w:p>
        </w:tc>
        <w:tc>
          <w:tcPr>
            <w:tcW w:w="2340" w:type="dxa"/>
            <w:tcMar>
              <w:left w:w="58" w:type="dxa"/>
              <w:right w:w="58" w:type="dxa"/>
            </w:tcMar>
          </w:tcPr>
          <w:p w14:paraId="32552CD5" w14:textId="77777777" w:rsidR="000751EA" w:rsidRPr="00544B71" w:rsidRDefault="000751EA" w:rsidP="000751EA">
            <w:pPr>
              <w:pStyle w:val="TableText"/>
            </w:pPr>
            <w:r w:rsidRPr="0042502A">
              <w:rPr>
                <w:b/>
              </w:rPr>
              <w:t>Valid Values:</w:t>
            </w:r>
          </w:p>
          <w:p w14:paraId="08A5ADE4" w14:textId="3882BE6A" w:rsidR="000751EA" w:rsidRPr="0097365E" w:rsidRDefault="000751EA" w:rsidP="00245396">
            <w:pPr>
              <w:pStyle w:val="TableTextBullet"/>
            </w:pPr>
            <w:r w:rsidRPr="0097365E">
              <w:t xml:space="preserve">Y </w:t>
            </w:r>
            <w:r w:rsidR="006A54F7">
              <w:t xml:space="preserve">– </w:t>
            </w:r>
            <w:r w:rsidRPr="0097365E">
              <w:t>Yes</w:t>
            </w:r>
          </w:p>
          <w:p w14:paraId="570CB461" w14:textId="5E852BD5" w:rsidR="000751EA" w:rsidRPr="005B7BBA" w:rsidRDefault="000751EA" w:rsidP="00245396">
            <w:pPr>
              <w:pStyle w:val="TableTextBullet"/>
            </w:pPr>
            <w:r w:rsidRPr="0097365E">
              <w:t xml:space="preserve">Space </w:t>
            </w:r>
            <w:r w:rsidR="006A54F7">
              <w:t xml:space="preserve">– </w:t>
            </w:r>
            <w:r w:rsidRPr="0097365E">
              <w:t>No</w:t>
            </w:r>
          </w:p>
        </w:tc>
        <w:tc>
          <w:tcPr>
            <w:tcW w:w="837" w:type="dxa"/>
            <w:tcMar>
              <w:left w:w="58" w:type="dxa"/>
              <w:right w:w="58" w:type="dxa"/>
            </w:tcMar>
          </w:tcPr>
          <w:p w14:paraId="1D70E20E" w14:textId="77777777" w:rsidR="000751EA" w:rsidRPr="005B7BBA" w:rsidRDefault="000751EA" w:rsidP="000751EA">
            <w:pPr>
              <w:pStyle w:val="TableText"/>
            </w:pPr>
            <w:r>
              <w:t>Space</w:t>
            </w:r>
          </w:p>
        </w:tc>
        <w:tc>
          <w:tcPr>
            <w:tcW w:w="438" w:type="dxa"/>
          </w:tcPr>
          <w:p w14:paraId="0E9CED62" w14:textId="77777777" w:rsidR="000751EA" w:rsidRPr="005B7BBA" w:rsidRDefault="000751EA" w:rsidP="000751EA">
            <w:pPr>
              <w:pStyle w:val="TableText"/>
            </w:pPr>
            <w:r>
              <w:t>-</w:t>
            </w:r>
          </w:p>
        </w:tc>
        <w:tc>
          <w:tcPr>
            <w:tcW w:w="438" w:type="dxa"/>
          </w:tcPr>
          <w:p w14:paraId="354B8837" w14:textId="77777777" w:rsidR="000751EA" w:rsidRPr="005B7BBA" w:rsidRDefault="000751EA" w:rsidP="000751EA">
            <w:pPr>
              <w:pStyle w:val="TableText"/>
            </w:pPr>
            <w:r w:rsidRPr="005B7BBA">
              <w:t>X</w:t>
            </w:r>
          </w:p>
        </w:tc>
        <w:tc>
          <w:tcPr>
            <w:tcW w:w="439" w:type="dxa"/>
          </w:tcPr>
          <w:p w14:paraId="2DB587FD" w14:textId="77777777" w:rsidR="000751EA" w:rsidRPr="005B7BBA" w:rsidRDefault="000751EA" w:rsidP="000751EA">
            <w:pPr>
              <w:pStyle w:val="TableText"/>
            </w:pPr>
            <w:r w:rsidRPr="005B7BBA">
              <w:t>X</w:t>
            </w:r>
          </w:p>
        </w:tc>
      </w:tr>
      <w:tr w:rsidR="000751EA" w14:paraId="1C21099B" w14:textId="77777777" w:rsidTr="007A4858">
        <w:trPr>
          <w:cantSplit/>
        </w:trPr>
        <w:tc>
          <w:tcPr>
            <w:tcW w:w="802" w:type="dxa"/>
            <w:tcMar>
              <w:left w:w="58" w:type="dxa"/>
              <w:right w:w="58" w:type="dxa"/>
            </w:tcMar>
          </w:tcPr>
          <w:p w14:paraId="245D08D7" w14:textId="77777777" w:rsidR="000751EA" w:rsidRPr="005B7BBA" w:rsidRDefault="000751EA" w:rsidP="000751EA">
            <w:pPr>
              <w:pStyle w:val="TableText"/>
            </w:pPr>
            <w:r w:rsidRPr="005B7BBA">
              <w:t>26</w:t>
            </w:r>
          </w:p>
        </w:tc>
        <w:tc>
          <w:tcPr>
            <w:tcW w:w="2250" w:type="dxa"/>
            <w:tcMar>
              <w:left w:w="58" w:type="dxa"/>
              <w:right w:w="58" w:type="dxa"/>
            </w:tcMar>
          </w:tcPr>
          <w:p w14:paraId="2028F0CE" w14:textId="77777777" w:rsidR="000751EA" w:rsidRPr="005B7BBA" w:rsidRDefault="000751EA" w:rsidP="000751EA">
            <w:pPr>
              <w:pStyle w:val="TableText"/>
            </w:pPr>
            <w:r w:rsidRPr="005B7BBA">
              <w:t>DTL SUBJECT TO OCC THER LIMITS FLAG</w:t>
            </w:r>
          </w:p>
        </w:tc>
        <w:tc>
          <w:tcPr>
            <w:tcW w:w="2970" w:type="dxa"/>
            <w:tcMar>
              <w:left w:w="58" w:type="dxa"/>
              <w:right w:w="58" w:type="dxa"/>
            </w:tcMar>
          </w:tcPr>
          <w:p w14:paraId="5DAADA5D" w14:textId="4233F7A1" w:rsidR="000751EA" w:rsidRPr="005B7BBA" w:rsidRDefault="000751EA" w:rsidP="000751EA">
            <w:pPr>
              <w:pStyle w:val="TableText"/>
            </w:pPr>
            <w:r w:rsidRPr="005B7BBA">
              <w:t>:P:IDR-</w:t>
            </w:r>
            <w:bookmarkStart w:id="1162" w:name="_Hlt514741947"/>
            <w:r w:rsidRPr="003E560E">
              <w:rPr>
                <w:rStyle w:val="Hyperlink"/>
              </w:rPr>
              <w:fldChar w:fldCharType="begin"/>
            </w:r>
            <w:r w:rsidR="00B641EF">
              <w:rPr>
                <w:rStyle w:val="Hyperlink"/>
              </w:rPr>
              <w:instrText>HYPERLINK "..\\..\\DataDictionary\\COBOL\\O\\OT-LIMIT.docx"</w:instrText>
            </w:r>
            <w:r w:rsidRPr="003E560E">
              <w:rPr>
                <w:rStyle w:val="Hyperlink"/>
              </w:rPr>
            </w:r>
            <w:r w:rsidRPr="003E560E">
              <w:rPr>
                <w:rStyle w:val="Hyperlink"/>
              </w:rPr>
              <w:fldChar w:fldCharType="separate"/>
            </w:r>
            <w:r w:rsidRPr="003E560E">
              <w:rPr>
                <w:rStyle w:val="Hyperlink"/>
              </w:rPr>
              <w:t>OT</w:t>
            </w:r>
            <w:bookmarkStart w:id="1163" w:name="_Hlt12249185"/>
            <w:bookmarkStart w:id="1164" w:name="_Hlt12249006"/>
            <w:bookmarkEnd w:id="1163"/>
            <w:r w:rsidRPr="003E560E">
              <w:rPr>
                <w:rStyle w:val="Hyperlink"/>
              </w:rPr>
              <w:t>-</w:t>
            </w:r>
            <w:bookmarkStart w:id="1165" w:name="_Hlt500219767"/>
            <w:bookmarkEnd w:id="1164"/>
            <w:r w:rsidRPr="003E560E">
              <w:rPr>
                <w:rStyle w:val="Hyperlink"/>
              </w:rPr>
              <w:t>L</w:t>
            </w:r>
            <w:bookmarkStart w:id="1166" w:name="_Hlt506782822"/>
            <w:bookmarkEnd w:id="1165"/>
            <w:r w:rsidRPr="003E560E">
              <w:rPr>
                <w:rStyle w:val="Hyperlink"/>
              </w:rPr>
              <w:t>I</w:t>
            </w:r>
            <w:bookmarkStart w:id="1167" w:name="_Hlt500217121"/>
            <w:bookmarkEnd w:id="1166"/>
            <w:r w:rsidRPr="003E560E">
              <w:rPr>
                <w:rStyle w:val="Hyperlink"/>
              </w:rPr>
              <w:t>M</w:t>
            </w:r>
            <w:bookmarkEnd w:id="1167"/>
            <w:r w:rsidRPr="003E560E">
              <w:rPr>
                <w:rStyle w:val="Hyperlink"/>
              </w:rPr>
              <w:t>IT</w:t>
            </w:r>
            <w:r w:rsidRPr="003E560E">
              <w:rPr>
                <w:rStyle w:val="Hyperlink"/>
              </w:rPr>
              <w:fldChar w:fldCharType="end"/>
            </w:r>
            <w:bookmarkEnd w:id="1162"/>
          </w:p>
        </w:tc>
        <w:tc>
          <w:tcPr>
            <w:tcW w:w="2734" w:type="dxa"/>
            <w:tcMar>
              <w:left w:w="58" w:type="dxa"/>
              <w:right w:w="58" w:type="dxa"/>
            </w:tcMar>
          </w:tcPr>
          <w:p w14:paraId="7E87FF38" w14:textId="77777777" w:rsidR="000751EA" w:rsidRDefault="000751EA" w:rsidP="000751EA">
            <w:pPr>
              <w:pStyle w:val="TableText"/>
            </w:pPr>
            <w:r w:rsidRPr="005B7BBA">
              <w:t>Detail subject to occupational therapy limits</w:t>
            </w:r>
          </w:p>
          <w:p w14:paraId="4256F497" w14:textId="77777777" w:rsidR="000751EA" w:rsidRPr="005B7BBA" w:rsidRDefault="000751EA" w:rsidP="000751EA">
            <w:pPr>
              <w:pStyle w:val="TableText"/>
            </w:pPr>
            <w:r>
              <w:rPr>
                <w:rFonts w:cs="Arial"/>
                <w:color w:val="000000"/>
              </w:rPr>
              <w:t>I</w:t>
            </w:r>
            <w:r w:rsidRPr="00CC0E67">
              <w:rPr>
                <w:rFonts w:cs="Arial"/>
                <w:color w:val="000000"/>
              </w:rPr>
              <w:t>ndicates if the claim is subject to occupational therapy limits.</w:t>
            </w:r>
          </w:p>
        </w:tc>
        <w:tc>
          <w:tcPr>
            <w:tcW w:w="1136" w:type="dxa"/>
            <w:tcMar>
              <w:left w:w="58" w:type="dxa"/>
              <w:right w:w="58" w:type="dxa"/>
            </w:tcMar>
          </w:tcPr>
          <w:p w14:paraId="1CF21867" w14:textId="77777777" w:rsidR="000751EA" w:rsidRPr="005B7BBA" w:rsidRDefault="000751EA" w:rsidP="000751EA">
            <w:pPr>
              <w:pStyle w:val="TableText"/>
            </w:pPr>
            <w:r w:rsidRPr="005B7BBA">
              <w:t>1 C</w:t>
            </w:r>
          </w:p>
        </w:tc>
        <w:tc>
          <w:tcPr>
            <w:tcW w:w="2340" w:type="dxa"/>
            <w:tcMar>
              <w:left w:w="58" w:type="dxa"/>
              <w:right w:w="58" w:type="dxa"/>
            </w:tcMar>
          </w:tcPr>
          <w:p w14:paraId="0E9EEF34" w14:textId="77777777" w:rsidR="000751EA" w:rsidRPr="00544B71" w:rsidRDefault="000751EA" w:rsidP="000751EA">
            <w:pPr>
              <w:pStyle w:val="TableText"/>
            </w:pPr>
            <w:r w:rsidRPr="0042502A">
              <w:rPr>
                <w:b/>
              </w:rPr>
              <w:t>Valid Values:</w:t>
            </w:r>
          </w:p>
          <w:p w14:paraId="024B51D2" w14:textId="3CC4BFEE" w:rsidR="000751EA" w:rsidRPr="0097365E" w:rsidRDefault="000751EA" w:rsidP="00245396">
            <w:pPr>
              <w:pStyle w:val="TableTextBullet"/>
            </w:pPr>
            <w:r w:rsidRPr="0097365E">
              <w:t xml:space="preserve">Y </w:t>
            </w:r>
            <w:r w:rsidR="006A54F7">
              <w:t xml:space="preserve">– </w:t>
            </w:r>
            <w:r w:rsidRPr="0097365E">
              <w:t>Yes</w:t>
            </w:r>
          </w:p>
          <w:p w14:paraId="1E8E940C" w14:textId="258E6083" w:rsidR="000751EA" w:rsidRPr="005B7BBA" w:rsidRDefault="000751EA" w:rsidP="00245396">
            <w:pPr>
              <w:pStyle w:val="TableTextBullet"/>
            </w:pPr>
            <w:r w:rsidRPr="0097365E">
              <w:t xml:space="preserve">Space </w:t>
            </w:r>
            <w:r w:rsidR="006A54F7">
              <w:t xml:space="preserve">– </w:t>
            </w:r>
            <w:r w:rsidRPr="0097365E">
              <w:t>No</w:t>
            </w:r>
          </w:p>
        </w:tc>
        <w:tc>
          <w:tcPr>
            <w:tcW w:w="837" w:type="dxa"/>
            <w:tcMar>
              <w:left w:w="58" w:type="dxa"/>
              <w:right w:w="58" w:type="dxa"/>
            </w:tcMar>
          </w:tcPr>
          <w:p w14:paraId="5ED25106" w14:textId="77777777" w:rsidR="000751EA" w:rsidRPr="005B7BBA" w:rsidRDefault="000751EA" w:rsidP="000751EA">
            <w:pPr>
              <w:pStyle w:val="TableText"/>
            </w:pPr>
            <w:r>
              <w:t>Space</w:t>
            </w:r>
          </w:p>
        </w:tc>
        <w:tc>
          <w:tcPr>
            <w:tcW w:w="438" w:type="dxa"/>
          </w:tcPr>
          <w:p w14:paraId="457B3AA8" w14:textId="77777777" w:rsidR="000751EA" w:rsidRPr="005B7BBA" w:rsidRDefault="000751EA" w:rsidP="000751EA">
            <w:pPr>
              <w:pStyle w:val="TableText"/>
            </w:pPr>
            <w:r>
              <w:t>-</w:t>
            </w:r>
          </w:p>
        </w:tc>
        <w:tc>
          <w:tcPr>
            <w:tcW w:w="438" w:type="dxa"/>
          </w:tcPr>
          <w:p w14:paraId="238612F4" w14:textId="77777777" w:rsidR="000751EA" w:rsidRPr="005B7BBA" w:rsidRDefault="000751EA" w:rsidP="000751EA">
            <w:pPr>
              <w:pStyle w:val="TableText"/>
            </w:pPr>
            <w:r w:rsidRPr="005B7BBA">
              <w:t>X</w:t>
            </w:r>
          </w:p>
        </w:tc>
        <w:tc>
          <w:tcPr>
            <w:tcW w:w="439" w:type="dxa"/>
          </w:tcPr>
          <w:p w14:paraId="6991DEE6" w14:textId="77777777" w:rsidR="000751EA" w:rsidRPr="005B7BBA" w:rsidRDefault="000751EA" w:rsidP="000751EA">
            <w:pPr>
              <w:pStyle w:val="TableText"/>
            </w:pPr>
            <w:r w:rsidRPr="005B7BBA">
              <w:t>X</w:t>
            </w:r>
          </w:p>
        </w:tc>
      </w:tr>
      <w:tr w:rsidR="000751EA" w14:paraId="51B8B379" w14:textId="77777777" w:rsidTr="007A4858">
        <w:trPr>
          <w:cantSplit/>
        </w:trPr>
        <w:tc>
          <w:tcPr>
            <w:tcW w:w="802" w:type="dxa"/>
            <w:tcMar>
              <w:left w:w="58" w:type="dxa"/>
              <w:right w:w="58" w:type="dxa"/>
            </w:tcMar>
          </w:tcPr>
          <w:p w14:paraId="3A7A2FF0" w14:textId="77777777" w:rsidR="000751EA" w:rsidRPr="005B7BBA" w:rsidRDefault="000751EA" w:rsidP="000751EA">
            <w:pPr>
              <w:pStyle w:val="TableText"/>
            </w:pPr>
            <w:r w:rsidRPr="005B7BBA">
              <w:t>27</w:t>
            </w:r>
          </w:p>
        </w:tc>
        <w:tc>
          <w:tcPr>
            <w:tcW w:w="2250" w:type="dxa"/>
            <w:tcMar>
              <w:left w:w="58" w:type="dxa"/>
              <w:right w:w="58" w:type="dxa"/>
            </w:tcMar>
          </w:tcPr>
          <w:p w14:paraId="7C8DDF9A" w14:textId="77777777" w:rsidR="000751EA" w:rsidRPr="005B7BBA" w:rsidRDefault="000751EA" w:rsidP="000751EA">
            <w:pPr>
              <w:pStyle w:val="TableText"/>
            </w:pPr>
            <w:r w:rsidRPr="005B7BBA">
              <w:t>DTL DENIED FOR PYMT FLAG</w:t>
            </w:r>
          </w:p>
        </w:tc>
        <w:tc>
          <w:tcPr>
            <w:tcW w:w="2970" w:type="dxa"/>
            <w:tcMar>
              <w:left w:w="58" w:type="dxa"/>
              <w:right w:w="58" w:type="dxa"/>
            </w:tcMar>
          </w:tcPr>
          <w:p w14:paraId="69C819D8" w14:textId="163C4426" w:rsidR="000751EA" w:rsidRPr="005B7BBA" w:rsidRDefault="000751EA" w:rsidP="000751EA">
            <w:pPr>
              <w:pStyle w:val="TableText"/>
            </w:pPr>
            <w:r w:rsidRPr="005B7BBA">
              <w:t>:P:IDR-</w:t>
            </w:r>
            <w:bookmarkStart w:id="1168" w:name="_Hlt500217127"/>
            <w:r w:rsidRPr="003E560E">
              <w:rPr>
                <w:rStyle w:val="Hyperlink"/>
              </w:rPr>
              <w:fldChar w:fldCharType="begin"/>
            </w:r>
            <w:r w:rsidR="00F10A1A">
              <w:rPr>
                <w:rStyle w:val="Hyperlink"/>
              </w:rPr>
              <w:instrText>HYPERLINK "../../DataDictionary/COBOL/D/DENIED.docx"</w:instrText>
            </w:r>
            <w:r w:rsidRPr="003E560E">
              <w:rPr>
                <w:rStyle w:val="Hyperlink"/>
              </w:rPr>
            </w:r>
            <w:r w:rsidRPr="003E560E">
              <w:rPr>
                <w:rStyle w:val="Hyperlink"/>
              </w:rPr>
              <w:fldChar w:fldCharType="separate"/>
            </w:r>
            <w:r w:rsidRPr="003E560E">
              <w:rPr>
                <w:rStyle w:val="Hyperlink"/>
              </w:rPr>
              <w:t>D</w:t>
            </w:r>
            <w:bookmarkStart w:id="1169" w:name="_Hlt514741973"/>
            <w:r w:rsidRPr="003E560E">
              <w:rPr>
                <w:rStyle w:val="Hyperlink"/>
              </w:rPr>
              <w:t>E</w:t>
            </w:r>
            <w:bookmarkStart w:id="1170" w:name="_Hlt12249266"/>
            <w:bookmarkStart w:id="1171" w:name="_Hlt526840178"/>
            <w:bookmarkEnd w:id="1169"/>
            <w:bookmarkEnd w:id="1170"/>
            <w:r w:rsidRPr="003E560E">
              <w:rPr>
                <w:rStyle w:val="Hyperlink"/>
              </w:rPr>
              <w:t>N</w:t>
            </w:r>
            <w:bookmarkStart w:id="1172" w:name="_Hlt500219771"/>
            <w:bookmarkEnd w:id="1171"/>
            <w:r w:rsidRPr="003E560E">
              <w:rPr>
                <w:rStyle w:val="Hyperlink"/>
              </w:rPr>
              <w:t>I</w:t>
            </w:r>
            <w:bookmarkStart w:id="1173" w:name="_Hlt517152321"/>
            <w:bookmarkEnd w:id="1172"/>
            <w:r w:rsidRPr="003E560E">
              <w:rPr>
                <w:rStyle w:val="Hyperlink"/>
              </w:rPr>
              <w:t>E</w:t>
            </w:r>
            <w:bookmarkEnd w:id="1173"/>
            <w:r w:rsidRPr="003E560E">
              <w:rPr>
                <w:rStyle w:val="Hyperlink"/>
              </w:rPr>
              <w:t>D</w:t>
            </w:r>
            <w:bookmarkEnd w:id="1168"/>
            <w:r w:rsidRPr="003E560E">
              <w:rPr>
                <w:rStyle w:val="Hyperlink"/>
              </w:rPr>
              <w:fldChar w:fldCharType="end"/>
            </w:r>
          </w:p>
        </w:tc>
        <w:tc>
          <w:tcPr>
            <w:tcW w:w="2734" w:type="dxa"/>
            <w:tcMar>
              <w:left w:w="58" w:type="dxa"/>
              <w:right w:w="58" w:type="dxa"/>
            </w:tcMar>
          </w:tcPr>
          <w:p w14:paraId="3C9459E5" w14:textId="77777777" w:rsidR="000751EA" w:rsidRDefault="000751EA" w:rsidP="000751EA">
            <w:pPr>
              <w:pStyle w:val="TableText"/>
              <w:rPr>
                <w:rFonts w:cs="Arial"/>
                <w:color w:val="000000"/>
              </w:rPr>
            </w:pPr>
            <w:r w:rsidRPr="0027408C">
              <w:rPr>
                <w:rFonts w:cs="Arial"/>
                <w:color w:val="000000"/>
              </w:rPr>
              <w:t>Detail denied for payment flag</w:t>
            </w:r>
          </w:p>
          <w:p w14:paraId="22498BA5" w14:textId="77777777" w:rsidR="000751EA" w:rsidRPr="005B7BBA" w:rsidRDefault="000751EA" w:rsidP="000751EA">
            <w:pPr>
              <w:pStyle w:val="TableText"/>
            </w:pPr>
            <w:r>
              <w:rPr>
                <w:rFonts w:cs="Arial"/>
                <w:color w:val="000000"/>
              </w:rPr>
              <w:t>I</w:t>
            </w:r>
            <w:r w:rsidRPr="0027408C">
              <w:rPr>
                <w:rFonts w:cs="Arial"/>
                <w:color w:val="000000"/>
              </w:rPr>
              <w:t>ndicates if the claim is denied for payment.</w:t>
            </w:r>
          </w:p>
        </w:tc>
        <w:tc>
          <w:tcPr>
            <w:tcW w:w="1136" w:type="dxa"/>
            <w:tcMar>
              <w:left w:w="58" w:type="dxa"/>
              <w:right w:w="58" w:type="dxa"/>
            </w:tcMar>
          </w:tcPr>
          <w:p w14:paraId="7A7F1088" w14:textId="77777777" w:rsidR="000751EA" w:rsidRPr="005B7BBA" w:rsidRDefault="000751EA" w:rsidP="000751EA">
            <w:pPr>
              <w:pStyle w:val="TableText"/>
            </w:pPr>
            <w:r w:rsidRPr="005B7BBA">
              <w:t>1 C</w:t>
            </w:r>
          </w:p>
        </w:tc>
        <w:tc>
          <w:tcPr>
            <w:tcW w:w="2340" w:type="dxa"/>
            <w:tcMar>
              <w:left w:w="58" w:type="dxa"/>
              <w:right w:w="58" w:type="dxa"/>
            </w:tcMar>
          </w:tcPr>
          <w:p w14:paraId="77AA1834" w14:textId="77777777" w:rsidR="000751EA" w:rsidRPr="00544B71" w:rsidRDefault="000751EA" w:rsidP="000751EA">
            <w:pPr>
              <w:pStyle w:val="TableText"/>
            </w:pPr>
            <w:r w:rsidRPr="0042502A">
              <w:rPr>
                <w:b/>
              </w:rPr>
              <w:t>Valid Values:</w:t>
            </w:r>
          </w:p>
          <w:p w14:paraId="536F8B2F" w14:textId="7ECD3F8C" w:rsidR="000751EA" w:rsidRPr="0097365E" w:rsidRDefault="000751EA" w:rsidP="00245396">
            <w:pPr>
              <w:pStyle w:val="TableTextBullet"/>
            </w:pPr>
            <w:r w:rsidRPr="0097365E">
              <w:t xml:space="preserve">Y </w:t>
            </w:r>
            <w:r w:rsidR="006A54F7">
              <w:t xml:space="preserve">– </w:t>
            </w:r>
            <w:r w:rsidRPr="0097365E">
              <w:t>Yes</w:t>
            </w:r>
          </w:p>
          <w:p w14:paraId="793B737F" w14:textId="19475E14" w:rsidR="000751EA" w:rsidRPr="005B7BBA" w:rsidRDefault="000751EA" w:rsidP="00245396">
            <w:pPr>
              <w:pStyle w:val="TableTextBullet"/>
            </w:pPr>
            <w:r w:rsidRPr="0097365E">
              <w:t xml:space="preserve">Space </w:t>
            </w:r>
            <w:r w:rsidR="006A54F7">
              <w:t xml:space="preserve">– </w:t>
            </w:r>
            <w:r w:rsidRPr="0097365E">
              <w:t>No</w:t>
            </w:r>
          </w:p>
        </w:tc>
        <w:tc>
          <w:tcPr>
            <w:tcW w:w="837" w:type="dxa"/>
            <w:tcMar>
              <w:left w:w="58" w:type="dxa"/>
              <w:right w:w="58" w:type="dxa"/>
            </w:tcMar>
          </w:tcPr>
          <w:p w14:paraId="78CABEC7" w14:textId="77777777" w:rsidR="000751EA" w:rsidRPr="005B7BBA" w:rsidRDefault="000751EA" w:rsidP="000751EA">
            <w:pPr>
              <w:pStyle w:val="TableText"/>
            </w:pPr>
            <w:r>
              <w:t>Space</w:t>
            </w:r>
          </w:p>
        </w:tc>
        <w:tc>
          <w:tcPr>
            <w:tcW w:w="438" w:type="dxa"/>
          </w:tcPr>
          <w:p w14:paraId="1505CB03" w14:textId="77777777" w:rsidR="000751EA" w:rsidRPr="005B7BBA" w:rsidRDefault="000751EA" w:rsidP="000751EA">
            <w:pPr>
              <w:pStyle w:val="TableText"/>
            </w:pPr>
            <w:r>
              <w:t>-</w:t>
            </w:r>
          </w:p>
        </w:tc>
        <w:tc>
          <w:tcPr>
            <w:tcW w:w="438" w:type="dxa"/>
          </w:tcPr>
          <w:p w14:paraId="1A49E92A" w14:textId="77777777" w:rsidR="000751EA" w:rsidRPr="005B7BBA" w:rsidRDefault="000751EA" w:rsidP="000751EA">
            <w:pPr>
              <w:pStyle w:val="TableText"/>
            </w:pPr>
            <w:r w:rsidRPr="005B7BBA">
              <w:t>X</w:t>
            </w:r>
          </w:p>
        </w:tc>
        <w:tc>
          <w:tcPr>
            <w:tcW w:w="439" w:type="dxa"/>
          </w:tcPr>
          <w:p w14:paraId="2082B724" w14:textId="77777777" w:rsidR="000751EA" w:rsidRPr="005B7BBA" w:rsidRDefault="000751EA" w:rsidP="000751EA">
            <w:pPr>
              <w:pStyle w:val="TableText"/>
            </w:pPr>
            <w:r w:rsidRPr="005B7BBA">
              <w:t>X</w:t>
            </w:r>
          </w:p>
        </w:tc>
      </w:tr>
      <w:tr w:rsidR="000751EA" w14:paraId="366B2F15" w14:textId="77777777" w:rsidTr="007A4858">
        <w:trPr>
          <w:cantSplit/>
        </w:trPr>
        <w:tc>
          <w:tcPr>
            <w:tcW w:w="802" w:type="dxa"/>
            <w:tcMar>
              <w:left w:w="58" w:type="dxa"/>
              <w:right w:w="58" w:type="dxa"/>
            </w:tcMar>
          </w:tcPr>
          <w:p w14:paraId="35CA092A" w14:textId="77777777" w:rsidR="000751EA" w:rsidRPr="005B7BBA" w:rsidRDefault="000751EA" w:rsidP="000751EA">
            <w:pPr>
              <w:pStyle w:val="TableText"/>
            </w:pPr>
            <w:r w:rsidRPr="005B7BBA">
              <w:t>28</w:t>
            </w:r>
          </w:p>
        </w:tc>
        <w:tc>
          <w:tcPr>
            <w:tcW w:w="2250" w:type="dxa"/>
            <w:tcMar>
              <w:left w:w="58" w:type="dxa"/>
              <w:right w:w="58" w:type="dxa"/>
            </w:tcMar>
          </w:tcPr>
          <w:p w14:paraId="22CE72CA" w14:textId="77777777" w:rsidR="000751EA" w:rsidRPr="005B7BBA" w:rsidRDefault="000751EA" w:rsidP="000751EA">
            <w:pPr>
              <w:pStyle w:val="TableText"/>
            </w:pPr>
            <w:r w:rsidRPr="005B7BBA">
              <w:t>DTL STATUS FLAG</w:t>
            </w:r>
          </w:p>
        </w:tc>
        <w:tc>
          <w:tcPr>
            <w:tcW w:w="2970" w:type="dxa"/>
            <w:tcMar>
              <w:left w:w="58" w:type="dxa"/>
              <w:right w:w="58" w:type="dxa"/>
            </w:tcMar>
          </w:tcPr>
          <w:p w14:paraId="651683C0" w14:textId="5A219E26" w:rsidR="000751EA" w:rsidRPr="005B7BBA" w:rsidRDefault="000751EA" w:rsidP="000751EA">
            <w:pPr>
              <w:pStyle w:val="TableText"/>
            </w:pPr>
            <w:r w:rsidRPr="005B7BBA">
              <w:t>:P:IDR-</w:t>
            </w:r>
            <w:hyperlink r:id="rId1139" w:history="1">
              <w:r w:rsidRPr="003E560E">
                <w:rPr>
                  <w:rStyle w:val="Hyperlink"/>
                </w:rPr>
                <w:t>D</w:t>
              </w:r>
              <w:bookmarkStart w:id="1174" w:name="_Hlt500217135"/>
              <w:r w:rsidRPr="003E560E">
                <w:rPr>
                  <w:rStyle w:val="Hyperlink"/>
                </w:rPr>
                <w:t>T</w:t>
              </w:r>
              <w:bookmarkStart w:id="1175" w:name="_Hlt12249537"/>
              <w:bookmarkStart w:id="1176" w:name="_Hlt526840324"/>
              <w:bookmarkEnd w:id="1174"/>
              <w:bookmarkEnd w:id="1175"/>
              <w:r w:rsidRPr="003E560E">
                <w:rPr>
                  <w:rStyle w:val="Hyperlink"/>
                </w:rPr>
                <w:t>L</w:t>
              </w:r>
              <w:bookmarkStart w:id="1177" w:name="_Hlt506782742"/>
              <w:bookmarkEnd w:id="1176"/>
              <w:r w:rsidRPr="003E560E">
                <w:rPr>
                  <w:rStyle w:val="Hyperlink"/>
                </w:rPr>
                <w:t>-</w:t>
              </w:r>
              <w:bookmarkStart w:id="1178" w:name="_Hlt514741999"/>
              <w:bookmarkEnd w:id="1177"/>
              <w:r w:rsidRPr="003E560E">
                <w:rPr>
                  <w:rStyle w:val="Hyperlink"/>
                </w:rPr>
                <w:t>S</w:t>
              </w:r>
              <w:bookmarkEnd w:id="1178"/>
              <w:r w:rsidRPr="003E560E">
                <w:rPr>
                  <w:rStyle w:val="Hyperlink"/>
                </w:rPr>
                <w:t>T</w:t>
              </w:r>
              <w:bookmarkStart w:id="1179" w:name="_Hlt500219775"/>
              <w:r w:rsidRPr="003E560E">
                <w:rPr>
                  <w:rStyle w:val="Hyperlink"/>
                </w:rPr>
                <w:t>A</w:t>
              </w:r>
              <w:bookmarkEnd w:id="1179"/>
              <w:r w:rsidRPr="003E560E">
                <w:rPr>
                  <w:rStyle w:val="Hyperlink"/>
                </w:rPr>
                <w:t>TUS</w:t>
              </w:r>
            </w:hyperlink>
          </w:p>
        </w:tc>
        <w:tc>
          <w:tcPr>
            <w:tcW w:w="2734" w:type="dxa"/>
            <w:tcMar>
              <w:left w:w="58" w:type="dxa"/>
              <w:right w:w="58" w:type="dxa"/>
            </w:tcMar>
          </w:tcPr>
          <w:p w14:paraId="2BC94AD2" w14:textId="77777777" w:rsidR="000751EA" w:rsidRDefault="000751EA" w:rsidP="000751EA">
            <w:pPr>
              <w:pStyle w:val="TableText"/>
            </w:pPr>
            <w:r w:rsidRPr="005B7BBA">
              <w:t>Detail status flag</w:t>
            </w:r>
          </w:p>
          <w:p w14:paraId="64482D9C" w14:textId="19532F3F" w:rsidR="000751EA" w:rsidRPr="005B7BBA" w:rsidRDefault="000751EA" w:rsidP="006A54F7">
            <w:pPr>
              <w:pStyle w:val="TableText"/>
            </w:pPr>
            <w:r>
              <w:rPr>
                <w:rFonts w:cs="Arial"/>
                <w:color w:val="000000"/>
              </w:rPr>
              <w:t>T</w:t>
            </w:r>
            <w:r w:rsidRPr="00CD72CA">
              <w:rPr>
                <w:rFonts w:cs="Arial"/>
                <w:color w:val="000000"/>
              </w:rPr>
              <w:t>he current status information for all pending and paid claims currently in the system. Pending and paid claims information is updated during each processing cycle with current status information. The codes identify any adjustment or change to a line item.</w:t>
            </w:r>
          </w:p>
        </w:tc>
        <w:tc>
          <w:tcPr>
            <w:tcW w:w="1136" w:type="dxa"/>
            <w:tcMar>
              <w:left w:w="58" w:type="dxa"/>
              <w:right w:w="58" w:type="dxa"/>
            </w:tcMar>
          </w:tcPr>
          <w:p w14:paraId="400A92E9" w14:textId="77777777" w:rsidR="000751EA" w:rsidRPr="005B7BBA" w:rsidRDefault="000751EA" w:rsidP="000751EA">
            <w:pPr>
              <w:pStyle w:val="TableText"/>
            </w:pPr>
            <w:r w:rsidRPr="005B7BBA">
              <w:t>1 C</w:t>
            </w:r>
          </w:p>
        </w:tc>
        <w:tc>
          <w:tcPr>
            <w:tcW w:w="2340" w:type="dxa"/>
            <w:tcMar>
              <w:left w:w="58" w:type="dxa"/>
              <w:right w:w="58" w:type="dxa"/>
            </w:tcMar>
          </w:tcPr>
          <w:p w14:paraId="70B2DB4B" w14:textId="29DCB520" w:rsidR="000751EA" w:rsidRPr="005B7BBA" w:rsidRDefault="000751EA" w:rsidP="003962F0">
            <w:pPr>
              <w:pStyle w:val="TableText"/>
            </w:pPr>
            <w:r w:rsidRPr="00CD72CA">
              <w:rPr>
                <w:rFonts w:cs="Arial"/>
                <w:color w:val="000000"/>
              </w:rPr>
              <w:t xml:space="preserve">Refer to Spec </w:t>
            </w:r>
            <w:hyperlink r:id="rId1140" w:history="1">
              <w:r w:rsidRPr="003E560E">
                <w:rPr>
                  <w:rStyle w:val="Hyperlink"/>
                </w:rPr>
                <w:t>S0209000</w:t>
              </w:r>
            </w:hyperlink>
            <w:r>
              <w:rPr>
                <w:rFonts w:cs="Arial"/>
                <w:color w:val="000000"/>
              </w:rPr>
              <w:t xml:space="preserve"> </w:t>
            </w:r>
            <w:r w:rsidRPr="00CD72CA">
              <w:rPr>
                <w:rFonts w:cs="Arial"/>
                <w:color w:val="000000"/>
              </w:rPr>
              <w:t>for general input criteria information and a listing of the acceptable entries</w:t>
            </w:r>
          </w:p>
        </w:tc>
        <w:tc>
          <w:tcPr>
            <w:tcW w:w="837" w:type="dxa"/>
            <w:tcMar>
              <w:left w:w="58" w:type="dxa"/>
              <w:right w:w="58" w:type="dxa"/>
            </w:tcMar>
          </w:tcPr>
          <w:p w14:paraId="1893C69B" w14:textId="77777777" w:rsidR="000751EA" w:rsidRPr="005B7BBA" w:rsidRDefault="000751EA" w:rsidP="000751EA">
            <w:pPr>
              <w:pStyle w:val="TableText"/>
            </w:pPr>
            <w:r>
              <w:t>Spaces</w:t>
            </w:r>
          </w:p>
        </w:tc>
        <w:tc>
          <w:tcPr>
            <w:tcW w:w="438" w:type="dxa"/>
          </w:tcPr>
          <w:p w14:paraId="7836F39C" w14:textId="77777777" w:rsidR="000751EA" w:rsidRPr="005B7BBA" w:rsidRDefault="000751EA" w:rsidP="000751EA">
            <w:pPr>
              <w:pStyle w:val="TableText"/>
            </w:pPr>
            <w:r>
              <w:t>-</w:t>
            </w:r>
          </w:p>
        </w:tc>
        <w:tc>
          <w:tcPr>
            <w:tcW w:w="438" w:type="dxa"/>
          </w:tcPr>
          <w:p w14:paraId="6F2C9690" w14:textId="77777777" w:rsidR="000751EA" w:rsidRPr="005B7BBA" w:rsidRDefault="000751EA" w:rsidP="000751EA">
            <w:pPr>
              <w:pStyle w:val="TableText"/>
            </w:pPr>
            <w:r w:rsidRPr="005B7BBA">
              <w:t>X</w:t>
            </w:r>
          </w:p>
        </w:tc>
        <w:tc>
          <w:tcPr>
            <w:tcW w:w="439" w:type="dxa"/>
          </w:tcPr>
          <w:p w14:paraId="1C990BEC" w14:textId="77777777" w:rsidR="000751EA" w:rsidRPr="005B7BBA" w:rsidRDefault="000751EA" w:rsidP="000751EA">
            <w:pPr>
              <w:pStyle w:val="TableText"/>
            </w:pPr>
            <w:r w:rsidRPr="005B7BBA">
              <w:t>X</w:t>
            </w:r>
          </w:p>
        </w:tc>
      </w:tr>
      <w:tr w:rsidR="000751EA" w14:paraId="08EFC6C4" w14:textId="77777777" w:rsidTr="007A4858">
        <w:trPr>
          <w:cantSplit/>
        </w:trPr>
        <w:tc>
          <w:tcPr>
            <w:tcW w:w="802" w:type="dxa"/>
            <w:tcMar>
              <w:left w:w="58" w:type="dxa"/>
              <w:right w:w="58" w:type="dxa"/>
            </w:tcMar>
          </w:tcPr>
          <w:p w14:paraId="48FA0402" w14:textId="51F92068" w:rsidR="000751EA" w:rsidRPr="005B7BBA" w:rsidRDefault="000751EA" w:rsidP="000751EA">
            <w:pPr>
              <w:pStyle w:val="TableText"/>
            </w:pPr>
            <w:r w:rsidRPr="005B7BBA">
              <w:t>29</w:t>
            </w:r>
            <w:r w:rsidR="005B7717">
              <w:t xml:space="preserve"> – </w:t>
            </w:r>
            <w:r w:rsidRPr="005B7BBA">
              <w:t>36</w:t>
            </w:r>
          </w:p>
        </w:tc>
        <w:tc>
          <w:tcPr>
            <w:tcW w:w="2250" w:type="dxa"/>
            <w:tcMar>
              <w:left w:w="58" w:type="dxa"/>
              <w:right w:w="58" w:type="dxa"/>
            </w:tcMar>
          </w:tcPr>
          <w:p w14:paraId="3A78903A" w14:textId="77777777" w:rsidR="000751EA" w:rsidRPr="005B7BBA" w:rsidRDefault="000751EA" w:rsidP="000751EA">
            <w:pPr>
              <w:pStyle w:val="TableText"/>
            </w:pPr>
            <w:r w:rsidRPr="005B7BBA">
              <w:t>DTL FROM DATE OF SERVICE</w:t>
            </w:r>
          </w:p>
        </w:tc>
        <w:tc>
          <w:tcPr>
            <w:tcW w:w="2970" w:type="dxa"/>
            <w:tcMar>
              <w:left w:w="58" w:type="dxa"/>
              <w:right w:w="58" w:type="dxa"/>
            </w:tcMar>
          </w:tcPr>
          <w:p w14:paraId="3E41D032" w14:textId="64B2514C" w:rsidR="000751EA" w:rsidRPr="005B7BBA" w:rsidRDefault="000751EA" w:rsidP="000751EA">
            <w:pPr>
              <w:pStyle w:val="TableText"/>
            </w:pPr>
            <w:r w:rsidRPr="005B7BBA">
              <w:t>:P:IDR-</w:t>
            </w:r>
            <w:bookmarkStart w:id="1180" w:name="_Hlt514742030"/>
            <w:r w:rsidRPr="003E560E">
              <w:rPr>
                <w:rStyle w:val="Hyperlink"/>
              </w:rPr>
              <w:fldChar w:fldCharType="begin"/>
            </w:r>
            <w:r w:rsidR="00452BEC">
              <w:rPr>
                <w:rStyle w:val="Hyperlink"/>
              </w:rPr>
              <w:instrText>HYPERLINK "..\\..\\DataDictionary\\COBOL\\DT\\DTL-FROM-DATE.docx"</w:instrText>
            </w:r>
            <w:r w:rsidRPr="003E560E">
              <w:rPr>
                <w:rStyle w:val="Hyperlink"/>
              </w:rPr>
            </w:r>
            <w:r w:rsidRPr="003E560E">
              <w:rPr>
                <w:rStyle w:val="Hyperlink"/>
              </w:rPr>
              <w:fldChar w:fldCharType="separate"/>
            </w:r>
            <w:r w:rsidRPr="003E560E">
              <w:rPr>
                <w:rStyle w:val="Hyperlink"/>
              </w:rPr>
              <w:t>DT</w:t>
            </w:r>
            <w:bookmarkStart w:id="1181" w:name="_Hlt500217141"/>
            <w:r w:rsidRPr="003E560E">
              <w:rPr>
                <w:rStyle w:val="Hyperlink"/>
              </w:rPr>
              <w:t>L</w:t>
            </w:r>
            <w:bookmarkEnd w:id="1181"/>
            <w:r w:rsidRPr="003E560E">
              <w:rPr>
                <w:rStyle w:val="Hyperlink"/>
              </w:rPr>
              <w:t>-</w:t>
            </w:r>
            <w:bookmarkStart w:id="1182" w:name="_Hlt12249557"/>
            <w:bookmarkStart w:id="1183" w:name="_Hlt12249551"/>
            <w:bookmarkEnd w:id="1182"/>
            <w:r w:rsidRPr="003E560E">
              <w:rPr>
                <w:rStyle w:val="Hyperlink"/>
              </w:rPr>
              <w:t>F</w:t>
            </w:r>
            <w:bookmarkEnd w:id="1183"/>
            <w:r w:rsidRPr="003E560E">
              <w:rPr>
                <w:rStyle w:val="Hyperlink"/>
              </w:rPr>
              <w:t>RO</w:t>
            </w:r>
            <w:bookmarkStart w:id="1184" w:name="_Hlt517152327"/>
            <w:r w:rsidRPr="003E560E">
              <w:rPr>
                <w:rStyle w:val="Hyperlink"/>
              </w:rPr>
              <w:t>M</w:t>
            </w:r>
            <w:bookmarkEnd w:id="1184"/>
            <w:r w:rsidRPr="003E560E">
              <w:rPr>
                <w:rStyle w:val="Hyperlink"/>
              </w:rPr>
              <w:t>-DATE</w:t>
            </w:r>
            <w:r w:rsidRPr="003E560E">
              <w:rPr>
                <w:rStyle w:val="Hyperlink"/>
              </w:rPr>
              <w:fldChar w:fldCharType="end"/>
            </w:r>
            <w:bookmarkEnd w:id="1180"/>
          </w:p>
        </w:tc>
        <w:tc>
          <w:tcPr>
            <w:tcW w:w="2734" w:type="dxa"/>
            <w:tcMar>
              <w:left w:w="58" w:type="dxa"/>
              <w:right w:w="58" w:type="dxa"/>
            </w:tcMar>
          </w:tcPr>
          <w:p w14:paraId="7DDCE0CE" w14:textId="5E2D2601" w:rsidR="000751EA" w:rsidRDefault="000751EA" w:rsidP="000751EA">
            <w:pPr>
              <w:pStyle w:val="TableText"/>
            </w:pPr>
            <w:r w:rsidRPr="005B7BBA">
              <w:t>From date of service</w:t>
            </w:r>
          </w:p>
          <w:p w14:paraId="1DA94C74" w14:textId="77777777" w:rsidR="000751EA" w:rsidRPr="005B7BBA" w:rsidRDefault="000751EA" w:rsidP="000751EA">
            <w:pPr>
              <w:pStyle w:val="TableText"/>
            </w:pPr>
            <w:r w:rsidRPr="00221478">
              <w:rPr>
                <w:rFonts w:cs="Arial"/>
                <w:color w:val="000000"/>
              </w:rPr>
              <w:t>This field carries the date on which a particular service was first rendered</w:t>
            </w:r>
            <w:r>
              <w:rPr>
                <w:rFonts w:cs="Arial"/>
                <w:color w:val="000000"/>
              </w:rPr>
              <w:t>.</w:t>
            </w:r>
          </w:p>
        </w:tc>
        <w:tc>
          <w:tcPr>
            <w:tcW w:w="1136" w:type="dxa"/>
            <w:tcMar>
              <w:left w:w="58" w:type="dxa"/>
              <w:right w:w="58" w:type="dxa"/>
            </w:tcMar>
          </w:tcPr>
          <w:p w14:paraId="02E6BD4F" w14:textId="77777777" w:rsidR="000751EA" w:rsidRPr="005B7BBA" w:rsidRDefault="000751EA" w:rsidP="000751EA">
            <w:pPr>
              <w:pStyle w:val="TableText"/>
            </w:pPr>
            <w:r w:rsidRPr="005B7BBA">
              <w:t>8 N</w:t>
            </w:r>
          </w:p>
        </w:tc>
        <w:tc>
          <w:tcPr>
            <w:tcW w:w="2340" w:type="dxa"/>
            <w:tcMar>
              <w:left w:w="58" w:type="dxa"/>
              <w:right w:w="58" w:type="dxa"/>
            </w:tcMar>
          </w:tcPr>
          <w:p w14:paraId="68F937E5" w14:textId="77777777" w:rsidR="000751EA" w:rsidRPr="005B7BBA" w:rsidRDefault="000751EA" w:rsidP="000751EA">
            <w:pPr>
              <w:pStyle w:val="TableText"/>
            </w:pPr>
            <w:r w:rsidRPr="005B7BBA">
              <w:t>MMDDYYYY</w:t>
            </w:r>
          </w:p>
        </w:tc>
        <w:tc>
          <w:tcPr>
            <w:tcW w:w="837" w:type="dxa"/>
            <w:tcMar>
              <w:left w:w="58" w:type="dxa"/>
              <w:right w:w="58" w:type="dxa"/>
            </w:tcMar>
          </w:tcPr>
          <w:p w14:paraId="3BE22EE0" w14:textId="77777777" w:rsidR="000751EA" w:rsidRPr="005B7BBA" w:rsidRDefault="000751EA" w:rsidP="000751EA">
            <w:pPr>
              <w:pStyle w:val="TableText"/>
            </w:pPr>
            <w:r>
              <w:t>Zeros</w:t>
            </w:r>
          </w:p>
        </w:tc>
        <w:tc>
          <w:tcPr>
            <w:tcW w:w="438" w:type="dxa"/>
          </w:tcPr>
          <w:p w14:paraId="6F2D1A51" w14:textId="77777777" w:rsidR="000751EA" w:rsidRPr="005B7BBA" w:rsidRDefault="000751EA" w:rsidP="000751EA">
            <w:pPr>
              <w:pStyle w:val="TableText"/>
            </w:pPr>
            <w:r w:rsidRPr="005B7BBA">
              <w:t>X</w:t>
            </w:r>
          </w:p>
        </w:tc>
        <w:tc>
          <w:tcPr>
            <w:tcW w:w="438" w:type="dxa"/>
          </w:tcPr>
          <w:p w14:paraId="3057988D" w14:textId="77777777" w:rsidR="000751EA" w:rsidRPr="005B7BBA" w:rsidRDefault="000751EA" w:rsidP="000751EA">
            <w:pPr>
              <w:pStyle w:val="TableText"/>
            </w:pPr>
            <w:r w:rsidRPr="005B7BBA">
              <w:t>X</w:t>
            </w:r>
          </w:p>
        </w:tc>
        <w:tc>
          <w:tcPr>
            <w:tcW w:w="439" w:type="dxa"/>
          </w:tcPr>
          <w:p w14:paraId="2B842E45" w14:textId="77777777" w:rsidR="000751EA" w:rsidRPr="005B7BBA" w:rsidRDefault="000751EA" w:rsidP="000751EA">
            <w:pPr>
              <w:pStyle w:val="TableText"/>
            </w:pPr>
            <w:r w:rsidRPr="005B7BBA">
              <w:t>X</w:t>
            </w:r>
          </w:p>
        </w:tc>
      </w:tr>
      <w:tr w:rsidR="000751EA" w14:paraId="6BFF301B" w14:textId="77777777" w:rsidTr="007A4858">
        <w:trPr>
          <w:cantSplit/>
        </w:trPr>
        <w:tc>
          <w:tcPr>
            <w:tcW w:w="802" w:type="dxa"/>
            <w:tcMar>
              <w:left w:w="58" w:type="dxa"/>
              <w:right w:w="58" w:type="dxa"/>
            </w:tcMar>
          </w:tcPr>
          <w:p w14:paraId="71A8FB6E" w14:textId="5715EDF5" w:rsidR="000751EA" w:rsidRPr="005B7BBA" w:rsidRDefault="000751EA" w:rsidP="000751EA">
            <w:pPr>
              <w:pStyle w:val="TableText"/>
            </w:pPr>
            <w:r w:rsidRPr="005B7BBA">
              <w:t>37</w:t>
            </w:r>
            <w:r w:rsidR="005B7717">
              <w:t xml:space="preserve"> – </w:t>
            </w:r>
            <w:r w:rsidRPr="005B7BBA">
              <w:t>44</w:t>
            </w:r>
          </w:p>
        </w:tc>
        <w:tc>
          <w:tcPr>
            <w:tcW w:w="2250" w:type="dxa"/>
            <w:tcMar>
              <w:left w:w="58" w:type="dxa"/>
              <w:right w:w="58" w:type="dxa"/>
            </w:tcMar>
          </w:tcPr>
          <w:p w14:paraId="7AC2ADEF" w14:textId="77777777" w:rsidR="000751EA" w:rsidRPr="005B7BBA" w:rsidRDefault="000751EA" w:rsidP="000751EA">
            <w:pPr>
              <w:pStyle w:val="TableText"/>
            </w:pPr>
            <w:r w:rsidRPr="005B7BBA">
              <w:t>DTL TO DATE OF SERVICE</w:t>
            </w:r>
          </w:p>
        </w:tc>
        <w:tc>
          <w:tcPr>
            <w:tcW w:w="2970" w:type="dxa"/>
            <w:tcMar>
              <w:left w:w="58" w:type="dxa"/>
              <w:right w:w="58" w:type="dxa"/>
            </w:tcMar>
          </w:tcPr>
          <w:p w14:paraId="19979726" w14:textId="31ABE53C" w:rsidR="000751EA" w:rsidRPr="005B7BBA" w:rsidRDefault="000751EA" w:rsidP="000751EA">
            <w:pPr>
              <w:pStyle w:val="TableText"/>
            </w:pPr>
            <w:r w:rsidRPr="005B7BBA">
              <w:t>:P:IDR-</w:t>
            </w:r>
            <w:hyperlink r:id="rId1141" w:history="1">
              <w:r w:rsidRPr="003E560E">
                <w:rPr>
                  <w:rStyle w:val="Hyperlink"/>
                </w:rPr>
                <w:t>D</w:t>
              </w:r>
              <w:bookmarkStart w:id="1185" w:name="_Hlt514742058"/>
              <w:r w:rsidRPr="003E560E">
                <w:rPr>
                  <w:rStyle w:val="Hyperlink"/>
                </w:rPr>
                <w:t>T</w:t>
              </w:r>
              <w:bookmarkEnd w:id="1185"/>
              <w:r w:rsidRPr="003E560E">
                <w:rPr>
                  <w:rStyle w:val="Hyperlink"/>
                </w:rPr>
                <w:t>L</w:t>
              </w:r>
              <w:bookmarkStart w:id="1186" w:name="_Hlt517152335"/>
              <w:r w:rsidRPr="003E560E">
                <w:rPr>
                  <w:rStyle w:val="Hyperlink"/>
                </w:rPr>
                <w:t>-</w:t>
              </w:r>
              <w:bookmarkStart w:id="1187" w:name="_Hlt500217147"/>
              <w:bookmarkEnd w:id="1186"/>
              <w:r w:rsidRPr="003E560E">
                <w:rPr>
                  <w:rStyle w:val="Hyperlink"/>
                </w:rPr>
                <w:t>T</w:t>
              </w:r>
              <w:bookmarkStart w:id="1188" w:name="_Hlt30573072"/>
              <w:bookmarkEnd w:id="1187"/>
              <w:r w:rsidRPr="003E560E">
                <w:rPr>
                  <w:rStyle w:val="Hyperlink"/>
                </w:rPr>
                <w:t>O</w:t>
              </w:r>
              <w:bookmarkEnd w:id="1188"/>
              <w:r w:rsidRPr="003E560E">
                <w:rPr>
                  <w:rStyle w:val="Hyperlink"/>
                </w:rPr>
                <w:t>-</w:t>
              </w:r>
              <w:bookmarkStart w:id="1189" w:name="_Hlt506782697"/>
              <w:r w:rsidRPr="003E560E">
                <w:rPr>
                  <w:rStyle w:val="Hyperlink"/>
                </w:rPr>
                <w:t>D</w:t>
              </w:r>
              <w:bookmarkEnd w:id="1189"/>
              <w:r w:rsidRPr="003E560E">
                <w:rPr>
                  <w:rStyle w:val="Hyperlink"/>
                </w:rPr>
                <w:t>ATE</w:t>
              </w:r>
            </w:hyperlink>
          </w:p>
        </w:tc>
        <w:tc>
          <w:tcPr>
            <w:tcW w:w="2734" w:type="dxa"/>
            <w:tcMar>
              <w:left w:w="58" w:type="dxa"/>
              <w:right w:w="58" w:type="dxa"/>
            </w:tcMar>
          </w:tcPr>
          <w:p w14:paraId="678E40E1" w14:textId="1E6A3DA2" w:rsidR="000751EA" w:rsidRDefault="000751EA" w:rsidP="000751EA">
            <w:pPr>
              <w:pStyle w:val="TableText"/>
            </w:pPr>
            <w:r w:rsidRPr="005B7BBA">
              <w:t>To Date of Service</w:t>
            </w:r>
          </w:p>
          <w:p w14:paraId="575BDACB" w14:textId="5C7FAD82" w:rsidR="000751EA" w:rsidRPr="005B7BBA" w:rsidRDefault="000751EA" w:rsidP="006A54F7">
            <w:pPr>
              <w:pStyle w:val="TableText"/>
            </w:pPr>
            <w:r w:rsidRPr="007F5919">
              <w:rPr>
                <w:rFonts w:cs="Arial"/>
                <w:color w:val="000000"/>
              </w:rPr>
              <w:t>This field indicates the last date on which a particular service was rendered for a specific claim case. It includes the day, month, and year.</w:t>
            </w:r>
          </w:p>
        </w:tc>
        <w:tc>
          <w:tcPr>
            <w:tcW w:w="1136" w:type="dxa"/>
            <w:tcMar>
              <w:left w:w="58" w:type="dxa"/>
              <w:right w:w="58" w:type="dxa"/>
            </w:tcMar>
          </w:tcPr>
          <w:p w14:paraId="79E57C87" w14:textId="77777777" w:rsidR="000751EA" w:rsidRPr="005B7BBA" w:rsidRDefault="000751EA" w:rsidP="000751EA">
            <w:pPr>
              <w:pStyle w:val="TableText"/>
            </w:pPr>
            <w:r w:rsidRPr="005B7BBA">
              <w:t>8 N</w:t>
            </w:r>
          </w:p>
        </w:tc>
        <w:tc>
          <w:tcPr>
            <w:tcW w:w="2340" w:type="dxa"/>
            <w:tcMar>
              <w:left w:w="58" w:type="dxa"/>
              <w:right w:w="58" w:type="dxa"/>
            </w:tcMar>
          </w:tcPr>
          <w:p w14:paraId="73E73EA0" w14:textId="77777777" w:rsidR="000751EA" w:rsidRPr="005B7BBA" w:rsidRDefault="000751EA" w:rsidP="000751EA">
            <w:pPr>
              <w:pStyle w:val="TableText"/>
            </w:pPr>
            <w:r w:rsidRPr="005B7BBA">
              <w:t>MMDDYYYY</w:t>
            </w:r>
          </w:p>
        </w:tc>
        <w:tc>
          <w:tcPr>
            <w:tcW w:w="837" w:type="dxa"/>
            <w:tcMar>
              <w:left w:w="58" w:type="dxa"/>
              <w:right w:w="58" w:type="dxa"/>
            </w:tcMar>
          </w:tcPr>
          <w:p w14:paraId="095A7C6F" w14:textId="77777777" w:rsidR="000751EA" w:rsidRPr="005B7BBA" w:rsidRDefault="000751EA" w:rsidP="000751EA">
            <w:pPr>
              <w:pStyle w:val="TableText"/>
            </w:pPr>
            <w:r>
              <w:t>Zeros</w:t>
            </w:r>
          </w:p>
        </w:tc>
        <w:tc>
          <w:tcPr>
            <w:tcW w:w="438" w:type="dxa"/>
          </w:tcPr>
          <w:p w14:paraId="6F646EFC" w14:textId="77777777" w:rsidR="000751EA" w:rsidRPr="005B7BBA" w:rsidRDefault="000751EA" w:rsidP="000751EA">
            <w:pPr>
              <w:pStyle w:val="TableText"/>
            </w:pPr>
            <w:r w:rsidRPr="005B7BBA">
              <w:t>X</w:t>
            </w:r>
          </w:p>
        </w:tc>
        <w:tc>
          <w:tcPr>
            <w:tcW w:w="438" w:type="dxa"/>
          </w:tcPr>
          <w:p w14:paraId="7B02B061" w14:textId="77777777" w:rsidR="000751EA" w:rsidRPr="005B7BBA" w:rsidRDefault="000751EA" w:rsidP="000751EA">
            <w:pPr>
              <w:pStyle w:val="TableText"/>
            </w:pPr>
            <w:r w:rsidRPr="005B7BBA">
              <w:t>X</w:t>
            </w:r>
          </w:p>
        </w:tc>
        <w:tc>
          <w:tcPr>
            <w:tcW w:w="439" w:type="dxa"/>
          </w:tcPr>
          <w:p w14:paraId="31357CBD" w14:textId="77777777" w:rsidR="000751EA" w:rsidRPr="005B7BBA" w:rsidRDefault="000751EA" w:rsidP="000751EA">
            <w:pPr>
              <w:pStyle w:val="TableText"/>
            </w:pPr>
            <w:r w:rsidRPr="005B7BBA">
              <w:t>X</w:t>
            </w:r>
          </w:p>
        </w:tc>
      </w:tr>
      <w:tr w:rsidR="000751EA" w14:paraId="10511AEC" w14:textId="77777777" w:rsidTr="007A4858">
        <w:trPr>
          <w:cantSplit/>
        </w:trPr>
        <w:tc>
          <w:tcPr>
            <w:tcW w:w="802" w:type="dxa"/>
            <w:tcMar>
              <w:left w:w="58" w:type="dxa"/>
              <w:right w:w="58" w:type="dxa"/>
            </w:tcMar>
          </w:tcPr>
          <w:p w14:paraId="37E566A8" w14:textId="3C652221" w:rsidR="000751EA" w:rsidRPr="005B7BBA" w:rsidRDefault="000751EA" w:rsidP="000751EA">
            <w:pPr>
              <w:pStyle w:val="TableText"/>
            </w:pPr>
            <w:r w:rsidRPr="005B7BBA">
              <w:t>45</w:t>
            </w:r>
            <w:r w:rsidR="005B7717">
              <w:t xml:space="preserve"> – </w:t>
            </w:r>
            <w:r w:rsidRPr="005B7BBA">
              <w:t>46</w:t>
            </w:r>
          </w:p>
        </w:tc>
        <w:tc>
          <w:tcPr>
            <w:tcW w:w="2250" w:type="dxa"/>
            <w:tcMar>
              <w:left w:w="58" w:type="dxa"/>
              <w:right w:w="58" w:type="dxa"/>
            </w:tcMar>
          </w:tcPr>
          <w:p w14:paraId="76A015C4" w14:textId="77777777" w:rsidR="000751EA" w:rsidRPr="005B7BBA" w:rsidRDefault="000751EA" w:rsidP="000751EA">
            <w:pPr>
              <w:pStyle w:val="TableText"/>
            </w:pPr>
            <w:r w:rsidRPr="005B7BBA">
              <w:t>DTL PLACE OF SERVICE</w:t>
            </w:r>
          </w:p>
        </w:tc>
        <w:tc>
          <w:tcPr>
            <w:tcW w:w="2970" w:type="dxa"/>
            <w:tcMar>
              <w:left w:w="58" w:type="dxa"/>
              <w:right w:w="58" w:type="dxa"/>
            </w:tcMar>
          </w:tcPr>
          <w:p w14:paraId="766FFF21" w14:textId="702927DD" w:rsidR="000751EA" w:rsidRPr="005B7BBA" w:rsidRDefault="000751EA" w:rsidP="000751EA">
            <w:pPr>
              <w:pStyle w:val="TableText"/>
            </w:pPr>
            <w:r w:rsidRPr="005B7BBA">
              <w:t>:</w:t>
            </w:r>
            <w:r>
              <w:t>IDR-</w:t>
            </w:r>
            <w:hyperlink r:id="rId1142" w:history="1">
              <w:r w:rsidRPr="00374AC1">
                <w:rPr>
                  <w:rStyle w:val="Hyperlink"/>
                </w:rPr>
                <w:t>TWO-DIGIT-POS</w:t>
              </w:r>
            </w:hyperlink>
          </w:p>
        </w:tc>
        <w:tc>
          <w:tcPr>
            <w:tcW w:w="2734" w:type="dxa"/>
            <w:tcMar>
              <w:left w:w="58" w:type="dxa"/>
              <w:right w:w="58" w:type="dxa"/>
            </w:tcMar>
          </w:tcPr>
          <w:p w14:paraId="419B89CD" w14:textId="77777777" w:rsidR="000751EA" w:rsidRDefault="000751EA" w:rsidP="000751EA">
            <w:pPr>
              <w:pStyle w:val="TableText"/>
            </w:pPr>
            <w:r w:rsidRPr="005B7BBA">
              <w:t>2</w:t>
            </w:r>
            <w:r>
              <w:t>-</w:t>
            </w:r>
            <w:r w:rsidRPr="005B7BBA">
              <w:t>digit place of service</w:t>
            </w:r>
          </w:p>
          <w:p w14:paraId="07025E35" w14:textId="055E20F5" w:rsidR="000751EA" w:rsidRPr="005B7BBA" w:rsidRDefault="000751EA" w:rsidP="006A54F7">
            <w:pPr>
              <w:pStyle w:val="TableText"/>
            </w:pPr>
            <w:r w:rsidRPr="00A43378">
              <w:rPr>
                <w:rFonts w:cs="Arial"/>
                <w:color w:val="000000"/>
              </w:rPr>
              <w:t>This is a CMS-defined, two-byte code that identifies where the service was rendered.</w:t>
            </w:r>
          </w:p>
        </w:tc>
        <w:tc>
          <w:tcPr>
            <w:tcW w:w="1136" w:type="dxa"/>
            <w:tcMar>
              <w:left w:w="58" w:type="dxa"/>
              <w:right w:w="58" w:type="dxa"/>
            </w:tcMar>
          </w:tcPr>
          <w:p w14:paraId="00E4DDD7" w14:textId="77777777" w:rsidR="000751EA" w:rsidRPr="005B7BBA" w:rsidRDefault="000751EA" w:rsidP="000751EA">
            <w:pPr>
              <w:pStyle w:val="TableText"/>
            </w:pPr>
            <w:r w:rsidRPr="005B7BBA">
              <w:t>2 C</w:t>
            </w:r>
          </w:p>
        </w:tc>
        <w:tc>
          <w:tcPr>
            <w:tcW w:w="2340" w:type="dxa"/>
            <w:tcMar>
              <w:left w:w="58" w:type="dxa"/>
              <w:right w:w="58" w:type="dxa"/>
            </w:tcMar>
          </w:tcPr>
          <w:p w14:paraId="671F38A0" w14:textId="5ADFDB3A" w:rsidR="000751EA" w:rsidRPr="005B7BBA" w:rsidRDefault="000751EA" w:rsidP="000751EA">
            <w:pPr>
              <w:pStyle w:val="TableText"/>
            </w:pPr>
            <w:r w:rsidRPr="005B7BBA">
              <w:t xml:space="preserve">See spec </w:t>
            </w:r>
            <w:hyperlink r:id="rId1143" w:history="1">
              <w:r w:rsidRPr="003E560E">
                <w:rPr>
                  <w:rStyle w:val="Hyperlink"/>
                </w:rPr>
                <w:t>S0101010</w:t>
              </w:r>
            </w:hyperlink>
          </w:p>
        </w:tc>
        <w:tc>
          <w:tcPr>
            <w:tcW w:w="837" w:type="dxa"/>
            <w:tcMar>
              <w:left w:w="58" w:type="dxa"/>
              <w:right w:w="58" w:type="dxa"/>
            </w:tcMar>
          </w:tcPr>
          <w:p w14:paraId="33CC42D2" w14:textId="77777777" w:rsidR="000751EA" w:rsidRPr="005B7BBA" w:rsidRDefault="000751EA" w:rsidP="000751EA">
            <w:pPr>
              <w:pStyle w:val="TableText"/>
            </w:pPr>
            <w:r>
              <w:t>Spaces</w:t>
            </w:r>
          </w:p>
        </w:tc>
        <w:tc>
          <w:tcPr>
            <w:tcW w:w="438" w:type="dxa"/>
          </w:tcPr>
          <w:p w14:paraId="3E2C386C" w14:textId="77777777" w:rsidR="000751EA" w:rsidRPr="005B7BBA" w:rsidRDefault="000751EA" w:rsidP="000751EA">
            <w:pPr>
              <w:pStyle w:val="TableText"/>
            </w:pPr>
            <w:r w:rsidRPr="005B7BBA">
              <w:t>X</w:t>
            </w:r>
          </w:p>
        </w:tc>
        <w:tc>
          <w:tcPr>
            <w:tcW w:w="438" w:type="dxa"/>
          </w:tcPr>
          <w:p w14:paraId="417D61AC" w14:textId="77777777" w:rsidR="000751EA" w:rsidRPr="005B7BBA" w:rsidRDefault="000751EA" w:rsidP="000751EA">
            <w:pPr>
              <w:pStyle w:val="TableText"/>
            </w:pPr>
            <w:r w:rsidRPr="005B7BBA">
              <w:t>X</w:t>
            </w:r>
          </w:p>
        </w:tc>
        <w:tc>
          <w:tcPr>
            <w:tcW w:w="439" w:type="dxa"/>
          </w:tcPr>
          <w:p w14:paraId="0218E68B" w14:textId="77777777" w:rsidR="000751EA" w:rsidRPr="005B7BBA" w:rsidRDefault="000751EA" w:rsidP="000751EA">
            <w:pPr>
              <w:pStyle w:val="TableText"/>
            </w:pPr>
            <w:r w:rsidRPr="005B7BBA">
              <w:t>X</w:t>
            </w:r>
          </w:p>
        </w:tc>
      </w:tr>
      <w:tr w:rsidR="000751EA" w14:paraId="3E78E18E" w14:textId="77777777" w:rsidTr="007A4858">
        <w:trPr>
          <w:cantSplit/>
        </w:trPr>
        <w:tc>
          <w:tcPr>
            <w:tcW w:w="802" w:type="dxa"/>
            <w:tcMar>
              <w:left w:w="58" w:type="dxa"/>
              <w:right w:w="58" w:type="dxa"/>
            </w:tcMar>
          </w:tcPr>
          <w:p w14:paraId="12827A99" w14:textId="77777777" w:rsidR="000751EA" w:rsidRPr="005B7BBA" w:rsidRDefault="000751EA" w:rsidP="000751EA">
            <w:pPr>
              <w:pStyle w:val="TableText"/>
            </w:pPr>
            <w:r w:rsidRPr="005B7BBA">
              <w:t>47</w:t>
            </w:r>
          </w:p>
        </w:tc>
        <w:tc>
          <w:tcPr>
            <w:tcW w:w="2250" w:type="dxa"/>
            <w:tcMar>
              <w:left w:w="58" w:type="dxa"/>
              <w:right w:w="58" w:type="dxa"/>
            </w:tcMar>
          </w:tcPr>
          <w:p w14:paraId="32A6062A" w14:textId="77777777" w:rsidR="000751EA" w:rsidRPr="005B7BBA" w:rsidRDefault="000751EA" w:rsidP="000751EA">
            <w:pPr>
              <w:pStyle w:val="TableText"/>
            </w:pPr>
            <w:r w:rsidRPr="005B7BBA">
              <w:t>DTL TYPE OF SERVICE</w:t>
            </w:r>
          </w:p>
        </w:tc>
        <w:tc>
          <w:tcPr>
            <w:tcW w:w="2970" w:type="dxa"/>
            <w:tcMar>
              <w:left w:w="58" w:type="dxa"/>
              <w:right w:w="58" w:type="dxa"/>
            </w:tcMar>
          </w:tcPr>
          <w:p w14:paraId="26475725" w14:textId="2A46B66B" w:rsidR="000751EA" w:rsidRPr="005B7BBA" w:rsidRDefault="000751EA" w:rsidP="000751EA">
            <w:pPr>
              <w:pStyle w:val="TableText"/>
            </w:pPr>
            <w:r w:rsidRPr="005B7BBA">
              <w:t>:P:IDR-</w:t>
            </w:r>
            <w:hyperlink r:id="rId1144" w:history="1">
              <w:r w:rsidRPr="003E560E">
                <w:rPr>
                  <w:rStyle w:val="Hyperlink"/>
                </w:rPr>
                <w:t>TO</w:t>
              </w:r>
              <w:bookmarkStart w:id="1190" w:name="_Hlt33943481"/>
              <w:r w:rsidRPr="003E560E">
                <w:rPr>
                  <w:rStyle w:val="Hyperlink"/>
                </w:rPr>
                <w:t>S</w:t>
              </w:r>
              <w:bookmarkEnd w:id="1190"/>
            </w:hyperlink>
          </w:p>
        </w:tc>
        <w:tc>
          <w:tcPr>
            <w:tcW w:w="2734" w:type="dxa"/>
            <w:tcMar>
              <w:left w:w="58" w:type="dxa"/>
              <w:right w:w="58" w:type="dxa"/>
            </w:tcMar>
          </w:tcPr>
          <w:p w14:paraId="19E6F0C6" w14:textId="77777777" w:rsidR="000751EA" w:rsidRDefault="000751EA" w:rsidP="000751EA">
            <w:pPr>
              <w:pStyle w:val="TableText"/>
            </w:pPr>
            <w:r w:rsidRPr="005B7BBA">
              <w:t>Type of service</w:t>
            </w:r>
          </w:p>
          <w:p w14:paraId="4BAF9699" w14:textId="29C362FD" w:rsidR="000751EA" w:rsidRPr="005B7BBA" w:rsidRDefault="000751EA" w:rsidP="006A54F7">
            <w:pPr>
              <w:pStyle w:val="TableText"/>
            </w:pPr>
            <w:r w:rsidRPr="00A43378">
              <w:rPr>
                <w:rFonts w:cs="Arial"/>
                <w:color w:val="000000"/>
              </w:rPr>
              <w:t>This is a one-character code that identifies the type of service designated to a particular procedure code and modifier. This value may further define the procedure code/modifier combination allowing it to carry multiple definitions and allowed charge values.</w:t>
            </w:r>
          </w:p>
        </w:tc>
        <w:tc>
          <w:tcPr>
            <w:tcW w:w="1136" w:type="dxa"/>
            <w:tcMar>
              <w:left w:w="58" w:type="dxa"/>
              <w:right w:w="58" w:type="dxa"/>
            </w:tcMar>
          </w:tcPr>
          <w:p w14:paraId="2A314E0A" w14:textId="77777777" w:rsidR="000751EA" w:rsidRPr="005B7BBA" w:rsidRDefault="000751EA" w:rsidP="000751EA">
            <w:pPr>
              <w:pStyle w:val="TableText"/>
            </w:pPr>
            <w:r w:rsidRPr="005B7BBA">
              <w:t>1 C</w:t>
            </w:r>
          </w:p>
        </w:tc>
        <w:tc>
          <w:tcPr>
            <w:tcW w:w="2340" w:type="dxa"/>
            <w:tcMar>
              <w:left w:w="58" w:type="dxa"/>
              <w:right w:w="58" w:type="dxa"/>
            </w:tcMar>
          </w:tcPr>
          <w:p w14:paraId="408BA309" w14:textId="6C09EF53" w:rsidR="000751EA" w:rsidRPr="005B7BBA" w:rsidRDefault="000751EA" w:rsidP="000751EA">
            <w:pPr>
              <w:pStyle w:val="TableText"/>
            </w:pPr>
            <w:r w:rsidRPr="005B7BBA">
              <w:t xml:space="preserve">See spec </w:t>
            </w:r>
            <w:hyperlink r:id="rId1145" w:history="1">
              <w:r w:rsidRPr="003E560E">
                <w:rPr>
                  <w:rStyle w:val="Hyperlink"/>
                </w:rPr>
                <w:t>S0102010</w:t>
              </w:r>
            </w:hyperlink>
          </w:p>
        </w:tc>
        <w:tc>
          <w:tcPr>
            <w:tcW w:w="837" w:type="dxa"/>
            <w:tcMar>
              <w:left w:w="58" w:type="dxa"/>
              <w:right w:w="58" w:type="dxa"/>
            </w:tcMar>
          </w:tcPr>
          <w:p w14:paraId="47FA5C19" w14:textId="77777777" w:rsidR="000751EA" w:rsidRPr="005B7BBA" w:rsidRDefault="000751EA" w:rsidP="000751EA">
            <w:pPr>
              <w:pStyle w:val="TableText"/>
            </w:pPr>
            <w:r>
              <w:t>Spaces</w:t>
            </w:r>
          </w:p>
        </w:tc>
        <w:tc>
          <w:tcPr>
            <w:tcW w:w="438" w:type="dxa"/>
          </w:tcPr>
          <w:p w14:paraId="6AABFE06" w14:textId="77777777" w:rsidR="000751EA" w:rsidRPr="005B7BBA" w:rsidRDefault="000751EA" w:rsidP="000751EA">
            <w:pPr>
              <w:pStyle w:val="TableText"/>
            </w:pPr>
            <w:r w:rsidRPr="005B7BBA">
              <w:t>X</w:t>
            </w:r>
          </w:p>
        </w:tc>
        <w:tc>
          <w:tcPr>
            <w:tcW w:w="438" w:type="dxa"/>
          </w:tcPr>
          <w:p w14:paraId="633D2F4D" w14:textId="77777777" w:rsidR="000751EA" w:rsidRPr="005B7BBA" w:rsidRDefault="000751EA" w:rsidP="000751EA">
            <w:pPr>
              <w:pStyle w:val="TableText"/>
            </w:pPr>
            <w:r w:rsidRPr="005B7BBA">
              <w:t>X</w:t>
            </w:r>
          </w:p>
        </w:tc>
        <w:tc>
          <w:tcPr>
            <w:tcW w:w="439" w:type="dxa"/>
          </w:tcPr>
          <w:p w14:paraId="3D4C983B" w14:textId="77777777" w:rsidR="000751EA" w:rsidRPr="005B7BBA" w:rsidRDefault="000751EA" w:rsidP="000751EA">
            <w:pPr>
              <w:pStyle w:val="TableText"/>
            </w:pPr>
            <w:r w:rsidRPr="005B7BBA">
              <w:t>X</w:t>
            </w:r>
          </w:p>
        </w:tc>
      </w:tr>
      <w:tr w:rsidR="000751EA" w14:paraId="6DDD1DC7" w14:textId="77777777" w:rsidTr="007A4858">
        <w:trPr>
          <w:cantSplit/>
        </w:trPr>
        <w:tc>
          <w:tcPr>
            <w:tcW w:w="802" w:type="dxa"/>
            <w:tcMar>
              <w:left w:w="58" w:type="dxa"/>
              <w:right w:w="58" w:type="dxa"/>
            </w:tcMar>
          </w:tcPr>
          <w:p w14:paraId="3E71E16C" w14:textId="096C3A80" w:rsidR="000751EA" w:rsidRPr="005B7BBA" w:rsidRDefault="000751EA" w:rsidP="000751EA">
            <w:pPr>
              <w:pStyle w:val="TableText"/>
            </w:pPr>
            <w:r w:rsidRPr="005B7BBA">
              <w:t>48</w:t>
            </w:r>
            <w:r w:rsidR="005B7717">
              <w:t xml:space="preserve"> – </w:t>
            </w:r>
            <w:r w:rsidRPr="005B7BBA">
              <w:t>52</w:t>
            </w:r>
          </w:p>
        </w:tc>
        <w:tc>
          <w:tcPr>
            <w:tcW w:w="2250" w:type="dxa"/>
            <w:tcMar>
              <w:left w:w="58" w:type="dxa"/>
              <w:right w:w="58" w:type="dxa"/>
            </w:tcMar>
          </w:tcPr>
          <w:p w14:paraId="31E1C819" w14:textId="77777777" w:rsidR="000751EA" w:rsidRPr="005B7BBA" w:rsidRDefault="000751EA" w:rsidP="000751EA">
            <w:pPr>
              <w:pStyle w:val="TableText"/>
            </w:pPr>
            <w:r w:rsidRPr="005B7BBA">
              <w:t>DTL PROC CODE</w:t>
            </w:r>
          </w:p>
        </w:tc>
        <w:tc>
          <w:tcPr>
            <w:tcW w:w="2970" w:type="dxa"/>
            <w:tcMar>
              <w:left w:w="58" w:type="dxa"/>
              <w:right w:w="58" w:type="dxa"/>
            </w:tcMar>
          </w:tcPr>
          <w:p w14:paraId="3DC63515" w14:textId="31916A54" w:rsidR="000751EA" w:rsidRPr="005B7BBA" w:rsidRDefault="000751EA" w:rsidP="000751EA">
            <w:pPr>
              <w:pStyle w:val="TableText"/>
            </w:pPr>
            <w:r w:rsidRPr="005B7BBA">
              <w:t>:P:IDR-</w:t>
            </w:r>
            <w:hyperlink r:id="rId1146" w:history="1">
              <w:r w:rsidRPr="003E560E">
                <w:rPr>
                  <w:rStyle w:val="Hyperlink"/>
                </w:rPr>
                <w:t>P</w:t>
              </w:r>
              <w:bookmarkStart w:id="1191" w:name="_Hlt514742155"/>
              <w:r w:rsidRPr="003E560E">
                <w:rPr>
                  <w:rStyle w:val="Hyperlink"/>
                </w:rPr>
                <w:t>R</w:t>
              </w:r>
              <w:bookmarkStart w:id="1192" w:name="_Hlt30573092"/>
              <w:bookmarkEnd w:id="1191"/>
              <w:r w:rsidRPr="003E560E">
                <w:rPr>
                  <w:rStyle w:val="Hyperlink"/>
                </w:rPr>
                <w:t>O</w:t>
              </w:r>
              <w:bookmarkEnd w:id="1192"/>
              <w:r w:rsidRPr="003E560E">
                <w:rPr>
                  <w:rStyle w:val="Hyperlink"/>
                </w:rPr>
                <w:t>C</w:t>
              </w:r>
              <w:bookmarkStart w:id="1193" w:name="_Hlt500217195"/>
              <w:r w:rsidRPr="003E560E">
                <w:rPr>
                  <w:rStyle w:val="Hyperlink"/>
                </w:rPr>
                <w:t>-</w:t>
              </w:r>
              <w:bookmarkStart w:id="1194" w:name="_Hlt506782441"/>
              <w:bookmarkEnd w:id="1193"/>
              <w:r w:rsidRPr="003E560E">
                <w:rPr>
                  <w:rStyle w:val="Hyperlink"/>
                </w:rPr>
                <w:t>C</w:t>
              </w:r>
              <w:bookmarkStart w:id="1195" w:name="_Hlt500217175"/>
              <w:bookmarkEnd w:id="1194"/>
              <w:r w:rsidRPr="003E560E">
                <w:rPr>
                  <w:rStyle w:val="Hyperlink"/>
                </w:rPr>
                <w:t>O</w:t>
              </w:r>
              <w:bookmarkEnd w:id="1195"/>
              <w:r w:rsidRPr="003E560E">
                <w:rPr>
                  <w:rStyle w:val="Hyperlink"/>
                </w:rPr>
                <w:t>DE</w:t>
              </w:r>
            </w:hyperlink>
          </w:p>
        </w:tc>
        <w:tc>
          <w:tcPr>
            <w:tcW w:w="2734" w:type="dxa"/>
            <w:tcMar>
              <w:left w:w="58" w:type="dxa"/>
              <w:right w:w="58" w:type="dxa"/>
            </w:tcMar>
          </w:tcPr>
          <w:p w14:paraId="77EF43D6" w14:textId="77777777" w:rsidR="000751EA" w:rsidRDefault="000751EA" w:rsidP="000751EA">
            <w:pPr>
              <w:pStyle w:val="TableText"/>
            </w:pPr>
            <w:r w:rsidRPr="005B7BBA">
              <w:t>Procedure Number</w:t>
            </w:r>
          </w:p>
          <w:p w14:paraId="310A6772" w14:textId="77777777" w:rsidR="000751EA" w:rsidRPr="005B7BBA" w:rsidRDefault="000751EA" w:rsidP="000751EA">
            <w:pPr>
              <w:pStyle w:val="TableText"/>
            </w:pPr>
            <w:r>
              <w:t>Claim detail procedure code.</w:t>
            </w:r>
          </w:p>
        </w:tc>
        <w:tc>
          <w:tcPr>
            <w:tcW w:w="1136" w:type="dxa"/>
            <w:tcMar>
              <w:left w:w="58" w:type="dxa"/>
              <w:right w:w="58" w:type="dxa"/>
            </w:tcMar>
          </w:tcPr>
          <w:p w14:paraId="772F603F" w14:textId="77777777" w:rsidR="000751EA" w:rsidRPr="005B7BBA" w:rsidRDefault="000751EA" w:rsidP="000751EA">
            <w:pPr>
              <w:pStyle w:val="TableText"/>
            </w:pPr>
            <w:r w:rsidRPr="005B7BBA">
              <w:t>5 C</w:t>
            </w:r>
          </w:p>
        </w:tc>
        <w:tc>
          <w:tcPr>
            <w:tcW w:w="2340" w:type="dxa"/>
            <w:tcMar>
              <w:left w:w="58" w:type="dxa"/>
              <w:right w:w="58" w:type="dxa"/>
            </w:tcMar>
          </w:tcPr>
          <w:p w14:paraId="6F8C36F0" w14:textId="77777777" w:rsidR="000751EA" w:rsidRPr="005B7BBA" w:rsidRDefault="000751EA" w:rsidP="000751EA">
            <w:pPr>
              <w:pStyle w:val="TableText"/>
            </w:pPr>
            <w:r>
              <w:t>-</w:t>
            </w:r>
          </w:p>
        </w:tc>
        <w:tc>
          <w:tcPr>
            <w:tcW w:w="837" w:type="dxa"/>
            <w:tcMar>
              <w:left w:w="58" w:type="dxa"/>
              <w:right w:w="58" w:type="dxa"/>
            </w:tcMar>
          </w:tcPr>
          <w:p w14:paraId="71247E4F" w14:textId="77777777" w:rsidR="000751EA" w:rsidRPr="005B7BBA" w:rsidRDefault="000751EA" w:rsidP="000751EA">
            <w:pPr>
              <w:pStyle w:val="TableText"/>
            </w:pPr>
            <w:r>
              <w:t>Spaces</w:t>
            </w:r>
          </w:p>
        </w:tc>
        <w:tc>
          <w:tcPr>
            <w:tcW w:w="438" w:type="dxa"/>
          </w:tcPr>
          <w:p w14:paraId="200E96E9" w14:textId="77777777" w:rsidR="000751EA" w:rsidRPr="005B7BBA" w:rsidRDefault="000751EA" w:rsidP="000751EA">
            <w:pPr>
              <w:pStyle w:val="TableText"/>
            </w:pPr>
            <w:r w:rsidRPr="005B7BBA">
              <w:t>X</w:t>
            </w:r>
          </w:p>
        </w:tc>
        <w:tc>
          <w:tcPr>
            <w:tcW w:w="438" w:type="dxa"/>
          </w:tcPr>
          <w:p w14:paraId="6AC02602" w14:textId="77777777" w:rsidR="000751EA" w:rsidRPr="005B7BBA" w:rsidRDefault="000751EA" w:rsidP="000751EA">
            <w:pPr>
              <w:pStyle w:val="TableText"/>
            </w:pPr>
            <w:r w:rsidRPr="005B7BBA">
              <w:t>X</w:t>
            </w:r>
          </w:p>
        </w:tc>
        <w:tc>
          <w:tcPr>
            <w:tcW w:w="439" w:type="dxa"/>
          </w:tcPr>
          <w:p w14:paraId="687F11DC" w14:textId="77777777" w:rsidR="000751EA" w:rsidRPr="005B7BBA" w:rsidRDefault="000751EA" w:rsidP="000751EA">
            <w:pPr>
              <w:pStyle w:val="TableText"/>
            </w:pPr>
            <w:r w:rsidRPr="005B7BBA">
              <w:t>X</w:t>
            </w:r>
          </w:p>
        </w:tc>
      </w:tr>
      <w:tr w:rsidR="000751EA" w14:paraId="223ACF8B" w14:textId="77777777" w:rsidTr="007A4858">
        <w:trPr>
          <w:cantSplit/>
        </w:trPr>
        <w:tc>
          <w:tcPr>
            <w:tcW w:w="802" w:type="dxa"/>
            <w:tcMar>
              <w:left w:w="58" w:type="dxa"/>
              <w:right w:w="58" w:type="dxa"/>
            </w:tcMar>
          </w:tcPr>
          <w:p w14:paraId="56CC5AF8" w14:textId="44268D6C" w:rsidR="000751EA" w:rsidRPr="005B7BBA" w:rsidRDefault="000751EA" w:rsidP="000751EA">
            <w:pPr>
              <w:pStyle w:val="TableText"/>
            </w:pPr>
            <w:r w:rsidRPr="005B7BBA">
              <w:t>53</w:t>
            </w:r>
            <w:r w:rsidR="005B7717">
              <w:t xml:space="preserve"> – </w:t>
            </w:r>
            <w:r w:rsidRPr="005B7BBA">
              <w:t>54</w:t>
            </w:r>
          </w:p>
        </w:tc>
        <w:tc>
          <w:tcPr>
            <w:tcW w:w="2250" w:type="dxa"/>
            <w:tcMar>
              <w:left w:w="58" w:type="dxa"/>
              <w:right w:w="58" w:type="dxa"/>
            </w:tcMar>
          </w:tcPr>
          <w:p w14:paraId="78CAC9B6" w14:textId="77777777" w:rsidR="000751EA" w:rsidRPr="005B7BBA" w:rsidRDefault="000751EA" w:rsidP="000751EA">
            <w:pPr>
              <w:pStyle w:val="TableText"/>
            </w:pPr>
            <w:r w:rsidRPr="005B7BBA">
              <w:t>DTL MOD ONE</w:t>
            </w:r>
          </w:p>
        </w:tc>
        <w:tc>
          <w:tcPr>
            <w:tcW w:w="2970" w:type="dxa"/>
            <w:tcMar>
              <w:left w:w="58" w:type="dxa"/>
              <w:right w:w="58" w:type="dxa"/>
            </w:tcMar>
          </w:tcPr>
          <w:p w14:paraId="16A9415B" w14:textId="13A61E6B" w:rsidR="000751EA" w:rsidRPr="005B7BBA" w:rsidRDefault="000751EA" w:rsidP="000751EA">
            <w:pPr>
              <w:pStyle w:val="TableText"/>
            </w:pPr>
            <w:r w:rsidRPr="005B7BBA">
              <w:t>:P:IDR-</w:t>
            </w:r>
            <w:hyperlink r:id="rId1147" w:history="1">
              <w:r w:rsidRPr="003E560E">
                <w:rPr>
                  <w:rStyle w:val="Hyperlink"/>
                </w:rPr>
                <w:t>M</w:t>
              </w:r>
              <w:bookmarkStart w:id="1196" w:name="_Hlt500217201"/>
              <w:r w:rsidRPr="003E560E">
                <w:rPr>
                  <w:rStyle w:val="Hyperlink"/>
                </w:rPr>
                <w:t>O</w:t>
              </w:r>
              <w:bookmarkStart w:id="1197" w:name="_Hlt12249899"/>
              <w:bookmarkEnd w:id="1196"/>
              <w:r w:rsidRPr="003E560E">
                <w:rPr>
                  <w:rStyle w:val="Hyperlink"/>
                </w:rPr>
                <w:t>D</w:t>
              </w:r>
              <w:bookmarkStart w:id="1198" w:name="_Hlt526841031"/>
              <w:bookmarkEnd w:id="1197"/>
              <w:r w:rsidRPr="003E560E">
                <w:rPr>
                  <w:rStyle w:val="Hyperlink"/>
                </w:rPr>
                <w:t>-</w:t>
              </w:r>
              <w:bookmarkStart w:id="1199" w:name="_Hlt517152374"/>
              <w:bookmarkEnd w:id="1198"/>
              <w:r w:rsidRPr="003E560E">
                <w:rPr>
                  <w:rStyle w:val="Hyperlink"/>
                </w:rPr>
                <w:t>O</w:t>
              </w:r>
              <w:bookmarkEnd w:id="1199"/>
              <w:r w:rsidRPr="003E560E">
                <w:rPr>
                  <w:rStyle w:val="Hyperlink"/>
                </w:rPr>
                <w:t>N</w:t>
              </w:r>
              <w:bookmarkStart w:id="1200" w:name="_Hlt500318312"/>
              <w:r w:rsidRPr="003E560E">
                <w:rPr>
                  <w:rStyle w:val="Hyperlink"/>
                </w:rPr>
                <w:t>E</w:t>
              </w:r>
              <w:bookmarkEnd w:id="1200"/>
            </w:hyperlink>
          </w:p>
        </w:tc>
        <w:tc>
          <w:tcPr>
            <w:tcW w:w="2734" w:type="dxa"/>
            <w:tcMar>
              <w:left w:w="58" w:type="dxa"/>
              <w:right w:w="58" w:type="dxa"/>
            </w:tcMar>
          </w:tcPr>
          <w:p w14:paraId="763D0BCF" w14:textId="79F79C64" w:rsidR="000751EA" w:rsidRPr="005B7BBA" w:rsidRDefault="000751EA" w:rsidP="006A54F7">
            <w:pPr>
              <w:pStyle w:val="TableText"/>
            </w:pPr>
            <w:r w:rsidRPr="005B7BBA">
              <w:t>First procedure modifier</w:t>
            </w:r>
          </w:p>
        </w:tc>
        <w:tc>
          <w:tcPr>
            <w:tcW w:w="1136" w:type="dxa"/>
            <w:tcMar>
              <w:left w:w="58" w:type="dxa"/>
              <w:right w:w="58" w:type="dxa"/>
            </w:tcMar>
          </w:tcPr>
          <w:p w14:paraId="1EFAF68B" w14:textId="77777777" w:rsidR="000751EA" w:rsidRPr="005B7BBA" w:rsidRDefault="000751EA" w:rsidP="000751EA">
            <w:pPr>
              <w:pStyle w:val="TableText"/>
            </w:pPr>
            <w:r w:rsidRPr="005B7BBA">
              <w:t>2 C</w:t>
            </w:r>
          </w:p>
        </w:tc>
        <w:tc>
          <w:tcPr>
            <w:tcW w:w="2340" w:type="dxa"/>
            <w:tcMar>
              <w:left w:w="58" w:type="dxa"/>
              <w:right w:w="58" w:type="dxa"/>
            </w:tcMar>
          </w:tcPr>
          <w:p w14:paraId="1CD0ED2B" w14:textId="2DC94DB3" w:rsidR="000751EA" w:rsidRPr="005B7BBA" w:rsidRDefault="000751EA" w:rsidP="000751EA">
            <w:pPr>
              <w:pStyle w:val="TableText"/>
            </w:pPr>
            <w:r w:rsidRPr="005B7BBA">
              <w:t xml:space="preserve">See spec </w:t>
            </w:r>
            <w:hyperlink r:id="rId1148" w:history="1">
              <w:r w:rsidRPr="003E560E">
                <w:rPr>
                  <w:rStyle w:val="Hyperlink"/>
                </w:rPr>
                <w:t>S0108010</w:t>
              </w:r>
            </w:hyperlink>
          </w:p>
        </w:tc>
        <w:tc>
          <w:tcPr>
            <w:tcW w:w="837" w:type="dxa"/>
            <w:tcMar>
              <w:left w:w="58" w:type="dxa"/>
              <w:right w:w="58" w:type="dxa"/>
            </w:tcMar>
          </w:tcPr>
          <w:p w14:paraId="162746B7" w14:textId="77777777" w:rsidR="000751EA" w:rsidRPr="005B7BBA" w:rsidRDefault="000751EA" w:rsidP="000751EA">
            <w:pPr>
              <w:pStyle w:val="TableText"/>
            </w:pPr>
            <w:r>
              <w:t>Spaces</w:t>
            </w:r>
          </w:p>
        </w:tc>
        <w:tc>
          <w:tcPr>
            <w:tcW w:w="438" w:type="dxa"/>
          </w:tcPr>
          <w:p w14:paraId="7BD0A7E1" w14:textId="77777777" w:rsidR="000751EA" w:rsidRPr="005B7BBA" w:rsidRDefault="000751EA" w:rsidP="000751EA">
            <w:pPr>
              <w:pStyle w:val="TableText"/>
            </w:pPr>
            <w:r w:rsidRPr="005B7BBA">
              <w:t>X</w:t>
            </w:r>
          </w:p>
        </w:tc>
        <w:tc>
          <w:tcPr>
            <w:tcW w:w="438" w:type="dxa"/>
          </w:tcPr>
          <w:p w14:paraId="0EC554EF" w14:textId="77777777" w:rsidR="000751EA" w:rsidRPr="005B7BBA" w:rsidRDefault="000751EA" w:rsidP="000751EA">
            <w:pPr>
              <w:pStyle w:val="TableText"/>
            </w:pPr>
            <w:r w:rsidRPr="005B7BBA">
              <w:t>X</w:t>
            </w:r>
          </w:p>
        </w:tc>
        <w:tc>
          <w:tcPr>
            <w:tcW w:w="439" w:type="dxa"/>
          </w:tcPr>
          <w:p w14:paraId="43580168" w14:textId="77777777" w:rsidR="000751EA" w:rsidRPr="005B7BBA" w:rsidRDefault="000751EA" w:rsidP="000751EA">
            <w:pPr>
              <w:pStyle w:val="TableText"/>
            </w:pPr>
            <w:r w:rsidRPr="005B7BBA">
              <w:t>X</w:t>
            </w:r>
          </w:p>
        </w:tc>
      </w:tr>
      <w:tr w:rsidR="000751EA" w14:paraId="68AF66B4" w14:textId="77777777" w:rsidTr="007A4858">
        <w:trPr>
          <w:cantSplit/>
        </w:trPr>
        <w:tc>
          <w:tcPr>
            <w:tcW w:w="802" w:type="dxa"/>
            <w:tcMar>
              <w:left w:w="58" w:type="dxa"/>
              <w:right w:w="58" w:type="dxa"/>
            </w:tcMar>
          </w:tcPr>
          <w:p w14:paraId="4538DC64" w14:textId="70DC52B9" w:rsidR="000751EA" w:rsidRPr="005B7BBA" w:rsidRDefault="000751EA" w:rsidP="000751EA">
            <w:pPr>
              <w:pStyle w:val="TableText"/>
            </w:pPr>
            <w:r w:rsidRPr="005B7BBA">
              <w:t>55</w:t>
            </w:r>
            <w:r w:rsidR="005B7717">
              <w:t xml:space="preserve"> – </w:t>
            </w:r>
            <w:r w:rsidRPr="005B7BBA">
              <w:t>56</w:t>
            </w:r>
          </w:p>
        </w:tc>
        <w:tc>
          <w:tcPr>
            <w:tcW w:w="2250" w:type="dxa"/>
            <w:tcMar>
              <w:left w:w="58" w:type="dxa"/>
              <w:right w:w="58" w:type="dxa"/>
            </w:tcMar>
          </w:tcPr>
          <w:p w14:paraId="316BBA73" w14:textId="77777777" w:rsidR="000751EA" w:rsidRPr="005B7BBA" w:rsidRDefault="000751EA" w:rsidP="000751EA">
            <w:pPr>
              <w:pStyle w:val="TableText"/>
            </w:pPr>
            <w:r w:rsidRPr="005B7BBA">
              <w:t>DTL MOD TWO</w:t>
            </w:r>
          </w:p>
        </w:tc>
        <w:tc>
          <w:tcPr>
            <w:tcW w:w="2970" w:type="dxa"/>
            <w:tcMar>
              <w:left w:w="58" w:type="dxa"/>
              <w:right w:w="58" w:type="dxa"/>
            </w:tcMar>
          </w:tcPr>
          <w:p w14:paraId="0CDCAA9E" w14:textId="60BB1F2C" w:rsidR="000751EA" w:rsidRPr="005B7BBA" w:rsidRDefault="000751EA" w:rsidP="000751EA">
            <w:pPr>
              <w:pStyle w:val="TableText"/>
            </w:pPr>
            <w:r w:rsidRPr="005B7BBA">
              <w:t>:P:IDR-</w:t>
            </w:r>
            <w:bookmarkStart w:id="1201" w:name="_Hlt500219787"/>
            <w:bookmarkStart w:id="1202" w:name="_Hlt506781821"/>
            <w:r w:rsidRPr="003E560E">
              <w:rPr>
                <w:rStyle w:val="Hyperlink"/>
              </w:rPr>
              <w:fldChar w:fldCharType="begin"/>
            </w:r>
            <w:r w:rsidR="00E616A2">
              <w:rPr>
                <w:rStyle w:val="Hyperlink"/>
              </w:rPr>
              <w:instrText>HYPERLINK "..\\..\\DataDictionary\\COBOL\\MNE\\MOD-TWO.docx"</w:instrText>
            </w:r>
            <w:r w:rsidRPr="003E560E">
              <w:rPr>
                <w:rStyle w:val="Hyperlink"/>
              </w:rPr>
            </w:r>
            <w:r w:rsidRPr="003E560E">
              <w:rPr>
                <w:rStyle w:val="Hyperlink"/>
              </w:rPr>
              <w:fldChar w:fldCharType="separate"/>
            </w:r>
            <w:r w:rsidRPr="003E560E">
              <w:rPr>
                <w:rStyle w:val="Hyperlink"/>
              </w:rPr>
              <w:t>M</w:t>
            </w:r>
            <w:bookmarkStart w:id="1203" w:name="_Hlt28753541"/>
            <w:r w:rsidRPr="003E560E">
              <w:rPr>
                <w:rStyle w:val="Hyperlink"/>
              </w:rPr>
              <w:t>O</w:t>
            </w:r>
            <w:bookmarkStart w:id="1204" w:name="_Hlt500217209"/>
            <w:bookmarkEnd w:id="1203"/>
            <w:r w:rsidRPr="003E560E">
              <w:rPr>
                <w:rStyle w:val="Hyperlink"/>
              </w:rPr>
              <w:t>D</w:t>
            </w:r>
            <w:bookmarkStart w:id="1205" w:name="_Hlt514742237"/>
            <w:bookmarkEnd w:id="1204"/>
            <w:r w:rsidRPr="003E560E">
              <w:rPr>
                <w:rStyle w:val="Hyperlink"/>
              </w:rPr>
              <w:t>-</w:t>
            </w:r>
            <w:bookmarkStart w:id="1206" w:name="_Hlt30574164"/>
            <w:bookmarkEnd w:id="1205"/>
            <w:r w:rsidRPr="003E560E">
              <w:rPr>
                <w:rStyle w:val="Hyperlink"/>
              </w:rPr>
              <w:t>T</w:t>
            </w:r>
            <w:bookmarkStart w:id="1207" w:name="_Hlt517152377"/>
            <w:bookmarkEnd w:id="1206"/>
            <w:r w:rsidRPr="003E560E">
              <w:rPr>
                <w:rStyle w:val="Hyperlink"/>
              </w:rPr>
              <w:t>W</w:t>
            </w:r>
            <w:bookmarkEnd w:id="1207"/>
            <w:r w:rsidRPr="003E560E">
              <w:rPr>
                <w:rStyle w:val="Hyperlink"/>
              </w:rPr>
              <w:t>O</w:t>
            </w:r>
            <w:bookmarkEnd w:id="1201"/>
            <w:r w:rsidRPr="003E560E">
              <w:rPr>
                <w:rStyle w:val="Hyperlink"/>
              </w:rPr>
              <w:fldChar w:fldCharType="end"/>
            </w:r>
            <w:bookmarkEnd w:id="1202"/>
          </w:p>
        </w:tc>
        <w:tc>
          <w:tcPr>
            <w:tcW w:w="2734" w:type="dxa"/>
            <w:tcMar>
              <w:left w:w="58" w:type="dxa"/>
              <w:right w:w="58" w:type="dxa"/>
            </w:tcMar>
          </w:tcPr>
          <w:p w14:paraId="088A24E7" w14:textId="585BE47D" w:rsidR="000751EA" w:rsidRPr="005B7BBA" w:rsidRDefault="000751EA" w:rsidP="006A54F7">
            <w:pPr>
              <w:pStyle w:val="TableText"/>
            </w:pPr>
            <w:r w:rsidRPr="005B7BBA">
              <w:t>Second procedure modifier</w:t>
            </w:r>
          </w:p>
        </w:tc>
        <w:tc>
          <w:tcPr>
            <w:tcW w:w="1136" w:type="dxa"/>
            <w:tcMar>
              <w:left w:w="58" w:type="dxa"/>
              <w:right w:w="58" w:type="dxa"/>
            </w:tcMar>
          </w:tcPr>
          <w:p w14:paraId="36B6598E" w14:textId="77777777" w:rsidR="000751EA" w:rsidRPr="005B7BBA" w:rsidRDefault="000751EA" w:rsidP="000751EA">
            <w:pPr>
              <w:pStyle w:val="TableText"/>
            </w:pPr>
            <w:r w:rsidRPr="005B7BBA">
              <w:t>2 C</w:t>
            </w:r>
          </w:p>
        </w:tc>
        <w:tc>
          <w:tcPr>
            <w:tcW w:w="2340" w:type="dxa"/>
            <w:tcMar>
              <w:left w:w="58" w:type="dxa"/>
              <w:right w:w="58" w:type="dxa"/>
            </w:tcMar>
          </w:tcPr>
          <w:p w14:paraId="0C9679CD" w14:textId="0F15A5B7" w:rsidR="000751EA" w:rsidRPr="005B7BBA" w:rsidRDefault="000751EA" w:rsidP="000751EA">
            <w:pPr>
              <w:pStyle w:val="TableText"/>
            </w:pPr>
            <w:r w:rsidRPr="005B7BBA">
              <w:t xml:space="preserve">See spec </w:t>
            </w:r>
            <w:hyperlink r:id="rId1149" w:history="1">
              <w:r w:rsidRPr="003E560E">
                <w:rPr>
                  <w:rStyle w:val="Hyperlink"/>
                </w:rPr>
                <w:t>S0108010</w:t>
              </w:r>
            </w:hyperlink>
          </w:p>
        </w:tc>
        <w:tc>
          <w:tcPr>
            <w:tcW w:w="837" w:type="dxa"/>
            <w:tcMar>
              <w:left w:w="58" w:type="dxa"/>
              <w:right w:w="58" w:type="dxa"/>
            </w:tcMar>
          </w:tcPr>
          <w:p w14:paraId="03CB5F74" w14:textId="77777777" w:rsidR="000751EA" w:rsidRPr="005B7BBA" w:rsidRDefault="000751EA" w:rsidP="000751EA">
            <w:pPr>
              <w:pStyle w:val="TableText"/>
            </w:pPr>
            <w:r>
              <w:t>Spaces</w:t>
            </w:r>
          </w:p>
        </w:tc>
        <w:tc>
          <w:tcPr>
            <w:tcW w:w="438" w:type="dxa"/>
          </w:tcPr>
          <w:p w14:paraId="2C199E8A" w14:textId="77777777" w:rsidR="000751EA" w:rsidRPr="005B7BBA" w:rsidRDefault="000751EA" w:rsidP="000751EA">
            <w:pPr>
              <w:pStyle w:val="TableText"/>
            </w:pPr>
            <w:r w:rsidRPr="005B7BBA">
              <w:t>X</w:t>
            </w:r>
          </w:p>
        </w:tc>
        <w:tc>
          <w:tcPr>
            <w:tcW w:w="438" w:type="dxa"/>
          </w:tcPr>
          <w:p w14:paraId="6DE3CCDA" w14:textId="77777777" w:rsidR="000751EA" w:rsidRPr="005B7BBA" w:rsidRDefault="000751EA" w:rsidP="000751EA">
            <w:pPr>
              <w:pStyle w:val="TableText"/>
            </w:pPr>
            <w:r w:rsidRPr="005B7BBA">
              <w:t>X</w:t>
            </w:r>
          </w:p>
        </w:tc>
        <w:tc>
          <w:tcPr>
            <w:tcW w:w="439" w:type="dxa"/>
          </w:tcPr>
          <w:p w14:paraId="5736B44A" w14:textId="77777777" w:rsidR="000751EA" w:rsidRPr="005B7BBA" w:rsidRDefault="000751EA" w:rsidP="000751EA">
            <w:pPr>
              <w:pStyle w:val="TableText"/>
            </w:pPr>
            <w:r w:rsidRPr="005B7BBA">
              <w:t>X</w:t>
            </w:r>
          </w:p>
        </w:tc>
      </w:tr>
      <w:tr w:rsidR="000751EA" w14:paraId="6580E820" w14:textId="77777777" w:rsidTr="007A4858">
        <w:trPr>
          <w:cantSplit/>
        </w:trPr>
        <w:tc>
          <w:tcPr>
            <w:tcW w:w="802" w:type="dxa"/>
            <w:tcMar>
              <w:left w:w="58" w:type="dxa"/>
              <w:right w:w="58" w:type="dxa"/>
            </w:tcMar>
          </w:tcPr>
          <w:p w14:paraId="2C03EFD8" w14:textId="78D59A06" w:rsidR="000751EA" w:rsidRPr="005B7BBA" w:rsidRDefault="000751EA" w:rsidP="000751EA">
            <w:pPr>
              <w:pStyle w:val="TableText"/>
            </w:pPr>
            <w:r w:rsidRPr="005B7BBA">
              <w:t>57</w:t>
            </w:r>
            <w:r w:rsidR="005B7717">
              <w:t xml:space="preserve"> – </w:t>
            </w:r>
            <w:r w:rsidRPr="005B7BBA">
              <w:t>58</w:t>
            </w:r>
          </w:p>
        </w:tc>
        <w:tc>
          <w:tcPr>
            <w:tcW w:w="2250" w:type="dxa"/>
            <w:tcMar>
              <w:left w:w="58" w:type="dxa"/>
              <w:right w:w="58" w:type="dxa"/>
            </w:tcMar>
          </w:tcPr>
          <w:p w14:paraId="2E14ECE3" w14:textId="77777777" w:rsidR="000751EA" w:rsidRPr="005B7BBA" w:rsidRDefault="000751EA" w:rsidP="000751EA">
            <w:pPr>
              <w:pStyle w:val="TableText"/>
            </w:pPr>
            <w:r w:rsidRPr="005B7BBA">
              <w:t>DTL MOD THREE</w:t>
            </w:r>
          </w:p>
        </w:tc>
        <w:tc>
          <w:tcPr>
            <w:tcW w:w="2970" w:type="dxa"/>
            <w:tcMar>
              <w:left w:w="58" w:type="dxa"/>
              <w:right w:w="58" w:type="dxa"/>
            </w:tcMar>
          </w:tcPr>
          <w:p w14:paraId="73D09BE0" w14:textId="5A5102A2" w:rsidR="000751EA" w:rsidRPr="005B7BBA" w:rsidRDefault="000751EA" w:rsidP="000751EA">
            <w:pPr>
              <w:pStyle w:val="TableText"/>
            </w:pPr>
            <w:r w:rsidRPr="005B7BBA">
              <w:t>:P:IDR-</w:t>
            </w:r>
            <w:hyperlink r:id="rId1150" w:history="1">
              <w:r w:rsidRPr="003E560E">
                <w:rPr>
                  <w:rStyle w:val="Hyperlink"/>
                </w:rPr>
                <w:t>MO</w:t>
              </w:r>
              <w:bookmarkStart w:id="1208" w:name="_Hlt500217214"/>
              <w:r w:rsidRPr="003E560E">
                <w:rPr>
                  <w:rStyle w:val="Hyperlink"/>
                </w:rPr>
                <w:t>D</w:t>
              </w:r>
              <w:bookmarkStart w:id="1209" w:name="_Hlt527336705"/>
              <w:bookmarkEnd w:id="1208"/>
              <w:r w:rsidRPr="003E560E">
                <w:rPr>
                  <w:rStyle w:val="Hyperlink"/>
                </w:rPr>
                <w:t>-</w:t>
              </w:r>
              <w:bookmarkStart w:id="1210" w:name="_Hlt514742279"/>
              <w:bookmarkEnd w:id="1209"/>
              <w:r w:rsidRPr="003E560E">
                <w:rPr>
                  <w:rStyle w:val="Hyperlink"/>
                </w:rPr>
                <w:t>T</w:t>
              </w:r>
              <w:bookmarkStart w:id="1211" w:name="_Hlt517152379"/>
              <w:bookmarkEnd w:id="1210"/>
              <w:r w:rsidRPr="003E560E">
                <w:rPr>
                  <w:rStyle w:val="Hyperlink"/>
                </w:rPr>
                <w:t>H</w:t>
              </w:r>
              <w:bookmarkStart w:id="1212" w:name="_Hlt506781769"/>
              <w:bookmarkEnd w:id="1211"/>
              <w:r w:rsidRPr="003E560E">
                <w:rPr>
                  <w:rStyle w:val="Hyperlink"/>
                </w:rPr>
                <w:t>R</w:t>
              </w:r>
              <w:bookmarkEnd w:id="1212"/>
              <w:r w:rsidRPr="003E560E">
                <w:rPr>
                  <w:rStyle w:val="Hyperlink"/>
                </w:rPr>
                <w:t>EE</w:t>
              </w:r>
            </w:hyperlink>
          </w:p>
        </w:tc>
        <w:tc>
          <w:tcPr>
            <w:tcW w:w="2734" w:type="dxa"/>
            <w:tcMar>
              <w:left w:w="58" w:type="dxa"/>
              <w:right w:w="58" w:type="dxa"/>
            </w:tcMar>
          </w:tcPr>
          <w:p w14:paraId="24F8D14B" w14:textId="1B75E8FE" w:rsidR="000751EA" w:rsidRPr="005B7BBA" w:rsidRDefault="000751EA" w:rsidP="006A54F7">
            <w:pPr>
              <w:pStyle w:val="TableText"/>
            </w:pPr>
            <w:r w:rsidRPr="005B7BBA">
              <w:t>Third procedure modifier</w:t>
            </w:r>
          </w:p>
        </w:tc>
        <w:tc>
          <w:tcPr>
            <w:tcW w:w="1136" w:type="dxa"/>
            <w:tcMar>
              <w:left w:w="58" w:type="dxa"/>
              <w:right w:w="58" w:type="dxa"/>
            </w:tcMar>
          </w:tcPr>
          <w:p w14:paraId="7881F9E4" w14:textId="77777777" w:rsidR="000751EA" w:rsidRPr="005B7BBA" w:rsidRDefault="000751EA" w:rsidP="000751EA">
            <w:pPr>
              <w:pStyle w:val="TableText"/>
            </w:pPr>
            <w:r w:rsidRPr="005B7BBA">
              <w:t>2 C</w:t>
            </w:r>
          </w:p>
        </w:tc>
        <w:tc>
          <w:tcPr>
            <w:tcW w:w="2340" w:type="dxa"/>
            <w:tcMar>
              <w:left w:w="58" w:type="dxa"/>
              <w:right w:w="58" w:type="dxa"/>
            </w:tcMar>
          </w:tcPr>
          <w:p w14:paraId="2D5CA341" w14:textId="31F6D8C6" w:rsidR="000751EA" w:rsidRPr="005B7BBA" w:rsidRDefault="000751EA" w:rsidP="000751EA">
            <w:pPr>
              <w:pStyle w:val="TableText"/>
            </w:pPr>
            <w:r w:rsidRPr="005B7BBA">
              <w:t xml:space="preserve">See spec </w:t>
            </w:r>
            <w:hyperlink r:id="rId1151" w:history="1">
              <w:r w:rsidRPr="003E560E">
                <w:rPr>
                  <w:rStyle w:val="Hyperlink"/>
                </w:rPr>
                <w:t>S0108010</w:t>
              </w:r>
            </w:hyperlink>
          </w:p>
        </w:tc>
        <w:tc>
          <w:tcPr>
            <w:tcW w:w="837" w:type="dxa"/>
            <w:tcMar>
              <w:left w:w="58" w:type="dxa"/>
              <w:right w:w="58" w:type="dxa"/>
            </w:tcMar>
          </w:tcPr>
          <w:p w14:paraId="55EFBF2A" w14:textId="77777777" w:rsidR="000751EA" w:rsidRPr="005B7BBA" w:rsidRDefault="000751EA" w:rsidP="000751EA">
            <w:pPr>
              <w:pStyle w:val="TableText"/>
            </w:pPr>
            <w:r>
              <w:t>Spaces</w:t>
            </w:r>
          </w:p>
        </w:tc>
        <w:tc>
          <w:tcPr>
            <w:tcW w:w="438" w:type="dxa"/>
          </w:tcPr>
          <w:p w14:paraId="6985A431" w14:textId="77777777" w:rsidR="000751EA" w:rsidRPr="005B7BBA" w:rsidRDefault="000751EA" w:rsidP="000751EA">
            <w:pPr>
              <w:pStyle w:val="TableText"/>
            </w:pPr>
            <w:r w:rsidRPr="005B7BBA">
              <w:t>X</w:t>
            </w:r>
          </w:p>
        </w:tc>
        <w:tc>
          <w:tcPr>
            <w:tcW w:w="438" w:type="dxa"/>
          </w:tcPr>
          <w:p w14:paraId="46F8E842" w14:textId="77777777" w:rsidR="000751EA" w:rsidRPr="005B7BBA" w:rsidRDefault="000751EA" w:rsidP="000751EA">
            <w:pPr>
              <w:pStyle w:val="TableText"/>
            </w:pPr>
            <w:r w:rsidRPr="005B7BBA">
              <w:t>X</w:t>
            </w:r>
          </w:p>
        </w:tc>
        <w:tc>
          <w:tcPr>
            <w:tcW w:w="439" w:type="dxa"/>
          </w:tcPr>
          <w:p w14:paraId="55F2FA80" w14:textId="77777777" w:rsidR="000751EA" w:rsidRPr="005B7BBA" w:rsidRDefault="000751EA" w:rsidP="000751EA">
            <w:pPr>
              <w:pStyle w:val="TableText"/>
            </w:pPr>
            <w:r w:rsidRPr="005B7BBA">
              <w:t>X</w:t>
            </w:r>
          </w:p>
        </w:tc>
      </w:tr>
      <w:tr w:rsidR="000751EA" w14:paraId="446743C7" w14:textId="77777777" w:rsidTr="007A4858">
        <w:trPr>
          <w:cantSplit/>
        </w:trPr>
        <w:tc>
          <w:tcPr>
            <w:tcW w:w="802" w:type="dxa"/>
            <w:tcMar>
              <w:left w:w="58" w:type="dxa"/>
              <w:right w:w="58" w:type="dxa"/>
            </w:tcMar>
          </w:tcPr>
          <w:p w14:paraId="1D55F57C" w14:textId="788B8FB8" w:rsidR="000751EA" w:rsidRPr="005B7BBA" w:rsidRDefault="000751EA" w:rsidP="000751EA">
            <w:pPr>
              <w:pStyle w:val="TableText"/>
            </w:pPr>
            <w:r w:rsidRPr="005B7BBA">
              <w:t>59</w:t>
            </w:r>
            <w:r w:rsidR="005B7717">
              <w:t xml:space="preserve"> – </w:t>
            </w:r>
            <w:r w:rsidRPr="005B7BBA">
              <w:t>60</w:t>
            </w:r>
          </w:p>
        </w:tc>
        <w:tc>
          <w:tcPr>
            <w:tcW w:w="2250" w:type="dxa"/>
            <w:tcMar>
              <w:left w:w="58" w:type="dxa"/>
              <w:right w:w="58" w:type="dxa"/>
            </w:tcMar>
          </w:tcPr>
          <w:p w14:paraId="05B75211" w14:textId="77777777" w:rsidR="000751EA" w:rsidRPr="005B7BBA" w:rsidRDefault="000751EA" w:rsidP="000751EA">
            <w:pPr>
              <w:pStyle w:val="TableText"/>
            </w:pPr>
            <w:r w:rsidRPr="005B7BBA">
              <w:t>DTL MOD FOUR</w:t>
            </w:r>
          </w:p>
        </w:tc>
        <w:tc>
          <w:tcPr>
            <w:tcW w:w="2970" w:type="dxa"/>
            <w:tcMar>
              <w:left w:w="58" w:type="dxa"/>
              <w:right w:w="58" w:type="dxa"/>
            </w:tcMar>
          </w:tcPr>
          <w:p w14:paraId="64D41C9B" w14:textId="67ED53E5" w:rsidR="000751EA" w:rsidRPr="005B7BBA" w:rsidRDefault="000751EA" w:rsidP="000751EA">
            <w:pPr>
              <w:pStyle w:val="TableText"/>
            </w:pPr>
            <w:r w:rsidRPr="005B7BBA">
              <w:t>:P:IDR-</w:t>
            </w:r>
            <w:hyperlink r:id="rId1152" w:history="1">
              <w:r w:rsidRPr="003E560E">
                <w:rPr>
                  <w:rStyle w:val="Hyperlink"/>
                </w:rPr>
                <w:t>M</w:t>
              </w:r>
              <w:bookmarkStart w:id="1213" w:name="_Hlt500217220"/>
              <w:r w:rsidRPr="003E560E">
                <w:rPr>
                  <w:rStyle w:val="Hyperlink"/>
                </w:rPr>
                <w:t>O</w:t>
              </w:r>
              <w:bookmarkStart w:id="1214" w:name="_Hlt517152382"/>
              <w:bookmarkEnd w:id="1213"/>
              <w:r w:rsidRPr="003E560E">
                <w:rPr>
                  <w:rStyle w:val="Hyperlink"/>
                </w:rPr>
                <w:t>D</w:t>
              </w:r>
              <w:bookmarkStart w:id="1215" w:name="_Hlt514742327"/>
              <w:bookmarkEnd w:id="1214"/>
              <w:r w:rsidRPr="003E560E">
                <w:rPr>
                  <w:rStyle w:val="Hyperlink"/>
                </w:rPr>
                <w:t>-</w:t>
              </w:r>
              <w:bookmarkStart w:id="1216" w:name="_Hlt506781703"/>
              <w:bookmarkEnd w:id="1215"/>
              <w:r w:rsidRPr="003E560E">
                <w:rPr>
                  <w:rStyle w:val="Hyperlink"/>
                </w:rPr>
                <w:t>F</w:t>
              </w:r>
              <w:bookmarkEnd w:id="1216"/>
              <w:r w:rsidRPr="003E560E">
                <w:rPr>
                  <w:rStyle w:val="Hyperlink"/>
                </w:rPr>
                <w:t>O</w:t>
              </w:r>
              <w:bookmarkStart w:id="1217" w:name="_Hlt527336709"/>
              <w:r w:rsidRPr="003E560E">
                <w:rPr>
                  <w:rStyle w:val="Hyperlink"/>
                </w:rPr>
                <w:t>U</w:t>
              </w:r>
              <w:bookmarkEnd w:id="1217"/>
              <w:r w:rsidRPr="003E560E">
                <w:rPr>
                  <w:rStyle w:val="Hyperlink"/>
                </w:rPr>
                <w:t>R</w:t>
              </w:r>
            </w:hyperlink>
          </w:p>
        </w:tc>
        <w:tc>
          <w:tcPr>
            <w:tcW w:w="2734" w:type="dxa"/>
            <w:tcMar>
              <w:left w:w="58" w:type="dxa"/>
              <w:right w:w="58" w:type="dxa"/>
            </w:tcMar>
          </w:tcPr>
          <w:p w14:paraId="385A5C9F" w14:textId="235C8C3F" w:rsidR="000751EA" w:rsidRPr="005B7BBA" w:rsidRDefault="000751EA" w:rsidP="006A54F7">
            <w:pPr>
              <w:pStyle w:val="TableText"/>
            </w:pPr>
            <w:r w:rsidRPr="005B7BBA">
              <w:t>Fourth procedure modifier</w:t>
            </w:r>
          </w:p>
        </w:tc>
        <w:tc>
          <w:tcPr>
            <w:tcW w:w="1136" w:type="dxa"/>
            <w:tcMar>
              <w:left w:w="58" w:type="dxa"/>
              <w:right w:w="58" w:type="dxa"/>
            </w:tcMar>
          </w:tcPr>
          <w:p w14:paraId="7DA01254" w14:textId="77777777" w:rsidR="000751EA" w:rsidRPr="005B7BBA" w:rsidRDefault="000751EA" w:rsidP="000751EA">
            <w:pPr>
              <w:pStyle w:val="TableText"/>
            </w:pPr>
            <w:r w:rsidRPr="005B7BBA">
              <w:t>2 C</w:t>
            </w:r>
          </w:p>
        </w:tc>
        <w:tc>
          <w:tcPr>
            <w:tcW w:w="2340" w:type="dxa"/>
            <w:tcMar>
              <w:left w:w="58" w:type="dxa"/>
              <w:right w:w="58" w:type="dxa"/>
            </w:tcMar>
          </w:tcPr>
          <w:p w14:paraId="00EC272A" w14:textId="3A0179A1" w:rsidR="000751EA" w:rsidRPr="005B7BBA" w:rsidRDefault="000751EA" w:rsidP="000751EA">
            <w:pPr>
              <w:pStyle w:val="TableText"/>
            </w:pPr>
            <w:r w:rsidRPr="005B7BBA">
              <w:t xml:space="preserve">See spec </w:t>
            </w:r>
            <w:hyperlink r:id="rId1153" w:history="1">
              <w:r w:rsidRPr="003E560E">
                <w:rPr>
                  <w:rStyle w:val="Hyperlink"/>
                </w:rPr>
                <w:t>S0108010</w:t>
              </w:r>
            </w:hyperlink>
          </w:p>
        </w:tc>
        <w:tc>
          <w:tcPr>
            <w:tcW w:w="837" w:type="dxa"/>
            <w:tcMar>
              <w:left w:w="58" w:type="dxa"/>
              <w:right w:w="58" w:type="dxa"/>
            </w:tcMar>
          </w:tcPr>
          <w:p w14:paraId="7EA73977" w14:textId="77777777" w:rsidR="000751EA" w:rsidRPr="005B7BBA" w:rsidRDefault="000751EA" w:rsidP="000751EA">
            <w:pPr>
              <w:pStyle w:val="TableText"/>
            </w:pPr>
            <w:r>
              <w:t>Spaces</w:t>
            </w:r>
          </w:p>
        </w:tc>
        <w:tc>
          <w:tcPr>
            <w:tcW w:w="438" w:type="dxa"/>
          </w:tcPr>
          <w:p w14:paraId="705487CF" w14:textId="77777777" w:rsidR="000751EA" w:rsidRPr="005B7BBA" w:rsidRDefault="000751EA" w:rsidP="000751EA">
            <w:pPr>
              <w:pStyle w:val="TableText"/>
            </w:pPr>
            <w:r w:rsidRPr="005B7BBA">
              <w:t>X</w:t>
            </w:r>
          </w:p>
        </w:tc>
        <w:tc>
          <w:tcPr>
            <w:tcW w:w="438" w:type="dxa"/>
          </w:tcPr>
          <w:p w14:paraId="75EB060F" w14:textId="77777777" w:rsidR="000751EA" w:rsidRPr="005B7BBA" w:rsidRDefault="000751EA" w:rsidP="000751EA">
            <w:pPr>
              <w:pStyle w:val="TableText"/>
            </w:pPr>
            <w:r w:rsidRPr="005B7BBA">
              <w:t>X</w:t>
            </w:r>
          </w:p>
        </w:tc>
        <w:tc>
          <w:tcPr>
            <w:tcW w:w="439" w:type="dxa"/>
          </w:tcPr>
          <w:p w14:paraId="54546303" w14:textId="77777777" w:rsidR="000751EA" w:rsidRPr="005B7BBA" w:rsidRDefault="000751EA" w:rsidP="000751EA">
            <w:pPr>
              <w:pStyle w:val="TableText"/>
            </w:pPr>
            <w:r w:rsidRPr="005B7BBA">
              <w:t>X</w:t>
            </w:r>
          </w:p>
        </w:tc>
      </w:tr>
      <w:tr w:rsidR="000751EA" w14:paraId="38E4DEF4" w14:textId="77777777" w:rsidTr="007A4858">
        <w:trPr>
          <w:cantSplit/>
        </w:trPr>
        <w:tc>
          <w:tcPr>
            <w:tcW w:w="802" w:type="dxa"/>
            <w:tcMar>
              <w:left w:w="58" w:type="dxa"/>
              <w:right w:w="58" w:type="dxa"/>
            </w:tcMar>
          </w:tcPr>
          <w:p w14:paraId="48A01364" w14:textId="77777777" w:rsidR="000751EA" w:rsidRPr="005B7BBA" w:rsidRDefault="000751EA" w:rsidP="000751EA">
            <w:pPr>
              <w:pStyle w:val="TableText"/>
            </w:pPr>
            <w:r w:rsidRPr="005B7BBA">
              <w:t>61</w:t>
            </w:r>
          </w:p>
        </w:tc>
        <w:tc>
          <w:tcPr>
            <w:tcW w:w="2250" w:type="dxa"/>
            <w:tcMar>
              <w:left w:w="58" w:type="dxa"/>
              <w:right w:w="58" w:type="dxa"/>
            </w:tcMar>
          </w:tcPr>
          <w:p w14:paraId="4014C4F6" w14:textId="77777777" w:rsidR="000751EA" w:rsidRPr="005B7BBA" w:rsidRDefault="000751EA" w:rsidP="000751EA">
            <w:pPr>
              <w:pStyle w:val="TableText"/>
            </w:pPr>
            <w:r w:rsidRPr="005B7BBA">
              <w:t>INCLUDE FOR DUPE INDICATOR</w:t>
            </w:r>
          </w:p>
        </w:tc>
        <w:tc>
          <w:tcPr>
            <w:tcW w:w="2970" w:type="dxa"/>
            <w:tcMar>
              <w:left w:w="58" w:type="dxa"/>
              <w:right w:w="58" w:type="dxa"/>
            </w:tcMar>
          </w:tcPr>
          <w:p w14:paraId="77D4DED7" w14:textId="5ABFD69A" w:rsidR="000751EA" w:rsidRPr="005B7BBA" w:rsidRDefault="000751EA" w:rsidP="000751EA">
            <w:pPr>
              <w:pStyle w:val="TableText"/>
            </w:pPr>
            <w:r w:rsidRPr="005B7BBA">
              <w:t>:P:IDR-</w:t>
            </w:r>
            <w:hyperlink r:id="rId1154" w:history="1">
              <w:r w:rsidRPr="003E560E">
                <w:rPr>
                  <w:rStyle w:val="Hyperlink"/>
                </w:rPr>
                <w:t>INC-DUPE</w:t>
              </w:r>
            </w:hyperlink>
          </w:p>
        </w:tc>
        <w:tc>
          <w:tcPr>
            <w:tcW w:w="2734" w:type="dxa"/>
            <w:tcMar>
              <w:left w:w="58" w:type="dxa"/>
              <w:right w:w="58" w:type="dxa"/>
            </w:tcMar>
          </w:tcPr>
          <w:p w14:paraId="3C75D744" w14:textId="77777777" w:rsidR="000751EA" w:rsidRDefault="000751EA" w:rsidP="000751EA">
            <w:pPr>
              <w:pStyle w:val="TableText"/>
              <w:rPr>
                <w:rFonts w:cs="Arial"/>
                <w:color w:val="000000"/>
              </w:rPr>
            </w:pPr>
            <w:r w:rsidRPr="001F263D">
              <w:rPr>
                <w:rFonts w:cs="Arial"/>
                <w:color w:val="000000"/>
              </w:rPr>
              <w:t>Include For Dupe Indicator</w:t>
            </w:r>
          </w:p>
          <w:p w14:paraId="0FD01A9B" w14:textId="77777777" w:rsidR="000751EA" w:rsidRPr="005B7BBA" w:rsidRDefault="000751EA" w:rsidP="000751EA">
            <w:pPr>
              <w:pStyle w:val="TableText"/>
            </w:pPr>
            <w:r>
              <w:rPr>
                <w:rFonts w:cs="Arial"/>
                <w:color w:val="000000"/>
              </w:rPr>
              <w:t>I</w:t>
            </w:r>
            <w:r w:rsidRPr="001F263D">
              <w:rPr>
                <w:rFonts w:cs="Arial"/>
                <w:color w:val="000000"/>
              </w:rPr>
              <w:t>ndicates if this is a duplicate.</w:t>
            </w:r>
          </w:p>
        </w:tc>
        <w:tc>
          <w:tcPr>
            <w:tcW w:w="1136" w:type="dxa"/>
            <w:tcMar>
              <w:left w:w="58" w:type="dxa"/>
              <w:right w:w="58" w:type="dxa"/>
            </w:tcMar>
          </w:tcPr>
          <w:p w14:paraId="3D996A0D" w14:textId="77777777" w:rsidR="000751EA" w:rsidRPr="005B7BBA" w:rsidRDefault="000751EA" w:rsidP="000751EA">
            <w:pPr>
              <w:pStyle w:val="TableText"/>
            </w:pPr>
            <w:r w:rsidRPr="005B7BBA">
              <w:t>1 C</w:t>
            </w:r>
          </w:p>
        </w:tc>
        <w:tc>
          <w:tcPr>
            <w:tcW w:w="2340" w:type="dxa"/>
            <w:tcMar>
              <w:left w:w="58" w:type="dxa"/>
              <w:right w:w="58" w:type="dxa"/>
            </w:tcMar>
          </w:tcPr>
          <w:p w14:paraId="418641F9" w14:textId="77777777" w:rsidR="000751EA" w:rsidRPr="00544B71" w:rsidRDefault="000751EA" w:rsidP="000751EA">
            <w:pPr>
              <w:pStyle w:val="TableText"/>
            </w:pPr>
            <w:r w:rsidRPr="0042502A">
              <w:rPr>
                <w:b/>
              </w:rPr>
              <w:t>Valid Values:</w:t>
            </w:r>
          </w:p>
          <w:p w14:paraId="569DD1B6" w14:textId="4A4A91E1" w:rsidR="000751EA" w:rsidRDefault="000751EA" w:rsidP="00245396">
            <w:pPr>
              <w:pStyle w:val="TableTextBullet"/>
            </w:pPr>
            <w:r w:rsidRPr="0097365E">
              <w:rPr>
                <w:rFonts w:cs="Arial"/>
                <w:color w:val="000000"/>
              </w:rPr>
              <w:t xml:space="preserve">Y </w:t>
            </w:r>
            <w:r w:rsidR="006A54F7">
              <w:rPr>
                <w:rFonts w:cs="Arial"/>
              </w:rPr>
              <w:t xml:space="preserve">– </w:t>
            </w:r>
            <w:r w:rsidRPr="005B7BBA">
              <w:t>If true</w:t>
            </w:r>
          </w:p>
          <w:p w14:paraId="7F830E4D" w14:textId="5C5B5CB3" w:rsidR="000751EA" w:rsidRPr="0097365E" w:rsidRDefault="000751EA" w:rsidP="006A54F7">
            <w:pPr>
              <w:pStyle w:val="TableText"/>
              <w:ind w:left="457"/>
              <w:rPr>
                <w:rFonts w:cs="Arial"/>
                <w:color w:val="000000"/>
              </w:rPr>
            </w:pPr>
            <w:r>
              <w:t>I</w:t>
            </w:r>
            <w:r w:rsidRPr="005B7BBA">
              <w:t>ndicates detail is to be marked with indicator making it available in history as previously denied for medical review.</w:t>
            </w:r>
          </w:p>
          <w:p w14:paraId="61C8A259" w14:textId="737D58D5" w:rsidR="000751EA" w:rsidRPr="005B7BBA" w:rsidRDefault="000751EA" w:rsidP="00245396">
            <w:pPr>
              <w:pStyle w:val="TableTextBullet"/>
            </w:pPr>
            <w:r w:rsidRPr="0097365E">
              <w:rPr>
                <w:color w:val="000000"/>
              </w:rPr>
              <w:t xml:space="preserve">Space </w:t>
            </w:r>
            <w:r w:rsidR="006A54F7">
              <w:t xml:space="preserve">– </w:t>
            </w:r>
            <w:r w:rsidRPr="005B7BBA">
              <w:t>Default</w:t>
            </w:r>
          </w:p>
        </w:tc>
        <w:tc>
          <w:tcPr>
            <w:tcW w:w="837" w:type="dxa"/>
            <w:tcMar>
              <w:left w:w="58" w:type="dxa"/>
              <w:right w:w="58" w:type="dxa"/>
            </w:tcMar>
          </w:tcPr>
          <w:p w14:paraId="69090C44" w14:textId="77777777" w:rsidR="000751EA" w:rsidRPr="005B7BBA" w:rsidRDefault="000751EA" w:rsidP="000751EA">
            <w:pPr>
              <w:pStyle w:val="TableText"/>
            </w:pPr>
            <w:r w:rsidRPr="005B7BBA">
              <w:t>Spaces</w:t>
            </w:r>
          </w:p>
        </w:tc>
        <w:tc>
          <w:tcPr>
            <w:tcW w:w="438" w:type="dxa"/>
          </w:tcPr>
          <w:p w14:paraId="1B28880A" w14:textId="77777777" w:rsidR="000751EA" w:rsidRPr="005B7BBA" w:rsidRDefault="000751EA" w:rsidP="000751EA">
            <w:pPr>
              <w:pStyle w:val="TableText"/>
            </w:pPr>
            <w:r>
              <w:t>-</w:t>
            </w:r>
          </w:p>
        </w:tc>
        <w:tc>
          <w:tcPr>
            <w:tcW w:w="438" w:type="dxa"/>
          </w:tcPr>
          <w:p w14:paraId="7CF79A5B" w14:textId="77777777" w:rsidR="000751EA" w:rsidRPr="005B7BBA" w:rsidRDefault="000751EA" w:rsidP="000751EA">
            <w:pPr>
              <w:pStyle w:val="TableText"/>
            </w:pPr>
            <w:r w:rsidRPr="005B7BBA">
              <w:t>X</w:t>
            </w:r>
          </w:p>
        </w:tc>
        <w:tc>
          <w:tcPr>
            <w:tcW w:w="439" w:type="dxa"/>
          </w:tcPr>
          <w:p w14:paraId="41E99423" w14:textId="77777777" w:rsidR="000751EA" w:rsidRPr="005B7BBA" w:rsidRDefault="000751EA" w:rsidP="000751EA">
            <w:pPr>
              <w:pStyle w:val="TableText"/>
            </w:pPr>
            <w:r w:rsidRPr="005B7BBA">
              <w:t>X</w:t>
            </w:r>
          </w:p>
        </w:tc>
      </w:tr>
      <w:tr w:rsidR="000751EA" w14:paraId="3ACA6C60" w14:textId="77777777" w:rsidTr="007A4858">
        <w:trPr>
          <w:cantSplit/>
        </w:trPr>
        <w:tc>
          <w:tcPr>
            <w:tcW w:w="802" w:type="dxa"/>
            <w:tcMar>
              <w:left w:w="58" w:type="dxa"/>
              <w:right w:w="58" w:type="dxa"/>
            </w:tcMar>
          </w:tcPr>
          <w:p w14:paraId="3F4A011F" w14:textId="77777777" w:rsidR="000751EA" w:rsidRPr="005B7BBA" w:rsidRDefault="000751EA" w:rsidP="000751EA">
            <w:pPr>
              <w:pStyle w:val="TableText"/>
            </w:pPr>
            <w:r w:rsidRPr="005B7BBA">
              <w:t>62</w:t>
            </w:r>
          </w:p>
        </w:tc>
        <w:tc>
          <w:tcPr>
            <w:tcW w:w="2250" w:type="dxa"/>
            <w:tcMar>
              <w:left w:w="58" w:type="dxa"/>
              <w:right w:w="58" w:type="dxa"/>
            </w:tcMar>
          </w:tcPr>
          <w:p w14:paraId="1519CADF" w14:textId="77777777" w:rsidR="000751EA" w:rsidRPr="005B7BBA" w:rsidRDefault="000751EA" w:rsidP="000751EA">
            <w:pPr>
              <w:pStyle w:val="TableText"/>
            </w:pPr>
            <w:r w:rsidRPr="005B7BBA">
              <w:t>DME PTH DETAIL IND</w:t>
            </w:r>
          </w:p>
        </w:tc>
        <w:tc>
          <w:tcPr>
            <w:tcW w:w="2970" w:type="dxa"/>
            <w:tcMar>
              <w:left w:w="58" w:type="dxa"/>
              <w:right w:w="58" w:type="dxa"/>
            </w:tcMar>
          </w:tcPr>
          <w:p w14:paraId="198880DD" w14:textId="77777777" w:rsidR="000751EA" w:rsidRPr="005B7BBA" w:rsidRDefault="000751EA" w:rsidP="000751EA">
            <w:pPr>
              <w:pStyle w:val="TableText"/>
            </w:pPr>
            <w:r w:rsidRPr="005B7BBA">
              <w:t>:P:IDR-</w:t>
            </w:r>
            <w:bookmarkStart w:id="1218" w:name="_Hlt526841469"/>
            <w:r w:rsidRPr="000E4712">
              <w:rPr>
                <w:rStyle w:val="Hyperlink"/>
              </w:rPr>
              <w:t>D</w:t>
            </w:r>
            <w:bookmarkStart w:id="1219" w:name="_Hlt500217247"/>
            <w:r w:rsidRPr="000E4712">
              <w:rPr>
                <w:rStyle w:val="Hyperlink"/>
              </w:rPr>
              <w:t>M</w:t>
            </w:r>
            <w:bookmarkStart w:id="1220" w:name="_Hlt506781598"/>
            <w:bookmarkEnd w:id="1219"/>
            <w:r w:rsidRPr="000E4712">
              <w:rPr>
                <w:rStyle w:val="Hyperlink"/>
              </w:rPr>
              <w:t>E</w:t>
            </w:r>
            <w:bookmarkStart w:id="1221" w:name="_Hlt12250462"/>
            <w:bookmarkEnd w:id="1220"/>
            <w:r w:rsidRPr="000E4712">
              <w:rPr>
                <w:rStyle w:val="Hyperlink"/>
              </w:rPr>
              <w:t>-</w:t>
            </w:r>
            <w:bookmarkEnd w:id="1221"/>
            <w:r w:rsidRPr="000E4712">
              <w:rPr>
                <w:rStyle w:val="Hyperlink"/>
              </w:rPr>
              <w:t>P</w:t>
            </w:r>
            <w:bookmarkStart w:id="1222" w:name="_Hlt28753656"/>
            <w:r w:rsidRPr="000E4712">
              <w:rPr>
                <w:rStyle w:val="Hyperlink"/>
              </w:rPr>
              <w:t>A</w:t>
            </w:r>
            <w:bookmarkStart w:id="1223" w:name="_Hlt517152399"/>
            <w:bookmarkEnd w:id="1222"/>
            <w:r w:rsidRPr="000E4712">
              <w:rPr>
                <w:rStyle w:val="Hyperlink"/>
              </w:rPr>
              <w:t>T</w:t>
            </w:r>
            <w:bookmarkEnd w:id="1223"/>
            <w:r w:rsidRPr="000E4712">
              <w:rPr>
                <w:rStyle w:val="Hyperlink"/>
              </w:rPr>
              <w:t>H-DET</w:t>
            </w:r>
            <w:bookmarkEnd w:id="1218"/>
          </w:p>
        </w:tc>
        <w:tc>
          <w:tcPr>
            <w:tcW w:w="2734" w:type="dxa"/>
            <w:tcMar>
              <w:left w:w="58" w:type="dxa"/>
              <w:right w:w="58" w:type="dxa"/>
            </w:tcMar>
          </w:tcPr>
          <w:p w14:paraId="24C46C70" w14:textId="77777777" w:rsidR="000751EA" w:rsidRDefault="000751EA" w:rsidP="000751EA">
            <w:pPr>
              <w:pStyle w:val="TableText"/>
            </w:pPr>
            <w:r w:rsidRPr="005B7BBA">
              <w:t>DME/Pathology Detail</w:t>
            </w:r>
          </w:p>
          <w:p w14:paraId="1E80C979" w14:textId="77777777" w:rsidR="000751EA" w:rsidRPr="005B7BBA" w:rsidRDefault="000751EA" w:rsidP="000751EA">
            <w:pPr>
              <w:pStyle w:val="TableText"/>
            </w:pPr>
            <w:r w:rsidRPr="00CC0E67">
              <w:rPr>
                <w:rFonts w:cs="Arial"/>
                <w:color w:val="000000"/>
              </w:rPr>
              <w:t>The value in this field indicates if this claim is a Durable Medical Equipment (DME) pathology claim</w:t>
            </w:r>
            <w:r>
              <w:rPr>
                <w:rFonts w:cs="Arial"/>
                <w:color w:val="000000"/>
              </w:rPr>
              <w:t>.</w:t>
            </w:r>
          </w:p>
        </w:tc>
        <w:tc>
          <w:tcPr>
            <w:tcW w:w="1136" w:type="dxa"/>
            <w:tcMar>
              <w:left w:w="58" w:type="dxa"/>
              <w:right w:w="58" w:type="dxa"/>
            </w:tcMar>
          </w:tcPr>
          <w:p w14:paraId="4DBDF70E" w14:textId="77777777" w:rsidR="000751EA" w:rsidRPr="005B7BBA" w:rsidRDefault="000751EA" w:rsidP="000751EA">
            <w:pPr>
              <w:pStyle w:val="TableText"/>
            </w:pPr>
            <w:r w:rsidRPr="005B7BBA">
              <w:t>1 C</w:t>
            </w:r>
          </w:p>
        </w:tc>
        <w:tc>
          <w:tcPr>
            <w:tcW w:w="2340" w:type="dxa"/>
            <w:tcMar>
              <w:left w:w="58" w:type="dxa"/>
              <w:right w:w="58" w:type="dxa"/>
            </w:tcMar>
          </w:tcPr>
          <w:p w14:paraId="0BBBB499" w14:textId="77777777" w:rsidR="000751EA" w:rsidRPr="005B7BBA" w:rsidRDefault="000751EA" w:rsidP="000751EA">
            <w:pPr>
              <w:pStyle w:val="TableText"/>
            </w:pPr>
            <w:r w:rsidRPr="005B7BBA">
              <w:t xml:space="preserve">Indicates if the procedure code is a </w:t>
            </w:r>
            <w:r>
              <w:t>DME</w:t>
            </w:r>
            <w:r w:rsidRPr="005B7BBA">
              <w:t xml:space="preserve"> pathology procedure.</w:t>
            </w:r>
          </w:p>
          <w:p w14:paraId="3B0C0343" w14:textId="77777777" w:rsidR="000751EA" w:rsidRPr="00544B71" w:rsidRDefault="000751EA" w:rsidP="000751EA">
            <w:pPr>
              <w:pStyle w:val="TableText"/>
            </w:pPr>
            <w:r w:rsidRPr="0042502A">
              <w:rPr>
                <w:b/>
              </w:rPr>
              <w:t>Valid Values:</w:t>
            </w:r>
          </w:p>
          <w:p w14:paraId="56E5E539" w14:textId="054E1628" w:rsidR="000751EA" w:rsidRPr="0023443A" w:rsidRDefault="000751EA" w:rsidP="00245396">
            <w:pPr>
              <w:pStyle w:val="TableTextBullet"/>
            </w:pPr>
            <w:r w:rsidRPr="0023443A">
              <w:t xml:space="preserve">Y </w:t>
            </w:r>
            <w:r w:rsidR="006A54F7">
              <w:t xml:space="preserve">– </w:t>
            </w:r>
            <w:r>
              <w:t>DME</w:t>
            </w:r>
            <w:r w:rsidRPr="0023443A">
              <w:t xml:space="preserve"> pathology</w:t>
            </w:r>
          </w:p>
          <w:p w14:paraId="4C97AB46" w14:textId="6F6CC9F1" w:rsidR="000751EA" w:rsidRPr="005B7BBA" w:rsidRDefault="000751EA" w:rsidP="00245396">
            <w:pPr>
              <w:pStyle w:val="TableTextBullet"/>
            </w:pPr>
            <w:r w:rsidRPr="0023443A">
              <w:t xml:space="preserve">N </w:t>
            </w:r>
            <w:r w:rsidR="006A54F7">
              <w:t xml:space="preserve">– </w:t>
            </w:r>
            <w:r w:rsidRPr="0023443A">
              <w:t>Default</w:t>
            </w:r>
          </w:p>
        </w:tc>
        <w:tc>
          <w:tcPr>
            <w:tcW w:w="837" w:type="dxa"/>
            <w:tcMar>
              <w:left w:w="58" w:type="dxa"/>
              <w:right w:w="58" w:type="dxa"/>
            </w:tcMar>
          </w:tcPr>
          <w:p w14:paraId="71928806" w14:textId="77777777" w:rsidR="000751EA" w:rsidRPr="005B7BBA" w:rsidRDefault="000751EA" w:rsidP="000751EA">
            <w:pPr>
              <w:pStyle w:val="TableText"/>
            </w:pPr>
            <w:r w:rsidRPr="005B7BBA">
              <w:t>Spaces</w:t>
            </w:r>
          </w:p>
        </w:tc>
        <w:tc>
          <w:tcPr>
            <w:tcW w:w="438" w:type="dxa"/>
          </w:tcPr>
          <w:p w14:paraId="1D794817" w14:textId="77777777" w:rsidR="000751EA" w:rsidRPr="005B7BBA" w:rsidRDefault="000751EA" w:rsidP="000751EA">
            <w:pPr>
              <w:pStyle w:val="TableText"/>
            </w:pPr>
            <w:r>
              <w:t>-</w:t>
            </w:r>
          </w:p>
        </w:tc>
        <w:tc>
          <w:tcPr>
            <w:tcW w:w="438" w:type="dxa"/>
          </w:tcPr>
          <w:p w14:paraId="50CF6236" w14:textId="77777777" w:rsidR="000751EA" w:rsidRPr="005B7BBA" w:rsidRDefault="000751EA" w:rsidP="000751EA">
            <w:pPr>
              <w:pStyle w:val="TableText"/>
            </w:pPr>
            <w:r w:rsidRPr="005B7BBA">
              <w:t>X</w:t>
            </w:r>
          </w:p>
        </w:tc>
        <w:tc>
          <w:tcPr>
            <w:tcW w:w="439" w:type="dxa"/>
          </w:tcPr>
          <w:p w14:paraId="3EF792E0" w14:textId="77777777" w:rsidR="000751EA" w:rsidRPr="005B7BBA" w:rsidRDefault="000751EA" w:rsidP="000751EA">
            <w:pPr>
              <w:pStyle w:val="TableText"/>
            </w:pPr>
            <w:r w:rsidRPr="005B7BBA">
              <w:t>X</w:t>
            </w:r>
          </w:p>
        </w:tc>
      </w:tr>
      <w:tr w:rsidR="000751EA" w14:paraId="6B5CA646" w14:textId="77777777" w:rsidTr="007A4858">
        <w:trPr>
          <w:cantSplit/>
        </w:trPr>
        <w:tc>
          <w:tcPr>
            <w:tcW w:w="802" w:type="dxa"/>
            <w:tcMar>
              <w:left w:w="58" w:type="dxa"/>
              <w:right w:w="58" w:type="dxa"/>
            </w:tcMar>
          </w:tcPr>
          <w:p w14:paraId="02AC5FEB" w14:textId="77777777" w:rsidR="000751EA" w:rsidRPr="005B7BBA" w:rsidRDefault="000751EA" w:rsidP="000751EA">
            <w:pPr>
              <w:pStyle w:val="TableText"/>
            </w:pPr>
            <w:r w:rsidRPr="005B7BBA">
              <w:t>63</w:t>
            </w:r>
          </w:p>
        </w:tc>
        <w:tc>
          <w:tcPr>
            <w:tcW w:w="2250" w:type="dxa"/>
            <w:tcMar>
              <w:left w:w="58" w:type="dxa"/>
              <w:right w:w="58" w:type="dxa"/>
            </w:tcMar>
          </w:tcPr>
          <w:p w14:paraId="29E860F6" w14:textId="77777777" w:rsidR="000751EA" w:rsidRPr="005B7BBA" w:rsidRDefault="000751EA" w:rsidP="000751EA">
            <w:pPr>
              <w:pStyle w:val="TableText"/>
            </w:pPr>
            <w:r w:rsidRPr="005B7BBA">
              <w:t>PEER REVIEW FLAG</w:t>
            </w:r>
          </w:p>
        </w:tc>
        <w:tc>
          <w:tcPr>
            <w:tcW w:w="2970" w:type="dxa"/>
            <w:tcMar>
              <w:left w:w="58" w:type="dxa"/>
              <w:right w:w="58" w:type="dxa"/>
            </w:tcMar>
          </w:tcPr>
          <w:p w14:paraId="52DC85C0" w14:textId="5C641D41" w:rsidR="000751EA" w:rsidRPr="005B7BBA" w:rsidRDefault="000751EA" w:rsidP="000751EA">
            <w:pPr>
              <w:pStyle w:val="TableText"/>
            </w:pPr>
            <w:r w:rsidRPr="005B7BBA">
              <w:t>:P:IDR-</w:t>
            </w:r>
            <w:hyperlink r:id="rId1155" w:history="1">
              <w:r w:rsidRPr="003E560E">
                <w:rPr>
                  <w:rStyle w:val="Hyperlink"/>
                </w:rPr>
                <w:t>P</w:t>
              </w:r>
              <w:bookmarkStart w:id="1224" w:name="_Hlt506781575"/>
              <w:r w:rsidRPr="003E560E">
                <w:rPr>
                  <w:rStyle w:val="Hyperlink"/>
                </w:rPr>
                <w:t>E</w:t>
              </w:r>
              <w:bookmarkStart w:id="1225" w:name="_Hlt526841543"/>
              <w:bookmarkEnd w:id="1224"/>
              <w:r w:rsidRPr="003E560E">
                <w:rPr>
                  <w:rStyle w:val="Hyperlink"/>
                </w:rPr>
                <w:t>E</w:t>
              </w:r>
              <w:bookmarkStart w:id="1226" w:name="_Hlt500217262"/>
              <w:bookmarkEnd w:id="1225"/>
              <w:r w:rsidRPr="003E560E">
                <w:rPr>
                  <w:rStyle w:val="Hyperlink"/>
                </w:rPr>
                <w:t>R</w:t>
              </w:r>
              <w:bookmarkStart w:id="1227" w:name="_Hlt500217253"/>
              <w:bookmarkEnd w:id="1226"/>
              <w:r w:rsidRPr="003E560E">
                <w:rPr>
                  <w:rStyle w:val="Hyperlink"/>
                </w:rPr>
                <w:t>-</w:t>
              </w:r>
              <w:bookmarkEnd w:id="1227"/>
              <w:r w:rsidRPr="003E560E">
                <w:rPr>
                  <w:rStyle w:val="Hyperlink"/>
                </w:rPr>
                <w:t>R</w:t>
              </w:r>
              <w:bookmarkStart w:id="1228" w:name="_Hlt517152403"/>
              <w:r w:rsidRPr="003E560E">
                <w:rPr>
                  <w:rStyle w:val="Hyperlink"/>
                </w:rPr>
                <w:t>E</w:t>
              </w:r>
              <w:bookmarkEnd w:id="1228"/>
              <w:r w:rsidRPr="003E560E">
                <w:rPr>
                  <w:rStyle w:val="Hyperlink"/>
                </w:rPr>
                <w:t>VIEW</w:t>
              </w:r>
            </w:hyperlink>
          </w:p>
        </w:tc>
        <w:tc>
          <w:tcPr>
            <w:tcW w:w="2734" w:type="dxa"/>
            <w:tcMar>
              <w:left w:w="58" w:type="dxa"/>
              <w:right w:w="58" w:type="dxa"/>
            </w:tcMar>
          </w:tcPr>
          <w:p w14:paraId="7103F30F" w14:textId="77777777" w:rsidR="000751EA" w:rsidRDefault="000751EA" w:rsidP="000751EA">
            <w:pPr>
              <w:pStyle w:val="TableText"/>
            </w:pPr>
            <w:r w:rsidRPr="005B7BBA">
              <w:t>Peer review flag</w:t>
            </w:r>
          </w:p>
          <w:p w14:paraId="3F907E43" w14:textId="11441EF4" w:rsidR="000751EA" w:rsidRPr="005B7BBA" w:rsidRDefault="000751EA" w:rsidP="003962F0">
            <w:pPr>
              <w:pStyle w:val="TableText"/>
            </w:pPr>
            <w:r>
              <w:rPr>
                <w:rFonts w:cs="Arial"/>
                <w:color w:val="000000"/>
              </w:rPr>
              <w:t>I</w:t>
            </w:r>
            <w:r w:rsidRPr="00CC0E67">
              <w:rPr>
                <w:rFonts w:cs="Arial"/>
                <w:color w:val="000000"/>
              </w:rPr>
              <w:t>dentifies if the value in field IDR-J-PEER-REV-ORG (PEER REVIEW NUMBER) is a PRO number that indicates a procedure that requires prior authorization. If applicable, prior authorization was requested and received for this claim.</w:t>
            </w:r>
          </w:p>
        </w:tc>
        <w:tc>
          <w:tcPr>
            <w:tcW w:w="1136" w:type="dxa"/>
            <w:tcMar>
              <w:left w:w="58" w:type="dxa"/>
              <w:right w:w="58" w:type="dxa"/>
            </w:tcMar>
          </w:tcPr>
          <w:p w14:paraId="254894E7" w14:textId="77777777" w:rsidR="000751EA" w:rsidRPr="005B7BBA" w:rsidRDefault="000751EA" w:rsidP="000751EA">
            <w:pPr>
              <w:pStyle w:val="TableText"/>
            </w:pPr>
            <w:r w:rsidRPr="005B7BBA">
              <w:t>1 C</w:t>
            </w:r>
          </w:p>
        </w:tc>
        <w:tc>
          <w:tcPr>
            <w:tcW w:w="2340" w:type="dxa"/>
            <w:tcMar>
              <w:left w:w="58" w:type="dxa"/>
              <w:right w:w="58" w:type="dxa"/>
            </w:tcMar>
          </w:tcPr>
          <w:p w14:paraId="6C851D1C" w14:textId="15055C52" w:rsidR="000751EA" w:rsidRPr="005B7BBA" w:rsidRDefault="000751EA" w:rsidP="000751EA">
            <w:pPr>
              <w:pStyle w:val="TableText"/>
            </w:pPr>
            <w:r w:rsidRPr="005B7BBA">
              <w:t>This indicates if the value in field 820 is a PRO # that exists for procedures that require prior authorization</w:t>
            </w:r>
          </w:p>
          <w:p w14:paraId="49BAA80B" w14:textId="77777777" w:rsidR="000751EA" w:rsidRPr="00544B71" w:rsidRDefault="000751EA" w:rsidP="000751EA">
            <w:pPr>
              <w:pStyle w:val="TableText"/>
            </w:pPr>
            <w:r w:rsidRPr="0042502A">
              <w:rPr>
                <w:b/>
              </w:rPr>
              <w:t>Valid Values:</w:t>
            </w:r>
          </w:p>
          <w:p w14:paraId="18CD84FE" w14:textId="422E5CD8" w:rsidR="000751EA" w:rsidRPr="0023443A" w:rsidRDefault="000751EA" w:rsidP="00245396">
            <w:pPr>
              <w:pStyle w:val="TableTextBullet"/>
            </w:pPr>
            <w:r w:rsidRPr="0023443A">
              <w:t xml:space="preserve">Y </w:t>
            </w:r>
            <w:r w:rsidR="006A54F7">
              <w:t xml:space="preserve">– </w:t>
            </w:r>
            <w:r w:rsidRPr="0023443A">
              <w:t>If prior authorization was requested and received</w:t>
            </w:r>
          </w:p>
          <w:p w14:paraId="1F73B355" w14:textId="55B2A0FA" w:rsidR="000751EA" w:rsidRPr="005B7BBA" w:rsidRDefault="000751EA" w:rsidP="00245396">
            <w:pPr>
              <w:pStyle w:val="TableTextBullet"/>
            </w:pPr>
            <w:r w:rsidRPr="0023443A">
              <w:t xml:space="preserve">N </w:t>
            </w:r>
            <w:r w:rsidR="006A54F7">
              <w:t xml:space="preserve">– </w:t>
            </w:r>
            <w:r w:rsidRPr="0023443A">
              <w:t>Default</w:t>
            </w:r>
          </w:p>
        </w:tc>
        <w:tc>
          <w:tcPr>
            <w:tcW w:w="837" w:type="dxa"/>
            <w:tcMar>
              <w:left w:w="58" w:type="dxa"/>
              <w:right w:w="58" w:type="dxa"/>
            </w:tcMar>
          </w:tcPr>
          <w:p w14:paraId="34B37A0E" w14:textId="77777777" w:rsidR="000751EA" w:rsidRPr="005B7BBA" w:rsidRDefault="000751EA" w:rsidP="000751EA">
            <w:pPr>
              <w:pStyle w:val="TableText"/>
            </w:pPr>
            <w:r>
              <w:t>Space</w:t>
            </w:r>
          </w:p>
        </w:tc>
        <w:tc>
          <w:tcPr>
            <w:tcW w:w="438" w:type="dxa"/>
          </w:tcPr>
          <w:p w14:paraId="645E2B13" w14:textId="77777777" w:rsidR="000751EA" w:rsidRPr="005B7BBA" w:rsidRDefault="000751EA" w:rsidP="000751EA">
            <w:pPr>
              <w:pStyle w:val="TableText"/>
            </w:pPr>
            <w:r>
              <w:t>-</w:t>
            </w:r>
          </w:p>
        </w:tc>
        <w:tc>
          <w:tcPr>
            <w:tcW w:w="438" w:type="dxa"/>
          </w:tcPr>
          <w:p w14:paraId="0BA75664" w14:textId="77777777" w:rsidR="000751EA" w:rsidRPr="005B7BBA" w:rsidRDefault="000751EA" w:rsidP="000751EA">
            <w:pPr>
              <w:pStyle w:val="TableText"/>
            </w:pPr>
            <w:r w:rsidRPr="005B7BBA">
              <w:t>X</w:t>
            </w:r>
          </w:p>
        </w:tc>
        <w:tc>
          <w:tcPr>
            <w:tcW w:w="439" w:type="dxa"/>
          </w:tcPr>
          <w:p w14:paraId="2DA9EFAE" w14:textId="77777777" w:rsidR="000751EA" w:rsidRPr="005B7BBA" w:rsidRDefault="000751EA" w:rsidP="000751EA">
            <w:pPr>
              <w:pStyle w:val="TableText"/>
            </w:pPr>
            <w:r w:rsidRPr="005B7BBA">
              <w:t>X</w:t>
            </w:r>
          </w:p>
        </w:tc>
      </w:tr>
      <w:tr w:rsidR="000751EA" w14:paraId="3CE66068" w14:textId="77777777" w:rsidTr="007A4858">
        <w:trPr>
          <w:cantSplit/>
        </w:trPr>
        <w:tc>
          <w:tcPr>
            <w:tcW w:w="802" w:type="dxa"/>
            <w:tcMar>
              <w:left w:w="58" w:type="dxa"/>
              <w:right w:w="58" w:type="dxa"/>
            </w:tcMar>
          </w:tcPr>
          <w:p w14:paraId="5C63B0E2" w14:textId="5F7658A7" w:rsidR="000751EA" w:rsidRPr="005B7BBA" w:rsidRDefault="000751EA" w:rsidP="000751EA">
            <w:pPr>
              <w:pStyle w:val="TableText"/>
            </w:pPr>
            <w:r w:rsidRPr="005B7BBA">
              <w:t>64</w:t>
            </w:r>
            <w:r w:rsidR="005B7717">
              <w:t xml:space="preserve"> – </w:t>
            </w:r>
            <w:r w:rsidRPr="005B7BBA">
              <w:t>68</w:t>
            </w:r>
          </w:p>
        </w:tc>
        <w:tc>
          <w:tcPr>
            <w:tcW w:w="2250" w:type="dxa"/>
            <w:tcMar>
              <w:left w:w="58" w:type="dxa"/>
              <w:right w:w="58" w:type="dxa"/>
            </w:tcMar>
          </w:tcPr>
          <w:p w14:paraId="7785A5D7" w14:textId="77777777" w:rsidR="000751EA" w:rsidRPr="005B7BBA" w:rsidRDefault="000751EA" w:rsidP="000751EA">
            <w:pPr>
              <w:pStyle w:val="TableText"/>
            </w:pPr>
            <w:r w:rsidRPr="005B7BBA">
              <w:t>NUMBER OF SERVICES BILLED</w:t>
            </w:r>
          </w:p>
        </w:tc>
        <w:tc>
          <w:tcPr>
            <w:tcW w:w="2970" w:type="dxa"/>
            <w:tcMar>
              <w:left w:w="58" w:type="dxa"/>
              <w:right w:w="58" w:type="dxa"/>
            </w:tcMar>
          </w:tcPr>
          <w:p w14:paraId="5D381DD8" w14:textId="644ACD9A" w:rsidR="000751EA" w:rsidRPr="005B7BBA" w:rsidRDefault="000751EA" w:rsidP="000751EA">
            <w:pPr>
              <w:pStyle w:val="TableText"/>
            </w:pPr>
            <w:r w:rsidRPr="005B7BBA">
              <w:t>:P:IDR-</w:t>
            </w:r>
            <w:bookmarkStart w:id="1229" w:name="_Hlt500217266"/>
            <w:r w:rsidRPr="003E560E">
              <w:rPr>
                <w:rStyle w:val="Hyperlink"/>
              </w:rPr>
              <w:fldChar w:fldCharType="begin"/>
            </w:r>
            <w:r w:rsidR="00521FA1">
              <w:rPr>
                <w:rStyle w:val="Hyperlink"/>
              </w:rPr>
              <w:instrText>HYPERLINK "..\\..\\DataDictionary\\COBOL\\S\\SERV-BILLED.docx"</w:instrText>
            </w:r>
            <w:r w:rsidRPr="003E560E">
              <w:rPr>
                <w:rStyle w:val="Hyperlink"/>
              </w:rPr>
            </w:r>
            <w:r w:rsidRPr="003E560E">
              <w:rPr>
                <w:rStyle w:val="Hyperlink"/>
              </w:rPr>
              <w:fldChar w:fldCharType="separate"/>
            </w:r>
            <w:r w:rsidRPr="003E560E">
              <w:rPr>
                <w:rStyle w:val="Hyperlink"/>
              </w:rPr>
              <w:t>S</w:t>
            </w:r>
            <w:bookmarkStart w:id="1230" w:name="_Hlt514742445"/>
            <w:r w:rsidRPr="003E560E">
              <w:rPr>
                <w:rStyle w:val="Hyperlink"/>
              </w:rPr>
              <w:t>E</w:t>
            </w:r>
            <w:bookmarkEnd w:id="1230"/>
            <w:r w:rsidRPr="003E560E">
              <w:rPr>
                <w:rStyle w:val="Hyperlink"/>
              </w:rPr>
              <w:t>RV</w:t>
            </w:r>
            <w:bookmarkStart w:id="1231" w:name="_Hlt12250516"/>
            <w:bookmarkStart w:id="1232" w:name="_Hlt506781556"/>
            <w:bookmarkEnd w:id="1231"/>
            <w:r w:rsidRPr="003E560E">
              <w:rPr>
                <w:rStyle w:val="Hyperlink"/>
              </w:rPr>
              <w:t>-</w:t>
            </w:r>
            <w:bookmarkEnd w:id="1232"/>
            <w:r w:rsidRPr="003E560E">
              <w:rPr>
                <w:rStyle w:val="Hyperlink"/>
              </w:rPr>
              <w:t>B</w:t>
            </w:r>
            <w:bookmarkStart w:id="1233" w:name="_Hlt526841606"/>
            <w:r w:rsidRPr="003E560E">
              <w:rPr>
                <w:rStyle w:val="Hyperlink"/>
              </w:rPr>
              <w:t>I</w:t>
            </w:r>
            <w:bookmarkEnd w:id="1233"/>
            <w:r w:rsidRPr="003E560E">
              <w:rPr>
                <w:rStyle w:val="Hyperlink"/>
              </w:rPr>
              <w:t>LLED</w:t>
            </w:r>
            <w:bookmarkEnd w:id="1229"/>
            <w:r w:rsidRPr="003E560E">
              <w:rPr>
                <w:rStyle w:val="Hyperlink"/>
              </w:rPr>
              <w:fldChar w:fldCharType="end"/>
            </w:r>
          </w:p>
        </w:tc>
        <w:tc>
          <w:tcPr>
            <w:tcW w:w="2734" w:type="dxa"/>
            <w:tcMar>
              <w:left w:w="58" w:type="dxa"/>
              <w:right w:w="58" w:type="dxa"/>
            </w:tcMar>
          </w:tcPr>
          <w:p w14:paraId="4CDDC14F" w14:textId="77777777" w:rsidR="000751EA" w:rsidRDefault="000751EA" w:rsidP="000751EA">
            <w:pPr>
              <w:pStyle w:val="TableText"/>
            </w:pPr>
            <w:r w:rsidRPr="005B7BBA">
              <w:t>Services billed</w:t>
            </w:r>
          </w:p>
          <w:p w14:paraId="724DC55E" w14:textId="64FBC068" w:rsidR="000751EA" w:rsidRPr="005B7BBA" w:rsidRDefault="000751EA" w:rsidP="004E620D">
            <w:pPr>
              <w:pStyle w:val="TableText"/>
            </w:pPr>
            <w:r w:rsidRPr="00CB3AAD">
              <w:rPr>
                <w:rFonts w:cs="Arial"/>
                <w:color w:val="000000"/>
              </w:rPr>
              <w:t>This field defines the number of times a service is performed, i.e., the number of items that are supplied, the units of blood provided, or the minutes involved in an anesthesia service.</w:t>
            </w:r>
          </w:p>
        </w:tc>
        <w:tc>
          <w:tcPr>
            <w:tcW w:w="1136" w:type="dxa"/>
            <w:tcMar>
              <w:left w:w="58" w:type="dxa"/>
              <w:right w:w="58" w:type="dxa"/>
            </w:tcMar>
          </w:tcPr>
          <w:p w14:paraId="2C99A6E7" w14:textId="77777777" w:rsidR="000751EA" w:rsidRPr="005B7BBA" w:rsidRDefault="000751EA" w:rsidP="000751EA">
            <w:pPr>
              <w:pStyle w:val="TableText"/>
            </w:pPr>
            <w:r w:rsidRPr="005B7BBA">
              <w:t>5 N</w:t>
            </w:r>
          </w:p>
          <w:p w14:paraId="1DA4BA38" w14:textId="77777777" w:rsidR="000751EA" w:rsidRPr="005B7BBA" w:rsidRDefault="000751EA" w:rsidP="000751EA">
            <w:pPr>
              <w:pStyle w:val="TableText"/>
            </w:pPr>
            <w:r w:rsidRPr="005B7BBA">
              <w:t>(9999V9)</w:t>
            </w:r>
          </w:p>
        </w:tc>
        <w:tc>
          <w:tcPr>
            <w:tcW w:w="2340" w:type="dxa"/>
            <w:tcMar>
              <w:left w:w="58" w:type="dxa"/>
              <w:right w:w="58" w:type="dxa"/>
            </w:tcMar>
          </w:tcPr>
          <w:p w14:paraId="5388C910" w14:textId="77777777" w:rsidR="000751EA" w:rsidRPr="005B7BBA" w:rsidRDefault="000751EA" w:rsidP="000751EA">
            <w:pPr>
              <w:pStyle w:val="TableText"/>
            </w:pPr>
            <w:r>
              <w:t>-</w:t>
            </w:r>
          </w:p>
        </w:tc>
        <w:tc>
          <w:tcPr>
            <w:tcW w:w="837" w:type="dxa"/>
            <w:tcMar>
              <w:left w:w="58" w:type="dxa"/>
              <w:right w:w="58" w:type="dxa"/>
            </w:tcMar>
          </w:tcPr>
          <w:p w14:paraId="41965908" w14:textId="77777777" w:rsidR="000751EA" w:rsidRPr="005B7BBA" w:rsidRDefault="000751EA" w:rsidP="000751EA">
            <w:pPr>
              <w:pStyle w:val="TableText"/>
            </w:pPr>
            <w:r>
              <w:t>Zeros</w:t>
            </w:r>
          </w:p>
        </w:tc>
        <w:tc>
          <w:tcPr>
            <w:tcW w:w="438" w:type="dxa"/>
          </w:tcPr>
          <w:p w14:paraId="3FE2692A" w14:textId="77777777" w:rsidR="000751EA" w:rsidRPr="005B7BBA" w:rsidRDefault="000751EA" w:rsidP="000751EA">
            <w:pPr>
              <w:pStyle w:val="TableText"/>
            </w:pPr>
            <w:r w:rsidRPr="005B7BBA">
              <w:t>X</w:t>
            </w:r>
          </w:p>
        </w:tc>
        <w:tc>
          <w:tcPr>
            <w:tcW w:w="438" w:type="dxa"/>
          </w:tcPr>
          <w:p w14:paraId="6BE94141" w14:textId="77777777" w:rsidR="000751EA" w:rsidRPr="005B7BBA" w:rsidRDefault="000751EA" w:rsidP="000751EA">
            <w:pPr>
              <w:pStyle w:val="TableText"/>
            </w:pPr>
            <w:r w:rsidRPr="005B7BBA">
              <w:t>X</w:t>
            </w:r>
          </w:p>
        </w:tc>
        <w:tc>
          <w:tcPr>
            <w:tcW w:w="439" w:type="dxa"/>
          </w:tcPr>
          <w:p w14:paraId="6E794203" w14:textId="77777777" w:rsidR="000751EA" w:rsidRPr="005B7BBA" w:rsidRDefault="000751EA" w:rsidP="000751EA">
            <w:pPr>
              <w:pStyle w:val="TableText"/>
            </w:pPr>
            <w:r w:rsidRPr="005B7BBA">
              <w:t>X</w:t>
            </w:r>
          </w:p>
        </w:tc>
      </w:tr>
      <w:tr w:rsidR="000751EA" w14:paraId="71270EB4" w14:textId="77777777" w:rsidTr="007A4858">
        <w:trPr>
          <w:cantSplit/>
        </w:trPr>
        <w:tc>
          <w:tcPr>
            <w:tcW w:w="802" w:type="dxa"/>
            <w:tcMar>
              <w:left w:w="58" w:type="dxa"/>
              <w:right w:w="58" w:type="dxa"/>
            </w:tcMar>
          </w:tcPr>
          <w:p w14:paraId="6D0D3E3C" w14:textId="12C65C3D" w:rsidR="000751EA" w:rsidRPr="005B7BBA" w:rsidRDefault="000751EA" w:rsidP="000751EA">
            <w:pPr>
              <w:pStyle w:val="TableText"/>
            </w:pPr>
            <w:r w:rsidRPr="005B7BBA">
              <w:t>69</w:t>
            </w:r>
            <w:r w:rsidR="005B7717">
              <w:t xml:space="preserve"> – </w:t>
            </w:r>
            <w:r w:rsidRPr="005B7BBA">
              <w:t>73</w:t>
            </w:r>
          </w:p>
        </w:tc>
        <w:tc>
          <w:tcPr>
            <w:tcW w:w="2250" w:type="dxa"/>
            <w:tcMar>
              <w:left w:w="58" w:type="dxa"/>
              <w:right w:w="58" w:type="dxa"/>
            </w:tcMar>
          </w:tcPr>
          <w:p w14:paraId="30197670" w14:textId="77777777" w:rsidR="000751EA" w:rsidRPr="005B7BBA" w:rsidRDefault="000751EA" w:rsidP="000751EA">
            <w:pPr>
              <w:pStyle w:val="TableText"/>
            </w:pPr>
            <w:r w:rsidRPr="005B7BBA">
              <w:t>NUMBER OF SERVICES ALLOWED</w:t>
            </w:r>
          </w:p>
        </w:tc>
        <w:tc>
          <w:tcPr>
            <w:tcW w:w="2970" w:type="dxa"/>
            <w:tcMar>
              <w:left w:w="58" w:type="dxa"/>
              <w:right w:w="58" w:type="dxa"/>
            </w:tcMar>
          </w:tcPr>
          <w:p w14:paraId="5BE17D3A" w14:textId="3C428799" w:rsidR="000751EA" w:rsidRPr="005B7BBA" w:rsidRDefault="000751EA" w:rsidP="000751EA">
            <w:pPr>
              <w:pStyle w:val="TableText"/>
            </w:pPr>
            <w:r w:rsidRPr="005B7BBA">
              <w:t>:P:IDR-</w:t>
            </w:r>
            <w:bookmarkStart w:id="1234" w:name="_Hlt527336756"/>
            <w:r w:rsidRPr="003E560E">
              <w:rPr>
                <w:rStyle w:val="Hyperlink"/>
              </w:rPr>
              <w:fldChar w:fldCharType="begin"/>
            </w:r>
            <w:r w:rsidR="00921108">
              <w:rPr>
                <w:rStyle w:val="Hyperlink"/>
              </w:rPr>
              <w:instrText>HYPERLINK "..\\..\\DataDictionary\\COBOL\\S\\SERV-ALLOW.docx"</w:instrText>
            </w:r>
            <w:r w:rsidRPr="003E560E">
              <w:rPr>
                <w:rStyle w:val="Hyperlink"/>
              </w:rPr>
            </w:r>
            <w:r w:rsidRPr="003E560E">
              <w:rPr>
                <w:rStyle w:val="Hyperlink"/>
              </w:rPr>
              <w:fldChar w:fldCharType="separate"/>
            </w:r>
            <w:r w:rsidRPr="003E560E">
              <w:rPr>
                <w:rStyle w:val="Hyperlink"/>
              </w:rPr>
              <w:t>S</w:t>
            </w:r>
            <w:bookmarkStart w:id="1235" w:name="_Hlt514742450"/>
            <w:r w:rsidRPr="003E560E">
              <w:rPr>
                <w:rStyle w:val="Hyperlink"/>
              </w:rPr>
              <w:t>E</w:t>
            </w:r>
            <w:bookmarkStart w:id="1236" w:name="_Hlt28753776"/>
            <w:bookmarkEnd w:id="1235"/>
            <w:r w:rsidRPr="003E560E">
              <w:rPr>
                <w:rStyle w:val="Hyperlink"/>
              </w:rPr>
              <w:t>R</w:t>
            </w:r>
            <w:bookmarkStart w:id="1237" w:name="_Hlt500217270"/>
            <w:bookmarkEnd w:id="1236"/>
            <w:r w:rsidRPr="003E560E">
              <w:rPr>
                <w:rStyle w:val="Hyperlink"/>
              </w:rPr>
              <w:t>V</w:t>
            </w:r>
            <w:bookmarkStart w:id="1238" w:name="_Hlt500219712"/>
            <w:bookmarkEnd w:id="1237"/>
            <w:r w:rsidRPr="003E560E">
              <w:rPr>
                <w:rStyle w:val="Hyperlink"/>
              </w:rPr>
              <w:t>-</w:t>
            </w:r>
            <w:bookmarkEnd w:id="1238"/>
            <w:r w:rsidRPr="003E560E">
              <w:rPr>
                <w:rStyle w:val="Hyperlink"/>
              </w:rPr>
              <w:t>ALLOW</w:t>
            </w:r>
            <w:r w:rsidRPr="003E560E">
              <w:rPr>
                <w:rStyle w:val="Hyperlink"/>
              </w:rPr>
              <w:fldChar w:fldCharType="end"/>
            </w:r>
            <w:bookmarkEnd w:id="1234"/>
          </w:p>
        </w:tc>
        <w:tc>
          <w:tcPr>
            <w:tcW w:w="2734" w:type="dxa"/>
            <w:tcMar>
              <w:left w:w="58" w:type="dxa"/>
              <w:right w:w="58" w:type="dxa"/>
            </w:tcMar>
          </w:tcPr>
          <w:p w14:paraId="748E1267" w14:textId="38CE502E" w:rsidR="000751EA" w:rsidRDefault="000751EA" w:rsidP="000751EA">
            <w:pPr>
              <w:pStyle w:val="TableText"/>
            </w:pPr>
            <w:r w:rsidRPr="005B7BBA">
              <w:t>Services allowed</w:t>
            </w:r>
          </w:p>
          <w:p w14:paraId="0964EEAF" w14:textId="77777777" w:rsidR="000751EA" w:rsidRPr="005B7BBA" w:rsidRDefault="000751EA" w:rsidP="000751EA">
            <w:pPr>
              <w:pStyle w:val="TableText"/>
            </w:pPr>
            <w:r w:rsidRPr="00CB3AAD">
              <w:rPr>
                <w:rFonts w:cs="Arial"/>
                <w:color w:val="000000"/>
              </w:rPr>
              <w:t>This field defines the number of times a service is allowed, i.e., the number of items that are supplied, the units of blood provided, or the minutes involved in an anesthesia service.</w:t>
            </w:r>
          </w:p>
        </w:tc>
        <w:tc>
          <w:tcPr>
            <w:tcW w:w="1136" w:type="dxa"/>
            <w:tcMar>
              <w:left w:w="58" w:type="dxa"/>
              <w:right w:w="58" w:type="dxa"/>
            </w:tcMar>
          </w:tcPr>
          <w:p w14:paraId="00256D65" w14:textId="77777777" w:rsidR="000751EA" w:rsidRPr="005B7BBA" w:rsidRDefault="000751EA" w:rsidP="000751EA">
            <w:pPr>
              <w:pStyle w:val="TableText"/>
            </w:pPr>
            <w:r w:rsidRPr="005B7BBA">
              <w:t>5 N</w:t>
            </w:r>
          </w:p>
          <w:p w14:paraId="36E2698C" w14:textId="77777777" w:rsidR="000751EA" w:rsidRPr="005B7BBA" w:rsidRDefault="000751EA" w:rsidP="000751EA">
            <w:pPr>
              <w:pStyle w:val="TableText"/>
            </w:pPr>
            <w:r w:rsidRPr="005B7BBA">
              <w:t>(9999V9)</w:t>
            </w:r>
          </w:p>
        </w:tc>
        <w:tc>
          <w:tcPr>
            <w:tcW w:w="2340" w:type="dxa"/>
            <w:tcMar>
              <w:left w:w="58" w:type="dxa"/>
              <w:right w:w="58" w:type="dxa"/>
            </w:tcMar>
          </w:tcPr>
          <w:p w14:paraId="26F7FFFF" w14:textId="77777777" w:rsidR="000751EA" w:rsidRPr="005B7BBA" w:rsidRDefault="000751EA" w:rsidP="000751EA">
            <w:pPr>
              <w:pStyle w:val="TableText"/>
            </w:pPr>
            <w:r>
              <w:t>-</w:t>
            </w:r>
          </w:p>
        </w:tc>
        <w:tc>
          <w:tcPr>
            <w:tcW w:w="837" w:type="dxa"/>
            <w:tcMar>
              <w:left w:w="58" w:type="dxa"/>
              <w:right w:w="58" w:type="dxa"/>
            </w:tcMar>
          </w:tcPr>
          <w:p w14:paraId="13249D3A" w14:textId="77777777" w:rsidR="000751EA" w:rsidRPr="005B7BBA" w:rsidRDefault="000751EA" w:rsidP="000751EA">
            <w:pPr>
              <w:pStyle w:val="TableText"/>
            </w:pPr>
            <w:r>
              <w:t>Zeros</w:t>
            </w:r>
          </w:p>
        </w:tc>
        <w:tc>
          <w:tcPr>
            <w:tcW w:w="438" w:type="dxa"/>
          </w:tcPr>
          <w:p w14:paraId="7EB06766" w14:textId="77777777" w:rsidR="000751EA" w:rsidRPr="005B7BBA" w:rsidRDefault="000751EA" w:rsidP="000751EA">
            <w:pPr>
              <w:pStyle w:val="TableText"/>
            </w:pPr>
            <w:r>
              <w:t>X</w:t>
            </w:r>
          </w:p>
        </w:tc>
        <w:tc>
          <w:tcPr>
            <w:tcW w:w="438" w:type="dxa"/>
          </w:tcPr>
          <w:p w14:paraId="507BB023" w14:textId="77777777" w:rsidR="000751EA" w:rsidRPr="005B7BBA" w:rsidRDefault="000751EA" w:rsidP="000751EA">
            <w:pPr>
              <w:pStyle w:val="TableText"/>
            </w:pPr>
            <w:r w:rsidRPr="005B7BBA">
              <w:t>X</w:t>
            </w:r>
          </w:p>
        </w:tc>
        <w:tc>
          <w:tcPr>
            <w:tcW w:w="439" w:type="dxa"/>
          </w:tcPr>
          <w:p w14:paraId="342100C3" w14:textId="77777777" w:rsidR="000751EA" w:rsidRPr="005B7BBA" w:rsidRDefault="000751EA" w:rsidP="000751EA">
            <w:pPr>
              <w:pStyle w:val="TableText"/>
            </w:pPr>
            <w:r w:rsidRPr="005B7BBA">
              <w:t>X</w:t>
            </w:r>
          </w:p>
        </w:tc>
      </w:tr>
      <w:tr w:rsidR="000751EA" w14:paraId="296EC345" w14:textId="77777777" w:rsidTr="007A4858">
        <w:trPr>
          <w:cantSplit/>
        </w:trPr>
        <w:tc>
          <w:tcPr>
            <w:tcW w:w="802" w:type="dxa"/>
            <w:tcMar>
              <w:left w:w="58" w:type="dxa"/>
              <w:right w:w="58" w:type="dxa"/>
            </w:tcMar>
          </w:tcPr>
          <w:p w14:paraId="026C15BE" w14:textId="027503BB" w:rsidR="000751EA" w:rsidRPr="005B7BBA" w:rsidRDefault="000751EA" w:rsidP="000751EA">
            <w:pPr>
              <w:pStyle w:val="TableText"/>
            </w:pPr>
            <w:r w:rsidRPr="005B7BBA">
              <w:t>74</w:t>
            </w:r>
            <w:r w:rsidR="005B7717">
              <w:t xml:space="preserve"> – </w:t>
            </w:r>
            <w:r w:rsidRPr="005B7BBA">
              <w:t>80</w:t>
            </w:r>
          </w:p>
        </w:tc>
        <w:tc>
          <w:tcPr>
            <w:tcW w:w="2250" w:type="dxa"/>
            <w:tcMar>
              <w:left w:w="58" w:type="dxa"/>
              <w:right w:w="58" w:type="dxa"/>
            </w:tcMar>
          </w:tcPr>
          <w:p w14:paraId="078AC15D" w14:textId="77777777" w:rsidR="000751EA" w:rsidRPr="005B7BBA" w:rsidRDefault="000751EA" w:rsidP="000751EA">
            <w:pPr>
              <w:pStyle w:val="TableText"/>
            </w:pPr>
            <w:r w:rsidRPr="005B7BBA">
              <w:t>DTL BILLED AMOUNT</w:t>
            </w:r>
          </w:p>
        </w:tc>
        <w:tc>
          <w:tcPr>
            <w:tcW w:w="2970" w:type="dxa"/>
            <w:tcMar>
              <w:left w:w="58" w:type="dxa"/>
              <w:right w:w="58" w:type="dxa"/>
            </w:tcMar>
          </w:tcPr>
          <w:p w14:paraId="7128CE1F" w14:textId="6EDABBE7" w:rsidR="000751EA" w:rsidRPr="005B7BBA" w:rsidRDefault="000751EA" w:rsidP="000751EA">
            <w:pPr>
              <w:pStyle w:val="TableText"/>
            </w:pPr>
            <w:r w:rsidRPr="005B7BBA">
              <w:t>:P:IDR-</w:t>
            </w:r>
            <w:hyperlink r:id="rId1156" w:history="1">
              <w:r w:rsidRPr="003E560E">
                <w:rPr>
                  <w:rStyle w:val="Hyperlink"/>
                </w:rPr>
                <w:t>D</w:t>
              </w:r>
              <w:bookmarkStart w:id="1239" w:name="_Hlt500217276"/>
              <w:r w:rsidRPr="003E560E">
                <w:rPr>
                  <w:rStyle w:val="Hyperlink"/>
                </w:rPr>
                <w:t>T</w:t>
              </w:r>
              <w:bookmarkStart w:id="1240" w:name="_Hlt12250631"/>
              <w:bookmarkEnd w:id="1239"/>
              <w:r w:rsidRPr="003E560E">
                <w:rPr>
                  <w:rStyle w:val="Hyperlink"/>
                </w:rPr>
                <w:t>L</w:t>
              </w:r>
              <w:bookmarkStart w:id="1241" w:name="_Hlt514742455"/>
              <w:bookmarkEnd w:id="1240"/>
              <w:r w:rsidRPr="003E560E">
                <w:rPr>
                  <w:rStyle w:val="Hyperlink"/>
                </w:rPr>
                <w:t>-</w:t>
              </w:r>
              <w:bookmarkStart w:id="1242" w:name="_Hlt526841867"/>
              <w:bookmarkEnd w:id="1241"/>
              <w:r w:rsidRPr="003E560E">
                <w:rPr>
                  <w:rStyle w:val="Hyperlink"/>
                </w:rPr>
                <w:t>B</w:t>
              </w:r>
              <w:bookmarkStart w:id="1243" w:name="_Hlt500219717"/>
              <w:bookmarkEnd w:id="1242"/>
              <w:r w:rsidRPr="003E560E">
                <w:rPr>
                  <w:rStyle w:val="Hyperlink"/>
                </w:rPr>
                <w:t>I</w:t>
              </w:r>
              <w:bookmarkStart w:id="1244" w:name="_Hlt517152419"/>
              <w:bookmarkEnd w:id="1243"/>
              <w:r w:rsidRPr="003E560E">
                <w:rPr>
                  <w:rStyle w:val="Hyperlink"/>
                </w:rPr>
                <w:t>L</w:t>
              </w:r>
              <w:bookmarkStart w:id="1245" w:name="_Hlt506781512"/>
              <w:bookmarkEnd w:id="1244"/>
              <w:r w:rsidRPr="003E560E">
                <w:rPr>
                  <w:rStyle w:val="Hyperlink"/>
                </w:rPr>
                <w:t>L</w:t>
              </w:r>
              <w:bookmarkEnd w:id="1245"/>
              <w:r w:rsidRPr="003E560E">
                <w:rPr>
                  <w:rStyle w:val="Hyperlink"/>
                </w:rPr>
                <w:t>ED</w:t>
              </w:r>
            </w:hyperlink>
          </w:p>
        </w:tc>
        <w:tc>
          <w:tcPr>
            <w:tcW w:w="2734" w:type="dxa"/>
            <w:tcMar>
              <w:left w:w="58" w:type="dxa"/>
              <w:right w:w="58" w:type="dxa"/>
            </w:tcMar>
          </w:tcPr>
          <w:p w14:paraId="45787B14" w14:textId="37A621C2" w:rsidR="000751EA" w:rsidRDefault="000751EA" w:rsidP="000751EA">
            <w:pPr>
              <w:pStyle w:val="TableText"/>
            </w:pPr>
            <w:r w:rsidRPr="005B7BBA">
              <w:t>Billed amount</w:t>
            </w:r>
          </w:p>
          <w:p w14:paraId="3A169AB0" w14:textId="77777777" w:rsidR="000751EA" w:rsidRPr="005B7BBA" w:rsidRDefault="000751EA" w:rsidP="000751EA">
            <w:pPr>
              <w:pStyle w:val="TableText"/>
            </w:pPr>
            <w:r w:rsidRPr="004B47CA">
              <w:rPr>
                <w:rFonts w:cs="Arial"/>
                <w:color w:val="000000"/>
              </w:rPr>
              <w:t>This field displays the dollar charges actually made by the physician or supplier for the service(s) rendered or supply(s) provided on the line item.</w:t>
            </w:r>
          </w:p>
        </w:tc>
        <w:tc>
          <w:tcPr>
            <w:tcW w:w="1136" w:type="dxa"/>
            <w:tcMar>
              <w:left w:w="58" w:type="dxa"/>
              <w:right w:w="58" w:type="dxa"/>
            </w:tcMar>
          </w:tcPr>
          <w:p w14:paraId="10392569" w14:textId="77777777" w:rsidR="000751EA" w:rsidRPr="005B7BBA" w:rsidRDefault="000751EA" w:rsidP="000751EA">
            <w:pPr>
              <w:pStyle w:val="TableText"/>
            </w:pPr>
            <w:r w:rsidRPr="005B7BBA">
              <w:t>7 N</w:t>
            </w:r>
          </w:p>
          <w:p w14:paraId="7B5CEDF4" w14:textId="77777777" w:rsidR="000751EA" w:rsidRPr="005B7BBA" w:rsidRDefault="000751EA" w:rsidP="000751EA">
            <w:pPr>
              <w:pStyle w:val="TableText"/>
            </w:pPr>
            <w:r w:rsidRPr="005B7BBA">
              <w:t>(99999V99)</w:t>
            </w:r>
          </w:p>
        </w:tc>
        <w:tc>
          <w:tcPr>
            <w:tcW w:w="2340" w:type="dxa"/>
            <w:tcMar>
              <w:left w:w="58" w:type="dxa"/>
              <w:right w:w="58" w:type="dxa"/>
            </w:tcMar>
          </w:tcPr>
          <w:p w14:paraId="3721AE6A" w14:textId="77777777" w:rsidR="000751EA" w:rsidRPr="005B7BBA" w:rsidRDefault="000751EA" w:rsidP="000751EA">
            <w:pPr>
              <w:pStyle w:val="TableText"/>
            </w:pPr>
            <w:r>
              <w:t>-</w:t>
            </w:r>
          </w:p>
        </w:tc>
        <w:tc>
          <w:tcPr>
            <w:tcW w:w="837" w:type="dxa"/>
            <w:tcMar>
              <w:left w:w="58" w:type="dxa"/>
              <w:right w:w="58" w:type="dxa"/>
            </w:tcMar>
          </w:tcPr>
          <w:p w14:paraId="222CED41" w14:textId="77777777" w:rsidR="000751EA" w:rsidRPr="005B7BBA" w:rsidRDefault="000751EA" w:rsidP="000751EA">
            <w:pPr>
              <w:pStyle w:val="TableText"/>
            </w:pPr>
            <w:r>
              <w:t>Zeros</w:t>
            </w:r>
          </w:p>
        </w:tc>
        <w:tc>
          <w:tcPr>
            <w:tcW w:w="438" w:type="dxa"/>
          </w:tcPr>
          <w:p w14:paraId="30969ACD" w14:textId="77777777" w:rsidR="000751EA" w:rsidRPr="005B7BBA" w:rsidRDefault="000751EA" w:rsidP="000751EA">
            <w:pPr>
              <w:pStyle w:val="TableText"/>
            </w:pPr>
            <w:r w:rsidRPr="005B7BBA">
              <w:t>X</w:t>
            </w:r>
          </w:p>
        </w:tc>
        <w:tc>
          <w:tcPr>
            <w:tcW w:w="438" w:type="dxa"/>
          </w:tcPr>
          <w:p w14:paraId="1CBD6931" w14:textId="77777777" w:rsidR="000751EA" w:rsidRPr="005B7BBA" w:rsidRDefault="000751EA" w:rsidP="000751EA">
            <w:pPr>
              <w:pStyle w:val="TableText"/>
            </w:pPr>
            <w:r w:rsidRPr="005B7BBA">
              <w:t>X</w:t>
            </w:r>
          </w:p>
        </w:tc>
        <w:tc>
          <w:tcPr>
            <w:tcW w:w="439" w:type="dxa"/>
          </w:tcPr>
          <w:p w14:paraId="2979318D" w14:textId="77777777" w:rsidR="000751EA" w:rsidRPr="005B7BBA" w:rsidRDefault="000751EA" w:rsidP="000751EA">
            <w:pPr>
              <w:pStyle w:val="TableText"/>
            </w:pPr>
            <w:r w:rsidRPr="005B7BBA">
              <w:t>X</w:t>
            </w:r>
          </w:p>
        </w:tc>
      </w:tr>
      <w:tr w:rsidR="000751EA" w14:paraId="5780150D" w14:textId="77777777" w:rsidTr="007A4858">
        <w:trPr>
          <w:cantSplit/>
        </w:trPr>
        <w:tc>
          <w:tcPr>
            <w:tcW w:w="802" w:type="dxa"/>
            <w:tcMar>
              <w:left w:w="58" w:type="dxa"/>
              <w:right w:w="58" w:type="dxa"/>
            </w:tcMar>
          </w:tcPr>
          <w:p w14:paraId="1945E7C4" w14:textId="0F7A6018" w:rsidR="000751EA" w:rsidRPr="005B7BBA" w:rsidRDefault="000751EA" w:rsidP="000751EA">
            <w:pPr>
              <w:pStyle w:val="TableText"/>
            </w:pPr>
            <w:r w:rsidRPr="005B7BBA">
              <w:t>81</w:t>
            </w:r>
            <w:r w:rsidR="005B7717">
              <w:t xml:space="preserve"> – </w:t>
            </w:r>
            <w:r w:rsidRPr="005B7BBA">
              <w:t>87</w:t>
            </w:r>
          </w:p>
        </w:tc>
        <w:tc>
          <w:tcPr>
            <w:tcW w:w="2250" w:type="dxa"/>
            <w:tcMar>
              <w:left w:w="58" w:type="dxa"/>
              <w:right w:w="58" w:type="dxa"/>
            </w:tcMar>
          </w:tcPr>
          <w:p w14:paraId="29D8F870" w14:textId="77777777" w:rsidR="000751EA" w:rsidRPr="005B7BBA" w:rsidRDefault="000751EA" w:rsidP="000751EA">
            <w:pPr>
              <w:pStyle w:val="TableText"/>
            </w:pPr>
            <w:r w:rsidRPr="005B7BBA">
              <w:t>DTL ALLOWED AMOUNT</w:t>
            </w:r>
          </w:p>
        </w:tc>
        <w:tc>
          <w:tcPr>
            <w:tcW w:w="2970" w:type="dxa"/>
            <w:tcMar>
              <w:left w:w="58" w:type="dxa"/>
              <w:right w:w="58" w:type="dxa"/>
            </w:tcMar>
          </w:tcPr>
          <w:p w14:paraId="03BF96F1" w14:textId="14E60F4F" w:rsidR="000751EA" w:rsidRPr="005B7BBA" w:rsidRDefault="000751EA" w:rsidP="000751EA">
            <w:pPr>
              <w:pStyle w:val="TableText"/>
            </w:pPr>
            <w:r w:rsidRPr="005B7BBA">
              <w:t>:P:IDR-</w:t>
            </w:r>
            <w:hyperlink r:id="rId1157" w:history="1">
              <w:r w:rsidRPr="003E560E">
                <w:rPr>
                  <w:rStyle w:val="Hyperlink"/>
                </w:rPr>
                <w:t>D</w:t>
              </w:r>
              <w:bookmarkStart w:id="1246" w:name="_Hlt500217281"/>
              <w:r w:rsidRPr="003E560E">
                <w:rPr>
                  <w:rStyle w:val="Hyperlink"/>
                </w:rPr>
                <w:t>T</w:t>
              </w:r>
              <w:bookmarkStart w:id="1247" w:name="_Hlt506781491"/>
              <w:bookmarkEnd w:id="1246"/>
              <w:r w:rsidRPr="003E560E">
                <w:rPr>
                  <w:rStyle w:val="Hyperlink"/>
                </w:rPr>
                <w:t>L</w:t>
              </w:r>
              <w:bookmarkStart w:id="1248" w:name="_Hlt500219721"/>
              <w:bookmarkEnd w:id="1247"/>
              <w:r w:rsidRPr="003E560E">
                <w:rPr>
                  <w:rStyle w:val="Hyperlink"/>
                </w:rPr>
                <w:t>-</w:t>
              </w:r>
              <w:bookmarkEnd w:id="1248"/>
              <w:r w:rsidRPr="003E560E">
                <w:rPr>
                  <w:rStyle w:val="Hyperlink"/>
                </w:rPr>
                <w:t>A</w:t>
              </w:r>
              <w:bookmarkStart w:id="1249" w:name="_Hlt514742462"/>
              <w:r w:rsidRPr="003E560E">
                <w:rPr>
                  <w:rStyle w:val="Hyperlink"/>
                </w:rPr>
                <w:t>L</w:t>
              </w:r>
              <w:bookmarkEnd w:id="1249"/>
              <w:r w:rsidRPr="003E560E">
                <w:rPr>
                  <w:rStyle w:val="Hyperlink"/>
                </w:rPr>
                <w:t>LOWED</w:t>
              </w:r>
            </w:hyperlink>
          </w:p>
        </w:tc>
        <w:tc>
          <w:tcPr>
            <w:tcW w:w="2734" w:type="dxa"/>
            <w:tcMar>
              <w:left w:w="58" w:type="dxa"/>
              <w:right w:w="58" w:type="dxa"/>
            </w:tcMar>
          </w:tcPr>
          <w:p w14:paraId="680E3C24" w14:textId="31E4ACFF" w:rsidR="000751EA" w:rsidRDefault="000751EA" w:rsidP="000751EA">
            <w:pPr>
              <w:pStyle w:val="TableText"/>
            </w:pPr>
            <w:r w:rsidRPr="005B7BBA">
              <w:t>Allowed amount</w:t>
            </w:r>
          </w:p>
          <w:p w14:paraId="052631CF" w14:textId="58E58DF4" w:rsidR="000751EA" w:rsidRPr="005B7BBA" w:rsidRDefault="000751EA" w:rsidP="003962F0">
            <w:pPr>
              <w:pStyle w:val="TableText"/>
            </w:pPr>
            <w:r w:rsidRPr="004B47CA">
              <w:rPr>
                <w:rFonts w:cs="Arial"/>
                <w:color w:val="000000"/>
              </w:rPr>
              <w:t>This is the initial charge allowed by Medicare before any reductions for coinsurance, limitations or deductible. The derivation of this dollar amount is based on the procedure code and modifiers, the provider and his location and the number of services. If payment is not allowed, this field is zero filled</w:t>
            </w:r>
            <w:r>
              <w:rPr>
                <w:rFonts w:cs="Arial"/>
                <w:color w:val="000000"/>
              </w:rPr>
              <w:t>.</w:t>
            </w:r>
          </w:p>
        </w:tc>
        <w:tc>
          <w:tcPr>
            <w:tcW w:w="1136" w:type="dxa"/>
            <w:tcMar>
              <w:left w:w="58" w:type="dxa"/>
              <w:right w:w="58" w:type="dxa"/>
            </w:tcMar>
          </w:tcPr>
          <w:p w14:paraId="255187ED" w14:textId="77777777" w:rsidR="000751EA" w:rsidRPr="005B7BBA" w:rsidRDefault="000751EA" w:rsidP="000751EA">
            <w:pPr>
              <w:pStyle w:val="TableText"/>
            </w:pPr>
            <w:r w:rsidRPr="005B7BBA">
              <w:t xml:space="preserve">7 </w:t>
            </w:r>
            <w:r>
              <w:t>N</w:t>
            </w:r>
          </w:p>
          <w:p w14:paraId="43D84BA4" w14:textId="77777777" w:rsidR="000751EA" w:rsidRPr="005B7BBA" w:rsidRDefault="000751EA" w:rsidP="000751EA">
            <w:pPr>
              <w:pStyle w:val="TableText"/>
            </w:pPr>
            <w:r w:rsidRPr="005B7BBA">
              <w:t>(99999V99)</w:t>
            </w:r>
          </w:p>
        </w:tc>
        <w:tc>
          <w:tcPr>
            <w:tcW w:w="2340" w:type="dxa"/>
            <w:tcMar>
              <w:left w:w="58" w:type="dxa"/>
              <w:right w:w="58" w:type="dxa"/>
            </w:tcMar>
          </w:tcPr>
          <w:p w14:paraId="5BDAA36D" w14:textId="77777777" w:rsidR="000751EA" w:rsidRPr="005B7BBA" w:rsidRDefault="000751EA" w:rsidP="000751EA">
            <w:pPr>
              <w:pStyle w:val="TableText"/>
            </w:pPr>
            <w:r>
              <w:t>-</w:t>
            </w:r>
          </w:p>
        </w:tc>
        <w:tc>
          <w:tcPr>
            <w:tcW w:w="837" w:type="dxa"/>
            <w:tcMar>
              <w:left w:w="58" w:type="dxa"/>
              <w:right w:w="58" w:type="dxa"/>
            </w:tcMar>
          </w:tcPr>
          <w:p w14:paraId="6DBC660F" w14:textId="77777777" w:rsidR="000751EA" w:rsidRPr="005B7BBA" w:rsidRDefault="000751EA" w:rsidP="000751EA">
            <w:pPr>
              <w:pStyle w:val="TableText"/>
            </w:pPr>
            <w:r>
              <w:t>Zeros</w:t>
            </w:r>
          </w:p>
        </w:tc>
        <w:tc>
          <w:tcPr>
            <w:tcW w:w="438" w:type="dxa"/>
          </w:tcPr>
          <w:p w14:paraId="6FA44901" w14:textId="77777777" w:rsidR="000751EA" w:rsidRPr="005B7BBA" w:rsidRDefault="000751EA" w:rsidP="000751EA">
            <w:pPr>
              <w:pStyle w:val="TableText"/>
            </w:pPr>
            <w:r>
              <w:t>-</w:t>
            </w:r>
          </w:p>
        </w:tc>
        <w:tc>
          <w:tcPr>
            <w:tcW w:w="438" w:type="dxa"/>
          </w:tcPr>
          <w:p w14:paraId="0C919970" w14:textId="77777777" w:rsidR="000751EA" w:rsidRPr="005B7BBA" w:rsidRDefault="000751EA" w:rsidP="000751EA">
            <w:pPr>
              <w:pStyle w:val="TableText"/>
            </w:pPr>
            <w:r w:rsidRPr="005B7BBA">
              <w:t>X</w:t>
            </w:r>
          </w:p>
        </w:tc>
        <w:tc>
          <w:tcPr>
            <w:tcW w:w="439" w:type="dxa"/>
          </w:tcPr>
          <w:p w14:paraId="48B80AB8" w14:textId="77777777" w:rsidR="000751EA" w:rsidRPr="005B7BBA" w:rsidRDefault="000751EA" w:rsidP="000751EA">
            <w:pPr>
              <w:pStyle w:val="TableText"/>
            </w:pPr>
            <w:r w:rsidRPr="005B7BBA">
              <w:t>X</w:t>
            </w:r>
          </w:p>
        </w:tc>
      </w:tr>
      <w:tr w:rsidR="000751EA" w14:paraId="3ADF8CBD" w14:textId="77777777" w:rsidTr="007A4858">
        <w:trPr>
          <w:cantSplit/>
        </w:trPr>
        <w:tc>
          <w:tcPr>
            <w:tcW w:w="802" w:type="dxa"/>
            <w:tcMar>
              <w:left w:w="58" w:type="dxa"/>
              <w:right w:w="58" w:type="dxa"/>
            </w:tcMar>
          </w:tcPr>
          <w:p w14:paraId="67B47640" w14:textId="7B8DC836" w:rsidR="000751EA" w:rsidRPr="005B7BBA" w:rsidRDefault="000751EA" w:rsidP="000751EA">
            <w:pPr>
              <w:pStyle w:val="TableText"/>
            </w:pPr>
            <w:r w:rsidRPr="005B7BBA">
              <w:t>88</w:t>
            </w:r>
            <w:r w:rsidR="005B7717">
              <w:t xml:space="preserve"> – </w:t>
            </w:r>
            <w:r w:rsidRPr="005B7BBA">
              <w:t>94</w:t>
            </w:r>
          </w:p>
        </w:tc>
        <w:tc>
          <w:tcPr>
            <w:tcW w:w="2250" w:type="dxa"/>
            <w:tcMar>
              <w:left w:w="58" w:type="dxa"/>
              <w:right w:w="58" w:type="dxa"/>
            </w:tcMar>
          </w:tcPr>
          <w:p w14:paraId="11296FFC" w14:textId="77777777" w:rsidR="000751EA" w:rsidRPr="005B7BBA" w:rsidRDefault="000751EA" w:rsidP="000751EA">
            <w:pPr>
              <w:pStyle w:val="TableText"/>
            </w:pPr>
            <w:r w:rsidRPr="005B7BBA">
              <w:t>DTL PAID AMOUNT</w:t>
            </w:r>
          </w:p>
        </w:tc>
        <w:tc>
          <w:tcPr>
            <w:tcW w:w="2970" w:type="dxa"/>
            <w:tcMar>
              <w:left w:w="58" w:type="dxa"/>
              <w:right w:w="58" w:type="dxa"/>
            </w:tcMar>
          </w:tcPr>
          <w:p w14:paraId="7DB9DE40" w14:textId="0B22CE08" w:rsidR="000751EA" w:rsidRPr="005B7BBA" w:rsidRDefault="000751EA" w:rsidP="000751EA">
            <w:pPr>
              <w:pStyle w:val="TableText"/>
            </w:pPr>
            <w:r w:rsidRPr="005B7BBA">
              <w:t>:P:IDR-</w:t>
            </w:r>
            <w:bookmarkStart w:id="1250" w:name="_Hlt514742468"/>
            <w:r w:rsidRPr="003E560E">
              <w:rPr>
                <w:rStyle w:val="Hyperlink"/>
              </w:rPr>
              <w:fldChar w:fldCharType="begin"/>
            </w:r>
            <w:r w:rsidR="008521A9">
              <w:rPr>
                <w:rStyle w:val="Hyperlink"/>
              </w:rPr>
              <w:instrText>HYPERLINK "..\\..\\DataDictionary\\COBOL\\DTLN\\DTL-PAID.docx"</w:instrText>
            </w:r>
            <w:r w:rsidRPr="003E560E">
              <w:rPr>
                <w:rStyle w:val="Hyperlink"/>
              </w:rPr>
            </w:r>
            <w:r w:rsidRPr="003E560E">
              <w:rPr>
                <w:rStyle w:val="Hyperlink"/>
              </w:rPr>
              <w:fldChar w:fldCharType="separate"/>
            </w:r>
            <w:r w:rsidRPr="003E560E">
              <w:rPr>
                <w:rStyle w:val="Hyperlink"/>
              </w:rPr>
              <w:t>D</w:t>
            </w:r>
            <w:bookmarkStart w:id="1251" w:name="_Hlt506781472"/>
            <w:r w:rsidRPr="003E560E">
              <w:rPr>
                <w:rStyle w:val="Hyperlink"/>
              </w:rPr>
              <w:t>T</w:t>
            </w:r>
            <w:bookmarkStart w:id="1252" w:name="_Hlt28754414"/>
            <w:bookmarkEnd w:id="1251"/>
            <w:r w:rsidRPr="003E560E">
              <w:rPr>
                <w:rStyle w:val="Hyperlink"/>
              </w:rPr>
              <w:t>L</w:t>
            </w:r>
            <w:bookmarkStart w:id="1253" w:name="_Hlt526842990"/>
            <w:bookmarkEnd w:id="1252"/>
            <w:r w:rsidRPr="003E560E">
              <w:rPr>
                <w:rStyle w:val="Hyperlink"/>
              </w:rPr>
              <w:t>-</w:t>
            </w:r>
            <w:bookmarkStart w:id="1254" w:name="_Hlt500219725"/>
            <w:bookmarkEnd w:id="1253"/>
            <w:r w:rsidRPr="003E560E">
              <w:rPr>
                <w:rStyle w:val="Hyperlink"/>
              </w:rPr>
              <w:t>P</w:t>
            </w:r>
            <w:bookmarkStart w:id="1255" w:name="_Hlt500217287"/>
            <w:bookmarkEnd w:id="1254"/>
            <w:r w:rsidRPr="003E560E">
              <w:rPr>
                <w:rStyle w:val="Hyperlink"/>
              </w:rPr>
              <w:t>A</w:t>
            </w:r>
            <w:bookmarkStart w:id="1256" w:name="_Hlt517152428"/>
            <w:bookmarkEnd w:id="1255"/>
            <w:r w:rsidRPr="003E560E">
              <w:rPr>
                <w:rStyle w:val="Hyperlink"/>
              </w:rPr>
              <w:t>I</w:t>
            </w:r>
            <w:bookmarkEnd w:id="1256"/>
            <w:r w:rsidRPr="003E560E">
              <w:rPr>
                <w:rStyle w:val="Hyperlink"/>
              </w:rPr>
              <w:t>D</w:t>
            </w:r>
            <w:r w:rsidRPr="003E560E">
              <w:rPr>
                <w:rStyle w:val="Hyperlink"/>
              </w:rPr>
              <w:fldChar w:fldCharType="end"/>
            </w:r>
            <w:bookmarkEnd w:id="1250"/>
          </w:p>
        </w:tc>
        <w:tc>
          <w:tcPr>
            <w:tcW w:w="2734" w:type="dxa"/>
            <w:tcMar>
              <w:left w:w="58" w:type="dxa"/>
              <w:right w:w="58" w:type="dxa"/>
            </w:tcMar>
          </w:tcPr>
          <w:p w14:paraId="5E9036EF" w14:textId="1AB90D32" w:rsidR="000751EA" w:rsidRDefault="000751EA" w:rsidP="000751EA">
            <w:pPr>
              <w:pStyle w:val="TableText"/>
            </w:pPr>
            <w:r w:rsidRPr="005B7BBA">
              <w:t>Total detail paid amount</w:t>
            </w:r>
          </w:p>
          <w:p w14:paraId="5D984810" w14:textId="5F6DEAC2" w:rsidR="000751EA" w:rsidRPr="005B7BBA" w:rsidRDefault="000751EA" w:rsidP="004E620D">
            <w:pPr>
              <w:pStyle w:val="TableText"/>
            </w:pPr>
            <w:r w:rsidRPr="000B2236">
              <w:rPr>
                <w:rFonts w:cs="Arial"/>
                <w:color w:val="000000"/>
              </w:rPr>
              <w:t>This field documents the final allowed charge for each claim line after any reduction for coinsurance, exceeded limitations (psychiatric, occupational, or physical therapy) and/or MSP involvement. It is the amount paid. This amount is system generated.</w:t>
            </w:r>
          </w:p>
        </w:tc>
        <w:tc>
          <w:tcPr>
            <w:tcW w:w="1136" w:type="dxa"/>
            <w:tcMar>
              <w:left w:w="58" w:type="dxa"/>
              <w:right w:w="58" w:type="dxa"/>
            </w:tcMar>
          </w:tcPr>
          <w:p w14:paraId="36117477" w14:textId="77777777" w:rsidR="000751EA" w:rsidRPr="005B7BBA" w:rsidRDefault="000751EA" w:rsidP="000751EA">
            <w:pPr>
              <w:pStyle w:val="TableText"/>
            </w:pPr>
            <w:r w:rsidRPr="005B7BBA">
              <w:t>7 N</w:t>
            </w:r>
          </w:p>
          <w:p w14:paraId="56ADCD39" w14:textId="77777777" w:rsidR="000751EA" w:rsidRPr="005B7BBA" w:rsidRDefault="000751EA" w:rsidP="000751EA">
            <w:pPr>
              <w:pStyle w:val="TableText"/>
            </w:pPr>
            <w:r w:rsidRPr="005B7BBA">
              <w:t>(99999V99)</w:t>
            </w:r>
          </w:p>
        </w:tc>
        <w:tc>
          <w:tcPr>
            <w:tcW w:w="2340" w:type="dxa"/>
            <w:tcMar>
              <w:left w:w="58" w:type="dxa"/>
              <w:right w:w="58" w:type="dxa"/>
            </w:tcMar>
          </w:tcPr>
          <w:p w14:paraId="64A6F54C" w14:textId="77777777" w:rsidR="000751EA" w:rsidRPr="005B7BBA" w:rsidRDefault="000751EA" w:rsidP="000751EA">
            <w:pPr>
              <w:pStyle w:val="TableText"/>
            </w:pPr>
            <w:r>
              <w:t>-</w:t>
            </w:r>
          </w:p>
        </w:tc>
        <w:tc>
          <w:tcPr>
            <w:tcW w:w="837" w:type="dxa"/>
            <w:tcMar>
              <w:left w:w="58" w:type="dxa"/>
              <w:right w:w="58" w:type="dxa"/>
            </w:tcMar>
          </w:tcPr>
          <w:p w14:paraId="741D4C88" w14:textId="77777777" w:rsidR="000751EA" w:rsidRPr="005B7BBA" w:rsidRDefault="000751EA" w:rsidP="000751EA">
            <w:pPr>
              <w:pStyle w:val="TableText"/>
            </w:pPr>
            <w:r>
              <w:t>Zeros</w:t>
            </w:r>
          </w:p>
        </w:tc>
        <w:tc>
          <w:tcPr>
            <w:tcW w:w="438" w:type="dxa"/>
          </w:tcPr>
          <w:p w14:paraId="230DFB23" w14:textId="77777777" w:rsidR="000751EA" w:rsidRPr="005B7BBA" w:rsidRDefault="000751EA" w:rsidP="000751EA">
            <w:pPr>
              <w:pStyle w:val="TableText"/>
            </w:pPr>
            <w:r>
              <w:t>-</w:t>
            </w:r>
          </w:p>
        </w:tc>
        <w:tc>
          <w:tcPr>
            <w:tcW w:w="438" w:type="dxa"/>
          </w:tcPr>
          <w:p w14:paraId="6A683FC2" w14:textId="77777777" w:rsidR="000751EA" w:rsidRPr="005B7BBA" w:rsidRDefault="000751EA" w:rsidP="000751EA">
            <w:pPr>
              <w:pStyle w:val="TableText"/>
            </w:pPr>
            <w:r w:rsidRPr="005B7BBA">
              <w:t>X</w:t>
            </w:r>
          </w:p>
        </w:tc>
        <w:tc>
          <w:tcPr>
            <w:tcW w:w="439" w:type="dxa"/>
          </w:tcPr>
          <w:p w14:paraId="3C62F1B5" w14:textId="77777777" w:rsidR="000751EA" w:rsidRPr="005B7BBA" w:rsidRDefault="000751EA" w:rsidP="000751EA">
            <w:pPr>
              <w:pStyle w:val="TableText"/>
            </w:pPr>
            <w:r w:rsidRPr="005B7BBA">
              <w:t>X</w:t>
            </w:r>
          </w:p>
        </w:tc>
      </w:tr>
      <w:tr w:rsidR="000751EA" w14:paraId="37A93563" w14:textId="77777777" w:rsidTr="007A4858">
        <w:trPr>
          <w:cantSplit/>
        </w:trPr>
        <w:tc>
          <w:tcPr>
            <w:tcW w:w="802" w:type="dxa"/>
            <w:tcMar>
              <w:left w:w="58" w:type="dxa"/>
              <w:right w:w="58" w:type="dxa"/>
            </w:tcMar>
          </w:tcPr>
          <w:p w14:paraId="2D26FC4A" w14:textId="77777777" w:rsidR="000751EA" w:rsidRPr="005B7BBA" w:rsidRDefault="000751EA" w:rsidP="000751EA">
            <w:pPr>
              <w:pStyle w:val="TableText"/>
            </w:pPr>
            <w:r w:rsidRPr="005B7BBA">
              <w:t>95</w:t>
            </w:r>
          </w:p>
        </w:tc>
        <w:tc>
          <w:tcPr>
            <w:tcW w:w="2250" w:type="dxa"/>
            <w:tcMar>
              <w:left w:w="58" w:type="dxa"/>
              <w:right w:w="58" w:type="dxa"/>
            </w:tcMar>
          </w:tcPr>
          <w:p w14:paraId="4BA95D40" w14:textId="77777777" w:rsidR="000751EA" w:rsidRPr="005B7BBA" w:rsidRDefault="000751EA" w:rsidP="000751EA">
            <w:pPr>
              <w:pStyle w:val="TableText"/>
            </w:pPr>
            <w:r w:rsidRPr="005B7BBA">
              <w:t>DTL PRICING FLAG</w:t>
            </w:r>
          </w:p>
        </w:tc>
        <w:tc>
          <w:tcPr>
            <w:tcW w:w="2970" w:type="dxa"/>
            <w:tcMar>
              <w:left w:w="58" w:type="dxa"/>
              <w:right w:w="58" w:type="dxa"/>
            </w:tcMar>
          </w:tcPr>
          <w:p w14:paraId="3B6B4D32" w14:textId="20E3F6B7" w:rsidR="000751EA" w:rsidRPr="005B7BBA" w:rsidRDefault="000751EA" w:rsidP="000751EA">
            <w:pPr>
              <w:pStyle w:val="TableText"/>
            </w:pPr>
            <w:r w:rsidRPr="005B7BBA">
              <w:t>:P:IDR-</w:t>
            </w:r>
            <w:hyperlink r:id="rId1158" w:history="1">
              <w:r w:rsidRPr="003E560E">
                <w:rPr>
                  <w:rStyle w:val="Hyperlink"/>
                </w:rPr>
                <w:t>P</w:t>
              </w:r>
              <w:bookmarkStart w:id="1257" w:name="_Hlt514742474"/>
              <w:r w:rsidRPr="003E560E">
                <w:rPr>
                  <w:rStyle w:val="Hyperlink"/>
                </w:rPr>
                <w:t>R</w:t>
              </w:r>
              <w:bookmarkStart w:id="1258" w:name="_Hlt500217291"/>
              <w:bookmarkEnd w:id="1257"/>
              <w:r w:rsidRPr="003E560E">
                <w:rPr>
                  <w:rStyle w:val="Hyperlink"/>
                </w:rPr>
                <w:t>I</w:t>
              </w:r>
              <w:bookmarkStart w:id="1259" w:name="_Hlt28754432"/>
              <w:bookmarkEnd w:id="1258"/>
              <w:r w:rsidRPr="003E560E">
                <w:rPr>
                  <w:rStyle w:val="Hyperlink"/>
                </w:rPr>
                <w:t>C</w:t>
              </w:r>
              <w:bookmarkStart w:id="1260" w:name="_Hlt30574300"/>
              <w:bookmarkEnd w:id="1259"/>
              <w:r w:rsidRPr="003E560E">
                <w:rPr>
                  <w:rStyle w:val="Hyperlink"/>
                </w:rPr>
                <w:t>E</w:t>
              </w:r>
              <w:bookmarkStart w:id="1261" w:name="_Hlt12251224"/>
              <w:bookmarkStart w:id="1262" w:name="_Hlt500219734"/>
              <w:bookmarkEnd w:id="1260"/>
              <w:bookmarkEnd w:id="1261"/>
              <w:r w:rsidRPr="003E560E">
                <w:rPr>
                  <w:rStyle w:val="Hyperlink"/>
                </w:rPr>
                <w:t>-</w:t>
              </w:r>
              <w:bookmarkStart w:id="1263" w:name="_Hlt506781407"/>
              <w:bookmarkEnd w:id="1262"/>
              <w:r w:rsidRPr="003E560E">
                <w:rPr>
                  <w:rStyle w:val="Hyperlink"/>
                </w:rPr>
                <w:t>F</w:t>
              </w:r>
              <w:bookmarkEnd w:id="1263"/>
              <w:r w:rsidRPr="003E560E">
                <w:rPr>
                  <w:rStyle w:val="Hyperlink"/>
                </w:rPr>
                <w:t>LAG</w:t>
              </w:r>
            </w:hyperlink>
          </w:p>
        </w:tc>
        <w:tc>
          <w:tcPr>
            <w:tcW w:w="2734" w:type="dxa"/>
            <w:tcMar>
              <w:left w:w="58" w:type="dxa"/>
              <w:right w:w="58" w:type="dxa"/>
            </w:tcMar>
          </w:tcPr>
          <w:p w14:paraId="1E7D550D" w14:textId="77777777" w:rsidR="000751EA" w:rsidRDefault="000751EA" w:rsidP="000751EA">
            <w:pPr>
              <w:pStyle w:val="TableText"/>
            </w:pPr>
            <w:r w:rsidRPr="005B7BBA">
              <w:t>Pricing flag</w:t>
            </w:r>
          </w:p>
          <w:p w14:paraId="49349E0D" w14:textId="5A532083" w:rsidR="000751EA" w:rsidRPr="005B7BBA" w:rsidRDefault="000751EA" w:rsidP="004E620D">
            <w:pPr>
              <w:pStyle w:val="TableText"/>
            </w:pPr>
            <w:r w:rsidRPr="00856909">
              <w:rPr>
                <w:rFonts w:cs="Arial"/>
                <w:color w:val="000000"/>
              </w:rPr>
              <w:t>Pricing levels are set by the system in much the same way pricing audits are set. The pricing levels, however, are used to control the pricing messages on beneficiary EOMBs. The pricing level displays on both the HI screen under the detail ‘L’ field and the PI screen under the detail ‘I’ field. Depending on the pricing level, specific messages are printed on the beneficiary EOMB</w:t>
            </w:r>
            <w:r>
              <w:rPr>
                <w:rFonts w:cs="Arial"/>
                <w:color w:val="000000"/>
              </w:rPr>
              <w:t>.</w:t>
            </w:r>
          </w:p>
        </w:tc>
        <w:tc>
          <w:tcPr>
            <w:tcW w:w="1136" w:type="dxa"/>
            <w:tcMar>
              <w:left w:w="58" w:type="dxa"/>
              <w:right w:w="58" w:type="dxa"/>
            </w:tcMar>
          </w:tcPr>
          <w:p w14:paraId="02A039C2" w14:textId="77777777" w:rsidR="000751EA" w:rsidRPr="005B7BBA" w:rsidRDefault="000751EA" w:rsidP="000751EA">
            <w:pPr>
              <w:pStyle w:val="TableText"/>
            </w:pPr>
            <w:r w:rsidRPr="005B7BBA">
              <w:t>1 C</w:t>
            </w:r>
          </w:p>
        </w:tc>
        <w:tc>
          <w:tcPr>
            <w:tcW w:w="2340" w:type="dxa"/>
            <w:tcMar>
              <w:left w:w="58" w:type="dxa"/>
              <w:right w:w="58" w:type="dxa"/>
            </w:tcMar>
          </w:tcPr>
          <w:p w14:paraId="57D48391" w14:textId="1BBE9AB7" w:rsidR="000751EA" w:rsidRPr="005B7BBA" w:rsidRDefault="000751EA" w:rsidP="000751EA">
            <w:pPr>
              <w:pStyle w:val="TableText"/>
            </w:pPr>
            <w:r w:rsidRPr="005B7BBA">
              <w:t xml:space="preserve">See spec </w:t>
            </w:r>
            <w:hyperlink r:id="rId1159" w:history="1">
              <w:r w:rsidRPr="00004FD7">
                <w:rPr>
                  <w:rStyle w:val="Hyperlink"/>
                </w:rPr>
                <w:t>S1226000</w:t>
              </w:r>
            </w:hyperlink>
          </w:p>
        </w:tc>
        <w:tc>
          <w:tcPr>
            <w:tcW w:w="837" w:type="dxa"/>
            <w:tcMar>
              <w:left w:w="58" w:type="dxa"/>
              <w:right w:w="58" w:type="dxa"/>
            </w:tcMar>
          </w:tcPr>
          <w:p w14:paraId="0EC84572" w14:textId="77777777" w:rsidR="000751EA" w:rsidRPr="005B7BBA" w:rsidRDefault="000751EA" w:rsidP="000751EA">
            <w:pPr>
              <w:pStyle w:val="TableText"/>
            </w:pPr>
            <w:r>
              <w:t>Spaces</w:t>
            </w:r>
          </w:p>
        </w:tc>
        <w:tc>
          <w:tcPr>
            <w:tcW w:w="438" w:type="dxa"/>
          </w:tcPr>
          <w:p w14:paraId="341CE2E2" w14:textId="77777777" w:rsidR="000751EA" w:rsidRPr="005B7BBA" w:rsidRDefault="000751EA" w:rsidP="000751EA">
            <w:pPr>
              <w:pStyle w:val="TableText"/>
            </w:pPr>
            <w:r>
              <w:t>-</w:t>
            </w:r>
          </w:p>
        </w:tc>
        <w:tc>
          <w:tcPr>
            <w:tcW w:w="438" w:type="dxa"/>
          </w:tcPr>
          <w:p w14:paraId="5338C1FB" w14:textId="77777777" w:rsidR="000751EA" w:rsidRPr="005B7BBA" w:rsidRDefault="000751EA" w:rsidP="000751EA">
            <w:pPr>
              <w:pStyle w:val="TableText"/>
            </w:pPr>
            <w:r w:rsidRPr="005B7BBA">
              <w:t>X</w:t>
            </w:r>
          </w:p>
        </w:tc>
        <w:tc>
          <w:tcPr>
            <w:tcW w:w="439" w:type="dxa"/>
          </w:tcPr>
          <w:p w14:paraId="437697C5" w14:textId="77777777" w:rsidR="000751EA" w:rsidRPr="005B7BBA" w:rsidRDefault="000751EA" w:rsidP="000751EA">
            <w:pPr>
              <w:pStyle w:val="TableText"/>
            </w:pPr>
            <w:r w:rsidRPr="005B7BBA">
              <w:t>X</w:t>
            </w:r>
          </w:p>
        </w:tc>
      </w:tr>
      <w:tr w:rsidR="000751EA" w14:paraId="0B593EF9" w14:textId="77777777" w:rsidTr="007A4858">
        <w:trPr>
          <w:cantSplit/>
        </w:trPr>
        <w:tc>
          <w:tcPr>
            <w:tcW w:w="802" w:type="dxa"/>
            <w:tcMar>
              <w:left w:w="58" w:type="dxa"/>
              <w:right w:w="58" w:type="dxa"/>
            </w:tcMar>
          </w:tcPr>
          <w:p w14:paraId="7171E21D" w14:textId="7A1CEE53" w:rsidR="000751EA" w:rsidRPr="005B7BBA" w:rsidRDefault="000751EA" w:rsidP="000751EA">
            <w:pPr>
              <w:pStyle w:val="TableText"/>
            </w:pPr>
            <w:r w:rsidRPr="005B7BBA">
              <w:t>96</w:t>
            </w:r>
            <w:r w:rsidR="005B7717">
              <w:t xml:space="preserve"> – </w:t>
            </w:r>
            <w:r w:rsidRPr="005B7BBA">
              <w:t>102</w:t>
            </w:r>
          </w:p>
        </w:tc>
        <w:tc>
          <w:tcPr>
            <w:tcW w:w="2250" w:type="dxa"/>
            <w:tcMar>
              <w:left w:w="58" w:type="dxa"/>
              <w:right w:w="58" w:type="dxa"/>
            </w:tcMar>
          </w:tcPr>
          <w:p w14:paraId="38FC79DB" w14:textId="77777777" w:rsidR="000751EA" w:rsidRPr="005B7BBA" w:rsidRDefault="000751EA" w:rsidP="000751EA">
            <w:pPr>
              <w:pStyle w:val="TableText"/>
            </w:pPr>
            <w:r w:rsidRPr="005B7BBA">
              <w:t>LEVEL 1 PROFILE AMOUNT</w:t>
            </w:r>
          </w:p>
        </w:tc>
        <w:tc>
          <w:tcPr>
            <w:tcW w:w="2970" w:type="dxa"/>
            <w:tcMar>
              <w:left w:w="58" w:type="dxa"/>
              <w:right w:w="58" w:type="dxa"/>
            </w:tcMar>
          </w:tcPr>
          <w:p w14:paraId="48DBA232" w14:textId="55A33F8F" w:rsidR="000751EA" w:rsidRPr="005B7BBA" w:rsidRDefault="000751EA" w:rsidP="000751EA">
            <w:pPr>
              <w:pStyle w:val="TableText"/>
            </w:pPr>
            <w:r w:rsidRPr="005B7BBA">
              <w:t>:P:IDR-</w:t>
            </w:r>
            <w:hyperlink r:id="rId1160" w:history="1">
              <w:r w:rsidRPr="003E560E">
                <w:rPr>
                  <w:rStyle w:val="Hyperlink"/>
                </w:rPr>
                <w:t>DT</w:t>
              </w:r>
              <w:bookmarkStart w:id="1264" w:name="_Hlt527337466"/>
              <w:r w:rsidRPr="003E560E">
                <w:rPr>
                  <w:rStyle w:val="Hyperlink"/>
                </w:rPr>
                <w:t>L</w:t>
              </w:r>
              <w:bookmarkEnd w:id="1264"/>
              <w:r w:rsidRPr="003E560E">
                <w:rPr>
                  <w:rStyle w:val="Hyperlink"/>
                </w:rPr>
                <w:t>-</w:t>
              </w:r>
              <w:bookmarkStart w:id="1265" w:name="_Hlt30574305"/>
              <w:r w:rsidRPr="003E560E">
                <w:rPr>
                  <w:rStyle w:val="Hyperlink"/>
                </w:rPr>
                <w:t>L</w:t>
              </w:r>
              <w:bookmarkStart w:id="1266" w:name="_Hlt12251680"/>
              <w:bookmarkStart w:id="1267" w:name="_Hlt12251437"/>
              <w:bookmarkEnd w:id="1265"/>
              <w:bookmarkEnd w:id="1266"/>
              <w:r w:rsidRPr="003E560E">
                <w:rPr>
                  <w:rStyle w:val="Hyperlink"/>
                </w:rPr>
                <w:t>V</w:t>
              </w:r>
              <w:bookmarkStart w:id="1268" w:name="_Hlt514742491"/>
              <w:bookmarkEnd w:id="1267"/>
              <w:r w:rsidRPr="003E560E">
                <w:rPr>
                  <w:rStyle w:val="Hyperlink"/>
                </w:rPr>
                <w:t>L</w:t>
              </w:r>
              <w:bookmarkEnd w:id="1268"/>
              <w:r w:rsidRPr="003E560E">
                <w:rPr>
                  <w:rStyle w:val="Hyperlink"/>
                </w:rPr>
                <w:t>1-</w:t>
              </w:r>
              <w:bookmarkStart w:id="1269" w:name="_Hlt500217450"/>
              <w:r w:rsidRPr="003E560E">
                <w:rPr>
                  <w:rStyle w:val="Hyperlink"/>
                </w:rPr>
                <w:t>P</w:t>
              </w:r>
              <w:bookmarkEnd w:id="1269"/>
              <w:r w:rsidRPr="003E560E">
                <w:rPr>
                  <w:rStyle w:val="Hyperlink"/>
                </w:rPr>
                <w:t>R</w:t>
              </w:r>
              <w:bookmarkStart w:id="1270" w:name="_Hlt506781385"/>
              <w:r w:rsidRPr="003E560E">
                <w:rPr>
                  <w:rStyle w:val="Hyperlink"/>
                </w:rPr>
                <w:t>O</w:t>
              </w:r>
              <w:bookmarkEnd w:id="1270"/>
              <w:r w:rsidRPr="003E560E">
                <w:rPr>
                  <w:rStyle w:val="Hyperlink"/>
                </w:rPr>
                <w:t>F</w:t>
              </w:r>
            </w:hyperlink>
          </w:p>
        </w:tc>
        <w:tc>
          <w:tcPr>
            <w:tcW w:w="2734" w:type="dxa"/>
            <w:tcMar>
              <w:left w:w="58" w:type="dxa"/>
              <w:right w:w="58" w:type="dxa"/>
            </w:tcMar>
          </w:tcPr>
          <w:p w14:paraId="2CEA37A0" w14:textId="77777777" w:rsidR="000751EA" w:rsidRDefault="000751EA" w:rsidP="000751EA">
            <w:pPr>
              <w:pStyle w:val="TableText"/>
            </w:pPr>
            <w:r w:rsidRPr="005B7BBA">
              <w:t>L1 profile amo</w:t>
            </w:r>
            <w:r>
              <w:t>unt (XXXXX.XX)-customary amount</w:t>
            </w:r>
          </w:p>
          <w:p w14:paraId="3064B856" w14:textId="77777777" w:rsidR="000751EA" w:rsidRPr="005B7BBA" w:rsidRDefault="000751EA" w:rsidP="000751EA">
            <w:pPr>
              <w:pStyle w:val="TableText"/>
            </w:pPr>
            <w:r w:rsidRPr="00AC456F">
              <w:rPr>
                <w:rFonts w:cs="Arial"/>
                <w:color w:val="000000"/>
              </w:rPr>
              <w:t>Level 1 customary amount, filled only for those services subject to reasonable charge pricing. Different calculations used on "reasonable charge claims".</w:t>
            </w:r>
          </w:p>
        </w:tc>
        <w:tc>
          <w:tcPr>
            <w:tcW w:w="1136" w:type="dxa"/>
            <w:tcMar>
              <w:left w:w="58" w:type="dxa"/>
              <w:right w:w="58" w:type="dxa"/>
            </w:tcMar>
          </w:tcPr>
          <w:p w14:paraId="23009276" w14:textId="77777777" w:rsidR="000751EA" w:rsidRPr="005B7BBA" w:rsidRDefault="000751EA" w:rsidP="000751EA">
            <w:pPr>
              <w:pStyle w:val="TableText"/>
            </w:pPr>
            <w:r w:rsidRPr="005B7BBA">
              <w:t>7 N</w:t>
            </w:r>
          </w:p>
          <w:p w14:paraId="67FF7CD3" w14:textId="77777777" w:rsidR="000751EA" w:rsidRPr="005B7BBA" w:rsidRDefault="000751EA" w:rsidP="000751EA">
            <w:pPr>
              <w:pStyle w:val="TableText"/>
            </w:pPr>
            <w:r w:rsidRPr="005B7BBA">
              <w:t>(99999V99)</w:t>
            </w:r>
          </w:p>
        </w:tc>
        <w:tc>
          <w:tcPr>
            <w:tcW w:w="2340" w:type="dxa"/>
            <w:tcMar>
              <w:left w:w="58" w:type="dxa"/>
              <w:right w:w="58" w:type="dxa"/>
            </w:tcMar>
          </w:tcPr>
          <w:p w14:paraId="4F64A130" w14:textId="77777777" w:rsidR="000751EA" w:rsidRPr="005B7BBA" w:rsidRDefault="000751EA" w:rsidP="000751EA">
            <w:pPr>
              <w:pStyle w:val="TableText"/>
            </w:pPr>
            <w:r>
              <w:t>-</w:t>
            </w:r>
          </w:p>
        </w:tc>
        <w:tc>
          <w:tcPr>
            <w:tcW w:w="837" w:type="dxa"/>
            <w:tcMar>
              <w:left w:w="58" w:type="dxa"/>
              <w:right w:w="58" w:type="dxa"/>
            </w:tcMar>
          </w:tcPr>
          <w:p w14:paraId="628895E9" w14:textId="77777777" w:rsidR="000751EA" w:rsidRPr="005B7BBA" w:rsidRDefault="000751EA" w:rsidP="000751EA">
            <w:pPr>
              <w:pStyle w:val="TableText"/>
            </w:pPr>
            <w:r>
              <w:t>Zeros</w:t>
            </w:r>
          </w:p>
        </w:tc>
        <w:tc>
          <w:tcPr>
            <w:tcW w:w="438" w:type="dxa"/>
          </w:tcPr>
          <w:p w14:paraId="2CEC05EE" w14:textId="77777777" w:rsidR="000751EA" w:rsidRPr="005B7BBA" w:rsidRDefault="000751EA" w:rsidP="000751EA">
            <w:pPr>
              <w:pStyle w:val="TableText"/>
            </w:pPr>
            <w:r>
              <w:t>-</w:t>
            </w:r>
          </w:p>
        </w:tc>
        <w:tc>
          <w:tcPr>
            <w:tcW w:w="438" w:type="dxa"/>
          </w:tcPr>
          <w:p w14:paraId="75AC3FB8" w14:textId="77777777" w:rsidR="000751EA" w:rsidRPr="005B7BBA" w:rsidRDefault="000751EA" w:rsidP="000751EA">
            <w:pPr>
              <w:pStyle w:val="TableText"/>
            </w:pPr>
            <w:r w:rsidRPr="005B7BBA">
              <w:t>X</w:t>
            </w:r>
          </w:p>
        </w:tc>
        <w:tc>
          <w:tcPr>
            <w:tcW w:w="439" w:type="dxa"/>
          </w:tcPr>
          <w:p w14:paraId="6C1561E3" w14:textId="77777777" w:rsidR="000751EA" w:rsidRPr="005B7BBA" w:rsidRDefault="000751EA" w:rsidP="000751EA">
            <w:pPr>
              <w:pStyle w:val="TableText"/>
            </w:pPr>
            <w:r w:rsidRPr="005B7BBA">
              <w:t>X</w:t>
            </w:r>
          </w:p>
        </w:tc>
      </w:tr>
      <w:tr w:rsidR="000751EA" w14:paraId="7BDE5FEF" w14:textId="77777777" w:rsidTr="007A4858">
        <w:trPr>
          <w:cantSplit/>
        </w:trPr>
        <w:tc>
          <w:tcPr>
            <w:tcW w:w="802" w:type="dxa"/>
            <w:tcMar>
              <w:left w:w="58" w:type="dxa"/>
              <w:right w:w="58" w:type="dxa"/>
            </w:tcMar>
          </w:tcPr>
          <w:p w14:paraId="79D19385" w14:textId="09CC5291" w:rsidR="000751EA" w:rsidRPr="005B7BBA" w:rsidRDefault="000751EA" w:rsidP="000751EA">
            <w:pPr>
              <w:pStyle w:val="TableText"/>
            </w:pPr>
            <w:r w:rsidRPr="005B7BBA">
              <w:t>103</w:t>
            </w:r>
            <w:r w:rsidR="005B7717">
              <w:t xml:space="preserve"> – </w:t>
            </w:r>
            <w:r w:rsidRPr="005B7BBA">
              <w:t>109</w:t>
            </w:r>
          </w:p>
        </w:tc>
        <w:tc>
          <w:tcPr>
            <w:tcW w:w="2250" w:type="dxa"/>
            <w:tcMar>
              <w:left w:w="58" w:type="dxa"/>
              <w:right w:w="58" w:type="dxa"/>
            </w:tcMar>
          </w:tcPr>
          <w:p w14:paraId="781556F0" w14:textId="77777777" w:rsidR="000751EA" w:rsidRPr="005B7BBA" w:rsidRDefault="000751EA" w:rsidP="000751EA">
            <w:pPr>
              <w:pStyle w:val="TableText"/>
            </w:pPr>
            <w:r w:rsidRPr="005B7BBA">
              <w:t>LEVEL 2 PROFILE AMOUNT</w:t>
            </w:r>
          </w:p>
        </w:tc>
        <w:tc>
          <w:tcPr>
            <w:tcW w:w="2970" w:type="dxa"/>
            <w:tcMar>
              <w:left w:w="58" w:type="dxa"/>
              <w:right w:w="58" w:type="dxa"/>
            </w:tcMar>
          </w:tcPr>
          <w:p w14:paraId="65B53EAE" w14:textId="546A6FEE" w:rsidR="000751EA" w:rsidRPr="005B7BBA" w:rsidRDefault="000751EA" w:rsidP="000751EA">
            <w:pPr>
              <w:pStyle w:val="TableText"/>
            </w:pPr>
            <w:r w:rsidRPr="005B7BBA">
              <w:t>:P:IDR-</w:t>
            </w:r>
            <w:hyperlink r:id="rId1161" w:history="1">
              <w:r w:rsidRPr="003E560E">
                <w:rPr>
                  <w:rStyle w:val="Hyperlink"/>
                </w:rPr>
                <w:t>D</w:t>
              </w:r>
              <w:bookmarkStart w:id="1271" w:name="_Hlt514742496"/>
              <w:r w:rsidRPr="003E560E">
                <w:rPr>
                  <w:rStyle w:val="Hyperlink"/>
                </w:rPr>
                <w:t>T</w:t>
              </w:r>
              <w:bookmarkEnd w:id="1271"/>
              <w:r w:rsidRPr="003E560E">
                <w:rPr>
                  <w:rStyle w:val="Hyperlink"/>
                </w:rPr>
                <w:t>L</w:t>
              </w:r>
              <w:bookmarkStart w:id="1272" w:name="_Hlt500217455"/>
              <w:r w:rsidRPr="003E560E">
                <w:rPr>
                  <w:rStyle w:val="Hyperlink"/>
                </w:rPr>
                <w:t>-</w:t>
              </w:r>
              <w:bookmarkStart w:id="1273" w:name="_Hlt12251688"/>
              <w:bookmarkEnd w:id="1272"/>
              <w:r w:rsidRPr="003E560E">
                <w:rPr>
                  <w:rStyle w:val="Hyperlink"/>
                </w:rPr>
                <w:t>L</w:t>
              </w:r>
              <w:bookmarkStart w:id="1274" w:name="_Hlt517152442"/>
              <w:bookmarkEnd w:id="1273"/>
              <w:r w:rsidRPr="003E560E">
                <w:rPr>
                  <w:rStyle w:val="Hyperlink"/>
                </w:rPr>
                <w:t>V</w:t>
              </w:r>
              <w:bookmarkEnd w:id="1274"/>
              <w:r w:rsidRPr="003E560E">
                <w:rPr>
                  <w:rStyle w:val="Hyperlink"/>
                </w:rPr>
                <w:t>L2</w:t>
              </w:r>
              <w:bookmarkStart w:id="1275" w:name="_Hlt506781367"/>
              <w:r w:rsidRPr="003E560E">
                <w:rPr>
                  <w:rStyle w:val="Hyperlink"/>
                </w:rPr>
                <w:t>-</w:t>
              </w:r>
              <w:bookmarkEnd w:id="1275"/>
              <w:r w:rsidRPr="003E560E">
                <w:rPr>
                  <w:rStyle w:val="Hyperlink"/>
                </w:rPr>
                <w:t>PROF</w:t>
              </w:r>
            </w:hyperlink>
          </w:p>
        </w:tc>
        <w:tc>
          <w:tcPr>
            <w:tcW w:w="2734" w:type="dxa"/>
            <w:tcMar>
              <w:left w:w="58" w:type="dxa"/>
              <w:right w:w="58" w:type="dxa"/>
            </w:tcMar>
          </w:tcPr>
          <w:p w14:paraId="75327F09" w14:textId="0F5868E5" w:rsidR="000751EA" w:rsidRDefault="000751EA" w:rsidP="000751EA">
            <w:pPr>
              <w:pStyle w:val="TableText"/>
              <w:rPr>
                <w:rFonts w:cs="Arial"/>
                <w:color w:val="000000"/>
              </w:rPr>
            </w:pPr>
            <w:r w:rsidRPr="00AC456F">
              <w:rPr>
                <w:rFonts w:cs="Arial"/>
                <w:color w:val="000000"/>
              </w:rPr>
              <w:t>L2 profile amount (XXXXX.XX)-customary amount</w:t>
            </w:r>
          </w:p>
          <w:p w14:paraId="2D4076B4" w14:textId="77777777" w:rsidR="000751EA" w:rsidRPr="005B7BBA" w:rsidRDefault="000751EA" w:rsidP="000751EA">
            <w:pPr>
              <w:pStyle w:val="TableText"/>
            </w:pPr>
            <w:r>
              <w:rPr>
                <w:rFonts w:cs="Arial"/>
                <w:color w:val="000000"/>
              </w:rPr>
              <w:t>T</w:t>
            </w:r>
            <w:r w:rsidRPr="00AC456F">
              <w:rPr>
                <w:rFonts w:cs="Arial"/>
                <w:color w:val="000000"/>
              </w:rPr>
              <w:t>he Level 2 prevailing amount, filled only for those services subject to reasonable charge pricing. Internal fields that may be used to determine final pricing.</w:t>
            </w:r>
          </w:p>
        </w:tc>
        <w:tc>
          <w:tcPr>
            <w:tcW w:w="1136" w:type="dxa"/>
            <w:tcMar>
              <w:left w:w="58" w:type="dxa"/>
              <w:right w:w="58" w:type="dxa"/>
            </w:tcMar>
          </w:tcPr>
          <w:p w14:paraId="1D16A9BD" w14:textId="77777777" w:rsidR="000751EA" w:rsidRPr="005B7BBA" w:rsidRDefault="000751EA" w:rsidP="000751EA">
            <w:pPr>
              <w:pStyle w:val="TableText"/>
            </w:pPr>
            <w:r w:rsidRPr="005B7BBA">
              <w:t>7 N</w:t>
            </w:r>
          </w:p>
          <w:p w14:paraId="097A830B" w14:textId="77777777" w:rsidR="000751EA" w:rsidRPr="005B7BBA" w:rsidRDefault="000751EA" w:rsidP="000751EA">
            <w:pPr>
              <w:pStyle w:val="TableText"/>
            </w:pPr>
            <w:r w:rsidRPr="005B7BBA">
              <w:t>(99999V99)</w:t>
            </w:r>
          </w:p>
        </w:tc>
        <w:tc>
          <w:tcPr>
            <w:tcW w:w="2340" w:type="dxa"/>
            <w:tcMar>
              <w:left w:w="58" w:type="dxa"/>
              <w:right w:w="58" w:type="dxa"/>
            </w:tcMar>
          </w:tcPr>
          <w:p w14:paraId="3C01E622" w14:textId="77777777" w:rsidR="000751EA" w:rsidRPr="005B7BBA" w:rsidRDefault="000751EA" w:rsidP="000751EA">
            <w:pPr>
              <w:pStyle w:val="TableText"/>
            </w:pPr>
            <w:r>
              <w:t>-</w:t>
            </w:r>
          </w:p>
        </w:tc>
        <w:tc>
          <w:tcPr>
            <w:tcW w:w="837" w:type="dxa"/>
            <w:tcMar>
              <w:left w:w="58" w:type="dxa"/>
              <w:right w:w="58" w:type="dxa"/>
            </w:tcMar>
          </w:tcPr>
          <w:p w14:paraId="2FE6757A" w14:textId="77777777" w:rsidR="000751EA" w:rsidRPr="005B7BBA" w:rsidRDefault="000751EA" w:rsidP="000751EA">
            <w:pPr>
              <w:pStyle w:val="TableText"/>
            </w:pPr>
            <w:r>
              <w:t>Zeros</w:t>
            </w:r>
          </w:p>
        </w:tc>
        <w:tc>
          <w:tcPr>
            <w:tcW w:w="438" w:type="dxa"/>
          </w:tcPr>
          <w:p w14:paraId="37359BF8" w14:textId="77777777" w:rsidR="000751EA" w:rsidRPr="005B7BBA" w:rsidRDefault="000751EA" w:rsidP="000751EA">
            <w:pPr>
              <w:pStyle w:val="TableText"/>
            </w:pPr>
            <w:r>
              <w:t>-</w:t>
            </w:r>
          </w:p>
        </w:tc>
        <w:tc>
          <w:tcPr>
            <w:tcW w:w="438" w:type="dxa"/>
          </w:tcPr>
          <w:p w14:paraId="1EAD39FC" w14:textId="77777777" w:rsidR="000751EA" w:rsidRPr="005B7BBA" w:rsidRDefault="000751EA" w:rsidP="000751EA">
            <w:pPr>
              <w:pStyle w:val="TableText"/>
            </w:pPr>
            <w:r w:rsidRPr="005B7BBA">
              <w:t>X</w:t>
            </w:r>
          </w:p>
        </w:tc>
        <w:tc>
          <w:tcPr>
            <w:tcW w:w="439" w:type="dxa"/>
          </w:tcPr>
          <w:p w14:paraId="7696378F" w14:textId="77777777" w:rsidR="000751EA" w:rsidRPr="005B7BBA" w:rsidRDefault="000751EA" w:rsidP="000751EA">
            <w:pPr>
              <w:pStyle w:val="TableText"/>
            </w:pPr>
            <w:r w:rsidRPr="005B7BBA">
              <w:t>X</w:t>
            </w:r>
          </w:p>
        </w:tc>
      </w:tr>
      <w:tr w:rsidR="000751EA" w14:paraId="77B83AC1" w14:textId="77777777" w:rsidTr="007A4858">
        <w:trPr>
          <w:cantSplit/>
        </w:trPr>
        <w:tc>
          <w:tcPr>
            <w:tcW w:w="802" w:type="dxa"/>
            <w:tcMar>
              <w:left w:w="58" w:type="dxa"/>
              <w:right w:w="58" w:type="dxa"/>
            </w:tcMar>
          </w:tcPr>
          <w:p w14:paraId="1D133EC0" w14:textId="4E17FCB9" w:rsidR="000751EA" w:rsidRPr="005B7BBA" w:rsidRDefault="000751EA" w:rsidP="000751EA">
            <w:pPr>
              <w:pStyle w:val="TableText"/>
            </w:pPr>
            <w:r w:rsidRPr="005B7BBA">
              <w:t>110</w:t>
            </w:r>
            <w:r w:rsidR="005B7717">
              <w:t xml:space="preserve"> – </w:t>
            </w:r>
            <w:r w:rsidRPr="005B7BBA">
              <w:t>116</w:t>
            </w:r>
          </w:p>
        </w:tc>
        <w:tc>
          <w:tcPr>
            <w:tcW w:w="2250" w:type="dxa"/>
            <w:tcMar>
              <w:left w:w="58" w:type="dxa"/>
              <w:right w:w="58" w:type="dxa"/>
            </w:tcMar>
          </w:tcPr>
          <w:p w14:paraId="065B0706" w14:textId="77777777" w:rsidR="000751EA" w:rsidRPr="005B7BBA" w:rsidRDefault="000751EA" w:rsidP="000751EA">
            <w:pPr>
              <w:pStyle w:val="TableText"/>
            </w:pPr>
            <w:r w:rsidRPr="005B7BBA">
              <w:t>LEVEL 3 PROFILE AMOUNT</w:t>
            </w:r>
          </w:p>
        </w:tc>
        <w:tc>
          <w:tcPr>
            <w:tcW w:w="2970" w:type="dxa"/>
            <w:tcMar>
              <w:left w:w="58" w:type="dxa"/>
              <w:right w:w="58" w:type="dxa"/>
            </w:tcMar>
          </w:tcPr>
          <w:p w14:paraId="6D29184A" w14:textId="5AD78206" w:rsidR="000751EA" w:rsidRPr="005B7BBA" w:rsidRDefault="000751EA" w:rsidP="000751EA">
            <w:pPr>
              <w:pStyle w:val="TableText"/>
            </w:pPr>
            <w:r w:rsidRPr="005B7BBA">
              <w:t>:P:IDR-</w:t>
            </w:r>
            <w:hyperlink r:id="rId1162" w:history="1">
              <w:r w:rsidRPr="003E560E">
                <w:rPr>
                  <w:rStyle w:val="Hyperlink"/>
                </w:rPr>
                <w:t>D</w:t>
              </w:r>
              <w:bookmarkStart w:id="1276" w:name="_Hlt506781347"/>
              <w:r w:rsidRPr="003E560E">
                <w:rPr>
                  <w:rStyle w:val="Hyperlink"/>
                </w:rPr>
                <w:t>T</w:t>
              </w:r>
              <w:bookmarkStart w:id="1277" w:name="_Hlt527337616"/>
              <w:bookmarkEnd w:id="1276"/>
              <w:r w:rsidRPr="003E560E">
                <w:rPr>
                  <w:rStyle w:val="Hyperlink"/>
                </w:rPr>
                <w:t>L</w:t>
              </w:r>
              <w:bookmarkStart w:id="1278" w:name="_Hlt500217457"/>
              <w:bookmarkEnd w:id="1277"/>
              <w:r w:rsidRPr="003E560E">
                <w:rPr>
                  <w:rStyle w:val="Hyperlink"/>
                </w:rPr>
                <w:t>-</w:t>
              </w:r>
              <w:bookmarkStart w:id="1279" w:name="_Hlt12251706"/>
              <w:bookmarkEnd w:id="1278"/>
              <w:r w:rsidRPr="003E560E">
                <w:rPr>
                  <w:rStyle w:val="Hyperlink"/>
                </w:rPr>
                <w:t>L</w:t>
              </w:r>
              <w:bookmarkEnd w:id="1279"/>
              <w:r w:rsidRPr="003E560E">
                <w:rPr>
                  <w:rStyle w:val="Hyperlink"/>
                </w:rPr>
                <w:t>VL3-</w:t>
              </w:r>
              <w:bookmarkStart w:id="1280" w:name="_Hlt517152446"/>
              <w:r w:rsidRPr="003E560E">
                <w:rPr>
                  <w:rStyle w:val="Hyperlink"/>
                </w:rPr>
                <w:t>P</w:t>
              </w:r>
              <w:bookmarkEnd w:id="1280"/>
              <w:r w:rsidRPr="003E560E">
                <w:rPr>
                  <w:rStyle w:val="Hyperlink"/>
                </w:rPr>
                <w:t>ROF</w:t>
              </w:r>
            </w:hyperlink>
          </w:p>
        </w:tc>
        <w:tc>
          <w:tcPr>
            <w:tcW w:w="2734" w:type="dxa"/>
            <w:tcMar>
              <w:left w:w="58" w:type="dxa"/>
              <w:right w:w="58" w:type="dxa"/>
            </w:tcMar>
          </w:tcPr>
          <w:p w14:paraId="5C95C80A" w14:textId="62E97274" w:rsidR="000751EA" w:rsidRPr="004E620D" w:rsidRDefault="000751EA" w:rsidP="004E620D">
            <w:pPr>
              <w:pStyle w:val="TableText"/>
            </w:pPr>
            <w:r w:rsidRPr="00AC456F">
              <w:t xml:space="preserve">L3 </w:t>
            </w:r>
            <w:r w:rsidRPr="004E620D">
              <w:t>profile amount (XXXXX.XX)-customary amount</w:t>
            </w:r>
          </w:p>
          <w:p w14:paraId="79281CE4" w14:textId="70BBD521" w:rsidR="000751EA" w:rsidRPr="004E620D" w:rsidRDefault="000751EA" w:rsidP="004E620D">
            <w:pPr>
              <w:pStyle w:val="TableText"/>
            </w:pPr>
            <w:r w:rsidRPr="004E620D">
              <w:t>Procedure Code’s fee (regardless of how or whether detail paid/denied). If anesthesia, this is the RVUs associated with the anesthesia procedure code. If the code is a PAC 3 (reasonable charge), PAC D (drug) or there is no allowance on the applicable pricing file, this will be zero.</w:t>
            </w:r>
          </w:p>
          <w:p w14:paraId="12E9614C" w14:textId="77777777" w:rsidR="000751EA" w:rsidRPr="005B7BBA" w:rsidRDefault="000751EA" w:rsidP="004E620D">
            <w:pPr>
              <w:pStyle w:val="TableText"/>
            </w:pPr>
            <w:r w:rsidRPr="004E620D">
              <w:t>action code of ‘1’ or ‘2’ by the MAC</w:t>
            </w:r>
            <w:r>
              <w:rPr>
                <w:sz w:val="20"/>
              </w:rPr>
              <w:t>.</w:t>
            </w:r>
          </w:p>
        </w:tc>
        <w:tc>
          <w:tcPr>
            <w:tcW w:w="1136" w:type="dxa"/>
            <w:tcMar>
              <w:left w:w="58" w:type="dxa"/>
              <w:right w:w="58" w:type="dxa"/>
            </w:tcMar>
          </w:tcPr>
          <w:p w14:paraId="1E466DDD" w14:textId="77777777" w:rsidR="000751EA" w:rsidRPr="005B7BBA" w:rsidRDefault="000751EA" w:rsidP="000751EA">
            <w:pPr>
              <w:pStyle w:val="TableText"/>
            </w:pPr>
            <w:r w:rsidRPr="005B7BBA">
              <w:t>7 N</w:t>
            </w:r>
          </w:p>
          <w:p w14:paraId="0EF1752E" w14:textId="77777777" w:rsidR="000751EA" w:rsidRPr="005B7BBA" w:rsidRDefault="000751EA" w:rsidP="000751EA">
            <w:pPr>
              <w:pStyle w:val="TableText"/>
            </w:pPr>
            <w:r w:rsidRPr="005B7BBA">
              <w:t>(99999V99)</w:t>
            </w:r>
          </w:p>
        </w:tc>
        <w:tc>
          <w:tcPr>
            <w:tcW w:w="2340" w:type="dxa"/>
            <w:tcMar>
              <w:left w:w="58" w:type="dxa"/>
              <w:right w:w="58" w:type="dxa"/>
            </w:tcMar>
          </w:tcPr>
          <w:p w14:paraId="60291A89" w14:textId="77777777" w:rsidR="000751EA" w:rsidRPr="005B7BBA" w:rsidRDefault="000751EA" w:rsidP="000751EA">
            <w:pPr>
              <w:pStyle w:val="TableText"/>
            </w:pPr>
            <w:r>
              <w:t>-</w:t>
            </w:r>
          </w:p>
        </w:tc>
        <w:tc>
          <w:tcPr>
            <w:tcW w:w="837" w:type="dxa"/>
            <w:tcMar>
              <w:left w:w="58" w:type="dxa"/>
              <w:right w:w="58" w:type="dxa"/>
            </w:tcMar>
          </w:tcPr>
          <w:p w14:paraId="23EBD5C9" w14:textId="77777777" w:rsidR="000751EA" w:rsidRPr="005B7BBA" w:rsidRDefault="000751EA" w:rsidP="000751EA">
            <w:pPr>
              <w:pStyle w:val="TableText"/>
            </w:pPr>
            <w:r>
              <w:t>Zeros</w:t>
            </w:r>
          </w:p>
        </w:tc>
        <w:tc>
          <w:tcPr>
            <w:tcW w:w="438" w:type="dxa"/>
          </w:tcPr>
          <w:p w14:paraId="29753598" w14:textId="77777777" w:rsidR="000751EA" w:rsidRPr="005B7BBA" w:rsidRDefault="000751EA" w:rsidP="000751EA">
            <w:pPr>
              <w:pStyle w:val="TableText"/>
            </w:pPr>
            <w:r>
              <w:t>-</w:t>
            </w:r>
          </w:p>
        </w:tc>
        <w:tc>
          <w:tcPr>
            <w:tcW w:w="438" w:type="dxa"/>
          </w:tcPr>
          <w:p w14:paraId="1095DD31" w14:textId="77777777" w:rsidR="000751EA" w:rsidRPr="005B7BBA" w:rsidRDefault="000751EA" w:rsidP="000751EA">
            <w:pPr>
              <w:pStyle w:val="TableText"/>
            </w:pPr>
            <w:r w:rsidRPr="005B7BBA">
              <w:t>X</w:t>
            </w:r>
          </w:p>
        </w:tc>
        <w:tc>
          <w:tcPr>
            <w:tcW w:w="439" w:type="dxa"/>
          </w:tcPr>
          <w:p w14:paraId="60535387" w14:textId="77777777" w:rsidR="000751EA" w:rsidRPr="005B7BBA" w:rsidRDefault="000751EA" w:rsidP="000751EA">
            <w:pPr>
              <w:pStyle w:val="TableText"/>
            </w:pPr>
            <w:r w:rsidRPr="005B7BBA">
              <w:t>X</w:t>
            </w:r>
          </w:p>
        </w:tc>
      </w:tr>
      <w:tr w:rsidR="000751EA" w14:paraId="36A64BF6" w14:textId="77777777" w:rsidTr="007A4858">
        <w:trPr>
          <w:cantSplit/>
        </w:trPr>
        <w:tc>
          <w:tcPr>
            <w:tcW w:w="802" w:type="dxa"/>
            <w:tcMar>
              <w:left w:w="58" w:type="dxa"/>
              <w:right w:w="58" w:type="dxa"/>
            </w:tcMar>
          </w:tcPr>
          <w:p w14:paraId="71B300B6" w14:textId="096A966E" w:rsidR="000751EA" w:rsidRDefault="000751EA" w:rsidP="000751EA">
            <w:pPr>
              <w:pStyle w:val="TableText"/>
            </w:pPr>
            <w:r w:rsidRPr="005B7BBA">
              <w:t>110</w:t>
            </w:r>
            <w:r w:rsidR="005B7717">
              <w:t xml:space="preserve"> – </w:t>
            </w:r>
            <w:r w:rsidRPr="005B7BBA">
              <w:t>116</w:t>
            </w:r>
          </w:p>
          <w:p w14:paraId="7B2F3708" w14:textId="4B293DD1" w:rsidR="000751EA" w:rsidRPr="005B7BBA" w:rsidRDefault="004E620D" w:rsidP="000751EA">
            <w:pPr>
              <w:pStyle w:val="TableText"/>
            </w:pPr>
            <w:r>
              <w:t>(</w:t>
            </w:r>
            <w:r w:rsidR="000751EA">
              <w:t>Cont’d</w:t>
            </w:r>
            <w:r>
              <w:t>)</w:t>
            </w:r>
          </w:p>
        </w:tc>
        <w:tc>
          <w:tcPr>
            <w:tcW w:w="2250" w:type="dxa"/>
            <w:tcMar>
              <w:left w:w="58" w:type="dxa"/>
              <w:right w:w="58" w:type="dxa"/>
            </w:tcMar>
          </w:tcPr>
          <w:p w14:paraId="5D5F23EB" w14:textId="77777777" w:rsidR="000751EA" w:rsidRPr="005B7BBA" w:rsidRDefault="000751EA" w:rsidP="000751EA">
            <w:pPr>
              <w:pStyle w:val="TableText"/>
            </w:pPr>
            <w:r w:rsidRPr="005B7BBA">
              <w:t>LEVEL 3 PROFILE AMOUNT</w:t>
            </w:r>
          </w:p>
        </w:tc>
        <w:tc>
          <w:tcPr>
            <w:tcW w:w="2970" w:type="dxa"/>
            <w:tcMar>
              <w:left w:w="58" w:type="dxa"/>
              <w:right w:w="58" w:type="dxa"/>
            </w:tcMar>
          </w:tcPr>
          <w:p w14:paraId="25F1CB82" w14:textId="68450642" w:rsidR="000751EA" w:rsidRPr="005B7BBA" w:rsidRDefault="000751EA" w:rsidP="000751EA">
            <w:pPr>
              <w:pStyle w:val="TableText"/>
            </w:pPr>
            <w:r w:rsidRPr="005B7BBA">
              <w:t>:P:IDR-</w:t>
            </w:r>
            <w:hyperlink r:id="rId1163" w:history="1">
              <w:r w:rsidRPr="003E560E">
                <w:rPr>
                  <w:rStyle w:val="Hyperlink"/>
                </w:rPr>
                <w:t>DTL-LVL3-PROF</w:t>
              </w:r>
            </w:hyperlink>
          </w:p>
        </w:tc>
        <w:tc>
          <w:tcPr>
            <w:tcW w:w="2734" w:type="dxa"/>
            <w:tcMar>
              <w:left w:w="58" w:type="dxa"/>
              <w:right w:w="58" w:type="dxa"/>
            </w:tcMar>
          </w:tcPr>
          <w:p w14:paraId="48190B99" w14:textId="77777777" w:rsidR="000751EA" w:rsidRPr="005B7BBA" w:rsidRDefault="000751EA" w:rsidP="000751EA">
            <w:pPr>
              <w:pStyle w:val="TableText"/>
            </w:pPr>
            <w:r>
              <w:rPr>
                <w:rFonts w:cs="Arial"/>
                <w:color w:val="000000"/>
              </w:rPr>
              <w:t>If the procedure code has a MPFSDB PC/TC Ind=1 and a TC modifier, the Technical Component MPFSDB fee is displayed.</w:t>
            </w:r>
          </w:p>
        </w:tc>
        <w:tc>
          <w:tcPr>
            <w:tcW w:w="1136" w:type="dxa"/>
            <w:tcMar>
              <w:left w:w="58" w:type="dxa"/>
              <w:right w:w="58" w:type="dxa"/>
            </w:tcMar>
          </w:tcPr>
          <w:p w14:paraId="03DED077" w14:textId="77777777" w:rsidR="000751EA" w:rsidRPr="005B7BBA" w:rsidRDefault="000751EA" w:rsidP="000751EA">
            <w:pPr>
              <w:pStyle w:val="TableText"/>
            </w:pPr>
            <w:r w:rsidRPr="005B7BBA">
              <w:t>7 N</w:t>
            </w:r>
          </w:p>
          <w:p w14:paraId="15F01D94" w14:textId="77777777" w:rsidR="000751EA" w:rsidRPr="005B7BBA" w:rsidRDefault="000751EA" w:rsidP="000751EA">
            <w:pPr>
              <w:pStyle w:val="TableText"/>
            </w:pPr>
            <w:r w:rsidRPr="005B7BBA">
              <w:t>(99999V99)</w:t>
            </w:r>
          </w:p>
        </w:tc>
        <w:tc>
          <w:tcPr>
            <w:tcW w:w="2340" w:type="dxa"/>
            <w:tcMar>
              <w:left w:w="58" w:type="dxa"/>
              <w:right w:w="58" w:type="dxa"/>
            </w:tcMar>
          </w:tcPr>
          <w:p w14:paraId="37AB8105" w14:textId="77777777" w:rsidR="000751EA" w:rsidRPr="005B7BBA" w:rsidRDefault="000751EA" w:rsidP="000751EA">
            <w:pPr>
              <w:pStyle w:val="TableText"/>
            </w:pPr>
            <w:r>
              <w:t>-</w:t>
            </w:r>
          </w:p>
        </w:tc>
        <w:tc>
          <w:tcPr>
            <w:tcW w:w="837" w:type="dxa"/>
            <w:tcMar>
              <w:left w:w="58" w:type="dxa"/>
              <w:right w:w="58" w:type="dxa"/>
            </w:tcMar>
          </w:tcPr>
          <w:p w14:paraId="498176E1" w14:textId="77777777" w:rsidR="000751EA" w:rsidRPr="005B7BBA" w:rsidRDefault="000751EA" w:rsidP="000751EA">
            <w:pPr>
              <w:pStyle w:val="TableText"/>
            </w:pPr>
            <w:r>
              <w:t>Zeros</w:t>
            </w:r>
          </w:p>
        </w:tc>
        <w:tc>
          <w:tcPr>
            <w:tcW w:w="438" w:type="dxa"/>
          </w:tcPr>
          <w:p w14:paraId="06BA7C52" w14:textId="77777777" w:rsidR="000751EA" w:rsidRPr="005B7BBA" w:rsidRDefault="000751EA" w:rsidP="000751EA">
            <w:pPr>
              <w:pStyle w:val="TableText"/>
            </w:pPr>
            <w:r>
              <w:t>-</w:t>
            </w:r>
          </w:p>
        </w:tc>
        <w:tc>
          <w:tcPr>
            <w:tcW w:w="438" w:type="dxa"/>
          </w:tcPr>
          <w:p w14:paraId="3B3FFC74" w14:textId="77777777" w:rsidR="000751EA" w:rsidRPr="005B7BBA" w:rsidRDefault="000751EA" w:rsidP="000751EA">
            <w:pPr>
              <w:pStyle w:val="TableText"/>
            </w:pPr>
            <w:r w:rsidRPr="005B7BBA">
              <w:t>X</w:t>
            </w:r>
          </w:p>
        </w:tc>
        <w:tc>
          <w:tcPr>
            <w:tcW w:w="439" w:type="dxa"/>
          </w:tcPr>
          <w:p w14:paraId="20C4BD7E" w14:textId="77777777" w:rsidR="000751EA" w:rsidRPr="005B7BBA" w:rsidRDefault="000751EA" w:rsidP="000751EA">
            <w:pPr>
              <w:pStyle w:val="TableText"/>
            </w:pPr>
            <w:r w:rsidRPr="005B7BBA">
              <w:t>X</w:t>
            </w:r>
          </w:p>
        </w:tc>
      </w:tr>
      <w:tr w:rsidR="000751EA" w14:paraId="3466ABB1" w14:textId="77777777" w:rsidTr="007A4858">
        <w:trPr>
          <w:cantSplit/>
        </w:trPr>
        <w:tc>
          <w:tcPr>
            <w:tcW w:w="802" w:type="dxa"/>
            <w:tcMar>
              <w:left w:w="58" w:type="dxa"/>
              <w:right w:w="58" w:type="dxa"/>
            </w:tcMar>
          </w:tcPr>
          <w:p w14:paraId="24BCF742" w14:textId="77777777" w:rsidR="000751EA" w:rsidRPr="005B7BBA" w:rsidRDefault="000751EA" w:rsidP="000751EA">
            <w:pPr>
              <w:pStyle w:val="TableText"/>
            </w:pPr>
            <w:r w:rsidRPr="005B7BBA">
              <w:t>117</w:t>
            </w:r>
          </w:p>
        </w:tc>
        <w:tc>
          <w:tcPr>
            <w:tcW w:w="2250" w:type="dxa"/>
            <w:tcMar>
              <w:left w:w="58" w:type="dxa"/>
              <w:right w:w="58" w:type="dxa"/>
            </w:tcMar>
          </w:tcPr>
          <w:p w14:paraId="00665F1F" w14:textId="77777777" w:rsidR="000751EA" w:rsidRPr="005B7BBA" w:rsidRDefault="000751EA" w:rsidP="000751EA">
            <w:pPr>
              <w:pStyle w:val="TableText"/>
            </w:pPr>
            <w:r w:rsidRPr="005B7BBA">
              <w:t>DTL PROFILE INDICATOR</w:t>
            </w:r>
          </w:p>
        </w:tc>
        <w:tc>
          <w:tcPr>
            <w:tcW w:w="2970" w:type="dxa"/>
            <w:tcMar>
              <w:left w:w="58" w:type="dxa"/>
              <w:right w:w="58" w:type="dxa"/>
            </w:tcMar>
          </w:tcPr>
          <w:p w14:paraId="725BC7F4" w14:textId="2432D386" w:rsidR="000751EA" w:rsidRPr="005B7BBA" w:rsidRDefault="000751EA" w:rsidP="000751EA">
            <w:pPr>
              <w:pStyle w:val="TableText"/>
            </w:pPr>
            <w:r w:rsidRPr="005B7BBA">
              <w:t>:P:IDR-</w:t>
            </w:r>
            <w:hyperlink r:id="rId1164" w:history="1">
              <w:r w:rsidRPr="003E560E">
                <w:rPr>
                  <w:rStyle w:val="Hyperlink"/>
                </w:rPr>
                <w:t>D</w:t>
              </w:r>
              <w:bookmarkStart w:id="1281" w:name="_Hlt527337748"/>
              <w:r w:rsidRPr="003E560E">
                <w:rPr>
                  <w:rStyle w:val="Hyperlink"/>
                </w:rPr>
                <w:t>T</w:t>
              </w:r>
              <w:bookmarkStart w:id="1282" w:name="_Hlt500217461"/>
              <w:bookmarkEnd w:id="1281"/>
              <w:r w:rsidRPr="003E560E">
                <w:rPr>
                  <w:rStyle w:val="Hyperlink"/>
                </w:rPr>
                <w:t>L</w:t>
              </w:r>
              <w:bookmarkStart w:id="1283" w:name="_Hlt527337757"/>
              <w:bookmarkEnd w:id="1282"/>
              <w:r w:rsidRPr="003E560E">
                <w:rPr>
                  <w:rStyle w:val="Hyperlink"/>
                </w:rPr>
                <w:t>-</w:t>
              </w:r>
              <w:bookmarkStart w:id="1284" w:name="_Hlt514742507"/>
              <w:bookmarkEnd w:id="1283"/>
              <w:r w:rsidRPr="003E560E">
                <w:rPr>
                  <w:rStyle w:val="Hyperlink"/>
                </w:rPr>
                <w:t>P</w:t>
              </w:r>
              <w:bookmarkEnd w:id="1284"/>
              <w:r w:rsidRPr="003E560E">
                <w:rPr>
                  <w:rStyle w:val="Hyperlink"/>
                </w:rPr>
                <w:t>R</w:t>
              </w:r>
              <w:bookmarkStart w:id="1285" w:name="_Hlt527338123"/>
              <w:bookmarkStart w:id="1286" w:name="_Hlt517152449"/>
              <w:bookmarkEnd w:id="1285"/>
              <w:r w:rsidRPr="003E560E">
                <w:rPr>
                  <w:rStyle w:val="Hyperlink"/>
                </w:rPr>
                <w:t>O</w:t>
              </w:r>
              <w:bookmarkStart w:id="1287" w:name="_Hlt506781324"/>
              <w:bookmarkEnd w:id="1286"/>
              <w:r w:rsidRPr="003E560E">
                <w:rPr>
                  <w:rStyle w:val="Hyperlink"/>
                </w:rPr>
                <w:t>F</w:t>
              </w:r>
              <w:bookmarkEnd w:id="1287"/>
              <w:r w:rsidRPr="003E560E">
                <w:rPr>
                  <w:rStyle w:val="Hyperlink"/>
                </w:rPr>
                <w:t>-IND</w:t>
              </w:r>
            </w:hyperlink>
          </w:p>
        </w:tc>
        <w:tc>
          <w:tcPr>
            <w:tcW w:w="2734" w:type="dxa"/>
            <w:tcMar>
              <w:left w:w="58" w:type="dxa"/>
              <w:right w:w="58" w:type="dxa"/>
            </w:tcMar>
          </w:tcPr>
          <w:p w14:paraId="4612D57A" w14:textId="77777777" w:rsidR="000751EA" w:rsidRDefault="000751EA" w:rsidP="000751EA">
            <w:pPr>
              <w:pStyle w:val="TableText"/>
            </w:pPr>
            <w:r w:rsidRPr="005B7BBA">
              <w:t>Profile indicator</w:t>
            </w:r>
          </w:p>
          <w:p w14:paraId="5B947885" w14:textId="77777777" w:rsidR="000751EA" w:rsidRPr="005B7BBA" w:rsidRDefault="000751EA" w:rsidP="000751EA">
            <w:pPr>
              <w:pStyle w:val="TableText"/>
            </w:pPr>
            <w:r>
              <w:rPr>
                <w:rFonts w:cs="Arial"/>
                <w:color w:val="000000"/>
              </w:rPr>
              <w:t>U</w:t>
            </w:r>
            <w:r w:rsidRPr="00873F29">
              <w:rPr>
                <w:rFonts w:cs="Arial"/>
                <w:color w:val="000000"/>
              </w:rPr>
              <w:t>sed only if the service was priced at level three using RVU amounts.</w:t>
            </w:r>
          </w:p>
        </w:tc>
        <w:tc>
          <w:tcPr>
            <w:tcW w:w="1136" w:type="dxa"/>
            <w:tcMar>
              <w:left w:w="58" w:type="dxa"/>
              <w:right w:w="58" w:type="dxa"/>
            </w:tcMar>
          </w:tcPr>
          <w:p w14:paraId="69E05FEE" w14:textId="77777777" w:rsidR="000751EA" w:rsidRPr="005B7BBA" w:rsidRDefault="000751EA" w:rsidP="000751EA">
            <w:pPr>
              <w:pStyle w:val="TableText"/>
            </w:pPr>
            <w:r w:rsidRPr="005B7BBA">
              <w:t>1 C</w:t>
            </w:r>
          </w:p>
        </w:tc>
        <w:tc>
          <w:tcPr>
            <w:tcW w:w="2340" w:type="dxa"/>
            <w:tcMar>
              <w:left w:w="58" w:type="dxa"/>
              <w:right w:w="58" w:type="dxa"/>
            </w:tcMar>
          </w:tcPr>
          <w:p w14:paraId="5FCD1097" w14:textId="77777777" w:rsidR="000751EA" w:rsidRPr="005B7BBA" w:rsidRDefault="000751EA" w:rsidP="000751EA">
            <w:pPr>
              <w:pStyle w:val="TableText"/>
            </w:pPr>
            <w:r w:rsidRPr="005B7BBA">
              <w:t>Y or space</w:t>
            </w:r>
          </w:p>
        </w:tc>
        <w:tc>
          <w:tcPr>
            <w:tcW w:w="837" w:type="dxa"/>
            <w:tcMar>
              <w:left w:w="58" w:type="dxa"/>
              <w:right w:w="58" w:type="dxa"/>
            </w:tcMar>
          </w:tcPr>
          <w:p w14:paraId="5902569B" w14:textId="77777777" w:rsidR="000751EA" w:rsidRPr="005B7BBA" w:rsidRDefault="000751EA" w:rsidP="000751EA">
            <w:pPr>
              <w:pStyle w:val="TableText"/>
            </w:pPr>
            <w:r>
              <w:t>Spaces</w:t>
            </w:r>
          </w:p>
        </w:tc>
        <w:tc>
          <w:tcPr>
            <w:tcW w:w="438" w:type="dxa"/>
          </w:tcPr>
          <w:p w14:paraId="49C16BC6" w14:textId="77777777" w:rsidR="000751EA" w:rsidRPr="005B7BBA" w:rsidRDefault="000751EA" w:rsidP="000751EA">
            <w:pPr>
              <w:pStyle w:val="TableText"/>
            </w:pPr>
            <w:r>
              <w:t>-</w:t>
            </w:r>
          </w:p>
        </w:tc>
        <w:tc>
          <w:tcPr>
            <w:tcW w:w="438" w:type="dxa"/>
          </w:tcPr>
          <w:p w14:paraId="1C506140" w14:textId="77777777" w:rsidR="000751EA" w:rsidRPr="005B7BBA" w:rsidRDefault="000751EA" w:rsidP="000751EA">
            <w:pPr>
              <w:pStyle w:val="TableText"/>
            </w:pPr>
            <w:r w:rsidRPr="005B7BBA">
              <w:t>X</w:t>
            </w:r>
          </w:p>
        </w:tc>
        <w:tc>
          <w:tcPr>
            <w:tcW w:w="439" w:type="dxa"/>
          </w:tcPr>
          <w:p w14:paraId="52AF9151" w14:textId="77777777" w:rsidR="000751EA" w:rsidRPr="005B7BBA" w:rsidRDefault="000751EA" w:rsidP="000751EA">
            <w:pPr>
              <w:pStyle w:val="TableText"/>
            </w:pPr>
            <w:r w:rsidRPr="005B7BBA">
              <w:t>X</w:t>
            </w:r>
          </w:p>
        </w:tc>
      </w:tr>
      <w:tr w:rsidR="000751EA" w14:paraId="67B14E40" w14:textId="77777777" w:rsidTr="007A4858">
        <w:trPr>
          <w:cantSplit/>
        </w:trPr>
        <w:tc>
          <w:tcPr>
            <w:tcW w:w="802" w:type="dxa"/>
            <w:tcMar>
              <w:left w:w="58" w:type="dxa"/>
              <w:right w:w="58" w:type="dxa"/>
            </w:tcMar>
          </w:tcPr>
          <w:p w14:paraId="61D561EB" w14:textId="4A27E776" w:rsidR="000751EA" w:rsidRPr="005B7BBA" w:rsidRDefault="000751EA" w:rsidP="000751EA">
            <w:pPr>
              <w:pStyle w:val="TableText"/>
            </w:pPr>
            <w:r w:rsidRPr="005B7BBA">
              <w:t>118</w:t>
            </w:r>
            <w:r w:rsidR="005B7717">
              <w:t xml:space="preserve"> – </w:t>
            </w:r>
            <w:r w:rsidRPr="005B7BBA">
              <w:t>121</w:t>
            </w:r>
          </w:p>
        </w:tc>
        <w:tc>
          <w:tcPr>
            <w:tcW w:w="2250" w:type="dxa"/>
            <w:tcMar>
              <w:left w:w="58" w:type="dxa"/>
              <w:right w:w="58" w:type="dxa"/>
            </w:tcMar>
          </w:tcPr>
          <w:p w14:paraId="521A4C30" w14:textId="77777777" w:rsidR="000751EA" w:rsidRPr="005B7BBA" w:rsidRDefault="000751EA" w:rsidP="000751EA">
            <w:pPr>
              <w:pStyle w:val="TableText"/>
            </w:pPr>
            <w:r w:rsidRPr="005B7BBA">
              <w:t>RVU UNITS</w:t>
            </w:r>
          </w:p>
        </w:tc>
        <w:tc>
          <w:tcPr>
            <w:tcW w:w="2970" w:type="dxa"/>
            <w:tcMar>
              <w:left w:w="58" w:type="dxa"/>
              <w:right w:w="58" w:type="dxa"/>
            </w:tcMar>
          </w:tcPr>
          <w:p w14:paraId="55E9A2C8" w14:textId="3773287D" w:rsidR="000751EA" w:rsidRPr="005B7BBA" w:rsidRDefault="000751EA" w:rsidP="000751EA">
            <w:pPr>
              <w:pStyle w:val="TableText"/>
            </w:pPr>
            <w:r w:rsidRPr="005B7BBA">
              <w:t>:P:IDR-</w:t>
            </w:r>
            <w:hyperlink r:id="rId1165" w:history="1">
              <w:r w:rsidRPr="003E560E">
                <w:rPr>
                  <w:rStyle w:val="Hyperlink"/>
                </w:rPr>
                <w:t>RE</w:t>
              </w:r>
              <w:bookmarkStart w:id="1288" w:name="_Hlt527337929"/>
              <w:r w:rsidRPr="003E560E">
                <w:rPr>
                  <w:rStyle w:val="Hyperlink"/>
                </w:rPr>
                <w:t>L</w:t>
              </w:r>
              <w:bookmarkStart w:id="1289" w:name="_Hlt506781294"/>
              <w:bookmarkEnd w:id="1288"/>
              <w:r w:rsidRPr="003E560E">
                <w:rPr>
                  <w:rStyle w:val="Hyperlink"/>
                </w:rPr>
                <w:t>-</w:t>
              </w:r>
              <w:bookmarkStart w:id="1290" w:name="_Hlt517152453"/>
              <w:bookmarkEnd w:id="1289"/>
              <w:r w:rsidRPr="003E560E">
                <w:rPr>
                  <w:rStyle w:val="Hyperlink"/>
                </w:rPr>
                <w:t>V</w:t>
              </w:r>
              <w:bookmarkStart w:id="1291" w:name="_Hlt500217466"/>
              <w:bookmarkEnd w:id="1290"/>
              <w:r w:rsidRPr="003E560E">
                <w:rPr>
                  <w:rStyle w:val="Hyperlink"/>
                </w:rPr>
                <w:t>A</w:t>
              </w:r>
              <w:bookmarkEnd w:id="1291"/>
              <w:r w:rsidRPr="003E560E">
                <w:rPr>
                  <w:rStyle w:val="Hyperlink"/>
                </w:rPr>
                <w:t>L-UNITS</w:t>
              </w:r>
            </w:hyperlink>
          </w:p>
        </w:tc>
        <w:tc>
          <w:tcPr>
            <w:tcW w:w="2734" w:type="dxa"/>
            <w:tcMar>
              <w:left w:w="58" w:type="dxa"/>
              <w:right w:w="58" w:type="dxa"/>
            </w:tcMar>
          </w:tcPr>
          <w:p w14:paraId="7F16A839" w14:textId="77777777" w:rsidR="000751EA" w:rsidRDefault="000751EA" w:rsidP="000751EA">
            <w:pPr>
              <w:pStyle w:val="TableText"/>
            </w:pPr>
            <w:r w:rsidRPr="005B7BBA">
              <w:t>Relative value units</w:t>
            </w:r>
          </w:p>
          <w:p w14:paraId="23407D2F" w14:textId="050E7E37" w:rsidR="000751EA" w:rsidRPr="005B7BBA" w:rsidRDefault="000751EA" w:rsidP="003962F0">
            <w:pPr>
              <w:pStyle w:val="TableText"/>
            </w:pPr>
            <w:r w:rsidRPr="00CB3AAD">
              <w:rPr>
                <w:rFonts w:cs="Arial"/>
                <w:color w:val="000000"/>
              </w:rPr>
              <w:t>The Relative Value Unit (RVU) is a numeric value assigned to each procedure to indicate its relative worth when compared to other procedures in the same type of service category. It is used with conversion factors to estimate customary and prevailing charges.</w:t>
            </w:r>
          </w:p>
        </w:tc>
        <w:tc>
          <w:tcPr>
            <w:tcW w:w="1136" w:type="dxa"/>
            <w:tcMar>
              <w:left w:w="58" w:type="dxa"/>
              <w:right w:w="58" w:type="dxa"/>
            </w:tcMar>
          </w:tcPr>
          <w:p w14:paraId="7C0F2BE4" w14:textId="77777777" w:rsidR="000751EA" w:rsidRPr="005B7BBA" w:rsidRDefault="000751EA" w:rsidP="000751EA">
            <w:pPr>
              <w:pStyle w:val="TableText"/>
            </w:pPr>
            <w:r w:rsidRPr="005B7BBA">
              <w:t>4 N</w:t>
            </w:r>
          </w:p>
        </w:tc>
        <w:tc>
          <w:tcPr>
            <w:tcW w:w="2340" w:type="dxa"/>
            <w:tcMar>
              <w:left w:w="58" w:type="dxa"/>
              <w:right w:w="58" w:type="dxa"/>
            </w:tcMar>
          </w:tcPr>
          <w:p w14:paraId="6D13D664" w14:textId="77777777" w:rsidR="000751EA" w:rsidRPr="005B7BBA" w:rsidRDefault="000751EA" w:rsidP="000751EA">
            <w:pPr>
              <w:pStyle w:val="TableText"/>
            </w:pPr>
            <w:r>
              <w:t>-</w:t>
            </w:r>
          </w:p>
        </w:tc>
        <w:tc>
          <w:tcPr>
            <w:tcW w:w="837" w:type="dxa"/>
            <w:tcMar>
              <w:left w:w="58" w:type="dxa"/>
              <w:right w:w="58" w:type="dxa"/>
            </w:tcMar>
          </w:tcPr>
          <w:p w14:paraId="2D14B13E" w14:textId="77777777" w:rsidR="000751EA" w:rsidRPr="005B7BBA" w:rsidRDefault="000751EA" w:rsidP="000751EA">
            <w:pPr>
              <w:pStyle w:val="TableText"/>
            </w:pPr>
            <w:r>
              <w:t>Zeros</w:t>
            </w:r>
          </w:p>
        </w:tc>
        <w:tc>
          <w:tcPr>
            <w:tcW w:w="438" w:type="dxa"/>
          </w:tcPr>
          <w:p w14:paraId="0DE05531" w14:textId="77777777" w:rsidR="000751EA" w:rsidRPr="005B7BBA" w:rsidRDefault="000751EA" w:rsidP="000751EA">
            <w:pPr>
              <w:pStyle w:val="TableText"/>
            </w:pPr>
            <w:r>
              <w:t>-</w:t>
            </w:r>
          </w:p>
        </w:tc>
        <w:tc>
          <w:tcPr>
            <w:tcW w:w="438" w:type="dxa"/>
          </w:tcPr>
          <w:p w14:paraId="7230FF15" w14:textId="77777777" w:rsidR="000751EA" w:rsidRPr="005B7BBA" w:rsidRDefault="000751EA" w:rsidP="000751EA">
            <w:pPr>
              <w:pStyle w:val="TableText"/>
            </w:pPr>
            <w:r w:rsidRPr="005B7BBA">
              <w:t>X</w:t>
            </w:r>
          </w:p>
        </w:tc>
        <w:tc>
          <w:tcPr>
            <w:tcW w:w="439" w:type="dxa"/>
          </w:tcPr>
          <w:p w14:paraId="5CB6B101" w14:textId="77777777" w:rsidR="000751EA" w:rsidRPr="005B7BBA" w:rsidRDefault="000751EA" w:rsidP="000751EA">
            <w:pPr>
              <w:pStyle w:val="TableText"/>
            </w:pPr>
            <w:r w:rsidRPr="005B7BBA">
              <w:t>X</w:t>
            </w:r>
          </w:p>
        </w:tc>
      </w:tr>
      <w:tr w:rsidR="000751EA" w14:paraId="1BEECD4C" w14:textId="77777777" w:rsidTr="007A4858">
        <w:trPr>
          <w:cantSplit/>
        </w:trPr>
        <w:tc>
          <w:tcPr>
            <w:tcW w:w="802" w:type="dxa"/>
            <w:tcMar>
              <w:left w:w="58" w:type="dxa"/>
              <w:right w:w="58" w:type="dxa"/>
            </w:tcMar>
          </w:tcPr>
          <w:p w14:paraId="1813D3C1" w14:textId="05E9F172" w:rsidR="000751EA" w:rsidRPr="005B7BBA" w:rsidRDefault="000751EA" w:rsidP="000751EA">
            <w:pPr>
              <w:pStyle w:val="TableText"/>
            </w:pPr>
            <w:r w:rsidRPr="005B7BBA">
              <w:t>122</w:t>
            </w:r>
            <w:r w:rsidR="005B7717">
              <w:t xml:space="preserve"> – </w:t>
            </w:r>
            <w:r w:rsidRPr="005B7BBA">
              <w:t>124</w:t>
            </w:r>
          </w:p>
        </w:tc>
        <w:tc>
          <w:tcPr>
            <w:tcW w:w="2250" w:type="dxa"/>
            <w:tcMar>
              <w:left w:w="58" w:type="dxa"/>
              <w:right w:w="58" w:type="dxa"/>
            </w:tcMar>
          </w:tcPr>
          <w:p w14:paraId="4BAF592C" w14:textId="77777777" w:rsidR="000751EA" w:rsidRPr="005B7BBA" w:rsidRDefault="000751EA" w:rsidP="000751EA">
            <w:pPr>
              <w:pStyle w:val="TableText"/>
            </w:pPr>
            <w:r w:rsidRPr="005B7BBA">
              <w:t>DTL NON COVERED MESSAGE</w:t>
            </w:r>
          </w:p>
        </w:tc>
        <w:tc>
          <w:tcPr>
            <w:tcW w:w="2970" w:type="dxa"/>
            <w:tcMar>
              <w:left w:w="58" w:type="dxa"/>
              <w:right w:w="58" w:type="dxa"/>
            </w:tcMar>
          </w:tcPr>
          <w:p w14:paraId="20FCC075" w14:textId="0CE1E371" w:rsidR="000751EA" w:rsidRPr="005B7BBA" w:rsidRDefault="000751EA" w:rsidP="000751EA">
            <w:pPr>
              <w:pStyle w:val="TableText"/>
            </w:pPr>
            <w:r w:rsidRPr="005B7BBA">
              <w:t>:P:IDR-</w:t>
            </w:r>
            <w:hyperlink r:id="rId1166" w:history="1">
              <w:r w:rsidRPr="003E560E">
                <w:rPr>
                  <w:rStyle w:val="Hyperlink"/>
                </w:rPr>
                <w:t>DTL-NONCOV-MSG</w:t>
              </w:r>
            </w:hyperlink>
          </w:p>
        </w:tc>
        <w:tc>
          <w:tcPr>
            <w:tcW w:w="2734" w:type="dxa"/>
            <w:tcMar>
              <w:left w:w="58" w:type="dxa"/>
              <w:right w:w="58" w:type="dxa"/>
            </w:tcMar>
          </w:tcPr>
          <w:p w14:paraId="1B700952" w14:textId="77777777" w:rsidR="000751EA" w:rsidRDefault="000751EA" w:rsidP="000751EA">
            <w:pPr>
              <w:pStyle w:val="TableText"/>
            </w:pPr>
            <w:r w:rsidRPr="005B7BBA">
              <w:t>Three digit non covered message code</w:t>
            </w:r>
          </w:p>
          <w:p w14:paraId="342246D6" w14:textId="4A346FBA" w:rsidR="000751EA" w:rsidRPr="005B7BBA" w:rsidRDefault="000751EA" w:rsidP="003962F0">
            <w:pPr>
              <w:pStyle w:val="TableText"/>
            </w:pPr>
            <w:r w:rsidRPr="00747E37">
              <w:rPr>
                <w:rFonts w:cs="Arial"/>
                <w:color w:val="000000"/>
              </w:rPr>
              <w:t>This field represents the first occurrence of a numeric code that is used to generate corresponding message segments on beneficiary EOMBs and/or provider’s statements, specifying the informational, payment, or non-payment action that is specific to the claim line</w:t>
            </w:r>
            <w:r w:rsidRPr="008F6079">
              <w:rPr>
                <w:rFonts w:cs="Arial"/>
                <w:color w:val="000000"/>
              </w:rPr>
              <w:t>. This will only display if the message is on the front end version of the claim.</w:t>
            </w:r>
          </w:p>
        </w:tc>
        <w:tc>
          <w:tcPr>
            <w:tcW w:w="1136" w:type="dxa"/>
            <w:tcMar>
              <w:left w:w="58" w:type="dxa"/>
              <w:right w:w="58" w:type="dxa"/>
            </w:tcMar>
          </w:tcPr>
          <w:p w14:paraId="2204547D" w14:textId="77777777" w:rsidR="000751EA" w:rsidRPr="005B7BBA" w:rsidRDefault="000751EA" w:rsidP="000751EA">
            <w:pPr>
              <w:pStyle w:val="TableText"/>
            </w:pPr>
            <w:r w:rsidRPr="005B7BBA">
              <w:t>3 C</w:t>
            </w:r>
          </w:p>
        </w:tc>
        <w:tc>
          <w:tcPr>
            <w:tcW w:w="2340" w:type="dxa"/>
            <w:tcMar>
              <w:left w:w="58" w:type="dxa"/>
              <w:right w:w="58" w:type="dxa"/>
            </w:tcMar>
          </w:tcPr>
          <w:p w14:paraId="1B2A0399" w14:textId="77777777" w:rsidR="000751EA" w:rsidRPr="005B7BBA" w:rsidRDefault="000751EA" w:rsidP="000751EA">
            <w:pPr>
              <w:pStyle w:val="TableText"/>
            </w:pPr>
            <w:r>
              <w:t>-</w:t>
            </w:r>
          </w:p>
        </w:tc>
        <w:tc>
          <w:tcPr>
            <w:tcW w:w="837" w:type="dxa"/>
            <w:tcMar>
              <w:left w:w="58" w:type="dxa"/>
              <w:right w:w="58" w:type="dxa"/>
            </w:tcMar>
          </w:tcPr>
          <w:p w14:paraId="35D8C34C" w14:textId="77777777" w:rsidR="000751EA" w:rsidRPr="005B7BBA" w:rsidRDefault="000751EA" w:rsidP="000751EA">
            <w:pPr>
              <w:pStyle w:val="TableText"/>
            </w:pPr>
            <w:r>
              <w:t>Zeros</w:t>
            </w:r>
          </w:p>
        </w:tc>
        <w:tc>
          <w:tcPr>
            <w:tcW w:w="438" w:type="dxa"/>
          </w:tcPr>
          <w:p w14:paraId="57C915B9" w14:textId="77777777" w:rsidR="000751EA" w:rsidRPr="005B7BBA" w:rsidRDefault="000751EA" w:rsidP="000751EA">
            <w:pPr>
              <w:pStyle w:val="TableText"/>
            </w:pPr>
            <w:r>
              <w:t>X</w:t>
            </w:r>
          </w:p>
        </w:tc>
        <w:tc>
          <w:tcPr>
            <w:tcW w:w="438" w:type="dxa"/>
          </w:tcPr>
          <w:p w14:paraId="58532F40" w14:textId="77777777" w:rsidR="000751EA" w:rsidRPr="005B7BBA" w:rsidRDefault="000751EA" w:rsidP="000751EA">
            <w:pPr>
              <w:pStyle w:val="TableText"/>
            </w:pPr>
            <w:r w:rsidRPr="005B7BBA">
              <w:t>X</w:t>
            </w:r>
          </w:p>
        </w:tc>
        <w:tc>
          <w:tcPr>
            <w:tcW w:w="439" w:type="dxa"/>
          </w:tcPr>
          <w:p w14:paraId="0A488A50" w14:textId="77777777" w:rsidR="000751EA" w:rsidRPr="005B7BBA" w:rsidRDefault="000751EA" w:rsidP="000751EA">
            <w:pPr>
              <w:pStyle w:val="TableText"/>
            </w:pPr>
            <w:r w:rsidRPr="005B7BBA">
              <w:t>X</w:t>
            </w:r>
          </w:p>
        </w:tc>
      </w:tr>
      <w:tr w:rsidR="000751EA" w14:paraId="5775FA75" w14:textId="77777777" w:rsidTr="007A4858">
        <w:trPr>
          <w:cantSplit/>
        </w:trPr>
        <w:tc>
          <w:tcPr>
            <w:tcW w:w="802" w:type="dxa"/>
            <w:tcMar>
              <w:left w:w="58" w:type="dxa"/>
              <w:right w:w="58" w:type="dxa"/>
            </w:tcMar>
          </w:tcPr>
          <w:p w14:paraId="334692DC" w14:textId="0C5FD117" w:rsidR="000751EA" w:rsidRPr="005B7BBA" w:rsidRDefault="000751EA" w:rsidP="000751EA">
            <w:pPr>
              <w:pStyle w:val="TableText"/>
            </w:pPr>
            <w:r w:rsidRPr="005B7BBA">
              <w:t>125</w:t>
            </w:r>
            <w:r w:rsidR="005B7717">
              <w:t xml:space="preserve"> – </w:t>
            </w:r>
            <w:r w:rsidRPr="005B7BBA">
              <w:t>127</w:t>
            </w:r>
          </w:p>
        </w:tc>
        <w:tc>
          <w:tcPr>
            <w:tcW w:w="2250" w:type="dxa"/>
            <w:tcMar>
              <w:left w:w="58" w:type="dxa"/>
              <w:right w:w="58" w:type="dxa"/>
            </w:tcMar>
          </w:tcPr>
          <w:p w14:paraId="357CC8E1" w14:textId="77777777" w:rsidR="000751EA" w:rsidRPr="005B7BBA" w:rsidRDefault="000751EA" w:rsidP="000751EA">
            <w:pPr>
              <w:pStyle w:val="TableText"/>
            </w:pPr>
            <w:r w:rsidRPr="005B7BBA">
              <w:t>DTL NON COVERED AUDIT</w:t>
            </w:r>
          </w:p>
        </w:tc>
        <w:tc>
          <w:tcPr>
            <w:tcW w:w="2970" w:type="dxa"/>
            <w:tcMar>
              <w:left w:w="58" w:type="dxa"/>
              <w:right w:w="58" w:type="dxa"/>
            </w:tcMar>
          </w:tcPr>
          <w:p w14:paraId="0F333A1B" w14:textId="19A3E490" w:rsidR="000751EA" w:rsidRPr="005B7BBA" w:rsidRDefault="000751EA" w:rsidP="000751EA">
            <w:pPr>
              <w:pStyle w:val="TableText"/>
            </w:pPr>
            <w:r w:rsidRPr="005B7BBA">
              <w:t>:P:IDR-</w:t>
            </w:r>
            <w:hyperlink r:id="rId1167" w:history="1">
              <w:r w:rsidRPr="003E560E">
                <w:rPr>
                  <w:rStyle w:val="Hyperlink"/>
                </w:rPr>
                <w:t>D</w:t>
              </w:r>
              <w:bookmarkStart w:id="1292" w:name="_Hlt527338372"/>
              <w:r w:rsidRPr="003E560E">
                <w:rPr>
                  <w:rStyle w:val="Hyperlink"/>
                </w:rPr>
                <w:t>T</w:t>
              </w:r>
              <w:bookmarkStart w:id="1293" w:name="_Hlt514742528"/>
              <w:bookmarkEnd w:id="1292"/>
              <w:r w:rsidRPr="003E560E">
                <w:rPr>
                  <w:rStyle w:val="Hyperlink"/>
                </w:rPr>
                <w:t>L</w:t>
              </w:r>
              <w:bookmarkStart w:id="1294" w:name="_Hlt500217477"/>
              <w:bookmarkEnd w:id="1293"/>
              <w:r w:rsidRPr="003E560E">
                <w:rPr>
                  <w:rStyle w:val="Hyperlink"/>
                </w:rPr>
                <w:t>-</w:t>
              </w:r>
              <w:bookmarkStart w:id="1295" w:name="_Hlt28755224"/>
              <w:bookmarkEnd w:id="1294"/>
              <w:r w:rsidRPr="003E560E">
                <w:rPr>
                  <w:rStyle w:val="Hyperlink"/>
                </w:rPr>
                <w:t>N</w:t>
              </w:r>
              <w:bookmarkStart w:id="1296" w:name="_Hlt517152459"/>
              <w:bookmarkEnd w:id="1295"/>
              <w:r w:rsidRPr="003E560E">
                <w:rPr>
                  <w:rStyle w:val="Hyperlink"/>
                </w:rPr>
                <w:t>O</w:t>
              </w:r>
              <w:bookmarkStart w:id="1297" w:name="_Hlt506781246"/>
              <w:bookmarkEnd w:id="1296"/>
              <w:r w:rsidRPr="003E560E">
                <w:rPr>
                  <w:rStyle w:val="Hyperlink"/>
                </w:rPr>
                <w:t>N</w:t>
              </w:r>
              <w:bookmarkEnd w:id="1297"/>
              <w:r w:rsidRPr="003E560E">
                <w:rPr>
                  <w:rStyle w:val="Hyperlink"/>
                </w:rPr>
                <w:t>COV-AUD</w:t>
              </w:r>
            </w:hyperlink>
          </w:p>
        </w:tc>
        <w:tc>
          <w:tcPr>
            <w:tcW w:w="2734" w:type="dxa"/>
            <w:tcMar>
              <w:left w:w="58" w:type="dxa"/>
              <w:right w:w="58" w:type="dxa"/>
            </w:tcMar>
          </w:tcPr>
          <w:p w14:paraId="3B48D388" w14:textId="77777777" w:rsidR="000751EA" w:rsidRPr="005B7BBA" w:rsidRDefault="000751EA" w:rsidP="000751EA">
            <w:pPr>
              <w:pStyle w:val="TableText"/>
            </w:pPr>
            <w:r w:rsidRPr="00DA1956">
              <w:rPr>
                <w:rFonts w:cs="Arial"/>
              </w:rPr>
              <w:t>Audit causing a partial cutback or either audit or edit causing a denial</w:t>
            </w:r>
          </w:p>
        </w:tc>
        <w:tc>
          <w:tcPr>
            <w:tcW w:w="1136" w:type="dxa"/>
            <w:tcMar>
              <w:left w:w="58" w:type="dxa"/>
              <w:right w:w="58" w:type="dxa"/>
            </w:tcMar>
          </w:tcPr>
          <w:p w14:paraId="73E7EB4F" w14:textId="77777777" w:rsidR="000751EA" w:rsidRPr="005B7BBA" w:rsidRDefault="000751EA" w:rsidP="000751EA">
            <w:pPr>
              <w:pStyle w:val="TableText"/>
            </w:pPr>
            <w:r w:rsidRPr="005B7BBA">
              <w:t>3 N</w:t>
            </w:r>
          </w:p>
        </w:tc>
        <w:tc>
          <w:tcPr>
            <w:tcW w:w="2340" w:type="dxa"/>
            <w:tcMar>
              <w:left w:w="58" w:type="dxa"/>
              <w:right w:w="58" w:type="dxa"/>
            </w:tcMar>
          </w:tcPr>
          <w:p w14:paraId="233B2CEA" w14:textId="77777777" w:rsidR="000751EA" w:rsidRPr="005B7BBA" w:rsidRDefault="000751EA" w:rsidP="000751EA">
            <w:pPr>
              <w:pStyle w:val="TableText"/>
            </w:pPr>
            <w:r>
              <w:t>-</w:t>
            </w:r>
          </w:p>
        </w:tc>
        <w:tc>
          <w:tcPr>
            <w:tcW w:w="837" w:type="dxa"/>
            <w:tcMar>
              <w:left w:w="58" w:type="dxa"/>
              <w:right w:w="58" w:type="dxa"/>
            </w:tcMar>
          </w:tcPr>
          <w:p w14:paraId="3036C02F" w14:textId="77777777" w:rsidR="000751EA" w:rsidRPr="005B7BBA" w:rsidRDefault="000751EA" w:rsidP="000751EA">
            <w:pPr>
              <w:pStyle w:val="TableText"/>
            </w:pPr>
            <w:r>
              <w:t>Zeros</w:t>
            </w:r>
          </w:p>
        </w:tc>
        <w:tc>
          <w:tcPr>
            <w:tcW w:w="438" w:type="dxa"/>
          </w:tcPr>
          <w:p w14:paraId="3F77A73D" w14:textId="77777777" w:rsidR="000751EA" w:rsidRPr="005B7BBA" w:rsidRDefault="000751EA" w:rsidP="000751EA">
            <w:pPr>
              <w:pStyle w:val="TableText"/>
            </w:pPr>
            <w:r>
              <w:t>-</w:t>
            </w:r>
          </w:p>
        </w:tc>
        <w:tc>
          <w:tcPr>
            <w:tcW w:w="438" w:type="dxa"/>
          </w:tcPr>
          <w:p w14:paraId="6C5792AB" w14:textId="77777777" w:rsidR="000751EA" w:rsidRPr="005B7BBA" w:rsidRDefault="000751EA" w:rsidP="000751EA">
            <w:pPr>
              <w:pStyle w:val="TableText"/>
            </w:pPr>
            <w:r>
              <w:t>X</w:t>
            </w:r>
          </w:p>
        </w:tc>
        <w:tc>
          <w:tcPr>
            <w:tcW w:w="439" w:type="dxa"/>
          </w:tcPr>
          <w:p w14:paraId="76A29D35" w14:textId="77777777" w:rsidR="000751EA" w:rsidRPr="005B7BBA" w:rsidRDefault="000751EA" w:rsidP="000751EA">
            <w:pPr>
              <w:pStyle w:val="TableText"/>
            </w:pPr>
            <w:r>
              <w:t>X</w:t>
            </w:r>
          </w:p>
        </w:tc>
      </w:tr>
      <w:tr w:rsidR="000751EA" w14:paraId="36545CFA" w14:textId="77777777" w:rsidTr="007A4858">
        <w:trPr>
          <w:cantSplit/>
        </w:trPr>
        <w:tc>
          <w:tcPr>
            <w:tcW w:w="802" w:type="dxa"/>
            <w:tcMar>
              <w:left w:w="58" w:type="dxa"/>
              <w:right w:w="58" w:type="dxa"/>
            </w:tcMar>
          </w:tcPr>
          <w:p w14:paraId="64162C40" w14:textId="77777777" w:rsidR="000751EA" w:rsidRPr="005B7BBA" w:rsidRDefault="000751EA" w:rsidP="000751EA">
            <w:pPr>
              <w:pStyle w:val="TableText"/>
            </w:pPr>
            <w:r w:rsidRPr="005B7BBA">
              <w:t>128</w:t>
            </w:r>
          </w:p>
        </w:tc>
        <w:tc>
          <w:tcPr>
            <w:tcW w:w="2250" w:type="dxa"/>
            <w:tcMar>
              <w:left w:w="58" w:type="dxa"/>
              <w:right w:w="58" w:type="dxa"/>
            </w:tcMar>
          </w:tcPr>
          <w:p w14:paraId="41AC739C" w14:textId="77777777" w:rsidR="000751EA" w:rsidRPr="005B7BBA" w:rsidRDefault="000751EA" w:rsidP="000751EA">
            <w:pPr>
              <w:pStyle w:val="TableText"/>
            </w:pPr>
            <w:r w:rsidRPr="005B7BBA">
              <w:t xml:space="preserve">DTL AUDIT </w:t>
            </w:r>
            <w:r>
              <w:t>SUFFIX</w:t>
            </w:r>
          </w:p>
        </w:tc>
        <w:tc>
          <w:tcPr>
            <w:tcW w:w="2970" w:type="dxa"/>
            <w:tcMar>
              <w:left w:w="58" w:type="dxa"/>
              <w:right w:w="58" w:type="dxa"/>
            </w:tcMar>
          </w:tcPr>
          <w:p w14:paraId="0FDBF1C7" w14:textId="4C304EC7" w:rsidR="000751EA" w:rsidRPr="005B7BBA" w:rsidRDefault="000751EA" w:rsidP="000751EA">
            <w:pPr>
              <w:pStyle w:val="TableText"/>
            </w:pPr>
            <w:r w:rsidRPr="005B7BBA">
              <w:t>:P:IDR-</w:t>
            </w:r>
            <w:hyperlink r:id="rId1168" w:history="1">
              <w:r w:rsidRPr="003E560E">
                <w:rPr>
                  <w:rStyle w:val="Hyperlink"/>
                </w:rPr>
                <w:t>D</w:t>
              </w:r>
              <w:bookmarkStart w:id="1298" w:name="_Hlt514742535"/>
              <w:r w:rsidRPr="003E560E">
                <w:rPr>
                  <w:rStyle w:val="Hyperlink"/>
                </w:rPr>
                <w:t>T</w:t>
              </w:r>
              <w:bookmarkStart w:id="1299" w:name="_Hlt500217482"/>
              <w:bookmarkEnd w:id="1298"/>
              <w:r w:rsidRPr="003E560E">
                <w:rPr>
                  <w:rStyle w:val="Hyperlink"/>
                </w:rPr>
                <w:t>L</w:t>
              </w:r>
              <w:bookmarkStart w:id="1300" w:name="_Hlt527338530"/>
              <w:bookmarkEnd w:id="1299"/>
              <w:r w:rsidRPr="003E560E">
                <w:rPr>
                  <w:rStyle w:val="Hyperlink"/>
                </w:rPr>
                <w:t>-</w:t>
              </w:r>
              <w:bookmarkStart w:id="1301" w:name="_Hlt514742563"/>
              <w:bookmarkEnd w:id="1300"/>
              <w:r w:rsidRPr="003E560E">
                <w:rPr>
                  <w:rStyle w:val="Hyperlink"/>
                </w:rPr>
                <w:t>N</w:t>
              </w:r>
              <w:bookmarkStart w:id="1302" w:name="_Hlt12251872"/>
              <w:bookmarkEnd w:id="1301"/>
              <w:r w:rsidRPr="003E560E">
                <w:rPr>
                  <w:rStyle w:val="Hyperlink"/>
                </w:rPr>
                <w:t>O</w:t>
              </w:r>
              <w:bookmarkStart w:id="1303" w:name="_Hlt506781223"/>
              <w:bookmarkEnd w:id="1302"/>
              <w:r w:rsidRPr="003E560E">
                <w:rPr>
                  <w:rStyle w:val="Hyperlink"/>
                </w:rPr>
                <w:t>N</w:t>
              </w:r>
              <w:bookmarkEnd w:id="1303"/>
              <w:r w:rsidRPr="003E560E">
                <w:rPr>
                  <w:rStyle w:val="Hyperlink"/>
                </w:rPr>
                <w:t>C-</w:t>
              </w:r>
              <w:bookmarkStart w:id="1304" w:name="_Hlt506781180"/>
              <w:r w:rsidRPr="003E560E">
                <w:rPr>
                  <w:rStyle w:val="Hyperlink"/>
                </w:rPr>
                <w:t>A</w:t>
              </w:r>
              <w:bookmarkEnd w:id="1304"/>
              <w:r w:rsidRPr="003E560E">
                <w:rPr>
                  <w:rStyle w:val="Hyperlink"/>
                </w:rPr>
                <w:t>UD-IND</w:t>
              </w:r>
            </w:hyperlink>
          </w:p>
        </w:tc>
        <w:tc>
          <w:tcPr>
            <w:tcW w:w="2734" w:type="dxa"/>
            <w:tcMar>
              <w:left w:w="58" w:type="dxa"/>
              <w:right w:w="58" w:type="dxa"/>
            </w:tcMar>
          </w:tcPr>
          <w:p w14:paraId="03D72B6D" w14:textId="77777777" w:rsidR="000751EA" w:rsidRDefault="000751EA" w:rsidP="000751EA">
            <w:pPr>
              <w:pStyle w:val="TableText"/>
              <w:rPr>
                <w:rFonts w:cs="Arial"/>
                <w:color w:val="000000"/>
              </w:rPr>
            </w:pPr>
            <w:r w:rsidRPr="00747E37">
              <w:rPr>
                <w:rFonts w:cs="Arial"/>
                <w:color w:val="000000"/>
              </w:rPr>
              <w:t>Audit Indicator</w:t>
            </w:r>
          </w:p>
          <w:p w14:paraId="70A996B0" w14:textId="77777777" w:rsidR="000751EA" w:rsidRPr="005B7BBA" w:rsidRDefault="000751EA" w:rsidP="000751EA">
            <w:pPr>
              <w:pStyle w:val="TableText"/>
            </w:pPr>
            <w:r>
              <w:rPr>
                <w:rFonts w:cs="Arial"/>
                <w:color w:val="000000"/>
              </w:rPr>
              <w:t>I</w:t>
            </w:r>
            <w:r w:rsidRPr="00747E37">
              <w:rPr>
                <w:rFonts w:cs="Arial"/>
                <w:color w:val="000000"/>
              </w:rPr>
              <w:t>ndicates if the code in the DTL-NONCOV-AUD field is an audit or edit code.</w:t>
            </w:r>
          </w:p>
        </w:tc>
        <w:tc>
          <w:tcPr>
            <w:tcW w:w="1136" w:type="dxa"/>
            <w:tcMar>
              <w:left w:w="58" w:type="dxa"/>
              <w:right w:w="58" w:type="dxa"/>
            </w:tcMar>
          </w:tcPr>
          <w:p w14:paraId="3506D094" w14:textId="77777777" w:rsidR="000751EA" w:rsidRPr="005B7BBA" w:rsidRDefault="000751EA" w:rsidP="000751EA">
            <w:pPr>
              <w:pStyle w:val="TableText"/>
            </w:pPr>
            <w:r w:rsidRPr="005B7BBA">
              <w:t>1 C</w:t>
            </w:r>
          </w:p>
        </w:tc>
        <w:tc>
          <w:tcPr>
            <w:tcW w:w="2340" w:type="dxa"/>
            <w:tcMar>
              <w:left w:w="58" w:type="dxa"/>
              <w:right w:w="58" w:type="dxa"/>
            </w:tcMar>
          </w:tcPr>
          <w:p w14:paraId="617C944E" w14:textId="77777777" w:rsidR="000751EA" w:rsidRPr="00865B7A" w:rsidRDefault="000751EA" w:rsidP="000751EA">
            <w:pPr>
              <w:pStyle w:val="TableText"/>
            </w:pPr>
            <w:r w:rsidRPr="0042502A">
              <w:rPr>
                <w:b/>
              </w:rPr>
              <w:t>Valid Values:</w:t>
            </w:r>
          </w:p>
          <w:p w14:paraId="03526CAD" w14:textId="6956CDB2" w:rsidR="000751EA" w:rsidRPr="00C80849" w:rsidRDefault="000751EA" w:rsidP="000751EA">
            <w:pPr>
              <w:pStyle w:val="TableText"/>
            </w:pPr>
            <w:r w:rsidRPr="00C80849">
              <w:t xml:space="preserve">A, B, C, K </w:t>
            </w:r>
            <w:r w:rsidR="004E620D">
              <w:t xml:space="preserve">– </w:t>
            </w:r>
            <w:r w:rsidRPr="00C80849">
              <w:t>Audit</w:t>
            </w:r>
          </w:p>
          <w:p w14:paraId="0C1FD163" w14:textId="166C4C2E" w:rsidR="000751EA" w:rsidRPr="00C80849" w:rsidRDefault="000751EA" w:rsidP="000751EA">
            <w:pPr>
              <w:pStyle w:val="TableText"/>
            </w:pPr>
            <w:r w:rsidRPr="00C80849">
              <w:t xml:space="preserve">H, I, J, M </w:t>
            </w:r>
            <w:r w:rsidR="004E620D">
              <w:t xml:space="preserve">– </w:t>
            </w:r>
            <w:r w:rsidRPr="00C80849">
              <w:t>Header edit</w:t>
            </w:r>
          </w:p>
          <w:p w14:paraId="3BB080B5" w14:textId="205E1F26" w:rsidR="000751EA" w:rsidRPr="005B7BBA" w:rsidRDefault="000751EA" w:rsidP="000751EA">
            <w:pPr>
              <w:pStyle w:val="TableText"/>
            </w:pPr>
            <w:r w:rsidRPr="00C80849">
              <w:t xml:space="preserve">D, F, G, L </w:t>
            </w:r>
            <w:r w:rsidR="004E620D">
              <w:t xml:space="preserve">– </w:t>
            </w:r>
            <w:r w:rsidRPr="00C80849">
              <w:t>Detail edit</w:t>
            </w:r>
          </w:p>
        </w:tc>
        <w:tc>
          <w:tcPr>
            <w:tcW w:w="837" w:type="dxa"/>
            <w:tcMar>
              <w:left w:w="58" w:type="dxa"/>
              <w:right w:w="58" w:type="dxa"/>
            </w:tcMar>
          </w:tcPr>
          <w:p w14:paraId="7D4683FF" w14:textId="77777777" w:rsidR="000751EA" w:rsidRPr="005B7BBA" w:rsidRDefault="000751EA" w:rsidP="000751EA">
            <w:pPr>
              <w:pStyle w:val="TableText"/>
            </w:pPr>
            <w:r>
              <w:t>Spaces</w:t>
            </w:r>
          </w:p>
        </w:tc>
        <w:tc>
          <w:tcPr>
            <w:tcW w:w="438" w:type="dxa"/>
          </w:tcPr>
          <w:p w14:paraId="1542BFE8" w14:textId="77777777" w:rsidR="000751EA" w:rsidRPr="005B7BBA" w:rsidRDefault="000751EA" w:rsidP="000751EA">
            <w:pPr>
              <w:pStyle w:val="TableText"/>
            </w:pPr>
            <w:r>
              <w:t>-</w:t>
            </w:r>
          </w:p>
        </w:tc>
        <w:tc>
          <w:tcPr>
            <w:tcW w:w="438" w:type="dxa"/>
          </w:tcPr>
          <w:p w14:paraId="3CC8DAE8" w14:textId="77777777" w:rsidR="000751EA" w:rsidRPr="005B7BBA" w:rsidRDefault="000751EA" w:rsidP="000751EA">
            <w:pPr>
              <w:pStyle w:val="TableText"/>
            </w:pPr>
            <w:r w:rsidRPr="005B7BBA">
              <w:t>X</w:t>
            </w:r>
          </w:p>
        </w:tc>
        <w:tc>
          <w:tcPr>
            <w:tcW w:w="439" w:type="dxa"/>
          </w:tcPr>
          <w:p w14:paraId="0082D5E5" w14:textId="77777777" w:rsidR="000751EA" w:rsidRPr="005B7BBA" w:rsidRDefault="000751EA" w:rsidP="000751EA">
            <w:pPr>
              <w:pStyle w:val="TableText"/>
            </w:pPr>
            <w:r w:rsidRPr="005B7BBA">
              <w:t>X</w:t>
            </w:r>
          </w:p>
        </w:tc>
      </w:tr>
      <w:tr w:rsidR="000751EA" w14:paraId="3E97CBDE" w14:textId="77777777" w:rsidTr="007A4858">
        <w:trPr>
          <w:cantSplit/>
        </w:trPr>
        <w:tc>
          <w:tcPr>
            <w:tcW w:w="802" w:type="dxa"/>
            <w:tcMar>
              <w:left w:w="58" w:type="dxa"/>
              <w:right w:w="58" w:type="dxa"/>
            </w:tcMar>
          </w:tcPr>
          <w:p w14:paraId="5D7FB1CB" w14:textId="77777777" w:rsidR="000751EA" w:rsidRPr="005B7BBA" w:rsidRDefault="000751EA" w:rsidP="000751EA">
            <w:pPr>
              <w:pStyle w:val="TableText"/>
            </w:pPr>
            <w:r w:rsidRPr="005B7BBA">
              <w:t>129</w:t>
            </w:r>
          </w:p>
        </w:tc>
        <w:tc>
          <w:tcPr>
            <w:tcW w:w="2250" w:type="dxa"/>
            <w:tcMar>
              <w:left w:w="58" w:type="dxa"/>
              <w:right w:w="58" w:type="dxa"/>
            </w:tcMar>
          </w:tcPr>
          <w:p w14:paraId="06D4AF49" w14:textId="77777777" w:rsidR="000751EA" w:rsidRPr="005B7BBA" w:rsidRDefault="000751EA" w:rsidP="000751EA">
            <w:pPr>
              <w:pStyle w:val="TableText"/>
            </w:pPr>
            <w:r w:rsidRPr="005B7BBA">
              <w:t>PAR/NON PAR PRICING INDICATOR</w:t>
            </w:r>
          </w:p>
        </w:tc>
        <w:tc>
          <w:tcPr>
            <w:tcW w:w="2970" w:type="dxa"/>
            <w:tcMar>
              <w:left w:w="58" w:type="dxa"/>
              <w:right w:w="58" w:type="dxa"/>
            </w:tcMar>
          </w:tcPr>
          <w:p w14:paraId="285544A2" w14:textId="7A9DFB0A" w:rsidR="000751EA" w:rsidRPr="005B7BBA" w:rsidRDefault="000751EA" w:rsidP="000751EA">
            <w:pPr>
              <w:pStyle w:val="TableText"/>
            </w:pPr>
            <w:r w:rsidRPr="005B7BBA">
              <w:t>:P:IDR-</w:t>
            </w:r>
            <w:hyperlink r:id="rId1169" w:history="1">
              <w:r w:rsidRPr="003E560E">
                <w:rPr>
                  <w:rStyle w:val="Hyperlink"/>
                </w:rPr>
                <w:t>P</w:t>
              </w:r>
              <w:bookmarkStart w:id="1305" w:name="_Hlt514742542"/>
              <w:r w:rsidRPr="003E560E">
                <w:rPr>
                  <w:rStyle w:val="Hyperlink"/>
                </w:rPr>
                <w:t>A</w:t>
              </w:r>
              <w:bookmarkStart w:id="1306" w:name="_Hlt506781188"/>
              <w:bookmarkEnd w:id="1305"/>
              <w:r w:rsidRPr="003E560E">
                <w:rPr>
                  <w:rStyle w:val="Hyperlink"/>
                </w:rPr>
                <w:t>R</w:t>
              </w:r>
              <w:bookmarkStart w:id="1307" w:name="_Hlt500217487"/>
              <w:bookmarkEnd w:id="1306"/>
              <w:r w:rsidRPr="003E560E">
                <w:rPr>
                  <w:rStyle w:val="Hyperlink"/>
                </w:rPr>
                <w:t>-</w:t>
              </w:r>
              <w:bookmarkEnd w:id="1307"/>
              <w:r w:rsidRPr="003E560E">
                <w:rPr>
                  <w:rStyle w:val="Hyperlink"/>
                </w:rPr>
                <w:t>N</w:t>
              </w:r>
              <w:bookmarkStart w:id="1308" w:name="_Hlt517152466"/>
              <w:r w:rsidRPr="003E560E">
                <w:rPr>
                  <w:rStyle w:val="Hyperlink"/>
                </w:rPr>
                <w:t>O</w:t>
              </w:r>
              <w:bookmarkStart w:id="1309" w:name="_Hlt506781083"/>
              <w:bookmarkEnd w:id="1308"/>
              <w:r w:rsidRPr="003E560E">
                <w:rPr>
                  <w:rStyle w:val="Hyperlink"/>
                </w:rPr>
                <w:t>N</w:t>
              </w:r>
              <w:bookmarkStart w:id="1310" w:name="_Hlt517152470"/>
              <w:bookmarkEnd w:id="1309"/>
              <w:r w:rsidRPr="003E560E">
                <w:rPr>
                  <w:rStyle w:val="Hyperlink"/>
                </w:rPr>
                <w:t>P</w:t>
              </w:r>
              <w:bookmarkEnd w:id="1310"/>
              <w:r w:rsidRPr="003E560E">
                <w:rPr>
                  <w:rStyle w:val="Hyperlink"/>
                </w:rPr>
                <w:t>AR</w:t>
              </w:r>
            </w:hyperlink>
          </w:p>
        </w:tc>
        <w:tc>
          <w:tcPr>
            <w:tcW w:w="2734" w:type="dxa"/>
            <w:tcMar>
              <w:left w:w="58" w:type="dxa"/>
              <w:right w:w="58" w:type="dxa"/>
            </w:tcMar>
          </w:tcPr>
          <w:p w14:paraId="6A36CEC5" w14:textId="70313EA5" w:rsidR="000751EA" w:rsidRDefault="000751EA" w:rsidP="000751EA">
            <w:pPr>
              <w:pStyle w:val="TableText"/>
              <w:rPr>
                <w:rFonts w:cs="Arial"/>
                <w:color w:val="000000"/>
              </w:rPr>
            </w:pPr>
            <w:r w:rsidRPr="00E06A8A">
              <w:rPr>
                <w:rFonts w:cs="Arial"/>
                <w:color w:val="000000"/>
              </w:rPr>
              <w:t xml:space="preserve">PAR/NON PAR </w:t>
            </w:r>
            <w:r w:rsidR="00772671" w:rsidRPr="00E06A8A">
              <w:rPr>
                <w:rFonts w:cs="Arial"/>
                <w:color w:val="000000"/>
              </w:rPr>
              <w:t>Pricing Indicator</w:t>
            </w:r>
          </w:p>
          <w:p w14:paraId="53A74630" w14:textId="77777777" w:rsidR="000751EA" w:rsidRPr="005B7BBA" w:rsidRDefault="000751EA" w:rsidP="000751EA">
            <w:pPr>
              <w:pStyle w:val="TableText"/>
            </w:pPr>
            <w:r>
              <w:rPr>
                <w:rFonts w:cs="Arial"/>
                <w:color w:val="000000"/>
              </w:rPr>
              <w:t>I</w:t>
            </w:r>
            <w:r w:rsidRPr="00E06A8A">
              <w:rPr>
                <w:rFonts w:cs="Arial"/>
                <w:color w:val="000000"/>
              </w:rPr>
              <w:t>ndicates whether the provider on the claim is participating or not participating with Medicare.</w:t>
            </w:r>
          </w:p>
        </w:tc>
        <w:tc>
          <w:tcPr>
            <w:tcW w:w="1136" w:type="dxa"/>
            <w:tcMar>
              <w:left w:w="58" w:type="dxa"/>
              <w:right w:w="58" w:type="dxa"/>
            </w:tcMar>
          </w:tcPr>
          <w:p w14:paraId="533C8B7C" w14:textId="77777777" w:rsidR="000751EA" w:rsidRPr="005B7BBA" w:rsidRDefault="000751EA" w:rsidP="000751EA">
            <w:pPr>
              <w:pStyle w:val="TableText"/>
            </w:pPr>
            <w:r w:rsidRPr="005B7BBA">
              <w:t>1 C</w:t>
            </w:r>
          </w:p>
        </w:tc>
        <w:tc>
          <w:tcPr>
            <w:tcW w:w="2340" w:type="dxa"/>
            <w:tcMar>
              <w:left w:w="58" w:type="dxa"/>
              <w:right w:w="58" w:type="dxa"/>
            </w:tcMar>
          </w:tcPr>
          <w:p w14:paraId="54BFEB0A" w14:textId="77777777" w:rsidR="000751EA" w:rsidRPr="00544B71" w:rsidRDefault="000751EA" w:rsidP="000751EA">
            <w:pPr>
              <w:pStyle w:val="TableText"/>
            </w:pPr>
            <w:r w:rsidRPr="0042502A">
              <w:rPr>
                <w:b/>
              </w:rPr>
              <w:t>Valid Values:</w:t>
            </w:r>
          </w:p>
          <w:p w14:paraId="61A8B40D" w14:textId="014C229D" w:rsidR="000751EA" w:rsidRPr="0023443A" w:rsidRDefault="007453DF" w:rsidP="00245396">
            <w:pPr>
              <w:pStyle w:val="TableTextBullet"/>
            </w:pPr>
            <w:r>
              <w:t>P</w:t>
            </w:r>
            <w:r w:rsidR="000751EA" w:rsidRPr="0023443A">
              <w:t xml:space="preserve"> </w:t>
            </w:r>
            <w:r w:rsidR="004E620D">
              <w:t xml:space="preserve">– </w:t>
            </w:r>
            <w:r w:rsidR="000751EA" w:rsidRPr="0023443A">
              <w:t xml:space="preserve">Physician </w:t>
            </w:r>
            <w:r>
              <w:t>is participating</w:t>
            </w:r>
          </w:p>
          <w:p w14:paraId="20103343" w14:textId="6F0B5FAB" w:rsidR="000751EA" w:rsidRPr="005B7BBA" w:rsidRDefault="000751EA" w:rsidP="00245396">
            <w:pPr>
              <w:pStyle w:val="TableTextBullet"/>
            </w:pPr>
            <w:r w:rsidRPr="0023443A">
              <w:t xml:space="preserve">N </w:t>
            </w:r>
            <w:r w:rsidR="004E620D">
              <w:t xml:space="preserve">– </w:t>
            </w:r>
            <w:r w:rsidRPr="0023443A">
              <w:t xml:space="preserve">Physician </w:t>
            </w:r>
            <w:r w:rsidR="007453DF">
              <w:t>is non-participating</w:t>
            </w:r>
          </w:p>
          <w:p w14:paraId="288B5155" w14:textId="2807BCCE" w:rsidR="000751EA" w:rsidRPr="005B7BBA" w:rsidRDefault="007453DF" w:rsidP="00245396">
            <w:pPr>
              <w:pStyle w:val="TableTextBullet"/>
            </w:pPr>
            <w:r>
              <w:t>Space – Phase I will display a space if the provider is non-participating</w:t>
            </w:r>
          </w:p>
        </w:tc>
        <w:tc>
          <w:tcPr>
            <w:tcW w:w="837" w:type="dxa"/>
            <w:tcMar>
              <w:left w:w="58" w:type="dxa"/>
              <w:right w:w="58" w:type="dxa"/>
            </w:tcMar>
          </w:tcPr>
          <w:p w14:paraId="03BBE201" w14:textId="4BE30247" w:rsidR="000751EA" w:rsidRPr="005B7BBA" w:rsidRDefault="000751EA" w:rsidP="007453DF">
            <w:pPr>
              <w:pStyle w:val="TableText"/>
            </w:pPr>
            <w:r>
              <w:t>Space</w:t>
            </w:r>
          </w:p>
        </w:tc>
        <w:tc>
          <w:tcPr>
            <w:tcW w:w="438" w:type="dxa"/>
          </w:tcPr>
          <w:p w14:paraId="59D9F5B6" w14:textId="77777777" w:rsidR="000751EA" w:rsidRPr="005B7BBA" w:rsidRDefault="000751EA" w:rsidP="000751EA">
            <w:pPr>
              <w:pStyle w:val="TableText"/>
            </w:pPr>
            <w:r>
              <w:t>X</w:t>
            </w:r>
          </w:p>
        </w:tc>
        <w:tc>
          <w:tcPr>
            <w:tcW w:w="438" w:type="dxa"/>
          </w:tcPr>
          <w:p w14:paraId="19B42D8C" w14:textId="77777777" w:rsidR="000751EA" w:rsidRPr="005B7BBA" w:rsidRDefault="000751EA" w:rsidP="000751EA">
            <w:pPr>
              <w:pStyle w:val="TableText"/>
            </w:pPr>
            <w:r w:rsidRPr="005B7BBA">
              <w:t>X</w:t>
            </w:r>
          </w:p>
        </w:tc>
        <w:tc>
          <w:tcPr>
            <w:tcW w:w="439" w:type="dxa"/>
          </w:tcPr>
          <w:p w14:paraId="304412F3" w14:textId="77777777" w:rsidR="000751EA" w:rsidRPr="005B7BBA" w:rsidRDefault="000751EA" w:rsidP="000751EA">
            <w:pPr>
              <w:pStyle w:val="TableText"/>
            </w:pPr>
            <w:r w:rsidRPr="005B7BBA">
              <w:t>X</w:t>
            </w:r>
          </w:p>
        </w:tc>
      </w:tr>
      <w:tr w:rsidR="000751EA" w14:paraId="152C424C" w14:textId="77777777" w:rsidTr="007A4858">
        <w:trPr>
          <w:cantSplit/>
        </w:trPr>
        <w:tc>
          <w:tcPr>
            <w:tcW w:w="802" w:type="dxa"/>
            <w:shd w:val="clear" w:color="auto" w:fill="FFFFFF"/>
            <w:tcMar>
              <w:left w:w="58" w:type="dxa"/>
              <w:right w:w="58" w:type="dxa"/>
            </w:tcMar>
          </w:tcPr>
          <w:p w14:paraId="6074EA73" w14:textId="77777777" w:rsidR="000751EA" w:rsidRPr="005B7BBA" w:rsidRDefault="000751EA" w:rsidP="000751EA">
            <w:pPr>
              <w:pStyle w:val="TableText"/>
            </w:pPr>
            <w:r w:rsidRPr="005B7BBA">
              <w:t>130</w:t>
            </w:r>
          </w:p>
        </w:tc>
        <w:tc>
          <w:tcPr>
            <w:tcW w:w="2250" w:type="dxa"/>
            <w:shd w:val="clear" w:color="auto" w:fill="FFFFFF"/>
            <w:tcMar>
              <w:left w:w="58" w:type="dxa"/>
              <w:right w:w="58" w:type="dxa"/>
            </w:tcMar>
          </w:tcPr>
          <w:p w14:paraId="00531FB6" w14:textId="77777777" w:rsidR="000751EA" w:rsidRPr="005B7BBA" w:rsidRDefault="000751EA" w:rsidP="000751EA">
            <w:pPr>
              <w:pStyle w:val="TableText"/>
            </w:pPr>
            <w:r>
              <w:t>-</w:t>
            </w:r>
          </w:p>
        </w:tc>
        <w:tc>
          <w:tcPr>
            <w:tcW w:w="2970" w:type="dxa"/>
            <w:shd w:val="clear" w:color="auto" w:fill="FFFFFF"/>
            <w:tcMar>
              <w:left w:w="58" w:type="dxa"/>
              <w:right w:w="58" w:type="dxa"/>
            </w:tcMar>
          </w:tcPr>
          <w:p w14:paraId="0FF44C1B" w14:textId="77777777" w:rsidR="000751EA" w:rsidRPr="005B7BBA" w:rsidRDefault="000751EA" w:rsidP="000751EA">
            <w:pPr>
              <w:pStyle w:val="TableText"/>
            </w:pPr>
            <w:r>
              <w:t>-</w:t>
            </w:r>
          </w:p>
        </w:tc>
        <w:tc>
          <w:tcPr>
            <w:tcW w:w="2734" w:type="dxa"/>
            <w:shd w:val="clear" w:color="auto" w:fill="FFFFFF"/>
            <w:tcMar>
              <w:left w:w="58" w:type="dxa"/>
              <w:right w:w="58" w:type="dxa"/>
            </w:tcMar>
          </w:tcPr>
          <w:p w14:paraId="2A186A20" w14:textId="77777777" w:rsidR="000751EA" w:rsidRPr="004E620D" w:rsidRDefault="000751EA" w:rsidP="000751EA">
            <w:pPr>
              <w:pStyle w:val="TableText"/>
              <w:rPr>
                <w:b/>
              </w:rPr>
            </w:pPr>
            <w:r w:rsidRPr="004E620D">
              <w:rPr>
                <w:b/>
              </w:rPr>
              <w:t>Procedure Code Flags</w:t>
            </w:r>
          </w:p>
        </w:tc>
        <w:tc>
          <w:tcPr>
            <w:tcW w:w="1136" w:type="dxa"/>
            <w:shd w:val="clear" w:color="auto" w:fill="FFFFFF"/>
            <w:tcMar>
              <w:left w:w="58" w:type="dxa"/>
              <w:right w:w="58" w:type="dxa"/>
            </w:tcMar>
          </w:tcPr>
          <w:p w14:paraId="05AC05F5" w14:textId="77777777" w:rsidR="000751EA" w:rsidRPr="005B7BBA" w:rsidRDefault="000751EA" w:rsidP="000751EA">
            <w:pPr>
              <w:pStyle w:val="TableText"/>
            </w:pPr>
            <w:r>
              <w:t>-</w:t>
            </w:r>
          </w:p>
        </w:tc>
        <w:tc>
          <w:tcPr>
            <w:tcW w:w="2340" w:type="dxa"/>
            <w:shd w:val="clear" w:color="auto" w:fill="FFFFFF"/>
            <w:tcMar>
              <w:left w:w="58" w:type="dxa"/>
              <w:right w:w="58" w:type="dxa"/>
            </w:tcMar>
          </w:tcPr>
          <w:p w14:paraId="336D33C3" w14:textId="77777777" w:rsidR="000751EA" w:rsidRPr="005B7BBA" w:rsidRDefault="000751EA" w:rsidP="000751EA">
            <w:pPr>
              <w:pStyle w:val="TableText"/>
            </w:pPr>
            <w:r>
              <w:t>-</w:t>
            </w:r>
          </w:p>
        </w:tc>
        <w:tc>
          <w:tcPr>
            <w:tcW w:w="837" w:type="dxa"/>
            <w:shd w:val="clear" w:color="auto" w:fill="FFFFFF"/>
            <w:tcMar>
              <w:left w:w="58" w:type="dxa"/>
              <w:right w:w="58" w:type="dxa"/>
            </w:tcMar>
          </w:tcPr>
          <w:p w14:paraId="7F679CAC" w14:textId="77777777" w:rsidR="000751EA" w:rsidRPr="005B7BBA" w:rsidRDefault="000751EA" w:rsidP="000751EA">
            <w:pPr>
              <w:pStyle w:val="TableText"/>
            </w:pPr>
            <w:r>
              <w:t>-</w:t>
            </w:r>
          </w:p>
        </w:tc>
        <w:tc>
          <w:tcPr>
            <w:tcW w:w="438" w:type="dxa"/>
            <w:shd w:val="clear" w:color="auto" w:fill="FFFFFF"/>
          </w:tcPr>
          <w:p w14:paraId="44F274B6" w14:textId="77777777" w:rsidR="000751EA" w:rsidRPr="005B7BBA" w:rsidRDefault="000751EA" w:rsidP="000751EA">
            <w:pPr>
              <w:pStyle w:val="TableText"/>
            </w:pPr>
            <w:r>
              <w:t>-</w:t>
            </w:r>
          </w:p>
        </w:tc>
        <w:tc>
          <w:tcPr>
            <w:tcW w:w="438" w:type="dxa"/>
            <w:shd w:val="clear" w:color="auto" w:fill="FFFFFF"/>
          </w:tcPr>
          <w:p w14:paraId="24743845" w14:textId="77777777" w:rsidR="000751EA" w:rsidRPr="005B7BBA" w:rsidRDefault="000751EA" w:rsidP="000751EA">
            <w:pPr>
              <w:pStyle w:val="TableText"/>
            </w:pPr>
            <w:r>
              <w:t>-</w:t>
            </w:r>
          </w:p>
        </w:tc>
        <w:tc>
          <w:tcPr>
            <w:tcW w:w="439" w:type="dxa"/>
            <w:shd w:val="clear" w:color="auto" w:fill="FFFFFF"/>
          </w:tcPr>
          <w:p w14:paraId="199F73DA" w14:textId="77777777" w:rsidR="000751EA" w:rsidRPr="005B7BBA" w:rsidRDefault="000751EA" w:rsidP="000751EA">
            <w:pPr>
              <w:pStyle w:val="TableText"/>
            </w:pPr>
            <w:r>
              <w:t>-</w:t>
            </w:r>
          </w:p>
        </w:tc>
      </w:tr>
      <w:tr w:rsidR="000751EA" w14:paraId="17C8D301" w14:textId="77777777" w:rsidTr="007A4858">
        <w:trPr>
          <w:cantSplit/>
        </w:trPr>
        <w:tc>
          <w:tcPr>
            <w:tcW w:w="802" w:type="dxa"/>
            <w:tcMar>
              <w:left w:w="58" w:type="dxa"/>
              <w:right w:w="58" w:type="dxa"/>
            </w:tcMar>
          </w:tcPr>
          <w:p w14:paraId="5DF817C1" w14:textId="77777777" w:rsidR="000751EA" w:rsidRPr="005B7BBA" w:rsidRDefault="000751EA" w:rsidP="000751EA">
            <w:pPr>
              <w:pStyle w:val="TableText"/>
            </w:pPr>
            <w:r w:rsidRPr="005B7BBA">
              <w:t>130</w:t>
            </w:r>
          </w:p>
        </w:tc>
        <w:tc>
          <w:tcPr>
            <w:tcW w:w="2250" w:type="dxa"/>
            <w:tcMar>
              <w:left w:w="58" w:type="dxa"/>
              <w:right w:w="58" w:type="dxa"/>
            </w:tcMar>
          </w:tcPr>
          <w:p w14:paraId="11B41F28" w14:textId="77777777" w:rsidR="000751EA" w:rsidRPr="005B7BBA" w:rsidRDefault="000751EA" w:rsidP="000751EA">
            <w:pPr>
              <w:pStyle w:val="TableText"/>
            </w:pPr>
            <w:r w:rsidRPr="005B7BBA">
              <w:t>PROC FLAG A</w:t>
            </w:r>
          </w:p>
        </w:tc>
        <w:tc>
          <w:tcPr>
            <w:tcW w:w="2970" w:type="dxa"/>
            <w:tcMar>
              <w:left w:w="58" w:type="dxa"/>
              <w:right w:w="58" w:type="dxa"/>
            </w:tcMar>
          </w:tcPr>
          <w:p w14:paraId="461C056B" w14:textId="4445123F" w:rsidR="000751EA" w:rsidRPr="005B7BBA" w:rsidRDefault="000751EA" w:rsidP="000751EA">
            <w:pPr>
              <w:pStyle w:val="TableText"/>
            </w:pPr>
            <w:r w:rsidRPr="005B7BBA">
              <w:t>:P:IDR-</w:t>
            </w:r>
            <w:hyperlink r:id="rId1170" w:history="1">
              <w:r w:rsidRPr="003E560E">
                <w:rPr>
                  <w:rStyle w:val="Hyperlink"/>
                </w:rPr>
                <w:t>P</w:t>
              </w:r>
              <w:bookmarkStart w:id="1311" w:name="_Hlt527338938"/>
              <w:r w:rsidRPr="003E560E">
                <w:rPr>
                  <w:rStyle w:val="Hyperlink"/>
                </w:rPr>
                <w:t>R</w:t>
              </w:r>
              <w:bookmarkEnd w:id="1311"/>
              <w:r w:rsidRPr="003E560E">
                <w:rPr>
                  <w:rStyle w:val="Hyperlink"/>
                </w:rPr>
                <w:t>OC</w:t>
              </w:r>
              <w:bookmarkStart w:id="1312" w:name="_Hlt506780977"/>
              <w:r w:rsidRPr="003E560E">
                <w:rPr>
                  <w:rStyle w:val="Hyperlink"/>
                </w:rPr>
                <w:t>-</w:t>
              </w:r>
              <w:bookmarkStart w:id="1313" w:name="_Hlt514742574"/>
              <w:bookmarkEnd w:id="1312"/>
              <w:r w:rsidRPr="003E560E">
                <w:rPr>
                  <w:rStyle w:val="Hyperlink"/>
                </w:rPr>
                <w:t>F</w:t>
              </w:r>
              <w:bookmarkStart w:id="1314" w:name="_Hlt500218176"/>
              <w:bookmarkEnd w:id="1313"/>
              <w:r w:rsidRPr="003E560E">
                <w:rPr>
                  <w:rStyle w:val="Hyperlink"/>
                </w:rPr>
                <w:t>L</w:t>
              </w:r>
              <w:bookmarkStart w:id="1315" w:name="_Hlt28755288"/>
              <w:bookmarkEnd w:id="1314"/>
              <w:r w:rsidRPr="003E560E">
                <w:rPr>
                  <w:rStyle w:val="Hyperlink"/>
                </w:rPr>
                <w:t>A</w:t>
              </w:r>
              <w:bookmarkEnd w:id="1315"/>
              <w:r w:rsidRPr="003E560E">
                <w:rPr>
                  <w:rStyle w:val="Hyperlink"/>
                </w:rPr>
                <w:t>GS-A</w:t>
              </w:r>
            </w:hyperlink>
          </w:p>
        </w:tc>
        <w:tc>
          <w:tcPr>
            <w:tcW w:w="2734" w:type="dxa"/>
            <w:tcMar>
              <w:left w:w="58" w:type="dxa"/>
              <w:right w:w="58" w:type="dxa"/>
            </w:tcMar>
          </w:tcPr>
          <w:p w14:paraId="3C08A314" w14:textId="0BB0F37C" w:rsidR="000751EA" w:rsidRDefault="000751EA" w:rsidP="000751EA">
            <w:pPr>
              <w:pStyle w:val="TableText"/>
            </w:pPr>
            <w:r w:rsidRPr="005B7BBA">
              <w:t>Procedure code flag A</w:t>
            </w:r>
          </w:p>
          <w:p w14:paraId="3264FB80" w14:textId="77777777" w:rsidR="000751EA" w:rsidRPr="005B7BBA" w:rsidRDefault="000751EA" w:rsidP="000751EA">
            <w:pPr>
              <w:pStyle w:val="TableText"/>
            </w:pPr>
            <w:r w:rsidRPr="0074788B">
              <w:rPr>
                <w:rFonts w:cs="Arial"/>
                <w:color w:val="000000"/>
              </w:rPr>
              <w:t>Clinical diagnostic lab pathology procedures and procedures payable at 100%.</w:t>
            </w:r>
          </w:p>
        </w:tc>
        <w:tc>
          <w:tcPr>
            <w:tcW w:w="1136" w:type="dxa"/>
            <w:tcMar>
              <w:left w:w="58" w:type="dxa"/>
              <w:right w:w="58" w:type="dxa"/>
            </w:tcMar>
          </w:tcPr>
          <w:p w14:paraId="6711310B" w14:textId="77777777" w:rsidR="000751EA" w:rsidRPr="005B7BBA" w:rsidRDefault="000751EA" w:rsidP="000751EA">
            <w:pPr>
              <w:pStyle w:val="TableText"/>
            </w:pPr>
            <w:r w:rsidRPr="005B7BBA">
              <w:t>1 C</w:t>
            </w:r>
          </w:p>
        </w:tc>
        <w:tc>
          <w:tcPr>
            <w:tcW w:w="2340" w:type="dxa"/>
            <w:tcMar>
              <w:left w:w="58" w:type="dxa"/>
              <w:right w:w="58" w:type="dxa"/>
            </w:tcMar>
          </w:tcPr>
          <w:p w14:paraId="19936125" w14:textId="48A5CB06" w:rsidR="000751EA" w:rsidRPr="005B7BBA" w:rsidRDefault="000751EA" w:rsidP="000751EA">
            <w:pPr>
              <w:pStyle w:val="TableText"/>
            </w:pPr>
            <w:r w:rsidRPr="005B7BBA">
              <w:t xml:space="preserve">See spec </w:t>
            </w:r>
            <w:hyperlink r:id="rId1171" w:history="1">
              <w:r w:rsidRPr="003E560E">
                <w:rPr>
                  <w:rStyle w:val="Hyperlink"/>
                </w:rPr>
                <w:t>S0128000</w:t>
              </w:r>
            </w:hyperlink>
          </w:p>
          <w:p w14:paraId="46027C5E" w14:textId="77777777" w:rsidR="000751EA" w:rsidRPr="005B7BBA" w:rsidRDefault="000751EA" w:rsidP="000751EA">
            <w:pPr>
              <w:pStyle w:val="TableText"/>
            </w:pPr>
            <w:r w:rsidRPr="005B7BBA">
              <w:t>Value A will be present if an A is on the procedure code file (same explanation applies to all PROC-FLAGS-* fields)</w:t>
            </w:r>
          </w:p>
        </w:tc>
        <w:tc>
          <w:tcPr>
            <w:tcW w:w="837" w:type="dxa"/>
            <w:tcMar>
              <w:left w:w="58" w:type="dxa"/>
              <w:right w:w="58" w:type="dxa"/>
            </w:tcMar>
          </w:tcPr>
          <w:p w14:paraId="6869F744" w14:textId="77777777" w:rsidR="000751EA" w:rsidRPr="005B7BBA" w:rsidRDefault="000751EA" w:rsidP="000751EA">
            <w:pPr>
              <w:pStyle w:val="TableText"/>
            </w:pPr>
            <w:r>
              <w:t>Spaces</w:t>
            </w:r>
          </w:p>
        </w:tc>
        <w:tc>
          <w:tcPr>
            <w:tcW w:w="438" w:type="dxa"/>
          </w:tcPr>
          <w:p w14:paraId="443FD2BB" w14:textId="77777777" w:rsidR="000751EA" w:rsidRPr="005B7BBA" w:rsidRDefault="000751EA" w:rsidP="000751EA">
            <w:pPr>
              <w:pStyle w:val="TableText"/>
            </w:pPr>
            <w:r w:rsidRPr="005B7BBA">
              <w:t>X</w:t>
            </w:r>
          </w:p>
        </w:tc>
        <w:tc>
          <w:tcPr>
            <w:tcW w:w="438" w:type="dxa"/>
          </w:tcPr>
          <w:p w14:paraId="5F842068" w14:textId="77777777" w:rsidR="000751EA" w:rsidRPr="005B7BBA" w:rsidRDefault="000751EA" w:rsidP="000751EA">
            <w:pPr>
              <w:pStyle w:val="TableText"/>
            </w:pPr>
            <w:r w:rsidRPr="005B7BBA">
              <w:t>X</w:t>
            </w:r>
          </w:p>
        </w:tc>
        <w:tc>
          <w:tcPr>
            <w:tcW w:w="439" w:type="dxa"/>
          </w:tcPr>
          <w:p w14:paraId="6ADC12C4" w14:textId="77777777" w:rsidR="000751EA" w:rsidRPr="005B7BBA" w:rsidRDefault="000751EA" w:rsidP="000751EA">
            <w:pPr>
              <w:pStyle w:val="TableText"/>
            </w:pPr>
            <w:r w:rsidRPr="005B7BBA">
              <w:t>X</w:t>
            </w:r>
          </w:p>
        </w:tc>
      </w:tr>
      <w:tr w:rsidR="000751EA" w14:paraId="66209F21" w14:textId="77777777" w:rsidTr="007A4858">
        <w:trPr>
          <w:cantSplit/>
        </w:trPr>
        <w:tc>
          <w:tcPr>
            <w:tcW w:w="802" w:type="dxa"/>
            <w:tcMar>
              <w:left w:w="58" w:type="dxa"/>
              <w:right w:w="58" w:type="dxa"/>
            </w:tcMar>
          </w:tcPr>
          <w:p w14:paraId="0E539320" w14:textId="77777777" w:rsidR="000751EA" w:rsidRPr="005B7BBA" w:rsidRDefault="000751EA" w:rsidP="000751EA">
            <w:pPr>
              <w:pStyle w:val="TableText"/>
            </w:pPr>
            <w:r w:rsidRPr="005B7BBA">
              <w:t>131</w:t>
            </w:r>
          </w:p>
        </w:tc>
        <w:tc>
          <w:tcPr>
            <w:tcW w:w="2250" w:type="dxa"/>
            <w:tcMar>
              <w:left w:w="58" w:type="dxa"/>
              <w:right w:w="58" w:type="dxa"/>
            </w:tcMar>
          </w:tcPr>
          <w:p w14:paraId="373FEA39" w14:textId="77777777" w:rsidR="000751EA" w:rsidRPr="005B7BBA" w:rsidRDefault="000751EA" w:rsidP="000751EA">
            <w:pPr>
              <w:pStyle w:val="TableText"/>
            </w:pPr>
            <w:r w:rsidRPr="005B7BBA">
              <w:t>PROC FLAG B</w:t>
            </w:r>
          </w:p>
        </w:tc>
        <w:tc>
          <w:tcPr>
            <w:tcW w:w="2970" w:type="dxa"/>
            <w:tcMar>
              <w:left w:w="58" w:type="dxa"/>
              <w:right w:w="58" w:type="dxa"/>
            </w:tcMar>
          </w:tcPr>
          <w:p w14:paraId="2A095E02" w14:textId="627A7340" w:rsidR="000751EA" w:rsidRPr="005B7BBA" w:rsidRDefault="000751EA" w:rsidP="000751EA">
            <w:pPr>
              <w:pStyle w:val="TableText"/>
            </w:pPr>
            <w:r w:rsidRPr="005B7BBA">
              <w:t>:P:IDR-</w:t>
            </w:r>
            <w:hyperlink r:id="rId1172" w:history="1">
              <w:r w:rsidRPr="003E560E">
                <w:rPr>
                  <w:rStyle w:val="Hyperlink"/>
                </w:rPr>
                <w:t>PRO</w:t>
              </w:r>
              <w:bookmarkStart w:id="1316" w:name="_Hlt500218181"/>
              <w:r w:rsidRPr="003E560E">
                <w:rPr>
                  <w:rStyle w:val="Hyperlink"/>
                </w:rPr>
                <w:t>C</w:t>
              </w:r>
              <w:bookmarkStart w:id="1317" w:name="_Hlt514742586"/>
              <w:bookmarkEnd w:id="1316"/>
              <w:r w:rsidRPr="003E560E">
                <w:rPr>
                  <w:rStyle w:val="Hyperlink"/>
                </w:rPr>
                <w:t>-</w:t>
              </w:r>
              <w:bookmarkStart w:id="1318" w:name="_Hlt12252585"/>
              <w:bookmarkEnd w:id="1317"/>
              <w:r w:rsidRPr="003E560E">
                <w:rPr>
                  <w:rStyle w:val="Hyperlink"/>
                </w:rPr>
                <w:t>F</w:t>
              </w:r>
              <w:bookmarkEnd w:id="1318"/>
              <w:r w:rsidRPr="003E560E">
                <w:rPr>
                  <w:rStyle w:val="Hyperlink"/>
                </w:rPr>
                <w:t>LA</w:t>
              </w:r>
              <w:bookmarkStart w:id="1319" w:name="_Hlt506780927"/>
              <w:r w:rsidRPr="003E560E">
                <w:rPr>
                  <w:rStyle w:val="Hyperlink"/>
                </w:rPr>
                <w:t>G</w:t>
              </w:r>
              <w:bookmarkStart w:id="1320" w:name="_Hlt517152502"/>
              <w:bookmarkEnd w:id="1319"/>
              <w:r w:rsidRPr="003E560E">
                <w:rPr>
                  <w:rStyle w:val="Hyperlink"/>
                </w:rPr>
                <w:t>S</w:t>
              </w:r>
              <w:bookmarkEnd w:id="1320"/>
              <w:r w:rsidRPr="003E560E">
                <w:rPr>
                  <w:rStyle w:val="Hyperlink"/>
                </w:rPr>
                <w:t>-B</w:t>
              </w:r>
            </w:hyperlink>
          </w:p>
        </w:tc>
        <w:tc>
          <w:tcPr>
            <w:tcW w:w="2734" w:type="dxa"/>
            <w:tcMar>
              <w:left w:w="58" w:type="dxa"/>
              <w:right w:w="58" w:type="dxa"/>
            </w:tcMar>
          </w:tcPr>
          <w:p w14:paraId="44682946" w14:textId="77777777" w:rsidR="000751EA" w:rsidRDefault="000751EA" w:rsidP="000751EA">
            <w:pPr>
              <w:pStyle w:val="TableText"/>
            </w:pPr>
            <w:r w:rsidRPr="005B7BBA">
              <w:t>Procedure code flag B</w:t>
            </w:r>
          </w:p>
          <w:p w14:paraId="6B044542" w14:textId="3F05D788" w:rsidR="000751EA" w:rsidRPr="005B7BBA" w:rsidRDefault="000751EA" w:rsidP="004E620D">
            <w:pPr>
              <w:pStyle w:val="TableText"/>
            </w:pPr>
            <w:r w:rsidRPr="0074788B">
              <w:rPr>
                <w:rFonts w:cs="Arial"/>
                <w:color w:val="000000"/>
              </w:rPr>
              <w:t xml:space="preserve">Physical therapy </w:t>
            </w:r>
            <w:r w:rsidR="004E620D">
              <w:rPr>
                <w:rFonts w:cs="Arial"/>
                <w:color w:val="000000"/>
              </w:rPr>
              <w:t>–</w:t>
            </w:r>
            <w:r w:rsidRPr="0074788B">
              <w:rPr>
                <w:rFonts w:cs="Arial"/>
                <w:color w:val="000000"/>
              </w:rPr>
              <w:t xml:space="preserve"> identifies procedure codes which may apply toward the physical therapy limit.</w:t>
            </w:r>
          </w:p>
        </w:tc>
        <w:tc>
          <w:tcPr>
            <w:tcW w:w="1136" w:type="dxa"/>
            <w:tcMar>
              <w:left w:w="58" w:type="dxa"/>
              <w:right w:w="58" w:type="dxa"/>
            </w:tcMar>
          </w:tcPr>
          <w:p w14:paraId="1DE1E539" w14:textId="77777777" w:rsidR="000751EA" w:rsidRPr="005B7BBA" w:rsidRDefault="000751EA" w:rsidP="000751EA">
            <w:pPr>
              <w:pStyle w:val="TableText"/>
            </w:pPr>
            <w:r w:rsidRPr="005B7BBA">
              <w:t>1 C</w:t>
            </w:r>
          </w:p>
        </w:tc>
        <w:tc>
          <w:tcPr>
            <w:tcW w:w="2340" w:type="dxa"/>
            <w:tcMar>
              <w:left w:w="58" w:type="dxa"/>
              <w:right w:w="58" w:type="dxa"/>
            </w:tcMar>
          </w:tcPr>
          <w:p w14:paraId="7E237313" w14:textId="4F3922CF" w:rsidR="000751EA" w:rsidRPr="005B7BBA" w:rsidRDefault="000751EA" w:rsidP="000751EA">
            <w:pPr>
              <w:pStyle w:val="TableText"/>
            </w:pPr>
            <w:r w:rsidRPr="005B7BBA">
              <w:t xml:space="preserve">See spec </w:t>
            </w:r>
            <w:hyperlink r:id="rId1173" w:history="1">
              <w:r w:rsidRPr="003E560E">
                <w:rPr>
                  <w:rStyle w:val="Hyperlink"/>
                </w:rPr>
                <w:t>S0128000</w:t>
              </w:r>
            </w:hyperlink>
          </w:p>
        </w:tc>
        <w:tc>
          <w:tcPr>
            <w:tcW w:w="837" w:type="dxa"/>
            <w:tcMar>
              <w:left w:w="58" w:type="dxa"/>
              <w:right w:w="58" w:type="dxa"/>
            </w:tcMar>
          </w:tcPr>
          <w:p w14:paraId="3102A906" w14:textId="77777777" w:rsidR="000751EA" w:rsidRPr="005B7BBA" w:rsidRDefault="000751EA" w:rsidP="000751EA">
            <w:pPr>
              <w:pStyle w:val="TableText"/>
            </w:pPr>
            <w:r>
              <w:t>Spaces</w:t>
            </w:r>
          </w:p>
        </w:tc>
        <w:tc>
          <w:tcPr>
            <w:tcW w:w="438" w:type="dxa"/>
          </w:tcPr>
          <w:p w14:paraId="4E1B0E3D" w14:textId="77777777" w:rsidR="000751EA" w:rsidRPr="005B7BBA" w:rsidRDefault="000751EA" w:rsidP="000751EA">
            <w:pPr>
              <w:pStyle w:val="TableText"/>
            </w:pPr>
            <w:r w:rsidRPr="005B7BBA">
              <w:t>X</w:t>
            </w:r>
          </w:p>
        </w:tc>
        <w:tc>
          <w:tcPr>
            <w:tcW w:w="438" w:type="dxa"/>
          </w:tcPr>
          <w:p w14:paraId="7EFE29CD" w14:textId="77777777" w:rsidR="000751EA" w:rsidRPr="005B7BBA" w:rsidRDefault="000751EA" w:rsidP="000751EA">
            <w:pPr>
              <w:pStyle w:val="TableText"/>
            </w:pPr>
            <w:r w:rsidRPr="005B7BBA">
              <w:t>X</w:t>
            </w:r>
          </w:p>
        </w:tc>
        <w:tc>
          <w:tcPr>
            <w:tcW w:w="439" w:type="dxa"/>
          </w:tcPr>
          <w:p w14:paraId="77969009" w14:textId="77777777" w:rsidR="000751EA" w:rsidRPr="005B7BBA" w:rsidRDefault="000751EA" w:rsidP="000751EA">
            <w:pPr>
              <w:pStyle w:val="TableText"/>
            </w:pPr>
            <w:r w:rsidRPr="005B7BBA">
              <w:t>X</w:t>
            </w:r>
          </w:p>
        </w:tc>
      </w:tr>
      <w:tr w:rsidR="000751EA" w14:paraId="69089B45" w14:textId="77777777" w:rsidTr="007A4858">
        <w:trPr>
          <w:cantSplit/>
        </w:trPr>
        <w:tc>
          <w:tcPr>
            <w:tcW w:w="802" w:type="dxa"/>
            <w:tcMar>
              <w:left w:w="58" w:type="dxa"/>
              <w:right w:w="58" w:type="dxa"/>
            </w:tcMar>
          </w:tcPr>
          <w:p w14:paraId="0C85AA8E" w14:textId="77777777" w:rsidR="000751EA" w:rsidRPr="005B7BBA" w:rsidRDefault="000751EA" w:rsidP="000751EA">
            <w:pPr>
              <w:pStyle w:val="TableText"/>
            </w:pPr>
            <w:r w:rsidRPr="005B7BBA">
              <w:t>132</w:t>
            </w:r>
          </w:p>
        </w:tc>
        <w:tc>
          <w:tcPr>
            <w:tcW w:w="2250" w:type="dxa"/>
            <w:tcMar>
              <w:left w:w="58" w:type="dxa"/>
              <w:right w:w="58" w:type="dxa"/>
            </w:tcMar>
          </w:tcPr>
          <w:p w14:paraId="7EECBCD5" w14:textId="77777777" w:rsidR="000751EA" w:rsidRPr="005B7BBA" w:rsidRDefault="000751EA" w:rsidP="000751EA">
            <w:pPr>
              <w:pStyle w:val="TableText"/>
            </w:pPr>
            <w:r w:rsidRPr="005B7BBA">
              <w:t>PROC FLAG C</w:t>
            </w:r>
          </w:p>
        </w:tc>
        <w:tc>
          <w:tcPr>
            <w:tcW w:w="2970" w:type="dxa"/>
            <w:tcMar>
              <w:left w:w="58" w:type="dxa"/>
              <w:right w:w="58" w:type="dxa"/>
            </w:tcMar>
          </w:tcPr>
          <w:p w14:paraId="5B1540DF" w14:textId="3D4A6397" w:rsidR="000751EA" w:rsidRPr="005B7BBA" w:rsidRDefault="000751EA" w:rsidP="000751EA">
            <w:pPr>
              <w:pStyle w:val="TableText"/>
            </w:pPr>
            <w:r w:rsidRPr="005B7BBA">
              <w:t>:P:IDR-</w:t>
            </w:r>
            <w:hyperlink r:id="rId1174" w:history="1">
              <w:r w:rsidRPr="003E560E">
                <w:rPr>
                  <w:rStyle w:val="Hyperlink"/>
                </w:rPr>
                <w:t>PROC</w:t>
              </w:r>
              <w:bookmarkStart w:id="1321" w:name="_Hlt500218185"/>
              <w:r w:rsidRPr="003E560E">
                <w:rPr>
                  <w:rStyle w:val="Hyperlink"/>
                </w:rPr>
                <w:t>-</w:t>
              </w:r>
              <w:bookmarkStart w:id="1322" w:name="_Hlt514742592"/>
              <w:bookmarkEnd w:id="1321"/>
              <w:r w:rsidRPr="003E560E">
                <w:rPr>
                  <w:rStyle w:val="Hyperlink"/>
                </w:rPr>
                <w:t>F</w:t>
              </w:r>
              <w:bookmarkEnd w:id="1322"/>
              <w:r w:rsidRPr="003E560E">
                <w:rPr>
                  <w:rStyle w:val="Hyperlink"/>
                </w:rPr>
                <w:t>L</w:t>
              </w:r>
              <w:bookmarkStart w:id="1323" w:name="_Hlt517152506"/>
              <w:r w:rsidRPr="003E560E">
                <w:rPr>
                  <w:rStyle w:val="Hyperlink"/>
                </w:rPr>
                <w:t>A</w:t>
              </w:r>
              <w:bookmarkEnd w:id="1323"/>
              <w:r w:rsidRPr="003E560E">
                <w:rPr>
                  <w:rStyle w:val="Hyperlink"/>
                </w:rPr>
                <w:t>GS-C</w:t>
              </w:r>
            </w:hyperlink>
          </w:p>
        </w:tc>
        <w:tc>
          <w:tcPr>
            <w:tcW w:w="2734" w:type="dxa"/>
            <w:tcMar>
              <w:left w:w="58" w:type="dxa"/>
              <w:right w:w="58" w:type="dxa"/>
            </w:tcMar>
          </w:tcPr>
          <w:p w14:paraId="596690D7" w14:textId="3B78173D" w:rsidR="000751EA" w:rsidRDefault="000751EA" w:rsidP="000751EA">
            <w:pPr>
              <w:pStyle w:val="TableText"/>
            </w:pPr>
            <w:r w:rsidRPr="005B7BBA">
              <w:t>Procedure code flag C</w:t>
            </w:r>
          </w:p>
          <w:p w14:paraId="4ECF5C2D" w14:textId="347DEED7" w:rsidR="000751EA" w:rsidRPr="005B7BBA" w:rsidRDefault="000751EA" w:rsidP="004E620D">
            <w:pPr>
              <w:pStyle w:val="TableText"/>
            </w:pPr>
            <w:r w:rsidRPr="0074788B">
              <w:rPr>
                <w:rFonts w:cs="Arial"/>
                <w:color w:val="000000"/>
              </w:rPr>
              <w:t xml:space="preserve">Blood procedures </w:t>
            </w:r>
            <w:r w:rsidR="004E620D">
              <w:rPr>
                <w:rFonts w:cs="Arial"/>
                <w:color w:val="000000"/>
              </w:rPr>
              <w:t>–</w:t>
            </w:r>
            <w:r w:rsidRPr="0074788B">
              <w:rPr>
                <w:rFonts w:cs="Arial"/>
                <w:color w:val="000000"/>
              </w:rPr>
              <w:t xml:space="preserve"> indicates blood codes with TOS (types of service) '0' that will be used to apply toward the blood deductible.</w:t>
            </w:r>
          </w:p>
        </w:tc>
        <w:tc>
          <w:tcPr>
            <w:tcW w:w="1136" w:type="dxa"/>
            <w:tcMar>
              <w:left w:w="58" w:type="dxa"/>
              <w:right w:w="58" w:type="dxa"/>
            </w:tcMar>
          </w:tcPr>
          <w:p w14:paraId="040FFC8C" w14:textId="77777777" w:rsidR="000751EA" w:rsidRPr="005B7BBA" w:rsidRDefault="000751EA" w:rsidP="000751EA">
            <w:pPr>
              <w:pStyle w:val="TableText"/>
            </w:pPr>
            <w:r w:rsidRPr="005B7BBA">
              <w:t>1 C</w:t>
            </w:r>
          </w:p>
        </w:tc>
        <w:tc>
          <w:tcPr>
            <w:tcW w:w="2340" w:type="dxa"/>
            <w:tcMar>
              <w:left w:w="58" w:type="dxa"/>
              <w:right w:w="58" w:type="dxa"/>
            </w:tcMar>
          </w:tcPr>
          <w:p w14:paraId="7458444C" w14:textId="211BBD0E" w:rsidR="000751EA" w:rsidRPr="005B7BBA" w:rsidRDefault="000751EA" w:rsidP="000751EA">
            <w:pPr>
              <w:pStyle w:val="TableText"/>
            </w:pPr>
            <w:r w:rsidRPr="005B7BBA">
              <w:t xml:space="preserve">See spec </w:t>
            </w:r>
            <w:hyperlink r:id="rId1175" w:history="1">
              <w:r w:rsidRPr="003E560E">
                <w:rPr>
                  <w:rStyle w:val="Hyperlink"/>
                </w:rPr>
                <w:t>S0128000</w:t>
              </w:r>
            </w:hyperlink>
          </w:p>
        </w:tc>
        <w:tc>
          <w:tcPr>
            <w:tcW w:w="837" w:type="dxa"/>
            <w:tcMar>
              <w:left w:w="58" w:type="dxa"/>
              <w:right w:w="58" w:type="dxa"/>
            </w:tcMar>
          </w:tcPr>
          <w:p w14:paraId="794115B6" w14:textId="77777777" w:rsidR="000751EA" w:rsidRPr="005B7BBA" w:rsidRDefault="000751EA" w:rsidP="000751EA">
            <w:pPr>
              <w:pStyle w:val="TableText"/>
            </w:pPr>
            <w:r>
              <w:t>Spaces</w:t>
            </w:r>
          </w:p>
        </w:tc>
        <w:tc>
          <w:tcPr>
            <w:tcW w:w="438" w:type="dxa"/>
          </w:tcPr>
          <w:p w14:paraId="50EADBEE" w14:textId="77777777" w:rsidR="000751EA" w:rsidRPr="005B7BBA" w:rsidRDefault="000751EA" w:rsidP="000751EA">
            <w:pPr>
              <w:pStyle w:val="TableText"/>
            </w:pPr>
            <w:r w:rsidRPr="005B7BBA">
              <w:t>X</w:t>
            </w:r>
          </w:p>
        </w:tc>
        <w:tc>
          <w:tcPr>
            <w:tcW w:w="438" w:type="dxa"/>
          </w:tcPr>
          <w:p w14:paraId="5D041A31" w14:textId="77777777" w:rsidR="000751EA" w:rsidRPr="005B7BBA" w:rsidRDefault="000751EA" w:rsidP="000751EA">
            <w:pPr>
              <w:pStyle w:val="TableText"/>
            </w:pPr>
            <w:r w:rsidRPr="005B7BBA">
              <w:t>X</w:t>
            </w:r>
          </w:p>
        </w:tc>
        <w:tc>
          <w:tcPr>
            <w:tcW w:w="439" w:type="dxa"/>
          </w:tcPr>
          <w:p w14:paraId="016DB6C0" w14:textId="77777777" w:rsidR="000751EA" w:rsidRPr="005B7BBA" w:rsidRDefault="000751EA" w:rsidP="000751EA">
            <w:pPr>
              <w:pStyle w:val="TableText"/>
            </w:pPr>
            <w:r w:rsidRPr="005B7BBA">
              <w:t>X</w:t>
            </w:r>
          </w:p>
        </w:tc>
      </w:tr>
      <w:tr w:rsidR="000751EA" w14:paraId="17445B97" w14:textId="77777777" w:rsidTr="007A4858">
        <w:trPr>
          <w:cantSplit/>
        </w:trPr>
        <w:tc>
          <w:tcPr>
            <w:tcW w:w="802" w:type="dxa"/>
            <w:tcMar>
              <w:left w:w="58" w:type="dxa"/>
              <w:right w:w="58" w:type="dxa"/>
            </w:tcMar>
          </w:tcPr>
          <w:p w14:paraId="0A3996C3" w14:textId="77777777" w:rsidR="000751EA" w:rsidRPr="005B7BBA" w:rsidRDefault="000751EA" w:rsidP="000751EA">
            <w:pPr>
              <w:pStyle w:val="TableText"/>
            </w:pPr>
            <w:r w:rsidRPr="005B7BBA">
              <w:t>133</w:t>
            </w:r>
          </w:p>
        </w:tc>
        <w:tc>
          <w:tcPr>
            <w:tcW w:w="2250" w:type="dxa"/>
            <w:tcMar>
              <w:left w:w="58" w:type="dxa"/>
              <w:right w:w="58" w:type="dxa"/>
            </w:tcMar>
          </w:tcPr>
          <w:p w14:paraId="5E597CF9" w14:textId="77777777" w:rsidR="000751EA" w:rsidRPr="005B7BBA" w:rsidRDefault="000751EA" w:rsidP="000751EA">
            <w:pPr>
              <w:pStyle w:val="TableText"/>
            </w:pPr>
            <w:r w:rsidRPr="005B7BBA">
              <w:t>PROC FLAG D</w:t>
            </w:r>
          </w:p>
        </w:tc>
        <w:tc>
          <w:tcPr>
            <w:tcW w:w="2970" w:type="dxa"/>
            <w:tcMar>
              <w:left w:w="58" w:type="dxa"/>
              <w:right w:w="58" w:type="dxa"/>
            </w:tcMar>
          </w:tcPr>
          <w:p w14:paraId="2A1C36E6" w14:textId="2228984D" w:rsidR="000751EA" w:rsidRPr="005B7BBA" w:rsidRDefault="000751EA" w:rsidP="000751EA">
            <w:pPr>
              <w:pStyle w:val="TableText"/>
            </w:pPr>
            <w:r w:rsidRPr="005B7BBA">
              <w:t>:P:IDR-</w:t>
            </w:r>
            <w:hyperlink r:id="rId1176" w:history="1">
              <w:r w:rsidRPr="003E560E">
                <w:rPr>
                  <w:rStyle w:val="Hyperlink"/>
                </w:rPr>
                <w:t>P</w:t>
              </w:r>
              <w:bookmarkStart w:id="1324" w:name="_Hlt527339149"/>
              <w:r w:rsidRPr="003E560E">
                <w:rPr>
                  <w:rStyle w:val="Hyperlink"/>
                </w:rPr>
                <w:t>R</w:t>
              </w:r>
              <w:bookmarkStart w:id="1325" w:name="_Hlt500218188"/>
              <w:bookmarkEnd w:id="1324"/>
              <w:r w:rsidRPr="003E560E">
                <w:rPr>
                  <w:rStyle w:val="Hyperlink"/>
                </w:rPr>
                <w:t>O</w:t>
              </w:r>
              <w:bookmarkStart w:id="1326" w:name="_Hlt12252627"/>
              <w:bookmarkEnd w:id="1325"/>
              <w:r w:rsidRPr="003E560E">
                <w:rPr>
                  <w:rStyle w:val="Hyperlink"/>
                </w:rPr>
                <w:t>C</w:t>
              </w:r>
              <w:bookmarkStart w:id="1327" w:name="_Hlt30574723"/>
              <w:bookmarkEnd w:id="1326"/>
              <w:r w:rsidRPr="003E560E">
                <w:rPr>
                  <w:rStyle w:val="Hyperlink"/>
                </w:rPr>
                <w:t>-</w:t>
              </w:r>
              <w:bookmarkStart w:id="1328" w:name="_Hlt517152509"/>
              <w:bookmarkEnd w:id="1327"/>
              <w:r w:rsidRPr="003E560E">
                <w:rPr>
                  <w:rStyle w:val="Hyperlink"/>
                </w:rPr>
                <w:t>F</w:t>
              </w:r>
              <w:bookmarkEnd w:id="1328"/>
              <w:r w:rsidRPr="003E560E">
                <w:rPr>
                  <w:rStyle w:val="Hyperlink"/>
                </w:rPr>
                <w:t>LAG</w:t>
              </w:r>
              <w:bookmarkStart w:id="1329" w:name="_Hlt506780847"/>
              <w:r w:rsidRPr="003E560E">
                <w:rPr>
                  <w:rStyle w:val="Hyperlink"/>
                </w:rPr>
                <w:t>S</w:t>
              </w:r>
              <w:bookmarkEnd w:id="1329"/>
              <w:r w:rsidRPr="003E560E">
                <w:rPr>
                  <w:rStyle w:val="Hyperlink"/>
                </w:rPr>
                <w:t>-D</w:t>
              </w:r>
            </w:hyperlink>
          </w:p>
        </w:tc>
        <w:tc>
          <w:tcPr>
            <w:tcW w:w="2734" w:type="dxa"/>
            <w:tcMar>
              <w:left w:w="58" w:type="dxa"/>
              <w:right w:w="58" w:type="dxa"/>
            </w:tcMar>
          </w:tcPr>
          <w:p w14:paraId="1772D240" w14:textId="2EE7C9BD" w:rsidR="000751EA" w:rsidRDefault="000751EA" w:rsidP="000751EA">
            <w:pPr>
              <w:pStyle w:val="TableText"/>
            </w:pPr>
            <w:r w:rsidRPr="005B7BBA">
              <w:t>Procedure code flag D</w:t>
            </w:r>
          </w:p>
          <w:p w14:paraId="2AF899AC" w14:textId="0AACED51" w:rsidR="000751EA" w:rsidRPr="005B7BBA" w:rsidRDefault="000751EA" w:rsidP="004E620D">
            <w:pPr>
              <w:pStyle w:val="TableText"/>
            </w:pPr>
            <w:r w:rsidRPr="0074788B">
              <w:rPr>
                <w:rFonts w:cs="Arial"/>
                <w:color w:val="000000"/>
              </w:rPr>
              <w:t xml:space="preserve">Psych procedures </w:t>
            </w:r>
            <w:r w:rsidR="004E620D">
              <w:rPr>
                <w:rFonts w:cs="Arial"/>
                <w:color w:val="000000"/>
              </w:rPr>
              <w:t>–</w:t>
            </w:r>
            <w:r w:rsidRPr="0074788B">
              <w:rPr>
                <w:rFonts w:cs="Arial"/>
                <w:color w:val="000000"/>
              </w:rPr>
              <w:t xml:space="preserve"> indicates outpatient psychiatric codes subject to the </w:t>
            </w:r>
            <w:r>
              <w:rPr>
                <w:rFonts w:cs="Arial"/>
                <w:color w:val="000000"/>
              </w:rPr>
              <w:t>reduction percentage amount based on the service date.</w:t>
            </w:r>
          </w:p>
        </w:tc>
        <w:tc>
          <w:tcPr>
            <w:tcW w:w="1136" w:type="dxa"/>
            <w:tcMar>
              <w:left w:w="58" w:type="dxa"/>
              <w:right w:w="58" w:type="dxa"/>
            </w:tcMar>
          </w:tcPr>
          <w:p w14:paraId="1E2C2CB6" w14:textId="77777777" w:rsidR="000751EA" w:rsidRPr="005B7BBA" w:rsidRDefault="000751EA" w:rsidP="000751EA">
            <w:pPr>
              <w:pStyle w:val="TableText"/>
            </w:pPr>
            <w:r w:rsidRPr="005B7BBA">
              <w:t>1 C</w:t>
            </w:r>
          </w:p>
        </w:tc>
        <w:tc>
          <w:tcPr>
            <w:tcW w:w="2340" w:type="dxa"/>
            <w:tcMar>
              <w:left w:w="58" w:type="dxa"/>
              <w:right w:w="58" w:type="dxa"/>
            </w:tcMar>
          </w:tcPr>
          <w:p w14:paraId="1FBBF1B3" w14:textId="3F45209D" w:rsidR="000751EA" w:rsidRPr="005B7BBA" w:rsidRDefault="000751EA" w:rsidP="004E620D">
            <w:pPr>
              <w:pStyle w:val="TableText"/>
            </w:pPr>
            <w:r w:rsidRPr="005B7BBA">
              <w:t xml:space="preserve">See spec </w:t>
            </w:r>
            <w:hyperlink r:id="rId1177" w:history="1">
              <w:r w:rsidRPr="00B11116">
                <w:rPr>
                  <w:rStyle w:val="Hyperlink"/>
                </w:rPr>
                <w:t>S1229000</w:t>
              </w:r>
            </w:hyperlink>
          </w:p>
        </w:tc>
        <w:tc>
          <w:tcPr>
            <w:tcW w:w="837" w:type="dxa"/>
            <w:tcMar>
              <w:left w:w="58" w:type="dxa"/>
              <w:right w:w="58" w:type="dxa"/>
            </w:tcMar>
          </w:tcPr>
          <w:p w14:paraId="0834209F" w14:textId="77777777" w:rsidR="000751EA" w:rsidRPr="005B7BBA" w:rsidRDefault="000751EA" w:rsidP="000751EA">
            <w:pPr>
              <w:pStyle w:val="TableText"/>
            </w:pPr>
            <w:r>
              <w:t>Spaces</w:t>
            </w:r>
          </w:p>
        </w:tc>
        <w:tc>
          <w:tcPr>
            <w:tcW w:w="438" w:type="dxa"/>
          </w:tcPr>
          <w:p w14:paraId="52D416E7" w14:textId="77777777" w:rsidR="000751EA" w:rsidRPr="005B7BBA" w:rsidRDefault="000751EA" w:rsidP="000751EA">
            <w:pPr>
              <w:pStyle w:val="TableText"/>
            </w:pPr>
            <w:r w:rsidRPr="005B7BBA">
              <w:t>X</w:t>
            </w:r>
          </w:p>
        </w:tc>
        <w:tc>
          <w:tcPr>
            <w:tcW w:w="438" w:type="dxa"/>
          </w:tcPr>
          <w:p w14:paraId="2D7F7D07" w14:textId="77777777" w:rsidR="000751EA" w:rsidRPr="005B7BBA" w:rsidRDefault="000751EA" w:rsidP="000751EA">
            <w:pPr>
              <w:pStyle w:val="TableText"/>
            </w:pPr>
            <w:r w:rsidRPr="005B7BBA">
              <w:t>X</w:t>
            </w:r>
          </w:p>
        </w:tc>
        <w:tc>
          <w:tcPr>
            <w:tcW w:w="439" w:type="dxa"/>
          </w:tcPr>
          <w:p w14:paraId="0EEC389B" w14:textId="77777777" w:rsidR="000751EA" w:rsidRPr="005B7BBA" w:rsidRDefault="000751EA" w:rsidP="000751EA">
            <w:pPr>
              <w:pStyle w:val="TableText"/>
            </w:pPr>
            <w:r w:rsidRPr="005B7BBA">
              <w:t>X</w:t>
            </w:r>
          </w:p>
        </w:tc>
      </w:tr>
      <w:tr w:rsidR="000751EA" w14:paraId="1755CA19" w14:textId="77777777" w:rsidTr="007A4858">
        <w:trPr>
          <w:cantSplit/>
        </w:trPr>
        <w:tc>
          <w:tcPr>
            <w:tcW w:w="802" w:type="dxa"/>
            <w:tcMar>
              <w:left w:w="58" w:type="dxa"/>
              <w:right w:w="58" w:type="dxa"/>
            </w:tcMar>
          </w:tcPr>
          <w:p w14:paraId="347A7C0F" w14:textId="77777777" w:rsidR="000751EA" w:rsidRPr="005B7BBA" w:rsidRDefault="000751EA" w:rsidP="000751EA">
            <w:pPr>
              <w:pStyle w:val="TableText"/>
            </w:pPr>
            <w:r w:rsidRPr="005B7BBA">
              <w:t>134</w:t>
            </w:r>
          </w:p>
        </w:tc>
        <w:tc>
          <w:tcPr>
            <w:tcW w:w="2250" w:type="dxa"/>
            <w:tcMar>
              <w:left w:w="58" w:type="dxa"/>
              <w:right w:w="58" w:type="dxa"/>
            </w:tcMar>
          </w:tcPr>
          <w:p w14:paraId="59F61ADF" w14:textId="77777777" w:rsidR="000751EA" w:rsidRPr="005B7BBA" w:rsidRDefault="000751EA" w:rsidP="000751EA">
            <w:pPr>
              <w:pStyle w:val="TableText"/>
            </w:pPr>
            <w:r w:rsidRPr="005B7BBA">
              <w:t>PROC FLAG E</w:t>
            </w:r>
          </w:p>
        </w:tc>
        <w:tc>
          <w:tcPr>
            <w:tcW w:w="2970" w:type="dxa"/>
            <w:tcMar>
              <w:left w:w="58" w:type="dxa"/>
              <w:right w:w="58" w:type="dxa"/>
            </w:tcMar>
          </w:tcPr>
          <w:p w14:paraId="5171CB88" w14:textId="70A2E48A" w:rsidR="000751EA" w:rsidRPr="00C4752B" w:rsidRDefault="000751EA" w:rsidP="000751EA">
            <w:pPr>
              <w:pStyle w:val="TableText"/>
              <w:rPr>
                <w:lang w:val="es-US"/>
              </w:rPr>
            </w:pPr>
            <w:r w:rsidRPr="00C4752B">
              <w:rPr>
                <w:lang w:val="es-US"/>
              </w:rPr>
              <w:t>:P:IDR-</w:t>
            </w:r>
            <w:hyperlink r:id="rId1178" w:history="1">
              <w:r w:rsidRPr="00C4752B">
                <w:rPr>
                  <w:rStyle w:val="Hyperlink"/>
                  <w:lang w:val="es-US"/>
                </w:rPr>
                <w:t>PRO</w:t>
              </w:r>
              <w:bookmarkStart w:id="1330" w:name="_Hlt500218192"/>
              <w:r w:rsidRPr="00C4752B">
                <w:rPr>
                  <w:rStyle w:val="Hyperlink"/>
                  <w:lang w:val="es-US"/>
                </w:rPr>
                <w:t>C</w:t>
              </w:r>
              <w:bookmarkStart w:id="1331" w:name="_Hlt500218930"/>
              <w:bookmarkEnd w:id="1330"/>
              <w:r w:rsidRPr="00C4752B">
                <w:rPr>
                  <w:rStyle w:val="Hyperlink"/>
                  <w:lang w:val="es-US"/>
                </w:rPr>
                <w:t>-</w:t>
              </w:r>
              <w:bookmarkStart w:id="1332" w:name="_Hlt28755440"/>
              <w:bookmarkEnd w:id="1331"/>
              <w:r w:rsidRPr="00C4752B">
                <w:rPr>
                  <w:rStyle w:val="Hyperlink"/>
                  <w:lang w:val="es-US"/>
                </w:rPr>
                <w:t>F</w:t>
              </w:r>
              <w:bookmarkStart w:id="1333" w:name="_Hlt527339202"/>
              <w:bookmarkEnd w:id="1332"/>
              <w:r w:rsidRPr="00C4752B">
                <w:rPr>
                  <w:rStyle w:val="Hyperlink"/>
                  <w:lang w:val="es-US"/>
                </w:rPr>
                <w:t>L</w:t>
              </w:r>
              <w:bookmarkStart w:id="1334" w:name="_Hlt506780817"/>
              <w:bookmarkEnd w:id="1333"/>
              <w:r w:rsidRPr="00C4752B">
                <w:rPr>
                  <w:rStyle w:val="Hyperlink"/>
                  <w:lang w:val="es-US"/>
                </w:rPr>
                <w:t>A</w:t>
              </w:r>
              <w:bookmarkStart w:id="1335" w:name="_Hlt517152512"/>
              <w:bookmarkEnd w:id="1334"/>
              <w:r w:rsidRPr="00C4752B">
                <w:rPr>
                  <w:rStyle w:val="Hyperlink"/>
                  <w:lang w:val="es-US"/>
                </w:rPr>
                <w:t>G</w:t>
              </w:r>
              <w:bookmarkEnd w:id="1335"/>
              <w:r w:rsidRPr="00C4752B">
                <w:rPr>
                  <w:rStyle w:val="Hyperlink"/>
                  <w:lang w:val="es-US"/>
                </w:rPr>
                <w:t>S-E</w:t>
              </w:r>
            </w:hyperlink>
          </w:p>
        </w:tc>
        <w:tc>
          <w:tcPr>
            <w:tcW w:w="2734" w:type="dxa"/>
            <w:tcMar>
              <w:left w:w="58" w:type="dxa"/>
              <w:right w:w="58" w:type="dxa"/>
            </w:tcMar>
          </w:tcPr>
          <w:p w14:paraId="1599F72D" w14:textId="2F8DC654" w:rsidR="000751EA" w:rsidRDefault="000751EA" w:rsidP="000751EA">
            <w:pPr>
              <w:pStyle w:val="TableText"/>
            </w:pPr>
            <w:r w:rsidRPr="005B7BBA">
              <w:t>Procedure code flag E</w:t>
            </w:r>
          </w:p>
          <w:p w14:paraId="4EAC39DC" w14:textId="77777777" w:rsidR="000751EA" w:rsidRPr="005B7BBA" w:rsidRDefault="000751EA" w:rsidP="000751EA">
            <w:pPr>
              <w:pStyle w:val="TableText"/>
            </w:pPr>
            <w:r>
              <w:rPr>
                <w:rFonts w:cs="Arial"/>
                <w:color w:val="000000"/>
              </w:rPr>
              <w:t>T</w:t>
            </w:r>
            <w:r w:rsidRPr="0074788B">
              <w:rPr>
                <w:rFonts w:cs="Arial"/>
                <w:color w:val="000000"/>
              </w:rPr>
              <w:t>his procedure code flag is not currently used.</w:t>
            </w:r>
          </w:p>
        </w:tc>
        <w:tc>
          <w:tcPr>
            <w:tcW w:w="1136" w:type="dxa"/>
            <w:tcMar>
              <w:left w:w="58" w:type="dxa"/>
              <w:right w:w="58" w:type="dxa"/>
            </w:tcMar>
          </w:tcPr>
          <w:p w14:paraId="403495D2" w14:textId="77777777" w:rsidR="000751EA" w:rsidRPr="005B7BBA" w:rsidRDefault="000751EA" w:rsidP="000751EA">
            <w:pPr>
              <w:pStyle w:val="TableText"/>
            </w:pPr>
            <w:r w:rsidRPr="005B7BBA">
              <w:t>1 C</w:t>
            </w:r>
          </w:p>
        </w:tc>
        <w:tc>
          <w:tcPr>
            <w:tcW w:w="2340" w:type="dxa"/>
            <w:tcMar>
              <w:left w:w="58" w:type="dxa"/>
              <w:right w:w="58" w:type="dxa"/>
            </w:tcMar>
          </w:tcPr>
          <w:p w14:paraId="3C647E85" w14:textId="434C1B9C" w:rsidR="000751EA" w:rsidRPr="005B7BBA" w:rsidRDefault="000751EA" w:rsidP="000751EA">
            <w:pPr>
              <w:pStyle w:val="TableText"/>
            </w:pPr>
            <w:r w:rsidRPr="005B7BBA">
              <w:t xml:space="preserve">See spec </w:t>
            </w:r>
            <w:hyperlink r:id="rId1179" w:history="1">
              <w:r w:rsidRPr="003E560E">
                <w:rPr>
                  <w:rStyle w:val="Hyperlink"/>
                </w:rPr>
                <w:t>S0128000</w:t>
              </w:r>
            </w:hyperlink>
          </w:p>
        </w:tc>
        <w:tc>
          <w:tcPr>
            <w:tcW w:w="837" w:type="dxa"/>
            <w:tcMar>
              <w:left w:w="58" w:type="dxa"/>
              <w:right w:w="58" w:type="dxa"/>
            </w:tcMar>
          </w:tcPr>
          <w:p w14:paraId="76567700" w14:textId="77777777" w:rsidR="000751EA" w:rsidRPr="005B7BBA" w:rsidRDefault="000751EA" w:rsidP="000751EA">
            <w:pPr>
              <w:pStyle w:val="TableText"/>
            </w:pPr>
            <w:r>
              <w:t>Spaces</w:t>
            </w:r>
          </w:p>
        </w:tc>
        <w:tc>
          <w:tcPr>
            <w:tcW w:w="438" w:type="dxa"/>
          </w:tcPr>
          <w:p w14:paraId="6E202E2A" w14:textId="77777777" w:rsidR="000751EA" w:rsidRPr="005B7BBA" w:rsidRDefault="000751EA" w:rsidP="000751EA">
            <w:pPr>
              <w:pStyle w:val="TableText"/>
            </w:pPr>
            <w:r w:rsidRPr="005B7BBA">
              <w:t>X</w:t>
            </w:r>
          </w:p>
        </w:tc>
        <w:tc>
          <w:tcPr>
            <w:tcW w:w="438" w:type="dxa"/>
          </w:tcPr>
          <w:p w14:paraId="6397E223" w14:textId="77777777" w:rsidR="000751EA" w:rsidRPr="005B7BBA" w:rsidRDefault="000751EA" w:rsidP="000751EA">
            <w:pPr>
              <w:pStyle w:val="TableText"/>
            </w:pPr>
            <w:r w:rsidRPr="005B7BBA">
              <w:t>X</w:t>
            </w:r>
          </w:p>
        </w:tc>
        <w:tc>
          <w:tcPr>
            <w:tcW w:w="439" w:type="dxa"/>
          </w:tcPr>
          <w:p w14:paraId="54CB53AC" w14:textId="77777777" w:rsidR="000751EA" w:rsidRPr="005B7BBA" w:rsidRDefault="000751EA" w:rsidP="000751EA">
            <w:pPr>
              <w:pStyle w:val="TableText"/>
            </w:pPr>
            <w:r w:rsidRPr="005B7BBA">
              <w:t>X</w:t>
            </w:r>
          </w:p>
        </w:tc>
      </w:tr>
      <w:tr w:rsidR="000751EA" w14:paraId="12634EB2" w14:textId="77777777" w:rsidTr="007A4858">
        <w:trPr>
          <w:cantSplit/>
        </w:trPr>
        <w:tc>
          <w:tcPr>
            <w:tcW w:w="802" w:type="dxa"/>
            <w:tcMar>
              <w:left w:w="58" w:type="dxa"/>
              <w:right w:w="58" w:type="dxa"/>
            </w:tcMar>
          </w:tcPr>
          <w:p w14:paraId="5136E80A" w14:textId="77777777" w:rsidR="000751EA" w:rsidRPr="005B7BBA" w:rsidRDefault="000751EA" w:rsidP="000751EA">
            <w:pPr>
              <w:pStyle w:val="TableText"/>
            </w:pPr>
            <w:r w:rsidRPr="005B7BBA">
              <w:t>135</w:t>
            </w:r>
          </w:p>
        </w:tc>
        <w:tc>
          <w:tcPr>
            <w:tcW w:w="2250" w:type="dxa"/>
            <w:tcMar>
              <w:left w:w="58" w:type="dxa"/>
              <w:right w:w="58" w:type="dxa"/>
            </w:tcMar>
          </w:tcPr>
          <w:p w14:paraId="4270A1FF" w14:textId="77777777" w:rsidR="000751EA" w:rsidRPr="005B7BBA" w:rsidRDefault="000751EA" w:rsidP="000751EA">
            <w:pPr>
              <w:pStyle w:val="TableText"/>
            </w:pPr>
            <w:r w:rsidRPr="005B7BBA">
              <w:t>PROC FLAG F</w:t>
            </w:r>
          </w:p>
        </w:tc>
        <w:tc>
          <w:tcPr>
            <w:tcW w:w="2970" w:type="dxa"/>
            <w:tcMar>
              <w:left w:w="58" w:type="dxa"/>
              <w:right w:w="58" w:type="dxa"/>
            </w:tcMar>
          </w:tcPr>
          <w:p w14:paraId="76038FB8" w14:textId="02456766" w:rsidR="000751EA" w:rsidRPr="005B7BBA" w:rsidRDefault="000751EA" w:rsidP="000751EA">
            <w:pPr>
              <w:pStyle w:val="TableText"/>
            </w:pPr>
            <w:r w:rsidRPr="005B7BBA">
              <w:t>:P:IDR-</w:t>
            </w:r>
            <w:hyperlink r:id="rId1180" w:history="1">
              <w:r w:rsidRPr="003E560E">
                <w:rPr>
                  <w:rStyle w:val="Hyperlink"/>
                </w:rPr>
                <w:t>P</w:t>
              </w:r>
              <w:bookmarkStart w:id="1336" w:name="_Hlt514742614"/>
              <w:r w:rsidRPr="003E560E">
                <w:rPr>
                  <w:rStyle w:val="Hyperlink"/>
                </w:rPr>
                <w:t>R</w:t>
              </w:r>
              <w:bookmarkEnd w:id="1336"/>
              <w:r w:rsidRPr="003E560E">
                <w:rPr>
                  <w:rStyle w:val="Hyperlink"/>
                </w:rPr>
                <w:t>O</w:t>
              </w:r>
              <w:bookmarkStart w:id="1337" w:name="_Hlt527339259"/>
              <w:r w:rsidRPr="003E560E">
                <w:rPr>
                  <w:rStyle w:val="Hyperlink"/>
                </w:rPr>
                <w:t>C</w:t>
              </w:r>
              <w:bookmarkStart w:id="1338" w:name="_Hlt500218934"/>
              <w:bookmarkEnd w:id="1337"/>
              <w:r w:rsidRPr="003E560E">
                <w:rPr>
                  <w:rStyle w:val="Hyperlink"/>
                </w:rPr>
                <w:t>-</w:t>
              </w:r>
              <w:bookmarkStart w:id="1339" w:name="_Hlt12252660"/>
              <w:bookmarkEnd w:id="1338"/>
              <w:r w:rsidRPr="003E560E">
                <w:rPr>
                  <w:rStyle w:val="Hyperlink"/>
                </w:rPr>
                <w:t>F</w:t>
              </w:r>
              <w:bookmarkStart w:id="1340" w:name="_Hlt30574731"/>
              <w:bookmarkEnd w:id="1339"/>
              <w:r w:rsidRPr="003E560E">
                <w:rPr>
                  <w:rStyle w:val="Hyperlink"/>
                </w:rPr>
                <w:t>L</w:t>
              </w:r>
              <w:bookmarkEnd w:id="1340"/>
              <w:r w:rsidRPr="003E560E">
                <w:rPr>
                  <w:rStyle w:val="Hyperlink"/>
                </w:rPr>
                <w:t>A</w:t>
              </w:r>
              <w:bookmarkStart w:id="1341" w:name="_Hlt506780764"/>
              <w:r w:rsidRPr="003E560E">
                <w:rPr>
                  <w:rStyle w:val="Hyperlink"/>
                </w:rPr>
                <w:t>G</w:t>
              </w:r>
              <w:bookmarkEnd w:id="1341"/>
              <w:r w:rsidRPr="003E560E">
                <w:rPr>
                  <w:rStyle w:val="Hyperlink"/>
                </w:rPr>
                <w:t>S-</w:t>
              </w:r>
              <w:bookmarkStart w:id="1342" w:name="_Hlt517152515"/>
              <w:r w:rsidRPr="003E560E">
                <w:rPr>
                  <w:rStyle w:val="Hyperlink"/>
                </w:rPr>
                <w:t>F</w:t>
              </w:r>
              <w:bookmarkEnd w:id="1342"/>
            </w:hyperlink>
          </w:p>
        </w:tc>
        <w:tc>
          <w:tcPr>
            <w:tcW w:w="2734" w:type="dxa"/>
            <w:tcMar>
              <w:left w:w="58" w:type="dxa"/>
              <w:right w:w="58" w:type="dxa"/>
            </w:tcMar>
          </w:tcPr>
          <w:p w14:paraId="01AD8F1E" w14:textId="70378A38" w:rsidR="000751EA" w:rsidRDefault="000751EA" w:rsidP="000751EA">
            <w:pPr>
              <w:pStyle w:val="TableText"/>
            </w:pPr>
            <w:r w:rsidRPr="005B7BBA">
              <w:t>Procedure code flag F</w:t>
            </w:r>
          </w:p>
          <w:p w14:paraId="7A581C61" w14:textId="63EE4A75" w:rsidR="000751EA" w:rsidRPr="005B7BBA" w:rsidRDefault="000751EA" w:rsidP="003962F0">
            <w:pPr>
              <w:pStyle w:val="TableText"/>
            </w:pPr>
            <w:r w:rsidRPr="0074788B">
              <w:rPr>
                <w:rFonts w:cs="Arial"/>
                <w:color w:val="000000"/>
              </w:rPr>
              <w:t xml:space="preserve">Primary care procedures </w:t>
            </w:r>
            <w:r w:rsidR="004E620D">
              <w:rPr>
                <w:rFonts w:cs="Arial"/>
                <w:color w:val="000000"/>
              </w:rPr>
              <w:t>–</w:t>
            </w:r>
            <w:r w:rsidRPr="0074788B">
              <w:rPr>
                <w:rFonts w:cs="Arial"/>
                <w:color w:val="000000"/>
              </w:rPr>
              <w:t xml:space="preserve"> indicates primary care procedure codes. Used in conjunction with new physician logic to exempt primary care from new physician pricing.</w:t>
            </w:r>
          </w:p>
        </w:tc>
        <w:tc>
          <w:tcPr>
            <w:tcW w:w="1136" w:type="dxa"/>
            <w:tcMar>
              <w:left w:w="58" w:type="dxa"/>
              <w:right w:w="58" w:type="dxa"/>
            </w:tcMar>
          </w:tcPr>
          <w:p w14:paraId="2145B512" w14:textId="77777777" w:rsidR="000751EA" w:rsidRPr="005B7BBA" w:rsidRDefault="000751EA" w:rsidP="000751EA">
            <w:pPr>
              <w:pStyle w:val="TableText"/>
            </w:pPr>
            <w:r w:rsidRPr="005B7BBA">
              <w:t>1 C</w:t>
            </w:r>
          </w:p>
        </w:tc>
        <w:tc>
          <w:tcPr>
            <w:tcW w:w="2340" w:type="dxa"/>
            <w:tcMar>
              <w:left w:w="58" w:type="dxa"/>
              <w:right w:w="58" w:type="dxa"/>
            </w:tcMar>
          </w:tcPr>
          <w:p w14:paraId="0A403973" w14:textId="77B01B6F" w:rsidR="000751EA" w:rsidRPr="005B7BBA" w:rsidRDefault="000751EA" w:rsidP="000751EA">
            <w:pPr>
              <w:pStyle w:val="TableText"/>
            </w:pPr>
            <w:r w:rsidRPr="005B7BBA">
              <w:t xml:space="preserve">See spec </w:t>
            </w:r>
            <w:hyperlink r:id="rId1181" w:history="1">
              <w:r w:rsidRPr="003E560E">
                <w:rPr>
                  <w:rStyle w:val="Hyperlink"/>
                </w:rPr>
                <w:t>S0128000</w:t>
              </w:r>
            </w:hyperlink>
          </w:p>
        </w:tc>
        <w:tc>
          <w:tcPr>
            <w:tcW w:w="837" w:type="dxa"/>
            <w:tcMar>
              <w:left w:w="58" w:type="dxa"/>
              <w:right w:w="58" w:type="dxa"/>
            </w:tcMar>
          </w:tcPr>
          <w:p w14:paraId="5CE8B64F" w14:textId="77777777" w:rsidR="000751EA" w:rsidRPr="005B7BBA" w:rsidRDefault="000751EA" w:rsidP="000751EA">
            <w:pPr>
              <w:pStyle w:val="TableText"/>
            </w:pPr>
            <w:r>
              <w:t>Spaces</w:t>
            </w:r>
          </w:p>
        </w:tc>
        <w:tc>
          <w:tcPr>
            <w:tcW w:w="438" w:type="dxa"/>
          </w:tcPr>
          <w:p w14:paraId="66A6E41E" w14:textId="77777777" w:rsidR="000751EA" w:rsidRPr="005B7BBA" w:rsidRDefault="000751EA" w:rsidP="000751EA">
            <w:pPr>
              <w:pStyle w:val="TableText"/>
            </w:pPr>
            <w:r w:rsidRPr="005B7BBA">
              <w:t>X</w:t>
            </w:r>
          </w:p>
        </w:tc>
        <w:tc>
          <w:tcPr>
            <w:tcW w:w="438" w:type="dxa"/>
          </w:tcPr>
          <w:p w14:paraId="2B8A308F" w14:textId="77777777" w:rsidR="000751EA" w:rsidRPr="005B7BBA" w:rsidRDefault="000751EA" w:rsidP="000751EA">
            <w:pPr>
              <w:pStyle w:val="TableText"/>
            </w:pPr>
            <w:r w:rsidRPr="005B7BBA">
              <w:t>X</w:t>
            </w:r>
          </w:p>
        </w:tc>
        <w:tc>
          <w:tcPr>
            <w:tcW w:w="439" w:type="dxa"/>
          </w:tcPr>
          <w:p w14:paraId="6F75B9BC" w14:textId="77777777" w:rsidR="000751EA" w:rsidRPr="005B7BBA" w:rsidRDefault="000751EA" w:rsidP="000751EA">
            <w:pPr>
              <w:pStyle w:val="TableText"/>
            </w:pPr>
            <w:r w:rsidRPr="005B7BBA">
              <w:t>X</w:t>
            </w:r>
          </w:p>
        </w:tc>
      </w:tr>
      <w:tr w:rsidR="000751EA" w14:paraId="2B125648" w14:textId="77777777" w:rsidTr="007A4858">
        <w:trPr>
          <w:cantSplit/>
        </w:trPr>
        <w:tc>
          <w:tcPr>
            <w:tcW w:w="802" w:type="dxa"/>
            <w:tcMar>
              <w:left w:w="58" w:type="dxa"/>
              <w:right w:w="58" w:type="dxa"/>
            </w:tcMar>
          </w:tcPr>
          <w:p w14:paraId="06CEBDA3" w14:textId="77777777" w:rsidR="000751EA" w:rsidRPr="005B7BBA" w:rsidRDefault="000751EA" w:rsidP="000751EA">
            <w:pPr>
              <w:pStyle w:val="TableText"/>
            </w:pPr>
            <w:r w:rsidRPr="005B7BBA">
              <w:t>136</w:t>
            </w:r>
          </w:p>
        </w:tc>
        <w:tc>
          <w:tcPr>
            <w:tcW w:w="2250" w:type="dxa"/>
            <w:tcMar>
              <w:left w:w="58" w:type="dxa"/>
              <w:right w:w="58" w:type="dxa"/>
            </w:tcMar>
          </w:tcPr>
          <w:p w14:paraId="444DC7D1" w14:textId="77777777" w:rsidR="000751EA" w:rsidRPr="005B7BBA" w:rsidRDefault="000751EA" w:rsidP="000751EA">
            <w:pPr>
              <w:pStyle w:val="TableText"/>
            </w:pPr>
            <w:r w:rsidRPr="005B7BBA">
              <w:t>PROC FLAG G</w:t>
            </w:r>
          </w:p>
        </w:tc>
        <w:tc>
          <w:tcPr>
            <w:tcW w:w="2970" w:type="dxa"/>
            <w:tcMar>
              <w:left w:w="58" w:type="dxa"/>
              <w:right w:w="58" w:type="dxa"/>
            </w:tcMar>
          </w:tcPr>
          <w:p w14:paraId="76F78034" w14:textId="7CFCDB99" w:rsidR="000751EA" w:rsidRPr="005B7BBA" w:rsidRDefault="000751EA" w:rsidP="000751EA">
            <w:pPr>
              <w:pStyle w:val="TableText"/>
            </w:pPr>
            <w:r w:rsidRPr="005B7BBA">
              <w:t>:P:IDR-</w:t>
            </w:r>
            <w:hyperlink r:id="rId1182" w:history="1">
              <w:r w:rsidRPr="003E560E">
                <w:rPr>
                  <w:rStyle w:val="Hyperlink"/>
                </w:rPr>
                <w:t>PR</w:t>
              </w:r>
              <w:bookmarkStart w:id="1343" w:name="_Hlt500218938"/>
              <w:r w:rsidRPr="003E560E">
                <w:rPr>
                  <w:rStyle w:val="Hyperlink"/>
                </w:rPr>
                <w:t>O</w:t>
              </w:r>
              <w:bookmarkStart w:id="1344" w:name="_Hlt12252843"/>
              <w:bookmarkEnd w:id="1343"/>
              <w:r w:rsidRPr="003E560E">
                <w:rPr>
                  <w:rStyle w:val="Hyperlink"/>
                </w:rPr>
                <w:t>C</w:t>
              </w:r>
              <w:bookmarkStart w:id="1345" w:name="_Hlt506780730"/>
              <w:bookmarkEnd w:id="1344"/>
              <w:r w:rsidRPr="003E560E">
                <w:rPr>
                  <w:rStyle w:val="Hyperlink"/>
                </w:rPr>
                <w:t>-</w:t>
              </w:r>
              <w:bookmarkStart w:id="1346" w:name="_Hlt514742633"/>
              <w:bookmarkEnd w:id="1345"/>
              <w:r w:rsidRPr="003E560E">
                <w:rPr>
                  <w:rStyle w:val="Hyperlink"/>
                </w:rPr>
                <w:t>F</w:t>
              </w:r>
              <w:bookmarkEnd w:id="1346"/>
              <w:r w:rsidRPr="003E560E">
                <w:rPr>
                  <w:rStyle w:val="Hyperlink"/>
                </w:rPr>
                <w:t>LAGS-G</w:t>
              </w:r>
            </w:hyperlink>
          </w:p>
        </w:tc>
        <w:tc>
          <w:tcPr>
            <w:tcW w:w="2734" w:type="dxa"/>
            <w:tcMar>
              <w:left w:w="58" w:type="dxa"/>
              <w:right w:w="58" w:type="dxa"/>
            </w:tcMar>
          </w:tcPr>
          <w:p w14:paraId="0FFE3E95" w14:textId="0DD3535A" w:rsidR="000751EA" w:rsidRDefault="000751EA" w:rsidP="000751EA">
            <w:pPr>
              <w:pStyle w:val="TableText"/>
            </w:pPr>
            <w:r w:rsidRPr="005B7BBA">
              <w:t>Procedure code flag G</w:t>
            </w:r>
          </w:p>
          <w:p w14:paraId="27B39EFD" w14:textId="478E51D2" w:rsidR="000751EA" w:rsidRPr="005B7BBA" w:rsidRDefault="000751EA" w:rsidP="004E620D">
            <w:pPr>
              <w:pStyle w:val="TableText"/>
            </w:pPr>
            <w:r w:rsidRPr="0074788B">
              <w:rPr>
                <w:rFonts w:cs="Arial"/>
                <w:color w:val="000000"/>
              </w:rPr>
              <w:t xml:space="preserve">CPO procedures </w:t>
            </w:r>
            <w:r w:rsidR="004E620D">
              <w:rPr>
                <w:rFonts w:cs="Arial"/>
                <w:color w:val="000000"/>
              </w:rPr>
              <w:t>–</w:t>
            </w:r>
            <w:r w:rsidRPr="0074788B">
              <w:rPr>
                <w:rFonts w:cs="Arial"/>
                <w:color w:val="000000"/>
              </w:rPr>
              <w:t xml:space="preserve"> indicates care plan oversight code. Used in conjunction with logic to split CPO and non-CPO services submitted on the same claim and to send the CPO provider number to CWF.</w:t>
            </w:r>
          </w:p>
        </w:tc>
        <w:tc>
          <w:tcPr>
            <w:tcW w:w="1136" w:type="dxa"/>
            <w:tcMar>
              <w:left w:w="58" w:type="dxa"/>
              <w:right w:w="58" w:type="dxa"/>
            </w:tcMar>
          </w:tcPr>
          <w:p w14:paraId="30E726FA" w14:textId="77777777" w:rsidR="000751EA" w:rsidRPr="005B7BBA" w:rsidRDefault="000751EA" w:rsidP="000751EA">
            <w:pPr>
              <w:pStyle w:val="TableText"/>
            </w:pPr>
            <w:r w:rsidRPr="005B7BBA">
              <w:t>1 C</w:t>
            </w:r>
          </w:p>
        </w:tc>
        <w:tc>
          <w:tcPr>
            <w:tcW w:w="2340" w:type="dxa"/>
            <w:tcMar>
              <w:left w:w="58" w:type="dxa"/>
              <w:right w:w="58" w:type="dxa"/>
            </w:tcMar>
          </w:tcPr>
          <w:p w14:paraId="2ECF2135" w14:textId="7FBCF249" w:rsidR="000751EA" w:rsidRPr="005B7BBA" w:rsidRDefault="000751EA" w:rsidP="000751EA">
            <w:pPr>
              <w:pStyle w:val="TableText"/>
            </w:pPr>
            <w:r w:rsidRPr="005B7BBA">
              <w:t xml:space="preserve">See spec </w:t>
            </w:r>
            <w:hyperlink r:id="rId1183" w:history="1">
              <w:r w:rsidRPr="003E560E">
                <w:rPr>
                  <w:rStyle w:val="Hyperlink"/>
                </w:rPr>
                <w:t>S0128000</w:t>
              </w:r>
            </w:hyperlink>
          </w:p>
        </w:tc>
        <w:tc>
          <w:tcPr>
            <w:tcW w:w="837" w:type="dxa"/>
            <w:tcMar>
              <w:left w:w="58" w:type="dxa"/>
              <w:right w:w="58" w:type="dxa"/>
            </w:tcMar>
          </w:tcPr>
          <w:p w14:paraId="5B39C6AB" w14:textId="77777777" w:rsidR="000751EA" w:rsidRPr="005B7BBA" w:rsidRDefault="000751EA" w:rsidP="000751EA">
            <w:pPr>
              <w:pStyle w:val="TableText"/>
            </w:pPr>
            <w:r>
              <w:t>Spaces</w:t>
            </w:r>
          </w:p>
        </w:tc>
        <w:tc>
          <w:tcPr>
            <w:tcW w:w="438" w:type="dxa"/>
          </w:tcPr>
          <w:p w14:paraId="528774D9" w14:textId="77777777" w:rsidR="000751EA" w:rsidRPr="005B7BBA" w:rsidRDefault="000751EA" w:rsidP="000751EA">
            <w:pPr>
              <w:pStyle w:val="TableText"/>
            </w:pPr>
            <w:r w:rsidRPr="005B7BBA">
              <w:t>X</w:t>
            </w:r>
          </w:p>
        </w:tc>
        <w:tc>
          <w:tcPr>
            <w:tcW w:w="438" w:type="dxa"/>
          </w:tcPr>
          <w:p w14:paraId="319A83CC" w14:textId="77777777" w:rsidR="000751EA" w:rsidRPr="005B7BBA" w:rsidRDefault="000751EA" w:rsidP="000751EA">
            <w:pPr>
              <w:pStyle w:val="TableText"/>
            </w:pPr>
            <w:r w:rsidRPr="005B7BBA">
              <w:t>X</w:t>
            </w:r>
          </w:p>
        </w:tc>
        <w:tc>
          <w:tcPr>
            <w:tcW w:w="439" w:type="dxa"/>
          </w:tcPr>
          <w:p w14:paraId="0FBEF038" w14:textId="77777777" w:rsidR="000751EA" w:rsidRPr="005B7BBA" w:rsidRDefault="000751EA" w:rsidP="000751EA">
            <w:pPr>
              <w:pStyle w:val="TableText"/>
            </w:pPr>
            <w:r w:rsidRPr="005B7BBA">
              <w:t>X</w:t>
            </w:r>
          </w:p>
        </w:tc>
      </w:tr>
      <w:tr w:rsidR="000751EA" w14:paraId="018A3C80" w14:textId="77777777" w:rsidTr="007A4858">
        <w:trPr>
          <w:cantSplit/>
        </w:trPr>
        <w:tc>
          <w:tcPr>
            <w:tcW w:w="802" w:type="dxa"/>
            <w:tcMar>
              <w:left w:w="58" w:type="dxa"/>
              <w:right w:w="58" w:type="dxa"/>
            </w:tcMar>
          </w:tcPr>
          <w:p w14:paraId="7984DBFF" w14:textId="77777777" w:rsidR="000751EA" w:rsidRPr="005B7BBA" w:rsidRDefault="000751EA" w:rsidP="000751EA">
            <w:pPr>
              <w:pStyle w:val="TableText"/>
            </w:pPr>
            <w:r w:rsidRPr="005B7BBA">
              <w:t>137</w:t>
            </w:r>
          </w:p>
        </w:tc>
        <w:tc>
          <w:tcPr>
            <w:tcW w:w="2250" w:type="dxa"/>
            <w:tcMar>
              <w:left w:w="58" w:type="dxa"/>
              <w:right w:w="58" w:type="dxa"/>
            </w:tcMar>
          </w:tcPr>
          <w:p w14:paraId="78F8CFA7" w14:textId="77777777" w:rsidR="000751EA" w:rsidRPr="005B7BBA" w:rsidRDefault="000751EA" w:rsidP="000751EA">
            <w:pPr>
              <w:pStyle w:val="TableText"/>
            </w:pPr>
            <w:r w:rsidRPr="005B7BBA">
              <w:t>PROC FLAG H</w:t>
            </w:r>
          </w:p>
        </w:tc>
        <w:tc>
          <w:tcPr>
            <w:tcW w:w="2970" w:type="dxa"/>
            <w:tcMar>
              <w:left w:w="58" w:type="dxa"/>
              <w:right w:w="58" w:type="dxa"/>
            </w:tcMar>
          </w:tcPr>
          <w:p w14:paraId="7C4329FB" w14:textId="581461D0" w:rsidR="000751EA" w:rsidRPr="005B7BBA" w:rsidRDefault="000751EA" w:rsidP="000751EA">
            <w:pPr>
              <w:pStyle w:val="TableText"/>
            </w:pPr>
            <w:r w:rsidRPr="005B7BBA">
              <w:t>:P:IDR-</w:t>
            </w:r>
            <w:hyperlink r:id="rId1184" w:history="1">
              <w:r w:rsidRPr="003E560E">
                <w:rPr>
                  <w:rStyle w:val="Hyperlink"/>
                </w:rPr>
                <w:t>P</w:t>
              </w:r>
              <w:bookmarkStart w:id="1347" w:name="_Hlt500218942"/>
              <w:r w:rsidRPr="003E560E">
                <w:rPr>
                  <w:rStyle w:val="Hyperlink"/>
                </w:rPr>
                <w:t>R</w:t>
              </w:r>
              <w:bookmarkEnd w:id="1347"/>
              <w:r w:rsidRPr="003E560E">
                <w:rPr>
                  <w:rStyle w:val="Hyperlink"/>
                </w:rPr>
                <w:t>O</w:t>
              </w:r>
              <w:bookmarkStart w:id="1348" w:name="_Hlt30574738"/>
              <w:r w:rsidRPr="003E560E">
                <w:rPr>
                  <w:rStyle w:val="Hyperlink"/>
                </w:rPr>
                <w:t>C</w:t>
              </w:r>
              <w:bookmarkStart w:id="1349" w:name="_Hlt12252854"/>
              <w:bookmarkEnd w:id="1348"/>
              <w:r w:rsidRPr="003E560E">
                <w:rPr>
                  <w:rStyle w:val="Hyperlink"/>
                </w:rPr>
                <w:t>-</w:t>
              </w:r>
              <w:bookmarkStart w:id="1350" w:name="_Hlt527339375"/>
              <w:bookmarkEnd w:id="1349"/>
              <w:r w:rsidRPr="003E560E">
                <w:rPr>
                  <w:rStyle w:val="Hyperlink"/>
                </w:rPr>
                <w:t>F</w:t>
              </w:r>
              <w:bookmarkEnd w:id="1350"/>
              <w:r w:rsidRPr="003E560E">
                <w:rPr>
                  <w:rStyle w:val="Hyperlink"/>
                </w:rPr>
                <w:t>L</w:t>
              </w:r>
              <w:bookmarkStart w:id="1351" w:name="_Hlt506780690"/>
              <w:r w:rsidRPr="003E560E">
                <w:rPr>
                  <w:rStyle w:val="Hyperlink"/>
                </w:rPr>
                <w:t>A</w:t>
              </w:r>
              <w:bookmarkEnd w:id="1351"/>
              <w:r w:rsidRPr="003E560E">
                <w:rPr>
                  <w:rStyle w:val="Hyperlink"/>
                </w:rPr>
                <w:t>GS-H</w:t>
              </w:r>
            </w:hyperlink>
          </w:p>
        </w:tc>
        <w:tc>
          <w:tcPr>
            <w:tcW w:w="2734" w:type="dxa"/>
            <w:tcMar>
              <w:left w:w="58" w:type="dxa"/>
              <w:right w:w="58" w:type="dxa"/>
            </w:tcMar>
          </w:tcPr>
          <w:p w14:paraId="37AE8D2D" w14:textId="372D4153" w:rsidR="000751EA" w:rsidRDefault="000751EA" w:rsidP="000751EA">
            <w:pPr>
              <w:pStyle w:val="TableText"/>
            </w:pPr>
            <w:r w:rsidRPr="005B7BBA">
              <w:t>Procedure code flag H</w:t>
            </w:r>
          </w:p>
          <w:p w14:paraId="3E6ACF17" w14:textId="77777777" w:rsidR="000751EA" w:rsidRPr="005B7BBA" w:rsidRDefault="000751EA" w:rsidP="000751EA">
            <w:pPr>
              <w:pStyle w:val="TableText"/>
            </w:pPr>
            <w:r w:rsidRPr="002C310A">
              <w:rPr>
                <w:rFonts w:cs="Arial"/>
                <w:color w:val="000000"/>
              </w:rPr>
              <w:t>Payment represents services for IDTF (independent diagnostic testing facility).</w:t>
            </w:r>
          </w:p>
        </w:tc>
        <w:tc>
          <w:tcPr>
            <w:tcW w:w="1136" w:type="dxa"/>
            <w:tcMar>
              <w:left w:w="58" w:type="dxa"/>
              <w:right w:w="58" w:type="dxa"/>
            </w:tcMar>
          </w:tcPr>
          <w:p w14:paraId="229773BC" w14:textId="77777777" w:rsidR="000751EA" w:rsidRPr="005B7BBA" w:rsidRDefault="000751EA" w:rsidP="000751EA">
            <w:pPr>
              <w:pStyle w:val="TableText"/>
            </w:pPr>
            <w:r w:rsidRPr="005B7BBA">
              <w:t>1 C</w:t>
            </w:r>
          </w:p>
        </w:tc>
        <w:tc>
          <w:tcPr>
            <w:tcW w:w="2340" w:type="dxa"/>
            <w:tcMar>
              <w:left w:w="58" w:type="dxa"/>
              <w:right w:w="58" w:type="dxa"/>
            </w:tcMar>
          </w:tcPr>
          <w:p w14:paraId="273FA6A0" w14:textId="1755457F" w:rsidR="000751EA" w:rsidRPr="005B7BBA" w:rsidRDefault="000751EA" w:rsidP="000751EA">
            <w:pPr>
              <w:pStyle w:val="TableText"/>
            </w:pPr>
            <w:r w:rsidRPr="005B7BBA">
              <w:t xml:space="preserve">See spec </w:t>
            </w:r>
            <w:hyperlink r:id="rId1185" w:history="1">
              <w:r w:rsidRPr="003E560E">
                <w:rPr>
                  <w:rStyle w:val="Hyperlink"/>
                </w:rPr>
                <w:t>S0128000</w:t>
              </w:r>
            </w:hyperlink>
          </w:p>
        </w:tc>
        <w:tc>
          <w:tcPr>
            <w:tcW w:w="837" w:type="dxa"/>
            <w:tcMar>
              <w:left w:w="58" w:type="dxa"/>
              <w:right w:w="58" w:type="dxa"/>
            </w:tcMar>
          </w:tcPr>
          <w:p w14:paraId="4FE80BDC" w14:textId="77777777" w:rsidR="000751EA" w:rsidRPr="005B7BBA" w:rsidRDefault="000751EA" w:rsidP="000751EA">
            <w:pPr>
              <w:pStyle w:val="TableText"/>
            </w:pPr>
            <w:r>
              <w:t>Spaces</w:t>
            </w:r>
          </w:p>
        </w:tc>
        <w:tc>
          <w:tcPr>
            <w:tcW w:w="438" w:type="dxa"/>
          </w:tcPr>
          <w:p w14:paraId="141BD88E" w14:textId="77777777" w:rsidR="000751EA" w:rsidRPr="005B7BBA" w:rsidRDefault="000751EA" w:rsidP="000751EA">
            <w:pPr>
              <w:pStyle w:val="TableText"/>
            </w:pPr>
            <w:r w:rsidRPr="005B7BBA">
              <w:t>X</w:t>
            </w:r>
          </w:p>
        </w:tc>
        <w:tc>
          <w:tcPr>
            <w:tcW w:w="438" w:type="dxa"/>
          </w:tcPr>
          <w:p w14:paraId="0B4F8D11" w14:textId="77777777" w:rsidR="000751EA" w:rsidRPr="005B7BBA" w:rsidRDefault="000751EA" w:rsidP="000751EA">
            <w:pPr>
              <w:pStyle w:val="TableText"/>
            </w:pPr>
            <w:r w:rsidRPr="005B7BBA">
              <w:t>X</w:t>
            </w:r>
          </w:p>
        </w:tc>
        <w:tc>
          <w:tcPr>
            <w:tcW w:w="439" w:type="dxa"/>
          </w:tcPr>
          <w:p w14:paraId="05E3719D" w14:textId="77777777" w:rsidR="000751EA" w:rsidRPr="005B7BBA" w:rsidRDefault="000751EA" w:rsidP="000751EA">
            <w:pPr>
              <w:pStyle w:val="TableText"/>
            </w:pPr>
            <w:r w:rsidRPr="005B7BBA">
              <w:t>X</w:t>
            </w:r>
          </w:p>
        </w:tc>
      </w:tr>
      <w:tr w:rsidR="000751EA" w14:paraId="6FBC45AF" w14:textId="77777777" w:rsidTr="007A4858">
        <w:trPr>
          <w:cantSplit/>
        </w:trPr>
        <w:tc>
          <w:tcPr>
            <w:tcW w:w="802" w:type="dxa"/>
            <w:tcMar>
              <w:left w:w="58" w:type="dxa"/>
              <w:right w:w="58" w:type="dxa"/>
            </w:tcMar>
          </w:tcPr>
          <w:p w14:paraId="2F3FB146" w14:textId="77777777" w:rsidR="000751EA" w:rsidRPr="005B7BBA" w:rsidRDefault="000751EA" w:rsidP="000751EA">
            <w:pPr>
              <w:pStyle w:val="TableText"/>
            </w:pPr>
            <w:r w:rsidRPr="005B7BBA">
              <w:t>138</w:t>
            </w:r>
          </w:p>
        </w:tc>
        <w:tc>
          <w:tcPr>
            <w:tcW w:w="2250" w:type="dxa"/>
            <w:tcMar>
              <w:left w:w="58" w:type="dxa"/>
              <w:right w:w="58" w:type="dxa"/>
            </w:tcMar>
          </w:tcPr>
          <w:p w14:paraId="39809BCE" w14:textId="77777777" w:rsidR="000751EA" w:rsidRPr="005B7BBA" w:rsidRDefault="000751EA" w:rsidP="000751EA">
            <w:pPr>
              <w:pStyle w:val="TableText"/>
            </w:pPr>
            <w:r w:rsidRPr="005B7BBA">
              <w:t>PROC FLAG I</w:t>
            </w:r>
          </w:p>
        </w:tc>
        <w:tc>
          <w:tcPr>
            <w:tcW w:w="2970" w:type="dxa"/>
            <w:tcMar>
              <w:left w:w="58" w:type="dxa"/>
              <w:right w:w="58" w:type="dxa"/>
            </w:tcMar>
          </w:tcPr>
          <w:p w14:paraId="15E5F6DB" w14:textId="6C995179" w:rsidR="000751EA" w:rsidRPr="005B7BBA" w:rsidRDefault="000751EA" w:rsidP="000751EA">
            <w:pPr>
              <w:pStyle w:val="TableText"/>
            </w:pPr>
            <w:r w:rsidRPr="005B7BBA">
              <w:t>:P:IDR-</w:t>
            </w:r>
            <w:hyperlink r:id="rId1186" w:history="1">
              <w:r w:rsidRPr="003E560E">
                <w:rPr>
                  <w:rStyle w:val="Hyperlink"/>
                </w:rPr>
                <w:t>PR</w:t>
              </w:r>
              <w:bookmarkStart w:id="1352" w:name="_Hlt500218947"/>
              <w:r w:rsidRPr="003E560E">
                <w:rPr>
                  <w:rStyle w:val="Hyperlink"/>
                </w:rPr>
                <w:t>O</w:t>
              </w:r>
              <w:bookmarkStart w:id="1353" w:name="_Hlt12252866"/>
              <w:bookmarkEnd w:id="1352"/>
              <w:r w:rsidRPr="003E560E">
                <w:rPr>
                  <w:rStyle w:val="Hyperlink"/>
                </w:rPr>
                <w:t>C</w:t>
              </w:r>
              <w:bookmarkEnd w:id="1353"/>
              <w:r w:rsidRPr="003E560E">
                <w:rPr>
                  <w:rStyle w:val="Hyperlink"/>
                </w:rPr>
                <w:t>-</w:t>
              </w:r>
              <w:bookmarkStart w:id="1354" w:name="_Hlt506780634"/>
              <w:r w:rsidRPr="003E560E">
                <w:rPr>
                  <w:rStyle w:val="Hyperlink"/>
                </w:rPr>
                <w:t>F</w:t>
              </w:r>
              <w:bookmarkStart w:id="1355" w:name="_Hlt28755550"/>
              <w:bookmarkEnd w:id="1354"/>
              <w:r w:rsidRPr="003E560E">
                <w:rPr>
                  <w:rStyle w:val="Hyperlink"/>
                </w:rPr>
                <w:t>L</w:t>
              </w:r>
              <w:bookmarkEnd w:id="1355"/>
              <w:r w:rsidRPr="003E560E">
                <w:rPr>
                  <w:rStyle w:val="Hyperlink"/>
                </w:rPr>
                <w:t>AGS-I</w:t>
              </w:r>
            </w:hyperlink>
          </w:p>
        </w:tc>
        <w:tc>
          <w:tcPr>
            <w:tcW w:w="2734" w:type="dxa"/>
            <w:tcMar>
              <w:left w:w="58" w:type="dxa"/>
              <w:right w:w="58" w:type="dxa"/>
            </w:tcMar>
          </w:tcPr>
          <w:p w14:paraId="323BF697" w14:textId="2FBD023B" w:rsidR="000751EA" w:rsidRDefault="000751EA" w:rsidP="000751EA">
            <w:pPr>
              <w:pStyle w:val="TableText"/>
            </w:pPr>
            <w:r w:rsidRPr="005B7BBA">
              <w:t>Procedure code flag I</w:t>
            </w:r>
          </w:p>
          <w:p w14:paraId="416FE030" w14:textId="77777777" w:rsidR="000751EA" w:rsidRPr="005B7BBA" w:rsidRDefault="000751EA" w:rsidP="000751EA">
            <w:pPr>
              <w:pStyle w:val="TableText"/>
            </w:pPr>
            <w:r w:rsidRPr="0074788B">
              <w:rPr>
                <w:rFonts w:cs="Arial"/>
                <w:color w:val="000000"/>
              </w:rPr>
              <w:t>Pay at 100% of allowed amount, not subject to deductible</w:t>
            </w:r>
            <w:r>
              <w:rPr>
                <w:rFonts w:cs="Arial"/>
                <w:color w:val="000000"/>
              </w:rPr>
              <w:t>.</w:t>
            </w:r>
          </w:p>
        </w:tc>
        <w:tc>
          <w:tcPr>
            <w:tcW w:w="1136" w:type="dxa"/>
            <w:tcMar>
              <w:left w:w="58" w:type="dxa"/>
              <w:right w:w="58" w:type="dxa"/>
            </w:tcMar>
          </w:tcPr>
          <w:p w14:paraId="7BF86966" w14:textId="77777777" w:rsidR="000751EA" w:rsidRPr="005B7BBA" w:rsidRDefault="000751EA" w:rsidP="000751EA">
            <w:pPr>
              <w:pStyle w:val="TableText"/>
            </w:pPr>
            <w:r w:rsidRPr="005B7BBA">
              <w:t>1 C</w:t>
            </w:r>
          </w:p>
        </w:tc>
        <w:tc>
          <w:tcPr>
            <w:tcW w:w="2340" w:type="dxa"/>
            <w:tcMar>
              <w:left w:w="58" w:type="dxa"/>
              <w:right w:w="58" w:type="dxa"/>
            </w:tcMar>
          </w:tcPr>
          <w:p w14:paraId="03F077B4" w14:textId="7499B7E2" w:rsidR="000751EA" w:rsidRPr="005B7BBA" w:rsidRDefault="000751EA" w:rsidP="000751EA">
            <w:pPr>
              <w:pStyle w:val="TableText"/>
            </w:pPr>
            <w:r w:rsidRPr="005B7BBA">
              <w:t xml:space="preserve">See spec </w:t>
            </w:r>
            <w:hyperlink r:id="rId1187" w:history="1">
              <w:r w:rsidRPr="003E560E">
                <w:rPr>
                  <w:rStyle w:val="Hyperlink"/>
                </w:rPr>
                <w:t>S0128000</w:t>
              </w:r>
            </w:hyperlink>
          </w:p>
        </w:tc>
        <w:tc>
          <w:tcPr>
            <w:tcW w:w="837" w:type="dxa"/>
            <w:tcMar>
              <w:left w:w="58" w:type="dxa"/>
              <w:right w:w="58" w:type="dxa"/>
            </w:tcMar>
          </w:tcPr>
          <w:p w14:paraId="3B2CDB6E" w14:textId="77777777" w:rsidR="000751EA" w:rsidRPr="005B7BBA" w:rsidRDefault="000751EA" w:rsidP="000751EA">
            <w:pPr>
              <w:pStyle w:val="TableText"/>
            </w:pPr>
            <w:r>
              <w:t>Spaces</w:t>
            </w:r>
          </w:p>
        </w:tc>
        <w:tc>
          <w:tcPr>
            <w:tcW w:w="438" w:type="dxa"/>
          </w:tcPr>
          <w:p w14:paraId="42EAD6CA" w14:textId="77777777" w:rsidR="000751EA" w:rsidRPr="005B7BBA" w:rsidRDefault="000751EA" w:rsidP="000751EA">
            <w:pPr>
              <w:pStyle w:val="TableText"/>
            </w:pPr>
            <w:r w:rsidRPr="005B7BBA">
              <w:t>X</w:t>
            </w:r>
          </w:p>
        </w:tc>
        <w:tc>
          <w:tcPr>
            <w:tcW w:w="438" w:type="dxa"/>
          </w:tcPr>
          <w:p w14:paraId="463ED654" w14:textId="77777777" w:rsidR="000751EA" w:rsidRPr="005B7BBA" w:rsidRDefault="000751EA" w:rsidP="000751EA">
            <w:pPr>
              <w:pStyle w:val="TableText"/>
            </w:pPr>
            <w:r w:rsidRPr="005B7BBA">
              <w:t>X</w:t>
            </w:r>
          </w:p>
        </w:tc>
        <w:tc>
          <w:tcPr>
            <w:tcW w:w="439" w:type="dxa"/>
          </w:tcPr>
          <w:p w14:paraId="73B13146" w14:textId="77777777" w:rsidR="000751EA" w:rsidRPr="005B7BBA" w:rsidRDefault="000751EA" w:rsidP="000751EA">
            <w:pPr>
              <w:pStyle w:val="TableText"/>
            </w:pPr>
            <w:r w:rsidRPr="005B7BBA">
              <w:t>X</w:t>
            </w:r>
          </w:p>
        </w:tc>
      </w:tr>
      <w:tr w:rsidR="000751EA" w14:paraId="1EE449A1" w14:textId="77777777" w:rsidTr="007A4858">
        <w:trPr>
          <w:cantSplit/>
        </w:trPr>
        <w:tc>
          <w:tcPr>
            <w:tcW w:w="802" w:type="dxa"/>
            <w:tcMar>
              <w:left w:w="58" w:type="dxa"/>
              <w:right w:w="58" w:type="dxa"/>
            </w:tcMar>
          </w:tcPr>
          <w:p w14:paraId="24CA4323" w14:textId="77777777" w:rsidR="000751EA" w:rsidRPr="005B7BBA" w:rsidRDefault="000751EA" w:rsidP="000751EA">
            <w:pPr>
              <w:pStyle w:val="TableText"/>
            </w:pPr>
            <w:r w:rsidRPr="005B7BBA">
              <w:t>139</w:t>
            </w:r>
          </w:p>
        </w:tc>
        <w:tc>
          <w:tcPr>
            <w:tcW w:w="2250" w:type="dxa"/>
            <w:tcMar>
              <w:left w:w="58" w:type="dxa"/>
              <w:right w:w="58" w:type="dxa"/>
            </w:tcMar>
          </w:tcPr>
          <w:p w14:paraId="7E7E533A" w14:textId="77777777" w:rsidR="000751EA" w:rsidRPr="005B7BBA" w:rsidRDefault="000751EA" w:rsidP="000751EA">
            <w:pPr>
              <w:pStyle w:val="TableText"/>
            </w:pPr>
            <w:r w:rsidRPr="005B7BBA">
              <w:t>PROC FLAG J</w:t>
            </w:r>
          </w:p>
        </w:tc>
        <w:tc>
          <w:tcPr>
            <w:tcW w:w="2970" w:type="dxa"/>
            <w:tcMar>
              <w:left w:w="58" w:type="dxa"/>
              <w:right w:w="58" w:type="dxa"/>
            </w:tcMar>
          </w:tcPr>
          <w:p w14:paraId="4F4BDD24" w14:textId="00270AF3" w:rsidR="000751EA" w:rsidRPr="005B7BBA" w:rsidRDefault="000751EA" w:rsidP="000751EA">
            <w:pPr>
              <w:pStyle w:val="TableText"/>
            </w:pPr>
            <w:r w:rsidRPr="005B7BBA">
              <w:t>:P:IDR-</w:t>
            </w:r>
            <w:bookmarkStart w:id="1356" w:name="_Hlt514742649"/>
            <w:r w:rsidRPr="003E560E">
              <w:rPr>
                <w:rStyle w:val="Hyperlink"/>
              </w:rPr>
              <w:fldChar w:fldCharType="begin"/>
            </w:r>
            <w:r w:rsidR="00C861D5">
              <w:rPr>
                <w:rStyle w:val="Hyperlink"/>
              </w:rPr>
              <w:instrText>HYPERLINK "..\\..\\DataDictionary\\COBOL\\PROC\\PROC-FLAGS-J.docx"</w:instrText>
            </w:r>
            <w:r w:rsidRPr="003E560E">
              <w:rPr>
                <w:rStyle w:val="Hyperlink"/>
              </w:rPr>
            </w:r>
            <w:r w:rsidRPr="003E560E">
              <w:rPr>
                <w:rStyle w:val="Hyperlink"/>
              </w:rPr>
              <w:fldChar w:fldCharType="separate"/>
            </w:r>
            <w:r w:rsidRPr="003E560E">
              <w:rPr>
                <w:rStyle w:val="Hyperlink"/>
              </w:rPr>
              <w:t>PR</w:t>
            </w:r>
            <w:bookmarkStart w:id="1357" w:name="_Hlt527339648"/>
            <w:r w:rsidRPr="003E560E">
              <w:rPr>
                <w:rStyle w:val="Hyperlink"/>
              </w:rPr>
              <w:t>O</w:t>
            </w:r>
            <w:bookmarkStart w:id="1358" w:name="_Hlt527339474"/>
            <w:bookmarkEnd w:id="1357"/>
            <w:r w:rsidRPr="003E560E">
              <w:rPr>
                <w:rStyle w:val="Hyperlink"/>
              </w:rPr>
              <w:t>C</w:t>
            </w:r>
            <w:bookmarkEnd w:id="1358"/>
            <w:r w:rsidRPr="003E560E">
              <w:rPr>
                <w:rStyle w:val="Hyperlink"/>
              </w:rPr>
              <w:t>-</w:t>
            </w:r>
            <w:bookmarkStart w:id="1359" w:name="_Hlt500218961"/>
            <w:r w:rsidRPr="003E560E">
              <w:rPr>
                <w:rStyle w:val="Hyperlink"/>
              </w:rPr>
              <w:t>F</w:t>
            </w:r>
            <w:bookmarkEnd w:id="1359"/>
            <w:r w:rsidRPr="003E560E">
              <w:rPr>
                <w:rStyle w:val="Hyperlink"/>
              </w:rPr>
              <w:t>L</w:t>
            </w:r>
            <w:bookmarkStart w:id="1360" w:name="_Hlt506780519"/>
            <w:r w:rsidRPr="003E560E">
              <w:rPr>
                <w:rStyle w:val="Hyperlink"/>
              </w:rPr>
              <w:t>A</w:t>
            </w:r>
            <w:bookmarkEnd w:id="1360"/>
            <w:r w:rsidRPr="003E560E">
              <w:rPr>
                <w:rStyle w:val="Hyperlink"/>
              </w:rPr>
              <w:t>GS-J</w:t>
            </w:r>
            <w:r w:rsidRPr="003E560E">
              <w:rPr>
                <w:rStyle w:val="Hyperlink"/>
              </w:rPr>
              <w:fldChar w:fldCharType="end"/>
            </w:r>
            <w:bookmarkEnd w:id="1356"/>
          </w:p>
        </w:tc>
        <w:tc>
          <w:tcPr>
            <w:tcW w:w="2734" w:type="dxa"/>
            <w:tcMar>
              <w:left w:w="58" w:type="dxa"/>
              <w:right w:w="58" w:type="dxa"/>
            </w:tcMar>
          </w:tcPr>
          <w:p w14:paraId="2C6F9EB2" w14:textId="763D9D37" w:rsidR="000751EA" w:rsidRDefault="000751EA" w:rsidP="000751EA">
            <w:pPr>
              <w:pStyle w:val="TableText"/>
            </w:pPr>
            <w:r w:rsidRPr="005B7BBA">
              <w:t>Procedure code flag J</w:t>
            </w:r>
          </w:p>
          <w:p w14:paraId="5127ECBA" w14:textId="78FC97A3" w:rsidR="000751EA" w:rsidRPr="005B7BBA" w:rsidRDefault="000751EA" w:rsidP="004E620D">
            <w:pPr>
              <w:pStyle w:val="TableText"/>
            </w:pPr>
            <w:r w:rsidRPr="0074788B">
              <w:rPr>
                <w:rFonts w:cs="Arial"/>
                <w:color w:val="000000"/>
              </w:rPr>
              <w:t xml:space="preserve">Occupational therapy </w:t>
            </w:r>
            <w:r w:rsidR="004E620D">
              <w:rPr>
                <w:rFonts w:cs="Arial"/>
                <w:color w:val="000000"/>
              </w:rPr>
              <w:t>–</w:t>
            </w:r>
            <w:r w:rsidRPr="0074788B">
              <w:rPr>
                <w:rFonts w:cs="Arial"/>
                <w:color w:val="000000"/>
              </w:rPr>
              <w:t xml:space="preserve"> identifies procedure codes which may apply toward the occupational therapy limit.</w:t>
            </w:r>
          </w:p>
        </w:tc>
        <w:tc>
          <w:tcPr>
            <w:tcW w:w="1136" w:type="dxa"/>
            <w:tcMar>
              <w:left w:w="58" w:type="dxa"/>
              <w:right w:w="58" w:type="dxa"/>
            </w:tcMar>
          </w:tcPr>
          <w:p w14:paraId="03B18227" w14:textId="77777777" w:rsidR="000751EA" w:rsidRPr="005B7BBA" w:rsidRDefault="000751EA" w:rsidP="000751EA">
            <w:pPr>
              <w:pStyle w:val="TableText"/>
            </w:pPr>
            <w:r w:rsidRPr="005B7BBA">
              <w:t>1 C</w:t>
            </w:r>
          </w:p>
        </w:tc>
        <w:tc>
          <w:tcPr>
            <w:tcW w:w="2340" w:type="dxa"/>
            <w:tcMar>
              <w:left w:w="58" w:type="dxa"/>
              <w:right w:w="58" w:type="dxa"/>
            </w:tcMar>
          </w:tcPr>
          <w:p w14:paraId="4BDAB8D5" w14:textId="2C1ECEE2" w:rsidR="000751EA" w:rsidRPr="005B7BBA" w:rsidRDefault="000751EA" w:rsidP="000751EA">
            <w:pPr>
              <w:pStyle w:val="TableText"/>
            </w:pPr>
            <w:r w:rsidRPr="005B7BBA">
              <w:t xml:space="preserve">See spec </w:t>
            </w:r>
            <w:hyperlink r:id="rId1188" w:history="1">
              <w:r w:rsidRPr="003E560E">
                <w:rPr>
                  <w:rStyle w:val="Hyperlink"/>
                </w:rPr>
                <w:t>S0128000</w:t>
              </w:r>
            </w:hyperlink>
          </w:p>
        </w:tc>
        <w:tc>
          <w:tcPr>
            <w:tcW w:w="837" w:type="dxa"/>
            <w:tcMar>
              <w:left w:w="58" w:type="dxa"/>
              <w:right w:w="58" w:type="dxa"/>
            </w:tcMar>
          </w:tcPr>
          <w:p w14:paraId="20F192BB" w14:textId="77777777" w:rsidR="000751EA" w:rsidRPr="005B7BBA" w:rsidRDefault="000751EA" w:rsidP="000751EA">
            <w:pPr>
              <w:pStyle w:val="TableText"/>
            </w:pPr>
            <w:r>
              <w:t>Spaces</w:t>
            </w:r>
          </w:p>
        </w:tc>
        <w:tc>
          <w:tcPr>
            <w:tcW w:w="438" w:type="dxa"/>
          </w:tcPr>
          <w:p w14:paraId="6E96D11E" w14:textId="77777777" w:rsidR="000751EA" w:rsidRPr="005B7BBA" w:rsidRDefault="000751EA" w:rsidP="000751EA">
            <w:pPr>
              <w:pStyle w:val="TableText"/>
            </w:pPr>
            <w:r w:rsidRPr="005B7BBA">
              <w:t>X</w:t>
            </w:r>
          </w:p>
        </w:tc>
        <w:tc>
          <w:tcPr>
            <w:tcW w:w="438" w:type="dxa"/>
          </w:tcPr>
          <w:p w14:paraId="2AE16D27" w14:textId="77777777" w:rsidR="000751EA" w:rsidRPr="005B7BBA" w:rsidRDefault="000751EA" w:rsidP="000751EA">
            <w:pPr>
              <w:pStyle w:val="TableText"/>
            </w:pPr>
            <w:r w:rsidRPr="005B7BBA">
              <w:t>X</w:t>
            </w:r>
          </w:p>
        </w:tc>
        <w:tc>
          <w:tcPr>
            <w:tcW w:w="439" w:type="dxa"/>
          </w:tcPr>
          <w:p w14:paraId="25253162" w14:textId="77777777" w:rsidR="000751EA" w:rsidRPr="005B7BBA" w:rsidRDefault="000751EA" w:rsidP="000751EA">
            <w:pPr>
              <w:pStyle w:val="TableText"/>
            </w:pPr>
            <w:r w:rsidRPr="005B7BBA">
              <w:t>X</w:t>
            </w:r>
          </w:p>
        </w:tc>
      </w:tr>
      <w:tr w:rsidR="000751EA" w14:paraId="69959571" w14:textId="77777777" w:rsidTr="007A4858">
        <w:trPr>
          <w:cantSplit/>
        </w:trPr>
        <w:tc>
          <w:tcPr>
            <w:tcW w:w="802" w:type="dxa"/>
            <w:tcMar>
              <w:left w:w="58" w:type="dxa"/>
              <w:right w:w="58" w:type="dxa"/>
            </w:tcMar>
          </w:tcPr>
          <w:p w14:paraId="36E974D7" w14:textId="77777777" w:rsidR="000751EA" w:rsidRPr="005B7BBA" w:rsidRDefault="000751EA" w:rsidP="000751EA">
            <w:pPr>
              <w:pStyle w:val="TableText"/>
            </w:pPr>
            <w:r w:rsidRPr="005B7BBA">
              <w:t>140</w:t>
            </w:r>
          </w:p>
        </w:tc>
        <w:tc>
          <w:tcPr>
            <w:tcW w:w="2250" w:type="dxa"/>
            <w:tcMar>
              <w:left w:w="58" w:type="dxa"/>
              <w:right w:w="58" w:type="dxa"/>
            </w:tcMar>
          </w:tcPr>
          <w:p w14:paraId="35341D4B" w14:textId="77777777" w:rsidR="000751EA" w:rsidRPr="005B7BBA" w:rsidRDefault="000751EA" w:rsidP="000751EA">
            <w:pPr>
              <w:pStyle w:val="TableText"/>
            </w:pPr>
            <w:r w:rsidRPr="005B7BBA">
              <w:t>PROC FLAG K</w:t>
            </w:r>
          </w:p>
        </w:tc>
        <w:tc>
          <w:tcPr>
            <w:tcW w:w="2970" w:type="dxa"/>
            <w:tcMar>
              <w:left w:w="58" w:type="dxa"/>
              <w:right w:w="58" w:type="dxa"/>
            </w:tcMar>
          </w:tcPr>
          <w:p w14:paraId="2B54A123" w14:textId="7F06634E" w:rsidR="000751EA" w:rsidRPr="005B7BBA" w:rsidRDefault="000751EA" w:rsidP="000751EA">
            <w:pPr>
              <w:pStyle w:val="TableText"/>
            </w:pPr>
            <w:r w:rsidRPr="005B7BBA">
              <w:t>:P:IDR-</w:t>
            </w:r>
            <w:hyperlink r:id="rId1189" w:history="1">
              <w:r w:rsidRPr="003E560E">
                <w:rPr>
                  <w:rStyle w:val="Hyperlink"/>
                </w:rPr>
                <w:t>PR</w:t>
              </w:r>
              <w:bookmarkStart w:id="1361" w:name="_Hlt30574749"/>
              <w:r w:rsidRPr="003E560E">
                <w:rPr>
                  <w:rStyle w:val="Hyperlink"/>
                </w:rPr>
                <w:t>O</w:t>
              </w:r>
              <w:bookmarkStart w:id="1362" w:name="_Hlt500218968"/>
              <w:bookmarkEnd w:id="1361"/>
              <w:r w:rsidRPr="003E560E">
                <w:rPr>
                  <w:rStyle w:val="Hyperlink"/>
                </w:rPr>
                <w:t>C</w:t>
              </w:r>
              <w:bookmarkStart w:id="1363" w:name="_Hlt514742655"/>
              <w:bookmarkEnd w:id="1362"/>
              <w:r w:rsidRPr="003E560E">
                <w:rPr>
                  <w:rStyle w:val="Hyperlink"/>
                </w:rPr>
                <w:t>-</w:t>
              </w:r>
              <w:bookmarkStart w:id="1364" w:name="_Hlt527339534"/>
              <w:bookmarkEnd w:id="1363"/>
              <w:r w:rsidRPr="003E560E">
                <w:rPr>
                  <w:rStyle w:val="Hyperlink"/>
                </w:rPr>
                <w:t>F</w:t>
              </w:r>
              <w:bookmarkEnd w:id="1364"/>
              <w:r w:rsidRPr="003E560E">
                <w:rPr>
                  <w:rStyle w:val="Hyperlink"/>
                </w:rPr>
                <w:t>LAGS</w:t>
              </w:r>
              <w:bookmarkStart w:id="1365" w:name="_Hlt506780427"/>
              <w:r w:rsidRPr="003E560E">
                <w:rPr>
                  <w:rStyle w:val="Hyperlink"/>
                </w:rPr>
                <w:t>-</w:t>
              </w:r>
              <w:bookmarkEnd w:id="1365"/>
              <w:r w:rsidRPr="003E560E">
                <w:rPr>
                  <w:rStyle w:val="Hyperlink"/>
                </w:rPr>
                <w:t>K</w:t>
              </w:r>
            </w:hyperlink>
          </w:p>
        </w:tc>
        <w:tc>
          <w:tcPr>
            <w:tcW w:w="2734" w:type="dxa"/>
            <w:tcMar>
              <w:left w:w="58" w:type="dxa"/>
              <w:right w:w="58" w:type="dxa"/>
            </w:tcMar>
          </w:tcPr>
          <w:p w14:paraId="68B67BDA" w14:textId="30E61872" w:rsidR="000751EA" w:rsidRDefault="000751EA" w:rsidP="000751EA">
            <w:pPr>
              <w:pStyle w:val="TableText"/>
            </w:pPr>
            <w:r w:rsidRPr="005B7BBA">
              <w:t>Procedure code flag K</w:t>
            </w:r>
          </w:p>
          <w:p w14:paraId="3BBA469E" w14:textId="2D7F7A85" w:rsidR="000751EA" w:rsidRPr="005B7BBA" w:rsidRDefault="000751EA" w:rsidP="004E620D">
            <w:pPr>
              <w:pStyle w:val="TableText"/>
            </w:pPr>
            <w:r w:rsidRPr="00873F29">
              <w:rPr>
                <w:rFonts w:cs="Arial"/>
                <w:color w:val="000000"/>
              </w:rPr>
              <w:t xml:space="preserve">Diagnostic test </w:t>
            </w:r>
            <w:r w:rsidR="004E620D">
              <w:rPr>
                <w:rFonts w:cs="Arial"/>
                <w:color w:val="000000"/>
              </w:rPr>
              <w:t>–</w:t>
            </w:r>
            <w:r w:rsidRPr="00873F29">
              <w:rPr>
                <w:rFonts w:cs="Arial"/>
                <w:color w:val="000000"/>
              </w:rPr>
              <w:t xml:space="preserve"> identified procedures which may be purchased.</w:t>
            </w:r>
          </w:p>
        </w:tc>
        <w:tc>
          <w:tcPr>
            <w:tcW w:w="1136" w:type="dxa"/>
            <w:tcMar>
              <w:left w:w="58" w:type="dxa"/>
              <w:right w:w="58" w:type="dxa"/>
            </w:tcMar>
          </w:tcPr>
          <w:p w14:paraId="7433EEDE" w14:textId="77777777" w:rsidR="000751EA" w:rsidRPr="005B7BBA" w:rsidRDefault="000751EA" w:rsidP="000751EA">
            <w:pPr>
              <w:pStyle w:val="TableText"/>
            </w:pPr>
            <w:r w:rsidRPr="005B7BBA">
              <w:t>1 C</w:t>
            </w:r>
          </w:p>
        </w:tc>
        <w:tc>
          <w:tcPr>
            <w:tcW w:w="2340" w:type="dxa"/>
            <w:tcMar>
              <w:left w:w="58" w:type="dxa"/>
              <w:right w:w="58" w:type="dxa"/>
            </w:tcMar>
          </w:tcPr>
          <w:p w14:paraId="075FA1D4" w14:textId="6CCA3116" w:rsidR="000751EA" w:rsidRPr="005B7BBA" w:rsidRDefault="000751EA" w:rsidP="000751EA">
            <w:pPr>
              <w:pStyle w:val="TableText"/>
            </w:pPr>
            <w:r w:rsidRPr="005B7BBA">
              <w:t xml:space="preserve">See spec </w:t>
            </w:r>
            <w:hyperlink r:id="rId1190" w:history="1">
              <w:r w:rsidRPr="003E560E">
                <w:rPr>
                  <w:rStyle w:val="Hyperlink"/>
                </w:rPr>
                <w:t>S0128000</w:t>
              </w:r>
            </w:hyperlink>
          </w:p>
        </w:tc>
        <w:tc>
          <w:tcPr>
            <w:tcW w:w="837" w:type="dxa"/>
            <w:tcMar>
              <w:left w:w="58" w:type="dxa"/>
              <w:right w:w="58" w:type="dxa"/>
            </w:tcMar>
          </w:tcPr>
          <w:p w14:paraId="7ACFFA22" w14:textId="77777777" w:rsidR="000751EA" w:rsidRPr="005B7BBA" w:rsidRDefault="000751EA" w:rsidP="000751EA">
            <w:pPr>
              <w:pStyle w:val="TableText"/>
            </w:pPr>
            <w:r>
              <w:t>Spaces</w:t>
            </w:r>
          </w:p>
        </w:tc>
        <w:tc>
          <w:tcPr>
            <w:tcW w:w="438" w:type="dxa"/>
          </w:tcPr>
          <w:p w14:paraId="17BBEC6E" w14:textId="77777777" w:rsidR="000751EA" w:rsidRPr="005B7BBA" w:rsidRDefault="000751EA" w:rsidP="000751EA">
            <w:pPr>
              <w:pStyle w:val="TableText"/>
            </w:pPr>
            <w:r w:rsidRPr="005B7BBA">
              <w:t>X</w:t>
            </w:r>
          </w:p>
        </w:tc>
        <w:tc>
          <w:tcPr>
            <w:tcW w:w="438" w:type="dxa"/>
          </w:tcPr>
          <w:p w14:paraId="1F69F807" w14:textId="77777777" w:rsidR="000751EA" w:rsidRPr="005B7BBA" w:rsidRDefault="000751EA" w:rsidP="000751EA">
            <w:pPr>
              <w:pStyle w:val="TableText"/>
            </w:pPr>
            <w:r w:rsidRPr="005B7BBA">
              <w:t>X</w:t>
            </w:r>
          </w:p>
        </w:tc>
        <w:tc>
          <w:tcPr>
            <w:tcW w:w="439" w:type="dxa"/>
          </w:tcPr>
          <w:p w14:paraId="3F5CE3A2" w14:textId="77777777" w:rsidR="000751EA" w:rsidRPr="005B7BBA" w:rsidRDefault="000751EA" w:rsidP="000751EA">
            <w:pPr>
              <w:pStyle w:val="TableText"/>
            </w:pPr>
            <w:r w:rsidRPr="005B7BBA">
              <w:t>X</w:t>
            </w:r>
          </w:p>
        </w:tc>
      </w:tr>
      <w:tr w:rsidR="000751EA" w14:paraId="26F92FEE" w14:textId="77777777" w:rsidTr="007A4858">
        <w:trPr>
          <w:cantSplit/>
        </w:trPr>
        <w:tc>
          <w:tcPr>
            <w:tcW w:w="802" w:type="dxa"/>
            <w:tcMar>
              <w:left w:w="58" w:type="dxa"/>
              <w:right w:w="58" w:type="dxa"/>
            </w:tcMar>
          </w:tcPr>
          <w:p w14:paraId="2A92F6DB" w14:textId="77777777" w:rsidR="000751EA" w:rsidRPr="005B7BBA" w:rsidRDefault="000751EA" w:rsidP="000751EA">
            <w:pPr>
              <w:pStyle w:val="TableText"/>
            </w:pPr>
            <w:r w:rsidRPr="005B7BBA">
              <w:t>141</w:t>
            </w:r>
          </w:p>
        </w:tc>
        <w:tc>
          <w:tcPr>
            <w:tcW w:w="2250" w:type="dxa"/>
            <w:tcMar>
              <w:left w:w="58" w:type="dxa"/>
              <w:right w:w="58" w:type="dxa"/>
            </w:tcMar>
          </w:tcPr>
          <w:p w14:paraId="6314EB20" w14:textId="77777777" w:rsidR="000751EA" w:rsidRPr="005B7BBA" w:rsidRDefault="000751EA" w:rsidP="000751EA">
            <w:pPr>
              <w:pStyle w:val="TableText"/>
            </w:pPr>
            <w:r w:rsidRPr="005B7BBA">
              <w:t>PROC FLAG L</w:t>
            </w:r>
          </w:p>
        </w:tc>
        <w:tc>
          <w:tcPr>
            <w:tcW w:w="2970" w:type="dxa"/>
            <w:tcMar>
              <w:left w:w="58" w:type="dxa"/>
              <w:right w:w="58" w:type="dxa"/>
            </w:tcMar>
          </w:tcPr>
          <w:p w14:paraId="348D13FA" w14:textId="1755B19B" w:rsidR="000751EA" w:rsidRPr="005B7BBA" w:rsidRDefault="000751EA" w:rsidP="000751EA">
            <w:pPr>
              <w:pStyle w:val="TableText"/>
            </w:pPr>
            <w:r w:rsidRPr="005B7BBA">
              <w:t>:P:IDR-</w:t>
            </w:r>
            <w:bookmarkStart w:id="1366" w:name="_Hlt527339586"/>
            <w:r w:rsidRPr="003E560E">
              <w:rPr>
                <w:rStyle w:val="Hyperlink"/>
              </w:rPr>
              <w:fldChar w:fldCharType="begin"/>
            </w:r>
            <w:r w:rsidR="00D05A5D">
              <w:rPr>
                <w:rStyle w:val="Hyperlink"/>
              </w:rPr>
              <w:instrText>HYPERLINK "..\\..\\DataDictionary\\COBOL\\PROC\\PROC-FLAGS-L.docx"</w:instrText>
            </w:r>
            <w:r w:rsidRPr="003E560E">
              <w:rPr>
                <w:rStyle w:val="Hyperlink"/>
              </w:rPr>
            </w:r>
            <w:r w:rsidRPr="003E560E">
              <w:rPr>
                <w:rStyle w:val="Hyperlink"/>
              </w:rPr>
              <w:fldChar w:fldCharType="separate"/>
            </w:r>
            <w:r w:rsidRPr="003E560E">
              <w:rPr>
                <w:rStyle w:val="Hyperlink"/>
              </w:rPr>
              <w:t>P</w:t>
            </w:r>
            <w:bookmarkStart w:id="1367" w:name="_Hlt527339661"/>
            <w:r w:rsidRPr="003E560E">
              <w:rPr>
                <w:rStyle w:val="Hyperlink"/>
              </w:rPr>
              <w:t>R</w:t>
            </w:r>
            <w:bookmarkStart w:id="1368" w:name="_Hlt500218973"/>
            <w:bookmarkEnd w:id="1367"/>
            <w:r w:rsidRPr="003E560E">
              <w:rPr>
                <w:rStyle w:val="Hyperlink"/>
              </w:rPr>
              <w:t>O</w:t>
            </w:r>
            <w:bookmarkEnd w:id="1368"/>
            <w:r w:rsidRPr="003E560E">
              <w:rPr>
                <w:rStyle w:val="Hyperlink"/>
              </w:rPr>
              <w:t>C</w:t>
            </w:r>
            <w:bookmarkStart w:id="1369" w:name="_Hlt30574753"/>
            <w:r w:rsidRPr="003E560E">
              <w:rPr>
                <w:rStyle w:val="Hyperlink"/>
              </w:rPr>
              <w:t>-</w:t>
            </w:r>
            <w:bookmarkStart w:id="1370" w:name="_Hlt506780376"/>
            <w:bookmarkEnd w:id="1369"/>
            <w:r w:rsidRPr="003E560E">
              <w:rPr>
                <w:rStyle w:val="Hyperlink"/>
              </w:rPr>
              <w:t>F</w:t>
            </w:r>
            <w:bookmarkStart w:id="1371" w:name="_Hlt28755613"/>
            <w:bookmarkEnd w:id="1370"/>
            <w:r w:rsidRPr="003E560E">
              <w:rPr>
                <w:rStyle w:val="Hyperlink"/>
              </w:rPr>
              <w:t>L</w:t>
            </w:r>
            <w:bookmarkEnd w:id="1371"/>
            <w:r w:rsidRPr="003E560E">
              <w:rPr>
                <w:rStyle w:val="Hyperlink"/>
              </w:rPr>
              <w:t>AGS-L</w:t>
            </w:r>
            <w:r w:rsidRPr="003E560E">
              <w:rPr>
                <w:rStyle w:val="Hyperlink"/>
              </w:rPr>
              <w:fldChar w:fldCharType="end"/>
            </w:r>
            <w:bookmarkEnd w:id="1366"/>
          </w:p>
        </w:tc>
        <w:tc>
          <w:tcPr>
            <w:tcW w:w="2734" w:type="dxa"/>
            <w:tcMar>
              <w:left w:w="58" w:type="dxa"/>
              <w:right w:w="58" w:type="dxa"/>
            </w:tcMar>
          </w:tcPr>
          <w:p w14:paraId="23442022" w14:textId="42091B30" w:rsidR="000751EA" w:rsidRDefault="000751EA" w:rsidP="000751EA">
            <w:pPr>
              <w:pStyle w:val="TableText"/>
            </w:pPr>
            <w:r w:rsidRPr="005B7BBA">
              <w:t>Procedure code flag L</w:t>
            </w:r>
          </w:p>
          <w:p w14:paraId="079188AE" w14:textId="77777777" w:rsidR="000751EA" w:rsidRPr="005B7BBA" w:rsidRDefault="000751EA" w:rsidP="000751EA">
            <w:pPr>
              <w:pStyle w:val="TableText"/>
            </w:pPr>
            <w:r w:rsidRPr="0074788B">
              <w:rPr>
                <w:rFonts w:cs="Arial"/>
                <w:color w:val="000000"/>
              </w:rPr>
              <w:t>Surgery codes subject to multiple surgery reductions.</w:t>
            </w:r>
          </w:p>
        </w:tc>
        <w:tc>
          <w:tcPr>
            <w:tcW w:w="1136" w:type="dxa"/>
            <w:tcMar>
              <w:left w:w="58" w:type="dxa"/>
              <w:right w:w="58" w:type="dxa"/>
            </w:tcMar>
          </w:tcPr>
          <w:p w14:paraId="753523E5" w14:textId="77777777" w:rsidR="000751EA" w:rsidRPr="005B7BBA" w:rsidRDefault="000751EA" w:rsidP="000751EA">
            <w:pPr>
              <w:pStyle w:val="TableText"/>
            </w:pPr>
            <w:r w:rsidRPr="005B7BBA">
              <w:t>1 C</w:t>
            </w:r>
          </w:p>
        </w:tc>
        <w:tc>
          <w:tcPr>
            <w:tcW w:w="2340" w:type="dxa"/>
            <w:tcMar>
              <w:left w:w="58" w:type="dxa"/>
              <w:right w:w="58" w:type="dxa"/>
            </w:tcMar>
          </w:tcPr>
          <w:p w14:paraId="12AEFA3C" w14:textId="73B98767" w:rsidR="000751EA" w:rsidRPr="005B7BBA" w:rsidRDefault="000751EA" w:rsidP="000751EA">
            <w:pPr>
              <w:pStyle w:val="TableText"/>
            </w:pPr>
            <w:r w:rsidRPr="005B7BBA">
              <w:t xml:space="preserve">See spec </w:t>
            </w:r>
            <w:hyperlink r:id="rId1191" w:history="1">
              <w:r w:rsidRPr="003E560E">
                <w:rPr>
                  <w:rStyle w:val="Hyperlink"/>
                </w:rPr>
                <w:t>S0128000</w:t>
              </w:r>
            </w:hyperlink>
          </w:p>
        </w:tc>
        <w:tc>
          <w:tcPr>
            <w:tcW w:w="837" w:type="dxa"/>
            <w:tcMar>
              <w:left w:w="58" w:type="dxa"/>
              <w:right w:w="58" w:type="dxa"/>
            </w:tcMar>
          </w:tcPr>
          <w:p w14:paraId="5DC294F4" w14:textId="77777777" w:rsidR="000751EA" w:rsidRPr="005B7BBA" w:rsidRDefault="000751EA" w:rsidP="000751EA">
            <w:pPr>
              <w:pStyle w:val="TableText"/>
            </w:pPr>
            <w:r>
              <w:t>Spaces</w:t>
            </w:r>
          </w:p>
        </w:tc>
        <w:tc>
          <w:tcPr>
            <w:tcW w:w="438" w:type="dxa"/>
          </w:tcPr>
          <w:p w14:paraId="0CD94796" w14:textId="77777777" w:rsidR="000751EA" w:rsidRPr="005B7BBA" w:rsidRDefault="000751EA" w:rsidP="000751EA">
            <w:pPr>
              <w:pStyle w:val="TableText"/>
            </w:pPr>
            <w:r w:rsidRPr="005B7BBA">
              <w:t>X</w:t>
            </w:r>
          </w:p>
        </w:tc>
        <w:tc>
          <w:tcPr>
            <w:tcW w:w="438" w:type="dxa"/>
          </w:tcPr>
          <w:p w14:paraId="069BEB09" w14:textId="77777777" w:rsidR="000751EA" w:rsidRPr="005B7BBA" w:rsidRDefault="000751EA" w:rsidP="000751EA">
            <w:pPr>
              <w:pStyle w:val="TableText"/>
            </w:pPr>
            <w:r w:rsidRPr="005B7BBA">
              <w:t>X</w:t>
            </w:r>
          </w:p>
        </w:tc>
        <w:tc>
          <w:tcPr>
            <w:tcW w:w="439" w:type="dxa"/>
          </w:tcPr>
          <w:p w14:paraId="26946BD2" w14:textId="77777777" w:rsidR="000751EA" w:rsidRPr="005B7BBA" w:rsidRDefault="000751EA" w:rsidP="000751EA">
            <w:pPr>
              <w:pStyle w:val="TableText"/>
            </w:pPr>
            <w:r w:rsidRPr="005B7BBA">
              <w:t>X</w:t>
            </w:r>
          </w:p>
        </w:tc>
      </w:tr>
      <w:tr w:rsidR="000751EA" w14:paraId="2B84F821" w14:textId="77777777" w:rsidTr="007A4858">
        <w:trPr>
          <w:cantSplit/>
        </w:trPr>
        <w:tc>
          <w:tcPr>
            <w:tcW w:w="802" w:type="dxa"/>
            <w:tcMar>
              <w:left w:w="58" w:type="dxa"/>
              <w:right w:w="58" w:type="dxa"/>
            </w:tcMar>
          </w:tcPr>
          <w:p w14:paraId="40B092BB" w14:textId="77777777" w:rsidR="000751EA" w:rsidRPr="005B7BBA" w:rsidRDefault="000751EA" w:rsidP="000751EA">
            <w:pPr>
              <w:pStyle w:val="TableText"/>
            </w:pPr>
            <w:r w:rsidRPr="005B7BBA">
              <w:t>142</w:t>
            </w:r>
          </w:p>
        </w:tc>
        <w:tc>
          <w:tcPr>
            <w:tcW w:w="2250" w:type="dxa"/>
            <w:tcMar>
              <w:left w:w="58" w:type="dxa"/>
              <w:right w:w="58" w:type="dxa"/>
            </w:tcMar>
          </w:tcPr>
          <w:p w14:paraId="50F9DE88" w14:textId="77777777" w:rsidR="000751EA" w:rsidRPr="005B7BBA" w:rsidRDefault="000751EA" w:rsidP="000751EA">
            <w:pPr>
              <w:pStyle w:val="TableText"/>
            </w:pPr>
            <w:r w:rsidRPr="005B7BBA">
              <w:t>PROC FLAG M</w:t>
            </w:r>
          </w:p>
        </w:tc>
        <w:tc>
          <w:tcPr>
            <w:tcW w:w="2970" w:type="dxa"/>
            <w:tcMar>
              <w:left w:w="58" w:type="dxa"/>
              <w:right w:w="58" w:type="dxa"/>
            </w:tcMar>
          </w:tcPr>
          <w:p w14:paraId="1CDAF601" w14:textId="3763844F" w:rsidR="000751EA" w:rsidRPr="005B7BBA" w:rsidRDefault="000751EA" w:rsidP="000751EA">
            <w:pPr>
              <w:pStyle w:val="TableText"/>
            </w:pPr>
            <w:r w:rsidRPr="005B7BBA">
              <w:t>:P:IDR-</w:t>
            </w:r>
            <w:hyperlink r:id="rId1192" w:history="1">
              <w:r w:rsidRPr="003E560E">
                <w:rPr>
                  <w:rStyle w:val="Hyperlink"/>
                </w:rPr>
                <w:t>P</w:t>
              </w:r>
              <w:bookmarkStart w:id="1372" w:name="_Hlt514742667"/>
              <w:r w:rsidRPr="003E560E">
                <w:rPr>
                  <w:rStyle w:val="Hyperlink"/>
                </w:rPr>
                <w:t>R</w:t>
              </w:r>
              <w:bookmarkStart w:id="1373" w:name="_Hlt28755632"/>
              <w:bookmarkEnd w:id="1372"/>
              <w:r w:rsidRPr="003E560E">
                <w:rPr>
                  <w:rStyle w:val="Hyperlink"/>
                </w:rPr>
                <w:t>O</w:t>
              </w:r>
              <w:bookmarkStart w:id="1374" w:name="_Hlt500218976"/>
              <w:bookmarkEnd w:id="1373"/>
              <w:r w:rsidRPr="003E560E">
                <w:rPr>
                  <w:rStyle w:val="Hyperlink"/>
                </w:rPr>
                <w:t>C</w:t>
              </w:r>
              <w:bookmarkStart w:id="1375" w:name="_Hlt30575726"/>
              <w:bookmarkStart w:id="1376" w:name="_Hlt12252951"/>
              <w:bookmarkEnd w:id="1374"/>
              <w:bookmarkEnd w:id="1375"/>
              <w:r w:rsidRPr="003E560E">
                <w:rPr>
                  <w:rStyle w:val="Hyperlink"/>
                </w:rPr>
                <w:t>-</w:t>
              </w:r>
              <w:bookmarkEnd w:id="1376"/>
              <w:r w:rsidRPr="003E560E">
                <w:rPr>
                  <w:rStyle w:val="Hyperlink"/>
                </w:rPr>
                <w:t>F</w:t>
              </w:r>
              <w:bookmarkStart w:id="1377" w:name="_Hlt30574757"/>
              <w:r w:rsidRPr="003E560E">
                <w:rPr>
                  <w:rStyle w:val="Hyperlink"/>
                </w:rPr>
                <w:t>L</w:t>
              </w:r>
              <w:bookmarkEnd w:id="1377"/>
              <w:r w:rsidRPr="003E560E">
                <w:rPr>
                  <w:rStyle w:val="Hyperlink"/>
                </w:rPr>
                <w:t>AGS-M</w:t>
              </w:r>
            </w:hyperlink>
          </w:p>
        </w:tc>
        <w:tc>
          <w:tcPr>
            <w:tcW w:w="2734" w:type="dxa"/>
            <w:tcMar>
              <w:left w:w="58" w:type="dxa"/>
              <w:right w:w="58" w:type="dxa"/>
            </w:tcMar>
          </w:tcPr>
          <w:p w14:paraId="171C3BBD" w14:textId="77777777" w:rsidR="000751EA" w:rsidRDefault="000751EA" w:rsidP="000751EA">
            <w:pPr>
              <w:pStyle w:val="TableText"/>
            </w:pPr>
            <w:r w:rsidRPr="005B7BBA">
              <w:t>Procedure code flag M</w:t>
            </w:r>
          </w:p>
          <w:p w14:paraId="312C7E0E" w14:textId="77777777" w:rsidR="000751EA" w:rsidRPr="005B7BBA" w:rsidRDefault="000751EA" w:rsidP="000751EA">
            <w:pPr>
              <w:pStyle w:val="TableText"/>
            </w:pPr>
            <w:r>
              <w:rPr>
                <w:rFonts w:cs="Arial"/>
                <w:color w:val="000000"/>
              </w:rPr>
              <w:t>T</w:t>
            </w:r>
            <w:r w:rsidRPr="0074788B">
              <w:rPr>
                <w:rFonts w:cs="Arial"/>
                <w:color w:val="000000"/>
              </w:rPr>
              <w:t>his procedure code flag is not currently used.</w:t>
            </w:r>
          </w:p>
        </w:tc>
        <w:tc>
          <w:tcPr>
            <w:tcW w:w="1136" w:type="dxa"/>
            <w:tcMar>
              <w:left w:w="58" w:type="dxa"/>
              <w:right w:w="58" w:type="dxa"/>
            </w:tcMar>
          </w:tcPr>
          <w:p w14:paraId="12ECA200" w14:textId="77777777" w:rsidR="000751EA" w:rsidRPr="005B7BBA" w:rsidRDefault="000751EA" w:rsidP="000751EA">
            <w:pPr>
              <w:pStyle w:val="TableText"/>
            </w:pPr>
            <w:r w:rsidRPr="005B7BBA">
              <w:t>1 C</w:t>
            </w:r>
          </w:p>
        </w:tc>
        <w:tc>
          <w:tcPr>
            <w:tcW w:w="2340" w:type="dxa"/>
            <w:tcMar>
              <w:left w:w="58" w:type="dxa"/>
              <w:right w:w="58" w:type="dxa"/>
            </w:tcMar>
          </w:tcPr>
          <w:p w14:paraId="1B0F9559" w14:textId="10542259" w:rsidR="000751EA" w:rsidRPr="005B7BBA" w:rsidRDefault="000751EA" w:rsidP="000751EA">
            <w:pPr>
              <w:pStyle w:val="TableText"/>
            </w:pPr>
            <w:r w:rsidRPr="005B7BBA">
              <w:t xml:space="preserve">See spec </w:t>
            </w:r>
            <w:hyperlink r:id="rId1193" w:history="1">
              <w:r w:rsidRPr="003E560E">
                <w:rPr>
                  <w:rStyle w:val="Hyperlink"/>
                </w:rPr>
                <w:t>S0128000</w:t>
              </w:r>
            </w:hyperlink>
          </w:p>
        </w:tc>
        <w:tc>
          <w:tcPr>
            <w:tcW w:w="837" w:type="dxa"/>
            <w:tcMar>
              <w:left w:w="58" w:type="dxa"/>
              <w:right w:w="58" w:type="dxa"/>
            </w:tcMar>
          </w:tcPr>
          <w:p w14:paraId="3FE1256A" w14:textId="77777777" w:rsidR="000751EA" w:rsidRPr="005B7BBA" w:rsidRDefault="000751EA" w:rsidP="000751EA">
            <w:pPr>
              <w:pStyle w:val="TableText"/>
            </w:pPr>
            <w:r>
              <w:t>Spaces</w:t>
            </w:r>
          </w:p>
        </w:tc>
        <w:tc>
          <w:tcPr>
            <w:tcW w:w="438" w:type="dxa"/>
          </w:tcPr>
          <w:p w14:paraId="3B65222F" w14:textId="77777777" w:rsidR="000751EA" w:rsidRPr="005B7BBA" w:rsidRDefault="000751EA" w:rsidP="000751EA">
            <w:pPr>
              <w:pStyle w:val="TableText"/>
            </w:pPr>
            <w:r w:rsidRPr="005B7BBA">
              <w:t>X</w:t>
            </w:r>
          </w:p>
        </w:tc>
        <w:tc>
          <w:tcPr>
            <w:tcW w:w="438" w:type="dxa"/>
          </w:tcPr>
          <w:p w14:paraId="31DD3446" w14:textId="77777777" w:rsidR="000751EA" w:rsidRPr="005B7BBA" w:rsidRDefault="000751EA" w:rsidP="000751EA">
            <w:pPr>
              <w:pStyle w:val="TableText"/>
            </w:pPr>
            <w:r w:rsidRPr="005B7BBA">
              <w:t>X</w:t>
            </w:r>
          </w:p>
        </w:tc>
        <w:tc>
          <w:tcPr>
            <w:tcW w:w="439" w:type="dxa"/>
          </w:tcPr>
          <w:p w14:paraId="0E2B3B0C" w14:textId="77777777" w:rsidR="000751EA" w:rsidRPr="005B7BBA" w:rsidRDefault="000751EA" w:rsidP="000751EA">
            <w:pPr>
              <w:pStyle w:val="TableText"/>
            </w:pPr>
            <w:r w:rsidRPr="005B7BBA">
              <w:t>X</w:t>
            </w:r>
          </w:p>
        </w:tc>
      </w:tr>
      <w:tr w:rsidR="000751EA" w14:paraId="10412C34" w14:textId="77777777" w:rsidTr="007A4858">
        <w:trPr>
          <w:cantSplit/>
        </w:trPr>
        <w:tc>
          <w:tcPr>
            <w:tcW w:w="802" w:type="dxa"/>
            <w:tcMar>
              <w:left w:w="58" w:type="dxa"/>
              <w:right w:w="58" w:type="dxa"/>
            </w:tcMar>
          </w:tcPr>
          <w:p w14:paraId="272FC961" w14:textId="77777777" w:rsidR="000751EA" w:rsidRPr="005B7BBA" w:rsidRDefault="000751EA" w:rsidP="000751EA">
            <w:pPr>
              <w:pStyle w:val="TableText"/>
            </w:pPr>
            <w:r w:rsidRPr="005B7BBA">
              <w:t>143</w:t>
            </w:r>
          </w:p>
        </w:tc>
        <w:tc>
          <w:tcPr>
            <w:tcW w:w="2250" w:type="dxa"/>
            <w:tcMar>
              <w:left w:w="58" w:type="dxa"/>
              <w:right w:w="58" w:type="dxa"/>
            </w:tcMar>
          </w:tcPr>
          <w:p w14:paraId="6F4D5B56" w14:textId="77777777" w:rsidR="000751EA" w:rsidRPr="005B7BBA" w:rsidRDefault="000751EA" w:rsidP="000751EA">
            <w:pPr>
              <w:pStyle w:val="TableText"/>
            </w:pPr>
            <w:r w:rsidRPr="005B7BBA">
              <w:t>PROC FLAG N</w:t>
            </w:r>
          </w:p>
        </w:tc>
        <w:tc>
          <w:tcPr>
            <w:tcW w:w="2970" w:type="dxa"/>
            <w:tcMar>
              <w:left w:w="58" w:type="dxa"/>
              <w:right w:w="58" w:type="dxa"/>
            </w:tcMar>
          </w:tcPr>
          <w:p w14:paraId="05B5EEED" w14:textId="20EE6D8B" w:rsidR="000751EA" w:rsidRPr="005B7BBA" w:rsidRDefault="000751EA" w:rsidP="000751EA">
            <w:pPr>
              <w:pStyle w:val="TableText"/>
            </w:pPr>
            <w:r w:rsidRPr="005B7BBA">
              <w:t>:P:IDR-</w:t>
            </w:r>
            <w:hyperlink r:id="rId1194" w:history="1">
              <w:r w:rsidRPr="003E560E">
                <w:rPr>
                  <w:rStyle w:val="Hyperlink"/>
                </w:rPr>
                <w:t>P</w:t>
              </w:r>
              <w:bookmarkStart w:id="1378" w:name="_Hlt506780306"/>
              <w:r w:rsidRPr="003E560E">
                <w:rPr>
                  <w:rStyle w:val="Hyperlink"/>
                </w:rPr>
                <w:t>R</w:t>
              </w:r>
              <w:bookmarkEnd w:id="1378"/>
              <w:r w:rsidRPr="003E560E">
                <w:rPr>
                  <w:rStyle w:val="Hyperlink"/>
                </w:rPr>
                <w:t>O</w:t>
              </w:r>
              <w:bookmarkStart w:id="1379" w:name="_Hlt12252961"/>
              <w:r w:rsidRPr="003E560E">
                <w:rPr>
                  <w:rStyle w:val="Hyperlink"/>
                </w:rPr>
                <w:t>C</w:t>
              </w:r>
              <w:bookmarkStart w:id="1380" w:name="_Hlt500218981"/>
              <w:bookmarkEnd w:id="1379"/>
              <w:r w:rsidRPr="003E560E">
                <w:rPr>
                  <w:rStyle w:val="Hyperlink"/>
                </w:rPr>
                <w:t>-</w:t>
              </w:r>
              <w:bookmarkStart w:id="1381" w:name="_Hlt514742674"/>
              <w:bookmarkEnd w:id="1380"/>
              <w:r w:rsidRPr="003E560E">
                <w:rPr>
                  <w:rStyle w:val="Hyperlink"/>
                </w:rPr>
                <w:t>F</w:t>
              </w:r>
              <w:bookmarkStart w:id="1382" w:name="_Hlt30574761"/>
              <w:bookmarkEnd w:id="1381"/>
              <w:r w:rsidRPr="003E560E">
                <w:rPr>
                  <w:rStyle w:val="Hyperlink"/>
                </w:rPr>
                <w:t>L</w:t>
              </w:r>
              <w:bookmarkEnd w:id="1382"/>
              <w:r w:rsidRPr="003E560E">
                <w:rPr>
                  <w:rStyle w:val="Hyperlink"/>
                </w:rPr>
                <w:t>AGS-N</w:t>
              </w:r>
            </w:hyperlink>
          </w:p>
        </w:tc>
        <w:tc>
          <w:tcPr>
            <w:tcW w:w="2734" w:type="dxa"/>
            <w:tcMar>
              <w:left w:w="58" w:type="dxa"/>
              <w:right w:w="58" w:type="dxa"/>
            </w:tcMar>
          </w:tcPr>
          <w:p w14:paraId="2F9BB72A" w14:textId="56EBDEF2" w:rsidR="000751EA" w:rsidRDefault="000751EA" w:rsidP="000751EA">
            <w:pPr>
              <w:pStyle w:val="TableText"/>
            </w:pPr>
            <w:r w:rsidRPr="005B7BBA">
              <w:t>Procedure code flag N</w:t>
            </w:r>
          </w:p>
          <w:p w14:paraId="03CEA186" w14:textId="77777777" w:rsidR="000751EA" w:rsidRPr="005B7BBA" w:rsidRDefault="000751EA" w:rsidP="000751EA">
            <w:pPr>
              <w:pStyle w:val="TableText"/>
            </w:pPr>
            <w:r>
              <w:rPr>
                <w:rFonts w:cs="Arial"/>
                <w:color w:val="000000"/>
              </w:rPr>
              <w:t>T</w:t>
            </w:r>
            <w:r w:rsidRPr="0074788B">
              <w:rPr>
                <w:rFonts w:cs="Arial"/>
                <w:color w:val="000000"/>
              </w:rPr>
              <w:t>his procedure code flag is not currently used.</w:t>
            </w:r>
          </w:p>
        </w:tc>
        <w:tc>
          <w:tcPr>
            <w:tcW w:w="1136" w:type="dxa"/>
            <w:tcMar>
              <w:left w:w="58" w:type="dxa"/>
              <w:right w:w="58" w:type="dxa"/>
            </w:tcMar>
          </w:tcPr>
          <w:p w14:paraId="29174E4C" w14:textId="77777777" w:rsidR="000751EA" w:rsidRPr="005B7BBA" w:rsidRDefault="000751EA" w:rsidP="000751EA">
            <w:pPr>
              <w:pStyle w:val="TableText"/>
            </w:pPr>
            <w:r w:rsidRPr="005B7BBA">
              <w:t>1 C</w:t>
            </w:r>
          </w:p>
        </w:tc>
        <w:tc>
          <w:tcPr>
            <w:tcW w:w="2340" w:type="dxa"/>
            <w:tcMar>
              <w:left w:w="58" w:type="dxa"/>
              <w:right w:w="58" w:type="dxa"/>
            </w:tcMar>
          </w:tcPr>
          <w:p w14:paraId="7E23916C" w14:textId="25DA3956" w:rsidR="000751EA" w:rsidRPr="005B7BBA" w:rsidRDefault="000751EA" w:rsidP="000751EA">
            <w:pPr>
              <w:pStyle w:val="TableText"/>
            </w:pPr>
            <w:r w:rsidRPr="005B7BBA">
              <w:t xml:space="preserve">See spec </w:t>
            </w:r>
            <w:hyperlink r:id="rId1195" w:history="1">
              <w:r w:rsidRPr="003E560E">
                <w:rPr>
                  <w:rStyle w:val="Hyperlink"/>
                </w:rPr>
                <w:t>S0128000</w:t>
              </w:r>
            </w:hyperlink>
          </w:p>
        </w:tc>
        <w:tc>
          <w:tcPr>
            <w:tcW w:w="837" w:type="dxa"/>
            <w:tcMar>
              <w:left w:w="58" w:type="dxa"/>
              <w:right w:w="58" w:type="dxa"/>
            </w:tcMar>
          </w:tcPr>
          <w:p w14:paraId="358ED7F1" w14:textId="77777777" w:rsidR="000751EA" w:rsidRPr="005B7BBA" w:rsidRDefault="000751EA" w:rsidP="000751EA">
            <w:pPr>
              <w:pStyle w:val="TableText"/>
            </w:pPr>
            <w:r>
              <w:t>Spaces</w:t>
            </w:r>
          </w:p>
        </w:tc>
        <w:tc>
          <w:tcPr>
            <w:tcW w:w="438" w:type="dxa"/>
          </w:tcPr>
          <w:p w14:paraId="43FF0E32" w14:textId="77777777" w:rsidR="000751EA" w:rsidRPr="005B7BBA" w:rsidRDefault="000751EA" w:rsidP="000751EA">
            <w:pPr>
              <w:pStyle w:val="TableText"/>
            </w:pPr>
            <w:r w:rsidRPr="005B7BBA">
              <w:t>X</w:t>
            </w:r>
          </w:p>
        </w:tc>
        <w:tc>
          <w:tcPr>
            <w:tcW w:w="438" w:type="dxa"/>
          </w:tcPr>
          <w:p w14:paraId="2AD05F3E" w14:textId="77777777" w:rsidR="000751EA" w:rsidRPr="005B7BBA" w:rsidRDefault="000751EA" w:rsidP="000751EA">
            <w:pPr>
              <w:pStyle w:val="TableText"/>
            </w:pPr>
            <w:r w:rsidRPr="005B7BBA">
              <w:t>X</w:t>
            </w:r>
          </w:p>
        </w:tc>
        <w:tc>
          <w:tcPr>
            <w:tcW w:w="439" w:type="dxa"/>
          </w:tcPr>
          <w:p w14:paraId="16E2A784" w14:textId="77777777" w:rsidR="000751EA" w:rsidRPr="005B7BBA" w:rsidRDefault="000751EA" w:rsidP="000751EA">
            <w:pPr>
              <w:pStyle w:val="TableText"/>
            </w:pPr>
            <w:r w:rsidRPr="005B7BBA">
              <w:t>X</w:t>
            </w:r>
          </w:p>
        </w:tc>
      </w:tr>
      <w:tr w:rsidR="000751EA" w14:paraId="2193844A" w14:textId="77777777" w:rsidTr="007A4858">
        <w:trPr>
          <w:cantSplit/>
        </w:trPr>
        <w:tc>
          <w:tcPr>
            <w:tcW w:w="802" w:type="dxa"/>
            <w:tcMar>
              <w:left w:w="58" w:type="dxa"/>
              <w:right w:w="58" w:type="dxa"/>
            </w:tcMar>
          </w:tcPr>
          <w:p w14:paraId="2F4971AD" w14:textId="77777777" w:rsidR="000751EA" w:rsidRPr="005B7BBA" w:rsidRDefault="000751EA" w:rsidP="000751EA">
            <w:pPr>
              <w:pStyle w:val="TableText"/>
            </w:pPr>
            <w:r w:rsidRPr="005B7BBA">
              <w:t>144</w:t>
            </w:r>
          </w:p>
        </w:tc>
        <w:tc>
          <w:tcPr>
            <w:tcW w:w="2250" w:type="dxa"/>
            <w:tcMar>
              <w:left w:w="58" w:type="dxa"/>
              <w:right w:w="58" w:type="dxa"/>
            </w:tcMar>
          </w:tcPr>
          <w:p w14:paraId="2F9AC8D3" w14:textId="77777777" w:rsidR="000751EA" w:rsidRPr="005B7BBA" w:rsidRDefault="000751EA" w:rsidP="000751EA">
            <w:pPr>
              <w:pStyle w:val="TableText"/>
            </w:pPr>
            <w:r w:rsidRPr="005B7BBA">
              <w:t>PROC FLAG O</w:t>
            </w:r>
          </w:p>
        </w:tc>
        <w:tc>
          <w:tcPr>
            <w:tcW w:w="2970" w:type="dxa"/>
            <w:tcMar>
              <w:left w:w="58" w:type="dxa"/>
              <w:right w:w="58" w:type="dxa"/>
            </w:tcMar>
          </w:tcPr>
          <w:p w14:paraId="60170B5C" w14:textId="1F1775FF" w:rsidR="000751EA" w:rsidRPr="00C4752B" w:rsidRDefault="000751EA" w:rsidP="000751EA">
            <w:pPr>
              <w:pStyle w:val="TableText"/>
              <w:rPr>
                <w:lang w:val="es-US"/>
              </w:rPr>
            </w:pPr>
            <w:r w:rsidRPr="00C4752B">
              <w:rPr>
                <w:lang w:val="es-US"/>
              </w:rPr>
              <w:t>:P:IDR-</w:t>
            </w:r>
            <w:hyperlink r:id="rId1196" w:history="1">
              <w:r w:rsidRPr="00C4752B">
                <w:rPr>
                  <w:rStyle w:val="Hyperlink"/>
                  <w:lang w:val="es-US"/>
                </w:rPr>
                <w:t>P</w:t>
              </w:r>
              <w:bookmarkStart w:id="1383" w:name="_Hlt514742679"/>
              <w:r w:rsidRPr="00C4752B">
                <w:rPr>
                  <w:rStyle w:val="Hyperlink"/>
                  <w:lang w:val="es-US"/>
                </w:rPr>
                <w:t>R</w:t>
              </w:r>
              <w:bookmarkStart w:id="1384" w:name="_Hlt500218987"/>
              <w:bookmarkEnd w:id="1383"/>
              <w:r w:rsidRPr="00C4752B">
                <w:rPr>
                  <w:rStyle w:val="Hyperlink"/>
                  <w:lang w:val="es-US"/>
                </w:rPr>
                <w:t>O</w:t>
              </w:r>
              <w:bookmarkEnd w:id="1384"/>
              <w:r w:rsidRPr="00C4752B">
                <w:rPr>
                  <w:rStyle w:val="Hyperlink"/>
                  <w:lang w:val="es-US"/>
                </w:rPr>
                <w:t>C</w:t>
              </w:r>
              <w:bookmarkStart w:id="1385" w:name="_Hlt28755667"/>
              <w:r w:rsidRPr="00C4752B">
                <w:rPr>
                  <w:rStyle w:val="Hyperlink"/>
                  <w:lang w:val="es-US"/>
                </w:rPr>
                <w:t>-</w:t>
              </w:r>
              <w:bookmarkStart w:id="1386" w:name="_Hlt12252975"/>
              <w:bookmarkEnd w:id="1385"/>
              <w:r w:rsidRPr="00C4752B">
                <w:rPr>
                  <w:rStyle w:val="Hyperlink"/>
                  <w:lang w:val="es-US"/>
                </w:rPr>
                <w:t>F</w:t>
              </w:r>
              <w:bookmarkStart w:id="1387" w:name="_Hlt500218991"/>
              <w:bookmarkEnd w:id="1386"/>
              <w:r w:rsidRPr="00C4752B">
                <w:rPr>
                  <w:rStyle w:val="Hyperlink"/>
                  <w:lang w:val="es-US"/>
                </w:rPr>
                <w:t>L</w:t>
              </w:r>
              <w:bookmarkEnd w:id="1387"/>
              <w:r w:rsidRPr="00C4752B">
                <w:rPr>
                  <w:rStyle w:val="Hyperlink"/>
                  <w:lang w:val="es-US"/>
                </w:rPr>
                <w:t>AG</w:t>
              </w:r>
              <w:bookmarkStart w:id="1388" w:name="_Hlt506780252"/>
              <w:r w:rsidRPr="00C4752B">
                <w:rPr>
                  <w:rStyle w:val="Hyperlink"/>
                  <w:lang w:val="es-US"/>
                </w:rPr>
                <w:t>S</w:t>
              </w:r>
              <w:bookmarkEnd w:id="1388"/>
              <w:r w:rsidRPr="00C4752B">
                <w:rPr>
                  <w:rStyle w:val="Hyperlink"/>
                  <w:lang w:val="es-US"/>
                </w:rPr>
                <w:t>-</w:t>
              </w:r>
              <w:bookmarkStart w:id="1389" w:name="_Hlt527340363"/>
              <w:r w:rsidRPr="00C4752B">
                <w:rPr>
                  <w:rStyle w:val="Hyperlink"/>
                  <w:lang w:val="es-US"/>
                </w:rPr>
                <w:t>O</w:t>
              </w:r>
              <w:bookmarkEnd w:id="1389"/>
            </w:hyperlink>
          </w:p>
        </w:tc>
        <w:tc>
          <w:tcPr>
            <w:tcW w:w="2734" w:type="dxa"/>
            <w:tcMar>
              <w:left w:w="58" w:type="dxa"/>
              <w:right w:w="58" w:type="dxa"/>
            </w:tcMar>
          </w:tcPr>
          <w:p w14:paraId="6F1BB7EA" w14:textId="6C2AEB08" w:rsidR="000751EA" w:rsidRDefault="000751EA" w:rsidP="000751EA">
            <w:pPr>
              <w:pStyle w:val="TableText"/>
            </w:pPr>
            <w:r w:rsidRPr="005B7BBA">
              <w:t>Procedure code flag O</w:t>
            </w:r>
          </w:p>
          <w:p w14:paraId="156B70A4" w14:textId="77777777" w:rsidR="000751EA" w:rsidRPr="005B7BBA" w:rsidRDefault="000751EA" w:rsidP="000751EA">
            <w:pPr>
              <w:pStyle w:val="TableText"/>
            </w:pPr>
            <w:r>
              <w:rPr>
                <w:rFonts w:cs="Arial"/>
                <w:color w:val="000000"/>
              </w:rPr>
              <w:t>T</w:t>
            </w:r>
            <w:r w:rsidRPr="0074788B">
              <w:rPr>
                <w:rFonts w:cs="Arial"/>
                <w:color w:val="000000"/>
              </w:rPr>
              <w:t>his procedure code flag is not currently used.</w:t>
            </w:r>
          </w:p>
        </w:tc>
        <w:tc>
          <w:tcPr>
            <w:tcW w:w="1136" w:type="dxa"/>
            <w:tcMar>
              <w:left w:w="58" w:type="dxa"/>
              <w:right w:w="58" w:type="dxa"/>
            </w:tcMar>
          </w:tcPr>
          <w:p w14:paraId="55CCF4F4" w14:textId="77777777" w:rsidR="000751EA" w:rsidRPr="005B7BBA" w:rsidRDefault="000751EA" w:rsidP="000751EA">
            <w:pPr>
              <w:pStyle w:val="TableText"/>
            </w:pPr>
            <w:r w:rsidRPr="005B7BBA">
              <w:t>1 C</w:t>
            </w:r>
          </w:p>
        </w:tc>
        <w:tc>
          <w:tcPr>
            <w:tcW w:w="2340" w:type="dxa"/>
            <w:tcMar>
              <w:left w:w="58" w:type="dxa"/>
              <w:right w:w="58" w:type="dxa"/>
            </w:tcMar>
          </w:tcPr>
          <w:p w14:paraId="32DE2961" w14:textId="121ABD92" w:rsidR="000751EA" w:rsidRPr="005B7BBA" w:rsidRDefault="000751EA" w:rsidP="000751EA">
            <w:pPr>
              <w:pStyle w:val="TableText"/>
            </w:pPr>
            <w:r w:rsidRPr="005B7BBA">
              <w:t xml:space="preserve">See spec </w:t>
            </w:r>
            <w:hyperlink r:id="rId1197" w:history="1">
              <w:r w:rsidRPr="003E560E">
                <w:rPr>
                  <w:rStyle w:val="Hyperlink"/>
                </w:rPr>
                <w:t>S0128000</w:t>
              </w:r>
            </w:hyperlink>
          </w:p>
        </w:tc>
        <w:tc>
          <w:tcPr>
            <w:tcW w:w="837" w:type="dxa"/>
            <w:tcMar>
              <w:left w:w="58" w:type="dxa"/>
              <w:right w:w="58" w:type="dxa"/>
            </w:tcMar>
          </w:tcPr>
          <w:p w14:paraId="0FE647EE" w14:textId="77777777" w:rsidR="000751EA" w:rsidRPr="005B7BBA" w:rsidRDefault="000751EA" w:rsidP="000751EA">
            <w:pPr>
              <w:pStyle w:val="TableText"/>
            </w:pPr>
            <w:r>
              <w:t>Spaces</w:t>
            </w:r>
          </w:p>
        </w:tc>
        <w:tc>
          <w:tcPr>
            <w:tcW w:w="438" w:type="dxa"/>
          </w:tcPr>
          <w:p w14:paraId="10623933" w14:textId="77777777" w:rsidR="000751EA" w:rsidRPr="005B7BBA" w:rsidRDefault="000751EA" w:rsidP="000751EA">
            <w:pPr>
              <w:pStyle w:val="TableText"/>
            </w:pPr>
            <w:r w:rsidRPr="005B7BBA">
              <w:t>X</w:t>
            </w:r>
          </w:p>
        </w:tc>
        <w:tc>
          <w:tcPr>
            <w:tcW w:w="438" w:type="dxa"/>
          </w:tcPr>
          <w:p w14:paraId="233914CC" w14:textId="77777777" w:rsidR="000751EA" w:rsidRPr="005B7BBA" w:rsidRDefault="000751EA" w:rsidP="000751EA">
            <w:pPr>
              <w:pStyle w:val="TableText"/>
            </w:pPr>
            <w:r w:rsidRPr="005B7BBA">
              <w:t>X</w:t>
            </w:r>
          </w:p>
        </w:tc>
        <w:tc>
          <w:tcPr>
            <w:tcW w:w="439" w:type="dxa"/>
          </w:tcPr>
          <w:p w14:paraId="5FDFA395" w14:textId="77777777" w:rsidR="000751EA" w:rsidRPr="005B7BBA" w:rsidRDefault="000751EA" w:rsidP="000751EA">
            <w:pPr>
              <w:pStyle w:val="TableText"/>
            </w:pPr>
            <w:r w:rsidRPr="005B7BBA">
              <w:t>X</w:t>
            </w:r>
          </w:p>
        </w:tc>
      </w:tr>
      <w:tr w:rsidR="000751EA" w14:paraId="1EF052E9" w14:textId="77777777" w:rsidTr="007A4858">
        <w:trPr>
          <w:cantSplit/>
        </w:trPr>
        <w:tc>
          <w:tcPr>
            <w:tcW w:w="802" w:type="dxa"/>
            <w:tcMar>
              <w:left w:w="58" w:type="dxa"/>
              <w:right w:w="58" w:type="dxa"/>
            </w:tcMar>
          </w:tcPr>
          <w:p w14:paraId="3346D9B5" w14:textId="77777777" w:rsidR="000751EA" w:rsidRPr="005B7BBA" w:rsidRDefault="000751EA" w:rsidP="000751EA">
            <w:pPr>
              <w:pStyle w:val="TableText"/>
            </w:pPr>
            <w:r w:rsidRPr="005B7BBA">
              <w:t>145</w:t>
            </w:r>
          </w:p>
        </w:tc>
        <w:tc>
          <w:tcPr>
            <w:tcW w:w="2250" w:type="dxa"/>
            <w:tcMar>
              <w:left w:w="58" w:type="dxa"/>
              <w:right w:w="58" w:type="dxa"/>
            </w:tcMar>
          </w:tcPr>
          <w:p w14:paraId="401AD1E4" w14:textId="77777777" w:rsidR="000751EA" w:rsidRPr="005B7BBA" w:rsidRDefault="000751EA" w:rsidP="000751EA">
            <w:pPr>
              <w:pStyle w:val="TableText"/>
            </w:pPr>
            <w:r w:rsidRPr="005B7BBA">
              <w:t>PROC FLAG P</w:t>
            </w:r>
          </w:p>
        </w:tc>
        <w:tc>
          <w:tcPr>
            <w:tcW w:w="2970" w:type="dxa"/>
            <w:tcMar>
              <w:left w:w="58" w:type="dxa"/>
              <w:right w:w="58" w:type="dxa"/>
            </w:tcMar>
          </w:tcPr>
          <w:p w14:paraId="5FF2E933" w14:textId="12072D6B" w:rsidR="000751EA" w:rsidRPr="005B7BBA" w:rsidRDefault="000751EA" w:rsidP="000751EA">
            <w:pPr>
              <w:pStyle w:val="TableText"/>
            </w:pPr>
            <w:r w:rsidRPr="005B7BBA">
              <w:t>:P:IDR-</w:t>
            </w:r>
            <w:hyperlink r:id="rId1198" w:history="1">
              <w:r w:rsidRPr="003E560E">
                <w:rPr>
                  <w:rStyle w:val="Hyperlink"/>
                </w:rPr>
                <w:t>P</w:t>
              </w:r>
              <w:bookmarkStart w:id="1390" w:name="_Hlt506780188"/>
              <w:r w:rsidRPr="003E560E">
                <w:rPr>
                  <w:rStyle w:val="Hyperlink"/>
                </w:rPr>
                <w:t>R</w:t>
              </w:r>
              <w:bookmarkStart w:id="1391" w:name="_Hlt30575738"/>
              <w:bookmarkEnd w:id="1390"/>
              <w:r w:rsidRPr="003E560E">
                <w:rPr>
                  <w:rStyle w:val="Hyperlink"/>
                </w:rPr>
                <w:t>O</w:t>
              </w:r>
              <w:bookmarkEnd w:id="1391"/>
              <w:r w:rsidRPr="003E560E">
                <w:rPr>
                  <w:rStyle w:val="Hyperlink"/>
                </w:rPr>
                <w:t>C</w:t>
              </w:r>
              <w:bookmarkStart w:id="1392" w:name="_Hlt28755698"/>
              <w:r w:rsidRPr="003E560E">
                <w:rPr>
                  <w:rStyle w:val="Hyperlink"/>
                </w:rPr>
                <w:t>-</w:t>
              </w:r>
              <w:bookmarkStart w:id="1393" w:name="_Hlt500218995"/>
              <w:bookmarkEnd w:id="1392"/>
              <w:r w:rsidRPr="003E560E">
                <w:rPr>
                  <w:rStyle w:val="Hyperlink"/>
                </w:rPr>
                <w:t>F</w:t>
              </w:r>
              <w:bookmarkStart w:id="1394" w:name="_Hlt527340421"/>
              <w:bookmarkEnd w:id="1393"/>
              <w:r w:rsidRPr="003E560E">
                <w:rPr>
                  <w:rStyle w:val="Hyperlink"/>
                </w:rPr>
                <w:t>L</w:t>
              </w:r>
              <w:bookmarkEnd w:id="1394"/>
              <w:r w:rsidRPr="003E560E">
                <w:rPr>
                  <w:rStyle w:val="Hyperlink"/>
                </w:rPr>
                <w:t>AGS-P</w:t>
              </w:r>
            </w:hyperlink>
          </w:p>
        </w:tc>
        <w:tc>
          <w:tcPr>
            <w:tcW w:w="2734" w:type="dxa"/>
            <w:tcMar>
              <w:left w:w="58" w:type="dxa"/>
              <w:right w:w="58" w:type="dxa"/>
            </w:tcMar>
          </w:tcPr>
          <w:p w14:paraId="04E92D69" w14:textId="4C270B96" w:rsidR="000751EA" w:rsidRDefault="000751EA" w:rsidP="000751EA">
            <w:pPr>
              <w:pStyle w:val="TableText"/>
            </w:pPr>
            <w:r w:rsidRPr="005B7BBA">
              <w:t>Procedure code flag P</w:t>
            </w:r>
          </w:p>
          <w:p w14:paraId="007FCD7F" w14:textId="4D7888DA" w:rsidR="000751EA" w:rsidRPr="005B7BBA" w:rsidRDefault="000751EA" w:rsidP="004E620D">
            <w:pPr>
              <w:pStyle w:val="TableText"/>
            </w:pPr>
            <w:r w:rsidRPr="0074788B">
              <w:rPr>
                <w:rFonts w:cs="Arial"/>
                <w:color w:val="000000"/>
              </w:rPr>
              <w:t>Identifies non-psychiatric procedure codes that may be subject to the outpatient psychiatric procedure payment logic if the detail diagnosis is flagged as a psychiatric diagnosis.</w:t>
            </w:r>
          </w:p>
        </w:tc>
        <w:tc>
          <w:tcPr>
            <w:tcW w:w="1136" w:type="dxa"/>
            <w:tcMar>
              <w:left w:w="58" w:type="dxa"/>
              <w:right w:w="58" w:type="dxa"/>
            </w:tcMar>
          </w:tcPr>
          <w:p w14:paraId="41FB2507" w14:textId="77777777" w:rsidR="000751EA" w:rsidRPr="005B7BBA" w:rsidRDefault="000751EA" w:rsidP="000751EA">
            <w:pPr>
              <w:pStyle w:val="TableText"/>
            </w:pPr>
            <w:r w:rsidRPr="005B7BBA">
              <w:t>1 C</w:t>
            </w:r>
          </w:p>
        </w:tc>
        <w:tc>
          <w:tcPr>
            <w:tcW w:w="2340" w:type="dxa"/>
            <w:tcMar>
              <w:left w:w="58" w:type="dxa"/>
              <w:right w:w="58" w:type="dxa"/>
            </w:tcMar>
          </w:tcPr>
          <w:p w14:paraId="5AC8579B" w14:textId="416FF06F" w:rsidR="000751EA" w:rsidRPr="005B7BBA" w:rsidRDefault="000751EA" w:rsidP="000751EA">
            <w:pPr>
              <w:pStyle w:val="TableText"/>
            </w:pPr>
            <w:r w:rsidRPr="005B7BBA">
              <w:t xml:space="preserve">See spec </w:t>
            </w:r>
            <w:hyperlink r:id="rId1199" w:history="1">
              <w:r w:rsidRPr="003E560E">
                <w:rPr>
                  <w:rStyle w:val="Hyperlink"/>
                </w:rPr>
                <w:t>S0128000</w:t>
              </w:r>
            </w:hyperlink>
          </w:p>
        </w:tc>
        <w:tc>
          <w:tcPr>
            <w:tcW w:w="837" w:type="dxa"/>
            <w:tcMar>
              <w:left w:w="58" w:type="dxa"/>
              <w:right w:w="58" w:type="dxa"/>
            </w:tcMar>
          </w:tcPr>
          <w:p w14:paraId="52D5C759" w14:textId="77777777" w:rsidR="000751EA" w:rsidRPr="005B7BBA" w:rsidRDefault="000751EA" w:rsidP="000751EA">
            <w:pPr>
              <w:pStyle w:val="TableText"/>
            </w:pPr>
            <w:r>
              <w:t>Spaces</w:t>
            </w:r>
          </w:p>
        </w:tc>
        <w:tc>
          <w:tcPr>
            <w:tcW w:w="438" w:type="dxa"/>
          </w:tcPr>
          <w:p w14:paraId="6E4D8CB4" w14:textId="77777777" w:rsidR="000751EA" w:rsidRPr="005B7BBA" w:rsidRDefault="000751EA" w:rsidP="000751EA">
            <w:pPr>
              <w:pStyle w:val="TableText"/>
            </w:pPr>
            <w:r w:rsidRPr="005B7BBA">
              <w:t>X</w:t>
            </w:r>
          </w:p>
        </w:tc>
        <w:tc>
          <w:tcPr>
            <w:tcW w:w="438" w:type="dxa"/>
          </w:tcPr>
          <w:p w14:paraId="301BBA65" w14:textId="77777777" w:rsidR="000751EA" w:rsidRPr="005B7BBA" w:rsidRDefault="000751EA" w:rsidP="000751EA">
            <w:pPr>
              <w:pStyle w:val="TableText"/>
            </w:pPr>
            <w:r w:rsidRPr="005B7BBA">
              <w:t>X</w:t>
            </w:r>
          </w:p>
        </w:tc>
        <w:tc>
          <w:tcPr>
            <w:tcW w:w="439" w:type="dxa"/>
          </w:tcPr>
          <w:p w14:paraId="32CA88D6" w14:textId="77777777" w:rsidR="000751EA" w:rsidRPr="005B7BBA" w:rsidRDefault="000751EA" w:rsidP="000751EA">
            <w:pPr>
              <w:pStyle w:val="TableText"/>
            </w:pPr>
            <w:r w:rsidRPr="005B7BBA">
              <w:t>X</w:t>
            </w:r>
          </w:p>
        </w:tc>
      </w:tr>
      <w:tr w:rsidR="000751EA" w14:paraId="551FF29A" w14:textId="77777777" w:rsidTr="007A4858">
        <w:trPr>
          <w:cantSplit/>
        </w:trPr>
        <w:tc>
          <w:tcPr>
            <w:tcW w:w="802" w:type="dxa"/>
            <w:tcMar>
              <w:left w:w="58" w:type="dxa"/>
              <w:right w:w="58" w:type="dxa"/>
            </w:tcMar>
          </w:tcPr>
          <w:p w14:paraId="04A96DF8" w14:textId="77777777" w:rsidR="000751EA" w:rsidRPr="005B7BBA" w:rsidRDefault="000751EA" w:rsidP="000751EA">
            <w:pPr>
              <w:pStyle w:val="TableText"/>
            </w:pPr>
            <w:r w:rsidRPr="005B7BBA">
              <w:t>146</w:t>
            </w:r>
          </w:p>
        </w:tc>
        <w:tc>
          <w:tcPr>
            <w:tcW w:w="2250" w:type="dxa"/>
            <w:tcMar>
              <w:left w:w="58" w:type="dxa"/>
              <w:right w:w="58" w:type="dxa"/>
            </w:tcMar>
          </w:tcPr>
          <w:p w14:paraId="72EC74D8" w14:textId="77777777" w:rsidR="000751EA" w:rsidRPr="005B7BBA" w:rsidRDefault="000751EA" w:rsidP="000751EA">
            <w:pPr>
              <w:pStyle w:val="TableText"/>
            </w:pPr>
            <w:r w:rsidRPr="005B7BBA">
              <w:t>PROC FLAG Q</w:t>
            </w:r>
          </w:p>
        </w:tc>
        <w:tc>
          <w:tcPr>
            <w:tcW w:w="2970" w:type="dxa"/>
            <w:tcMar>
              <w:left w:w="58" w:type="dxa"/>
              <w:right w:w="58" w:type="dxa"/>
            </w:tcMar>
          </w:tcPr>
          <w:p w14:paraId="744B73AF" w14:textId="67D7B4DD" w:rsidR="000751EA" w:rsidRPr="005B7BBA" w:rsidRDefault="000751EA" w:rsidP="000751EA">
            <w:pPr>
              <w:pStyle w:val="TableText"/>
            </w:pPr>
            <w:r w:rsidRPr="005B7BBA">
              <w:t>:P:IDR-</w:t>
            </w:r>
            <w:bookmarkStart w:id="1395" w:name="_Hlt500217919"/>
            <w:r w:rsidRPr="003E560E">
              <w:rPr>
                <w:rStyle w:val="Hyperlink"/>
              </w:rPr>
              <w:fldChar w:fldCharType="begin"/>
            </w:r>
            <w:r w:rsidR="00455697">
              <w:rPr>
                <w:rStyle w:val="Hyperlink"/>
              </w:rPr>
              <w:instrText>HYPERLINK "..\\..\\DataDictionary\\COBOL\\PROC\\PROC-FLAGS-Q.docx"</w:instrText>
            </w:r>
            <w:r w:rsidRPr="003E560E">
              <w:rPr>
                <w:rStyle w:val="Hyperlink"/>
              </w:rPr>
            </w:r>
            <w:r w:rsidRPr="003E560E">
              <w:rPr>
                <w:rStyle w:val="Hyperlink"/>
              </w:rPr>
              <w:fldChar w:fldCharType="separate"/>
            </w:r>
            <w:r w:rsidRPr="003E560E">
              <w:rPr>
                <w:rStyle w:val="Hyperlink"/>
              </w:rPr>
              <w:t>PR</w:t>
            </w:r>
            <w:bookmarkStart w:id="1396" w:name="_Hlt514742693"/>
            <w:r w:rsidRPr="003E560E">
              <w:rPr>
                <w:rStyle w:val="Hyperlink"/>
              </w:rPr>
              <w:t>O</w:t>
            </w:r>
            <w:bookmarkStart w:id="1397" w:name="_Hlt506780128"/>
            <w:bookmarkEnd w:id="1396"/>
            <w:r w:rsidRPr="003E560E">
              <w:rPr>
                <w:rStyle w:val="Hyperlink"/>
              </w:rPr>
              <w:t>C</w:t>
            </w:r>
            <w:bookmarkStart w:id="1398" w:name="_Hlt500218998"/>
            <w:bookmarkEnd w:id="1397"/>
            <w:r w:rsidRPr="003E560E">
              <w:rPr>
                <w:rStyle w:val="Hyperlink"/>
              </w:rPr>
              <w:t>-</w:t>
            </w:r>
            <w:bookmarkStart w:id="1399" w:name="_Hlt30574772"/>
            <w:bookmarkEnd w:id="1398"/>
            <w:r w:rsidRPr="003E560E">
              <w:rPr>
                <w:rStyle w:val="Hyperlink"/>
              </w:rPr>
              <w:t>F</w:t>
            </w:r>
            <w:bookmarkEnd w:id="1399"/>
            <w:r w:rsidRPr="003E560E">
              <w:rPr>
                <w:rStyle w:val="Hyperlink"/>
              </w:rPr>
              <w:t>LAGS-Q</w:t>
            </w:r>
            <w:bookmarkEnd w:id="1395"/>
            <w:r w:rsidRPr="003E560E">
              <w:rPr>
                <w:rStyle w:val="Hyperlink"/>
              </w:rPr>
              <w:fldChar w:fldCharType="end"/>
            </w:r>
          </w:p>
        </w:tc>
        <w:tc>
          <w:tcPr>
            <w:tcW w:w="2734" w:type="dxa"/>
            <w:tcMar>
              <w:left w:w="58" w:type="dxa"/>
              <w:right w:w="58" w:type="dxa"/>
            </w:tcMar>
          </w:tcPr>
          <w:p w14:paraId="0DA1EC1A" w14:textId="4965B04E" w:rsidR="000751EA" w:rsidRDefault="000751EA" w:rsidP="000751EA">
            <w:pPr>
              <w:pStyle w:val="TableText"/>
            </w:pPr>
            <w:r w:rsidRPr="005B7BBA">
              <w:t>Procedure code flag Q</w:t>
            </w:r>
          </w:p>
          <w:p w14:paraId="17EB47BD" w14:textId="77777777" w:rsidR="000751EA" w:rsidRPr="005B7BBA" w:rsidRDefault="000751EA" w:rsidP="000751EA">
            <w:pPr>
              <w:pStyle w:val="TableText"/>
            </w:pPr>
            <w:r w:rsidRPr="00750C6A">
              <w:rPr>
                <w:rFonts w:cs="Arial"/>
                <w:color w:val="000000"/>
              </w:rPr>
              <w:t>Used on procedure codes that are exempt from the 163D edit (Please note: this hard coded is now obsolete)</w:t>
            </w:r>
            <w:r>
              <w:rPr>
                <w:rFonts w:cs="Arial"/>
                <w:color w:val="000000"/>
              </w:rPr>
              <w:t>.</w:t>
            </w:r>
          </w:p>
        </w:tc>
        <w:tc>
          <w:tcPr>
            <w:tcW w:w="1136" w:type="dxa"/>
            <w:tcMar>
              <w:left w:w="58" w:type="dxa"/>
              <w:right w:w="58" w:type="dxa"/>
            </w:tcMar>
          </w:tcPr>
          <w:p w14:paraId="382BCA2B" w14:textId="77777777" w:rsidR="000751EA" w:rsidRPr="005B7BBA" w:rsidRDefault="000751EA" w:rsidP="000751EA">
            <w:pPr>
              <w:pStyle w:val="TableText"/>
            </w:pPr>
            <w:r w:rsidRPr="005B7BBA">
              <w:t>1 C</w:t>
            </w:r>
          </w:p>
        </w:tc>
        <w:tc>
          <w:tcPr>
            <w:tcW w:w="2340" w:type="dxa"/>
            <w:tcMar>
              <w:left w:w="58" w:type="dxa"/>
              <w:right w:w="58" w:type="dxa"/>
            </w:tcMar>
          </w:tcPr>
          <w:p w14:paraId="02F7A96B" w14:textId="62F47C5D" w:rsidR="000751EA" w:rsidRPr="005B7BBA" w:rsidRDefault="000751EA" w:rsidP="000751EA">
            <w:pPr>
              <w:pStyle w:val="TableText"/>
            </w:pPr>
            <w:r w:rsidRPr="005B7BBA">
              <w:t xml:space="preserve">See spec </w:t>
            </w:r>
            <w:hyperlink r:id="rId1200" w:history="1">
              <w:r w:rsidRPr="003E560E">
                <w:rPr>
                  <w:rStyle w:val="Hyperlink"/>
                </w:rPr>
                <w:t>S0128000</w:t>
              </w:r>
            </w:hyperlink>
          </w:p>
        </w:tc>
        <w:tc>
          <w:tcPr>
            <w:tcW w:w="837" w:type="dxa"/>
            <w:tcMar>
              <w:left w:w="58" w:type="dxa"/>
              <w:right w:w="58" w:type="dxa"/>
            </w:tcMar>
          </w:tcPr>
          <w:p w14:paraId="722B2085" w14:textId="77777777" w:rsidR="000751EA" w:rsidRPr="005B7BBA" w:rsidRDefault="000751EA" w:rsidP="000751EA">
            <w:pPr>
              <w:pStyle w:val="TableText"/>
            </w:pPr>
            <w:r>
              <w:t>Spaces</w:t>
            </w:r>
          </w:p>
        </w:tc>
        <w:tc>
          <w:tcPr>
            <w:tcW w:w="438" w:type="dxa"/>
          </w:tcPr>
          <w:p w14:paraId="7B8B866D" w14:textId="77777777" w:rsidR="000751EA" w:rsidRPr="005B7BBA" w:rsidRDefault="000751EA" w:rsidP="000751EA">
            <w:pPr>
              <w:pStyle w:val="TableText"/>
            </w:pPr>
            <w:r w:rsidRPr="005B7BBA">
              <w:t>X</w:t>
            </w:r>
          </w:p>
        </w:tc>
        <w:tc>
          <w:tcPr>
            <w:tcW w:w="438" w:type="dxa"/>
          </w:tcPr>
          <w:p w14:paraId="32B0FAF6" w14:textId="77777777" w:rsidR="000751EA" w:rsidRPr="005B7BBA" w:rsidRDefault="000751EA" w:rsidP="000751EA">
            <w:pPr>
              <w:pStyle w:val="TableText"/>
            </w:pPr>
            <w:r w:rsidRPr="005B7BBA">
              <w:t>X</w:t>
            </w:r>
          </w:p>
        </w:tc>
        <w:tc>
          <w:tcPr>
            <w:tcW w:w="439" w:type="dxa"/>
          </w:tcPr>
          <w:p w14:paraId="4A98707B" w14:textId="77777777" w:rsidR="000751EA" w:rsidRPr="005B7BBA" w:rsidRDefault="000751EA" w:rsidP="000751EA">
            <w:pPr>
              <w:pStyle w:val="TableText"/>
            </w:pPr>
            <w:r w:rsidRPr="005B7BBA">
              <w:t>X</w:t>
            </w:r>
          </w:p>
        </w:tc>
      </w:tr>
      <w:tr w:rsidR="000751EA" w14:paraId="73548577" w14:textId="77777777" w:rsidTr="007A4858">
        <w:trPr>
          <w:cantSplit/>
        </w:trPr>
        <w:tc>
          <w:tcPr>
            <w:tcW w:w="802" w:type="dxa"/>
            <w:tcMar>
              <w:left w:w="58" w:type="dxa"/>
              <w:right w:w="58" w:type="dxa"/>
            </w:tcMar>
          </w:tcPr>
          <w:p w14:paraId="45AAE891" w14:textId="77777777" w:rsidR="000751EA" w:rsidRPr="005B7BBA" w:rsidRDefault="000751EA" w:rsidP="000751EA">
            <w:pPr>
              <w:pStyle w:val="TableText"/>
            </w:pPr>
            <w:r w:rsidRPr="005B7BBA">
              <w:t>147</w:t>
            </w:r>
          </w:p>
        </w:tc>
        <w:tc>
          <w:tcPr>
            <w:tcW w:w="2250" w:type="dxa"/>
            <w:tcMar>
              <w:left w:w="58" w:type="dxa"/>
              <w:right w:w="58" w:type="dxa"/>
            </w:tcMar>
          </w:tcPr>
          <w:p w14:paraId="48A8EEB9" w14:textId="77777777" w:rsidR="000751EA" w:rsidRPr="005B7BBA" w:rsidRDefault="000751EA" w:rsidP="000751EA">
            <w:pPr>
              <w:pStyle w:val="TableText"/>
            </w:pPr>
            <w:r w:rsidRPr="005B7BBA">
              <w:t>PROC FLAG R</w:t>
            </w:r>
          </w:p>
        </w:tc>
        <w:tc>
          <w:tcPr>
            <w:tcW w:w="2970" w:type="dxa"/>
            <w:tcMar>
              <w:left w:w="58" w:type="dxa"/>
              <w:right w:w="58" w:type="dxa"/>
            </w:tcMar>
          </w:tcPr>
          <w:p w14:paraId="13DB0634" w14:textId="24A15C81" w:rsidR="000751EA" w:rsidRPr="005B7BBA" w:rsidRDefault="000751EA" w:rsidP="000751EA">
            <w:pPr>
              <w:pStyle w:val="TableText"/>
            </w:pPr>
            <w:r w:rsidRPr="005B7BBA">
              <w:t>:P:IDR-</w:t>
            </w:r>
            <w:bookmarkStart w:id="1400" w:name="_Hlt514742699"/>
            <w:r w:rsidRPr="003E560E">
              <w:rPr>
                <w:rStyle w:val="Hyperlink"/>
              </w:rPr>
              <w:fldChar w:fldCharType="begin"/>
            </w:r>
            <w:r w:rsidR="005C2989">
              <w:rPr>
                <w:rStyle w:val="Hyperlink"/>
              </w:rPr>
              <w:instrText>HYPERLINK "..\\..\\DataDictionary\\COBOL\\PROC\\PROC-FLAGS-R.docx"</w:instrText>
            </w:r>
            <w:r w:rsidRPr="003E560E">
              <w:rPr>
                <w:rStyle w:val="Hyperlink"/>
              </w:rPr>
            </w:r>
            <w:r w:rsidRPr="003E560E">
              <w:rPr>
                <w:rStyle w:val="Hyperlink"/>
              </w:rPr>
              <w:fldChar w:fldCharType="separate"/>
            </w:r>
            <w:r w:rsidRPr="003E560E">
              <w:rPr>
                <w:rStyle w:val="Hyperlink"/>
              </w:rPr>
              <w:t>PRO</w:t>
            </w:r>
            <w:bookmarkStart w:id="1401" w:name="_Hlt527340580"/>
            <w:r w:rsidRPr="003E560E">
              <w:rPr>
                <w:rStyle w:val="Hyperlink"/>
              </w:rPr>
              <w:t>C</w:t>
            </w:r>
            <w:bookmarkStart w:id="1402" w:name="_Hlt500219002"/>
            <w:bookmarkEnd w:id="1401"/>
            <w:r w:rsidRPr="003E560E">
              <w:rPr>
                <w:rStyle w:val="Hyperlink"/>
              </w:rPr>
              <w:t>-</w:t>
            </w:r>
            <w:bookmarkStart w:id="1403" w:name="_Hlt30574776"/>
            <w:bookmarkEnd w:id="1402"/>
            <w:r w:rsidRPr="003E560E">
              <w:rPr>
                <w:rStyle w:val="Hyperlink"/>
              </w:rPr>
              <w:t>F</w:t>
            </w:r>
            <w:bookmarkEnd w:id="1403"/>
            <w:r w:rsidRPr="003E560E">
              <w:rPr>
                <w:rStyle w:val="Hyperlink"/>
              </w:rPr>
              <w:t>LA</w:t>
            </w:r>
            <w:bookmarkStart w:id="1404" w:name="_Hlt506780092"/>
            <w:r w:rsidRPr="003E560E">
              <w:rPr>
                <w:rStyle w:val="Hyperlink"/>
              </w:rPr>
              <w:t>G</w:t>
            </w:r>
            <w:bookmarkEnd w:id="1404"/>
            <w:r w:rsidRPr="003E560E">
              <w:rPr>
                <w:rStyle w:val="Hyperlink"/>
              </w:rPr>
              <w:t>S-R</w:t>
            </w:r>
            <w:r w:rsidRPr="003E560E">
              <w:rPr>
                <w:rStyle w:val="Hyperlink"/>
              </w:rPr>
              <w:fldChar w:fldCharType="end"/>
            </w:r>
            <w:bookmarkEnd w:id="1400"/>
          </w:p>
        </w:tc>
        <w:tc>
          <w:tcPr>
            <w:tcW w:w="2734" w:type="dxa"/>
            <w:tcMar>
              <w:left w:w="58" w:type="dxa"/>
              <w:right w:w="58" w:type="dxa"/>
            </w:tcMar>
          </w:tcPr>
          <w:p w14:paraId="5489A7F2" w14:textId="775D3DB6" w:rsidR="000751EA" w:rsidRDefault="000751EA" w:rsidP="000751EA">
            <w:pPr>
              <w:pStyle w:val="TableText"/>
            </w:pPr>
            <w:r w:rsidRPr="005B7BBA">
              <w:t>Procedure code flag R</w:t>
            </w:r>
          </w:p>
          <w:p w14:paraId="3FFCCB73" w14:textId="77777777" w:rsidR="000751EA" w:rsidRPr="005B7BBA" w:rsidRDefault="000751EA" w:rsidP="000751EA">
            <w:pPr>
              <w:pStyle w:val="TableText"/>
            </w:pPr>
            <w:r>
              <w:rPr>
                <w:rFonts w:cs="Arial"/>
                <w:color w:val="000000"/>
              </w:rPr>
              <w:t>T</w:t>
            </w:r>
            <w:r w:rsidRPr="0074788B">
              <w:rPr>
                <w:rFonts w:cs="Arial"/>
                <w:color w:val="000000"/>
              </w:rPr>
              <w:t>his procedure code flag is not currently used.</w:t>
            </w:r>
          </w:p>
        </w:tc>
        <w:tc>
          <w:tcPr>
            <w:tcW w:w="1136" w:type="dxa"/>
            <w:tcMar>
              <w:left w:w="58" w:type="dxa"/>
              <w:right w:w="58" w:type="dxa"/>
            </w:tcMar>
          </w:tcPr>
          <w:p w14:paraId="6015E121" w14:textId="77777777" w:rsidR="000751EA" w:rsidRPr="005B7BBA" w:rsidRDefault="000751EA" w:rsidP="000751EA">
            <w:pPr>
              <w:pStyle w:val="TableText"/>
            </w:pPr>
            <w:r w:rsidRPr="005B7BBA">
              <w:t>1 C</w:t>
            </w:r>
          </w:p>
        </w:tc>
        <w:tc>
          <w:tcPr>
            <w:tcW w:w="2340" w:type="dxa"/>
            <w:tcMar>
              <w:left w:w="58" w:type="dxa"/>
              <w:right w:w="58" w:type="dxa"/>
            </w:tcMar>
          </w:tcPr>
          <w:p w14:paraId="426A8D79" w14:textId="4124E146" w:rsidR="000751EA" w:rsidRPr="005B7BBA" w:rsidRDefault="000751EA" w:rsidP="000751EA">
            <w:pPr>
              <w:pStyle w:val="TableText"/>
            </w:pPr>
            <w:r w:rsidRPr="005B7BBA">
              <w:t xml:space="preserve">See spec </w:t>
            </w:r>
            <w:hyperlink r:id="rId1201" w:history="1">
              <w:r w:rsidRPr="003E560E">
                <w:rPr>
                  <w:rStyle w:val="Hyperlink"/>
                </w:rPr>
                <w:t>S0128000</w:t>
              </w:r>
            </w:hyperlink>
          </w:p>
        </w:tc>
        <w:tc>
          <w:tcPr>
            <w:tcW w:w="837" w:type="dxa"/>
            <w:tcMar>
              <w:left w:w="58" w:type="dxa"/>
              <w:right w:w="58" w:type="dxa"/>
            </w:tcMar>
          </w:tcPr>
          <w:p w14:paraId="0CC236AC" w14:textId="77777777" w:rsidR="000751EA" w:rsidRPr="005B7BBA" w:rsidRDefault="000751EA" w:rsidP="000751EA">
            <w:pPr>
              <w:pStyle w:val="TableText"/>
            </w:pPr>
            <w:r>
              <w:t>Spaces</w:t>
            </w:r>
          </w:p>
        </w:tc>
        <w:tc>
          <w:tcPr>
            <w:tcW w:w="438" w:type="dxa"/>
          </w:tcPr>
          <w:p w14:paraId="11B8248D" w14:textId="77777777" w:rsidR="000751EA" w:rsidRPr="005B7BBA" w:rsidRDefault="000751EA" w:rsidP="000751EA">
            <w:pPr>
              <w:pStyle w:val="TableText"/>
            </w:pPr>
            <w:r w:rsidRPr="005B7BBA">
              <w:t>X</w:t>
            </w:r>
          </w:p>
        </w:tc>
        <w:tc>
          <w:tcPr>
            <w:tcW w:w="438" w:type="dxa"/>
          </w:tcPr>
          <w:p w14:paraId="605EF450" w14:textId="77777777" w:rsidR="000751EA" w:rsidRPr="005B7BBA" w:rsidRDefault="000751EA" w:rsidP="000751EA">
            <w:pPr>
              <w:pStyle w:val="TableText"/>
            </w:pPr>
            <w:r w:rsidRPr="005B7BBA">
              <w:t>X</w:t>
            </w:r>
          </w:p>
        </w:tc>
        <w:tc>
          <w:tcPr>
            <w:tcW w:w="439" w:type="dxa"/>
          </w:tcPr>
          <w:p w14:paraId="35CF78A8" w14:textId="77777777" w:rsidR="000751EA" w:rsidRPr="005B7BBA" w:rsidRDefault="000751EA" w:rsidP="000751EA">
            <w:pPr>
              <w:pStyle w:val="TableText"/>
            </w:pPr>
            <w:r w:rsidRPr="005B7BBA">
              <w:t>X</w:t>
            </w:r>
          </w:p>
        </w:tc>
      </w:tr>
      <w:tr w:rsidR="000751EA" w14:paraId="5C51549B" w14:textId="77777777" w:rsidTr="007A4858">
        <w:trPr>
          <w:cantSplit/>
        </w:trPr>
        <w:tc>
          <w:tcPr>
            <w:tcW w:w="802" w:type="dxa"/>
            <w:tcMar>
              <w:left w:w="58" w:type="dxa"/>
              <w:right w:w="58" w:type="dxa"/>
            </w:tcMar>
          </w:tcPr>
          <w:p w14:paraId="0C912E87" w14:textId="77777777" w:rsidR="000751EA" w:rsidRPr="005B7BBA" w:rsidRDefault="000751EA" w:rsidP="000751EA">
            <w:pPr>
              <w:pStyle w:val="TableText"/>
            </w:pPr>
            <w:r w:rsidRPr="005B7BBA">
              <w:t>148</w:t>
            </w:r>
          </w:p>
        </w:tc>
        <w:tc>
          <w:tcPr>
            <w:tcW w:w="2250" w:type="dxa"/>
            <w:tcMar>
              <w:left w:w="58" w:type="dxa"/>
              <w:right w:w="58" w:type="dxa"/>
            </w:tcMar>
          </w:tcPr>
          <w:p w14:paraId="38B2B41B" w14:textId="77777777" w:rsidR="000751EA" w:rsidRPr="005B7BBA" w:rsidRDefault="000751EA" w:rsidP="000751EA">
            <w:pPr>
              <w:pStyle w:val="TableText"/>
            </w:pPr>
            <w:r w:rsidRPr="005B7BBA">
              <w:t>PROC FLAG S</w:t>
            </w:r>
          </w:p>
        </w:tc>
        <w:tc>
          <w:tcPr>
            <w:tcW w:w="2970" w:type="dxa"/>
            <w:tcMar>
              <w:left w:w="58" w:type="dxa"/>
              <w:right w:w="58" w:type="dxa"/>
            </w:tcMar>
          </w:tcPr>
          <w:p w14:paraId="3AB43917" w14:textId="28EF2858" w:rsidR="000751EA" w:rsidRPr="005B7BBA" w:rsidRDefault="000751EA" w:rsidP="000751EA">
            <w:pPr>
              <w:pStyle w:val="TableText"/>
            </w:pPr>
            <w:r w:rsidRPr="005B7BBA">
              <w:t>:P:IDR-</w:t>
            </w:r>
            <w:bookmarkStart w:id="1405" w:name="_Hlt514742704"/>
            <w:r w:rsidRPr="003E560E">
              <w:rPr>
                <w:rStyle w:val="Hyperlink"/>
              </w:rPr>
              <w:fldChar w:fldCharType="begin"/>
            </w:r>
            <w:r w:rsidR="005967B8">
              <w:rPr>
                <w:rStyle w:val="Hyperlink"/>
              </w:rPr>
              <w:instrText>HYPERLINK "..\\..\\DataDictionary\\COBOL\\PROC\\PROC-FLAGS-S.docx"</w:instrText>
            </w:r>
            <w:r w:rsidRPr="003E560E">
              <w:rPr>
                <w:rStyle w:val="Hyperlink"/>
              </w:rPr>
            </w:r>
            <w:r w:rsidRPr="003E560E">
              <w:rPr>
                <w:rStyle w:val="Hyperlink"/>
              </w:rPr>
              <w:fldChar w:fldCharType="separate"/>
            </w:r>
            <w:r w:rsidRPr="003E560E">
              <w:rPr>
                <w:rStyle w:val="Hyperlink"/>
              </w:rPr>
              <w:t>PR</w:t>
            </w:r>
            <w:bookmarkStart w:id="1406" w:name="_Hlt506780061"/>
            <w:r w:rsidRPr="003E560E">
              <w:rPr>
                <w:rStyle w:val="Hyperlink"/>
              </w:rPr>
              <w:t>O</w:t>
            </w:r>
            <w:bookmarkStart w:id="1407" w:name="_Hlt28755750"/>
            <w:bookmarkEnd w:id="1406"/>
            <w:r w:rsidRPr="003E560E">
              <w:rPr>
                <w:rStyle w:val="Hyperlink"/>
              </w:rPr>
              <w:t>C</w:t>
            </w:r>
            <w:bookmarkStart w:id="1408" w:name="_Hlt527340663"/>
            <w:bookmarkEnd w:id="1407"/>
            <w:r w:rsidRPr="003E560E">
              <w:rPr>
                <w:rStyle w:val="Hyperlink"/>
              </w:rPr>
              <w:t>-</w:t>
            </w:r>
            <w:bookmarkStart w:id="1409" w:name="_Hlt12253065"/>
            <w:bookmarkEnd w:id="1408"/>
            <w:r w:rsidRPr="003E560E">
              <w:rPr>
                <w:rStyle w:val="Hyperlink"/>
              </w:rPr>
              <w:t>F</w:t>
            </w:r>
            <w:bookmarkStart w:id="1410" w:name="_Hlt500219007"/>
            <w:bookmarkEnd w:id="1409"/>
            <w:r w:rsidRPr="003E560E">
              <w:rPr>
                <w:rStyle w:val="Hyperlink"/>
              </w:rPr>
              <w:t>L</w:t>
            </w:r>
            <w:bookmarkEnd w:id="1410"/>
            <w:r w:rsidRPr="003E560E">
              <w:rPr>
                <w:rStyle w:val="Hyperlink"/>
              </w:rPr>
              <w:t>AGS-S</w:t>
            </w:r>
            <w:r w:rsidRPr="003E560E">
              <w:rPr>
                <w:rStyle w:val="Hyperlink"/>
              </w:rPr>
              <w:fldChar w:fldCharType="end"/>
            </w:r>
            <w:bookmarkEnd w:id="1405"/>
          </w:p>
        </w:tc>
        <w:tc>
          <w:tcPr>
            <w:tcW w:w="2734" w:type="dxa"/>
            <w:tcMar>
              <w:left w:w="58" w:type="dxa"/>
              <w:right w:w="58" w:type="dxa"/>
            </w:tcMar>
          </w:tcPr>
          <w:p w14:paraId="2EFEF38F" w14:textId="4CE3FF92" w:rsidR="000751EA" w:rsidRDefault="000751EA" w:rsidP="000751EA">
            <w:pPr>
              <w:pStyle w:val="TableText"/>
            </w:pPr>
            <w:r w:rsidRPr="005B7BBA">
              <w:t>Procedure code flag S</w:t>
            </w:r>
          </w:p>
          <w:p w14:paraId="05D28461" w14:textId="77777777" w:rsidR="000751EA" w:rsidRPr="005B7BBA" w:rsidRDefault="000751EA" w:rsidP="000751EA">
            <w:pPr>
              <w:pStyle w:val="TableText"/>
            </w:pPr>
            <w:r w:rsidRPr="0074788B">
              <w:rPr>
                <w:rFonts w:cs="Arial"/>
                <w:color w:val="000000"/>
              </w:rPr>
              <w:t>This procedure code flag is reserved</w:t>
            </w:r>
            <w:r>
              <w:rPr>
                <w:rFonts w:cs="Arial"/>
                <w:color w:val="000000"/>
              </w:rPr>
              <w:t>.</w:t>
            </w:r>
          </w:p>
        </w:tc>
        <w:tc>
          <w:tcPr>
            <w:tcW w:w="1136" w:type="dxa"/>
            <w:tcMar>
              <w:left w:w="58" w:type="dxa"/>
              <w:right w:w="58" w:type="dxa"/>
            </w:tcMar>
          </w:tcPr>
          <w:p w14:paraId="782D1F07" w14:textId="77777777" w:rsidR="000751EA" w:rsidRPr="005B7BBA" w:rsidRDefault="000751EA" w:rsidP="000751EA">
            <w:pPr>
              <w:pStyle w:val="TableText"/>
            </w:pPr>
            <w:r w:rsidRPr="005B7BBA">
              <w:t>1 C</w:t>
            </w:r>
          </w:p>
        </w:tc>
        <w:tc>
          <w:tcPr>
            <w:tcW w:w="2340" w:type="dxa"/>
            <w:tcMar>
              <w:left w:w="58" w:type="dxa"/>
              <w:right w:w="58" w:type="dxa"/>
            </w:tcMar>
          </w:tcPr>
          <w:p w14:paraId="760C4CAC" w14:textId="59742FD7" w:rsidR="000751EA" w:rsidRPr="005B7BBA" w:rsidRDefault="000751EA" w:rsidP="000751EA">
            <w:pPr>
              <w:pStyle w:val="TableText"/>
            </w:pPr>
            <w:r w:rsidRPr="005B7BBA">
              <w:t xml:space="preserve">See spec </w:t>
            </w:r>
            <w:hyperlink r:id="rId1202" w:history="1">
              <w:r w:rsidRPr="003E560E">
                <w:rPr>
                  <w:rStyle w:val="Hyperlink"/>
                </w:rPr>
                <w:t>S0128000</w:t>
              </w:r>
            </w:hyperlink>
          </w:p>
        </w:tc>
        <w:tc>
          <w:tcPr>
            <w:tcW w:w="837" w:type="dxa"/>
            <w:tcMar>
              <w:left w:w="58" w:type="dxa"/>
              <w:right w:w="58" w:type="dxa"/>
            </w:tcMar>
          </w:tcPr>
          <w:p w14:paraId="50E64983" w14:textId="77777777" w:rsidR="000751EA" w:rsidRPr="005B7BBA" w:rsidRDefault="000751EA" w:rsidP="000751EA">
            <w:pPr>
              <w:pStyle w:val="TableText"/>
            </w:pPr>
            <w:r>
              <w:t>Spaces</w:t>
            </w:r>
          </w:p>
        </w:tc>
        <w:tc>
          <w:tcPr>
            <w:tcW w:w="438" w:type="dxa"/>
          </w:tcPr>
          <w:p w14:paraId="2D9EF724" w14:textId="77777777" w:rsidR="000751EA" w:rsidRPr="005B7BBA" w:rsidRDefault="000751EA" w:rsidP="000751EA">
            <w:pPr>
              <w:pStyle w:val="TableText"/>
            </w:pPr>
            <w:r w:rsidRPr="005B7BBA">
              <w:t>X</w:t>
            </w:r>
          </w:p>
        </w:tc>
        <w:tc>
          <w:tcPr>
            <w:tcW w:w="438" w:type="dxa"/>
          </w:tcPr>
          <w:p w14:paraId="467BDDAB" w14:textId="77777777" w:rsidR="000751EA" w:rsidRPr="005B7BBA" w:rsidRDefault="000751EA" w:rsidP="000751EA">
            <w:pPr>
              <w:pStyle w:val="TableText"/>
            </w:pPr>
            <w:r w:rsidRPr="005B7BBA">
              <w:t>X</w:t>
            </w:r>
          </w:p>
        </w:tc>
        <w:tc>
          <w:tcPr>
            <w:tcW w:w="439" w:type="dxa"/>
          </w:tcPr>
          <w:p w14:paraId="18F3CECD" w14:textId="77777777" w:rsidR="000751EA" w:rsidRPr="005B7BBA" w:rsidRDefault="000751EA" w:rsidP="000751EA">
            <w:pPr>
              <w:pStyle w:val="TableText"/>
            </w:pPr>
            <w:r w:rsidRPr="005B7BBA">
              <w:t>X</w:t>
            </w:r>
          </w:p>
        </w:tc>
      </w:tr>
      <w:tr w:rsidR="000751EA" w14:paraId="55215331" w14:textId="77777777" w:rsidTr="007A4858">
        <w:trPr>
          <w:cantSplit/>
        </w:trPr>
        <w:tc>
          <w:tcPr>
            <w:tcW w:w="802" w:type="dxa"/>
            <w:tcMar>
              <w:left w:w="58" w:type="dxa"/>
              <w:right w:w="58" w:type="dxa"/>
            </w:tcMar>
          </w:tcPr>
          <w:p w14:paraId="372798BF" w14:textId="77777777" w:rsidR="000751EA" w:rsidRPr="005B7BBA" w:rsidRDefault="000751EA" w:rsidP="00772671">
            <w:pPr>
              <w:pStyle w:val="TableText"/>
            </w:pPr>
            <w:r w:rsidRPr="005B7BBA">
              <w:t>149</w:t>
            </w:r>
          </w:p>
        </w:tc>
        <w:tc>
          <w:tcPr>
            <w:tcW w:w="2250" w:type="dxa"/>
            <w:tcMar>
              <w:left w:w="58" w:type="dxa"/>
              <w:right w:w="58" w:type="dxa"/>
            </w:tcMar>
          </w:tcPr>
          <w:p w14:paraId="051BBA72" w14:textId="77777777" w:rsidR="000751EA" w:rsidRPr="005B7BBA" w:rsidRDefault="000751EA" w:rsidP="00772671">
            <w:pPr>
              <w:pStyle w:val="TableText"/>
            </w:pPr>
            <w:r w:rsidRPr="005B7BBA">
              <w:t>PROC FLAG T</w:t>
            </w:r>
          </w:p>
        </w:tc>
        <w:tc>
          <w:tcPr>
            <w:tcW w:w="2970" w:type="dxa"/>
            <w:tcMar>
              <w:left w:w="58" w:type="dxa"/>
              <w:right w:w="58" w:type="dxa"/>
            </w:tcMar>
          </w:tcPr>
          <w:p w14:paraId="13CC5FD7" w14:textId="41F90772" w:rsidR="000751EA" w:rsidRPr="005B7BBA" w:rsidRDefault="000751EA" w:rsidP="00772671">
            <w:pPr>
              <w:pStyle w:val="TableText"/>
            </w:pPr>
            <w:r w:rsidRPr="005B7BBA">
              <w:t>:P:IDR-</w:t>
            </w:r>
            <w:hyperlink r:id="rId1203" w:history="1">
              <w:r w:rsidRPr="003E560E">
                <w:rPr>
                  <w:rStyle w:val="Hyperlink"/>
                </w:rPr>
                <w:t>PR</w:t>
              </w:r>
              <w:bookmarkStart w:id="1411" w:name="_Hlt500219014"/>
              <w:r w:rsidRPr="003E560E">
                <w:rPr>
                  <w:rStyle w:val="Hyperlink"/>
                </w:rPr>
                <w:t>O</w:t>
              </w:r>
              <w:bookmarkStart w:id="1412" w:name="_Hlt514742709"/>
              <w:bookmarkEnd w:id="1411"/>
              <w:r w:rsidRPr="003E560E">
                <w:rPr>
                  <w:rStyle w:val="Hyperlink"/>
                </w:rPr>
                <w:t>C</w:t>
              </w:r>
              <w:bookmarkEnd w:id="1412"/>
              <w:r w:rsidRPr="003E560E">
                <w:rPr>
                  <w:rStyle w:val="Hyperlink"/>
                </w:rPr>
                <w:t>-</w:t>
              </w:r>
              <w:bookmarkStart w:id="1413" w:name="_Hlt506779993"/>
              <w:r w:rsidRPr="003E560E">
                <w:rPr>
                  <w:rStyle w:val="Hyperlink"/>
                </w:rPr>
                <w:t>F</w:t>
              </w:r>
              <w:bookmarkStart w:id="1414" w:name="_Hlt30575753"/>
              <w:bookmarkEnd w:id="1413"/>
              <w:r w:rsidRPr="003E560E">
                <w:rPr>
                  <w:rStyle w:val="Hyperlink"/>
                </w:rPr>
                <w:t>L</w:t>
              </w:r>
              <w:bookmarkEnd w:id="1414"/>
              <w:r w:rsidRPr="003E560E">
                <w:rPr>
                  <w:rStyle w:val="Hyperlink"/>
                </w:rPr>
                <w:t>AGS-T</w:t>
              </w:r>
            </w:hyperlink>
          </w:p>
        </w:tc>
        <w:tc>
          <w:tcPr>
            <w:tcW w:w="2734" w:type="dxa"/>
            <w:tcMar>
              <w:left w:w="58" w:type="dxa"/>
              <w:right w:w="58" w:type="dxa"/>
            </w:tcMar>
          </w:tcPr>
          <w:p w14:paraId="228565F7" w14:textId="77777777" w:rsidR="000751EA" w:rsidRDefault="000751EA" w:rsidP="00772671">
            <w:pPr>
              <w:pStyle w:val="TableText"/>
            </w:pPr>
            <w:r w:rsidRPr="005B7BBA">
              <w:t>Procedure code flag T</w:t>
            </w:r>
          </w:p>
          <w:p w14:paraId="72A58AAC" w14:textId="33CE3876" w:rsidR="000751EA" w:rsidRPr="005B7BBA" w:rsidRDefault="000751EA" w:rsidP="00772671">
            <w:pPr>
              <w:pStyle w:val="TableText"/>
            </w:pPr>
            <w:r w:rsidRPr="0074788B">
              <w:rPr>
                <w:rFonts w:cs="Arial"/>
                <w:color w:val="000000"/>
              </w:rPr>
              <w:t>Used to indicate procedure code requires a rendering provider</w:t>
            </w:r>
            <w:r>
              <w:rPr>
                <w:rFonts w:cs="Arial"/>
                <w:color w:val="000000"/>
              </w:rPr>
              <w:t>.</w:t>
            </w:r>
          </w:p>
        </w:tc>
        <w:tc>
          <w:tcPr>
            <w:tcW w:w="1136" w:type="dxa"/>
            <w:tcMar>
              <w:left w:w="58" w:type="dxa"/>
              <w:right w:w="58" w:type="dxa"/>
            </w:tcMar>
          </w:tcPr>
          <w:p w14:paraId="53C5CF6F" w14:textId="77777777" w:rsidR="000751EA" w:rsidRPr="005B7BBA" w:rsidRDefault="000751EA" w:rsidP="00772671">
            <w:pPr>
              <w:pStyle w:val="TableText"/>
            </w:pPr>
            <w:r w:rsidRPr="005B7BBA">
              <w:t>1 C</w:t>
            </w:r>
          </w:p>
        </w:tc>
        <w:tc>
          <w:tcPr>
            <w:tcW w:w="2340" w:type="dxa"/>
            <w:tcMar>
              <w:left w:w="58" w:type="dxa"/>
              <w:right w:w="58" w:type="dxa"/>
            </w:tcMar>
          </w:tcPr>
          <w:p w14:paraId="66B3C557" w14:textId="43FFB9DB" w:rsidR="000751EA" w:rsidRPr="005B7BBA" w:rsidRDefault="000751EA" w:rsidP="00772671">
            <w:pPr>
              <w:pStyle w:val="TableText"/>
            </w:pPr>
            <w:r w:rsidRPr="005B7BBA">
              <w:t xml:space="preserve">See spec </w:t>
            </w:r>
            <w:hyperlink r:id="rId1204" w:history="1">
              <w:r w:rsidRPr="003E560E">
                <w:rPr>
                  <w:rStyle w:val="Hyperlink"/>
                </w:rPr>
                <w:t>S0128000</w:t>
              </w:r>
            </w:hyperlink>
          </w:p>
        </w:tc>
        <w:tc>
          <w:tcPr>
            <w:tcW w:w="837" w:type="dxa"/>
            <w:tcMar>
              <w:left w:w="58" w:type="dxa"/>
              <w:right w:w="58" w:type="dxa"/>
            </w:tcMar>
          </w:tcPr>
          <w:p w14:paraId="19A689A7" w14:textId="77777777" w:rsidR="000751EA" w:rsidRPr="005B7BBA" w:rsidRDefault="000751EA" w:rsidP="00772671">
            <w:pPr>
              <w:pStyle w:val="TableText"/>
            </w:pPr>
            <w:r>
              <w:t>Spaces</w:t>
            </w:r>
          </w:p>
        </w:tc>
        <w:tc>
          <w:tcPr>
            <w:tcW w:w="438" w:type="dxa"/>
          </w:tcPr>
          <w:p w14:paraId="24FB867D" w14:textId="77777777" w:rsidR="000751EA" w:rsidRPr="005B7BBA" w:rsidRDefault="000751EA" w:rsidP="00772671">
            <w:pPr>
              <w:pStyle w:val="TableText"/>
            </w:pPr>
            <w:r w:rsidRPr="005B7BBA">
              <w:t>X</w:t>
            </w:r>
          </w:p>
        </w:tc>
        <w:tc>
          <w:tcPr>
            <w:tcW w:w="438" w:type="dxa"/>
          </w:tcPr>
          <w:p w14:paraId="60633370" w14:textId="77777777" w:rsidR="000751EA" w:rsidRPr="005B7BBA" w:rsidRDefault="000751EA" w:rsidP="00772671">
            <w:pPr>
              <w:pStyle w:val="TableText"/>
            </w:pPr>
            <w:r w:rsidRPr="005B7BBA">
              <w:t>X</w:t>
            </w:r>
          </w:p>
        </w:tc>
        <w:tc>
          <w:tcPr>
            <w:tcW w:w="439" w:type="dxa"/>
          </w:tcPr>
          <w:p w14:paraId="58B93B35" w14:textId="77777777" w:rsidR="000751EA" w:rsidRPr="005B7BBA" w:rsidRDefault="000751EA" w:rsidP="00772671">
            <w:pPr>
              <w:pStyle w:val="TableText"/>
            </w:pPr>
            <w:r w:rsidRPr="005B7BBA">
              <w:t>X</w:t>
            </w:r>
          </w:p>
        </w:tc>
      </w:tr>
      <w:tr w:rsidR="000751EA" w14:paraId="62AC065F" w14:textId="77777777" w:rsidTr="007A4858">
        <w:trPr>
          <w:cantSplit/>
        </w:trPr>
        <w:tc>
          <w:tcPr>
            <w:tcW w:w="802" w:type="dxa"/>
            <w:tcMar>
              <w:left w:w="58" w:type="dxa"/>
              <w:right w:w="58" w:type="dxa"/>
            </w:tcMar>
          </w:tcPr>
          <w:p w14:paraId="7A817110" w14:textId="77777777" w:rsidR="000751EA" w:rsidRPr="005B7BBA" w:rsidRDefault="000751EA" w:rsidP="000751EA">
            <w:pPr>
              <w:pStyle w:val="TableText"/>
            </w:pPr>
            <w:r w:rsidRPr="005B7BBA">
              <w:t>150</w:t>
            </w:r>
          </w:p>
        </w:tc>
        <w:tc>
          <w:tcPr>
            <w:tcW w:w="2250" w:type="dxa"/>
            <w:tcMar>
              <w:left w:w="58" w:type="dxa"/>
              <w:right w:w="58" w:type="dxa"/>
            </w:tcMar>
          </w:tcPr>
          <w:p w14:paraId="52DB7317" w14:textId="77777777" w:rsidR="000751EA" w:rsidRPr="005B7BBA" w:rsidRDefault="000751EA" w:rsidP="000751EA">
            <w:pPr>
              <w:pStyle w:val="TableText"/>
            </w:pPr>
            <w:r w:rsidRPr="005B7BBA">
              <w:t>PROC FLAG U</w:t>
            </w:r>
          </w:p>
        </w:tc>
        <w:tc>
          <w:tcPr>
            <w:tcW w:w="2970" w:type="dxa"/>
            <w:tcMar>
              <w:left w:w="58" w:type="dxa"/>
              <w:right w:w="58" w:type="dxa"/>
            </w:tcMar>
          </w:tcPr>
          <w:p w14:paraId="47DB11FF" w14:textId="7ABCE057" w:rsidR="000751EA" w:rsidRPr="00C4752B" w:rsidRDefault="000751EA" w:rsidP="000751EA">
            <w:pPr>
              <w:pStyle w:val="TableText"/>
              <w:rPr>
                <w:lang w:val="es-US"/>
              </w:rPr>
            </w:pPr>
            <w:r w:rsidRPr="00C4752B">
              <w:rPr>
                <w:lang w:val="es-US"/>
              </w:rPr>
              <w:t>:P:IDR-</w:t>
            </w:r>
            <w:bookmarkStart w:id="1415" w:name="_Hlt514742717"/>
            <w:r w:rsidRPr="003E560E">
              <w:rPr>
                <w:rStyle w:val="Hyperlink"/>
              </w:rPr>
              <w:fldChar w:fldCharType="begin"/>
            </w:r>
            <w:r w:rsidR="00C5079D">
              <w:rPr>
                <w:rStyle w:val="Hyperlink"/>
              </w:rPr>
              <w:instrText>HYPERLINK "..\\..\\DataDictionary\\COBOL\\PROC\\PROC-FLAGS-U.docx"</w:instrText>
            </w:r>
            <w:r w:rsidRPr="003E560E">
              <w:rPr>
                <w:rStyle w:val="Hyperlink"/>
              </w:rPr>
            </w:r>
            <w:r w:rsidRPr="003E560E">
              <w:rPr>
                <w:rStyle w:val="Hyperlink"/>
              </w:rPr>
              <w:fldChar w:fldCharType="separate"/>
            </w:r>
            <w:r w:rsidRPr="00C4752B">
              <w:rPr>
                <w:rStyle w:val="Hyperlink"/>
                <w:lang w:val="es-US"/>
              </w:rPr>
              <w:t>P</w:t>
            </w:r>
            <w:bookmarkStart w:id="1416" w:name="_Hlt500219023"/>
            <w:r w:rsidRPr="00C4752B">
              <w:rPr>
                <w:rStyle w:val="Hyperlink"/>
                <w:lang w:val="es-US"/>
              </w:rPr>
              <w:t>R</w:t>
            </w:r>
            <w:bookmarkEnd w:id="1416"/>
            <w:r w:rsidRPr="00C4752B">
              <w:rPr>
                <w:rStyle w:val="Hyperlink"/>
                <w:lang w:val="es-US"/>
              </w:rPr>
              <w:t>O</w:t>
            </w:r>
            <w:bookmarkStart w:id="1417" w:name="_Hlt12253164"/>
            <w:r w:rsidRPr="00C4752B">
              <w:rPr>
                <w:rStyle w:val="Hyperlink"/>
                <w:lang w:val="es-US"/>
              </w:rPr>
              <w:t>C</w:t>
            </w:r>
            <w:bookmarkStart w:id="1418" w:name="_Hlt527340776"/>
            <w:bookmarkEnd w:id="1417"/>
            <w:r w:rsidRPr="00C4752B">
              <w:rPr>
                <w:rStyle w:val="Hyperlink"/>
                <w:lang w:val="es-US"/>
              </w:rPr>
              <w:t>-</w:t>
            </w:r>
            <w:bookmarkStart w:id="1419" w:name="_Hlt30575758"/>
            <w:bookmarkEnd w:id="1418"/>
            <w:r w:rsidRPr="00C4752B">
              <w:rPr>
                <w:rStyle w:val="Hyperlink"/>
                <w:lang w:val="es-US"/>
              </w:rPr>
              <w:t>F</w:t>
            </w:r>
            <w:bookmarkEnd w:id="1419"/>
            <w:r w:rsidRPr="00C4752B">
              <w:rPr>
                <w:rStyle w:val="Hyperlink"/>
                <w:lang w:val="es-US"/>
              </w:rPr>
              <w:t>LAG</w:t>
            </w:r>
            <w:bookmarkStart w:id="1420" w:name="_Hlt506779942"/>
            <w:r w:rsidRPr="00C4752B">
              <w:rPr>
                <w:rStyle w:val="Hyperlink"/>
                <w:lang w:val="es-US"/>
              </w:rPr>
              <w:t>S</w:t>
            </w:r>
            <w:bookmarkEnd w:id="1420"/>
            <w:r w:rsidRPr="00C4752B">
              <w:rPr>
                <w:rStyle w:val="Hyperlink"/>
                <w:lang w:val="es-US"/>
              </w:rPr>
              <w:t>-U</w:t>
            </w:r>
            <w:r w:rsidRPr="003E560E">
              <w:rPr>
                <w:rStyle w:val="Hyperlink"/>
              </w:rPr>
              <w:fldChar w:fldCharType="end"/>
            </w:r>
            <w:bookmarkEnd w:id="1415"/>
          </w:p>
        </w:tc>
        <w:tc>
          <w:tcPr>
            <w:tcW w:w="2734" w:type="dxa"/>
            <w:tcMar>
              <w:left w:w="58" w:type="dxa"/>
              <w:right w:w="58" w:type="dxa"/>
            </w:tcMar>
          </w:tcPr>
          <w:p w14:paraId="3A4E38E8" w14:textId="5175A0DE" w:rsidR="000751EA" w:rsidRDefault="000751EA" w:rsidP="000751EA">
            <w:pPr>
              <w:pStyle w:val="TableText"/>
            </w:pPr>
            <w:r w:rsidRPr="005B7BBA">
              <w:t>Procedure code flag U</w:t>
            </w:r>
          </w:p>
          <w:p w14:paraId="65E9EAE1" w14:textId="32326768" w:rsidR="000751EA" w:rsidRPr="005B7BBA" w:rsidRDefault="000751EA" w:rsidP="004E620D">
            <w:pPr>
              <w:pStyle w:val="TableText"/>
            </w:pPr>
            <w:r w:rsidRPr="0074788B">
              <w:rPr>
                <w:rFonts w:cs="Arial"/>
                <w:color w:val="000000"/>
              </w:rPr>
              <w:t>This indicates that the procedure requires a PRO authorization. This applies only to the 1st state for multi-state processors. Different indicators are used because each state may have different regulations that apply.</w:t>
            </w:r>
          </w:p>
        </w:tc>
        <w:tc>
          <w:tcPr>
            <w:tcW w:w="1136" w:type="dxa"/>
            <w:tcMar>
              <w:left w:w="58" w:type="dxa"/>
              <w:right w:w="58" w:type="dxa"/>
            </w:tcMar>
          </w:tcPr>
          <w:p w14:paraId="59E4A855" w14:textId="77777777" w:rsidR="000751EA" w:rsidRPr="005B7BBA" w:rsidRDefault="000751EA" w:rsidP="000751EA">
            <w:pPr>
              <w:pStyle w:val="TableText"/>
            </w:pPr>
            <w:r w:rsidRPr="005B7BBA">
              <w:t>1 C</w:t>
            </w:r>
          </w:p>
        </w:tc>
        <w:tc>
          <w:tcPr>
            <w:tcW w:w="2340" w:type="dxa"/>
            <w:tcMar>
              <w:left w:w="58" w:type="dxa"/>
              <w:right w:w="58" w:type="dxa"/>
            </w:tcMar>
          </w:tcPr>
          <w:p w14:paraId="341AA29E" w14:textId="41103708" w:rsidR="000751EA" w:rsidRPr="005B7BBA" w:rsidRDefault="000751EA" w:rsidP="000751EA">
            <w:pPr>
              <w:pStyle w:val="TableText"/>
            </w:pPr>
            <w:r w:rsidRPr="005B7BBA">
              <w:t xml:space="preserve">See spec </w:t>
            </w:r>
            <w:hyperlink r:id="rId1205" w:history="1">
              <w:r w:rsidRPr="003E560E">
                <w:rPr>
                  <w:rStyle w:val="Hyperlink"/>
                </w:rPr>
                <w:t>S0128000</w:t>
              </w:r>
            </w:hyperlink>
          </w:p>
        </w:tc>
        <w:tc>
          <w:tcPr>
            <w:tcW w:w="837" w:type="dxa"/>
            <w:tcMar>
              <w:left w:w="58" w:type="dxa"/>
              <w:right w:w="58" w:type="dxa"/>
            </w:tcMar>
          </w:tcPr>
          <w:p w14:paraId="7CDD43CA" w14:textId="77777777" w:rsidR="000751EA" w:rsidRPr="005B7BBA" w:rsidRDefault="000751EA" w:rsidP="000751EA">
            <w:pPr>
              <w:pStyle w:val="TableText"/>
            </w:pPr>
            <w:r>
              <w:t>Spaces</w:t>
            </w:r>
          </w:p>
        </w:tc>
        <w:tc>
          <w:tcPr>
            <w:tcW w:w="438" w:type="dxa"/>
          </w:tcPr>
          <w:p w14:paraId="4F7E85A8" w14:textId="77777777" w:rsidR="000751EA" w:rsidRPr="005B7BBA" w:rsidRDefault="000751EA" w:rsidP="000751EA">
            <w:pPr>
              <w:pStyle w:val="TableText"/>
            </w:pPr>
            <w:r w:rsidRPr="005B7BBA">
              <w:t>X</w:t>
            </w:r>
          </w:p>
        </w:tc>
        <w:tc>
          <w:tcPr>
            <w:tcW w:w="438" w:type="dxa"/>
          </w:tcPr>
          <w:p w14:paraId="43DA5FD0" w14:textId="77777777" w:rsidR="000751EA" w:rsidRPr="005B7BBA" w:rsidRDefault="000751EA" w:rsidP="000751EA">
            <w:pPr>
              <w:pStyle w:val="TableText"/>
            </w:pPr>
            <w:r w:rsidRPr="005B7BBA">
              <w:t>X</w:t>
            </w:r>
          </w:p>
        </w:tc>
        <w:tc>
          <w:tcPr>
            <w:tcW w:w="439" w:type="dxa"/>
          </w:tcPr>
          <w:p w14:paraId="2B9A89FA" w14:textId="77777777" w:rsidR="000751EA" w:rsidRPr="005B7BBA" w:rsidRDefault="000751EA" w:rsidP="000751EA">
            <w:pPr>
              <w:pStyle w:val="TableText"/>
            </w:pPr>
            <w:r w:rsidRPr="005B7BBA">
              <w:t>X</w:t>
            </w:r>
          </w:p>
        </w:tc>
      </w:tr>
      <w:tr w:rsidR="000751EA" w14:paraId="65259583" w14:textId="77777777" w:rsidTr="007A4858">
        <w:trPr>
          <w:cantSplit/>
        </w:trPr>
        <w:tc>
          <w:tcPr>
            <w:tcW w:w="802" w:type="dxa"/>
            <w:tcMar>
              <w:left w:w="58" w:type="dxa"/>
              <w:right w:w="58" w:type="dxa"/>
            </w:tcMar>
          </w:tcPr>
          <w:p w14:paraId="7C7D6072" w14:textId="77777777" w:rsidR="000751EA" w:rsidRPr="005B7BBA" w:rsidRDefault="000751EA" w:rsidP="000751EA">
            <w:pPr>
              <w:pStyle w:val="TableText"/>
            </w:pPr>
            <w:r w:rsidRPr="005B7BBA">
              <w:t>151</w:t>
            </w:r>
          </w:p>
        </w:tc>
        <w:tc>
          <w:tcPr>
            <w:tcW w:w="2250" w:type="dxa"/>
            <w:tcMar>
              <w:left w:w="58" w:type="dxa"/>
              <w:right w:w="58" w:type="dxa"/>
            </w:tcMar>
          </w:tcPr>
          <w:p w14:paraId="70E9F1DE" w14:textId="77777777" w:rsidR="000751EA" w:rsidRPr="005B7BBA" w:rsidRDefault="000751EA" w:rsidP="000751EA">
            <w:pPr>
              <w:pStyle w:val="TableText"/>
            </w:pPr>
            <w:r w:rsidRPr="005B7BBA">
              <w:t>PROC FLAG V</w:t>
            </w:r>
          </w:p>
        </w:tc>
        <w:tc>
          <w:tcPr>
            <w:tcW w:w="2970" w:type="dxa"/>
            <w:tcMar>
              <w:left w:w="58" w:type="dxa"/>
              <w:right w:w="58" w:type="dxa"/>
            </w:tcMar>
          </w:tcPr>
          <w:p w14:paraId="59F0C69C" w14:textId="1CE3563E" w:rsidR="000751EA" w:rsidRPr="005B7BBA" w:rsidRDefault="000751EA" w:rsidP="000751EA">
            <w:pPr>
              <w:pStyle w:val="TableText"/>
            </w:pPr>
            <w:r w:rsidRPr="005B7BBA">
              <w:t>:P:IDR-</w:t>
            </w:r>
            <w:hyperlink r:id="rId1206" w:history="1">
              <w:r w:rsidRPr="003E560E">
                <w:rPr>
                  <w:rStyle w:val="Hyperlink"/>
                </w:rPr>
                <w:t>P</w:t>
              </w:r>
              <w:bookmarkStart w:id="1421" w:name="_Hlt514742726"/>
              <w:r w:rsidRPr="003E560E">
                <w:rPr>
                  <w:rStyle w:val="Hyperlink"/>
                </w:rPr>
                <w:t>R</w:t>
              </w:r>
              <w:bookmarkStart w:id="1422" w:name="_Hlt500219027"/>
              <w:bookmarkEnd w:id="1421"/>
              <w:r w:rsidRPr="003E560E">
                <w:rPr>
                  <w:rStyle w:val="Hyperlink"/>
                </w:rPr>
                <w:t>O</w:t>
              </w:r>
              <w:bookmarkStart w:id="1423" w:name="_Hlt30575762"/>
              <w:bookmarkEnd w:id="1422"/>
              <w:r w:rsidRPr="003E560E">
                <w:rPr>
                  <w:rStyle w:val="Hyperlink"/>
                </w:rPr>
                <w:t>C</w:t>
              </w:r>
              <w:bookmarkStart w:id="1424" w:name="_Hlt12253176"/>
              <w:bookmarkEnd w:id="1423"/>
              <w:r w:rsidRPr="003E560E">
                <w:rPr>
                  <w:rStyle w:val="Hyperlink"/>
                </w:rPr>
                <w:t>-</w:t>
              </w:r>
              <w:bookmarkStart w:id="1425" w:name="_Hlt527340836"/>
              <w:bookmarkEnd w:id="1424"/>
              <w:r w:rsidRPr="003E560E">
                <w:rPr>
                  <w:rStyle w:val="Hyperlink"/>
                </w:rPr>
                <w:t>F</w:t>
              </w:r>
              <w:bookmarkEnd w:id="1425"/>
              <w:r w:rsidRPr="003E560E">
                <w:rPr>
                  <w:rStyle w:val="Hyperlink"/>
                </w:rPr>
                <w:t>LAGS-V</w:t>
              </w:r>
            </w:hyperlink>
          </w:p>
        </w:tc>
        <w:tc>
          <w:tcPr>
            <w:tcW w:w="2734" w:type="dxa"/>
            <w:tcMar>
              <w:left w:w="58" w:type="dxa"/>
              <w:right w:w="58" w:type="dxa"/>
            </w:tcMar>
          </w:tcPr>
          <w:p w14:paraId="05003D58" w14:textId="43ED319D" w:rsidR="000751EA" w:rsidRDefault="000751EA" w:rsidP="000751EA">
            <w:pPr>
              <w:pStyle w:val="TableText"/>
            </w:pPr>
            <w:r w:rsidRPr="005B7BBA">
              <w:t>Procedure code flag V</w:t>
            </w:r>
          </w:p>
          <w:p w14:paraId="753E174E" w14:textId="0E600B06" w:rsidR="000751EA" w:rsidRPr="005B7BBA" w:rsidRDefault="000751EA" w:rsidP="004E620D">
            <w:pPr>
              <w:pStyle w:val="TableText"/>
            </w:pPr>
            <w:r w:rsidRPr="00B23974">
              <w:rPr>
                <w:rFonts w:cs="Arial"/>
                <w:color w:val="000000"/>
              </w:rPr>
              <w:t>This indicates that the procedure requires a PRO authorization. This applies only to the 2nd state for multi-state processors. Different indicators are used because each state may have different regulations that apply</w:t>
            </w:r>
            <w:r>
              <w:rPr>
                <w:rFonts w:cs="Arial"/>
                <w:color w:val="000000"/>
              </w:rPr>
              <w:t>.</w:t>
            </w:r>
          </w:p>
        </w:tc>
        <w:tc>
          <w:tcPr>
            <w:tcW w:w="1136" w:type="dxa"/>
            <w:tcMar>
              <w:left w:w="58" w:type="dxa"/>
              <w:right w:w="58" w:type="dxa"/>
            </w:tcMar>
          </w:tcPr>
          <w:p w14:paraId="6A111055" w14:textId="77777777" w:rsidR="000751EA" w:rsidRPr="005B7BBA" w:rsidRDefault="000751EA" w:rsidP="000751EA">
            <w:pPr>
              <w:pStyle w:val="TableText"/>
            </w:pPr>
            <w:r w:rsidRPr="005B7BBA">
              <w:t>1 C</w:t>
            </w:r>
          </w:p>
        </w:tc>
        <w:tc>
          <w:tcPr>
            <w:tcW w:w="2340" w:type="dxa"/>
            <w:tcMar>
              <w:left w:w="58" w:type="dxa"/>
              <w:right w:w="58" w:type="dxa"/>
            </w:tcMar>
          </w:tcPr>
          <w:p w14:paraId="2BAC769B" w14:textId="659DB374" w:rsidR="000751EA" w:rsidRPr="005B7BBA" w:rsidRDefault="000751EA" w:rsidP="000751EA">
            <w:pPr>
              <w:pStyle w:val="TableText"/>
            </w:pPr>
            <w:r w:rsidRPr="005B7BBA">
              <w:t xml:space="preserve">See spec </w:t>
            </w:r>
            <w:hyperlink r:id="rId1207" w:history="1">
              <w:r w:rsidRPr="003E560E">
                <w:rPr>
                  <w:rStyle w:val="Hyperlink"/>
                </w:rPr>
                <w:t>S0128000</w:t>
              </w:r>
            </w:hyperlink>
          </w:p>
        </w:tc>
        <w:tc>
          <w:tcPr>
            <w:tcW w:w="837" w:type="dxa"/>
            <w:tcMar>
              <w:left w:w="58" w:type="dxa"/>
              <w:right w:w="58" w:type="dxa"/>
            </w:tcMar>
          </w:tcPr>
          <w:p w14:paraId="124ED71A" w14:textId="77777777" w:rsidR="000751EA" w:rsidRPr="005B7BBA" w:rsidRDefault="000751EA" w:rsidP="000751EA">
            <w:pPr>
              <w:pStyle w:val="TableText"/>
            </w:pPr>
            <w:r>
              <w:t>Spaces</w:t>
            </w:r>
          </w:p>
        </w:tc>
        <w:tc>
          <w:tcPr>
            <w:tcW w:w="438" w:type="dxa"/>
          </w:tcPr>
          <w:p w14:paraId="759EBC29" w14:textId="77777777" w:rsidR="000751EA" w:rsidRPr="005B7BBA" w:rsidRDefault="000751EA" w:rsidP="000751EA">
            <w:pPr>
              <w:pStyle w:val="TableText"/>
            </w:pPr>
            <w:r w:rsidRPr="005B7BBA">
              <w:t>X</w:t>
            </w:r>
          </w:p>
        </w:tc>
        <w:tc>
          <w:tcPr>
            <w:tcW w:w="438" w:type="dxa"/>
          </w:tcPr>
          <w:p w14:paraId="65A5682E" w14:textId="77777777" w:rsidR="000751EA" w:rsidRPr="005B7BBA" w:rsidRDefault="000751EA" w:rsidP="000751EA">
            <w:pPr>
              <w:pStyle w:val="TableText"/>
            </w:pPr>
            <w:r w:rsidRPr="005B7BBA">
              <w:t>X</w:t>
            </w:r>
          </w:p>
        </w:tc>
        <w:tc>
          <w:tcPr>
            <w:tcW w:w="439" w:type="dxa"/>
          </w:tcPr>
          <w:p w14:paraId="159A8D26" w14:textId="77777777" w:rsidR="000751EA" w:rsidRPr="005B7BBA" w:rsidRDefault="000751EA" w:rsidP="000751EA">
            <w:pPr>
              <w:pStyle w:val="TableText"/>
            </w:pPr>
            <w:r w:rsidRPr="005B7BBA">
              <w:t>X</w:t>
            </w:r>
          </w:p>
        </w:tc>
      </w:tr>
      <w:tr w:rsidR="000751EA" w14:paraId="0B360257" w14:textId="77777777" w:rsidTr="007A4858">
        <w:trPr>
          <w:cantSplit/>
        </w:trPr>
        <w:tc>
          <w:tcPr>
            <w:tcW w:w="802" w:type="dxa"/>
            <w:tcMar>
              <w:left w:w="58" w:type="dxa"/>
              <w:right w:w="58" w:type="dxa"/>
            </w:tcMar>
          </w:tcPr>
          <w:p w14:paraId="6DE5B0F5" w14:textId="77777777" w:rsidR="000751EA" w:rsidRPr="005B7BBA" w:rsidRDefault="000751EA" w:rsidP="000751EA">
            <w:pPr>
              <w:pStyle w:val="TableText"/>
            </w:pPr>
            <w:r w:rsidRPr="005B7BBA">
              <w:t>152</w:t>
            </w:r>
          </w:p>
        </w:tc>
        <w:tc>
          <w:tcPr>
            <w:tcW w:w="2250" w:type="dxa"/>
            <w:tcMar>
              <w:left w:w="58" w:type="dxa"/>
              <w:right w:w="58" w:type="dxa"/>
            </w:tcMar>
          </w:tcPr>
          <w:p w14:paraId="1FC29633" w14:textId="77777777" w:rsidR="000751EA" w:rsidRPr="005B7BBA" w:rsidRDefault="000751EA" w:rsidP="000751EA">
            <w:pPr>
              <w:pStyle w:val="TableText"/>
            </w:pPr>
            <w:r w:rsidRPr="005B7BBA">
              <w:t>PROC FLAG W</w:t>
            </w:r>
          </w:p>
        </w:tc>
        <w:tc>
          <w:tcPr>
            <w:tcW w:w="2970" w:type="dxa"/>
            <w:tcMar>
              <w:left w:w="58" w:type="dxa"/>
              <w:right w:w="58" w:type="dxa"/>
            </w:tcMar>
          </w:tcPr>
          <w:p w14:paraId="0708EB49" w14:textId="37CB279F" w:rsidR="000751EA" w:rsidRPr="005B7BBA" w:rsidRDefault="000751EA" w:rsidP="000751EA">
            <w:pPr>
              <w:pStyle w:val="TableText"/>
            </w:pPr>
            <w:r w:rsidRPr="005B7BBA">
              <w:t>:P:IDR-</w:t>
            </w:r>
            <w:hyperlink r:id="rId1208" w:history="1">
              <w:r w:rsidRPr="003E560E">
                <w:rPr>
                  <w:rStyle w:val="Hyperlink"/>
                </w:rPr>
                <w:t>PR</w:t>
              </w:r>
              <w:bookmarkStart w:id="1426" w:name="_Hlt500219031"/>
              <w:r w:rsidRPr="003E560E">
                <w:rPr>
                  <w:rStyle w:val="Hyperlink"/>
                </w:rPr>
                <w:t>O</w:t>
              </w:r>
              <w:bookmarkStart w:id="1427" w:name="_Hlt28755837"/>
              <w:bookmarkEnd w:id="1426"/>
              <w:r w:rsidRPr="003E560E">
                <w:rPr>
                  <w:rStyle w:val="Hyperlink"/>
                </w:rPr>
                <w:t>C</w:t>
              </w:r>
              <w:bookmarkStart w:id="1428" w:name="_Hlt12253193"/>
              <w:bookmarkEnd w:id="1427"/>
              <w:r w:rsidRPr="003E560E">
                <w:rPr>
                  <w:rStyle w:val="Hyperlink"/>
                </w:rPr>
                <w:t>-</w:t>
              </w:r>
              <w:bookmarkEnd w:id="1428"/>
              <w:r w:rsidRPr="003E560E">
                <w:rPr>
                  <w:rStyle w:val="Hyperlink"/>
                </w:rPr>
                <w:t>F</w:t>
              </w:r>
              <w:bookmarkStart w:id="1429" w:name="_Hlt527340924"/>
              <w:r w:rsidRPr="003E560E">
                <w:rPr>
                  <w:rStyle w:val="Hyperlink"/>
                </w:rPr>
                <w:t>L</w:t>
              </w:r>
              <w:bookmarkStart w:id="1430" w:name="_Hlt30575765"/>
              <w:bookmarkEnd w:id="1429"/>
              <w:r w:rsidRPr="003E560E">
                <w:rPr>
                  <w:rStyle w:val="Hyperlink"/>
                </w:rPr>
                <w:t>A</w:t>
              </w:r>
              <w:bookmarkEnd w:id="1430"/>
              <w:r w:rsidRPr="003E560E">
                <w:rPr>
                  <w:rStyle w:val="Hyperlink"/>
                </w:rPr>
                <w:t>GS</w:t>
              </w:r>
              <w:bookmarkStart w:id="1431" w:name="_Hlt506779790"/>
              <w:r w:rsidRPr="003E560E">
                <w:rPr>
                  <w:rStyle w:val="Hyperlink"/>
                </w:rPr>
                <w:t>-</w:t>
              </w:r>
              <w:bookmarkEnd w:id="1431"/>
              <w:r w:rsidRPr="003E560E">
                <w:rPr>
                  <w:rStyle w:val="Hyperlink"/>
                </w:rPr>
                <w:t>W</w:t>
              </w:r>
            </w:hyperlink>
          </w:p>
        </w:tc>
        <w:tc>
          <w:tcPr>
            <w:tcW w:w="2734" w:type="dxa"/>
            <w:tcMar>
              <w:left w:w="58" w:type="dxa"/>
              <w:right w:w="58" w:type="dxa"/>
            </w:tcMar>
          </w:tcPr>
          <w:p w14:paraId="7C37114E" w14:textId="27D6BC69" w:rsidR="000751EA" w:rsidRDefault="000751EA" w:rsidP="000751EA">
            <w:pPr>
              <w:pStyle w:val="TableText"/>
            </w:pPr>
            <w:r w:rsidRPr="005B7BBA">
              <w:t>Procedure code flag W</w:t>
            </w:r>
          </w:p>
          <w:p w14:paraId="679FC99B" w14:textId="77777777" w:rsidR="000751EA" w:rsidRPr="005B7BBA" w:rsidRDefault="000751EA" w:rsidP="000751EA">
            <w:pPr>
              <w:pStyle w:val="TableText"/>
            </w:pPr>
            <w:r w:rsidRPr="00B23974">
              <w:rPr>
                <w:rFonts w:cs="Arial"/>
                <w:color w:val="000000"/>
              </w:rPr>
              <w:t>This indicates that the procedure requires a PRO authorization. This applies only to the 3rd state for multi-state processors. Different indicators are used because each state may have different regulations that apply.</w:t>
            </w:r>
          </w:p>
        </w:tc>
        <w:tc>
          <w:tcPr>
            <w:tcW w:w="1136" w:type="dxa"/>
            <w:tcMar>
              <w:left w:w="58" w:type="dxa"/>
              <w:right w:w="58" w:type="dxa"/>
            </w:tcMar>
          </w:tcPr>
          <w:p w14:paraId="78062B47" w14:textId="77777777" w:rsidR="000751EA" w:rsidRPr="005B7BBA" w:rsidRDefault="000751EA" w:rsidP="000751EA">
            <w:pPr>
              <w:pStyle w:val="TableText"/>
            </w:pPr>
            <w:r w:rsidRPr="005B7BBA">
              <w:t>1 C</w:t>
            </w:r>
          </w:p>
        </w:tc>
        <w:tc>
          <w:tcPr>
            <w:tcW w:w="2340" w:type="dxa"/>
            <w:tcMar>
              <w:left w:w="58" w:type="dxa"/>
              <w:right w:w="58" w:type="dxa"/>
            </w:tcMar>
          </w:tcPr>
          <w:p w14:paraId="1FB7392F" w14:textId="48E5067C" w:rsidR="000751EA" w:rsidRPr="005B7BBA" w:rsidRDefault="000751EA" w:rsidP="000751EA">
            <w:pPr>
              <w:pStyle w:val="TableText"/>
            </w:pPr>
            <w:r w:rsidRPr="005B7BBA">
              <w:t xml:space="preserve">See spec </w:t>
            </w:r>
            <w:hyperlink r:id="rId1209" w:history="1">
              <w:r w:rsidRPr="003E560E">
                <w:rPr>
                  <w:rStyle w:val="Hyperlink"/>
                </w:rPr>
                <w:t>S0128000</w:t>
              </w:r>
            </w:hyperlink>
          </w:p>
        </w:tc>
        <w:tc>
          <w:tcPr>
            <w:tcW w:w="837" w:type="dxa"/>
            <w:tcMar>
              <w:left w:w="58" w:type="dxa"/>
              <w:right w:w="58" w:type="dxa"/>
            </w:tcMar>
          </w:tcPr>
          <w:p w14:paraId="53197340" w14:textId="77777777" w:rsidR="000751EA" w:rsidRPr="005B7BBA" w:rsidRDefault="000751EA" w:rsidP="000751EA">
            <w:pPr>
              <w:pStyle w:val="TableText"/>
            </w:pPr>
            <w:r>
              <w:t>Spaces</w:t>
            </w:r>
          </w:p>
        </w:tc>
        <w:tc>
          <w:tcPr>
            <w:tcW w:w="438" w:type="dxa"/>
          </w:tcPr>
          <w:p w14:paraId="12673A6A" w14:textId="77777777" w:rsidR="000751EA" w:rsidRPr="005B7BBA" w:rsidRDefault="000751EA" w:rsidP="000751EA">
            <w:pPr>
              <w:pStyle w:val="TableText"/>
            </w:pPr>
            <w:r w:rsidRPr="005B7BBA">
              <w:t>X</w:t>
            </w:r>
          </w:p>
        </w:tc>
        <w:tc>
          <w:tcPr>
            <w:tcW w:w="438" w:type="dxa"/>
          </w:tcPr>
          <w:p w14:paraId="1D38B805" w14:textId="77777777" w:rsidR="000751EA" w:rsidRPr="005B7BBA" w:rsidRDefault="000751EA" w:rsidP="000751EA">
            <w:pPr>
              <w:pStyle w:val="TableText"/>
            </w:pPr>
            <w:r w:rsidRPr="005B7BBA">
              <w:t>X</w:t>
            </w:r>
          </w:p>
        </w:tc>
        <w:tc>
          <w:tcPr>
            <w:tcW w:w="439" w:type="dxa"/>
          </w:tcPr>
          <w:p w14:paraId="23F8648C" w14:textId="77777777" w:rsidR="000751EA" w:rsidRPr="005B7BBA" w:rsidRDefault="000751EA" w:rsidP="000751EA">
            <w:pPr>
              <w:pStyle w:val="TableText"/>
            </w:pPr>
            <w:r w:rsidRPr="005B7BBA">
              <w:t>X</w:t>
            </w:r>
          </w:p>
        </w:tc>
      </w:tr>
      <w:tr w:rsidR="000751EA" w14:paraId="67C868CD" w14:textId="77777777" w:rsidTr="007A4858">
        <w:trPr>
          <w:cantSplit/>
        </w:trPr>
        <w:tc>
          <w:tcPr>
            <w:tcW w:w="802" w:type="dxa"/>
            <w:tcMar>
              <w:left w:w="58" w:type="dxa"/>
              <w:right w:w="58" w:type="dxa"/>
            </w:tcMar>
          </w:tcPr>
          <w:p w14:paraId="32046EEA" w14:textId="77777777" w:rsidR="000751EA" w:rsidRPr="005B7BBA" w:rsidRDefault="000751EA" w:rsidP="000751EA">
            <w:pPr>
              <w:pStyle w:val="TableText"/>
            </w:pPr>
            <w:r w:rsidRPr="005B7BBA">
              <w:t>153</w:t>
            </w:r>
          </w:p>
        </w:tc>
        <w:tc>
          <w:tcPr>
            <w:tcW w:w="2250" w:type="dxa"/>
            <w:tcMar>
              <w:left w:w="58" w:type="dxa"/>
              <w:right w:w="58" w:type="dxa"/>
            </w:tcMar>
          </w:tcPr>
          <w:p w14:paraId="6F1FE065" w14:textId="77777777" w:rsidR="000751EA" w:rsidRPr="005B7BBA" w:rsidRDefault="000751EA" w:rsidP="000751EA">
            <w:pPr>
              <w:pStyle w:val="TableText"/>
            </w:pPr>
            <w:r w:rsidRPr="005B7BBA">
              <w:t>PROC FLAG X</w:t>
            </w:r>
          </w:p>
        </w:tc>
        <w:tc>
          <w:tcPr>
            <w:tcW w:w="2970" w:type="dxa"/>
            <w:tcMar>
              <w:left w:w="58" w:type="dxa"/>
              <w:right w:w="58" w:type="dxa"/>
            </w:tcMar>
          </w:tcPr>
          <w:p w14:paraId="34F07748" w14:textId="6ACBC688" w:rsidR="000751EA" w:rsidRPr="005B7BBA" w:rsidRDefault="000751EA" w:rsidP="000751EA">
            <w:pPr>
              <w:pStyle w:val="TableText"/>
            </w:pPr>
            <w:r w:rsidRPr="005B7BBA">
              <w:t>:P:IDR-</w:t>
            </w:r>
            <w:hyperlink r:id="rId1210" w:history="1">
              <w:r w:rsidRPr="003E560E">
                <w:rPr>
                  <w:rStyle w:val="Hyperlink"/>
                </w:rPr>
                <w:t>PR</w:t>
              </w:r>
              <w:bookmarkStart w:id="1432" w:name="_Hlt514742742"/>
              <w:r w:rsidRPr="003E560E">
                <w:rPr>
                  <w:rStyle w:val="Hyperlink"/>
                </w:rPr>
                <w:t>O</w:t>
              </w:r>
              <w:bookmarkStart w:id="1433" w:name="_Hlt500219034"/>
              <w:bookmarkEnd w:id="1432"/>
              <w:r w:rsidRPr="003E560E">
                <w:rPr>
                  <w:rStyle w:val="Hyperlink"/>
                </w:rPr>
                <w:t>C</w:t>
              </w:r>
              <w:bookmarkStart w:id="1434" w:name="_Hlt12253212"/>
              <w:bookmarkEnd w:id="1433"/>
              <w:r w:rsidRPr="003E560E">
                <w:rPr>
                  <w:rStyle w:val="Hyperlink"/>
                </w:rPr>
                <w:t>-</w:t>
              </w:r>
              <w:bookmarkEnd w:id="1434"/>
              <w:r w:rsidRPr="003E560E">
                <w:rPr>
                  <w:rStyle w:val="Hyperlink"/>
                </w:rPr>
                <w:t>F</w:t>
              </w:r>
              <w:bookmarkStart w:id="1435" w:name="_Hlt506779724"/>
              <w:r w:rsidRPr="003E560E">
                <w:rPr>
                  <w:rStyle w:val="Hyperlink"/>
                </w:rPr>
                <w:t>L</w:t>
              </w:r>
              <w:bookmarkEnd w:id="1435"/>
              <w:r w:rsidRPr="003E560E">
                <w:rPr>
                  <w:rStyle w:val="Hyperlink"/>
                </w:rPr>
                <w:t>AGS-X</w:t>
              </w:r>
            </w:hyperlink>
          </w:p>
        </w:tc>
        <w:tc>
          <w:tcPr>
            <w:tcW w:w="2734" w:type="dxa"/>
            <w:tcMar>
              <w:left w:w="58" w:type="dxa"/>
              <w:right w:w="58" w:type="dxa"/>
            </w:tcMar>
          </w:tcPr>
          <w:p w14:paraId="081CD0EA" w14:textId="7EE1A96A" w:rsidR="000751EA" w:rsidRDefault="000751EA" w:rsidP="000751EA">
            <w:pPr>
              <w:pStyle w:val="TableText"/>
            </w:pPr>
            <w:r w:rsidRPr="005B7BBA">
              <w:t>Procedure code flag X</w:t>
            </w:r>
          </w:p>
          <w:p w14:paraId="5487469F" w14:textId="7B6E7DF3" w:rsidR="000751EA" w:rsidRPr="005B7BBA" w:rsidRDefault="000751EA" w:rsidP="004E620D">
            <w:pPr>
              <w:pStyle w:val="TableText"/>
            </w:pPr>
            <w:r w:rsidRPr="00B23974">
              <w:rPr>
                <w:rFonts w:cs="Arial"/>
                <w:color w:val="000000"/>
              </w:rPr>
              <w:t>This indicates that the procedure requires a PRO authorization. This applies only to the 4th state for multi-state processors. Different indicators are used because each state may have different regulations that apply.</w:t>
            </w:r>
          </w:p>
        </w:tc>
        <w:tc>
          <w:tcPr>
            <w:tcW w:w="1136" w:type="dxa"/>
            <w:tcMar>
              <w:left w:w="58" w:type="dxa"/>
              <w:right w:w="58" w:type="dxa"/>
            </w:tcMar>
          </w:tcPr>
          <w:p w14:paraId="64AD22A4" w14:textId="77777777" w:rsidR="000751EA" w:rsidRPr="005B7BBA" w:rsidRDefault="000751EA" w:rsidP="000751EA">
            <w:pPr>
              <w:pStyle w:val="TableText"/>
            </w:pPr>
            <w:r w:rsidRPr="005B7BBA">
              <w:t>1 C</w:t>
            </w:r>
          </w:p>
        </w:tc>
        <w:tc>
          <w:tcPr>
            <w:tcW w:w="2340" w:type="dxa"/>
            <w:tcMar>
              <w:left w:w="58" w:type="dxa"/>
              <w:right w:w="58" w:type="dxa"/>
            </w:tcMar>
          </w:tcPr>
          <w:p w14:paraId="6116E875" w14:textId="6DC5FD36" w:rsidR="000751EA" w:rsidRPr="005B7BBA" w:rsidRDefault="000751EA" w:rsidP="000751EA">
            <w:pPr>
              <w:pStyle w:val="TableText"/>
            </w:pPr>
            <w:r w:rsidRPr="005B7BBA">
              <w:t xml:space="preserve">See spec </w:t>
            </w:r>
            <w:hyperlink r:id="rId1211" w:history="1">
              <w:r w:rsidRPr="003E560E">
                <w:rPr>
                  <w:rStyle w:val="Hyperlink"/>
                </w:rPr>
                <w:t>S0128000</w:t>
              </w:r>
            </w:hyperlink>
          </w:p>
        </w:tc>
        <w:tc>
          <w:tcPr>
            <w:tcW w:w="837" w:type="dxa"/>
            <w:tcMar>
              <w:left w:w="58" w:type="dxa"/>
              <w:right w:w="58" w:type="dxa"/>
            </w:tcMar>
          </w:tcPr>
          <w:p w14:paraId="46E0CC83" w14:textId="77777777" w:rsidR="000751EA" w:rsidRPr="005B7BBA" w:rsidRDefault="000751EA" w:rsidP="000751EA">
            <w:pPr>
              <w:pStyle w:val="TableText"/>
            </w:pPr>
            <w:r>
              <w:t>Spaces</w:t>
            </w:r>
          </w:p>
        </w:tc>
        <w:tc>
          <w:tcPr>
            <w:tcW w:w="438" w:type="dxa"/>
          </w:tcPr>
          <w:p w14:paraId="391288AB" w14:textId="77777777" w:rsidR="000751EA" w:rsidRPr="005B7BBA" w:rsidRDefault="000751EA" w:rsidP="000751EA">
            <w:pPr>
              <w:pStyle w:val="TableText"/>
            </w:pPr>
            <w:r w:rsidRPr="005B7BBA">
              <w:t>X</w:t>
            </w:r>
          </w:p>
        </w:tc>
        <w:tc>
          <w:tcPr>
            <w:tcW w:w="438" w:type="dxa"/>
          </w:tcPr>
          <w:p w14:paraId="1711E21D" w14:textId="77777777" w:rsidR="000751EA" w:rsidRPr="005B7BBA" w:rsidRDefault="000751EA" w:rsidP="000751EA">
            <w:pPr>
              <w:pStyle w:val="TableText"/>
            </w:pPr>
            <w:r w:rsidRPr="005B7BBA">
              <w:t>X</w:t>
            </w:r>
          </w:p>
        </w:tc>
        <w:tc>
          <w:tcPr>
            <w:tcW w:w="439" w:type="dxa"/>
          </w:tcPr>
          <w:p w14:paraId="241C2BC8" w14:textId="77777777" w:rsidR="000751EA" w:rsidRPr="005B7BBA" w:rsidRDefault="000751EA" w:rsidP="000751EA">
            <w:pPr>
              <w:pStyle w:val="TableText"/>
            </w:pPr>
            <w:r w:rsidRPr="005B7BBA">
              <w:t>X</w:t>
            </w:r>
          </w:p>
        </w:tc>
      </w:tr>
      <w:tr w:rsidR="000751EA" w14:paraId="691C9103" w14:textId="77777777" w:rsidTr="007A4858">
        <w:trPr>
          <w:cantSplit/>
        </w:trPr>
        <w:tc>
          <w:tcPr>
            <w:tcW w:w="802" w:type="dxa"/>
            <w:tcMar>
              <w:left w:w="58" w:type="dxa"/>
              <w:right w:w="58" w:type="dxa"/>
            </w:tcMar>
          </w:tcPr>
          <w:p w14:paraId="0E6975D0" w14:textId="77777777" w:rsidR="000751EA" w:rsidRPr="005B7BBA" w:rsidRDefault="000751EA" w:rsidP="000751EA">
            <w:pPr>
              <w:pStyle w:val="TableText"/>
            </w:pPr>
            <w:r w:rsidRPr="005B7BBA">
              <w:t>154</w:t>
            </w:r>
          </w:p>
        </w:tc>
        <w:tc>
          <w:tcPr>
            <w:tcW w:w="2250" w:type="dxa"/>
            <w:tcMar>
              <w:left w:w="58" w:type="dxa"/>
              <w:right w:w="58" w:type="dxa"/>
            </w:tcMar>
          </w:tcPr>
          <w:p w14:paraId="7ED97145" w14:textId="77777777" w:rsidR="000751EA" w:rsidRPr="005B7BBA" w:rsidRDefault="000751EA" w:rsidP="000751EA">
            <w:pPr>
              <w:pStyle w:val="TableText"/>
            </w:pPr>
            <w:r w:rsidRPr="005B7BBA">
              <w:t>PROC FLAG Y</w:t>
            </w:r>
          </w:p>
        </w:tc>
        <w:tc>
          <w:tcPr>
            <w:tcW w:w="2970" w:type="dxa"/>
            <w:tcMar>
              <w:left w:w="58" w:type="dxa"/>
              <w:right w:w="58" w:type="dxa"/>
            </w:tcMar>
          </w:tcPr>
          <w:p w14:paraId="76DB538F" w14:textId="321D6E61" w:rsidR="000751EA" w:rsidRPr="00C4752B" w:rsidRDefault="000751EA" w:rsidP="000751EA">
            <w:pPr>
              <w:pStyle w:val="TableText"/>
              <w:rPr>
                <w:lang w:val="es-US"/>
              </w:rPr>
            </w:pPr>
            <w:r w:rsidRPr="00C4752B">
              <w:rPr>
                <w:lang w:val="es-US"/>
              </w:rPr>
              <w:t>:P:IDR-</w:t>
            </w:r>
            <w:hyperlink r:id="rId1212" w:history="1">
              <w:r w:rsidRPr="00C4752B">
                <w:rPr>
                  <w:rStyle w:val="Hyperlink"/>
                  <w:lang w:val="es-US"/>
                </w:rPr>
                <w:t>PR</w:t>
              </w:r>
              <w:bookmarkStart w:id="1436" w:name="_Hlt514742750"/>
              <w:r w:rsidRPr="00C4752B">
                <w:rPr>
                  <w:rStyle w:val="Hyperlink"/>
                  <w:lang w:val="es-US"/>
                </w:rPr>
                <w:t>O</w:t>
              </w:r>
              <w:bookmarkStart w:id="1437" w:name="_Hlt500219039"/>
              <w:bookmarkEnd w:id="1436"/>
              <w:r w:rsidRPr="00C4752B">
                <w:rPr>
                  <w:rStyle w:val="Hyperlink"/>
                  <w:lang w:val="es-US"/>
                </w:rPr>
                <w:t>C</w:t>
              </w:r>
              <w:bookmarkEnd w:id="1437"/>
              <w:r w:rsidRPr="00C4752B">
                <w:rPr>
                  <w:rStyle w:val="Hyperlink"/>
                  <w:lang w:val="es-US"/>
                </w:rPr>
                <w:t>-</w:t>
              </w:r>
              <w:bookmarkStart w:id="1438" w:name="_Hlt527341065"/>
              <w:r w:rsidRPr="00C4752B">
                <w:rPr>
                  <w:rStyle w:val="Hyperlink"/>
                  <w:lang w:val="es-US"/>
                </w:rPr>
                <w:t>F</w:t>
              </w:r>
              <w:bookmarkEnd w:id="1438"/>
              <w:r w:rsidRPr="00C4752B">
                <w:rPr>
                  <w:rStyle w:val="Hyperlink"/>
                  <w:lang w:val="es-US"/>
                </w:rPr>
                <w:t>LAGS-Y</w:t>
              </w:r>
            </w:hyperlink>
          </w:p>
        </w:tc>
        <w:tc>
          <w:tcPr>
            <w:tcW w:w="2734" w:type="dxa"/>
            <w:tcMar>
              <w:left w:w="58" w:type="dxa"/>
              <w:right w:w="58" w:type="dxa"/>
            </w:tcMar>
          </w:tcPr>
          <w:p w14:paraId="57217994" w14:textId="3CFB2FAF" w:rsidR="000751EA" w:rsidRDefault="000751EA" w:rsidP="000751EA">
            <w:pPr>
              <w:pStyle w:val="TableText"/>
            </w:pPr>
            <w:r w:rsidRPr="005B7BBA">
              <w:t>Procedure code flag Y</w:t>
            </w:r>
          </w:p>
          <w:p w14:paraId="3A41FA82" w14:textId="77777777" w:rsidR="000751EA" w:rsidRPr="005B7BBA" w:rsidRDefault="000751EA" w:rsidP="000751EA">
            <w:pPr>
              <w:pStyle w:val="TableText"/>
            </w:pPr>
            <w:r w:rsidRPr="00B23974">
              <w:rPr>
                <w:rFonts w:cs="Arial"/>
                <w:color w:val="000000"/>
              </w:rPr>
              <w:t>This procedure code payment flag indicates the deductible waived, but the co-insurance applies.</w:t>
            </w:r>
          </w:p>
        </w:tc>
        <w:tc>
          <w:tcPr>
            <w:tcW w:w="1136" w:type="dxa"/>
            <w:tcMar>
              <w:left w:w="58" w:type="dxa"/>
              <w:right w:w="58" w:type="dxa"/>
            </w:tcMar>
          </w:tcPr>
          <w:p w14:paraId="10341B9B" w14:textId="77777777" w:rsidR="000751EA" w:rsidRPr="005B7BBA" w:rsidRDefault="000751EA" w:rsidP="000751EA">
            <w:pPr>
              <w:pStyle w:val="TableText"/>
            </w:pPr>
            <w:r w:rsidRPr="005B7BBA">
              <w:t>1 C</w:t>
            </w:r>
          </w:p>
        </w:tc>
        <w:tc>
          <w:tcPr>
            <w:tcW w:w="2340" w:type="dxa"/>
            <w:tcMar>
              <w:left w:w="58" w:type="dxa"/>
              <w:right w:w="58" w:type="dxa"/>
            </w:tcMar>
          </w:tcPr>
          <w:p w14:paraId="3A13BCA3" w14:textId="296DCCCB" w:rsidR="000751EA" w:rsidRPr="005B7BBA" w:rsidRDefault="000751EA" w:rsidP="000751EA">
            <w:pPr>
              <w:pStyle w:val="TableText"/>
            </w:pPr>
            <w:r w:rsidRPr="005B7BBA">
              <w:t xml:space="preserve">See spec </w:t>
            </w:r>
            <w:hyperlink r:id="rId1213" w:history="1">
              <w:r w:rsidRPr="003E560E">
                <w:rPr>
                  <w:rStyle w:val="Hyperlink"/>
                </w:rPr>
                <w:t>S0128000</w:t>
              </w:r>
            </w:hyperlink>
          </w:p>
        </w:tc>
        <w:tc>
          <w:tcPr>
            <w:tcW w:w="837" w:type="dxa"/>
            <w:tcMar>
              <w:left w:w="58" w:type="dxa"/>
              <w:right w:w="58" w:type="dxa"/>
            </w:tcMar>
          </w:tcPr>
          <w:p w14:paraId="22387CF4" w14:textId="77777777" w:rsidR="000751EA" w:rsidRPr="005B7BBA" w:rsidRDefault="000751EA" w:rsidP="000751EA">
            <w:pPr>
              <w:pStyle w:val="TableText"/>
            </w:pPr>
            <w:r>
              <w:t>Spaces</w:t>
            </w:r>
          </w:p>
        </w:tc>
        <w:tc>
          <w:tcPr>
            <w:tcW w:w="438" w:type="dxa"/>
          </w:tcPr>
          <w:p w14:paraId="6C1E57E8" w14:textId="77777777" w:rsidR="000751EA" w:rsidRPr="005B7BBA" w:rsidRDefault="000751EA" w:rsidP="000751EA">
            <w:pPr>
              <w:pStyle w:val="TableText"/>
            </w:pPr>
            <w:r w:rsidRPr="005B7BBA">
              <w:t>X</w:t>
            </w:r>
          </w:p>
        </w:tc>
        <w:tc>
          <w:tcPr>
            <w:tcW w:w="438" w:type="dxa"/>
          </w:tcPr>
          <w:p w14:paraId="631F531E" w14:textId="77777777" w:rsidR="000751EA" w:rsidRPr="005B7BBA" w:rsidRDefault="000751EA" w:rsidP="000751EA">
            <w:pPr>
              <w:pStyle w:val="TableText"/>
            </w:pPr>
            <w:r w:rsidRPr="005B7BBA">
              <w:t>X</w:t>
            </w:r>
          </w:p>
        </w:tc>
        <w:tc>
          <w:tcPr>
            <w:tcW w:w="439" w:type="dxa"/>
          </w:tcPr>
          <w:p w14:paraId="43C49F35" w14:textId="77777777" w:rsidR="000751EA" w:rsidRPr="005B7BBA" w:rsidRDefault="000751EA" w:rsidP="000751EA">
            <w:pPr>
              <w:pStyle w:val="TableText"/>
            </w:pPr>
            <w:r w:rsidRPr="005B7BBA">
              <w:t>X</w:t>
            </w:r>
          </w:p>
        </w:tc>
      </w:tr>
      <w:tr w:rsidR="000751EA" w14:paraId="7BAB5DF4" w14:textId="77777777" w:rsidTr="007A4858">
        <w:trPr>
          <w:cantSplit/>
        </w:trPr>
        <w:tc>
          <w:tcPr>
            <w:tcW w:w="802" w:type="dxa"/>
            <w:tcMar>
              <w:left w:w="58" w:type="dxa"/>
              <w:right w:w="58" w:type="dxa"/>
            </w:tcMar>
          </w:tcPr>
          <w:p w14:paraId="07F41B5A" w14:textId="77777777" w:rsidR="000751EA" w:rsidRPr="005B7BBA" w:rsidRDefault="000751EA" w:rsidP="000751EA">
            <w:pPr>
              <w:pStyle w:val="TableText"/>
            </w:pPr>
            <w:r w:rsidRPr="005B7BBA">
              <w:t>155</w:t>
            </w:r>
          </w:p>
        </w:tc>
        <w:tc>
          <w:tcPr>
            <w:tcW w:w="2250" w:type="dxa"/>
            <w:tcMar>
              <w:left w:w="58" w:type="dxa"/>
              <w:right w:w="58" w:type="dxa"/>
            </w:tcMar>
          </w:tcPr>
          <w:p w14:paraId="3AC9F774" w14:textId="77777777" w:rsidR="000751EA" w:rsidRPr="005B7BBA" w:rsidRDefault="000751EA" w:rsidP="000751EA">
            <w:pPr>
              <w:pStyle w:val="TableText"/>
            </w:pPr>
            <w:r w:rsidRPr="005B7BBA">
              <w:t>PROC FLAG Z</w:t>
            </w:r>
          </w:p>
        </w:tc>
        <w:tc>
          <w:tcPr>
            <w:tcW w:w="2970" w:type="dxa"/>
            <w:tcMar>
              <w:left w:w="58" w:type="dxa"/>
              <w:right w:w="58" w:type="dxa"/>
            </w:tcMar>
          </w:tcPr>
          <w:p w14:paraId="7126F9F9" w14:textId="2F15FE3F" w:rsidR="000751EA" w:rsidRPr="005B7BBA" w:rsidRDefault="000751EA" w:rsidP="000751EA">
            <w:pPr>
              <w:pStyle w:val="TableText"/>
            </w:pPr>
            <w:r w:rsidRPr="005B7BBA">
              <w:t>:P:IDR-</w:t>
            </w:r>
            <w:hyperlink r:id="rId1214" w:history="1">
              <w:r w:rsidRPr="003E560E">
                <w:rPr>
                  <w:rStyle w:val="Hyperlink"/>
                </w:rPr>
                <w:t>P</w:t>
              </w:r>
              <w:bookmarkStart w:id="1439" w:name="_Hlt514742755"/>
              <w:r w:rsidRPr="003E560E">
                <w:rPr>
                  <w:rStyle w:val="Hyperlink"/>
                </w:rPr>
                <w:t>R</w:t>
              </w:r>
              <w:bookmarkStart w:id="1440" w:name="_Hlt500219042"/>
              <w:bookmarkEnd w:id="1439"/>
              <w:r w:rsidRPr="003E560E">
                <w:rPr>
                  <w:rStyle w:val="Hyperlink"/>
                </w:rPr>
                <w:t>O</w:t>
              </w:r>
              <w:bookmarkEnd w:id="1440"/>
              <w:r w:rsidRPr="003E560E">
                <w:rPr>
                  <w:rStyle w:val="Hyperlink"/>
                </w:rPr>
                <w:t>C-</w:t>
              </w:r>
              <w:bookmarkStart w:id="1441" w:name="_Hlt28755899"/>
              <w:r w:rsidRPr="003E560E">
                <w:rPr>
                  <w:rStyle w:val="Hyperlink"/>
                </w:rPr>
                <w:t>F</w:t>
              </w:r>
              <w:bookmarkStart w:id="1442" w:name="_Hlt12253307"/>
              <w:bookmarkEnd w:id="1441"/>
              <w:r w:rsidRPr="003E560E">
                <w:rPr>
                  <w:rStyle w:val="Hyperlink"/>
                </w:rPr>
                <w:t>L</w:t>
              </w:r>
              <w:bookmarkStart w:id="1443" w:name="_Hlt506779593"/>
              <w:bookmarkEnd w:id="1442"/>
              <w:r w:rsidRPr="003E560E">
                <w:rPr>
                  <w:rStyle w:val="Hyperlink"/>
                </w:rPr>
                <w:t>A</w:t>
              </w:r>
              <w:bookmarkEnd w:id="1443"/>
              <w:r w:rsidRPr="003E560E">
                <w:rPr>
                  <w:rStyle w:val="Hyperlink"/>
                </w:rPr>
                <w:t>GS-Z</w:t>
              </w:r>
            </w:hyperlink>
          </w:p>
        </w:tc>
        <w:tc>
          <w:tcPr>
            <w:tcW w:w="2734" w:type="dxa"/>
            <w:tcMar>
              <w:left w:w="58" w:type="dxa"/>
              <w:right w:w="58" w:type="dxa"/>
            </w:tcMar>
          </w:tcPr>
          <w:p w14:paraId="7F50C7AE" w14:textId="0F17C1D8" w:rsidR="000751EA" w:rsidRDefault="000751EA" w:rsidP="000751EA">
            <w:pPr>
              <w:pStyle w:val="TableText"/>
            </w:pPr>
            <w:r w:rsidRPr="005B7BBA">
              <w:t>Procedure code flag Z</w:t>
            </w:r>
          </w:p>
          <w:p w14:paraId="590952B9" w14:textId="3DF2EB00" w:rsidR="000751EA" w:rsidRPr="005B7BBA" w:rsidRDefault="000751EA" w:rsidP="004E620D">
            <w:pPr>
              <w:pStyle w:val="TableText"/>
            </w:pPr>
            <w:r w:rsidRPr="00B23974">
              <w:rPr>
                <w:rFonts w:cs="Arial"/>
                <w:color w:val="000000"/>
              </w:rPr>
              <w:t>Screening mammography procedure code subject to special eligibility audits</w:t>
            </w:r>
            <w:r>
              <w:rPr>
                <w:rFonts w:cs="Arial"/>
                <w:color w:val="000000"/>
              </w:rPr>
              <w:t>.</w:t>
            </w:r>
          </w:p>
        </w:tc>
        <w:tc>
          <w:tcPr>
            <w:tcW w:w="1136" w:type="dxa"/>
            <w:tcMar>
              <w:left w:w="58" w:type="dxa"/>
              <w:right w:w="58" w:type="dxa"/>
            </w:tcMar>
          </w:tcPr>
          <w:p w14:paraId="55B76E6E" w14:textId="77777777" w:rsidR="000751EA" w:rsidRPr="005B7BBA" w:rsidRDefault="000751EA" w:rsidP="000751EA">
            <w:pPr>
              <w:pStyle w:val="TableText"/>
            </w:pPr>
            <w:r w:rsidRPr="005B7BBA">
              <w:t>1 C</w:t>
            </w:r>
          </w:p>
        </w:tc>
        <w:tc>
          <w:tcPr>
            <w:tcW w:w="2340" w:type="dxa"/>
            <w:tcMar>
              <w:left w:w="58" w:type="dxa"/>
              <w:right w:w="58" w:type="dxa"/>
            </w:tcMar>
          </w:tcPr>
          <w:p w14:paraId="79144906" w14:textId="75282259" w:rsidR="000751EA" w:rsidRPr="005B7BBA" w:rsidRDefault="000751EA" w:rsidP="000751EA">
            <w:pPr>
              <w:pStyle w:val="TableText"/>
            </w:pPr>
            <w:r w:rsidRPr="005B7BBA">
              <w:t xml:space="preserve">See spec </w:t>
            </w:r>
            <w:hyperlink r:id="rId1215" w:history="1">
              <w:r w:rsidRPr="003E560E">
                <w:rPr>
                  <w:rStyle w:val="Hyperlink"/>
                </w:rPr>
                <w:t>S0128000</w:t>
              </w:r>
            </w:hyperlink>
          </w:p>
        </w:tc>
        <w:tc>
          <w:tcPr>
            <w:tcW w:w="837" w:type="dxa"/>
            <w:tcMar>
              <w:left w:w="58" w:type="dxa"/>
              <w:right w:w="58" w:type="dxa"/>
            </w:tcMar>
          </w:tcPr>
          <w:p w14:paraId="1A426DEF" w14:textId="77777777" w:rsidR="000751EA" w:rsidRPr="005B7BBA" w:rsidRDefault="000751EA" w:rsidP="000751EA">
            <w:pPr>
              <w:pStyle w:val="TableText"/>
            </w:pPr>
            <w:r>
              <w:t>Spaces</w:t>
            </w:r>
          </w:p>
        </w:tc>
        <w:tc>
          <w:tcPr>
            <w:tcW w:w="438" w:type="dxa"/>
          </w:tcPr>
          <w:p w14:paraId="01801BF5" w14:textId="77777777" w:rsidR="000751EA" w:rsidRPr="005B7BBA" w:rsidRDefault="000751EA" w:rsidP="000751EA">
            <w:pPr>
              <w:pStyle w:val="TableText"/>
            </w:pPr>
            <w:r w:rsidRPr="005B7BBA">
              <w:t>X</w:t>
            </w:r>
          </w:p>
        </w:tc>
        <w:tc>
          <w:tcPr>
            <w:tcW w:w="438" w:type="dxa"/>
          </w:tcPr>
          <w:p w14:paraId="2ABD26F9" w14:textId="77777777" w:rsidR="000751EA" w:rsidRPr="005B7BBA" w:rsidRDefault="000751EA" w:rsidP="000751EA">
            <w:pPr>
              <w:pStyle w:val="TableText"/>
            </w:pPr>
            <w:r w:rsidRPr="005B7BBA">
              <w:t>X</w:t>
            </w:r>
          </w:p>
        </w:tc>
        <w:tc>
          <w:tcPr>
            <w:tcW w:w="439" w:type="dxa"/>
          </w:tcPr>
          <w:p w14:paraId="358CF54D" w14:textId="77777777" w:rsidR="000751EA" w:rsidRPr="005B7BBA" w:rsidRDefault="000751EA" w:rsidP="000751EA">
            <w:pPr>
              <w:pStyle w:val="TableText"/>
            </w:pPr>
            <w:r w:rsidRPr="005B7BBA">
              <w:t>X</w:t>
            </w:r>
          </w:p>
        </w:tc>
      </w:tr>
      <w:tr w:rsidR="000751EA" w14:paraId="357A0132" w14:textId="77777777" w:rsidTr="007A4858">
        <w:trPr>
          <w:cantSplit/>
        </w:trPr>
        <w:tc>
          <w:tcPr>
            <w:tcW w:w="802" w:type="dxa"/>
            <w:tcMar>
              <w:left w:w="58" w:type="dxa"/>
              <w:right w:w="58" w:type="dxa"/>
            </w:tcMar>
          </w:tcPr>
          <w:p w14:paraId="78404D07" w14:textId="77777777" w:rsidR="000751EA" w:rsidRPr="005B7BBA" w:rsidRDefault="000751EA" w:rsidP="000751EA">
            <w:pPr>
              <w:pStyle w:val="TableText"/>
            </w:pPr>
            <w:r w:rsidRPr="005B7BBA">
              <w:t>156</w:t>
            </w:r>
          </w:p>
        </w:tc>
        <w:tc>
          <w:tcPr>
            <w:tcW w:w="2250" w:type="dxa"/>
            <w:tcMar>
              <w:left w:w="58" w:type="dxa"/>
              <w:right w:w="58" w:type="dxa"/>
            </w:tcMar>
          </w:tcPr>
          <w:p w14:paraId="55D7FB41" w14:textId="77777777" w:rsidR="000751EA" w:rsidRPr="005B7BBA" w:rsidRDefault="000751EA" w:rsidP="000751EA">
            <w:pPr>
              <w:pStyle w:val="TableText"/>
            </w:pPr>
            <w:r w:rsidRPr="005B7BBA">
              <w:t>PROC FLAG 0</w:t>
            </w:r>
          </w:p>
        </w:tc>
        <w:tc>
          <w:tcPr>
            <w:tcW w:w="2970" w:type="dxa"/>
            <w:tcMar>
              <w:left w:w="58" w:type="dxa"/>
              <w:right w:w="58" w:type="dxa"/>
            </w:tcMar>
          </w:tcPr>
          <w:p w14:paraId="59CED43D" w14:textId="5527EB24" w:rsidR="000751EA" w:rsidRPr="005B7BBA" w:rsidRDefault="000751EA" w:rsidP="000751EA">
            <w:pPr>
              <w:pStyle w:val="TableText"/>
            </w:pPr>
            <w:r w:rsidRPr="005B7BBA">
              <w:t>:P:IDR-</w:t>
            </w:r>
            <w:bookmarkStart w:id="1444" w:name="_Hlt500219053"/>
            <w:bookmarkStart w:id="1445" w:name="_Hlt514742763"/>
            <w:r w:rsidRPr="003E560E">
              <w:rPr>
                <w:rStyle w:val="Hyperlink"/>
              </w:rPr>
              <w:fldChar w:fldCharType="begin"/>
            </w:r>
            <w:r w:rsidR="006C0D7A">
              <w:rPr>
                <w:rStyle w:val="Hyperlink"/>
              </w:rPr>
              <w:instrText>HYPERLINK "..\\..\\DataDictionary\\COBOL\\PROC\\PROC-FLAGS-0.docx"</w:instrText>
            </w:r>
            <w:r w:rsidRPr="003E560E">
              <w:rPr>
                <w:rStyle w:val="Hyperlink"/>
              </w:rPr>
            </w:r>
            <w:r w:rsidRPr="003E560E">
              <w:rPr>
                <w:rStyle w:val="Hyperlink"/>
              </w:rPr>
              <w:fldChar w:fldCharType="separate"/>
            </w:r>
            <w:r w:rsidRPr="003E560E">
              <w:rPr>
                <w:rStyle w:val="Hyperlink"/>
              </w:rPr>
              <w:t>P</w:t>
            </w:r>
            <w:bookmarkStart w:id="1446" w:name="_Hlt527341151"/>
            <w:r w:rsidRPr="003E560E">
              <w:rPr>
                <w:rStyle w:val="Hyperlink"/>
              </w:rPr>
              <w:t>R</w:t>
            </w:r>
            <w:bookmarkStart w:id="1447" w:name="_Hlt500219183"/>
            <w:bookmarkEnd w:id="1446"/>
            <w:r w:rsidRPr="003E560E">
              <w:rPr>
                <w:rStyle w:val="Hyperlink"/>
              </w:rPr>
              <w:t>O</w:t>
            </w:r>
            <w:bookmarkStart w:id="1448" w:name="_Hlt12253323"/>
            <w:bookmarkEnd w:id="1447"/>
            <w:r w:rsidRPr="003E560E">
              <w:rPr>
                <w:rStyle w:val="Hyperlink"/>
              </w:rPr>
              <w:t>C</w:t>
            </w:r>
            <w:bookmarkStart w:id="1449" w:name="_Hlt30575782"/>
            <w:bookmarkEnd w:id="1448"/>
            <w:r w:rsidRPr="003E560E">
              <w:rPr>
                <w:rStyle w:val="Hyperlink"/>
              </w:rPr>
              <w:t>-</w:t>
            </w:r>
            <w:bookmarkStart w:id="1450" w:name="_Hlt500219046"/>
            <w:bookmarkEnd w:id="1449"/>
            <w:r w:rsidRPr="003E560E">
              <w:rPr>
                <w:rStyle w:val="Hyperlink"/>
              </w:rPr>
              <w:t>F</w:t>
            </w:r>
            <w:bookmarkEnd w:id="1450"/>
            <w:r w:rsidRPr="003E560E">
              <w:rPr>
                <w:rStyle w:val="Hyperlink"/>
              </w:rPr>
              <w:t>LA</w:t>
            </w:r>
            <w:bookmarkStart w:id="1451" w:name="_Hlt506779549"/>
            <w:r w:rsidRPr="003E560E">
              <w:rPr>
                <w:rStyle w:val="Hyperlink"/>
              </w:rPr>
              <w:t>G</w:t>
            </w:r>
            <w:bookmarkEnd w:id="1451"/>
            <w:r w:rsidRPr="003E560E">
              <w:rPr>
                <w:rStyle w:val="Hyperlink"/>
              </w:rPr>
              <w:t>S-</w:t>
            </w:r>
            <w:bookmarkStart w:id="1452" w:name="_Hlt500318454"/>
            <w:r w:rsidRPr="003E560E">
              <w:rPr>
                <w:rStyle w:val="Hyperlink"/>
              </w:rPr>
              <w:t>0</w:t>
            </w:r>
            <w:bookmarkEnd w:id="1444"/>
            <w:bookmarkEnd w:id="1452"/>
            <w:r w:rsidRPr="003E560E">
              <w:rPr>
                <w:rStyle w:val="Hyperlink"/>
              </w:rPr>
              <w:fldChar w:fldCharType="end"/>
            </w:r>
            <w:bookmarkEnd w:id="1445"/>
          </w:p>
        </w:tc>
        <w:tc>
          <w:tcPr>
            <w:tcW w:w="2734" w:type="dxa"/>
            <w:tcMar>
              <w:left w:w="58" w:type="dxa"/>
              <w:right w:w="58" w:type="dxa"/>
            </w:tcMar>
          </w:tcPr>
          <w:p w14:paraId="6EB10A04" w14:textId="5BF72C38" w:rsidR="000751EA" w:rsidRDefault="000751EA" w:rsidP="000751EA">
            <w:pPr>
              <w:pStyle w:val="TableText"/>
            </w:pPr>
            <w:r w:rsidRPr="005B7BBA">
              <w:t>Procedure code flag 0</w:t>
            </w:r>
          </w:p>
          <w:p w14:paraId="18DA1DD6" w14:textId="77777777" w:rsidR="000751EA" w:rsidRPr="005B7BBA" w:rsidRDefault="000751EA" w:rsidP="000751EA">
            <w:pPr>
              <w:pStyle w:val="TableText"/>
            </w:pPr>
            <w:r w:rsidRPr="00B23974">
              <w:rPr>
                <w:rFonts w:cs="Arial"/>
                <w:color w:val="000000"/>
              </w:rPr>
              <w:t>Indicates procedure code as technical and therefore exempt from physician assistant and NP/CNS reductions and limiting charge guidelines.</w:t>
            </w:r>
            <w:r w:rsidRPr="00B23974">
              <w:rPr>
                <w:rFonts w:cs="Arial"/>
                <w:color w:val="000000"/>
              </w:rPr>
              <w:br/>
              <w:t>Procedure Code flag ‘0’ when the MPFSDB PC-TC-IND = ‘3’ (TC only) or the PC-TC-IND = ‘1’ (Di</w:t>
            </w:r>
            <w:r>
              <w:rPr>
                <w:rFonts w:cs="Arial"/>
                <w:color w:val="000000"/>
              </w:rPr>
              <w:t>.</w:t>
            </w:r>
          </w:p>
        </w:tc>
        <w:tc>
          <w:tcPr>
            <w:tcW w:w="1136" w:type="dxa"/>
            <w:tcMar>
              <w:left w:w="58" w:type="dxa"/>
              <w:right w:w="58" w:type="dxa"/>
            </w:tcMar>
          </w:tcPr>
          <w:p w14:paraId="02B76141" w14:textId="77777777" w:rsidR="000751EA" w:rsidRPr="005B7BBA" w:rsidRDefault="000751EA" w:rsidP="000751EA">
            <w:pPr>
              <w:pStyle w:val="TableText"/>
            </w:pPr>
            <w:r w:rsidRPr="005B7BBA">
              <w:t>1 C</w:t>
            </w:r>
          </w:p>
        </w:tc>
        <w:tc>
          <w:tcPr>
            <w:tcW w:w="2340" w:type="dxa"/>
            <w:tcMar>
              <w:left w:w="58" w:type="dxa"/>
              <w:right w:w="58" w:type="dxa"/>
            </w:tcMar>
          </w:tcPr>
          <w:p w14:paraId="501AAB2B" w14:textId="506DAB72" w:rsidR="000751EA" w:rsidRPr="005B7BBA" w:rsidRDefault="000751EA" w:rsidP="000751EA">
            <w:pPr>
              <w:pStyle w:val="TableText"/>
            </w:pPr>
            <w:r w:rsidRPr="005B7BBA">
              <w:t xml:space="preserve">See spec </w:t>
            </w:r>
            <w:hyperlink r:id="rId1216" w:history="1">
              <w:r w:rsidRPr="003E560E">
                <w:rPr>
                  <w:rStyle w:val="Hyperlink"/>
                </w:rPr>
                <w:t>S0128000</w:t>
              </w:r>
            </w:hyperlink>
          </w:p>
        </w:tc>
        <w:tc>
          <w:tcPr>
            <w:tcW w:w="837" w:type="dxa"/>
            <w:tcMar>
              <w:left w:w="58" w:type="dxa"/>
              <w:right w:w="58" w:type="dxa"/>
            </w:tcMar>
          </w:tcPr>
          <w:p w14:paraId="2A255F13" w14:textId="77777777" w:rsidR="000751EA" w:rsidRPr="005B7BBA" w:rsidRDefault="000751EA" w:rsidP="000751EA">
            <w:pPr>
              <w:pStyle w:val="TableText"/>
            </w:pPr>
            <w:r>
              <w:t>Spaces</w:t>
            </w:r>
          </w:p>
        </w:tc>
        <w:tc>
          <w:tcPr>
            <w:tcW w:w="438" w:type="dxa"/>
          </w:tcPr>
          <w:p w14:paraId="76BD2D32" w14:textId="77777777" w:rsidR="000751EA" w:rsidRPr="005B7BBA" w:rsidRDefault="000751EA" w:rsidP="000751EA">
            <w:pPr>
              <w:pStyle w:val="TableText"/>
            </w:pPr>
            <w:r w:rsidRPr="005B7BBA">
              <w:t>X</w:t>
            </w:r>
          </w:p>
        </w:tc>
        <w:tc>
          <w:tcPr>
            <w:tcW w:w="438" w:type="dxa"/>
          </w:tcPr>
          <w:p w14:paraId="527BDA70" w14:textId="77777777" w:rsidR="000751EA" w:rsidRPr="005B7BBA" w:rsidRDefault="000751EA" w:rsidP="000751EA">
            <w:pPr>
              <w:pStyle w:val="TableText"/>
            </w:pPr>
            <w:r w:rsidRPr="005B7BBA">
              <w:t>X</w:t>
            </w:r>
          </w:p>
        </w:tc>
        <w:tc>
          <w:tcPr>
            <w:tcW w:w="439" w:type="dxa"/>
          </w:tcPr>
          <w:p w14:paraId="7477DD84" w14:textId="77777777" w:rsidR="000751EA" w:rsidRPr="005B7BBA" w:rsidRDefault="000751EA" w:rsidP="000751EA">
            <w:pPr>
              <w:pStyle w:val="TableText"/>
            </w:pPr>
            <w:r w:rsidRPr="005B7BBA">
              <w:t>X</w:t>
            </w:r>
          </w:p>
        </w:tc>
      </w:tr>
      <w:tr w:rsidR="000751EA" w14:paraId="0BA383FF" w14:textId="77777777" w:rsidTr="007A4858">
        <w:trPr>
          <w:cantSplit/>
        </w:trPr>
        <w:tc>
          <w:tcPr>
            <w:tcW w:w="802" w:type="dxa"/>
            <w:tcMar>
              <w:left w:w="58" w:type="dxa"/>
              <w:right w:w="58" w:type="dxa"/>
            </w:tcMar>
          </w:tcPr>
          <w:p w14:paraId="248CB8E7" w14:textId="77777777" w:rsidR="000751EA" w:rsidRPr="005B7BBA" w:rsidRDefault="000751EA" w:rsidP="000751EA">
            <w:pPr>
              <w:pStyle w:val="TableText"/>
            </w:pPr>
            <w:r w:rsidRPr="005B7BBA">
              <w:t>157</w:t>
            </w:r>
          </w:p>
        </w:tc>
        <w:tc>
          <w:tcPr>
            <w:tcW w:w="2250" w:type="dxa"/>
            <w:tcMar>
              <w:left w:w="58" w:type="dxa"/>
              <w:right w:w="58" w:type="dxa"/>
            </w:tcMar>
          </w:tcPr>
          <w:p w14:paraId="459E324F" w14:textId="77777777" w:rsidR="000751EA" w:rsidRPr="005B7BBA" w:rsidRDefault="000751EA" w:rsidP="000751EA">
            <w:pPr>
              <w:pStyle w:val="TableText"/>
            </w:pPr>
            <w:r w:rsidRPr="005B7BBA">
              <w:t>PROC FLAG 1</w:t>
            </w:r>
          </w:p>
        </w:tc>
        <w:tc>
          <w:tcPr>
            <w:tcW w:w="2970" w:type="dxa"/>
            <w:tcMar>
              <w:left w:w="58" w:type="dxa"/>
              <w:right w:w="58" w:type="dxa"/>
            </w:tcMar>
          </w:tcPr>
          <w:p w14:paraId="60FCE9F9" w14:textId="1BBBC367" w:rsidR="000751EA" w:rsidRPr="005B7BBA" w:rsidRDefault="000751EA" w:rsidP="000751EA">
            <w:pPr>
              <w:pStyle w:val="TableText"/>
            </w:pPr>
            <w:r w:rsidRPr="005B7BBA">
              <w:t>:P:IDR-</w:t>
            </w:r>
            <w:hyperlink r:id="rId1217" w:history="1">
              <w:r w:rsidRPr="003E560E">
                <w:rPr>
                  <w:rStyle w:val="Hyperlink"/>
                </w:rPr>
                <w:t>P</w:t>
              </w:r>
              <w:bookmarkStart w:id="1453" w:name="_Hlt500219189"/>
              <w:r w:rsidRPr="003E560E">
                <w:rPr>
                  <w:rStyle w:val="Hyperlink"/>
                </w:rPr>
                <w:t>R</w:t>
              </w:r>
              <w:bookmarkEnd w:id="1453"/>
              <w:r w:rsidRPr="003E560E">
                <w:rPr>
                  <w:rStyle w:val="Hyperlink"/>
                </w:rPr>
                <w:t>O</w:t>
              </w:r>
              <w:bookmarkStart w:id="1454" w:name="_Hlt12254249"/>
              <w:r w:rsidRPr="003E560E">
                <w:rPr>
                  <w:rStyle w:val="Hyperlink"/>
                </w:rPr>
                <w:t>C</w:t>
              </w:r>
              <w:bookmarkStart w:id="1455" w:name="_Hlt514744430"/>
              <w:bookmarkEnd w:id="1454"/>
              <w:r w:rsidRPr="003E560E">
                <w:rPr>
                  <w:rStyle w:val="Hyperlink"/>
                </w:rPr>
                <w:t>-</w:t>
              </w:r>
              <w:bookmarkStart w:id="1456" w:name="_Hlt28755933"/>
              <w:bookmarkEnd w:id="1455"/>
              <w:r w:rsidRPr="003E560E">
                <w:rPr>
                  <w:rStyle w:val="Hyperlink"/>
                </w:rPr>
                <w:t>F</w:t>
              </w:r>
              <w:bookmarkStart w:id="1457" w:name="_Hlt506779483"/>
              <w:bookmarkEnd w:id="1456"/>
              <w:r w:rsidRPr="003E560E">
                <w:rPr>
                  <w:rStyle w:val="Hyperlink"/>
                </w:rPr>
                <w:t>L</w:t>
              </w:r>
              <w:bookmarkEnd w:id="1457"/>
              <w:r w:rsidRPr="003E560E">
                <w:rPr>
                  <w:rStyle w:val="Hyperlink"/>
                </w:rPr>
                <w:t>AGS-1</w:t>
              </w:r>
            </w:hyperlink>
          </w:p>
        </w:tc>
        <w:tc>
          <w:tcPr>
            <w:tcW w:w="2734" w:type="dxa"/>
            <w:tcMar>
              <w:left w:w="58" w:type="dxa"/>
              <w:right w:w="58" w:type="dxa"/>
            </w:tcMar>
          </w:tcPr>
          <w:p w14:paraId="61A8D729" w14:textId="77777777" w:rsidR="000751EA" w:rsidRDefault="000751EA" w:rsidP="000751EA">
            <w:pPr>
              <w:pStyle w:val="TableText"/>
            </w:pPr>
            <w:r w:rsidRPr="005B7BBA">
              <w:t>Procedure code flag 1</w:t>
            </w:r>
          </w:p>
          <w:p w14:paraId="25533AB4" w14:textId="6DFDBC72" w:rsidR="000751EA" w:rsidRPr="005B7BBA" w:rsidRDefault="000751EA" w:rsidP="00027176">
            <w:pPr>
              <w:pStyle w:val="TableText"/>
            </w:pPr>
            <w:r w:rsidRPr="00B23974">
              <w:rPr>
                <w:rFonts w:cs="Arial"/>
                <w:color w:val="000000"/>
              </w:rPr>
              <w:t>Medicare Physician Fee Schedule Database codes subject to the site of service differential fee.</w:t>
            </w:r>
            <w:r w:rsidRPr="00B23974">
              <w:rPr>
                <w:rFonts w:cs="Arial"/>
                <w:color w:val="000000"/>
              </w:rPr>
              <w:br/>
              <w:t>Procedure Code flag ‘1’ when the MPFSDB Fee amount does not equal the Site Of Service amount (SOS reduction).</w:t>
            </w:r>
          </w:p>
        </w:tc>
        <w:tc>
          <w:tcPr>
            <w:tcW w:w="1136" w:type="dxa"/>
            <w:tcMar>
              <w:left w:w="58" w:type="dxa"/>
              <w:right w:w="58" w:type="dxa"/>
            </w:tcMar>
          </w:tcPr>
          <w:p w14:paraId="04FFDA12" w14:textId="77777777" w:rsidR="000751EA" w:rsidRPr="005B7BBA" w:rsidRDefault="000751EA" w:rsidP="000751EA">
            <w:pPr>
              <w:pStyle w:val="TableText"/>
            </w:pPr>
            <w:r w:rsidRPr="005B7BBA">
              <w:t>1 C</w:t>
            </w:r>
          </w:p>
        </w:tc>
        <w:tc>
          <w:tcPr>
            <w:tcW w:w="2340" w:type="dxa"/>
            <w:tcMar>
              <w:left w:w="58" w:type="dxa"/>
              <w:right w:w="58" w:type="dxa"/>
            </w:tcMar>
          </w:tcPr>
          <w:p w14:paraId="665D8D5F" w14:textId="08B06000" w:rsidR="000751EA" w:rsidRPr="005B7BBA" w:rsidRDefault="000751EA" w:rsidP="000751EA">
            <w:pPr>
              <w:pStyle w:val="TableText"/>
            </w:pPr>
            <w:r w:rsidRPr="005B7BBA">
              <w:t xml:space="preserve">See spec </w:t>
            </w:r>
            <w:hyperlink r:id="rId1218" w:history="1">
              <w:r w:rsidRPr="003E560E">
                <w:rPr>
                  <w:rStyle w:val="Hyperlink"/>
                </w:rPr>
                <w:t>S0128000</w:t>
              </w:r>
            </w:hyperlink>
          </w:p>
        </w:tc>
        <w:tc>
          <w:tcPr>
            <w:tcW w:w="837" w:type="dxa"/>
            <w:tcMar>
              <w:left w:w="58" w:type="dxa"/>
              <w:right w:w="58" w:type="dxa"/>
            </w:tcMar>
          </w:tcPr>
          <w:p w14:paraId="2E05757E" w14:textId="77777777" w:rsidR="000751EA" w:rsidRPr="005B7BBA" w:rsidRDefault="000751EA" w:rsidP="000751EA">
            <w:pPr>
              <w:pStyle w:val="TableText"/>
            </w:pPr>
            <w:r>
              <w:t>Spaces</w:t>
            </w:r>
          </w:p>
        </w:tc>
        <w:tc>
          <w:tcPr>
            <w:tcW w:w="438" w:type="dxa"/>
          </w:tcPr>
          <w:p w14:paraId="22791F8B" w14:textId="77777777" w:rsidR="000751EA" w:rsidRPr="005B7BBA" w:rsidRDefault="000751EA" w:rsidP="000751EA">
            <w:pPr>
              <w:pStyle w:val="TableText"/>
            </w:pPr>
            <w:r w:rsidRPr="005B7BBA">
              <w:t>X</w:t>
            </w:r>
          </w:p>
        </w:tc>
        <w:tc>
          <w:tcPr>
            <w:tcW w:w="438" w:type="dxa"/>
          </w:tcPr>
          <w:p w14:paraId="1BBBD6E3" w14:textId="77777777" w:rsidR="000751EA" w:rsidRPr="005B7BBA" w:rsidRDefault="000751EA" w:rsidP="000751EA">
            <w:pPr>
              <w:pStyle w:val="TableText"/>
            </w:pPr>
            <w:r w:rsidRPr="005B7BBA">
              <w:t>X</w:t>
            </w:r>
          </w:p>
        </w:tc>
        <w:tc>
          <w:tcPr>
            <w:tcW w:w="439" w:type="dxa"/>
          </w:tcPr>
          <w:p w14:paraId="102F8F92" w14:textId="77777777" w:rsidR="000751EA" w:rsidRPr="005B7BBA" w:rsidRDefault="000751EA" w:rsidP="000751EA">
            <w:pPr>
              <w:pStyle w:val="TableText"/>
            </w:pPr>
            <w:r w:rsidRPr="005B7BBA">
              <w:t>X</w:t>
            </w:r>
          </w:p>
        </w:tc>
      </w:tr>
      <w:tr w:rsidR="000751EA" w14:paraId="4D9A7C3A" w14:textId="77777777" w:rsidTr="007A4858">
        <w:trPr>
          <w:cantSplit/>
        </w:trPr>
        <w:tc>
          <w:tcPr>
            <w:tcW w:w="802" w:type="dxa"/>
            <w:tcMar>
              <w:left w:w="58" w:type="dxa"/>
              <w:right w:w="58" w:type="dxa"/>
            </w:tcMar>
          </w:tcPr>
          <w:p w14:paraId="1B0B8AB5" w14:textId="77777777" w:rsidR="000751EA" w:rsidRPr="005B7BBA" w:rsidRDefault="000751EA" w:rsidP="000751EA">
            <w:pPr>
              <w:pStyle w:val="TableText"/>
            </w:pPr>
            <w:r w:rsidRPr="005B7BBA">
              <w:t>158</w:t>
            </w:r>
          </w:p>
        </w:tc>
        <w:tc>
          <w:tcPr>
            <w:tcW w:w="2250" w:type="dxa"/>
            <w:tcMar>
              <w:left w:w="58" w:type="dxa"/>
              <w:right w:w="58" w:type="dxa"/>
            </w:tcMar>
          </w:tcPr>
          <w:p w14:paraId="24D4F6A8" w14:textId="77777777" w:rsidR="000751EA" w:rsidRPr="005B7BBA" w:rsidRDefault="000751EA" w:rsidP="000751EA">
            <w:pPr>
              <w:pStyle w:val="TableText"/>
            </w:pPr>
            <w:r w:rsidRPr="005B7BBA">
              <w:t>PROC FLAG 2</w:t>
            </w:r>
          </w:p>
        </w:tc>
        <w:tc>
          <w:tcPr>
            <w:tcW w:w="2970" w:type="dxa"/>
            <w:tcMar>
              <w:left w:w="58" w:type="dxa"/>
              <w:right w:w="58" w:type="dxa"/>
            </w:tcMar>
          </w:tcPr>
          <w:p w14:paraId="190747A7" w14:textId="78425CAA" w:rsidR="000751EA" w:rsidRPr="005B7BBA" w:rsidRDefault="000751EA" w:rsidP="000751EA">
            <w:pPr>
              <w:pStyle w:val="TableText"/>
            </w:pPr>
            <w:r w:rsidRPr="005B7BBA">
              <w:t>:P:IDR-</w:t>
            </w:r>
            <w:hyperlink r:id="rId1219" w:history="1">
              <w:r w:rsidRPr="003E560E">
                <w:rPr>
                  <w:rStyle w:val="Hyperlink"/>
                </w:rPr>
                <w:t>P</w:t>
              </w:r>
              <w:bookmarkStart w:id="1458" w:name="_Hlt527341263"/>
              <w:r w:rsidRPr="003E560E">
                <w:rPr>
                  <w:rStyle w:val="Hyperlink"/>
                </w:rPr>
                <w:t>R</w:t>
              </w:r>
              <w:bookmarkStart w:id="1459" w:name="_Hlt506779309"/>
              <w:bookmarkEnd w:id="1458"/>
              <w:r w:rsidRPr="003E560E">
                <w:rPr>
                  <w:rStyle w:val="Hyperlink"/>
                </w:rPr>
                <w:t>O</w:t>
              </w:r>
              <w:bookmarkStart w:id="1460" w:name="_Hlt514744441"/>
              <w:bookmarkEnd w:id="1459"/>
              <w:r w:rsidRPr="003E560E">
                <w:rPr>
                  <w:rStyle w:val="Hyperlink"/>
                </w:rPr>
                <w:t>C</w:t>
              </w:r>
              <w:bookmarkStart w:id="1461" w:name="_Hlt500219193"/>
              <w:bookmarkEnd w:id="1460"/>
              <w:r w:rsidRPr="003E560E">
                <w:rPr>
                  <w:rStyle w:val="Hyperlink"/>
                </w:rPr>
                <w:t>-</w:t>
              </w:r>
              <w:bookmarkEnd w:id="1461"/>
              <w:r w:rsidRPr="003E560E">
                <w:rPr>
                  <w:rStyle w:val="Hyperlink"/>
                </w:rPr>
                <w:t>F</w:t>
              </w:r>
              <w:bookmarkStart w:id="1462" w:name="_Hlt12254263"/>
              <w:r w:rsidRPr="003E560E">
                <w:rPr>
                  <w:rStyle w:val="Hyperlink"/>
                </w:rPr>
                <w:t>L</w:t>
              </w:r>
              <w:bookmarkEnd w:id="1462"/>
              <w:r w:rsidRPr="003E560E">
                <w:rPr>
                  <w:rStyle w:val="Hyperlink"/>
                </w:rPr>
                <w:t>AGS-2</w:t>
              </w:r>
            </w:hyperlink>
          </w:p>
        </w:tc>
        <w:tc>
          <w:tcPr>
            <w:tcW w:w="2734" w:type="dxa"/>
            <w:tcMar>
              <w:left w:w="58" w:type="dxa"/>
              <w:right w:w="58" w:type="dxa"/>
            </w:tcMar>
          </w:tcPr>
          <w:p w14:paraId="4754831F" w14:textId="2E051F8F" w:rsidR="000751EA" w:rsidRDefault="000751EA" w:rsidP="000751EA">
            <w:pPr>
              <w:pStyle w:val="TableText"/>
            </w:pPr>
            <w:r w:rsidRPr="005B7BBA">
              <w:t>Procedure code flag 2</w:t>
            </w:r>
          </w:p>
          <w:p w14:paraId="1037119C" w14:textId="77777777" w:rsidR="000751EA" w:rsidRPr="005B7BBA" w:rsidRDefault="000751EA" w:rsidP="000751EA">
            <w:pPr>
              <w:pStyle w:val="TableText"/>
            </w:pPr>
            <w:r w:rsidRPr="00B23974">
              <w:rPr>
                <w:rFonts w:cs="Arial"/>
                <w:color w:val="000000"/>
              </w:rPr>
              <w:t>This procedure code flag is not currently used.</w:t>
            </w:r>
          </w:p>
        </w:tc>
        <w:tc>
          <w:tcPr>
            <w:tcW w:w="1136" w:type="dxa"/>
            <w:tcMar>
              <w:left w:w="58" w:type="dxa"/>
              <w:right w:w="58" w:type="dxa"/>
            </w:tcMar>
          </w:tcPr>
          <w:p w14:paraId="2BAB3CE1" w14:textId="77777777" w:rsidR="000751EA" w:rsidRPr="005B7BBA" w:rsidRDefault="000751EA" w:rsidP="000751EA">
            <w:pPr>
              <w:pStyle w:val="TableText"/>
            </w:pPr>
            <w:r w:rsidRPr="005B7BBA">
              <w:t>1 C</w:t>
            </w:r>
          </w:p>
        </w:tc>
        <w:tc>
          <w:tcPr>
            <w:tcW w:w="2340" w:type="dxa"/>
            <w:tcMar>
              <w:left w:w="58" w:type="dxa"/>
              <w:right w:w="58" w:type="dxa"/>
            </w:tcMar>
          </w:tcPr>
          <w:p w14:paraId="634B47D9" w14:textId="3C0561AB" w:rsidR="000751EA" w:rsidRPr="005B7BBA" w:rsidRDefault="000751EA" w:rsidP="000751EA">
            <w:pPr>
              <w:pStyle w:val="TableText"/>
            </w:pPr>
            <w:r w:rsidRPr="005B7BBA">
              <w:t xml:space="preserve">See spec </w:t>
            </w:r>
            <w:hyperlink r:id="rId1220" w:history="1">
              <w:r w:rsidRPr="003E560E">
                <w:rPr>
                  <w:rStyle w:val="Hyperlink"/>
                </w:rPr>
                <w:t>S0128000</w:t>
              </w:r>
            </w:hyperlink>
          </w:p>
        </w:tc>
        <w:tc>
          <w:tcPr>
            <w:tcW w:w="837" w:type="dxa"/>
            <w:tcMar>
              <w:left w:w="58" w:type="dxa"/>
              <w:right w:w="58" w:type="dxa"/>
            </w:tcMar>
          </w:tcPr>
          <w:p w14:paraId="5A102DF1" w14:textId="77777777" w:rsidR="000751EA" w:rsidRPr="005B7BBA" w:rsidRDefault="000751EA" w:rsidP="000751EA">
            <w:pPr>
              <w:pStyle w:val="TableText"/>
            </w:pPr>
            <w:r>
              <w:t>Spaces</w:t>
            </w:r>
          </w:p>
        </w:tc>
        <w:tc>
          <w:tcPr>
            <w:tcW w:w="438" w:type="dxa"/>
          </w:tcPr>
          <w:p w14:paraId="39BF55C9" w14:textId="77777777" w:rsidR="000751EA" w:rsidRPr="005B7BBA" w:rsidRDefault="000751EA" w:rsidP="000751EA">
            <w:pPr>
              <w:pStyle w:val="TableText"/>
            </w:pPr>
            <w:r w:rsidRPr="005B7BBA">
              <w:t>X</w:t>
            </w:r>
          </w:p>
        </w:tc>
        <w:tc>
          <w:tcPr>
            <w:tcW w:w="438" w:type="dxa"/>
          </w:tcPr>
          <w:p w14:paraId="7C4AD4AF" w14:textId="77777777" w:rsidR="000751EA" w:rsidRPr="005B7BBA" w:rsidRDefault="000751EA" w:rsidP="000751EA">
            <w:pPr>
              <w:pStyle w:val="TableText"/>
            </w:pPr>
            <w:r w:rsidRPr="005B7BBA">
              <w:t>X</w:t>
            </w:r>
          </w:p>
        </w:tc>
        <w:tc>
          <w:tcPr>
            <w:tcW w:w="439" w:type="dxa"/>
          </w:tcPr>
          <w:p w14:paraId="5DCE4784" w14:textId="77777777" w:rsidR="000751EA" w:rsidRPr="005B7BBA" w:rsidRDefault="000751EA" w:rsidP="000751EA">
            <w:pPr>
              <w:pStyle w:val="TableText"/>
            </w:pPr>
            <w:r w:rsidRPr="005B7BBA">
              <w:t>X</w:t>
            </w:r>
          </w:p>
        </w:tc>
      </w:tr>
      <w:tr w:rsidR="000751EA" w14:paraId="28C3F857" w14:textId="77777777" w:rsidTr="007A4858">
        <w:trPr>
          <w:cantSplit/>
        </w:trPr>
        <w:tc>
          <w:tcPr>
            <w:tcW w:w="802" w:type="dxa"/>
            <w:tcMar>
              <w:left w:w="58" w:type="dxa"/>
              <w:right w:w="58" w:type="dxa"/>
            </w:tcMar>
          </w:tcPr>
          <w:p w14:paraId="3A9C9EC7" w14:textId="77777777" w:rsidR="000751EA" w:rsidRPr="005B7BBA" w:rsidRDefault="000751EA" w:rsidP="000751EA">
            <w:pPr>
              <w:pStyle w:val="TableText"/>
            </w:pPr>
            <w:r w:rsidRPr="005B7BBA">
              <w:t>159</w:t>
            </w:r>
          </w:p>
        </w:tc>
        <w:tc>
          <w:tcPr>
            <w:tcW w:w="2250" w:type="dxa"/>
            <w:tcMar>
              <w:left w:w="58" w:type="dxa"/>
              <w:right w:w="58" w:type="dxa"/>
            </w:tcMar>
          </w:tcPr>
          <w:p w14:paraId="25840CBD" w14:textId="77777777" w:rsidR="000751EA" w:rsidRPr="005B7BBA" w:rsidRDefault="000751EA" w:rsidP="000751EA">
            <w:pPr>
              <w:pStyle w:val="TableText"/>
            </w:pPr>
            <w:r w:rsidRPr="005B7BBA">
              <w:t>PROC FLAG 3</w:t>
            </w:r>
          </w:p>
        </w:tc>
        <w:tc>
          <w:tcPr>
            <w:tcW w:w="2970" w:type="dxa"/>
            <w:tcMar>
              <w:left w:w="58" w:type="dxa"/>
              <w:right w:w="58" w:type="dxa"/>
            </w:tcMar>
          </w:tcPr>
          <w:p w14:paraId="55E97D55" w14:textId="22DB90DD" w:rsidR="000751EA" w:rsidRPr="005B7BBA" w:rsidRDefault="000751EA" w:rsidP="000751EA">
            <w:pPr>
              <w:pStyle w:val="TableText"/>
            </w:pPr>
            <w:r w:rsidRPr="005B7BBA">
              <w:t>:P:IDR-</w:t>
            </w:r>
            <w:bookmarkStart w:id="1463" w:name="_Hlt527341341"/>
            <w:r w:rsidRPr="003E560E">
              <w:rPr>
                <w:rStyle w:val="Hyperlink"/>
              </w:rPr>
              <w:fldChar w:fldCharType="begin"/>
            </w:r>
            <w:r w:rsidR="00D6276B">
              <w:rPr>
                <w:rStyle w:val="Hyperlink"/>
              </w:rPr>
              <w:instrText>HYPERLINK "..\\..\\DataDictionary\\COBOL\\PROC\\PROC-FLAGS-3.docx"</w:instrText>
            </w:r>
            <w:r w:rsidRPr="003E560E">
              <w:rPr>
                <w:rStyle w:val="Hyperlink"/>
              </w:rPr>
            </w:r>
            <w:r w:rsidRPr="003E560E">
              <w:rPr>
                <w:rStyle w:val="Hyperlink"/>
              </w:rPr>
              <w:fldChar w:fldCharType="separate"/>
            </w:r>
            <w:r w:rsidRPr="003E560E">
              <w:rPr>
                <w:rStyle w:val="Hyperlink"/>
              </w:rPr>
              <w:t>PR</w:t>
            </w:r>
            <w:bookmarkStart w:id="1464" w:name="_Hlt500219196"/>
            <w:r w:rsidRPr="003E560E">
              <w:rPr>
                <w:rStyle w:val="Hyperlink"/>
              </w:rPr>
              <w:t>O</w:t>
            </w:r>
            <w:bookmarkStart w:id="1465" w:name="_Hlt28755971"/>
            <w:bookmarkEnd w:id="1464"/>
            <w:r w:rsidRPr="003E560E">
              <w:rPr>
                <w:rStyle w:val="Hyperlink"/>
              </w:rPr>
              <w:t>C</w:t>
            </w:r>
            <w:bookmarkStart w:id="1466" w:name="_Hlt12254280"/>
            <w:bookmarkEnd w:id="1465"/>
            <w:r w:rsidRPr="003E560E">
              <w:rPr>
                <w:rStyle w:val="Hyperlink"/>
              </w:rPr>
              <w:t>-</w:t>
            </w:r>
            <w:bookmarkStart w:id="1467" w:name="_Hlt514744446"/>
            <w:bookmarkEnd w:id="1466"/>
            <w:r w:rsidRPr="003E560E">
              <w:rPr>
                <w:rStyle w:val="Hyperlink"/>
              </w:rPr>
              <w:t>F</w:t>
            </w:r>
            <w:bookmarkEnd w:id="1467"/>
            <w:r w:rsidRPr="003E560E">
              <w:rPr>
                <w:rStyle w:val="Hyperlink"/>
              </w:rPr>
              <w:t>L</w:t>
            </w:r>
            <w:bookmarkStart w:id="1468" w:name="_Hlt506779213"/>
            <w:r w:rsidRPr="003E560E">
              <w:rPr>
                <w:rStyle w:val="Hyperlink"/>
              </w:rPr>
              <w:t>A</w:t>
            </w:r>
            <w:bookmarkEnd w:id="1468"/>
            <w:r w:rsidRPr="003E560E">
              <w:rPr>
                <w:rStyle w:val="Hyperlink"/>
              </w:rPr>
              <w:t>GS-3</w:t>
            </w:r>
            <w:r w:rsidRPr="003E560E">
              <w:rPr>
                <w:rStyle w:val="Hyperlink"/>
              </w:rPr>
              <w:fldChar w:fldCharType="end"/>
            </w:r>
            <w:bookmarkEnd w:id="1463"/>
          </w:p>
        </w:tc>
        <w:tc>
          <w:tcPr>
            <w:tcW w:w="2734" w:type="dxa"/>
            <w:tcMar>
              <w:left w:w="58" w:type="dxa"/>
              <w:right w:w="58" w:type="dxa"/>
            </w:tcMar>
          </w:tcPr>
          <w:p w14:paraId="797A1B70" w14:textId="3F4D8F52" w:rsidR="000751EA" w:rsidRDefault="000751EA" w:rsidP="000751EA">
            <w:pPr>
              <w:pStyle w:val="TableText"/>
            </w:pPr>
            <w:r w:rsidRPr="005B7BBA">
              <w:t>Procedure code flag 3</w:t>
            </w:r>
          </w:p>
          <w:p w14:paraId="5C7B97AA" w14:textId="77777777" w:rsidR="000751EA" w:rsidRPr="005B7BBA" w:rsidRDefault="000751EA" w:rsidP="000751EA">
            <w:pPr>
              <w:pStyle w:val="TableText"/>
            </w:pPr>
            <w:r w:rsidRPr="00B23974">
              <w:rPr>
                <w:rFonts w:cs="Arial"/>
                <w:color w:val="000000"/>
              </w:rPr>
              <w:t>Surgery procedure code subject to multiple surgery reductions.</w:t>
            </w:r>
            <w:r w:rsidRPr="00B23974">
              <w:rPr>
                <w:rFonts w:cs="Arial"/>
                <w:color w:val="000000"/>
              </w:rPr>
              <w:br/>
              <w:t>Procedure Code flag ‘3’ when the MPFSDB PC-TC-IND = ‘2’ (Derma) or ‘3’ (Mult Endoscopy).</w:t>
            </w:r>
          </w:p>
        </w:tc>
        <w:tc>
          <w:tcPr>
            <w:tcW w:w="1136" w:type="dxa"/>
            <w:tcMar>
              <w:left w:w="58" w:type="dxa"/>
              <w:right w:w="58" w:type="dxa"/>
            </w:tcMar>
          </w:tcPr>
          <w:p w14:paraId="0C7637E4" w14:textId="77777777" w:rsidR="000751EA" w:rsidRPr="005B7BBA" w:rsidRDefault="000751EA" w:rsidP="000751EA">
            <w:pPr>
              <w:pStyle w:val="TableText"/>
            </w:pPr>
            <w:r w:rsidRPr="005B7BBA">
              <w:t>1 C</w:t>
            </w:r>
          </w:p>
        </w:tc>
        <w:tc>
          <w:tcPr>
            <w:tcW w:w="2340" w:type="dxa"/>
            <w:tcMar>
              <w:left w:w="58" w:type="dxa"/>
              <w:right w:w="58" w:type="dxa"/>
            </w:tcMar>
          </w:tcPr>
          <w:p w14:paraId="2E4AE538" w14:textId="33D0363D" w:rsidR="000751EA" w:rsidRPr="005B7BBA" w:rsidRDefault="000751EA" w:rsidP="000751EA">
            <w:pPr>
              <w:pStyle w:val="TableText"/>
            </w:pPr>
            <w:r w:rsidRPr="005B7BBA">
              <w:t xml:space="preserve">See spec </w:t>
            </w:r>
            <w:hyperlink r:id="rId1221" w:history="1">
              <w:r w:rsidRPr="003E560E">
                <w:rPr>
                  <w:rStyle w:val="Hyperlink"/>
                </w:rPr>
                <w:t>S0128000</w:t>
              </w:r>
            </w:hyperlink>
          </w:p>
        </w:tc>
        <w:tc>
          <w:tcPr>
            <w:tcW w:w="837" w:type="dxa"/>
            <w:tcMar>
              <w:left w:w="58" w:type="dxa"/>
              <w:right w:w="58" w:type="dxa"/>
            </w:tcMar>
          </w:tcPr>
          <w:p w14:paraId="0A486273" w14:textId="77777777" w:rsidR="000751EA" w:rsidRPr="005B7BBA" w:rsidRDefault="000751EA" w:rsidP="000751EA">
            <w:pPr>
              <w:pStyle w:val="TableText"/>
            </w:pPr>
            <w:r>
              <w:t>Spaces</w:t>
            </w:r>
          </w:p>
        </w:tc>
        <w:tc>
          <w:tcPr>
            <w:tcW w:w="438" w:type="dxa"/>
          </w:tcPr>
          <w:p w14:paraId="15F585BC" w14:textId="77777777" w:rsidR="000751EA" w:rsidRPr="005B7BBA" w:rsidRDefault="000751EA" w:rsidP="000751EA">
            <w:pPr>
              <w:pStyle w:val="TableText"/>
            </w:pPr>
            <w:r w:rsidRPr="005B7BBA">
              <w:t>X</w:t>
            </w:r>
          </w:p>
        </w:tc>
        <w:tc>
          <w:tcPr>
            <w:tcW w:w="438" w:type="dxa"/>
          </w:tcPr>
          <w:p w14:paraId="07183A5E" w14:textId="77777777" w:rsidR="000751EA" w:rsidRPr="005B7BBA" w:rsidRDefault="000751EA" w:rsidP="000751EA">
            <w:pPr>
              <w:pStyle w:val="TableText"/>
            </w:pPr>
            <w:r w:rsidRPr="005B7BBA">
              <w:t>X</w:t>
            </w:r>
          </w:p>
        </w:tc>
        <w:tc>
          <w:tcPr>
            <w:tcW w:w="439" w:type="dxa"/>
          </w:tcPr>
          <w:p w14:paraId="4783DD0C" w14:textId="77777777" w:rsidR="000751EA" w:rsidRPr="005B7BBA" w:rsidRDefault="000751EA" w:rsidP="000751EA">
            <w:pPr>
              <w:pStyle w:val="TableText"/>
            </w:pPr>
            <w:r w:rsidRPr="005B7BBA">
              <w:t>X</w:t>
            </w:r>
          </w:p>
        </w:tc>
      </w:tr>
      <w:tr w:rsidR="000751EA" w14:paraId="6CA86E4B" w14:textId="77777777" w:rsidTr="007A4858">
        <w:trPr>
          <w:cantSplit/>
        </w:trPr>
        <w:tc>
          <w:tcPr>
            <w:tcW w:w="802" w:type="dxa"/>
            <w:tcMar>
              <w:left w:w="58" w:type="dxa"/>
              <w:right w:w="58" w:type="dxa"/>
            </w:tcMar>
          </w:tcPr>
          <w:p w14:paraId="011AF96D" w14:textId="77777777" w:rsidR="000751EA" w:rsidRPr="005B7BBA" w:rsidRDefault="000751EA" w:rsidP="000751EA">
            <w:pPr>
              <w:pStyle w:val="TableText"/>
            </w:pPr>
            <w:r w:rsidRPr="005B7BBA">
              <w:t>160</w:t>
            </w:r>
          </w:p>
        </w:tc>
        <w:tc>
          <w:tcPr>
            <w:tcW w:w="2250" w:type="dxa"/>
            <w:tcMar>
              <w:left w:w="58" w:type="dxa"/>
              <w:right w:w="58" w:type="dxa"/>
            </w:tcMar>
          </w:tcPr>
          <w:p w14:paraId="02DF7995" w14:textId="77777777" w:rsidR="000751EA" w:rsidRPr="005B7BBA" w:rsidRDefault="000751EA" w:rsidP="000751EA">
            <w:pPr>
              <w:pStyle w:val="TableText"/>
            </w:pPr>
            <w:r w:rsidRPr="005B7BBA">
              <w:t>PROC FLAG 4</w:t>
            </w:r>
          </w:p>
        </w:tc>
        <w:tc>
          <w:tcPr>
            <w:tcW w:w="2970" w:type="dxa"/>
            <w:tcMar>
              <w:left w:w="58" w:type="dxa"/>
              <w:right w:w="58" w:type="dxa"/>
            </w:tcMar>
          </w:tcPr>
          <w:p w14:paraId="5247F856" w14:textId="666F99A9" w:rsidR="000751EA" w:rsidRPr="005B7BBA" w:rsidRDefault="000751EA" w:rsidP="000751EA">
            <w:pPr>
              <w:pStyle w:val="TableText"/>
            </w:pPr>
            <w:r w:rsidRPr="005B7BBA">
              <w:t>:P:IDR-</w:t>
            </w:r>
            <w:hyperlink r:id="rId1222" w:history="1">
              <w:r w:rsidRPr="003E560E">
                <w:rPr>
                  <w:rStyle w:val="Hyperlink"/>
                </w:rPr>
                <w:t>P</w:t>
              </w:r>
              <w:bookmarkStart w:id="1469" w:name="_Hlt514744452"/>
              <w:r w:rsidRPr="003E560E">
                <w:rPr>
                  <w:rStyle w:val="Hyperlink"/>
                </w:rPr>
                <w:t>R</w:t>
              </w:r>
              <w:bookmarkStart w:id="1470" w:name="_Hlt527341377"/>
              <w:bookmarkEnd w:id="1469"/>
              <w:r w:rsidRPr="003E560E">
                <w:rPr>
                  <w:rStyle w:val="Hyperlink"/>
                </w:rPr>
                <w:t>O</w:t>
              </w:r>
              <w:bookmarkStart w:id="1471" w:name="_Hlt500219201"/>
              <w:bookmarkEnd w:id="1470"/>
              <w:r w:rsidRPr="003E560E">
                <w:rPr>
                  <w:rStyle w:val="Hyperlink"/>
                </w:rPr>
                <w:t>C</w:t>
              </w:r>
              <w:bookmarkStart w:id="1472" w:name="_Hlt506779113"/>
              <w:bookmarkEnd w:id="1471"/>
              <w:r w:rsidRPr="003E560E">
                <w:rPr>
                  <w:rStyle w:val="Hyperlink"/>
                </w:rPr>
                <w:t>-</w:t>
              </w:r>
              <w:bookmarkStart w:id="1473" w:name="_Hlt28755984"/>
              <w:bookmarkEnd w:id="1472"/>
              <w:r w:rsidRPr="003E560E">
                <w:rPr>
                  <w:rStyle w:val="Hyperlink"/>
                </w:rPr>
                <w:t>F</w:t>
              </w:r>
              <w:bookmarkEnd w:id="1473"/>
              <w:r w:rsidRPr="003E560E">
                <w:rPr>
                  <w:rStyle w:val="Hyperlink"/>
                </w:rPr>
                <w:t>L</w:t>
              </w:r>
              <w:bookmarkStart w:id="1474" w:name="_Hlt12254388"/>
              <w:r w:rsidRPr="003E560E">
                <w:rPr>
                  <w:rStyle w:val="Hyperlink"/>
                </w:rPr>
                <w:t>A</w:t>
              </w:r>
              <w:bookmarkEnd w:id="1474"/>
              <w:r w:rsidRPr="003E560E">
                <w:rPr>
                  <w:rStyle w:val="Hyperlink"/>
                </w:rPr>
                <w:t>GS-4</w:t>
              </w:r>
            </w:hyperlink>
          </w:p>
        </w:tc>
        <w:tc>
          <w:tcPr>
            <w:tcW w:w="2734" w:type="dxa"/>
            <w:tcMar>
              <w:left w:w="58" w:type="dxa"/>
              <w:right w:w="58" w:type="dxa"/>
            </w:tcMar>
          </w:tcPr>
          <w:p w14:paraId="2E0ECADA" w14:textId="70E615F6" w:rsidR="000751EA" w:rsidRDefault="000751EA" w:rsidP="000751EA">
            <w:pPr>
              <w:pStyle w:val="TableText"/>
            </w:pPr>
            <w:r w:rsidRPr="005B7BBA">
              <w:t>Procedure code flag 4</w:t>
            </w:r>
          </w:p>
          <w:p w14:paraId="0888E2FE" w14:textId="77777777" w:rsidR="000751EA" w:rsidRPr="005B7BBA" w:rsidRDefault="000751EA" w:rsidP="000751EA">
            <w:pPr>
              <w:pStyle w:val="TableText"/>
            </w:pPr>
            <w:r w:rsidRPr="00B23974">
              <w:rPr>
                <w:rFonts w:cs="Arial"/>
                <w:color w:val="000000"/>
              </w:rPr>
              <w:t>Identifies a procedure code requires a referring provider</w:t>
            </w:r>
            <w:r>
              <w:rPr>
                <w:rFonts w:cs="Arial"/>
                <w:color w:val="000000"/>
              </w:rPr>
              <w:t>.</w:t>
            </w:r>
          </w:p>
        </w:tc>
        <w:tc>
          <w:tcPr>
            <w:tcW w:w="1136" w:type="dxa"/>
            <w:tcMar>
              <w:left w:w="58" w:type="dxa"/>
              <w:right w:w="58" w:type="dxa"/>
            </w:tcMar>
          </w:tcPr>
          <w:p w14:paraId="0678DCEE" w14:textId="77777777" w:rsidR="000751EA" w:rsidRPr="005B7BBA" w:rsidRDefault="000751EA" w:rsidP="000751EA">
            <w:pPr>
              <w:pStyle w:val="TableText"/>
            </w:pPr>
            <w:r w:rsidRPr="005B7BBA">
              <w:t>1 C</w:t>
            </w:r>
          </w:p>
        </w:tc>
        <w:tc>
          <w:tcPr>
            <w:tcW w:w="2340" w:type="dxa"/>
            <w:tcMar>
              <w:left w:w="58" w:type="dxa"/>
              <w:right w:w="58" w:type="dxa"/>
            </w:tcMar>
          </w:tcPr>
          <w:p w14:paraId="65C041D8" w14:textId="1EFEFDE3" w:rsidR="000751EA" w:rsidRPr="005B7BBA" w:rsidRDefault="000751EA" w:rsidP="000751EA">
            <w:pPr>
              <w:pStyle w:val="TableText"/>
            </w:pPr>
            <w:r w:rsidRPr="005B7BBA">
              <w:t xml:space="preserve">See spec </w:t>
            </w:r>
            <w:hyperlink r:id="rId1223" w:history="1">
              <w:r w:rsidRPr="003E560E">
                <w:rPr>
                  <w:rStyle w:val="Hyperlink"/>
                </w:rPr>
                <w:t>S0128000</w:t>
              </w:r>
            </w:hyperlink>
          </w:p>
        </w:tc>
        <w:tc>
          <w:tcPr>
            <w:tcW w:w="837" w:type="dxa"/>
            <w:tcMar>
              <w:left w:w="58" w:type="dxa"/>
              <w:right w:w="58" w:type="dxa"/>
            </w:tcMar>
          </w:tcPr>
          <w:p w14:paraId="1BAADBD4" w14:textId="77777777" w:rsidR="000751EA" w:rsidRPr="005B7BBA" w:rsidRDefault="000751EA" w:rsidP="000751EA">
            <w:pPr>
              <w:pStyle w:val="TableText"/>
            </w:pPr>
            <w:r>
              <w:t>Spaces</w:t>
            </w:r>
          </w:p>
        </w:tc>
        <w:tc>
          <w:tcPr>
            <w:tcW w:w="438" w:type="dxa"/>
          </w:tcPr>
          <w:p w14:paraId="04C01E20" w14:textId="77777777" w:rsidR="000751EA" w:rsidRPr="005B7BBA" w:rsidRDefault="000751EA" w:rsidP="000751EA">
            <w:pPr>
              <w:pStyle w:val="TableText"/>
            </w:pPr>
            <w:r w:rsidRPr="005B7BBA">
              <w:t>X</w:t>
            </w:r>
          </w:p>
        </w:tc>
        <w:tc>
          <w:tcPr>
            <w:tcW w:w="438" w:type="dxa"/>
          </w:tcPr>
          <w:p w14:paraId="59505763" w14:textId="77777777" w:rsidR="000751EA" w:rsidRPr="005B7BBA" w:rsidRDefault="000751EA" w:rsidP="000751EA">
            <w:pPr>
              <w:pStyle w:val="TableText"/>
            </w:pPr>
            <w:r w:rsidRPr="005B7BBA">
              <w:t>X</w:t>
            </w:r>
          </w:p>
        </w:tc>
        <w:tc>
          <w:tcPr>
            <w:tcW w:w="439" w:type="dxa"/>
          </w:tcPr>
          <w:p w14:paraId="7A355FC8" w14:textId="77777777" w:rsidR="000751EA" w:rsidRPr="005B7BBA" w:rsidRDefault="000751EA" w:rsidP="000751EA">
            <w:pPr>
              <w:pStyle w:val="TableText"/>
            </w:pPr>
            <w:r w:rsidRPr="005B7BBA">
              <w:t>X</w:t>
            </w:r>
          </w:p>
        </w:tc>
      </w:tr>
      <w:tr w:rsidR="000751EA" w14:paraId="17BCFB05" w14:textId="77777777" w:rsidTr="007A4858">
        <w:trPr>
          <w:cantSplit/>
        </w:trPr>
        <w:tc>
          <w:tcPr>
            <w:tcW w:w="802" w:type="dxa"/>
            <w:tcMar>
              <w:left w:w="58" w:type="dxa"/>
              <w:right w:w="58" w:type="dxa"/>
            </w:tcMar>
          </w:tcPr>
          <w:p w14:paraId="149C3028" w14:textId="77777777" w:rsidR="000751EA" w:rsidRPr="005B7BBA" w:rsidRDefault="000751EA" w:rsidP="000751EA">
            <w:pPr>
              <w:pStyle w:val="TableText"/>
            </w:pPr>
            <w:r w:rsidRPr="005B7BBA">
              <w:t>161</w:t>
            </w:r>
          </w:p>
        </w:tc>
        <w:tc>
          <w:tcPr>
            <w:tcW w:w="2250" w:type="dxa"/>
            <w:tcMar>
              <w:left w:w="58" w:type="dxa"/>
              <w:right w:w="58" w:type="dxa"/>
            </w:tcMar>
          </w:tcPr>
          <w:p w14:paraId="46F01A37" w14:textId="77777777" w:rsidR="000751EA" w:rsidRPr="005B7BBA" w:rsidRDefault="000751EA" w:rsidP="000751EA">
            <w:pPr>
              <w:pStyle w:val="TableText"/>
            </w:pPr>
            <w:r w:rsidRPr="005B7BBA">
              <w:t>PROC FLAG 5</w:t>
            </w:r>
          </w:p>
        </w:tc>
        <w:tc>
          <w:tcPr>
            <w:tcW w:w="2970" w:type="dxa"/>
            <w:tcMar>
              <w:left w:w="58" w:type="dxa"/>
              <w:right w:w="58" w:type="dxa"/>
            </w:tcMar>
          </w:tcPr>
          <w:p w14:paraId="042A85DA" w14:textId="48D77B1B" w:rsidR="000751EA" w:rsidRPr="005B7BBA" w:rsidRDefault="000751EA" w:rsidP="000751EA">
            <w:pPr>
              <w:pStyle w:val="TableText"/>
            </w:pPr>
            <w:r w:rsidRPr="005B7BBA">
              <w:t>:P:IDR-</w:t>
            </w:r>
            <w:hyperlink r:id="rId1224" w:history="1">
              <w:r w:rsidRPr="003E560E">
                <w:rPr>
                  <w:rStyle w:val="Hyperlink"/>
                </w:rPr>
                <w:t>P</w:t>
              </w:r>
              <w:bookmarkStart w:id="1475" w:name="_Hlt500219205"/>
              <w:r w:rsidRPr="003E560E">
                <w:rPr>
                  <w:rStyle w:val="Hyperlink"/>
                </w:rPr>
                <w:t>R</w:t>
              </w:r>
              <w:bookmarkEnd w:id="1475"/>
              <w:r w:rsidRPr="003E560E">
                <w:rPr>
                  <w:rStyle w:val="Hyperlink"/>
                </w:rPr>
                <w:t>O</w:t>
              </w:r>
              <w:bookmarkStart w:id="1476" w:name="_Hlt506779012"/>
              <w:r w:rsidRPr="003E560E">
                <w:rPr>
                  <w:rStyle w:val="Hyperlink"/>
                </w:rPr>
                <w:t>C</w:t>
              </w:r>
              <w:bookmarkEnd w:id="1476"/>
              <w:r w:rsidRPr="003E560E">
                <w:rPr>
                  <w:rStyle w:val="Hyperlink"/>
                </w:rPr>
                <w:t>-</w:t>
              </w:r>
              <w:bookmarkStart w:id="1477" w:name="_Hlt28756004"/>
              <w:r w:rsidRPr="003E560E">
                <w:rPr>
                  <w:rStyle w:val="Hyperlink"/>
                </w:rPr>
                <w:t>F</w:t>
              </w:r>
              <w:bookmarkEnd w:id="1477"/>
              <w:r w:rsidRPr="003E560E">
                <w:rPr>
                  <w:rStyle w:val="Hyperlink"/>
                </w:rPr>
                <w:t>LAGS-5</w:t>
              </w:r>
            </w:hyperlink>
          </w:p>
        </w:tc>
        <w:tc>
          <w:tcPr>
            <w:tcW w:w="2734" w:type="dxa"/>
            <w:tcMar>
              <w:left w:w="58" w:type="dxa"/>
              <w:right w:w="58" w:type="dxa"/>
            </w:tcMar>
          </w:tcPr>
          <w:p w14:paraId="6E5DB5D0" w14:textId="2D0E6FE3" w:rsidR="000751EA" w:rsidRDefault="000751EA" w:rsidP="000751EA">
            <w:pPr>
              <w:pStyle w:val="TableText"/>
            </w:pPr>
            <w:r w:rsidRPr="005B7BBA">
              <w:t>Procedure code flag 5</w:t>
            </w:r>
          </w:p>
          <w:p w14:paraId="1C14E08E" w14:textId="77777777" w:rsidR="000751EA" w:rsidRPr="005B7BBA" w:rsidRDefault="000751EA" w:rsidP="000751EA">
            <w:pPr>
              <w:pStyle w:val="TableText"/>
            </w:pPr>
            <w:r w:rsidRPr="00B23974">
              <w:rPr>
                <w:rFonts w:cs="Arial"/>
                <w:color w:val="000000"/>
              </w:rPr>
              <w:t>Identifies a procedure codes that require the clinical lab certification number to be transmitted to CWF</w:t>
            </w:r>
            <w:r>
              <w:rPr>
                <w:rFonts w:cs="Arial"/>
                <w:color w:val="000000"/>
              </w:rPr>
              <w:t>.</w:t>
            </w:r>
          </w:p>
        </w:tc>
        <w:tc>
          <w:tcPr>
            <w:tcW w:w="1136" w:type="dxa"/>
            <w:tcMar>
              <w:left w:w="58" w:type="dxa"/>
              <w:right w:w="58" w:type="dxa"/>
            </w:tcMar>
          </w:tcPr>
          <w:p w14:paraId="67F761F4" w14:textId="77777777" w:rsidR="000751EA" w:rsidRPr="005B7BBA" w:rsidRDefault="000751EA" w:rsidP="000751EA">
            <w:pPr>
              <w:pStyle w:val="TableText"/>
            </w:pPr>
            <w:r w:rsidRPr="005B7BBA">
              <w:t>1 C</w:t>
            </w:r>
          </w:p>
        </w:tc>
        <w:tc>
          <w:tcPr>
            <w:tcW w:w="2340" w:type="dxa"/>
            <w:tcMar>
              <w:left w:w="58" w:type="dxa"/>
              <w:right w:w="58" w:type="dxa"/>
            </w:tcMar>
          </w:tcPr>
          <w:p w14:paraId="1875BA97" w14:textId="7C87EA05" w:rsidR="000751EA" w:rsidRPr="005B7BBA" w:rsidRDefault="000751EA" w:rsidP="000751EA">
            <w:pPr>
              <w:pStyle w:val="TableText"/>
            </w:pPr>
            <w:r w:rsidRPr="005B7BBA">
              <w:t xml:space="preserve">See spec </w:t>
            </w:r>
            <w:hyperlink r:id="rId1225" w:history="1">
              <w:r w:rsidRPr="00697695">
                <w:rPr>
                  <w:rStyle w:val="Hyperlink"/>
                </w:rPr>
                <w:t>S0128000</w:t>
              </w:r>
            </w:hyperlink>
          </w:p>
        </w:tc>
        <w:tc>
          <w:tcPr>
            <w:tcW w:w="837" w:type="dxa"/>
            <w:tcMar>
              <w:left w:w="58" w:type="dxa"/>
              <w:right w:w="58" w:type="dxa"/>
            </w:tcMar>
          </w:tcPr>
          <w:p w14:paraId="7783EA60" w14:textId="77777777" w:rsidR="000751EA" w:rsidRPr="005B7BBA" w:rsidRDefault="000751EA" w:rsidP="000751EA">
            <w:pPr>
              <w:pStyle w:val="TableText"/>
            </w:pPr>
            <w:r>
              <w:t>Spaces</w:t>
            </w:r>
          </w:p>
        </w:tc>
        <w:tc>
          <w:tcPr>
            <w:tcW w:w="438" w:type="dxa"/>
          </w:tcPr>
          <w:p w14:paraId="1AC35592" w14:textId="77777777" w:rsidR="000751EA" w:rsidRPr="005B7BBA" w:rsidRDefault="000751EA" w:rsidP="000751EA">
            <w:pPr>
              <w:pStyle w:val="TableText"/>
            </w:pPr>
            <w:r w:rsidRPr="005B7BBA">
              <w:t>X</w:t>
            </w:r>
          </w:p>
        </w:tc>
        <w:tc>
          <w:tcPr>
            <w:tcW w:w="438" w:type="dxa"/>
          </w:tcPr>
          <w:p w14:paraId="52B67CB5" w14:textId="77777777" w:rsidR="000751EA" w:rsidRPr="005B7BBA" w:rsidRDefault="000751EA" w:rsidP="000751EA">
            <w:pPr>
              <w:pStyle w:val="TableText"/>
            </w:pPr>
            <w:r w:rsidRPr="005B7BBA">
              <w:t>X</w:t>
            </w:r>
          </w:p>
        </w:tc>
        <w:tc>
          <w:tcPr>
            <w:tcW w:w="439" w:type="dxa"/>
          </w:tcPr>
          <w:p w14:paraId="3DDB0E36" w14:textId="77777777" w:rsidR="000751EA" w:rsidRPr="005B7BBA" w:rsidRDefault="000751EA" w:rsidP="000751EA">
            <w:pPr>
              <w:pStyle w:val="TableText"/>
            </w:pPr>
            <w:r w:rsidRPr="005B7BBA">
              <w:t>X</w:t>
            </w:r>
          </w:p>
        </w:tc>
      </w:tr>
      <w:tr w:rsidR="000751EA" w14:paraId="3486524D" w14:textId="77777777" w:rsidTr="007A4858">
        <w:trPr>
          <w:cantSplit/>
        </w:trPr>
        <w:tc>
          <w:tcPr>
            <w:tcW w:w="802" w:type="dxa"/>
            <w:tcMar>
              <w:left w:w="58" w:type="dxa"/>
              <w:right w:w="58" w:type="dxa"/>
            </w:tcMar>
          </w:tcPr>
          <w:p w14:paraId="47F6BAA5" w14:textId="77777777" w:rsidR="000751EA" w:rsidRPr="005B7BBA" w:rsidRDefault="000751EA" w:rsidP="000751EA">
            <w:pPr>
              <w:pStyle w:val="TableText"/>
            </w:pPr>
            <w:r w:rsidRPr="005B7BBA">
              <w:t>162</w:t>
            </w:r>
          </w:p>
        </w:tc>
        <w:tc>
          <w:tcPr>
            <w:tcW w:w="2250" w:type="dxa"/>
            <w:tcMar>
              <w:left w:w="58" w:type="dxa"/>
              <w:right w:w="58" w:type="dxa"/>
            </w:tcMar>
          </w:tcPr>
          <w:p w14:paraId="5F631EE3" w14:textId="77777777" w:rsidR="000751EA" w:rsidRPr="005B7BBA" w:rsidRDefault="000751EA" w:rsidP="000751EA">
            <w:pPr>
              <w:pStyle w:val="TableText"/>
            </w:pPr>
            <w:r w:rsidRPr="005B7BBA">
              <w:t>PROC FLAG 6</w:t>
            </w:r>
          </w:p>
        </w:tc>
        <w:tc>
          <w:tcPr>
            <w:tcW w:w="2970" w:type="dxa"/>
            <w:tcMar>
              <w:left w:w="58" w:type="dxa"/>
              <w:right w:w="58" w:type="dxa"/>
            </w:tcMar>
          </w:tcPr>
          <w:p w14:paraId="78A4C739" w14:textId="2BF14391" w:rsidR="000751EA" w:rsidRPr="005B7BBA" w:rsidRDefault="000751EA" w:rsidP="000751EA">
            <w:pPr>
              <w:pStyle w:val="TableText"/>
            </w:pPr>
            <w:r w:rsidRPr="005B7BBA">
              <w:t>:P:IDR-</w:t>
            </w:r>
            <w:bookmarkStart w:id="1478" w:name="_Hlt527341530"/>
            <w:r w:rsidRPr="003E560E">
              <w:rPr>
                <w:rStyle w:val="Hyperlink"/>
              </w:rPr>
              <w:fldChar w:fldCharType="begin"/>
            </w:r>
            <w:r w:rsidR="000E5EFD">
              <w:rPr>
                <w:rStyle w:val="Hyperlink"/>
              </w:rPr>
              <w:instrText>HYPERLINK "..\\..\\DataDictionary\\COBOL\\PROC\\PROC-FLAGS-6.docx"</w:instrText>
            </w:r>
            <w:r w:rsidRPr="003E560E">
              <w:rPr>
                <w:rStyle w:val="Hyperlink"/>
              </w:rPr>
            </w:r>
            <w:r w:rsidRPr="003E560E">
              <w:rPr>
                <w:rStyle w:val="Hyperlink"/>
              </w:rPr>
              <w:fldChar w:fldCharType="separate"/>
            </w:r>
            <w:r w:rsidRPr="003E560E">
              <w:rPr>
                <w:rStyle w:val="Hyperlink"/>
              </w:rPr>
              <w:t>P</w:t>
            </w:r>
            <w:bookmarkStart w:id="1479" w:name="_Hlt500219210"/>
            <w:r w:rsidRPr="003E560E">
              <w:rPr>
                <w:rStyle w:val="Hyperlink"/>
              </w:rPr>
              <w:t>R</w:t>
            </w:r>
            <w:bookmarkStart w:id="1480" w:name="_Hlt28756021"/>
            <w:bookmarkEnd w:id="1479"/>
            <w:r w:rsidRPr="003E560E">
              <w:rPr>
                <w:rStyle w:val="Hyperlink"/>
              </w:rPr>
              <w:t>O</w:t>
            </w:r>
            <w:bookmarkStart w:id="1481" w:name="_Hlt506778927"/>
            <w:bookmarkEnd w:id="1480"/>
            <w:r w:rsidRPr="003E560E">
              <w:rPr>
                <w:rStyle w:val="Hyperlink"/>
              </w:rPr>
              <w:t>C</w:t>
            </w:r>
            <w:bookmarkStart w:id="1482" w:name="_Hlt30575818"/>
            <w:bookmarkEnd w:id="1481"/>
            <w:r w:rsidRPr="003E560E">
              <w:rPr>
                <w:rStyle w:val="Hyperlink"/>
              </w:rPr>
              <w:t>-</w:t>
            </w:r>
            <w:bookmarkStart w:id="1483" w:name="_Hlt514744462"/>
            <w:bookmarkEnd w:id="1482"/>
            <w:r w:rsidRPr="003E560E">
              <w:rPr>
                <w:rStyle w:val="Hyperlink"/>
              </w:rPr>
              <w:t>F</w:t>
            </w:r>
            <w:bookmarkEnd w:id="1483"/>
            <w:r w:rsidRPr="003E560E">
              <w:rPr>
                <w:rStyle w:val="Hyperlink"/>
              </w:rPr>
              <w:t>LAGS-6</w:t>
            </w:r>
            <w:r w:rsidRPr="003E560E">
              <w:rPr>
                <w:rStyle w:val="Hyperlink"/>
              </w:rPr>
              <w:fldChar w:fldCharType="end"/>
            </w:r>
            <w:bookmarkEnd w:id="1478"/>
          </w:p>
        </w:tc>
        <w:tc>
          <w:tcPr>
            <w:tcW w:w="2734" w:type="dxa"/>
            <w:tcMar>
              <w:left w:w="58" w:type="dxa"/>
              <w:right w:w="58" w:type="dxa"/>
            </w:tcMar>
          </w:tcPr>
          <w:p w14:paraId="647BD0F6" w14:textId="506AAB18" w:rsidR="000751EA" w:rsidRDefault="000751EA" w:rsidP="000751EA">
            <w:pPr>
              <w:pStyle w:val="TableText"/>
            </w:pPr>
            <w:r w:rsidRPr="005B7BBA">
              <w:t>Procedure code flag 6</w:t>
            </w:r>
          </w:p>
          <w:p w14:paraId="7D0C65EC" w14:textId="77777777" w:rsidR="000751EA" w:rsidRPr="005B7BBA" w:rsidRDefault="000751EA" w:rsidP="000751EA">
            <w:pPr>
              <w:pStyle w:val="TableText"/>
            </w:pPr>
            <w:r w:rsidRPr="00B23974">
              <w:rPr>
                <w:rFonts w:cs="Arial"/>
                <w:color w:val="000000"/>
              </w:rPr>
              <w:t>Identifies a procedure code requires a referring provider.</w:t>
            </w:r>
          </w:p>
        </w:tc>
        <w:tc>
          <w:tcPr>
            <w:tcW w:w="1136" w:type="dxa"/>
            <w:tcMar>
              <w:left w:w="58" w:type="dxa"/>
              <w:right w:w="58" w:type="dxa"/>
            </w:tcMar>
          </w:tcPr>
          <w:p w14:paraId="5FAF18E7" w14:textId="77777777" w:rsidR="000751EA" w:rsidRPr="005B7BBA" w:rsidRDefault="000751EA" w:rsidP="000751EA">
            <w:pPr>
              <w:pStyle w:val="TableText"/>
            </w:pPr>
            <w:r w:rsidRPr="005B7BBA">
              <w:t>1 C</w:t>
            </w:r>
          </w:p>
        </w:tc>
        <w:tc>
          <w:tcPr>
            <w:tcW w:w="2340" w:type="dxa"/>
            <w:tcMar>
              <w:left w:w="58" w:type="dxa"/>
              <w:right w:w="58" w:type="dxa"/>
            </w:tcMar>
          </w:tcPr>
          <w:p w14:paraId="5B5B2DA8" w14:textId="3017CBF8" w:rsidR="000751EA" w:rsidRPr="005B7BBA" w:rsidRDefault="000751EA" w:rsidP="000751EA">
            <w:pPr>
              <w:pStyle w:val="TableText"/>
            </w:pPr>
            <w:r w:rsidRPr="005B7BBA">
              <w:t xml:space="preserve">See spec </w:t>
            </w:r>
            <w:hyperlink r:id="rId1226" w:history="1">
              <w:r w:rsidRPr="00697695">
                <w:rPr>
                  <w:rStyle w:val="Hyperlink"/>
                </w:rPr>
                <w:t>S0128000</w:t>
              </w:r>
            </w:hyperlink>
          </w:p>
        </w:tc>
        <w:tc>
          <w:tcPr>
            <w:tcW w:w="837" w:type="dxa"/>
            <w:tcMar>
              <w:left w:w="58" w:type="dxa"/>
              <w:right w:w="58" w:type="dxa"/>
            </w:tcMar>
          </w:tcPr>
          <w:p w14:paraId="53F37AC5" w14:textId="77777777" w:rsidR="000751EA" w:rsidRPr="005B7BBA" w:rsidRDefault="000751EA" w:rsidP="000751EA">
            <w:pPr>
              <w:pStyle w:val="TableText"/>
            </w:pPr>
            <w:r>
              <w:t>Spaces</w:t>
            </w:r>
          </w:p>
        </w:tc>
        <w:tc>
          <w:tcPr>
            <w:tcW w:w="438" w:type="dxa"/>
          </w:tcPr>
          <w:p w14:paraId="3EB9B142" w14:textId="77777777" w:rsidR="000751EA" w:rsidRPr="005B7BBA" w:rsidRDefault="000751EA" w:rsidP="000751EA">
            <w:pPr>
              <w:pStyle w:val="TableText"/>
            </w:pPr>
            <w:r w:rsidRPr="005B7BBA">
              <w:t>X</w:t>
            </w:r>
          </w:p>
        </w:tc>
        <w:tc>
          <w:tcPr>
            <w:tcW w:w="438" w:type="dxa"/>
          </w:tcPr>
          <w:p w14:paraId="74D1F4B5" w14:textId="77777777" w:rsidR="000751EA" w:rsidRPr="005B7BBA" w:rsidRDefault="000751EA" w:rsidP="000751EA">
            <w:pPr>
              <w:pStyle w:val="TableText"/>
            </w:pPr>
            <w:r w:rsidRPr="005B7BBA">
              <w:t>X</w:t>
            </w:r>
          </w:p>
        </w:tc>
        <w:tc>
          <w:tcPr>
            <w:tcW w:w="439" w:type="dxa"/>
          </w:tcPr>
          <w:p w14:paraId="35A5CBC0" w14:textId="77777777" w:rsidR="000751EA" w:rsidRPr="005B7BBA" w:rsidRDefault="000751EA" w:rsidP="000751EA">
            <w:pPr>
              <w:pStyle w:val="TableText"/>
            </w:pPr>
            <w:r w:rsidRPr="005B7BBA">
              <w:t>X</w:t>
            </w:r>
          </w:p>
        </w:tc>
      </w:tr>
      <w:tr w:rsidR="000751EA" w14:paraId="78839413" w14:textId="77777777" w:rsidTr="007A4858">
        <w:trPr>
          <w:cantSplit/>
        </w:trPr>
        <w:tc>
          <w:tcPr>
            <w:tcW w:w="802" w:type="dxa"/>
            <w:tcMar>
              <w:left w:w="58" w:type="dxa"/>
              <w:right w:w="58" w:type="dxa"/>
            </w:tcMar>
          </w:tcPr>
          <w:p w14:paraId="20102DBD" w14:textId="77777777" w:rsidR="000751EA" w:rsidRPr="005B7BBA" w:rsidRDefault="000751EA" w:rsidP="000751EA">
            <w:pPr>
              <w:pStyle w:val="TableText"/>
            </w:pPr>
            <w:r w:rsidRPr="005B7BBA">
              <w:t>163</w:t>
            </w:r>
          </w:p>
        </w:tc>
        <w:tc>
          <w:tcPr>
            <w:tcW w:w="2250" w:type="dxa"/>
            <w:tcMar>
              <w:left w:w="58" w:type="dxa"/>
              <w:right w:w="58" w:type="dxa"/>
            </w:tcMar>
          </w:tcPr>
          <w:p w14:paraId="27B7765E" w14:textId="77777777" w:rsidR="000751EA" w:rsidRPr="005B7BBA" w:rsidRDefault="000751EA" w:rsidP="000751EA">
            <w:pPr>
              <w:pStyle w:val="TableText"/>
            </w:pPr>
            <w:r w:rsidRPr="005B7BBA">
              <w:t>PROC FLAG 7</w:t>
            </w:r>
          </w:p>
        </w:tc>
        <w:tc>
          <w:tcPr>
            <w:tcW w:w="2970" w:type="dxa"/>
            <w:tcMar>
              <w:left w:w="58" w:type="dxa"/>
              <w:right w:w="58" w:type="dxa"/>
            </w:tcMar>
          </w:tcPr>
          <w:p w14:paraId="4444AB4C" w14:textId="2F4194AE" w:rsidR="000751EA" w:rsidRPr="005B7BBA" w:rsidRDefault="000751EA" w:rsidP="000751EA">
            <w:pPr>
              <w:pStyle w:val="TableText"/>
            </w:pPr>
            <w:r w:rsidRPr="005B7BBA">
              <w:t>:P:IDR-</w:t>
            </w:r>
            <w:hyperlink r:id="rId1227" w:history="1">
              <w:r w:rsidRPr="003E560E">
                <w:rPr>
                  <w:rStyle w:val="Hyperlink"/>
                </w:rPr>
                <w:t>PRO</w:t>
              </w:r>
              <w:bookmarkStart w:id="1484" w:name="_Hlt527341589"/>
              <w:r w:rsidRPr="003E560E">
                <w:rPr>
                  <w:rStyle w:val="Hyperlink"/>
                </w:rPr>
                <w:t>C</w:t>
              </w:r>
              <w:bookmarkStart w:id="1485" w:name="_Hlt12254435"/>
              <w:bookmarkEnd w:id="1484"/>
              <w:r w:rsidRPr="003E560E">
                <w:rPr>
                  <w:rStyle w:val="Hyperlink"/>
                </w:rPr>
                <w:t>-</w:t>
              </w:r>
              <w:bookmarkStart w:id="1486" w:name="_Hlt500219214"/>
              <w:bookmarkEnd w:id="1485"/>
              <w:r w:rsidRPr="003E560E">
                <w:rPr>
                  <w:rStyle w:val="Hyperlink"/>
                </w:rPr>
                <w:t>F</w:t>
              </w:r>
              <w:bookmarkEnd w:id="1486"/>
              <w:r w:rsidRPr="003E560E">
                <w:rPr>
                  <w:rStyle w:val="Hyperlink"/>
                </w:rPr>
                <w:t>LAGS-7</w:t>
              </w:r>
            </w:hyperlink>
          </w:p>
        </w:tc>
        <w:tc>
          <w:tcPr>
            <w:tcW w:w="2734" w:type="dxa"/>
            <w:tcMar>
              <w:left w:w="58" w:type="dxa"/>
              <w:right w:w="58" w:type="dxa"/>
            </w:tcMar>
          </w:tcPr>
          <w:p w14:paraId="196C5076" w14:textId="42039739" w:rsidR="000751EA" w:rsidRDefault="000751EA" w:rsidP="000751EA">
            <w:pPr>
              <w:pStyle w:val="TableText"/>
            </w:pPr>
            <w:r w:rsidRPr="005B7BBA">
              <w:t>Procedure code flag 7</w:t>
            </w:r>
          </w:p>
          <w:p w14:paraId="6B578E24" w14:textId="77777777" w:rsidR="000751EA" w:rsidRPr="005B7BBA" w:rsidRDefault="000751EA" w:rsidP="000751EA">
            <w:pPr>
              <w:pStyle w:val="TableText"/>
            </w:pPr>
            <w:r w:rsidRPr="00B23974">
              <w:rPr>
                <w:rFonts w:cs="Arial"/>
                <w:color w:val="000000"/>
              </w:rPr>
              <w:t>Advanced Life Support (ALS) procedure code (no hard coded processing logic is tied to this flag)</w:t>
            </w:r>
            <w:r>
              <w:rPr>
                <w:rFonts w:cs="Arial"/>
                <w:color w:val="000000"/>
              </w:rPr>
              <w:t>.</w:t>
            </w:r>
          </w:p>
        </w:tc>
        <w:tc>
          <w:tcPr>
            <w:tcW w:w="1136" w:type="dxa"/>
            <w:tcMar>
              <w:left w:w="58" w:type="dxa"/>
              <w:right w:w="58" w:type="dxa"/>
            </w:tcMar>
          </w:tcPr>
          <w:p w14:paraId="18F4DBAA" w14:textId="77777777" w:rsidR="000751EA" w:rsidRPr="005B7BBA" w:rsidRDefault="000751EA" w:rsidP="000751EA">
            <w:pPr>
              <w:pStyle w:val="TableText"/>
            </w:pPr>
            <w:r w:rsidRPr="005B7BBA">
              <w:t>1 C</w:t>
            </w:r>
          </w:p>
        </w:tc>
        <w:tc>
          <w:tcPr>
            <w:tcW w:w="2340" w:type="dxa"/>
            <w:tcMar>
              <w:left w:w="58" w:type="dxa"/>
              <w:right w:w="58" w:type="dxa"/>
            </w:tcMar>
          </w:tcPr>
          <w:p w14:paraId="049BC17C" w14:textId="30922C5A" w:rsidR="000751EA" w:rsidRPr="005B7BBA" w:rsidRDefault="000751EA" w:rsidP="000751EA">
            <w:pPr>
              <w:pStyle w:val="TableText"/>
            </w:pPr>
            <w:r w:rsidRPr="005B7BBA">
              <w:t xml:space="preserve">See spec </w:t>
            </w:r>
            <w:hyperlink r:id="rId1228" w:history="1">
              <w:r w:rsidRPr="00697695">
                <w:rPr>
                  <w:rStyle w:val="Hyperlink"/>
                </w:rPr>
                <w:t>S0128000</w:t>
              </w:r>
            </w:hyperlink>
          </w:p>
        </w:tc>
        <w:tc>
          <w:tcPr>
            <w:tcW w:w="837" w:type="dxa"/>
            <w:tcMar>
              <w:left w:w="58" w:type="dxa"/>
              <w:right w:w="58" w:type="dxa"/>
            </w:tcMar>
          </w:tcPr>
          <w:p w14:paraId="665A526A" w14:textId="77777777" w:rsidR="000751EA" w:rsidRPr="005B7BBA" w:rsidRDefault="000751EA" w:rsidP="000751EA">
            <w:pPr>
              <w:pStyle w:val="TableText"/>
            </w:pPr>
            <w:r>
              <w:t>Spaces</w:t>
            </w:r>
          </w:p>
        </w:tc>
        <w:tc>
          <w:tcPr>
            <w:tcW w:w="438" w:type="dxa"/>
          </w:tcPr>
          <w:p w14:paraId="32189855" w14:textId="77777777" w:rsidR="000751EA" w:rsidRPr="005B7BBA" w:rsidRDefault="000751EA" w:rsidP="000751EA">
            <w:pPr>
              <w:pStyle w:val="TableText"/>
            </w:pPr>
            <w:r w:rsidRPr="005B7BBA">
              <w:t>X</w:t>
            </w:r>
          </w:p>
        </w:tc>
        <w:tc>
          <w:tcPr>
            <w:tcW w:w="438" w:type="dxa"/>
          </w:tcPr>
          <w:p w14:paraId="7498B6F6" w14:textId="77777777" w:rsidR="000751EA" w:rsidRPr="005B7BBA" w:rsidRDefault="000751EA" w:rsidP="000751EA">
            <w:pPr>
              <w:pStyle w:val="TableText"/>
            </w:pPr>
            <w:r w:rsidRPr="005B7BBA">
              <w:t>X</w:t>
            </w:r>
          </w:p>
        </w:tc>
        <w:tc>
          <w:tcPr>
            <w:tcW w:w="439" w:type="dxa"/>
          </w:tcPr>
          <w:p w14:paraId="21B00384" w14:textId="77777777" w:rsidR="000751EA" w:rsidRPr="005B7BBA" w:rsidRDefault="000751EA" w:rsidP="000751EA">
            <w:pPr>
              <w:pStyle w:val="TableText"/>
            </w:pPr>
            <w:r w:rsidRPr="005B7BBA">
              <w:t>X</w:t>
            </w:r>
          </w:p>
        </w:tc>
      </w:tr>
      <w:tr w:rsidR="000751EA" w14:paraId="64F9894F" w14:textId="77777777" w:rsidTr="007A4858">
        <w:trPr>
          <w:cantSplit/>
        </w:trPr>
        <w:tc>
          <w:tcPr>
            <w:tcW w:w="802" w:type="dxa"/>
            <w:tcMar>
              <w:left w:w="58" w:type="dxa"/>
              <w:right w:w="58" w:type="dxa"/>
            </w:tcMar>
          </w:tcPr>
          <w:p w14:paraId="6AD494C9" w14:textId="77777777" w:rsidR="000751EA" w:rsidRPr="005B7BBA" w:rsidRDefault="000751EA" w:rsidP="000751EA">
            <w:pPr>
              <w:pStyle w:val="TableText"/>
            </w:pPr>
            <w:r w:rsidRPr="005B7BBA">
              <w:t>164</w:t>
            </w:r>
          </w:p>
        </w:tc>
        <w:tc>
          <w:tcPr>
            <w:tcW w:w="2250" w:type="dxa"/>
            <w:tcMar>
              <w:left w:w="58" w:type="dxa"/>
              <w:right w:w="58" w:type="dxa"/>
            </w:tcMar>
          </w:tcPr>
          <w:p w14:paraId="785CD4D5" w14:textId="77777777" w:rsidR="000751EA" w:rsidRPr="005B7BBA" w:rsidRDefault="000751EA" w:rsidP="000751EA">
            <w:pPr>
              <w:pStyle w:val="TableText"/>
            </w:pPr>
            <w:r w:rsidRPr="005B7BBA">
              <w:t>PROC FLAG 8</w:t>
            </w:r>
          </w:p>
        </w:tc>
        <w:tc>
          <w:tcPr>
            <w:tcW w:w="2970" w:type="dxa"/>
            <w:tcMar>
              <w:left w:w="58" w:type="dxa"/>
              <w:right w:w="58" w:type="dxa"/>
            </w:tcMar>
          </w:tcPr>
          <w:p w14:paraId="1C5DEC49" w14:textId="3C8F27C4" w:rsidR="000751EA" w:rsidRPr="005B7BBA" w:rsidRDefault="000751EA" w:rsidP="000751EA">
            <w:pPr>
              <w:pStyle w:val="TableText"/>
            </w:pPr>
            <w:r w:rsidRPr="005B7BBA">
              <w:t>:P:IDR-</w:t>
            </w:r>
            <w:hyperlink r:id="rId1229" w:history="1">
              <w:r w:rsidRPr="003E560E">
                <w:rPr>
                  <w:rStyle w:val="Hyperlink"/>
                </w:rPr>
                <w:t>PR</w:t>
              </w:r>
              <w:bookmarkStart w:id="1487" w:name="_Hlt506778801"/>
              <w:r w:rsidRPr="003E560E">
                <w:rPr>
                  <w:rStyle w:val="Hyperlink"/>
                </w:rPr>
                <w:t>O</w:t>
              </w:r>
              <w:bookmarkStart w:id="1488" w:name="_Hlt527341647"/>
              <w:bookmarkEnd w:id="1487"/>
              <w:r w:rsidRPr="003E560E">
                <w:rPr>
                  <w:rStyle w:val="Hyperlink"/>
                </w:rPr>
                <w:t>C</w:t>
              </w:r>
              <w:bookmarkStart w:id="1489" w:name="_Hlt30575833"/>
              <w:bookmarkStart w:id="1490" w:name="_Hlt500219218"/>
              <w:bookmarkEnd w:id="1488"/>
              <w:bookmarkEnd w:id="1489"/>
              <w:r w:rsidRPr="003E560E">
                <w:rPr>
                  <w:rStyle w:val="Hyperlink"/>
                </w:rPr>
                <w:t>-</w:t>
              </w:r>
              <w:bookmarkEnd w:id="1490"/>
              <w:r w:rsidRPr="003E560E">
                <w:rPr>
                  <w:rStyle w:val="Hyperlink"/>
                </w:rPr>
                <w:t>FLAGS-8</w:t>
              </w:r>
            </w:hyperlink>
          </w:p>
        </w:tc>
        <w:tc>
          <w:tcPr>
            <w:tcW w:w="2734" w:type="dxa"/>
            <w:tcMar>
              <w:left w:w="58" w:type="dxa"/>
              <w:right w:w="58" w:type="dxa"/>
            </w:tcMar>
          </w:tcPr>
          <w:p w14:paraId="5A3E7E91" w14:textId="77777777" w:rsidR="000751EA" w:rsidRDefault="000751EA" w:rsidP="000751EA">
            <w:pPr>
              <w:pStyle w:val="TableText"/>
            </w:pPr>
            <w:r w:rsidRPr="005B7BBA">
              <w:t>Procedure code flag 8</w:t>
            </w:r>
          </w:p>
          <w:p w14:paraId="2A8A568C" w14:textId="1A73A3B3" w:rsidR="000751EA" w:rsidRPr="005B7BBA" w:rsidRDefault="000751EA" w:rsidP="00027176">
            <w:pPr>
              <w:pStyle w:val="TableText"/>
            </w:pPr>
            <w:r w:rsidRPr="00B23974">
              <w:rPr>
                <w:rFonts w:cs="Arial"/>
                <w:color w:val="000000"/>
              </w:rPr>
              <w:t>Procedure code is subject to limiting charge</w:t>
            </w:r>
            <w:r>
              <w:rPr>
                <w:rFonts w:cs="Arial"/>
                <w:color w:val="000000"/>
              </w:rPr>
              <w:t>.</w:t>
            </w:r>
          </w:p>
        </w:tc>
        <w:tc>
          <w:tcPr>
            <w:tcW w:w="1136" w:type="dxa"/>
            <w:tcMar>
              <w:left w:w="58" w:type="dxa"/>
              <w:right w:w="58" w:type="dxa"/>
            </w:tcMar>
          </w:tcPr>
          <w:p w14:paraId="1826F27B" w14:textId="77777777" w:rsidR="000751EA" w:rsidRPr="005B7BBA" w:rsidRDefault="000751EA" w:rsidP="000751EA">
            <w:pPr>
              <w:pStyle w:val="TableText"/>
            </w:pPr>
            <w:r w:rsidRPr="005B7BBA">
              <w:t>1 C</w:t>
            </w:r>
          </w:p>
        </w:tc>
        <w:tc>
          <w:tcPr>
            <w:tcW w:w="2340" w:type="dxa"/>
            <w:tcMar>
              <w:left w:w="58" w:type="dxa"/>
              <w:right w:w="58" w:type="dxa"/>
            </w:tcMar>
          </w:tcPr>
          <w:p w14:paraId="29312650" w14:textId="12035792" w:rsidR="000751EA" w:rsidRPr="005B7BBA" w:rsidRDefault="000751EA" w:rsidP="000751EA">
            <w:pPr>
              <w:pStyle w:val="TableText"/>
            </w:pPr>
            <w:r w:rsidRPr="005B7BBA">
              <w:t xml:space="preserve">See spec </w:t>
            </w:r>
            <w:hyperlink r:id="rId1230" w:history="1">
              <w:r w:rsidRPr="00697695">
                <w:rPr>
                  <w:rStyle w:val="Hyperlink"/>
                </w:rPr>
                <w:t>S0128000</w:t>
              </w:r>
            </w:hyperlink>
          </w:p>
        </w:tc>
        <w:tc>
          <w:tcPr>
            <w:tcW w:w="837" w:type="dxa"/>
            <w:tcMar>
              <w:left w:w="58" w:type="dxa"/>
              <w:right w:w="58" w:type="dxa"/>
            </w:tcMar>
          </w:tcPr>
          <w:p w14:paraId="5D97856E" w14:textId="77777777" w:rsidR="000751EA" w:rsidRPr="005B7BBA" w:rsidRDefault="000751EA" w:rsidP="000751EA">
            <w:pPr>
              <w:pStyle w:val="TableText"/>
            </w:pPr>
            <w:r>
              <w:t>Spaces</w:t>
            </w:r>
          </w:p>
        </w:tc>
        <w:tc>
          <w:tcPr>
            <w:tcW w:w="438" w:type="dxa"/>
          </w:tcPr>
          <w:p w14:paraId="18E6B9E9" w14:textId="77777777" w:rsidR="000751EA" w:rsidRPr="005B7BBA" w:rsidRDefault="000751EA" w:rsidP="000751EA">
            <w:pPr>
              <w:pStyle w:val="TableText"/>
            </w:pPr>
            <w:r w:rsidRPr="005B7BBA">
              <w:t>X</w:t>
            </w:r>
          </w:p>
        </w:tc>
        <w:tc>
          <w:tcPr>
            <w:tcW w:w="438" w:type="dxa"/>
          </w:tcPr>
          <w:p w14:paraId="6676D72A" w14:textId="77777777" w:rsidR="000751EA" w:rsidRPr="005B7BBA" w:rsidRDefault="000751EA" w:rsidP="000751EA">
            <w:pPr>
              <w:pStyle w:val="TableText"/>
            </w:pPr>
            <w:r w:rsidRPr="005B7BBA">
              <w:t>X</w:t>
            </w:r>
          </w:p>
        </w:tc>
        <w:tc>
          <w:tcPr>
            <w:tcW w:w="439" w:type="dxa"/>
          </w:tcPr>
          <w:p w14:paraId="782956F2" w14:textId="77777777" w:rsidR="000751EA" w:rsidRPr="005B7BBA" w:rsidRDefault="000751EA" w:rsidP="000751EA">
            <w:pPr>
              <w:pStyle w:val="TableText"/>
            </w:pPr>
            <w:r w:rsidRPr="005B7BBA">
              <w:t>X</w:t>
            </w:r>
          </w:p>
        </w:tc>
      </w:tr>
      <w:tr w:rsidR="000751EA" w14:paraId="314F471A" w14:textId="77777777" w:rsidTr="007A4858">
        <w:trPr>
          <w:cantSplit/>
        </w:trPr>
        <w:tc>
          <w:tcPr>
            <w:tcW w:w="802" w:type="dxa"/>
            <w:tcMar>
              <w:left w:w="58" w:type="dxa"/>
              <w:right w:w="58" w:type="dxa"/>
            </w:tcMar>
          </w:tcPr>
          <w:p w14:paraId="54157E3B" w14:textId="77777777" w:rsidR="000751EA" w:rsidRPr="005B7BBA" w:rsidRDefault="000751EA" w:rsidP="000751EA">
            <w:pPr>
              <w:pStyle w:val="TableText"/>
            </w:pPr>
            <w:r w:rsidRPr="005B7BBA">
              <w:t>165</w:t>
            </w:r>
          </w:p>
        </w:tc>
        <w:tc>
          <w:tcPr>
            <w:tcW w:w="2250" w:type="dxa"/>
            <w:tcMar>
              <w:left w:w="58" w:type="dxa"/>
              <w:right w:w="58" w:type="dxa"/>
            </w:tcMar>
          </w:tcPr>
          <w:p w14:paraId="579871CD" w14:textId="77777777" w:rsidR="000751EA" w:rsidRPr="005B7BBA" w:rsidRDefault="000751EA" w:rsidP="000751EA">
            <w:pPr>
              <w:pStyle w:val="TableText"/>
            </w:pPr>
            <w:r w:rsidRPr="005B7BBA">
              <w:t>PROC FLAG 9</w:t>
            </w:r>
          </w:p>
        </w:tc>
        <w:tc>
          <w:tcPr>
            <w:tcW w:w="2970" w:type="dxa"/>
            <w:tcMar>
              <w:left w:w="58" w:type="dxa"/>
              <w:right w:w="58" w:type="dxa"/>
            </w:tcMar>
          </w:tcPr>
          <w:p w14:paraId="0E52B38C" w14:textId="1CC4F52A" w:rsidR="000751EA" w:rsidRPr="005B7BBA" w:rsidRDefault="000751EA" w:rsidP="000751EA">
            <w:pPr>
              <w:pStyle w:val="TableText"/>
            </w:pPr>
            <w:r w:rsidRPr="005B7BBA">
              <w:t>:P:IDR-</w:t>
            </w:r>
            <w:hyperlink r:id="rId1231" w:history="1">
              <w:r w:rsidRPr="003E560E">
                <w:rPr>
                  <w:rStyle w:val="Hyperlink"/>
                </w:rPr>
                <w:t>PRO</w:t>
              </w:r>
              <w:bookmarkStart w:id="1491" w:name="_Hlt500219221"/>
              <w:r w:rsidRPr="003E560E">
                <w:rPr>
                  <w:rStyle w:val="Hyperlink"/>
                </w:rPr>
                <w:t>C</w:t>
              </w:r>
              <w:bookmarkStart w:id="1492" w:name="_Hlt12254474"/>
              <w:bookmarkEnd w:id="1491"/>
              <w:r w:rsidRPr="003E560E">
                <w:rPr>
                  <w:rStyle w:val="Hyperlink"/>
                </w:rPr>
                <w:t>-</w:t>
              </w:r>
              <w:bookmarkStart w:id="1493" w:name="_Hlt517152521"/>
              <w:bookmarkEnd w:id="1492"/>
              <w:r w:rsidRPr="003E560E">
                <w:rPr>
                  <w:rStyle w:val="Hyperlink"/>
                </w:rPr>
                <w:t>F</w:t>
              </w:r>
              <w:bookmarkStart w:id="1494" w:name="_Hlt514744477"/>
              <w:bookmarkEnd w:id="1493"/>
              <w:r w:rsidRPr="003E560E">
                <w:rPr>
                  <w:rStyle w:val="Hyperlink"/>
                </w:rPr>
                <w:t>L</w:t>
              </w:r>
              <w:bookmarkStart w:id="1495" w:name="_Hlt506778756"/>
              <w:bookmarkEnd w:id="1494"/>
              <w:r w:rsidRPr="003E560E">
                <w:rPr>
                  <w:rStyle w:val="Hyperlink"/>
                </w:rPr>
                <w:t>A</w:t>
              </w:r>
              <w:bookmarkEnd w:id="1495"/>
              <w:r w:rsidRPr="003E560E">
                <w:rPr>
                  <w:rStyle w:val="Hyperlink"/>
                </w:rPr>
                <w:t>GS-9</w:t>
              </w:r>
            </w:hyperlink>
          </w:p>
        </w:tc>
        <w:tc>
          <w:tcPr>
            <w:tcW w:w="2734" w:type="dxa"/>
            <w:tcMar>
              <w:left w:w="58" w:type="dxa"/>
              <w:right w:w="58" w:type="dxa"/>
            </w:tcMar>
          </w:tcPr>
          <w:p w14:paraId="15BEAED2" w14:textId="6D4922E8" w:rsidR="000751EA" w:rsidRDefault="000751EA" w:rsidP="000751EA">
            <w:pPr>
              <w:pStyle w:val="TableText"/>
            </w:pPr>
            <w:r w:rsidRPr="005B7BBA">
              <w:t>Procedure code flag 9</w:t>
            </w:r>
          </w:p>
          <w:p w14:paraId="4F45612A" w14:textId="77777777" w:rsidR="000751EA" w:rsidRPr="005B7BBA" w:rsidRDefault="000751EA" w:rsidP="000751EA">
            <w:pPr>
              <w:pStyle w:val="TableText"/>
            </w:pPr>
            <w:r w:rsidRPr="00B23974">
              <w:rPr>
                <w:rFonts w:cs="Arial"/>
                <w:color w:val="000000"/>
              </w:rPr>
              <w:t>This procedure code flag is reserved</w:t>
            </w:r>
            <w:r>
              <w:rPr>
                <w:rFonts w:cs="Arial"/>
                <w:color w:val="000000"/>
              </w:rPr>
              <w:t>.</w:t>
            </w:r>
          </w:p>
        </w:tc>
        <w:tc>
          <w:tcPr>
            <w:tcW w:w="1136" w:type="dxa"/>
            <w:tcMar>
              <w:left w:w="58" w:type="dxa"/>
              <w:right w:w="58" w:type="dxa"/>
            </w:tcMar>
          </w:tcPr>
          <w:p w14:paraId="33AD6EE9" w14:textId="77777777" w:rsidR="000751EA" w:rsidRPr="005B7BBA" w:rsidRDefault="000751EA" w:rsidP="000751EA">
            <w:pPr>
              <w:pStyle w:val="TableText"/>
            </w:pPr>
            <w:r w:rsidRPr="005B7BBA">
              <w:t>1 C</w:t>
            </w:r>
          </w:p>
        </w:tc>
        <w:tc>
          <w:tcPr>
            <w:tcW w:w="2340" w:type="dxa"/>
            <w:tcMar>
              <w:left w:w="58" w:type="dxa"/>
              <w:right w:w="58" w:type="dxa"/>
            </w:tcMar>
          </w:tcPr>
          <w:p w14:paraId="1F84B4A4" w14:textId="0DBB9BCD" w:rsidR="000751EA" w:rsidRPr="005B7BBA" w:rsidRDefault="000751EA" w:rsidP="000751EA">
            <w:pPr>
              <w:pStyle w:val="TableText"/>
            </w:pPr>
            <w:r w:rsidRPr="005B7BBA">
              <w:t xml:space="preserve">See spec </w:t>
            </w:r>
            <w:hyperlink r:id="rId1232" w:history="1">
              <w:r w:rsidRPr="00697695">
                <w:rPr>
                  <w:rStyle w:val="Hyperlink"/>
                </w:rPr>
                <w:t>S0128000</w:t>
              </w:r>
            </w:hyperlink>
          </w:p>
        </w:tc>
        <w:tc>
          <w:tcPr>
            <w:tcW w:w="837" w:type="dxa"/>
            <w:tcMar>
              <w:left w:w="58" w:type="dxa"/>
              <w:right w:w="58" w:type="dxa"/>
            </w:tcMar>
          </w:tcPr>
          <w:p w14:paraId="4112C2CE" w14:textId="77777777" w:rsidR="000751EA" w:rsidRPr="005B7BBA" w:rsidRDefault="000751EA" w:rsidP="000751EA">
            <w:pPr>
              <w:pStyle w:val="TableText"/>
            </w:pPr>
            <w:r>
              <w:t>Spaces</w:t>
            </w:r>
          </w:p>
        </w:tc>
        <w:tc>
          <w:tcPr>
            <w:tcW w:w="438" w:type="dxa"/>
          </w:tcPr>
          <w:p w14:paraId="07C840C4" w14:textId="77777777" w:rsidR="000751EA" w:rsidRPr="005B7BBA" w:rsidRDefault="000751EA" w:rsidP="000751EA">
            <w:pPr>
              <w:pStyle w:val="TableText"/>
            </w:pPr>
            <w:r w:rsidRPr="005B7BBA">
              <w:t>X</w:t>
            </w:r>
          </w:p>
        </w:tc>
        <w:tc>
          <w:tcPr>
            <w:tcW w:w="438" w:type="dxa"/>
          </w:tcPr>
          <w:p w14:paraId="28695035" w14:textId="77777777" w:rsidR="000751EA" w:rsidRPr="005B7BBA" w:rsidRDefault="000751EA" w:rsidP="000751EA">
            <w:pPr>
              <w:pStyle w:val="TableText"/>
            </w:pPr>
            <w:r w:rsidRPr="005B7BBA">
              <w:t>X</w:t>
            </w:r>
          </w:p>
        </w:tc>
        <w:tc>
          <w:tcPr>
            <w:tcW w:w="439" w:type="dxa"/>
          </w:tcPr>
          <w:p w14:paraId="6B36D326" w14:textId="77777777" w:rsidR="000751EA" w:rsidRPr="005B7BBA" w:rsidRDefault="000751EA" w:rsidP="000751EA">
            <w:pPr>
              <w:pStyle w:val="TableText"/>
            </w:pPr>
            <w:r w:rsidRPr="005B7BBA">
              <w:t>X</w:t>
            </w:r>
          </w:p>
        </w:tc>
      </w:tr>
      <w:tr w:rsidR="000751EA" w14:paraId="52ED4ECB" w14:textId="77777777" w:rsidTr="007A4858">
        <w:trPr>
          <w:cantSplit/>
        </w:trPr>
        <w:tc>
          <w:tcPr>
            <w:tcW w:w="802" w:type="dxa"/>
            <w:tcMar>
              <w:left w:w="58" w:type="dxa"/>
              <w:right w:w="58" w:type="dxa"/>
            </w:tcMar>
          </w:tcPr>
          <w:p w14:paraId="4967724F" w14:textId="77777777" w:rsidR="000751EA" w:rsidRPr="005B7BBA" w:rsidRDefault="000751EA" w:rsidP="000751EA">
            <w:pPr>
              <w:pStyle w:val="TableText"/>
            </w:pPr>
            <w:r w:rsidRPr="005B7BBA">
              <w:t>166</w:t>
            </w:r>
          </w:p>
        </w:tc>
        <w:tc>
          <w:tcPr>
            <w:tcW w:w="2250" w:type="dxa"/>
            <w:tcMar>
              <w:left w:w="58" w:type="dxa"/>
              <w:right w:w="58" w:type="dxa"/>
            </w:tcMar>
          </w:tcPr>
          <w:p w14:paraId="20990D94" w14:textId="77777777" w:rsidR="000751EA" w:rsidRPr="005B7BBA" w:rsidRDefault="000751EA" w:rsidP="000751EA">
            <w:pPr>
              <w:pStyle w:val="TableText"/>
            </w:pPr>
            <w:r w:rsidRPr="005B7BBA">
              <w:t>PROC FLAG +</w:t>
            </w:r>
          </w:p>
        </w:tc>
        <w:tc>
          <w:tcPr>
            <w:tcW w:w="2970" w:type="dxa"/>
            <w:tcMar>
              <w:left w:w="58" w:type="dxa"/>
              <w:right w:w="58" w:type="dxa"/>
            </w:tcMar>
          </w:tcPr>
          <w:p w14:paraId="2AAAA82E" w14:textId="58CEA262" w:rsidR="000751EA" w:rsidRPr="005B7BBA" w:rsidRDefault="000751EA" w:rsidP="000751EA">
            <w:pPr>
              <w:pStyle w:val="TableText"/>
            </w:pPr>
            <w:r w:rsidRPr="005B7BBA">
              <w:t>:P:IDR-</w:t>
            </w:r>
            <w:hyperlink r:id="rId1233" w:history="1">
              <w:r w:rsidRPr="003E560E">
                <w:rPr>
                  <w:rStyle w:val="Hyperlink"/>
                </w:rPr>
                <w:t>PR</w:t>
              </w:r>
              <w:bookmarkStart w:id="1496" w:name="_Hlt500219225"/>
              <w:r w:rsidRPr="003E560E">
                <w:rPr>
                  <w:rStyle w:val="Hyperlink"/>
                </w:rPr>
                <w:t>O</w:t>
              </w:r>
              <w:bookmarkStart w:id="1497" w:name="_Hlt506778710"/>
              <w:bookmarkEnd w:id="1496"/>
              <w:r w:rsidRPr="003E560E">
                <w:rPr>
                  <w:rStyle w:val="Hyperlink"/>
                </w:rPr>
                <w:t>C</w:t>
              </w:r>
              <w:bookmarkStart w:id="1498" w:name="_Hlt517152525"/>
              <w:bookmarkEnd w:id="1497"/>
              <w:r w:rsidRPr="003E560E">
                <w:rPr>
                  <w:rStyle w:val="Hyperlink"/>
                </w:rPr>
                <w:t>-</w:t>
              </w:r>
              <w:bookmarkStart w:id="1499" w:name="_Hlt30574789"/>
              <w:bookmarkEnd w:id="1498"/>
              <w:r w:rsidRPr="003E560E">
                <w:rPr>
                  <w:rStyle w:val="Hyperlink"/>
                </w:rPr>
                <w:t>F</w:t>
              </w:r>
              <w:bookmarkStart w:id="1500" w:name="_Hlt30575841"/>
              <w:bookmarkEnd w:id="1499"/>
              <w:r w:rsidRPr="003E560E">
                <w:rPr>
                  <w:rStyle w:val="Hyperlink"/>
                </w:rPr>
                <w:t>L</w:t>
              </w:r>
              <w:bookmarkStart w:id="1501" w:name="_Hlt28756097"/>
              <w:bookmarkEnd w:id="1500"/>
              <w:r w:rsidRPr="003E560E">
                <w:rPr>
                  <w:rStyle w:val="Hyperlink"/>
                </w:rPr>
                <w:t>A</w:t>
              </w:r>
              <w:bookmarkStart w:id="1502" w:name="_Hlt527342107"/>
              <w:bookmarkEnd w:id="1501"/>
              <w:r w:rsidRPr="003E560E">
                <w:rPr>
                  <w:rStyle w:val="Hyperlink"/>
                </w:rPr>
                <w:t>G</w:t>
              </w:r>
              <w:bookmarkEnd w:id="1502"/>
              <w:r w:rsidRPr="003E560E">
                <w:rPr>
                  <w:rStyle w:val="Hyperlink"/>
                </w:rPr>
                <w:t>S-PLUS</w:t>
              </w:r>
            </w:hyperlink>
          </w:p>
        </w:tc>
        <w:tc>
          <w:tcPr>
            <w:tcW w:w="2734" w:type="dxa"/>
            <w:tcMar>
              <w:left w:w="58" w:type="dxa"/>
              <w:right w:w="58" w:type="dxa"/>
            </w:tcMar>
          </w:tcPr>
          <w:p w14:paraId="7002B623" w14:textId="69D03111" w:rsidR="000751EA" w:rsidRPr="005B7BBA" w:rsidRDefault="000751EA" w:rsidP="00027176">
            <w:pPr>
              <w:pStyle w:val="TableText"/>
            </w:pPr>
            <w:r w:rsidRPr="005B7BBA">
              <w:t>Procedure code flag plus</w:t>
            </w:r>
          </w:p>
        </w:tc>
        <w:tc>
          <w:tcPr>
            <w:tcW w:w="1136" w:type="dxa"/>
            <w:tcMar>
              <w:left w:w="58" w:type="dxa"/>
              <w:right w:w="58" w:type="dxa"/>
            </w:tcMar>
          </w:tcPr>
          <w:p w14:paraId="33125D38" w14:textId="77777777" w:rsidR="000751EA" w:rsidRPr="005B7BBA" w:rsidRDefault="000751EA" w:rsidP="000751EA">
            <w:pPr>
              <w:pStyle w:val="TableText"/>
            </w:pPr>
            <w:r w:rsidRPr="005B7BBA">
              <w:t>1 C</w:t>
            </w:r>
          </w:p>
        </w:tc>
        <w:tc>
          <w:tcPr>
            <w:tcW w:w="2340" w:type="dxa"/>
            <w:tcMar>
              <w:left w:w="58" w:type="dxa"/>
              <w:right w:w="58" w:type="dxa"/>
            </w:tcMar>
          </w:tcPr>
          <w:p w14:paraId="628EF499" w14:textId="30123A4F" w:rsidR="000751EA" w:rsidRPr="005B7BBA" w:rsidRDefault="000751EA" w:rsidP="000751EA">
            <w:pPr>
              <w:pStyle w:val="TableText"/>
            </w:pPr>
            <w:r w:rsidRPr="005B7BBA">
              <w:t xml:space="preserve">See spec </w:t>
            </w:r>
            <w:hyperlink r:id="rId1234" w:history="1">
              <w:r w:rsidRPr="00697695">
                <w:rPr>
                  <w:rStyle w:val="Hyperlink"/>
                </w:rPr>
                <w:t>S0128000</w:t>
              </w:r>
            </w:hyperlink>
          </w:p>
        </w:tc>
        <w:tc>
          <w:tcPr>
            <w:tcW w:w="837" w:type="dxa"/>
            <w:tcMar>
              <w:left w:w="58" w:type="dxa"/>
              <w:right w:w="58" w:type="dxa"/>
            </w:tcMar>
          </w:tcPr>
          <w:p w14:paraId="214A87D2" w14:textId="77777777" w:rsidR="000751EA" w:rsidRPr="005B7BBA" w:rsidRDefault="000751EA" w:rsidP="000751EA">
            <w:pPr>
              <w:pStyle w:val="TableText"/>
            </w:pPr>
            <w:r>
              <w:t>Spaces</w:t>
            </w:r>
          </w:p>
        </w:tc>
        <w:tc>
          <w:tcPr>
            <w:tcW w:w="438" w:type="dxa"/>
          </w:tcPr>
          <w:p w14:paraId="43494EE4" w14:textId="77777777" w:rsidR="000751EA" w:rsidRPr="005B7BBA" w:rsidRDefault="000751EA" w:rsidP="000751EA">
            <w:pPr>
              <w:pStyle w:val="TableText"/>
            </w:pPr>
            <w:r w:rsidRPr="005B7BBA">
              <w:t>X</w:t>
            </w:r>
          </w:p>
        </w:tc>
        <w:tc>
          <w:tcPr>
            <w:tcW w:w="438" w:type="dxa"/>
          </w:tcPr>
          <w:p w14:paraId="6E64653B" w14:textId="77777777" w:rsidR="000751EA" w:rsidRPr="005B7BBA" w:rsidRDefault="000751EA" w:rsidP="000751EA">
            <w:pPr>
              <w:pStyle w:val="TableText"/>
            </w:pPr>
            <w:r w:rsidRPr="005B7BBA">
              <w:t>X</w:t>
            </w:r>
          </w:p>
        </w:tc>
        <w:tc>
          <w:tcPr>
            <w:tcW w:w="439" w:type="dxa"/>
          </w:tcPr>
          <w:p w14:paraId="1C8C718F" w14:textId="77777777" w:rsidR="000751EA" w:rsidRPr="005B7BBA" w:rsidRDefault="000751EA" w:rsidP="000751EA">
            <w:pPr>
              <w:pStyle w:val="TableText"/>
            </w:pPr>
            <w:r w:rsidRPr="005B7BBA">
              <w:t>X</w:t>
            </w:r>
          </w:p>
        </w:tc>
      </w:tr>
      <w:tr w:rsidR="000751EA" w14:paraId="475CCED5" w14:textId="77777777" w:rsidTr="007A4858">
        <w:trPr>
          <w:cantSplit/>
        </w:trPr>
        <w:tc>
          <w:tcPr>
            <w:tcW w:w="802" w:type="dxa"/>
            <w:tcMar>
              <w:left w:w="58" w:type="dxa"/>
              <w:right w:w="58" w:type="dxa"/>
            </w:tcMar>
          </w:tcPr>
          <w:p w14:paraId="74F4A566" w14:textId="77777777" w:rsidR="000751EA" w:rsidRPr="005B7BBA" w:rsidRDefault="000751EA" w:rsidP="000751EA">
            <w:pPr>
              <w:pStyle w:val="TableText"/>
            </w:pPr>
            <w:r w:rsidRPr="005B7BBA">
              <w:t>167</w:t>
            </w:r>
          </w:p>
        </w:tc>
        <w:tc>
          <w:tcPr>
            <w:tcW w:w="2250" w:type="dxa"/>
            <w:tcMar>
              <w:left w:w="58" w:type="dxa"/>
              <w:right w:w="58" w:type="dxa"/>
            </w:tcMar>
          </w:tcPr>
          <w:p w14:paraId="687A2A38" w14:textId="77777777" w:rsidR="000751EA" w:rsidRPr="005B7BBA" w:rsidRDefault="000751EA" w:rsidP="000751EA">
            <w:pPr>
              <w:pStyle w:val="TableText"/>
            </w:pPr>
            <w:r w:rsidRPr="005B7BBA">
              <w:t>PROC FLAG -</w:t>
            </w:r>
          </w:p>
        </w:tc>
        <w:tc>
          <w:tcPr>
            <w:tcW w:w="2970" w:type="dxa"/>
            <w:tcMar>
              <w:left w:w="58" w:type="dxa"/>
              <w:right w:w="58" w:type="dxa"/>
            </w:tcMar>
          </w:tcPr>
          <w:p w14:paraId="31B2A366" w14:textId="172430C1" w:rsidR="000751EA" w:rsidRPr="005B7BBA" w:rsidRDefault="000751EA" w:rsidP="000751EA">
            <w:pPr>
              <w:pStyle w:val="TableText"/>
            </w:pPr>
            <w:r w:rsidRPr="005B7BBA">
              <w:t>:P:IDR-</w:t>
            </w:r>
            <w:hyperlink r:id="rId1235" w:history="1">
              <w:r w:rsidRPr="003E560E">
                <w:rPr>
                  <w:rStyle w:val="Hyperlink"/>
                </w:rPr>
                <w:t>P</w:t>
              </w:r>
              <w:bookmarkStart w:id="1503" w:name="_Hlt527342295"/>
              <w:r w:rsidRPr="003E560E">
                <w:rPr>
                  <w:rStyle w:val="Hyperlink"/>
                </w:rPr>
                <w:t>R</w:t>
              </w:r>
              <w:bookmarkStart w:id="1504" w:name="_Hlt500219230"/>
              <w:bookmarkEnd w:id="1503"/>
              <w:r w:rsidRPr="003E560E">
                <w:rPr>
                  <w:rStyle w:val="Hyperlink"/>
                </w:rPr>
                <w:t>O</w:t>
              </w:r>
              <w:bookmarkStart w:id="1505" w:name="_Hlt28756112"/>
              <w:bookmarkEnd w:id="1504"/>
              <w:r w:rsidRPr="003E560E">
                <w:rPr>
                  <w:rStyle w:val="Hyperlink"/>
                </w:rPr>
                <w:t>C</w:t>
              </w:r>
              <w:bookmarkStart w:id="1506" w:name="_Hlt514744487"/>
              <w:bookmarkEnd w:id="1505"/>
              <w:r w:rsidRPr="003E560E">
                <w:rPr>
                  <w:rStyle w:val="Hyperlink"/>
                </w:rPr>
                <w:t>-</w:t>
              </w:r>
              <w:bookmarkEnd w:id="1506"/>
              <w:r w:rsidRPr="003E560E">
                <w:rPr>
                  <w:rStyle w:val="Hyperlink"/>
                </w:rPr>
                <w:t>F</w:t>
              </w:r>
              <w:bookmarkStart w:id="1507" w:name="_Hlt517152529"/>
              <w:r w:rsidRPr="003E560E">
                <w:rPr>
                  <w:rStyle w:val="Hyperlink"/>
                </w:rPr>
                <w:t>L</w:t>
              </w:r>
              <w:bookmarkStart w:id="1508" w:name="_Hlt30575845"/>
              <w:bookmarkEnd w:id="1507"/>
              <w:r w:rsidRPr="003E560E">
                <w:rPr>
                  <w:rStyle w:val="Hyperlink"/>
                </w:rPr>
                <w:t>A</w:t>
              </w:r>
              <w:bookmarkEnd w:id="1508"/>
              <w:r w:rsidRPr="003E560E">
                <w:rPr>
                  <w:rStyle w:val="Hyperlink"/>
                </w:rPr>
                <w:t>GS-</w:t>
              </w:r>
              <w:bookmarkStart w:id="1509" w:name="_Hlt506778654"/>
              <w:r w:rsidRPr="003E560E">
                <w:rPr>
                  <w:rStyle w:val="Hyperlink"/>
                </w:rPr>
                <w:t>M</w:t>
              </w:r>
              <w:bookmarkEnd w:id="1509"/>
              <w:r w:rsidRPr="003E560E">
                <w:rPr>
                  <w:rStyle w:val="Hyperlink"/>
                </w:rPr>
                <w:t>INUS</w:t>
              </w:r>
            </w:hyperlink>
          </w:p>
        </w:tc>
        <w:tc>
          <w:tcPr>
            <w:tcW w:w="2734" w:type="dxa"/>
            <w:tcMar>
              <w:left w:w="58" w:type="dxa"/>
              <w:right w:w="58" w:type="dxa"/>
            </w:tcMar>
          </w:tcPr>
          <w:p w14:paraId="2D335FF7" w14:textId="77777777" w:rsidR="000751EA" w:rsidRPr="005B7BBA" w:rsidRDefault="000751EA" w:rsidP="000751EA">
            <w:pPr>
              <w:pStyle w:val="TableText"/>
            </w:pPr>
            <w:r w:rsidRPr="005B7BBA">
              <w:t xml:space="preserve">Procedure code flag minus </w:t>
            </w:r>
          </w:p>
        </w:tc>
        <w:tc>
          <w:tcPr>
            <w:tcW w:w="1136" w:type="dxa"/>
            <w:tcMar>
              <w:left w:w="58" w:type="dxa"/>
              <w:right w:w="58" w:type="dxa"/>
            </w:tcMar>
          </w:tcPr>
          <w:p w14:paraId="26F54D64" w14:textId="77777777" w:rsidR="000751EA" w:rsidRPr="005B7BBA" w:rsidRDefault="000751EA" w:rsidP="000751EA">
            <w:pPr>
              <w:pStyle w:val="TableText"/>
            </w:pPr>
            <w:r w:rsidRPr="005B7BBA">
              <w:t>1 C</w:t>
            </w:r>
          </w:p>
        </w:tc>
        <w:tc>
          <w:tcPr>
            <w:tcW w:w="2340" w:type="dxa"/>
            <w:tcMar>
              <w:left w:w="58" w:type="dxa"/>
              <w:right w:w="58" w:type="dxa"/>
            </w:tcMar>
          </w:tcPr>
          <w:p w14:paraId="2BA6B3D2" w14:textId="5C67C67D" w:rsidR="000751EA" w:rsidRPr="005B7BBA" w:rsidRDefault="000751EA" w:rsidP="000751EA">
            <w:pPr>
              <w:pStyle w:val="TableText"/>
            </w:pPr>
            <w:r w:rsidRPr="005B7BBA">
              <w:t xml:space="preserve">See spec </w:t>
            </w:r>
            <w:hyperlink r:id="rId1236" w:history="1">
              <w:r w:rsidRPr="00697695">
                <w:rPr>
                  <w:rStyle w:val="Hyperlink"/>
                </w:rPr>
                <w:t>S0128000</w:t>
              </w:r>
            </w:hyperlink>
          </w:p>
        </w:tc>
        <w:tc>
          <w:tcPr>
            <w:tcW w:w="837" w:type="dxa"/>
            <w:tcMar>
              <w:left w:w="58" w:type="dxa"/>
              <w:right w:w="58" w:type="dxa"/>
            </w:tcMar>
          </w:tcPr>
          <w:p w14:paraId="354D457F" w14:textId="77777777" w:rsidR="000751EA" w:rsidRPr="005B7BBA" w:rsidRDefault="000751EA" w:rsidP="000751EA">
            <w:pPr>
              <w:pStyle w:val="TableText"/>
            </w:pPr>
            <w:r>
              <w:t>Spaces</w:t>
            </w:r>
          </w:p>
        </w:tc>
        <w:tc>
          <w:tcPr>
            <w:tcW w:w="438" w:type="dxa"/>
          </w:tcPr>
          <w:p w14:paraId="706FFA8A" w14:textId="77777777" w:rsidR="000751EA" w:rsidRPr="005B7BBA" w:rsidRDefault="000751EA" w:rsidP="000751EA">
            <w:pPr>
              <w:pStyle w:val="TableText"/>
            </w:pPr>
            <w:r w:rsidRPr="005B7BBA">
              <w:t>X</w:t>
            </w:r>
          </w:p>
        </w:tc>
        <w:tc>
          <w:tcPr>
            <w:tcW w:w="438" w:type="dxa"/>
          </w:tcPr>
          <w:p w14:paraId="12EB856F" w14:textId="77777777" w:rsidR="000751EA" w:rsidRPr="005B7BBA" w:rsidRDefault="000751EA" w:rsidP="000751EA">
            <w:pPr>
              <w:pStyle w:val="TableText"/>
            </w:pPr>
            <w:r w:rsidRPr="005B7BBA">
              <w:t>X</w:t>
            </w:r>
          </w:p>
        </w:tc>
        <w:tc>
          <w:tcPr>
            <w:tcW w:w="439" w:type="dxa"/>
          </w:tcPr>
          <w:p w14:paraId="706AAC31" w14:textId="77777777" w:rsidR="000751EA" w:rsidRPr="005B7BBA" w:rsidRDefault="000751EA" w:rsidP="000751EA">
            <w:pPr>
              <w:pStyle w:val="TableText"/>
            </w:pPr>
            <w:r w:rsidRPr="005B7BBA">
              <w:t>X</w:t>
            </w:r>
          </w:p>
        </w:tc>
      </w:tr>
      <w:tr w:rsidR="000751EA" w14:paraId="55051543" w14:textId="77777777" w:rsidTr="007A4858">
        <w:trPr>
          <w:cantSplit/>
        </w:trPr>
        <w:tc>
          <w:tcPr>
            <w:tcW w:w="802" w:type="dxa"/>
            <w:tcMar>
              <w:left w:w="58" w:type="dxa"/>
              <w:right w:w="58" w:type="dxa"/>
            </w:tcMar>
          </w:tcPr>
          <w:p w14:paraId="4E77A51C" w14:textId="77777777" w:rsidR="000751EA" w:rsidRPr="005B7BBA" w:rsidRDefault="000751EA" w:rsidP="000751EA">
            <w:pPr>
              <w:pStyle w:val="TableText"/>
            </w:pPr>
            <w:r w:rsidRPr="005B7BBA">
              <w:t>168</w:t>
            </w:r>
          </w:p>
        </w:tc>
        <w:tc>
          <w:tcPr>
            <w:tcW w:w="2250" w:type="dxa"/>
            <w:tcMar>
              <w:left w:w="58" w:type="dxa"/>
              <w:right w:w="58" w:type="dxa"/>
            </w:tcMar>
          </w:tcPr>
          <w:p w14:paraId="5F05F3F1" w14:textId="77777777" w:rsidR="000751EA" w:rsidRPr="005B7BBA" w:rsidRDefault="000751EA" w:rsidP="000751EA">
            <w:pPr>
              <w:pStyle w:val="TableText"/>
            </w:pPr>
            <w:r w:rsidRPr="005B7BBA">
              <w:t>PROC FLAG =</w:t>
            </w:r>
          </w:p>
        </w:tc>
        <w:tc>
          <w:tcPr>
            <w:tcW w:w="2970" w:type="dxa"/>
            <w:tcMar>
              <w:left w:w="58" w:type="dxa"/>
              <w:right w:w="58" w:type="dxa"/>
            </w:tcMar>
          </w:tcPr>
          <w:p w14:paraId="026C5D6A" w14:textId="0B86B238" w:rsidR="000751EA" w:rsidRPr="005B7BBA" w:rsidRDefault="000751EA" w:rsidP="000751EA">
            <w:pPr>
              <w:pStyle w:val="TableText"/>
            </w:pPr>
            <w:r w:rsidRPr="005B7BBA">
              <w:t>:P:IDR</w:t>
            </w:r>
            <w:r w:rsidRPr="003E560E">
              <w:rPr>
                <w:rStyle w:val="Hyperlink"/>
              </w:rPr>
              <w:t>-</w:t>
            </w:r>
            <w:hyperlink r:id="rId1237" w:history="1">
              <w:r w:rsidRPr="003E560E">
                <w:rPr>
                  <w:rStyle w:val="Hyperlink"/>
                </w:rPr>
                <w:t>P</w:t>
              </w:r>
              <w:bookmarkStart w:id="1510" w:name="_Hlt514744492"/>
              <w:r w:rsidRPr="003E560E">
                <w:rPr>
                  <w:rStyle w:val="Hyperlink"/>
                </w:rPr>
                <w:t>R</w:t>
              </w:r>
              <w:bookmarkStart w:id="1511" w:name="_Hlt28756150"/>
              <w:bookmarkEnd w:id="1510"/>
              <w:r w:rsidRPr="003E560E">
                <w:rPr>
                  <w:rStyle w:val="Hyperlink"/>
                </w:rPr>
                <w:t>O</w:t>
              </w:r>
              <w:bookmarkEnd w:id="1511"/>
              <w:r w:rsidRPr="003E560E">
                <w:rPr>
                  <w:rStyle w:val="Hyperlink"/>
                </w:rPr>
                <w:t>C</w:t>
              </w:r>
              <w:bookmarkStart w:id="1512" w:name="_Hlt506778607"/>
              <w:r w:rsidRPr="003E560E">
                <w:rPr>
                  <w:rStyle w:val="Hyperlink"/>
                </w:rPr>
                <w:t>-</w:t>
              </w:r>
              <w:bookmarkStart w:id="1513" w:name="_Hlt30574798"/>
              <w:bookmarkEnd w:id="1512"/>
              <w:r w:rsidRPr="003E560E">
                <w:rPr>
                  <w:rStyle w:val="Hyperlink"/>
                </w:rPr>
                <w:t>F</w:t>
              </w:r>
              <w:bookmarkStart w:id="1514" w:name="_Hlt527342346"/>
              <w:bookmarkEnd w:id="1513"/>
              <w:r w:rsidRPr="003E560E">
                <w:rPr>
                  <w:rStyle w:val="Hyperlink"/>
                </w:rPr>
                <w:t>L</w:t>
              </w:r>
              <w:bookmarkStart w:id="1515" w:name="_Hlt500219234"/>
              <w:bookmarkEnd w:id="1514"/>
              <w:r w:rsidRPr="003E560E">
                <w:rPr>
                  <w:rStyle w:val="Hyperlink"/>
                </w:rPr>
                <w:t>A</w:t>
              </w:r>
              <w:bookmarkEnd w:id="1515"/>
              <w:r w:rsidRPr="003E560E">
                <w:rPr>
                  <w:rStyle w:val="Hyperlink"/>
                </w:rPr>
                <w:t>G</w:t>
              </w:r>
              <w:bookmarkStart w:id="1516" w:name="_Hlt517152532"/>
              <w:r w:rsidRPr="003E560E">
                <w:rPr>
                  <w:rStyle w:val="Hyperlink"/>
                </w:rPr>
                <w:t>S</w:t>
              </w:r>
              <w:bookmarkEnd w:id="1516"/>
              <w:r w:rsidRPr="003E560E">
                <w:rPr>
                  <w:rStyle w:val="Hyperlink"/>
                </w:rPr>
                <w:t>-EQUAL</w:t>
              </w:r>
            </w:hyperlink>
          </w:p>
        </w:tc>
        <w:tc>
          <w:tcPr>
            <w:tcW w:w="2734" w:type="dxa"/>
            <w:tcMar>
              <w:left w:w="58" w:type="dxa"/>
              <w:right w:w="58" w:type="dxa"/>
            </w:tcMar>
          </w:tcPr>
          <w:p w14:paraId="12485E76" w14:textId="77777777" w:rsidR="000751EA" w:rsidRPr="005B7BBA" w:rsidRDefault="000751EA" w:rsidP="000751EA">
            <w:pPr>
              <w:pStyle w:val="TableText"/>
            </w:pPr>
            <w:r w:rsidRPr="005B7BBA">
              <w:t>Procedure code flag equal</w:t>
            </w:r>
          </w:p>
        </w:tc>
        <w:tc>
          <w:tcPr>
            <w:tcW w:w="1136" w:type="dxa"/>
            <w:tcMar>
              <w:left w:w="58" w:type="dxa"/>
              <w:right w:w="58" w:type="dxa"/>
            </w:tcMar>
          </w:tcPr>
          <w:p w14:paraId="7D5C9C1F" w14:textId="77777777" w:rsidR="000751EA" w:rsidRPr="005B7BBA" w:rsidRDefault="000751EA" w:rsidP="000751EA">
            <w:pPr>
              <w:pStyle w:val="TableText"/>
            </w:pPr>
            <w:r w:rsidRPr="005B7BBA">
              <w:t>1 C</w:t>
            </w:r>
          </w:p>
        </w:tc>
        <w:tc>
          <w:tcPr>
            <w:tcW w:w="2340" w:type="dxa"/>
            <w:tcMar>
              <w:left w:w="58" w:type="dxa"/>
              <w:right w:w="58" w:type="dxa"/>
            </w:tcMar>
          </w:tcPr>
          <w:p w14:paraId="64DE5E80" w14:textId="5D210158" w:rsidR="000751EA" w:rsidRPr="005B7BBA" w:rsidRDefault="000751EA" w:rsidP="000751EA">
            <w:pPr>
              <w:pStyle w:val="TableText"/>
            </w:pPr>
            <w:r w:rsidRPr="005B7BBA">
              <w:t xml:space="preserve">See spec </w:t>
            </w:r>
            <w:hyperlink r:id="rId1238" w:history="1">
              <w:r w:rsidRPr="00697695">
                <w:rPr>
                  <w:rStyle w:val="Hyperlink"/>
                </w:rPr>
                <w:t>S0128000</w:t>
              </w:r>
            </w:hyperlink>
          </w:p>
        </w:tc>
        <w:tc>
          <w:tcPr>
            <w:tcW w:w="837" w:type="dxa"/>
            <w:tcMar>
              <w:left w:w="58" w:type="dxa"/>
              <w:right w:w="58" w:type="dxa"/>
            </w:tcMar>
          </w:tcPr>
          <w:p w14:paraId="41DC3D7A" w14:textId="77777777" w:rsidR="000751EA" w:rsidRPr="005B7BBA" w:rsidRDefault="000751EA" w:rsidP="000751EA">
            <w:pPr>
              <w:pStyle w:val="TableText"/>
            </w:pPr>
            <w:r>
              <w:t>Spaces</w:t>
            </w:r>
          </w:p>
        </w:tc>
        <w:tc>
          <w:tcPr>
            <w:tcW w:w="438" w:type="dxa"/>
          </w:tcPr>
          <w:p w14:paraId="392F3727" w14:textId="77777777" w:rsidR="000751EA" w:rsidRPr="005B7BBA" w:rsidRDefault="000751EA" w:rsidP="000751EA">
            <w:pPr>
              <w:pStyle w:val="TableText"/>
            </w:pPr>
            <w:r w:rsidRPr="005B7BBA">
              <w:t>X</w:t>
            </w:r>
          </w:p>
        </w:tc>
        <w:tc>
          <w:tcPr>
            <w:tcW w:w="438" w:type="dxa"/>
          </w:tcPr>
          <w:p w14:paraId="6363B818" w14:textId="77777777" w:rsidR="000751EA" w:rsidRPr="005B7BBA" w:rsidRDefault="000751EA" w:rsidP="000751EA">
            <w:pPr>
              <w:pStyle w:val="TableText"/>
            </w:pPr>
            <w:r w:rsidRPr="005B7BBA">
              <w:t>X</w:t>
            </w:r>
          </w:p>
        </w:tc>
        <w:tc>
          <w:tcPr>
            <w:tcW w:w="439" w:type="dxa"/>
          </w:tcPr>
          <w:p w14:paraId="039A6443" w14:textId="77777777" w:rsidR="000751EA" w:rsidRPr="005B7BBA" w:rsidRDefault="000751EA" w:rsidP="000751EA">
            <w:pPr>
              <w:pStyle w:val="TableText"/>
            </w:pPr>
            <w:r w:rsidRPr="005B7BBA">
              <w:t>X</w:t>
            </w:r>
          </w:p>
        </w:tc>
      </w:tr>
      <w:tr w:rsidR="000751EA" w14:paraId="769FC9F4" w14:textId="77777777" w:rsidTr="007A4858">
        <w:trPr>
          <w:cantSplit/>
        </w:trPr>
        <w:tc>
          <w:tcPr>
            <w:tcW w:w="802" w:type="dxa"/>
            <w:tcMar>
              <w:left w:w="58" w:type="dxa"/>
              <w:right w:w="58" w:type="dxa"/>
            </w:tcMar>
          </w:tcPr>
          <w:p w14:paraId="3F0D8AA6" w14:textId="77777777" w:rsidR="000751EA" w:rsidRPr="005B7BBA" w:rsidRDefault="000751EA" w:rsidP="000751EA">
            <w:pPr>
              <w:pStyle w:val="TableText"/>
            </w:pPr>
            <w:r w:rsidRPr="005B7BBA">
              <w:t>169</w:t>
            </w:r>
          </w:p>
        </w:tc>
        <w:tc>
          <w:tcPr>
            <w:tcW w:w="2250" w:type="dxa"/>
            <w:tcMar>
              <w:left w:w="58" w:type="dxa"/>
              <w:right w:w="58" w:type="dxa"/>
            </w:tcMar>
          </w:tcPr>
          <w:p w14:paraId="058CDDF2" w14:textId="77777777" w:rsidR="000751EA" w:rsidRPr="005B7BBA" w:rsidRDefault="000751EA" w:rsidP="000751EA">
            <w:pPr>
              <w:pStyle w:val="TableText"/>
            </w:pPr>
            <w:r w:rsidRPr="005B7BBA">
              <w:t>PROC FLAG *</w:t>
            </w:r>
          </w:p>
        </w:tc>
        <w:tc>
          <w:tcPr>
            <w:tcW w:w="2970" w:type="dxa"/>
            <w:tcMar>
              <w:left w:w="58" w:type="dxa"/>
              <w:right w:w="58" w:type="dxa"/>
            </w:tcMar>
          </w:tcPr>
          <w:p w14:paraId="082B4603" w14:textId="77777777" w:rsidR="000751EA" w:rsidRPr="005B7BBA" w:rsidRDefault="000751EA" w:rsidP="000751EA">
            <w:pPr>
              <w:pStyle w:val="TableText"/>
            </w:pPr>
            <w:r w:rsidRPr="005B7BBA">
              <w:t>:P:IDR-</w:t>
            </w:r>
            <w:r w:rsidRPr="003E560E">
              <w:rPr>
                <w:rStyle w:val="Hyperlink"/>
              </w:rPr>
              <w:t>PROC-FLAGS-STAR</w:t>
            </w:r>
          </w:p>
        </w:tc>
        <w:tc>
          <w:tcPr>
            <w:tcW w:w="2734" w:type="dxa"/>
            <w:tcMar>
              <w:left w:w="58" w:type="dxa"/>
              <w:right w:w="58" w:type="dxa"/>
            </w:tcMar>
          </w:tcPr>
          <w:p w14:paraId="7F29A44C" w14:textId="77777777" w:rsidR="000751EA" w:rsidRPr="005B7BBA" w:rsidRDefault="000751EA" w:rsidP="000751EA">
            <w:pPr>
              <w:pStyle w:val="TableText"/>
            </w:pPr>
            <w:r w:rsidRPr="005B7BBA">
              <w:t>Procedure code flag stars</w:t>
            </w:r>
          </w:p>
        </w:tc>
        <w:tc>
          <w:tcPr>
            <w:tcW w:w="1136" w:type="dxa"/>
            <w:tcMar>
              <w:left w:w="58" w:type="dxa"/>
              <w:right w:w="58" w:type="dxa"/>
            </w:tcMar>
          </w:tcPr>
          <w:p w14:paraId="7B90F530" w14:textId="77777777" w:rsidR="000751EA" w:rsidRPr="005B7BBA" w:rsidRDefault="000751EA" w:rsidP="000751EA">
            <w:pPr>
              <w:pStyle w:val="TableText"/>
            </w:pPr>
            <w:r w:rsidRPr="005B7BBA">
              <w:t>1 C</w:t>
            </w:r>
          </w:p>
        </w:tc>
        <w:tc>
          <w:tcPr>
            <w:tcW w:w="2340" w:type="dxa"/>
            <w:tcMar>
              <w:left w:w="58" w:type="dxa"/>
              <w:right w:w="58" w:type="dxa"/>
            </w:tcMar>
          </w:tcPr>
          <w:p w14:paraId="031B1CC4" w14:textId="0C0E2B57" w:rsidR="000751EA" w:rsidRPr="005B7BBA" w:rsidRDefault="000751EA" w:rsidP="000751EA">
            <w:pPr>
              <w:pStyle w:val="TableText"/>
            </w:pPr>
            <w:r w:rsidRPr="005B7BBA">
              <w:t xml:space="preserve">See spec </w:t>
            </w:r>
            <w:hyperlink r:id="rId1239" w:history="1">
              <w:r w:rsidRPr="00697695">
                <w:rPr>
                  <w:rStyle w:val="Hyperlink"/>
                </w:rPr>
                <w:t>S0128000</w:t>
              </w:r>
            </w:hyperlink>
          </w:p>
        </w:tc>
        <w:tc>
          <w:tcPr>
            <w:tcW w:w="837" w:type="dxa"/>
            <w:tcMar>
              <w:left w:w="58" w:type="dxa"/>
              <w:right w:w="58" w:type="dxa"/>
            </w:tcMar>
          </w:tcPr>
          <w:p w14:paraId="422B3517" w14:textId="77777777" w:rsidR="000751EA" w:rsidRPr="005B7BBA" w:rsidRDefault="000751EA" w:rsidP="000751EA">
            <w:pPr>
              <w:pStyle w:val="TableText"/>
            </w:pPr>
            <w:r>
              <w:t>Spaces</w:t>
            </w:r>
          </w:p>
        </w:tc>
        <w:tc>
          <w:tcPr>
            <w:tcW w:w="438" w:type="dxa"/>
          </w:tcPr>
          <w:p w14:paraId="0EA07B71" w14:textId="77777777" w:rsidR="000751EA" w:rsidRPr="005B7BBA" w:rsidRDefault="000751EA" w:rsidP="000751EA">
            <w:pPr>
              <w:pStyle w:val="TableText"/>
            </w:pPr>
            <w:r w:rsidRPr="005B7BBA">
              <w:t>X</w:t>
            </w:r>
          </w:p>
        </w:tc>
        <w:tc>
          <w:tcPr>
            <w:tcW w:w="438" w:type="dxa"/>
          </w:tcPr>
          <w:p w14:paraId="3DAC5E7D" w14:textId="77777777" w:rsidR="000751EA" w:rsidRPr="005B7BBA" w:rsidRDefault="000751EA" w:rsidP="000751EA">
            <w:pPr>
              <w:pStyle w:val="TableText"/>
            </w:pPr>
            <w:r w:rsidRPr="005B7BBA">
              <w:t>X</w:t>
            </w:r>
          </w:p>
        </w:tc>
        <w:tc>
          <w:tcPr>
            <w:tcW w:w="439" w:type="dxa"/>
          </w:tcPr>
          <w:p w14:paraId="18B1C358" w14:textId="77777777" w:rsidR="000751EA" w:rsidRPr="005B7BBA" w:rsidRDefault="000751EA" w:rsidP="000751EA">
            <w:pPr>
              <w:pStyle w:val="TableText"/>
            </w:pPr>
            <w:r w:rsidRPr="005B7BBA">
              <w:t>X</w:t>
            </w:r>
          </w:p>
        </w:tc>
      </w:tr>
      <w:tr w:rsidR="000751EA" w14:paraId="66654EEC" w14:textId="77777777" w:rsidTr="007A4858">
        <w:trPr>
          <w:cantSplit/>
        </w:trPr>
        <w:tc>
          <w:tcPr>
            <w:tcW w:w="802" w:type="dxa"/>
            <w:tcMar>
              <w:left w:w="58" w:type="dxa"/>
              <w:right w:w="58" w:type="dxa"/>
            </w:tcMar>
          </w:tcPr>
          <w:p w14:paraId="6B137E50" w14:textId="77777777" w:rsidR="000751EA" w:rsidRPr="005B7BBA" w:rsidRDefault="000751EA" w:rsidP="000751EA">
            <w:pPr>
              <w:pStyle w:val="TableText"/>
            </w:pPr>
            <w:r w:rsidRPr="005B7BBA">
              <w:t>170</w:t>
            </w:r>
          </w:p>
        </w:tc>
        <w:tc>
          <w:tcPr>
            <w:tcW w:w="2250" w:type="dxa"/>
            <w:tcMar>
              <w:left w:w="58" w:type="dxa"/>
              <w:right w:w="58" w:type="dxa"/>
            </w:tcMar>
          </w:tcPr>
          <w:p w14:paraId="65E1B9D2" w14:textId="77777777" w:rsidR="000751EA" w:rsidRPr="005B7BBA" w:rsidRDefault="000751EA" w:rsidP="000751EA">
            <w:pPr>
              <w:pStyle w:val="TableText"/>
            </w:pPr>
            <w:r>
              <w:t>-</w:t>
            </w:r>
          </w:p>
        </w:tc>
        <w:tc>
          <w:tcPr>
            <w:tcW w:w="2970" w:type="dxa"/>
            <w:tcMar>
              <w:left w:w="58" w:type="dxa"/>
              <w:right w:w="58" w:type="dxa"/>
            </w:tcMar>
          </w:tcPr>
          <w:p w14:paraId="1FA2A9BF" w14:textId="49674B81" w:rsidR="000751EA" w:rsidRPr="005B7BBA" w:rsidRDefault="000751EA" w:rsidP="000751EA">
            <w:pPr>
              <w:pStyle w:val="TableText"/>
            </w:pPr>
            <w:r w:rsidRPr="005B7BBA">
              <w:t>:P:IDR-</w:t>
            </w:r>
            <w:hyperlink r:id="rId1240" w:history="1">
              <w:r w:rsidRPr="00697695">
                <w:rPr>
                  <w:rStyle w:val="Hyperlink"/>
                </w:rPr>
                <w:t>PAY-75-PER</w:t>
              </w:r>
            </w:hyperlink>
          </w:p>
        </w:tc>
        <w:tc>
          <w:tcPr>
            <w:tcW w:w="2734" w:type="dxa"/>
            <w:tcMar>
              <w:left w:w="58" w:type="dxa"/>
              <w:right w:w="58" w:type="dxa"/>
            </w:tcMar>
          </w:tcPr>
          <w:p w14:paraId="3E56D2E9" w14:textId="77777777" w:rsidR="000751EA" w:rsidRPr="005B7BBA" w:rsidRDefault="000751EA" w:rsidP="000751EA">
            <w:pPr>
              <w:pStyle w:val="TableText"/>
            </w:pPr>
            <w:r w:rsidRPr="00E06A8A">
              <w:rPr>
                <w:rFonts w:cs="Arial"/>
                <w:color w:val="000000"/>
              </w:rPr>
              <w:t>Indicates a colorectal cancer screening colonoscopy procedure code that was performed in a Ambulatory Surgical Center (ASC) and paid at 75%</w:t>
            </w:r>
            <w:r>
              <w:rPr>
                <w:rFonts w:cs="Arial"/>
                <w:color w:val="000000"/>
              </w:rPr>
              <w:t>.</w:t>
            </w:r>
          </w:p>
        </w:tc>
        <w:tc>
          <w:tcPr>
            <w:tcW w:w="1136" w:type="dxa"/>
            <w:tcMar>
              <w:left w:w="58" w:type="dxa"/>
              <w:right w:w="58" w:type="dxa"/>
            </w:tcMar>
          </w:tcPr>
          <w:p w14:paraId="23E61C46" w14:textId="77777777" w:rsidR="000751EA" w:rsidRPr="005B7BBA" w:rsidRDefault="000751EA" w:rsidP="000751EA">
            <w:pPr>
              <w:pStyle w:val="TableText"/>
            </w:pPr>
            <w:r w:rsidRPr="005B7BBA">
              <w:t>1 C</w:t>
            </w:r>
          </w:p>
        </w:tc>
        <w:tc>
          <w:tcPr>
            <w:tcW w:w="2340" w:type="dxa"/>
            <w:tcMar>
              <w:left w:w="58" w:type="dxa"/>
              <w:right w:w="58" w:type="dxa"/>
            </w:tcMar>
          </w:tcPr>
          <w:p w14:paraId="4DD764EC" w14:textId="22D6981C" w:rsidR="000751EA" w:rsidRPr="005B7BBA" w:rsidRDefault="000751EA" w:rsidP="000751EA">
            <w:pPr>
              <w:pStyle w:val="TableText"/>
            </w:pPr>
            <w:r w:rsidRPr="00E6285A">
              <w:t xml:space="preserve">Y </w:t>
            </w:r>
            <w:r w:rsidR="00027176">
              <w:t xml:space="preserve">– </w:t>
            </w:r>
            <w:r w:rsidRPr="00E6285A">
              <w:t>Yes, colorectal cancer is paid at 75%</w:t>
            </w:r>
          </w:p>
        </w:tc>
        <w:tc>
          <w:tcPr>
            <w:tcW w:w="837" w:type="dxa"/>
            <w:tcMar>
              <w:left w:w="58" w:type="dxa"/>
              <w:right w:w="58" w:type="dxa"/>
            </w:tcMar>
          </w:tcPr>
          <w:p w14:paraId="5B47941D" w14:textId="77777777" w:rsidR="000751EA" w:rsidRPr="005B7BBA" w:rsidRDefault="000751EA" w:rsidP="000751EA">
            <w:pPr>
              <w:pStyle w:val="TableText"/>
            </w:pPr>
            <w:r>
              <w:t>Spaces</w:t>
            </w:r>
          </w:p>
        </w:tc>
        <w:tc>
          <w:tcPr>
            <w:tcW w:w="438" w:type="dxa"/>
          </w:tcPr>
          <w:p w14:paraId="640A0954" w14:textId="77777777" w:rsidR="000751EA" w:rsidRPr="005B7BBA" w:rsidRDefault="000751EA" w:rsidP="000751EA">
            <w:pPr>
              <w:pStyle w:val="TableText"/>
            </w:pPr>
            <w:r>
              <w:t>-</w:t>
            </w:r>
          </w:p>
        </w:tc>
        <w:tc>
          <w:tcPr>
            <w:tcW w:w="438" w:type="dxa"/>
          </w:tcPr>
          <w:p w14:paraId="7014D1D3" w14:textId="77777777" w:rsidR="000751EA" w:rsidRPr="005B7BBA" w:rsidRDefault="000751EA" w:rsidP="000751EA">
            <w:pPr>
              <w:pStyle w:val="TableText"/>
            </w:pPr>
            <w:r w:rsidRPr="005B7BBA">
              <w:t>X</w:t>
            </w:r>
          </w:p>
        </w:tc>
        <w:tc>
          <w:tcPr>
            <w:tcW w:w="439" w:type="dxa"/>
          </w:tcPr>
          <w:p w14:paraId="69C28496" w14:textId="77777777" w:rsidR="000751EA" w:rsidRPr="005B7BBA" w:rsidRDefault="000751EA" w:rsidP="000751EA">
            <w:pPr>
              <w:pStyle w:val="TableText"/>
            </w:pPr>
            <w:r w:rsidRPr="005B7BBA">
              <w:t>X</w:t>
            </w:r>
          </w:p>
        </w:tc>
      </w:tr>
      <w:tr w:rsidR="000751EA" w14:paraId="2207C072" w14:textId="77777777" w:rsidTr="007A4858">
        <w:trPr>
          <w:cantSplit/>
        </w:trPr>
        <w:tc>
          <w:tcPr>
            <w:tcW w:w="802" w:type="dxa"/>
            <w:tcMar>
              <w:left w:w="58" w:type="dxa"/>
              <w:right w:w="58" w:type="dxa"/>
            </w:tcMar>
          </w:tcPr>
          <w:p w14:paraId="5791AB2B" w14:textId="3738DC43" w:rsidR="000751EA" w:rsidRPr="005B7BBA" w:rsidRDefault="000751EA" w:rsidP="000751EA">
            <w:pPr>
              <w:pStyle w:val="TableText"/>
            </w:pPr>
            <w:r w:rsidRPr="005B7BBA">
              <w:t>171</w:t>
            </w:r>
            <w:r w:rsidR="005B7717">
              <w:t xml:space="preserve"> – </w:t>
            </w:r>
            <w:r w:rsidRPr="005B7BBA">
              <w:t>172</w:t>
            </w:r>
          </w:p>
        </w:tc>
        <w:tc>
          <w:tcPr>
            <w:tcW w:w="2250" w:type="dxa"/>
            <w:tcMar>
              <w:left w:w="58" w:type="dxa"/>
              <w:right w:w="58" w:type="dxa"/>
            </w:tcMar>
          </w:tcPr>
          <w:p w14:paraId="0A607EFE" w14:textId="77777777" w:rsidR="000751EA" w:rsidRPr="005B7BBA" w:rsidRDefault="000751EA" w:rsidP="000751EA">
            <w:pPr>
              <w:pStyle w:val="TableText"/>
            </w:pPr>
            <w:r w:rsidRPr="005B7BBA">
              <w:t>DTL PERF PROV STATE CODE</w:t>
            </w:r>
          </w:p>
        </w:tc>
        <w:tc>
          <w:tcPr>
            <w:tcW w:w="2970" w:type="dxa"/>
            <w:tcMar>
              <w:left w:w="58" w:type="dxa"/>
              <w:right w:w="58" w:type="dxa"/>
            </w:tcMar>
          </w:tcPr>
          <w:p w14:paraId="32F49F1B" w14:textId="176D1552" w:rsidR="000751EA" w:rsidRPr="005B7BBA" w:rsidRDefault="000751EA" w:rsidP="000751EA">
            <w:pPr>
              <w:pStyle w:val="TableText"/>
            </w:pPr>
            <w:r w:rsidRPr="005B7BBA">
              <w:t>:P:-IDR-</w:t>
            </w:r>
            <w:hyperlink r:id="rId1241" w:history="1">
              <w:r w:rsidRPr="00697695">
                <w:rPr>
                  <w:rStyle w:val="Hyperlink"/>
                </w:rPr>
                <w:t>PERF-PROV-STATE</w:t>
              </w:r>
            </w:hyperlink>
          </w:p>
        </w:tc>
        <w:tc>
          <w:tcPr>
            <w:tcW w:w="2734" w:type="dxa"/>
            <w:tcMar>
              <w:left w:w="58" w:type="dxa"/>
              <w:right w:w="58" w:type="dxa"/>
            </w:tcMar>
          </w:tcPr>
          <w:p w14:paraId="6D889790" w14:textId="77777777" w:rsidR="000751EA" w:rsidRPr="005B7BBA" w:rsidRDefault="000751EA" w:rsidP="000751EA">
            <w:pPr>
              <w:pStyle w:val="TableText"/>
            </w:pPr>
            <w:r>
              <w:t>Extended d</w:t>
            </w:r>
            <w:r w:rsidRPr="005B7BBA">
              <w:t>etail provider state code</w:t>
            </w:r>
          </w:p>
        </w:tc>
        <w:tc>
          <w:tcPr>
            <w:tcW w:w="1136" w:type="dxa"/>
            <w:tcMar>
              <w:left w:w="58" w:type="dxa"/>
              <w:right w:w="58" w:type="dxa"/>
            </w:tcMar>
          </w:tcPr>
          <w:p w14:paraId="2C2B5777" w14:textId="77777777" w:rsidR="000751EA" w:rsidRPr="005B7BBA" w:rsidRDefault="000751EA" w:rsidP="000751EA">
            <w:pPr>
              <w:pStyle w:val="TableText"/>
            </w:pPr>
            <w:r w:rsidRPr="005B7BBA">
              <w:t>2 C</w:t>
            </w:r>
          </w:p>
        </w:tc>
        <w:tc>
          <w:tcPr>
            <w:tcW w:w="2340" w:type="dxa"/>
            <w:tcMar>
              <w:left w:w="58" w:type="dxa"/>
              <w:right w:w="58" w:type="dxa"/>
            </w:tcMar>
          </w:tcPr>
          <w:p w14:paraId="15C7364B" w14:textId="77777777" w:rsidR="000751EA" w:rsidRPr="005B7BBA" w:rsidRDefault="000751EA" w:rsidP="000751EA">
            <w:pPr>
              <w:pStyle w:val="TableText"/>
            </w:pPr>
            <w:r w:rsidRPr="003522FE">
              <w:rPr>
                <w:rFonts w:cs="Arial"/>
                <w:color w:val="000000"/>
              </w:rPr>
              <w:t>Postal State Code</w:t>
            </w:r>
          </w:p>
        </w:tc>
        <w:tc>
          <w:tcPr>
            <w:tcW w:w="837" w:type="dxa"/>
            <w:tcMar>
              <w:left w:w="58" w:type="dxa"/>
              <w:right w:w="58" w:type="dxa"/>
            </w:tcMar>
          </w:tcPr>
          <w:p w14:paraId="167A885B" w14:textId="77777777" w:rsidR="000751EA" w:rsidRPr="005B7BBA" w:rsidRDefault="000751EA" w:rsidP="000751EA">
            <w:pPr>
              <w:pStyle w:val="TableText"/>
            </w:pPr>
            <w:r>
              <w:t>Spaces</w:t>
            </w:r>
          </w:p>
        </w:tc>
        <w:tc>
          <w:tcPr>
            <w:tcW w:w="438" w:type="dxa"/>
          </w:tcPr>
          <w:p w14:paraId="75CDCBDE" w14:textId="77777777" w:rsidR="000751EA" w:rsidRPr="005B7BBA" w:rsidRDefault="000751EA" w:rsidP="000751EA">
            <w:pPr>
              <w:pStyle w:val="TableText"/>
            </w:pPr>
            <w:r w:rsidRPr="005B7BBA">
              <w:t>X</w:t>
            </w:r>
          </w:p>
        </w:tc>
        <w:tc>
          <w:tcPr>
            <w:tcW w:w="438" w:type="dxa"/>
          </w:tcPr>
          <w:p w14:paraId="7313086B" w14:textId="77777777" w:rsidR="000751EA" w:rsidRPr="005B7BBA" w:rsidRDefault="000751EA" w:rsidP="000751EA">
            <w:pPr>
              <w:pStyle w:val="TableText"/>
            </w:pPr>
            <w:r w:rsidRPr="005B7BBA">
              <w:t>X</w:t>
            </w:r>
          </w:p>
        </w:tc>
        <w:tc>
          <w:tcPr>
            <w:tcW w:w="439" w:type="dxa"/>
          </w:tcPr>
          <w:p w14:paraId="3C36EBFB" w14:textId="77777777" w:rsidR="000751EA" w:rsidRPr="005B7BBA" w:rsidRDefault="000751EA" w:rsidP="000751EA">
            <w:pPr>
              <w:pStyle w:val="TableText"/>
            </w:pPr>
            <w:r w:rsidRPr="005B7BBA">
              <w:t>X</w:t>
            </w:r>
          </w:p>
        </w:tc>
      </w:tr>
      <w:tr w:rsidR="000751EA" w14:paraId="5411B8B5" w14:textId="77777777" w:rsidTr="007A4858">
        <w:trPr>
          <w:cantSplit/>
        </w:trPr>
        <w:tc>
          <w:tcPr>
            <w:tcW w:w="802" w:type="dxa"/>
            <w:tcMar>
              <w:left w:w="58" w:type="dxa"/>
              <w:right w:w="58" w:type="dxa"/>
            </w:tcMar>
          </w:tcPr>
          <w:p w14:paraId="1E6E9B1A" w14:textId="5008A082" w:rsidR="000751EA" w:rsidRPr="005B7BBA" w:rsidRDefault="000751EA" w:rsidP="000751EA">
            <w:pPr>
              <w:pStyle w:val="TableText"/>
            </w:pPr>
            <w:r w:rsidRPr="005B7BBA">
              <w:t>173</w:t>
            </w:r>
            <w:r w:rsidR="005B7717">
              <w:t xml:space="preserve"> – </w:t>
            </w:r>
            <w:r w:rsidRPr="005B7BBA">
              <w:t>181</w:t>
            </w:r>
          </w:p>
        </w:tc>
        <w:tc>
          <w:tcPr>
            <w:tcW w:w="2250" w:type="dxa"/>
            <w:tcMar>
              <w:left w:w="58" w:type="dxa"/>
              <w:right w:w="58" w:type="dxa"/>
            </w:tcMar>
          </w:tcPr>
          <w:p w14:paraId="1440E514" w14:textId="77777777" w:rsidR="000751EA" w:rsidRPr="005B7BBA" w:rsidRDefault="000751EA" w:rsidP="000751EA">
            <w:pPr>
              <w:pStyle w:val="TableText"/>
            </w:pPr>
            <w:r w:rsidRPr="005B7BBA">
              <w:t>DTL PERF PROV ZIP CODE</w:t>
            </w:r>
          </w:p>
        </w:tc>
        <w:tc>
          <w:tcPr>
            <w:tcW w:w="2970" w:type="dxa"/>
            <w:tcMar>
              <w:left w:w="58" w:type="dxa"/>
              <w:right w:w="58" w:type="dxa"/>
            </w:tcMar>
          </w:tcPr>
          <w:p w14:paraId="18A0DF53" w14:textId="4523B73B" w:rsidR="000751EA" w:rsidRPr="005B7BBA" w:rsidRDefault="000751EA" w:rsidP="000751EA">
            <w:pPr>
              <w:pStyle w:val="TableText"/>
            </w:pPr>
            <w:r w:rsidRPr="005B7BBA">
              <w:t>:P:-IDR-</w:t>
            </w:r>
            <w:hyperlink r:id="rId1242" w:history="1">
              <w:r w:rsidRPr="00697695">
                <w:rPr>
                  <w:rStyle w:val="Hyperlink"/>
                </w:rPr>
                <w:t>PERF-PROV-ZIP-CD</w:t>
              </w:r>
            </w:hyperlink>
          </w:p>
        </w:tc>
        <w:tc>
          <w:tcPr>
            <w:tcW w:w="2734" w:type="dxa"/>
            <w:tcMar>
              <w:left w:w="58" w:type="dxa"/>
              <w:right w:w="58" w:type="dxa"/>
            </w:tcMar>
          </w:tcPr>
          <w:p w14:paraId="6EA42953" w14:textId="77777777" w:rsidR="000751EA" w:rsidRDefault="000751EA" w:rsidP="000751EA">
            <w:pPr>
              <w:pStyle w:val="TableText"/>
            </w:pPr>
            <w:r>
              <w:t>Extended d</w:t>
            </w:r>
            <w:r w:rsidRPr="005B7BBA">
              <w:t>etail zip code</w:t>
            </w:r>
          </w:p>
          <w:p w14:paraId="2AD23B82" w14:textId="77777777" w:rsidR="000751EA" w:rsidRPr="005B7BBA" w:rsidRDefault="000751EA" w:rsidP="000751EA">
            <w:pPr>
              <w:pStyle w:val="TableText"/>
            </w:pPr>
            <w:r w:rsidRPr="003522FE">
              <w:rPr>
                <w:rFonts w:cs="Arial"/>
                <w:color w:val="000000"/>
              </w:rPr>
              <w:t>Postal ZIP comes in on the claim that is an input field which is used for pricing. Pricing is based on where service was rendered</w:t>
            </w:r>
            <w:r>
              <w:rPr>
                <w:rFonts w:cs="Arial"/>
                <w:color w:val="000000"/>
              </w:rPr>
              <w:t>.</w:t>
            </w:r>
          </w:p>
        </w:tc>
        <w:tc>
          <w:tcPr>
            <w:tcW w:w="1136" w:type="dxa"/>
            <w:tcMar>
              <w:left w:w="58" w:type="dxa"/>
              <w:right w:w="58" w:type="dxa"/>
            </w:tcMar>
          </w:tcPr>
          <w:p w14:paraId="5E41A27F" w14:textId="77777777" w:rsidR="000751EA" w:rsidRPr="005B7BBA" w:rsidRDefault="000751EA" w:rsidP="000751EA">
            <w:pPr>
              <w:pStyle w:val="TableText"/>
            </w:pPr>
            <w:r w:rsidRPr="005B7BBA">
              <w:t>9 N</w:t>
            </w:r>
          </w:p>
        </w:tc>
        <w:tc>
          <w:tcPr>
            <w:tcW w:w="2340" w:type="dxa"/>
            <w:tcMar>
              <w:left w:w="58" w:type="dxa"/>
              <w:right w:w="58" w:type="dxa"/>
            </w:tcMar>
          </w:tcPr>
          <w:p w14:paraId="1703CBCA" w14:textId="77777777" w:rsidR="000751EA" w:rsidRPr="005B7BBA" w:rsidRDefault="000751EA" w:rsidP="000751EA">
            <w:pPr>
              <w:pStyle w:val="TableText"/>
            </w:pPr>
            <w:r w:rsidRPr="003522FE">
              <w:rPr>
                <w:rFonts w:cs="Arial"/>
              </w:rPr>
              <w:t>Postal ZIP</w:t>
            </w:r>
          </w:p>
        </w:tc>
        <w:tc>
          <w:tcPr>
            <w:tcW w:w="837" w:type="dxa"/>
            <w:tcMar>
              <w:left w:w="58" w:type="dxa"/>
              <w:right w:w="58" w:type="dxa"/>
            </w:tcMar>
          </w:tcPr>
          <w:p w14:paraId="07ADBC35" w14:textId="7DDE978D" w:rsidR="000751EA" w:rsidRPr="005B7BBA" w:rsidRDefault="000A270D" w:rsidP="000A270D">
            <w:pPr>
              <w:pStyle w:val="TableText"/>
            </w:pPr>
            <w:r>
              <w:t>Z</w:t>
            </w:r>
            <w:r w:rsidR="000751EA" w:rsidRPr="005B7BBA">
              <w:t>eros</w:t>
            </w:r>
          </w:p>
        </w:tc>
        <w:tc>
          <w:tcPr>
            <w:tcW w:w="438" w:type="dxa"/>
          </w:tcPr>
          <w:p w14:paraId="2F19FD18" w14:textId="77777777" w:rsidR="000751EA" w:rsidRPr="005B7BBA" w:rsidRDefault="000751EA" w:rsidP="000751EA">
            <w:pPr>
              <w:pStyle w:val="TableText"/>
            </w:pPr>
            <w:r w:rsidRPr="005B7BBA">
              <w:t>X</w:t>
            </w:r>
          </w:p>
        </w:tc>
        <w:tc>
          <w:tcPr>
            <w:tcW w:w="438" w:type="dxa"/>
          </w:tcPr>
          <w:p w14:paraId="130F5245" w14:textId="77777777" w:rsidR="000751EA" w:rsidRPr="005B7BBA" w:rsidRDefault="000751EA" w:rsidP="000751EA">
            <w:pPr>
              <w:pStyle w:val="TableText"/>
            </w:pPr>
            <w:r w:rsidRPr="005B7BBA">
              <w:t>X</w:t>
            </w:r>
          </w:p>
        </w:tc>
        <w:tc>
          <w:tcPr>
            <w:tcW w:w="439" w:type="dxa"/>
          </w:tcPr>
          <w:p w14:paraId="4DD3DEA8" w14:textId="77777777" w:rsidR="000751EA" w:rsidRPr="005B7BBA" w:rsidRDefault="000751EA" w:rsidP="000751EA">
            <w:pPr>
              <w:pStyle w:val="TableText"/>
            </w:pPr>
            <w:r w:rsidRPr="005B7BBA">
              <w:t>X</w:t>
            </w:r>
          </w:p>
        </w:tc>
      </w:tr>
      <w:tr w:rsidR="000751EA" w14:paraId="3F7DF414" w14:textId="77777777" w:rsidTr="007A4858">
        <w:trPr>
          <w:cantSplit/>
        </w:trPr>
        <w:tc>
          <w:tcPr>
            <w:tcW w:w="802" w:type="dxa"/>
            <w:tcMar>
              <w:left w:w="58" w:type="dxa"/>
              <w:right w:w="58" w:type="dxa"/>
            </w:tcMar>
          </w:tcPr>
          <w:p w14:paraId="46E7E440" w14:textId="5585F38A" w:rsidR="000751EA" w:rsidRPr="005B7BBA" w:rsidRDefault="000751EA" w:rsidP="000751EA">
            <w:pPr>
              <w:pStyle w:val="TableText"/>
            </w:pPr>
            <w:r w:rsidRPr="005B7BBA">
              <w:t>182</w:t>
            </w:r>
            <w:r w:rsidR="005B7717">
              <w:t xml:space="preserve"> – </w:t>
            </w:r>
            <w:r w:rsidRPr="005B7BBA">
              <w:t>191</w:t>
            </w:r>
          </w:p>
        </w:tc>
        <w:tc>
          <w:tcPr>
            <w:tcW w:w="2250" w:type="dxa"/>
            <w:tcMar>
              <w:left w:w="58" w:type="dxa"/>
              <w:right w:w="58" w:type="dxa"/>
            </w:tcMar>
          </w:tcPr>
          <w:p w14:paraId="492C45B0" w14:textId="77777777" w:rsidR="000751EA" w:rsidRPr="005B7BBA" w:rsidRDefault="000751EA" w:rsidP="000751EA">
            <w:pPr>
              <w:pStyle w:val="TableText"/>
            </w:pPr>
            <w:r w:rsidRPr="005B7BBA">
              <w:t>DTL PERF PROV</w:t>
            </w:r>
          </w:p>
        </w:tc>
        <w:tc>
          <w:tcPr>
            <w:tcW w:w="2970" w:type="dxa"/>
            <w:tcMar>
              <w:left w:w="58" w:type="dxa"/>
              <w:right w:w="58" w:type="dxa"/>
            </w:tcMar>
          </w:tcPr>
          <w:p w14:paraId="427A53FE" w14:textId="5B5B7FFA" w:rsidR="000751EA" w:rsidRPr="005B7BBA" w:rsidRDefault="000751EA" w:rsidP="000751EA">
            <w:pPr>
              <w:pStyle w:val="TableText"/>
            </w:pPr>
            <w:r w:rsidRPr="005B7BBA">
              <w:t>:P:IDR-</w:t>
            </w:r>
            <w:hyperlink r:id="rId1243" w:history="1">
              <w:r w:rsidRPr="00697695">
                <w:rPr>
                  <w:rStyle w:val="Hyperlink"/>
                </w:rPr>
                <w:t>P</w:t>
              </w:r>
              <w:bookmarkStart w:id="1517" w:name="_Hlt527342407"/>
              <w:r w:rsidRPr="00697695">
                <w:rPr>
                  <w:rStyle w:val="Hyperlink"/>
                </w:rPr>
                <w:t>E</w:t>
              </w:r>
              <w:bookmarkStart w:id="1518" w:name="_Hlt514744497"/>
              <w:bookmarkEnd w:id="1517"/>
              <w:r w:rsidRPr="00697695">
                <w:rPr>
                  <w:rStyle w:val="Hyperlink"/>
                </w:rPr>
                <w:t>R</w:t>
              </w:r>
              <w:bookmarkStart w:id="1519" w:name="_Hlt527343053"/>
              <w:bookmarkEnd w:id="1518"/>
              <w:r w:rsidRPr="00697695">
                <w:rPr>
                  <w:rStyle w:val="Hyperlink"/>
                </w:rPr>
                <w:t>F</w:t>
              </w:r>
              <w:bookmarkStart w:id="1520" w:name="_Hlt500219379"/>
              <w:bookmarkEnd w:id="1519"/>
              <w:r w:rsidRPr="00697695">
                <w:rPr>
                  <w:rStyle w:val="Hyperlink"/>
                </w:rPr>
                <w:t>-</w:t>
              </w:r>
              <w:bookmarkStart w:id="1521" w:name="_Hlt500219440"/>
              <w:bookmarkEnd w:id="1520"/>
              <w:r w:rsidRPr="00697695">
                <w:rPr>
                  <w:rStyle w:val="Hyperlink"/>
                </w:rPr>
                <w:t>P</w:t>
              </w:r>
              <w:bookmarkEnd w:id="1521"/>
              <w:r w:rsidRPr="00697695">
                <w:rPr>
                  <w:rStyle w:val="Hyperlink"/>
                </w:rPr>
                <w:t>ROV</w:t>
              </w:r>
            </w:hyperlink>
          </w:p>
        </w:tc>
        <w:tc>
          <w:tcPr>
            <w:tcW w:w="2734" w:type="dxa"/>
            <w:tcMar>
              <w:left w:w="58" w:type="dxa"/>
              <w:right w:w="58" w:type="dxa"/>
            </w:tcMar>
          </w:tcPr>
          <w:p w14:paraId="69F5160E" w14:textId="07B580CC" w:rsidR="000751EA" w:rsidRPr="005B7BBA" w:rsidRDefault="000751EA" w:rsidP="00027176">
            <w:pPr>
              <w:pStyle w:val="TableText"/>
            </w:pPr>
            <w:r w:rsidRPr="005B7BBA">
              <w:t>Detail performing provider</w:t>
            </w:r>
          </w:p>
        </w:tc>
        <w:tc>
          <w:tcPr>
            <w:tcW w:w="1136" w:type="dxa"/>
            <w:tcMar>
              <w:left w:w="58" w:type="dxa"/>
              <w:right w:w="58" w:type="dxa"/>
            </w:tcMar>
          </w:tcPr>
          <w:p w14:paraId="7A5C0EAB" w14:textId="77777777" w:rsidR="000751EA" w:rsidRPr="005B7BBA" w:rsidRDefault="000751EA" w:rsidP="000751EA">
            <w:pPr>
              <w:pStyle w:val="TableText"/>
            </w:pPr>
            <w:r w:rsidRPr="005B7BBA">
              <w:t>10 C</w:t>
            </w:r>
          </w:p>
        </w:tc>
        <w:tc>
          <w:tcPr>
            <w:tcW w:w="2340" w:type="dxa"/>
            <w:tcMar>
              <w:left w:w="58" w:type="dxa"/>
              <w:right w:w="58" w:type="dxa"/>
            </w:tcMar>
          </w:tcPr>
          <w:p w14:paraId="38ABB26E" w14:textId="5CF185C7" w:rsidR="000751EA" w:rsidRPr="005B7BBA" w:rsidRDefault="00027176" w:rsidP="00027176">
            <w:pPr>
              <w:pStyle w:val="TableText"/>
            </w:pPr>
            <w:r>
              <w:t>-</w:t>
            </w:r>
          </w:p>
        </w:tc>
        <w:tc>
          <w:tcPr>
            <w:tcW w:w="837" w:type="dxa"/>
            <w:tcMar>
              <w:left w:w="58" w:type="dxa"/>
              <w:right w:w="58" w:type="dxa"/>
            </w:tcMar>
          </w:tcPr>
          <w:p w14:paraId="2DE8E6A0" w14:textId="77777777" w:rsidR="000751EA" w:rsidRPr="005B7BBA" w:rsidRDefault="000751EA" w:rsidP="000751EA">
            <w:pPr>
              <w:pStyle w:val="TableText"/>
            </w:pPr>
            <w:r>
              <w:t>Spaces</w:t>
            </w:r>
          </w:p>
        </w:tc>
        <w:tc>
          <w:tcPr>
            <w:tcW w:w="438" w:type="dxa"/>
          </w:tcPr>
          <w:p w14:paraId="5AE45899" w14:textId="77777777" w:rsidR="000751EA" w:rsidRPr="005B7BBA" w:rsidRDefault="000751EA" w:rsidP="000751EA">
            <w:pPr>
              <w:pStyle w:val="TableText"/>
            </w:pPr>
            <w:r w:rsidRPr="005B7BBA">
              <w:t>X</w:t>
            </w:r>
          </w:p>
        </w:tc>
        <w:tc>
          <w:tcPr>
            <w:tcW w:w="438" w:type="dxa"/>
          </w:tcPr>
          <w:p w14:paraId="0527C292" w14:textId="77777777" w:rsidR="000751EA" w:rsidRPr="005B7BBA" w:rsidRDefault="000751EA" w:rsidP="000751EA">
            <w:pPr>
              <w:pStyle w:val="TableText"/>
            </w:pPr>
            <w:r w:rsidRPr="005B7BBA">
              <w:t>X</w:t>
            </w:r>
          </w:p>
        </w:tc>
        <w:tc>
          <w:tcPr>
            <w:tcW w:w="439" w:type="dxa"/>
          </w:tcPr>
          <w:p w14:paraId="61601E79" w14:textId="77777777" w:rsidR="000751EA" w:rsidRPr="005B7BBA" w:rsidRDefault="000751EA" w:rsidP="000751EA">
            <w:pPr>
              <w:pStyle w:val="TableText"/>
            </w:pPr>
            <w:r w:rsidRPr="005B7BBA">
              <w:t>X</w:t>
            </w:r>
          </w:p>
        </w:tc>
      </w:tr>
      <w:tr w:rsidR="000751EA" w14:paraId="423E457C" w14:textId="77777777" w:rsidTr="007A4858">
        <w:trPr>
          <w:cantSplit/>
        </w:trPr>
        <w:tc>
          <w:tcPr>
            <w:tcW w:w="802" w:type="dxa"/>
            <w:tcMar>
              <w:left w:w="58" w:type="dxa"/>
              <w:right w:w="58" w:type="dxa"/>
            </w:tcMar>
          </w:tcPr>
          <w:p w14:paraId="5E098139" w14:textId="49056C3B" w:rsidR="000751EA" w:rsidRPr="005B7BBA" w:rsidRDefault="000751EA" w:rsidP="000751EA">
            <w:pPr>
              <w:pStyle w:val="TableText"/>
            </w:pPr>
            <w:r w:rsidRPr="005B7BBA">
              <w:t>192</w:t>
            </w:r>
            <w:r w:rsidR="005B7717">
              <w:t xml:space="preserve"> – </w:t>
            </w:r>
            <w:r w:rsidRPr="005B7BBA">
              <w:t>201</w:t>
            </w:r>
          </w:p>
        </w:tc>
        <w:tc>
          <w:tcPr>
            <w:tcW w:w="2250" w:type="dxa"/>
            <w:tcMar>
              <w:left w:w="58" w:type="dxa"/>
              <w:right w:w="58" w:type="dxa"/>
            </w:tcMar>
          </w:tcPr>
          <w:p w14:paraId="2DAF5F5E" w14:textId="77777777" w:rsidR="000751EA" w:rsidRPr="005B7BBA" w:rsidRDefault="000751EA" w:rsidP="000751EA">
            <w:pPr>
              <w:pStyle w:val="TableText"/>
            </w:pPr>
            <w:r w:rsidRPr="005B7BBA">
              <w:t>DTL PERF PROV EIN NUMBER</w:t>
            </w:r>
          </w:p>
        </w:tc>
        <w:tc>
          <w:tcPr>
            <w:tcW w:w="2970" w:type="dxa"/>
            <w:tcMar>
              <w:left w:w="58" w:type="dxa"/>
              <w:right w:w="58" w:type="dxa"/>
            </w:tcMar>
          </w:tcPr>
          <w:p w14:paraId="3BEA760F" w14:textId="0136BA69" w:rsidR="000751EA" w:rsidRPr="005B7BBA" w:rsidRDefault="000751EA" w:rsidP="000751EA">
            <w:pPr>
              <w:pStyle w:val="TableText"/>
            </w:pPr>
            <w:r w:rsidRPr="005B7BBA">
              <w:t>:P:IDR-</w:t>
            </w:r>
            <w:hyperlink r:id="rId1244" w:history="1">
              <w:r w:rsidRPr="00697695">
                <w:rPr>
                  <w:rStyle w:val="Hyperlink"/>
                </w:rPr>
                <w:t>P</w:t>
              </w:r>
              <w:bookmarkStart w:id="1522" w:name="_Hlt517152539"/>
              <w:r w:rsidRPr="00697695">
                <w:rPr>
                  <w:rStyle w:val="Hyperlink"/>
                </w:rPr>
                <w:t>E</w:t>
              </w:r>
              <w:bookmarkEnd w:id="1522"/>
              <w:r w:rsidRPr="00697695">
                <w:rPr>
                  <w:rStyle w:val="Hyperlink"/>
                </w:rPr>
                <w:t>RF</w:t>
              </w:r>
              <w:bookmarkStart w:id="1523" w:name="_Hlt514744503"/>
              <w:r w:rsidRPr="00697695">
                <w:rPr>
                  <w:rStyle w:val="Hyperlink"/>
                </w:rPr>
                <w:t>-</w:t>
              </w:r>
              <w:bookmarkStart w:id="1524" w:name="_Hlt28756233"/>
              <w:bookmarkEnd w:id="1523"/>
              <w:r w:rsidRPr="00697695">
                <w:rPr>
                  <w:rStyle w:val="Hyperlink"/>
                </w:rPr>
                <w:t>P</w:t>
              </w:r>
              <w:bookmarkStart w:id="1525" w:name="_Hlt506778558"/>
              <w:bookmarkEnd w:id="1524"/>
              <w:r w:rsidRPr="00697695">
                <w:rPr>
                  <w:rStyle w:val="Hyperlink"/>
                </w:rPr>
                <w:t>R</w:t>
              </w:r>
              <w:bookmarkStart w:id="1526" w:name="_Hlt500219383"/>
              <w:bookmarkEnd w:id="1525"/>
              <w:r w:rsidRPr="00697695">
                <w:rPr>
                  <w:rStyle w:val="Hyperlink"/>
                </w:rPr>
                <w:t>O</w:t>
              </w:r>
              <w:bookmarkEnd w:id="1526"/>
              <w:r w:rsidRPr="00697695">
                <w:rPr>
                  <w:rStyle w:val="Hyperlink"/>
                </w:rPr>
                <w:t>V-EIN</w:t>
              </w:r>
            </w:hyperlink>
          </w:p>
        </w:tc>
        <w:tc>
          <w:tcPr>
            <w:tcW w:w="2734" w:type="dxa"/>
            <w:tcMar>
              <w:left w:w="58" w:type="dxa"/>
              <w:right w:w="58" w:type="dxa"/>
            </w:tcMar>
          </w:tcPr>
          <w:p w14:paraId="2CC00048" w14:textId="77777777" w:rsidR="000751EA" w:rsidRDefault="000751EA" w:rsidP="000751EA">
            <w:pPr>
              <w:pStyle w:val="TableText"/>
            </w:pPr>
            <w:r w:rsidRPr="005B7BBA">
              <w:t>Detail performing provider EIN Number</w:t>
            </w:r>
          </w:p>
          <w:p w14:paraId="5CD79409" w14:textId="77777777" w:rsidR="000751EA" w:rsidRPr="005B7BBA" w:rsidRDefault="000751EA" w:rsidP="000751EA">
            <w:pPr>
              <w:pStyle w:val="TableText"/>
            </w:pPr>
            <w:r w:rsidRPr="00E01588">
              <w:rPr>
                <w:rFonts w:cs="Arial"/>
                <w:color w:val="000000"/>
              </w:rPr>
              <w:t>This field must be filled with either the Social Security Number or the Tax Identification Number/Employer Identification Number to identify the provider on payment records and to accumulate payment data for the Internal Revenue Service.</w:t>
            </w:r>
          </w:p>
        </w:tc>
        <w:tc>
          <w:tcPr>
            <w:tcW w:w="1136" w:type="dxa"/>
            <w:tcMar>
              <w:left w:w="58" w:type="dxa"/>
              <w:right w:w="58" w:type="dxa"/>
            </w:tcMar>
          </w:tcPr>
          <w:p w14:paraId="5556FADB" w14:textId="77777777" w:rsidR="000751EA" w:rsidRPr="005B7BBA" w:rsidRDefault="000751EA" w:rsidP="000751EA">
            <w:pPr>
              <w:pStyle w:val="TableText"/>
            </w:pPr>
            <w:r w:rsidRPr="005B7BBA">
              <w:t>10 C</w:t>
            </w:r>
          </w:p>
        </w:tc>
        <w:tc>
          <w:tcPr>
            <w:tcW w:w="2340" w:type="dxa"/>
            <w:tcMar>
              <w:left w:w="58" w:type="dxa"/>
              <w:right w:w="58" w:type="dxa"/>
            </w:tcMar>
          </w:tcPr>
          <w:p w14:paraId="04E27862" w14:textId="77777777" w:rsidR="000751EA" w:rsidRPr="005B7BBA" w:rsidRDefault="000751EA" w:rsidP="000751EA">
            <w:pPr>
              <w:pStyle w:val="TableText"/>
            </w:pPr>
            <w:r w:rsidRPr="005B7BBA">
              <w:t>9-digit employee identification number (EIN) or social security number (SSN) with the 10th character set to ‘E’ if EIN or ‘S’ if SSN.</w:t>
            </w:r>
          </w:p>
        </w:tc>
        <w:tc>
          <w:tcPr>
            <w:tcW w:w="837" w:type="dxa"/>
            <w:tcMar>
              <w:left w:w="58" w:type="dxa"/>
              <w:right w:w="58" w:type="dxa"/>
            </w:tcMar>
          </w:tcPr>
          <w:p w14:paraId="7F30EC63" w14:textId="77777777" w:rsidR="000751EA" w:rsidRPr="005B7BBA" w:rsidRDefault="000751EA" w:rsidP="000751EA">
            <w:pPr>
              <w:pStyle w:val="TableText"/>
            </w:pPr>
            <w:r>
              <w:t>Spaces</w:t>
            </w:r>
          </w:p>
        </w:tc>
        <w:tc>
          <w:tcPr>
            <w:tcW w:w="438" w:type="dxa"/>
          </w:tcPr>
          <w:p w14:paraId="12E9994A" w14:textId="77777777" w:rsidR="000751EA" w:rsidRPr="005B7BBA" w:rsidRDefault="000751EA" w:rsidP="000751EA">
            <w:pPr>
              <w:pStyle w:val="TableText"/>
            </w:pPr>
            <w:r w:rsidRPr="005B7BBA">
              <w:t>X</w:t>
            </w:r>
          </w:p>
        </w:tc>
        <w:tc>
          <w:tcPr>
            <w:tcW w:w="438" w:type="dxa"/>
          </w:tcPr>
          <w:p w14:paraId="26AA6129" w14:textId="77777777" w:rsidR="000751EA" w:rsidRPr="005B7BBA" w:rsidRDefault="000751EA" w:rsidP="000751EA">
            <w:pPr>
              <w:pStyle w:val="TableText"/>
            </w:pPr>
            <w:r w:rsidRPr="005B7BBA">
              <w:t>X</w:t>
            </w:r>
          </w:p>
        </w:tc>
        <w:tc>
          <w:tcPr>
            <w:tcW w:w="439" w:type="dxa"/>
          </w:tcPr>
          <w:p w14:paraId="715E1AFD" w14:textId="77777777" w:rsidR="000751EA" w:rsidRPr="005B7BBA" w:rsidRDefault="000751EA" w:rsidP="000751EA">
            <w:pPr>
              <w:pStyle w:val="TableText"/>
            </w:pPr>
            <w:r w:rsidRPr="005B7BBA">
              <w:t>X</w:t>
            </w:r>
          </w:p>
        </w:tc>
      </w:tr>
      <w:tr w:rsidR="000751EA" w14:paraId="4EE1AB5F" w14:textId="77777777" w:rsidTr="007A4858">
        <w:trPr>
          <w:cantSplit/>
        </w:trPr>
        <w:tc>
          <w:tcPr>
            <w:tcW w:w="802" w:type="dxa"/>
            <w:tcMar>
              <w:left w:w="58" w:type="dxa"/>
              <w:right w:w="58" w:type="dxa"/>
            </w:tcMar>
          </w:tcPr>
          <w:p w14:paraId="69FC7D56" w14:textId="14D7A11F" w:rsidR="000751EA" w:rsidRPr="005B7BBA" w:rsidRDefault="000751EA" w:rsidP="000751EA">
            <w:pPr>
              <w:pStyle w:val="TableText"/>
            </w:pPr>
            <w:r w:rsidRPr="005B7BBA">
              <w:t>202</w:t>
            </w:r>
            <w:r w:rsidR="005B7717">
              <w:t xml:space="preserve"> – </w:t>
            </w:r>
            <w:r w:rsidRPr="005B7BBA">
              <w:t>203</w:t>
            </w:r>
          </w:p>
        </w:tc>
        <w:tc>
          <w:tcPr>
            <w:tcW w:w="2250" w:type="dxa"/>
            <w:tcMar>
              <w:left w:w="58" w:type="dxa"/>
              <w:right w:w="58" w:type="dxa"/>
            </w:tcMar>
          </w:tcPr>
          <w:p w14:paraId="16613D89" w14:textId="77777777" w:rsidR="000751EA" w:rsidRPr="005B7BBA" w:rsidRDefault="000751EA" w:rsidP="000751EA">
            <w:pPr>
              <w:pStyle w:val="TableText"/>
            </w:pPr>
            <w:r w:rsidRPr="005B7BBA">
              <w:t>DTL PERF PROV TYPE</w:t>
            </w:r>
          </w:p>
        </w:tc>
        <w:tc>
          <w:tcPr>
            <w:tcW w:w="2970" w:type="dxa"/>
            <w:tcMar>
              <w:left w:w="58" w:type="dxa"/>
              <w:right w:w="58" w:type="dxa"/>
            </w:tcMar>
          </w:tcPr>
          <w:p w14:paraId="2B827CD3" w14:textId="4CBBD3C4" w:rsidR="000751EA" w:rsidRPr="005B7BBA" w:rsidRDefault="000751EA" w:rsidP="000751EA">
            <w:pPr>
              <w:pStyle w:val="TableText"/>
            </w:pPr>
            <w:r w:rsidRPr="005B7BBA">
              <w:t>:P:IDR-</w:t>
            </w:r>
            <w:hyperlink r:id="rId1245" w:history="1">
              <w:r w:rsidRPr="00697695">
                <w:rPr>
                  <w:rStyle w:val="Hyperlink"/>
                </w:rPr>
                <w:t>P</w:t>
              </w:r>
              <w:bookmarkStart w:id="1527" w:name="_Hlt527342598"/>
              <w:r w:rsidRPr="00697695">
                <w:rPr>
                  <w:rStyle w:val="Hyperlink"/>
                </w:rPr>
                <w:t>E</w:t>
              </w:r>
              <w:bookmarkEnd w:id="1527"/>
              <w:r w:rsidRPr="00697695">
                <w:rPr>
                  <w:rStyle w:val="Hyperlink"/>
                </w:rPr>
                <w:t>R</w:t>
              </w:r>
              <w:bookmarkStart w:id="1528" w:name="_Hlt28756246"/>
              <w:r w:rsidRPr="00697695">
                <w:rPr>
                  <w:rStyle w:val="Hyperlink"/>
                </w:rPr>
                <w:t>F</w:t>
              </w:r>
              <w:bookmarkStart w:id="1529" w:name="_Hlt527343065"/>
              <w:bookmarkEnd w:id="1528"/>
              <w:r w:rsidRPr="00697695">
                <w:rPr>
                  <w:rStyle w:val="Hyperlink"/>
                </w:rPr>
                <w:t>-</w:t>
              </w:r>
              <w:bookmarkEnd w:id="1529"/>
              <w:r w:rsidRPr="00697695">
                <w:rPr>
                  <w:rStyle w:val="Hyperlink"/>
                </w:rPr>
                <w:t>P</w:t>
              </w:r>
              <w:bookmarkStart w:id="1530" w:name="_Hlt500219502"/>
              <w:r w:rsidRPr="00697695">
                <w:rPr>
                  <w:rStyle w:val="Hyperlink"/>
                </w:rPr>
                <w:t>R</w:t>
              </w:r>
              <w:bookmarkStart w:id="1531" w:name="_Hlt500219386"/>
              <w:bookmarkEnd w:id="1530"/>
              <w:r w:rsidRPr="00697695">
                <w:rPr>
                  <w:rStyle w:val="Hyperlink"/>
                </w:rPr>
                <w:t>O</w:t>
              </w:r>
              <w:bookmarkEnd w:id="1531"/>
              <w:r w:rsidRPr="00697695">
                <w:rPr>
                  <w:rStyle w:val="Hyperlink"/>
                </w:rPr>
                <w:t>V-TYP</w:t>
              </w:r>
              <w:bookmarkStart w:id="1532" w:name="_Hlt500318505"/>
              <w:r w:rsidRPr="00697695">
                <w:rPr>
                  <w:rStyle w:val="Hyperlink"/>
                </w:rPr>
                <w:t>E</w:t>
              </w:r>
              <w:bookmarkEnd w:id="1532"/>
            </w:hyperlink>
          </w:p>
        </w:tc>
        <w:tc>
          <w:tcPr>
            <w:tcW w:w="2734" w:type="dxa"/>
            <w:tcMar>
              <w:left w:w="58" w:type="dxa"/>
              <w:right w:w="58" w:type="dxa"/>
            </w:tcMar>
          </w:tcPr>
          <w:p w14:paraId="47FB6C24" w14:textId="77777777" w:rsidR="000751EA" w:rsidRPr="00027176" w:rsidRDefault="000751EA" w:rsidP="00027176">
            <w:pPr>
              <w:pStyle w:val="TableText"/>
            </w:pPr>
            <w:r w:rsidRPr="00027176">
              <w:t>Detail performing provider type</w:t>
            </w:r>
          </w:p>
          <w:p w14:paraId="1370717B" w14:textId="77777777" w:rsidR="000751EA" w:rsidRPr="005B7BBA" w:rsidRDefault="000751EA" w:rsidP="00027176">
            <w:pPr>
              <w:pStyle w:val="TableText"/>
            </w:pPr>
            <w:r w:rsidRPr="00027176">
              <w:t>This field classifies providers according to the type of license or accreditation they hold.</w:t>
            </w:r>
          </w:p>
        </w:tc>
        <w:tc>
          <w:tcPr>
            <w:tcW w:w="1136" w:type="dxa"/>
            <w:tcMar>
              <w:left w:w="58" w:type="dxa"/>
              <w:right w:w="58" w:type="dxa"/>
            </w:tcMar>
          </w:tcPr>
          <w:p w14:paraId="5BBE2B56" w14:textId="77777777" w:rsidR="000751EA" w:rsidRPr="005B7BBA" w:rsidRDefault="000751EA" w:rsidP="000751EA">
            <w:pPr>
              <w:pStyle w:val="TableText"/>
            </w:pPr>
            <w:r w:rsidRPr="005B7BBA">
              <w:t>2 C</w:t>
            </w:r>
          </w:p>
        </w:tc>
        <w:tc>
          <w:tcPr>
            <w:tcW w:w="2340" w:type="dxa"/>
            <w:tcMar>
              <w:left w:w="58" w:type="dxa"/>
              <w:right w:w="58" w:type="dxa"/>
            </w:tcMar>
          </w:tcPr>
          <w:p w14:paraId="2991702A" w14:textId="1347BCB9" w:rsidR="000751EA" w:rsidRPr="005B7BBA" w:rsidRDefault="000751EA" w:rsidP="000751EA">
            <w:pPr>
              <w:pStyle w:val="TableText"/>
            </w:pPr>
            <w:r w:rsidRPr="005B7BBA">
              <w:t xml:space="preserve">See Basic values document </w:t>
            </w:r>
            <w:hyperlink r:id="rId1246" w:history="1">
              <w:r w:rsidRPr="00697695">
                <w:rPr>
                  <w:rStyle w:val="Hyperlink"/>
                </w:rPr>
                <w:t>S0105010</w:t>
              </w:r>
            </w:hyperlink>
          </w:p>
        </w:tc>
        <w:tc>
          <w:tcPr>
            <w:tcW w:w="837" w:type="dxa"/>
            <w:tcMar>
              <w:left w:w="58" w:type="dxa"/>
              <w:right w:w="58" w:type="dxa"/>
            </w:tcMar>
          </w:tcPr>
          <w:p w14:paraId="4B88C0A4" w14:textId="77777777" w:rsidR="000751EA" w:rsidRPr="005B7BBA" w:rsidRDefault="000751EA" w:rsidP="000751EA">
            <w:pPr>
              <w:pStyle w:val="TableText"/>
            </w:pPr>
            <w:r>
              <w:t>Spaces</w:t>
            </w:r>
          </w:p>
        </w:tc>
        <w:tc>
          <w:tcPr>
            <w:tcW w:w="438" w:type="dxa"/>
          </w:tcPr>
          <w:p w14:paraId="5853350F" w14:textId="77777777" w:rsidR="000751EA" w:rsidRPr="005B7BBA" w:rsidRDefault="000751EA" w:rsidP="000751EA">
            <w:pPr>
              <w:pStyle w:val="TableText"/>
            </w:pPr>
            <w:r w:rsidRPr="005B7BBA">
              <w:t>X</w:t>
            </w:r>
          </w:p>
        </w:tc>
        <w:tc>
          <w:tcPr>
            <w:tcW w:w="438" w:type="dxa"/>
          </w:tcPr>
          <w:p w14:paraId="0B27665B" w14:textId="77777777" w:rsidR="000751EA" w:rsidRPr="005B7BBA" w:rsidRDefault="000751EA" w:rsidP="000751EA">
            <w:pPr>
              <w:pStyle w:val="TableText"/>
            </w:pPr>
            <w:r w:rsidRPr="005B7BBA">
              <w:t>X</w:t>
            </w:r>
          </w:p>
        </w:tc>
        <w:tc>
          <w:tcPr>
            <w:tcW w:w="439" w:type="dxa"/>
          </w:tcPr>
          <w:p w14:paraId="018E65BD" w14:textId="77777777" w:rsidR="000751EA" w:rsidRPr="005B7BBA" w:rsidRDefault="000751EA" w:rsidP="000751EA">
            <w:pPr>
              <w:pStyle w:val="TableText"/>
            </w:pPr>
            <w:r w:rsidRPr="005B7BBA">
              <w:t>X</w:t>
            </w:r>
          </w:p>
        </w:tc>
      </w:tr>
      <w:tr w:rsidR="000751EA" w14:paraId="6B589F63" w14:textId="77777777" w:rsidTr="007A4858">
        <w:trPr>
          <w:cantSplit/>
        </w:trPr>
        <w:tc>
          <w:tcPr>
            <w:tcW w:w="802" w:type="dxa"/>
            <w:tcMar>
              <w:left w:w="58" w:type="dxa"/>
              <w:right w:w="58" w:type="dxa"/>
            </w:tcMar>
          </w:tcPr>
          <w:p w14:paraId="42783FB1" w14:textId="32C478EB" w:rsidR="000751EA" w:rsidRPr="005B7BBA" w:rsidRDefault="000751EA" w:rsidP="000751EA">
            <w:pPr>
              <w:pStyle w:val="TableText"/>
            </w:pPr>
            <w:r w:rsidRPr="005B7BBA">
              <w:t>204</w:t>
            </w:r>
            <w:r w:rsidR="005B7717">
              <w:t xml:space="preserve"> – </w:t>
            </w:r>
            <w:r w:rsidRPr="005B7BBA">
              <w:t>205</w:t>
            </w:r>
          </w:p>
        </w:tc>
        <w:tc>
          <w:tcPr>
            <w:tcW w:w="2250" w:type="dxa"/>
            <w:tcMar>
              <w:left w:w="58" w:type="dxa"/>
              <w:right w:w="58" w:type="dxa"/>
            </w:tcMar>
          </w:tcPr>
          <w:p w14:paraId="1A3048FD" w14:textId="77777777" w:rsidR="000751EA" w:rsidRPr="005B7BBA" w:rsidRDefault="000751EA" w:rsidP="000751EA">
            <w:pPr>
              <w:pStyle w:val="TableText"/>
            </w:pPr>
            <w:r w:rsidRPr="005B7BBA">
              <w:t>DTL PERF PROV SPECIALTY</w:t>
            </w:r>
          </w:p>
        </w:tc>
        <w:tc>
          <w:tcPr>
            <w:tcW w:w="2970" w:type="dxa"/>
            <w:tcMar>
              <w:left w:w="58" w:type="dxa"/>
              <w:right w:w="58" w:type="dxa"/>
            </w:tcMar>
          </w:tcPr>
          <w:p w14:paraId="496CC3AA" w14:textId="59107FCF" w:rsidR="000751EA" w:rsidRPr="005B7BBA" w:rsidRDefault="000751EA" w:rsidP="000751EA">
            <w:pPr>
              <w:pStyle w:val="TableText"/>
            </w:pPr>
            <w:r w:rsidRPr="005B7BBA">
              <w:t>:P:IDR-</w:t>
            </w:r>
            <w:hyperlink r:id="rId1247" w:history="1">
              <w:r w:rsidRPr="00697695">
                <w:rPr>
                  <w:rStyle w:val="Hyperlink"/>
                </w:rPr>
                <w:t>PER</w:t>
              </w:r>
              <w:bookmarkStart w:id="1533" w:name="_Hlt500219510"/>
              <w:r w:rsidRPr="00697695">
                <w:rPr>
                  <w:rStyle w:val="Hyperlink"/>
                </w:rPr>
                <w:t>F</w:t>
              </w:r>
              <w:bookmarkStart w:id="1534" w:name="_Hlt506778465"/>
              <w:bookmarkEnd w:id="1533"/>
              <w:r w:rsidRPr="00697695">
                <w:rPr>
                  <w:rStyle w:val="Hyperlink"/>
                </w:rPr>
                <w:t>-</w:t>
              </w:r>
              <w:bookmarkStart w:id="1535" w:name="_Hlt517152572"/>
              <w:bookmarkEnd w:id="1534"/>
              <w:r w:rsidRPr="00697695">
                <w:rPr>
                  <w:rStyle w:val="Hyperlink"/>
                </w:rPr>
                <w:t>P</w:t>
              </w:r>
              <w:bookmarkEnd w:id="1535"/>
              <w:r w:rsidRPr="00697695">
                <w:rPr>
                  <w:rStyle w:val="Hyperlink"/>
                </w:rPr>
                <w:t>ROV-SPEC</w:t>
              </w:r>
            </w:hyperlink>
          </w:p>
        </w:tc>
        <w:tc>
          <w:tcPr>
            <w:tcW w:w="2734" w:type="dxa"/>
            <w:tcMar>
              <w:left w:w="58" w:type="dxa"/>
              <w:right w:w="58" w:type="dxa"/>
            </w:tcMar>
          </w:tcPr>
          <w:p w14:paraId="6C9B1B9C" w14:textId="77777777" w:rsidR="000751EA" w:rsidRDefault="000751EA" w:rsidP="000751EA">
            <w:pPr>
              <w:pStyle w:val="TableText"/>
            </w:pPr>
            <w:r w:rsidRPr="005B7BBA">
              <w:t>Detail performing provider specialty</w:t>
            </w:r>
          </w:p>
          <w:p w14:paraId="157F1B1F" w14:textId="505D7E1F" w:rsidR="000751EA" w:rsidRPr="005B7BBA" w:rsidRDefault="000751EA" w:rsidP="000751EA">
            <w:pPr>
              <w:pStyle w:val="TableText"/>
            </w:pPr>
            <w:r w:rsidRPr="00415BBF">
              <w:rPr>
                <w:rFonts w:cs="Arial"/>
                <w:color w:val="000000"/>
              </w:rPr>
              <w:t>This field is used to store the two-character primary specialty code of the performing provider. CMS DEFINED</w:t>
            </w:r>
            <w:r w:rsidR="00027176">
              <w:rPr>
                <w:rFonts w:cs="Arial"/>
                <w:color w:val="000000"/>
              </w:rPr>
              <w:t>.</w:t>
            </w:r>
          </w:p>
        </w:tc>
        <w:tc>
          <w:tcPr>
            <w:tcW w:w="1136" w:type="dxa"/>
            <w:tcMar>
              <w:left w:w="58" w:type="dxa"/>
              <w:right w:w="58" w:type="dxa"/>
            </w:tcMar>
          </w:tcPr>
          <w:p w14:paraId="48403A05" w14:textId="77777777" w:rsidR="000751EA" w:rsidRPr="005B7BBA" w:rsidRDefault="000751EA" w:rsidP="000751EA">
            <w:pPr>
              <w:pStyle w:val="TableText"/>
            </w:pPr>
            <w:r w:rsidRPr="005B7BBA">
              <w:t>2 C</w:t>
            </w:r>
          </w:p>
        </w:tc>
        <w:tc>
          <w:tcPr>
            <w:tcW w:w="2340" w:type="dxa"/>
            <w:tcMar>
              <w:left w:w="58" w:type="dxa"/>
              <w:right w:w="58" w:type="dxa"/>
            </w:tcMar>
          </w:tcPr>
          <w:p w14:paraId="62FEAFC6" w14:textId="5CFF6693" w:rsidR="000751EA" w:rsidRPr="005B7BBA" w:rsidRDefault="000751EA" w:rsidP="000751EA">
            <w:pPr>
              <w:pStyle w:val="TableText"/>
            </w:pPr>
            <w:r w:rsidRPr="005B7BBA">
              <w:t xml:space="preserve">See Basic values document </w:t>
            </w:r>
            <w:hyperlink r:id="rId1248" w:history="1">
              <w:r w:rsidRPr="00697695">
                <w:rPr>
                  <w:rStyle w:val="Hyperlink"/>
                </w:rPr>
                <w:t>S0106010</w:t>
              </w:r>
            </w:hyperlink>
          </w:p>
        </w:tc>
        <w:tc>
          <w:tcPr>
            <w:tcW w:w="837" w:type="dxa"/>
            <w:tcMar>
              <w:left w:w="58" w:type="dxa"/>
              <w:right w:w="58" w:type="dxa"/>
            </w:tcMar>
          </w:tcPr>
          <w:p w14:paraId="5FAA3697" w14:textId="77777777" w:rsidR="000751EA" w:rsidRPr="005B7BBA" w:rsidRDefault="000751EA" w:rsidP="000751EA">
            <w:pPr>
              <w:pStyle w:val="TableText"/>
            </w:pPr>
            <w:r>
              <w:t>Spaces</w:t>
            </w:r>
          </w:p>
        </w:tc>
        <w:tc>
          <w:tcPr>
            <w:tcW w:w="438" w:type="dxa"/>
          </w:tcPr>
          <w:p w14:paraId="1FFD1BC5" w14:textId="77777777" w:rsidR="000751EA" w:rsidRPr="005B7BBA" w:rsidRDefault="000751EA" w:rsidP="000751EA">
            <w:pPr>
              <w:pStyle w:val="TableText"/>
            </w:pPr>
            <w:r w:rsidRPr="005B7BBA">
              <w:t>X</w:t>
            </w:r>
          </w:p>
        </w:tc>
        <w:tc>
          <w:tcPr>
            <w:tcW w:w="438" w:type="dxa"/>
          </w:tcPr>
          <w:p w14:paraId="4C1F1108" w14:textId="77777777" w:rsidR="000751EA" w:rsidRPr="005B7BBA" w:rsidRDefault="000751EA" w:rsidP="000751EA">
            <w:pPr>
              <w:pStyle w:val="TableText"/>
            </w:pPr>
            <w:r w:rsidRPr="005B7BBA">
              <w:t>X</w:t>
            </w:r>
          </w:p>
        </w:tc>
        <w:tc>
          <w:tcPr>
            <w:tcW w:w="439" w:type="dxa"/>
          </w:tcPr>
          <w:p w14:paraId="5EDD5026" w14:textId="77777777" w:rsidR="000751EA" w:rsidRPr="005B7BBA" w:rsidRDefault="000751EA" w:rsidP="000751EA">
            <w:pPr>
              <w:pStyle w:val="TableText"/>
            </w:pPr>
            <w:r w:rsidRPr="005B7BBA">
              <w:t>X</w:t>
            </w:r>
          </w:p>
        </w:tc>
      </w:tr>
      <w:tr w:rsidR="000751EA" w14:paraId="7ECD8745" w14:textId="77777777" w:rsidTr="007A4858">
        <w:trPr>
          <w:cantSplit/>
        </w:trPr>
        <w:tc>
          <w:tcPr>
            <w:tcW w:w="802" w:type="dxa"/>
            <w:tcMar>
              <w:left w:w="58" w:type="dxa"/>
              <w:right w:w="58" w:type="dxa"/>
            </w:tcMar>
          </w:tcPr>
          <w:p w14:paraId="41E79426" w14:textId="77777777" w:rsidR="000751EA" w:rsidRPr="005B7BBA" w:rsidRDefault="000751EA" w:rsidP="000751EA">
            <w:pPr>
              <w:pStyle w:val="TableText"/>
            </w:pPr>
            <w:r w:rsidRPr="005B7BBA">
              <w:t>206</w:t>
            </w:r>
          </w:p>
        </w:tc>
        <w:tc>
          <w:tcPr>
            <w:tcW w:w="2250" w:type="dxa"/>
            <w:tcMar>
              <w:left w:w="58" w:type="dxa"/>
              <w:right w:w="58" w:type="dxa"/>
            </w:tcMar>
          </w:tcPr>
          <w:p w14:paraId="6C2B40F5" w14:textId="77777777" w:rsidR="000751EA" w:rsidRPr="005B7BBA" w:rsidRDefault="000751EA" w:rsidP="000751EA">
            <w:pPr>
              <w:pStyle w:val="TableText"/>
            </w:pPr>
            <w:r w:rsidRPr="005B7BBA">
              <w:t>DTL PERF PROV GROUP INDICATOR</w:t>
            </w:r>
          </w:p>
        </w:tc>
        <w:tc>
          <w:tcPr>
            <w:tcW w:w="2970" w:type="dxa"/>
            <w:tcMar>
              <w:left w:w="58" w:type="dxa"/>
              <w:right w:w="58" w:type="dxa"/>
            </w:tcMar>
          </w:tcPr>
          <w:p w14:paraId="5267D7F6" w14:textId="53C00F61" w:rsidR="000751EA" w:rsidRPr="005B7BBA" w:rsidRDefault="000751EA" w:rsidP="000751EA">
            <w:pPr>
              <w:pStyle w:val="TableText"/>
            </w:pPr>
            <w:r w:rsidRPr="005B7BBA">
              <w:t>:P:IDR-</w:t>
            </w:r>
            <w:hyperlink r:id="rId1249" w:history="1">
              <w:r w:rsidRPr="00697695">
                <w:rPr>
                  <w:rStyle w:val="Hyperlink"/>
                </w:rPr>
                <w:t>P</w:t>
              </w:r>
              <w:bookmarkStart w:id="1536" w:name="_Hlt527342829"/>
              <w:r w:rsidRPr="00697695">
                <w:rPr>
                  <w:rStyle w:val="Hyperlink"/>
                </w:rPr>
                <w:t>E</w:t>
              </w:r>
              <w:bookmarkEnd w:id="1536"/>
              <w:r w:rsidRPr="00697695">
                <w:rPr>
                  <w:rStyle w:val="Hyperlink"/>
                </w:rPr>
                <w:t>R</w:t>
              </w:r>
              <w:bookmarkStart w:id="1537" w:name="_Hlt500219548"/>
              <w:r w:rsidRPr="00697695">
                <w:rPr>
                  <w:rStyle w:val="Hyperlink"/>
                </w:rPr>
                <w:t>F</w:t>
              </w:r>
              <w:bookmarkStart w:id="1538" w:name="_Hlt514744516"/>
              <w:bookmarkEnd w:id="1537"/>
              <w:r w:rsidRPr="00697695">
                <w:rPr>
                  <w:rStyle w:val="Hyperlink"/>
                </w:rPr>
                <w:t>-</w:t>
              </w:r>
              <w:bookmarkStart w:id="1539" w:name="_Hlt12254871"/>
              <w:bookmarkEnd w:id="1538"/>
              <w:r w:rsidRPr="00697695">
                <w:rPr>
                  <w:rStyle w:val="Hyperlink"/>
                </w:rPr>
                <w:t>P</w:t>
              </w:r>
              <w:bookmarkStart w:id="1540" w:name="_Hlt527342833"/>
              <w:bookmarkEnd w:id="1539"/>
              <w:r w:rsidRPr="00697695">
                <w:rPr>
                  <w:rStyle w:val="Hyperlink"/>
                </w:rPr>
                <w:t>R</w:t>
              </w:r>
              <w:bookmarkStart w:id="1541" w:name="_Hlt517152575"/>
              <w:bookmarkEnd w:id="1540"/>
              <w:r w:rsidRPr="00697695">
                <w:rPr>
                  <w:rStyle w:val="Hyperlink"/>
                </w:rPr>
                <w:t>O</w:t>
              </w:r>
              <w:bookmarkEnd w:id="1541"/>
              <w:r w:rsidRPr="00697695">
                <w:rPr>
                  <w:rStyle w:val="Hyperlink"/>
                </w:rPr>
                <w:t>V-GROUP</w:t>
              </w:r>
            </w:hyperlink>
          </w:p>
        </w:tc>
        <w:tc>
          <w:tcPr>
            <w:tcW w:w="2734" w:type="dxa"/>
            <w:tcMar>
              <w:left w:w="58" w:type="dxa"/>
              <w:right w:w="58" w:type="dxa"/>
            </w:tcMar>
          </w:tcPr>
          <w:p w14:paraId="74D4D400" w14:textId="77777777" w:rsidR="000751EA" w:rsidRDefault="000751EA" w:rsidP="000751EA">
            <w:pPr>
              <w:pStyle w:val="TableText"/>
              <w:rPr>
                <w:rFonts w:cs="Arial"/>
                <w:color w:val="000000"/>
              </w:rPr>
            </w:pPr>
            <w:r w:rsidRPr="00415BBF">
              <w:rPr>
                <w:rFonts w:cs="Arial"/>
                <w:color w:val="000000"/>
              </w:rPr>
              <w:t>Detail performing provider group indicator</w:t>
            </w:r>
          </w:p>
          <w:p w14:paraId="23D609D3" w14:textId="41BA692E" w:rsidR="000751EA" w:rsidRPr="005B7BBA" w:rsidRDefault="000751EA" w:rsidP="00027176">
            <w:pPr>
              <w:pStyle w:val="TableText"/>
            </w:pPr>
            <w:r w:rsidRPr="00415BBF">
              <w:rPr>
                <w:rFonts w:cs="Arial"/>
                <w:color w:val="000000"/>
              </w:rPr>
              <w:t>Identifies an individual provider as a member of a specific group or clinic whose members share a common payee name and address.</w:t>
            </w:r>
          </w:p>
        </w:tc>
        <w:tc>
          <w:tcPr>
            <w:tcW w:w="1136" w:type="dxa"/>
            <w:tcMar>
              <w:left w:w="58" w:type="dxa"/>
              <w:right w:w="58" w:type="dxa"/>
            </w:tcMar>
          </w:tcPr>
          <w:p w14:paraId="6543A703" w14:textId="77777777" w:rsidR="000751EA" w:rsidRPr="005B7BBA" w:rsidRDefault="000751EA" w:rsidP="000751EA">
            <w:pPr>
              <w:pStyle w:val="TableText"/>
            </w:pPr>
            <w:r w:rsidRPr="005B7BBA">
              <w:t>1 C</w:t>
            </w:r>
          </w:p>
        </w:tc>
        <w:tc>
          <w:tcPr>
            <w:tcW w:w="2340" w:type="dxa"/>
            <w:tcMar>
              <w:left w:w="58" w:type="dxa"/>
              <w:right w:w="58" w:type="dxa"/>
            </w:tcMar>
          </w:tcPr>
          <w:p w14:paraId="6F6B033E" w14:textId="77777777" w:rsidR="000751EA" w:rsidRPr="00544B71" w:rsidRDefault="000751EA" w:rsidP="000751EA">
            <w:pPr>
              <w:pStyle w:val="TableText"/>
            </w:pPr>
            <w:r w:rsidRPr="0042502A">
              <w:rPr>
                <w:b/>
              </w:rPr>
              <w:t>Valid Values:</w:t>
            </w:r>
          </w:p>
          <w:p w14:paraId="7768439A" w14:textId="629FE0F2" w:rsidR="000751EA" w:rsidRPr="005B7BBA" w:rsidRDefault="000751EA" w:rsidP="00027176">
            <w:pPr>
              <w:pStyle w:val="TableText"/>
            </w:pPr>
            <w:r w:rsidRPr="0023443A">
              <w:t xml:space="preserve">G </w:t>
            </w:r>
            <w:r w:rsidR="00027176">
              <w:t xml:space="preserve">– </w:t>
            </w:r>
            <w:r w:rsidRPr="0023443A">
              <w:t>If Group Provider, otherwise blank</w:t>
            </w:r>
          </w:p>
        </w:tc>
        <w:tc>
          <w:tcPr>
            <w:tcW w:w="837" w:type="dxa"/>
            <w:tcMar>
              <w:left w:w="58" w:type="dxa"/>
              <w:right w:w="58" w:type="dxa"/>
            </w:tcMar>
          </w:tcPr>
          <w:p w14:paraId="75F6624E" w14:textId="77777777" w:rsidR="000751EA" w:rsidRPr="005B7BBA" w:rsidRDefault="000751EA" w:rsidP="000751EA">
            <w:pPr>
              <w:pStyle w:val="TableText"/>
            </w:pPr>
            <w:r>
              <w:t>Spaces</w:t>
            </w:r>
          </w:p>
        </w:tc>
        <w:tc>
          <w:tcPr>
            <w:tcW w:w="438" w:type="dxa"/>
          </w:tcPr>
          <w:p w14:paraId="082631D1" w14:textId="77777777" w:rsidR="000751EA" w:rsidRPr="005B7BBA" w:rsidRDefault="000751EA" w:rsidP="000751EA">
            <w:pPr>
              <w:pStyle w:val="TableText"/>
            </w:pPr>
            <w:r>
              <w:t>-</w:t>
            </w:r>
          </w:p>
        </w:tc>
        <w:tc>
          <w:tcPr>
            <w:tcW w:w="438" w:type="dxa"/>
          </w:tcPr>
          <w:p w14:paraId="3C51CC8F" w14:textId="77777777" w:rsidR="000751EA" w:rsidRPr="005B7BBA" w:rsidRDefault="000751EA" w:rsidP="000751EA">
            <w:pPr>
              <w:pStyle w:val="TableText"/>
            </w:pPr>
            <w:r w:rsidRPr="005B7BBA">
              <w:t>X</w:t>
            </w:r>
          </w:p>
        </w:tc>
        <w:tc>
          <w:tcPr>
            <w:tcW w:w="439" w:type="dxa"/>
          </w:tcPr>
          <w:p w14:paraId="2921552E" w14:textId="77777777" w:rsidR="000751EA" w:rsidRPr="005B7BBA" w:rsidRDefault="000751EA" w:rsidP="000751EA">
            <w:pPr>
              <w:pStyle w:val="TableText"/>
            </w:pPr>
            <w:r w:rsidRPr="005B7BBA">
              <w:t>X</w:t>
            </w:r>
          </w:p>
        </w:tc>
      </w:tr>
      <w:tr w:rsidR="000751EA" w14:paraId="2F8691BC" w14:textId="77777777" w:rsidTr="007A4858">
        <w:trPr>
          <w:cantSplit/>
        </w:trPr>
        <w:tc>
          <w:tcPr>
            <w:tcW w:w="802" w:type="dxa"/>
            <w:tcMar>
              <w:left w:w="58" w:type="dxa"/>
              <w:right w:w="58" w:type="dxa"/>
            </w:tcMar>
          </w:tcPr>
          <w:p w14:paraId="2DCB5FCC" w14:textId="0D0E23C3" w:rsidR="000751EA" w:rsidRPr="005B7BBA" w:rsidRDefault="000751EA" w:rsidP="000751EA">
            <w:pPr>
              <w:pStyle w:val="TableText"/>
            </w:pPr>
            <w:r w:rsidRPr="005B7BBA">
              <w:t>207</w:t>
            </w:r>
            <w:r w:rsidR="005B7717">
              <w:t xml:space="preserve"> – </w:t>
            </w:r>
            <w:r w:rsidRPr="005B7BBA">
              <w:t>208</w:t>
            </w:r>
          </w:p>
        </w:tc>
        <w:tc>
          <w:tcPr>
            <w:tcW w:w="2250" w:type="dxa"/>
            <w:tcMar>
              <w:left w:w="58" w:type="dxa"/>
              <w:right w:w="58" w:type="dxa"/>
            </w:tcMar>
          </w:tcPr>
          <w:p w14:paraId="6E26E727" w14:textId="77777777" w:rsidR="000751EA" w:rsidRPr="005B7BBA" w:rsidRDefault="000751EA" w:rsidP="000751EA">
            <w:pPr>
              <w:pStyle w:val="TableText"/>
            </w:pPr>
            <w:r w:rsidRPr="005B7BBA">
              <w:t>DTL PERF PROV PRICING SPECIALTY</w:t>
            </w:r>
          </w:p>
        </w:tc>
        <w:tc>
          <w:tcPr>
            <w:tcW w:w="2970" w:type="dxa"/>
            <w:tcMar>
              <w:left w:w="58" w:type="dxa"/>
              <w:right w:w="58" w:type="dxa"/>
            </w:tcMar>
          </w:tcPr>
          <w:p w14:paraId="657EBF66" w14:textId="45CF69B1" w:rsidR="000751EA" w:rsidRPr="005B7BBA" w:rsidRDefault="000751EA" w:rsidP="000751EA">
            <w:pPr>
              <w:pStyle w:val="TableText"/>
            </w:pPr>
            <w:r w:rsidRPr="005B7BBA">
              <w:t>:P:IDR-</w:t>
            </w:r>
            <w:bookmarkStart w:id="1542" w:name="_Hlt527343084"/>
            <w:r w:rsidRPr="00697695">
              <w:rPr>
                <w:rStyle w:val="Hyperlink"/>
              </w:rPr>
              <w:fldChar w:fldCharType="begin"/>
            </w:r>
            <w:r w:rsidR="00672280">
              <w:rPr>
                <w:rStyle w:val="Hyperlink"/>
              </w:rPr>
              <w:instrText>HYPERLINK "..\\..\\DataDictionary\\COBOL\\PE\\PERF-PRICE-SPEC.docx"</w:instrText>
            </w:r>
            <w:r w:rsidRPr="00697695">
              <w:rPr>
                <w:rStyle w:val="Hyperlink"/>
              </w:rPr>
            </w:r>
            <w:r w:rsidRPr="00697695">
              <w:rPr>
                <w:rStyle w:val="Hyperlink"/>
              </w:rPr>
              <w:fldChar w:fldCharType="separate"/>
            </w:r>
            <w:r w:rsidRPr="00697695">
              <w:rPr>
                <w:rStyle w:val="Hyperlink"/>
              </w:rPr>
              <w:t>PER</w:t>
            </w:r>
            <w:bookmarkStart w:id="1543" w:name="_Hlt500219575"/>
            <w:r w:rsidRPr="00697695">
              <w:rPr>
                <w:rStyle w:val="Hyperlink"/>
              </w:rPr>
              <w:t>F</w:t>
            </w:r>
            <w:bookmarkStart w:id="1544" w:name="_Hlt527342919"/>
            <w:bookmarkEnd w:id="1543"/>
            <w:r w:rsidRPr="00697695">
              <w:rPr>
                <w:rStyle w:val="Hyperlink"/>
              </w:rPr>
              <w:t>-</w:t>
            </w:r>
            <w:bookmarkEnd w:id="1544"/>
            <w:r w:rsidRPr="00697695">
              <w:rPr>
                <w:rStyle w:val="Hyperlink"/>
              </w:rPr>
              <w:t>P</w:t>
            </w:r>
            <w:bookmarkStart w:id="1545" w:name="_Hlt30574831"/>
            <w:bookmarkStart w:id="1546" w:name="_Hlt506778235"/>
            <w:bookmarkEnd w:id="1545"/>
            <w:r w:rsidRPr="00697695">
              <w:rPr>
                <w:rStyle w:val="Hyperlink"/>
              </w:rPr>
              <w:t>R</w:t>
            </w:r>
            <w:bookmarkEnd w:id="1546"/>
            <w:r w:rsidRPr="00697695">
              <w:rPr>
                <w:rStyle w:val="Hyperlink"/>
              </w:rPr>
              <w:t>ICE</w:t>
            </w:r>
            <w:bookmarkStart w:id="1547" w:name="_Hlt517152578"/>
            <w:r w:rsidRPr="00697695">
              <w:rPr>
                <w:rStyle w:val="Hyperlink"/>
              </w:rPr>
              <w:t>-</w:t>
            </w:r>
            <w:bookmarkEnd w:id="1547"/>
            <w:r w:rsidRPr="00697695">
              <w:rPr>
                <w:rStyle w:val="Hyperlink"/>
              </w:rPr>
              <w:t>SPEC</w:t>
            </w:r>
            <w:r w:rsidRPr="00697695">
              <w:rPr>
                <w:rStyle w:val="Hyperlink"/>
              </w:rPr>
              <w:fldChar w:fldCharType="end"/>
            </w:r>
            <w:bookmarkEnd w:id="1542"/>
          </w:p>
        </w:tc>
        <w:tc>
          <w:tcPr>
            <w:tcW w:w="2734" w:type="dxa"/>
            <w:tcMar>
              <w:left w:w="58" w:type="dxa"/>
              <w:right w:w="58" w:type="dxa"/>
            </w:tcMar>
          </w:tcPr>
          <w:p w14:paraId="4A818C30" w14:textId="77777777" w:rsidR="000751EA" w:rsidRPr="005B7BBA" w:rsidRDefault="000751EA" w:rsidP="000751EA">
            <w:pPr>
              <w:pStyle w:val="TableText"/>
            </w:pPr>
            <w:r w:rsidRPr="005B7BBA">
              <w:t>Detail performing provider pricing spec</w:t>
            </w:r>
          </w:p>
        </w:tc>
        <w:tc>
          <w:tcPr>
            <w:tcW w:w="1136" w:type="dxa"/>
            <w:tcMar>
              <w:left w:w="58" w:type="dxa"/>
              <w:right w:w="58" w:type="dxa"/>
            </w:tcMar>
          </w:tcPr>
          <w:p w14:paraId="66EBE8FF" w14:textId="77777777" w:rsidR="000751EA" w:rsidRPr="005B7BBA" w:rsidRDefault="000751EA" w:rsidP="000751EA">
            <w:pPr>
              <w:pStyle w:val="TableText"/>
            </w:pPr>
            <w:r w:rsidRPr="005B7BBA">
              <w:t>2 C</w:t>
            </w:r>
          </w:p>
        </w:tc>
        <w:tc>
          <w:tcPr>
            <w:tcW w:w="2340" w:type="dxa"/>
            <w:tcMar>
              <w:left w:w="58" w:type="dxa"/>
              <w:right w:w="58" w:type="dxa"/>
            </w:tcMar>
          </w:tcPr>
          <w:p w14:paraId="03567D7F" w14:textId="18494464" w:rsidR="000751EA" w:rsidRPr="005B7BBA" w:rsidRDefault="000751EA" w:rsidP="000751EA">
            <w:pPr>
              <w:pStyle w:val="TableText"/>
            </w:pPr>
            <w:r w:rsidRPr="005B7BBA">
              <w:t xml:space="preserve">See Basic values document </w:t>
            </w:r>
            <w:hyperlink r:id="rId1250" w:history="1">
              <w:r w:rsidRPr="00697695">
                <w:rPr>
                  <w:rStyle w:val="Hyperlink"/>
                </w:rPr>
                <w:t>S0106010</w:t>
              </w:r>
            </w:hyperlink>
          </w:p>
        </w:tc>
        <w:tc>
          <w:tcPr>
            <w:tcW w:w="837" w:type="dxa"/>
            <w:tcMar>
              <w:left w:w="58" w:type="dxa"/>
              <w:right w:w="58" w:type="dxa"/>
            </w:tcMar>
          </w:tcPr>
          <w:p w14:paraId="2819121B" w14:textId="77777777" w:rsidR="000751EA" w:rsidRPr="005B7BBA" w:rsidRDefault="000751EA" w:rsidP="000751EA">
            <w:pPr>
              <w:pStyle w:val="TableText"/>
            </w:pPr>
            <w:r>
              <w:t>Spaces</w:t>
            </w:r>
          </w:p>
        </w:tc>
        <w:tc>
          <w:tcPr>
            <w:tcW w:w="438" w:type="dxa"/>
          </w:tcPr>
          <w:p w14:paraId="64D86CA6" w14:textId="77777777" w:rsidR="000751EA" w:rsidRPr="005B7BBA" w:rsidRDefault="000751EA" w:rsidP="000751EA">
            <w:pPr>
              <w:pStyle w:val="TableText"/>
            </w:pPr>
            <w:r w:rsidRPr="005B7BBA">
              <w:t>X</w:t>
            </w:r>
          </w:p>
        </w:tc>
        <w:tc>
          <w:tcPr>
            <w:tcW w:w="438" w:type="dxa"/>
          </w:tcPr>
          <w:p w14:paraId="5DCD0A26" w14:textId="77777777" w:rsidR="000751EA" w:rsidRPr="005B7BBA" w:rsidRDefault="000751EA" w:rsidP="000751EA">
            <w:pPr>
              <w:pStyle w:val="TableText"/>
            </w:pPr>
            <w:r w:rsidRPr="005B7BBA">
              <w:t>X</w:t>
            </w:r>
          </w:p>
        </w:tc>
        <w:tc>
          <w:tcPr>
            <w:tcW w:w="439" w:type="dxa"/>
          </w:tcPr>
          <w:p w14:paraId="1E0B3896" w14:textId="77777777" w:rsidR="000751EA" w:rsidRPr="005B7BBA" w:rsidRDefault="000751EA" w:rsidP="000751EA">
            <w:pPr>
              <w:pStyle w:val="TableText"/>
            </w:pPr>
            <w:r w:rsidRPr="005B7BBA">
              <w:t>X</w:t>
            </w:r>
          </w:p>
        </w:tc>
      </w:tr>
      <w:tr w:rsidR="000751EA" w14:paraId="5DDB0B76" w14:textId="77777777" w:rsidTr="007A4858">
        <w:trPr>
          <w:cantSplit/>
        </w:trPr>
        <w:tc>
          <w:tcPr>
            <w:tcW w:w="802" w:type="dxa"/>
            <w:tcMar>
              <w:left w:w="58" w:type="dxa"/>
              <w:right w:w="58" w:type="dxa"/>
            </w:tcMar>
          </w:tcPr>
          <w:p w14:paraId="58919876" w14:textId="7E43B7FE" w:rsidR="000751EA" w:rsidRPr="005B7BBA" w:rsidRDefault="000751EA" w:rsidP="000751EA">
            <w:pPr>
              <w:pStyle w:val="TableText"/>
            </w:pPr>
            <w:r w:rsidRPr="005B7BBA">
              <w:t>209</w:t>
            </w:r>
            <w:r w:rsidR="005B7717">
              <w:t xml:space="preserve"> – </w:t>
            </w:r>
            <w:r w:rsidRPr="005B7BBA">
              <w:t>210</w:t>
            </w:r>
          </w:p>
        </w:tc>
        <w:tc>
          <w:tcPr>
            <w:tcW w:w="2250" w:type="dxa"/>
            <w:tcMar>
              <w:left w:w="58" w:type="dxa"/>
              <w:right w:w="58" w:type="dxa"/>
            </w:tcMar>
          </w:tcPr>
          <w:p w14:paraId="6492C56D" w14:textId="77777777" w:rsidR="000751EA" w:rsidRPr="005B7BBA" w:rsidRDefault="000751EA" w:rsidP="000751EA">
            <w:pPr>
              <w:pStyle w:val="TableText"/>
            </w:pPr>
            <w:r w:rsidRPr="005B7BBA">
              <w:t>DTL PERF PROV COUNTY</w:t>
            </w:r>
          </w:p>
        </w:tc>
        <w:tc>
          <w:tcPr>
            <w:tcW w:w="2970" w:type="dxa"/>
            <w:tcMar>
              <w:left w:w="58" w:type="dxa"/>
              <w:right w:w="58" w:type="dxa"/>
            </w:tcMar>
          </w:tcPr>
          <w:p w14:paraId="6DACC947" w14:textId="760E1A92" w:rsidR="000751EA" w:rsidRPr="005B7BBA" w:rsidRDefault="000751EA" w:rsidP="000751EA">
            <w:pPr>
              <w:pStyle w:val="TableText"/>
            </w:pPr>
            <w:r w:rsidRPr="005B7BBA">
              <w:t>:P:IDR-</w:t>
            </w:r>
            <w:hyperlink r:id="rId1251" w:history="1">
              <w:r w:rsidRPr="00697695">
                <w:rPr>
                  <w:rStyle w:val="Hyperlink"/>
                </w:rPr>
                <w:t>PE</w:t>
              </w:r>
              <w:bookmarkStart w:id="1548" w:name="_Hlt514744560"/>
              <w:r w:rsidRPr="00697695">
                <w:rPr>
                  <w:rStyle w:val="Hyperlink"/>
                </w:rPr>
                <w:t>R</w:t>
              </w:r>
              <w:bookmarkStart w:id="1549" w:name="_Hlt506778203"/>
              <w:bookmarkEnd w:id="1548"/>
              <w:r w:rsidRPr="00697695">
                <w:rPr>
                  <w:rStyle w:val="Hyperlink"/>
                </w:rPr>
                <w:t>F</w:t>
              </w:r>
              <w:bookmarkStart w:id="1550" w:name="_Hlt500219604"/>
              <w:bookmarkEnd w:id="1549"/>
              <w:r w:rsidRPr="00697695">
                <w:rPr>
                  <w:rStyle w:val="Hyperlink"/>
                </w:rPr>
                <w:t>-</w:t>
              </w:r>
              <w:bookmarkStart w:id="1551" w:name="_Hlt28756310"/>
              <w:bookmarkEnd w:id="1550"/>
              <w:r w:rsidRPr="00697695">
                <w:rPr>
                  <w:rStyle w:val="Hyperlink"/>
                </w:rPr>
                <w:t>C</w:t>
              </w:r>
              <w:bookmarkEnd w:id="1551"/>
              <w:r w:rsidRPr="00697695">
                <w:rPr>
                  <w:rStyle w:val="Hyperlink"/>
                </w:rPr>
                <w:t>OUNTY</w:t>
              </w:r>
            </w:hyperlink>
          </w:p>
        </w:tc>
        <w:tc>
          <w:tcPr>
            <w:tcW w:w="2734" w:type="dxa"/>
            <w:tcMar>
              <w:left w:w="58" w:type="dxa"/>
              <w:right w:w="58" w:type="dxa"/>
            </w:tcMar>
          </w:tcPr>
          <w:p w14:paraId="18B28B1A" w14:textId="77777777" w:rsidR="000751EA" w:rsidRDefault="000751EA" w:rsidP="000751EA">
            <w:pPr>
              <w:pStyle w:val="TableText"/>
            </w:pPr>
            <w:r w:rsidRPr="005B7BBA">
              <w:t>Detail performing provider county</w:t>
            </w:r>
          </w:p>
          <w:p w14:paraId="148F23EA" w14:textId="77777777" w:rsidR="000751EA" w:rsidRPr="005B7BBA" w:rsidRDefault="000751EA" w:rsidP="000751EA">
            <w:pPr>
              <w:pStyle w:val="TableText"/>
            </w:pPr>
            <w:r w:rsidRPr="00E01588">
              <w:rPr>
                <w:rFonts w:cs="Arial"/>
                <w:color w:val="000000"/>
              </w:rPr>
              <w:t xml:space="preserve">This field is used to identify the county in which the provider's office is located. Internal values that </w:t>
            </w:r>
            <w:r>
              <w:t>MAC</w:t>
            </w:r>
            <w:r w:rsidRPr="00E01588">
              <w:rPr>
                <w:rFonts w:cs="Arial"/>
                <w:color w:val="000000"/>
              </w:rPr>
              <w:t>s define and are not the same across Shared systems.</w:t>
            </w:r>
          </w:p>
        </w:tc>
        <w:tc>
          <w:tcPr>
            <w:tcW w:w="1136" w:type="dxa"/>
            <w:tcMar>
              <w:left w:w="58" w:type="dxa"/>
              <w:right w:w="58" w:type="dxa"/>
            </w:tcMar>
          </w:tcPr>
          <w:p w14:paraId="526175B7" w14:textId="77777777" w:rsidR="000751EA" w:rsidRPr="005B7BBA" w:rsidRDefault="000751EA" w:rsidP="000751EA">
            <w:pPr>
              <w:pStyle w:val="TableText"/>
            </w:pPr>
            <w:r w:rsidRPr="005B7BBA">
              <w:t>2 C</w:t>
            </w:r>
          </w:p>
        </w:tc>
        <w:tc>
          <w:tcPr>
            <w:tcW w:w="2340" w:type="dxa"/>
            <w:tcMar>
              <w:left w:w="58" w:type="dxa"/>
              <w:right w:w="58" w:type="dxa"/>
            </w:tcMar>
          </w:tcPr>
          <w:p w14:paraId="7FEDBFAC" w14:textId="77777777" w:rsidR="000751EA" w:rsidRPr="005B7BBA" w:rsidRDefault="000751EA" w:rsidP="000751EA">
            <w:pPr>
              <w:pStyle w:val="TableText"/>
            </w:pPr>
            <w:r>
              <w:t>-</w:t>
            </w:r>
          </w:p>
        </w:tc>
        <w:tc>
          <w:tcPr>
            <w:tcW w:w="837" w:type="dxa"/>
            <w:tcMar>
              <w:left w:w="58" w:type="dxa"/>
              <w:right w:w="58" w:type="dxa"/>
            </w:tcMar>
          </w:tcPr>
          <w:p w14:paraId="5EDF33A7" w14:textId="77777777" w:rsidR="000751EA" w:rsidRPr="005B7BBA" w:rsidRDefault="000751EA" w:rsidP="000751EA">
            <w:pPr>
              <w:pStyle w:val="TableText"/>
            </w:pPr>
            <w:r>
              <w:t>Spaces</w:t>
            </w:r>
          </w:p>
        </w:tc>
        <w:tc>
          <w:tcPr>
            <w:tcW w:w="438" w:type="dxa"/>
          </w:tcPr>
          <w:p w14:paraId="33CD6569" w14:textId="77777777" w:rsidR="000751EA" w:rsidRPr="005B7BBA" w:rsidRDefault="000751EA" w:rsidP="000751EA">
            <w:pPr>
              <w:pStyle w:val="TableText"/>
            </w:pPr>
            <w:r w:rsidRPr="005B7BBA">
              <w:t>X</w:t>
            </w:r>
          </w:p>
        </w:tc>
        <w:tc>
          <w:tcPr>
            <w:tcW w:w="438" w:type="dxa"/>
          </w:tcPr>
          <w:p w14:paraId="69B83B84" w14:textId="77777777" w:rsidR="000751EA" w:rsidRPr="005B7BBA" w:rsidRDefault="000751EA" w:rsidP="000751EA">
            <w:pPr>
              <w:pStyle w:val="TableText"/>
            </w:pPr>
            <w:r w:rsidRPr="005B7BBA">
              <w:t>X</w:t>
            </w:r>
          </w:p>
        </w:tc>
        <w:tc>
          <w:tcPr>
            <w:tcW w:w="439" w:type="dxa"/>
          </w:tcPr>
          <w:p w14:paraId="5BD03701" w14:textId="77777777" w:rsidR="000751EA" w:rsidRPr="005B7BBA" w:rsidRDefault="000751EA" w:rsidP="000751EA">
            <w:pPr>
              <w:pStyle w:val="TableText"/>
            </w:pPr>
            <w:r w:rsidRPr="005B7BBA">
              <w:t>X</w:t>
            </w:r>
          </w:p>
        </w:tc>
      </w:tr>
      <w:tr w:rsidR="000751EA" w14:paraId="22113EC6" w14:textId="77777777" w:rsidTr="007A4858">
        <w:trPr>
          <w:cantSplit/>
        </w:trPr>
        <w:tc>
          <w:tcPr>
            <w:tcW w:w="802" w:type="dxa"/>
            <w:tcMar>
              <w:left w:w="58" w:type="dxa"/>
              <w:right w:w="58" w:type="dxa"/>
            </w:tcMar>
          </w:tcPr>
          <w:p w14:paraId="37538F80" w14:textId="77777777" w:rsidR="000751EA" w:rsidRPr="005B7BBA" w:rsidRDefault="000751EA" w:rsidP="000751EA">
            <w:pPr>
              <w:pStyle w:val="TableText"/>
            </w:pPr>
            <w:r w:rsidRPr="005B7BBA">
              <w:t>211</w:t>
            </w:r>
          </w:p>
        </w:tc>
        <w:tc>
          <w:tcPr>
            <w:tcW w:w="2250" w:type="dxa"/>
            <w:tcMar>
              <w:left w:w="58" w:type="dxa"/>
              <w:right w:w="58" w:type="dxa"/>
            </w:tcMar>
          </w:tcPr>
          <w:p w14:paraId="1BB4EEFA" w14:textId="77777777" w:rsidR="000751EA" w:rsidRPr="005B7BBA" w:rsidRDefault="000751EA" w:rsidP="000751EA">
            <w:pPr>
              <w:pStyle w:val="TableText"/>
            </w:pPr>
            <w:r w:rsidRPr="005B7BBA">
              <w:t>DTL PERF PROV STATUS</w:t>
            </w:r>
          </w:p>
        </w:tc>
        <w:tc>
          <w:tcPr>
            <w:tcW w:w="2970" w:type="dxa"/>
            <w:tcMar>
              <w:left w:w="58" w:type="dxa"/>
              <w:right w:w="58" w:type="dxa"/>
            </w:tcMar>
          </w:tcPr>
          <w:p w14:paraId="0740BF9F" w14:textId="25D672FA" w:rsidR="000751EA" w:rsidRPr="005B7BBA" w:rsidRDefault="000751EA" w:rsidP="000751EA">
            <w:pPr>
              <w:pStyle w:val="TableText"/>
            </w:pPr>
            <w:r w:rsidRPr="005B7BBA">
              <w:t>:P:IDR-</w:t>
            </w:r>
            <w:hyperlink r:id="rId1252" w:history="1">
              <w:r w:rsidRPr="00697695">
                <w:rPr>
                  <w:rStyle w:val="Hyperlink"/>
                </w:rPr>
                <w:t>PER</w:t>
              </w:r>
              <w:bookmarkStart w:id="1552" w:name="_Hlt514744567"/>
              <w:r w:rsidRPr="00697695">
                <w:rPr>
                  <w:rStyle w:val="Hyperlink"/>
                </w:rPr>
                <w:t>F</w:t>
              </w:r>
              <w:bookmarkStart w:id="1553" w:name="_Hlt517152588"/>
              <w:bookmarkEnd w:id="1552"/>
              <w:r w:rsidRPr="00697695">
                <w:rPr>
                  <w:rStyle w:val="Hyperlink"/>
                </w:rPr>
                <w:t>-</w:t>
              </w:r>
              <w:bookmarkStart w:id="1554" w:name="_Hlt28756328"/>
              <w:bookmarkEnd w:id="1553"/>
              <w:r w:rsidRPr="00697695">
                <w:rPr>
                  <w:rStyle w:val="Hyperlink"/>
                </w:rPr>
                <w:t>P</w:t>
              </w:r>
              <w:bookmarkStart w:id="1555" w:name="_Hlt500219630"/>
              <w:bookmarkEnd w:id="1554"/>
              <w:r w:rsidRPr="00697695">
                <w:rPr>
                  <w:rStyle w:val="Hyperlink"/>
                </w:rPr>
                <w:t>R</w:t>
              </w:r>
              <w:bookmarkStart w:id="1556" w:name="_Hlt506778175"/>
              <w:bookmarkEnd w:id="1555"/>
              <w:r w:rsidRPr="00697695">
                <w:rPr>
                  <w:rStyle w:val="Hyperlink"/>
                </w:rPr>
                <w:t>O</w:t>
              </w:r>
              <w:bookmarkEnd w:id="1556"/>
              <w:r w:rsidRPr="00697695">
                <w:rPr>
                  <w:rStyle w:val="Hyperlink"/>
                </w:rPr>
                <w:t>V-ST</w:t>
              </w:r>
            </w:hyperlink>
          </w:p>
        </w:tc>
        <w:tc>
          <w:tcPr>
            <w:tcW w:w="2734" w:type="dxa"/>
            <w:tcMar>
              <w:left w:w="58" w:type="dxa"/>
              <w:right w:w="58" w:type="dxa"/>
            </w:tcMar>
          </w:tcPr>
          <w:p w14:paraId="5A03DF39" w14:textId="77777777" w:rsidR="000751EA" w:rsidRDefault="000751EA" w:rsidP="000751EA">
            <w:pPr>
              <w:pStyle w:val="TableText"/>
            </w:pPr>
            <w:r w:rsidRPr="005B7BBA">
              <w:t>Detail performing provider status</w:t>
            </w:r>
          </w:p>
          <w:p w14:paraId="08EAB1D8" w14:textId="438EDDB4" w:rsidR="000751EA" w:rsidRPr="007A4858" w:rsidRDefault="000751EA" w:rsidP="000751EA">
            <w:pPr>
              <w:pStyle w:val="TableText"/>
              <w:rPr>
                <w:rFonts w:cs="Arial"/>
                <w:color w:val="000000"/>
              </w:rPr>
            </w:pPr>
            <w:r w:rsidRPr="00415BBF">
              <w:rPr>
                <w:rFonts w:cs="Arial"/>
                <w:color w:val="000000"/>
              </w:rPr>
              <w:t>This item is used to indicate the status of the performing provider, i.e., participating or not participating with Medicare.</w:t>
            </w:r>
          </w:p>
        </w:tc>
        <w:tc>
          <w:tcPr>
            <w:tcW w:w="1136" w:type="dxa"/>
            <w:tcMar>
              <w:left w:w="58" w:type="dxa"/>
              <w:right w:w="58" w:type="dxa"/>
            </w:tcMar>
          </w:tcPr>
          <w:p w14:paraId="2EB568FC" w14:textId="77777777" w:rsidR="000751EA" w:rsidRPr="005B7BBA" w:rsidRDefault="000751EA" w:rsidP="000751EA">
            <w:pPr>
              <w:pStyle w:val="TableText"/>
            </w:pPr>
            <w:r w:rsidRPr="005B7BBA">
              <w:t>1 C</w:t>
            </w:r>
          </w:p>
        </w:tc>
        <w:tc>
          <w:tcPr>
            <w:tcW w:w="2340" w:type="dxa"/>
            <w:tcMar>
              <w:left w:w="58" w:type="dxa"/>
              <w:right w:w="58" w:type="dxa"/>
            </w:tcMar>
          </w:tcPr>
          <w:p w14:paraId="00896A43" w14:textId="77777777" w:rsidR="000751EA" w:rsidRPr="00544B71" w:rsidRDefault="000751EA" w:rsidP="000751EA">
            <w:pPr>
              <w:pStyle w:val="TableText"/>
            </w:pPr>
            <w:r w:rsidRPr="0042502A">
              <w:rPr>
                <w:b/>
              </w:rPr>
              <w:t>Valid Values:</w:t>
            </w:r>
          </w:p>
          <w:p w14:paraId="32BE303B" w14:textId="390DDCC2" w:rsidR="000751EA" w:rsidRPr="0023443A" w:rsidRDefault="000751EA" w:rsidP="00245396">
            <w:pPr>
              <w:pStyle w:val="TableTextBullet"/>
            </w:pPr>
            <w:r w:rsidRPr="0023443A">
              <w:t xml:space="preserve">N </w:t>
            </w:r>
            <w:r w:rsidR="00027176">
              <w:t xml:space="preserve">– </w:t>
            </w:r>
            <w:r w:rsidRPr="0023443A">
              <w:t>Non</w:t>
            </w:r>
            <w:r w:rsidR="00027176">
              <w:t>-</w:t>
            </w:r>
            <w:r w:rsidRPr="0023443A">
              <w:t>par</w:t>
            </w:r>
          </w:p>
          <w:p w14:paraId="454D2180" w14:textId="6F57C940" w:rsidR="000751EA" w:rsidRPr="005B7BBA" w:rsidRDefault="000751EA" w:rsidP="00245396">
            <w:pPr>
              <w:pStyle w:val="TableTextBullet"/>
            </w:pPr>
            <w:r w:rsidRPr="0023443A">
              <w:t xml:space="preserve">P </w:t>
            </w:r>
            <w:r w:rsidR="00027176">
              <w:t xml:space="preserve">– </w:t>
            </w:r>
            <w:r w:rsidRPr="0023443A">
              <w:t>Par</w:t>
            </w:r>
          </w:p>
        </w:tc>
        <w:tc>
          <w:tcPr>
            <w:tcW w:w="837" w:type="dxa"/>
            <w:tcMar>
              <w:left w:w="58" w:type="dxa"/>
              <w:right w:w="58" w:type="dxa"/>
            </w:tcMar>
          </w:tcPr>
          <w:p w14:paraId="3B0AF737" w14:textId="77777777" w:rsidR="000751EA" w:rsidRPr="005B7BBA" w:rsidRDefault="000751EA" w:rsidP="000751EA">
            <w:pPr>
              <w:pStyle w:val="TableText"/>
            </w:pPr>
            <w:r>
              <w:t>Spaces</w:t>
            </w:r>
          </w:p>
        </w:tc>
        <w:tc>
          <w:tcPr>
            <w:tcW w:w="438" w:type="dxa"/>
          </w:tcPr>
          <w:p w14:paraId="2EBAD4B2" w14:textId="77777777" w:rsidR="000751EA" w:rsidRPr="005B7BBA" w:rsidRDefault="000751EA" w:rsidP="000751EA">
            <w:pPr>
              <w:pStyle w:val="TableText"/>
            </w:pPr>
            <w:r>
              <w:t>-</w:t>
            </w:r>
          </w:p>
        </w:tc>
        <w:tc>
          <w:tcPr>
            <w:tcW w:w="438" w:type="dxa"/>
          </w:tcPr>
          <w:p w14:paraId="507E70BA" w14:textId="77777777" w:rsidR="000751EA" w:rsidRPr="005B7BBA" w:rsidRDefault="000751EA" w:rsidP="000751EA">
            <w:pPr>
              <w:pStyle w:val="TableText"/>
            </w:pPr>
            <w:r w:rsidRPr="005B7BBA">
              <w:t>X</w:t>
            </w:r>
          </w:p>
        </w:tc>
        <w:tc>
          <w:tcPr>
            <w:tcW w:w="439" w:type="dxa"/>
          </w:tcPr>
          <w:p w14:paraId="1DB77507" w14:textId="77777777" w:rsidR="000751EA" w:rsidRPr="005B7BBA" w:rsidRDefault="000751EA" w:rsidP="000751EA">
            <w:pPr>
              <w:pStyle w:val="TableText"/>
            </w:pPr>
            <w:r w:rsidRPr="005B7BBA">
              <w:t>X</w:t>
            </w:r>
          </w:p>
        </w:tc>
      </w:tr>
      <w:tr w:rsidR="000751EA" w14:paraId="2945262C" w14:textId="77777777" w:rsidTr="007A4858">
        <w:trPr>
          <w:cantSplit/>
        </w:trPr>
        <w:tc>
          <w:tcPr>
            <w:tcW w:w="802" w:type="dxa"/>
            <w:tcMar>
              <w:left w:w="58" w:type="dxa"/>
              <w:right w:w="58" w:type="dxa"/>
            </w:tcMar>
          </w:tcPr>
          <w:p w14:paraId="0AA1F25F" w14:textId="77777777" w:rsidR="000751EA" w:rsidRDefault="000751EA" w:rsidP="000751EA">
            <w:pPr>
              <w:pStyle w:val="TableText"/>
            </w:pPr>
            <w:r w:rsidRPr="005B7BBA">
              <w:t>211</w:t>
            </w:r>
          </w:p>
          <w:p w14:paraId="01DBE215" w14:textId="29068E1A" w:rsidR="000751EA" w:rsidRPr="005B7BBA" w:rsidRDefault="00027176" w:rsidP="000751EA">
            <w:pPr>
              <w:pStyle w:val="TableText"/>
            </w:pPr>
            <w:r>
              <w:t>(</w:t>
            </w:r>
            <w:r w:rsidR="000751EA">
              <w:t>Cont’d</w:t>
            </w:r>
            <w:r>
              <w:t>)</w:t>
            </w:r>
          </w:p>
        </w:tc>
        <w:tc>
          <w:tcPr>
            <w:tcW w:w="2250" w:type="dxa"/>
            <w:tcMar>
              <w:left w:w="58" w:type="dxa"/>
              <w:right w:w="58" w:type="dxa"/>
            </w:tcMar>
          </w:tcPr>
          <w:p w14:paraId="6B7D029D" w14:textId="77777777" w:rsidR="000751EA" w:rsidRPr="005B7BBA" w:rsidRDefault="000751EA" w:rsidP="000751EA">
            <w:pPr>
              <w:pStyle w:val="TableText"/>
            </w:pPr>
            <w:r w:rsidRPr="005B7BBA">
              <w:t>DTL PERF PROV STATUS</w:t>
            </w:r>
          </w:p>
        </w:tc>
        <w:tc>
          <w:tcPr>
            <w:tcW w:w="2970" w:type="dxa"/>
            <w:tcMar>
              <w:left w:w="58" w:type="dxa"/>
              <w:right w:w="58" w:type="dxa"/>
            </w:tcMar>
          </w:tcPr>
          <w:p w14:paraId="35DA29B7" w14:textId="07BD2F41" w:rsidR="000751EA" w:rsidRPr="005B7BBA" w:rsidRDefault="000751EA" w:rsidP="000751EA">
            <w:pPr>
              <w:pStyle w:val="TableText"/>
            </w:pPr>
            <w:r w:rsidRPr="005B7BBA">
              <w:t>:P:IDR-</w:t>
            </w:r>
            <w:hyperlink r:id="rId1253" w:history="1">
              <w:r w:rsidRPr="00697695">
                <w:rPr>
                  <w:rStyle w:val="Hyperlink"/>
                </w:rPr>
                <w:t>PERF-PROV-ST</w:t>
              </w:r>
            </w:hyperlink>
          </w:p>
        </w:tc>
        <w:tc>
          <w:tcPr>
            <w:tcW w:w="2734" w:type="dxa"/>
            <w:tcMar>
              <w:left w:w="58" w:type="dxa"/>
              <w:right w:w="58" w:type="dxa"/>
            </w:tcMar>
          </w:tcPr>
          <w:p w14:paraId="0D7F1272" w14:textId="77777777" w:rsidR="000751EA" w:rsidRDefault="000751EA" w:rsidP="000751EA">
            <w:pPr>
              <w:pStyle w:val="TableText"/>
            </w:pPr>
            <w:r w:rsidRPr="005B7BBA">
              <w:t>Detail performing provider status</w:t>
            </w:r>
          </w:p>
          <w:p w14:paraId="0CD1C76C" w14:textId="2AC7DA0D" w:rsidR="007A4858" w:rsidRDefault="007A4858" w:rsidP="000751EA">
            <w:pPr>
              <w:pStyle w:val="TableText"/>
              <w:rPr>
                <w:rFonts w:cs="Arial"/>
                <w:color w:val="000000"/>
              </w:rPr>
            </w:pPr>
            <w:r w:rsidRPr="00415BBF">
              <w:rPr>
                <w:rFonts w:cs="Arial"/>
                <w:color w:val="000000"/>
              </w:rPr>
              <w:t>A participating provider is a provider who signs an agreement with Medicare accepting assignment for services</w:t>
            </w:r>
            <w:r>
              <w:rPr>
                <w:rFonts w:cs="Arial"/>
                <w:color w:val="000000"/>
              </w:rPr>
              <w:t>.</w:t>
            </w:r>
          </w:p>
          <w:p w14:paraId="5EF36565" w14:textId="31CC7C85" w:rsidR="000751EA" w:rsidRPr="005B7BBA" w:rsidRDefault="000751EA" w:rsidP="000751EA">
            <w:pPr>
              <w:pStyle w:val="TableText"/>
            </w:pPr>
            <w:r w:rsidRPr="00415BBF">
              <w:rPr>
                <w:rFonts w:cs="Arial"/>
                <w:color w:val="000000"/>
              </w:rPr>
              <w:t>A participating provider agrees to accept the Medicare payment on a claim as payment in full, and will not charge the beneficiary for any amounts over the Medicare allowed charge.</w:t>
            </w:r>
          </w:p>
        </w:tc>
        <w:tc>
          <w:tcPr>
            <w:tcW w:w="1136" w:type="dxa"/>
            <w:tcMar>
              <w:left w:w="58" w:type="dxa"/>
              <w:right w:w="58" w:type="dxa"/>
            </w:tcMar>
          </w:tcPr>
          <w:p w14:paraId="3A85C68F" w14:textId="77777777" w:rsidR="000751EA" w:rsidRPr="005B7BBA" w:rsidRDefault="000751EA" w:rsidP="000751EA">
            <w:pPr>
              <w:pStyle w:val="TableText"/>
            </w:pPr>
            <w:r w:rsidRPr="005B7BBA">
              <w:t>1 C</w:t>
            </w:r>
          </w:p>
        </w:tc>
        <w:tc>
          <w:tcPr>
            <w:tcW w:w="2340" w:type="dxa"/>
            <w:tcMar>
              <w:left w:w="58" w:type="dxa"/>
              <w:right w:w="58" w:type="dxa"/>
            </w:tcMar>
          </w:tcPr>
          <w:p w14:paraId="391F20E2" w14:textId="77777777" w:rsidR="000751EA" w:rsidRPr="00544B71" w:rsidRDefault="000751EA" w:rsidP="000751EA">
            <w:pPr>
              <w:pStyle w:val="TableText"/>
            </w:pPr>
            <w:r w:rsidRPr="0042502A">
              <w:rPr>
                <w:b/>
              </w:rPr>
              <w:t>Valid Values:</w:t>
            </w:r>
          </w:p>
          <w:p w14:paraId="7A3D5C22" w14:textId="06794007" w:rsidR="000751EA" w:rsidRPr="0023443A" w:rsidRDefault="000751EA" w:rsidP="00245396">
            <w:pPr>
              <w:pStyle w:val="TableTextBullet"/>
            </w:pPr>
            <w:r w:rsidRPr="0023443A">
              <w:t xml:space="preserve">N </w:t>
            </w:r>
            <w:r w:rsidR="00027176">
              <w:t xml:space="preserve">– </w:t>
            </w:r>
            <w:r w:rsidRPr="0023443A">
              <w:t>Non</w:t>
            </w:r>
            <w:r w:rsidR="00027176">
              <w:t>-</w:t>
            </w:r>
            <w:r w:rsidRPr="0023443A">
              <w:t>par</w:t>
            </w:r>
          </w:p>
          <w:p w14:paraId="1F0482FC" w14:textId="49D71921" w:rsidR="000751EA" w:rsidRPr="005B7BBA" w:rsidRDefault="000751EA" w:rsidP="00245396">
            <w:pPr>
              <w:pStyle w:val="TableTextBullet"/>
            </w:pPr>
            <w:r w:rsidRPr="0023443A">
              <w:t xml:space="preserve">P </w:t>
            </w:r>
            <w:r w:rsidR="00027176">
              <w:t xml:space="preserve">– </w:t>
            </w:r>
            <w:r w:rsidRPr="0023443A">
              <w:t>Par</w:t>
            </w:r>
          </w:p>
        </w:tc>
        <w:tc>
          <w:tcPr>
            <w:tcW w:w="837" w:type="dxa"/>
            <w:tcMar>
              <w:left w:w="58" w:type="dxa"/>
              <w:right w:w="58" w:type="dxa"/>
            </w:tcMar>
          </w:tcPr>
          <w:p w14:paraId="0B21B021" w14:textId="77777777" w:rsidR="000751EA" w:rsidRPr="005B7BBA" w:rsidRDefault="000751EA" w:rsidP="000751EA">
            <w:pPr>
              <w:pStyle w:val="TableText"/>
            </w:pPr>
            <w:r>
              <w:t>Spaces</w:t>
            </w:r>
          </w:p>
        </w:tc>
        <w:tc>
          <w:tcPr>
            <w:tcW w:w="438" w:type="dxa"/>
          </w:tcPr>
          <w:p w14:paraId="266E8668" w14:textId="77777777" w:rsidR="000751EA" w:rsidRPr="005B7BBA" w:rsidRDefault="000751EA" w:rsidP="000751EA">
            <w:pPr>
              <w:pStyle w:val="TableText"/>
            </w:pPr>
            <w:r>
              <w:t>-</w:t>
            </w:r>
          </w:p>
        </w:tc>
        <w:tc>
          <w:tcPr>
            <w:tcW w:w="438" w:type="dxa"/>
          </w:tcPr>
          <w:p w14:paraId="792701E5" w14:textId="77777777" w:rsidR="000751EA" w:rsidRPr="005B7BBA" w:rsidRDefault="000751EA" w:rsidP="000751EA">
            <w:pPr>
              <w:pStyle w:val="TableText"/>
            </w:pPr>
            <w:r w:rsidRPr="005B7BBA">
              <w:t>X</w:t>
            </w:r>
          </w:p>
        </w:tc>
        <w:tc>
          <w:tcPr>
            <w:tcW w:w="439" w:type="dxa"/>
          </w:tcPr>
          <w:p w14:paraId="68809E48" w14:textId="77777777" w:rsidR="000751EA" w:rsidRPr="005B7BBA" w:rsidRDefault="000751EA" w:rsidP="000751EA">
            <w:pPr>
              <w:pStyle w:val="TableText"/>
            </w:pPr>
            <w:r w:rsidRPr="005B7BBA">
              <w:t>X</w:t>
            </w:r>
          </w:p>
        </w:tc>
      </w:tr>
      <w:tr w:rsidR="000751EA" w14:paraId="41677B18" w14:textId="77777777" w:rsidTr="007A4858">
        <w:trPr>
          <w:cantSplit/>
        </w:trPr>
        <w:tc>
          <w:tcPr>
            <w:tcW w:w="802" w:type="dxa"/>
            <w:tcMar>
              <w:left w:w="58" w:type="dxa"/>
              <w:right w:w="58" w:type="dxa"/>
            </w:tcMar>
          </w:tcPr>
          <w:p w14:paraId="5CD61CAE" w14:textId="3A99A158" w:rsidR="000751EA" w:rsidRPr="005B7BBA" w:rsidRDefault="000751EA" w:rsidP="000751EA">
            <w:pPr>
              <w:pStyle w:val="TableText"/>
            </w:pPr>
            <w:r w:rsidRPr="005B7BBA">
              <w:t>212</w:t>
            </w:r>
            <w:r w:rsidR="005B7717">
              <w:t xml:space="preserve"> – </w:t>
            </w:r>
            <w:r w:rsidRPr="005B7BBA">
              <w:t>213</w:t>
            </w:r>
          </w:p>
        </w:tc>
        <w:tc>
          <w:tcPr>
            <w:tcW w:w="2250" w:type="dxa"/>
            <w:tcMar>
              <w:left w:w="58" w:type="dxa"/>
              <w:right w:w="58" w:type="dxa"/>
            </w:tcMar>
          </w:tcPr>
          <w:p w14:paraId="1D172FFB" w14:textId="77777777" w:rsidR="000751EA" w:rsidRPr="005B7BBA" w:rsidRDefault="000751EA" w:rsidP="000751EA">
            <w:pPr>
              <w:pStyle w:val="TableText"/>
            </w:pPr>
            <w:r w:rsidRPr="005B7BBA">
              <w:t>DTL PERF PROV LOC</w:t>
            </w:r>
          </w:p>
        </w:tc>
        <w:tc>
          <w:tcPr>
            <w:tcW w:w="2970" w:type="dxa"/>
            <w:tcMar>
              <w:left w:w="58" w:type="dxa"/>
              <w:right w:w="58" w:type="dxa"/>
            </w:tcMar>
          </w:tcPr>
          <w:p w14:paraId="1D9871D3" w14:textId="17AA52FD" w:rsidR="000751EA" w:rsidRPr="005B7BBA" w:rsidRDefault="000751EA" w:rsidP="000751EA">
            <w:pPr>
              <w:pStyle w:val="TableText"/>
            </w:pPr>
            <w:r w:rsidRPr="005B7BBA">
              <w:t>:P:IDR-</w:t>
            </w:r>
            <w:hyperlink r:id="rId1254" w:history="1">
              <w:r w:rsidRPr="00697695">
                <w:rPr>
                  <w:rStyle w:val="Hyperlink"/>
                </w:rPr>
                <w:t>P</w:t>
              </w:r>
              <w:bookmarkStart w:id="1557" w:name="_Hlt517152593"/>
              <w:r w:rsidRPr="00697695">
                <w:rPr>
                  <w:rStyle w:val="Hyperlink"/>
                </w:rPr>
                <w:t>E</w:t>
              </w:r>
              <w:bookmarkEnd w:id="1557"/>
              <w:r w:rsidRPr="00697695">
                <w:rPr>
                  <w:rStyle w:val="Hyperlink"/>
                </w:rPr>
                <w:t>R</w:t>
              </w:r>
              <w:bookmarkStart w:id="1558" w:name="_Hlt500219660"/>
              <w:r w:rsidRPr="00697695">
                <w:rPr>
                  <w:rStyle w:val="Hyperlink"/>
                </w:rPr>
                <w:t>F</w:t>
              </w:r>
              <w:bookmarkStart w:id="1559" w:name="_Hlt514744572"/>
              <w:bookmarkEnd w:id="1558"/>
              <w:r w:rsidRPr="00697695">
                <w:rPr>
                  <w:rStyle w:val="Hyperlink"/>
                </w:rPr>
                <w:t>-</w:t>
              </w:r>
              <w:bookmarkStart w:id="1560" w:name="_Hlt527343378"/>
              <w:bookmarkEnd w:id="1559"/>
              <w:r w:rsidRPr="00697695">
                <w:rPr>
                  <w:rStyle w:val="Hyperlink"/>
                </w:rPr>
                <w:t>P</w:t>
              </w:r>
              <w:bookmarkStart w:id="1561" w:name="_Hlt12254991"/>
              <w:bookmarkEnd w:id="1560"/>
              <w:r w:rsidRPr="00697695">
                <w:rPr>
                  <w:rStyle w:val="Hyperlink"/>
                </w:rPr>
                <w:t>R</w:t>
              </w:r>
              <w:bookmarkEnd w:id="1561"/>
              <w:r w:rsidRPr="00697695">
                <w:rPr>
                  <w:rStyle w:val="Hyperlink"/>
                </w:rPr>
                <w:t>OV</w:t>
              </w:r>
              <w:bookmarkStart w:id="1562" w:name="_Hlt506778149"/>
              <w:r w:rsidRPr="00697695">
                <w:rPr>
                  <w:rStyle w:val="Hyperlink"/>
                </w:rPr>
                <w:t>-</w:t>
              </w:r>
              <w:bookmarkEnd w:id="1562"/>
              <w:r w:rsidRPr="00697695">
                <w:rPr>
                  <w:rStyle w:val="Hyperlink"/>
                </w:rPr>
                <w:t>LOC</w:t>
              </w:r>
            </w:hyperlink>
          </w:p>
        </w:tc>
        <w:tc>
          <w:tcPr>
            <w:tcW w:w="2734" w:type="dxa"/>
            <w:tcMar>
              <w:left w:w="58" w:type="dxa"/>
              <w:right w:w="58" w:type="dxa"/>
            </w:tcMar>
          </w:tcPr>
          <w:p w14:paraId="7C53639F" w14:textId="77777777" w:rsidR="000751EA" w:rsidRDefault="000751EA" w:rsidP="000751EA">
            <w:pPr>
              <w:pStyle w:val="TableText"/>
            </w:pPr>
            <w:r w:rsidRPr="005B7BBA">
              <w:t>Detail performing provider locality</w:t>
            </w:r>
          </w:p>
          <w:p w14:paraId="2621BEE7" w14:textId="38AF4BD2" w:rsidR="000751EA" w:rsidRPr="005B7BBA" w:rsidRDefault="000751EA" w:rsidP="00027176">
            <w:pPr>
              <w:pStyle w:val="TableText"/>
            </w:pPr>
            <w:r w:rsidRPr="00415BBF">
              <w:rPr>
                <w:rFonts w:cs="Arial"/>
                <w:color w:val="000000"/>
              </w:rPr>
              <w:t xml:space="preserve">This field is used to record the pricing locality code assigned to the performing provider by the area </w:t>
            </w:r>
            <w:r>
              <w:t>MAC</w:t>
            </w:r>
            <w:r w:rsidRPr="00415BBF">
              <w:rPr>
                <w:rFonts w:cs="Arial"/>
                <w:color w:val="000000"/>
              </w:rPr>
              <w:t xml:space="preserve"> which has Part B Medicare jurisdiction. It is used when accessing area-specific fee schedule information. CMS defined value not same across each </w:t>
            </w:r>
            <w:r>
              <w:rPr>
                <w:rFonts w:cs="Arial"/>
                <w:color w:val="000000"/>
              </w:rPr>
              <w:t>c</w:t>
            </w:r>
            <w:r>
              <w:t>ontractor</w:t>
            </w:r>
            <w:r>
              <w:rPr>
                <w:rFonts w:cs="Arial"/>
                <w:color w:val="000000"/>
              </w:rPr>
              <w:t>.</w:t>
            </w:r>
          </w:p>
        </w:tc>
        <w:tc>
          <w:tcPr>
            <w:tcW w:w="1136" w:type="dxa"/>
            <w:tcMar>
              <w:left w:w="58" w:type="dxa"/>
              <w:right w:w="58" w:type="dxa"/>
            </w:tcMar>
          </w:tcPr>
          <w:p w14:paraId="77A56C5F" w14:textId="77777777" w:rsidR="000751EA" w:rsidRPr="005B7BBA" w:rsidRDefault="000751EA" w:rsidP="000751EA">
            <w:pPr>
              <w:pStyle w:val="TableText"/>
            </w:pPr>
            <w:r w:rsidRPr="005B7BBA">
              <w:t>2 C</w:t>
            </w:r>
          </w:p>
        </w:tc>
        <w:tc>
          <w:tcPr>
            <w:tcW w:w="2340" w:type="dxa"/>
            <w:tcMar>
              <w:left w:w="58" w:type="dxa"/>
              <w:right w:w="58" w:type="dxa"/>
            </w:tcMar>
          </w:tcPr>
          <w:p w14:paraId="203B6B27" w14:textId="21290BF0" w:rsidR="000751EA" w:rsidRPr="005B7BBA" w:rsidRDefault="000751EA" w:rsidP="00027176">
            <w:pPr>
              <w:pStyle w:val="TableText"/>
            </w:pPr>
            <w:r w:rsidRPr="005B7BBA">
              <w:t>The locality that the service was priced with</w:t>
            </w:r>
          </w:p>
        </w:tc>
        <w:tc>
          <w:tcPr>
            <w:tcW w:w="837" w:type="dxa"/>
            <w:tcMar>
              <w:left w:w="58" w:type="dxa"/>
              <w:right w:w="58" w:type="dxa"/>
            </w:tcMar>
          </w:tcPr>
          <w:p w14:paraId="228A8DB6" w14:textId="77777777" w:rsidR="000751EA" w:rsidRPr="005B7BBA" w:rsidRDefault="000751EA" w:rsidP="000751EA">
            <w:pPr>
              <w:pStyle w:val="TableText"/>
            </w:pPr>
            <w:r>
              <w:t>Spaces</w:t>
            </w:r>
          </w:p>
        </w:tc>
        <w:tc>
          <w:tcPr>
            <w:tcW w:w="438" w:type="dxa"/>
          </w:tcPr>
          <w:p w14:paraId="386B5117" w14:textId="77777777" w:rsidR="000751EA" w:rsidRPr="005B7BBA" w:rsidRDefault="000751EA" w:rsidP="000751EA">
            <w:pPr>
              <w:pStyle w:val="TableText"/>
            </w:pPr>
            <w:r w:rsidRPr="005B7BBA">
              <w:t>X</w:t>
            </w:r>
          </w:p>
        </w:tc>
        <w:tc>
          <w:tcPr>
            <w:tcW w:w="438" w:type="dxa"/>
          </w:tcPr>
          <w:p w14:paraId="0812AE42" w14:textId="77777777" w:rsidR="000751EA" w:rsidRPr="005B7BBA" w:rsidRDefault="000751EA" w:rsidP="000751EA">
            <w:pPr>
              <w:pStyle w:val="TableText"/>
            </w:pPr>
            <w:r w:rsidRPr="005B7BBA">
              <w:t>X</w:t>
            </w:r>
          </w:p>
        </w:tc>
        <w:tc>
          <w:tcPr>
            <w:tcW w:w="439" w:type="dxa"/>
          </w:tcPr>
          <w:p w14:paraId="4FB3D7B8" w14:textId="77777777" w:rsidR="000751EA" w:rsidRPr="005B7BBA" w:rsidRDefault="000751EA" w:rsidP="000751EA">
            <w:pPr>
              <w:pStyle w:val="TableText"/>
            </w:pPr>
            <w:r w:rsidRPr="005B7BBA">
              <w:t>X</w:t>
            </w:r>
          </w:p>
        </w:tc>
      </w:tr>
      <w:tr w:rsidR="000751EA" w14:paraId="5872411E" w14:textId="77777777" w:rsidTr="007A4858">
        <w:trPr>
          <w:cantSplit/>
        </w:trPr>
        <w:tc>
          <w:tcPr>
            <w:tcW w:w="802" w:type="dxa"/>
            <w:tcMar>
              <w:left w:w="58" w:type="dxa"/>
              <w:right w:w="58" w:type="dxa"/>
            </w:tcMar>
          </w:tcPr>
          <w:p w14:paraId="39EA2BF9" w14:textId="77777777" w:rsidR="000751EA" w:rsidRPr="005B7BBA" w:rsidRDefault="000751EA" w:rsidP="000751EA">
            <w:pPr>
              <w:pStyle w:val="TableText"/>
            </w:pPr>
            <w:r w:rsidRPr="005B7BBA">
              <w:t>214</w:t>
            </w:r>
          </w:p>
        </w:tc>
        <w:tc>
          <w:tcPr>
            <w:tcW w:w="2250" w:type="dxa"/>
            <w:tcMar>
              <w:left w:w="58" w:type="dxa"/>
              <w:right w:w="58" w:type="dxa"/>
            </w:tcMar>
          </w:tcPr>
          <w:p w14:paraId="67A5CAA5" w14:textId="77777777" w:rsidR="000751EA" w:rsidRPr="005B7BBA" w:rsidRDefault="000751EA" w:rsidP="000751EA">
            <w:pPr>
              <w:pStyle w:val="TableText"/>
            </w:pPr>
            <w:r w:rsidRPr="005B7BBA">
              <w:t>DTL DIAGNOSIS TYPE</w:t>
            </w:r>
          </w:p>
        </w:tc>
        <w:tc>
          <w:tcPr>
            <w:tcW w:w="2970" w:type="dxa"/>
            <w:tcMar>
              <w:left w:w="58" w:type="dxa"/>
              <w:right w:w="58" w:type="dxa"/>
            </w:tcMar>
          </w:tcPr>
          <w:p w14:paraId="5E5BF7F4" w14:textId="7FEBDFD3" w:rsidR="000751EA" w:rsidRPr="005B7BBA" w:rsidRDefault="000751EA" w:rsidP="000751EA">
            <w:pPr>
              <w:pStyle w:val="TableText"/>
            </w:pPr>
            <w:r>
              <w:t>P:IDR</w:t>
            </w:r>
            <w:r w:rsidRPr="005B7BBA">
              <w:t>-</w:t>
            </w:r>
            <w:hyperlink r:id="rId1255" w:history="1">
              <w:r w:rsidRPr="00D865E9">
                <w:rPr>
                  <w:rStyle w:val="Hyperlink"/>
                </w:rPr>
                <w:t>DTL-DIAG-ICD-TYPE</w:t>
              </w:r>
            </w:hyperlink>
          </w:p>
        </w:tc>
        <w:tc>
          <w:tcPr>
            <w:tcW w:w="2734" w:type="dxa"/>
            <w:tcMar>
              <w:left w:w="58" w:type="dxa"/>
              <w:right w:w="58" w:type="dxa"/>
            </w:tcMar>
          </w:tcPr>
          <w:p w14:paraId="09442795" w14:textId="77777777" w:rsidR="000751EA" w:rsidRDefault="000751EA" w:rsidP="000751EA">
            <w:pPr>
              <w:pStyle w:val="TableText"/>
            </w:pPr>
            <w:r w:rsidRPr="005B7BBA">
              <w:t>Detail diagnosis code type</w:t>
            </w:r>
          </w:p>
          <w:p w14:paraId="16AF2DBD" w14:textId="77777777" w:rsidR="000751EA" w:rsidRPr="005B7BBA" w:rsidRDefault="000751EA" w:rsidP="000751EA">
            <w:pPr>
              <w:pStyle w:val="TableText"/>
            </w:pPr>
            <w:r w:rsidRPr="005B7BBA">
              <w:t>Identifies diagnosis as ICD 10 or ICD 9.</w:t>
            </w:r>
          </w:p>
        </w:tc>
        <w:tc>
          <w:tcPr>
            <w:tcW w:w="1136" w:type="dxa"/>
            <w:tcMar>
              <w:left w:w="58" w:type="dxa"/>
              <w:right w:w="58" w:type="dxa"/>
            </w:tcMar>
          </w:tcPr>
          <w:p w14:paraId="597A5E63" w14:textId="77777777" w:rsidR="000751EA" w:rsidRPr="005B7BBA" w:rsidRDefault="000751EA" w:rsidP="000751EA">
            <w:pPr>
              <w:pStyle w:val="TableText"/>
            </w:pPr>
            <w:r w:rsidRPr="005B7BBA">
              <w:t>1 C</w:t>
            </w:r>
          </w:p>
        </w:tc>
        <w:tc>
          <w:tcPr>
            <w:tcW w:w="2340" w:type="dxa"/>
            <w:tcMar>
              <w:left w:w="58" w:type="dxa"/>
              <w:right w:w="58" w:type="dxa"/>
            </w:tcMar>
          </w:tcPr>
          <w:p w14:paraId="4683D4AE" w14:textId="77777777" w:rsidR="000751EA" w:rsidRPr="005B7BBA" w:rsidRDefault="000751EA" w:rsidP="000751EA">
            <w:pPr>
              <w:pStyle w:val="TableText"/>
            </w:pPr>
            <w:r w:rsidRPr="00CA4FCE">
              <w:rPr>
                <w:rFonts w:cs="Arial"/>
                <w:color w:val="000000"/>
              </w:rPr>
              <w:t>0, 9 or spaces</w:t>
            </w:r>
          </w:p>
        </w:tc>
        <w:tc>
          <w:tcPr>
            <w:tcW w:w="837" w:type="dxa"/>
            <w:tcMar>
              <w:left w:w="58" w:type="dxa"/>
              <w:right w:w="58" w:type="dxa"/>
            </w:tcMar>
          </w:tcPr>
          <w:p w14:paraId="4A82F373" w14:textId="77777777" w:rsidR="000751EA" w:rsidRPr="005B7BBA" w:rsidRDefault="000751EA" w:rsidP="000751EA">
            <w:pPr>
              <w:pStyle w:val="TableText"/>
            </w:pPr>
            <w:r>
              <w:t>Spaces</w:t>
            </w:r>
          </w:p>
        </w:tc>
        <w:tc>
          <w:tcPr>
            <w:tcW w:w="438" w:type="dxa"/>
          </w:tcPr>
          <w:p w14:paraId="1CC24D42" w14:textId="77777777" w:rsidR="000751EA" w:rsidRPr="005B7BBA" w:rsidRDefault="000751EA" w:rsidP="000751EA">
            <w:pPr>
              <w:pStyle w:val="TableText"/>
            </w:pPr>
            <w:r w:rsidRPr="005B7BBA">
              <w:t>X</w:t>
            </w:r>
          </w:p>
        </w:tc>
        <w:tc>
          <w:tcPr>
            <w:tcW w:w="438" w:type="dxa"/>
          </w:tcPr>
          <w:p w14:paraId="651AA595" w14:textId="77777777" w:rsidR="000751EA" w:rsidRPr="005B7BBA" w:rsidRDefault="000751EA" w:rsidP="000751EA">
            <w:pPr>
              <w:pStyle w:val="TableText"/>
            </w:pPr>
            <w:r w:rsidRPr="005B7BBA">
              <w:t>X</w:t>
            </w:r>
          </w:p>
        </w:tc>
        <w:tc>
          <w:tcPr>
            <w:tcW w:w="439" w:type="dxa"/>
          </w:tcPr>
          <w:p w14:paraId="4A4F1F58" w14:textId="77777777" w:rsidR="000751EA" w:rsidRPr="005B7BBA" w:rsidRDefault="000751EA" w:rsidP="000751EA">
            <w:pPr>
              <w:pStyle w:val="TableText"/>
            </w:pPr>
            <w:r w:rsidRPr="005B7BBA">
              <w:t>X</w:t>
            </w:r>
          </w:p>
        </w:tc>
      </w:tr>
      <w:tr w:rsidR="000751EA" w14:paraId="69D58C84" w14:textId="77777777" w:rsidTr="007A4858">
        <w:trPr>
          <w:cantSplit/>
        </w:trPr>
        <w:tc>
          <w:tcPr>
            <w:tcW w:w="802" w:type="dxa"/>
            <w:tcMar>
              <w:left w:w="58" w:type="dxa"/>
              <w:right w:w="58" w:type="dxa"/>
            </w:tcMar>
          </w:tcPr>
          <w:p w14:paraId="3239070C" w14:textId="5EB5A1E5" w:rsidR="000751EA" w:rsidRPr="005B7BBA" w:rsidRDefault="000751EA" w:rsidP="000751EA">
            <w:pPr>
              <w:pStyle w:val="TableText"/>
            </w:pPr>
            <w:r w:rsidRPr="005B7BBA">
              <w:t>215</w:t>
            </w:r>
            <w:r w:rsidR="005B7717">
              <w:t xml:space="preserve"> – </w:t>
            </w:r>
            <w:r w:rsidRPr="005B7BBA">
              <w:t>221</w:t>
            </w:r>
          </w:p>
        </w:tc>
        <w:tc>
          <w:tcPr>
            <w:tcW w:w="2250" w:type="dxa"/>
            <w:tcMar>
              <w:left w:w="58" w:type="dxa"/>
              <w:right w:w="58" w:type="dxa"/>
            </w:tcMar>
          </w:tcPr>
          <w:p w14:paraId="50D02775" w14:textId="77777777" w:rsidR="000751EA" w:rsidRPr="005B7BBA" w:rsidRDefault="000751EA" w:rsidP="000751EA">
            <w:pPr>
              <w:pStyle w:val="TableText"/>
            </w:pPr>
            <w:r w:rsidRPr="005B7BBA">
              <w:t>DTL DIAGNOSIS CODE - PRIMARY</w:t>
            </w:r>
          </w:p>
        </w:tc>
        <w:tc>
          <w:tcPr>
            <w:tcW w:w="2970" w:type="dxa"/>
            <w:tcMar>
              <w:left w:w="58" w:type="dxa"/>
              <w:right w:w="58" w:type="dxa"/>
            </w:tcMar>
          </w:tcPr>
          <w:p w14:paraId="5C869403" w14:textId="0E5BA3EE" w:rsidR="000751EA" w:rsidRPr="005B7BBA" w:rsidRDefault="000751EA" w:rsidP="000751EA">
            <w:pPr>
              <w:pStyle w:val="TableText"/>
            </w:pPr>
            <w:r>
              <w:t>:P:IDR</w:t>
            </w:r>
            <w:r w:rsidRPr="005B7BBA">
              <w:t>-</w:t>
            </w:r>
            <w:hyperlink r:id="rId1256" w:history="1">
              <w:r w:rsidRPr="00D865E9">
                <w:rPr>
                  <w:rStyle w:val="Hyperlink"/>
                </w:rPr>
                <w:t>DTL-PRIMARY-DIAG-CODE</w:t>
              </w:r>
            </w:hyperlink>
          </w:p>
        </w:tc>
        <w:tc>
          <w:tcPr>
            <w:tcW w:w="2734" w:type="dxa"/>
            <w:tcMar>
              <w:left w:w="58" w:type="dxa"/>
              <w:right w:w="58" w:type="dxa"/>
            </w:tcMar>
          </w:tcPr>
          <w:p w14:paraId="31E90F22" w14:textId="77777777" w:rsidR="000751EA" w:rsidRPr="005B7BBA" w:rsidRDefault="000751EA" w:rsidP="000751EA">
            <w:pPr>
              <w:pStyle w:val="TableText"/>
            </w:pPr>
            <w:r w:rsidRPr="005B7BBA">
              <w:t>Primary detail diagnosis code</w:t>
            </w:r>
          </w:p>
        </w:tc>
        <w:tc>
          <w:tcPr>
            <w:tcW w:w="1136" w:type="dxa"/>
            <w:tcMar>
              <w:left w:w="58" w:type="dxa"/>
              <w:right w:w="58" w:type="dxa"/>
            </w:tcMar>
          </w:tcPr>
          <w:p w14:paraId="54F64F3C" w14:textId="77777777" w:rsidR="000751EA" w:rsidRPr="005B7BBA" w:rsidRDefault="000751EA" w:rsidP="000751EA">
            <w:pPr>
              <w:pStyle w:val="TableText"/>
            </w:pPr>
            <w:r w:rsidRPr="005B7BBA">
              <w:t>7 C</w:t>
            </w:r>
          </w:p>
        </w:tc>
        <w:tc>
          <w:tcPr>
            <w:tcW w:w="2340" w:type="dxa"/>
            <w:tcMar>
              <w:left w:w="58" w:type="dxa"/>
              <w:right w:w="58" w:type="dxa"/>
            </w:tcMar>
          </w:tcPr>
          <w:p w14:paraId="084AA05E" w14:textId="77777777" w:rsidR="000751EA" w:rsidRPr="005B7BBA" w:rsidRDefault="000751EA" w:rsidP="000751EA">
            <w:pPr>
              <w:pStyle w:val="TableText"/>
            </w:pPr>
            <w:r>
              <w:t>-</w:t>
            </w:r>
          </w:p>
        </w:tc>
        <w:tc>
          <w:tcPr>
            <w:tcW w:w="837" w:type="dxa"/>
            <w:tcMar>
              <w:left w:w="58" w:type="dxa"/>
              <w:right w:w="58" w:type="dxa"/>
            </w:tcMar>
          </w:tcPr>
          <w:p w14:paraId="31F6FB62" w14:textId="77777777" w:rsidR="000751EA" w:rsidRPr="005B7BBA" w:rsidRDefault="000751EA" w:rsidP="000751EA">
            <w:pPr>
              <w:pStyle w:val="TableText"/>
            </w:pPr>
            <w:r>
              <w:t>Spaces</w:t>
            </w:r>
          </w:p>
        </w:tc>
        <w:tc>
          <w:tcPr>
            <w:tcW w:w="438" w:type="dxa"/>
          </w:tcPr>
          <w:p w14:paraId="6B16B225" w14:textId="77777777" w:rsidR="000751EA" w:rsidRPr="005B7BBA" w:rsidRDefault="000751EA" w:rsidP="000751EA">
            <w:pPr>
              <w:pStyle w:val="TableText"/>
            </w:pPr>
            <w:r w:rsidRPr="005B7BBA">
              <w:t>X</w:t>
            </w:r>
          </w:p>
        </w:tc>
        <w:tc>
          <w:tcPr>
            <w:tcW w:w="438" w:type="dxa"/>
          </w:tcPr>
          <w:p w14:paraId="60BD2396" w14:textId="77777777" w:rsidR="000751EA" w:rsidRPr="005B7BBA" w:rsidRDefault="000751EA" w:rsidP="000751EA">
            <w:pPr>
              <w:pStyle w:val="TableText"/>
            </w:pPr>
            <w:r w:rsidRPr="005B7BBA">
              <w:t>X</w:t>
            </w:r>
          </w:p>
        </w:tc>
        <w:tc>
          <w:tcPr>
            <w:tcW w:w="439" w:type="dxa"/>
          </w:tcPr>
          <w:p w14:paraId="530B0BEE" w14:textId="77777777" w:rsidR="000751EA" w:rsidRPr="005B7BBA" w:rsidRDefault="000751EA" w:rsidP="000751EA">
            <w:pPr>
              <w:pStyle w:val="TableText"/>
            </w:pPr>
            <w:r w:rsidRPr="005B7BBA">
              <w:t>X</w:t>
            </w:r>
          </w:p>
        </w:tc>
      </w:tr>
      <w:tr w:rsidR="000751EA" w14:paraId="17D07A0A" w14:textId="77777777" w:rsidTr="007A4858">
        <w:trPr>
          <w:cantSplit/>
        </w:trPr>
        <w:tc>
          <w:tcPr>
            <w:tcW w:w="802" w:type="dxa"/>
            <w:tcMar>
              <w:left w:w="58" w:type="dxa"/>
              <w:right w:w="58" w:type="dxa"/>
            </w:tcMar>
          </w:tcPr>
          <w:p w14:paraId="407C82BD" w14:textId="1204CA4F" w:rsidR="000751EA" w:rsidRPr="005B7BBA" w:rsidRDefault="000751EA" w:rsidP="000751EA">
            <w:pPr>
              <w:pStyle w:val="TableText"/>
            </w:pPr>
            <w:r w:rsidRPr="005B7BBA">
              <w:t>222</w:t>
            </w:r>
            <w:r w:rsidR="005B7717">
              <w:t xml:space="preserve"> – </w:t>
            </w:r>
            <w:r w:rsidRPr="005B7BBA">
              <w:t>224</w:t>
            </w:r>
          </w:p>
        </w:tc>
        <w:tc>
          <w:tcPr>
            <w:tcW w:w="2250" w:type="dxa"/>
            <w:tcMar>
              <w:left w:w="58" w:type="dxa"/>
              <w:right w:w="58" w:type="dxa"/>
            </w:tcMar>
          </w:tcPr>
          <w:p w14:paraId="03B05DE3" w14:textId="77777777" w:rsidR="000751EA" w:rsidRPr="005B7BBA" w:rsidRDefault="000751EA" w:rsidP="000751EA">
            <w:pPr>
              <w:pStyle w:val="TableText"/>
            </w:pPr>
            <w:r w:rsidRPr="005B7BBA">
              <w:t>DTL PRE CARE DAYS</w:t>
            </w:r>
          </w:p>
        </w:tc>
        <w:tc>
          <w:tcPr>
            <w:tcW w:w="2970" w:type="dxa"/>
            <w:tcMar>
              <w:left w:w="58" w:type="dxa"/>
              <w:right w:w="58" w:type="dxa"/>
            </w:tcMar>
          </w:tcPr>
          <w:p w14:paraId="200E7D0C" w14:textId="34E02117" w:rsidR="000751EA" w:rsidRPr="005B7BBA" w:rsidRDefault="000751EA" w:rsidP="000751EA">
            <w:pPr>
              <w:pStyle w:val="TableText"/>
            </w:pPr>
            <w:r w:rsidRPr="005B7BBA">
              <w:t>:P:IDR-</w:t>
            </w:r>
            <w:hyperlink r:id="rId1257" w:history="1">
              <w:r w:rsidRPr="00697695">
                <w:rPr>
                  <w:rStyle w:val="Hyperlink"/>
                </w:rPr>
                <w:t>P</w:t>
              </w:r>
              <w:bookmarkStart w:id="1563" w:name="_Hlt514744583"/>
              <w:r w:rsidRPr="00697695">
                <w:rPr>
                  <w:rStyle w:val="Hyperlink"/>
                </w:rPr>
                <w:t>R</w:t>
              </w:r>
              <w:bookmarkStart w:id="1564" w:name="_Hlt527344015"/>
              <w:bookmarkEnd w:id="1563"/>
              <w:r w:rsidRPr="00697695">
                <w:rPr>
                  <w:rStyle w:val="Hyperlink"/>
                </w:rPr>
                <w:t>E</w:t>
              </w:r>
              <w:bookmarkStart w:id="1565" w:name="_Hlt506778095"/>
              <w:bookmarkEnd w:id="1564"/>
              <w:r w:rsidRPr="00697695">
                <w:rPr>
                  <w:rStyle w:val="Hyperlink"/>
                </w:rPr>
                <w:t>-</w:t>
              </w:r>
              <w:bookmarkStart w:id="1566" w:name="_Hlt12255033"/>
              <w:bookmarkEnd w:id="1565"/>
              <w:r w:rsidRPr="00697695">
                <w:rPr>
                  <w:rStyle w:val="Hyperlink"/>
                </w:rPr>
                <w:t>C</w:t>
              </w:r>
              <w:bookmarkStart w:id="1567" w:name="_Hlt30574850"/>
              <w:bookmarkEnd w:id="1566"/>
              <w:r w:rsidRPr="00697695">
                <w:rPr>
                  <w:rStyle w:val="Hyperlink"/>
                </w:rPr>
                <w:t>A</w:t>
              </w:r>
              <w:bookmarkEnd w:id="1567"/>
              <w:r w:rsidRPr="00697695">
                <w:rPr>
                  <w:rStyle w:val="Hyperlink"/>
                </w:rPr>
                <w:t>RE</w:t>
              </w:r>
              <w:bookmarkStart w:id="1568" w:name="_Hlt517152601"/>
              <w:r w:rsidRPr="00697695">
                <w:rPr>
                  <w:rStyle w:val="Hyperlink"/>
                </w:rPr>
                <w:t>-</w:t>
              </w:r>
              <w:bookmarkEnd w:id="1568"/>
              <w:r w:rsidRPr="00697695">
                <w:rPr>
                  <w:rStyle w:val="Hyperlink"/>
                </w:rPr>
                <w:t>DAYS</w:t>
              </w:r>
            </w:hyperlink>
          </w:p>
        </w:tc>
        <w:tc>
          <w:tcPr>
            <w:tcW w:w="2734" w:type="dxa"/>
            <w:tcMar>
              <w:left w:w="58" w:type="dxa"/>
              <w:right w:w="58" w:type="dxa"/>
            </w:tcMar>
          </w:tcPr>
          <w:p w14:paraId="66DFF5F2" w14:textId="77777777" w:rsidR="000751EA" w:rsidRPr="005B7BBA" w:rsidRDefault="000751EA" w:rsidP="000751EA">
            <w:pPr>
              <w:pStyle w:val="TableText"/>
            </w:pPr>
            <w:r w:rsidRPr="005B7BBA">
              <w:t>Pre-care days (XXX)-days before surgery</w:t>
            </w:r>
          </w:p>
          <w:p w14:paraId="38EB34C8" w14:textId="1F621F71" w:rsidR="000751EA" w:rsidRPr="005B7BBA" w:rsidRDefault="000751EA" w:rsidP="00027176">
            <w:pPr>
              <w:pStyle w:val="TableText"/>
            </w:pPr>
            <w:r w:rsidRPr="00856909">
              <w:rPr>
                <w:rFonts w:cs="Arial"/>
                <w:color w:val="000000"/>
              </w:rPr>
              <w:t>Pre</w:t>
            </w:r>
            <w:r>
              <w:rPr>
                <w:rFonts w:cs="Arial"/>
                <w:color w:val="000000"/>
              </w:rPr>
              <w:t>-</w:t>
            </w:r>
            <w:r w:rsidRPr="00856909">
              <w:rPr>
                <w:rFonts w:cs="Arial"/>
                <w:color w:val="000000"/>
              </w:rPr>
              <w:t>care days are the number of days allowed before a surgery is performed. This value is used internally to establish edit criteria and is carried on to the history record</w:t>
            </w:r>
            <w:r>
              <w:rPr>
                <w:rFonts w:cs="Arial"/>
                <w:color w:val="000000"/>
              </w:rPr>
              <w:t>.</w:t>
            </w:r>
          </w:p>
        </w:tc>
        <w:tc>
          <w:tcPr>
            <w:tcW w:w="1136" w:type="dxa"/>
            <w:tcMar>
              <w:left w:w="58" w:type="dxa"/>
              <w:right w:w="58" w:type="dxa"/>
            </w:tcMar>
          </w:tcPr>
          <w:p w14:paraId="3254BDC4" w14:textId="77777777" w:rsidR="000751EA" w:rsidRPr="005B7BBA" w:rsidRDefault="000751EA" w:rsidP="000751EA">
            <w:pPr>
              <w:pStyle w:val="TableText"/>
            </w:pPr>
            <w:r w:rsidRPr="005B7BBA">
              <w:t>3 N</w:t>
            </w:r>
          </w:p>
        </w:tc>
        <w:tc>
          <w:tcPr>
            <w:tcW w:w="2340" w:type="dxa"/>
            <w:tcMar>
              <w:left w:w="58" w:type="dxa"/>
              <w:right w:w="58" w:type="dxa"/>
            </w:tcMar>
          </w:tcPr>
          <w:p w14:paraId="7800CB43" w14:textId="77777777" w:rsidR="000751EA" w:rsidRPr="005B7BBA" w:rsidRDefault="000751EA" w:rsidP="000751EA">
            <w:pPr>
              <w:pStyle w:val="TableText"/>
            </w:pPr>
            <w:r w:rsidRPr="005B7BBA">
              <w:t>If this is a Durable medical equipment claim, this is the Durable medical equipment class and level</w:t>
            </w:r>
          </w:p>
        </w:tc>
        <w:tc>
          <w:tcPr>
            <w:tcW w:w="837" w:type="dxa"/>
            <w:tcMar>
              <w:left w:w="58" w:type="dxa"/>
              <w:right w:w="58" w:type="dxa"/>
            </w:tcMar>
          </w:tcPr>
          <w:p w14:paraId="5182B8FB" w14:textId="77777777" w:rsidR="000751EA" w:rsidRPr="005B7BBA" w:rsidRDefault="000751EA" w:rsidP="000751EA">
            <w:pPr>
              <w:pStyle w:val="TableText"/>
            </w:pPr>
            <w:r>
              <w:t>Zeros</w:t>
            </w:r>
          </w:p>
        </w:tc>
        <w:tc>
          <w:tcPr>
            <w:tcW w:w="438" w:type="dxa"/>
          </w:tcPr>
          <w:p w14:paraId="1EFF67E7" w14:textId="77777777" w:rsidR="000751EA" w:rsidRPr="005B7BBA" w:rsidRDefault="000751EA" w:rsidP="000751EA">
            <w:pPr>
              <w:pStyle w:val="TableText"/>
            </w:pPr>
            <w:r>
              <w:t>-</w:t>
            </w:r>
          </w:p>
        </w:tc>
        <w:tc>
          <w:tcPr>
            <w:tcW w:w="438" w:type="dxa"/>
          </w:tcPr>
          <w:p w14:paraId="4741BFEA" w14:textId="77777777" w:rsidR="000751EA" w:rsidRPr="005B7BBA" w:rsidRDefault="000751EA" w:rsidP="000751EA">
            <w:pPr>
              <w:pStyle w:val="TableText"/>
            </w:pPr>
            <w:r w:rsidRPr="005B7BBA">
              <w:t>X</w:t>
            </w:r>
          </w:p>
        </w:tc>
        <w:tc>
          <w:tcPr>
            <w:tcW w:w="439" w:type="dxa"/>
          </w:tcPr>
          <w:p w14:paraId="406C5A49" w14:textId="77777777" w:rsidR="000751EA" w:rsidRPr="005B7BBA" w:rsidRDefault="000751EA" w:rsidP="000751EA">
            <w:pPr>
              <w:pStyle w:val="TableText"/>
            </w:pPr>
            <w:r w:rsidRPr="005B7BBA">
              <w:t>X</w:t>
            </w:r>
          </w:p>
        </w:tc>
      </w:tr>
      <w:tr w:rsidR="000751EA" w14:paraId="6C71DE22" w14:textId="77777777" w:rsidTr="007A4858">
        <w:trPr>
          <w:cantSplit/>
        </w:trPr>
        <w:tc>
          <w:tcPr>
            <w:tcW w:w="802" w:type="dxa"/>
            <w:tcMar>
              <w:left w:w="58" w:type="dxa"/>
              <w:right w:w="58" w:type="dxa"/>
            </w:tcMar>
          </w:tcPr>
          <w:p w14:paraId="33E68B1B" w14:textId="7F60A95B" w:rsidR="000751EA" w:rsidRPr="005B7BBA" w:rsidRDefault="000751EA" w:rsidP="000751EA">
            <w:pPr>
              <w:pStyle w:val="TableText"/>
            </w:pPr>
            <w:r w:rsidRPr="005B7BBA">
              <w:t>225</w:t>
            </w:r>
            <w:r w:rsidR="005B7717">
              <w:t xml:space="preserve"> – </w:t>
            </w:r>
            <w:r w:rsidRPr="005B7BBA">
              <w:t>227</w:t>
            </w:r>
          </w:p>
        </w:tc>
        <w:tc>
          <w:tcPr>
            <w:tcW w:w="2250" w:type="dxa"/>
            <w:tcMar>
              <w:left w:w="58" w:type="dxa"/>
              <w:right w:w="58" w:type="dxa"/>
            </w:tcMar>
          </w:tcPr>
          <w:p w14:paraId="2E734A80" w14:textId="77777777" w:rsidR="000751EA" w:rsidRPr="005B7BBA" w:rsidRDefault="000751EA" w:rsidP="000751EA">
            <w:pPr>
              <w:pStyle w:val="TableText"/>
            </w:pPr>
            <w:r w:rsidRPr="005B7BBA">
              <w:t>DTL POST CARE DAYS</w:t>
            </w:r>
          </w:p>
        </w:tc>
        <w:tc>
          <w:tcPr>
            <w:tcW w:w="2970" w:type="dxa"/>
            <w:tcMar>
              <w:left w:w="58" w:type="dxa"/>
              <w:right w:w="58" w:type="dxa"/>
            </w:tcMar>
          </w:tcPr>
          <w:p w14:paraId="17FDD31D" w14:textId="77DB069B" w:rsidR="000751EA" w:rsidRPr="005B7BBA" w:rsidRDefault="000751EA" w:rsidP="000751EA">
            <w:pPr>
              <w:pStyle w:val="TableText"/>
            </w:pPr>
            <w:r w:rsidRPr="005B7BBA">
              <w:t>:P:IDR-</w:t>
            </w:r>
            <w:hyperlink r:id="rId1258" w:history="1">
              <w:r w:rsidRPr="00697695">
                <w:rPr>
                  <w:rStyle w:val="Hyperlink"/>
                </w:rPr>
                <w:t>POST-</w:t>
              </w:r>
              <w:bookmarkStart w:id="1569" w:name="_Hlt514744588"/>
              <w:r w:rsidRPr="00697695">
                <w:rPr>
                  <w:rStyle w:val="Hyperlink"/>
                </w:rPr>
                <w:t>C</w:t>
              </w:r>
              <w:bookmarkEnd w:id="1569"/>
              <w:r w:rsidRPr="00697695">
                <w:rPr>
                  <w:rStyle w:val="Hyperlink"/>
                </w:rPr>
                <w:t>A</w:t>
              </w:r>
              <w:bookmarkStart w:id="1570" w:name="_Hlt527344196"/>
              <w:r w:rsidRPr="00697695">
                <w:rPr>
                  <w:rStyle w:val="Hyperlink"/>
                </w:rPr>
                <w:t>R</w:t>
              </w:r>
              <w:bookmarkStart w:id="1571" w:name="_Hlt506778073"/>
              <w:bookmarkEnd w:id="1570"/>
              <w:r w:rsidRPr="00697695">
                <w:rPr>
                  <w:rStyle w:val="Hyperlink"/>
                </w:rPr>
                <w:t>E</w:t>
              </w:r>
              <w:bookmarkEnd w:id="1571"/>
              <w:r w:rsidRPr="00697695">
                <w:rPr>
                  <w:rStyle w:val="Hyperlink"/>
                </w:rPr>
                <w:t>-DAYS</w:t>
              </w:r>
            </w:hyperlink>
          </w:p>
        </w:tc>
        <w:tc>
          <w:tcPr>
            <w:tcW w:w="2734" w:type="dxa"/>
            <w:tcMar>
              <w:left w:w="58" w:type="dxa"/>
              <w:right w:w="58" w:type="dxa"/>
            </w:tcMar>
          </w:tcPr>
          <w:p w14:paraId="7F98C55D" w14:textId="77777777" w:rsidR="000751EA" w:rsidRDefault="000751EA" w:rsidP="000751EA">
            <w:pPr>
              <w:pStyle w:val="TableText"/>
            </w:pPr>
            <w:r w:rsidRPr="005B7BBA">
              <w:t>Post-care days (XXX)-days after a surgery</w:t>
            </w:r>
          </w:p>
          <w:p w14:paraId="22D88C14" w14:textId="3F1E169D" w:rsidR="000751EA" w:rsidRPr="005B7BBA" w:rsidRDefault="000751EA" w:rsidP="00027176">
            <w:pPr>
              <w:pStyle w:val="TableText"/>
            </w:pPr>
            <w:r w:rsidRPr="00CC4773">
              <w:rPr>
                <w:rFonts w:cs="Arial"/>
                <w:color w:val="000000"/>
              </w:rPr>
              <w:t>This value is used internally to establish edit criteria and is carried on to the history record.</w:t>
            </w:r>
          </w:p>
        </w:tc>
        <w:tc>
          <w:tcPr>
            <w:tcW w:w="1136" w:type="dxa"/>
            <w:tcMar>
              <w:left w:w="58" w:type="dxa"/>
              <w:right w:w="58" w:type="dxa"/>
            </w:tcMar>
          </w:tcPr>
          <w:p w14:paraId="6882A884" w14:textId="77777777" w:rsidR="000751EA" w:rsidRPr="005B7BBA" w:rsidRDefault="000751EA" w:rsidP="000751EA">
            <w:pPr>
              <w:pStyle w:val="TableText"/>
            </w:pPr>
            <w:r w:rsidRPr="005B7BBA">
              <w:t>3 N</w:t>
            </w:r>
          </w:p>
        </w:tc>
        <w:tc>
          <w:tcPr>
            <w:tcW w:w="2340" w:type="dxa"/>
            <w:tcMar>
              <w:left w:w="58" w:type="dxa"/>
              <w:right w:w="58" w:type="dxa"/>
            </w:tcMar>
          </w:tcPr>
          <w:p w14:paraId="7787B434" w14:textId="77777777" w:rsidR="000751EA" w:rsidRPr="005B7BBA" w:rsidRDefault="000751EA" w:rsidP="000751EA">
            <w:pPr>
              <w:pStyle w:val="TableText"/>
            </w:pPr>
            <w:r>
              <w:t>-</w:t>
            </w:r>
          </w:p>
        </w:tc>
        <w:tc>
          <w:tcPr>
            <w:tcW w:w="837" w:type="dxa"/>
            <w:tcMar>
              <w:left w:w="58" w:type="dxa"/>
              <w:right w:w="58" w:type="dxa"/>
            </w:tcMar>
          </w:tcPr>
          <w:p w14:paraId="2C193071" w14:textId="77777777" w:rsidR="000751EA" w:rsidRPr="005B7BBA" w:rsidRDefault="000751EA" w:rsidP="000751EA">
            <w:pPr>
              <w:pStyle w:val="TableText"/>
            </w:pPr>
            <w:r>
              <w:t>Zeros</w:t>
            </w:r>
          </w:p>
        </w:tc>
        <w:tc>
          <w:tcPr>
            <w:tcW w:w="438" w:type="dxa"/>
          </w:tcPr>
          <w:p w14:paraId="5D643B23" w14:textId="77777777" w:rsidR="000751EA" w:rsidRPr="005B7BBA" w:rsidRDefault="000751EA" w:rsidP="000751EA">
            <w:pPr>
              <w:pStyle w:val="TableText"/>
            </w:pPr>
            <w:r>
              <w:t>-</w:t>
            </w:r>
          </w:p>
        </w:tc>
        <w:tc>
          <w:tcPr>
            <w:tcW w:w="438" w:type="dxa"/>
          </w:tcPr>
          <w:p w14:paraId="693D909E" w14:textId="77777777" w:rsidR="000751EA" w:rsidRPr="005B7BBA" w:rsidRDefault="000751EA" w:rsidP="000751EA">
            <w:pPr>
              <w:pStyle w:val="TableText"/>
            </w:pPr>
            <w:r w:rsidRPr="005B7BBA">
              <w:t>X</w:t>
            </w:r>
          </w:p>
        </w:tc>
        <w:tc>
          <w:tcPr>
            <w:tcW w:w="439" w:type="dxa"/>
          </w:tcPr>
          <w:p w14:paraId="79E1F49B" w14:textId="77777777" w:rsidR="000751EA" w:rsidRPr="005B7BBA" w:rsidRDefault="000751EA" w:rsidP="000751EA">
            <w:pPr>
              <w:pStyle w:val="TableText"/>
            </w:pPr>
            <w:r w:rsidRPr="005B7BBA">
              <w:t>X</w:t>
            </w:r>
          </w:p>
        </w:tc>
      </w:tr>
      <w:tr w:rsidR="000751EA" w14:paraId="1803199A" w14:textId="77777777" w:rsidTr="007A4858">
        <w:trPr>
          <w:cantSplit/>
        </w:trPr>
        <w:tc>
          <w:tcPr>
            <w:tcW w:w="802" w:type="dxa"/>
            <w:tcMar>
              <w:left w:w="58" w:type="dxa"/>
              <w:right w:w="58" w:type="dxa"/>
            </w:tcMar>
          </w:tcPr>
          <w:p w14:paraId="6763BA0E" w14:textId="77777777" w:rsidR="000751EA" w:rsidRPr="005B7BBA" w:rsidRDefault="000751EA" w:rsidP="000751EA">
            <w:pPr>
              <w:pStyle w:val="TableText"/>
            </w:pPr>
            <w:r w:rsidRPr="005B7BBA">
              <w:t>228</w:t>
            </w:r>
          </w:p>
        </w:tc>
        <w:tc>
          <w:tcPr>
            <w:tcW w:w="2250" w:type="dxa"/>
            <w:tcMar>
              <w:left w:w="58" w:type="dxa"/>
              <w:right w:w="58" w:type="dxa"/>
            </w:tcMar>
          </w:tcPr>
          <w:p w14:paraId="77E5A717" w14:textId="77777777" w:rsidR="000751EA" w:rsidRPr="005B7BBA" w:rsidRDefault="000751EA" w:rsidP="000751EA">
            <w:pPr>
              <w:pStyle w:val="TableText"/>
            </w:pPr>
            <w:r w:rsidRPr="005B7BBA">
              <w:t>PROC STATUS CODE</w:t>
            </w:r>
          </w:p>
        </w:tc>
        <w:tc>
          <w:tcPr>
            <w:tcW w:w="2970" w:type="dxa"/>
            <w:tcMar>
              <w:left w:w="58" w:type="dxa"/>
              <w:right w:w="58" w:type="dxa"/>
            </w:tcMar>
          </w:tcPr>
          <w:p w14:paraId="40480ECC" w14:textId="21482FF5" w:rsidR="000751EA" w:rsidRPr="005B7BBA" w:rsidRDefault="000751EA" w:rsidP="000751EA">
            <w:pPr>
              <w:pStyle w:val="TableText"/>
            </w:pPr>
            <w:r w:rsidRPr="005B7BBA">
              <w:t>:P:</w:t>
            </w:r>
            <w:hyperlink r:id="rId1259" w:history="1">
              <w:r w:rsidRPr="00697695">
                <w:rPr>
                  <w:rStyle w:val="Hyperlink"/>
                </w:rPr>
                <w:t>P</w:t>
              </w:r>
              <w:bookmarkStart w:id="1572" w:name="_Hlt500223040"/>
              <w:r w:rsidRPr="00697695">
                <w:rPr>
                  <w:rStyle w:val="Hyperlink"/>
                </w:rPr>
                <w:t>R</w:t>
              </w:r>
              <w:bookmarkStart w:id="1573" w:name="_Hlt527344530"/>
              <w:bookmarkEnd w:id="1572"/>
              <w:r w:rsidRPr="00697695">
                <w:rPr>
                  <w:rStyle w:val="Hyperlink"/>
                </w:rPr>
                <w:t>O</w:t>
              </w:r>
              <w:bookmarkEnd w:id="1573"/>
              <w:r w:rsidRPr="00697695">
                <w:rPr>
                  <w:rStyle w:val="Hyperlink"/>
                </w:rPr>
                <w:t>CEDU</w:t>
              </w:r>
              <w:bookmarkStart w:id="1574" w:name="_Hlt12257391"/>
              <w:bookmarkStart w:id="1575" w:name="_Hlt517152611"/>
              <w:bookmarkEnd w:id="1574"/>
              <w:r w:rsidRPr="00697695">
                <w:rPr>
                  <w:rStyle w:val="Hyperlink"/>
                </w:rPr>
                <w:t>R</w:t>
              </w:r>
              <w:bookmarkEnd w:id="1575"/>
              <w:r w:rsidRPr="00697695">
                <w:rPr>
                  <w:rStyle w:val="Hyperlink"/>
                </w:rPr>
                <w:t>E-ST</w:t>
              </w:r>
              <w:bookmarkStart w:id="1576" w:name="_Hlt506777994"/>
              <w:r w:rsidRPr="00697695">
                <w:rPr>
                  <w:rStyle w:val="Hyperlink"/>
                </w:rPr>
                <w:t>A</w:t>
              </w:r>
              <w:bookmarkEnd w:id="1576"/>
              <w:r w:rsidRPr="00697695">
                <w:rPr>
                  <w:rStyle w:val="Hyperlink"/>
                </w:rPr>
                <w:t>T-CODE</w:t>
              </w:r>
            </w:hyperlink>
          </w:p>
        </w:tc>
        <w:tc>
          <w:tcPr>
            <w:tcW w:w="2734" w:type="dxa"/>
            <w:tcMar>
              <w:left w:w="58" w:type="dxa"/>
              <w:right w:w="58" w:type="dxa"/>
            </w:tcMar>
          </w:tcPr>
          <w:p w14:paraId="276C8240" w14:textId="233A1520" w:rsidR="000751EA" w:rsidRDefault="000751EA" w:rsidP="000751EA">
            <w:pPr>
              <w:pStyle w:val="TableText"/>
            </w:pPr>
            <w:r w:rsidRPr="005B7BBA">
              <w:t>Procedure status code</w:t>
            </w:r>
          </w:p>
          <w:p w14:paraId="35217707" w14:textId="11FA1C4B" w:rsidR="00027176" w:rsidRDefault="000751EA" w:rsidP="000751EA">
            <w:pPr>
              <w:pStyle w:val="TableText"/>
              <w:rPr>
                <w:rFonts w:cs="Arial"/>
                <w:color w:val="000000"/>
              </w:rPr>
            </w:pPr>
            <w:r w:rsidRPr="00512160">
              <w:rPr>
                <w:rFonts w:cs="Arial"/>
                <w:color w:val="000000"/>
              </w:rPr>
              <w:t>This field provides an indicator establishing the status for each individual procedure code/modifier.</w:t>
            </w:r>
            <w:r w:rsidR="003962F0">
              <w:rPr>
                <w:rFonts w:cs="Arial"/>
                <w:color w:val="000000"/>
              </w:rPr>
              <w:t xml:space="preserve"> </w:t>
            </w:r>
            <w:r w:rsidRPr="00512160">
              <w:rPr>
                <w:rFonts w:cs="Arial"/>
                <w:color w:val="000000"/>
              </w:rPr>
              <w:t>Acceptable values and definitions can be found the MCM §15901.</w:t>
            </w:r>
          </w:p>
          <w:p w14:paraId="08CD9870" w14:textId="662FF2DE" w:rsidR="000751EA" w:rsidRDefault="000751EA" w:rsidP="000751EA">
            <w:pPr>
              <w:pStyle w:val="TableText"/>
              <w:rPr>
                <w:rFonts w:cs="Arial"/>
              </w:rPr>
            </w:pPr>
            <w:r w:rsidRPr="00512160">
              <w:rPr>
                <w:rFonts w:cs="Arial"/>
                <w:color w:val="000000"/>
              </w:rPr>
              <w:t>The procedure code status codes are provided on the MPFSDB file.</w:t>
            </w:r>
          </w:p>
          <w:p w14:paraId="525DA33B" w14:textId="74EE82D9" w:rsidR="000751EA" w:rsidRPr="005B7BBA" w:rsidRDefault="000751EA" w:rsidP="00027176">
            <w:pPr>
              <w:pStyle w:val="TableText"/>
            </w:pPr>
            <w:r w:rsidRPr="000B4954">
              <w:rPr>
                <w:rFonts w:cs="Arial"/>
                <w:b/>
                <w:color w:val="000000"/>
              </w:rPr>
              <w:t>Note:</w:t>
            </w:r>
            <w:r w:rsidRPr="00512160">
              <w:rPr>
                <w:rFonts w:cs="Arial"/>
                <w:color w:val="000000"/>
              </w:rPr>
              <w:t xml:space="preserve"> The following status code values are subject to application of the limiting charge: A, B, C, L, P, R, T and Z</w:t>
            </w:r>
            <w:r>
              <w:rPr>
                <w:rFonts w:cs="Arial"/>
                <w:color w:val="000000"/>
              </w:rPr>
              <w:t>.</w:t>
            </w:r>
          </w:p>
        </w:tc>
        <w:tc>
          <w:tcPr>
            <w:tcW w:w="1136" w:type="dxa"/>
            <w:tcMar>
              <w:left w:w="58" w:type="dxa"/>
              <w:right w:w="58" w:type="dxa"/>
            </w:tcMar>
          </w:tcPr>
          <w:p w14:paraId="6D4BDE28" w14:textId="77777777" w:rsidR="000751EA" w:rsidRPr="005B7BBA" w:rsidRDefault="000751EA" w:rsidP="000751EA">
            <w:pPr>
              <w:pStyle w:val="TableText"/>
            </w:pPr>
            <w:r w:rsidRPr="005B7BBA">
              <w:t>1 C</w:t>
            </w:r>
          </w:p>
        </w:tc>
        <w:tc>
          <w:tcPr>
            <w:tcW w:w="2340" w:type="dxa"/>
            <w:tcMar>
              <w:left w:w="58" w:type="dxa"/>
              <w:right w:w="58" w:type="dxa"/>
            </w:tcMar>
          </w:tcPr>
          <w:p w14:paraId="12968890" w14:textId="77777777" w:rsidR="000751EA" w:rsidRPr="005B7BBA" w:rsidRDefault="000751EA" w:rsidP="000751EA">
            <w:pPr>
              <w:pStyle w:val="TableText"/>
            </w:pPr>
            <w:r>
              <w:t>-</w:t>
            </w:r>
          </w:p>
        </w:tc>
        <w:tc>
          <w:tcPr>
            <w:tcW w:w="837" w:type="dxa"/>
            <w:tcMar>
              <w:left w:w="58" w:type="dxa"/>
              <w:right w:w="58" w:type="dxa"/>
            </w:tcMar>
          </w:tcPr>
          <w:p w14:paraId="3401C2AC" w14:textId="77777777" w:rsidR="000751EA" w:rsidRPr="005B7BBA" w:rsidRDefault="000751EA" w:rsidP="000751EA">
            <w:pPr>
              <w:pStyle w:val="TableText"/>
            </w:pPr>
            <w:r>
              <w:t>Spaces</w:t>
            </w:r>
          </w:p>
        </w:tc>
        <w:tc>
          <w:tcPr>
            <w:tcW w:w="438" w:type="dxa"/>
          </w:tcPr>
          <w:p w14:paraId="42960977" w14:textId="77777777" w:rsidR="000751EA" w:rsidRPr="005B7BBA" w:rsidRDefault="000751EA" w:rsidP="000751EA">
            <w:pPr>
              <w:pStyle w:val="TableText"/>
            </w:pPr>
            <w:r w:rsidRPr="005B7BBA">
              <w:t>X</w:t>
            </w:r>
          </w:p>
        </w:tc>
        <w:tc>
          <w:tcPr>
            <w:tcW w:w="438" w:type="dxa"/>
          </w:tcPr>
          <w:p w14:paraId="10F5F0ED" w14:textId="77777777" w:rsidR="000751EA" w:rsidRPr="005B7BBA" w:rsidRDefault="000751EA" w:rsidP="000751EA">
            <w:pPr>
              <w:pStyle w:val="TableText"/>
            </w:pPr>
            <w:r w:rsidRPr="005B7BBA">
              <w:t>X</w:t>
            </w:r>
          </w:p>
        </w:tc>
        <w:tc>
          <w:tcPr>
            <w:tcW w:w="439" w:type="dxa"/>
          </w:tcPr>
          <w:p w14:paraId="46286DA4" w14:textId="77777777" w:rsidR="000751EA" w:rsidRPr="005B7BBA" w:rsidRDefault="000751EA" w:rsidP="000751EA">
            <w:pPr>
              <w:pStyle w:val="TableText"/>
            </w:pPr>
            <w:r w:rsidRPr="005B7BBA">
              <w:t>X</w:t>
            </w:r>
          </w:p>
        </w:tc>
      </w:tr>
      <w:tr w:rsidR="00792B32" w:rsidRPr="00792B32" w14:paraId="37493597" w14:textId="77777777" w:rsidTr="007A4858">
        <w:trPr>
          <w:cantSplit/>
        </w:trPr>
        <w:tc>
          <w:tcPr>
            <w:tcW w:w="802" w:type="dxa"/>
            <w:tcMar>
              <w:left w:w="58" w:type="dxa"/>
              <w:right w:w="58" w:type="dxa"/>
            </w:tcMar>
          </w:tcPr>
          <w:p w14:paraId="49F9E76F" w14:textId="77777777" w:rsidR="00792B32" w:rsidRPr="00792B32" w:rsidRDefault="00792B32" w:rsidP="00792B32">
            <w:pPr>
              <w:pStyle w:val="TableText"/>
            </w:pPr>
            <w:r w:rsidRPr="00792B32">
              <w:t>229</w:t>
            </w:r>
          </w:p>
        </w:tc>
        <w:tc>
          <w:tcPr>
            <w:tcW w:w="2250" w:type="dxa"/>
            <w:tcMar>
              <w:left w:w="58" w:type="dxa"/>
              <w:right w:w="58" w:type="dxa"/>
            </w:tcMar>
          </w:tcPr>
          <w:p w14:paraId="133079E6" w14:textId="77777777" w:rsidR="00792B32" w:rsidRPr="00792B32" w:rsidRDefault="00792B32" w:rsidP="00792B32">
            <w:pPr>
              <w:pStyle w:val="TableText"/>
            </w:pPr>
            <w:r w:rsidRPr="00792B32">
              <w:t>PROF TECH INDICATOR</w:t>
            </w:r>
          </w:p>
        </w:tc>
        <w:tc>
          <w:tcPr>
            <w:tcW w:w="2970" w:type="dxa"/>
            <w:tcMar>
              <w:left w:w="58" w:type="dxa"/>
              <w:right w:w="58" w:type="dxa"/>
            </w:tcMar>
          </w:tcPr>
          <w:p w14:paraId="45C12799" w14:textId="534D99E4" w:rsidR="00792B32" w:rsidRPr="00792B32" w:rsidRDefault="00792B32" w:rsidP="00792B32">
            <w:pPr>
              <w:pStyle w:val="TableText"/>
            </w:pPr>
            <w:r w:rsidRPr="005B7BBA">
              <w:t>:P:</w:t>
            </w:r>
            <w:hyperlink r:id="rId1260" w:history="1">
              <w:r w:rsidRPr="00697695">
                <w:rPr>
                  <w:rStyle w:val="Hyperlink"/>
                </w:rPr>
                <w:t>PROF-TECH-COMPONENT</w:t>
              </w:r>
            </w:hyperlink>
          </w:p>
        </w:tc>
        <w:tc>
          <w:tcPr>
            <w:tcW w:w="2734" w:type="dxa"/>
            <w:tcMar>
              <w:left w:w="58" w:type="dxa"/>
              <w:right w:w="58" w:type="dxa"/>
            </w:tcMar>
          </w:tcPr>
          <w:p w14:paraId="1E18F785" w14:textId="0EBE1BF6" w:rsidR="00792B32" w:rsidRPr="00792B32" w:rsidRDefault="00792B32" w:rsidP="00792B32">
            <w:pPr>
              <w:pStyle w:val="TableText"/>
            </w:pPr>
            <w:r w:rsidRPr="00792B32">
              <w:t>Professional/technical component indicator</w:t>
            </w:r>
          </w:p>
          <w:p w14:paraId="3EDC621D" w14:textId="77777777" w:rsidR="00792B32" w:rsidRPr="00792B32" w:rsidRDefault="00792B32" w:rsidP="00792B32">
            <w:pPr>
              <w:pStyle w:val="TableText"/>
            </w:pPr>
            <w:r w:rsidRPr="00792B32">
              <w:t>Indicates whether or not a procedure consists of a professional, technical and/or global component.</w:t>
            </w:r>
          </w:p>
        </w:tc>
        <w:tc>
          <w:tcPr>
            <w:tcW w:w="1136" w:type="dxa"/>
            <w:tcMar>
              <w:left w:w="58" w:type="dxa"/>
              <w:right w:w="58" w:type="dxa"/>
            </w:tcMar>
          </w:tcPr>
          <w:p w14:paraId="27ACC03D" w14:textId="77777777" w:rsidR="00792B32" w:rsidRPr="00792B32" w:rsidRDefault="00792B32" w:rsidP="00792B32">
            <w:pPr>
              <w:pStyle w:val="TableText"/>
            </w:pPr>
            <w:r w:rsidRPr="00792B32">
              <w:t>1 C</w:t>
            </w:r>
          </w:p>
        </w:tc>
        <w:tc>
          <w:tcPr>
            <w:tcW w:w="2340" w:type="dxa"/>
            <w:tcMar>
              <w:left w:w="58" w:type="dxa"/>
              <w:right w:w="58" w:type="dxa"/>
            </w:tcMar>
          </w:tcPr>
          <w:p w14:paraId="2957A580" w14:textId="77777777" w:rsidR="00792B32" w:rsidRPr="00792B32" w:rsidRDefault="00792B32" w:rsidP="00792B32">
            <w:pPr>
              <w:pStyle w:val="TableText"/>
              <w:rPr>
                <w:b/>
              </w:rPr>
            </w:pPr>
            <w:r w:rsidRPr="00792B32">
              <w:rPr>
                <w:b/>
              </w:rPr>
              <w:t>Valid Values:</w:t>
            </w:r>
          </w:p>
          <w:p w14:paraId="2274E1F7" w14:textId="3CBB4223" w:rsidR="00792B32" w:rsidRPr="00792B32" w:rsidRDefault="00792B32" w:rsidP="00245396">
            <w:pPr>
              <w:pStyle w:val="TableTextBullet"/>
            </w:pPr>
            <w:r w:rsidRPr="00792B32">
              <w:t>0 – Physician services (i.e. PC/TC does not apply)</w:t>
            </w:r>
          </w:p>
          <w:p w14:paraId="790D78A0" w14:textId="52E191F1" w:rsidR="00792B32" w:rsidRPr="00792B32" w:rsidRDefault="00792B32" w:rsidP="00245396">
            <w:pPr>
              <w:pStyle w:val="TableTextBullet"/>
            </w:pPr>
            <w:r w:rsidRPr="00792B32">
              <w:t>1 – Services with both a PC and TC component</w:t>
            </w:r>
          </w:p>
          <w:p w14:paraId="14D97F4C" w14:textId="7A71797C" w:rsidR="00792B32" w:rsidRPr="00792B32" w:rsidRDefault="00792B32" w:rsidP="00245396">
            <w:pPr>
              <w:pStyle w:val="TableTextBullet"/>
            </w:pPr>
            <w:r w:rsidRPr="00792B32">
              <w:t>2 – PC only</w:t>
            </w:r>
          </w:p>
          <w:p w14:paraId="76F5531C" w14:textId="57149FD2" w:rsidR="00792B32" w:rsidRPr="00792B32" w:rsidRDefault="00792B32" w:rsidP="00245396">
            <w:pPr>
              <w:pStyle w:val="TableTextBullet"/>
            </w:pPr>
            <w:r w:rsidRPr="00792B32">
              <w:t>3 – TC only</w:t>
            </w:r>
          </w:p>
          <w:p w14:paraId="3C824478" w14:textId="47F6E425" w:rsidR="00792B32" w:rsidRPr="00792B32" w:rsidRDefault="00792B32" w:rsidP="00245396">
            <w:pPr>
              <w:pStyle w:val="TableTextBullet"/>
            </w:pPr>
            <w:r w:rsidRPr="00792B32">
              <w:t>4 – Complete or global procedure</w:t>
            </w:r>
          </w:p>
          <w:p w14:paraId="6C898DA0" w14:textId="0C67AE0F" w:rsidR="00792B32" w:rsidRPr="00792B32" w:rsidRDefault="00792B32" w:rsidP="00245396">
            <w:pPr>
              <w:pStyle w:val="TableTextBullet"/>
            </w:pPr>
            <w:r w:rsidRPr="00792B32">
              <w:t>5 – "Incident To" Codes</w:t>
            </w:r>
          </w:p>
          <w:p w14:paraId="740B31C0" w14:textId="43EECC2E" w:rsidR="00792B32" w:rsidRPr="00792B32" w:rsidRDefault="00792B32" w:rsidP="00245396">
            <w:pPr>
              <w:pStyle w:val="TableTextBullet"/>
            </w:pPr>
            <w:r w:rsidRPr="00792B32">
              <w:t>6 – Lab physician interpretation codes</w:t>
            </w:r>
          </w:p>
          <w:p w14:paraId="696D4DC8" w14:textId="77777777" w:rsidR="00792B32" w:rsidRDefault="00792B32" w:rsidP="00245396">
            <w:pPr>
              <w:pStyle w:val="TableTextBullet"/>
            </w:pPr>
            <w:r w:rsidRPr="00792B32">
              <w:t>7 – Private practice therapist’s service</w:t>
            </w:r>
          </w:p>
          <w:p w14:paraId="5A708BEF" w14:textId="77777777" w:rsidR="00792B32" w:rsidRPr="0097365E" w:rsidRDefault="00792B32" w:rsidP="00245396">
            <w:pPr>
              <w:pStyle w:val="TableTextBullet"/>
            </w:pPr>
            <w:r w:rsidRPr="0097365E">
              <w:t xml:space="preserve">8 </w:t>
            </w:r>
            <w:r>
              <w:t xml:space="preserve">– </w:t>
            </w:r>
            <w:r w:rsidRPr="0097365E">
              <w:t>Physician interpretation codes</w:t>
            </w:r>
          </w:p>
          <w:p w14:paraId="6C80920D" w14:textId="2AB527DE" w:rsidR="00792B32" w:rsidRPr="00792B32" w:rsidRDefault="00792B32" w:rsidP="00245396">
            <w:pPr>
              <w:pStyle w:val="TableTextBullet"/>
            </w:pPr>
            <w:r w:rsidRPr="0097365E">
              <w:t xml:space="preserve">9 </w:t>
            </w:r>
            <w:r>
              <w:t xml:space="preserve">– </w:t>
            </w:r>
            <w:r w:rsidRPr="0097365E">
              <w:t>Concept of PC/TC does not apply</w:t>
            </w:r>
          </w:p>
        </w:tc>
        <w:tc>
          <w:tcPr>
            <w:tcW w:w="837" w:type="dxa"/>
            <w:tcMar>
              <w:left w:w="58" w:type="dxa"/>
              <w:right w:w="58" w:type="dxa"/>
            </w:tcMar>
          </w:tcPr>
          <w:p w14:paraId="1B6FEDF1" w14:textId="77777777" w:rsidR="00792B32" w:rsidRPr="00792B32" w:rsidRDefault="00792B32" w:rsidP="00792B32">
            <w:pPr>
              <w:pStyle w:val="TableText"/>
            </w:pPr>
            <w:r w:rsidRPr="00792B32">
              <w:t>Spaces</w:t>
            </w:r>
          </w:p>
        </w:tc>
        <w:tc>
          <w:tcPr>
            <w:tcW w:w="438" w:type="dxa"/>
          </w:tcPr>
          <w:p w14:paraId="3007FBB6" w14:textId="77777777" w:rsidR="00792B32" w:rsidRPr="00792B32" w:rsidRDefault="00792B32" w:rsidP="00792B32">
            <w:pPr>
              <w:pStyle w:val="TableText"/>
            </w:pPr>
            <w:r w:rsidRPr="00792B32">
              <w:t>X</w:t>
            </w:r>
          </w:p>
        </w:tc>
        <w:tc>
          <w:tcPr>
            <w:tcW w:w="438" w:type="dxa"/>
          </w:tcPr>
          <w:p w14:paraId="3D5041B2" w14:textId="77777777" w:rsidR="00792B32" w:rsidRPr="00792B32" w:rsidRDefault="00792B32" w:rsidP="00792B32">
            <w:pPr>
              <w:pStyle w:val="TableText"/>
            </w:pPr>
            <w:r w:rsidRPr="00792B32">
              <w:t>X</w:t>
            </w:r>
          </w:p>
        </w:tc>
        <w:tc>
          <w:tcPr>
            <w:tcW w:w="439" w:type="dxa"/>
          </w:tcPr>
          <w:p w14:paraId="4AF51591" w14:textId="77777777" w:rsidR="00792B32" w:rsidRPr="00792B32" w:rsidRDefault="00792B32" w:rsidP="00792B32">
            <w:pPr>
              <w:pStyle w:val="TableText"/>
            </w:pPr>
            <w:r w:rsidRPr="00792B32">
              <w:t>X</w:t>
            </w:r>
          </w:p>
        </w:tc>
      </w:tr>
      <w:tr w:rsidR="000751EA" w14:paraId="0C48010D" w14:textId="77777777" w:rsidTr="007A4858">
        <w:trPr>
          <w:cantSplit/>
        </w:trPr>
        <w:tc>
          <w:tcPr>
            <w:tcW w:w="802" w:type="dxa"/>
            <w:tcMar>
              <w:left w:w="58" w:type="dxa"/>
              <w:right w:w="58" w:type="dxa"/>
            </w:tcMar>
          </w:tcPr>
          <w:p w14:paraId="4DABEBE5" w14:textId="77777777" w:rsidR="000751EA" w:rsidRPr="005B7BBA" w:rsidRDefault="000751EA" w:rsidP="000751EA">
            <w:pPr>
              <w:pStyle w:val="TableText"/>
            </w:pPr>
            <w:r w:rsidRPr="005B7BBA">
              <w:t>230</w:t>
            </w:r>
          </w:p>
        </w:tc>
        <w:tc>
          <w:tcPr>
            <w:tcW w:w="2250" w:type="dxa"/>
            <w:tcMar>
              <w:left w:w="58" w:type="dxa"/>
              <w:right w:w="58" w:type="dxa"/>
            </w:tcMar>
          </w:tcPr>
          <w:p w14:paraId="57857CFE" w14:textId="77777777" w:rsidR="000751EA" w:rsidRPr="005B7BBA" w:rsidRDefault="000751EA" w:rsidP="000751EA">
            <w:pPr>
              <w:pStyle w:val="TableText"/>
            </w:pPr>
            <w:r w:rsidRPr="005B7BBA">
              <w:t>MULT SURG INDICATOR</w:t>
            </w:r>
          </w:p>
        </w:tc>
        <w:tc>
          <w:tcPr>
            <w:tcW w:w="2970" w:type="dxa"/>
            <w:tcMar>
              <w:left w:w="58" w:type="dxa"/>
              <w:right w:w="58" w:type="dxa"/>
            </w:tcMar>
          </w:tcPr>
          <w:p w14:paraId="3718FD15" w14:textId="51F3C16B" w:rsidR="000751EA" w:rsidRPr="005B7BBA" w:rsidRDefault="000751EA" w:rsidP="000751EA">
            <w:pPr>
              <w:pStyle w:val="TableText"/>
            </w:pPr>
            <w:r w:rsidRPr="005B7BBA">
              <w:t>:P:</w:t>
            </w:r>
            <w:hyperlink r:id="rId1261" w:history="1">
              <w:r w:rsidRPr="00697695">
                <w:rPr>
                  <w:rStyle w:val="Hyperlink"/>
                </w:rPr>
                <w:t>MU</w:t>
              </w:r>
              <w:bookmarkStart w:id="1577" w:name="_Hlt517152616"/>
              <w:r w:rsidRPr="00697695">
                <w:rPr>
                  <w:rStyle w:val="Hyperlink"/>
                </w:rPr>
                <w:t>L</w:t>
              </w:r>
              <w:bookmarkStart w:id="1578" w:name="_Hlt514744609"/>
              <w:bookmarkEnd w:id="1577"/>
              <w:r w:rsidRPr="00697695">
                <w:rPr>
                  <w:rStyle w:val="Hyperlink"/>
                </w:rPr>
                <w:t>T</w:t>
              </w:r>
              <w:bookmarkStart w:id="1579" w:name="_Hlt500223056"/>
              <w:bookmarkEnd w:id="1578"/>
              <w:r w:rsidRPr="00697695">
                <w:rPr>
                  <w:rStyle w:val="Hyperlink"/>
                </w:rPr>
                <w:t>I</w:t>
              </w:r>
              <w:bookmarkStart w:id="1580" w:name="_Hlt12257497"/>
              <w:bookmarkEnd w:id="1579"/>
              <w:r w:rsidRPr="00697695">
                <w:rPr>
                  <w:rStyle w:val="Hyperlink"/>
                </w:rPr>
                <w:t>P</w:t>
              </w:r>
              <w:bookmarkStart w:id="1581" w:name="_Hlt28759275"/>
              <w:bookmarkEnd w:id="1580"/>
              <w:r w:rsidRPr="00697695">
                <w:rPr>
                  <w:rStyle w:val="Hyperlink"/>
                </w:rPr>
                <w:t>L</w:t>
              </w:r>
              <w:bookmarkEnd w:id="1581"/>
              <w:r w:rsidRPr="00697695">
                <w:rPr>
                  <w:rStyle w:val="Hyperlink"/>
                </w:rPr>
                <w:t>E-SUR</w:t>
              </w:r>
              <w:bookmarkStart w:id="1582" w:name="_Hlt506777804"/>
              <w:r w:rsidRPr="00697695">
                <w:rPr>
                  <w:rStyle w:val="Hyperlink"/>
                </w:rPr>
                <w:t>G</w:t>
              </w:r>
              <w:bookmarkEnd w:id="1582"/>
              <w:r w:rsidRPr="00697695">
                <w:rPr>
                  <w:rStyle w:val="Hyperlink"/>
                </w:rPr>
                <w:t>ERY-IND</w:t>
              </w:r>
            </w:hyperlink>
          </w:p>
        </w:tc>
        <w:tc>
          <w:tcPr>
            <w:tcW w:w="2734" w:type="dxa"/>
            <w:tcMar>
              <w:left w:w="58" w:type="dxa"/>
              <w:right w:w="58" w:type="dxa"/>
            </w:tcMar>
          </w:tcPr>
          <w:p w14:paraId="54B1DC2E" w14:textId="77777777" w:rsidR="000751EA" w:rsidRDefault="000751EA" w:rsidP="000751EA">
            <w:pPr>
              <w:pStyle w:val="TableText"/>
            </w:pPr>
            <w:r w:rsidRPr="005B7BBA">
              <w:t>Multiple surgery indicator</w:t>
            </w:r>
          </w:p>
          <w:p w14:paraId="4658AA7A" w14:textId="77777777" w:rsidR="000751EA" w:rsidRPr="005B7BBA" w:rsidRDefault="000751EA" w:rsidP="000751EA">
            <w:pPr>
              <w:pStyle w:val="TableText"/>
            </w:pPr>
            <w:r w:rsidRPr="00512160">
              <w:rPr>
                <w:rFonts w:cs="Arial"/>
                <w:color w:val="000000"/>
              </w:rPr>
              <w:t>Indicates whether or not a service is subject to a multiple surgery payment adjustment when more than one of a similar type of service is billed on the same day</w:t>
            </w:r>
            <w:r>
              <w:rPr>
                <w:rFonts w:cs="Arial"/>
                <w:color w:val="000000"/>
              </w:rPr>
              <w:t>.</w:t>
            </w:r>
          </w:p>
        </w:tc>
        <w:tc>
          <w:tcPr>
            <w:tcW w:w="1136" w:type="dxa"/>
            <w:tcMar>
              <w:left w:w="58" w:type="dxa"/>
              <w:right w:w="58" w:type="dxa"/>
            </w:tcMar>
          </w:tcPr>
          <w:p w14:paraId="5290D506" w14:textId="77777777" w:rsidR="000751EA" w:rsidRPr="005B7BBA" w:rsidRDefault="000751EA" w:rsidP="000751EA">
            <w:pPr>
              <w:pStyle w:val="TableText"/>
            </w:pPr>
            <w:r w:rsidRPr="005B7BBA">
              <w:t>1 C</w:t>
            </w:r>
          </w:p>
        </w:tc>
        <w:tc>
          <w:tcPr>
            <w:tcW w:w="2340" w:type="dxa"/>
            <w:tcMar>
              <w:left w:w="58" w:type="dxa"/>
              <w:right w:w="58" w:type="dxa"/>
            </w:tcMar>
          </w:tcPr>
          <w:p w14:paraId="194924B1" w14:textId="77777777" w:rsidR="000751EA" w:rsidRPr="005B7BBA" w:rsidRDefault="000751EA" w:rsidP="000751EA">
            <w:pPr>
              <w:pStyle w:val="TableText"/>
            </w:pPr>
            <w:r>
              <w:t>-</w:t>
            </w:r>
          </w:p>
        </w:tc>
        <w:tc>
          <w:tcPr>
            <w:tcW w:w="837" w:type="dxa"/>
            <w:tcMar>
              <w:left w:w="58" w:type="dxa"/>
              <w:right w:w="58" w:type="dxa"/>
            </w:tcMar>
          </w:tcPr>
          <w:p w14:paraId="26116827" w14:textId="77777777" w:rsidR="000751EA" w:rsidRPr="005B7BBA" w:rsidRDefault="000751EA" w:rsidP="000751EA">
            <w:pPr>
              <w:pStyle w:val="TableText"/>
            </w:pPr>
            <w:r>
              <w:t>Spaces</w:t>
            </w:r>
          </w:p>
        </w:tc>
        <w:tc>
          <w:tcPr>
            <w:tcW w:w="438" w:type="dxa"/>
          </w:tcPr>
          <w:p w14:paraId="04D56F72" w14:textId="77777777" w:rsidR="000751EA" w:rsidRPr="005B7BBA" w:rsidRDefault="000751EA" w:rsidP="000751EA">
            <w:pPr>
              <w:pStyle w:val="TableText"/>
            </w:pPr>
            <w:r>
              <w:t>-</w:t>
            </w:r>
          </w:p>
        </w:tc>
        <w:tc>
          <w:tcPr>
            <w:tcW w:w="438" w:type="dxa"/>
          </w:tcPr>
          <w:p w14:paraId="0B2122A3" w14:textId="77777777" w:rsidR="000751EA" w:rsidRPr="005B7BBA" w:rsidRDefault="000751EA" w:rsidP="000751EA">
            <w:pPr>
              <w:pStyle w:val="TableText"/>
            </w:pPr>
            <w:r w:rsidRPr="005B7BBA">
              <w:t>X</w:t>
            </w:r>
          </w:p>
        </w:tc>
        <w:tc>
          <w:tcPr>
            <w:tcW w:w="439" w:type="dxa"/>
          </w:tcPr>
          <w:p w14:paraId="113A7FDD" w14:textId="77777777" w:rsidR="000751EA" w:rsidRPr="005B7BBA" w:rsidRDefault="000751EA" w:rsidP="000751EA">
            <w:pPr>
              <w:pStyle w:val="TableText"/>
            </w:pPr>
            <w:r w:rsidRPr="005B7BBA">
              <w:t>X</w:t>
            </w:r>
          </w:p>
        </w:tc>
      </w:tr>
      <w:tr w:rsidR="000751EA" w14:paraId="17BE5752" w14:textId="77777777" w:rsidTr="007A4858">
        <w:trPr>
          <w:cantSplit/>
        </w:trPr>
        <w:tc>
          <w:tcPr>
            <w:tcW w:w="802" w:type="dxa"/>
            <w:tcMar>
              <w:left w:w="58" w:type="dxa"/>
              <w:right w:w="58" w:type="dxa"/>
            </w:tcMar>
          </w:tcPr>
          <w:p w14:paraId="415D194D" w14:textId="77777777" w:rsidR="000751EA" w:rsidRPr="005B7BBA" w:rsidRDefault="000751EA" w:rsidP="000751EA">
            <w:pPr>
              <w:pStyle w:val="TableText"/>
            </w:pPr>
            <w:r w:rsidRPr="005B7BBA">
              <w:t>231</w:t>
            </w:r>
          </w:p>
        </w:tc>
        <w:tc>
          <w:tcPr>
            <w:tcW w:w="2250" w:type="dxa"/>
            <w:tcMar>
              <w:left w:w="58" w:type="dxa"/>
              <w:right w:w="58" w:type="dxa"/>
            </w:tcMar>
          </w:tcPr>
          <w:p w14:paraId="2BA0870D" w14:textId="77777777" w:rsidR="000751EA" w:rsidRPr="005B7BBA" w:rsidRDefault="000751EA" w:rsidP="000751EA">
            <w:pPr>
              <w:pStyle w:val="TableText"/>
            </w:pPr>
            <w:r w:rsidRPr="005B7BBA">
              <w:t>BILATERAL SURGERY INDICATOR</w:t>
            </w:r>
          </w:p>
        </w:tc>
        <w:tc>
          <w:tcPr>
            <w:tcW w:w="2970" w:type="dxa"/>
            <w:tcMar>
              <w:left w:w="58" w:type="dxa"/>
              <w:right w:w="58" w:type="dxa"/>
            </w:tcMar>
          </w:tcPr>
          <w:p w14:paraId="4869BCAA" w14:textId="0ABE5E8B" w:rsidR="000751EA" w:rsidRPr="005B7BBA" w:rsidRDefault="000751EA" w:rsidP="000751EA">
            <w:pPr>
              <w:pStyle w:val="TableText"/>
            </w:pPr>
            <w:r w:rsidRPr="005B7BBA">
              <w:t>:P:</w:t>
            </w:r>
            <w:bookmarkStart w:id="1583" w:name="_Hlt527345199"/>
            <w:r w:rsidRPr="00697695">
              <w:rPr>
                <w:rStyle w:val="Hyperlink"/>
              </w:rPr>
              <w:fldChar w:fldCharType="begin"/>
            </w:r>
            <w:r w:rsidR="00A72C3C">
              <w:rPr>
                <w:rStyle w:val="Hyperlink"/>
              </w:rPr>
              <w:instrText>HYPERLINK "..\\..\\DataDictionary\\COBOL\\B\\BILATERAL-SURG-IND.docx"</w:instrText>
            </w:r>
            <w:r w:rsidRPr="00697695">
              <w:rPr>
                <w:rStyle w:val="Hyperlink"/>
              </w:rPr>
            </w:r>
            <w:r w:rsidRPr="00697695">
              <w:rPr>
                <w:rStyle w:val="Hyperlink"/>
              </w:rPr>
              <w:fldChar w:fldCharType="separate"/>
            </w:r>
            <w:r w:rsidRPr="00697695">
              <w:rPr>
                <w:rStyle w:val="Hyperlink"/>
              </w:rPr>
              <w:t>B</w:t>
            </w:r>
            <w:bookmarkStart w:id="1584" w:name="_Hlt500223061"/>
            <w:r w:rsidRPr="00697695">
              <w:rPr>
                <w:rStyle w:val="Hyperlink"/>
              </w:rPr>
              <w:t>I</w:t>
            </w:r>
            <w:bookmarkEnd w:id="1584"/>
            <w:r w:rsidRPr="00697695">
              <w:rPr>
                <w:rStyle w:val="Hyperlink"/>
              </w:rPr>
              <w:t>L</w:t>
            </w:r>
            <w:bookmarkStart w:id="1585" w:name="_Hlt506777664"/>
            <w:r w:rsidRPr="00697695">
              <w:rPr>
                <w:rStyle w:val="Hyperlink"/>
              </w:rPr>
              <w:t>A</w:t>
            </w:r>
            <w:bookmarkEnd w:id="1585"/>
            <w:r w:rsidRPr="00697695">
              <w:rPr>
                <w:rStyle w:val="Hyperlink"/>
              </w:rPr>
              <w:t>T</w:t>
            </w:r>
            <w:bookmarkStart w:id="1586" w:name="_Hlt12257551"/>
            <w:bookmarkStart w:id="1587" w:name="_Hlt30574877"/>
            <w:bookmarkEnd w:id="1586"/>
            <w:r w:rsidRPr="00697695">
              <w:rPr>
                <w:rStyle w:val="Hyperlink"/>
              </w:rPr>
              <w:t>E</w:t>
            </w:r>
            <w:bookmarkStart w:id="1588" w:name="_Hlt12257529"/>
            <w:bookmarkEnd w:id="1587"/>
            <w:r w:rsidRPr="00697695">
              <w:rPr>
                <w:rStyle w:val="Hyperlink"/>
              </w:rPr>
              <w:t>R</w:t>
            </w:r>
            <w:bookmarkStart w:id="1589" w:name="_Hlt28759313"/>
            <w:bookmarkEnd w:id="1588"/>
            <w:r w:rsidRPr="00697695">
              <w:rPr>
                <w:rStyle w:val="Hyperlink"/>
              </w:rPr>
              <w:t>A</w:t>
            </w:r>
            <w:bookmarkEnd w:id="1589"/>
            <w:r w:rsidRPr="00697695">
              <w:rPr>
                <w:rStyle w:val="Hyperlink"/>
              </w:rPr>
              <w:t>L-SURG-IND</w:t>
            </w:r>
            <w:r w:rsidRPr="00697695">
              <w:rPr>
                <w:rStyle w:val="Hyperlink"/>
              </w:rPr>
              <w:fldChar w:fldCharType="end"/>
            </w:r>
            <w:bookmarkEnd w:id="1583"/>
          </w:p>
        </w:tc>
        <w:tc>
          <w:tcPr>
            <w:tcW w:w="2734" w:type="dxa"/>
            <w:tcMar>
              <w:left w:w="58" w:type="dxa"/>
              <w:right w:w="58" w:type="dxa"/>
            </w:tcMar>
          </w:tcPr>
          <w:p w14:paraId="1B778F6A" w14:textId="77777777" w:rsidR="000751EA" w:rsidRDefault="000751EA" w:rsidP="000751EA">
            <w:pPr>
              <w:pStyle w:val="TableText"/>
            </w:pPr>
            <w:r w:rsidRPr="005B7BBA">
              <w:t>Bilateral surgery indicator</w:t>
            </w:r>
          </w:p>
          <w:p w14:paraId="54C59E30" w14:textId="77777777" w:rsidR="000751EA" w:rsidRPr="005B7BBA" w:rsidRDefault="000751EA" w:rsidP="000751EA">
            <w:pPr>
              <w:pStyle w:val="TableText"/>
            </w:pPr>
            <w:r>
              <w:rPr>
                <w:rFonts w:cs="Arial"/>
                <w:color w:val="000000"/>
              </w:rPr>
              <w:t>Indicates if the procedure code is subject to the bilateral surgery payment rule.</w:t>
            </w:r>
          </w:p>
        </w:tc>
        <w:tc>
          <w:tcPr>
            <w:tcW w:w="1136" w:type="dxa"/>
            <w:tcMar>
              <w:left w:w="58" w:type="dxa"/>
              <w:right w:w="58" w:type="dxa"/>
            </w:tcMar>
          </w:tcPr>
          <w:p w14:paraId="3C52789F" w14:textId="77777777" w:rsidR="000751EA" w:rsidRPr="005B7BBA" w:rsidRDefault="000751EA" w:rsidP="000751EA">
            <w:pPr>
              <w:pStyle w:val="TableText"/>
            </w:pPr>
            <w:r w:rsidRPr="005B7BBA">
              <w:t>1 C</w:t>
            </w:r>
          </w:p>
        </w:tc>
        <w:tc>
          <w:tcPr>
            <w:tcW w:w="2340" w:type="dxa"/>
            <w:tcMar>
              <w:left w:w="58" w:type="dxa"/>
              <w:right w:w="58" w:type="dxa"/>
            </w:tcMar>
          </w:tcPr>
          <w:p w14:paraId="42EA35CB" w14:textId="77777777" w:rsidR="000751EA" w:rsidRPr="005B7BBA" w:rsidRDefault="000751EA" w:rsidP="000751EA">
            <w:pPr>
              <w:pStyle w:val="TableText"/>
            </w:pPr>
            <w:r>
              <w:t>-</w:t>
            </w:r>
          </w:p>
        </w:tc>
        <w:tc>
          <w:tcPr>
            <w:tcW w:w="837" w:type="dxa"/>
            <w:tcMar>
              <w:left w:w="58" w:type="dxa"/>
              <w:right w:w="58" w:type="dxa"/>
            </w:tcMar>
          </w:tcPr>
          <w:p w14:paraId="2E1E71E8" w14:textId="77777777" w:rsidR="000751EA" w:rsidRPr="005B7BBA" w:rsidRDefault="000751EA" w:rsidP="000751EA">
            <w:pPr>
              <w:pStyle w:val="TableText"/>
            </w:pPr>
            <w:r>
              <w:t>Spaces</w:t>
            </w:r>
          </w:p>
        </w:tc>
        <w:tc>
          <w:tcPr>
            <w:tcW w:w="438" w:type="dxa"/>
          </w:tcPr>
          <w:p w14:paraId="61049DDB" w14:textId="77777777" w:rsidR="000751EA" w:rsidRPr="005B7BBA" w:rsidRDefault="000751EA" w:rsidP="000751EA">
            <w:pPr>
              <w:pStyle w:val="TableText"/>
            </w:pPr>
            <w:r>
              <w:t>-</w:t>
            </w:r>
          </w:p>
        </w:tc>
        <w:tc>
          <w:tcPr>
            <w:tcW w:w="438" w:type="dxa"/>
          </w:tcPr>
          <w:p w14:paraId="0928CCD4" w14:textId="77777777" w:rsidR="000751EA" w:rsidRPr="005B7BBA" w:rsidRDefault="000751EA" w:rsidP="000751EA">
            <w:pPr>
              <w:pStyle w:val="TableText"/>
            </w:pPr>
            <w:r w:rsidRPr="005B7BBA">
              <w:t>X</w:t>
            </w:r>
          </w:p>
        </w:tc>
        <w:tc>
          <w:tcPr>
            <w:tcW w:w="439" w:type="dxa"/>
          </w:tcPr>
          <w:p w14:paraId="7D469490" w14:textId="77777777" w:rsidR="000751EA" w:rsidRPr="005B7BBA" w:rsidRDefault="000751EA" w:rsidP="000751EA">
            <w:pPr>
              <w:pStyle w:val="TableText"/>
            </w:pPr>
            <w:r w:rsidRPr="005B7BBA">
              <w:t>X</w:t>
            </w:r>
          </w:p>
        </w:tc>
      </w:tr>
      <w:tr w:rsidR="000751EA" w14:paraId="6CD40276" w14:textId="77777777" w:rsidTr="007A4858">
        <w:trPr>
          <w:cantSplit/>
        </w:trPr>
        <w:tc>
          <w:tcPr>
            <w:tcW w:w="802" w:type="dxa"/>
            <w:tcMar>
              <w:left w:w="58" w:type="dxa"/>
              <w:right w:w="58" w:type="dxa"/>
            </w:tcMar>
          </w:tcPr>
          <w:p w14:paraId="7C2893C4" w14:textId="77777777" w:rsidR="000751EA" w:rsidRPr="005B7BBA" w:rsidRDefault="000751EA" w:rsidP="000751EA">
            <w:pPr>
              <w:pStyle w:val="TableText"/>
            </w:pPr>
            <w:r w:rsidRPr="005B7BBA">
              <w:t>232</w:t>
            </w:r>
          </w:p>
        </w:tc>
        <w:tc>
          <w:tcPr>
            <w:tcW w:w="2250" w:type="dxa"/>
            <w:tcMar>
              <w:left w:w="58" w:type="dxa"/>
              <w:right w:w="58" w:type="dxa"/>
            </w:tcMar>
          </w:tcPr>
          <w:p w14:paraId="3BB9C223" w14:textId="77777777" w:rsidR="000751EA" w:rsidRPr="005B7BBA" w:rsidRDefault="000751EA" w:rsidP="000751EA">
            <w:pPr>
              <w:pStyle w:val="TableText"/>
            </w:pPr>
            <w:r w:rsidRPr="005B7BBA">
              <w:t>ASSIST SURG INDICATOR</w:t>
            </w:r>
          </w:p>
        </w:tc>
        <w:tc>
          <w:tcPr>
            <w:tcW w:w="2970" w:type="dxa"/>
            <w:tcMar>
              <w:left w:w="58" w:type="dxa"/>
              <w:right w:w="58" w:type="dxa"/>
            </w:tcMar>
          </w:tcPr>
          <w:p w14:paraId="60597CF9" w14:textId="0DE05447" w:rsidR="000751EA" w:rsidRPr="005B7BBA" w:rsidRDefault="000751EA" w:rsidP="000751EA">
            <w:pPr>
              <w:pStyle w:val="TableText"/>
            </w:pPr>
            <w:r w:rsidRPr="005B7BBA">
              <w:t>:P:</w:t>
            </w:r>
            <w:hyperlink r:id="rId1262" w:history="1">
              <w:r w:rsidRPr="00697695">
                <w:rPr>
                  <w:rStyle w:val="Hyperlink"/>
                </w:rPr>
                <w:t>AS</w:t>
              </w:r>
              <w:bookmarkStart w:id="1590" w:name="_Hlt28759329"/>
              <w:r w:rsidRPr="00697695">
                <w:rPr>
                  <w:rStyle w:val="Hyperlink"/>
                </w:rPr>
                <w:t>S</w:t>
              </w:r>
              <w:bookmarkStart w:id="1591" w:name="_Hlt527345299"/>
              <w:bookmarkEnd w:id="1590"/>
              <w:r w:rsidRPr="00697695">
                <w:rPr>
                  <w:rStyle w:val="Hyperlink"/>
                </w:rPr>
                <w:t>I</w:t>
              </w:r>
              <w:bookmarkStart w:id="1592" w:name="_Hlt12258978"/>
              <w:bookmarkStart w:id="1593" w:name="_Hlt500223067"/>
              <w:bookmarkEnd w:id="1591"/>
              <w:bookmarkEnd w:id="1592"/>
              <w:r w:rsidRPr="00697695">
                <w:rPr>
                  <w:rStyle w:val="Hyperlink"/>
                </w:rPr>
                <w:t>S</w:t>
              </w:r>
              <w:bookmarkStart w:id="1594" w:name="_Hlt506777616"/>
              <w:bookmarkEnd w:id="1593"/>
              <w:r w:rsidRPr="00697695">
                <w:rPr>
                  <w:rStyle w:val="Hyperlink"/>
                </w:rPr>
                <w:t>T</w:t>
              </w:r>
              <w:bookmarkStart w:id="1595" w:name="_Hlt517152622"/>
              <w:bookmarkEnd w:id="1594"/>
              <w:r w:rsidRPr="00697695">
                <w:rPr>
                  <w:rStyle w:val="Hyperlink"/>
                </w:rPr>
                <w:t>A</w:t>
              </w:r>
              <w:bookmarkStart w:id="1596" w:name="_Hlt30574882"/>
              <w:bookmarkEnd w:id="1595"/>
              <w:r w:rsidRPr="00697695">
                <w:rPr>
                  <w:rStyle w:val="Hyperlink"/>
                </w:rPr>
                <w:t>N</w:t>
              </w:r>
              <w:bookmarkEnd w:id="1596"/>
              <w:r w:rsidRPr="00697695">
                <w:rPr>
                  <w:rStyle w:val="Hyperlink"/>
                </w:rPr>
                <w:t>T-SURG-IND</w:t>
              </w:r>
            </w:hyperlink>
          </w:p>
        </w:tc>
        <w:tc>
          <w:tcPr>
            <w:tcW w:w="2734" w:type="dxa"/>
            <w:tcMar>
              <w:left w:w="58" w:type="dxa"/>
              <w:right w:w="58" w:type="dxa"/>
            </w:tcMar>
          </w:tcPr>
          <w:p w14:paraId="641C4880" w14:textId="0F0305DB" w:rsidR="000751EA" w:rsidRDefault="000751EA" w:rsidP="000751EA">
            <w:pPr>
              <w:pStyle w:val="TableText"/>
            </w:pPr>
            <w:r w:rsidRPr="005B7BBA">
              <w:t>Assistant surgeon indicator</w:t>
            </w:r>
          </w:p>
          <w:p w14:paraId="2C1653DB" w14:textId="77777777" w:rsidR="000751EA" w:rsidRPr="005B7BBA" w:rsidRDefault="000751EA" w:rsidP="000751EA">
            <w:pPr>
              <w:pStyle w:val="TableText"/>
            </w:pPr>
            <w:r w:rsidRPr="00EB313B">
              <w:rPr>
                <w:rFonts w:cs="Arial"/>
              </w:rPr>
              <w:t>Indicates whether or not an assistant surgeon is permissible for a given surgical procedure.</w:t>
            </w:r>
          </w:p>
        </w:tc>
        <w:tc>
          <w:tcPr>
            <w:tcW w:w="1136" w:type="dxa"/>
            <w:tcMar>
              <w:left w:w="58" w:type="dxa"/>
              <w:right w:w="58" w:type="dxa"/>
            </w:tcMar>
          </w:tcPr>
          <w:p w14:paraId="6F9BCDF9" w14:textId="77777777" w:rsidR="000751EA" w:rsidRPr="005B7BBA" w:rsidRDefault="000751EA" w:rsidP="000751EA">
            <w:pPr>
              <w:pStyle w:val="TableText"/>
            </w:pPr>
            <w:r w:rsidRPr="005B7BBA">
              <w:t>1 C</w:t>
            </w:r>
          </w:p>
        </w:tc>
        <w:tc>
          <w:tcPr>
            <w:tcW w:w="2340" w:type="dxa"/>
            <w:tcMar>
              <w:left w:w="58" w:type="dxa"/>
              <w:right w:w="58" w:type="dxa"/>
            </w:tcMar>
          </w:tcPr>
          <w:p w14:paraId="4739CC5B" w14:textId="77777777" w:rsidR="000751EA" w:rsidRPr="005B7BBA" w:rsidRDefault="000751EA" w:rsidP="000751EA">
            <w:pPr>
              <w:pStyle w:val="TableText"/>
            </w:pPr>
            <w:r>
              <w:t>-</w:t>
            </w:r>
          </w:p>
        </w:tc>
        <w:tc>
          <w:tcPr>
            <w:tcW w:w="837" w:type="dxa"/>
            <w:tcMar>
              <w:left w:w="58" w:type="dxa"/>
              <w:right w:w="58" w:type="dxa"/>
            </w:tcMar>
          </w:tcPr>
          <w:p w14:paraId="0F61A57D" w14:textId="77777777" w:rsidR="000751EA" w:rsidRPr="005B7BBA" w:rsidRDefault="000751EA" w:rsidP="000751EA">
            <w:pPr>
              <w:pStyle w:val="TableText"/>
            </w:pPr>
            <w:r>
              <w:t>Spaces</w:t>
            </w:r>
          </w:p>
        </w:tc>
        <w:tc>
          <w:tcPr>
            <w:tcW w:w="438" w:type="dxa"/>
          </w:tcPr>
          <w:p w14:paraId="30166B80" w14:textId="77777777" w:rsidR="000751EA" w:rsidRPr="005B7BBA" w:rsidRDefault="000751EA" w:rsidP="000751EA">
            <w:pPr>
              <w:pStyle w:val="TableText"/>
            </w:pPr>
            <w:r>
              <w:t>-</w:t>
            </w:r>
          </w:p>
        </w:tc>
        <w:tc>
          <w:tcPr>
            <w:tcW w:w="438" w:type="dxa"/>
          </w:tcPr>
          <w:p w14:paraId="6726E517" w14:textId="77777777" w:rsidR="000751EA" w:rsidRPr="005B7BBA" w:rsidRDefault="000751EA" w:rsidP="000751EA">
            <w:pPr>
              <w:pStyle w:val="TableText"/>
            </w:pPr>
            <w:r w:rsidRPr="005B7BBA">
              <w:t>X</w:t>
            </w:r>
          </w:p>
        </w:tc>
        <w:tc>
          <w:tcPr>
            <w:tcW w:w="439" w:type="dxa"/>
          </w:tcPr>
          <w:p w14:paraId="5A2F8A28" w14:textId="77777777" w:rsidR="000751EA" w:rsidRPr="005B7BBA" w:rsidRDefault="000751EA" w:rsidP="000751EA">
            <w:pPr>
              <w:pStyle w:val="TableText"/>
            </w:pPr>
            <w:r w:rsidRPr="005B7BBA">
              <w:t>X</w:t>
            </w:r>
          </w:p>
        </w:tc>
      </w:tr>
      <w:tr w:rsidR="000751EA" w14:paraId="6922AB3C" w14:textId="77777777" w:rsidTr="007A4858">
        <w:trPr>
          <w:cantSplit/>
        </w:trPr>
        <w:tc>
          <w:tcPr>
            <w:tcW w:w="802" w:type="dxa"/>
            <w:tcMar>
              <w:left w:w="58" w:type="dxa"/>
              <w:right w:w="58" w:type="dxa"/>
            </w:tcMar>
          </w:tcPr>
          <w:p w14:paraId="1C6F5238" w14:textId="77777777" w:rsidR="000751EA" w:rsidRPr="005B7BBA" w:rsidRDefault="000751EA" w:rsidP="000751EA">
            <w:pPr>
              <w:pStyle w:val="TableText"/>
            </w:pPr>
            <w:r w:rsidRPr="005B7BBA">
              <w:t>233</w:t>
            </w:r>
          </w:p>
        </w:tc>
        <w:tc>
          <w:tcPr>
            <w:tcW w:w="2250" w:type="dxa"/>
            <w:tcMar>
              <w:left w:w="58" w:type="dxa"/>
              <w:right w:w="58" w:type="dxa"/>
            </w:tcMar>
          </w:tcPr>
          <w:p w14:paraId="75B1F0CD" w14:textId="77777777" w:rsidR="000751EA" w:rsidRPr="005B7BBA" w:rsidRDefault="000751EA" w:rsidP="000751EA">
            <w:pPr>
              <w:pStyle w:val="TableText"/>
            </w:pPr>
            <w:r w:rsidRPr="005B7BBA">
              <w:t>TWO SURGERY INDICATOR</w:t>
            </w:r>
          </w:p>
        </w:tc>
        <w:tc>
          <w:tcPr>
            <w:tcW w:w="2970" w:type="dxa"/>
            <w:tcMar>
              <w:left w:w="58" w:type="dxa"/>
              <w:right w:w="58" w:type="dxa"/>
            </w:tcMar>
          </w:tcPr>
          <w:p w14:paraId="466FED18" w14:textId="1A53C436" w:rsidR="000751EA" w:rsidRPr="005B7BBA" w:rsidRDefault="000751EA" w:rsidP="000751EA">
            <w:pPr>
              <w:pStyle w:val="TableText"/>
            </w:pPr>
            <w:r w:rsidRPr="005B7BBA">
              <w:t>:P:</w:t>
            </w:r>
            <w:bookmarkStart w:id="1597" w:name="_Hlt514744626"/>
            <w:r w:rsidRPr="00697695">
              <w:rPr>
                <w:rStyle w:val="Hyperlink"/>
              </w:rPr>
              <w:fldChar w:fldCharType="begin"/>
            </w:r>
            <w:r w:rsidR="006261E9">
              <w:rPr>
                <w:rStyle w:val="Hyperlink"/>
              </w:rPr>
              <w:instrText>HYPERLINK "..\\..\\DataDictionary\\COBOL\\TRN\\TWO-SURGERY-IND.docx"</w:instrText>
            </w:r>
            <w:r w:rsidRPr="00697695">
              <w:rPr>
                <w:rStyle w:val="Hyperlink"/>
              </w:rPr>
            </w:r>
            <w:r w:rsidRPr="00697695">
              <w:rPr>
                <w:rStyle w:val="Hyperlink"/>
              </w:rPr>
              <w:fldChar w:fldCharType="separate"/>
            </w:r>
            <w:r w:rsidRPr="00697695">
              <w:rPr>
                <w:rStyle w:val="Hyperlink"/>
              </w:rPr>
              <w:t>T</w:t>
            </w:r>
            <w:bookmarkStart w:id="1598" w:name="_Hlt500223100"/>
            <w:r w:rsidRPr="00697695">
              <w:rPr>
                <w:rStyle w:val="Hyperlink"/>
              </w:rPr>
              <w:t>W</w:t>
            </w:r>
            <w:bookmarkEnd w:id="1598"/>
            <w:r w:rsidRPr="00697695">
              <w:rPr>
                <w:rStyle w:val="Hyperlink"/>
              </w:rPr>
              <w:t>O</w:t>
            </w:r>
            <w:bookmarkStart w:id="1599" w:name="_Hlt517152625"/>
            <w:r w:rsidRPr="00697695">
              <w:rPr>
                <w:rStyle w:val="Hyperlink"/>
              </w:rPr>
              <w:t>-</w:t>
            </w:r>
            <w:bookmarkEnd w:id="1599"/>
            <w:r w:rsidRPr="00697695">
              <w:rPr>
                <w:rStyle w:val="Hyperlink"/>
              </w:rPr>
              <w:t>SU</w:t>
            </w:r>
            <w:bookmarkStart w:id="1600" w:name="_Hlt12259009"/>
            <w:r w:rsidRPr="00697695">
              <w:rPr>
                <w:rStyle w:val="Hyperlink"/>
              </w:rPr>
              <w:t>R</w:t>
            </w:r>
            <w:bookmarkEnd w:id="1600"/>
            <w:r w:rsidRPr="00697695">
              <w:rPr>
                <w:rStyle w:val="Hyperlink"/>
              </w:rPr>
              <w:t>G</w:t>
            </w:r>
            <w:bookmarkStart w:id="1601" w:name="_Hlt527345375"/>
            <w:r w:rsidRPr="00697695">
              <w:rPr>
                <w:rStyle w:val="Hyperlink"/>
              </w:rPr>
              <w:t>E</w:t>
            </w:r>
            <w:bookmarkStart w:id="1602" w:name="_Hlt506777549"/>
            <w:bookmarkEnd w:id="1601"/>
            <w:r w:rsidRPr="00697695">
              <w:rPr>
                <w:rStyle w:val="Hyperlink"/>
              </w:rPr>
              <w:t>R</w:t>
            </w:r>
            <w:bookmarkEnd w:id="1602"/>
            <w:r w:rsidRPr="00697695">
              <w:rPr>
                <w:rStyle w:val="Hyperlink"/>
              </w:rPr>
              <w:t>Y-IND</w:t>
            </w:r>
            <w:r w:rsidRPr="00697695">
              <w:rPr>
                <w:rStyle w:val="Hyperlink"/>
              </w:rPr>
              <w:fldChar w:fldCharType="end"/>
            </w:r>
            <w:bookmarkEnd w:id="1597"/>
          </w:p>
        </w:tc>
        <w:tc>
          <w:tcPr>
            <w:tcW w:w="2734" w:type="dxa"/>
            <w:tcMar>
              <w:left w:w="58" w:type="dxa"/>
              <w:right w:w="58" w:type="dxa"/>
            </w:tcMar>
          </w:tcPr>
          <w:p w14:paraId="4EE79F0A" w14:textId="77777777" w:rsidR="000751EA" w:rsidRDefault="000751EA" w:rsidP="000751EA">
            <w:pPr>
              <w:pStyle w:val="TableText"/>
            </w:pPr>
            <w:r w:rsidRPr="005B7BBA">
              <w:t>Two surgery indicator</w:t>
            </w:r>
          </w:p>
          <w:p w14:paraId="26CD1D00" w14:textId="0009CB29" w:rsidR="000751EA" w:rsidRPr="005B7BBA" w:rsidRDefault="000751EA" w:rsidP="00D66AC0">
            <w:pPr>
              <w:pStyle w:val="TableText"/>
            </w:pPr>
            <w:r w:rsidRPr="00CA4FCE">
              <w:rPr>
                <w:rFonts w:cs="Arial"/>
                <w:color w:val="000000"/>
              </w:rPr>
              <w:t>Indicates whether or not two surgeons of different specialties can be paid when the claim line procedure code is accompanied by a procedure code modifier of “62.” If approved, special payment adjustment rules apply</w:t>
            </w:r>
            <w:r>
              <w:rPr>
                <w:rFonts w:cs="Arial"/>
                <w:color w:val="000000"/>
              </w:rPr>
              <w:t>.</w:t>
            </w:r>
          </w:p>
        </w:tc>
        <w:tc>
          <w:tcPr>
            <w:tcW w:w="1136" w:type="dxa"/>
            <w:tcMar>
              <w:left w:w="58" w:type="dxa"/>
              <w:right w:w="58" w:type="dxa"/>
            </w:tcMar>
          </w:tcPr>
          <w:p w14:paraId="25DE3EBA" w14:textId="77777777" w:rsidR="000751EA" w:rsidRPr="005B7BBA" w:rsidRDefault="000751EA" w:rsidP="000751EA">
            <w:pPr>
              <w:pStyle w:val="TableText"/>
            </w:pPr>
            <w:r w:rsidRPr="005B7BBA">
              <w:t>1 C</w:t>
            </w:r>
          </w:p>
        </w:tc>
        <w:tc>
          <w:tcPr>
            <w:tcW w:w="2340" w:type="dxa"/>
            <w:tcMar>
              <w:left w:w="58" w:type="dxa"/>
              <w:right w:w="58" w:type="dxa"/>
            </w:tcMar>
          </w:tcPr>
          <w:p w14:paraId="5A19221C" w14:textId="77777777" w:rsidR="000751EA" w:rsidRPr="0097365E" w:rsidRDefault="000751EA" w:rsidP="000751EA">
            <w:pPr>
              <w:pStyle w:val="TableText"/>
              <w:rPr>
                <w:rFonts w:cs="Arial"/>
              </w:rPr>
            </w:pPr>
            <w:r w:rsidRPr="0042502A">
              <w:rPr>
                <w:rFonts w:cs="Arial"/>
                <w:b/>
              </w:rPr>
              <w:t>Valid Values:</w:t>
            </w:r>
          </w:p>
          <w:p w14:paraId="113E8363" w14:textId="47F29FAE" w:rsidR="000751EA" w:rsidRPr="0097365E" w:rsidRDefault="000751EA" w:rsidP="00245396">
            <w:pPr>
              <w:pStyle w:val="TableTextBullet"/>
            </w:pPr>
            <w:r>
              <w:t>0</w:t>
            </w:r>
            <w:r w:rsidR="00D66AC0">
              <w:t xml:space="preserve"> – </w:t>
            </w:r>
            <w:r w:rsidRPr="00AB16E6">
              <w:t>Co-surgeons not permitted for this procedure.</w:t>
            </w:r>
          </w:p>
          <w:p w14:paraId="20626B62" w14:textId="77777777" w:rsidR="000751EA" w:rsidRDefault="000751EA" w:rsidP="00245396">
            <w:pPr>
              <w:pStyle w:val="TableTextBullet"/>
            </w:pPr>
            <w:r w:rsidRPr="00AB16E6">
              <w:t>1</w:t>
            </w:r>
            <w:r w:rsidR="00D66AC0">
              <w:t xml:space="preserve"> – </w:t>
            </w:r>
            <w:r w:rsidRPr="00AB16E6">
              <w:t>Co-surgeons could be paid; supporting documentation required to establish medical necessity of two surgeons for the procedure.</w:t>
            </w:r>
          </w:p>
          <w:p w14:paraId="3A08D35B" w14:textId="77777777" w:rsidR="00792B32" w:rsidRPr="0097365E" w:rsidRDefault="00792B32" w:rsidP="00245396">
            <w:pPr>
              <w:pStyle w:val="TableTextBullet"/>
            </w:pPr>
            <w:r w:rsidRPr="00AB16E6">
              <w:t>2</w:t>
            </w:r>
            <w:r>
              <w:t xml:space="preserve"> – </w:t>
            </w:r>
            <w:r w:rsidRPr="00AB16E6">
              <w:t>Co-surgeons permitted; no documentation required if two specialty requirements are met.</w:t>
            </w:r>
          </w:p>
          <w:p w14:paraId="26432011" w14:textId="7FA116B5" w:rsidR="00792B32" w:rsidRPr="005B7BBA" w:rsidRDefault="00792B32" w:rsidP="00245396">
            <w:pPr>
              <w:pStyle w:val="TableTextBullet"/>
            </w:pPr>
            <w:r w:rsidRPr="00AB16E6">
              <w:t>9</w:t>
            </w:r>
            <w:r>
              <w:t xml:space="preserve"> – </w:t>
            </w:r>
            <w:r w:rsidRPr="00AB16E6">
              <w:t>Concept does not apply.</w:t>
            </w:r>
          </w:p>
        </w:tc>
        <w:tc>
          <w:tcPr>
            <w:tcW w:w="837" w:type="dxa"/>
            <w:tcMar>
              <w:left w:w="58" w:type="dxa"/>
              <w:right w:w="58" w:type="dxa"/>
            </w:tcMar>
          </w:tcPr>
          <w:p w14:paraId="7832015E" w14:textId="77777777" w:rsidR="000751EA" w:rsidRPr="005B7BBA" w:rsidRDefault="000751EA" w:rsidP="000751EA">
            <w:pPr>
              <w:pStyle w:val="TableText"/>
            </w:pPr>
            <w:r>
              <w:t>Spaces</w:t>
            </w:r>
          </w:p>
        </w:tc>
        <w:tc>
          <w:tcPr>
            <w:tcW w:w="438" w:type="dxa"/>
          </w:tcPr>
          <w:p w14:paraId="316B6125" w14:textId="77777777" w:rsidR="000751EA" w:rsidRPr="005B7BBA" w:rsidRDefault="000751EA" w:rsidP="000751EA">
            <w:pPr>
              <w:pStyle w:val="TableText"/>
            </w:pPr>
            <w:r>
              <w:t>-</w:t>
            </w:r>
          </w:p>
        </w:tc>
        <w:tc>
          <w:tcPr>
            <w:tcW w:w="438" w:type="dxa"/>
          </w:tcPr>
          <w:p w14:paraId="7F7A94CA" w14:textId="77777777" w:rsidR="000751EA" w:rsidRPr="005B7BBA" w:rsidRDefault="000751EA" w:rsidP="000751EA">
            <w:pPr>
              <w:pStyle w:val="TableText"/>
            </w:pPr>
            <w:r w:rsidRPr="005B7BBA">
              <w:t>X</w:t>
            </w:r>
          </w:p>
        </w:tc>
        <w:tc>
          <w:tcPr>
            <w:tcW w:w="439" w:type="dxa"/>
          </w:tcPr>
          <w:p w14:paraId="1CAB0D1C" w14:textId="77777777" w:rsidR="000751EA" w:rsidRPr="005B7BBA" w:rsidRDefault="000751EA" w:rsidP="000751EA">
            <w:pPr>
              <w:pStyle w:val="TableText"/>
            </w:pPr>
            <w:r w:rsidRPr="005B7BBA">
              <w:t>X</w:t>
            </w:r>
          </w:p>
        </w:tc>
      </w:tr>
      <w:tr w:rsidR="000751EA" w14:paraId="04DE00D5" w14:textId="77777777" w:rsidTr="007A4858">
        <w:trPr>
          <w:cantSplit/>
        </w:trPr>
        <w:tc>
          <w:tcPr>
            <w:tcW w:w="802" w:type="dxa"/>
            <w:tcMar>
              <w:left w:w="58" w:type="dxa"/>
              <w:right w:w="58" w:type="dxa"/>
            </w:tcMar>
          </w:tcPr>
          <w:p w14:paraId="2C12A869" w14:textId="77777777" w:rsidR="000751EA" w:rsidRPr="005B7BBA" w:rsidRDefault="000751EA" w:rsidP="000751EA">
            <w:pPr>
              <w:pStyle w:val="TableText"/>
            </w:pPr>
            <w:r w:rsidRPr="005B7BBA">
              <w:t>234</w:t>
            </w:r>
          </w:p>
        </w:tc>
        <w:tc>
          <w:tcPr>
            <w:tcW w:w="2250" w:type="dxa"/>
            <w:tcMar>
              <w:left w:w="58" w:type="dxa"/>
              <w:right w:w="58" w:type="dxa"/>
            </w:tcMar>
          </w:tcPr>
          <w:p w14:paraId="62D3846E" w14:textId="77777777" w:rsidR="000751EA" w:rsidRPr="005B7BBA" w:rsidRDefault="000751EA" w:rsidP="000751EA">
            <w:pPr>
              <w:pStyle w:val="TableText"/>
            </w:pPr>
            <w:r w:rsidRPr="005B7BBA">
              <w:t>TEAM SURGERY INDICATOR</w:t>
            </w:r>
          </w:p>
        </w:tc>
        <w:tc>
          <w:tcPr>
            <w:tcW w:w="2970" w:type="dxa"/>
            <w:tcMar>
              <w:left w:w="58" w:type="dxa"/>
              <w:right w:w="58" w:type="dxa"/>
            </w:tcMar>
          </w:tcPr>
          <w:p w14:paraId="678C6A51" w14:textId="4BA59A70" w:rsidR="000751EA" w:rsidRPr="005B7BBA" w:rsidRDefault="000751EA" w:rsidP="000751EA">
            <w:pPr>
              <w:pStyle w:val="TableText"/>
            </w:pPr>
            <w:r w:rsidRPr="005B7BBA">
              <w:t>:P:</w:t>
            </w:r>
            <w:hyperlink r:id="rId1263" w:history="1">
              <w:r w:rsidRPr="00697695">
                <w:rPr>
                  <w:rStyle w:val="Hyperlink"/>
                </w:rPr>
                <w:t>TE</w:t>
              </w:r>
              <w:bookmarkStart w:id="1603" w:name="_Hlt514744631"/>
              <w:r w:rsidRPr="00697695">
                <w:rPr>
                  <w:rStyle w:val="Hyperlink"/>
                </w:rPr>
                <w:t>A</w:t>
              </w:r>
              <w:bookmarkStart w:id="1604" w:name="_Hlt28759383"/>
              <w:bookmarkEnd w:id="1603"/>
              <w:r w:rsidRPr="00697695">
                <w:rPr>
                  <w:rStyle w:val="Hyperlink"/>
                </w:rPr>
                <w:t>M</w:t>
              </w:r>
              <w:bookmarkEnd w:id="1604"/>
              <w:r w:rsidRPr="00697695">
                <w:rPr>
                  <w:rStyle w:val="Hyperlink"/>
                </w:rPr>
                <w:t>-S</w:t>
              </w:r>
              <w:bookmarkStart w:id="1605" w:name="_Hlt500223120"/>
              <w:r w:rsidRPr="00697695">
                <w:rPr>
                  <w:rStyle w:val="Hyperlink"/>
                </w:rPr>
                <w:t>U</w:t>
              </w:r>
              <w:bookmarkEnd w:id="1605"/>
              <w:r w:rsidRPr="00697695">
                <w:rPr>
                  <w:rStyle w:val="Hyperlink"/>
                </w:rPr>
                <w:t>R</w:t>
              </w:r>
              <w:bookmarkStart w:id="1606" w:name="_Hlt506777482"/>
              <w:r w:rsidRPr="00697695">
                <w:rPr>
                  <w:rStyle w:val="Hyperlink"/>
                </w:rPr>
                <w:t>G</w:t>
              </w:r>
              <w:bookmarkStart w:id="1607" w:name="_Hlt517152629"/>
              <w:bookmarkEnd w:id="1606"/>
              <w:r w:rsidRPr="00697695">
                <w:rPr>
                  <w:rStyle w:val="Hyperlink"/>
                </w:rPr>
                <w:t>E</w:t>
              </w:r>
              <w:bookmarkEnd w:id="1607"/>
              <w:r w:rsidRPr="00697695">
                <w:rPr>
                  <w:rStyle w:val="Hyperlink"/>
                </w:rPr>
                <w:t>RY-IND</w:t>
              </w:r>
            </w:hyperlink>
          </w:p>
        </w:tc>
        <w:tc>
          <w:tcPr>
            <w:tcW w:w="2734" w:type="dxa"/>
            <w:tcMar>
              <w:left w:w="58" w:type="dxa"/>
              <w:right w:w="58" w:type="dxa"/>
            </w:tcMar>
          </w:tcPr>
          <w:p w14:paraId="10D79705" w14:textId="77777777" w:rsidR="000751EA" w:rsidRDefault="000751EA" w:rsidP="000751EA">
            <w:pPr>
              <w:pStyle w:val="TableText"/>
            </w:pPr>
            <w:r w:rsidRPr="005B7BBA">
              <w:t>Team surgery indicator</w:t>
            </w:r>
          </w:p>
          <w:p w14:paraId="39C95C61" w14:textId="77777777" w:rsidR="000751EA" w:rsidRPr="005B7BBA" w:rsidRDefault="000751EA" w:rsidP="000751EA">
            <w:pPr>
              <w:pStyle w:val="TableText"/>
            </w:pPr>
            <w:r w:rsidRPr="00CA4FCE">
              <w:rPr>
                <w:rFonts w:cs="Arial"/>
                <w:color w:val="000000"/>
              </w:rPr>
              <w:t>indicates whether or not a procedure code is permissible when billed as a team surgery (i.e., with a claim line modifier of “66”</w:t>
            </w:r>
            <w:r>
              <w:rPr>
                <w:rFonts w:cs="Arial"/>
                <w:color w:val="000000"/>
              </w:rPr>
              <w:t>).</w:t>
            </w:r>
          </w:p>
        </w:tc>
        <w:tc>
          <w:tcPr>
            <w:tcW w:w="1136" w:type="dxa"/>
            <w:tcMar>
              <w:left w:w="58" w:type="dxa"/>
              <w:right w:w="58" w:type="dxa"/>
            </w:tcMar>
          </w:tcPr>
          <w:p w14:paraId="7CE9CC9A" w14:textId="77777777" w:rsidR="000751EA" w:rsidRPr="005B7BBA" w:rsidRDefault="000751EA" w:rsidP="000751EA">
            <w:pPr>
              <w:pStyle w:val="TableText"/>
            </w:pPr>
            <w:r w:rsidRPr="005B7BBA">
              <w:t>1 C</w:t>
            </w:r>
          </w:p>
        </w:tc>
        <w:tc>
          <w:tcPr>
            <w:tcW w:w="2340" w:type="dxa"/>
            <w:tcMar>
              <w:left w:w="58" w:type="dxa"/>
              <w:right w:w="58" w:type="dxa"/>
            </w:tcMar>
          </w:tcPr>
          <w:p w14:paraId="305B2835" w14:textId="77777777" w:rsidR="000751EA" w:rsidRPr="0097365E" w:rsidRDefault="000751EA" w:rsidP="000751EA">
            <w:pPr>
              <w:pStyle w:val="TableText"/>
              <w:rPr>
                <w:rFonts w:cs="Arial"/>
              </w:rPr>
            </w:pPr>
            <w:bookmarkStart w:id="1608" w:name="OLE_LINK3"/>
            <w:bookmarkStart w:id="1609" w:name="OLE_LINK4"/>
            <w:r w:rsidRPr="0042502A">
              <w:rPr>
                <w:rFonts w:cs="Arial"/>
                <w:b/>
              </w:rPr>
              <w:t>Valid Values:</w:t>
            </w:r>
          </w:p>
          <w:p w14:paraId="34224143" w14:textId="664C9A8F" w:rsidR="000751EA" w:rsidRPr="0097365E" w:rsidRDefault="000751EA" w:rsidP="00245396">
            <w:pPr>
              <w:pStyle w:val="TableTextBullet"/>
            </w:pPr>
            <w:r>
              <w:t>0</w:t>
            </w:r>
            <w:r w:rsidR="00CD5FD6">
              <w:t xml:space="preserve"> – </w:t>
            </w:r>
            <w:r>
              <w:t>Team surgeons not permitted for this procedure</w:t>
            </w:r>
          </w:p>
          <w:p w14:paraId="6B7C0792" w14:textId="77777777" w:rsidR="000751EA" w:rsidRDefault="000751EA" w:rsidP="00245396">
            <w:pPr>
              <w:pStyle w:val="TableTextBullet"/>
            </w:pPr>
            <w:r>
              <w:t>1</w:t>
            </w:r>
            <w:r w:rsidR="00CD5FD6">
              <w:t xml:space="preserve"> – </w:t>
            </w:r>
            <w:r>
              <w:t>Team surgeons could be paid; supporting documentation required to establish medical necessity of a team; pay by report</w:t>
            </w:r>
            <w:bookmarkEnd w:id="1608"/>
            <w:bookmarkEnd w:id="1609"/>
          </w:p>
          <w:p w14:paraId="60D45C63" w14:textId="77777777" w:rsidR="000C0D60" w:rsidRPr="0097365E" w:rsidRDefault="000C0D60" w:rsidP="00245396">
            <w:pPr>
              <w:pStyle w:val="TableTextBullet"/>
            </w:pPr>
            <w:r>
              <w:t>2 – Co-surgeons permitted; no documentation required if two specialty requirements are met</w:t>
            </w:r>
          </w:p>
          <w:p w14:paraId="212E702C" w14:textId="4DE92E63" w:rsidR="000C0D60" w:rsidRPr="005B7BBA" w:rsidRDefault="000C0D60" w:rsidP="00245396">
            <w:pPr>
              <w:pStyle w:val="TableTextBullet"/>
            </w:pPr>
            <w:r>
              <w:t>9 – Concept does not apply</w:t>
            </w:r>
          </w:p>
        </w:tc>
        <w:tc>
          <w:tcPr>
            <w:tcW w:w="837" w:type="dxa"/>
            <w:tcMar>
              <w:left w:w="58" w:type="dxa"/>
              <w:right w:w="58" w:type="dxa"/>
            </w:tcMar>
          </w:tcPr>
          <w:p w14:paraId="0D9210BE" w14:textId="77777777" w:rsidR="000751EA" w:rsidRPr="005B7BBA" w:rsidRDefault="000751EA" w:rsidP="000751EA">
            <w:pPr>
              <w:pStyle w:val="TableText"/>
            </w:pPr>
            <w:r>
              <w:t>Spaces</w:t>
            </w:r>
          </w:p>
        </w:tc>
        <w:tc>
          <w:tcPr>
            <w:tcW w:w="438" w:type="dxa"/>
          </w:tcPr>
          <w:p w14:paraId="37990AD0" w14:textId="77777777" w:rsidR="000751EA" w:rsidRPr="005B7BBA" w:rsidRDefault="000751EA" w:rsidP="000751EA">
            <w:pPr>
              <w:pStyle w:val="TableText"/>
            </w:pPr>
            <w:r>
              <w:t>-</w:t>
            </w:r>
          </w:p>
        </w:tc>
        <w:tc>
          <w:tcPr>
            <w:tcW w:w="438" w:type="dxa"/>
          </w:tcPr>
          <w:p w14:paraId="05409379" w14:textId="77777777" w:rsidR="000751EA" w:rsidRPr="005B7BBA" w:rsidRDefault="000751EA" w:rsidP="000751EA">
            <w:pPr>
              <w:pStyle w:val="TableText"/>
            </w:pPr>
            <w:r w:rsidRPr="005B7BBA">
              <w:t>X</w:t>
            </w:r>
          </w:p>
        </w:tc>
        <w:tc>
          <w:tcPr>
            <w:tcW w:w="439" w:type="dxa"/>
          </w:tcPr>
          <w:p w14:paraId="19664E7E" w14:textId="77777777" w:rsidR="000751EA" w:rsidRPr="005B7BBA" w:rsidRDefault="000751EA" w:rsidP="000751EA">
            <w:pPr>
              <w:pStyle w:val="TableText"/>
            </w:pPr>
            <w:r w:rsidRPr="005B7BBA">
              <w:t>X</w:t>
            </w:r>
          </w:p>
        </w:tc>
      </w:tr>
      <w:tr w:rsidR="000751EA" w14:paraId="6968D1D4" w14:textId="77777777" w:rsidTr="007A4858">
        <w:trPr>
          <w:cantSplit/>
        </w:trPr>
        <w:tc>
          <w:tcPr>
            <w:tcW w:w="802" w:type="dxa"/>
            <w:tcMar>
              <w:left w:w="58" w:type="dxa"/>
              <w:right w:w="58" w:type="dxa"/>
            </w:tcMar>
          </w:tcPr>
          <w:p w14:paraId="23A5E0B0" w14:textId="77777777" w:rsidR="000751EA" w:rsidRPr="005B7BBA" w:rsidRDefault="000751EA" w:rsidP="000751EA">
            <w:pPr>
              <w:pStyle w:val="TableText"/>
            </w:pPr>
            <w:r w:rsidRPr="005B7BBA">
              <w:t>235</w:t>
            </w:r>
          </w:p>
        </w:tc>
        <w:tc>
          <w:tcPr>
            <w:tcW w:w="2250" w:type="dxa"/>
            <w:tcMar>
              <w:left w:w="58" w:type="dxa"/>
              <w:right w:w="58" w:type="dxa"/>
            </w:tcMar>
          </w:tcPr>
          <w:p w14:paraId="2DA99848" w14:textId="77777777" w:rsidR="000751EA" w:rsidRPr="005B7BBA" w:rsidRDefault="000751EA" w:rsidP="000751EA">
            <w:pPr>
              <w:pStyle w:val="TableText"/>
            </w:pPr>
            <w:r w:rsidRPr="005B7BBA">
              <w:t>BILLABLE SUPPLY INDICATOR</w:t>
            </w:r>
          </w:p>
        </w:tc>
        <w:tc>
          <w:tcPr>
            <w:tcW w:w="2970" w:type="dxa"/>
            <w:tcMar>
              <w:left w:w="58" w:type="dxa"/>
              <w:right w:w="58" w:type="dxa"/>
            </w:tcMar>
          </w:tcPr>
          <w:p w14:paraId="5E43BB8D" w14:textId="66BA66F5" w:rsidR="000751EA" w:rsidRPr="005B7BBA" w:rsidRDefault="000751EA" w:rsidP="000751EA">
            <w:pPr>
              <w:pStyle w:val="TableText"/>
            </w:pPr>
            <w:r w:rsidRPr="005B7BBA">
              <w:t>:P:</w:t>
            </w:r>
            <w:hyperlink r:id="rId1264" w:history="1">
              <w:r w:rsidRPr="00697695">
                <w:rPr>
                  <w:rStyle w:val="Hyperlink"/>
                </w:rPr>
                <w:t>BI</w:t>
              </w:r>
              <w:bookmarkStart w:id="1610" w:name="_Hlt506777427"/>
              <w:r w:rsidRPr="00697695">
                <w:rPr>
                  <w:rStyle w:val="Hyperlink"/>
                </w:rPr>
                <w:t>L</w:t>
              </w:r>
              <w:bookmarkStart w:id="1611" w:name="_Hlt500223144"/>
              <w:bookmarkEnd w:id="1610"/>
              <w:r w:rsidRPr="00697695">
                <w:rPr>
                  <w:rStyle w:val="Hyperlink"/>
                </w:rPr>
                <w:t>L</w:t>
              </w:r>
              <w:bookmarkStart w:id="1612" w:name="_Hlt527345527"/>
              <w:bookmarkEnd w:id="1611"/>
              <w:r w:rsidRPr="00697695">
                <w:rPr>
                  <w:rStyle w:val="Hyperlink"/>
                </w:rPr>
                <w:t>A</w:t>
              </w:r>
              <w:bookmarkStart w:id="1613" w:name="_Hlt517152632"/>
              <w:bookmarkEnd w:id="1612"/>
              <w:r w:rsidRPr="00697695">
                <w:rPr>
                  <w:rStyle w:val="Hyperlink"/>
                </w:rPr>
                <w:t>B</w:t>
              </w:r>
              <w:bookmarkEnd w:id="1613"/>
              <w:r w:rsidRPr="00697695">
                <w:rPr>
                  <w:rStyle w:val="Hyperlink"/>
                </w:rPr>
                <w:t>L</w:t>
              </w:r>
              <w:bookmarkStart w:id="1614" w:name="_Hlt28759403"/>
              <w:r w:rsidRPr="00697695">
                <w:rPr>
                  <w:rStyle w:val="Hyperlink"/>
                </w:rPr>
                <w:t>E</w:t>
              </w:r>
              <w:bookmarkStart w:id="1615" w:name="_Hlt12259147"/>
              <w:bookmarkEnd w:id="1614"/>
              <w:r w:rsidRPr="00697695">
                <w:rPr>
                  <w:rStyle w:val="Hyperlink"/>
                </w:rPr>
                <w:t>-</w:t>
              </w:r>
              <w:bookmarkEnd w:id="1615"/>
              <w:r w:rsidRPr="00697695">
                <w:rPr>
                  <w:rStyle w:val="Hyperlink"/>
                </w:rPr>
                <w:t>SUPPLY-IND</w:t>
              </w:r>
            </w:hyperlink>
          </w:p>
        </w:tc>
        <w:tc>
          <w:tcPr>
            <w:tcW w:w="2734" w:type="dxa"/>
            <w:tcMar>
              <w:left w:w="58" w:type="dxa"/>
              <w:right w:w="58" w:type="dxa"/>
            </w:tcMar>
          </w:tcPr>
          <w:p w14:paraId="677EEF4E" w14:textId="77777777" w:rsidR="000751EA" w:rsidRDefault="000751EA" w:rsidP="000751EA">
            <w:pPr>
              <w:pStyle w:val="TableText"/>
            </w:pPr>
            <w:r w:rsidRPr="005B7BBA">
              <w:t>Billable supply indicator</w:t>
            </w:r>
          </w:p>
          <w:p w14:paraId="0BAF706F" w14:textId="77777777" w:rsidR="000751EA" w:rsidRPr="005B7BBA" w:rsidRDefault="000751EA" w:rsidP="000751EA">
            <w:pPr>
              <w:pStyle w:val="TableText"/>
            </w:pPr>
            <w:r>
              <w:rPr>
                <w:rFonts w:cs="Arial"/>
                <w:color w:val="000000"/>
              </w:rPr>
              <w:t>Indicates whether or not certain supplies/administration procedure codes can be separately billed when performed in a physicians office.</w:t>
            </w:r>
          </w:p>
        </w:tc>
        <w:tc>
          <w:tcPr>
            <w:tcW w:w="1136" w:type="dxa"/>
            <w:tcMar>
              <w:left w:w="58" w:type="dxa"/>
              <w:right w:w="58" w:type="dxa"/>
            </w:tcMar>
          </w:tcPr>
          <w:p w14:paraId="647917C8" w14:textId="77777777" w:rsidR="000751EA" w:rsidRPr="005B7BBA" w:rsidRDefault="000751EA" w:rsidP="000751EA">
            <w:pPr>
              <w:pStyle w:val="TableText"/>
            </w:pPr>
            <w:r w:rsidRPr="005B7BBA">
              <w:t>1 C</w:t>
            </w:r>
          </w:p>
        </w:tc>
        <w:tc>
          <w:tcPr>
            <w:tcW w:w="2340" w:type="dxa"/>
            <w:tcMar>
              <w:left w:w="58" w:type="dxa"/>
              <w:right w:w="58" w:type="dxa"/>
            </w:tcMar>
          </w:tcPr>
          <w:p w14:paraId="14923C1C" w14:textId="77777777" w:rsidR="000751EA" w:rsidRPr="0097365E" w:rsidRDefault="000751EA" w:rsidP="000751EA">
            <w:pPr>
              <w:pStyle w:val="TableText"/>
              <w:rPr>
                <w:rFonts w:cs="Arial"/>
              </w:rPr>
            </w:pPr>
            <w:r w:rsidRPr="0042502A">
              <w:rPr>
                <w:rFonts w:cs="Arial"/>
                <w:b/>
              </w:rPr>
              <w:t>Valid Values:</w:t>
            </w:r>
          </w:p>
          <w:p w14:paraId="4918B997" w14:textId="3598D762" w:rsidR="000751EA" w:rsidRPr="0097365E" w:rsidRDefault="000751EA" w:rsidP="00245396">
            <w:pPr>
              <w:pStyle w:val="TableTextBullet"/>
            </w:pPr>
            <w:r w:rsidRPr="0097365E">
              <w:t xml:space="preserve">Y </w:t>
            </w:r>
            <w:r w:rsidR="00CD5FD6">
              <w:t xml:space="preserve">– </w:t>
            </w:r>
            <w:r w:rsidRPr="0097365E">
              <w:t>Yes</w:t>
            </w:r>
          </w:p>
          <w:p w14:paraId="5494B144" w14:textId="10DFC423" w:rsidR="000751EA" w:rsidRPr="005B7BBA" w:rsidRDefault="000751EA" w:rsidP="00245396">
            <w:pPr>
              <w:pStyle w:val="TableTextBullet"/>
            </w:pPr>
            <w:r w:rsidRPr="0097365E">
              <w:t xml:space="preserve">Space </w:t>
            </w:r>
            <w:r w:rsidR="00CD5FD6">
              <w:t xml:space="preserve">– </w:t>
            </w:r>
            <w:r w:rsidRPr="0097365E">
              <w:t>No</w:t>
            </w:r>
          </w:p>
        </w:tc>
        <w:tc>
          <w:tcPr>
            <w:tcW w:w="837" w:type="dxa"/>
            <w:tcMar>
              <w:left w:w="58" w:type="dxa"/>
              <w:right w:w="58" w:type="dxa"/>
            </w:tcMar>
          </w:tcPr>
          <w:p w14:paraId="67616E9E" w14:textId="77777777" w:rsidR="000751EA" w:rsidRPr="005B7BBA" w:rsidRDefault="000751EA" w:rsidP="000751EA">
            <w:pPr>
              <w:pStyle w:val="TableText"/>
            </w:pPr>
            <w:r>
              <w:t>Spaces</w:t>
            </w:r>
          </w:p>
        </w:tc>
        <w:tc>
          <w:tcPr>
            <w:tcW w:w="438" w:type="dxa"/>
          </w:tcPr>
          <w:p w14:paraId="1FDD9956" w14:textId="77777777" w:rsidR="000751EA" w:rsidRPr="005B7BBA" w:rsidRDefault="000751EA" w:rsidP="000751EA">
            <w:pPr>
              <w:pStyle w:val="TableText"/>
            </w:pPr>
            <w:r>
              <w:t>-</w:t>
            </w:r>
          </w:p>
        </w:tc>
        <w:tc>
          <w:tcPr>
            <w:tcW w:w="438" w:type="dxa"/>
          </w:tcPr>
          <w:p w14:paraId="13504E56" w14:textId="77777777" w:rsidR="000751EA" w:rsidRPr="005B7BBA" w:rsidRDefault="000751EA" w:rsidP="000751EA">
            <w:pPr>
              <w:pStyle w:val="TableText"/>
            </w:pPr>
            <w:r w:rsidRPr="005B7BBA">
              <w:t>X</w:t>
            </w:r>
          </w:p>
        </w:tc>
        <w:tc>
          <w:tcPr>
            <w:tcW w:w="439" w:type="dxa"/>
          </w:tcPr>
          <w:p w14:paraId="0ADA07C5" w14:textId="77777777" w:rsidR="000751EA" w:rsidRPr="005B7BBA" w:rsidRDefault="000751EA" w:rsidP="000751EA">
            <w:pPr>
              <w:pStyle w:val="TableText"/>
            </w:pPr>
            <w:r w:rsidRPr="005B7BBA">
              <w:t>X</w:t>
            </w:r>
          </w:p>
        </w:tc>
      </w:tr>
      <w:tr w:rsidR="000751EA" w14:paraId="4CEF0A90" w14:textId="77777777" w:rsidTr="007A4858">
        <w:trPr>
          <w:cantSplit/>
        </w:trPr>
        <w:tc>
          <w:tcPr>
            <w:tcW w:w="802" w:type="dxa"/>
            <w:tcMar>
              <w:left w:w="58" w:type="dxa"/>
              <w:right w:w="58" w:type="dxa"/>
            </w:tcMar>
          </w:tcPr>
          <w:p w14:paraId="754693DE" w14:textId="77777777" w:rsidR="000751EA" w:rsidRPr="005B7BBA" w:rsidRDefault="000751EA" w:rsidP="000751EA">
            <w:pPr>
              <w:pStyle w:val="TableText"/>
            </w:pPr>
            <w:r w:rsidRPr="005B7BBA">
              <w:t>236</w:t>
            </w:r>
          </w:p>
        </w:tc>
        <w:tc>
          <w:tcPr>
            <w:tcW w:w="2250" w:type="dxa"/>
            <w:tcMar>
              <w:left w:w="58" w:type="dxa"/>
              <w:right w:w="58" w:type="dxa"/>
            </w:tcMar>
          </w:tcPr>
          <w:p w14:paraId="2FA3B465" w14:textId="77777777" w:rsidR="000751EA" w:rsidRPr="005B7BBA" w:rsidRDefault="000751EA" w:rsidP="000751EA">
            <w:pPr>
              <w:pStyle w:val="TableText"/>
            </w:pPr>
            <w:r w:rsidRPr="005B7BBA">
              <w:t>SITE OF SERVICE DIFFERENCE</w:t>
            </w:r>
          </w:p>
        </w:tc>
        <w:tc>
          <w:tcPr>
            <w:tcW w:w="2970" w:type="dxa"/>
            <w:tcMar>
              <w:left w:w="58" w:type="dxa"/>
              <w:right w:w="58" w:type="dxa"/>
            </w:tcMar>
          </w:tcPr>
          <w:p w14:paraId="364C4D33" w14:textId="39E2B75D" w:rsidR="000751EA" w:rsidRPr="005B7BBA" w:rsidRDefault="000751EA" w:rsidP="000751EA">
            <w:pPr>
              <w:pStyle w:val="TableText"/>
            </w:pPr>
            <w:r w:rsidRPr="005B7BBA">
              <w:t>:P:</w:t>
            </w:r>
            <w:hyperlink r:id="rId1265" w:history="1">
              <w:r w:rsidRPr="00697695">
                <w:rPr>
                  <w:rStyle w:val="Hyperlink"/>
                </w:rPr>
                <w:t>SI</w:t>
              </w:r>
              <w:bookmarkStart w:id="1616" w:name="_Hlt514744642"/>
              <w:r w:rsidRPr="00697695">
                <w:rPr>
                  <w:rStyle w:val="Hyperlink"/>
                </w:rPr>
                <w:t>T</w:t>
              </w:r>
              <w:bookmarkStart w:id="1617" w:name="_Hlt500223169"/>
              <w:bookmarkEnd w:id="1616"/>
              <w:r w:rsidRPr="00697695">
                <w:rPr>
                  <w:rStyle w:val="Hyperlink"/>
                </w:rPr>
                <w:t>E</w:t>
              </w:r>
              <w:bookmarkEnd w:id="1617"/>
              <w:r w:rsidRPr="00697695">
                <w:rPr>
                  <w:rStyle w:val="Hyperlink"/>
                </w:rPr>
                <w:t>-OF</w:t>
              </w:r>
              <w:bookmarkStart w:id="1618" w:name="_Hlt506777382"/>
              <w:r w:rsidRPr="00697695">
                <w:rPr>
                  <w:rStyle w:val="Hyperlink"/>
                </w:rPr>
                <w:t>-</w:t>
              </w:r>
              <w:bookmarkEnd w:id="1618"/>
              <w:r w:rsidRPr="00697695">
                <w:rPr>
                  <w:rStyle w:val="Hyperlink"/>
                </w:rPr>
                <w:t>SERVICE-DIFF</w:t>
              </w:r>
            </w:hyperlink>
          </w:p>
        </w:tc>
        <w:tc>
          <w:tcPr>
            <w:tcW w:w="2734" w:type="dxa"/>
            <w:tcMar>
              <w:left w:w="58" w:type="dxa"/>
              <w:right w:w="58" w:type="dxa"/>
            </w:tcMar>
          </w:tcPr>
          <w:p w14:paraId="283A7472" w14:textId="77777777" w:rsidR="000751EA" w:rsidRDefault="000751EA" w:rsidP="000751EA">
            <w:pPr>
              <w:pStyle w:val="TableText"/>
            </w:pPr>
            <w:r w:rsidRPr="005B7BBA">
              <w:t>Site of service difference</w:t>
            </w:r>
          </w:p>
          <w:p w14:paraId="659207DD" w14:textId="77777777" w:rsidR="000751EA" w:rsidRPr="005B7BBA" w:rsidRDefault="000751EA" w:rsidP="000751EA">
            <w:pPr>
              <w:pStyle w:val="TableText"/>
            </w:pPr>
            <w:r>
              <w:rPr>
                <w:rFonts w:cs="Arial"/>
                <w:color w:val="000000"/>
              </w:rPr>
              <w:t>C</w:t>
            </w:r>
            <w:r w:rsidRPr="00CA4FCE">
              <w:rPr>
                <w:rFonts w:cs="Arial"/>
                <w:color w:val="000000"/>
              </w:rPr>
              <w:t>ontains an indicator defining the service as subject to the site-of-service payment restrictions.</w:t>
            </w:r>
          </w:p>
        </w:tc>
        <w:tc>
          <w:tcPr>
            <w:tcW w:w="1136" w:type="dxa"/>
            <w:tcMar>
              <w:left w:w="58" w:type="dxa"/>
              <w:right w:w="58" w:type="dxa"/>
            </w:tcMar>
          </w:tcPr>
          <w:p w14:paraId="2E4489F2" w14:textId="77777777" w:rsidR="000751EA" w:rsidRPr="005B7BBA" w:rsidRDefault="000751EA" w:rsidP="000751EA">
            <w:pPr>
              <w:pStyle w:val="TableText"/>
            </w:pPr>
            <w:r w:rsidRPr="005B7BBA">
              <w:t>1 C</w:t>
            </w:r>
          </w:p>
        </w:tc>
        <w:tc>
          <w:tcPr>
            <w:tcW w:w="2340" w:type="dxa"/>
            <w:tcMar>
              <w:left w:w="58" w:type="dxa"/>
              <w:right w:w="58" w:type="dxa"/>
            </w:tcMar>
          </w:tcPr>
          <w:p w14:paraId="166CC888" w14:textId="77777777" w:rsidR="000751EA" w:rsidRPr="0097365E" w:rsidRDefault="000751EA" w:rsidP="000751EA">
            <w:pPr>
              <w:pStyle w:val="TableText"/>
              <w:rPr>
                <w:rFonts w:cs="Arial"/>
              </w:rPr>
            </w:pPr>
            <w:r w:rsidRPr="0042502A">
              <w:rPr>
                <w:rFonts w:cs="Arial"/>
                <w:b/>
              </w:rPr>
              <w:t>Valid Values:</w:t>
            </w:r>
          </w:p>
          <w:p w14:paraId="6655C50C" w14:textId="4F436A1E" w:rsidR="000751EA" w:rsidRPr="0097365E" w:rsidRDefault="000751EA" w:rsidP="00245396">
            <w:pPr>
              <w:pStyle w:val="TableTextBullet"/>
            </w:pPr>
            <w:r w:rsidRPr="0097365E">
              <w:t>0</w:t>
            </w:r>
            <w:r w:rsidR="00CD5FD6">
              <w:t xml:space="preserve"> – </w:t>
            </w:r>
            <w:r w:rsidRPr="0097365E">
              <w:t>Facility pricing does not apply.</w:t>
            </w:r>
          </w:p>
          <w:p w14:paraId="03754DAE" w14:textId="243AD4B1" w:rsidR="000751EA" w:rsidRPr="0097365E" w:rsidRDefault="000751EA" w:rsidP="00245396">
            <w:pPr>
              <w:pStyle w:val="TableTextBullet"/>
            </w:pPr>
            <w:r w:rsidRPr="0097365E">
              <w:t>1</w:t>
            </w:r>
            <w:r w:rsidR="00CD5FD6">
              <w:t xml:space="preserve"> – </w:t>
            </w:r>
            <w:r w:rsidRPr="0097365E">
              <w:t>Facility pricing applies.</w:t>
            </w:r>
          </w:p>
          <w:p w14:paraId="4631CA67" w14:textId="2F25698F" w:rsidR="000751EA" w:rsidRPr="005B7BBA" w:rsidRDefault="000751EA" w:rsidP="00245396">
            <w:pPr>
              <w:pStyle w:val="TableTextBullet"/>
            </w:pPr>
            <w:r w:rsidRPr="0097365E">
              <w:t>9</w:t>
            </w:r>
            <w:r w:rsidR="00CD5FD6">
              <w:t xml:space="preserve"> – </w:t>
            </w:r>
            <w:r w:rsidRPr="0097365E">
              <w:t>Concept does not apply</w:t>
            </w:r>
          </w:p>
        </w:tc>
        <w:tc>
          <w:tcPr>
            <w:tcW w:w="837" w:type="dxa"/>
            <w:tcMar>
              <w:left w:w="58" w:type="dxa"/>
              <w:right w:w="58" w:type="dxa"/>
            </w:tcMar>
          </w:tcPr>
          <w:p w14:paraId="7F2EA21D" w14:textId="77777777" w:rsidR="000751EA" w:rsidRPr="005B7BBA" w:rsidRDefault="000751EA" w:rsidP="000751EA">
            <w:pPr>
              <w:pStyle w:val="TableText"/>
            </w:pPr>
            <w:r>
              <w:t>Spaces</w:t>
            </w:r>
          </w:p>
        </w:tc>
        <w:tc>
          <w:tcPr>
            <w:tcW w:w="438" w:type="dxa"/>
          </w:tcPr>
          <w:p w14:paraId="3B0E246D" w14:textId="77777777" w:rsidR="000751EA" w:rsidRPr="005B7BBA" w:rsidRDefault="000751EA" w:rsidP="000751EA">
            <w:pPr>
              <w:pStyle w:val="TableText"/>
            </w:pPr>
            <w:r>
              <w:t>-</w:t>
            </w:r>
          </w:p>
        </w:tc>
        <w:tc>
          <w:tcPr>
            <w:tcW w:w="438" w:type="dxa"/>
          </w:tcPr>
          <w:p w14:paraId="28984709" w14:textId="77777777" w:rsidR="000751EA" w:rsidRPr="005B7BBA" w:rsidRDefault="000751EA" w:rsidP="000751EA">
            <w:pPr>
              <w:pStyle w:val="TableText"/>
            </w:pPr>
            <w:r w:rsidRPr="005B7BBA">
              <w:t>X</w:t>
            </w:r>
          </w:p>
        </w:tc>
        <w:tc>
          <w:tcPr>
            <w:tcW w:w="439" w:type="dxa"/>
          </w:tcPr>
          <w:p w14:paraId="74E9EB26" w14:textId="77777777" w:rsidR="000751EA" w:rsidRPr="005B7BBA" w:rsidRDefault="000751EA" w:rsidP="000751EA">
            <w:pPr>
              <w:pStyle w:val="TableText"/>
            </w:pPr>
            <w:r w:rsidRPr="005B7BBA">
              <w:t>X</w:t>
            </w:r>
          </w:p>
        </w:tc>
      </w:tr>
      <w:tr w:rsidR="000C0D60" w14:paraId="6A39EBEF" w14:textId="77777777" w:rsidTr="007A4858">
        <w:trPr>
          <w:cantSplit/>
        </w:trPr>
        <w:tc>
          <w:tcPr>
            <w:tcW w:w="802" w:type="dxa"/>
            <w:tcMar>
              <w:left w:w="58" w:type="dxa"/>
              <w:right w:w="58" w:type="dxa"/>
            </w:tcMar>
          </w:tcPr>
          <w:p w14:paraId="1858FF04" w14:textId="3BD8EE47" w:rsidR="000C0D60" w:rsidRPr="005B7BBA" w:rsidRDefault="000C0D60" w:rsidP="000C0D60">
            <w:pPr>
              <w:pStyle w:val="TableText"/>
            </w:pPr>
            <w:r w:rsidRPr="005B7BBA">
              <w:t>237</w:t>
            </w:r>
            <w:r>
              <w:t xml:space="preserve"> – </w:t>
            </w:r>
            <w:r w:rsidRPr="005B7BBA">
              <w:t>239</w:t>
            </w:r>
          </w:p>
        </w:tc>
        <w:tc>
          <w:tcPr>
            <w:tcW w:w="2250" w:type="dxa"/>
            <w:tcMar>
              <w:left w:w="58" w:type="dxa"/>
              <w:right w:w="58" w:type="dxa"/>
            </w:tcMar>
          </w:tcPr>
          <w:p w14:paraId="293BF45A" w14:textId="0C39DCDB" w:rsidR="000C0D60" w:rsidRPr="005B7BBA" w:rsidRDefault="000C0D60" w:rsidP="000C0D60">
            <w:pPr>
              <w:pStyle w:val="TableText"/>
            </w:pPr>
            <w:r w:rsidRPr="005B7BBA">
              <w:t>GLOBAL SURGERY DAYS</w:t>
            </w:r>
          </w:p>
        </w:tc>
        <w:tc>
          <w:tcPr>
            <w:tcW w:w="2970" w:type="dxa"/>
            <w:tcMar>
              <w:left w:w="58" w:type="dxa"/>
              <w:right w:w="58" w:type="dxa"/>
            </w:tcMar>
          </w:tcPr>
          <w:p w14:paraId="7C19E780" w14:textId="477FA614" w:rsidR="000C0D60" w:rsidRPr="005B7BBA" w:rsidRDefault="000C0D60" w:rsidP="000C0D60">
            <w:pPr>
              <w:pStyle w:val="TableText"/>
            </w:pPr>
            <w:r w:rsidRPr="005B7BBA">
              <w:t>:P:</w:t>
            </w:r>
            <w:hyperlink r:id="rId1266" w:history="1">
              <w:r w:rsidRPr="00697695">
                <w:rPr>
                  <w:rStyle w:val="Hyperlink"/>
                </w:rPr>
                <w:t>GLOBAL-SURGERY-DAYS</w:t>
              </w:r>
            </w:hyperlink>
          </w:p>
        </w:tc>
        <w:tc>
          <w:tcPr>
            <w:tcW w:w="2734" w:type="dxa"/>
            <w:tcMar>
              <w:left w:w="58" w:type="dxa"/>
              <w:right w:w="58" w:type="dxa"/>
            </w:tcMar>
          </w:tcPr>
          <w:p w14:paraId="577D8ACC" w14:textId="77777777" w:rsidR="000C0D60" w:rsidRDefault="000C0D60" w:rsidP="000C0D60">
            <w:pPr>
              <w:pStyle w:val="TableText"/>
            </w:pPr>
            <w:r w:rsidRPr="005B7BBA">
              <w:t>Global surgery days</w:t>
            </w:r>
          </w:p>
          <w:p w14:paraId="08D30C4B" w14:textId="06428E41" w:rsidR="000C0D60" w:rsidRPr="005B7BBA" w:rsidRDefault="000C0D60" w:rsidP="000C0D60">
            <w:pPr>
              <w:pStyle w:val="TableText"/>
            </w:pPr>
            <w:r w:rsidRPr="00750C6A">
              <w:rPr>
                <w:rFonts w:cs="Arial"/>
              </w:rPr>
              <w:t>The total days that apply to payment for the indicated surgical procedure for evaluation and management services.</w:t>
            </w:r>
          </w:p>
        </w:tc>
        <w:tc>
          <w:tcPr>
            <w:tcW w:w="1136" w:type="dxa"/>
            <w:tcMar>
              <w:left w:w="58" w:type="dxa"/>
              <w:right w:w="58" w:type="dxa"/>
            </w:tcMar>
          </w:tcPr>
          <w:p w14:paraId="238B5737" w14:textId="4257F46F" w:rsidR="000C0D60" w:rsidRPr="005B7BBA" w:rsidRDefault="000C0D60" w:rsidP="000C0D60">
            <w:pPr>
              <w:pStyle w:val="TableText"/>
            </w:pPr>
            <w:r w:rsidRPr="005B7BBA">
              <w:t>3 C</w:t>
            </w:r>
          </w:p>
        </w:tc>
        <w:tc>
          <w:tcPr>
            <w:tcW w:w="2340" w:type="dxa"/>
            <w:tcMar>
              <w:left w:w="58" w:type="dxa"/>
              <w:right w:w="58" w:type="dxa"/>
            </w:tcMar>
          </w:tcPr>
          <w:p w14:paraId="43490F3B" w14:textId="77777777" w:rsidR="000C0D60" w:rsidRPr="00475CE7" w:rsidRDefault="000C0D60" w:rsidP="000C0D60">
            <w:pPr>
              <w:pStyle w:val="TableText"/>
              <w:rPr>
                <w:rFonts w:ascii="Arial Narrow" w:hAnsi="Arial Narrow" w:cs="Arial"/>
              </w:rPr>
            </w:pPr>
            <w:r w:rsidRPr="0042502A">
              <w:rPr>
                <w:rFonts w:ascii="Arial Narrow" w:hAnsi="Arial Narrow" w:cs="Arial"/>
                <w:b/>
              </w:rPr>
              <w:t>Valid Values:</w:t>
            </w:r>
          </w:p>
          <w:p w14:paraId="64DA1A28" w14:textId="77777777" w:rsidR="000C0D60" w:rsidRDefault="000C0D60" w:rsidP="00245396">
            <w:pPr>
              <w:pStyle w:val="TableTextBullet"/>
            </w:pPr>
            <w:r w:rsidRPr="006B071A">
              <w:t>000</w:t>
            </w:r>
            <w:r>
              <w:t xml:space="preserve"> – </w:t>
            </w:r>
            <w:r w:rsidRPr="006B071A">
              <w:t>Endoscopic or minor procedure with related preoperative and postoperative relative values on the day of the procedure only included in the fee schedule payment amount; evaluation and management services on the day of the procedure generally not payable.</w:t>
            </w:r>
          </w:p>
          <w:p w14:paraId="339D94C6" w14:textId="5C190487" w:rsidR="000C0D60" w:rsidRPr="000C0D60" w:rsidRDefault="000C0D60" w:rsidP="00245396">
            <w:pPr>
              <w:pStyle w:val="TableTextBullet"/>
            </w:pPr>
            <w:r w:rsidRPr="005C2953">
              <w:t>010</w:t>
            </w:r>
            <w:r>
              <w:t xml:space="preserve"> – </w:t>
            </w:r>
            <w:r w:rsidRPr="005C2953">
              <w:t>Minor procedure with preoperative relative values on the day of the procedure and postoperative relative values during a 10-day postoperative period included in the fee schedule amount; evaluation and management services on the day of the procedure and during this 10-day postoperativ</w:t>
            </w:r>
            <w:r>
              <w:t>e period generally not payable.</w:t>
            </w:r>
          </w:p>
        </w:tc>
        <w:tc>
          <w:tcPr>
            <w:tcW w:w="837" w:type="dxa"/>
            <w:tcMar>
              <w:left w:w="58" w:type="dxa"/>
              <w:right w:w="58" w:type="dxa"/>
            </w:tcMar>
          </w:tcPr>
          <w:p w14:paraId="3F6147D2" w14:textId="2B3A5598" w:rsidR="000C0D60" w:rsidRDefault="000C0D60" w:rsidP="000C0D60">
            <w:pPr>
              <w:pStyle w:val="TableText"/>
            </w:pPr>
            <w:r>
              <w:t>Spaces</w:t>
            </w:r>
          </w:p>
        </w:tc>
        <w:tc>
          <w:tcPr>
            <w:tcW w:w="438" w:type="dxa"/>
          </w:tcPr>
          <w:p w14:paraId="120D1F9B" w14:textId="77F28307" w:rsidR="000C0D60" w:rsidRDefault="000C0D60" w:rsidP="000C0D60">
            <w:pPr>
              <w:pStyle w:val="TableText"/>
            </w:pPr>
            <w:r>
              <w:t>-</w:t>
            </w:r>
          </w:p>
        </w:tc>
        <w:tc>
          <w:tcPr>
            <w:tcW w:w="438" w:type="dxa"/>
          </w:tcPr>
          <w:p w14:paraId="1C822865" w14:textId="2D99A971" w:rsidR="000C0D60" w:rsidRPr="005B7BBA" w:rsidRDefault="000C0D60" w:rsidP="000C0D60">
            <w:pPr>
              <w:pStyle w:val="TableText"/>
            </w:pPr>
            <w:r w:rsidRPr="005B7BBA">
              <w:t>X</w:t>
            </w:r>
          </w:p>
        </w:tc>
        <w:tc>
          <w:tcPr>
            <w:tcW w:w="439" w:type="dxa"/>
          </w:tcPr>
          <w:p w14:paraId="48546F2D" w14:textId="7B061E4D" w:rsidR="000C0D60" w:rsidRPr="005B7BBA" w:rsidRDefault="000C0D60" w:rsidP="000C0D60">
            <w:pPr>
              <w:pStyle w:val="TableText"/>
            </w:pPr>
            <w:r w:rsidRPr="005B7BBA">
              <w:t>X</w:t>
            </w:r>
          </w:p>
        </w:tc>
      </w:tr>
      <w:tr w:rsidR="000C0D60" w14:paraId="0179C687" w14:textId="77777777" w:rsidTr="007A4858">
        <w:trPr>
          <w:cantSplit/>
        </w:trPr>
        <w:tc>
          <w:tcPr>
            <w:tcW w:w="802" w:type="dxa"/>
            <w:tcMar>
              <w:left w:w="58" w:type="dxa"/>
              <w:right w:w="58" w:type="dxa"/>
            </w:tcMar>
          </w:tcPr>
          <w:p w14:paraId="59B6BBF2" w14:textId="25944EDC" w:rsidR="000C0D60" w:rsidRDefault="000C0D60" w:rsidP="000C0D60">
            <w:pPr>
              <w:pStyle w:val="TableText"/>
            </w:pPr>
            <w:r w:rsidRPr="005B7BBA">
              <w:t>237</w:t>
            </w:r>
            <w:r>
              <w:t xml:space="preserve"> – </w:t>
            </w:r>
            <w:r w:rsidRPr="005B7BBA">
              <w:t>239</w:t>
            </w:r>
          </w:p>
          <w:p w14:paraId="52551C56" w14:textId="6DC2B3B8" w:rsidR="000C0D60" w:rsidRPr="005B7BBA" w:rsidRDefault="000C0D60" w:rsidP="000C0D60">
            <w:pPr>
              <w:pStyle w:val="TableText"/>
            </w:pPr>
            <w:r>
              <w:t>(Cont’d)</w:t>
            </w:r>
          </w:p>
        </w:tc>
        <w:tc>
          <w:tcPr>
            <w:tcW w:w="2250" w:type="dxa"/>
            <w:tcMar>
              <w:left w:w="58" w:type="dxa"/>
              <w:right w:w="58" w:type="dxa"/>
            </w:tcMar>
          </w:tcPr>
          <w:p w14:paraId="262CFEE3" w14:textId="77777777" w:rsidR="000C0D60" w:rsidRPr="005B7BBA" w:rsidRDefault="000C0D60" w:rsidP="000C0D60">
            <w:pPr>
              <w:pStyle w:val="TableText"/>
            </w:pPr>
            <w:r w:rsidRPr="005B7BBA">
              <w:t>GLOBAL SURGERY DAYS</w:t>
            </w:r>
          </w:p>
        </w:tc>
        <w:tc>
          <w:tcPr>
            <w:tcW w:w="2970" w:type="dxa"/>
            <w:tcMar>
              <w:left w:w="58" w:type="dxa"/>
              <w:right w:w="58" w:type="dxa"/>
            </w:tcMar>
          </w:tcPr>
          <w:p w14:paraId="273B16AB" w14:textId="0393D6B6" w:rsidR="000C0D60" w:rsidRPr="005B7BBA" w:rsidRDefault="000C0D60" w:rsidP="000C0D60">
            <w:pPr>
              <w:pStyle w:val="TableText"/>
            </w:pPr>
            <w:r w:rsidRPr="005B7BBA">
              <w:t>:P:</w:t>
            </w:r>
            <w:hyperlink r:id="rId1267" w:history="1">
              <w:r w:rsidRPr="00697695">
                <w:rPr>
                  <w:rStyle w:val="Hyperlink"/>
                </w:rPr>
                <w:t>GLOBAL-SURGERY-DAYS</w:t>
              </w:r>
            </w:hyperlink>
          </w:p>
        </w:tc>
        <w:tc>
          <w:tcPr>
            <w:tcW w:w="2734" w:type="dxa"/>
            <w:tcMar>
              <w:left w:w="58" w:type="dxa"/>
              <w:right w:w="58" w:type="dxa"/>
            </w:tcMar>
          </w:tcPr>
          <w:p w14:paraId="20E16D8C" w14:textId="77777777" w:rsidR="000C0D60" w:rsidRDefault="000C0D60" w:rsidP="000C0D60">
            <w:pPr>
              <w:pStyle w:val="TableText"/>
            </w:pPr>
            <w:r w:rsidRPr="005B7BBA">
              <w:t>Global surgery days</w:t>
            </w:r>
          </w:p>
          <w:p w14:paraId="03345C05" w14:textId="77777777" w:rsidR="000C0D60" w:rsidRPr="005B7BBA" w:rsidRDefault="000C0D60" w:rsidP="000C0D60">
            <w:pPr>
              <w:pStyle w:val="TableText"/>
            </w:pPr>
            <w:r w:rsidRPr="00750C6A">
              <w:rPr>
                <w:rFonts w:cs="Arial"/>
              </w:rPr>
              <w:t>The total days that apply to payment for the indicated surgical procedure for evaluation and management services.</w:t>
            </w:r>
          </w:p>
        </w:tc>
        <w:tc>
          <w:tcPr>
            <w:tcW w:w="1136" w:type="dxa"/>
            <w:tcMar>
              <w:left w:w="58" w:type="dxa"/>
              <w:right w:w="58" w:type="dxa"/>
            </w:tcMar>
          </w:tcPr>
          <w:p w14:paraId="0ABADC39" w14:textId="77777777" w:rsidR="000C0D60" w:rsidRPr="005B7BBA" w:rsidRDefault="000C0D60" w:rsidP="000C0D60">
            <w:pPr>
              <w:pStyle w:val="TableText"/>
            </w:pPr>
            <w:r w:rsidRPr="005B7BBA">
              <w:t>3 C</w:t>
            </w:r>
          </w:p>
        </w:tc>
        <w:tc>
          <w:tcPr>
            <w:tcW w:w="2340" w:type="dxa"/>
            <w:tcMar>
              <w:left w:w="58" w:type="dxa"/>
              <w:right w:w="58" w:type="dxa"/>
            </w:tcMar>
          </w:tcPr>
          <w:p w14:paraId="3D9F3739" w14:textId="77777777" w:rsidR="000C0D60" w:rsidRPr="00CE339B" w:rsidRDefault="000C0D60" w:rsidP="000C0D60">
            <w:pPr>
              <w:pStyle w:val="TableText"/>
              <w:rPr>
                <w:rFonts w:ascii="Arial Narrow" w:hAnsi="Arial Narrow" w:cs="Arial"/>
              </w:rPr>
            </w:pPr>
            <w:r w:rsidRPr="0042502A">
              <w:rPr>
                <w:rFonts w:ascii="Arial Narrow" w:hAnsi="Arial Narrow" w:cs="Arial"/>
                <w:b/>
              </w:rPr>
              <w:t>Valid Values:</w:t>
            </w:r>
          </w:p>
          <w:p w14:paraId="7BCA5BA0" w14:textId="77777777" w:rsidR="000C0D60" w:rsidRDefault="000C0D60" w:rsidP="00245396">
            <w:pPr>
              <w:pStyle w:val="TableTextBullet"/>
            </w:pPr>
            <w:r>
              <w:t xml:space="preserve">090 – </w:t>
            </w:r>
            <w:r w:rsidRPr="00475CE7">
              <w:t>Major surgery with a 1-day preoperative period and 90-day postoperative period included in t</w:t>
            </w:r>
            <w:r>
              <w:t>he fee schedule payment amount.</w:t>
            </w:r>
          </w:p>
          <w:p w14:paraId="1550740A" w14:textId="10933E51" w:rsidR="000C0D60" w:rsidRPr="00475CE7" w:rsidRDefault="000C0D60" w:rsidP="00245396">
            <w:pPr>
              <w:pStyle w:val="TableTextBullet"/>
            </w:pPr>
            <w:r w:rsidRPr="00475CE7">
              <w:rPr>
                <w:rFonts w:ascii="Arial Narrow" w:hAnsi="Arial Narrow"/>
              </w:rPr>
              <w:t>MMM</w:t>
            </w:r>
            <w:r>
              <w:rPr>
                <w:rFonts w:ascii="Arial Narrow" w:hAnsi="Arial Narrow"/>
              </w:rPr>
              <w:t xml:space="preserve"> – </w:t>
            </w:r>
            <w:r w:rsidRPr="00475CE7">
              <w:t>Maternity codes; usual global period does not apply.</w:t>
            </w:r>
          </w:p>
          <w:p w14:paraId="5E808513" w14:textId="77777777" w:rsidR="000C0D60" w:rsidRDefault="000C0D60" w:rsidP="00245396">
            <w:pPr>
              <w:pStyle w:val="TableTextBullet"/>
            </w:pPr>
            <w:r w:rsidRPr="00475CE7">
              <w:t>XXX</w:t>
            </w:r>
            <w:r>
              <w:t xml:space="preserve"> – </w:t>
            </w:r>
            <w:r w:rsidRPr="00475CE7">
              <w:t>Global concept does not apply.</w:t>
            </w:r>
          </w:p>
          <w:p w14:paraId="219DEFAD" w14:textId="77777777" w:rsidR="000C0D60" w:rsidRPr="00CE339B" w:rsidRDefault="000C0D60" w:rsidP="00245396">
            <w:pPr>
              <w:pStyle w:val="TableTextBullet"/>
            </w:pPr>
            <w:r>
              <w:t xml:space="preserve">YYY – </w:t>
            </w:r>
            <w:r w:rsidRPr="00475CE7">
              <w:t xml:space="preserve">Fiscal intermediary </w:t>
            </w:r>
            <w:r w:rsidRPr="00475CE7">
              <w:rPr>
                <w:rFonts w:ascii="Arial Narrow" w:hAnsi="Arial Narrow"/>
              </w:rPr>
              <w:t>(FI)</w:t>
            </w:r>
            <w:r w:rsidRPr="00475CE7">
              <w:t xml:space="preserve"> determines whether global concept applies and establishes postoperative period, if appropriate, at time of pricing</w:t>
            </w:r>
            <w:r>
              <w:rPr>
                <w:color w:val="000000"/>
                <w:sz w:val="23"/>
                <w:szCs w:val="23"/>
              </w:rPr>
              <w:t>.</w:t>
            </w:r>
          </w:p>
          <w:p w14:paraId="6EA8E7BC" w14:textId="77777777" w:rsidR="00C33FFE" w:rsidRDefault="000C0D60" w:rsidP="00245396">
            <w:pPr>
              <w:pStyle w:val="TableTextBullet"/>
            </w:pPr>
            <w:r w:rsidRPr="00475CE7">
              <w:t>ZZZ</w:t>
            </w:r>
            <w:r>
              <w:t xml:space="preserve"> – </w:t>
            </w:r>
            <w:r w:rsidRPr="00475CE7">
              <w:t>Code related to another service and is always included in the glob</w:t>
            </w:r>
            <w:r w:rsidR="00C33FFE">
              <w:t>al period of the other service.</w:t>
            </w:r>
          </w:p>
          <w:p w14:paraId="4A80650B" w14:textId="1844F9D9" w:rsidR="000C0D60" w:rsidRPr="00C33FFE" w:rsidRDefault="000C0D60" w:rsidP="00245396">
            <w:pPr>
              <w:pStyle w:val="TableTextBullet"/>
              <w:numPr>
                <w:ilvl w:val="0"/>
                <w:numId w:val="0"/>
              </w:numPr>
              <w:ind w:left="300"/>
            </w:pPr>
            <w:r w:rsidRPr="00C33FFE">
              <w:rPr>
                <w:b/>
              </w:rPr>
              <w:t>Note:</w:t>
            </w:r>
            <w:r w:rsidRPr="00C33FFE">
              <w:t xml:space="preserve"> Physician work is associated with intra-service time and in some i</w:t>
            </w:r>
            <w:r w:rsidR="00196E2A">
              <w:t>nstances the post service time.</w:t>
            </w:r>
          </w:p>
        </w:tc>
        <w:tc>
          <w:tcPr>
            <w:tcW w:w="837" w:type="dxa"/>
            <w:tcMar>
              <w:left w:w="58" w:type="dxa"/>
              <w:right w:w="58" w:type="dxa"/>
            </w:tcMar>
          </w:tcPr>
          <w:p w14:paraId="3AB146CA" w14:textId="77777777" w:rsidR="000C0D60" w:rsidRPr="005B7BBA" w:rsidRDefault="000C0D60" w:rsidP="000C0D60">
            <w:pPr>
              <w:pStyle w:val="TableText"/>
            </w:pPr>
            <w:r>
              <w:t>Spaces</w:t>
            </w:r>
          </w:p>
        </w:tc>
        <w:tc>
          <w:tcPr>
            <w:tcW w:w="438" w:type="dxa"/>
          </w:tcPr>
          <w:p w14:paraId="3DF58D86" w14:textId="77777777" w:rsidR="000C0D60" w:rsidRPr="005B7BBA" w:rsidRDefault="000C0D60" w:rsidP="000C0D60">
            <w:pPr>
              <w:pStyle w:val="TableText"/>
            </w:pPr>
            <w:r>
              <w:t>-</w:t>
            </w:r>
          </w:p>
        </w:tc>
        <w:tc>
          <w:tcPr>
            <w:tcW w:w="438" w:type="dxa"/>
          </w:tcPr>
          <w:p w14:paraId="104314DD" w14:textId="77777777" w:rsidR="000C0D60" w:rsidRPr="005B7BBA" w:rsidRDefault="000C0D60" w:rsidP="000C0D60">
            <w:pPr>
              <w:pStyle w:val="TableText"/>
            </w:pPr>
            <w:r w:rsidRPr="005B7BBA">
              <w:t>X</w:t>
            </w:r>
          </w:p>
        </w:tc>
        <w:tc>
          <w:tcPr>
            <w:tcW w:w="439" w:type="dxa"/>
          </w:tcPr>
          <w:p w14:paraId="78842B30" w14:textId="77777777" w:rsidR="000C0D60" w:rsidRPr="005B7BBA" w:rsidRDefault="000C0D60" w:rsidP="000C0D60">
            <w:pPr>
              <w:pStyle w:val="TableText"/>
            </w:pPr>
            <w:r w:rsidRPr="005B7BBA">
              <w:t>X</w:t>
            </w:r>
          </w:p>
        </w:tc>
      </w:tr>
    </w:tbl>
    <w:p w14:paraId="06C5B909" w14:textId="0490A0D4" w:rsidR="007A4858" w:rsidRPr="003F4CA9" w:rsidRDefault="007A4858" w:rsidP="007A4858">
      <w:hyperlink w:anchor="_top" w:history="1">
        <w:r w:rsidRPr="003F4CA9">
          <w:rPr>
            <w:rStyle w:val="Hyperlink"/>
          </w:rPr>
          <w:t>Top</w:t>
        </w:r>
      </w:hyperlink>
    </w:p>
    <w:p w14:paraId="671A85ED" w14:textId="77576A14" w:rsidR="00E7224A" w:rsidRPr="00004FD7" w:rsidRDefault="00E7224A" w:rsidP="000A270D">
      <w:pPr>
        <w:pStyle w:val="Caption"/>
      </w:pPr>
      <w:bookmarkStart w:id="1619" w:name="_Toc180744876"/>
      <w:r>
        <w:t xml:space="preserve">Table </w:t>
      </w:r>
      <w:r w:rsidR="007826BE">
        <w:fldChar w:fldCharType="begin"/>
      </w:r>
      <w:r w:rsidR="007826BE">
        <w:instrText xml:space="preserve"> SEQ Table \* ARABIC </w:instrText>
      </w:r>
      <w:r w:rsidR="007826BE">
        <w:fldChar w:fldCharType="separate"/>
      </w:r>
      <w:r w:rsidR="007826BE">
        <w:rPr>
          <w:noProof/>
        </w:rPr>
        <w:t>12</w:t>
      </w:r>
      <w:r w:rsidR="007826BE">
        <w:rPr>
          <w:noProof/>
        </w:rPr>
        <w:fldChar w:fldCharType="end"/>
      </w:r>
      <w:r>
        <w:t xml:space="preserve">. </w:t>
      </w:r>
      <w:r w:rsidRPr="00C85784">
        <w:t xml:space="preserve">IDR </w:t>
      </w:r>
      <w:r>
        <w:t xml:space="preserve">Claim </w:t>
      </w:r>
      <w:r w:rsidRPr="00C85784">
        <w:t xml:space="preserve">Detail </w:t>
      </w:r>
      <w:r>
        <w:t>Record</w:t>
      </w:r>
      <w:r w:rsidR="008D7CDD">
        <w:t xml:space="preserve"> Layout</w:t>
      </w:r>
      <w:r>
        <w:t xml:space="preserve"> – Fields 240 thru </w:t>
      </w:r>
      <w:r w:rsidR="00E96E60">
        <w:t>683</w:t>
      </w:r>
      <w:bookmarkEnd w:id="1619"/>
    </w:p>
    <w:tbl>
      <w:tblPr>
        <w:tblW w:w="5087" w:type="pct"/>
        <w:tblLayout w:type="fixed"/>
        <w:tblCellMar>
          <w:top w:w="58" w:type="dxa"/>
          <w:left w:w="115" w:type="dxa"/>
          <w:bottom w:w="58" w:type="dxa"/>
          <w:right w:w="115" w:type="dxa"/>
        </w:tblCellMar>
        <w:tblLook w:val="0000" w:firstRow="0" w:lastRow="0" w:firstColumn="0" w:lastColumn="0" w:noHBand="0" w:noVBand="0"/>
        <w:tblCaption w:val="IDR Claim Detail Record Layout – Fields 240 thru 972"/>
        <w:tblDescription w:val="Lists positioin number. field, field name, description, format, values, no data value, and identifies Phases I, II, and III"/>
      </w:tblPr>
      <w:tblGrid>
        <w:gridCol w:w="802"/>
        <w:gridCol w:w="2500"/>
        <w:gridCol w:w="2970"/>
        <w:gridCol w:w="2700"/>
        <w:gridCol w:w="1170"/>
        <w:gridCol w:w="2340"/>
        <w:gridCol w:w="831"/>
        <w:gridCol w:w="440"/>
        <w:gridCol w:w="440"/>
        <w:gridCol w:w="441"/>
      </w:tblGrid>
      <w:tr w:rsidR="00E7224A" w14:paraId="4FD4F532" w14:textId="77777777" w:rsidTr="004F7FC3">
        <w:trPr>
          <w:cantSplit/>
          <w:tblHeader/>
        </w:trPr>
        <w:tc>
          <w:tcPr>
            <w:tcW w:w="80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7F90C7E2" w14:textId="77777777" w:rsidR="00E7224A" w:rsidRPr="004F6784" w:rsidRDefault="00E7224A" w:rsidP="006B601B">
            <w:pPr>
              <w:pStyle w:val="TableText"/>
              <w:rPr>
                <w:b/>
              </w:rPr>
            </w:pPr>
            <w:r w:rsidRPr="004F6784">
              <w:rPr>
                <w:b/>
              </w:rPr>
              <w:t>IDR Detail Record</w:t>
            </w:r>
          </w:p>
        </w:tc>
        <w:tc>
          <w:tcPr>
            <w:tcW w:w="25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705133CB" w14:textId="77777777" w:rsidR="00E7224A" w:rsidRPr="004F6784" w:rsidRDefault="00E7224A" w:rsidP="006B601B">
            <w:pPr>
              <w:pStyle w:val="TableText"/>
              <w:rPr>
                <w:b/>
              </w:rPr>
            </w:pPr>
            <w:r w:rsidRPr="004F6784">
              <w:rPr>
                <w:b/>
              </w:rPr>
              <w:t>Field</w:t>
            </w:r>
          </w:p>
        </w:tc>
        <w:tc>
          <w:tcPr>
            <w:tcW w:w="297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763CD4F9" w14:textId="77777777" w:rsidR="00E7224A" w:rsidRPr="004F6784" w:rsidRDefault="00E7224A" w:rsidP="006B601B">
            <w:pPr>
              <w:pStyle w:val="TableText"/>
              <w:rPr>
                <w:b/>
              </w:rPr>
            </w:pPr>
            <w:r w:rsidRPr="004F6784">
              <w:rPr>
                <w:b/>
              </w:rPr>
              <w:t>Field Name</w:t>
            </w:r>
          </w:p>
        </w:tc>
        <w:tc>
          <w:tcPr>
            <w:tcW w:w="27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16C359C2" w14:textId="77777777" w:rsidR="00E7224A" w:rsidRPr="004F6784" w:rsidRDefault="00E7224A" w:rsidP="006B601B">
            <w:pPr>
              <w:pStyle w:val="TableText"/>
              <w:rPr>
                <w:b/>
              </w:rPr>
            </w:pPr>
            <w:r w:rsidRPr="004F6784">
              <w:rPr>
                <w:b/>
              </w:rPr>
              <w:t>Description</w:t>
            </w:r>
          </w:p>
        </w:tc>
        <w:tc>
          <w:tcPr>
            <w:tcW w:w="117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5F572058" w14:textId="77777777" w:rsidR="00E7224A" w:rsidRPr="004F6784" w:rsidRDefault="00E7224A" w:rsidP="006B601B">
            <w:pPr>
              <w:pStyle w:val="TableText"/>
              <w:rPr>
                <w:b/>
                <w:caps/>
              </w:rPr>
            </w:pPr>
            <w:r w:rsidRPr="004F6784">
              <w:rPr>
                <w:b/>
              </w:rPr>
              <w:t>Format</w:t>
            </w:r>
          </w:p>
        </w:tc>
        <w:tc>
          <w:tcPr>
            <w:tcW w:w="234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2C80CB01" w14:textId="77777777" w:rsidR="00E7224A" w:rsidRPr="004F6784" w:rsidRDefault="00E7224A" w:rsidP="006B601B">
            <w:pPr>
              <w:pStyle w:val="TableText"/>
              <w:rPr>
                <w:b/>
              </w:rPr>
            </w:pPr>
            <w:r w:rsidRPr="004F6784">
              <w:rPr>
                <w:b/>
              </w:rPr>
              <w:t>Values</w:t>
            </w:r>
          </w:p>
        </w:tc>
        <w:tc>
          <w:tcPr>
            <w:tcW w:w="83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63F8A294" w14:textId="77777777" w:rsidR="00E7224A" w:rsidRPr="004F6784" w:rsidRDefault="00E7224A" w:rsidP="006B601B">
            <w:pPr>
              <w:pStyle w:val="TableText"/>
              <w:rPr>
                <w:b/>
              </w:rPr>
            </w:pPr>
            <w:r w:rsidRPr="004F6784">
              <w:rPr>
                <w:b/>
              </w:rPr>
              <w:t>No Data Value</w:t>
            </w:r>
          </w:p>
        </w:tc>
        <w:tc>
          <w:tcPr>
            <w:tcW w:w="44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5481F0F7" w14:textId="77777777" w:rsidR="00E7224A" w:rsidRPr="004F6784" w:rsidRDefault="00E7224A" w:rsidP="006B601B">
            <w:pPr>
              <w:pStyle w:val="TableText"/>
              <w:rPr>
                <w:b/>
              </w:rPr>
            </w:pPr>
            <w:r w:rsidRPr="004F6784">
              <w:rPr>
                <w:b/>
              </w:rPr>
              <w:t>I</w:t>
            </w:r>
          </w:p>
        </w:tc>
        <w:tc>
          <w:tcPr>
            <w:tcW w:w="44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8060E79" w14:textId="77777777" w:rsidR="00E7224A" w:rsidRPr="004F6784" w:rsidRDefault="00E7224A" w:rsidP="006B601B">
            <w:pPr>
              <w:pStyle w:val="TableText"/>
              <w:rPr>
                <w:b/>
              </w:rPr>
            </w:pPr>
            <w:r w:rsidRPr="004F6784">
              <w:rPr>
                <w:b/>
              </w:rPr>
              <w:t>II</w:t>
            </w:r>
          </w:p>
        </w:tc>
        <w:tc>
          <w:tcPr>
            <w:tcW w:w="441"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3B65EA29" w14:textId="77777777" w:rsidR="00E7224A" w:rsidRPr="004F6784" w:rsidRDefault="00E7224A" w:rsidP="006B601B">
            <w:pPr>
              <w:pStyle w:val="TableText"/>
              <w:rPr>
                <w:b/>
              </w:rPr>
            </w:pPr>
            <w:r w:rsidRPr="004F6784">
              <w:rPr>
                <w:b/>
              </w:rPr>
              <w:t>III</w:t>
            </w:r>
          </w:p>
        </w:tc>
      </w:tr>
      <w:tr w:rsidR="000751EA" w14:paraId="4BB4A800"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22199A8" w14:textId="77777777" w:rsidR="000751EA" w:rsidRPr="005B7BBA" w:rsidRDefault="000751EA" w:rsidP="000751EA">
            <w:pPr>
              <w:pStyle w:val="TableText"/>
            </w:pPr>
            <w:r w:rsidRPr="005B7BBA">
              <w:t>240</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7E108E88" w14:textId="77777777" w:rsidR="000751EA" w:rsidRPr="005B7BBA" w:rsidRDefault="000751EA" w:rsidP="000751EA">
            <w:pPr>
              <w:pStyle w:val="TableText"/>
            </w:pPr>
            <w:r w:rsidRPr="005B7BBA">
              <w:t>PAYABLE UNITS INDICATOR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C38E2B4" w14:textId="1EA798A4" w:rsidR="000751EA" w:rsidRPr="005B7BBA" w:rsidRDefault="000751EA" w:rsidP="000751EA">
            <w:pPr>
              <w:pStyle w:val="TableText"/>
            </w:pPr>
            <w:r w:rsidRPr="005B7BBA">
              <w:t>:P:</w:t>
            </w:r>
            <w:hyperlink r:id="rId1268" w:history="1">
              <w:r w:rsidRPr="00697695">
                <w:rPr>
                  <w:rStyle w:val="Hyperlink"/>
                </w:rPr>
                <w:t>PAYABLE-UNITS-IND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D5DF16E" w14:textId="77777777" w:rsidR="000751EA" w:rsidRDefault="000751EA" w:rsidP="000751EA">
            <w:pPr>
              <w:pStyle w:val="TableText"/>
            </w:pPr>
            <w:r w:rsidRPr="005B7BBA">
              <w:t>Payable units indicator</w:t>
            </w:r>
          </w:p>
          <w:p w14:paraId="6803BADC" w14:textId="77777777" w:rsidR="000751EA" w:rsidRPr="005B7BBA" w:rsidRDefault="000751EA" w:rsidP="000751EA">
            <w:pPr>
              <w:pStyle w:val="TableText"/>
            </w:pPr>
            <w:r w:rsidRPr="00AA3BC8">
              <w:rPr>
                <w:rFonts w:cs="Arial"/>
                <w:color w:val="000000"/>
              </w:rPr>
              <w:t>The Performance Payment Indicator that will be used in the future to determine which procedures are eligible for a performance payment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2248913"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EAB811B" w14:textId="77777777" w:rsidR="000751EA" w:rsidRPr="0097365E" w:rsidRDefault="000751EA" w:rsidP="000751EA">
            <w:pPr>
              <w:pStyle w:val="TableText"/>
              <w:rPr>
                <w:rFonts w:cs="Arial"/>
              </w:rPr>
            </w:pPr>
            <w:r w:rsidRPr="0042502A">
              <w:rPr>
                <w:rFonts w:cs="Arial"/>
                <w:b/>
              </w:rPr>
              <w:t>Valid Values:</w:t>
            </w:r>
          </w:p>
          <w:p w14:paraId="1484D588" w14:textId="4EF4B8A0" w:rsidR="000751EA" w:rsidRPr="0097365E" w:rsidRDefault="000751EA" w:rsidP="00245396">
            <w:pPr>
              <w:pStyle w:val="TableTextBullet"/>
            </w:pPr>
            <w:r w:rsidRPr="0097365E">
              <w:t xml:space="preserve">0 </w:t>
            </w:r>
            <w:r w:rsidR="006B601B">
              <w:t xml:space="preserve">– </w:t>
            </w:r>
            <w:r w:rsidRPr="0097365E">
              <w:t>Performance payment does not apply</w:t>
            </w:r>
          </w:p>
          <w:p w14:paraId="47008B76" w14:textId="03662FE5" w:rsidR="000751EA" w:rsidRPr="005B7BBA" w:rsidRDefault="000751EA" w:rsidP="00245396">
            <w:pPr>
              <w:pStyle w:val="TableTextBullet"/>
            </w:pPr>
            <w:r w:rsidRPr="0097365E">
              <w:t xml:space="preserve">1 </w:t>
            </w:r>
            <w:r w:rsidR="006B601B">
              <w:t xml:space="preserve">– </w:t>
            </w:r>
            <w:r w:rsidRPr="0097365E">
              <w:t>Apply performance payment</w:t>
            </w:r>
          </w:p>
          <w:p w14:paraId="7AF30B86" w14:textId="5E19A603" w:rsidR="000751EA" w:rsidRPr="005B7BBA" w:rsidRDefault="000751EA" w:rsidP="00245396">
            <w:pPr>
              <w:pStyle w:val="TableTextBullet"/>
            </w:pPr>
            <w:r>
              <w:t>9</w:t>
            </w:r>
            <w:r w:rsidR="006B601B">
              <w:t xml:space="preserve"> – </w:t>
            </w:r>
            <w:r>
              <w:t>Concept does not apply</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590E15D4"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0C68537D" w14:textId="77777777" w:rsidR="000751EA" w:rsidRPr="005B7BBA" w:rsidRDefault="000751EA" w:rsidP="000751EA">
            <w:pPr>
              <w:pStyle w:val="TableText"/>
            </w:pPr>
            <w:r w:rsidRPr="005B7BBA">
              <w:t>X</w:t>
            </w:r>
          </w:p>
        </w:tc>
        <w:tc>
          <w:tcPr>
            <w:tcW w:w="440" w:type="dxa"/>
            <w:tcBorders>
              <w:top w:val="single" w:sz="6" w:space="0" w:color="auto"/>
              <w:left w:val="single" w:sz="6" w:space="0" w:color="auto"/>
              <w:bottom w:val="single" w:sz="6" w:space="0" w:color="auto"/>
              <w:right w:val="single" w:sz="6" w:space="0" w:color="auto"/>
            </w:tcBorders>
          </w:tcPr>
          <w:p w14:paraId="1957A45A"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5248BE2D" w14:textId="77777777" w:rsidR="000751EA" w:rsidRPr="005B7BBA" w:rsidRDefault="000751EA" w:rsidP="000751EA">
            <w:pPr>
              <w:pStyle w:val="TableText"/>
            </w:pPr>
            <w:r w:rsidRPr="005B7BBA">
              <w:t>X</w:t>
            </w:r>
          </w:p>
        </w:tc>
      </w:tr>
      <w:tr w:rsidR="000751EA" w14:paraId="05332348" w14:textId="77777777" w:rsidTr="004F7FC3">
        <w:trPr>
          <w:cantSplit/>
          <w:trHeight w:val="2699"/>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C9DF82A" w14:textId="77777777" w:rsidR="000751EA" w:rsidRPr="005B7BBA" w:rsidRDefault="000751EA" w:rsidP="000751EA">
            <w:pPr>
              <w:pStyle w:val="TableText"/>
            </w:pPr>
            <w:r w:rsidRPr="005B7BBA">
              <w:t>241</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0346603E" w14:textId="77777777" w:rsidR="000751EA" w:rsidRPr="005B7BBA" w:rsidRDefault="000751EA" w:rsidP="000751EA">
            <w:pPr>
              <w:pStyle w:val="TableText"/>
            </w:pPr>
            <w:r w:rsidRPr="005B7BBA">
              <w:t>IMAGINING CAP INDICATOR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DE6DD1A" w14:textId="388FA41E" w:rsidR="000751EA" w:rsidRPr="005B7BBA" w:rsidRDefault="000751EA" w:rsidP="000751EA">
            <w:pPr>
              <w:pStyle w:val="TableText"/>
            </w:pPr>
            <w:r w:rsidRPr="005B7BBA">
              <w:t>:P:</w:t>
            </w:r>
            <w:hyperlink r:id="rId1269" w:history="1">
              <w:r w:rsidRPr="00697695">
                <w:rPr>
                  <w:rStyle w:val="Hyperlink"/>
                </w:rPr>
                <w:t>IMAGING-CAP-IND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CBCF93A" w14:textId="77777777" w:rsidR="000751EA" w:rsidRDefault="000751EA" w:rsidP="000751EA">
            <w:pPr>
              <w:pStyle w:val="TableText"/>
            </w:pPr>
            <w:r w:rsidRPr="005B7BBA">
              <w:t>Imaging Cap Indicator</w:t>
            </w:r>
          </w:p>
          <w:p w14:paraId="58B1FB30" w14:textId="5C6265B0" w:rsidR="000751EA" w:rsidRPr="005B7BBA" w:rsidRDefault="000751EA" w:rsidP="003962F0">
            <w:pPr>
              <w:pStyle w:val="TableText"/>
            </w:pPr>
            <w:r w:rsidRPr="00F105BC">
              <w:rPr>
                <w:rFonts w:cs="Arial"/>
                <w:color w:val="000000"/>
              </w:rPr>
              <w:t>Indicates if</w:t>
            </w:r>
            <w:r>
              <w:rPr>
                <w:rFonts w:cs="Arial"/>
                <w:color w:val="000000"/>
              </w:rPr>
              <w:t xml:space="preserve"> the</w:t>
            </w:r>
            <w:r w:rsidRPr="00F105BC">
              <w:rPr>
                <w:rFonts w:cs="Arial"/>
                <w:color w:val="000000"/>
              </w:rPr>
              <w:t xml:space="preserve"> procedure code is subject to the imaging payment cap reduction. Procedures which are subject to the imaging payment cap reduction will be allowed at the lower of the billed amount, reasonable charge amount or facility/non-facility imaging payment cap amount.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EFE4777"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C0870B4" w14:textId="77777777" w:rsidR="000751EA" w:rsidRPr="0097365E" w:rsidRDefault="000751EA" w:rsidP="000751EA">
            <w:pPr>
              <w:pStyle w:val="TableText"/>
              <w:rPr>
                <w:rFonts w:cs="Arial"/>
              </w:rPr>
            </w:pPr>
            <w:r w:rsidRPr="0042502A">
              <w:rPr>
                <w:rFonts w:cs="Arial"/>
                <w:b/>
              </w:rPr>
              <w:t>Valid Values:</w:t>
            </w:r>
          </w:p>
          <w:p w14:paraId="2AD88661" w14:textId="3BC1F4F3" w:rsidR="000751EA" w:rsidRPr="0097365E" w:rsidRDefault="000751EA" w:rsidP="00245396">
            <w:pPr>
              <w:pStyle w:val="TableTextBullet"/>
            </w:pPr>
            <w:r w:rsidRPr="0097365E">
              <w:t xml:space="preserve">1 </w:t>
            </w:r>
            <w:r w:rsidR="006B601B">
              <w:t xml:space="preserve">– </w:t>
            </w:r>
            <w:r w:rsidRPr="0097365E">
              <w:t>Procedure subject to Imaging Cap</w:t>
            </w:r>
          </w:p>
          <w:p w14:paraId="4FA7FAAC" w14:textId="4A5702DE" w:rsidR="000751EA" w:rsidRPr="005B7BBA" w:rsidRDefault="000751EA" w:rsidP="00245396">
            <w:pPr>
              <w:pStyle w:val="TableTextBullet"/>
            </w:pPr>
            <w:r w:rsidRPr="0097365E">
              <w:t xml:space="preserve">9 </w:t>
            </w:r>
            <w:r w:rsidR="006B601B">
              <w:t xml:space="preserve">– </w:t>
            </w:r>
            <w:r w:rsidRPr="0097365E">
              <w:t>Concept does not apply</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7A48849A"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4B140C45"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5B278483"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16138071" w14:textId="77777777" w:rsidR="000751EA" w:rsidRPr="005B7BBA" w:rsidRDefault="000751EA" w:rsidP="000751EA">
            <w:pPr>
              <w:pStyle w:val="TableText"/>
            </w:pPr>
            <w:r w:rsidRPr="005B7BBA">
              <w:t>X</w:t>
            </w:r>
          </w:p>
        </w:tc>
      </w:tr>
      <w:tr w:rsidR="000751EA" w14:paraId="45CC131C"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5DD256D" w14:textId="77777777" w:rsidR="000751EA" w:rsidRPr="005B7BBA" w:rsidRDefault="000751EA" w:rsidP="000751EA">
            <w:pPr>
              <w:pStyle w:val="TableText"/>
            </w:pPr>
            <w:r>
              <w:t>242</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5FF176C6" w14:textId="77777777" w:rsidR="000751EA" w:rsidRPr="005B7BBA" w:rsidRDefault="000751EA" w:rsidP="000751EA">
            <w:pPr>
              <w:pStyle w:val="TableText"/>
            </w:pPr>
            <w:r>
              <w:t>K TRAILER AUDITS 1-12</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D668244" w14:textId="50EC882A" w:rsidR="000751EA" w:rsidRPr="005B7BBA" w:rsidRDefault="000751EA" w:rsidP="000751EA">
            <w:pPr>
              <w:pStyle w:val="TableText"/>
            </w:pPr>
            <w:r>
              <w:t>:</w:t>
            </w:r>
            <w:r w:rsidRPr="00F64EBE">
              <w:t>P</w:t>
            </w:r>
            <w:r>
              <w:t>:</w:t>
            </w:r>
            <w:r w:rsidRPr="00F64EBE">
              <w:t>IDR-</w:t>
            </w:r>
            <w:hyperlink r:id="rId1270" w:history="1">
              <w:r w:rsidRPr="00A57166">
                <w:rPr>
                  <w:rStyle w:val="Hyperlink"/>
                </w:rPr>
                <w:t>PAC-CODE</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0A0399A" w14:textId="77777777" w:rsidR="000751EA" w:rsidRPr="005B7BBA" w:rsidRDefault="000751EA" w:rsidP="000751EA">
            <w:pPr>
              <w:pStyle w:val="TableText"/>
            </w:pPr>
            <w:r>
              <w:t>Pricing Action Code (PAC) Indicator assigned to the detail procedure code that is used to determine the fee allowance.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DCEAD0D" w14:textId="77777777" w:rsidR="000751EA" w:rsidRPr="005B7BBA" w:rsidRDefault="000751EA" w:rsidP="000751EA">
            <w:pPr>
              <w:pStyle w:val="TableText"/>
            </w:pPr>
            <w: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CD198FA" w14:textId="6B14C494" w:rsidR="000751EA" w:rsidRPr="005B7BBA" w:rsidRDefault="000751EA" w:rsidP="000751EA">
            <w:pPr>
              <w:pStyle w:val="TableText"/>
            </w:pPr>
            <w:r>
              <w:t xml:space="preserve">See spec </w:t>
            </w:r>
            <w:hyperlink r:id="rId1271" w:history="1">
              <w:r w:rsidRPr="003E7D0A">
                <w:rPr>
                  <w:rStyle w:val="Hyperlink"/>
                </w:rPr>
                <w:t>S1202000</w:t>
              </w:r>
            </w:hyperlink>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5FE66CB6"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25E55D4F"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6B395558" w14:textId="77777777" w:rsidR="000751EA" w:rsidRPr="005B7BB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118C1346" w14:textId="77777777" w:rsidR="000751EA" w:rsidRPr="005B7BBA" w:rsidRDefault="000751EA" w:rsidP="000751EA">
            <w:pPr>
              <w:pStyle w:val="TableText"/>
            </w:pPr>
            <w:r>
              <w:t>X</w:t>
            </w:r>
          </w:p>
        </w:tc>
      </w:tr>
      <w:tr w:rsidR="000751EA" w14:paraId="05825C1A"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105F93B" w14:textId="553183D4" w:rsidR="000751EA" w:rsidRPr="005B7BBA" w:rsidRDefault="000751EA" w:rsidP="000751EA">
            <w:pPr>
              <w:pStyle w:val="TableText"/>
            </w:pPr>
            <w:r w:rsidRPr="005B7BBA">
              <w:t>24</w:t>
            </w:r>
            <w:r>
              <w:t>3</w:t>
            </w:r>
            <w:r w:rsidR="005B7717">
              <w:t xml:space="preserve"> – </w:t>
            </w:r>
            <w:r w:rsidRPr="005B7BBA">
              <w:t>24</w:t>
            </w:r>
            <w:r>
              <w:t>5</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D372108" w14:textId="77777777" w:rsidR="000751EA" w:rsidRPr="005B7BBA" w:rsidRDefault="000751EA" w:rsidP="000751EA">
            <w:pPr>
              <w:pStyle w:val="TableText"/>
            </w:pPr>
            <w:r w:rsidRPr="005B7BBA">
              <w:t>DTL EOMB MSG (2)</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6FAE627" w14:textId="51E30D46" w:rsidR="000751EA" w:rsidRPr="005B7BBA" w:rsidRDefault="000751EA" w:rsidP="000751EA">
            <w:pPr>
              <w:pStyle w:val="TableText"/>
            </w:pPr>
            <w:r w:rsidRPr="005B7BBA">
              <w:t>:P:IDR-</w:t>
            </w:r>
            <w:hyperlink r:id="rId1272" w:history="1">
              <w:r w:rsidRPr="00697695">
                <w:rPr>
                  <w:rStyle w:val="Hyperlink"/>
                </w:rPr>
                <w:t>DTL-EOMB-MSG2</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25C537D" w14:textId="77777777" w:rsidR="000751EA" w:rsidRDefault="000751EA" w:rsidP="000751EA">
            <w:pPr>
              <w:pStyle w:val="TableText"/>
            </w:pPr>
            <w:r w:rsidRPr="005B7BBA">
              <w:t>Detail EOMB message 2</w:t>
            </w:r>
          </w:p>
          <w:p w14:paraId="6AFBBCC5" w14:textId="75B45C08" w:rsidR="000751EA" w:rsidRPr="005B7BBA" w:rsidRDefault="000751EA" w:rsidP="006B601B">
            <w:pPr>
              <w:pStyle w:val="TableText"/>
            </w:pPr>
            <w:r w:rsidRPr="002229D2">
              <w:rPr>
                <w:rFonts w:cs="Arial"/>
                <w:color w:val="000000"/>
              </w:rPr>
              <w:t>This field represents the second occurrence of a numeric code that is used to generate corresponding message segments, on beneficiary EOMBs and/or provider RAs, specifying the informational, payment or non-payment action being specific to the claim line.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5685D404" w14:textId="77777777" w:rsidR="000751EA" w:rsidRPr="005B7BBA" w:rsidRDefault="000751EA" w:rsidP="000751EA">
            <w:pPr>
              <w:pStyle w:val="TableText"/>
            </w:pPr>
            <w:r w:rsidRPr="005B7BBA">
              <w:t>3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723806E"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5802FA24"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05430C6D" w14:textId="77777777" w:rsidR="000751EA" w:rsidRPr="005B7BB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784060CD"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58CE82F2" w14:textId="77777777" w:rsidR="000751EA" w:rsidRPr="005B7BBA" w:rsidRDefault="000751EA" w:rsidP="000751EA">
            <w:pPr>
              <w:pStyle w:val="TableText"/>
            </w:pPr>
            <w:r w:rsidRPr="005B7BBA">
              <w:t>X</w:t>
            </w:r>
          </w:p>
        </w:tc>
      </w:tr>
      <w:tr w:rsidR="000751EA" w14:paraId="6CD2FF8F"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5141148" w14:textId="4B7BC10E" w:rsidR="000751EA" w:rsidRPr="005B7BBA" w:rsidRDefault="000751EA" w:rsidP="000751EA">
            <w:pPr>
              <w:pStyle w:val="TableText"/>
            </w:pPr>
            <w:r w:rsidRPr="005B7BBA">
              <w:t>24</w:t>
            </w:r>
            <w:r>
              <w:t>6</w:t>
            </w:r>
            <w:r w:rsidR="005B7717">
              <w:t xml:space="preserve"> – </w:t>
            </w:r>
            <w:r w:rsidRPr="005B7BBA">
              <w:t>24</w:t>
            </w:r>
            <w:r>
              <w:t>8</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DE7EE12" w14:textId="77777777" w:rsidR="000751EA" w:rsidRPr="005B7BBA" w:rsidRDefault="000751EA" w:rsidP="000751EA">
            <w:pPr>
              <w:pStyle w:val="TableText"/>
            </w:pPr>
            <w:r w:rsidRPr="005B7BBA">
              <w:t>DTL EOMB MSG (3)</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5A4E634" w14:textId="092BCF4D" w:rsidR="000751EA" w:rsidRPr="005B7BBA" w:rsidRDefault="000751EA" w:rsidP="000751EA">
            <w:pPr>
              <w:pStyle w:val="TableText"/>
            </w:pPr>
            <w:r w:rsidRPr="005B7BBA">
              <w:t>:P:IDR-</w:t>
            </w:r>
            <w:hyperlink r:id="rId1273" w:history="1">
              <w:r w:rsidRPr="00697695">
                <w:rPr>
                  <w:rStyle w:val="Hyperlink"/>
                </w:rPr>
                <w:t>DTL-EOMB-MSG3</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220458A" w14:textId="3B70136D" w:rsidR="000751EA" w:rsidRDefault="000751EA" w:rsidP="000751EA">
            <w:pPr>
              <w:pStyle w:val="TableText"/>
            </w:pPr>
            <w:r w:rsidRPr="005B7BBA">
              <w:t>Detail EOMB message 3</w:t>
            </w:r>
          </w:p>
          <w:p w14:paraId="2B188125" w14:textId="77777777" w:rsidR="000751EA" w:rsidRPr="005B7BBA" w:rsidRDefault="000751EA" w:rsidP="000751EA">
            <w:pPr>
              <w:pStyle w:val="TableText"/>
            </w:pPr>
            <w:r w:rsidRPr="00221478">
              <w:rPr>
                <w:rFonts w:cs="Arial"/>
                <w:color w:val="000000"/>
              </w:rPr>
              <w:t>This field represents the third occurrence of a numeric code that will be used to generate corresponding message segments, on beneficiary EOMBs and providers RAs, specifying the informational, payment or non-payment action being specific to the claim line.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61F4341" w14:textId="77777777" w:rsidR="000751EA" w:rsidRPr="005B7BBA" w:rsidRDefault="000751EA" w:rsidP="000751EA">
            <w:pPr>
              <w:pStyle w:val="TableText"/>
            </w:pPr>
            <w:r w:rsidRPr="005B7BBA">
              <w:t>3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8640B26"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110C9849"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2B3AD614" w14:textId="77777777" w:rsidR="000751EA" w:rsidRPr="005B7BB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0B338187"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51FCDDBA" w14:textId="77777777" w:rsidR="000751EA" w:rsidRPr="005B7BBA" w:rsidRDefault="000751EA" w:rsidP="000751EA">
            <w:pPr>
              <w:pStyle w:val="TableText"/>
            </w:pPr>
            <w:r w:rsidRPr="005B7BBA">
              <w:t>X</w:t>
            </w:r>
          </w:p>
        </w:tc>
      </w:tr>
      <w:tr w:rsidR="000751EA" w14:paraId="057CBB46"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5A30CBA" w14:textId="46DE9808" w:rsidR="000751EA" w:rsidRPr="005B7BBA" w:rsidRDefault="000751EA" w:rsidP="000751EA">
            <w:pPr>
              <w:pStyle w:val="TableText"/>
            </w:pPr>
            <w:r w:rsidRPr="005B7BBA">
              <w:t>24</w:t>
            </w:r>
            <w:r>
              <w:t>9</w:t>
            </w:r>
            <w:r w:rsidR="005B7717">
              <w:t xml:space="preserve"> – </w:t>
            </w:r>
            <w:r w:rsidRPr="005B7BBA">
              <w:t>26</w:t>
            </w:r>
            <w:r>
              <w:t>3</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0B2C3E79" w14:textId="77777777" w:rsidR="000751EA" w:rsidRPr="005B7BBA" w:rsidRDefault="000751EA" w:rsidP="000751EA">
            <w:pPr>
              <w:pStyle w:val="TableText"/>
            </w:pPr>
            <w:r w:rsidRPr="005B7BBA">
              <w:t>DUPLICATE ICN</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B656805" w14:textId="090A53C1" w:rsidR="000751EA" w:rsidRPr="005B7BBA" w:rsidRDefault="000751EA" w:rsidP="000751EA">
            <w:pPr>
              <w:pStyle w:val="TableText"/>
            </w:pPr>
            <w:r w:rsidRPr="005B7BBA">
              <w:t>:P:IDR-</w:t>
            </w:r>
            <w:hyperlink r:id="rId1274" w:history="1">
              <w:r w:rsidRPr="00697695">
                <w:rPr>
                  <w:rStyle w:val="Hyperlink"/>
                </w:rPr>
                <w:t>D</w:t>
              </w:r>
              <w:bookmarkStart w:id="1620" w:name="_Hlt30574920"/>
              <w:r w:rsidRPr="00697695">
                <w:rPr>
                  <w:rStyle w:val="Hyperlink"/>
                </w:rPr>
                <w:t>U</w:t>
              </w:r>
              <w:bookmarkStart w:id="1621" w:name="_Hlt517152662"/>
              <w:bookmarkEnd w:id="1620"/>
              <w:r w:rsidRPr="00697695">
                <w:rPr>
                  <w:rStyle w:val="Hyperlink"/>
                </w:rPr>
                <w:t>P</w:t>
              </w:r>
              <w:bookmarkStart w:id="1622" w:name="_Hlt500223238"/>
              <w:bookmarkEnd w:id="1621"/>
              <w:r w:rsidRPr="00697695">
                <w:rPr>
                  <w:rStyle w:val="Hyperlink"/>
                </w:rPr>
                <w:t>E</w:t>
              </w:r>
              <w:bookmarkEnd w:id="1622"/>
              <w:r w:rsidRPr="00697695">
                <w:rPr>
                  <w:rStyle w:val="Hyperlink"/>
                </w:rPr>
                <w:t>-</w:t>
              </w:r>
              <w:bookmarkStart w:id="1623" w:name="_Hlt506777187"/>
              <w:r w:rsidRPr="00697695">
                <w:rPr>
                  <w:rStyle w:val="Hyperlink"/>
                </w:rPr>
                <w:t>I</w:t>
              </w:r>
              <w:bookmarkEnd w:id="1623"/>
              <w:r w:rsidRPr="00697695">
                <w:rPr>
                  <w:rStyle w:val="Hyperlink"/>
                </w:rPr>
                <w:t>CN</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C546D45" w14:textId="779F68DC" w:rsidR="000751EA" w:rsidRPr="005B7BBA" w:rsidRDefault="000751EA" w:rsidP="006B601B">
            <w:pPr>
              <w:pStyle w:val="TableText"/>
            </w:pPr>
            <w:r w:rsidRPr="005B7BBA">
              <w:t>Duplicate claim Internal control number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DF0C7A9" w14:textId="77777777" w:rsidR="000751EA" w:rsidRPr="005B7BBA" w:rsidRDefault="000751EA" w:rsidP="000751EA">
            <w:pPr>
              <w:pStyle w:val="TableText"/>
            </w:pPr>
            <w:r w:rsidRPr="005B7BBA">
              <w:t>15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9285ED5" w14:textId="77777777" w:rsidR="000751EA" w:rsidRPr="005B7BBA" w:rsidRDefault="000751EA" w:rsidP="000751EA">
            <w:pPr>
              <w:pStyle w:val="TableText"/>
            </w:pPr>
            <w:r w:rsidRPr="005B7BBA">
              <w:t>ICN of claim against which this claim was duplicated</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CCAF34F"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20E5070D"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0D4C400A"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41416998" w14:textId="77777777" w:rsidR="000751EA" w:rsidRPr="005B7BBA" w:rsidRDefault="000751EA" w:rsidP="000751EA">
            <w:pPr>
              <w:pStyle w:val="TableText"/>
            </w:pPr>
            <w:r w:rsidRPr="005B7BBA">
              <w:t>X</w:t>
            </w:r>
          </w:p>
        </w:tc>
      </w:tr>
      <w:tr w:rsidR="000751EA" w14:paraId="34A1E2D5"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D2911BF" w14:textId="661ABB4D" w:rsidR="000751EA" w:rsidRPr="005B7BBA" w:rsidRDefault="000751EA" w:rsidP="000751EA">
            <w:pPr>
              <w:pStyle w:val="TableText"/>
            </w:pPr>
            <w:r w:rsidRPr="005B7BBA">
              <w:t>26</w:t>
            </w:r>
            <w:r>
              <w:t>4</w:t>
            </w:r>
            <w:r w:rsidR="005B7717">
              <w:t xml:space="preserve"> – </w:t>
            </w:r>
            <w:r w:rsidRPr="005B7BBA">
              <w:t>27</w:t>
            </w:r>
            <w:r>
              <w:t>1</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4B9A9165" w14:textId="77777777" w:rsidR="000751EA" w:rsidRPr="005B7BBA" w:rsidRDefault="000751EA" w:rsidP="000751EA">
            <w:pPr>
              <w:pStyle w:val="TableText"/>
            </w:pPr>
            <w:r w:rsidRPr="005B7BBA">
              <w:t>DUPLICATE PAID DATE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03C8B4B3" w14:textId="4BDCA4ED" w:rsidR="000751EA" w:rsidRPr="005B7BBA" w:rsidRDefault="000751EA" w:rsidP="000751EA">
            <w:pPr>
              <w:pStyle w:val="TableText"/>
            </w:pPr>
            <w:r w:rsidRPr="005B7BBA">
              <w:t>:P:IDR-</w:t>
            </w:r>
            <w:bookmarkStart w:id="1624" w:name="_Hlt527348333"/>
            <w:r w:rsidRPr="00697695">
              <w:rPr>
                <w:rStyle w:val="Hyperlink"/>
              </w:rPr>
              <w:fldChar w:fldCharType="begin"/>
            </w:r>
            <w:r w:rsidR="00CD5B7E">
              <w:rPr>
                <w:rStyle w:val="Hyperlink"/>
              </w:rPr>
              <w:instrText>HYPERLINK "..\\..\\DataDictionary\\COBOL\\DTL-TRLR\\DUPE-PAID-DT.docx"</w:instrText>
            </w:r>
            <w:r w:rsidRPr="00697695">
              <w:rPr>
                <w:rStyle w:val="Hyperlink"/>
              </w:rPr>
            </w:r>
            <w:r w:rsidRPr="00697695">
              <w:rPr>
                <w:rStyle w:val="Hyperlink"/>
              </w:rPr>
              <w:fldChar w:fldCharType="separate"/>
            </w:r>
            <w:r w:rsidRPr="00697695">
              <w:rPr>
                <w:rStyle w:val="Hyperlink"/>
              </w:rPr>
              <w:t>DU</w:t>
            </w:r>
            <w:bookmarkStart w:id="1625" w:name="_Hlt514744681"/>
            <w:r w:rsidRPr="00697695">
              <w:rPr>
                <w:rStyle w:val="Hyperlink"/>
              </w:rPr>
              <w:t>P</w:t>
            </w:r>
            <w:bookmarkStart w:id="1626" w:name="_Hlt506777156"/>
            <w:bookmarkEnd w:id="1625"/>
            <w:r w:rsidRPr="00697695">
              <w:rPr>
                <w:rStyle w:val="Hyperlink"/>
              </w:rPr>
              <w:t>E</w:t>
            </w:r>
            <w:bookmarkStart w:id="1627" w:name="_Hlt28759554"/>
            <w:bookmarkEnd w:id="1626"/>
            <w:r w:rsidRPr="00697695">
              <w:rPr>
                <w:rStyle w:val="Hyperlink"/>
              </w:rPr>
              <w:t>-</w:t>
            </w:r>
            <w:bookmarkStart w:id="1628" w:name="_Hlt500223242"/>
            <w:bookmarkEnd w:id="1627"/>
            <w:r w:rsidRPr="00697695">
              <w:rPr>
                <w:rStyle w:val="Hyperlink"/>
              </w:rPr>
              <w:t>P</w:t>
            </w:r>
            <w:bookmarkEnd w:id="1628"/>
            <w:r w:rsidRPr="00697695">
              <w:rPr>
                <w:rStyle w:val="Hyperlink"/>
              </w:rPr>
              <w:t>A</w:t>
            </w:r>
            <w:bookmarkStart w:id="1629" w:name="_Hlt517152690"/>
            <w:r w:rsidRPr="00697695">
              <w:rPr>
                <w:rStyle w:val="Hyperlink"/>
              </w:rPr>
              <w:t>I</w:t>
            </w:r>
            <w:bookmarkEnd w:id="1629"/>
            <w:r w:rsidRPr="00697695">
              <w:rPr>
                <w:rStyle w:val="Hyperlink"/>
              </w:rPr>
              <w:t>D-D</w:t>
            </w:r>
            <w:bookmarkStart w:id="1630" w:name="_Hlt500318578"/>
            <w:r w:rsidRPr="00697695">
              <w:rPr>
                <w:rStyle w:val="Hyperlink"/>
              </w:rPr>
              <w:t>T</w:t>
            </w:r>
            <w:bookmarkEnd w:id="1630"/>
            <w:r w:rsidRPr="00697695">
              <w:rPr>
                <w:rStyle w:val="Hyperlink"/>
              </w:rPr>
              <w:fldChar w:fldCharType="end"/>
            </w:r>
            <w:bookmarkEnd w:id="1624"/>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5C8E4CF" w14:textId="0476B8BE" w:rsidR="000751EA" w:rsidRPr="005B7BBA" w:rsidRDefault="000751EA" w:rsidP="006B601B">
            <w:pPr>
              <w:pStyle w:val="TableText"/>
            </w:pPr>
            <w:r w:rsidRPr="005B7BBA">
              <w:t xml:space="preserve">Duplicate Internal control number paid </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6FEB25D" w14:textId="77777777" w:rsidR="000751EA" w:rsidRPr="005B7BBA" w:rsidRDefault="000751EA" w:rsidP="000751EA">
            <w:pPr>
              <w:pStyle w:val="TableText"/>
            </w:pPr>
            <w:r w:rsidRPr="005B7BBA">
              <w:t>8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40D7978" w14:textId="77777777" w:rsidR="000751EA" w:rsidRPr="005B7BBA" w:rsidRDefault="000751EA" w:rsidP="000751EA">
            <w:pPr>
              <w:pStyle w:val="TableText"/>
            </w:pPr>
            <w:r w:rsidRPr="005B7BBA">
              <w:t>MMDDYYYY – Paid date of claim against which this claim was duplicated.</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03F9C8B7"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2095B8F9"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2AE5ED8B"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51D6B31B" w14:textId="77777777" w:rsidR="000751EA" w:rsidRPr="005B7BBA" w:rsidRDefault="000751EA" w:rsidP="000751EA">
            <w:pPr>
              <w:pStyle w:val="TableText"/>
            </w:pPr>
            <w:r w:rsidRPr="005B7BBA">
              <w:t>X</w:t>
            </w:r>
          </w:p>
        </w:tc>
      </w:tr>
      <w:tr w:rsidR="000751EA" w14:paraId="03F5B06E"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187DEEB" w14:textId="0071E876" w:rsidR="000751EA" w:rsidRPr="005B7BBA" w:rsidRDefault="000751EA" w:rsidP="000751EA">
            <w:pPr>
              <w:pStyle w:val="TableText"/>
            </w:pPr>
            <w:r w:rsidRPr="005B7BBA">
              <w:t>27</w:t>
            </w:r>
            <w:r>
              <w:t>2</w:t>
            </w:r>
            <w:r w:rsidR="005B7717">
              <w:t xml:space="preserve"> – </w:t>
            </w:r>
            <w:r w:rsidRPr="005B7BBA">
              <w:t>2</w:t>
            </w:r>
            <w:r>
              <w:t>80</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47FB989" w14:textId="77777777" w:rsidR="000751EA" w:rsidRPr="005B7BBA" w:rsidRDefault="000751EA" w:rsidP="000751EA">
            <w:pPr>
              <w:pStyle w:val="TableText"/>
            </w:pPr>
            <w:r w:rsidRPr="005B7BBA">
              <w:t>DUPE CHECK NUMBER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02FD8049" w14:textId="78D06DA7" w:rsidR="000751EA" w:rsidRPr="00C4752B" w:rsidRDefault="000751EA" w:rsidP="000751EA">
            <w:pPr>
              <w:pStyle w:val="TableText"/>
              <w:rPr>
                <w:lang w:val="es-US"/>
              </w:rPr>
            </w:pPr>
            <w:r w:rsidRPr="00C4752B">
              <w:rPr>
                <w:lang w:val="es-US"/>
              </w:rPr>
              <w:t>:P:IDR-</w:t>
            </w:r>
            <w:hyperlink r:id="rId1275" w:history="1">
              <w:r w:rsidRPr="00C4752B">
                <w:rPr>
                  <w:rStyle w:val="Hyperlink"/>
                  <w:lang w:val="es-US"/>
                </w:rPr>
                <w:t>DUP</w:t>
              </w:r>
              <w:bookmarkStart w:id="1631" w:name="_Hlt527348395"/>
              <w:r w:rsidRPr="00C4752B">
                <w:rPr>
                  <w:rStyle w:val="Hyperlink"/>
                  <w:lang w:val="es-US"/>
                </w:rPr>
                <w:t>E</w:t>
              </w:r>
              <w:bookmarkStart w:id="1632" w:name="_Hlt12259463"/>
              <w:bookmarkEnd w:id="1631"/>
              <w:r w:rsidRPr="00C4752B">
                <w:rPr>
                  <w:rStyle w:val="Hyperlink"/>
                  <w:lang w:val="es-US"/>
                </w:rPr>
                <w:t>-</w:t>
              </w:r>
              <w:bookmarkStart w:id="1633" w:name="_Hlt500223247"/>
              <w:bookmarkEnd w:id="1632"/>
              <w:r w:rsidRPr="00C4752B">
                <w:rPr>
                  <w:rStyle w:val="Hyperlink"/>
                  <w:lang w:val="es-US"/>
                </w:rPr>
                <w:t>E</w:t>
              </w:r>
              <w:bookmarkEnd w:id="1633"/>
              <w:r w:rsidRPr="00C4752B">
                <w:rPr>
                  <w:rStyle w:val="Hyperlink"/>
                  <w:lang w:val="es-US"/>
                </w:rPr>
                <w:t>X</w:t>
              </w:r>
              <w:bookmarkStart w:id="1634" w:name="_Hlt506777129"/>
              <w:r w:rsidRPr="00C4752B">
                <w:rPr>
                  <w:rStyle w:val="Hyperlink"/>
                  <w:lang w:val="es-US"/>
                </w:rPr>
                <w:t>C</w:t>
              </w:r>
              <w:bookmarkStart w:id="1635" w:name="_Hlt517152719"/>
              <w:bookmarkEnd w:id="1634"/>
              <w:r w:rsidRPr="00C4752B">
                <w:rPr>
                  <w:rStyle w:val="Hyperlink"/>
                  <w:lang w:val="es-US"/>
                </w:rPr>
                <w:t>H</w:t>
              </w:r>
              <w:bookmarkEnd w:id="1635"/>
              <w:r w:rsidRPr="00C4752B">
                <w:rPr>
                  <w:rStyle w:val="Hyperlink"/>
                  <w:lang w:val="es-US"/>
                </w:rPr>
                <w:t>K-NUM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22F16E2" w14:textId="1F720990" w:rsidR="000751EA" w:rsidRPr="005B7BBA" w:rsidRDefault="000751EA" w:rsidP="006B601B">
            <w:pPr>
              <w:pStyle w:val="TableText"/>
            </w:pPr>
            <w:r w:rsidRPr="005B7BBA">
              <w:t>Duplicate external check number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38DB5F1" w14:textId="77777777" w:rsidR="000751EA" w:rsidRPr="005B7BBA" w:rsidRDefault="000751EA" w:rsidP="000751EA">
            <w:pPr>
              <w:pStyle w:val="TableText"/>
            </w:pPr>
            <w:r w:rsidRPr="005B7BBA">
              <w:t>9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E89C73A" w14:textId="77777777" w:rsidR="000751EA" w:rsidRPr="005B7BBA" w:rsidRDefault="000751EA" w:rsidP="000751EA">
            <w:pPr>
              <w:pStyle w:val="TableText"/>
            </w:pPr>
            <w:r w:rsidRPr="005B7BBA">
              <w:t>Check number of claim against which this claim was duplicated</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6ACCC78"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4E2CED9C"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2CA46798"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3A26F79A" w14:textId="77777777" w:rsidR="000751EA" w:rsidRPr="005B7BBA" w:rsidRDefault="000751EA" w:rsidP="000751EA">
            <w:pPr>
              <w:pStyle w:val="TableText"/>
            </w:pPr>
            <w:r w:rsidRPr="005B7BBA">
              <w:t>X</w:t>
            </w:r>
          </w:p>
        </w:tc>
      </w:tr>
      <w:tr w:rsidR="000751EA" w14:paraId="31604493"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37E2B81" w14:textId="77777777" w:rsidR="000751EA" w:rsidRPr="005B7BBA" w:rsidRDefault="000751EA" w:rsidP="000751EA">
            <w:pPr>
              <w:pStyle w:val="TableText"/>
            </w:pPr>
            <w:r w:rsidRPr="005B7BBA">
              <w:t>28</w:t>
            </w:r>
            <w:r>
              <w:t>1</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A57A88A" w14:textId="77777777" w:rsidR="000751EA" w:rsidRPr="005B7BBA" w:rsidRDefault="000751EA" w:rsidP="000751EA">
            <w:pPr>
              <w:pStyle w:val="TableText"/>
            </w:pPr>
            <w:r w:rsidRPr="005B7BBA">
              <w:t>DUPE INDICATOR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FE98436" w14:textId="2A96D00E" w:rsidR="000751EA" w:rsidRPr="005B7BBA" w:rsidRDefault="000751EA" w:rsidP="000751EA">
            <w:pPr>
              <w:pStyle w:val="TableText"/>
            </w:pPr>
            <w:r w:rsidRPr="005B7BBA">
              <w:t>:P:IDR-</w:t>
            </w:r>
            <w:bookmarkStart w:id="1636" w:name="_Hlt514744692"/>
            <w:r w:rsidRPr="00697695">
              <w:rPr>
                <w:rStyle w:val="Hyperlink"/>
              </w:rPr>
              <w:fldChar w:fldCharType="begin"/>
            </w:r>
            <w:r w:rsidR="00216C08">
              <w:rPr>
                <w:rStyle w:val="Hyperlink"/>
              </w:rPr>
              <w:instrText>HYPERLINK "..\\..\\DataDictionary\\COBOL\\DTL-TRLR\\DUPE-IND.docx"</w:instrText>
            </w:r>
            <w:r w:rsidRPr="00697695">
              <w:rPr>
                <w:rStyle w:val="Hyperlink"/>
              </w:rPr>
            </w:r>
            <w:r w:rsidRPr="00697695">
              <w:rPr>
                <w:rStyle w:val="Hyperlink"/>
              </w:rPr>
              <w:fldChar w:fldCharType="separate"/>
            </w:r>
            <w:r w:rsidRPr="00697695">
              <w:rPr>
                <w:rStyle w:val="Hyperlink"/>
              </w:rPr>
              <w:t>D</w:t>
            </w:r>
            <w:bookmarkStart w:id="1637" w:name="_Hlt12260128"/>
            <w:r w:rsidRPr="00697695">
              <w:rPr>
                <w:rStyle w:val="Hyperlink"/>
              </w:rPr>
              <w:t>U</w:t>
            </w:r>
            <w:bookmarkEnd w:id="1637"/>
            <w:r w:rsidRPr="00697695">
              <w:rPr>
                <w:rStyle w:val="Hyperlink"/>
              </w:rPr>
              <w:t>P</w:t>
            </w:r>
            <w:bookmarkStart w:id="1638" w:name="_Hlt500223251"/>
            <w:r w:rsidRPr="00697695">
              <w:rPr>
                <w:rStyle w:val="Hyperlink"/>
              </w:rPr>
              <w:t>E</w:t>
            </w:r>
            <w:bookmarkEnd w:id="1638"/>
            <w:r w:rsidRPr="00697695">
              <w:rPr>
                <w:rStyle w:val="Hyperlink"/>
              </w:rPr>
              <w:t>-</w:t>
            </w:r>
            <w:bookmarkStart w:id="1639" w:name="_Hlt517152722"/>
            <w:r w:rsidRPr="00697695">
              <w:rPr>
                <w:rStyle w:val="Hyperlink"/>
              </w:rPr>
              <w:t>I</w:t>
            </w:r>
            <w:bookmarkEnd w:id="1639"/>
            <w:r w:rsidRPr="00697695">
              <w:rPr>
                <w:rStyle w:val="Hyperlink"/>
              </w:rPr>
              <w:t>ND</w:t>
            </w:r>
            <w:r w:rsidRPr="00697695">
              <w:rPr>
                <w:rStyle w:val="Hyperlink"/>
              </w:rPr>
              <w:fldChar w:fldCharType="end"/>
            </w:r>
            <w:bookmarkEnd w:id="1636"/>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C81C96F" w14:textId="77777777" w:rsidR="000751EA" w:rsidRDefault="000751EA" w:rsidP="000751EA">
            <w:pPr>
              <w:pStyle w:val="TableText"/>
            </w:pPr>
            <w:r w:rsidRPr="005B7BBA">
              <w:t>Duplicate Internal control number indicator</w:t>
            </w:r>
          </w:p>
          <w:p w14:paraId="0A197B8C" w14:textId="77777777" w:rsidR="000751EA" w:rsidRPr="005B7BBA" w:rsidRDefault="000751EA" w:rsidP="000751EA">
            <w:pPr>
              <w:pStyle w:val="TableText"/>
            </w:pPr>
            <w:r w:rsidRPr="007F5919">
              <w:rPr>
                <w:rFonts w:cs="Arial"/>
                <w:color w:val="000000"/>
              </w:rPr>
              <w:t>Identifies if the clerk denied processing due to the claim being a duplicate claim</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EA563A2"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9EBF30C" w14:textId="77777777" w:rsidR="000751EA" w:rsidRPr="0097365E" w:rsidRDefault="000751EA" w:rsidP="000751EA">
            <w:pPr>
              <w:pStyle w:val="TableText"/>
              <w:rPr>
                <w:rFonts w:cs="Arial"/>
              </w:rPr>
            </w:pPr>
            <w:r w:rsidRPr="0042502A">
              <w:rPr>
                <w:rFonts w:cs="Arial"/>
                <w:b/>
              </w:rPr>
              <w:t>Valid Values:</w:t>
            </w:r>
          </w:p>
          <w:p w14:paraId="6BD81236" w14:textId="71A9B163" w:rsidR="000751EA" w:rsidRPr="005B7BBA" w:rsidRDefault="000751EA" w:rsidP="006B601B">
            <w:pPr>
              <w:pStyle w:val="TableText"/>
            </w:pPr>
            <w:r>
              <w:t>D</w:t>
            </w:r>
            <w:r w:rsidR="006B601B">
              <w:t xml:space="preserve"> – </w:t>
            </w:r>
            <w:r w:rsidRPr="0023443A">
              <w:t>Clerk denied service for being a duplicate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5B3F8F63"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306CA6DA"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5349C386"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4FDECCB6" w14:textId="77777777" w:rsidR="000751EA" w:rsidRPr="005B7BBA" w:rsidRDefault="000751EA" w:rsidP="000751EA">
            <w:pPr>
              <w:pStyle w:val="TableText"/>
            </w:pPr>
            <w:r w:rsidRPr="005B7BBA">
              <w:t>X</w:t>
            </w:r>
          </w:p>
        </w:tc>
      </w:tr>
      <w:tr w:rsidR="000751EA" w14:paraId="2C1EE4A6"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53388CD" w14:textId="7E13E9EB" w:rsidR="000751EA" w:rsidRPr="005B7BBA" w:rsidRDefault="000751EA" w:rsidP="000751EA">
            <w:pPr>
              <w:pStyle w:val="TableText"/>
            </w:pPr>
            <w:r w:rsidRPr="005B7BBA">
              <w:t>28</w:t>
            </w:r>
            <w:r>
              <w:t>2</w:t>
            </w:r>
            <w:r w:rsidR="005B7717">
              <w:t xml:space="preserve"> – </w:t>
            </w:r>
            <w:r w:rsidRPr="005B7BBA">
              <w:t>28</w:t>
            </w:r>
            <w:r>
              <w:t>8</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351412AA" w14:textId="77777777" w:rsidR="000751EA" w:rsidRPr="005B7BBA" w:rsidRDefault="000751EA" w:rsidP="000751EA">
            <w:pPr>
              <w:pStyle w:val="TableText"/>
            </w:pPr>
            <w:r w:rsidRPr="005B7BBA">
              <w:t>DTL HPSA PAYMENT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E1CD6B4" w14:textId="1DD4632C" w:rsidR="000751EA" w:rsidRPr="005B7BBA" w:rsidRDefault="000751EA" w:rsidP="000751EA">
            <w:pPr>
              <w:pStyle w:val="TableText"/>
            </w:pPr>
            <w:r w:rsidRPr="005B7BBA">
              <w:t>:P:IDR-</w:t>
            </w:r>
            <w:hyperlink r:id="rId1276" w:history="1">
              <w:r w:rsidRPr="00697695">
                <w:rPr>
                  <w:rStyle w:val="Hyperlink"/>
                </w:rPr>
                <w:t>DTL-HPSA-PYMT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3659428" w14:textId="229576B0" w:rsidR="000751EA" w:rsidRPr="005B7BBA" w:rsidRDefault="000751EA" w:rsidP="003962F0">
            <w:pPr>
              <w:pStyle w:val="TableText"/>
            </w:pPr>
            <w:r w:rsidRPr="00D961A1">
              <w:rPr>
                <w:rFonts w:cs="Arial"/>
                <w:color w:val="000000"/>
              </w:rPr>
              <w:t>Health Professional Shortage Area (HPSA) payment amount. A bonus paid for services rendered in shortage areas.</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AF17110" w14:textId="77777777" w:rsidR="000751EA" w:rsidRPr="005B7BBA" w:rsidRDefault="000751EA" w:rsidP="000751EA">
            <w:pPr>
              <w:pStyle w:val="TableText"/>
            </w:pPr>
            <w:r w:rsidRPr="005B7BBA">
              <w:t>7 N</w:t>
            </w:r>
          </w:p>
          <w:p w14:paraId="5B8B44EF"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8E061AA"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30F6C42"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21B8EDFB"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4E8E6D08" w14:textId="77777777" w:rsidR="000751EA" w:rsidRPr="005B7BBA" w:rsidRDefault="000751EA" w:rsidP="000751EA">
            <w:pPr>
              <w:pStyle w:val="TableText"/>
            </w:pPr>
            <w:r>
              <w:t>-</w:t>
            </w:r>
          </w:p>
        </w:tc>
        <w:tc>
          <w:tcPr>
            <w:tcW w:w="441" w:type="dxa"/>
            <w:tcBorders>
              <w:top w:val="single" w:sz="6" w:space="0" w:color="auto"/>
              <w:left w:val="single" w:sz="6" w:space="0" w:color="auto"/>
              <w:bottom w:val="single" w:sz="6" w:space="0" w:color="auto"/>
              <w:right w:val="single" w:sz="6" w:space="0" w:color="auto"/>
            </w:tcBorders>
          </w:tcPr>
          <w:p w14:paraId="48F9A43F" w14:textId="77777777" w:rsidR="000751EA" w:rsidRPr="005B7BBA" w:rsidRDefault="000751EA" w:rsidP="000751EA">
            <w:pPr>
              <w:pStyle w:val="TableText"/>
            </w:pPr>
            <w:r>
              <w:t>X</w:t>
            </w:r>
          </w:p>
        </w:tc>
      </w:tr>
      <w:tr w:rsidR="00AB6266" w14:paraId="59BE8BA4"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D3B11AD" w14:textId="77777777" w:rsidR="00AB6266" w:rsidRPr="005B7BBA" w:rsidRDefault="00AB6266" w:rsidP="00610D61">
            <w:pPr>
              <w:pStyle w:val="TableText"/>
            </w:pPr>
            <w:r>
              <w:t>289 - 289</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6E21FB54" w14:textId="77777777" w:rsidR="00AB6266" w:rsidRDefault="00AB6266" w:rsidP="00610D61">
            <w:pPr>
              <w:pStyle w:val="TableText"/>
            </w:pPr>
            <w:r>
              <w:t>RENDERING PROVIDER FLAG</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8B3AB6B" w14:textId="64B0F3D0" w:rsidR="00AB6266" w:rsidRDefault="00AB6266" w:rsidP="00610D61">
            <w:pPr>
              <w:pStyle w:val="TableText"/>
            </w:pPr>
            <w:r w:rsidRPr="004B0A60">
              <w:t>:P:IDR-DTL-</w:t>
            </w:r>
            <w:hyperlink r:id="rId1277" w:history="1">
              <w:r w:rsidRPr="00767F46">
                <w:rPr>
                  <w:rStyle w:val="Hyperlink"/>
                </w:rPr>
                <w:t>REND-PROV-FLAG</w:t>
              </w:r>
            </w:hyperlink>
            <w:r w:rsidR="00EE1541">
              <w:t xml:space="preserve"> </w:t>
            </w:r>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FC402EA" w14:textId="77777777" w:rsidR="00AB6266" w:rsidRPr="00AB6266" w:rsidRDefault="00AB6266" w:rsidP="00610D61">
            <w:pPr>
              <w:pStyle w:val="TableText"/>
              <w:rPr>
                <w:rFonts w:cs="Arial"/>
                <w:color w:val="000000"/>
              </w:rPr>
            </w:pPr>
            <w:r w:rsidRPr="00AB6266">
              <w:rPr>
                <w:rFonts w:cs="Arial"/>
                <w:color w:val="000000"/>
              </w:rPr>
              <w:t>Rendering Provider Flag Match on detail record.</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DB072B8" w14:textId="77777777" w:rsidR="00AB6266" w:rsidRDefault="00AB6266" w:rsidP="00610D61">
            <w:pPr>
              <w:pStyle w:val="TableText"/>
            </w:pPr>
            <w: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52DE106" w14:textId="3C4E936B" w:rsidR="00AB6266" w:rsidRPr="00865B7A" w:rsidRDefault="00292B94" w:rsidP="00610D61">
            <w:pPr>
              <w:pStyle w:val="TableText"/>
            </w:pPr>
            <w:r w:rsidRPr="00292B94">
              <w:rPr>
                <w:b/>
                <w:bCs/>
              </w:rPr>
              <w:t>Valid Values:</w:t>
            </w:r>
          </w:p>
          <w:p w14:paraId="6C1E7779" w14:textId="77777777" w:rsidR="00AB6266" w:rsidRPr="00AB6266" w:rsidRDefault="00AB6266" w:rsidP="00610D61">
            <w:pPr>
              <w:pStyle w:val="TableText"/>
              <w:numPr>
                <w:ilvl w:val="0"/>
                <w:numId w:val="51"/>
              </w:numPr>
            </w:pPr>
            <w:r>
              <w:t>2 – D1 Specialty/Non D1 Specialty</w:t>
            </w:r>
          </w:p>
          <w:p w14:paraId="67DA440E" w14:textId="77777777" w:rsidR="00AB6266" w:rsidRPr="00AB6266" w:rsidRDefault="00AB6266" w:rsidP="00610D61">
            <w:pPr>
              <w:pStyle w:val="TableText"/>
              <w:numPr>
                <w:ilvl w:val="0"/>
                <w:numId w:val="51"/>
              </w:numPr>
            </w:pPr>
            <w:r>
              <w:t>8 – 837 Submit</w:t>
            </w:r>
          </w:p>
          <w:p w14:paraId="3B71CAE4" w14:textId="77777777" w:rsidR="00AB6266" w:rsidRPr="00AB6266" w:rsidRDefault="00AB6266" w:rsidP="00610D61">
            <w:pPr>
              <w:pStyle w:val="TableText"/>
              <w:numPr>
                <w:ilvl w:val="0"/>
                <w:numId w:val="51"/>
              </w:numPr>
            </w:pPr>
            <w:r>
              <w:t>9 – Not Found</w:t>
            </w:r>
          </w:p>
          <w:p w14:paraId="178165B2" w14:textId="77777777" w:rsidR="00AB6266" w:rsidRPr="00AB6266" w:rsidRDefault="00AB6266" w:rsidP="00610D61">
            <w:pPr>
              <w:pStyle w:val="TableText"/>
              <w:numPr>
                <w:ilvl w:val="0"/>
                <w:numId w:val="51"/>
              </w:numPr>
            </w:pPr>
            <w:r w:rsidRPr="00AB6266">
              <w:t>B – Group Member Relationship Match</w:t>
            </w:r>
          </w:p>
          <w:p w14:paraId="5A272179" w14:textId="77777777" w:rsidR="00AB6266" w:rsidRPr="00AB6266" w:rsidRDefault="00AB6266" w:rsidP="00610D61">
            <w:pPr>
              <w:pStyle w:val="TableText"/>
              <w:numPr>
                <w:ilvl w:val="0"/>
                <w:numId w:val="51"/>
              </w:numPr>
            </w:pPr>
            <w:r w:rsidRPr="00AB6266">
              <w:t>D – Deactivated</w:t>
            </w:r>
          </w:p>
          <w:p w14:paraId="2A3C078F" w14:textId="77777777" w:rsidR="00AB6266" w:rsidRPr="00AB6266" w:rsidRDefault="00AB6266" w:rsidP="00610D61">
            <w:pPr>
              <w:pStyle w:val="TableText"/>
              <w:numPr>
                <w:ilvl w:val="0"/>
                <w:numId w:val="51"/>
              </w:numPr>
            </w:pPr>
            <w:r w:rsidRPr="00AB6266">
              <w:t>E – Medicare Effective Date Match</w:t>
            </w:r>
          </w:p>
          <w:p w14:paraId="5BFAC24D" w14:textId="77777777" w:rsidR="00AB6266" w:rsidRPr="00AB6266" w:rsidRDefault="00AB6266" w:rsidP="00610D61">
            <w:pPr>
              <w:pStyle w:val="TableText"/>
              <w:numPr>
                <w:ilvl w:val="0"/>
                <w:numId w:val="51"/>
              </w:numPr>
            </w:pPr>
            <w:r w:rsidRPr="00AB6266">
              <w:t>G – Group PTAN Field Match</w:t>
            </w:r>
          </w:p>
          <w:p w14:paraId="3DFCFD82" w14:textId="77777777" w:rsidR="00AB6266" w:rsidRPr="00AB6266" w:rsidRDefault="00AB6266" w:rsidP="00610D61">
            <w:pPr>
              <w:pStyle w:val="TableText"/>
              <w:numPr>
                <w:ilvl w:val="0"/>
                <w:numId w:val="51"/>
              </w:numPr>
            </w:pPr>
            <w:r w:rsidRPr="00AB6266">
              <w:t>K – Rendering NPI equal to Billing NPI</w:t>
            </w:r>
          </w:p>
          <w:p w14:paraId="2D962F88" w14:textId="77777777" w:rsidR="00AB6266" w:rsidRPr="00AB6266" w:rsidRDefault="00AB6266" w:rsidP="00610D61">
            <w:pPr>
              <w:pStyle w:val="TableText"/>
              <w:numPr>
                <w:ilvl w:val="0"/>
                <w:numId w:val="51"/>
              </w:numPr>
            </w:pPr>
            <w:r w:rsidRPr="00AB6266">
              <w:t>L – Billing NPI Zip Code Match</w:t>
            </w:r>
          </w:p>
          <w:p w14:paraId="75AA3CEF" w14:textId="77777777" w:rsidR="00AB6266" w:rsidRPr="00AB6266" w:rsidRDefault="00AB6266" w:rsidP="00610D61">
            <w:pPr>
              <w:pStyle w:val="TableText"/>
              <w:numPr>
                <w:ilvl w:val="0"/>
                <w:numId w:val="51"/>
              </w:numPr>
            </w:pPr>
            <w:r w:rsidRPr="00AB6266">
              <w:t>N – No Match Found</w:t>
            </w:r>
          </w:p>
          <w:p w14:paraId="1EF0966F" w14:textId="77777777" w:rsidR="00AB6266" w:rsidRPr="00AB6266" w:rsidRDefault="00AB6266" w:rsidP="00610D61">
            <w:pPr>
              <w:pStyle w:val="TableText"/>
              <w:numPr>
                <w:ilvl w:val="0"/>
                <w:numId w:val="51"/>
              </w:numPr>
            </w:pPr>
            <w:r w:rsidRPr="00AB6266">
              <w:t>P – Preferred PTAN’s</w:t>
            </w:r>
          </w:p>
          <w:p w14:paraId="0EC7F2AC" w14:textId="77777777" w:rsidR="00AB6266" w:rsidRPr="00AB6266" w:rsidRDefault="00AB6266" w:rsidP="00610D61">
            <w:pPr>
              <w:pStyle w:val="TableText"/>
              <w:numPr>
                <w:ilvl w:val="0"/>
                <w:numId w:val="51"/>
              </w:numPr>
            </w:pPr>
            <w:r w:rsidRPr="00AB6266">
              <w:t>S – Taxonomy/Specialty Match</w:t>
            </w:r>
          </w:p>
          <w:p w14:paraId="27B57BDD" w14:textId="77777777" w:rsidR="00AB6266" w:rsidRPr="00AB6266" w:rsidRDefault="00AB6266" w:rsidP="00610D61">
            <w:pPr>
              <w:pStyle w:val="TableText"/>
              <w:numPr>
                <w:ilvl w:val="0"/>
                <w:numId w:val="51"/>
              </w:numPr>
            </w:pPr>
            <w:r w:rsidRPr="00AB6266">
              <w:t>U – Unique Match</w:t>
            </w:r>
          </w:p>
          <w:p w14:paraId="785D9CC8" w14:textId="77777777" w:rsidR="00AB6266" w:rsidRPr="00AB6266" w:rsidRDefault="00AB6266" w:rsidP="00610D61">
            <w:pPr>
              <w:pStyle w:val="TableText"/>
              <w:numPr>
                <w:ilvl w:val="0"/>
                <w:numId w:val="51"/>
              </w:numPr>
            </w:pPr>
            <w:r w:rsidRPr="00AB6266">
              <w:t>Z – Place of Service/Service Facility Location Zip Code Match</w:t>
            </w:r>
          </w:p>
          <w:p w14:paraId="5AAA5016" w14:textId="3F6CDC90" w:rsidR="00AB6266" w:rsidRDefault="00AB6266" w:rsidP="00610D61">
            <w:pPr>
              <w:pStyle w:val="TableText"/>
            </w:pPr>
            <w:r w:rsidRPr="00AB6266">
              <w:t>Blank-Not applicable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52CF433E" w14:textId="77777777" w:rsidR="00AB6266" w:rsidRDefault="00AB6266" w:rsidP="00610D61">
            <w:pPr>
              <w:pStyle w:val="TableText"/>
            </w:pPr>
            <w:r>
              <w:t>Space</w:t>
            </w:r>
          </w:p>
        </w:tc>
        <w:tc>
          <w:tcPr>
            <w:tcW w:w="440" w:type="dxa"/>
            <w:tcBorders>
              <w:top w:val="single" w:sz="6" w:space="0" w:color="auto"/>
              <w:left w:val="single" w:sz="6" w:space="0" w:color="auto"/>
              <w:bottom w:val="single" w:sz="6" w:space="0" w:color="auto"/>
              <w:right w:val="single" w:sz="6" w:space="0" w:color="auto"/>
            </w:tcBorders>
          </w:tcPr>
          <w:p w14:paraId="745386E6" w14:textId="77777777" w:rsidR="00AB6266" w:rsidRDefault="00AB6266" w:rsidP="00610D61">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436B1C8A" w14:textId="77777777" w:rsidR="00AB6266" w:rsidRDefault="00AB6266" w:rsidP="00610D61">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7F32C50D" w14:textId="77777777" w:rsidR="00AB6266" w:rsidRDefault="00AB6266" w:rsidP="00610D61">
            <w:pPr>
              <w:pStyle w:val="TableText"/>
            </w:pPr>
            <w:r>
              <w:t>X</w:t>
            </w:r>
          </w:p>
        </w:tc>
      </w:tr>
      <w:tr w:rsidR="003F531F" w14:paraId="00F4BFA9"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304AC61" w14:textId="77777777" w:rsidR="003F531F" w:rsidRPr="005B7BBA" w:rsidRDefault="003F531F" w:rsidP="007449FC">
            <w:pPr>
              <w:pStyle w:val="TableText"/>
            </w:pPr>
            <w:r>
              <w:t>290</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3555BA83" w14:textId="77777777" w:rsidR="003F531F" w:rsidRDefault="003F531F" w:rsidP="007449FC">
            <w:pPr>
              <w:pStyle w:val="TableText"/>
            </w:pPr>
            <w:r>
              <w:t xml:space="preserve">PRICING INDICATOR </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4E1130D" w14:textId="0483C232" w:rsidR="003F531F" w:rsidRDefault="003F531F" w:rsidP="003F531F">
            <w:pPr>
              <w:pStyle w:val="TableText"/>
            </w:pPr>
            <w:r w:rsidRPr="003F531F">
              <w:t>:P:IDR-</w:t>
            </w:r>
            <w:hyperlink r:id="rId1278" w:history="1">
              <w:r w:rsidRPr="003F531F">
                <w:rPr>
                  <w:rStyle w:val="Hyperlink"/>
                </w:rPr>
                <w:t>DTL-PRICE-IN</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9A49CEF" w14:textId="77777777" w:rsidR="003F531F" w:rsidRPr="003F531F" w:rsidRDefault="003F531F" w:rsidP="007449FC">
            <w:pPr>
              <w:pStyle w:val="TableText"/>
              <w:rPr>
                <w:rFonts w:cs="Arial"/>
                <w:color w:val="000000"/>
              </w:rPr>
            </w:pPr>
            <w:r w:rsidRPr="003F531F">
              <w:rPr>
                <w:rFonts w:cs="Arial"/>
                <w:color w:val="000000"/>
              </w:rPr>
              <w:t>Detail Pricing Indicator</w:t>
            </w:r>
          </w:p>
          <w:p w14:paraId="7B25540A" w14:textId="55CE38AA" w:rsidR="003F531F" w:rsidRPr="003F531F" w:rsidRDefault="003F531F" w:rsidP="007449FC">
            <w:pPr>
              <w:pStyle w:val="TableText"/>
              <w:rPr>
                <w:rFonts w:cs="Arial"/>
                <w:color w:val="000000"/>
              </w:rPr>
            </w:pPr>
            <w:r w:rsidRPr="003F531F">
              <w:rPr>
                <w:rFonts w:cs="Arial"/>
                <w:color w:val="000000"/>
              </w:rPr>
              <w:t>This field shows if the detail was priced using the Web or using the MCS Master file,</w:t>
            </w:r>
            <w:r w:rsidR="00EE1541">
              <w:rPr>
                <w:rFonts w:cs="Arial"/>
                <w:color w:val="000000"/>
              </w:rPr>
              <w:t xml:space="preserve"> </w:t>
            </w:r>
          </w:p>
          <w:p w14:paraId="6215EDF4" w14:textId="77777777" w:rsidR="003F531F" w:rsidRPr="003F531F" w:rsidRDefault="003F531F" w:rsidP="007449FC">
            <w:pPr>
              <w:pStyle w:val="TableText"/>
              <w:rPr>
                <w:rFonts w:cs="Arial"/>
                <w:color w:val="000000"/>
              </w:rPr>
            </w:pPr>
            <w:r w:rsidRPr="003F531F">
              <w:rPr>
                <w:rFonts w:cs="Arial"/>
                <w:color w:val="000000"/>
              </w:rPr>
              <w:t xml:space="preserve"> </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E56A040" w14:textId="77777777" w:rsidR="003F531F" w:rsidRDefault="003F531F" w:rsidP="007449FC">
            <w:pPr>
              <w:pStyle w:val="TableText"/>
            </w:pPr>
            <w: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C4EA5B1" w14:textId="77777777" w:rsidR="003F531F" w:rsidRPr="003F531F" w:rsidRDefault="003F531F" w:rsidP="007449FC">
            <w:pPr>
              <w:pStyle w:val="TableText"/>
              <w:rPr>
                <w:b/>
                <w:bCs/>
              </w:rPr>
            </w:pPr>
            <w:r w:rsidRPr="00292B94">
              <w:rPr>
                <w:b/>
                <w:bCs/>
              </w:rPr>
              <w:t>Valid Values:</w:t>
            </w:r>
          </w:p>
          <w:p w14:paraId="50376D9D" w14:textId="77777777" w:rsidR="003F531F" w:rsidRPr="003F531F" w:rsidRDefault="003F531F" w:rsidP="00935013">
            <w:pPr>
              <w:pStyle w:val="TableTextBullet"/>
            </w:pPr>
            <w:r w:rsidRPr="003F531F">
              <w:t>M – Detail Line priced using the MCS Master file.</w:t>
            </w:r>
          </w:p>
          <w:p w14:paraId="7974F29A" w14:textId="77777777" w:rsidR="003F531F" w:rsidRPr="003F531F" w:rsidRDefault="003F531F" w:rsidP="00935013">
            <w:pPr>
              <w:pStyle w:val="TableTextBullet"/>
            </w:pPr>
            <w:r w:rsidRPr="003F531F">
              <w:t>W – Detail Line priced using the Web</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168C0498" w14:textId="77777777" w:rsidR="003F531F" w:rsidRDefault="003F531F" w:rsidP="007449FC">
            <w:pPr>
              <w:pStyle w:val="TableText"/>
            </w:pPr>
            <w:r>
              <w:t>Space</w:t>
            </w:r>
          </w:p>
        </w:tc>
        <w:tc>
          <w:tcPr>
            <w:tcW w:w="440" w:type="dxa"/>
            <w:tcBorders>
              <w:top w:val="single" w:sz="6" w:space="0" w:color="auto"/>
              <w:left w:val="single" w:sz="6" w:space="0" w:color="auto"/>
              <w:bottom w:val="single" w:sz="6" w:space="0" w:color="auto"/>
              <w:right w:val="single" w:sz="6" w:space="0" w:color="auto"/>
            </w:tcBorders>
          </w:tcPr>
          <w:p w14:paraId="1498FE6F" w14:textId="77777777" w:rsidR="003F531F" w:rsidRDefault="003F531F" w:rsidP="007449FC">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4C65992D" w14:textId="77777777" w:rsidR="003F531F" w:rsidRDefault="003F531F" w:rsidP="007449FC">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70B23DAB" w14:textId="77777777" w:rsidR="003F531F" w:rsidRDefault="003F531F" w:rsidP="007449FC">
            <w:pPr>
              <w:pStyle w:val="TableText"/>
            </w:pPr>
            <w:r>
              <w:t>X</w:t>
            </w:r>
          </w:p>
        </w:tc>
      </w:tr>
      <w:tr w:rsidR="00D57DD5" w14:paraId="06D5BED7"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8366D07" w14:textId="75F6051A" w:rsidR="00D57DD5" w:rsidRPr="005B7BBA" w:rsidRDefault="00D57DD5" w:rsidP="003F531F">
            <w:pPr>
              <w:pStyle w:val="TableText"/>
            </w:pPr>
            <w:r w:rsidRPr="005B7BBA">
              <w:t>2</w:t>
            </w:r>
            <w:r w:rsidR="00AB6266">
              <w:t>9</w:t>
            </w:r>
            <w:r w:rsidR="003F531F">
              <w:t>1</w:t>
            </w:r>
            <w:r>
              <w:t xml:space="preserve"> – </w:t>
            </w:r>
            <w:r w:rsidRPr="005B7BBA">
              <w:t>29</w:t>
            </w:r>
            <w:r>
              <w:t>5</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B016C47" w14:textId="53DC9E1F" w:rsidR="00D57DD5" w:rsidRPr="005B7BBA" w:rsidRDefault="00D57DD5" w:rsidP="00D57DD5">
            <w:pPr>
              <w:pStyle w:val="TableText"/>
            </w:pPr>
            <w:r>
              <w:t>FILLER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0A3A541" w14:textId="244F062E" w:rsidR="00D57DD5" w:rsidRPr="005B7BBA" w:rsidRDefault="00D57DD5" w:rsidP="00D57DD5">
            <w:pPr>
              <w:pStyle w:val="TableText"/>
            </w:pPr>
            <w:r>
              <w:t>FILLER</w:t>
            </w:r>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10770B3" w14:textId="06ACD4A7" w:rsidR="00D57DD5" w:rsidRPr="005B7BBA" w:rsidRDefault="00D57DD5" w:rsidP="00D57DD5">
            <w:pPr>
              <w:pStyle w:val="TableText"/>
            </w:pPr>
            <w:r>
              <w:t>FILLER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9D7349C" w14:textId="7A2EB67F" w:rsidR="00D57DD5" w:rsidRPr="005B7BBA" w:rsidRDefault="003F531F" w:rsidP="003F531F">
            <w:pPr>
              <w:pStyle w:val="TableText"/>
            </w:pPr>
            <w:r>
              <w:t>5</w:t>
            </w:r>
            <w:r w:rsidR="00D57DD5">
              <w:t xml:space="preserve">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00A3597" w14:textId="7461CA19" w:rsidR="00D57DD5" w:rsidRPr="005B7BBA" w:rsidRDefault="00D57DD5" w:rsidP="00D57DD5">
            <w:pPr>
              <w:pStyle w:val="TableText"/>
            </w:pPr>
            <w:r>
              <w:t>FILLER</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2B6B181" w14:textId="66932062" w:rsidR="00D57DD5" w:rsidRPr="005B7BBA" w:rsidRDefault="00D57DD5" w:rsidP="00D57DD5">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25C47EED" w14:textId="354E40D2" w:rsidR="00D57DD5" w:rsidRPr="005B7BBA" w:rsidRDefault="00D57DD5" w:rsidP="00D57DD5">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7E46147F" w14:textId="16197D60" w:rsidR="00D57DD5" w:rsidRPr="005B7BBA" w:rsidRDefault="00D57DD5" w:rsidP="00D57DD5">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618D5A80" w14:textId="6AEB917B" w:rsidR="00D57DD5" w:rsidRPr="005B7BBA" w:rsidRDefault="00D57DD5" w:rsidP="00D57DD5">
            <w:pPr>
              <w:pStyle w:val="TableText"/>
            </w:pPr>
            <w:r>
              <w:t>X</w:t>
            </w:r>
          </w:p>
        </w:tc>
      </w:tr>
      <w:tr w:rsidR="000751EA" w14:paraId="0014E3C9"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106E584" w14:textId="4193A221" w:rsidR="000751EA" w:rsidRPr="005B7BBA" w:rsidRDefault="000751EA" w:rsidP="000751EA">
            <w:pPr>
              <w:pStyle w:val="TableText"/>
            </w:pPr>
            <w:r w:rsidRPr="005B7BBA">
              <w:t>29</w:t>
            </w:r>
            <w:r>
              <w:t>6</w:t>
            </w:r>
            <w:r w:rsidR="005B7717">
              <w:t xml:space="preserve"> – </w:t>
            </w:r>
            <w:r>
              <w:t>300</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09FE7A0" w14:textId="77777777" w:rsidR="000751EA" w:rsidRPr="005B7BBA" w:rsidRDefault="000751EA" w:rsidP="000751EA">
            <w:pPr>
              <w:pStyle w:val="TableText"/>
            </w:pPr>
            <w:r w:rsidRPr="005B7BBA">
              <w:t>UPCODE/</w:t>
            </w:r>
          </w:p>
          <w:p w14:paraId="6185A377" w14:textId="77777777" w:rsidR="000751EA" w:rsidRPr="005B7BBA" w:rsidRDefault="000751EA" w:rsidP="000751EA">
            <w:pPr>
              <w:pStyle w:val="TableText"/>
            </w:pPr>
            <w:r w:rsidRPr="005B7BBA">
              <w:t>DOWNCODE PROC (MANUAL)</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EDCEADD" w14:textId="7E691B86" w:rsidR="000751EA" w:rsidRPr="005B7BBA" w:rsidRDefault="000751EA" w:rsidP="000751EA">
            <w:pPr>
              <w:pStyle w:val="TableText"/>
            </w:pPr>
            <w:r w:rsidRPr="005B7BBA">
              <w:t>:P:IDR-</w:t>
            </w:r>
            <w:hyperlink r:id="rId1279" w:history="1">
              <w:r w:rsidRPr="00697695">
                <w:rPr>
                  <w:rStyle w:val="Hyperlink"/>
                </w:rPr>
                <w:t>O</w:t>
              </w:r>
              <w:bookmarkStart w:id="1640" w:name="_Hlt514744702"/>
              <w:r w:rsidRPr="00697695">
                <w:rPr>
                  <w:rStyle w:val="Hyperlink"/>
                </w:rPr>
                <w:t>R</w:t>
              </w:r>
              <w:bookmarkStart w:id="1641" w:name="_Hlt500223265"/>
              <w:bookmarkEnd w:id="1640"/>
              <w:r w:rsidRPr="00697695">
                <w:rPr>
                  <w:rStyle w:val="Hyperlink"/>
                </w:rPr>
                <w:t>I</w:t>
              </w:r>
              <w:bookmarkStart w:id="1642" w:name="_Hlt506777055"/>
              <w:bookmarkEnd w:id="1641"/>
              <w:r w:rsidRPr="00697695">
                <w:rPr>
                  <w:rStyle w:val="Hyperlink"/>
                </w:rPr>
                <w:t>G</w:t>
              </w:r>
              <w:bookmarkStart w:id="1643" w:name="_Hlt517152810"/>
              <w:bookmarkEnd w:id="1642"/>
              <w:r w:rsidRPr="00697695">
                <w:rPr>
                  <w:rStyle w:val="Hyperlink"/>
                </w:rPr>
                <w:t>-</w:t>
              </w:r>
              <w:bookmarkEnd w:id="1643"/>
              <w:r w:rsidRPr="00697695">
                <w:rPr>
                  <w:rStyle w:val="Hyperlink"/>
                </w:rPr>
                <w:t>PROC</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C2B09EF" w14:textId="77777777" w:rsidR="000751EA" w:rsidRDefault="000751EA" w:rsidP="000751EA">
            <w:pPr>
              <w:pStyle w:val="TableText"/>
            </w:pPr>
            <w:r w:rsidRPr="005B7BBA">
              <w:t>Detail upcode/downcode procedure</w:t>
            </w:r>
          </w:p>
          <w:p w14:paraId="7A28F401" w14:textId="77777777" w:rsidR="000751EA" w:rsidRPr="005B7BBA" w:rsidRDefault="000751EA" w:rsidP="000751EA">
            <w:pPr>
              <w:pStyle w:val="TableText"/>
            </w:pPr>
            <w:r w:rsidRPr="00850D52">
              <w:rPr>
                <w:rFonts w:cs="Arial"/>
                <w:color w:val="000000"/>
              </w:rPr>
              <w:t>This field displays the original procedure code before the clerk manually down-coded 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025D6EF" w14:textId="77777777" w:rsidR="000751EA" w:rsidRPr="005B7BBA" w:rsidRDefault="000751EA" w:rsidP="000751EA">
            <w:pPr>
              <w:pStyle w:val="TableText"/>
            </w:pPr>
            <w:r w:rsidRPr="005B7BBA">
              <w:t>5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6B33903" w14:textId="77777777" w:rsidR="000751EA" w:rsidRPr="005B7BBA" w:rsidRDefault="000751EA" w:rsidP="000751EA">
            <w:pPr>
              <w:pStyle w:val="TableText"/>
            </w:pPr>
            <w:r w:rsidRPr="005B7BBA">
              <w:t>Original procedure before clerk manually down-coded it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749EE5AE"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0EDE29E4"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7BF9D608"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3A94F8AD" w14:textId="77777777" w:rsidR="000751EA" w:rsidRPr="005B7BBA" w:rsidRDefault="000751EA" w:rsidP="000751EA">
            <w:pPr>
              <w:pStyle w:val="TableText"/>
            </w:pPr>
            <w:r w:rsidRPr="005B7BBA">
              <w:t>X</w:t>
            </w:r>
          </w:p>
        </w:tc>
      </w:tr>
      <w:tr w:rsidR="000751EA" w14:paraId="59047F11"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C734ED1" w14:textId="6C4CBE93" w:rsidR="000751EA" w:rsidRPr="005B7BBA" w:rsidRDefault="000751EA" w:rsidP="000751EA">
            <w:pPr>
              <w:pStyle w:val="TableText"/>
            </w:pPr>
            <w:r w:rsidRPr="005B7BBA">
              <w:t>30</w:t>
            </w:r>
            <w:r>
              <w:t>1</w:t>
            </w:r>
            <w:r w:rsidR="005B7717">
              <w:t xml:space="preserve"> – </w:t>
            </w:r>
            <w:r w:rsidRPr="005B7BBA">
              <w:t>30</w:t>
            </w:r>
            <w:r>
              <w:t>5</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2EA375A1" w14:textId="77777777" w:rsidR="000751EA" w:rsidRPr="005B7BBA" w:rsidRDefault="000751EA" w:rsidP="000751EA">
            <w:pPr>
              <w:pStyle w:val="TableText"/>
            </w:pPr>
            <w:r w:rsidRPr="005B7BBA">
              <w:t>DTL SUB PROC</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FE47076" w14:textId="5F7D5161" w:rsidR="000751EA" w:rsidRPr="005B7BBA" w:rsidRDefault="000751EA" w:rsidP="000751EA">
            <w:pPr>
              <w:pStyle w:val="TableText"/>
            </w:pPr>
            <w:r w:rsidRPr="005B7BBA">
              <w:t>:P:IDR-</w:t>
            </w:r>
            <w:hyperlink r:id="rId1280" w:history="1">
              <w:r w:rsidRPr="00697695">
                <w:rPr>
                  <w:rStyle w:val="Hyperlink"/>
                </w:rPr>
                <w:t>SU</w:t>
              </w:r>
              <w:bookmarkStart w:id="1644" w:name="_Hlt500223270"/>
              <w:r w:rsidRPr="00697695">
                <w:rPr>
                  <w:rStyle w:val="Hyperlink"/>
                </w:rPr>
                <w:t>B</w:t>
              </w:r>
              <w:bookmarkStart w:id="1645" w:name="_Hlt514744707"/>
              <w:bookmarkEnd w:id="1644"/>
              <w:r w:rsidRPr="00697695">
                <w:rPr>
                  <w:rStyle w:val="Hyperlink"/>
                </w:rPr>
                <w:t>S</w:t>
              </w:r>
              <w:bookmarkEnd w:id="1645"/>
              <w:r w:rsidRPr="00697695">
                <w:rPr>
                  <w:rStyle w:val="Hyperlink"/>
                </w:rPr>
                <w:t>EQ</w:t>
              </w:r>
              <w:bookmarkStart w:id="1646" w:name="_Hlt506777032"/>
              <w:r w:rsidRPr="00697695">
                <w:rPr>
                  <w:rStyle w:val="Hyperlink"/>
                </w:rPr>
                <w:t>-</w:t>
              </w:r>
              <w:bookmarkEnd w:id="1646"/>
              <w:r w:rsidRPr="00697695">
                <w:rPr>
                  <w:rStyle w:val="Hyperlink"/>
                </w:rPr>
                <w:t>PROC</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9BB49F1" w14:textId="3565AC86" w:rsidR="000751EA" w:rsidRDefault="000751EA" w:rsidP="000751EA">
            <w:pPr>
              <w:pStyle w:val="TableText"/>
            </w:pPr>
            <w:r w:rsidRPr="005B7BBA">
              <w:t>Detail subsequent procedure</w:t>
            </w:r>
          </w:p>
          <w:p w14:paraId="71106BAE" w14:textId="77777777" w:rsidR="000751EA" w:rsidRPr="005B7BBA" w:rsidRDefault="000751EA" w:rsidP="000751EA">
            <w:pPr>
              <w:pStyle w:val="TableText"/>
            </w:pPr>
            <w:r w:rsidRPr="00750C6A">
              <w:rPr>
                <w:rFonts w:cs="Arial"/>
                <w:color w:val="000000"/>
              </w:rPr>
              <w:t xml:space="preserve">This field shows the </w:t>
            </w:r>
            <w:r>
              <w:rPr>
                <w:rFonts w:cs="Arial"/>
                <w:color w:val="000000"/>
              </w:rPr>
              <w:t xml:space="preserve">downcoded </w:t>
            </w:r>
            <w:r w:rsidRPr="00750C6A">
              <w:rPr>
                <w:rFonts w:cs="Arial"/>
                <w:color w:val="000000"/>
              </w:rPr>
              <w:t xml:space="preserve">procedure code </w:t>
            </w:r>
            <w:r>
              <w:rPr>
                <w:rFonts w:cs="Arial"/>
                <w:color w:val="000000"/>
              </w:rPr>
              <w:t>when the system versus the clerk downcodes the line item.</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DFFD6D8" w14:textId="77777777" w:rsidR="000751EA" w:rsidRPr="005B7BBA" w:rsidRDefault="000751EA" w:rsidP="000751EA">
            <w:pPr>
              <w:pStyle w:val="TableText"/>
            </w:pPr>
            <w:r w:rsidRPr="005B7BBA">
              <w:t>5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AE1CDD8" w14:textId="1F7370FF" w:rsidR="000751EA" w:rsidRPr="005B7BBA" w:rsidRDefault="000751EA" w:rsidP="006B601B">
            <w:pPr>
              <w:pStyle w:val="TableText"/>
            </w:pPr>
            <w:r>
              <w:t>The downcoded p</w:t>
            </w:r>
            <w:r w:rsidRPr="005B7BBA">
              <w:t xml:space="preserve">rocedure </w:t>
            </w:r>
            <w:r>
              <w:t>when the</w:t>
            </w:r>
            <w:r w:rsidRPr="005B7BBA">
              <w:t xml:space="preserve"> system has downcoded this line item</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3A2CC35"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5780E718"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072E5565" w14:textId="77777777" w:rsidR="000751EA" w:rsidRPr="005B7BB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178EB6B8" w14:textId="77777777" w:rsidR="000751EA" w:rsidRPr="005B7BBA" w:rsidRDefault="000751EA" w:rsidP="000751EA">
            <w:pPr>
              <w:pStyle w:val="TableText"/>
            </w:pPr>
            <w:r w:rsidRPr="005B7BBA">
              <w:t>X</w:t>
            </w:r>
          </w:p>
        </w:tc>
      </w:tr>
      <w:tr w:rsidR="000751EA" w14:paraId="1EE57BAB"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C8BA14B" w14:textId="1C71A4DB" w:rsidR="000751EA" w:rsidRPr="005B7BBA" w:rsidRDefault="000751EA" w:rsidP="000751EA">
            <w:pPr>
              <w:pStyle w:val="TableText"/>
            </w:pPr>
            <w:r w:rsidRPr="005B7BBA">
              <w:t>30</w:t>
            </w:r>
            <w:r>
              <w:t>6</w:t>
            </w:r>
            <w:r w:rsidR="005B7717">
              <w:t xml:space="preserve"> – </w:t>
            </w:r>
            <w:r w:rsidRPr="005B7BBA">
              <w:t>31</w:t>
            </w:r>
            <w:r>
              <w:t>2</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33B78639" w14:textId="77777777" w:rsidR="000751EA" w:rsidRPr="005B7BBA" w:rsidRDefault="000751EA" w:rsidP="000751EA">
            <w:pPr>
              <w:pStyle w:val="TableText"/>
            </w:pPr>
            <w:r w:rsidRPr="005B7BBA">
              <w:t>DTL PROV PAID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2A51997" w14:textId="73D7AA90" w:rsidR="000751EA" w:rsidRPr="005B7BBA" w:rsidRDefault="000751EA" w:rsidP="000751EA">
            <w:pPr>
              <w:pStyle w:val="TableText"/>
            </w:pPr>
            <w:r w:rsidRPr="005B7BBA">
              <w:t>:P:IDR-</w:t>
            </w:r>
            <w:hyperlink r:id="rId1281" w:history="1">
              <w:r w:rsidRPr="00D865E9">
                <w:rPr>
                  <w:rStyle w:val="Hyperlink"/>
                </w:rPr>
                <w:t>D</w:t>
              </w:r>
              <w:bookmarkStart w:id="1647" w:name="_Hlt517152816"/>
              <w:r w:rsidRPr="00D865E9">
                <w:rPr>
                  <w:rStyle w:val="Hyperlink"/>
                </w:rPr>
                <w:t>T</w:t>
              </w:r>
              <w:bookmarkStart w:id="1648" w:name="_Hlt527349042"/>
              <w:bookmarkEnd w:id="1647"/>
              <w:r w:rsidRPr="00D865E9">
                <w:rPr>
                  <w:rStyle w:val="Hyperlink"/>
                </w:rPr>
                <w:t>L</w:t>
              </w:r>
              <w:bookmarkStart w:id="1649" w:name="_Hlt12260749"/>
              <w:bookmarkEnd w:id="1648"/>
              <w:r w:rsidRPr="00D865E9">
                <w:rPr>
                  <w:rStyle w:val="Hyperlink"/>
                </w:rPr>
                <w:t>-</w:t>
              </w:r>
              <w:bookmarkStart w:id="1650" w:name="_Hlt28759679"/>
              <w:bookmarkEnd w:id="1649"/>
              <w:r w:rsidRPr="00D865E9">
                <w:rPr>
                  <w:rStyle w:val="Hyperlink"/>
                </w:rPr>
                <w:t>P</w:t>
              </w:r>
              <w:bookmarkEnd w:id="1650"/>
              <w:r w:rsidRPr="00D865E9">
                <w:rPr>
                  <w:rStyle w:val="Hyperlink"/>
                </w:rPr>
                <w:t>R</w:t>
              </w:r>
              <w:bookmarkStart w:id="1651" w:name="_Hlt500223273"/>
              <w:r w:rsidRPr="00D865E9">
                <w:rPr>
                  <w:rStyle w:val="Hyperlink"/>
                </w:rPr>
                <w:t>O</w:t>
              </w:r>
              <w:bookmarkStart w:id="1652" w:name="_Hlt506777003"/>
              <w:bookmarkEnd w:id="1651"/>
              <w:r w:rsidRPr="00D865E9">
                <w:rPr>
                  <w:rStyle w:val="Hyperlink"/>
                </w:rPr>
                <w:t>V</w:t>
              </w:r>
              <w:bookmarkEnd w:id="1652"/>
              <w:r w:rsidRPr="00D865E9">
                <w:rPr>
                  <w:rStyle w:val="Hyperlink"/>
                </w:rPr>
                <w:t>-PAID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2D38A60" w14:textId="77777777" w:rsidR="000751EA" w:rsidRDefault="000751EA" w:rsidP="000751EA">
            <w:pPr>
              <w:pStyle w:val="TableText"/>
            </w:pPr>
            <w:r w:rsidRPr="005B7BBA">
              <w:t>Detail provider paid amount</w:t>
            </w:r>
          </w:p>
          <w:p w14:paraId="78705A84" w14:textId="2A7BF0F8" w:rsidR="000751EA" w:rsidRPr="005B7BBA" w:rsidRDefault="000751EA" w:rsidP="003962F0">
            <w:pPr>
              <w:pStyle w:val="TableText"/>
            </w:pPr>
            <w:r w:rsidRPr="00BC28AF">
              <w:rPr>
                <w:rFonts w:cs="Arial"/>
                <w:color w:val="000000"/>
              </w:rPr>
              <w:t>The amount in this field is the final allowed charge paid to the provider for the procedure after any pertinent reductions are made for an individual claim line</w:t>
            </w:r>
            <w:r>
              <w:rPr>
                <w:rFonts w:cs="Arial"/>
                <w:color w:val="000000"/>
              </w:rPr>
              <w:t xml:space="preserve"> su</w:t>
            </w:r>
            <w:r w:rsidRPr="00BC28AF">
              <w:rPr>
                <w:rFonts w:cs="Arial"/>
                <w:color w:val="000000"/>
              </w:rPr>
              <w:t>ch as Reductions taken on the service. It is the allowance minus coinsurance, deductible, and other cutbacks or reductions such as multiple surgery, correct coding initiative, psych reduction, etc</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94D6B66" w14:textId="77777777" w:rsidR="000751EA" w:rsidRPr="005B7BBA" w:rsidRDefault="000751EA" w:rsidP="000751EA">
            <w:pPr>
              <w:pStyle w:val="TableText"/>
            </w:pPr>
            <w:r w:rsidRPr="005B7BBA">
              <w:t>7 N</w:t>
            </w:r>
          </w:p>
          <w:p w14:paraId="7A1DDBD4"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687418F"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6DEAFA5D"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6A93C5CE"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42187223" w14:textId="77777777" w:rsidR="000751EA" w:rsidRPr="005B7BB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3EDF7DAF" w14:textId="77777777" w:rsidR="000751EA" w:rsidRPr="005B7BBA" w:rsidRDefault="000751EA" w:rsidP="000751EA">
            <w:pPr>
              <w:pStyle w:val="TableText"/>
            </w:pPr>
            <w:r w:rsidRPr="005B7BBA">
              <w:t>X</w:t>
            </w:r>
          </w:p>
        </w:tc>
      </w:tr>
      <w:tr w:rsidR="000751EA" w14:paraId="40E8942B"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4C60179" w14:textId="52F3E7D4" w:rsidR="000751EA" w:rsidRPr="005B7BBA" w:rsidRDefault="000751EA" w:rsidP="000751EA">
            <w:pPr>
              <w:pStyle w:val="TableText"/>
            </w:pPr>
            <w:r w:rsidRPr="005B7BBA">
              <w:t>31</w:t>
            </w:r>
            <w:r>
              <w:t>3</w:t>
            </w:r>
            <w:r w:rsidR="005B7717">
              <w:t xml:space="preserve"> – </w:t>
            </w:r>
            <w:r w:rsidRPr="005B7BBA">
              <w:t>31</w:t>
            </w:r>
            <w:r>
              <w:t>9</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B335B32" w14:textId="77777777" w:rsidR="000751EA" w:rsidRPr="005B7BBA" w:rsidRDefault="000751EA" w:rsidP="000751EA">
            <w:pPr>
              <w:pStyle w:val="TableText"/>
            </w:pPr>
            <w:r w:rsidRPr="005B7BBA">
              <w:t>DTL BENE PAID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C3E57A5" w14:textId="18121F39" w:rsidR="000751EA" w:rsidRPr="005B7BBA" w:rsidRDefault="000751EA" w:rsidP="000751EA">
            <w:pPr>
              <w:pStyle w:val="TableText"/>
            </w:pPr>
            <w:r w:rsidRPr="005B7BBA">
              <w:t>:P:IDR-</w:t>
            </w:r>
            <w:hyperlink r:id="rId1282" w:history="1">
              <w:r w:rsidRPr="00697695">
                <w:rPr>
                  <w:rStyle w:val="Hyperlink"/>
                </w:rPr>
                <w:t>D</w:t>
              </w:r>
              <w:bookmarkStart w:id="1653" w:name="_Hlt514744718"/>
              <w:r w:rsidRPr="00697695">
                <w:rPr>
                  <w:rStyle w:val="Hyperlink"/>
                </w:rPr>
                <w:t>T</w:t>
              </w:r>
              <w:bookmarkEnd w:id="1653"/>
              <w:r w:rsidRPr="00697695">
                <w:rPr>
                  <w:rStyle w:val="Hyperlink"/>
                </w:rPr>
                <w:t>L-</w:t>
              </w:r>
              <w:bookmarkStart w:id="1654" w:name="_Hlt30574962"/>
              <w:bookmarkStart w:id="1655" w:name="_Hlt28759696"/>
              <w:bookmarkEnd w:id="1654"/>
              <w:r w:rsidRPr="00697695">
                <w:rPr>
                  <w:rStyle w:val="Hyperlink"/>
                </w:rPr>
                <w:t>B</w:t>
              </w:r>
              <w:bookmarkStart w:id="1656" w:name="_Hlt12260772"/>
              <w:bookmarkEnd w:id="1655"/>
              <w:r w:rsidRPr="00697695">
                <w:rPr>
                  <w:rStyle w:val="Hyperlink"/>
                </w:rPr>
                <w:t>E</w:t>
              </w:r>
              <w:bookmarkStart w:id="1657" w:name="_Hlt500223278"/>
              <w:bookmarkEnd w:id="1656"/>
              <w:r w:rsidRPr="00697695">
                <w:rPr>
                  <w:rStyle w:val="Hyperlink"/>
                </w:rPr>
                <w:t>N</w:t>
              </w:r>
              <w:bookmarkStart w:id="1658" w:name="_Hlt506776967"/>
              <w:bookmarkEnd w:id="1657"/>
              <w:r w:rsidRPr="00697695">
                <w:rPr>
                  <w:rStyle w:val="Hyperlink"/>
                </w:rPr>
                <w:t>E</w:t>
              </w:r>
              <w:bookmarkEnd w:id="1658"/>
              <w:r w:rsidRPr="00697695">
                <w:rPr>
                  <w:rStyle w:val="Hyperlink"/>
                </w:rPr>
                <w:t>-PAID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EB51D8D" w14:textId="77777777" w:rsidR="000751EA" w:rsidRDefault="000751EA" w:rsidP="000751EA">
            <w:pPr>
              <w:pStyle w:val="TableText"/>
            </w:pPr>
            <w:r w:rsidRPr="005B7BBA">
              <w:t>Detail beneficiary paid amount</w:t>
            </w:r>
          </w:p>
          <w:p w14:paraId="253B5E13" w14:textId="14737D6E" w:rsidR="000751EA" w:rsidRPr="005B7BBA" w:rsidRDefault="000751EA" w:rsidP="006B601B">
            <w:pPr>
              <w:pStyle w:val="TableText"/>
            </w:pPr>
            <w:r w:rsidRPr="004B47CA">
              <w:rPr>
                <w:rFonts w:cs="Arial"/>
                <w:color w:val="000000"/>
              </w:rPr>
              <w:t>The amount in this field is the final allowed charge paid to the beneficiary for the procedure after any pertinent reductions are made for an individual claim line such as Reductions taken on the service. It is the allowance minus coinsurance, deductible, and other cutbacks or reductions such as multiple surgery, correct coding initiative, psych reduction, etc.</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194CD0D" w14:textId="77777777" w:rsidR="000751EA" w:rsidRPr="005B7BBA" w:rsidRDefault="000751EA" w:rsidP="000751EA">
            <w:pPr>
              <w:pStyle w:val="TableText"/>
            </w:pPr>
            <w:r w:rsidRPr="005B7BBA">
              <w:t>7 N</w:t>
            </w:r>
          </w:p>
          <w:p w14:paraId="748B56DE"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0907943" w14:textId="77777777" w:rsidR="000751EA" w:rsidRPr="005B7BBA" w:rsidRDefault="000751EA" w:rsidP="000751EA">
            <w:pPr>
              <w:pStyle w:val="TableText"/>
            </w:pPr>
            <w:r w:rsidRPr="005B7BBA">
              <w:t>Detail amount paid to beneficiary</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6188C77E"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575A29E7"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390669CC" w14:textId="77777777" w:rsidR="000751EA" w:rsidRPr="005B7BB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461579A5" w14:textId="77777777" w:rsidR="000751EA" w:rsidRPr="005B7BBA" w:rsidRDefault="000751EA" w:rsidP="000751EA">
            <w:pPr>
              <w:pStyle w:val="TableText"/>
            </w:pPr>
            <w:r w:rsidRPr="005B7BBA">
              <w:t>X</w:t>
            </w:r>
          </w:p>
        </w:tc>
      </w:tr>
      <w:tr w:rsidR="000751EA" w14:paraId="118A174B"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5891EAC" w14:textId="77777777" w:rsidR="000751EA" w:rsidRPr="005B7BBA" w:rsidRDefault="000751EA" w:rsidP="000751EA">
            <w:pPr>
              <w:pStyle w:val="TableText"/>
            </w:pPr>
            <w:r w:rsidRPr="005B7BBA">
              <w:t>3</w:t>
            </w:r>
            <w:r>
              <w:t>20</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686A7949" w14:textId="77777777" w:rsidR="000751EA" w:rsidRPr="005B7BBA" w:rsidRDefault="000751EA" w:rsidP="000751EA">
            <w:pPr>
              <w:pStyle w:val="TableText"/>
            </w:pPr>
            <w:r w:rsidRPr="005B7BBA">
              <w:t>DTL BLOOD DED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7BBC653" w14:textId="01C6521F" w:rsidR="000751EA" w:rsidRPr="005B7BBA" w:rsidRDefault="000751EA" w:rsidP="000751EA">
            <w:pPr>
              <w:pStyle w:val="TableText"/>
            </w:pPr>
            <w:r w:rsidRPr="005B7BBA">
              <w:t>:P:IDR-</w:t>
            </w:r>
            <w:hyperlink r:id="rId1283" w:history="1">
              <w:r w:rsidRPr="00697695">
                <w:rPr>
                  <w:rStyle w:val="Hyperlink"/>
                </w:rPr>
                <w:t>D</w:t>
              </w:r>
              <w:bookmarkStart w:id="1659" w:name="_Hlt500223282"/>
              <w:r w:rsidRPr="00697695">
                <w:rPr>
                  <w:rStyle w:val="Hyperlink"/>
                </w:rPr>
                <w:t>T</w:t>
              </w:r>
              <w:bookmarkStart w:id="1660" w:name="_Hlt514744724"/>
              <w:bookmarkEnd w:id="1659"/>
              <w:r w:rsidRPr="00697695">
                <w:rPr>
                  <w:rStyle w:val="Hyperlink"/>
                </w:rPr>
                <w:t>L</w:t>
              </w:r>
              <w:bookmarkStart w:id="1661" w:name="_Hlt527349341"/>
              <w:bookmarkEnd w:id="1660"/>
              <w:r w:rsidRPr="00697695">
                <w:rPr>
                  <w:rStyle w:val="Hyperlink"/>
                </w:rPr>
                <w:t>-</w:t>
              </w:r>
              <w:bookmarkStart w:id="1662" w:name="_Hlt506776900"/>
              <w:bookmarkEnd w:id="1661"/>
              <w:r w:rsidRPr="00697695">
                <w:rPr>
                  <w:rStyle w:val="Hyperlink"/>
                </w:rPr>
                <w:t>B</w:t>
              </w:r>
              <w:bookmarkStart w:id="1663" w:name="_Hlt12261072"/>
              <w:bookmarkEnd w:id="1662"/>
              <w:r w:rsidRPr="00697695">
                <w:rPr>
                  <w:rStyle w:val="Hyperlink"/>
                </w:rPr>
                <w:t>L</w:t>
              </w:r>
              <w:bookmarkStart w:id="1664" w:name="_Hlt28759709"/>
              <w:bookmarkEnd w:id="1663"/>
              <w:r w:rsidRPr="00697695">
                <w:rPr>
                  <w:rStyle w:val="Hyperlink"/>
                </w:rPr>
                <w:t>O</w:t>
              </w:r>
              <w:bookmarkEnd w:id="1664"/>
              <w:r w:rsidRPr="00697695">
                <w:rPr>
                  <w:rStyle w:val="Hyperlink"/>
                </w:rPr>
                <w:t>OD-DED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9B45211" w14:textId="77777777" w:rsidR="000751EA" w:rsidRDefault="000751EA" w:rsidP="000751EA">
            <w:pPr>
              <w:pStyle w:val="TableText"/>
            </w:pPr>
            <w:r w:rsidRPr="005B7BBA">
              <w:t>Detail blood deductible</w:t>
            </w:r>
          </w:p>
          <w:p w14:paraId="75BD2FF0" w14:textId="6C46274E" w:rsidR="000751EA" w:rsidRPr="005B7BBA" w:rsidRDefault="000751EA" w:rsidP="006B601B">
            <w:pPr>
              <w:pStyle w:val="TableText"/>
            </w:pPr>
            <w:r w:rsidRPr="00AA3BC8">
              <w:rPr>
                <w:rFonts w:cs="Arial"/>
                <w:color w:val="000000"/>
              </w:rPr>
              <w:t>This field contains the number of pints of blood used to satisfy the Part B Medicare blood deductible on claim line. If the number of pints to be applied is less than or equal to 3 pints minus satisfied amount from the previous inquiry to CWF, they will appear in this field.</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5E4FB40" w14:textId="77777777" w:rsidR="000751EA" w:rsidRPr="005B7BBA" w:rsidRDefault="000751EA" w:rsidP="000751EA">
            <w:pPr>
              <w:pStyle w:val="TableText"/>
            </w:pPr>
            <w:r w:rsidRPr="005B7BBA">
              <w:t>1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C87CA32" w14:textId="77777777" w:rsidR="000751EA" w:rsidRPr="005B7BBA" w:rsidRDefault="000751EA" w:rsidP="000751EA">
            <w:pPr>
              <w:pStyle w:val="TableText"/>
            </w:pPr>
            <w:r w:rsidRPr="005B7BBA">
              <w:t>Detail amount applied to blood deductible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064DB6C"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2842906F"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1CABAFC5"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0182C9F3" w14:textId="77777777" w:rsidR="000751EA" w:rsidRPr="005B7BBA" w:rsidRDefault="000751EA" w:rsidP="000751EA">
            <w:pPr>
              <w:pStyle w:val="TableText"/>
            </w:pPr>
            <w:r w:rsidRPr="005B7BBA">
              <w:t>X</w:t>
            </w:r>
          </w:p>
        </w:tc>
      </w:tr>
      <w:tr w:rsidR="000751EA" w14:paraId="21F9BD59"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9AC4B92" w14:textId="28FEA469" w:rsidR="000751EA" w:rsidRPr="005B7BBA" w:rsidRDefault="000751EA" w:rsidP="000751EA">
            <w:pPr>
              <w:pStyle w:val="TableText"/>
            </w:pPr>
            <w:r w:rsidRPr="005B7BBA">
              <w:t>32</w:t>
            </w:r>
            <w:r>
              <w:t>1</w:t>
            </w:r>
            <w:r w:rsidR="005B7717">
              <w:t xml:space="preserve"> – </w:t>
            </w:r>
            <w:r w:rsidRPr="005B7BBA">
              <w:t>32</w:t>
            </w:r>
            <w:r>
              <w:t>5</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61DC15A3" w14:textId="77777777" w:rsidR="000751EA" w:rsidRPr="005B7BBA" w:rsidRDefault="000751EA" w:rsidP="000751EA">
            <w:pPr>
              <w:pStyle w:val="TableText"/>
            </w:pPr>
            <w:r w:rsidRPr="005B7BBA">
              <w:t>DTL REG DED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336FE88" w14:textId="7EC3F57B" w:rsidR="000751EA" w:rsidRPr="005B7BBA" w:rsidRDefault="000751EA" w:rsidP="000751EA">
            <w:pPr>
              <w:pStyle w:val="TableText"/>
            </w:pPr>
            <w:r w:rsidRPr="005B7BBA">
              <w:t>:P:IDR-</w:t>
            </w:r>
            <w:hyperlink r:id="rId1284" w:history="1">
              <w:r w:rsidRPr="00697695">
                <w:rPr>
                  <w:rStyle w:val="Hyperlink"/>
                </w:rPr>
                <w:t>D</w:t>
              </w:r>
              <w:bookmarkStart w:id="1665" w:name="_Hlt527349478"/>
              <w:r w:rsidRPr="00697695">
                <w:rPr>
                  <w:rStyle w:val="Hyperlink"/>
                </w:rPr>
                <w:t>T</w:t>
              </w:r>
              <w:bookmarkStart w:id="1666" w:name="_Hlt28759726"/>
              <w:bookmarkEnd w:id="1665"/>
              <w:r w:rsidRPr="00697695">
                <w:rPr>
                  <w:rStyle w:val="Hyperlink"/>
                </w:rPr>
                <w:t>L</w:t>
              </w:r>
              <w:bookmarkStart w:id="1667" w:name="_Hlt500223288"/>
              <w:bookmarkEnd w:id="1666"/>
              <w:r w:rsidRPr="00697695">
                <w:rPr>
                  <w:rStyle w:val="Hyperlink"/>
                </w:rPr>
                <w:t>-</w:t>
              </w:r>
              <w:bookmarkStart w:id="1668" w:name="_Hlt517152864"/>
              <w:bookmarkEnd w:id="1667"/>
              <w:r w:rsidRPr="00697695">
                <w:rPr>
                  <w:rStyle w:val="Hyperlink"/>
                </w:rPr>
                <w:t>R</w:t>
              </w:r>
              <w:bookmarkEnd w:id="1668"/>
              <w:r w:rsidRPr="00697695">
                <w:rPr>
                  <w:rStyle w:val="Hyperlink"/>
                </w:rPr>
                <w:t>E</w:t>
              </w:r>
              <w:bookmarkStart w:id="1669" w:name="_Hlt514744729"/>
              <w:r w:rsidRPr="00697695">
                <w:rPr>
                  <w:rStyle w:val="Hyperlink"/>
                </w:rPr>
                <w:t>G</w:t>
              </w:r>
              <w:bookmarkEnd w:id="1669"/>
              <w:r w:rsidRPr="00697695">
                <w:rPr>
                  <w:rStyle w:val="Hyperlink"/>
                </w:rPr>
                <w:t>-DED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FCF8BF5" w14:textId="77777777" w:rsidR="000751EA" w:rsidRDefault="000751EA" w:rsidP="000751EA">
            <w:pPr>
              <w:pStyle w:val="TableText"/>
            </w:pPr>
            <w:r w:rsidRPr="005B7BBA">
              <w:t>Detail regular deductible</w:t>
            </w:r>
          </w:p>
          <w:p w14:paraId="49AC048B" w14:textId="77777777" w:rsidR="000751EA" w:rsidRDefault="000751EA" w:rsidP="000751EA">
            <w:pPr>
              <w:pStyle w:val="TableText"/>
              <w:rPr>
                <w:rFonts w:cs="Arial"/>
                <w:color w:val="000000"/>
              </w:rPr>
            </w:pPr>
            <w:r w:rsidRPr="00BC28AF">
              <w:rPr>
                <w:rFonts w:cs="Arial"/>
                <w:color w:val="000000"/>
              </w:rPr>
              <w:t>This field displays the portion of the final charge allowed on a claim line that is used to satisfy the amount of Part B Medicare cash deductible remaining.</w:t>
            </w:r>
          </w:p>
          <w:p w14:paraId="0299B32D" w14:textId="67532707" w:rsidR="00771BDB" w:rsidRDefault="00771BDB" w:rsidP="00771BDB">
            <w:pPr>
              <w:pStyle w:val="TableText"/>
              <w:rPr>
                <w:rFonts w:cs="Arial"/>
                <w:color w:val="000000"/>
              </w:rPr>
            </w:pPr>
            <w:r>
              <w:rPr>
                <w:rFonts w:cs="Arial"/>
                <w:color w:val="000000"/>
              </w:rPr>
              <w:t>This field does not take into account MSP amounts paid.</w:t>
            </w:r>
          </w:p>
          <w:p w14:paraId="58392D10" w14:textId="3080CE83" w:rsidR="00771BDB" w:rsidRPr="005B7BBA" w:rsidRDefault="00771BDB" w:rsidP="00771BDB">
            <w:pPr>
              <w:pStyle w:val="TableText"/>
            </w:pPr>
            <w:r>
              <w:t xml:space="preserve">The value may be different than the </w:t>
            </w:r>
            <w:r w:rsidRPr="00502E13">
              <w:t>DTL DEDUCT AMT</w:t>
            </w:r>
            <w:r>
              <w:rPr>
                <w:rFonts w:ascii="Times New Roman" w:hAnsi="Times New Roman"/>
                <w:sz w:val="24"/>
                <w:szCs w:val="24"/>
              </w:rPr>
              <w:t xml:space="preserve"> </w:t>
            </w:r>
            <w:r>
              <w:t>field when a claim reports to the IDR file again with a Q status as the amounts are updated by the adjustment information.</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482B0C8" w14:textId="77777777" w:rsidR="000751EA" w:rsidRPr="005B7BBA" w:rsidRDefault="000751EA" w:rsidP="000751EA">
            <w:pPr>
              <w:pStyle w:val="TableText"/>
            </w:pPr>
            <w:r w:rsidRPr="005B7BBA">
              <w:t>5 N</w:t>
            </w:r>
          </w:p>
          <w:p w14:paraId="44C4A6B2" w14:textId="77777777" w:rsidR="000751EA" w:rsidRPr="005B7BBA" w:rsidRDefault="000751EA" w:rsidP="000751EA">
            <w:pPr>
              <w:pStyle w:val="TableText"/>
            </w:pPr>
            <w:r w:rsidRPr="005B7BBA">
              <w:t>(999V99)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73BE3CA" w14:textId="77777777" w:rsidR="000751EA" w:rsidRPr="005B7BBA" w:rsidRDefault="000751EA" w:rsidP="000751EA">
            <w:pPr>
              <w:pStyle w:val="TableText"/>
            </w:pPr>
            <w:r w:rsidRPr="005B7BBA">
              <w:t>Detail amount applied to cash deductible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5F9E9027"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610D04DA"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4B80137C"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0B78524B" w14:textId="77777777" w:rsidR="000751EA" w:rsidRPr="005B7BBA" w:rsidRDefault="000751EA" w:rsidP="000751EA">
            <w:pPr>
              <w:pStyle w:val="TableText"/>
            </w:pPr>
            <w:r w:rsidRPr="005B7BBA">
              <w:t>X</w:t>
            </w:r>
          </w:p>
        </w:tc>
      </w:tr>
      <w:tr w:rsidR="000751EA" w14:paraId="67264102"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4E1B85B" w14:textId="394EACEA" w:rsidR="000751EA" w:rsidRPr="005B7BBA" w:rsidRDefault="000751EA" w:rsidP="000751EA">
            <w:pPr>
              <w:pStyle w:val="TableText"/>
            </w:pPr>
            <w:r w:rsidRPr="005B7BBA">
              <w:t>32</w:t>
            </w:r>
            <w:r>
              <w:t>6</w:t>
            </w:r>
            <w:r w:rsidR="005B7717">
              <w:t xml:space="preserve"> – </w:t>
            </w:r>
            <w:r w:rsidRPr="005B7BBA">
              <w:t>33</w:t>
            </w:r>
            <w:r>
              <w:t>2</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626A374D" w14:textId="77777777" w:rsidR="000751EA" w:rsidRPr="005B7BBA" w:rsidRDefault="000751EA" w:rsidP="000751EA">
            <w:pPr>
              <w:pStyle w:val="TableText"/>
            </w:pPr>
            <w:r w:rsidRPr="005B7BBA">
              <w:t>DET PSYC LIMIT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FD86050" w14:textId="1D9BF55F" w:rsidR="000751EA" w:rsidRPr="005B7BBA" w:rsidRDefault="000751EA" w:rsidP="000751EA">
            <w:pPr>
              <w:pStyle w:val="TableText"/>
            </w:pPr>
            <w:r w:rsidRPr="005B7BBA">
              <w:t>:P:IDR-</w:t>
            </w:r>
            <w:hyperlink r:id="rId1285" w:history="1">
              <w:r w:rsidRPr="00697695">
                <w:rPr>
                  <w:rStyle w:val="Hyperlink"/>
                </w:rPr>
                <w:t>DT</w:t>
              </w:r>
              <w:bookmarkStart w:id="1670" w:name="_Hlt517152867"/>
              <w:r w:rsidRPr="00697695">
                <w:rPr>
                  <w:rStyle w:val="Hyperlink"/>
                </w:rPr>
                <w:t>L</w:t>
              </w:r>
              <w:bookmarkStart w:id="1671" w:name="_Hlt28759742"/>
              <w:bookmarkEnd w:id="1670"/>
              <w:r w:rsidRPr="00697695">
                <w:rPr>
                  <w:rStyle w:val="Hyperlink"/>
                </w:rPr>
                <w:t>-</w:t>
              </w:r>
              <w:bookmarkStart w:id="1672" w:name="_Hlt500223293"/>
              <w:bookmarkEnd w:id="1671"/>
              <w:r w:rsidRPr="00697695">
                <w:rPr>
                  <w:rStyle w:val="Hyperlink"/>
                </w:rPr>
                <w:t>P</w:t>
              </w:r>
              <w:bookmarkStart w:id="1673" w:name="_Hlt514744734"/>
              <w:bookmarkEnd w:id="1672"/>
              <w:r w:rsidRPr="00697695">
                <w:rPr>
                  <w:rStyle w:val="Hyperlink"/>
                </w:rPr>
                <w:t>S</w:t>
              </w:r>
              <w:bookmarkEnd w:id="1673"/>
              <w:r w:rsidRPr="00697695">
                <w:rPr>
                  <w:rStyle w:val="Hyperlink"/>
                </w:rPr>
                <w:t>Y</w:t>
              </w:r>
              <w:bookmarkStart w:id="1674" w:name="_Hlt506776837"/>
              <w:r w:rsidRPr="00697695">
                <w:rPr>
                  <w:rStyle w:val="Hyperlink"/>
                </w:rPr>
                <w:t>C</w:t>
              </w:r>
              <w:bookmarkStart w:id="1675" w:name="_Hlt527349583"/>
              <w:bookmarkEnd w:id="1674"/>
              <w:r w:rsidRPr="00697695">
                <w:rPr>
                  <w:rStyle w:val="Hyperlink"/>
                </w:rPr>
                <w:t>H</w:t>
              </w:r>
              <w:bookmarkEnd w:id="1675"/>
              <w:r w:rsidRPr="00697695">
                <w:rPr>
                  <w:rStyle w:val="Hyperlink"/>
                </w:rPr>
                <w:t>-DED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AF3A0A6" w14:textId="77777777" w:rsidR="000751EA" w:rsidRDefault="000751EA" w:rsidP="000751EA">
            <w:pPr>
              <w:pStyle w:val="TableText"/>
            </w:pPr>
            <w:r w:rsidRPr="005B7BBA">
              <w:t>Detail psychiatric limit</w:t>
            </w:r>
          </w:p>
          <w:p w14:paraId="7F66D3FF" w14:textId="17BE8956" w:rsidR="000751EA" w:rsidRPr="005B7BBA" w:rsidRDefault="000751EA" w:rsidP="006B601B">
            <w:pPr>
              <w:pStyle w:val="TableText"/>
            </w:pPr>
            <w:r w:rsidRPr="006D719C">
              <w:rPr>
                <w:rFonts w:cs="Arial"/>
                <w:color w:val="000000"/>
              </w:rPr>
              <w:t>This field carries the allowed charge applied to the beneficiary’s psychiatric limitation. If no limitation applies, the value will still represent any amount paid for psychiatric therapy</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6DFD9B8" w14:textId="77777777" w:rsidR="000751EA" w:rsidRPr="005B7BBA" w:rsidRDefault="000751EA" w:rsidP="000751EA">
            <w:pPr>
              <w:pStyle w:val="TableText"/>
            </w:pPr>
            <w:r w:rsidRPr="005B7BBA">
              <w:t>7 N</w:t>
            </w:r>
          </w:p>
          <w:p w14:paraId="74B039E3"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7A9B5B3" w14:textId="77777777" w:rsidR="000751EA" w:rsidRPr="005B7BBA" w:rsidRDefault="000751EA" w:rsidP="000751EA">
            <w:pPr>
              <w:pStyle w:val="TableText"/>
            </w:pPr>
            <w:r w:rsidRPr="005B7BBA">
              <w:t>Detail amount applied to psychiatric limit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4AC4DCC"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513166AC"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6F3CACF9"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05C4BA28" w14:textId="77777777" w:rsidR="000751EA" w:rsidRPr="005B7BBA" w:rsidRDefault="000751EA" w:rsidP="000751EA">
            <w:pPr>
              <w:pStyle w:val="TableText"/>
            </w:pPr>
            <w:r w:rsidRPr="005B7BBA">
              <w:t>X</w:t>
            </w:r>
          </w:p>
        </w:tc>
      </w:tr>
      <w:tr w:rsidR="000751EA" w14:paraId="1B044045"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198D792" w14:textId="00A21E0B" w:rsidR="000751EA" w:rsidRPr="005B7BBA" w:rsidRDefault="000751EA" w:rsidP="000751EA">
            <w:pPr>
              <w:pStyle w:val="TableText"/>
            </w:pPr>
            <w:r w:rsidRPr="005B7BBA">
              <w:t>33</w:t>
            </w:r>
            <w:r>
              <w:t>3</w:t>
            </w:r>
            <w:r w:rsidR="005B7717">
              <w:t xml:space="preserve"> – </w:t>
            </w:r>
            <w:r w:rsidRPr="005B7BBA">
              <w:t>33</w:t>
            </w:r>
            <w:r>
              <w:t>9</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F92E0D2" w14:textId="77777777" w:rsidR="000751EA" w:rsidRPr="005B7BBA" w:rsidRDefault="000751EA" w:rsidP="000751EA">
            <w:pPr>
              <w:pStyle w:val="TableText"/>
            </w:pPr>
            <w:r w:rsidRPr="005B7BBA">
              <w:t>DET PHYS LIMIT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0C79787" w14:textId="2353B9DE" w:rsidR="000751EA" w:rsidRPr="005B7BBA" w:rsidRDefault="000751EA" w:rsidP="000751EA">
            <w:pPr>
              <w:pStyle w:val="TableText"/>
            </w:pPr>
            <w:r w:rsidRPr="005B7BBA">
              <w:t>:P:IDR-</w:t>
            </w:r>
            <w:hyperlink r:id="rId1286" w:history="1">
              <w:r w:rsidRPr="00697695">
                <w:rPr>
                  <w:rStyle w:val="Hyperlink"/>
                </w:rPr>
                <w:t>DT</w:t>
              </w:r>
              <w:bookmarkStart w:id="1676" w:name="_Hlt517152869"/>
              <w:r w:rsidRPr="00697695">
                <w:rPr>
                  <w:rStyle w:val="Hyperlink"/>
                </w:rPr>
                <w:t>L</w:t>
              </w:r>
              <w:bookmarkEnd w:id="1676"/>
              <w:r w:rsidRPr="00697695">
                <w:rPr>
                  <w:rStyle w:val="Hyperlink"/>
                </w:rPr>
                <w:t>-</w:t>
              </w:r>
              <w:bookmarkStart w:id="1677" w:name="_Hlt12261142"/>
              <w:r w:rsidRPr="00697695">
                <w:rPr>
                  <w:rStyle w:val="Hyperlink"/>
                </w:rPr>
                <w:t>P</w:t>
              </w:r>
              <w:bookmarkStart w:id="1678" w:name="_Hlt500223297"/>
              <w:bookmarkEnd w:id="1677"/>
              <w:r w:rsidRPr="00697695">
                <w:rPr>
                  <w:rStyle w:val="Hyperlink"/>
                </w:rPr>
                <w:t>H</w:t>
              </w:r>
              <w:bookmarkEnd w:id="1678"/>
              <w:r w:rsidRPr="00697695">
                <w:rPr>
                  <w:rStyle w:val="Hyperlink"/>
                </w:rPr>
                <w:t>Y</w:t>
              </w:r>
              <w:bookmarkStart w:id="1679" w:name="_Hlt506776810"/>
              <w:r w:rsidRPr="00697695">
                <w:rPr>
                  <w:rStyle w:val="Hyperlink"/>
                </w:rPr>
                <w:t>-</w:t>
              </w:r>
              <w:bookmarkEnd w:id="1679"/>
              <w:r w:rsidRPr="00697695">
                <w:rPr>
                  <w:rStyle w:val="Hyperlink"/>
                </w:rPr>
                <w:t>T</w:t>
              </w:r>
              <w:bookmarkStart w:id="1680" w:name="_Hlt527349692"/>
              <w:r w:rsidRPr="00697695">
                <w:rPr>
                  <w:rStyle w:val="Hyperlink"/>
                </w:rPr>
                <w:t>H</w:t>
              </w:r>
              <w:bookmarkStart w:id="1681" w:name="_Hlt514744739"/>
              <w:bookmarkEnd w:id="1680"/>
              <w:r w:rsidRPr="00697695">
                <w:rPr>
                  <w:rStyle w:val="Hyperlink"/>
                </w:rPr>
                <w:t>E</w:t>
              </w:r>
              <w:bookmarkEnd w:id="1681"/>
              <w:r w:rsidRPr="00697695">
                <w:rPr>
                  <w:rStyle w:val="Hyperlink"/>
                </w:rPr>
                <w:t>R-DED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40CFB92" w14:textId="77777777" w:rsidR="000751EA" w:rsidRDefault="000751EA" w:rsidP="000751EA">
            <w:pPr>
              <w:pStyle w:val="TableText"/>
            </w:pPr>
            <w:r w:rsidRPr="005B7BBA">
              <w:t>Detail physical therapy limit</w:t>
            </w:r>
          </w:p>
          <w:p w14:paraId="611BEE99" w14:textId="77777777" w:rsidR="000751EA" w:rsidRPr="005B7BBA" w:rsidRDefault="000751EA" w:rsidP="000751EA">
            <w:pPr>
              <w:pStyle w:val="TableText"/>
            </w:pPr>
            <w:r w:rsidRPr="000B2236">
              <w:rPr>
                <w:rFonts w:cs="Arial"/>
                <w:color w:val="000000"/>
              </w:rPr>
              <w:t>This field displays the dollar amount allowed for the claim line that was applied to a Medicare physical therapy payment limitation.</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79D4644" w14:textId="77777777" w:rsidR="000751EA" w:rsidRPr="005B7BBA" w:rsidRDefault="000751EA" w:rsidP="000751EA">
            <w:pPr>
              <w:pStyle w:val="TableText"/>
            </w:pPr>
            <w:r w:rsidRPr="005B7BBA">
              <w:t>7 N</w:t>
            </w:r>
          </w:p>
          <w:p w14:paraId="379D5AA6"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AAB51C5" w14:textId="77777777" w:rsidR="000751EA" w:rsidRPr="005B7BBA" w:rsidRDefault="000751EA" w:rsidP="000751EA">
            <w:pPr>
              <w:pStyle w:val="TableText"/>
            </w:pPr>
            <w:r w:rsidRPr="005B7BBA">
              <w:t>Detail amount applied to physical therapy limit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096CC6A4"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2D0D2D6A"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6D93F8F2"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60C25A04" w14:textId="77777777" w:rsidR="000751EA" w:rsidRPr="005B7BBA" w:rsidRDefault="000751EA" w:rsidP="000751EA">
            <w:pPr>
              <w:pStyle w:val="TableText"/>
            </w:pPr>
            <w:r w:rsidRPr="005B7BBA">
              <w:t>X</w:t>
            </w:r>
          </w:p>
        </w:tc>
      </w:tr>
      <w:tr w:rsidR="000751EA" w14:paraId="3354F7E4"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D22515D" w14:textId="1FC76FFB" w:rsidR="000751EA" w:rsidRPr="005B7BBA" w:rsidRDefault="000751EA" w:rsidP="000751EA">
            <w:pPr>
              <w:pStyle w:val="TableText"/>
            </w:pPr>
            <w:r w:rsidRPr="005B7BBA">
              <w:t>3</w:t>
            </w:r>
            <w:r>
              <w:t>40</w:t>
            </w:r>
            <w:r w:rsidR="005B7717">
              <w:t xml:space="preserve"> – </w:t>
            </w:r>
            <w:r w:rsidRPr="005B7BBA">
              <w:t>34</w:t>
            </w:r>
            <w:r>
              <w:t>6</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78981C65" w14:textId="77777777" w:rsidR="000751EA" w:rsidRPr="005B7BBA" w:rsidRDefault="000751EA" w:rsidP="000751EA">
            <w:pPr>
              <w:pStyle w:val="TableText"/>
            </w:pPr>
            <w:r w:rsidRPr="005B7BBA">
              <w:t>DTL OCC THER LIMIT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E86570F" w14:textId="62759B52" w:rsidR="000751EA" w:rsidRPr="005B7BBA" w:rsidRDefault="000751EA" w:rsidP="000751EA">
            <w:pPr>
              <w:pStyle w:val="TableText"/>
            </w:pPr>
            <w:r w:rsidRPr="005B7BBA">
              <w:t>:P:IDR-</w:t>
            </w:r>
            <w:hyperlink r:id="rId1287" w:history="1">
              <w:r w:rsidRPr="00697695">
                <w:rPr>
                  <w:rStyle w:val="Hyperlink"/>
                </w:rPr>
                <w:t>DT</w:t>
              </w:r>
              <w:bookmarkStart w:id="1682" w:name="_Hlt527349806"/>
              <w:r w:rsidRPr="00697695">
                <w:rPr>
                  <w:rStyle w:val="Hyperlink"/>
                </w:rPr>
                <w:t>L</w:t>
              </w:r>
              <w:bookmarkEnd w:id="1682"/>
              <w:r w:rsidRPr="00697695">
                <w:rPr>
                  <w:rStyle w:val="Hyperlink"/>
                </w:rPr>
                <w:t>-</w:t>
              </w:r>
              <w:bookmarkStart w:id="1683" w:name="_Hlt514744745"/>
              <w:r w:rsidRPr="00697695">
                <w:rPr>
                  <w:rStyle w:val="Hyperlink"/>
                </w:rPr>
                <w:t>O</w:t>
              </w:r>
              <w:bookmarkStart w:id="1684" w:name="_Hlt517152873"/>
              <w:bookmarkEnd w:id="1683"/>
              <w:r w:rsidRPr="00697695">
                <w:rPr>
                  <w:rStyle w:val="Hyperlink"/>
                </w:rPr>
                <w:t>C</w:t>
              </w:r>
              <w:bookmarkStart w:id="1685" w:name="_Hlt28759771"/>
              <w:bookmarkEnd w:id="1684"/>
              <w:r w:rsidRPr="00697695">
                <w:rPr>
                  <w:rStyle w:val="Hyperlink"/>
                </w:rPr>
                <w:t>C</w:t>
              </w:r>
              <w:bookmarkEnd w:id="1685"/>
              <w:r w:rsidRPr="00697695">
                <w:rPr>
                  <w:rStyle w:val="Hyperlink"/>
                </w:rPr>
                <w:t>-</w:t>
              </w:r>
              <w:bookmarkStart w:id="1686" w:name="_Hlt500223301"/>
              <w:r w:rsidRPr="00697695">
                <w:rPr>
                  <w:rStyle w:val="Hyperlink"/>
                </w:rPr>
                <w:t>T</w:t>
              </w:r>
              <w:bookmarkEnd w:id="1686"/>
              <w:r w:rsidRPr="00697695">
                <w:rPr>
                  <w:rStyle w:val="Hyperlink"/>
                </w:rPr>
                <w:t>HER-DED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2C6CAC5" w14:textId="77777777" w:rsidR="000751EA" w:rsidRDefault="000751EA" w:rsidP="000751EA">
            <w:pPr>
              <w:pStyle w:val="TableText"/>
            </w:pPr>
            <w:r w:rsidRPr="005B7BBA">
              <w:t>Detail occupational therapy limit</w:t>
            </w:r>
          </w:p>
          <w:p w14:paraId="1F5DA5D6" w14:textId="77777777" w:rsidR="000751EA" w:rsidRPr="005B7BBA" w:rsidRDefault="000751EA" w:rsidP="000751EA">
            <w:pPr>
              <w:pStyle w:val="TableText"/>
            </w:pPr>
            <w:r w:rsidRPr="00747E37">
              <w:rPr>
                <w:rFonts w:cs="Arial"/>
                <w:color w:val="000000"/>
              </w:rPr>
              <w:t>This field displays the dollar amount allowed for the claim line that was applied to a Medicare occupational therapy payment limitation.</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6AFB40C" w14:textId="77777777" w:rsidR="000751EA" w:rsidRPr="005B7BBA" w:rsidRDefault="000751EA" w:rsidP="000751EA">
            <w:pPr>
              <w:pStyle w:val="TableText"/>
            </w:pPr>
            <w:r w:rsidRPr="005B7BBA">
              <w:t>7 N</w:t>
            </w:r>
          </w:p>
          <w:p w14:paraId="7D9B0EC4"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0927050" w14:textId="77777777" w:rsidR="000751EA" w:rsidRPr="005B7BBA" w:rsidRDefault="000751EA" w:rsidP="000751EA">
            <w:pPr>
              <w:pStyle w:val="TableText"/>
            </w:pPr>
            <w:r w:rsidRPr="005B7BBA">
              <w:t>Detail amount applied to occupational therapy limit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CEB7152"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7F6742D5"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377BE2BC"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26B61BCB" w14:textId="77777777" w:rsidR="000751EA" w:rsidRPr="005B7BBA" w:rsidRDefault="000751EA" w:rsidP="000751EA">
            <w:pPr>
              <w:pStyle w:val="TableText"/>
            </w:pPr>
            <w:r w:rsidRPr="005B7BBA">
              <w:t>X</w:t>
            </w:r>
          </w:p>
        </w:tc>
      </w:tr>
      <w:tr w:rsidR="000751EA" w14:paraId="35D8BBD6" w14:textId="77777777" w:rsidTr="004F7FC3">
        <w:trPr>
          <w:cantSplit/>
          <w:trHeight w:val="3707"/>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DB6A1B2" w14:textId="77CD656E" w:rsidR="000751EA" w:rsidRPr="005B7BBA" w:rsidRDefault="000751EA" w:rsidP="000751EA">
            <w:pPr>
              <w:pStyle w:val="TableText"/>
            </w:pPr>
            <w:r w:rsidRPr="005B7BBA">
              <w:t>34</w:t>
            </w:r>
            <w:r>
              <w:t>7</w:t>
            </w:r>
            <w:r w:rsidR="005B7717">
              <w:t xml:space="preserve"> – </w:t>
            </w:r>
            <w:r w:rsidRPr="005B7BBA">
              <w:t>34</w:t>
            </w:r>
            <w:r>
              <w:t>8</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42660886" w14:textId="77777777" w:rsidR="000751EA" w:rsidRPr="005B7BBA" w:rsidRDefault="000751EA" w:rsidP="000751EA">
            <w:pPr>
              <w:pStyle w:val="TableText"/>
            </w:pPr>
            <w:r w:rsidRPr="005B7BBA">
              <w:t>DTL MSP TYPE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F61D4DE" w14:textId="79F5A5D7" w:rsidR="000751EA" w:rsidRPr="005B7BBA" w:rsidRDefault="000751EA" w:rsidP="000751EA">
            <w:pPr>
              <w:pStyle w:val="TableText"/>
            </w:pPr>
            <w:r w:rsidRPr="005B7BBA">
              <w:t>:P:IDR-</w:t>
            </w:r>
            <w:hyperlink r:id="rId1288" w:history="1">
              <w:r w:rsidRPr="00697695">
                <w:rPr>
                  <w:rStyle w:val="Hyperlink"/>
                </w:rPr>
                <w:t>D</w:t>
              </w:r>
              <w:bookmarkStart w:id="1687" w:name="_Hlt517152879"/>
              <w:r w:rsidRPr="00697695">
                <w:rPr>
                  <w:rStyle w:val="Hyperlink"/>
                </w:rPr>
                <w:t>T</w:t>
              </w:r>
              <w:bookmarkStart w:id="1688" w:name="_Hlt527349909"/>
              <w:bookmarkEnd w:id="1687"/>
              <w:r w:rsidRPr="00697695">
                <w:rPr>
                  <w:rStyle w:val="Hyperlink"/>
                </w:rPr>
                <w:t>L</w:t>
              </w:r>
              <w:bookmarkStart w:id="1689" w:name="_Hlt514744752"/>
              <w:bookmarkEnd w:id="1688"/>
              <w:r w:rsidRPr="00697695">
                <w:rPr>
                  <w:rStyle w:val="Hyperlink"/>
                </w:rPr>
                <w:t>-</w:t>
              </w:r>
              <w:bookmarkStart w:id="1690" w:name="_Hlt12261235"/>
              <w:bookmarkEnd w:id="1689"/>
              <w:r w:rsidRPr="00697695">
                <w:rPr>
                  <w:rStyle w:val="Hyperlink"/>
                </w:rPr>
                <w:t>M</w:t>
              </w:r>
              <w:bookmarkStart w:id="1691" w:name="_Hlt500223306"/>
              <w:bookmarkEnd w:id="1690"/>
              <w:r w:rsidRPr="00697695">
                <w:rPr>
                  <w:rStyle w:val="Hyperlink"/>
                </w:rPr>
                <w:t>S</w:t>
              </w:r>
              <w:bookmarkEnd w:id="1691"/>
              <w:r w:rsidRPr="00697695">
                <w:rPr>
                  <w:rStyle w:val="Hyperlink"/>
                </w:rPr>
                <w:t>P</w:t>
              </w:r>
              <w:bookmarkStart w:id="1692" w:name="_Hlt527349916"/>
              <w:r w:rsidRPr="00697695">
                <w:rPr>
                  <w:rStyle w:val="Hyperlink"/>
                </w:rPr>
                <w:t>-</w:t>
              </w:r>
              <w:bookmarkEnd w:id="1692"/>
              <w:r w:rsidRPr="00697695">
                <w:rPr>
                  <w:rStyle w:val="Hyperlink"/>
                </w:rPr>
                <w:t>TYPE</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73040D5" w14:textId="77777777" w:rsidR="000751EA" w:rsidRDefault="000751EA" w:rsidP="000751EA">
            <w:pPr>
              <w:pStyle w:val="TableText"/>
            </w:pPr>
            <w:r w:rsidRPr="005B7BBA">
              <w:t>Detail MSP type</w:t>
            </w:r>
          </w:p>
          <w:p w14:paraId="213412B5" w14:textId="77777777" w:rsidR="000751EA" w:rsidRDefault="000751EA" w:rsidP="000751EA">
            <w:pPr>
              <w:pStyle w:val="TableText"/>
              <w:rPr>
                <w:rFonts w:cs="Arial"/>
                <w:color w:val="000000"/>
              </w:rPr>
            </w:pPr>
            <w:r w:rsidRPr="00747E37">
              <w:rPr>
                <w:rFonts w:cs="Arial"/>
                <w:color w:val="000000"/>
              </w:rPr>
              <w:t>This field is used to identify the Medicare secondary payer (MSP) claims, i.e., datamatch, supplemental funding, such as post-pay backlog and education.</w:t>
            </w:r>
          </w:p>
          <w:p w14:paraId="65BE6FBC" w14:textId="77777777" w:rsidR="000751EA" w:rsidRPr="005B7BBA" w:rsidRDefault="000751EA" w:rsidP="000751EA">
            <w:pPr>
              <w:pStyle w:val="TableText"/>
            </w:pPr>
            <w:r w:rsidRPr="00747E37">
              <w:rPr>
                <w:rFonts w:cs="Arial"/>
                <w:color w:val="000000"/>
              </w:rPr>
              <w:t>For H99M4C02, this field identifies the type of other insurance in effect for the beneficiary specific to this claim line.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55D17229" w14:textId="77777777" w:rsidR="000751EA" w:rsidRPr="005B7BBA" w:rsidRDefault="000751EA" w:rsidP="000751EA">
            <w:pPr>
              <w:pStyle w:val="TableText"/>
            </w:pPr>
            <w:r w:rsidRPr="005B7BBA">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F157A31" w14:textId="77777777" w:rsidR="000751EA" w:rsidRPr="0097365E" w:rsidRDefault="000751EA" w:rsidP="000751EA">
            <w:pPr>
              <w:pStyle w:val="TableText"/>
              <w:rPr>
                <w:rFonts w:cs="Arial"/>
              </w:rPr>
            </w:pPr>
            <w:r w:rsidRPr="0042502A">
              <w:rPr>
                <w:rFonts w:cs="Arial"/>
                <w:b/>
              </w:rPr>
              <w:t>Valid Values:</w:t>
            </w:r>
          </w:p>
          <w:p w14:paraId="280CEB13" w14:textId="77777777" w:rsidR="00F1655B" w:rsidRDefault="00F1655B" w:rsidP="00F1655B">
            <w:pPr>
              <w:pStyle w:val="TableTextBullet"/>
            </w:pPr>
            <w:r>
              <w:t>011 – Conditional payment</w:t>
            </w:r>
          </w:p>
          <w:p w14:paraId="55FD87D6" w14:textId="5FE1A857" w:rsidR="000751EA" w:rsidRPr="00634779" w:rsidRDefault="000751EA" w:rsidP="00245396">
            <w:pPr>
              <w:pStyle w:val="TableTextBullet"/>
            </w:pPr>
            <w:r w:rsidRPr="00634779">
              <w:t xml:space="preserve">012 </w:t>
            </w:r>
            <w:r w:rsidR="006B601B">
              <w:t xml:space="preserve">– </w:t>
            </w:r>
            <w:r w:rsidRPr="00634779">
              <w:t>Working aged</w:t>
            </w:r>
          </w:p>
          <w:p w14:paraId="7A50F501" w14:textId="421D3661" w:rsidR="000751EA" w:rsidRPr="00634779" w:rsidRDefault="000751EA" w:rsidP="00245396">
            <w:pPr>
              <w:pStyle w:val="TableTextBullet"/>
            </w:pPr>
            <w:r w:rsidRPr="00634779">
              <w:t>013</w:t>
            </w:r>
            <w:r w:rsidR="006B601B">
              <w:t xml:space="preserve"> – </w:t>
            </w:r>
            <w:r w:rsidRPr="00634779">
              <w:t>ESRD</w:t>
            </w:r>
          </w:p>
          <w:p w14:paraId="0ED42685" w14:textId="796935A8" w:rsidR="000751EA" w:rsidRPr="00634779" w:rsidRDefault="000751EA" w:rsidP="00245396">
            <w:pPr>
              <w:pStyle w:val="TableTextBullet"/>
            </w:pPr>
            <w:r w:rsidRPr="00634779">
              <w:t>014</w:t>
            </w:r>
            <w:r w:rsidR="006B601B">
              <w:t xml:space="preserve"> – </w:t>
            </w:r>
            <w:r w:rsidRPr="00634779">
              <w:t>Auto No</w:t>
            </w:r>
            <w:r w:rsidR="006B601B">
              <w:t>-</w:t>
            </w:r>
            <w:r w:rsidRPr="00634779">
              <w:t>Fault</w:t>
            </w:r>
          </w:p>
          <w:p w14:paraId="7BD6793B" w14:textId="683BBF25" w:rsidR="000751EA" w:rsidRPr="00634779" w:rsidRDefault="000751EA" w:rsidP="00245396">
            <w:pPr>
              <w:pStyle w:val="TableTextBullet"/>
            </w:pPr>
            <w:r w:rsidRPr="00634779">
              <w:t>015</w:t>
            </w:r>
            <w:r w:rsidR="006B601B">
              <w:t xml:space="preserve"> – </w:t>
            </w:r>
            <w:r w:rsidRPr="00634779">
              <w:t>Worker’s Comp</w:t>
            </w:r>
          </w:p>
          <w:p w14:paraId="6DF5C01F" w14:textId="46BA1739" w:rsidR="000751EA" w:rsidRPr="00634779" w:rsidRDefault="000751EA" w:rsidP="00245396">
            <w:pPr>
              <w:pStyle w:val="TableTextBullet"/>
            </w:pPr>
            <w:r w:rsidRPr="00634779">
              <w:t>016</w:t>
            </w:r>
            <w:r w:rsidR="006B601B">
              <w:t xml:space="preserve"> – </w:t>
            </w:r>
            <w:r w:rsidRPr="00634779">
              <w:t>Federal</w:t>
            </w:r>
          </w:p>
          <w:p w14:paraId="07D8507D" w14:textId="0B8336AC" w:rsidR="000751EA" w:rsidRPr="00634779" w:rsidRDefault="000751EA" w:rsidP="00245396">
            <w:pPr>
              <w:pStyle w:val="TableTextBullet"/>
            </w:pPr>
            <w:r w:rsidRPr="00634779">
              <w:t>041</w:t>
            </w:r>
            <w:r w:rsidR="006B601B">
              <w:t xml:space="preserve"> – </w:t>
            </w:r>
            <w:r w:rsidRPr="00634779">
              <w:t>Black lung</w:t>
            </w:r>
          </w:p>
          <w:p w14:paraId="10947C31" w14:textId="786DB9BA" w:rsidR="000751EA" w:rsidRPr="00634779" w:rsidRDefault="000751EA" w:rsidP="00245396">
            <w:pPr>
              <w:pStyle w:val="TableTextBullet"/>
            </w:pPr>
            <w:r w:rsidRPr="00634779">
              <w:t>042</w:t>
            </w:r>
            <w:r w:rsidR="006B601B">
              <w:t xml:space="preserve"> – </w:t>
            </w:r>
            <w:r w:rsidRPr="00634779">
              <w:t xml:space="preserve">Veterans </w:t>
            </w:r>
            <w:r w:rsidR="006B601B">
              <w:t>A</w:t>
            </w:r>
            <w:r w:rsidRPr="00634779">
              <w:t>dministration</w:t>
            </w:r>
          </w:p>
          <w:p w14:paraId="2B6D20CB" w14:textId="44BD073C" w:rsidR="000751EA" w:rsidRPr="00634779" w:rsidRDefault="000751EA" w:rsidP="00245396">
            <w:pPr>
              <w:pStyle w:val="TableTextBullet"/>
            </w:pPr>
            <w:r w:rsidRPr="00634779">
              <w:t>043</w:t>
            </w:r>
            <w:r w:rsidR="006B601B">
              <w:t xml:space="preserve"> – </w:t>
            </w:r>
            <w:r w:rsidRPr="00634779">
              <w:t>Disabled</w:t>
            </w:r>
          </w:p>
          <w:p w14:paraId="148FE00B" w14:textId="4924CAB3" w:rsidR="000751EA" w:rsidRPr="005B7BBA" w:rsidRDefault="000751EA" w:rsidP="00245396">
            <w:pPr>
              <w:pStyle w:val="TableTextBullet"/>
            </w:pPr>
            <w:r w:rsidRPr="00634779">
              <w:t>047</w:t>
            </w:r>
            <w:r w:rsidR="006B601B">
              <w:t xml:space="preserve"> – </w:t>
            </w:r>
            <w:r w:rsidRPr="00634779">
              <w:t>Liability</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6E92C6BB"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0FDEF1BE"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76ECB899"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7272B6B9" w14:textId="77777777" w:rsidR="000751EA" w:rsidRPr="005B7BBA" w:rsidRDefault="000751EA" w:rsidP="000751EA">
            <w:pPr>
              <w:pStyle w:val="TableText"/>
            </w:pPr>
            <w:r w:rsidRPr="005B7BBA">
              <w:t>X</w:t>
            </w:r>
          </w:p>
        </w:tc>
      </w:tr>
      <w:tr w:rsidR="000751EA" w14:paraId="6774F6CB"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6AAD87B" w14:textId="651D4962" w:rsidR="000751EA" w:rsidRPr="005B7BBA" w:rsidRDefault="000751EA" w:rsidP="000751EA">
            <w:pPr>
              <w:pStyle w:val="TableText"/>
            </w:pPr>
            <w:r w:rsidRPr="005B7BBA">
              <w:t>34</w:t>
            </w:r>
            <w:r>
              <w:t>9</w:t>
            </w:r>
            <w:r w:rsidR="005B7717">
              <w:t xml:space="preserve"> – </w:t>
            </w:r>
            <w:r w:rsidRPr="005B7BBA">
              <w:t>35</w:t>
            </w:r>
            <w:r>
              <w:t>5</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733FDB6B" w14:textId="77777777" w:rsidR="000751EA" w:rsidRPr="005B7BBA" w:rsidRDefault="000751EA" w:rsidP="000751EA">
            <w:pPr>
              <w:pStyle w:val="TableText"/>
            </w:pPr>
            <w:r w:rsidRPr="005B7BBA">
              <w:t>DTL MSP ALLOWED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3D197EC" w14:textId="67C7D5FB" w:rsidR="000751EA" w:rsidRPr="005B7BBA" w:rsidRDefault="000751EA" w:rsidP="000751EA">
            <w:pPr>
              <w:pStyle w:val="TableText"/>
            </w:pPr>
            <w:r w:rsidRPr="005B7BBA">
              <w:t>:P:IDR-</w:t>
            </w:r>
            <w:bookmarkStart w:id="1693" w:name="_Hlt527350084"/>
            <w:r w:rsidRPr="00697695">
              <w:rPr>
                <w:rStyle w:val="Hyperlink"/>
              </w:rPr>
              <w:fldChar w:fldCharType="begin"/>
            </w:r>
            <w:r w:rsidR="00E62814">
              <w:rPr>
                <w:rStyle w:val="Hyperlink"/>
              </w:rPr>
              <w:instrText>HYPERLINK "..\\..\\DataDictionary\\COBOL\\DT\\DTL-MSP-ALLOW.docx"</w:instrText>
            </w:r>
            <w:r w:rsidRPr="00697695">
              <w:rPr>
                <w:rStyle w:val="Hyperlink"/>
              </w:rPr>
            </w:r>
            <w:r w:rsidRPr="00697695">
              <w:rPr>
                <w:rStyle w:val="Hyperlink"/>
              </w:rPr>
              <w:fldChar w:fldCharType="separate"/>
            </w:r>
            <w:r w:rsidRPr="00697695">
              <w:rPr>
                <w:rStyle w:val="Hyperlink"/>
              </w:rPr>
              <w:t>DT</w:t>
            </w:r>
            <w:bookmarkStart w:id="1694" w:name="_Hlt514744758"/>
            <w:r w:rsidRPr="00697695">
              <w:rPr>
                <w:rStyle w:val="Hyperlink"/>
              </w:rPr>
              <w:t>L</w:t>
            </w:r>
            <w:bookmarkStart w:id="1695" w:name="_Hlt12261494"/>
            <w:bookmarkStart w:id="1696" w:name="_Hlt500223310"/>
            <w:bookmarkEnd w:id="1694"/>
            <w:bookmarkEnd w:id="1695"/>
            <w:r w:rsidRPr="00697695">
              <w:rPr>
                <w:rStyle w:val="Hyperlink"/>
              </w:rPr>
              <w:t>-</w:t>
            </w:r>
            <w:bookmarkStart w:id="1697" w:name="_Hlt30574993"/>
            <w:bookmarkEnd w:id="1696"/>
            <w:r w:rsidRPr="00697695">
              <w:rPr>
                <w:rStyle w:val="Hyperlink"/>
              </w:rPr>
              <w:t>M</w:t>
            </w:r>
            <w:bookmarkStart w:id="1698" w:name="_Hlt28759811"/>
            <w:bookmarkEnd w:id="1697"/>
            <w:r w:rsidRPr="00697695">
              <w:rPr>
                <w:rStyle w:val="Hyperlink"/>
              </w:rPr>
              <w:t>S</w:t>
            </w:r>
            <w:bookmarkStart w:id="1699" w:name="_Hlt506775559"/>
            <w:bookmarkEnd w:id="1698"/>
            <w:r w:rsidRPr="00697695">
              <w:rPr>
                <w:rStyle w:val="Hyperlink"/>
              </w:rPr>
              <w:t>P</w:t>
            </w:r>
            <w:bookmarkEnd w:id="1699"/>
            <w:r w:rsidRPr="00697695">
              <w:rPr>
                <w:rStyle w:val="Hyperlink"/>
              </w:rPr>
              <w:t>-ALLOW</w:t>
            </w:r>
            <w:r w:rsidRPr="00697695">
              <w:rPr>
                <w:rStyle w:val="Hyperlink"/>
              </w:rPr>
              <w:fldChar w:fldCharType="end"/>
            </w:r>
            <w:bookmarkEnd w:id="1693"/>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ABE22E8" w14:textId="77777777" w:rsidR="000751EA" w:rsidRDefault="000751EA" w:rsidP="000751EA">
            <w:pPr>
              <w:pStyle w:val="TableText"/>
            </w:pPr>
            <w:r w:rsidRPr="005B7BBA">
              <w:t>Detail MSP allowed amount</w:t>
            </w:r>
          </w:p>
          <w:p w14:paraId="7B4E06F4" w14:textId="04D46326" w:rsidR="000751EA" w:rsidRPr="005B7BBA" w:rsidRDefault="000751EA" w:rsidP="006B601B">
            <w:pPr>
              <w:pStyle w:val="TableText"/>
            </w:pPr>
            <w:r w:rsidRPr="00AC456F">
              <w:rPr>
                <w:rFonts w:cs="Arial"/>
                <w:color w:val="000000"/>
              </w:rPr>
              <w:t>This field documents the total amount allowed by the other insurance coverage when applicable to the line item. Determined in the batch process, the amount is weighted by each line submitted charge against the total other insurer allowed for the entire claim. Amounts at the line level should equal the claim level amounts when added together.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B6DB553" w14:textId="77777777" w:rsidR="000751EA" w:rsidRPr="005B7BBA" w:rsidRDefault="000751EA" w:rsidP="000751EA">
            <w:pPr>
              <w:pStyle w:val="TableText"/>
            </w:pPr>
            <w:r w:rsidRPr="005B7BBA">
              <w:t>7 N</w:t>
            </w:r>
          </w:p>
          <w:p w14:paraId="3AD22691"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B1E546E"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599CBF0"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38319712"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617D620E"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2227AF18" w14:textId="77777777" w:rsidR="000751EA" w:rsidRPr="005B7BBA" w:rsidRDefault="000751EA" w:rsidP="000751EA">
            <w:pPr>
              <w:pStyle w:val="TableText"/>
            </w:pPr>
            <w:r w:rsidRPr="005B7BBA">
              <w:t>X</w:t>
            </w:r>
          </w:p>
        </w:tc>
      </w:tr>
      <w:tr w:rsidR="000751EA" w14:paraId="708C40DF"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D2CCA1A" w14:textId="079C5118" w:rsidR="000751EA" w:rsidRPr="005B7BBA" w:rsidRDefault="000751EA" w:rsidP="000751EA">
            <w:pPr>
              <w:pStyle w:val="TableText"/>
            </w:pPr>
            <w:r w:rsidRPr="005B7BBA">
              <w:t>35</w:t>
            </w:r>
            <w:r>
              <w:t>6</w:t>
            </w:r>
            <w:r w:rsidR="005B7717">
              <w:t xml:space="preserve"> – </w:t>
            </w:r>
            <w:r w:rsidRPr="005B7BBA">
              <w:t>36</w:t>
            </w:r>
            <w:r>
              <w:t>2</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0A5200B2" w14:textId="77777777" w:rsidR="000751EA" w:rsidRPr="005B7BBA" w:rsidRDefault="000751EA" w:rsidP="000751EA">
            <w:pPr>
              <w:pStyle w:val="TableText"/>
            </w:pPr>
            <w:r w:rsidRPr="005B7BBA">
              <w:t>DTL MSP PAID AMOUNT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06F15774" w14:textId="6AB27EA6" w:rsidR="000751EA" w:rsidRPr="005B7BBA" w:rsidRDefault="000751EA" w:rsidP="000751EA">
            <w:pPr>
              <w:pStyle w:val="TableText"/>
            </w:pPr>
            <w:r w:rsidRPr="005B7BBA">
              <w:t>:P:IDR-</w:t>
            </w:r>
            <w:hyperlink r:id="rId1289" w:history="1">
              <w:r w:rsidRPr="00697695">
                <w:rPr>
                  <w:rStyle w:val="Hyperlink"/>
                </w:rPr>
                <w:t>DT</w:t>
              </w:r>
              <w:bookmarkStart w:id="1700" w:name="_Hlt514744766"/>
              <w:r w:rsidRPr="00697695">
                <w:rPr>
                  <w:rStyle w:val="Hyperlink"/>
                </w:rPr>
                <w:t>L</w:t>
              </w:r>
              <w:bookmarkStart w:id="1701" w:name="_Hlt30574998"/>
              <w:bookmarkEnd w:id="1700"/>
              <w:r w:rsidRPr="00697695">
                <w:rPr>
                  <w:rStyle w:val="Hyperlink"/>
                </w:rPr>
                <w:t>-</w:t>
              </w:r>
              <w:bookmarkStart w:id="1702" w:name="_Hlt500223314"/>
              <w:bookmarkEnd w:id="1701"/>
              <w:r w:rsidRPr="00697695">
                <w:rPr>
                  <w:rStyle w:val="Hyperlink"/>
                </w:rPr>
                <w:t>M</w:t>
              </w:r>
              <w:bookmarkStart w:id="1703" w:name="_Hlt517152888"/>
              <w:bookmarkEnd w:id="1702"/>
              <w:r w:rsidRPr="00697695">
                <w:rPr>
                  <w:rStyle w:val="Hyperlink"/>
                </w:rPr>
                <w:t>S</w:t>
              </w:r>
              <w:bookmarkStart w:id="1704" w:name="_Hlt506775504"/>
              <w:bookmarkEnd w:id="1703"/>
              <w:r w:rsidRPr="00697695">
                <w:rPr>
                  <w:rStyle w:val="Hyperlink"/>
                </w:rPr>
                <w:t>P</w:t>
              </w:r>
              <w:bookmarkEnd w:id="1704"/>
              <w:r w:rsidRPr="00697695">
                <w:rPr>
                  <w:rStyle w:val="Hyperlink"/>
                </w:rPr>
                <w:t>-PAID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3B4A5C0" w14:textId="77777777" w:rsidR="000751EA" w:rsidRDefault="000751EA" w:rsidP="000751EA">
            <w:pPr>
              <w:pStyle w:val="TableText"/>
            </w:pPr>
            <w:r w:rsidRPr="005B7BBA">
              <w:t>Detail MSP payable amount</w:t>
            </w:r>
          </w:p>
          <w:p w14:paraId="7447A1D2" w14:textId="6739E4E1" w:rsidR="000751EA" w:rsidRPr="005B7BBA" w:rsidRDefault="000751EA" w:rsidP="006B601B">
            <w:pPr>
              <w:pStyle w:val="TableText"/>
            </w:pPr>
            <w:r w:rsidRPr="00747E37">
              <w:rPr>
                <w:rFonts w:cs="Arial"/>
                <w:color w:val="000000"/>
              </w:rPr>
              <w:t>This field documents the total amount paid by the other insurance coverage when applicable to the line item. Determined in the batch process, the amount is weighted by each line submitted charge against the total other insurer paid for the entire claim.</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B17E4DB" w14:textId="77777777" w:rsidR="000751EA" w:rsidRPr="005B7BBA" w:rsidRDefault="000751EA" w:rsidP="000751EA">
            <w:pPr>
              <w:pStyle w:val="TableText"/>
            </w:pPr>
            <w:r w:rsidRPr="005B7BBA">
              <w:t>7 N</w:t>
            </w:r>
          </w:p>
          <w:p w14:paraId="5EB3913B"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9D75F06"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66533CF"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338162BE"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05B5E500"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2E1ED98A" w14:textId="77777777" w:rsidR="000751EA" w:rsidRPr="005B7BBA" w:rsidRDefault="000751EA" w:rsidP="000751EA">
            <w:pPr>
              <w:pStyle w:val="TableText"/>
            </w:pPr>
            <w:r w:rsidRPr="005B7BBA">
              <w:t>X</w:t>
            </w:r>
          </w:p>
        </w:tc>
      </w:tr>
      <w:tr w:rsidR="000751EA" w14:paraId="06B4A188"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FA19EA0" w14:textId="2A40F6D0" w:rsidR="000751EA" w:rsidRPr="005B7BBA" w:rsidRDefault="000751EA" w:rsidP="000751EA">
            <w:pPr>
              <w:pStyle w:val="TableText"/>
            </w:pPr>
            <w:r w:rsidRPr="005B7BBA">
              <w:t>36</w:t>
            </w:r>
            <w:r>
              <w:t>3</w:t>
            </w:r>
            <w:r w:rsidR="005B7717">
              <w:t xml:space="preserve"> – </w:t>
            </w:r>
            <w:r w:rsidRPr="005B7BBA">
              <w:t>36</w:t>
            </w:r>
            <w:r>
              <w:t>9</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064F4475" w14:textId="77777777" w:rsidR="000751EA" w:rsidRPr="005B7BBA" w:rsidRDefault="000751EA" w:rsidP="000751EA">
            <w:pPr>
              <w:pStyle w:val="TableText"/>
            </w:pPr>
            <w:r w:rsidRPr="005B7BBA">
              <w:t>DTL CPT INT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A01F84C" w14:textId="2498AE8F" w:rsidR="000751EA" w:rsidRPr="005B7BBA" w:rsidRDefault="000751EA" w:rsidP="000751EA">
            <w:pPr>
              <w:pStyle w:val="TableText"/>
            </w:pPr>
            <w:r w:rsidRPr="005B7BBA">
              <w:t>:P:IDR-</w:t>
            </w:r>
            <w:hyperlink r:id="rId1290" w:history="1">
              <w:r w:rsidRPr="00697695">
                <w:rPr>
                  <w:rStyle w:val="Hyperlink"/>
                </w:rPr>
                <w:t>DT</w:t>
              </w:r>
              <w:bookmarkStart w:id="1705" w:name="_Hlt506775478"/>
              <w:r w:rsidRPr="00697695">
                <w:rPr>
                  <w:rStyle w:val="Hyperlink"/>
                </w:rPr>
                <w:t>L</w:t>
              </w:r>
              <w:bookmarkStart w:id="1706" w:name="_Hlt517152891"/>
              <w:bookmarkEnd w:id="1705"/>
              <w:r w:rsidRPr="00697695">
                <w:rPr>
                  <w:rStyle w:val="Hyperlink"/>
                </w:rPr>
                <w:t>-</w:t>
              </w:r>
              <w:bookmarkStart w:id="1707" w:name="_Hlt28759845"/>
              <w:bookmarkEnd w:id="1706"/>
              <w:r w:rsidRPr="00697695">
                <w:rPr>
                  <w:rStyle w:val="Hyperlink"/>
                </w:rPr>
                <w:t>C</w:t>
              </w:r>
              <w:bookmarkEnd w:id="1707"/>
              <w:r w:rsidRPr="00697695">
                <w:rPr>
                  <w:rStyle w:val="Hyperlink"/>
                </w:rPr>
                <w:t>P</w:t>
              </w:r>
              <w:bookmarkStart w:id="1708" w:name="_Hlt500223320"/>
              <w:r w:rsidRPr="00697695">
                <w:rPr>
                  <w:rStyle w:val="Hyperlink"/>
                </w:rPr>
                <w:t>T</w:t>
              </w:r>
              <w:bookmarkEnd w:id="1708"/>
              <w:r w:rsidRPr="00697695">
                <w:rPr>
                  <w:rStyle w:val="Hyperlink"/>
                </w:rPr>
                <w:t>-INT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89F5381" w14:textId="77777777" w:rsidR="000751EA" w:rsidRDefault="000751EA" w:rsidP="000751EA">
            <w:pPr>
              <w:pStyle w:val="TableText"/>
            </w:pPr>
            <w:r w:rsidRPr="005B7BBA">
              <w:t>Detail CPT Interest amount</w:t>
            </w:r>
          </w:p>
          <w:p w14:paraId="035331D1" w14:textId="77777777" w:rsidR="000751EA" w:rsidRPr="005B7BBA" w:rsidRDefault="000751EA" w:rsidP="000751EA">
            <w:pPr>
              <w:pStyle w:val="TableText"/>
            </w:pPr>
            <w:r w:rsidRPr="004B47CA">
              <w:rPr>
                <w:rFonts w:cs="Arial"/>
                <w:color w:val="000000"/>
              </w:rPr>
              <w:t>This field contains the interest amount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9AACA03" w14:textId="77777777" w:rsidR="000751EA" w:rsidRPr="005B7BBA" w:rsidRDefault="000751EA" w:rsidP="000751EA">
            <w:pPr>
              <w:pStyle w:val="TableText"/>
            </w:pPr>
            <w:r w:rsidRPr="005B7BBA">
              <w:t>7 N</w:t>
            </w:r>
          </w:p>
          <w:p w14:paraId="18149994"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9548DFE"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6BD83132"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5FE448E4"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53CD4B3D"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05CC3908" w14:textId="77777777" w:rsidR="000751EA" w:rsidRPr="005B7BBA" w:rsidRDefault="000751EA" w:rsidP="000751EA">
            <w:pPr>
              <w:pStyle w:val="TableText"/>
            </w:pPr>
            <w:r w:rsidRPr="005B7BBA">
              <w:t>X</w:t>
            </w:r>
          </w:p>
        </w:tc>
      </w:tr>
      <w:tr w:rsidR="000751EA" w14:paraId="7B6403D5"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AA585AB" w14:textId="2F015D65" w:rsidR="000751EA" w:rsidRPr="005B7BBA" w:rsidRDefault="000751EA" w:rsidP="000751EA">
            <w:pPr>
              <w:pStyle w:val="TableText"/>
            </w:pPr>
            <w:r w:rsidRPr="005B7BBA">
              <w:t>3</w:t>
            </w:r>
            <w:r>
              <w:t>70</w:t>
            </w:r>
            <w:r w:rsidR="005B7717">
              <w:t xml:space="preserve"> – </w:t>
            </w:r>
            <w:r w:rsidRPr="005B7BBA">
              <w:t>37</w:t>
            </w:r>
            <w:r>
              <w:t>6</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B05D1DB" w14:textId="77777777" w:rsidR="000751EA" w:rsidRPr="005B7BBA" w:rsidRDefault="000751EA" w:rsidP="000751EA">
            <w:pPr>
              <w:pStyle w:val="TableText"/>
            </w:pPr>
            <w:r w:rsidRPr="005B7BBA">
              <w:t>DTL SIM PROF COMP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9508524" w14:textId="4F916D51" w:rsidR="000751EA" w:rsidRPr="005B7BBA" w:rsidRDefault="000751EA" w:rsidP="000751EA">
            <w:pPr>
              <w:pStyle w:val="TableText"/>
            </w:pPr>
            <w:r w:rsidRPr="005B7BBA">
              <w:t>:P:IDR-</w:t>
            </w:r>
            <w:hyperlink r:id="rId1291" w:history="1">
              <w:r w:rsidRPr="00697695">
                <w:rPr>
                  <w:rStyle w:val="Hyperlink"/>
                </w:rPr>
                <w:t>DTL-HPSA-P-CMPT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11093F7" w14:textId="77777777" w:rsidR="000751EA" w:rsidRDefault="000751EA" w:rsidP="000751EA">
            <w:pPr>
              <w:pStyle w:val="TableText"/>
            </w:pPr>
            <w:r w:rsidRPr="005B7BBA">
              <w:t>Simulated Professional Component Amount</w:t>
            </w:r>
          </w:p>
          <w:p w14:paraId="6409350F" w14:textId="77777777" w:rsidR="000751EA" w:rsidRPr="005B7BBA" w:rsidRDefault="000751EA" w:rsidP="000751EA">
            <w:pPr>
              <w:pStyle w:val="TableText"/>
            </w:pPr>
            <w:r w:rsidRPr="00D961A1">
              <w:rPr>
                <w:rFonts w:cs="Arial"/>
                <w:color w:val="000000"/>
              </w:rPr>
              <w:t>Calculated amount used to pay HPSA and PSA bonus for PCTC 1 procedures billed without modifier 26 or TC - indicates the HPSA Professional Component amount.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5045617B" w14:textId="77777777" w:rsidR="000751EA" w:rsidRPr="005B7BBA" w:rsidRDefault="000751EA" w:rsidP="000751EA">
            <w:pPr>
              <w:pStyle w:val="TableText"/>
            </w:pPr>
            <w:r w:rsidRPr="005B7BBA">
              <w:t>7 N</w:t>
            </w:r>
          </w:p>
          <w:p w14:paraId="10B98E25"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98EC87B" w14:textId="77777777" w:rsidR="000751EA" w:rsidRPr="005B7BBA" w:rsidRDefault="000751EA" w:rsidP="000751EA">
            <w:pPr>
              <w:pStyle w:val="TableText"/>
            </w:pPr>
            <w:r w:rsidRPr="005B7BBA">
              <w:t>Calculated amount used to pay HPSA and PSA bonus for PCTC 1 procedures billed without modifier 26 or TC</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5ADE283"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6AD78E88"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6A83FA87" w14:textId="77777777" w:rsidR="000751EA" w:rsidRPr="005B7BBA" w:rsidRDefault="000751EA" w:rsidP="000751EA">
            <w:pPr>
              <w:pStyle w:val="TableText"/>
            </w:pPr>
            <w:r>
              <w:t>-</w:t>
            </w:r>
          </w:p>
        </w:tc>
        <w:tc>
          <w:tcPr>
            <w:tcW w:w="441" w:type="dxa"/>
            <w:tcBorders>
              <w:top w:val="single" w:sz="6" w:space="0" w:color="auto"/>
              <w:left w:val="single" w:sz="6" w:space="0" w:color="auto"/>
              <w:bottom w:val="single" w:sz="6" w:space="0" w:color="auto"/>
              <w:right w:val="single" w:sz="6" w:space="0" w:color="auto"/>
            </w:tcBorders>
          </w:tcPr>
          <w:p w14:paraId="642F0873" w14:textId="77777777" w:rsidR="000751EA" w:rsidRPr="005B7BBA" w:rsidRDefault="000751EA" w:rsidP="000751EA">
            <w:pPr>
              <w:pStyle w:val="TableText"/>
            </w:pPr>
            <w:r>
              <w:t>X</w:t>
            </w:r>
          </w:p>
        </w:tc>
      </w:tr>
      <w:tr w:rsidR="000751EA" w14:paraId="6050BF2A"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6F3FD56" w14:textId="64F0CC4C" w:rsidR="000751EA" w:rsidRPr="005B7BBA" w:rsidRDefault="000751EA" w:rsidP="000751EA">
            <w:pPr>
              <w:pStyle w:val="TableText"/>
            </w:pPr>
            <w:r w:rsidRPr="005B7BBA">
              <w:t>37</w:t>
            </w:r>
            <w:r>
              <w:t>7</w:t>
            </w:r>
            <w:r w:rsidR="005B7717">
              <w:t xml:space="preserve"> – </w:t>
            </w:r>
            <w:r w:rsidRPr="005B7BBA">
              <w:t>38</w:t>
            </w:r>
            <w:r>
              <w:t>3</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94AA8EE" w14:textId="77777777" w:rsidR="000751EA" w:rsidRPr="005B7BBA" w:rsidRDefault="000751EA" w:rsidP="000751EA">
            <w:pPr>
              <w:pStyle w:val="TableText"/>
            </w:pPr>
            <w:r w:rsidRPr="005B7BBA">
              <w:t>DTL COINS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03F8062" w14:textId="55BED994" w:rsidR="000751EA" w:rsidRPr="005B7BBA" w:rsidRDefault="000751EA" w:rsidP="000751EA">
            <w:pPr>
              <w:pStyle w:val="TableText"/>
            </w:pPr>
            <w:r w:rsidRPr="005B7BBA">
              <w:t>:P:IDR-</w:t>
            </w:r>
            <w:hyperlink r:id="rId1292" w:history="1">
              <w:r w:rsidRPr="00697695">
                <w:rPr>
                  <w:rStyle w:val="Hyperlink"/>
                </w:rPr>
                <w:t>D</w:t>
              </w:r>
              <w:bookmarkStart w:id="1709" w:name="_Hlt500223328"/>
              <w:r w:rsidRPr="00697695">
                <w:rPr>
                  <w:rStyle w:val="Hyperlink"/>
                </w:rPr>
                <w:t>T</w:t>
              </w:r>
              <w:bookmarkEnd w:id="1709"/>
              <w:r w:rsidRPr="00697695">
                <w:rPr>
                  <w:rStyle w:val="Hyperlink"/>
                </w:rPr>
                <w:t>L</w:t>
              </w:r>
              <w:bookmarkStart w:id="1710" w:name="_Hlt527350753"/>
              <w:r w:rsidRPr="00697695">
                <w:rPr>
                  <w:rStyle w:val="Hyperlink"/>
                </w:rPr>
                <w:t>-</w:t>
              </w:r>
              <w:bookmarkStart w:id="1711" w:name="_Hlt517152901"/>
              <w:bookmarkEnd w:id="1710"/>
              <w:r w:rsidRPr="00697695">
                <w:rPr>
                  <w:rStyle w:val="Hyperlink"/>
                </w:rPr>
                <w:t>C</w:t>
              </w:r>
              <w:bookmarkEnd w:id="1711"/>
              <w:r w:rsidRPr="00697695">
                <w:rPr>
                  <w:rStyle w:val="Hyperlink"/>
                </w:rPr>
                <w:t>OINS</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A075A35" w14:textId="77777777" w:rsidR="000751EA" w:rsidRDefault="000751EA" w:rsidP="000751EA">
            <w:pPr>
              <w:pStyle w:val="TableText"/>
            </w:pPr>
            <w:r w:rsidRPr="005B7BBA">
              <w:t>Detail coinsurance amount</w:t>
            </w:r>
          </w:p>
          <w:p w14:paraId="7F2D2C34" w14:textId="2C14B48A" w:rsidR="00771BDB" w:rsidRPr="005B7BBA" w:rsidRDefault="00771BDB" w:rsidP="00771BDB">
            <w:pPr>
              <w:pStyle w:val="TableText"/>
            </w:pPr>
            <w:r w:rsidRPr="00771BDB">
              <w:t xml:space="preserve">Note </w:t>
            </w:r>
            <w:r>
              <w:t>that this field will have the same value as the Coinsurance Amt field on a claim that has not been adjusted.  The value may be different than the Coinsurance Amt field when a claim reports to the IDR file again with a Q status as the amounts are updated by the adjustment information.</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305C9B8" w14:textId="77777777" w:rsidR="000751EA" w:rsidRPr="005B7BBA" w:rsidRDefault="000751EA" w:rsidP="000751EA">
            <w:pPr>
              <w:pStyle w:val="TableText"/>
            </w:pPr>
            <w:r w:rsidRPr="005B7BBA">
              <w:t>7 N</w:t>
            </w:r>
          </w:p>
          <w:p w14:paraId="10185104"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FE8D0A3"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7198C0F3"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0C2F0BEA"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03E8B733"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11C8D2EE" w14:textId="77777777" w:rsidR="000751EA" w:rsidRPr="005B7BBA" w:rsidRDefault="000751EA" w:rsidP="000751EA">
            <w:pPr>
              <w:pStyle w:val="TableText"/>
            </w:pPr>
            <w:r w:rsidRPr="005B7BBA">
              <w:t>X</w:t>
            </w:r>
          </w:p>
        </w:tc>
      </w:tr>
      <w:tr w:rsidR="000751EA" w14:paraId="2A0126DD"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4C28BC5" w14:textId="49EDE832" w:rsidR="000751EA" w:rsidRPr="005B7BBA" w:rsidRDefault="000751EA" w:rsidP="000751EA">
            <w:pPr>
              <w:pStyle w:val="TableText"/>
            </w:pPr>
            <w:r w:rsidRPr="005B7BBA">
              <w:t>38</w:t>
            </w:r>
            <w:r>
              <w:t>4</w:t>
            </w:r>
            <w:r w:rsidR="005B7717">
              <w:t xml:space="preserve"> – </w:t>
            </w:r>
            <w:r w:rsidRPr="005B7BBA">
              <w:t>3</w:t>
            </w:r>
            <w:r>
              <w:t>90</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0678D26C" w14:textId="77777777" w:rsidR="000751EA" w:rsidRPr="005B7BBA" w:rsidRDefault="000751EA" w:rsidP="000751EA">
            <w:pPr>
              <w:pStyle w:val="TableText"/>
            </w:pPr>
            <w:r w:rsidRPr="005B7BBA">
              <w:t>DTL MSP CUTBACK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42D2225" w14:textId="489647C2" w:rsidR="000751EA" w:rsidRPr="005B7BBA" w:rsidRDefault="000751EA" w:rsidP="000751EA">
            <w:pPr>
              <w:pStyle w:val="TableText"/>
            </w:pPr>
            <w:r w:rsidRPr="005B7BBA">
              <w:t>:P:IDR-</w:t>
            </w:r>
            <w:hyperlink r:id="rId1293" w:history="1">
              <w:r w:rsidRPr="00697695">
                <w:rPr>
                  <w:rStyle w:val="Hyperlink"/>
                </w:rPr>
                <w:t>D</w:t>
              </w:r>
              <w:bookmarkStart w:id="1712" w:name="_Hlt527358309"/>
              <w:r w:rsidRPr="00697695">
                <w:rPr>
                  <w:rStyle w:val="Hyperlink"/>
                </w:rPr>
                <w:t>T</w:t>
              </w:r>
              <w:bookmarkStart w:id="1713" w:name="_Hlt500223333"/>
              <w:bookmarkEnd w:id="1712"/>
              <w:r w:rsidRPr="00697695">
                <w:rPr>
                  <w:rStyle w:val="Hyperlink"/>
                </w:rPr>
                <w:t>L</w:t>
              </w:r>
              <w:bookmarkEnd w:id="1713"/>
              <w:r w:rsidRPr="00697695">
                <w:rPr>
                  <w:rStyle w:val="Hyperlink"/>
                </w:rPr>
                <w:t>-M</w:t>
              </w:r>
              <w:bookmarkStart w:id="1714" w:name="_Hlt12261800"/>
              <w:r w:rsidRPr="00697695">
                <w:rPr>
                  <w:rStyle w:val="Hyperlink"/>
                </w:rPr>
                <w:t>S</w:t>
              </w:r>
              <w:bookmarkStart w:id="1715" w:name="_Hlt514744795"/>
              <w:bookmarkEnd w:id="1714"/>
              <w:r w:rsidRPr="00697695">
                <w:rPr>
                  <w:rStyle w:val="Hyperlink"/>
                </w:rPr>
                <w:t>P</w:t>
              </w:r>
              <w:bookmarkStart w:id="1716" w:name="_Hlt500223438"/>
              <w:bookmarkEnd w:id="1715"/>
              <w:r w:rsidRPr="00697695">
                <w:rPr>
                  <w:rStyle w:val="Hyperlink"/>
                </w:rPr>
                <w:t>-</w:t>
              </w:r>
              <w:bookmarkStart w:id="1717" w:name="_Hlt527350831"/>
              <w:bookmarkEnd w:id="1716"/>
              <w:r w:rsidRPr="00697695">
                <w:rPr>
                  <w:rStyle w:val="Hyperlink"/>
                </w:rPr>
                <w:t>C</w:t>
              </w:r>
              <w:bookmarkEnd w:id="1717"/>
              <w:r w:rsidRPr="00697695">
                <w:rPr>
                  <w:rStyle w:val="Hyperlink"/>
                </w:rPr>
                <w:t>UT</w:t>
              </w:r>
              <w:bookmarkStart w:id="1718" w:name="_Hlt506774906"/>
              <w:r w:rsidRPr="00697695">
                <w:rPr>
                  <w:rStyle w:val="Hyperlink"/>
                </w:rPr>
                <w:t>B</w:t>
              </w:r>
              <w:bookmarkEnd w:id="1718"/>
              <w:r w:rsidRPr="00697695">
                <w:rPr>
                  <w:rStyle w:val="Hyperlink"/>
                </w:rPr>
                <w:t>ACK</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283C606" w14:textId="77777777" w:rsidR="000751EA" w:rsidRPr="005B7BBA" w:rsidRDefault="000751EA" w:rsidP="000751EA">
            <w:pPr>
              <w:pStyle w:val="TableText"/>
            </w:pPr>
            <w:r w:rsidRPr="005B7BBA">
              <w:t>Detail MSP cutback amount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450B331" w14:textId="77777777" w:rsidR="000751EA" w:rsidRPr="005B7BBA" w:rsidRDefault="000751EA" w:rsidP="000751EA">
            <w:pPr>
              <w:pStyle w:val="TableText"/>
            </w:pPr>
            <w:r w:rsidRPr="005B7BBA">
              <w:t>7 N</w:t>
            </w:r>
          </w:p>
          <w:p w14:paraId="26F71E91"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15C6A41"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016527B1"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20B07051"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2BD1A40D"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248F56C9" w14:textId="77777777" w:rsidR="000751EA" w:rsidRPr="005B7BBA" w:rsidRDefault="000751EA" w:rsidP="000751EA">
            <w:pPr>
              <w:pStyle w:val="TableText"/>
            </w:pPr>
            <w:r w:rsidRPr="005B7BBA">
              <w:t>X</w:t>
            </w:r>
          </w:p>
        </w:tc>
      </w:tr>
      <w:tr w:rsidR="000751EA" w14:paraId="35A6EE48"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93CB335" w14:textId="3F9F6C02" w:rsidR="000751EA" w:rsidRPr="005B7BBA" w:rsidRDefault="000751EA" w:rsidP="000751EA">
            <w:pPr>
              <w:pStyle w:val="TableText"/>
            </w:pPr>
            <w:r w:rsidRPr="005B7BBA">
              <w:t>39</w:t>
            </w:r>
            <w:r>
              <w:t>1</w:t>
            </w:r>
            <w:r w:rsidR="005B7717">
              <w:t xml:space="preserve"> – </w:t>
            </w:r>
            <w:r w:rsidRPr="005B7BBA">
              <w:t>39</w:t>
            </w:r>
            <w:r>
              <w:t>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78B3BBF3" w14:textId="77777777" w:rsidR="000751EA" w:rsidRPr="005B7BBA" w:rsidRDefault="000751EA" w:rsidP="000751EA">
            <w:pPr>
              <w:pStyle w:val="TableText"/>
            </w:pPr>
            <w:r w:rsidRPr="005B7BBA">
              <w:t>DTL LATE FILING RED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23E4A9C" w14:textId="1C4E69E4" w:rsidR="000751EA" w:rsidRPr="005B7BBA" w:rsidRDefault="000751EA" w:rsidP="000751EA">
            <w:pPr>
              <w:pStyle w:val="TableText"/>
            </w:pPr>
            <w:r w:rsidRPr="005B7BBA">
              <w:t>:P:IDR-</w:t>
            </w:r>
            <w:hyperlink r:id="rId1294" w:history="1">
              <w:r w:rsidRPr="00697695">
                <w:rPr>
                  <w:rStyle w:val="Hyperlink"/>
                </w:rPr>
                <w:t>D</w:t>
              </w:r>
              <w:bookmarkStart w:id="1719" w:name="_Hlt500223516"/>
              <w:r w:rsidRPr="00697695">
                <w:rPr>
                  <w:rStyle w:val="Hyperlink"/>
                </w:rPr>
                <w:t>T</w:t>
              </w:r>
              <w:bookmarkEnd w:id="1719"/>
              <w:r w:rsidRPr="00697695">
                <w:rPr>
                  <w:rStyle w:val="Hyperlink"/>
                </w:rPr>
                <w:t>L-</w:t>
              </w:r>
              <w:bookmarkStart w:id="1720" w:name="_Hlt527350971"/>
              <w:r w:rsidRPr="00697695">
                <w:rPr>
                  <w:rStyle w:val="Hyperlink"/>
                </w:rPr>
                <w:t>L</w:t>
              </w:r>
              <w:bookmarkStart w:id="1721" w:name="_Hlt517152917"/>
              <w:bookmarkEnd w:id="1720"/>
              <w:r w:rsidRPr="00697695">
                <w:rPr>
                  <w:rStyle w:val="Hyperlink"/>
                </w:rPr>
                <w:t>A</w:t>
              </w:r>
              <w:bookmarkEnd w:id="1721"/>
              <w:r w:rsidRPr="00697695">
                <w:rPr>
                  <w:rStyle w:val="Hyperlink"/>
                </w:rPr>
                <w:t>T</w:t>
              </w:r>
              <w:bookmarkStart w:id="1722" w:name="_Hlt514744799"/>
              <w:r w:rsidRPr="00697695">
                <w:rPr>
                  <w:rStyle w:val="Hyperlink"/>
                </w:rPr>
                <w:t>E</w:t>
              </w:r>
              <w:bookmarkStart w:id="1723" w:name="_Hlt506774883"/>
              <w:bookmarkEnd w:id="1722"/>
              <w:r w:rsidRPr="00697695">
                <w:rPr>
                  <w:rStyle w:val="Hyperlink"/>
                </w:rPr>
                <w:t>-</w:t>
              </w:r>
              <w:bookmarkEnd w:id="1723"/>
              <w:r w:rsidRPr="00697695">
                <w:rPr>
                  <w:rStyle w:val="Hyperlink"/>
                </w:rPr>
                <w:t>RED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AC0FF24" w14:textId="77777777" w:rsidR="000751EA" w:rsidRDefault="000751EA" w:rsidP="000751EA">
            <w:pPr>
              <w:pStyle w:val="TableText"/>
            </w:pPr>
            <w:r w:rsidRPr="005B7BBA">
              <w:t>Detail late filing reduction</w:t>
            </w:r>
          </w:p>
          <w:p w14:paraId="6908D1F5" w14:textId="1B929FB8" w:rsidR="000751EA" w:rsidRPr="005B7BBA" w:rsidRDefault="000751EA" w:rsidP="006B601B">
            <w:pPr>
              <w:pStyle w:val="TableText"/>
            </w:pPr>
            <w:r w:rsidRPr="00D961A1">
              <w:rPr>
                <w:rFonts w:cs="Arial"/>
                <w:color w:val="000000"/>
              </w:rPr>
              <w:t>A 10 % reduction of the final allowed charge is made when due to late claim filing restrictions. This reduction is applied to assigned services submitted for payment one year from date of service</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26B8198" w14:textId="77777777" w:rsidR="000751EA" w:rsidRPr="005B7BBA" w:rsidRDefault="000751EA" w:rsidP="000751EA">
            <w:pPr>
              <w:pStyle w:val="TableText"/>
            </w:pPr>
            <w:r w:rsidRPr="005B7BBA">
              <w:t>7 N</w:t>
            </w:r>
          </w:p>
          <w:p w14:paraId="415752AD"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E0B8200"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A871AF5"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1C22047E"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6013274B"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59D75A10" w14:textId="77777777" w:rsidR="000751EA" w:rsidRPr="005B7BBA" w:rsidRDefault="000751EA" w:rsidP="000751EA">
            <w:pPr>
              <w:pStyle w:val="TableText"/>
            </w:pPr>
            <w:r w:rsidRPr="005B7BBA">
              <w:t>X</w:t>
            </w:r>
          </w:p>
        </w:tc>
      </w:tr>
      <w:tr w:rsidR="000751EA" w14:paraId="5A52A2BE"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0100B28" w14:textId="1D72467B" w:rsidR="000751EA" w:rsidRPr="005B7BBA" w:rsidRDefault="000751EA" w:rsidP="000751EA">
            <w:pPr>
              <w:pStyle w:val="TableText"/>
            </w:pPr>
            <w:r w:rsidRPr="005B7BBA">
              <w:t>39</w:t>
            </w:r>
            <w:r>
              <w:t>8</w:t>
            </w:r>
            <w:r w:rsidR="005B7717">
              <w:t xml:space="preserve"> – </w:t>
            </w:r>
            <w:r w:rsidRPr="005B7BBA">
              <w:t>40</w:t>
            </w:r>
            <w:r>
              <w:t>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6288F6EA" w14:textId="77777777" w:rsidR="000751EA" w:rsidRPr="005B7BBA" w:rsidRDefault="000751EA" w:rsidP="000751EA">
            <w:pPr>
              <w:pStyle w:val="TableText"/>
            </w:pPr>
            <w:r w:rsidRPr="005B7BBA">
              <w:t>DTL REND PROV NPI</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B7552BD" w14:textId="68F121EA" w:rsidR="000751EA" w:rsidRPr="005B7BBA" w:rsidRDefault="000751EA" w:rsidP="000751EA">
            <w:pPr>
              <w:pStyle w:val="TableText"/>
            </w:pPr>
            <w:r w:rsidRPr="005B7BBA">
              <w:t>:P:IDR-</w:t>
            </w:r>
            <w:hyperlink r:id="rId1295" w:history="1">
              <w:r w:rsidRPr="00697695">
                <w:rPr>
                  <w:rStyle w:val="Hyperlink"/>
                </w:rPr>
                <w:t>DTL-REND-NPI</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EF3ED6F" w14:textId="77777777" w:rsidR="000751EA" w:rsidRDefault="000751EA" w:rsidP="000751EA">
            <w:pPr>
              <w:pStyle w:val="TableText"/>
            </w:pPr>
            <w:r w:rsidRPr="005B7BBA">
              <w:t>Detail rendering provider NPI</w:t>
            </w:r>
          </w:p>
          <w:p w14:paraId="0EE88DD3" w14:textId="77777777" w:rsidR="000751EA" w:rsidRPr="005B7BBA" w:rsidRDefault="000751EA" w:rsidP="000751EA">
            <w:pPr>
              <w:pStyle w:val="TableText"/>
            </w:pPr>
            <w:r w:rsidRPr="00BC28AF">
              <w:rPr>
                <w:rFonts w:cs="Arial"/>
                <w:color w:val="000000"/>
              </w:rPr>
              <w:t>This field carries the rendering provider’s National Provider Identifier (NPI) number.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A958A9B" w14:textId="77777777" w:rsidR="000751EA" w:rsidRPr="005B7BBA" w:rsidRDefault="000751EA" w:rsidP="000751EA">
            <w:pPr>
              <w:pStyle w:val="TableText"/>
            </w:pPr>
            <w:r w:rsidRPr="005B7BBA">
              <w:t>10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5F32391" w14:textId="77777777" w:rsidR="000751EA" w:rsidRPr="005B7BBA" w:rsidRDefault="000751EA" w:rsidP="000751EA">
            <w:pPr>
              <w:pStyle w:val="TableText"/>
            </w:pPr>
            <w:r w:rsidRPr="00CD58AF">
              <w:t>The NPI for the Rendering Provider on the claim detail line for this claim.</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7BA8418C"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00E789D4" w14:textId="77777777" w:rsidR="000751EA" w:rsidRPr="005B7BB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4D9F4821"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729F0A14" w14:textId="77777777" w:rsidR="000751EA" w:rsidRPr="005B7BBA" w:rsidRDefault="000751EA" w:rsidP="000751EA">
            <w:pPr>
              <w:pStyle w:val="TableText"/>
            </w:pPr>
            <w:r w:rsidRPr="005B7BBA">
              <w:t>X</w:t>
            </w:r>
          </w:p>
        </w:tc>
      </w:tr>
      <w:tr w:rsidR="000751EA" w14:paraId="09B551BB"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F3A2812" w14:textId="4B62203B" w:rsidR="000751EA" w:rsidRPr="005B7BBA" w:rsidRDefault="000751EA" w:rsidP="000751EA">
            <w:pPr>
              <w:pStyle w:val="TableText"/>
            </w:pPr>
            <w:r w:rsidRPr="005B7BBA">
              <w:t>40</w:t>
            </w:r>
            <w:r>
              <w:t>8</w:t>
            </w:r>
            <w:r w:rsidR="005B7717">
              <w:t xml:space="preserve"> – </w:t>
            </w:r>
            <w:r w:rsidRPr="005B7BBA">
              <w:t>41</w:t>
            </w:r>
            <w:r>
              <w:t>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651FF43B" w14:textId="77777777" w:rsidR="000751EA" w:rsidRPr="005B7BBA" w:rsidRDefault="000751EA" w:rsidP="000751EA">
            <w:pPr>
              <w:pStyle w:val="TableText"/>
            </w:pPr>
            <w:r w:rsidRPr="005B7BBA">
              <w:t>DTL REND PROV NUMBER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5E97665" w14:textId="234EB281" w:rsidR="000751EA" w:rsidRPr="005B7BBA" w:rsidRDefault="000751EA" w:rsidP="000751EA">
            <w:pPr>
              <w:pStyle w:val="TableText"/>
            </w:pPr>
            <w:r w:rsidRPr="005B7BBA">
              <w:t>:P:IDR-</w:t>
            </w:r>
            <w:hyperlink r:id="rId1296" w:history="1">
              <w:r w:rsidRPr="00697695">
                <w:rPr>
                  <w:rStyle w:val="Hyperlink"/>
                </w:rPr>
                <w:t>DT</w:t>
              </w:r>
              <w:bookmarkStart w:id="1724" w:name="_Hlt506774854"/>
              <w:r w:rsidRPr="00697695">
                <w:rPr>
                  <w:rStyle w:val="Hyperlink"/>
                </w:rPr>
                <w:t>L</w:t>
              </w:r>
              <w:bookmarkStart w:id="1725" w:name="_Hlt500223878"/>
              <w:bookmarkEnd w:id="1724"/>
              <w:r w:rsidRPr="00697695">
                <w:rPr>
                  <w:rStyle w:val="Hyperlink"/>
                </w:rPr>
                <w:t>-</w:t>
              </w:r>
              <w:bookmarkStart w:id="1726" w:name="_Hlt28759928"/>
              <w:bookmarkEnd w:id="1725"/>
              <w:r w:rsidRPr="00697695">
                <w:rPr>
                  <w:rStyle w:val="Hyperlink"/>
                </w:rPr>
                <w:t>R</w:t>
              </w:r>
              <w:bookmarkStart w:id="1727" w:name="_Hlt517152921"/>
              <w:bookmarkEnd w:id="1726"/>
              <w:r w:rsidRPr="00697695">
                <w:rPr>
                  <w:rStyle w:val="Hyperlink"/>
                </w:rPr>
                <w:t>E</w:t>
              </w:r>
              <w:bookmarkEnd w:id="1727"/>
              <w:r w:rsidRPr="00697695">
                <w:rPr>
                  <w:rStyle w:val="Hyperlink"/>
                </w:rPr>
                <w:t>N</w:t>
              </w:r>
              <w:bookmarkStart w:id="1728" w:name="_Hlt514744805"/>
              <w:r w:rsidRPr="00697695">
                <w:rPr>
                  <w:rStyle w:val="Hyperlink"/>
                </w:rPr>
                <w:t>D</w:t>
              </w:r>
              <w:bookmarkEnd w:id="1728"/>
              <w:r w:rsidRPr="00697695">
                <w:rPr>
                  <w:rStyle w:val="Hyperlink"/>
                </w:rPr>
                <w:t>-</w:t>
              </w:r>
              <w:bookmarkStart w:id="1729" w:name="_Hlt500223715"/>
              <w:r w:rsidRPr="00697695">
                <w:rPr>
                  <w:rStyle w:val="Hyperlink"/>
                </w:rPr>
                <w:t>P</w:t>
              </w:r>
              <w:bookmarkEnd w:id="1729"/>
              <w:r w:rsidRPr="00697695">
                <w:rPr>
                  <w:rStyle w:val="Hyperlink"/>
                </w:rPr>
                <w:t>ROV</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86FB6F1" w14:textId="77777777" w:rsidR="000751EA" w:rsidRDefault="000751EA" w:rsidP="000751EA">
            <w:pPr>
              <w:pStyle w:val="TableText"/>
            </w:pPr>
            <w:r w:rsidRPr="005B7BBA">
              <w:t>Detail rendering provider Number- individual that performed the procedure</w:t>
            </w:r>
          </w:p>
          <w:p w14:paraId="30CA0282" w14:textId="5BF064F2" w:rsidR="000751EA" w:rsidRPr="005B7BBA" w:rsidRDefault="000751EA" w:rsidP="006B601B">
            <w:pPr>
              <w:pStyle w:val="TableText"/>
            </w:pPr>
            <w:r w:rsidRPr="00650447">
              <w:rPr>
                <w:rFonts w:cs="Arial"/>
                <w:color w:val="000000"/>
              </w:rPr>
              <w:t>A 10</w:t>
            </w:r>
            <w:r w:rsidR="006B601B">
              <w:rPr>
                <w:rFonts w:cs="Arial"/>
                <w:color w:val="000000"/>
              </w:rPr>
              <w:t>-</w:t>
            </w:r>
            <w:r w:rsidRPr="00650447">
              <w:rPr>
                <w:rFonts w:cs="Arial"/>
                <w:color w:val="000000"/>
              </w:rPr>
              <w:t>digit provider number unique within MCS.</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50CF0F97" w14:textId="77777777" w:rsidR="000751EA" w:rsidRPr="005B7BBA" w:rsidRDefault="000751EA" w:rsidP="000751EA">
            <w:pPr>
              <w:pStyle w:val="TableText"/>
            </w:pPr>
            <w:r w:rsidRPr="005B7BBA">
              <w:t>10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295EFF2" w14:textId="77777777" w:rsidR="000751EA" w:rsidRPr="005B7BBA" w:rsidRDefault="000751EA" w:rsidP="000751EA">
            <w:pPr>
              <w:pStyle w:val="TableText"/>
            </w:pPr>
            <w:r w:rsidRPr="00CD58AF">
              <w:t>The PIN (also referred to as the PTAN) for the Rendering Provider, who performed the procedure, on the claim detail line for this claim.</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D22D375"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7C170059"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1975562A"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4577383D" w14:textId="77777777" w:rsidR="000751EA" w:rsidRPr="005B7BBA" w:rsidRDefault="000751EA" w:rsidP="000751EA">
            <w:pPr>
              <w:pStyle w:val="TableText"/>
            </w:pPr>
            <w:r w:rsidRPr="005B7BBA">
              <w:t>X</w:t>
            </w:r>
          </w:p>
        </w:tc>
      </w:tr>
      <w:tr w:rsidR="000751EA" w14:paraId="105785C3"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C0D370C" w14:textId="2A546E57" w:rsidR="000751EA" w:rsidRPr="005B7BBA" w:rsidRDefault="000751EA" w:rsidP="000751EA">
            <w:pPr>
              <w:pStyle w:val="TableText"/>
            </w:pPr>
            <w:r w:rsidRPr="005B7BBA">
              <w:t>41</w:t>
            </w:r>
            <w:r>
              <w:t>8</w:t>
            </w:r>
            <w:r w:rsidR="005B7717">
              <w:t xml:space="preserve"> – </w:t>
            </w:r>
            <w:r w:rsidRPr="005B7BBA">
              <w:t>42</w:t>
            </w:r>
            <w:r>
              <w:t>3</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72057F1A" w14:textId="77777777" w:rsidR="000751EA" w:rsidRPr="005B7BBA" w:rsidRDefault="000751EA" w:rsidP="000751EA">
            <w:pPr>
              <w:pStyle w:val="TableText"/>
            </w:pPr>
            <w:r w:rsidRPr="005B7BBA">
              <w:t>DTL REND UPIN NUMBER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7EA0E0B" w14:textId="5A28A25C" w:rsidR="000751EA" w:rsidRPr="005B7BBA" w:rsidRDefault="000751EA" w:rsidP="000751EA">
            <w:pPr>
              <w:pStyle w:val="TableText"/>
            </w:pPr>
            <w:r w:rsidRPr="005B7BBA">
              <w:t>:P:IDR-</w:t>
            </w:r>
            <w:hyperlink r:id="rId1297" w:history="1">
              <w:r w:rsidRPr="00697695">
                <w:rPr>
                  <w:rStyle w:val="Hyperlink"/>
                </w:rPr>
                <w:t>DTL</w:t>
              </w:r>
              <w:bookmarkStart w:id="1730" w:name="_Hlt12262337"/>
              <w:r w:rsidRPr="00697695">
                <w:rPr>
                  <w:rStyle w:val="Hyperlink"/>
                </w:rPr>
                <w:t>-</w:t>
              </w:r>
              <w:bookmarkStart w:id="1731" w:name="_Hlt500223883"/>
              <w:bookmarkEnd w:id="1730"/>
              <w:r w:rsidRPr="00697695">
                <w:rPr>
                  <w:rStyle w:val="Hyperlink"/>
                </w:rPr>
                <w:t>R</w:t>
              </w:r>
              <w:bookmarkStart w:id="1732" w:name="_Hlt517152923"/>
              <w:bookmarkEnd w:id="1731"/>
              <w:r w:rsidRPr="00697695">
                <w:rPr>
                  <w:rStyle w:val="Hyperlink"/>
                </w:rPr>
                <w:t>E</w:t>
              </w:r>
              <w:bookmarkEnd w:id="1732"/>
              <w:r w:rsidRPr="00697695">
                <w:rPr>
                  <w:rStyle w:val="Hyperlink"/>
                </w:rPr>
                <w:t>N</w:t>
              </w:r>
              <w:bookmarkStart w:id="1733" w:name="_Hlt506774829"/>
              <w:r w:rsidRPr="00697695">
                <w:rPr>
                  <w:rStyle w:val="Hyperlink"/>
                </w:rPr>
                <w:t>D</w:t>
              </w:r>
              <w:bookmarkEnd w:id="1733"/>
              <w:r w:rsidRPr="00697695">
                <w:rPr>
                  <w:rStyle w:val="Hyperlink"/>
                </w:rPr>
                <w:t>-UPIN</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92990BD" w14:textId="77777777" w:rsidR="000751EA" w:rsidRDefault="000751EA" w:rsidP="000751EA">
            <w:pPr>
              <w:pStyle w:val="TableText"/>
            </w:pPr>
            <w:r w:rsidRPr="005B7BBA">
              <w:t>Detail rendering provider UPIN Number</w:t>
            </w:r>
          </w:p>
          <w:p w14:paraId="5AA28D35" w14:textId="77777777" w:rsidR="000751EA" w:rsidRPr="005B7BBA" w:rsidRDefault="000751EA" w:rsidP="000751EA">
            <w:pPr>
              <w:pStyle w:val="TableText"/>
            </w:pPr>
            <w:r w:rsidRPr="00CD72CA">
              <w:rPr>
                <w:rFonts w:cs="Arial"/>
                <w:color w:val="000000"/>
              </w:rPr>
              <w:t>This field is used to record a unique identification number assigned to each provider who renders or refers services to or orders services for a Medicare beneficiary.</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9100F55" w14:textId="77777777" w:rsidR="000751EA" w:rsidRPr="005B7BBA" w:rsidRDefault="000751EA" w:rsidP="000751EA">
            <w:pPr>
              <w:pStyle w:val="TableText"/>
            </w:pPr>
            <w:r w:rsidRPr="005B7BBA">
              <w:t>6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8290AFD" w14:textId="77777777" w:rsidR="000751EA" w:rsidRPr="005B7BBA" w:rsidRDefault="000751EA" w:rsidP="000751EA">
            <w:pPr>
              <w:pStyle w:val="TableText"/>
            </w:pPr>
            <w:r w:rsidRPr="00CD58AF">
              <w:t>The UPIN of the Rendering Provider, who performed the procedure, on the claim detail line for this claim.</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09978752"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152F0E7D"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494B7FA4"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706C9330" w14:textId="77777777" w:rsidR="000751EA" w:rsidRPr="005B7BBA" w:rsidRDefault="000751EA" w:rsidP="000751EA">
            <w:pPr>
              <w:pStyle w:val="TableText"/>
            </w:pPr>
            <w:r w:rsidRPr="005B7BBA">
              <w:t>X</w:t>
            </w:r>
          </w:p>
        </w:tc>
      </w:tr>
      <w:tr w:rsidR="000751EA" w14:paraId="6DD430A7"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8B33DEB" w14:textId="69BE5560" w:rsidR="000751EA" w:rsidRPr="005B7BBA" w:rsidRDefault="000751EA" w:rsidP="000751EA">
            <w:pPr>
              <w:pStyle w:val="TableText"/>
            </w:pPr>
            <w:r w:rsidRPr="005B7BBA">
              <w:t>42</w:t>
            </w:r>
            <w:r>
              <w:t>4</w:t>
            </w:r>
            <w:r w:rsidR="005B7717">
              <w:t xml:space="preserve"> – </w:t>
            </w:r>
            <w:r w:rsidRPr="005B7BBA">
              <w:t>42</w:t>
            </w:r>
            <w:r>
              <w:t>5</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5F5B1D10" w14:textId="77777777" w:rsidR="000751EA" w:rsidRPr="005B7BBA" w:rsidRDefault="000751EA" w:rsidP="000751EA">
            <w:pPr>
              <w:pStyle w:val="TableText"/>
            </w:pPr>
            <w:r w:rsidRPr="005B7BBA">
              <w:t>DTL REND PROV TYPE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576CD99" w14:textId="0F60460D" w:rsidR="000751EA" w:rsidRPr="005B7BBA" w:rsidRDefault="000751EA" w:rsidP="000751EA">
            <w:pPr>
              <w:pStyle w:val="TableText"/>
            </w:pPr>
            <w:r w:rsidRPr="005B7BBA">
              <w:t>:P:IDR-</w:t>
            </w:r>
            <w:hyperlink r:id="rId1298" w:history="1">
              <w:r w:rsidRPr="00697695">
                <w:rPr>
                  <w:rStyle w:val="Hyperlink"/>
                </w:rPr>
                <w:t>DT</w:t>
              </w:r>
              <w:bookmarkStart w:id="1734" w:name="_Hlt500223888"/>
              <w:r w:rsidRPr="00697695">
                <w:rPr>
                  <w:rStyle w:val="Hyperlink"/>
                </w:rPr>
                <w:t>L</w:t>
              </w:r>
              <w:bookmarkStart w:id="1735" w:name="_Hlt506774772"/>
              <w:bookmarkEnd w:id="1734"/>
              <w:r w:rsidRPr="00697695">
                <w:rPr>
                  <w:rStyle w:val="Hyperlink"/>
                </w:rPr>
                <w:t>-</w:t>
              </w:r>
              <w:bookmarkStart w:id="1736" w:name="_Hlt12262365"/>
              <w:bookmarkEnd w:id="1735"/>
              <w:r w:rsidRPr="00697695">
                <w:rPr>
                  <w:rStyle w:val="Hyperlink"/>
                </w:rPr>
                <w:t>R</w:t>
              </w:r>
              <w:bookmarkStart w:id="1737" w:name="_Hlt514744814"/>
              <w:bookmarkEnd w:id="1736"/>
              <w:r w:rsidRPr="00697695">
                <w:rPr>
                  <w:rStyle w:val="Hyperlink"/>
                </w:rPr>
                <w:t>E</w:t>
              </w:r>
              <w:bookmarkStart w:id="1738" w:name="_Hlt527351635"/>
              <w:bookmarkEnd w:id="1737"/>
              <w:r w:rsidRPr="00697695">
                <w:rPr>
                  <w:rStyle w:val="Hyperlink"/>
                </w:rPr>
                <w:t>N</w:t>
              </w:r>
              <w:bookmarkEnd w:id="1738"/>
              <w:r w:rsidRPr="00697695">
                <w:rPr>
                  <w:rStyle w:val="Hyperlink"/>
                </w:rPr>
                <w:t>D-TYPE</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9BA37CD" w14:textId="77777777" w:rsidR="000751EA" w:rsidRDefault="000751EA" w:rsidP="000751EA">
            <w:pPr>
              <w:pStyle w:val="TableText"/>
            </w:pPr>
            <w:r w:rsidRPr="005B7BBA">
              <w:t>Detail rendering provider type</w:t>
            </w:r>
          </w:p>
          <w:p w14:paraId="77FBAFC7" w14:textId="77777777" w:rsidR="000751EA" w:rsidRPr="005B7BBA" w:rsidRDefault="000751EA" w:rsidP="000751EA">
            <w:pPr>
              <w:pStyle w:val="TableText"/>
            </w:pPr>
            <w:r w:rsidRPr="00CD72CA">
              <w:rPr>
                <w:rFonts w:cs="Arial"/>
                <w:color w:val="000000"/>
              </w:rPr>
              <w:t>This field displays a two-number code that is associated with identifying the rendering provider's type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D934C53" w14:textId="77777777" w:rsidR="000751EA" w:rsidRPr="005B7BBA" w:rsidRDefault="000751EA" w:rsidP="000751EA">
            <w:pPr>
              <w:pStyle w:val="TableText"/>
            </w:pPr>
            <w:r w:rsidRPr="005B7BBA">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6E3B656" w14:textId="7B6F8449" w:rsidR="000751EA" w:rsidRPr="005B7BBA" w:rsidRDefault="000751EA" w:rsidP="000751EA">
            <w:pPr>
              <w:pStyle w:val="TableText"/>
            </w:pPr>
            <w:r w:rsidRPr="005B7BBA">
              <w:t xml:space="preserve">See Basic values document </w:t>
            </w:r>
            <w:hyperlink r:id="rId1299" w:history="1">
              <w:r w:rsidRPr="00697695">
                <w:rPr>
                  <w:rStyle w:val="Hyperlink"/>
                </w:rPr>
                <w:t>S0105010</w:t>
              </w:r>
            </w:hyperlink>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8D6E532"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772394D7"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2B11E89A"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69153662" w14:textId="77777777" w:rsidR="000751EA" w:rsidRPr="005B7BBA" w:rsidRDefault="000751EA" w:rsidP="000751EA">
            <w:pPr>
              <w:pStyle w:val="TableText"/>
            </w:pPr>
            <w:r w:rsidRPr="005B7BBA">
              <w:t>X</w:t>
            </w:r>
          </w:p>
        </w:tc>
      </w:tr>
      <w:tr w:rsidR="000751EA" w14:paraId="575FA464"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05B7BD2" w14:textId="7876C100" w:rsidR="000751EA" w:rsidRPr="005B7BBA" w:rsidRDefault="000751EA" w:rsidP="000751EA">
            <w:pPr>
              <w:pStyle w:val="TableText"/>
            </w:pPr>
            <w:r w:rsidRPr="005B7BBA">
              <w:t>42</w:t>
            </w:r>
            <w:r>
              <w:t>6</w:t>
            </w:r>
            <w:r w:rsidR="005B7717">
              <w:t xml:space="preserve"> – </w:t>
            </w:r>
            <w:r w:rsidRPr="005B7BBA">
              <w:t>42</w:t>
            </w:r>
            <w:r>
              <w:t>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50A9D239" w14:textId="77777777" w:rsidR="000751EA" w:rsidRPr="005B7BBA" w:rsidRDefault="000751EA" w:rsidP="000751EA">
            <w:pPr>
              <w:pStyle w:val="TableText"/>
            </w:pPr>
            <w:r w:rsidRPr="005B7BBA">
              <w:t>DTL REND PROV SPEC</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DF2B19F" w14:textId="37DA08DB" w:rsidR="000751EA" w:rsidRPr="005B7BBA" w:rsidRDefault="000751EA" w:rsidP="000751EA">
            <w:pPr>
              <w:pStyle w:val="TableText"/>
            </w:pPr>
            <w:r w:rsidRPr="005B7BBA">
              <w:t>:P:IDR-</w:t>
            </w:r>
            <w:hyperlink r:id="rId1300" w:history="1">
              <w:r w:rsidRPr="00697695">
                <w:rPr>
                  <w:rStyle w:val="Hyperlink"/>
                </w:rPr>
                <w:t>DT</w:t>
              </w:r>
              <w:bookmarkStart w:id="1739" w:name="_Hlt500223894"/>
              <w:r w:rsidRPr="00697695">
                <w:rPr>
                  <w:rStyle w:val="Hyperlink"/>
                </w:rPr>
                <w:t>L</w:t>
              </w:r>
              <w:bookmarkStart w:id="1740" w:name="_Hlt527351715"/>
              <w:bookmarkEnd w:id="1739"/>
              <w:r w:rsidRPr="00697695">
                <w:rPr>
                  <w:rStyle w:val="Hyperlink"/>
                </w:rPr>
                <w:t>-</w:t>
              </w:r>
              <w:bookmarkStart w:id="1741" w:name="_Hlt28759974"/>
              <w:bookmarkEnd w:id="1740"/>
              <w:r w:rsidRPr="00697695">
                <w:rPr>
                  <w:rStyle w:val="Hyperlink"/>
                </w:rPr>
                <w:t>R</w:t>
              </w:r>
              <w:bookmarkStart w:id="1742" w:name="_Hlt517152930"/>
              <w:bookmarkEnd w:id="1741"/>
              <w:r w:rsidRPr="00697695">
                <w:rPr>
                  <w:rStyle w:val="Hyperlink"/>
                </w:rPr>
                <w:t>E</w:t>
              </w:r>
              <w:bookmarkStart w:id="1743" w:name="_Hlt514744819"/>
              <w:bookmarkEnd w:id="1742"/>
              <w:r w:rsidRPr="00697695">
                <w:rPr>
                  <w:rStyle w:val="Hyperlink"/>
                </w:rPr>
                <w:t>N</w:t>
              </w:r>
              <w:bookmarkEnd w:id="1743"/>
              <w:r w:rsidRPr="00697695">
                <w:rPr>
                  <w:rStyle w:val="Hyperlink"/>
                </w:rPr>
                <w:t>D</w:t>
              </w:r>
              <w:bookmarkStart w:id="1744" w:name="_Hlt506774701"/>
              <w:r w:rsidRPr="00697695">
                <w:rPr>
                  <w:rStyle w:val="Hyperlink"/>
                </w:rPr>
                <w:t>-</w:t>
              </w:r>
              <w:bookmarkEnd w:id="1744"/>
              <w:r w:rsidRPr="00697695">
                <w:rPr>
                  <w:rStyle w:val="Hyperlink"/>
                </w:rPr>
                <w:t>SPEC</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294EB9F" w14:textId="77777777" w:rsidR="000751EA" w:rsidRDefault="000751EA" w:rsidP="000751EA">
            <w:pPr>
              <w:pStyle w:val="TableText"/>
            </w:pPr>
            <w:r w:rsidRPr="005B7BBA">
              <w:t>Detail rendering provider spec</w:t>
            </w:r>
          </w:p>
          <w:p w14:paraId="261FD17C" w14:textId="77777777" w:rsidR="000751EA" w:rsidRPr="005B7BBA" w:rsidRDefault="000751EA" w:rsidP="000751EA">
            <w:pPr>
              <w:pStyle w:val="TableText"/>
            </w:pPr>
            <w:r w:rsidRPr="00650447">
              <w:rPr>
                <w:rFonts w:cs="Arial"/>
                <w:color w:val="000000"/>
              </w:rPr>
              <w:t>The rendering provider specialty code is a two-character code that identifies the rendering provider's specialty</w:t>
            </w:r>
            <w:r>
              <w:rPr>
                <w:rFonts w:cs="Arial"/>
                <w:color w:val="000000"/>
              </w:rPr>
              <w:t>.</w:t>
            </w:r>
            <w:r w:rsidRPr="005B7BBA">
              <w:t xml:space="preserve"> </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DB447A9" w14:textId="77777777" w:rsidR="000751EA" w:rsidRPr="005B7BBA" w:rsidRDefault="000751EA" w:rsidP="000751EA">
            <w:pPr>
              <w:pStyle w:val="TableText"/>
            </w:pPr>
            <w:r w:rsidRPr="005B7BBA">
              <w:t>2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82DDF0E" w14:textId="0C0831CC" w:rsidR="000751EA" w:rsidRPr="005B7BBA" w:rsidRDefault="000751EA" w:rsidP="000751EA">
            <w:pPr>
              <w:pStyle w:val="TableText"/>
            </w:pPr>
            <w:r w:rsidRPr="005B7BBA">
              <w:t xml:space="preserve">See Basic values document </w:t>
            </w:r>
            <w:hyperlink r:id="rId1301" w:history="1">
              <w:r w:rsidRPr="00697695">
                <w:rPr>
                  <w:rStyle w:val="Hyperlink"/>
                </w:rPr>
                <w:t>S0106010</w:t>
              </w:r>
            </w:hyperlink>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12D312ED"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4689C4DF"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2E527063"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2BAE437C" w14:textId="77777777" w:rsidR="000751EA" w:rsidRPr="005B7BBA" w:rsidRDefault="000751EA" w:rsidP="000751EA">
            <w:pPr>
              <w:pStyle w:val="TableText"/>
            </w:pPr>
            <w:r w:rsidRPr="005B7BBA">
              <w:t>X</w:t>
            </w:r>
          </w:p>
        </w:tc>
      </w:tr>
      <w:tr w:rsidR="000751EA" w14:paraId="1754A725"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B3280F3" w14:textId="198033FE" w:rsidR="000751EA" w:rsidRPr="005B7BBA" w:rsidRDefault="000751EA" w:rsidP="000751EA">
            <w:pPr>
              <w:pStyle w:val="TableText"/>
            </w:pPr>
            <w:r w:rsidRPr="005B7BBA">
              <w:t>42</w:t>
            </w:r>
            <w:r>
              <w:t>8</w:t>
            </w:r>
            <w:r w:rsidR="005B7717">
              <w:t xml:space="preserve"> – </w:t>
            </w:r>
            <w:r w:rsidRPr="005B7BBA">
              <w:t>43</w:t>
            </w:r>
            <w:r>
              <w:t>4</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2B899DFB" w14:textId="77777777" w:rsidR="000751EA" w:rsidRPr="005B7BBA" w:rsidRDefault="000751EA" w:rsidP="000751EA">
            <w:pPr>
              <w:pStyle w:val="TableText"/>
            </w:pPr>
            <w:r w:rsidRPr="005B7BBA">
              <w:t>DTL DEMO CUTBACK</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97E6665" w14:textId="753324F6" w:rsidR="000751EA" w:rsidRPr="005B7BBA" w:rsidRDefault="000751EA" w:rsidP="000751EA">
            <w:pPr>
              <w:pStyle w:val="TableText"/>
            </w:pPr>
            <w:r w:rsidRPr="005B7BBA">
              <w:t>:P:IDR-</w:t>
            </w:r>
            <w:bookmarkStart w:id="1745" w:name="_Hlt500223749"/>
            <w:r w:rsidRPr="00697695">
              <w:rPr>
                <w:rStyle w:val="Hyperlink"/>
              </w:rPr>
              <w:fldChar w:fldCharType="begin"/>
            </w:r>
            <w:r w:rsidR="00403652">
              <w:rPr>
                <w:rStyle w:val="Hyperlink"/>
              </w:rPr>
              <w:instrText>HYPERLINK "..\\..\\DataDictionary\\COBOL\\D\\DEMO-CUTBACK.docx"</w:instrText>
            </w:r>
            <w:r w:rsidRPr="00697695">
              <w:rPr>
                <w:rStyle w:val="Hyperlink"/>
              </w:rPr>
            </w:r>
            <w:r w:rsidRPr="00697695">
              <w:rPr>
                <w:rStyle w:val="Hyperlink"/>
              </w:rPr>
              <w:fldChar w:fldCharType="separate"/>
            </w:r>
            <w:r w:rsidRPr="00697695">
              <w:rPr>
                <w:rStyle w:val="Hyperlink"/>
              </w:rPr>
              <w:t>D</w:t>
            </w:r>
            <w:bookmarkEnd w:id="1745"/>
            <w:r w:rsidRPr="00697695">
              <w:rPr>
                <w:rStyle w:val="Hyperlink"/>
              </w:rPr>
              <w:t>EMO</w:t>
            </w:r>
            <w:bookmarkStart w:id="1746" w:name="_Hlt527354627"/>
            <w:bookmarkStart w:id="1747" w:name="_Hlt500223898"/>
            <w:bookmarkEnd w:id="1746"/>
            <w:r w:rsidRPr="00697695">
              <w:rPr>
                <w:rStyle w:val="Hyperlink"/>
              </w:rPr>
              <w:t>-</w:t>
            </w:r>
            <w:bookmarkStart w:id="1748" w:name="_Hlt527354313"/>
            <w:bookmarkEnd w:id="1747"/>
            <w:r w:rsidRPr="00697695">
              <w:rPr>
                <w:rStyle w:val="Hyperlink"/>
              </w:rPr>
              <w:t>C</w:t>
            </w:r>
            <w:bookmarkStart w:id="1749" w:name="_Hlt506774690"/>
            <w:bookmarkEnd w:id="1748"/>
            <w:r w:rsidRPr="00697695">
              <w:rPr>
                <w:rStyle w:val="Hyperlink"/>
              </w:rPr>
              <w:t>U</w:t>
            </w:r>
            <w:bookmarkStart w:id="1750" w:name="_Hlt506774663"/>
            <w:bookmarkEnd w:id="1749"/>
            <w:r w:rsidRPr="00697695">
              <w:rPr>
                <w:rStyle w:val="Hyperlink"/>
              </w:rPr>
              <w:t>T</w:t>
            </w:r>
            <w:bookmarkStart w:id="1751" w:name="_Hlt514744823"/>
            <w:bookmarkEnd w:id="1750"/>
            <w:r w:rsidRPr="00697695">
              <w:rPr>
                <w:rStyle w:val="Hyperlink"/>
              </w:rPr>
              <w:t>B</w:t>
            </w:r>
            <w:bookmarkEnd w:id="1751"/>
            <w:r w:rsidRPr="00697695">
              <w:rPr>
                <w:rStyle w:val="Hyperlink"/>
              </w:rPr>
              <w:t>AC</w:t>
            </w:r>
            <w:bookmarkStart w:id="1752" w:name="_Hlt500318656"/>
            <w:r w:rsidRPr="00697695">
              <w:rPr>
                <w:rStyle w:val="Hyperlink"/>
              </w:rPr>
              <w:t>K</w:t>
            </w:r>
            <w:bookmarkEnd w:id="1752"/>
            <w:r w:rsidRPr="00697695">
              <w:rPr>
                <w:rStyle w:val="Hyperlink"/>
              </w:rPr>
              <w:fldChar w:fldCharType="end"/>
            </w:r>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12B2414" w14:textId="77777777" w:rsidR="000751EA" w:rsidRDefault="000751EA" w:rsidP="000751EA">
            <w:pPr>
              <w:pStyle w:val="TableText"/>
            </w:pPr>
            <w:r w:rsidRPr="005B7BBA">
              <w:t>Demo cutback</w:t>
            </w:r>
          </w:p>
          <w:p w14:paraId="4F1408FA" w14:textId="77777777" w:rsidR="000751EA" w:rsidRPr="005B7BBA" w:rsidRDefault="000751EA" w:rsidP="000751EA">
            <w:pPr>
              <w:pStyle w:val="TableText"/>
            </w:pPr>
            <w:r w:rsidRPr="0027408C">
              <w:rPr>
                <w:rFonts w:cs="Arial"/>
                <w:color w:val="000000"/>
              </w:rPr>
              <w:t>For demonstration claims where Medicare does not pay, this field carries the amount that would have been paid.</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EA9465F" w14:textId="77777777" w:rsidR="000751EA" w:rsidRPr="005B7BBA" w:rsidRDefault="000751EA" w:rsidP="000751EA">
            <w:pPr>
              <w:pStyle w:val="TableText"/>
            </w:pPr>
            <w:r w:rsidRPr="005B7BBA">
              <w:t>7 N</w:t>
            </w:r>
          </w:p>
          <w:p w14:paraId="4EFD8566"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EF3808E"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0E97B403"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6CE18445"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229C3937"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5E4BA70E" w14:textId="77777777" w:rsidR="000751EA" w:rsidRPr="005B7BBA" w:rsidRDefault="000751EA" w:rsidP="000751EA">
            <w:pPr>
              <w:pStyle w:val="TableText"/>
            </w:pPr>
            <w:r w:rsidRPr="005B7BBA">
              <w:t>X</w:t>
            </w:r>
          </w:p>
        </w:tc>
      </w:tr>
      <w:tr w:rsidR="000751EA" w14:paraId="0AA0D67E"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59CEEDD" w14:textId="410BD4B2" w:rsidR="000751EA" w:rsidRPr="005B7BBA" w:rsidRDefault="000751EA" w:rsidP="000751EA">
            <w:pPr>
              <w:pStyle w:val="TableText"/>
            </w:pPr>
            <w:r w:rsidRPr="005B7BBA">
              <w:t>43</w:t>
            </w:r>
            <w:r>
              <w:t>5</w:t>
            </w:r>
            <w:r w:rsidR="005B7717">
              <w:t xml:space="preserve"> – </w:t>
            </w:r>
            <w:r w:rsidRPr="005B7BBA">
              <w:t>44</w:t>
            </w:r>
            <w:r>
              <w:t>1</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0846583" w14:textId="77777777" w:rsidR="000751EA" w:rsidRPr="005B7BBA" w:rsidRDefault="000751EA" w:rsidP="000751EA">
            <w:pPr>
              <w:pStyle w:val="TableText"/>
            </w:pPr>
            <w:r w:rsidRPr="005B7BBA">
              <w:t>DTL ORIG ALLOWED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237022B" w14:textId="041173A7" w:rsidR="000751EA" w:rsidRPr="005B7BBA" w:rsidRDefault="000751EA" w:rsidP="000751EA">
            <w:pPr>
              <w:pStyle w:val="TableText"/>
            </w:pPr>
            <w:r w:rsidRPr="005B7BBA">
              <w:t>:P:IDR-</w:t>
            </w:r>
            <w:hyperlink r:id="rId1302" w:history="1">
              <w:r w:rsidRPr="00697695">
                <w:rPr>
                  <w:rStyle w:val="Hyperlink"/>
                </w:rPr>
                <w:t>DTL</w:t>
              </w:r>
              <w:bookmarkStart w:id="1753" w:name="_Hlt500223903"/>
              <w:r w:rsidRPr="00697695">
                <w:rPr>
                  <w:rStyle w:val="Hyperlink"/>
                </w:rPr>
                <w:t>-</w:t>
              </w:r>
              <w:bookmarkEnd w:id="1753"/>
              <w:r w:rsidRPr="00697695">
                <w:rPr>
                  <w:rStyle w:val="Hyperlink"/>
                </w:rPr>
                <w:t>O</w:t>
              </w:r>
              <w:bookmarkStart w:id="1754" w:name="_Hlt514744828"/>
              <w:r w:rsidRPr="00697695">
                <w:rPr>
                  <w:rStyle w:val="Hyperlink"/>
                </w:rPr>
                <w:t>R</w:t>
              </w:r>
              <w:bookmarkStart w:id="1755" w:name="_Hlt527354709"/>
              <w:bookmarkEnd w:id="1754"/>
              <w:r w:rsidRPr="00697695">
                <w:rPr>
                  <w:rStyle w:val="Hyperlink"/>
                </w:rPr>
                <w:t>I</w:t>
              </w:r>
              <w:bookmarkStart w:id="1756" w:name="_Hlt506774633"/>
              <w:bookmarkEnd w:id="1755"/>
              <w:r w:rsidRPr="00697695">
                <w:rPr>
                  <w:rStyle w:val="Hyperlink"/>
                </w:rPr>
                <w:t>G</w:t>
              </w:r>
              <w:bookmarkStart w:id="1757" w:name="_Hlt517152936"/>
              <w:bookmarkEnd w:id="1756"/>
              <w:r w:rsidRPr="00697695">
                <w:rPr>
                  <w:rStyle w:val="Hyperlink"/>
                </w:rPr>
                <w:t>-</w:t>
              </w:r>
              <w:bookmarkEnd w:id="1757"/>
              <w:r w:rsidRPr="00697695">
                <w:rPr>
                  <w:rStyle w:val="Hyperlink"/>
                </w:rPr>
                <w:t>ALLOW</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35B1292" w14:textId="77777777" w:rsidR="000751EA" w:rsidRDefault="000751EA" w:rsidP="000751EA">
            <w:pPr>
              <w:pStyle w:val="TableText"/>
            </w:pPr>
            <w:r w:rsidRPr="005B7BBA">
              <w:t>Original allowed amount</w:t>
            </w:r>
          </w:p>
          <w:p w14:paraId="67E45AE8" w14:textId="77777777" w:rsidR="000751EA" w:rsidRPr="005B7BBA" w:rsidRDefault="000751EA" w:rsidP="000751EA">
            <w:pPr>
              <w:pStyle w:val="TableText"/>
            </w:pPr>
            <w:r w:rsidRPr="000B2236">
              <w:rPr>
                <w:rFonts w:cs="Arial"/>
                <w:color w:val="000000"/>
              </w:rPr>
              <w:t xml:space="preserve">This field contains the original </w:t>
            </w:r>
            <w:r>
              <w:rPr>
                <w:rFonts w:cs="Arial"/>
                <w:color w:val="000000"/>
              </w:rPr>
              <w:t xml:space="preserve">claim’s </w:t>
            </w:r>
            <w:r w:rsidRPr="000B2236">
              <w:rPr>
                <w:rFonts w:cs="Arial"/>
                <w:color w:val="000000"/>
              </w:rPr>
              <w:t>allowed amount (prior to any reductions or denials) for a specific line item/detail record.</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E805764" w14:textId="77777777" w:rsidR="000751EA" w:rsidRPr="005B7BBA" w:rsidRDefault="000751EA" w:rsidP="000751EA">
            <w:pPr>
              <w:pStyle w:val="TableText"/>
            </w:pPr>
            <w:r w:rsidRPr="005B7BBA">
              <w:t>7 N</w:t>
            </w:r>
          </w:p>
          <w:p w14:paraId="5CA55A63"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E89779C" w14:textId="77777777" w:rsidR="000751EA" w:rsidRPr="005B7BBA" w:rsidRDefault="000751EA" w:rsidP="000751EA">
            <w:pPr>
              <w:pStyle w:val="TableText"/>
            </w:pPr>
            <w:r w:rsidRPr="005B7BBA">
              <w:t>Only present for full claim adjustments</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0ABE67E1"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45A3CBCD" w14:textId="77777777" w:rsidR="000751EA" w:rsidRPr="005B7BBA" w:rsidRDefault="000751EA" w:rsidP="000751EA">
            <w:pPr>
              <w:pStyle w:val="TableText"/>
            </w:pPr>
            <w:r w:rsidRPr="005B7BBA">
              <w:t>X</w:t>
            </w:r>
          </w:p>
        </w:tc>
        <w:tc>
          <w:tcPr>
            <w:tcW w:w="440" w:type="dxa"/>
            <w:tcBorders>
              <w:top w:val="single" w:sz="6" w:space="0" w:color="auto"/>
              <w:left w:val="single" w:sz="6" w:space="0" w:color="auto"/>
              <w:bottom w:val="single" w:sz="6" w:space="0" w:color="auto"/>
              <w:right w:val="single" w:sz="6" w:space="0" w:color="auto"/>
            </w:tcBorders>
          </w:tcPr>
          <w:p w14:paraId="37CE3FA1"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7E6BDA40" w14:textId="77777777" w:rsidR="000751EA" w:rsidRPr="005B7BBA" w:rsidRDefault="000751EA" w:rsidP="000751EA">
            <w:pPr>
              <w:pStyle w:val="TableText"/>
            </w:pPr>
            <w:r w:rsidRPr="005B7BBA">
              <w:t>X</w:t>
            </w:r>
          </w:p>
        </w:tc>
      </w:tr>
      <w:tr w:rsidR="000751EA" w14:paraId="1C726E2C"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7516262" w14:textId="4D30AAEF" w:rsidR="000751EA" w:rsidRPr="005B7BBA" w:rsidRDefault="000751EA" w:rsidP="000751EA">
            <w:pPr>
              <w:pStyle w:val="TableText"/>
            </w:pPr>
            <w:r w:rsidRPr="005B7BBA">
              <w:t>44</w:t>
            </w:r>
            <w:r>
              <w:t>2</w:t>
            </w:r>
            <w:r w:rsidR="005B7717">
              <w:t xml:space="preserve"> – </w:t>
            </w:r>
            <w:r w:rsidRPr="005B7BBA">
              <w:t>44</w:t>
            </w:r>
            <w:r>
              <w:t>8</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683835CC" w14:textId="77777777" w:rsidR="000751EA" w:rsidRPr="005B7BBA" w:rsidRDefault="000751EA" w:rsidP="000751EA">
            <w:pPr>
              <w:pStyle w:val="TableText"/>
            </w:pPr>
            <w:r w:rsidRPr="005B7BBA">
              <w:t>DTL RESN AMOUNT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F74B80A" w14:textId="70C3E835" w:rsidR="000751EA" w:rsidRPr="005B7BBA" w:rsidRDefault="000751EA" w:rsidP="000751EA">
            <w:pPr>
              <w:pStyle w:val="TableText"/>
            </w:pPr>
            <w:r w:rsidRPr="005B7BBA">
              <w:t>:P:IDR-</w:t>
            </w:r>
            <w:bookmarkStart w:id="1758" w:name="_Hlt500223907"/>
            <w:r w:rsidRPr="00697695">
              <w:rPr>
                <w:rStyle w:val="Hyperlink"/>
              </w:rPr>
              <w:fldChar w:fldCharType="begin"/>
            </w:r>
            <w:r w:rsidR="004804E2">
              <w:rPr>
                <w:rStyle w:val="Hyperlink"/>
              </w:rPr>
              <w:instrText>HYPERLINK "..\\..\\DataDictionary\\COBOL\\DTLN\\DTL-REAS-AMT.docx"</w:instrText>
            </w:r>
            <w:r w:rsidRPr="00697695">
              <w:rPr>
                <w:rStyle w:val="Hyperlink"/>
              </w:rPr>
            </w:r>
            <w:r w:rsidRPr="00697695">
              <w:rPr>
                <w:rStyle w:val="Hyperlink"/>
              </w:rPr>
              <w:fldChar w:fldCharType="separate"/>
            </w:r>
            <w:r w:rsidRPr="00697695">
              <w:rPr>
                <w:rStyle w:val="Hyperlink"/>
              </w:rPr>
              <w:t>D</w:t>
            </w:r>
            <w:bookmarkStart w:id="1759" w:name="_Hlt527354822"/>
            <w:r w:rsidRPr="00697695">
              <w:rPr>
                <w:rStyle w:val="Hyperlink"/>
              </w:rPr>
              <w:t>T</w:t>
            </w:r>
            <w:bookmarkStart w:id="1760" w:name="_Hlt514744833"/>
            <w:bookmarkEnd w:id="1759"/>
            <w:r w:rsidRPr="00697695">
              <w:rPr>
                <w:rStyle w:val="Hyperlink"/>
              </w:rPr>
              <w:t>L</w:t>
            </w:r>
            <w:bookmarkStart w:id="1761" w:name="_Hlt506774592"/>
            <w:bookmarkEnd w:id="1760"/>
            <w:r w:rsidRPr="00697695">
              <w:rPr>
                <w:rStyle w:val="Hyperlink"/>
              </w:rPr>
              <w:t>-</w:t>
            </w:r>
            <w:bookmarkEnd w:id="1761"/>
            <w:r w:rsidRPr="00697695">
              <w:rPr>
                <w:rStyle w:val="Hyperlink"/>
              </w:rPr>
              <w:t>RE</w:t>
            </w:r>
            <w:bookmarkStart w:id="1762" w:name="_Hlt517152940"/>
            <w:r w:rsidRPr="00697695">
              <w:rPr>
                <w:rStyle w:val="Hyperlink"/>
              </w:rPr>
              <w:t>A</w:t>
            </w:r>
            <w:bookmarkEnd w:id="1762"/>
            <w:r w:rsidRPr="00697695">
              <w:rPr>
                <w:rStyle w:val="Hyperlink"/>
              </w:rPr>
              <w:t>S-AM</w:t>
            </w:r>
            <w:bookmarkStart w:id="1763" w:name="_Hlt500318663"/>
            <w:r w:rsidRPr="00697695">
              <w:rPr>
                <w:rStyle w:val="Hyperlink"/>
              </w:rPr>
              <w:t>T</w:t>
            </w:r>
            <w:bookmarkEnd w:id="1758"/>
            <w:bookmarkEnd w:id="1763"/>
            <w:r w:rsidRPr="00697695">
              <w:rPr>
                <w:rStyle w:val="Hyperlink"/>
              </w:rPr>
              <w:fldChar w:fldCharType="end"/>
            </w:r>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BC524CF" w14:textId="77777777" w:rsidR="000751EA" w:rsidRDefault="000751EA" w:rsidP="000751EA">
            <w:pPr>
              <w:pStyle w:val="TableText"/>
            </w:pPr>
            <w:r w:rsidRPr="005B7BBA">
              <w:t>Reasonable amount</w:t>
            </w:r>
          </w:p>
          <w:p w14:paraId="6521F67C" w14:textId="77777777" w:rsidR="000751EA" w:rsidRDefault="000751EA" w:rsidP="000751EA">
            <w:pPr>
              <w:pStyle w:val="TableText"/>
              <w:rPr>
                <w:rFonts w:cs="Arial"/>
                <w:color w:val="000000"/>
              </w:rPr>
            </w:pPr>
            <w:r w:rsidRPr="00BC28AF">
              <w:rPr>
                <w:rFonts w:cs="Arial"/>
                <w:color w:val="000000"/>
              </w:rPr>
              <w:t>The field contains the allowed reasonable charge amount for a specific line item.</w:t>
            </w:r>
          </w:p>
          <w:p w14:paraId="62F9D25B" w14:textId="77777777" w:rsidR="000751EA" w:rsidRPr="005B7BBA" w:rsidRDefault="000751EA" w:rsidP="000751EA">
            <w:pPr>
              <w:pStyle w:val="TableText"/>
            </w:pPr>
            <w:r w:rsidRPr="00BC28AF">
              <w:rPr>
                <w:rFonts w:cs="Arial"/>
                <w:color w:val="000000"/>
              </w:rPr>
              <w:t>Internal amount that is a calculated amount based on historical data. It's a different pricing methodology. If nothing has been calculated, it will be blank.</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507C8B3" w14:textId="77777777" w:rsidR="000751EA" w:rsidRPr="005B7BBA" w:rsidRDefault="000751EA" w:rsidP="000751EA">
            <w:pPr>
              <w:pStyle w:val="TableText"/>
            </w:pPr>
            <w:r w:rsidRPr="005B7BBA">
              <w:t>7 N</w:t>
            </w:r>
          </w:p>
          <w:p w14:paraId="36AB3420"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0FB72D6"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97152F6"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7B886B53" w14:textId="77777777" w:rsidR="000751EA" w:rsidRPr="005B7BBA" w:rsidRDefault="000751EA" w:rsidP="000751EA">
            <w:pPr>
              <w:pStyle w:val="TableText"/>
            </w:pPr>
            <w:r w:rsidRPr="005B7BBA">
              <w:t>X</w:t>
            </w:r>
          </w:p>
        </w:tc>
        <w:tc>
          <w:tcPr>
            <w:tcW w:w="440" w:type="dxa"/>
            <w:tcBorders>
              <w:top w:val="single" w:sz="6" w:space="0" w:color="auto"/>
              <w:left w:val="single" w:sz="6" w:space="0" w:color="auto"/>
              <w:bottom w:val="single" w:sz="6" w:space="0" w:color="auto"/>
              <w:right w:val="single" w:sz="6" w:space="0" w:color="auto"/>
            </w:tcBorders>
          </w:tcPr>
          <w:p w14:paraId="3B8A45B1"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42A05890" w14:textId="77777777" w:rsidR="000751EA" w:rsidRPr="005B7BBA" w:rsidRDefault="000751EA" w:rsidP="000751EA">
            <w:pPr>
              <w:pStyle w:val="TableText"/>
            </w:pPr>
            <w:r w:rsidRPr="005B7BBA">
              <w:t>X</w:t>
            </w:r>
          </w:p>
        </w:tc>
      </w:tr>
      <w:tr w:rsidR="000751EA" w14:paraId="149D38F2"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CF94A00" w14:textId="17036230" w:rsidR="000751EA" w:rsidRPr="005B7BBA" w:rsidRDefault="000751EA" w:rsidP="000751EA">
            <w:pPr>
              <w:pStyle w:val="TableText"/>
            </w:pPr>
            <w:r w:rsidRPr="005B7BBA">
              <w:t>44</w:t>
            </w:r>
            <w:r>
              <w:t>9</w:t>
            </w:r>
            <w:r w:rsidR="005B7717">
              <w:t xml:space="preserve"> – </w:t>
            </w:r>
            <w:r w:rsidRPr="005B7BBA">
              <w:t>45</w:t>
            </w:r>
            <w:r>
              <w:t>3</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3298CECC" w14:textId="77777777" w:rsidR="000751EA" w:rsidRPr="005B7BBA" w:rsidRDefault="000751EA" w:rsidP="000751EA">
            <w:pPr>
              <w:pStyle w:val="TableText"/>
            </w:pPr>
            <w:r w:rsidRPr="005B7BBA">
              <w:t>DTL ENDO PROC</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B42380F" w14:textId="4FDB8338" w:rsidR="000751EA" w:rsidRPr="005B7BBA" w:rsidRDefault="000751EA" w:rsidP="000751EA">
            <w:pPr>
              <w:pStyle w:val="TableText"/>
            </w:pPr>
            <w:r w:rsidRPr="005B7BBA">
              <w:t>:P:IDR-</w:t>
            </w:r>
            <w:hyperlink r:id="rId1303" w:history="1">
              <w:r w:rsidRPr="00697695">
                <w:rPr>
                  <w:rStyle w:val="Hyperlink"/>
                </w:rPr>
                <w:t>EN</w:t>
              </w:r>
              <w:bookmarkStart w:id="1764" w:name="_Hlt514744842"/>
              <w:r w:rsidRPr="00697695">
                <w:rPr>
                  <w:rStyle w:val="Hyperlink"/>
                </w:rPr>
                <w:t>D</w:t>
              </w:r>
              <w:bookmarkStart w:id="1765" w:name="_Hlt500223912"/>
              <w:bookmarkEnd w:id="1764"/>
              <w:r w:rsidRPr="00697695">
                <w:rPr>
                  <w:rStyle w:val="Hyperlink"/>
                </w:rPr>
                <w:t>O</w:t>
              </w:r>
              <w:bookmarkEnd w:id="1765"/>
              <w:r w:rsidRPr="00697695">
                <w:rPr>
                  <w:rStyle w:val="Hyperlink"/>
                </w:rPr>
                <w:t>-</w:t>
              </w:r>
              <w:bookmarkStart w:id="1766" w:name="_Hlt517152943"/>
              <w:r w:rsidRPr="00697695">
                <w:rPr>
                  <w:rStyle w:val="Hyperlink"/>
                </w:rPr>
                <w:t>P</w:t>
              </w:r>
              <w:bookmarkStart w:id="1767" w:name="_Hlt500223690"/>
              <w:bookmarkEnd w:id="1766"/>
              <w:r w:rsidRPr="00697695">
                <w:rPr>
                  <w:rStyle w:val="Hyperlink"/>
                </w:rPr>
                <w:t>R</w:t>
              </w:r>
              <w:bookmarkStart w:id="1768" w:name="_Hlt506774563"/>
              <w:bookmarkEnd w:id="1767"/>
              <w:r w:rsidRPr="00697695">
                <w:rPr>
                  <w:rStyle w:val="Hyperlink"/>
                </w:rPr>
                <w:t>O</w:t>
              </w:r>
              <w:bookmarkEnd w:id="1768"/>
              <w:r w:rsidRPr="00697695">
                <w:rPr>
                  <w:rStyle w:val="Hyperlink"/>
                </w:rPr>
                <w:t>C</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66D6A06" w14:textId="77777777" w:rsidR="000751EA" w:rsidRDefault="000751EA" w:rsidP="000751EA">
            <w:pPr>
              <w:pStyle w:val="TableText"/>
            </w:pPr>
            <w:r w:rsidRPr="005B7BBA">
              <w:t>Endoscopy procedure</w:t>
            </w:r>
          </w:p>
          <w:p w14:paraId="4E892219" w14:textId="16FA2D67" w:rsidR="000751EA" w:rsidRPr="005B7BBA" w:rsidRDefault="000751EA" w:rsidP="006B601B">
            <w:pPr>
              <w:pStyle w:val="TableText"/>
            </w:pPr>
            <w:r w:rsidRPr="00227393">
              <w:rPr>
                <w:rFonts w:cs="Arial"/>
                <w:color w:val="000000"/>
              </w:rPr>
              <w:t>This field displays the procedure code that identifies this as an endoscopy procedure.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DEE0294" w14:textId="77777777" w:rsidR="000751EA" w:rsidRPr="005B7BBA" w:rsidRDefault="000751EA" w:rsidP="000751EA">
            <w:pPr>
              <w:pStyle w:val="TableText"/>
            </w:pPr>
            <w:r w:rsidRPr="005B7BBA">
              <w:t>5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EE5DE61"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390F765"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2B6FB476" w14:textId="77777777" w:rsidR="000751EA" w:rsidRPr="005B7BBA" w:rsidRDefault="000751EA" w:rsidP="000751EA">
            <w:pPr>
              <w:pStyle w:val="TableText"/>
            </w:pPr>
            <w:r w:rsidRPr="005B7BBA">
              <w:t>X</w:t>
            </w:r>
          </w:p>
        </w:tc>
        <w:tc>
          <w:tcPr>
            <w:tcW w:w="440" w:type="dxa"/>
            <w:tcBorders>
              <w:top w:val="single" w:sz="6" w:space="0" w:color="auto"/>
              <w:left w:val="single" w:sz="6" w:space="0" w:color="auto"/>
              <w:bottom w:val="single" w:sz="6" w:space="0" w:color="auto"/>
              <w:right w:val="single" w:sz="6" w:space="0" w:color="auto"/>
            </w:tcBorders>
          </w:tcPr>
          <w:p w14:paraId="776AD361"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583C1923" w14:textId="77777777" w:rsidR="000751EA" w:rsidRPr="005B7BBA" w:rsidRDefault="000751EA" w:rsidP="000751EA">
            <w:pPr>
              <w:pStyle w:val="TableText"/>
            </w:pPr>
            <w:r w:rsidRPr="005B7BBA">
              <w:t>X</w:t>
            </w:r>
          </w:p>
        </w:tc>
      </w:tr>
      <w:tr w:rsidR="000751EA" w14:paraId="4B03088E"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E9E5E99" w14:textId="148E6552" w:rsidR="000751EA" w:rsidRPr="005B7BBA" w:rsidRDefault="000751EA" w:rsidP="000751EA">
            <w:pPr>
              <w:pStyle w:val="TableText"/>
            </w:pPr>
            <w:r w:rsidRPr="005B7BBA">
              <w:t>45</w:t>
            </w:r>
            <w:r>
              <w:t>4</w:t>
            </w:r>
            <w:r w:rsidR="005B7717">
              <w:t xml:space="preserve"> – </w:t>
            </w:r>
            <w:r w:rsidRPr="005B7BBA">
              <w:t>4</w:t>
            </w:r>
            <w:r>
              <w:t>60</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4CA006BF" w14:textId="77777777" w:rsidR="000751EA" w:rsidRPr="005B7BBA" w:rsidRDefault="000751EA" w:rsidP="000751EA">
            <w:pPr>
              <w:pStyle w:val="TableText"/>
            </w:pPr>
            <w:r w:rsidRPr="005B7BBA">
              <w:t>DTL ENDO FEE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22FAE45" w14:textId="1CBC3375" w:rsidR="000751EA" w:rsidRPr="005B7BBA" w:rsidRDefault="000751EA" w:rsidP="000751EA">
            <w:pPr>
              <w:pStyle w:val="TableText"/>
            </w:pPr>
            <w:r w:rsidRPr="005B7BBA">
              <w:t>:P:IDR-</w:t>
            </w:r>
            <w:bookmarkStart w:id="1769" w:name="_Hlt500223916"/>
            <w:r w:rsidRPr="00697695">
              <w:rPr>
                <w:rStyle w:val="Hyperlink"/>
              </w:rPr>
              <w:fldChar w:fldCharType="begin"/>
            </w:r>
            <w:r w:rsidR="00EF0C9A">
              <w:rPr>
                <w:rStyle w:val="Hyperlink"/>
              </w:rPr>
              <w:instrText>HYPERLINK "..\\..\\DataDictionary\\COBOL\\E\\ENDO-FEE.docx"</w:instrText>
            </w:r>
            <w:r w:rsidRPr="00697695">
              <w:rPr>
                <w:rStyle w:val="Hyperlink"/>
              </w:rPr>
            </w:r>
            <w:r w:rsidRPr="00697695">
              <w:rPr>
                <w:rStyle w:val="Hyperlink"/>
              </w:rPr>
              <w:fldChar w:fldCharType="separate"/>
            </w:r>
            <w:r w:rsidRPr="00697695">
              <w:rPr>
                <w:rStyle w:val="Hyperlink"/>
              </w:rPr>
              <w:t>E</w:t>
            </w:r>
            <w:bookmarkStart w:id="1770" w:name="_Hlt527355835"/>
            <w:r w:rsidRPr="00697695">
              <w:rPr>
                <w:rStyle w:val="Hyperlink"/>
              </w:rPr>
              <w:t>N</w:t>
            </w:r>
            <w:bookmarkEnd w:id="1770"/>
            <w:r w:rsidRPr="00697695">
              <w:rPr>
                <w:rStyle w:val="Hyperlink"/>
              </w:rPr>
              <w:t>D</w:t>
            </w:r>
            <w:bookmarkStart w:id="1771" w:name="_Hlt514744850"/>
            <w:r w:rsidRPr="00697695">
              <w:rPr>
                <w:rStyle w:val="Hyperlink"/>
              </w:rPr>
              <w:t>O</w:t>
            </w:r>
            <w:bookmarkEnd w:id="1771"/>
            <w:r w:rsidRPr="00697695">
              <w:rPr>
                <w:rStyle w:val="Hyperlink"/>
              </w:rPr>
              <w:t>-</w:t>
            </w:r>
            <w:bookmarkStart w:id="1772" w:name="_Hlt506774536"/>
            <w:r w:rsidRPr="00697695">
              <w:rPr>
                <w:rStyle w:val="Hyperlink"/>
              </w:rPr>
              <w:t>F</w:t>
            </w:r>
            <w:bookmarkStart w:id="1773" w:name="_Hlt517152946"/>
            <w:bookmarkEnd w:id="1772"/>
            <w:r w:rsidRPr="00697695">
              <w:rPr>
                <w:rStyle w:val="Hyperlink"/>
              </w:rPr>
              <w:t>E</w:t>
            </w:r>
            <w:bookmarkEnd w:id="1773"/>
            <w:r w:rsidRPr="00697695">
              <w:rPr>
                <w:rStyle w:val="Hyperlink"/>
              </w:rPr>
              <w:t>E</w:t>
            </w:r>
            <w:bookmarkEnd w:id="1769"/>
            <w:r w:rsidRPr="00697695">
              <w:rPr>
                <w:rStyle w:val="Hyperlink"/>
              </w:rPr>
              <w:fldChar w:fldCharType="end"/>
            </w:r>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A3D6195" w14:textId="77777777" w:rsidR="000751EA" w:rsidRDefault="000751EA" w:rsidP="000751EA">
            <w:pPr>
              <w:pStyle w:val="TableText"/>
            </w:pPr>
            <w:r w:rsidRPr="005B7BBA">
              <w:t>Endoscopy fee</w:t>
            </w:r>
          </w:p>
          <w:p w14:paraId="4FD58D22" w14:textId="77777777" w:rsidR="000751EA" w:rsidRDefault="000751EA" w:rsidP="000751EA">
            <w:pPr>
              <w:pStyle w:val="TableText"/>
              <w:rPr>
                <w:rFonts w:cs="Arial"/>
              </w:rPr>
            </w:pPr>
            <w:r>
              <w:t>D</w:t>
            </w:r>
            <w:r w:rsidRPr="00E720FF">
              <w:rPr>
                <w:rFonts w:cs="Arial"/>
              </w:rPr>
              <w:t>isplays the dollar amount from the endoscopy fee schedule.</w:t>
            </w:r>
          </w:p>
          <w:p w14:paraId="4E9442CB" w14:textId="54D0A130" w:rsidR="000751EA" w:rsidRPr="005B7BBA" w:rsidRDefault="000751EA" w:rsidP="006B601B">
            <w:pPr>
              <w:pStyle w:val="TableText"/>
            </w:pPr>
            <w:r>
              <w:rPr>
                <w:rFonts w:cs="Arial"/>
                <w:color w:val="000000"/>
              </w:rPr>
              <w:t>If the procedure code has an MPFSDB PC/TC Ind=3, the technical component fee is displayed.</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8D33FBD" w14:textId="77777777" w:rsidR="000751EA" w:rsidRPr="005B7BBA" w:rsidRDefault="000751EA" w:rsidP="000751EA">
            <w:pPr>
              <w:pStyle w:val="TableText"/>
            </w:pPr>
            <w:r w:rsidRPr="005B7BBA">
              <w:t>7 N</w:t>
            </w:r>
          </w:p>
          <w:p w14:paraId="4B40EEE8"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51A0B6E" w14:textId="77777777" w:rsidR="000751EA" w:rsidRPr="005B7BB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33549F0" w14:textId="77777777" w:rsidR="000751EA" w:rsidRPr="005B7BB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4E6240E5"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2A6080B0"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53359E34" w14:textId="77777777" w:rsidR="000751EA" w:rsidRPr="005B7BBA" w:rsidRDefault="000751EA" w:rsidP="000751EA">
            <w:pPr>
              <w:pStyle w:val="TableText"/>
            </w:pPr>
            <w:r w:rsidRPr="005B7BBA">
              <w:t>X</w:t>
            </w:r>
          </w:p>
        </w:tc>
      </w:tr>
      <w:tr w:rsidR="000751EA" w14:paraId="52F81B2D"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E6C1D5B" w14:textId="77777777" w:rsidR="000751EA" w:rsidRPr="005B7BBA" w:rsidRDefault="000751EA" w:rsidP="000751EA">
            <w:pPr>
              <w:pStyle w:val="TableText"/>
            </w:pPr>
            <w:r w:rsidRPr="005B7BBA">
              <w:t>46</w:t>
            </w:r>
            <w:r>
              <w:t>1</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24AF09DF" w14:textId="77777777" w:rsidR="000751EA" w:rsidRPr="005B7BBA" w:rsidRDefault="000751EA" w:rsidP="000751EA">
            <w:pPr>
              <w:pStyle w:val="TableText"/>
            </w:pPr>
            <w:r w:rsidRPr="005B7BBA">
              <w:t>DTL DIAG POINTER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A1A735F" w14:textId="054E8FD4" w:rsidR="000751EA" w:rsidRPr="005B7BBA" w:rsidRDefault="000751EA" w:rsidP="000751EA">
            <w:pPr>
              <w:pStyle w:val="TableText"/>
            </w:pPr>
            <w:r w:rsidRPr="005B7BBA">
              <w:t>:P:IDR-</w:t>
            </w:r>
            <w:hyperlink r:id="rId1304" w:history="1">
              <w:r w:rsidRPr="00697695">
                <w:rPr>
                  <w:rStyle w:val="Hyperlink"/>
                </w:rPr>
                <w:t>DTL-DIAG-POINTER</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3C8E8AB" w14:textId="77777777" w:rsidR="000751EA" w:rsidRPr="005B7BBA" w:rsidRDefault="000751EA" w:rsidP="000751EA">
            <w:pPr>
              <w:pStyle w:val="TableText"/>
            </w:pPr>
            <w:r w:rsidRPr="002229D2">
              <w:t>1</w:t>
            </w:r>
            <w:r w:rsidRPr="00BC14A0">
              <w:rPr>
                <w:vertAlign w:val="superscript"/>
              </w:rPr>
              <w:t>st</w:t>
            </w:r>
            <w:r w:rsidRPr="002229D2">
              <w:t xml:space="preserve"> Detail diagnosis pointer </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D92A3D7"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0F8AF49" w14:textId="3E41DB41" w:rsidR="00DF6E16" w:rsidRDefault="000751EA" w:rsidP="00DF6E16">
            <w:pPr>
              <w:pStyle w:val="TableText"/>
            </w:pPr>
            <w:r w:rsidRPr="002229D2">
              <w:t xml:space="preserve">Corresponds to the number of the header diagnosis applicable to this detail. </w:t>
            </w:r>
            <w:r>
              <w:t>Corresponds to the diagnosis in the header that applies to the detail.</w:t>
            </w:r>
          </w:p>
          <w:p w14:paraId="33EB4BD7" w14:textId="5C5E83F2" w:rsidR="00DF6E16" w:rsidRDefault="00DF6E16" w:rsidP="00DF6E16">
            <w:pPr>
              <w:pStyle w:val="TableText"/>
              <w:rPr>
                <w:b/>
              </w:rPr>
            </w:pPr>
            <w:r w:rsidRPr="00DF6E16">
              <w:rPr>
                <w:b/>
              </w:rPr>
              <w:t>Valid Values</w:t>
            </w:r>
            <w:r>
              <w:rPr>
                <w:b/>
              </w:rPr>
              <w:t>:</w:t>
            </w:r>
          </w:p>
          <w:p w14:paraId="64C9343F" w14:textId="77777777" w:rsidR="00DF6E16" w:rsidRDefault="00DF6E16" w:rsidP="00245396">
            <w:pPr>
              <w:pStyle w:val="TableTextBullet"/>
            </w:pPr>
            <w:r w:rsidRPr="002229D2">
              <w:t>1</w:t>
            </w:r>
            <w:r>
              <w:t xml:space="preserve"> – 9</w:t>
            </w:r>
          </w:p>
          <w:p w14:paraId="15E6371F" w14:textId="77777777" w:rsidR="00DF6E16" w:rsidRDefault="00DF6E16" w:rsidP="00245396">
            <w:pPr>
              <w:pStyle w:val="TableTextBullet"/>
            </w:pPr>
            <w:r>
              <w:t xml:space="preserve">A – C </w:t>
            </w:r>
            <w:r w:rsidRPr="00DF6E16">
              <w:t>represent header diagnoses in the 10th – 12th positions.</w:t>
            </w:r>
          </w:p>
          <w:p w14:paraId="1DA44008" w14:textId="3BDD58C2" w:rsidR="000751EA" w:rsidRPr="005B7BBA" w:rsidRDefault="00DF6E16" w:rsidP="00245396">
            <w:pPr>
              <w:pStyle w:val="TableTextBullet"/>
            </w:pPr>
            <w:r>
              <w:t>Space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1392CFA"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497F43E4"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325C7033"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1F491D5C" w14:textId="77777777" w:rsidR="000751EA" w:rsidRPr="005B7BBA" w:rsidRDefault="000751EA" w:rsidP="000751EA">
            <w:pPr>
              <w:pStyle w:val="TableText"/>
            </w:pPr>
            <w:r w:rsidRPr="005B7BBA">
              <w:t>X</w:t>
            </w:r>
          </w:p>
        </w:tc>
      </w:tr>
      <w:tr w:rsidR="00DF6E16" w14:paraId="1561B8E4"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3377580" w14:textId="77777777" w:rsidR="00DF6E16" w:rsidRPr="005B7BBA" w:rsidRDefault="00DF6E16" w:rsidP="00DF6E16">
            <w:pPr>
              <w:pStyle w:val="TableText"/>
            </w:pPr>
            <w:r w:rsidRPr="005B7BBA">
              <w:t>46</w:t>
            </w:r>
            <w:r>
              <w:t>2</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51A37568" w14:textId="77777777" w:rsidR="00DF6E16" w:rsidRPr="005B7BBA" w:rsidRDefault="00DF6E16" w:rsidP="00DF6E16">
            <w:pPr>
              <w:pStyle w:val="TableText"/>
            </w:pPr>
            <w:r w:rsidRPr="005B7BBA">
              <w:t>DTL DIAG PTR 2</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06DC02AF" w14:textId="6D252BCA" w:rsidR="00DF6E16" w:rsidRPr="005B7BBA" w:rsidRDefault="00DF6E16" w:rsidP="00DF6E16">
            <w:pPr>
              <w:pStyle w:val="TableText"/>
            </w:pPr>
            <w:r w:rsidRPr="005B7BBA">
              <w:t>:P:IDR-</w:t>
            </w:r>
            <w:hyperlink r:id="rId1305" w:history="1">
              <w:r w:rsidRPr="00697695">
                <w:rPr>
                  <w:rStyle w:val="Hyperlink"/>
                </w:rPr>
                <w:t>DTL-DIAG-POINTER</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15F9644" w14:textId="4BC1068E" w:rsidR="00DF6E16" w:rsidRDefault="00DF6E16" w:rsidP="00DF6E16">
            <w:pPr>
              <w:pStyle w:val="TableText"/>
            </w:pPr>
            <w:r>
              <w:t>2</w:t>
            </w:r>
            <w:r w:rsidRPr="00BC14A0">
              <w:rPr>
                <w:vertAlign w:val="superscript"/>
              </w:rPr>
              <w:t>nd</w:t>
            </w:r>
            <w:r>
              <w:t xml:space="preserve"> </w:t>
            </w:r>
            <w:r w:rsidRPr="002229D2">
              <w:t>Detail diagnosis pointer</w:t>
            </w:r>
          </w:p>
          <w:p w14:paraId="0B148C5E" w14:textId="77777777" w:rsidR="00DF6E16" w:rsidRPr="005B7BBA" w:rsidRDefault="00DF6E16" w:rsidP="00DF6E16">
            <w:pPr>
              <w:pStyle w:val="TableText"/>
            </w:pPr>
            <w:r w:rsidRPr="002229D2">
              <w:t>The value in this field identifies the detail diagnosis pointer in the detail diagnosis pointer table. Valid values are blank, and 1 through 8.</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E59A793" w14:textId="77777777" w:rsidR="00DF6E16" w:rsidRPr="005B7BBA" w:rsidRDefault="00DF6E16" w:rsidP="00DF6E16">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F35AA92" w14:textId="77777777" w:rsidR="00DF6E16" w:rsidRDefault="00DF6E16" w:rsidP="00DF6E16">
            <w:pPr>
              <w:pStyle w:val="TableText"/>
            </w:pPr>
            <w:r>
              <w:t>Corresponds to the diagnosis in the header that applies to the detail.</w:t>
            </w:r>
          </w:p>
          <w:p w14:paraId="28DD807A" w14:textId="77777777" w:rsidR="00DF6E16" w:rsidRDefault="00DF6E16" w:rsidP="00DF6E16">
            <w:pPr>
              <w:pStyle w:val="TableText"/>
              <w:rPr>
                <w:b/>
              </w:rPr>
            </w:pPr>
            <w:r w:rsidRPr="00DF6E16">
              <w:rPr>
                <w:b/>
              </w:rPr>
              <w:t>Valid Values</w:t>
            </w:r>
            <w:r>
              <w:rPr>
                <w:b/>
              </w:rPr>
              <w:t>:</w:t>
            </w:r>
          </w:p>
          <w:p w14:paraId="54968F34" w14:textId="77777777" w:rsidR="00DF6E16" w:rsidRDefault="00DF6E16" w:rsidP="00245396">
            <w:pPr>
              <w:pStyle w:val="TableTextBullet"/>
            </w:pPr>
            <w:r w:rsidRPr="002229D2">
              <w:t>1</w:t>
            </w:r>
            <w:r>
              <w:t xml:space="preserve"> – 9</w:t>
            </w:r>
          </w:p>
          <w:p w14:paraId="2F00914A" w14:textId="77777777" w:rsidR="00DF6E16" w:rsidRDefault="00DF6E16" w:rsidP="00245396">
            <w:pPr>
              <w:pStyle w:val="TableTextBullet"/>
            </w:pPr>
            <w:r>
              <w:t xml:space="preserve">A – C </w:t>
            </w:r>
            <w:r w:rsidRPr="00DF6E16">
              <w:t>represent header diagnoses in the 10th – 12th positions.</w:t>
            </w:r>
          </w:p>
          <w:p w14:paraId="407E796F" w14:textId="43D27DBA" w:rsidR="00DF6E16" w:rsidRPr="005B7BBA" w:rsidRDefault="00DF6E16" w:rsidP="00245396">
            <w:pPr>
              <w:pStyle w:val="TableTextBullet"/>
            </w:pPr>
            <w:r>
              <w:t>Space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F0578A8" w14:textId="77777777" w:rsidR="00DF6E16" w:rsidRPr="005B7BBA" w:rsidRDefault="00DF6E16" w:rsidP="00DF6E16">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1FF29D00" w14:textId="77777777" w:rsidR="00DF6E16" w:rsidRPr="005B7BBA" w:rsidRDefault="00DF6E16" w:rsidP="00DF6E16">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397DC5EB" w14:textId="77777777" w:rsidR="00DF6E16" w:rsidRPr="005B7BBA" w:rsidRDefault="00DF6E16" w:rsidP="00DF6E16">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291E95B3" w14:textId="77777777" w:rsidR="00DF6E16" w:rsidRPr="005B7BBA" w:rsidRDefault="00DF6E16" w:rsidP="00DF6E16">
            <w:pPr>
              <w:pStyle w:val="TableText"/>
            </w:pPr>
            <w:r w:rsidRPr="005B7BBA">
              <w:t>X</w:t>
            </w:r>
          </w:p>
        </w:tc>
      </w:tr>
      <w:tr w:rsidR="000751EA" w14:paraId="6AA415E2"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0FEB388" w14:textId="77777777" w:rsidR="000751EA" w:rsidRPr="005B7BBA" w:rsidRDefault="000751EA" w:rsidP="000751EA">
            <w:pPr>
              <w:pStyle w:val="TableText"/>
            </w:pPr>
            <w:r w:rsidRPr="005B7BBA">
              <w:t>46</w:t>
            </w:r>
            <w:r>
              <w:t>3</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263A44CB" w14:textId="77777777" w:rsidR="000751EA" w:rsidRPr="005B7BBA" w:rsidRDefault="000751EA" w:rsidP="000751EA">
            <w:pPr>
              <w:pStyle w:val="TableText"/>
            </w:pPr>
            <w:r w:rsidRPr="005B7BBA">
              <w:t>DTL DIAG PTR 3</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46DF82A" w14:textId="1E465D65" w:rsidR="000751EA" w:rsidRPr="005B7BBA" w:rsidRDefault="000751EA" w:rsidP="000751EA">
            <w:pPr>
              <w:pStyle w:val="TableText"/>
            </w:pPr>
            <w:r w:rsidRPr="005B7BBA">
              <w:t>:P:IDR-</w:t>
            </w:r>
            <w:hyperlink r:id="rId1306" w:history="1">
              <w:r w:rsidRPr="00697695">
                <w:rPr>
                  <w:rStyle w:val="Hyperlink"/>
                </w:rPr>
                <w:t>DTL-DIAG-POINTER</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9D6239F" w14:textId="77777777" w:rsidR="000751EA" w:rsidRDefault="000751EA" w:rsidP="000751EA">
            <w:pPr>
              <w:pStyle w:val="TableText"/>
            </w:pPr>
            <w:r>
              <w:t>3</w:t>
            </w:r>
            <w:r w:rsidRPr="00BC14A0">
              <w:rPr>
                <w:vertAlign w:val="superscript"/>
              </w:rPr>
              <w:t>rd</w:t>
            </w:r>
            <w:r>
              <w:t xml:space="preserve"> </w:t>
            </w:r>
            <w:r w:rsidRPr="002229D2">
              <w:t>Detail diagnosis pointer</w:t>
            </w:r>
          </w:p>
          <w:p w14:paraId="172165BA" w14:textId="77777777" w:rsidR="000751EA" w:rsidRPr="005B7BBA" w:rsidRDefault="000751EA" w:rsidP="000751EA">
            <w:pPr>
              <w:pStyle w:val="TableText"/>
            </w:pPr>
            <w:r w:rsidRPr="002229D2">
              <w:t>The value in this field identifies the detail diagnosis pointer in the detail diagnosis pointer table. Valid values are blank, and 1 through 8.</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74857AD"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1A8ECB1" w14:textId="106A9BE8" w:rsidR="000751EA" w:rsidRDefault="000751EA" w:rsidP="006B601B">
            <w:pPr>
              <w:pStyle w:val="TableText"/>
            </w:pPr>
            <w:r>
              <w:t>Corresponds to the diagnosis in the header that applies to the detail.</w:t>
            </w:r>
          </w:p>
          <w:p w14:paraId="51ABDFE0" w14:textId="77777777" w:rsidR="00DF6E16" w:rsidRDefault="00DF6E16" w:rsidP="00DF6E16">
            <w:pPr>
              <w:pStyle w:val="TableText"/>
              <w:rPr>
                <w:b/>
              </w:rPr>
            </w:pPr>
            <w:r w:rsidRPr="00DF6E16">
              <w:rPr>
                <w:b/>
              </w:rPr>
              <w:t>Valid Values</w:t>
            </w:r>
            <w:r>
              <w:rPr>
                <w:b/>
              </w:rPr>
              <w:t>:</w:t>
            </w:r>
          </w:p>
          <w:p w14:paraId="49B86AEB" w14:textId="55E78210" w:rsidR="00DF6E16" w:rsidRDefault="00DF6E16" w:rsidP="00245396">
            <w:pPr>
              <w:pStyle w:val="TableTextBullet"/>
            </w:pPr>
            <w:r w:rsidRPr="002229D2">
              <w:t>1</w:t>
            </w:r>
            <w:r>
              <w:t xml:space="preserve"> – 9</w:t>
            </w:r>
          </w:p>
          <w:p w14:paraId="6B910CD0" w14:textId="77777777" w:rsidR="00DF6E16" w:rsidRDefault="00DF6E16" w:rsidP="00245396">
            <w:pPr>
              <w:pStyle w:val="TableTextBullet"/>
            </w:pPr>
            <w:r>
              <w:t xml:space="preserve">A – C </w:t>
            </w:r>
            <w:r w:rsidRPr="00DF6E16">
              <w:t>represent header diagnoses in the 10th – 12th positions.</w:t>
            </w:r>
          </w:p>
          <w:p w14:paraId="2D587026" w14:textId="43ECB964" w:rsidR="00DF6E16" w:rsidRPr="005B7BBA" w:rsidRDefault="00DF6E16" w:rsidP="00245396">
            <w:pPr>
              <w:pStyle w:val="TableTextBullet"/>
            </w:pPr>
            <w:r>
              <w:t>Space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4D335A7"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25BE04F6"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05D11B2D"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420C3D9A" w14:textId="77777777" w:rsidR="000751EA" w:rsidRPr="005B7BBA" w:rsidRDefault="000751EA" w:rsidP="000751EA">
            <w:pPr>
              <w:pStyle w:val="TableText"/>
            </w:pPr>
            <w:r w:rsidRPr="005B7BBA">
              <w:t>X</w:t>
            </w:r>
          </w:p>
        </w:tc>
      </w:tr>
      <w:tr w:rsidR="000751EA" w14:paraId="5E018B29"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3E8703F" w14:textId="77777777" w:rsidR="000751EA" w:rsidRPr="005B7BBA" w:rsidRDefault="000751EA" w:rsidP="000751EA">
            <w:pPr>
              <w:pStyle w:val="TableText"/>
            </w:pPr>
            <w:r w:rsidRPr="005B7BBA">
              <w:t>46</w:t>
            </w:r>
            <w:r>
              <w:t>4</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7726DF00" w14:textId="77777777" w:rsidR="000751EA" w:rsidRPr="005B7BBA" w:rsidRDefault="000751EA" w:rsidP="000751EA">
            <w:pPr>
              <w:pStyle w:val="TableText"/>
            </w:pPr>
            <w:r w:rsidRPr="005B7BBA">
              <w:t>DTL DIAG PTR 4</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945F318" w14:textId="357F30E2" w:rsidR="000751EA" w:rsidRPr="005B7BBA" w:rsidRDefault="000751EA" w:rsidP="000751EA">
            <w:pPr>
              <w:pStyle w:val="TableText"/>
            </w:pPr>
            <w:r w:rsidRPr="005B7BBA">
              <w:t>:P:IDR-</w:t>
            </w:r>
            <w:hyperlink r:id="rId1307" w:history="1">
              <w:r w:rsidRPr="00697695">
                <w:rPr>
                  <w:rStyle w:val="Hyperlink"/>
                </w:rPr>
                <w:t>DTL-DIAG-POINTER</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8D38636" w14:textId="74D7345D" w:rsidR="000751EA" w:rsidRPr="005B7BBA" w:rsidRDefault="000751EA" w:rsidP="00F03063">
            <w:pPr>
              <w:pStyle w:val="TableText"/>
            </w:pPr>
            <w:r>
              <w:t>4</w:t>
            </w:r>
            <w:r w:rsidRPr="00BC14A0">
              <w:rPr>
                <w:vertAlign w:val="superscript"/>
              </w:rPr>
              <w:t>th</w:t>
            </w:r>
            <w:r>
              <w:t xml:space="preserve"> </w:t>
            </w:r>
            <w:r w:rsidRPr="002229D2">
              <w:t>Detail diagnosis pointer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5D0902C"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E2516A9" w14:textId="7170B4C6" w:rsidR="00DF6E16" w:rsidRPr="00DF6E16" w:rsidRDefault="00DF6E16" w:rsidP="00DF6E16">
            <w:pPr>
              <w:pStyle w:val="TableText"/>
            </w:pPr>
            <w:r w:rsidRPr="00DF6E16">
              <w:t>Corresponds to the diagnosis in the header th</w:t>
            </w:r>
            <w:r>
              <w:t>at applies to the detail.</w:t>
            </w:r>
          </w:p>
          <w:p w14:paraId="6CBA3BD9" w14:textId="63DFDCC3" w:rsidR="00DF6E16" w:rsidRDefault="000751EA" w:rsidP="00DF6E16">
            <w:pPr>
              <w:pStyle w:val="TableText"/>
              <w:rPr>
                <w:b/>
              </w:rPr>
            </w:pPr>
            <w:r w:rsidRPr="00DF6E16">
              <w:rPr>
                <w:b/>
              </w:rPr>
              <w:t>Valid Values</w:t>
            </w:r>
            <w:r w:rsidR="00DF6E16">
              <w:rPr>
                <w:b/>
              </w:rPr>
              <w:t>:</w:t>
            </w:r>
          </w:p>
          <w:p w14:paraId="07FF0677" w14:textId="03B45371" w:rsidR="00DF6E16" w:rsidRDefault="000751EA" w:rsidP="00245396">
            <w:pPr>
              <w:pStyle w:val="TableTextBullet"/>
            </w:pPr>
            <w:r w:rsidRPr="002229D2">
              <w:t>1</w:t>
            </w:r>
            <w:r w:rsidR="00DF6E16">
              <w:t xml:space="preserve"> – </w:t>
            </w:r>
            <w:r>
              <w:t>9</w:t>
            </w:r>
          </w:p>
          <w:p w14:paraId="5AB59CF3" w14:textId="68B357EC" w:rsidR="00DF6E16" w:rsidRDefault="000751EA" w:rsidP="00245396">
            <w:pPr>
              <w:pStyle w:val="TableTextBullet"/>
            </w:pPr>
            <w:r>
              <w:t>A</w:t>
            </w:r>
            <w:r w:rsidR="006B601B">
              <w:t xml:space="preserve"> </w:t>
            </w:r>
            <w:r w:rsidR="00DF6E16">
              <w:t xml:space="preserve">– C </w:t>
            </w:r>
            <w:r w:rsidR="00DF6E16" w:rsidRPr="00DF6E16">
              <w:t>represent header diagnoses in the 10th – 12th positions.</w:t>
            </w:r>
          </w:p>
          <w:p w14:paraId="4D37B78F" w14:textId="0F1684F1" w:rsidR="000751EA" w:rsidRPr="005B7BBA" w:rsidRDefault="00DF6E16" w:rsidP="00245396">
            <w:pPr>
              <w:pStyle w:val="TableTextBullet"/>
            </w:pPr>
            <w:r>
              <w:t>S</w:t>
            </w:r>
            <w:r w:rsidR="000751EA">
              <w:t>pace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6D89BF0A"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5872D785"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48C2F0F1"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79A22F67" w14:textId="77777777" w:rsidR="000751EA" w:rsidRPr="005B7BBA" w:rsidRDefault="000751EA" w:rsidP="000751EA">
            <w:pPr>
              <w:pStyle w:val="TableText"/>
            </w:pPr>
            <w:r w:rsidRPr="005B7BBA">
              <w:t>X</w:t>
            </w:r>
          </w:p>
        </w:tc>
      </w:tr>
      <w:tr w:rsidR="000751EA" w14:paraId="496BC4E9"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C4490C3" w14:textId="77777777" w:rsidR="000751EA" w:rsidRPr="005B7BBA" w:rsidRDefault="000751EA" w:rsidP="000751EA">
            <w:pPr>
              <w:pStyle w:val="TableText"/>
            </w:pPr>
            <w:r w:rsidRPr="005B7BBA">
              <w:t>46</w:t>
            </w:r>
            <w:r>
              <w:t>5</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6D72861E" w14:textId="77777777" w:rsidR="000751EA" w:rsidRPr="005B7BBA" w:rsidRDefault="000751EA" w:rsidP="000751EA">
            <w:pPr>
              <w:pStyle w:val="TableText"/>
            </w:pPr>
            <w:r w:rsidRPr="005B7BBA">
              <w:t>DTL ASC PROC IND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D9021B6" w14:textId="1F75532F" w:rsidR="000751EA" w:rsidRPr="005B7BBA" w:rsidRDefault="000751EA" w:rsidP="000751EA">
            <w:pPr>
              <w:pStyle w:val="TableText"/>
            </w:pPr>
            <w:r w:rsidRPr="005B7BBA">
              <w:t>:P:</w:t>
            </w:r>
            <w:r>
              <w:rPr>
                <w:rFonts w:cs="Courier New"/>
                <w:szCs w:val="16"/>
              </w:rPr>
              <w:t xml:space="preserve"> IDR-</w:t>
            </w:r>
            <w:hyperlink r:id="rId1308" w:history="1">
              <w:r>
                <w:rPr>
                  <w:rStyle w:val="Hyperlink"/>
                </w:rPr>
                <w:t>ASC-PROC-IND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D6A23D9" w14:textId="77777777" w:rsidR="000751EA" w:rsidRDefault="000751EA" w:rsidP="000751EA">
            <w:pPr>
              <w:pStyle w:val="TableText"/>
            </w:pPr>
            <w:r>
              <w:t>ASC procedure indicator</w:t>
            </w:r>
          </w:p>
          <w:p w14:paraId="6BEE28C7" w14:textId="77777777" w:rsidR="000751EA" w:rsidRPr="005B7BBA" w:rsidRDefault="000751EA" w:rsidP="000751EA">
            <w:pPr>
              <w:pStyle w:val="TableText"/>
            </w:pPr>
            <w:r>
              <w:rPr>
                <w:rFonts w:cs="Arial"/>
              </w:rPr>
              <w:t xml:space="preserve">This indicator identifies those ASC procedures as being either an ancillary service, </w:t>
            </w:r>
            <w:r>
              <w:t>MAC</w:t>
            </w:r>
            <w:r>
              <w:rPr>
                <w:rFonts w:cs="Arial"/>
              </w:rPr>
              <w:t>-priced, or a surgical procedure.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A9F3854"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940C6DB" w14:textId="77777777" w:rsidR="000751EA" w:rsidRPr="0097365E" w:rsidRDefault="000751EA" w:rsidP="000751EA">
            <w:pPr>
              <w:pStyle w:val="TableText"/>
              <w:rPr>
                <w:rFonts w:cs="Arial"/>
              </w:rPr>
            </w:pPr>
            <w:r w:rsidRPr="0042502A">
              <w:rPr>
                <w:rFonts w:cs="Arial"/>
                <w:b/>
              </w:rPr>
              <w:t>Valid Values:</w:t>
            </w:r>
          </w:p>
          <w:p w14:paraId="05199F52" w14:textId="041DE42C" w:rsidR="000751EA" w:rsidRPr="00634779" w:rsidRDefault="000751EA" w:rsidP="00245396">
            <w:pPr>
              <w:pStyle w:val="TableTextBullet"/>
            </w:pPr>
            <w:r w:rsidRPr="00634779">
              <w:t xml:space="preserve">A </w:t>
            </w:r>
            <w:r w:rsidR="00F03063">
              <w:t xml:space="preserve">– </w:t>
            </w:r>
            <w:r w:rsidRPr="00634779">
              <w:t>Ancillary Services</w:t>
            </w:r>
          </w:p>
          <w:p w14:paraId="4301C583" w14:textId="47C4EBAE" w:rsidR="000751EA" w:rsidRPr="00634779" w:rsidRDefault="000751EA" w:rsidP="00245396">
            <w:pPr>
              <w:pStyle w:val="TableTextBullet"/>
            </w:pPr>
            <w:r w:rsidRPr="00634779">
              <w:t>C</w:t>
            </w:r>
            <w:r w:rsidR="00F03063">
              <w:t xml:space="preserve"> – </w:t>
            </w:r>
            <w:r>
              <w:t>MAC</w:t>
            </w:r>
            <w:r w:rsidR="00F03063">
              <w:rPr>
                <w:rFonts w:cs="Arial"/>
                <w:color w:val="000000"/>
              </w:rPr>
              <w:t xml:space="preserve"> – </w:t>
            </w:r>
            <w:r w:rsidRPr="00634779">
              <w:t>priced</w:t>
            </w:r>
          </w:p>
          <w:p w14:paraId="3602F953" w14:textId="5C5B942C" w:rsidR="000751EA" w:rsidRPr="00634779" w:rsidRDefault="000751EA" w:rsidP="00245396">
            <w:pPr>
              <w:pStyle w:val="TableTextBullet"/>
            </w:pPr>
            <w:r w:rsidRPr="00634779">
              <w:t>S</w:t>
            </w:r>
            <w:r w:rsidR="00F03063">
              <w:t xml:space="preserve"> – </w:t>
            </w:r>
            <w:r w:rsidRPr="00634779">
              <w:t>Surgical procedure</w:t>
            </w:r>
          </w:p>
          <w:p w14:paraId="2B23AA9D" w14:textId="70965FAF" w:rsidR="000751EA" w:rsidRDefault="000751EA" w:rsidP="00245396">
            <w:pPr>
              <w:pStyle w:val="TableTextBullet"/>
            </w:pPr>
            <w:r>
              <w:t>Spaces</w:t>
            </w:r>
            <w:r w:rsidR="00F03063">
              <w:rPr>
                <w:lang w:val="es-ES_tradnl"/>
              </w:rPr>
              <w:t xml:space="preserve"> – </w:t>
            </w:r>
            <w:r>
              <w:t>No Data Value</w:t>
            </w:r>
          </w:p>
          <w:p w14:paraId="12550B20" w14:textId="63D17920" w:rsidR="000751EA" w:rsidRPr="005B7BBA" w:rsidRDefault="000751EA" w:rsidP="003962F0">
            <w:pPr>
              <w:pStyle w:val="TableText"/>
            </w:pPr>
            <w:r w:rsidRPr="000B4954">
              <w:rPr>
                <w:rFonts w:cs="Arial"/>
                <w:b/>
              </w:rPr>
              <w:t>Note:</w:t>
            </w:r>
            <w:r>
              <w:rPr>
                <w:rFonts w:cs="Arial"/>
              </w:rPr>
              <w:t xml:space="preserve"> the ASC fields are read from the CMS ASC file.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6398860B"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6D5B2F68"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5E3699B2"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6FB337AC" w14:textId="77777777" w:rsidR="000751EA" w:rsidRPr="005B7BBA" w:rsidRDefault="000751EA" w:rsidP="000751EA">
            <w:pPr>
              <w:pStyle w:val="TableText"/>
            </w:pPr>
            <w:r w:rsidRPr="005B7BBA">
              <w:t>X</w:t>
            </w:r>
          </w:p>
        </w:tc>
      </w:tr>
      <w:tr w:rsidR="000751EA" w14:paraId="463E7FFB"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66DE933" w14:textId="77777777" w:rsidR="000751EA" w:rsidRPr="005B7BBA" w:rsidRDefault="000751EA" w:rsidP="000751EA">
            <w:pPr>
              <w:pStyle w:val="TableText"/>
            </w:pPr>
            <w:r w:rsidRPr="005B7BBA">
              <w:t>46</w:t>
            </w:r>
            <w:r>
              <w:t>6</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0198191B" w14:textId="77777777" w:rsidR="000751EA" w:rsidRPr="005B7BBA" w:rsidRDefault="000751EA" w:rsidP="000751EA">
            <w:pPr>
              <w:pStyle w:val="TableText"/>
            </w:pPr>
            <w:r w:rsidRPr="005B7BBA">
              <w:t>DTL ASC COINS IND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307D08A" w14:textId="220EB40C" w:rsidR="000751EA" w:rsidRPr="005B7BBA" w:rsidRDefault="000751EA" w:rsidP="000751EA">
            <w:pPr>
              <w:pStyle w:val="TableText"/>
            </w:pPr>
            <w:r w:rsidRPr="005B7BBA">
              <w:t>:P:</w:t>
            </w:r>
            <w:r>
              <w:rPr>
                <w:rFonts w:cs="Courier New"/>
                <w:szCs w:val="16"/>
              </w:rPr>
              <w:t xml:space="preserve"> IDR-</w:t>
            </w:r>
            <w:hyperlink r:id="rId1309" w:history="1">
              <w:r>
                <w:rPr>
                  <w:rStyle w:val="Hyperlink"/>
                </w:rPr>
                <w:t>ASC-COINS-IND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DD80CA9" w14:textId="3040D996" w:rsidR="000751EA" w:rsidRPr="005B7BBA" w:rsidRDefault="000751EA" w:rsidP="00F03063">
            <w:pPr>
              <w:pStyle w:val="TableText"/>
            </w:pPr>
            <w:r>
              <w:rPr>
                <w:rFonts w:cs="Arial"/>
                <w:color w:val="000000"/>
              </w:rPr>
              <w:t>This field carries the ASC Coinsurance 25% Indicator. ASC procedures are paid at 80% (20% coinsurance) except for screening colonoscopies (currently hard coded F-G0105 and F</w:t>
            </w:r>
            <w:r w:rsidR="00F03063">
              <w:rPr>
                <w:rFonts w:cs="Arial"/>
                <w:color w:val="000000"/>
              </w:rPr>
              <w:t>-</w:t>
            </w:r>
            <w:r>
              <w:rPr>
                <w:rFonts w:cs="Arial"/>
                <w:color w:val="000000"/>
              </w:rPr>
              <w:t>G0121) which are paid at 75% (25% coinsurance) as implemented by CR 26400 (CMS CR 5387) in the July 2007 release.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46A7C20"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4288B1B" w14:textId="77777777" w:rsidR="000751EA" w:rsidRPr="0097365E" w:rsidRDefault="000751EA" w:rsidP="000751EA">
            <w:pPr>
              <w:pStyle w:val="TableText"/>
              <w:rPr>
                <w:rFonts w:cs="Arial"/>
              </w:rPr>
            </w:pPr>
            <w:r w:rsidRPr="0042502A">
              <w:rPr>
                <w:rFonts w:cs="Arial"/>
                <w:b/>
              </w:rPr>
              <w:t>Valid Values:</w:t>
            </w:r>
          </w:p>
          <w:p w14:paraId="226D361F" w14:textId="794BCCC9" w:rsidR="000751EA" w:rsidRPr="00D439B3" w:rsidRDefault="000751EA" w:rsidP="00245396">
            <w:pPr>
              <w:pStyle w:val="TableTextBullet"/>
              <w:rPr>
                <w:lang w:val="es-ES_tradnl"/>
              </w:rPr>
            </w:pPr>
            <w:r>
              <w:rPr>
                <w:lang w:val="es-ES_tradnl"/>
              </w:rPr>
              <w:t>Y</w:t>
            </w:r>
            <w:r w:rsidR="00F03063">
              <w:rPr>
                <w:lang w:val="es-ES_tradnl"/>
              </w:rPr>
              <w:t xml:space="preserve"> – </w:t>
            </w:r>
            <w:r w:rsidRPr="00D439B3">
              <w:rPr>
                <w:lang w:val="es-ES_tradnl"/>
              </w:rPr>
              <w:t>Yes</w:t>
            </w:r>
          </w:p>
          <w:p w14:paraId="52C1F649" w14:textId="43FAA82A" w:rsidR="000751EA" w:rsidRPr="00D439B3" w:rsidRDefault="000751EA" w:rsidP="00245396">
            <w:pPr>
              <w:pStyle w:val="TableTextBullet"/>
              <w:rPr>
                <w:lang w:val="es-ES_tradnl"/>
              </w:rPr>
            </w:pPr>
            <w:r>
              <w:rPr>
                <w:lang w:val="es-ES_tradnl"/>
              </w:rPr>
              <w:t>N</w:t>
            </w:r>
            <w:r w:rsidR="00F03063">
              <w:rPr>
                <w:lang w:val="es-ES_tradnl"/>
              </w:rPr>
              <w:t xml:space="preserve"> – </w:t>
            </w:r>
            <w:r w:rsidRPr="00D439B3">
              <w:rPr>
                <w:lang w:val="es-ES_tradnl"/>
              </w:rPr>
              <w:t>No</w:t>
            </w:r>
          </w:p>
          <w:p w14:paraId="7612431B" w14:textId="0E75A877" w:rsidR="000751EA" w:rsidRPr="005B7BBA" w:rsidRDefault="000751EA" w:rsidP="00245396">
            <w:pPr>
              <w:pStyle w:val="TableTextBullet"/>
            </w:pPr>
            <w:r w:rsidRPr="00D439B3">
              <w:rPr>
                <w:lang w:val="es-ES_tradnl"/>
              </w:rPr>
              <w:t>Spaces</w:t>
            </w:r>
            <w:r w:rsidR="00F03063">
              <w:rPr>
                <w:lang w:val="es-ES_tradnl"/>
              </w:rPr>
              <w:t xml:space="preserve"> – </w:t>
            </w:r>
            <w:r>
              <w:t>No Data Value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5A554ED"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22B7D427"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01529DA9"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5977066E" w14:textId="77777777" w:rsidR="000751EA" w:rsidRPr="005B7BBA" w:rsidRDefault="000751EA" w:rsidP="000751EA">
            <w:pPr>
              <w:pStyle w:val="TableText"/>
            </w:pPr>
            <w:r w:rsidRPr="005B7BBA">
              <w:t>X</w:t>
            </w:r>
          </w:p>
        </w:tc>
      </w:tr>
      <w:tr w:rsidR="000751EA" w14:paraId="56BAFD2C" w14:textId="77777777" w:rsidTr="004F7FC3">
        <w:trPr>
          <w:cantSplit/>
          <w:trHeight w:val="3932"/>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6C09334" w14:textId="77777777" w:rsidR="000751EA" w:rsidRPr="005B7BBA" w:rsidRDefault="000751EA" w:rsidP="000751EA">
            <w:pPr>
              <w:pStyle w:val="TableText"/>
            </w:pPr>
            <w:r w:rsidRPr="005B7BBA">
              <w:t>46</w:t>
            </w:r>
            <w:r>
              <w:t>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04DC15A0" w14:textId="77777777" w:rsidR="000751EA" w:rsidRPr="005B7BBA" w:rsidRDefault="000751EA" w:rsidP="000751EA">
            <w:pPr>
              <w:pStyle w:val="TableText"/>
            </w:pPr>
            <w:r w:rsidRPr="005B7BBA">
              <w:t>DTL ASC MULT PROC IND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0A36458A" w14:textId="7C1ECA60" w:rsidR="000751EA" w:rsidRPr="005B7BBA" w:rsidRDefault="000751EA" w:rsidP="000751EA">
            <w:pPr>
              <w:pStyle w:val="TableText"/>
            </w:pPr>
            <w:r w:rsidRPr="005B7BBA">
              <w:t>:P:</w:t>
            </w:r>
            <w:r>
              <w:rPr>
                <w:rFonts w:cs="Courier New"/>
                <w:szCs w:val="16"/>
              </w:rPr>
              <w:t xml:space="preserve"> IDR-</w:t>
            </w:r>
            <w:hyperlink r:id="rId1310" w:history="1">
              <w:r>
                <w:rPr>
                  <w:rStyle w:val="Hyperlink"/>
                </w:rPr>
                <w:t>ASC-MULT-PROC</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F166B44" w14:textId="6FD5A77B" w:rsidR="000751EA" w:rsidRPr="005B7BBA" w:rsidRDefault="000751EA" w:rsidP="00F03063">
            <w:pPr>
              <w:pStyle w:val="TableText"/>
            </w:pPr>
            <w:r>
              <w:rPr>
                <w:rFonts w:cs="Arial"/>
              </w:rPr>
              <w:t>The multiple procedure discount indicator for the ASC procedure, supplied by CMS on the ASC fee schedule. Used to identify procedures that are subject to multiple surgery discounts.</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A1DE904"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8812C12" w14:textId="77777777" w:rsidR="000751EA" w:rsidRPr="0097365E" w:rsidRDefault="000751EA" w:rsidP="000751EA">
            <w:pPr>
              <w:pStyle w:val="TableText"/>
              <w:rPr>
                <w:rFonts w:cs="Arial"/>
              </w:rPr>
            </w:pPr>
            <w:r w:rsidRPr="0042502A">
              <w:rPr>
                <w:rFonts w:cs="Arial"/>
                <w:b/>
              </w:rPr>
              <w:t>Valid Values:</w:t>
            </w:r>
          </w:p>
          <w:p w14:paraId="3E84A4DA" w14:textId="7299E5A3" w:rsidR="000751EA" w:rsidRPr="00C40873" w:rsidRDefault="000751EA" w:rsidP="00245396">
            <w:pPr>
              <w:pStyle w:val="TableTextBullet"/>
            </w:pPr>
            <w:r>
              <w:t>1</w:t>
            </w:r>
            <w:r w:rsidR="00F03063">
              <w:t xml:space="preserve"> – </w:t>
            </w:r>
            <w:r w:rsidRPr="00C40873">
              <w:t>Surgical procedure for which multiple payment adjustments can apply.</w:t>
            </w:r>
          </w:p>
          <w:p w14:paraId="01B511C5" w14:textId="77ACD8EE" w:rsidR="000751EA" w:rsidRPr="00D439B3" w:rsidRDefault="000751EA" w:rsidP="00245396">
            <w:pPr>
              <w:pStyle w:val="TableTextBullet"/>
            </w:pPr>
            <w:r>
              <w:t>9</w:t>
            </w:r>
            <w:r w:rsidR="00F03063">
              <w:t xml:space="preserve"> – </w:t>
            </w:r>
            <w:r w:rsidRPr="00D439B3">
              <w:t>Concept of multiple procedure adjustment does not apply</w:t>
            </w:r>
          </w:p>
          <w:p w14:paraId="1A776C7D" w14:textId="6B976F9C" w:rsidR="000751EA" w:rsidRPr="005B7BBA" w:rsidRDefault="000751EA" w:rsidP="00245396">
            <w:pPr>
              <w:pStyle w:val="TableTextBullet"/>
            </w:pPr>
            <w:r w:rsidRPr="00C40873">
              <w:t>Spaces</w:t>
            </w:r>
            <w:r w:rsidR="00F03063">
              <w:t xml:space="preserve"> – </w:t>
            </w:r>
            <w:r>
              <w:t>No Data Value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7289BA8C"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28C6741D"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60613BB3"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0D3C2097" w14:textId="77777777" w:rsidR="000751EA" w:rsidRPr="005B7BBA" w:rsidRDefault="000751EA" w:rsidP="000751EA">
            <w:pPr>
              <w:pStyle w:val="TableText"/>
            </w:pPr>
            <w:r w:rsidRPr="005B7BBA">
              <w:t>X</w:t>
            </w:r>
          </w:p>
        </w:tc>
      </w:tr>
      <w:tr w:rsidR="000751EA" w14:paraId="09BFF6C6"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E8F634A" w14:textId="77777777" w:rsidR="000751EA" w:rsidRPr="005B7BBA" w:rsidRDefault="000751EA" w:rsidP="000751EA">
            <w:pPr>
              <w:pStyle w:val="TableText"/>
            </w:pPr>
            <w:r w:rsidRPr="005B7BBA">
              <w:t>46</w:t>
            </w:r>
            <w:r>
              <w:t>8</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3DE0F3B6" w14:textId="77777777" w:rsidR="000751EA" w:rsidRPr="005B7BBA" w:rsidRDefault="000751EA" w:rsidP="000751EA">
            <w:pPr>
              <w:pStyle w:val="TableText"/>
            </w:pPr>
            <w:r w:rsidRPr="005B7BBA">
              <w:t>DTL ASC MOD IND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9F2612F" w14:textId="681AB7FF" w:rsidR="000751EA" w:rsidRPr="005B7BBA" w:rsidRDefault="000751EA" w:rsidP="000751EA">
            <w:pPr>
              <w:pStyle w:val="TableText"/>
            </w:pPr>
            <w:r w:rsidRPr="005B7BBA">
              <w:t>:P:</w:t>
            </w:r>
            <w:r>
              <w:rPr>
                <w:rFonts w:cs="Courier New"/>
                <w:szCs w:val="16"/>
              </w:rPr>
              <w:t xml:space="preserve"> IDR-</w:t>
            </w:r>
            <w:hyperlink r:id="rId1311" w:history="1">
              <w:r>
                <w:rPr>
                  <w:rStyle w:val="Hyperlink"/>
                </w:rPr>
                <w:t>ASC-MOD-IND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28740A2" w14:textId="77777777" w:rsidR="000751EA" w:rsidRDefault="000751EA" w:rsidP="000751EA">
            <w:pPr>
              <w:pStyle w:val="TableText"/>
              <w:rPr>
                <w:rFonts w:cs="Arial"/>
              </w:rPr>
            </w:pPr>
            <w:r>
              <w:rPr>
                <w:rFonts w:cs="Arial"/>
              </w:rPr>
              <w:t>ASC FB/FC Modifier Indicator.</w:t>
            </w:r>
          </w:p>
          <w:p w14:paraId="79C76ABA" w14:textId="77777777" w:rsidR="000751EA" w:rsidRPr="005B7BBA" w:rsidRDefault="000751EA" w:rsidP="000751EA">
            <w:pPr>
              <w:pStyle w:val="TableText"/>
            </w:pPr>
            <w:r w:rsidRPr="003A72E0">
              <w:rPr>
                <w:rFonts w:cs="Arial"/>
                <w:color w:val="000000"/>
              </w:rPr>
              <w:t>The value in this field identifies whether the HCPCS procedure may be used with the FB or FC modifier, supplied by</w:t>
            </w:r>
            <w:r>
              <w:rPr>
                <w:rFonts w:cs="Arial"/>
                <w:color w:val="000000"/>
              </w:rPr>
              <w:t xml:space="preserve"> CMS on the ASC fee schedule.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25666A4"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7AC9231" w14:textId="77777777" w:rsidR="000751EA" w:rsidRPr="0097365E" w:rsidRDefault="000751EA" w:rsidP="000751EA">
            <w:pPr>
              <w:pStyle w:val="TableText"/>
              <w:rPr>
                <w:rFonts w:cs="Arial"/>
              </w:rPr>
            </w:pPr>
            <w:r w:rsidRPr="0042502A">
              <w:rPr>
                <w:rFonts w:cs="Arial"/>
                <w:b/>
              </w:rPr>
              <w:t>Valid Values:</w:t>
            </w:r>
          </w:p>
          <w:p w14:paraId="3271624E" w14:textId="40F5AEFD" w:rsidR="000751EA" w:rsidRPr="00D439B3" w:rsidRDefault="000751EA" w:rsidP="00245396">
            <w:pPr>
              <w:pStyle w:val="TableTextBullet"/>
              <w:rPr>
                <w:lang w:val="es-ES_tradnl"/>
              </w:rPr>
            </w:pPr>
            <w:r>
              <w:rPr>
                <w:lang w:val="es-ES_tradnl"/>
              </w:rPr>
              <w:t>Y</w:t>
            </w:r>
            <w:r w:rsidR="00F03063">
              <w:rPr>
                <w:rFonts w:cs="Arial"/>
              </w:rPr>
              <w:t xml:space="preserve"> – </w:t>
            </w:r>
            <w:r w:rsidRPr="00D439B3">
              <w:rPr>
                <w:lang w:val="es-ES_tradnl"/>
              </w:rPr>
              <w:t>Yes</w:t>
            </w:r>
          </w:p>
          <w:p w14:paraId="42D51198" w14:textId="3C29D26E" w:rsidR="000751EA" w:rsidRPr="00D439B3" w:rsidRDefault="000751EA" w:rsidP="00245396">
            <w:pPr>
              <w:pStyle w:val="TableTextBullet"/>
              <w:rPr>
                <w:lang w:val="es-ES_tradnl"/>
              </w:rPr>
            </w:pPr>
            <w:r>
              <w:rPr>
                <w:lang w:val="es-ES_tradnl"/>
              </w:rPr>
              <w:t>N</w:t>
            </w:r>
            <w:r w:rsidR="00F03063">
              <w:rPr>
                <w:lang w:val="es-ES_tradnl"/>
              </w:rPr>
              <w:t xml:space="preserve"> – </w:t>
            </w:r>
            <w:r w:rsidRPr="00D439B3">
              <w:rPr>
                <w:lang w:val="es-ES_tradnl"/>
              </w:rPr>
              <w:t>No</w:t>
            </w:r>
          </w:p>
          <w:p w14:paraId="0310C419" w14:textId="16D9151C" w:rsidR="000751EA" w:rsidRPr="005B7BBA" w:rsidRDefault="000751EA" w:rsidP="00245396">
            <w:pPr>
              <w:pStyle w:val="TableTextBullet"/>
            </w:pPr>
            <w:r>
              <w:rPr>
                <w:lang w:val="es-ES_tradnl"/>
              </w:rPr>
              <w:t>Spaces</w:t>
            </w:r>
            <w:r w:rsidR="00F03063">
              <w:rPr>
                <w:lang w:val="es-ES_tradnl"/>
              </w:rPr>
              <w:t xml:space="preserve"> – </w:t>
            </w:r>
            <w:r>
              <w:t>No Data Value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53F9853"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63C36632" w14:textId="77777777" w:rsidR="000751EA" w:rsidRPr="005B7BB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5A3465ED" w14:textId="77777777" w:rsidR="000751EA" w:rsidRPr="005B7BBA" w:rsidRDefault="000751EA" w:rsidP="000751EA">
            <w:pPr>
              <w:pStyle w:val="TableText"/>
            </w:pPr>
            <w:r w:rsidRPr="005B7BBA">
              <w:t>X</w:t>
            </w:r>
          </w:p>
        </w:tc>
        <w:tc>
          <w:tcPr>
            <w:tcW w:w="441" w:type="dxa"/>
            <w:tcBorders>
              <w:top w:val="single" w:sz="6" w:space="0" w:color="auto"/>
              <w:left w:val="single" w:sz="6" w:space="0" w:color="auto"/>
              <w:bottom w:val="single" w:sz="6" w:space="0" w:color="auto"/>
              <w:right w:val="single" w:sz="6" w:space="0" w:color="auto"/>
            </w:tcBorders>
          </w:tcPr>
          <w:p w14:paraId="2737262B" w14:textId="77777777" w:rsidR="000751EA" w:rsidRPr="005B7BBA" w:rsidRDefault="000751EA" w:rsidP="000751EA">
            <w:pPr>
              <w:pStyle w:val="TableText"/>
            </w:pPr>
            <w:r w:rsidRPr="005B7BBA">
              <w:t>X</w:t>
            </w:r>
          </w:p>
        </w:tc>
      </w:tr>
      <w:tr w:rsidR="000751EA" w14:paraId="6BDD1182"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46AB16B" w14:textId="77777777" w:rsidR="000751EA" w:rsidRPr="005B7BBA" w:rsidRDefault="000751EA" w:rsidP="000751EA">
            <w:pPr>
              <w:pStyle w:val="TableText"/>
            </w:pPr>
            <w:r>
              <w:t>469</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2C252526" w14:textId="77777777" w:rsidR="000751EA" w:rsidRPr="005B7BBA" w:rsidRDefault="000751EA" w:rsidP="000751EA">
            <w:pPr>
              <w:pStyle w:val="TableText"/>
            </w:pPr>
            <w:r>
              <w:t>DTL PCIP ELIGIBILITY FLAG</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80EDD07" w14:textId="129BDC6A" w:rsidR="000751EA" w:rsidRPr="005B7BBA" w:rsidRDefault="000751EA" w:rsidP="000751EA">
            <w:pPr>
              <w:pStyle w:val="TableText"/>
            </w:pPr>
            <w:r>
              <w:t>:P:IDR-</w:t>
            </w:r>
            <w:hyperlink r:id="rId1312" w:history="1">
              <w:r w:rsidRPr="00D865E9">
                <w:rPr>
                  <w:rStyle w:val="Hyperlink"/>
                </w:rPr>
                <w:t>DTL-PCIP-ELIG</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D420E30" w14:textId="77777777" w:rsidR="000751EA" w:rsidRPr="005B7BBA" w:rsidRDefault="000751EA" w:rsidP="000751EA">
            <w:pPr>
              <w:pStyle w:val="TableText"/>
            </w:pPr>
            <w:r>
              <w:t>Primary Care Incentive Payment eligibility flag</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A272D91" w14:textId="77777777" w:rsidR="000751EA" w:rsidRPr="005B7BBA" w:rsidRDefault="000751EA" w:rsidP="000751EA">
            <w:pPr>
              <w:pStyle w:val="TableText"/>
            </w:pPr>
            <w:r w:rsidRPr="00616A41">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C0BDD41" w14:textId="77777777" w:rsidR="000751EA" w:rsidRPr="005B7BBA" w:rsidRDefault="000751EA" w:rsidP="000751EA">
            <w:pPr>
              <w:pStyle w:val="TableText"/>
            </w:pPr>
            <w:r w:rsidRPr="00616A41">
              <w:t>Y (Yes) or</w:t>
            </w:r>
            <w:r>
              <w:t xml:space="preserve"> </w:t>
            </w:r>
            <w:r w:rsidRPr="00004FD7">
              <w:rPr>
                <w:rFonts w:cs="Arial"/>
              </w:rPr>
              <w:t>Blank</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E33EEB0" w14:textId="77777777" w:rsidR="000751EA" w:rsidRPr="005B7BB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3958BB3E" w14:textId="77777777" w:rsidR="000751EA" w:rsidRPr="005B7BB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1C14032E" w14:textId="77777777" w:rsidR="000751EA" w:rsidRPr="005B7BB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46CAC464" w14:textId="77777777" w:rsidR="000751EA" w:rsidRPr="005B7BBA" w:rsidRDefault="000751EA" w:rsidP="000751EA">
            <w:pPr>
              <w:pStyle w:val="TableText"/>
            </w:pPr>
            <w:r>
              <w:t>X</w:t>
            </w:r>
          </w:p>
        </w:tc>
      </w:tr>
      <w:tr w:rsidR="000751EA" w14:paraId="39173DEA"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AF5989F" w14:textId="4936AB71" w:rsidR="000751EA" w:rsidRDefault="000751EA" w:rsidP="000751EA">
            <w:pPr>
              <w:pStyle w:val="TableText"/>
            </w:pPr>
            <w:r>
              <w:t>470</w:t>
            </w:r>
            <w:r w:rsidR="005B7717">
              <w:t xml:space="preserve"> – </w:t>
            </w:r>
            <w:r>
              <w:t>478</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5AECD0EB" w14:textId="77777777" w:rsidR="000751EA" w:rsidRDefault="000751EA" w:rsidP="000751EA">
            <w:pPr>
              <w:pStyle w:val="TableText"/>
            </w:pPr>
            <w:r>
              <w:t>DTL PCIP INCENTIVE AMOUNT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A17BA50" w14:textId="05EB81CC" w:rsidR="000751EA" w:rsidRDefault="000751EA" w:rsidP="000751EA">
            <w:pPr>
              <w:pStyle w:val="TableText"/>
            </w:pPr>
            <w:r>
              <w:t>:P:IDR-</w:t>
            </w:r>
            <w:hyperlink r:id="rId1313" w:history="1">
              <w:r w:rsidRPr="00D865E9">
                <w:rPr>
                  <w:rStyle w:val="Hyperlink"/>
                </w:rPr>
                <w:t>DTL-PCIP-AMT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B535AF8" w14:textId="77777777" w:rsidR="000751EA" w:rsidRDefault="000751EA" w:rsidP="000751EA">
            <w:pPr>
              <w:pStyle w:val="TableText"/>
            </w:pPr>
            <w:r>
              <w:t>Primary Care Incentive Payment amount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7D58FA6" w14:textId="77777777" w:rsidR="000751EA" w:rsidRPr="00616A41" w:rsidRDefault="000751EA" w:rsidP="000751EA">
            <w:pPr>
              <w:pStyle w:val="TableText"/>
            </w:pPr>
            <w:r w:rsidRPr="00616A41">
              <w:t>9 N</w:t>
            </w:r>
          </w:p>
          <w:p w14:paraId="76F48594" w14:textId="77777777" w:rsidR="000751EA" w:rsidRPr="00616A41" w:rsidRDefault="000751EA" w:rsidP="000751EA">
            <w:pPr>
              <w:pStyle w:val="TableText"/>
            </w:pPr>
            <w:r w:rsidRPr="00616A41">
              <w:t>(9999999V99)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DB57A66" w14:textId="77777777" w:rsidR="000751E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562569CE" w14:textId="77777777" w:rsidR="000751E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7458DA00" w14:textId="77777777" w:rsidR="000751E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0FB02DDC"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74DC0E23" w14:textId="77777777" w:rsidR="000751EA" w:rsidRDefault="000751EA" w:rsidP="000751EA">
            <w:pPr>
              <w:pStyle w:val="TableText"/>
            </w:pPr>
            <w:r>
              <w:t>X</w:t>
            </w:r>
          </w:p>
        </w:tc>
      </w:tr>
      <w:tr w:rsidR="000751EA" w14:paraId="58D5E61E"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BAF14BF" w14:textId="77777777" w:rsidR="000751EA" w:rsidRDefault="000751EA" w:rsidP="000751EA">
            <w:pPr>
              <w:pStyle w:val="TableText"/>
            </w:pPr>
            <w:r>
              <w:t>479</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6BBBBF4" w14:textId="3E67C01B" w:rsidR="000751EA" w:rsidRDefault="000751EA" w:rsidP="003962F0">
            <w:pPr>
              <w:pStyle w:val="TableText"/>
            </w:pPr>
            <w:r>
              <w:t>DTL HSIP ELIGIBILITY FLAG</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B264DF1" w14:textId="2B3B7DA6" w:rsidR="000751EA" w:rsidRDefault="000751EA" w:rsidP="000751EA">
            <w:pPr>
              <w:pStyle w:val="TableText"/>
            </w:pPr>
            <w:r>
              <w:t>:P:IDR-</w:t>
            </w:r>
            <w:hyperlink r:id="rId1314" w:history="1">
              <w:r w:rsidRPr="00D865E9">
                <w:rPr>
                  <w:rStyle w:val="Hyperlink"/>
                </w:rPr>
                <w:t>DTL-HSIP-ELIG</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788E945" w14:textId="77777777" w:rsidR="000751EA" w:rsidRDefault="000751EA" w:rsidP="000751EA">
            <w:pPr>
              <w:pStyle w:val="TableText"/>
            </w:pPr>
            <w:r>
              <w:t>HPSA Surgical Incentive Payment eligibility flag</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A69EA49" w14:textId="77777777" w:rsidR="000751EA" w:rsidRPr="00616A41" w:rsidRDefault="000751EA" w:rsidP="000751EA">
            <w:pPr>
              <w:pStyle w:val="TableText"/>
            </w:pPr>
            <w:r w:rsidRPr="00616A41">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C4DD3C6" w14:textId="77777777" w:rsidR="000751EA" w:rsidRDefault="000751EA" w:rsidP="000751EA">
            <w:pPr>
              <w:pStyle w:val="TableText"/>
            </w:pPr>
            <w:r>
              <w:t>Y (Yes) or Blank</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50C24A4A" w14:textId="77777777" w:rsidR="000751E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48A8E05C"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11B3FD58"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410ADD3B" w14:textId="77777777" w:rsidR="000751EA" w:rsidRDefault="000751EA" w:rsidP="000751EA">
            <w:pPr>
              <w:pStyle w:val="TableText"/>
            </w:pPr>
            <w:r>
              <w:t>X</w:t>
            </w:r>
          </w:p>
        </w:tc>
      </w:tr>
      <w:tr w:rsidR="000751EA" w14:paraId="7383D19C"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0E9E3E4" w14:textId="4F461734" w:rsidR="000751EA" w:rsidRDefault="000751EA" w:rsidP="000751EA">
            <w:pPr>
              <w:pStyle w:val="TableText"/>
            </w:pPr>
            <w:r>
              <w:t>480</w:t>
            </w:r>
            <w:r w:rsidR="005B7717">
              <w:t xml:space="preserve"> – </w:t>
            </w:r>
            <w:r>
              <w:t>488</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47D8773F" w14:textId="77777777" w:rsidR="000751EA" w:rsidRDefault="000751EA" w:rsidP="000751EA">
            <w:pPr>
              <w:pStyle w:val="TableText"/>
            </w:pPr>
            <w:r>
              <w:t>DTL HSIP INCENTIVE AMOUNT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663886C" w14:textId="2D170584" w:rsidR="000751EA" w:rsidRDefault="000751EA" w:rsidP="000751EA">
            <w:pPr>
              <w:pStyle w:val="TableText"/>
            </w:pPr>
            <w:r>
              <w:t>:P:IDR-</w:t>
            </w:r>
            <w:hyperlink r:id="rId1315" w:history="1">
              <w:r w:rsidRPr="00D865E9">
                <w:rPr>
                  <w:rStyle w:val="Hyperlink"/>
                </w:rPr>
                <w:t>DTL-HSIP-AMT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3757D96" w14:textId="77777777" w:rsidR="000751EA" w:rsidRDefault="000751EA" w:rsidP="000751EA">
            <w:pPr>
              <w:pStyle w:val="TableText"/>
            </w:pPr>
            <w:r>
              <w:t>HPSA Surgical Incentive Payment amount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D5FC1FB" w14:textId="77777777" w:rsidR="000751EA" w:rsidRPr="00616A41" w:rsidRDefault="000751EA" w:rsidP="000751EA">
            <w:pPr>
              <w:pStyle w:val="TableText"/>
            </w:pPr>
            <w:r w:rsidRPr="00616A41">
              <w:t>9 N</w:t>
            </w:r>
          </w:p>
          <w:p w14:paraId="2DA16F89" w14:textId="77777777" w:rsidR="000751EA" w:rsidRPr="00616A41" w:rsidRDefault="000751EA" w:rsidP="000751EA">
            <w:pPr>
              <w:pStyle w:val="TableText"/>
            </w:pPr>
            <w:r w:rsidRPr="00616A41">
              <w:t>(9999999V99)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5409AD6" w14:textId="77777777" w:rsidR="000751E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A80C2D5" w14:textId="77777777" w:rsidR="000751E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78BF3CF8" w14:textId="77777777" w:rsidR="000751E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5B92DCE5"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2C311F20" w14:textId="77777777" w:rsidR="000751EA" w:rsidRDefault="000751EA" w:rsidP="000751EA">
            <w:pPr>
              <w:pStyle w:val="TableText"/>
            </w:pPr>
            <w:r>
              <w:t>X</w:t>
            </w:r>
          </w:p>
        </w:tc>
      </w:tr>
      <w:tr w:rsidR="000751EA" w14:paraId="53A95091"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30D3659" w14:textId="2A9E5C9A" w:rsidR="000751EA" w:rsidRDefault="000751EA" w:rsidP="000751EA">
            <w:pPr>
              <w:pStyle w:val="TableText"/>
            </w:pPr>
            <w:r>
              <w:t>489</w:t>
            </w:r>
            <w:r w:rsidR="005B7717">
              <w:t xml:space="preserve"> – </w:t>
            </w:r>
            <w:r>
              <w:t>497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4CEAC4BB" w14:textId="77777777" w:rsidR="000751EA" w:rsidRDefault="000751EA" w:rsidP="000751EA">
            <w:pPr>
              <w:pStyle w:val="TableText"/>
            </w:pPr>
            <w:r>
              <w:t>DTL NON FACILITY RTF</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58A0FF3" w14:textId="6ED225DD" w:rsidR="000751EA" w:rsidRDefault="000751EA" w:rsidP="000751EA">
            <w:pPr>
              <w:pStyle w:val="TableText"/>
            </w:pPr>
            <w:r w:rsidRPr="0091171F">
              <w:rPr>
                <w:rFonts w:cs="Courier New"/>
                <w:color w:val="000000"/>
              </w:rPr>
              <w:t>:P-IDR-</w:t>
            </w:r>
            <w:hyperlink r:id="rId1316" w:history="1">
              <w:r>
                <w:rPr>
                  <w:rStyle w:val="Hyperlink"/>
                  <w:rFonts w:cs="Courier New"/>
                </w:rPr>
                <w:t>DTL-NON-FAC-RTF</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C92CB32" w14:textId="77777777" w:rsidR="000751EA" w:rsidRDefault="000751EA" w:rsidP="000751EA">
            <w:pPr>
              <w:pStyle w:val="TableText"/>
            </w:pPr>
            <w:r>
              <w:t>MFSDB Reduced Therapy Fee Schedule Amount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68A28EA" w14:textId="77777777" w:rsidR="000751EA" w:rsidRPr="00616A41" w:rsidRDefault="000751EA" w:rsidP="000751EA">
            <w:pPr>
              <w:pStyle w:val="TableText"/>
            </w:pPr>
            <w:r w:rsidRPr="00616A41">
              <w:t>9 N</w:t>
            </w:r>
          </w:p>
          <w:p w14:paraId="1D505447" w14:textId="77777777" w:rsidR="000751EA" w:rsidRPr="00616A41" w:rsidRDefault="000751EA" w:rsidP="000751EA">
            <w:pPr>
              <w:pStyle w:val="TableText"/>
            </w:pPr>
            <w:r w:rsidRPr="00616A41">
              <w:t>(9999999V99)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DBDF545" w14:textId="77777777" w:rsidR="000751E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6B772ADC" w14:textId="77777777" w:rsidR="000751E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55B42F1C"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7C80224E"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5AB10212" w14:textId="77777777" w:rsidR="000751EA" w:rsidRDefault="000751EA" w:rsidP="000751EA">
            <w:pPr>
              <w:pStyle w:val="TableText"/>
            </w:pPr>
            <w:r>
              <w:t>X</w:t>
            </w:r>
          </w:p>
        </w:tc>
      </w:tr>
      <w:tr w:rsidR="000751EA" w14:paraId="6E9C80EE"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184B753" w14:textId="510A014B" w:rsidR="000751EA" w:rsidRDefault="000751EA" w:rsidP="000751EA">
            <w:pPr>
              <w:pStyle w:val="TableText"/>
            </w:pPr>
            <w:r>
              <w:t>498</w:t>
            </w:r>
            <w:r w:rsidR="005B7717">
              <w:t xml:space="preserve"> – </w:t>
            </w:r>
            <w:r>
              <w:t>506</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7B79AD29" w14:textId="77777777" w:rsidR="000751EA" w:rsidRDefault="000751EA" w:rsidP="000751EA">
            <w:pPr>
              <w:pStyle w:val="TableText"/>
            </w:pPr>
            <w:r>
              <w:t>DTL NON FACILITY RVU</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05F4FF13" w14:textId="14E9D413" w:rsidR="000751EA" w:rsidRPr="0091171F" w:rsidRDefault="000751EA" w:rsidP="000751EA">
            <w:pPr>
              <w:pStyle w:val="TableText"/>
              <w:rPr>
                <w:rFonts w:cs="Courier New"/>
                <w:color w:val="000000"/>
              </w:rPr>
            </w:pPr>
            <w:r w:rsidRPr="00CB7DCA">
              <w:rPr>
                <w:rFonts w:cs="Courier New"/>
                <w:color w:val="000000"/>
              </w:rPr>
              <w:t>:P-IDR-</w:t>
            </w:r>
            <w:hyperlink r:id="rId1317" w:history="1">
              <w:r w:rsidRPr="00D865E9">
                <w:rPr>
                  <w:rStyle w:val="Hyperlink"/>
                  <w:rFonts w:cs="Courier New"/>
                </w:rPr>
                <w:t>DTL-NON-FAC-RVU</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2EA3513" w14:textId="77777777" w:rsidR="000751EA" w:rsidRDefault="000751EA" w:rsidP="000751EA">
            <w:pPr>
              <w:pStyle w:val="TableText"/>
            </w:pPr>
            <w:r w:rsidRPr="00616A41">
              <w:t>MFSDB Non-Facility Practice Expense RVUs</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E02E416" w14:textId="77777777" w:rsidR="000751EA" w:rsidRPr="00616A41" w:rsidRDefault="000751EA" w:rsidP="000751EA">
            <w:pPr>
              <w:pStyle w:val="TableText"/>
            </w:pPr>
            <w:r w:rsidRPr="00616A41">
              <w:t>9 N</w:t>
            </w:r>
          </w:p>
          <w:p w14:paraId="1FF4CCBA" w14:textId="77777777" w:rsidR="000751EA" w:rsidRPr="00616A41" w:rsidRDefault="000751EA" w:rsidP="000751EA">
            <w:pPr>
              <w:pStyle w:val="TableText"/>
            </w:pPr>
            <w:r w:rsidRPr="00616A41">
              <w:t>(9999999V99)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D5EBFE9" w14:textId="77777777" w:rsidR="000751E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06F4F3F0" w14:textId="77777777" w:rsidR="000751E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7E3EEAB1"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4EBE8475"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7DEC5597" w14:textId="77777777" w:rsidR="000751EA" w:rsidRDefault="000751EA" w:rsidP="000751EA">
            <w:pPr>
              <w:pStyle w:val="TableText"/>
            </w:pPr>
            <w:r>
              <w:t>X</w:t>
            </w:r>
          </w:p>
        </w:tc>
      </w:tr>
      <w:tr w:rsidR="000751EA" w14:paraId="0FC90BD7" w14:textId="77777777" w:rsidTr="004F7FC3">
        <w:trPr>
          <w:cantSplit/>
          <w:trHeight w:val="2213"/>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50B2D11" w14:textId="77777777" w:rsidR="000751EA" w:rsidRDefault="000751EA" w:rsidP="000751EA">
            <w:pPr>
              <w:pStyle w:val="TableText"/>
            </w:pPr>
            <w:r>
              <w:t>507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8CC895E" w14:textId="77777777" w:rsidR="000751EA" w:rsidRDefault="000751EA" w:rsidP="000751EA">
            <w:pPr>
              <w:pStyle w:val="TableText"/>
            </w:pPr>
            <w:r>
              <w:t>DTL Fee Reduction Indicator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9BEAAB8" w14:textId="7BBDDBB4" w:rsidR="000751EA" w:rsidRPr="00406C38" w:rsidRDefault="000751EA" w:rsidP="000751EA">
            <w:pPr>
              <w:pStyle w:val="TableText"/>
            </w:pPr>
            <w:r w:rsidRPr="00406C38">
              <w:rPr>
                <w:rFonts w:cs="Arial"/>
                <w:sz w:val="20"/>
              </w:rPr>
              <w:t>P:IDR-</w:t>
            </w:r>
            <w:hyperlink r:id="rId1318" w:history="1">
              <w:r w:rsidRPr="001211FF">
                <w:rPr>
                  <w:rStyle w:val="Hyperlink"/>
                  <w:rFonts w:cs="Arial"/>
                  <w:sz w:val="20"/>
                </w:rPr>
                <w:t>DTL-FL2-FEE-REDCT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2A8514D" w14:textId="77777777" w:rsidR="000751EA" w:rsidRPr="00616A41" w:rsidRDefault="000751EA" w:rsidP="000751EA">
            <w:pPr>
              <w:pStyle w:val="TableText"/>
            </w:pPr>
            <w:r>
              <w:t>Non-Participating Reduction Indicator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E43C593" w14:textId="77777777" w:rsidR="000751EA" w:rsidRPr="00616A41" w:rsidRDefault="000751EA" w:rsidP="000751EA">
            <w:pPr>
              <w:pStyle w:val="TableText"/>
            </w:pPr>
            <w: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8FF60A1" w14:textId="77777777" w:rsidR="000751EA" w:rsidRPr="0097365E" w:rsidRDefault="000751EA" w:rsidP="000751EA">
            <w:pPr>
              <w:pStyle w:val="TableText"/>
              <w:rPr>
                <w:rFonts w:cs="Arial"/>
              </w:rPr>
            </w:pPr>
            <w:r w:rsidRPr="0042502A">
              <w:rPr>
                <w:rFonts w:cs="Arial"/>
                <w:b/>
              </w:rPr>
              <w:t>Valid Values:</w:t>
            </w:r>
          </w:p>
          <w:p w14:paraId="782B0495" w14:textId="0D7A753D" w:rsidR="000751EA" w:rsidRPr="00C40873" w:rsidRDefault="000751EA" w:rsidP="00245396">
            <w:pPr>
              <w:pStyle w:val="TableTextBullet"/>
            </w:pPr>
            <w:r w:rsidRPr="00C40873">
              <w:t xml:space="preserve">Y </w:t>
            </w:r>
            <w:r w:rsidR="00F03063">
              <w:t xml:space="preserve">– </w:t>
            </w:r>
            <w:r w:rsidRPr="00C40873">
              <w:t>Yes</w:t>
            </w:r>
          </w:p>
          <w:p w14:paraId="0A80B0F6" w14:textId="2CB0D4EA" w:rsidR="00F03063" w:rsidRDefault="000751EA" w:rsidP="00245396">
            <w:pPr>
              <w:pStyle w:val="TableTextBullet"/>
            </w:pPr>
            <w:r w:rsidRPr="00C40873">
              <w:t xml:space="preserve">N </w:t>
            </w:r>
            <w:r w:rsidR="00F03063">
              <w:t xml:space="preserve">– </w:t>
            </w:r>
            <w:r w:rsidRPr="00C40873">
              <w:t>No</w:t>
            </w:r>
          </w:p>
          <w:p w14:paraId="255BD153" w14:textId="7DCA29A7" w:rsidR="000751EA" w:rsidRPr="00616A41" w:rsidRDefault="000751EA" w:rsidP="000751EA">
            <w:pPr>
              <w:pStyle w:val="TableText"/>
            </w:pPr>
            <w:r w:rsidRPr="00C40873">
              <w:t>Defaults to N for all claim types for Phase 1 Pending Claim Files</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E7A271B" w14:textId="77777777" w:rsidR="000751E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3F3B1B5D" w14:textId="77777777" w:rsidR="000751EA" w:rsidRDefault="000751EA" w:rsidP="000751EA">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59958F7B" w14:textId="77777777" w:rsidR="000751EA" w:rsidRDefault="000751EA" w:rsidP="000751EA">
            <w:pPr>
              <w:pStyle w:val="TableText"/>
            </w:pPr>
            <w:r>
              <w:t>-</w:t>
            </w:r>
          </w:p>
        </w:tc>
        <w:tc>
          <w:tcPr>
            <w:tcW w:w="441" w:type="dxa"/>
            <w:tcBorders>
              <w:top w:val="single" w:sz="6" w:space="0" w:color="auto"/>
              <w:left w:val="single" w:sz="6" w:space="0" w:color="auto"/>
              <w:bottom w:val="single" w:sz="6" w:space="0" w:color="auto"/>
              <w:right w:val="single" w:sz="6" w:space="0" w:color="auto"/>
            </w:tcBorders>
          </w:tcPr>
          <w:p w14:paraId="59AE5393" w14:textId="77777777" w:rsidR="000751EA" w:rsidRDefault="000751EA" w:rsidP="000751EA">
            <w:pPr>
              <w:pStyle w:val="TableText"/>
            </w:pPr>
            <w:r>
              <w:t>X</w:t>
            </w:r>
          </w:p>
        </w:tc>
      </w:tr>
      <w:tr w:rsidR="000751EA" w14:paraId="7B4EBD47" w14:textId="77777777" w:rsidTr="004F7FC3">
        <w:trPr>
          <w:cantSplit/>
        </w:trPr>
        <w:tc>
          <w:tcPr>
            <w:tcW w:w="802"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2ED7FDFD" w14:textId="1E52BED7" w:rsidR="000751EA" w:rsidRDefault="000751EA" w:rsidP="003962F0">
            <w:pPr>
              <w:pStyle w:val="TableText"/>
            </w:pPr>
            <w:r>
              <w:t>508</w:t>
            </w:r>
            <w:r w:rsidR="005B7717">
              <w:t xml:space="preserve"> –</w:t>
            </w:r>
            <w:r>
              <w:t xml:space="preserve"> 557</w:t>
            </w:r>
          </w:p>
        </w:tc>
        <w:tc>
          <w:tcPr>
            <w:tcW w:w="25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2F37A64F" w14:textId="77777777" w:rsidR="000751EA" w:rsidRDefault="000751EA" w:rsidP="000751EA">
            <w:pPr>
              <w:pStyle w:val="TableText"/>
            </w:pPr>
            <w:r>
              <w:t>DETAIL LEVEL RENDERING PROVIDER TAXONOMY</w:t>
            </w:r>
          </w:p>
        </w:tc>
        <w:tc>
          <w:tcPr>
            <w:tcW w:w="29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04F3DE8C" w14:textId="1E1A2FA8" w:rsidR="000751EA" w:rsidRDefault="000751EA" w:rsidP="000751EA">
            <w:pPr>
              <w:pStyle w:val="TableText"/>
              <w:rPr>
                <w:rFonts w:cs="Arial"/>
              </w:rPr>
            </w:pPr>
            <w:r>
              <w:rPr>
                <w:rFonts w:cs="Arial"/>
              </w:rPr>
              <w:t>:P: IDR-DTL-</w:t>
            </w:r>
            <w:hyperlink r:id="rId1319" w:history="1">
              <w:r w:rsidRPr="00B776A3">
                <w:rPr>
                  <w:rStyle w:val="Hyperlink"/>
                  <w:rFonts w:cs="Arial"/>
                </w:rPr>
                <w:t>RND-TXONOMY</w:t>
              </w:r>
            </w:hyperlink>
          </w:p>
        </w:tc>
        <w:tc>
          <w:tcPr>
            <w:tcW w:w="27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1AAD5D08" w14:textId="48F5528C" w:rsidR="000751EA" w:rsidRDefault="000751EA" w:rsidP="00F03063">
            <w:pPr>
              <w:pStyle w:val="TableText"/>
            </w:pPr>
            <w:r>
              <w:t>Detail level rendering provider taxonomy number, captured from 5010A1 2420A PRV03 when 2420A-NM1 was populated</w:t>
            </w:r>
          </w:p>
        </w:tc>
        <w:tc>
          <w:tcPr>
            <w:tcW w:w="11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07D6A9EA" w14:textId="77777777" w:rsidR="000751EA" w:rsidRDefault="000751EA" w:rsidP="000751EA">
            <w:pPr>
              <w:pStyle w:val="TableText"/>
            </w:pPr>
            <w:r>
              <w:t>50 C</w:t>
            </w:r>
          </w:p>
        </w:tc>
        <w:tc>
          <w:tcPr>
            <w:tcW w:w="234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51413DB7" w14:textId="77777777" w:rsidR="000751E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4EE968CD" w14:textId="77777777" w:rsidR="000751E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shd w:val="clear" w:color="auto" w:fill="FFFFFF"/>
          </w:tcPr>
          <w:p w14:paraId="6B6659B6"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shd w:val="clear" w:color="auto" w:fill="FFFFFF"/>
          </w:tcPr>
          <w:p w14:paraId="508C81C5"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shd w:val="clear" w:color="auto" w:fill="FFFFFF"/>
          </w:tcPr>
          <w:p w14:paraId="395B36B6" w14:textId="77777777" w:rsidR="000751EA" w:rsidRDefault="000751EA" w:rsidP="000751EA">
            <w:pPr>
              <w:pStyle w:val="TableText"/>
            </w:pPr>
            <w:r>
              <w:t>X</w:t>
            </w:r>
          </w:p>
        </w:tc>
      </w:tr>
      <w:tr w:rsidR="000751EA" w14:paraId="5081D761" w14:textId="77777777" w:rsidTr="004F7FC3">
        <w:trPr>
          <w:cantSplit/>
        </w:trPr>
        <w:tc>
          <w:tcPr>
            <w:tcW w:w="802"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16C052D8" w14:textId="45A892E8" w:rsidR="000751EA" w:rsidRDefault="000751EA" w:rsidP="000751EA">
            <w:pPr>
              <w:pStyle w:val="TableText"/>
            </w:pPr>
            <w:r>
              <w:t>558</w:t>
            </w:r>
            <w:r w:rsidR="005B7717">
              <w:t xml:space="preserve"> – </w:t>
            </w:r>
            <w:r>
              <w:t>605</w:t>
            </w:r>
          </w:p>
        </w:tc>
        <w:tc>
          <w:tcPr>
            <w:tcW w:w="25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6B36DA4B" w14:textId="77777777" w:rsidR="000751EA" w:rsidRDefault="000751EA" w:rsidP="000751EA">
            <w:pPr>
              <w:pStyle w:val="TableText"/>
            </w:pPr>
            <w:r>
              <w:t>NATIONAL DRUG CODE</w:t>
            </w:r>
          </w:p>
        </w:tc>
        <w:tc>
          <w:tcPr>
            <w:tcW w:w="29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3261676F" w14:textId="22361371" w:rsidR="000751EA" w:rsidRDefault="000751EA" w:rsidP="000751EA">
            <w:pPr>
              <w:pStyle w:val="TableText"/>
              <w:rPr>
                <w:rFonts w:cs="Arial"/>
              </w:rPr>
            </w:pPr>
            <w:r>
              <w:rPr>
                <w:rFonts w:cs="Arial"/>
              </w:rPr>
              <w:t>:P: IDR-</w:t>
            </w:r>
            <w:hyperlink r:id="rId1320" w:history="1">
              <w:r w:rsidRPr="00486FD9">
                <w:rPr>
                  <w:rStyle w:val="Hyperlink"/>
                  <w:rFonts w:cs="Arial"/>
                </w:rPr>
                <w:t>DTL-NDC</w:t>
              </w:r>
            </w:hyperlink>
          </w:p>
        </w:tc>
        <w:tc>
          <w:tcPr>
            <w:tcW w:w="27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5DC9CE49" w14:textId="77777777" w:rsidR="000751EA" w:rsidRDefault="000751EA" w:rsidP="000751EA">
            <w:pPr>
              <w:pStyle w:val="TableText"/>
            </w:pPr>
            <w:r>
              <w:t>National drug code, captured from 5010A1 2410-LIN03</w:t>
            </w:r>
          </w:p>
        </w:tc>
        <w:tc>
          <w:tcPr>
            <w:tcW w:w="11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21FBB2DE" w14:textId="77777777" w:rsidR="000751EA" w:rsidRDefault="000751EA" w:rsidP="000751EA">
            <w:pPr>
              <w:pStyle w:val="TableText"/>
            </w:pPr>
            <w:r>
              <w:t>48 C</w:t>
            </w:r>
          </w:p>
        </w:tc>
        <w:tc>
          <w:tcPr>
            <w:tcW w:w="234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5009BB26" w14:textId="77777777" w:rsidR="000751E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205D8C1B" w14:textId="3C1EFAE7" w:rsidR="000751EA" w:rsidRDefault="00F03063"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shd w:val="clear" w:color="auto" w:fill="FFFFFF"/>
          </w:tcPr>
          <w:p w14:paraId="3FD49F7B"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shd w:val="clear" w:color="auto" w:fill="FFFFFF"/>
          </w:tcPr>
          <w:p w14:paraId="5AF709F3"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shd w:val="clear" w:color="auto" w:fill="FFFFFF"/>
          </w:tcPr>
          <w:p w14:paraId="52458811" w14:textId="77777777" w:rsidR="000751EA" w:rsidRDefault="000751EA" w:rsidP="000751EA">
            <w:pPr>
              <w:pStyle w:val="TableText"/>
            </w:pPr>
            <w:r>
              <w:t>X</w:t>
            </w:r>
          </w:p>
        </w:tc>
      </w:tr>
      <w:tr w:rsidR="000751EA" w14:paraId="224656D4" w14:textId="77777777" w:rsidTr="004F7FC3">
        <w:trPr>
          <w:cantSplit/>
        </w:trPr>
        <w:tc>
          <w:tcPr>
            <w:tcW w:w="802"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203090F6" w14:textId="1F108948" w:rsidR="000751EA" w:rsidRDefault="000751EA" w:rsidP="000751EA">
            <w:pPr>
              <w:pStyle w:val="TableText"/>
            </w:pPr>
            <w:r>
              <w:t>606</w:t>
            </w:r>
            <w:r w:rsidR="005B7717">
              <w:t xml:space="preserve"> – </w:t>
            </w:r>
            <w:r>
              <w:t>620</w:t>
            </w:r>
          </w:p>
        </w:tc>
        <w:tc>
          <w:tcPr>
            <w:tcW w:w="25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0235F65A" w14:textId="77777777" w:rsidR="000751EA" w:rsidRDefault="000751EA" w:rsidP="000751EA">
            <w:pPr>
              <w:pStyle w:val="TableText"/>
            </w:pPr>
            <w:r>
              <w:t>DRUG UNITS</w:t>
            </w:r>
          </w:p>
        </w:tc>
        <w:tc>
          <w:tcPr>
            <w:tcW w:w="29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6B388B06" w14:textId="50950FE7" w:rsidR="000751EA" w:rsidRDefault="000751EA" w:rsidP="000751EA">
            <w:pPr>
              <w:pStyle w:val="TableText"/>
              <w:rPr>
                <w:rFonts w:cs="Arial"/>
              </w:rPr>
            </w:pPr>
            <w:r>
              <w:rPr>
                <w:rFonts w:cs="Arial"/>
              </w:rPr>
              <w:t>:P: IDR-</w:t>
            </w:r>
            <w:r w:rsidRPr="00486FD9">
              <w:rPr>
                <w:rFonts w:cs="Arial"/>
              </w:rPr>
              <w:t>DTL-</w:t>
            </w:r>
            <w:hyperlink r:id="rId1321" w:history="1">
              <w:r w:rsidRPr="00486FD9">
                <w:rPr>
                  <w:rStyle w:val="Hyperlink"/>
                  <w:rFonts w:cs="Arial"/>
                </w:rPr>
                <w:t>NDC-UNIT-COUNT</w:t>
              </w:r>
            </w:hyperlink>
          </w:p>
        </w:tc>
        <w:tc>
          <w:tcPr>
            <w:tcW w:w="27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733A4516" w14:textId="77777777" w:rsidR="000751EA" w:rsidRDefault="000751EA" w:rsidP="000751EA">
            <w:pPr>
              <w:pStyle w:val="TableText"/>
            </w:pPr>
            <w:r>
              <w:t>NDC units billed captured from 5010A1 2410-CTP04</w:t>
            </w:r>
          </w:p>
        </w:tc>
        <w:tc>
          <w:tcPr>
            <w:tcW w:w="11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1D796118" w14:textId="77777777" w:rsidR="000751EA" w:rsidRDefault="000751EA" w:rsidP="000751EA">
            <w:pPr>
              <w:pStyle w:val="TableText"/>
            </w:pPr>
            <w:r>
              <w:t>15 N</w:t>
            </w:r>
          </w:p>
        </w:tc>
        <w:tc>
          <w:tcPr>
            <w:tcW w:w="234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548E922F" w14:textId="77777777" w:rsidR="000751EA" w:rsidRDefault="000751EA" w:rsidP="000751EA">
            <w:pPr>
              <w:pStyle w:val="TableText"/>
            </w:pPr>
            <w:r>
              <w:t>-</w:t>
            </w:r>
          </w:p>
        </w:tc>
        <w:tc>
          <w:tcPr>
            <w:tcW w:w="831"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7C8B0550" w14:textId="77777777" w:rsidR="000751E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shd w:val="clear" w:color="auto" w:fill="FFFFFF"/>
          </w:tcPr>
          <w:p w14:paraId="7C57D202"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shd w:val="clear" w:color="auto" w:fill="FFFFFF"/>
          </w:tcPr>
          <w:p w14:paraId="502091FC"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shd w:val="clear" w:color="auto" w:fill="FFFFFF"/>
          </w:tcPr>
          <w:p w14:paraId="0C8D42BF" w14:textId="77777777" w:rsidR="000751EA" w:rsidRDefault="000751EA" w:rsidP="000751EA">
            <w:pPr>
              <w:pStyle w:val="TableText"/>
            </w:pPr>
            <w:r>
              <w:t>X</w:t>
            </w:r>
          </w:p>
        </w:tc>
      </w:tr>
      <w:tr w:rsidR="000751EA" w14:paraId="153AC20D" w14:textId="77777777" w:rsidTr="004F7FC3">
        <w:trPr>
          <w:cantSplit/>
          <w:trHeight w:val="2312"/>
        </w:trPr>
        <w:tc>
          <w:tcPr>
            <w:tcW w:w="802"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7F7DDAC1" w14:textId="42BA6BBA" w:rsidR="000751EA" w:rsidRDefault="000751EA" w:rsidP="000751EA">
            <w:pPr>
              <w:pStyle w:val="TableText"/>
            </w:pPr>
            <w:r>
              <w:t>621</w:t>
            </w:r>
            <w:r w:rsidR="005B7717">
              <w:t xml:space="preserve"> – </w:t>
            </w:r>
            <w:r>
              <w:t>622</w:t>
            </w:r>
          </w:p>
        </w:tc>
        <w:tc>
          <w:tcPr>
            <w:tcW w:w="25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1A3E12DB" w14:textId="77777777" w:rsidR="000751EA" w:rsidRDefault="000751EA" w:rsidP="000751EA">
            <w:pPr>
              <w:pStyle w:val="TableText"/>
            </w:pPr>
            <w:r>
              <w:t>BASIS OF MEASUREMENT</w:t>
            </w:r>
          </w:p>
        </w:tc>
        <w:tc>
          <w:tcPr>
            <w:tcW w:w="29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5A660F08" w14:textId="0BF6C614" w:rsidR="000751EA" w:rsidRDefault="000751EA" w:rsidP="000751EA">
            <w:pPr>
              <w:pStyle w:val="TableText"/>
              <w:rPr>
                <w:rFonts w:cs="Arial"/>
              </w:rPr>
            </w:pPr>
            <w:r>
              <w:rPr>
                <w:rFonts w:cs="Arial"/>
              </w:rPr>
              <w:t>:P: IDR-DTL-</w:t>
            </w:r>
            <w:hyperlink r:id="rId1322" w:history="1">
              <w:r w:rsidRPr="00B776A3">
                <w:rPr>
                  <w:rStyle w:val="Hyperlink"/>
                  <w:rFonts w:cs="Arial"/>
                </w:rPr>
                <w:t>BASIS-FOR-MSMT</w:t>
              </w:r>
            </w:hyperlink>
          </w:p>
        </w:tc>
        <w:tc>
          <w:tcPr>
            <w:tcW w:w="27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185B9DF2" w14:textId="77777777" w:rsidR="000751EA" w:rsidRDefault="000751EA" w:rsidP="000751EA">
            <w:pPr>
              <w:pStyle w:val="TableText"/>
            </w:pPr>
            <w:r>
              <w:t>NDC basis of measurement value captured from 5010A1 2410-CTP05</w:t>
            </w:r>
          </w:p>
        </w:tc>
        <w:tc>
          <w:tcPr>
            <w:tcW w:w="11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0DC6FFF2" w14:textId="77777777" w:rsidR="000751EA" w:rsidRDefault="000751EA" w:rsidP="000751EA">
            <w:pPr>
              <w:pStyle w:val="TableText"/>
            </w:pPr>
            <w:r>
              <w:t>2 C</w:t>
            </w:r>
          </w:p>
        </w:tc>
        <w:tc>
          <w:tcPr>
            <w:tcW w:w="234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26558EC7" w14:textId="77777777" w:rsidR="000751EA" w:rsidRPr="0097365E" w:rsidRDefault="000751EA" w:rsidP="000751EA">
            <w:pPr>
              <w:pStyle w:val="TableText"/>
              <w:rPr>
                <w:rFonts w:cs="Arial"/>
              </w:rPr>
            </w:pPr>
            <w:r w:rsidRPr="0042502A">
              <w:rPr>
                <w:rFonts w:cs="Arial"/>
                <w:b/>
              </w:rPr>
              <w:t>Valid Values:</w:t>
            </w:r>
          </w:p>
          <w:p w14:paraId="3B53340C" w14:textId="76745EB4" w:rsidR="000751EA" w:rsidRPr="00C40873" w:rsidRDefault="000751EA" w:rsidP="00245396">
            <w:pPr>
              <w:pStyle w:val="TableTextBullet"/>
            </w:pPr>
            <w:r>
              <w:t>F2</w:t>
            </w:r>
            <w:r w:rsidR="00F03063">
              <w:t xml:space="preserve"> – I</w:t>
            </w:r>
            <w:r>
              <w:t>nternational unit</w:t>
            </w:r>
          </w:p>
          <w:p w14:paraId="02007C57" w14:textId="70895A31" w:rsidR="000751EA" w:rsidRDefault="000751EA" w:rsidP="00245396">
            <w:pPr>
              <w:pStyle w:val="TableTextBullet"/>
            </w:pPr>
            <w:r>
              <w:t>GR</w:t>
            </w:r>
            <w:r w:rsidR="00F03063">
              <w:t xml:space="preserve"> – G</w:t>
            </w:r>
            <w:r>
              <w:t>ram</w:t>
            </w:r>
          </w:p>
          <w:p w14:paraId="67AED01F" w14:textId="37EACEF6" w:rsidR="000751EA" w:rsidRDefault="000751EA" w:rsidP="00245396">
            <w:pPr>
              <w:pStyle w:val="TableTextBullet"/>
            </w:pPr>
            <w:r>
              <w:t>ME</w:t>
            </w:r>
            <w:r w:rsidR="00F03063">
              <w:t xml:space="preserve"> – M</w:t>
            </w:r>
            <w:r>
              <w:t>illigram</w:t>
            </w:r>
          </w:p>
          <w:p w14:paraId="38733026" w14:textId="4E198AA7" w:rsidR="000751EA" w:rsidRDefault="000751EA" w:rsidP="00245396">
            <w:pPr>
              <w:pStyle w:val="TableTextBullet"/>
            </w:pPr>
            <w:r>
              <w:t>ML</w:t>
            </w:r>
            <w:r w:rsidR="00F03063">
              <w:t xml:space="preserve"> – M</w:t>
            </w:r>
            <w:r>
              <w:t>illiliter</w:t>
            </w:r>
          </w:p>
          <w:p w14:paraId="360AE817" w14:textId="423251CE" w:rsidR="000751EA" w:rsidRDefault="000751EA" w:rsidP="00245396">
            <w:pPr>
              <w:pStyle w:val="TableTextBullet"/>
            </w:pPr>
            <w:r>
              <w:t>UN</w:t>
            </w:r>
            <w:r w:rsidR="00F03063">
              <w:t xml:space="preserve"> – U</w:t>
            </w:r>
            <w:r>
              <w:t>nit</w:t>
            </w:r>
          </w:p>
        </w:tc>
        <w:tc>
          <w:tcPr>
            <w:tcW w:w="831"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5B767C5E" w14:textId="77777777" w:rsidR="000751E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shd w:val="clear" w:color="auto" w:fill="FFFFFF"/>
          </w:tcPr>
          <w:p w14:paraId="6B8DFCF6"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shd w:val="clear" w:color="auto" w:fill="FFFFFF"/>
          </w:tcPr>
          <w:p w14:paraId="412E48E7"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shd w:val="clear" w:color="auto" w:fill="FFFFFF"/>
          </w:tcPr>
          <w:p w14:paraId="27AF902C" w14:textId="77777777" w:rsidR="000751EA" w:rsidRDefault="000751EA" w:rsidP="000751EA">
            <w:pPr>
              <w:pStyle w:val="TableText"/>
            </w:pPr>
            <w:r>
              <w:t>X</w:t>
            </w:r>
          </w:p>
        </w:tc>
      </w:tr>
      <w:tr w:rsidR="000751EA" w14:paraId="24765F70"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A332CF1" w14:textId="77777777" w:rsidR="000751EA" w:rsidRDefault="000751EA" w:rsidP="000751EA">
            <w:pPr>
              <w:pStyle w:val="TableText"/>
            </w:pPr>
            <w:r>
              <w:t>623</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684FC036" w14:textId="77777777" w:rsidR="000751EA" w:rsidRDefault="000751EA" w:rsidP="000751EA">
            <w:pPr>
              <w:pStyle w:val="TableText"/>
            </w:pPr>
            <w:r>
              <w:t>RENDERING AND BILLING PROVIDER GROUP FLAG</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68DCD54" w14:textId="15381F2E" w:rsidR="000751EA" w:rsidRDefault="000751EA" w:rsidP="000751EA">
            <w:pPr>
              <w:pStyle w:val="TableText"/>
            </w:pPr>
            <w:r>
              <w:t>:P: IDR-</w:t>
            </w:r>
            <w:hyperlink r:id="rId1323" w:history="1">
              <w:r w:rsidRPr="000E4712">
                <w:rPr>
                  <w:rStyle w:val="Hyperlink"/>
                </w:rPr>
                <w:t>DTL-REND-GRP-FLAG</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90AF712" w14:textId="77777777" w:rsidR="000751EA" w:rsidRPr="00616A41" w:rsidRDefault="000751EA" w:rsidP="000751EA">
            <w:pPr>
              <w:pStyle w:val="TableText"/>
            </w:pPr>
            <w:r>
              <w:t>Flag indicating if the Rendering Provider is related to the Billing Provider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54B52210" w14:textId="77777777" w:rsidR="000751EA" w:rsidRPr="00616A41" w:rsidRDefault="000751EA" w:rsidP="000751EA">
            <w:pPr>
              <w:pStyle w:val="TableText"/>
            </w:pPr>
            <w: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3E8A651" w14:textId="77777777" w:rsidR="000751EA" w:rsidRPr="0000313D" w:rsidRDefault="000751EA" w:rsidP="000751EA">
            <w:pPr>
              <w:pStyle w:val="TableText"/>
              <w:rPr>
                <w:rFonts w:eastAsia="Calibri"/>
              </w:rPr>
            </w:pPr>
            <w:r>
              <w:t>Valid values for this field:</w:t>
            </w:r>
          </w:p>
          <w:p w14:paraId="4F41377C" w14:textId="77777777" w:rsidR="000751EA" w:rsidRPr="0097365E" w:rsidRDefault="000751EA" w:rsidP="000751EA">
            <w:pPr>
              <w:pStyle w:val="TableText"/>
              <w:rPr>
                <w:rFonts w:cs="Arial"/>
              </w:rPr>
            </w:pPr>
            <w:r w:rsidRPr="0042502A">
              <w:rPr>
                <w:rFonts w:cs="Arial"/>
                <w:b/>
              </w:rPr>
              <w:t>Valid Values:</w:t>
            </w:r>
          </w:p>
          <w:p w14:paraId="13FA6385" w14:textId="2793CBBC" w:rsidR="000751EA" w:rsidRPr="00C40873" w:rsidRDefault="000751EA" w:rsidP="00245396">
            <w:pPr>
              <w:pStyle w:val="TableTextBullet"/>
            </w:pPr>
            <w:r w:rsidRPr="00C40873">
              <w:t>Y</w:t>
            </w:r>
            <w:r w:rsidR="00F03063">
              <w:t xml:space="preserve"> – </w:t>
            </w:r>
            <w:r w:rsidRPr="00C40873">
              <w:t>indicates providers are related</w:t>
            </w:r>
          </w:p>
          <w:p w14:paraId="07C8A622" w14:textId="318DA681" w:rsidR="000751EA" w:rsidRPr="00C40873" w:rsidRDefault="000751EA" w:rsidP="00245396">
            <w:pPr>
              <w:pStyle w:val="TableTextBullet"/>
            </w:pPr>
            <w:r w:rsidRPr="00C40873">
              <w:t>N</w:t>
            </w:r>
            <w:r w:rsidR="00F03063">
              <w:t xml:space="preserve"> – </w:t>
            </w:r>
            <w:r w:rsidRPr="00C40873">
              <w:t>indicates providers are not related</w:t>
            </w:r>
          </w:p>
          <w:p w14:paraId="379A1E66" w14:textId="116962F7" w:rsidR="000751EA" w:rsidRPr="00616A41" w:rsidRDefault="000751EA" w:rsidP="00245396">
            <w:pPr>
              <w:pStyle w:val="TableTextBullet"/>
            </w:pPr>
            <w:r w:rsidRPr="00C40873">
              <w:t>Blank</w:t>
            </w:r>
            <w:r w:rsidR="00F03063">
              <w:t xml:space="preserve"> – </w:t>
            </w:r>
            <w:r w:rsidRPr="00C40873">
              <w:t>indicates a relationship could not be determined</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E8D03CD" w14:textId="039184F3" w:rsidR="000751EA" w:rsidRDefault="00E96E60"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72D793A8"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5348791C"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1E5B025D" w14:textId="77777777" w:rsidR="000751EA" w:rsidRDefault="000751EA" w:rsidP="000751EA">
            <w:pPr>
              <w:pStyle w:val="TableText"/>
            </w:pPr>
            <w:r>
              <w:t>X</w:t>
            </w:r>
          </w:p>
        </w:tc>
      </w:tr>
      <w:tr w:rsidR="000751EA" w14:paraId="5C9B8714"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C380142" w14:textId="5D5C1598" w:rsidR="000751EA" w:rsidRDefault="000751EA" w:rsidP="000751EA">
            <w:pPr>
              <w:pStyle w:val="TableText"/>
            </w:pPr>
            <w:r>
              <w:t>624</w:t>
            </w:r>
            <w:r w:rsidR="005B7717">
              <w:t xml:space="preserve"> – </w:t>
            </w:r>
            <w:r>
              <w:t>627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3B953C4F" w14:textId="455A2AA5" w:rsidR="000751EA" w:rsidRDefault="00D57DD5" w:rsidP="000751EA">
            <w:pPr>
              <w:pStyle w:val="TableText"/>
            </w:pPr>
            <w:r>
              <w:t xml:space="preserve">PIONEER </w:t>
            </w:r>
            <w:r w:rsidR="000751EA">
              <w:t>ACCOUNTABLE CARE ORGANIZATION (ACO) IDENTIFIER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7377BF0" w14:textId="142411A0" w:rsidR="000751EA" w:rsidRPr="00C4752B" w:rsidRDefault="000751EA" w:rsidP="00D57DD5">
            <w:pPr>
              <w:pStyle w:val="TableText"/>
              <w:rPr>
                <w:lang w:val="es-US"/>
              </w:rPr>
            </w:pPr>
            <w:r w:rsidRPr="00C4752B">
              <w:rPr>
                <w:lang w:val="es-US"/>
              </w:rPr>
              <w:t>:P:IDR-DTL</w:t>
            </w:r>
            <w:r w:rsidR="00D57DD5">
              <w:rPr>
                <w:lang w:val="es-US"/>
              </w:rPr>
              <w:t>-</w:t>
            </w:r>
            <w:r w:rsidR="00D57DD5">
              <w:t>PIONEER</w:t>
            </w:r>
            <w:r w:rsidRPr="00C4752B">
              <w:rPr>
                <w:lang w:val="es-US"/>
              </w:rPr>
              <w:t>-</w:t>
            </w:r>
            <w:hyperlink r:id="rId1324" w:history="1">
              <w:r w:rsidRPr="00C4752B">
                <w:rPr>
                  <w:rStyle w:val="Hyperlink"/>
                  <w:lang w:val="es-US"/>
                </w:rPr>
                <w:t>ACO-ID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69A8CD7" w14:textId="77777777" w:rsidR="000751EA" w:rsidRPr="00616A41" w:rsidRDefault="000751EA" w:rsidP="000751EA">
            <w:pPr>
              <w:pStyle w:val="TableText"/>
            </w:pPr>
            <w:r>
              <w:t>Pioneer ACO Identification Number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219E81B" w14:textId="77777777" w:rsidR="000751EA" w:rsidRPr="00616A41" w:rsidRDefault="000751EA" w:rsidP="000751EA">
            <w:pPr>
              <w:pStyle w:val="TableText"/>
            </w:pPr>
            <w:r>
              <w:t>4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6E9F8AD" w14:textId="77777777" w:rsidR="000751EA" w:rsidRPr="00616A41" w:rsidRDefault="000751EA" w:rsidP="000751EA">
            <w:pPr>
              <w:pStyle w:val="TableText"/>
            </w:pPr>
            <w:r>
              <w:t>PNNN, where N = number assigned by CMS</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8F5C669" w14:textId="77777777" w:rsidR="000751E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17C99884"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2BECC8C9"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35DF8FC7" w14:textId="77777777" w:rsidR="000751EA" w:rsidRDefault="000751EA" w:rsidP="000751EA">
            <w:pPr>
              <w:pStyle w:val="TableText"/>
            </w:pPr>
            <w:r>
              <w:t>X</w:t>
            </w:r>
          </w:p>
        </w:tc>
      </w:tr>
      <w:tr w:rsidR="000751EA" w14:paraId="74A7026B"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599F689" w14:textId="353E04EA" w:rsidR="000751EA" w:rsidRDefault="000751EA" w:rsidP="000751EA">
            <w:pPr>
              <w:pStyle w:val="TableText"/>
            </w:pPr>
            <w:r>
              <w:t>628</w:t>
            </w:r>
            <w:r w:rsidR="005B7717">
              <w:t xml:space="preserve"> – </w:t>
            </w:r>
            <w:r>
              <w:t>630</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0E93D1AB" w14:textId="41864D0B" w:rsidR="000751EA" w:rsidRDefault="00D57DD5" w:rsidP="000751EA">
            <w:pPr>
              <w:pStyle w:val="TableText"/>
            </w:pPr>
            <w:r>
              <w:t xml:space="preserve">PIONEER </w:t>
            </w:r>
            <w:r w:rsidR="000751EA">
              <w:t>ACO PERCENTAGE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7DF562D" w14:textId="07D0F565" w:rsidR="000751EA" w:rsidRPr="00C4752B" w:rsidRDefault="000751EA" w:rsidP="00D57DD5">
            <w:pPr>
              <w:pStyle w:val="TableText"/>
              <w:rPr>
                <w:lang w:val="es-US"/>
              </w:rPr>
            </w:pPr>
            <w:r w:rsidRPr="00C4752B">
              <w:rPr>
                <w:lang w:val="es-US"/>
              </w:rPr>
              <w:t>:P-IDR-DTL</w:t>
            </w:r>
            <w:r w:rsidR="00D57DD5">
              <w:rPr>
                <w:lang w:val="es-US"/>
              </w:rPr>
              <w:t>-</w:t>
            </w:r>
            <w:hyperlink r:id="rId1325" w:history="1">
              <w:r w:rsidR="00D57DD5" w:rsidRPr="00D57DD5">
                <w:rPr>
                  <w:rStyle w:val="Hyperlink"/>
                </w:rPr>
                <w:t>PIONEER-PERCENT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DF9DA02" w14:textId="547A27E9" w:rsidR="000751EA" w:rsidRPr="00616A41" w:rsidRDefault="000751EA" w:rsidP="000751EA">
            <w:pPr>
              <w:pStyle w:val="TableText"/>
            </w:pPr>
            <w:r>
              <w:t xml:space="preserve">Percentage by which a reduction is taken on </w:t>
            </w:r>
            <w:r w:rsidR="00D57DD5">
              <w:t xml:space="preserve">Pioneer </w:t>
            </w:r>
            <w:r>
              <w:t>ACO (</w:t>
            </w:r>
            <w:r w:rsidR="00D57DD5">
              <w:t xml:space="preserve">Demo </w:t>
            </w:r>
            <w:r>
              <w:t>59) claims</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52D5A83" w14:textId="77777777" w:rsidR="000751EA" w:rsidRPr="00616A41" w:rsidRDefault="000751EA" w:rsidP="000751EA">
            <w:pPr>
              <w:pStyle w:val="TableText"/>
            </w:pPr>
            <w:r>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7F640FD" w14:textId="706B096B" w:rsidR="000751EA" w:rsidRPr="00616A41" w:rsidRDefault="000751EA" w:rsidP="00E96E60">
            <w:pPr>
              <w:pStyle w:val="TableText"/>
            </w:pPr>
            <w:r>
              <w:t>NVNN, where V = implied decimal; number between 0.00 and 0.99</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5D27E4E1" w14:textId="77777777" w:rsidR="000751EA" w:rsidRDefault="000751EA" w:rsidP="000751EA">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5E8463B4"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17F1D3AC"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33523AD0" w14:textId="77777777" w:rsidR="000751EA" w:rsidRDefault="000751EA" w:rsidP="000751EA">
            <w:pPr>
              <w:pStyle w:val="TableText"/>
            </w:pPr>
            <w:r>
              <w:t>X</w:t>
            </w:r>
          </w:p>
        </w:tc>
      </w:tr>
      <w:tr w:rsidR="000751EA" w14:paraId="5FD339EC" w14:textId="77777777" w:rsidTr="004F7FC3">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614C04D" w14:textId="29FF47A1" w:rsidR="000751EA" w:rsidRDefault="000751EA" w:rsidP="000751EA">
            <w:pPr>
              <w:pStyle w:val="TableText"/>
            </w:pPr>
            <w:r>
              <w:t>631</w:t>
            </w:r>
            <w:r w:rsidR="005B7717">
              <w:t xml:space="preserve"> – </w:t>
            </w:r>
            <w:r>
              <w:t>644</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25222683" w14:textId="77777777" w:rsidR="000751EA" w:rsidRDefault="000751EA" w:rsidP="000751EA">
            <w:pPr>
              <w:pStyle w:val="TableText"/>
            </w:pPr>
            <w:r>
              <w:t>PRIOR AUTH UTN</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A2C2F95" w14:textId="487B0314" w:rsidR="000751EA" w:rsidRDefault="000751EA" w:rsidP="000751EA">
            <w:pPr>
              <w:pStyle w:val="TableText"/>
            </w:pPr>
            <w:r>
              <w:t>:P:IDR-K-</w:t>
            </w:r>
            <w:hyperlink r:id="rId1326" w:history="1">
              <w:r w:rsidRPr="00001CE5">
                <w:rPr>
                  <w:rStyle w:val="Hyperlink"/>
                </w:rPr>
                <w:t>PRIOR-AUTH-UTN</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C2A1F3F" w14:textId="77777777" w:rsidR="000751EA" w:rsidRDefault="000751EA" w:rsidP="000751EA">
            <w:pPr>
              <w:pStyle w:val="TableText"/>
            </w:pPr>
            <w:r>
              <w:t>Prior Authorization Unique Tracking Number (UTN)</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6FDB5F6" w14:textId="77777777" w:rsidR="000751EA" w:rsidRDefault="000751EA" w:rsidP="000751EA">
            <w:pPr>
              <w:pStyle w:val="TableText"/>
            </w:pPr>
            <w:r>
              <w:t>14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E3A84CA" w14:textId="439F607A" w:rsidR="000751EA" w:rsidRDefault="000751EA" w:rsidP="00E96E60">
            <w:pPr>
              <w:pStyle w:val="TableText"/>
            </w:pPr>
            <w:r>
              <w:t>System generated (</w:t>
            </w:r>
            <w:hyperlink r:id="rId1327" w:history="1">
              <w:r w:rsidRPr="008B3AB3">
                <w:rPr>
                  <w:noProof w:val="0"/>
                  <w:color w:val="0000FF"/>
                  <w:u w:val="single"/>
                </w:rPr>
                <w:t>S1442000</w:t>
              </w:r>
            </w:hyperlink>
            <w:r>
              <w:t>,</w:t>
            </w:r>
            <w:r w:rsidRPr="000C40AA">
              <w:rPr>
                <w:rFonts w:ascii="Verdana" w:hAnsi="Verdana" w:cs="Arial"/>
                <w:noProof w:val="0"/>
                <w:szCs w:val="18"/>
              </w:rPr>
              <w:t xml:space="preserve"> </w:t>
            </w:r>
            <w:hyperlink r:id="rId1328" w:history="1">
              <w:r w:rsidRPr="008B3AB3">
                <w:rPr>
                  <w:rFonts w:cs="Arial"/>
                  <w:noProof w:val="0"/>
                  <w:color w:val="0000FF"/>
                  <w:u w:val="single"/>
                </w:rPr>
                <w:t>Prior Authorization Criteria Screen</w:t>
              </w:r>
            </w:hyperlink>
            <w:r>
              <w: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6054547" w14:textId="77777777" w:rsidR="000751EA" w:rsidRDefault="000751EA" w:rsidP="000751EA">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333F6D11"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2347E877"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18ADD50E" w14:textId="77777777" w:rsidR="000751EA" w:rsidRDefault="000751EA" w:rsidP="000751EA">
            <w:pPr>
              <w:pStyle w:val="TableText"/>
            </w:pPr>
            <w:r>
              <w:t>X</w:t>
            </w:r>
          </w:p>
        </w:tc>
      </w:tr>
      <w:tr w:rsidR="000751EA" w14:paraId="3B77C283"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56209A5" w14:textId="5A0BAC66" w:rsidR="000751EA" w:rsidRDefault="000751EA" w:rsidP="000751EA">
            <w:pPr>
              <w:pStyle w:val="TableText"/>
            </w:pPr>
            <w:r>
              <w:t>645</w:t>
            </w:r>
            <w:r w:rsidR="005B7717">
              <w:t xml:space="preserve"> – </w:t>
            </w:r>
            <w:r>
              <w:t>648</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5D18E2E5" w14:textId="77777777" w:rsidR="000751EA" w:rsidRDefault="000751EA" w:rsidP="000751EA">
            <w:pPr>
              <w:pStyle w:val="TableText"/>
            </w:pPr>
            <w:r>
              <w:t>PRIOR AUTH PROGRAM ID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EC550DF" w14:textId="78145DAF" w:rsidR="000751EA" w:rsidRDefault="000751EA" w:rsidP="000751EA">
            <w:pPr>
              <w:pStyle w:val="TableText"/>
            </w:pPr>
            <w:r>
              <w:t>:P:IDR-K-</w:t>
            </w:r>
            <w:hyperlink r:id="rId1329" w:history="1">
              <w:r w:rsidRPr="00001CE5">
                <w:rPr>
                  <w:rStyle w:val="Hyperlink"/>
                </w:rPr>
                <w:t>PA-PROGRAM-ID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2BC4126" w14:textId="77777777" w:rsidR="000751EA" w:rsidRDefault="000751EA" w:rsidP="000751EA">
            <w:pPr>
              <w:pStyle w:val="TableText"/>
            </w:pPr>
            <w:r>
              <w:t>Prior Authorization Program Identification Number. If this field is blank Prior Auth does not apply.</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5B1C02E1" w14:textId="77777777" w:rsidR="000751EA" w:rsidRDefault="000751EA" w:rsidP="000751EA">
            <w:pPr>
              <w:pStyle w:val="TableText"/>
            </w:pPr>
            <w:r>
              <w:t>4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CA754CB" w14:textId="77777777" w:rsidR="000751EA" w:rsidRDefault="000751EA" w:rsidP="000751EA">
            <w:pPr>
              <w:pStyle w:val="TableText"/>
            </w:pPr>
            <w:r>
              <w:t>BNNN, where B is for Part B and where NNN is a number assigned by CMS.</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1A6CCE88" w14:textId="77777777" w:rsidR="000751EA" w:rsidRDefault="000751EA" w:rsidP="000751EA">
            <w:pPr>
              <w:pStyle w:val="TableText"/>
            </w:pPr>
            <w:r>
              <w:t xml:space="preserve">Spaces </w:t>
            </w:r>
          </w:p>
        </w:tc>
        <w:tc>
          <w:tcPr>
            <w:tcW w:w="440" w:type="dxa"/>
            <w:tcBorders>
              <w:top w:val="single" w:sz="6" w:space="0" w:color="auto"/>
              <w:left w:val="single" w:sz="6" w:space="0" w:color="auto"/>
              <w:bottom w:val="single" w:sz="6" w:space="0" w:color="auto"/>
              <w:right w:val="single" w:sz="6" w:space="0" w:color="auto"/>
            </w:tcBorders>
          </w:tcPr>
          <w:p w14:paraId="5B3C08A1" w14:textId="77777777" w:rsidR="000751EA" w:rsidRDefault="000751EA" w:rsidP="000751EA">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2923DE6F" w14:textId="77777777" w:rsidR="000751EA" w:rsidRDefault="000751EA" w:rsidP="000751EA">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601908E9" w14:textId="77777777" w:rsidR="000751EA" w:rsidRDefault="000751EA" w:rsidP="000751EA">
            <w:pPr>
              <w:pStyle w:val="TableText"/>
            </w:pPr>
            <w:r>
              <w:t>X</w:t>
            </w:r>
          </w:p>
        </w:tc>
      </w:tr>
      <w:tr w:rsidR="00E96E60" w14:paraId="62FF3EA4"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14C78F9" w14:textId="1B8F6C55" w:rsidR="00E96E60" w:rsidRDefault="00E96E60" w:rsidP="00E96E60">
            <w:pPr>
              <w:pStyle w:val="TableText"/>
            </w:pPr>
            <w:r>
              <w:t>649 – 652</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1DC9E271" w14:textId="683BADED" w:rsidR="00E96E60" w:rsidRDefault="00E96E60" w:rsidP="00E96E60">
            <w:pPr>
              <w:pStyle w:val="TableText"/>
            </w:pPr>
            <w:r>
              <w:t>PHASE SEQUENCE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500D7CC" w14:textId="7A870C14" w:rsidR="00E96E60" w:rsidRDefault="00E96E60" w:rsidP="00E96E60">
            <w:pPr>
              <w:pStyle w:val="TableText"/>
            </w:pPr>
            <w:r>
              <w:t>:P:IDR-</w:t>
            </w:r>
            <w:hyperlink r:id="rId1330" w:history="1">
              <w:r w:rsidRPr="00D837D3">
                <w:rPr>
                  <w:rStyle w:val="Hyperlink"/>
                </w:rPr>
                <w:t>DTL-PHASE-SEQ-NUM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599BF07" w14:textId="13AD6608" w:rsidR="00E96E60" w:rsidRDefault="00E96E60" w:rsidP="00E96E60">
            <w:pPr>
              <w:pStyle w:val="TableText"/>
            </w:pPr>
            <w:r>
              <w:t>The phase sequence number for the claim.</w:t>
            </w:r>
          </w:p>
          <w:p w14:paraId="164245A3" w14:textId="77777777" w:rsidR="00E96E60" w:rsidRDefault="00E96E60" w:rsidP="00E96E60">
            <w:pPr>
              <w:pStyle w:val="TableText"/>
            </w:pPr>
            <w:r w:rsidRPr="00D35012">
              <w:t>The Phase I Sequence is set to zeros on new day claims and increments on pending claims not in an approved to pay location when the claim moves to a new pending location or has had a location date change since the last batch cycle.</w:t>
            </w:r>
          </w:p>
          <w:p w14:paraId="07764CBE" w14:textId="77777777" w:rsidR="00E96E60" w:rsidRDefault="00E96E60" w:rsidP="00E96E60">
            <w:pPr>
              <w:pStyle w:val="TableText"/>
            </w:pPr>
            <w:r>
              <w:t>For Phase II and Phase III, this field is zeros.</w:t>
            </w:r>
          </w:p>
          <w:p w14:paraId="6C63A9A3" w14:textId="79ACC739" w:rsidR="00E96E60" w:rsidRDefault="00E96E60" w:rsidP="00E96E60">
            <w:pPr>
              <w:pStyle w:val="TableText"/>
            </w:pPr>
            <w:r w:rsidRPr="00E96E60">
              <w:rPr>
                <w:b/>
              </w:rPr>
              <w:t>Note:</w:t>
            </w:r>
            <w:r>
              <w:t xml:space="preserve"> This value on the claim detail record will exactly match the corresponding value on the claim header.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66FCE12" w14:textId="7DAB905F" w:rsidR="00E96E60" w:rsidRDefault="00E96E60" w:rsidP="00E96E60">
            <w:pPr>
              <w:pStyle w:val="TableText"/>
            </w:pPr>
            <w:r>
              <w:rPr>
                <w:caps/>
              </w:rPr>
              <w:t>4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A416C1E" w14:textId="39CE9542" w:rsidR="00E96E60" w:rsidRDefault="00E96E60" w:rsidP="00E96E60">
            <w:pPr>
              <w:pStyle w:val="TableText"/>
            </w:pPr>
            <w:r>
              <w:t>NNNN</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4ADDA419" w14:textId="4540CB7C" w:rsidR="00E96E60" w:rsidRDefault="00E96E60" w:rsidP="00E96E60">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33ED2DD2" w14:textId="61CB2AF6" w:rsidR="00E96E60" w:rsidRDefault="00E96E60" w:rsidP="00E96E60">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2D03A9DB" w14:textId="4A3C142E" w:rsidR="00E96E60" w:rsidRDefault="00E96E60" w:rsidP="00E96E60">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009804DD" w14:textId="7DDF095D" w:rsidR="00E96E60" w:rsidRDefault="00E96E60" w:rsidP="00E96E60">
            <w:pPr>
              <w:pStyle w:val="TableText"/>
            </w:pPr>
            <w:r>
              <w:t>X</w:t>
            </w:r>
          </w:p>
        </w:tc>
      </w:tr>
      <w:tr w:rsidR="00E96E60" w14:paraId="5C58D0B6"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0C33307" w14:textId="564BC1A3" w:rsidR="00E96E60" w:rsidRDefault="00E96E60" w:rsidP="00E96E60">
            <w:pPr>
              <w:pStyle w:val="TableText"/>
            </w:pPr>
            <w:r>
              <w:t>653 – 657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5B894D89" w14:textId="33507D28" w:rsidR="00E96E60" w:rsidRDefault="00E96E60" w:rsidP="00E96E60">
            <w:pPr>
              <w:pStyle w:val="TableText"/>
            </w:pPr>
            <w:r>
              <w:t>Molecular Test ID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D70713D" w14:textId="284BA358" w:rsidR="00E96E60" w:rsidRDefault="00E96E60" w:rsidP="00E96E60">
            <w:pPr>
              <w:pStyle w:val="TableText"/>
            </w:pPr>
            <w:r>
              <w:t>:P:IDR-DTL-</w:t>
            </w:r>
            <w:hyperlink r:id="rId1331" w:history="1">
              <w:r w:rsidRPr="00830062">
                <w:rPr>
                  <w:rStyle w:val="Hyperlink"/>
                </w:rPr>
                <w:t>MOLECULAR-TEST-ID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DB508C1" w14:textId="3468033D" w:rsidR="00E96E60" w:rsidRDefault="00E96E60" w:rsidP="00E96E60">
            <w:pPr>
              <w:pStyle w:val="TableText"/>
            </w:pPr>
            <w:r>
              <w:t>The Molecular Test ID for the molecular test provided.</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51D948D" w14:textId="155113CE" w:rsidR="00E96E60" w:rsidRDefault="00E96E60" w:rsidP="00E96E60">
            <w:pPr>
              <w:pStyle w:val="TableText"/>
              <w:rPr>
                <w:caps/>
              </w:rPr>
            </w:pPr>
            <w:r>
              <w:t>5 AN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AD8C728" w14:textId="627174BD" w:rsidR="00E96E60" w:rsidRDefault="00E96E60" w:rsidP="00E96E60">
            <w:pPr>
              <w:pStyle w:val="TableText"/>
            </w:pPr>
            <w:r>
              <w:t>ANNNN or AAAAA</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095D0C85" w14:textId="35986BA0" w:rsidR="00E96E60" w:rsidRDefault="00E96E60" w:rsidP="00E96E60">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51B60CA1" w14:textId="3365A15B" w:rsidR="00E96E60" w:rsidRDefault="00E96E60" w:rsidP="00E96E60">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500F4CD0" w14:textId="5CEBFDCB" w:rsidR="00E96E60" w:rsidRDefault="00E96E60" w:rsidP="00E96E60">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7602969C" w14:textId="64743780" w:rsidR="00E96E60" w:rsidRDefault="00E96E60" w:rsidP="00E96E60">
            <w:pPr>
              <w:pStyle w:val="TableText"/>
            </w:pPr>
            <w:r>
              <w:t>X</w:t>
            </w:r>
          </w:p>
        </w:tc>
      </w:tr>
      <w:tr w:rsidR="00E96E60" w14:paraId="06BEFD64"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F2B8AB5" w14:textId="680B90DC" w:rsidR="00E96E60" w:rsidRDefault="00E96E60" w:rsidP="00E96E60">
            <w:pPr>
              <w:pStyle w:val="TableText"/>
            </w:pPr>
            <w:r>
              <w:t>658 – 667</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4475349E" w14:textId="7DB17BF3" w:rsidR="00E96E60" w:rsidRDefault="00E96E60" w:rsidP="00D57DD5">
            <w:pPr>
              <w:pStyle w:val="TableText"/>
            </w:pPr>
            <w:r>
              <w:t>ACO</w:t>
            </w:r>
            <w:r w:rsidR="009D3707">
              <w:t>Model</w:t>
            </w:r>
            <w:r>
              <w:t xml:space="preserve"> ID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F707CC5" w14:textId="66E24BB1" w:rsidR="00E96E60" w:rsidRDefault="009D3707" w:rsidP="00D57DD5">
            <w:pPr>
              <w:pStyle w:val="TableText"/>
            </w:pPr>
            <w:r w:rsidRPr="009D3707">
              <w:rPr>
                <w:rFonts w:cs="Arial"/>
              </w:rPr>
              <w:t>P:IDR-DTL-</w:t>
            </w:r>
            <w:hyperlink r:id="rId1332" w:history="1">
              <w:r w:rsidRPr="00435665">
                <w:rPr>
                  <w:rStyle w:val="Hyperlink"/>
                </w:rPr>
                <w:t>ACO-MODEL-ID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BDCAE86" w14:textId="2456DE0A" w:rsidR="00291B1E" w:rsidRDefault="00E96E60" w:rsidP="00E07254">
            <w:pPr>
              <w:pStyle w:val="TableText"/>
            </w:pPr>
            <w:r>
              <w:t>Accountable Care Or</w:t>
            </w:r>
            <w:r w:rsidRPr="009477BA">
              <w:t>ganization (ACO) ID (Reference</w:t>
            </w:r>
          </w:p>
          <w:p w14:paraId="0290C230" w14:textId="71BF69FD" w:rsidR="00291B1E" w:rsidRDefault="0024656B" w:rsidP="00E07254">
            <w:pPr>
              <w:pStyle w:val="TableText"/>
              <w:rPr>
                <w:rStyle w:val="Hyperlink"/>
              </w:rPr>
            </w:pPr>
            <w:hyperlink r:id="rId1333" w:history="1">
              <w:r w:rsidRPr="00A40D1F">
                <w:rPr>
                  <w:rStyle w:val="Hyperlink"/>
                </w:rPr>
                <w:t>S1427020</w:t>
              </w:r>
            </w:hyperlink>
            <w:r w:rsidRPr="0024656B">
              <w:rPr>
                <w:rStyle w:val="Hyperlink"/>
              </w:rPr>
              <w:t xml:space="preserve"> </w:t>
            </w:r>
            <w:r w:rsidR="00291B1E" w:rsidRPr="00291B1E">
              <w:rPr>
                <w:rStyle w:val="Hyperlink"/>
              </w:rPr>
              <w:t>- KCC/CKCC</w:t>
            </w:r>
          </w:p>
          <w:p w14:paraId="31862E5B" w14:textId="5B2C34E8" w:rsidR="00291B1E" w:rsidRDefault="0024656B" w:rsidP="00E07254">
            <w:pPr>
              <w:pStyle w:val="TableText"/>
              <w:rPr>
                <w:rStyle w:val="Hyperlink"/>
              </w:rPr>
            </w:pPr>
            <w:hyperlink r:id="rId1334" w:history="1">
              <w:r w:rsidRPr="00A40D1F">
                <w:rPr>
                  <w:rStyle w:val="Hyperlink"/>
                </w:rPr>
                <w:t>S1427040</w:t>
              </w:r>
            </w:hyperlink>
            <w:r w:rsidR="00291B1E">
              <w:rPr>
                <w:rStyle w:val="Hyperlink"/>
              </w:rPr>
              <w:t xml:space="preserve"> – KCC/KCF</w:t>
            </w:r>
          </w:p>
          <w:p w14:paraId="2CCD5EFB" w14:textId="575201B3" w:rsidR="00291B1E" w:rsidRDefault="00D57DD5" w:rsidP="00291B1E">
            <w:pPr>
              <w:pStyle w:val="TableText"/>
              <w:rPr>
                <w:rStyle w:val="Hyperlink"/>
              </w:rPr>
            </w:pPr>
            <w:hyperlink r:id="rId1335" w:history="1">
              <w:r w:rsidRPr="00D57DD5">
                <w:rPr>
                  <w:rStyle w:val="Hyperlink"/>
                </w:rPr>
                <w:t>S14170</w:t>
              </w:r>
              <w:r w:rsidR="00E07254">
                <w:rPr>
                  <w:rStyle w:val="Hyperlink"/>
                </w:rPr>
                <w:t>6</w:t>
              </w:r>
              <w:r w:rsidRPr="00D57DD5">
                <w:rPr>
                  <w:rStyle w:val="Hyperlink"/>
                </w:rPr>
                <w:t>0</w:t>
              </w:r>
            </w:hyperlink>
            <w:r w:rsidR="00291B1E">
              <w:rPr>
                <w:rStyle w:val="Hyperlink"/>
              </w:rPr>
              <w:t xml:space="preserve"> – DC/REACH</w:t>
            </w:r>
          </w:p>
          <w:p w14:paraId="79475DDA" w14:textId="0018145C" w:rsidR="00E96E60" w:rsidRDefault="00291B1E" w:rsidP="00291B1E">
            <w:pPr>
              <w:pStyle w:val="TableText"/>
              <w:rPr>
                <w:rStyle w:val="Hyperlink"/>
              </w:rPr>
            </w:pPr>
            <w:hyperlink r:id="rId1336" w:history="1">
              <w:r w:rsidRPr="00783882">
                <w:rPr>
                  <w:rStyle w:val="Hyperlink"/>
                </w:rPr>
                <w:t>S1427004</w:t>
              </w:r>
            </w:hyperlink>
            <w:r>
              <w:rPr>
                <w:rStyle w:val="Hyperlink"/>
              </w:rPr>
              <w:t xml:space="preserve"> </w:t>
            </w:r>
            <w:r w:rsidR="002C30FD">
              <w:rPr>
                <w:rStyle w:val="Hyperlink"/>
              </w:rPr>
              <w:t>–</w:t>
            </w:r>
            <w:r>
              <w:rPr>
                <w:rStyle w:val="Hyperlink"/>
              </w:rPr>
              <w:t xml:space="preserve"> GUIDE</w:t>
            </w:r>
          </w:p>
          <w:p w14:paraId="796F7691" w14:textId="4CB808D7" w:rsidR="002C30FD" w:rsidRDefault="002C30FD" w:rsidP="00291B1E">
            <w:pPr>
              <w:pStyle w:val="TableText"/>
            </w:pPr>
            <w:hyperlink r:id="rId1337" w:history="1">
              <w:r w:rsidRPr="002C30FD">
                <w:rPr>
                  <w:rStyle w:val="Hyperlink"/>
                </w:rPr>
                <w:t>S1427005</w:t>
              </w:r>
            </w:hyperlink>
            <w:r w:rsidRPr="002C30FD">
              <w:t xml:space="preserve"> - MCP)</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424932F" w14:textId="4E6DC3EA" w:rsidR="00E96E60" w:rsidRDefault="00E96E60" w:rsidP="00E96E60">
            <w:pPr>
              <w:pStyle w:val="TableText"/>
            </w:pPr>
            <w:r>
              <w:t>10 AN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A2F4B50" w14:textId="6401BF5F" w:rsidR="00E96E60" w:rsidRDefault="00E96E60" w:rsidP="00E96E60">
            <w:pPr>
              <w:pStyle w:val="TableText"/>
            </w:pPr>
            <w:r>
              <w:t>ANNNN or AAAAA</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136922B8" w14:textId="321797C6" w:rsidR="00E96E60" w:rsidRDefault="00E96E60" w:rsidP="00E96E60">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43659A7A" w14:textId="4E264EDC" w:rsidR="00E96E60" w:rsidRDefault="00E96E60" w:rsidP="00E96E60">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2BE4058D" w14:textId="2EAC3626" w:rsidR="00E96E60" w:rsidRDefault="00E96E60" w:rsidP="00E96E60">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65B5B3C8" w14:textId="1FA61CAF" w:rsidR="00E96E60" w:rsidRDefault="00E96E60" w:rsidP="00E96E60">
            <w:pPr>
              <w:pStyle w:val="TableText"/>
            </w:pPr>
            <w:r>
              <w:t>X</w:t>
            </w:r>
          </w:p>
        </w:tc>
      </w:tr>
      <w:tr w:rsidR="00E07254" w14:paraId="35C4F653"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5FA934F" w14:textId="602AAAFD" w:rsidR="00E07254" w:rsidRDefault="00E07254" w:rsidP="00E07254">
            <w:pPr>
              <w:pStyle w:val="TableText"/>
            </w:pPr>
            <w:r>
              <w:t>668 – 672</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28F22E3E" w14:textId="58708FD1" w:rsidR="00E07254" w:rsidRDefault="00E07254" w:rsidP="00E07254">
            <w:pPr>
              <w:pStyle w:val="TableText"/>
            </w:pPr>
            <w:r>
              <w:t>ACO ModelFlags</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DE4D3C4" w14:textId="0D5BC669" w:rsidR="00E07254" w:rsidRPr="00E07254" w:rsidRDefault="00E07254" w:rsidP="00E07254">
            <w:pPr>
              <w:pStyle w:val="TableText"/>
              <w:rPr>
                <w:rFonts w:cs="Arial"/>
              </w:rPr>
            </w:pPr>
            <w:r w:rsidRPr="00E07254">
              <w:rPr>
                <w:rFonts w:cs="Arial"/>
              </w:rPr>
              <w:t>:P:IDR-DTL-</w:t>
            </w:r>
            <w:hyperlink r:id="rId1338" w:history="1">
              <w:r w:rsidRPr="00435665">
                <w:rPr>
                  <w:rStyle w:val="Hyperlink"/>
                </w:rPr>
                <w:t>ACO-MODEL-FLAGS</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452B9D9" w14:textId="77777777" w:rsidR="00E07254" w:rsidRDefault="00E07254" w:rsidP="00E07254">
            <w:pPr>
              <w:pStyle w:val="TableText"/>
            </w:pPr>
            <w:r>
              <w:t>ACO Benefit Enhancement Flags</w:t>
            </w:r>
          </w:p>
          <w:p w14:paraId="64B0862F" w14:textId="344FE1E3" w:rsidR="00E07254" w:rsidRDefault="00E07254" w:rsidP="00E07254">
            <w:pPr>
              <w:pStyle w:val="TableText"/>
            </w:pPr>
            <w:r>
              <w:t>Flags identify the applicable ACO benefit enhancement met for the claim detail.</w:t>
            </w:r>
            <w:r w:rsidR="00111D48">
              <w:t xml:space="preserve"> </w:t>
            </w:r>
            <w:r>
              <w:t xml:space="preserve">Each detail can receive up to five one-byte benefit enhancement flags. </w:t>
            </w:r>
          </w:p>
          <w:p w14:paraId="7E9CFED6" w14:textId="4573C5EF" w:rsidR="00E07254" w:rsidRDefault="00E07254" w:rsidP="00E07254">
            <w:pPr>
              <w:pStyle w:val="TableText"/>
            </w:pPr>
            <w:r>
              <w:t>The field is left justified and space filled for unused flag fields.</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7E942AA" w14:textId="34D6777D" w:rsidR="00E07254" w:rsidRDefault="00E07254" w:rsidP="00E07254">
            <w:pPr>
              <w:pStyle w:val="TableText"/>
            </w:pPr>
            <w:r>
              <w:t>5 AN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D00C60F" w14:textId="77777777" w:rsidR="00E07254" w:rsidRDefault="00E07254" w:rsidP="00E07254">
            <w:pPr>
              <w:pStyle w:val="TableText"/>
              <w:rPr>
                <w:rFonts w:cs="Arial"/>
              </w:rPr>
            </w:pPr>
            <w:r w:rsidRPr="0042502A">
              <w:rPr>
                <w:rFonts w:cs="Arial"/>
                <w:b/>
              </w:rPr>
              <w:t>Valid Values:</w:t>
            </w:r>
          </w:p>
          <w:p w14:paraId="61BAF348" w14:textId="30FDEA2A" w:rsidR="00E07254" w:rsidRDefault="00E07254" w:rsidP="000F3FB4">
            <w:pPr>
              <w:pStyle w:val="TableTextBullet"/>
              <w:spacing w:before="20" w:after="20"/>
              <w:ind w:left="216" w:hanging="187"/>
            </w:pPr>
            <w:r>
              <w:t xml:space="preserve">0 – Base Record (no </w:t>
            </w:r>
            <w:r w:rsidR="006500C7">
              <w:t xml:space="preserve">benefit </w:t>
            </w:r>
            <w:r>
              <w:t>enhancements)</w:t>
            </w:r>
          </w:p>
          <w:p w14:paraId="5C13F615" w14:textId="7BB74EFA" w:rsidR="00E07254" w:rsidRDefault="00E07254" w:rsidP="000F3FB4">
            <w:pPr>
              <w:pStyle w:val="TableTextBullet"/>
              <w:spacing w:before="20" w:after="20"/>
              <w:ind w:left="216" w:hanging="187"/>
            </w:pPr>
            <w:r>
              <w:t>1 – Population Based Payments (PBP)</w:t>
            </w:r>
          </w:p>
          <w:p w14:paraId="04D4772C" w14:textId="3AA28B47" w:rsidR="00E07254" w:rsidRDefault="00E07254" w:rsidP="000F3FB4">
            <w:pPr>
              <w:pStyle w:val="TableTextBullet"/>
              <w:spacing w:before="20" w:after="20"/>
              <w:ind w:left="216" w:hanging="187"/>
            </w:pPr>
            <w:r>
              <w:t>2 – Telehealth</w:t>
            </w:r>
            <w:r w:rsidR="006500C7">
              <w:br/>
              <w:t>(</w:t>
            </w:r>
            <w:r w:rsidR="006500C7" w:rsidRPr="006F514A">
              <w:rPr>
                <w:rFonts w:eastAsia="Calibri"/>
              </w:rPr>
              <w:t xml:space="preserve">Asynchronous </w:t>
            </w:r>
            <w:r w:rsidR="006500C7">
              <w:t xml:space="preserve">and </w:t>
            </w:r>
            <w:r w:rsidR="006500C7">
              <w:rPr>
                <w:rFonts w:eastAsia="Calibri"/>
              </w:rPr>
              <w:t>S</w:t>
            </w:r>
            <w:r w:rsidR="006500C7" w:rsidRPr="006F514A">
              <w:rPr>
                <w:rFonts w:eastAsia="Calibri"/>
              </w:rPr>
              <w:t>ynchronous</w:t>
            </w:r>
            <w:r w:rsidR="006500C7">
              <w:t>)</w:t>
            </w:r>
          </w:p>
          <w:p w14:paraId="65EC89E8" w14:textId="6360AD2B" w:rsidR="00E07254" w:rsidRDefault="00E07254" w:rsidP="000F3FB4">
            <w:pPr>
              <w:pStyle w:val="TableTextBullet"/>
              <w:spacing w:before="20" w:after="20"/>
              <w:ind w:left="216" w:hanging="187"/>
            </w:pPr>
            <w:r>
              <w:t>3 – Post Discharge Home Visits</w:t>
            </w:r>
            <w:r w:rsidR="00EE1541">
              <w:t xml:space="preserve"> </w:t>
            </w:r>
            <w:r>
              <w:t>and Post Discha</w:t>
            </w:r>
            <w:r w:rsidR="006500C7">
              <w:t>r</w:t>
            </w:r>
            <w:r>
              <w:t>ge Home Visits</w:t>
            </w:r>
            <w:r w:rsidRPr="00AF4186">
              <w:rPr>
                <w:rFonts w:cs="Arial"/>
                <w:color w:val="000000"/>
                <w:szCs w:val="22"/>
              </w:rPr>
              <w:t xml:space="preserve"> waiver</w:t>
            </w:r>
            <w:r>
              <w:t>.</w:t>
            </w:r>
          </w:p>
          <w:p w14:paraId="3E736897" w14:textId="3CF0FE8D" w:rsidR="00E07254" w:rsidRDefault="00E07254" w:rsidP="000F3FB4">
            <w:pPr>
              <w:pStyle w:val="TableTextBullet"/>
              <w:spacing w:before="20" w:after="20"/>
              <w:ind w:left="216" w:hanging="187"/>
            </w:pPr>
            <w:r>
              <w:t>4 – 3-Day SNF Waiver</w:t>
            </w:r>
          </w:p>
          <w:p w14:paraId="6C80447E" w14:textId="6E1BD376" w:rsidR="00E07254" w:rsidRDefault="00E07254" w:rsidP="000F3FB4">
            <w:pPr>
              <w:pStyle w:val="TableTextBullet"/>
              <w:spacing w:before="20" w:after="20"/>
              <w:ind w:left="216" w:hanging="187"/>
            </w:pPr>
            <w:r>
              <w:t>5 – All Inclusive Population Based Payments (AIPBP)</w:t>
            </w:r>
          </w:p>
          <w:p w14:paraId="0FD0753C" w14:textId="7C41ADD7" w:rsidR="00E07254" w:rsidRDefault="00E07254" w:rsidP="000F3FB4">
            <w:pPr>
              <w:pStyle w:val="TableTextBullet"/>
              <w:spacing w:before="20" w:after="20"/>
              <w:ind w:left="216" w:hanging="187"/>
            </w:pPr>
            <w:r>
              <w:t xml:space="preserve">6 – </w:t>
            </w:r>
            <w:r w:rsidRPr="00C950CC">
              <w:t>Telehealth ECSO Comprehensive ESRD Care Claims</w:t>
            </w:r>
          </w:p>
          <w:p w14:paraId="3BBB492B" w14:textId="77777777" w:rsidR="00E07254" w:rsidRDefault="00E07254" w:rsidP="000F3FB4">
            <w:pPr>
              <w:pStyle w:val="TableTextBullet"/>
              <w:spacing w:before="20" w:after="20"/>
              <w:ind w:left="216" w:hanging="187"/>
            </w:pPr>
            <w:r>
              <w:t>7 – Care Management Home Visits</w:t>
            </w:r>
          </w:p>
          <w:p w14:paraId="1AF2C287" w14:textId="0847A576" w:rsidR="00E07254" w:rsidRPr="00E07254" w:rsidRDefault="00E07254" w:rsidP="000F3FB4">
            <w:pPr>
              <w:pStyle w:val="TableTextBullet"/>
              <w:spacing w:before="20" w:after="20"/>
              <w:ind w:left="216" w:hanging="187"/>
            </w:pPr>
            <w:r w:rsidRPr="00FA2AD8">
              <w:t xml:space="preserve">8 </w:t>
            </w:r>
            <w:r>
              <w:t>–</w:t>
            </w:r>
            <w:r w:rsidRPr="00FA2AD8">
              <w:t xml:space="preserve"> </w:t>
            </w:r>
            <w:r w:rsidR="00523C01">
              <w:t>Professional Care Capitation (</w:t>
            </w:r>
            <w:r w:rsidR="00523C01" w:rsidRPr="00FA2AD8">
              <w:t>PC</w:t>
            </w:r>
            <w:r w:rsidR="00523C01" w:rsidRPr="00E07254">
              <w:t>C</w:t>
            </w:r>
            <w:r w:rsidR="00523C01">
              <w:t>)</w:t>
            </w:r>
          </w:p>
          <w:p w14:paraId="6E1D6897" w14:textId="77777777" w:rsidR="00E07254" w:rsidRPr="00E07254" w:rsidRDefault="00E07254" w:rsidP="000F3FB4">
            <w:pPr>
              <w:pStyle w:val="TableTextBullet"/>
              <w:spacing w:before="20" w:after="20"/>
              <w:ind w:left="216" w:hanging="187"/>
            </w:pPr>
            <w:r w:rsidRPr="00E07254">
              <w:t xml:space="preserve">9 – Home Health Homebound Waiver </w:t>
            </w:r>
          </w:p>
          <w:p w14:paraId="13B799C2" w14:textId="77777777" w:rsidR="006500C7" w:rsidRDefault="00E07254" w:rsidP="000F3FB4">
            <w:pPr>
              <w:pStyle w:val="TableTextBullet"/>
              <w:spacing w:before="20" w:after="20"/>
              <w:ind w:left="216" w:hanging="187"/>
            </w:pPr>
            <w:r w:rsidRPr="00E07254">
              <w:t>B – Concur</w:t>
            </w:r>
            <w:r w:rsidRPr="00FA2AD8">
              <w:t>rent Care for Beneficiaries who Elect the Medicare Hospice Benefits</w:t>
            </w:r>
            <w:r w:rsidR="006500C7">
              <w:t xml:space="preserve"> </w:t>
            </w:r>
          </w:p>
          <w:p w14:paraId="102DC6CC" w14:textId="40764165" w:rsidR="00E07254" w:rsidRDefault="006500C7" w:rsidP="000F3FB4">
            <w:pPr>
              <w:pStyle w:val="TableTextBullet"/>
              <w:spacing w:before="20" w:after="20"/>
              <w:ind w:left="216" w:hanging="187"/>
            </w:pPr>
            <w:r>
              <w:t>C - Kidney Disease Education (KDE)</w:t>
            </w:r>
          </w:p>
          <w:p w14:paraId="7AAF5563" w14:textId="43FD5969" w:rsidR="00E67ED2" w:rsidRDefault="00E07254" w:rsidP="002D00E7">
            <w:pPr>
              <w:pStyle w:val="TableTextBullet"/>
              <w:spacing w:before="20" w:after="20"/>
              <w:ind w:left="216" w:hanging="187"/>
            </w:pPr>
            <w:r>
              <w:t>F – QCP Benefit Enhancement</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36BAACE" w14:textId="48ACDDAF" w:rsidR="00E07254" w:rsidRDefault="00E07254" w:rsidP="00E07254">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448473C8" w14:textId="2AC164A8" w:rsidR="00E07254" w:rsidRDefault="00E07254" w:rsidP="00E07254">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285A9C6B" w14:textId="583F51F4" w:rsidR="00E07254" w:rsidRDefault="00E07254" w:rsidP="00E07254">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372F89C4" w14:textId="1037DE14" w:rsidR="00E07254" w:rsidRDefault="00E07254" w:rsidP="00E07254">
            <w:pPr>
              <w:pStyle w:val="TableText"/>
            </w:pPr>
            <w:r>
              <w:t>X</w:t>
            </w:r>
          </w:p>
        </w:tc>
      </w:tr>
      <w:tr w:rsidR="00E67ED2" w14:paraId="396A1C2B" w14:textId="77777777" w:rsidTr="00BE71D8">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C4948E5" w14:textId="77777777" w:rsidR="00E67ED2" w:rsidRDefault="00E67ED2" w:rsidP="00E67ED2">
            <w:pPr>
              <w:pStyle w:val="TableText"/>
            </w:pPr>
            <w:r>
              <w:t>668 – 672</w:t>
            </w:r>
          </w:p>
          <w:p w14:paraId="66B0DA65" w14:textId="30DC024A" w:rsidR="00E67ED2" w:rsidRDefault="00E67ED2" w:rsidP="00E67ED2">
            <w:pPr>
              <w:pStyle w:val="TableText"/>
            </w:pPr>
            <w:r>
              <w:t>(Cont’d)</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29B74097" w14:textId="37E8205C" w:rsidR="00E67ED2" w:rsidRDefault="00E67ED2" w:rsidP="00E67ED2">
            <w:pPr>
              <w:pStyle w:val="TableText"/>
            </w:pPr>
            <w:r>
              <w:t>ACO ModelFlags</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635A9E8" w14:textId="23A88006" w:rsidR="00E67ED2" w:rsidRPr="00E07254" w:rsidRDefault="00E67ED2" w:rsidP="00E67ED2">
            <w:pPr>
              <w:pStyle w:val="TableText"/>
            </w:pPr>
            <w:r w:rsidRPr="00E07254">
              <w:rPr>
                <w:rFonts w:cs="Arial"/>
              </w:rPr>
              <w:t>:P:IDR-DTL-</w:t>
            </w:r>
            <w:hyperlink r:id="rId1339" w:history="1">
              <w:r w:rsidRPr="00435665">
                <w:rPr>
                  <w:rStyle w:val="Hyperlink"/>
                </w:rPr>
                <w:t>ACO-MODEL-FLAGS</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E35E33D" w14:textId="77777777" w:rsidR="00E67ED2" w:rsidRDefault="00E67ED2" w:rsidP="00E67ED2">
            <w:pPr>
              <w:pStyle w:val="TableText"/>
            </w:pPr>
            <w:r>
              <w:t>ACO Benefit Enhancement Flags</w:t>
            </w:r>
          </w:p>
          <w:p w14:paraId="445B4A24" w14:textId="77777777" w:rsidR="00E67ED2" w:rsidRDefault="00E67ED2" w:rsidP="00E67ED2">
            <w:pPr>
              <w:pStyle w:val="TableText"/>
            </w:pPr>
            <w:r>
              <w:t xml:space="preserve">Flags identify the applicable ACO benefit enhancement met for the claim detail. Each detail can receive up to five one-byte benefit enhancement flags. </w:t>
            </w:r>
          </w:p>
          <w:p w14:paraId="03C42D4F" w14:textId="7D381CA5" w:rsidR="00E67ED2" w:rsidRDefault="00E67ED2" w:rsidP="00E67ED2">
            <w:pPr>
              <w:pStyle w:val="TableText"/>
            </w:pPr>
            <w:r>
              <w:t>The field is left justified and space filled for unused flag fields.</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80AE547" w14:textId="006FC701" w:rsidR="00E67ED2" w:rsidRDefault="002D00E7" w:rsidP="00E67ED2">
            <w:pPr>
              <w:pStyle w:val="TableText"/>
            </w:pPr>
            <w:r>
              <w:t>5-AN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B979799" w14:textId="77777777" w:rsidR="002D00E7" w:rsidRDefault="002D00E7" w:rsidP="00C46DCB">
            <w:pPr>
              <w:pStyle w:val="TableTextBullet"/>
              <w:spacing w:before="20" w:after="20"/>
              <w:ind w:left="216" w:hanging="187"/>
            </w:pPr>
            <w:r w:rsidRPr="002D00E7">
              <w:t xml:space="preserve">G – KCF/PBA Benefit Enhancement </w:t>
            </w:r>
          </w:p>
          <w:p w14:paraId="0E4E19B1" w14:textId="3FA35F2F" w:rsidR="00E67ED2" w:rsidRDefault="00C46DCB" w:rsidP="00C46DCB">
            <w:pPr>
              <w:pStyle w:val="TableTextBullet"/>
              <w:spacing w:before="20" w:after="20"/>
              <w:ind w:left="216" w:hanging="187"/>
            </w:pPr>
            <w:r>
              <w:t>H –Home Infusion Therapy Benefit Enhancement</w:t>
            </w:r>
          </w:p>
          <w:p w14:paraId="55F9FF81" w14:textId="79875434" w:rsidR="00E67ED2" w:rsidRDefault="00C46DCB" w:rsidP="00BE71D8">
            <w:pPr>
              <w:pStyle w:val="TableTextBullet"/>
              <w:spacing w:before="20" w:after="20"/>
              <w:ind w:left="216" w:hanging="187"/>
            </w:pPr>
            <w:r>
              <w:t>I –Medical NutritionTherapy Benefit Enhancement</w:t>
            </w:r>
          </w:p>
          <w:p w14:paraId="76A966DA" w14:textId="36D1C937" w:rsidR="00E67ED2" w:rsidRDefault="00C46DCB" w:rsidP="00BE71D8">
            <w:pPr>
              <w:pStyle w:val="TableTextBullet"/>
              <w:spacing w:before="20" w:after="20"/>
              <w:ind w:left="216" w:hanging="187"/>
            </w:pPr>
            <w:r>
              <w:t>K –Cardiac and Pulmonary Rehabilitation Benefit Enhancement</w:t>
            </w:r>
          </w:p>
          <w:p w14:paraId="4872FC1E" w14:textId="77777777" w:rsidR="002C30FD" w:rsidRDefault="002C30FD" w:rsidP="002C30FD">
            <w:pPr>
              <w:pStyle w:val="TableTextBullet"/>
              <w:spacing w:before="20" w:after="20"/>
              <w:ind w:left="216" w:hanging="187"/>
            </w:pPr>
            <w:r>
              <w:t>L – Making Care Primary (MCP) Track 1</w:t>
            </w:r>
          </w:p>
          <w:p w14:paraId="7E3ED633" w14:textId="77777777" w:rsidR="002C30FD" w:rsidRDefault="002C30FD" w:rsidP="002C30FD">
            <w:pPr>
              <w:pStyle w:val="TableTextBullet"/>
              <w:spacing w:before="20" w:after="20"/>
              <w:ind w:left="216" w:hanging="187"/>
            </w:pPr>
            <w:r>
              <w:t>M – Making Care Primary (MCP) Track 2</w:t>
            </w:r>
          </w:p>
          <w:p w14:paraId="1DB59EAD" w14:textId="4BAC516C" w:rsidR="002C30FD" w:rsidRDefault="002C30FD" w:rsidP="002C30FD">
            <w:pPr>
              <w:pStyle w:val="TableTextBullet"/>
              <w:spacing w:before="20" w:after="20"/>
              <w:ind w:left="216" w:hanging="187"/>
            </w:pPr>
            <w:r>
              <w:t>N – Making Care Primary Track 3</w:t>
            </w:r>
          </w:p>
          <w:p w14:paraId="750A8365" w14:textId="60865D49" w:rsidR="00291B1E" w:rsidRDefault="00291B1E" w:rsidP="00291B1E">
            <w:pPr>
              <w:pStyle w:val="TableTextBullet"/>
              <w:spacing w:before="20" w:after="20"/>
              <w:ind w:left="216" w:hanging="187"/>
            </w:pPr>
            <w:r>
              <w:t>O – Guiding an Improved Dementia Experience (GUIDE)</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F5FB925" w14:textId="39E65D4F" w:rsidR="00E67ED2" w:rsidRDefault="00E67ED2" w:rsidP="00E67ED2">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064E993C" w14:textId="559675F1" w:rsidR="00E67ED2" w:rsidRDefault="00E67ED2" w:rsidP="00E67ED2">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10594FA4" w14:textId="08377B04" w:rsidR="00E67ED2" w:rsidRDefault="00E67ED2" w:rsidP="00E67ED2">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4D510CEF" w14:textId="53770179" w:rsidR="00E67ED2" w:rsidRDefault="00E67ED2" w:rsidP="00E67ED2">
            <w:pPr>
              <w:pStyle w:val="TableText"/>
            </w:pPr>
            <w:r>
              <w:t>X</w:t>
            </w:r>
          </w:p>
        </w:tc>
      </w:tr>
      <w:tr w:rsidR="00E07254" w14:paraId="03DA0D09"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767144A" w14:textId="5F32D135" w:rsidR="00E07254" w:rsidRDefault="00E07254" w:rsidP="00E07254">
            <w:pPr>
              <w:pStyle w:val="TableText"/>
            </w:pPr>
            <w:r>
              <w:t>673 – 675</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5882237D" w14:textId="657995DF" w:rsidR="00E07254" w:rsidRDefault="00E07254" w:rsidP="00E07254">
            <w:pPr>
              <w:pStyle w:val="TableText"/>
            </w:pPr>
            <w:r>
              <w:t>ACO Model Percent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3984CA0" w14:textId="5D08AC21" w:rsidR="00E07254" w:rsidRDefault="00E07254" w:rsidP="00E07254">
            <w:pPr>
              <w:pStyle w:val="TableText"/>
              <w:rPr>
                <w:rFonts w:cs="Arial"/>
              </w:rPr>
            </w:pPr>
            <w:r w:rsidRPr="00E07254">
              <w:t>P:IDR-DTL-</w:t>
            </w:r>
            <w:hyperlink r:id="rId1340" w:history="1">
              <w:r w:rsidRPr="00435665">
                <w:rPr>
                  <w:rStyle w:val="Hyperlink"/>
                </w:rPr>
                <w:t>ACO-MODEL-PERCENT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4C06446" w14:textId="29211AE0" w:rsidR="00E07254" w:rsidRDefault="00E07254" w:rsidP="00610D61">
            <w:pPr>
              <w:pStyle w:val="TableText"/>
            </w:pPr>
            <w:r>
              <w:t>ACO Percentage Amount. This amount will only be displayed for ACO Flags 1, 5</w:t>
            </w:r>
            <w:r w:rsidR="00610D61">
              <w:t>,</w:t>
            </w:r>
            <w:r>
              <w:t xml:space="preserve"> 8</w:t>
            </w:r>
            <w:r w:rsidR="00610D61">
              <w:t>, G</w:t>
            </w:r>
            <w:r w:rsidR="002C30FD" w:rsidRPr="002C30FD">
              <w:t xml:space="preserve">, L, M N </w:t>
            </w:r>
            <w:r w:rsidR="00291B1E">
              <w:t>and O</w:t>
            </w:r>
            <w: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3D3BC93" w14:textId="3BD85017" w:rsidR="00E07254" w:rsidRDefault="00E07254" w:rsidP="00E07254">
            <w:pPr>
              <w:pStyle w:val="TableText"/>
            </w:pPr>
            <w:r>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CF649DE" w14:textId="74854783" w:rsidR="00E07254" w:rsidRDefault="00E07254" w:rsidP="00E07254">
            <w:pPr>
              <w:pStyle w:val="TableText"/>
            </w:pPr>
            <w:r>
              <w:t>9v99 where V is an implied decimal.</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F7C83DE" w14:textId="38155F88" w:rsidR="00E07254" w:rsidRDefault="00E07254" w:rsidP="00E07254">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56DBBAA8" w14:textId="26FEB076" w:rsidR="00E07254" w:rsidRDefault="00E07254" w:rsidP="00E07254">
            <w:pPr>
              <w:pStyle w:val="TableText"/>
            </w:pPr>
            <w:r>
              <w:t>X</w:t>
            </w:r>
          </w:p>
        </w:tc>
        <w:tc>
          <w:tcPr>
            <w:tcW w:w="440" w:type="dxa"/>
            <w:tcBorders>
              <w:top w:val="single" w:sz="6" w:space="0" w:color="auto"/>
              <w:left w:val="single" w:sz="6" w:space="0" w:color="auto"/>
              <w:bottom w:val="single" w:sz="6" w:space="0" w:color="auto"/>
              <w:right w:val="single" w:sz="6" w:space="0" w:color="auto"/>
            </w:tcBorders>
          </w:tcPr>
          <w:p w14:paraId="4694A529" w14:textId="13C4605C" w:rsidR="00E07254" w:rsidRDefault="00E07254" w:rsidP="00E07254">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4F90DF79" w14:textId="6FB15374" w:rsidR="00E07254" w:rsidRDefault="00E07254" w:rsidP="00E07254">
            <w:pPr>
              <w:pStyle w:val="TableText"/>
            </w:pPr>
            <w:r>
              <w:t>X</w:t>
            </w:r>
          </w:p>
        </w:tc>
      </w:tr>
      <w:tr w:rsidR="00E07254" w14:paraId="15F462DF"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4A08CF9" w14:textId="5B81B7BD" w:rsidR="00E07254" w:rsidRDefault="00E07254" w:rsidP="00E07254">
            <w:pPr>
              <w:pStyle w:val="TableText"/>
            </w:pPr>
            <w:r w:rsidRPr="008B337A">
              <w:rPr>
                <w:rFonts w:cs="Arial"/>
              </w:rPr>
              <w:t>676</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3E4D0300" w14:textId="1A72A661" w:rsidR="00E07254" w:rsidRDefault="00E07254" w:rsidP="00E07254">
            <w:pPr>
              <w:pStyle w:val="TableText"/>
            </w:pPr>
            <w:r w:rsidRPr="008B337A">
              <w:rPr>
                <w:rFonts w:cs="Arial"/>
              </w:rPr>
              <w:t>Prior Auth Rep Payee Bypass Indicator</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B78E8F9" w14:textId="5C3CD9ED" w:rsidR="00E07254" w:rsidRDefault="00E07254" w:rsidP="00E07254">
            <w:pPr>
              <w:pStyle w:val="TableText"/>
              <w:rPr>
                <w:rFonts w:cs="Arial"/>
              </w:rPr>
            </w:pPr>
            <w:r w:rsidRPr="008B337A">
              <w:rPr>
                <w:rFonts w:cs="Arial"/>
              </w:rPr>
              <w:t>:P:ID</w:t>
            </w:r>
            <w:r w:rsidRPr="00F10803">
              <w:rPr>
                <w:rFonts w:cs="Arial"/>
              </w:rPr>
              <w:t>R-</w:t>
            </w:r>
            <w:hyperlink r:id="rId1341" w:history="1">
              <w:r w:rsidRPr="00F10803">
                <w:rPr>
                  <w:rStyle w:val="Hyperlink"/>
                  <w:rFonts w:cs="Arial"/>
                </w:rPr>
                <w:t>K-PA-PROGRAM-REP-PAY</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88E675B" w14:textId="41E35C04" w:rsidR="00E07254" w:rsidRDefault="00E07254" w:rsidP="00E07254">
            <w:pPr>
              <w:pStyle w:val="TableText"/>
            </w:pPr>
            <w:r w:rsidRPr="008B337A">
              <w:rPr>
                <w:rFonts w:cs="Arial"/>
              </w:rPr>
              <w:t>Indicates if Prior Authorization processing will occur on the claim or if it will be bypassed. If this field is blank and the Prior Auth Program ID field is also blank, Prior Auth does not apply.</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A1FF229" w14:textId="4A4DCE0F" w:rsidR="00E07254" w:rsidRDefault="00E07254" w:rsidP="00E07254">
            <w:pPr>
              <w:pStyle w:val="TableText"/>
            </w:pPr>
            <w:r w:rsidRPr="008B337A">
              <w:rPr>
                <w:rFonts w:cs="Arial"/>
              </w:rP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5E6EFAA" w14:textId="77777777" w:rsidR="00E07254" w:rsidRPr="008B337A" w:rsidRDefault="00E07254" w:rsidP="00E07254">
            <w:pPr>
              <w:pStyle w:val="TableText"/>
              <w:rPr>
                <w:rFonts w:cs="Arial"/>
              </w:rPr>
            </w:pPr>
            <w:r w:rsidRPr="0042502A">
              <w:rPr>
                <w:rFonts w:cs="Arial"/>
                <w:b/>
              </w:rPr>
              <w:t>Valid Values:</w:t>
            </w:r>
          </w:p>
          <w:p w14:paraId="27851AE9" w14:textId="0D704C55" w:rsidR="00E07254" w:rsidRPr="008B337A" w:rsidRDefault="00E07254" w:rsidP="00245396">
            <w:pPr>
              <w:pStyle w:val="TableTextBullet"/>
            </w:pPr>
            <w:r w:rsidRPr="008B337A">
              <w:t>R</w:t>
            </w:r>
            <w:r>
              <w:t xml:space="preserve"> – </w:t>
            </w:r>
            <w:r w:rsidRPr="008B337A">
              <w:t>Bypass Prior Auth processing.</w:t>
            </w:r>
          </w:p>
          <w:p w14:paraId="669A0282" w14:textId="53C5E5EA" w:rsidR="00E07254" w:rsidRDefault="00E07254" w:rsidP="00245396">
            <w:pPr>
              <w:pStyle w:val="TableTextBullet"/>
            </w:pPr>
            <w:r w:rsidRPr="008B337A">
              <w:t>Blank</w:t>
            </w:r>
            <w:r>
              <w:t xml:space="preserve"> – </w:t>
            </w:r>
            <w:r w:rsidRPr="008B337A">
              <w:t>Do not bypass Prior Auth processing.</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3D5F197B" w14:textId="1553021B" w:rsidR="00E07254" w:rsidRDefault="00E07254" w:rsidP="00E07254">
            <w:pPr>
              <w:pStyle w:val="TableText"/>
            </w:pPr>
            <w:r>
              <w:t>Spaces</w:t>
            </w:r>
          </w:p>
        </w:tc>
        <w:tc>
          <w:tcPr>
            <w:tcW w:w="440" w:type="dxa"/>
            <w:tcBorders>
              <w:top w:val="single" w:sz="6" w:space="0" w:color="auto"/>
              <w:left w:val="single" w:sz="6" w:space="0" w:color="auto"/>
              <w:bottom w:val="single" w:sz="6" w:space="0" w:color="auto"/>
              <w:right w:val="single" w:sz="6" w:space="0" w:color="auto"/>
            </w:tcBorders>
          </w:tcPr>
          <w:p w14:paraId="04615EE0" w14:textId="1B88A4F6" w:rsidR="00E07254" w:rsidRDefault="00E07254" w:rsidP="00E07254">
            <w:pPr>
              <w:pStyle w:val="TableText"/>
            </w:pPr>
            <w:r w:rsidRPr="008B337A">
              <w:rPr>
                <w:rFonts w:cs="Arial"/>
              </w:rPr>
              <w:t>X</w:t>
            </w:r>
          </w:p>
        </w:tc>
        <w:tc>
          <w:tcPr>
            <w:tcW w:w="440" w:type="dxa"/>
            <w:tcBorders>
              <w:top w:val="single" w:sz="6" w:space="0" w:color="auto"/>
              <w:left w:val="single" w:sz="6" w:space="0" w:color="auto"/>
              <w:bottom w:val="single" w:sz="6" w:space="0" w:color="auto"/>
              <w:right w:val="single" w:sz="6" w:space="0" w:color="auto"/>
            </w:tcBorders>
          </w:tcPr>
          <w:p w14:paraId="26816D07" w14:textId="642D230B" w:rsidR="00E07254" w:rsidRDefault="00E07254" w:rsidP="00E07254">
            <w:pPr>
              <w:pStyle w:val="TableText"/>
            </w:pPr>
            <w:r w:rsidRPr="008B337A">
              <w:rPr>
                <w:rFonts w:cs="Arial"/>
              </w:rPr>
              <w:t>X</w:t>
            </w:r>
          </w:p>
        </w:tc>
        <w:tc>
          <w:tcPr>
            <w:tcW w:w="441" w:type="dxa"/>
            <w:tcBorders>
              <w:top w:val="single" w:sz="6" w:space="0" w:color="auto"/>
              <w:left w:val="single" w:sz="6" w:space="0" w:color="auto"/>
              <w:bottom w:val="single" w:sz="6" w:space="0" w:color="auto"/>
              <w:right w:val="single" w:sz="6" w:space="0" w:color="auto"/>
            </w:tcBorders>
          </w:tcPr>
          <w:p w14:paraId="4E405B1E" w14:textId="32A6473F" w:rsidR="00E07254" w:rsidRDefault="00E07254" w:rsidP="00E07254">
            <w:pPr>
              <w:pStyle w:val="TableText"/>
            </w:pPr>
            <w:r w:rsidRPr="008B337A">
              <w:rPr>
                <w:rFonts w:cs="Arial"/>
              </w:rPr>
              <w:t>X</w:t>
            </w:r>
          </w:p>
        </w:tc>
      </w:tr>
      <w:tr w:rsidR="00E07254" w14:paraId="012DEB2E"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DC8E2F8" w14:textId="59A3E281" w:rsidR="00E07254" w:rsidRPr="008B337A" w:rsidRDefault="00E07254" w:rsidP="00E07254">
            <w:pPr>
              <w:pStyle w:val="TableText"/>
              <w:rPr>
                <w:rFonts w:cs="Arial"/>
              </w:rPr>
            </w:pPr>
            <w:r>
              <w:t>677 – 679</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3EB7F82B" w14:textId="7F3561CD" w:rsidR="00E07254" w:rsidRPr="008B337A" w:rsidRDefault="00E07254" w:rsidP="00E07254">
            <w:pPr>
              <w:pStyle w:val="TableText"/>
              <w:rPr>
                <w:rFonts w:cs="Arial"/>
              </w:rPr>
            </w:pPr>
            <w:r>
              <w:t>Prior Authorization Reduction Percentage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2B86CAD" w14:textId="6BAB0EE8" w:rsidR="00E07254" w:rsidRPr="008B337A" w:rsidRDefault="00E07254" w:rsidP="00E07254">
            <w:pPr>
              <w:pStyle w:val="TableText"/>
              <w:rPr>
                <w:rFonts w:cs="Arial"/>
              </w:rPr>
            </w:pPr>
            <w:r>
              <w:t>:P</w:t>
            </w:r>
            <w:r w:rsidRPr="00694C6A">
              <w:t>:IDR-K-</w:t>
            </w:r>
            <w:hyperlink r:id="rId1342" w:history="1">
              <w:r w:rsidRPr="00694C6A">
                <w:rPr>
                  <w:rStyle w:val="Hyperlink"/>
                </w:rPr>
                <w:t>PRIOR-AUTH-PCT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82E07A1" w14:textId="1F7FE3F0" w:rsidR="00E07254" w:rsidRPr="008B337A" w:rsidRDefault="00E07254" w:rsidP="00E07254">
            <w:pPr>
              <w:pStyle w:val="TableText"/>
              <w:rPr>
                <w:rFonts w:cs="Arial"/>
              </w:rPr>
            </w:pPr>
            <w:r>
              <w:t>Indicates the percentage of Prior Authorization Reduction applied to the claim detail.</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8E7A313" w14:textId="0858440F" w:rsidR="00E07254" w:rsidRPr="008B337A" w:rsidRDefault="00E07254" w:rsidP="00E07254">
            <w:pPr>
              <w:pStyle w:val="TableText"/>
              <w:rPr>
                <w:rFonts w:cs="Arial"/>
              </w:rPr>
            </w:pPr>
            <w:r>
              <w:t>3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967E5D8" w14:textId="1C8B5FDB" w:rsidR="00E07254" w:rsidRPr="0042502A" w:rsidRDefault="00E07254" w:rsidP="00E07254">
            <w:pPr>
              <w:pStyle w:val="TableText"/>
              <w:rPr>
                <w:rFonts w:cs="Arial"/>
                <w:b/>
              </w:rPr>
            </w:pPr>
            <w:r>
              <w:t>9</w:t>
            </w:r>
            <w:r w:rsidRPr="00561EBE">
              <w:t>9</w:t>
            </w:r>
            <w:r>
              <w:t>v9,</w:t>
            </w:r>
            <w:r w:rsidRPr="00561EBE">
              <w:t xml:space="preserve"> where V is an implied decimal</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21E9766C" w14:textId="1BF7592B" w:rsidR="00E07254" w:rsidRPr="008B337A" w:rsidRDefault="00E07254" w:rsidP="00E07254">
            <w:pPr>
              <w:pStyle w:val="TableText"/>
              <w:rPr>
                <w:rFonts w:cs="Arial"/>
              </w:rPr>
            </w:pPr>
            <w:r>
              <w:t>Spaces</w:t>
            </w:r>
          </w:p>
        </w:tc>
        <w:tc>
          <w:tcPr>
            <w:tcW w:w="440" w:type="dxa"/>
            <w:tcBorders>
              <w:top w:val="single" w:sz="6" w:space="0" w:color="auto"/>
              <w:left w:val="single" w:sz="6" w:space="0" w:color="auto"/>
              <w:bottom w:val="single" w:sz="6" w:space="0" w:color="auto"/>
              <w:right w:val="single" w:sz="6" w:space="0" w:color="auto"/>
            </w:tcBorders>
          </w:tcPr>
          <w:p w14:paraId="1470D6E4" w14:textId="7B2480FD" w:rsidR="00E07254" w:rsidRPr="008B337A" w:rsidRDefault="00E07254" w:rsidP="00E07254">
            <w:pPr>
              <w:pStyle w:val="TableText"/>
              <w:rPr>
                <w:rFonts w:cs="Arial"/>
              </w:rPr>
            </w:pPr>
            <w:r>
              <w:t>-</w:t>
            </w:r>
          </w:p>
        </w:tc>
        <w:tc>
          <w:tcPr>
            <w:tcW w:w="440" w:type="dxa"/>
            <w:tcBorders>
              <w:top w:val="single" w:sz="6" w:space="0" w:color="auto"/>
              <w:left w:val="single" w:sz="6" w:space="0" w:color="auto"/>
              <w:bottom w:val="single" w:sz="6" w:space="0" w:color="auto"/>
              <w:right w:val="single" w:sz="6" w:space="0" w:color="auto"/>
            </w:tcBorders>
          </w:tcPr>
          <w:p w14:paraId="47F0B182" w14:textId="427556DB" w:rsidR="00E07254" w:rsidRPr="008B337A" w:rsidRDefault="00E07254" w:rsidP="00E07254">
            <w:pPr>
              <w:pStyle w:val="TableText"/>
              <w:rPr>
                <w:rFonts w:cs="Arial"/>
              </w:rPr>
            </w:pPr>
            <w:r>
              <w:t>X</w:t>
            </w:r>
          </w:p>
        </w:tc>
        <w:tc>
          <w:tcPr>
            <w:tcW w:w="441" w:type="dxa"/>
            <w:tcBorders>
              <w:top w:val="single" w:sz="6" w:space="0" w:color="auto"/>
              <w:left w:val="single" w:sz="6" w:space="0" w:color="auto"/>
              <w:bottom w:val="single" w:sz="6" w:space="0" w:color="auto"/>
              <w:right w:val="single" w:sz="6" w:space="0" w:color="auto"/>
            </w:tcBorders>
          </w:tcPr>
          <w:p w14:paraId="77D6A968" w14:textId="2A91ED98" w:rsidR="00E07254" w:rsidRPr="008B337A" w:rsidRDefault="00E07254" w:rsidP="00E07254">
            <w:pPr>
              <w:pStyle w:val="TableText"/>
              <w:rPr>
                <w:rFonts w:cs="Arial"/>
              </w:rPr>
            </w:pPr>
            <w:r>
              <w:t>X</w:t>
            </w:r>
          </w:p>
        </w:tc>
      </w:tr>
      <w:tr w:rsidR="00E07254" w14:paraId="73C7BC92"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A7E1E50" w14:textId="509A2945" w:rsidR="00E07254" w:rsidRDefault="00E07254" w:rsidP="00E07254">
            <w:pPr>
              <w:pStyle w:val="TableText"/>
            </w:pPr>
            <w:r>
              <w:t>680</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435DA1A1" w14:textId="452E1C33" w:rsidR="00E07254" w:rsidRDefault="00E07254" w:rsidP="00E07254">
            <w:pPr>
              <w:pStyle w:val="TableText"/>
            </w:pPr>
            <w:r>
              <w:t>Co-insurance Source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A0E6AA9" w14:textId="522DD2BB" w:rsidR="00E07254" w:rsidRDefault="00E07254" w:rsidP="00E07254">
            <w:pPr>
              <w:pStyle w:val="TableText"/>
            </w:pPr>
            <w:r>
              <w:t>:P:IDR-</w:t>
            </w:r>
            <w:hyperlink r:id="rId1343" w:history="1">
              <w:r w:rsidRPr="005320AE">
                <w:rPr>
                  <w:rStyle w:val="Hyperlink"/>
                </w:rPr>
                <w:t>COINS-SRC</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61ED90C" w14:textId="3C62C6D9" w:rsidR="00E07254" w:rsidRDefault="00E07254" w:rsidP="00E07254">
            <w:pPr>
              <w:pStyle w:val="TableText"/>
            </w:pPr>
            <w:r>
              <w:t>Co-insurance Source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8795A61" w14:textId="34733A2A" w:rsidR="00E07254" w:rsidRDefault="00E07254" w:rsidP="00E07254">
            <w:pPr>
              <w:pStyle w:val="TableText"/>
            </w:pPr>
            <w:r>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38B341A" w14:textId="494AA731" w:rsidR="00E07254" w:rsidRDefault="00292B94" w:rsidP="00E07254">
            <w:pPr>
              <w:pStyle w:val="TableText"/>
            </w:pPr>
            <w:r w:rsidRPr="00292B94">
              <w:rPr>
                <w:b/>
                <w:bCs/>
              </w:rPr>
              <w:t>Valid Values:</w:t>
            </w:r>
          </w:p>
          <w:p w14:paraId="4E5A90ED" w14:textId="77777777" w:rsidR="00E07254" w:rsidRDefault="00E07254" w:rsidP="00245396">
            <w:pPr>
              <w:pStyle w:val="TableTextBullet"/>
            </w:pPr>
            <w:r>
              <w:t>A – ASP processing</w:t>
            </w:r>
          </w:p>
          <w:p w14:paraId="228D1DD9" w14:textId="0376B8E1" w:rsidR="00E07254" w:rsidRDefault="00E07254" w:rsidP="00245396">
            <w:pPr>
              <w:pStyle w:val="TableTextBullet"/>
            </w:pPr>
            <w:r>
              <w:t>Blank – N/A</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1ABEC2CF" w14:textId="7C9F4EF9" w:rsidR="00E07254" w:rsidRDefault="00E07254" w:rsidP="00E07254">
            <w:pPr>
              <w:pStyle w:val="TableText"/>
            </w:pPr>
            <w:r>
              <w:t>Space</w:t>
            </w:r>
          </w:p>
        </w:tc>
        <w:tc>
          <w:tcPr>
            <w:tcW w:w="440" w:type="dxa"/>
            <w:tcBorders>
              <w:top w:val="single" w:sz="6" w:space="0" w:color="auto"/>
              <w:left w:val="single" w:sz="6" w:space="0" w:color="auto"/>
              <w:bottom w:val="single" w:sz="6" w:space="0" w:color="auto"/>
              <w:right w:val="single" w:sz="6" w:space="0" w:color="auto"/>
            </w:tcBorders>
          </w:tcPr>
          <w:p w14:paraId="234442C9" w14:textId="06A5B25A" w:rsidR="00E07254" w:rsidRDefault="00E07254" w:rsidP="00E07254">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0CC2ECB8" w14:textId="1DB7DEF8" w:rsidR="00E07254" w:rsidRDefault="00E07254" w:rsidP="00E07254">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2CFFFE33" w14:textId="31F19361" w:rsidR="00E07254" w:rsidRDefault="00E07254" w:rsidP="00E07254">
            <w:pPr>
              <w:pStyle w:val="TableText"/>
            </w:pPr>
            <w:r>
              <w:t>X</w:t>
            </w:r>
          </w:p>
        </w:tc>
      </w:tr>
      <w:tr w:rsidR="00E07254" w14:paraId="23ED8FF3" w14:textId="77777777" w:rsidTr="004F7FC3">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338B719" w14:textId="6BB822F5" w:rsidR="00E07254" w:rsidRDefault="00E07254" w:rsidP="00E07254">
            <w:pPr>
              <w:pStyle w:val="TableText"/>
            </w:pPr>
            <w:r>
              <w:t>681 – 683</w:t>
            </w:r>
          </w:p>
        </w:tc>
        <w:tc>
          <w:tcPr>
            <w:tcW w:w="2500" w:type="dxa"/>
            <w:tcBorders>
              <w:top w:val="single" w:sz="6" w:space="0" w:color="auto"/>
              <w:left w:val="single" w:sz="6" w:space="0" w:color="auto"/>
              <w:bottom w:val="single" w:sz="6" w:space="0" w:color="auto"/>
              <w:right w:val="single" w:sz="6" w:space="0" w:color="auto"/>
            </w:tcBorders>
            <w:tcMar>
              <w:left w:w="58" w:type="dxa"/>
              <w:right w:w="58" w:type="dxa"/>
            </w:tcMar>
          </w:tcPr>
          <w:p w14:paraId="31D4D941" w14:textId="12220E5D" w:rsidR="00E07254" w:rsidRDefault="00E07254" w:rsidP="00E07254">
            <w:pPr>
              <w:pStyle w:val="TableText"/>
            </w:pPr>
            <w:r>
              <w:t>Co-insurance Percentage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D9F5BAC" w14:textId="13D36F14" w:rsidR="00E07254" w:rsidRDefault="00E07254" w:rsidP="00E07254">
            <w:pPr>
              <w:pStyle w:val="TableText"/>
            </w:pPr>
            <w:r>
              <w:t>:P:IDR-</w:t>
            </w:r>
            <w:hyperlink r:id="rId1344" w:history="1">
              <w:r w:rsidRPr="005320AE">
                <w:rPr>
                  <w:rStyle w:val="Hyperlink"/>
                </w:rPr>
                <w:t>COINS-PCT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58CA3C8" w14:textId="3A625883" w:rsidR="00E07254" w:rsidRDefault="00E07254" w:rsidP="00E07254">
            <w:pPr>
              <w:pStyle w:val="TableText"/>
            </w:pPr>
            <w:r>
              <w:t>Co-insurance Percentage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F7428BE" w14:textId="69EA7BD2" w:rsidR="00E07254" w:rsidRDefault="00E07254" w:rsidP="00E07254">
            <w:pPr>
              <w:pStyle w:val="TableText"/>
            </w:pPr>
            <w:r>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64BC8E2" w14:textId="639D0625" w:rsidR="00E07254" w:rsidRDefault="00E07254" w:rsidP="00E07254">
            <w:pPr>
              <w:pStyle w:val="TableText"/>
            </w:pPr>
            <w:r>
              <w:t>99V9 where V is an implied decimal</w:t>
            </w:r>
          </w:p>
        </w:tc>
        <w:tc>
          <w:tcPr>
            <w:tcW w:w="831" w:type="dxa"/>
            <w:tcBorders>
              <w:top w:val="single" w:sz="6" w:space="0" w:color="auto"/>
              <w:left w:val="single" w:sz="6" w:space="0" w:color="auto"/>
              <w:bottom w:val="single" w:sz="6" w:space="0" w:color="auto"/>
              <w:right w:val="single" w:sz="6" w:space="0" w:color="auto"/>
            </w:tcBorders>
            <w:tcMar>
              <w:left w:w="58" w:type="dxa"/>
              <w:right w:w="58" w:type="dxa"/>
            </w:tcMar>
          </w:tcPr>
          <w:p w14:paraId="746640FE" w14:textId="1A01B7FF" w:rsidR="00E07254" w:rsidRDefault="00E07254" w:rsidP="00E07254">
            <w:pPr>
              <w:pStyle w:val="TableText"/>
            </w:pPr>
            <w:r>
              <w:t>Zeros</w:t>
            </w:r>
          </w:p>
        </w:tc>
        <w:tc>
          <w:tcPr>
            <w:tcW w:w="440" w:type="dxa"/>
            <w:tcBorders>
              <w:top w:val="single" w:sz="6" w:space="0" w:color="auto"/>
              <w:left w:val="single" w:sz="6" w:space="0" w:color="auto"/>
              <w:bottom w:val="single" w:sz="6" w:space="0" w:color="auto"/>
              <w:right w:val="single" w:sz="6" w:space="0" w:color="auto"/>
            </w:tcBorders>
          </w:tcPr>
          <w:p w14:paraId="11D847A3" w14:textId="4EFC8375" w:rsidR="00E07254" w:rsidRDefault="00E07254" w:rsidP="00E07254">
            <w:pPr>
              <w:pStyle w:val="TableText"/>
            </w:pPr>
            <w:r>
              <w:t>-</w:t>
            </w:r>
          </w:p>
        </w:tc>
        <w:tc>
          <w:tcPr>
            <w:tcW w:w="440" w:type="dxa"/>
            <w:tcBorders>
              <w:top w:val="single" w:sz="6" w:space="0" w:color="auto"/>
              <w:left w:val="single" w:sz="6" w:space="0" w:color="auto"/>
              <w:bottom w:val="single" w:sz="6" w:space="0" w:color="auto"/>
              <w:right w:val="single" w:sz="6" w:space="0" w:color="auto"/>
            </w:tcBorders>
          </w:tcPr>
          <w:p w14:paraId="3140F954" w14:textId="484C06D4" w:rsidR="00E07254" w:rsidRDefault="00E07254" w:rsidP="00E07254">
            <w:pPr>
              <w:pStyle w:val="TableText"/>
            </w:pPr>
            <w:r>
              <w:t>X</w:t>
            </w:r>
          </w:p>
        </w:tc>
        <w:tc>
          <w:tcPr>
            <w:tcW w:w="441" w:type="dxa"/>
            <w:tcBorders>
              <w:top w:val="single" w:sz="6" w:space="0" w:color="auto"/>
              <w:left w:val="single" w:sz="6" w:space="0" w:color="auto"/>
              <w:bottom w:val="single" w:sz="6" w:space="0" w:color="auto"/>
              <w:right w:val="single" w:sz="6" w:space="0" w:color="auto"/>
            </w:tcBorders>
          </w:tcPr>
          <w:p w14:paraId="24A9DF70" w14:textId="27AEDF5D" w:rsidR="00E07254" w:rsidRDefault="00E07254" w:rsidP="00E07254">
            <w:pPr>
              <w:pStyle w:val="TableText"/>
            </w:pPr>
            <w:r>
              <w:t>X</w:t>
            </w:r>
          </w:p>
        </w:tc>
      </w:tr>
    </w:tbl>
    <w:p w14:paraId="7D87D08B" w14:textId="3DE80B16" w:rsidR="00D1384A" w:rsidRPr="00D1384A" w:rsidRDefault="00D1384A" w:rsidP="00D1384A">
      <w:hyperlink w:anchor="_top" w:history="1">
        <w:r w:rsidRPr="003F4CA9">
          <w:rPr>
            <w:rStyle w:val="Hyperlink"/>
          </w:rPr>
          <w:t>Top</w:t>
        </w:r>
      </w:hyperlink>
    </w:p>
    <w:p w14:paraId="04A92734" w14:textId="6A98B409" w:rsidR="00E96E60" w:rsidRPr="00004FD7" w:rsidRDefault="00E96E60" w:rsidP="000A270D">
      <w:pPr>
        <w:pStyle w:val="Caption"/>
      </w:pPr>
      <w:bookmarkStart w:id="1774" w:name="_Toc180744877"/>
      <w:r>
        <w:t xml:space="preserve">Table </w:t>
      </w:r>
      <w:r w:rsidR="007826BE">
        <w:fldChar w:fldCharType="begin"/>
      </w:r>
      <w:r w:rsidR="007826BE">
        <w:instrText xml:space="preserve"> SEQ Table \* ARABIC </w:instrText>
      </w:r>
      <w:r w:rsidR="007826BE">
        <w:fldChar w:fldCharType="separate"/>
      </w:r>
      <w:r w:rsidR="007826BE">
        <w:rPr>
          <w:noProof/>
        </w:rPr>
        <w:t>13</w:t>
      </w:r>
      <w:r w:rsidR="007826BE">
        <w:rPr>
          <w:noProof/>
        </w:rPr>
        <w:fldChar w:fldCharType="end"/>
      </w:r>
      <w:r>
        <w:t xml:space="preserve">. </w:t>
      </w:r>
      <w:r w:rsidRPr="00C85784">
        <w:t xml:space="preserve">IDR </w:t>
      </w:r>
      <w:r>
        <w:t xml:space="preserve">Claim </w:t>
      </w:r>
      <w:r w:rsidRPr="00C85784">
        <w:t xml:space="preserve">Detail </w:t>
      </w:r>
      <w:r>
        <w:t>Record</w:t>
      </w:r>
      <w:r w:rsidR="008D7CDD">
        <w:t xml:space="preserve"> Layout</w:t>
      </w:r>
      <w:r>
        <w:t xml:space="preserve"> – Fields 684 thru </w:t>
      </w:r>
      <w:r w:rsidR="00BF1546">
        <w:t>802</w:t>
      </w:r>
      <w:bookmarkEnd w:id="1774"/>
    </w:p>
    <w:tbl>
      <w:tblPr>
        <w:tblW w:w="5000" w:type="pct"/>
        <w:tblLayout w:type="fixed"/>
        <w:tblCellMar>
          <w:top w:w="58" w:type="dxa"/>
          <w:left w:w="115" w:type="dxa"/>
          <w:bottom w:w="58" w:type="dxa"/>
          <w:right w:w="115" w:type="dxa"/>
        </w:tblCellMar>
        <w:tblLook w:val="0000" w:firstRow="0" w:lastRow="0" w:firstColumn="0" w:lastColumn="0" w:noHBand="0" w:noVBand="0"/>
        <w:tblCaption w:val="IDR Claim Detail Record Layout – Fields 684 thru 802"/>
        <w:tblDescription w:val="Lists position numbers, field, field name, description, format, values, no data value, and identifies Phases I, II, and III"/>
      </w:tblPr>
      <w:tblGrid>
        <w:gridCol w:w="801"/>
        <w:gridCol w:w="2248"/>
        <w:gridCol w:w="2969"/>
        <w:gridCol w:w="2699"/>
        <w:gridCol w:w="1170"/>
        <w:gridCol w:w="2339"/>
        <w:gridCol w:w="827"/>
        <w:gridCol w:w="441"/>
        <w:gridCol w:w="442"/>
        <w:gridCol w:w="439"/>
        <w:gridCol w:w="9"/>
      </w:tblGrid>
      <w:tr w:rsidR="00E65BC4" w14:paraId="1F9EFB81" w14:textId="77777777" w:rsidTr="00333F50">
        <w:trPr>
          <w:gridAfter w:val="1"/>
          <w:wAfter w:w="9" w:type="dxa"/>
          <w:cantSplit/>
          <w:tblHeader/>
        </w:trPr>
        <w:tc>
          <w:tcPr>
            <w:tcW w:w="80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56464FE8" w14:textId="77777777" w:rsidR="00E96E60" w:rsidRPr="004F6784" w:rsidRDefault="00E96E60" w:rsidP="00BF1546">
            <w:pPr>
              <w:pStyle w:val="TableText"/>
              <w:rPr>
                <w:b/>
              </w:rPr>
            </w:pPr>
            <w:r w:rsidRPr="004F6784">
              <w:rPr>
                <w:b/>
              </w:rPr>
              <w:t>IDR Detail Record</w:t>
            </w:r>
          </w:p>
        </w:tc>
        <w:tc>
          <w:tcPr>
            <w:tcW w:w="225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62744F05" w14:textId="77777777" w:rsidR="00E96E60" w:rsidRPr="00333F50" w:rsidRDefault="00E96E60" w:rsidP="00333F50">
            <w:pPr>
              <w:pStyle w:val="TableText"/>
              <w:rPr>
                <w:b/>
              </w:rPr>
            </w:pPr>
            <w:r w:rsidRPr="00333F50">
              <w:rPr>
                <w:b/>
              </w:rPr>
              <w:t>Field</w:t>
            </w:r>
          </w:p>
        </w:tc>
        <w:tc>
          <w:tcPr>
            <w:tcW w:w="297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2308678F" w14:textId="77777777" w:rsidR="00E96E60" w:rsidRPr="004F6784" w:rsidRDefault="00E96E60" w:rsidP="00BF1546">
            <w:pPr>
              <w:pStyle w:val="TableText"/>
              <w:rPr>
                <w:b/>
              </w:rPr>
            </w:pPr>
            <w:r w:rsidRPr="004F6784">
              <w:rPr>
                <w:b/>
              </w:rPr>
              <w:t>Field Name</w:t>
            </w:r>
          </w:p>
        </w:tc>
        <w:tc>
          <w:tcPr>
            <w:tcW w:w="270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14798C47" w14:textId="77777777" w:rsidR="00E96E60" w:rsidRPr="004F6784" w:rsidRDefault="00E96E60" w:rsidP="00BF1546">
            <w:pPr>
              <w:pStyle w:val="TableText"/>
              <w:rPr>
                <w:b/>
              </w:rPr>
            </w:pPr>
            <w:r w:rsidRPr="004F6784">
              <w:rPr>
                <w:b/>
              </w:rPr>
              <w:t>Description</w:t>
            </w:r>
          </w:p>
        </w:tc>
        <w:tc>
          <w:tcPr>
            <w:tcW w:w="117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16074388" w14:textId="77777777" w:rsidR="00E96E60" w:rsidRPr="004F6784" w:rsidRDefault="00E96E60" w:rsidP="00BF1546">
            <w:pPr>
              <w:pStyle w:val="TableText"/>
              <w:rPr>
                <w:b/>
                <w:caps/>
              </w:rPr>
            </w:pPr>
            <w:r w:rsidRPr="004F6784">
              <w:rPr>
                <w:b/>
              </w:rPr>
              <w:t>Format</w:t>
            </w:r>
          </w:p>
        </w:tc>
        <w:tc>
          <w:tcPr>
            <w:tcW w:w="234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2FB673AD" w14:textId="77777777" w:rsidR="00E96E60" w:rsidRPr="004F6784" w:rsidRDefault="00E96E60" w:rsidP="00BF1546">
            <w:pPr>
              <w:pStyle w:val="TableText"/>
              <w:rPr>
                <w:b/>
              </w:rPr>
            </w:pPr>
            <w:r w:rsidRPr="004F6784">
              <w:rPr>
                <w:b/>
              </w:rPr>
              <w:t>Values</w:t>
            </w:r>
          </w:p>
        </w:tc>
        <w:tc>
          <w:tcPr>
            <w:tcW w:w="827"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05808154" w14:textId="77777777" w:rsidR="00E96E60" w:rsidRPr="004F6784" w:rsidRDefault="00E96E60" w:rsidP="00BF1546">
            <w:pPr>
              <w:pStyle w:val="TableText"/>
              <w:rPr>
                <w:b/>
              </w:rPr>
            </w:pPr>
            <w:r w:rsidRPr="004F6784">
              <w:rPr>
                <w:b/>
              </w:rPr>
              <w:t>No Data Value</w:t>
            </w:r>
          </w:p>
        </w:tc>
        <w:tc>
          <w:tcPr>
            <w:tcW w:w="438"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DEE1FF3" w14:textId="77777777" w:rsidR="00E96E60" w:rsidRPr="004F6784" w:rsidRDefault="00E96E60" w:rsidP="00BF1546">
            <w:pPr>
              <w:pStyle w:val="TableText"/>
              <w:rPr>
                <w:b/>
              </w:rPr>
            </w:pPr>
            <w:r w:rsidRPr="004F6784">
              <w:rPr>
                <w:b/>
              </w:rPr>
              <w:t>I</w:t>
            </w:r>
          </w:p>
        </w:tc>
        <w:tc>
          <w:tcPr>
            <w:tcW w:w="43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34C7C1B" w14:textId="77777777" w:rsidR="00E96E60" w:rsidRPr="004F6784" w:rsidRDefault="00E96E60" w:rsidP="00BF1546">
            <w:pPr>
              <w:pStyle w:val="TableText"/>
              <w:rPr>
                <w:b/>
              </w:rPr>
            </w:pPr>
            <w:r w:rsidRPr="004F6784">
              <w:rPr>
                <w:b/>
              </w:rPr>
              <w:t>II</w:t>
            </w:r>
          </w:p>
        </w:tc>
        <w:tc>
          <w:tcPr>
            <w:tcW w:w="43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4841CE95" w14:textId="77777777" w:rsidR="00E96E60" w:rsidRPr="004F6784" w:rsidRDefault="00E96E60" w:rsidP="00BF1546">
            <w:pPr>
              <w:pStyle w:val="TableText"/>
              <w:rPr>
                <w:b/>
              </w:rPr>
            </w:pPr>
            <w:r w:rsidRPr="004F6784">
              <w:rPr>
                <w:b/>
              </w:rPr>
              <w:t>III</w:t>
            </w:r>
          </w:p>
        </w:tc>
      </w:tr>
      <w:tr w:rsidR="00E65BC4" w14:paraId="04F1A5E7" w14:textId="77777777" w:rsidTr="00333F50">
        <w:trPr>
          <w:cantSplit/>
        </w:trPr>
        <w:tc>
          <w:tcPr>
            <w:tcW w:w="802"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7B380C26" w14:textId="766E482B" w:rsidR="000751EA" w:rsidRPr="005B7BBA" w:rsidRDefault="005B7717" w:rsidP="000751EA">
            <w:pPr>
              <w:pStyle w:val="TableText"/>
            </w:pPr>
            <w:r>
              <w:t xml:space="preserve"> – </w:t>
            </w:r>
          </w:p>
        </w:tc>
        <w:tc>
          <w:tcPr>
            <w:tcW w:w="225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303708B0" w14:textId="77777777" w:rsidR="000751EA" w:rsidRPr="005B7BBA" w:rsidRDefault="000751EA" w:rsidP="000751EA">
            <w:pPr>
              <w:pStyle w:val="TableText"/>
            </w:pPr>
            <w:r>
              <w:t>-</w:t>
            </w:r>
          </w:p>
        </w:tc>
        <w:tc>
          <w:tcPr>
            <w:tcW w:w="29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4A551D95" w14:textId="77777777" w:rsidR="000751EA" w:rsidRPr="005B7BBA" w:rsidRDefault="000751EA" w:rsidP="000751EA">
            <w:pPr>
              <w:pStyle w:val="TableText"/>
            </w:pPr>
            <w:r>
              <w:t>-</w:t>
            </w:r>
          </w:p>
        </w:tc>
        <w:tc>
          <w:tcPr>
            <w:tcW w:w="27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3E5CA835" w14:textId="217ADD53" w:rsidR="000751EA" w:rsidRPr="004E2289" w:rsidRDefault="000751EA" w:rsidP="000751EA">
            <w:pPr>
              <w:pStyle w:val="TableText"/>
              <w:rPr>
                <w:b/>
              </w:rPr>
            </w:pPr>
            <w:r w:rsidRPr="004E2289">
              <w:rPr>
                <w:b/>
              </w:rPr>
              <w:t xml:space="preserve">K </w:t>
            </w:r>
            <w:r w:rsidR="00463665">
              <w:rPr>
                <w:b/>
              </w:rPr>
              <w:t>Trailer</w:t>
            </w:r>
          </w:p>
        </w:tc>
        <w:tc>
          <w:tcPr>
            <w:tcW w:w="11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03ADD33F" w14:textId="77777777" w:rsidR="000751EA" w:rsidRPr="005B7BBA" w:rsidRDefault="000751EA" w:rsidP="000751EA">
            <w:pPr>
              <w:pStyle w:val="TableText"/>
            </w:pPr>
            <w:r>
              <w:t>-</w:t>
            </w:r>
          </w:p>
        </w:tc>
        <w:tc>
          <w:tcPr>
            <w:tcW w:w="234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3E8DD122"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619CD67F" w14:textId="77777777" w:rsidR="000751EA" w:rsidRPr="005B7BBA" w:rsidRDefault="000751EA" w:rsidP="000751EA">
            <w:pPr>
              <w:pStyle w:val="TableText"/>
            </w:pPr>
            <w:r>
              <w:t>-</w:t>
            </w:r>
          </w:p>
        </w:tc>
        <w:tc>
          <w:tcPr>
            <w:tcW w:w="441" w:type="dxa"/>
            <w:tcBorders>
              <w:top w:val="single" w:sz="6" w:space="0" w:color="auto"/>
              <w:left w:val="single" w:sz="6" w:space="0" w:color="auto"/>
              <w:bottom w:val="single" w:sz="6" w:space="0" w:color="auto"/>
              <w:right w:val="single" w:sz="6" w:space="0" w:color="auto"/>
            </w:tcBorders>
            <w:shd w:val="clear" w:color="auto" w:fill="FFFFFF"/>
          </w:tcPr>
          <w:p w14:paraId="58DDBB79"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shd w:val="clear" w:color="auto" w:fill="FFFFFF"/>
          </w:tcPr>
          <w:p w14:paraId="4D6DFC07" w14:textId="77777777" w:rsidR="000751EA" w:rsidRPr="005B7BBA" w:rsidRDefault="000751EA" w:rsidP="000751EA">
            <w:pPr>
              <w:pStyle w:val="TableText"/>
            </w:pPr>
            <w:r>
              <w:t>-</w:t>
            </w:r>
          </w:p>
        </w:tc>
        <w:tc>
          <w:tcPr>
            <w:tcW w:w="442" w:type="dxa"/>
            <w:gridSpan w:val="2"/>
            <w:tcBorders>
              <w:top w:val="single" w:sz="6" w:space="0" w:color="auto"/>
              <w:left w:val="single" w:sz="6" w:space="0" w:color="auto"/>
              <w:bottom w:val="single" w:sz="6" w:space="0" w:color="auto"/>
              <w:right w:val="single" w:sz="6" w:space="0" w:color="auto"/>
            </w:tcBorders>
            <w:shd w:val="clear" w:color="auto" w:fill="FFFFFF"/>
          </w:tcPr>
          <w:p w14:paraId="0F6A880A" w14:textId="77777777" w:rsidR="000751EA" w:rsidRPr="005B7BBA" w:rsidRDefault="000751EA" w:rsidP="000751EA">
            <w:pPr>
              <w:pStyle w:val="TableText"/>
            </w:pPr>
            <w:r>
              <w:t>-</w:t>
            </w:r>
          </w:p>
        </w:tc>
      </w:tr>
      <w:tr w:rsidR="00E65BC4" w14:paraId="4F7D049E"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5764039" w14:textId="77777777" w:rsidR="000751EA" w:rsidRPr="005B7BBA" w:rsidRDefault="000751EA" w:rsidP="000751EA">
            <w:pPr>
              <w:pStyle w:val="TableText"/>
            </w:pPr>
            <w:r>
              <w:t>684</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648A921D" w14:textId="77777777" w:rsidR="000751EA" w:rsidRPr="005B7BBA" w:rsidRDefault="000751EA" w:rsidP="000751EA">
            <w:pPr>
              <w:pStyle w:val="TableText"/>
            </w:pPr>
            <w:r w:rsidRPr="005B7BBA">
              <w:t>DTL MAN PRIC IND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3144059" w14:textId="47B9E624" w:rsidR="000751EA" w:rsidRPr="005B7BBA" w:rsidRDefault="000751EA" w:rsidP="000751EA">
            <w:pPr>
              <w:pStyle w:val="TableText"/>
            </w:pPr>
            <w:r w:rsidRPr="005B7BBA">
              <w:t>:P:IDR-</w:t>
            </w:r>
            <w:hyperlink r:id="rId1345" w:history="1">
              <w:r w:rsidRPr="00697695">
                <w:rPr>
                  <w:rStyle w:val="Hyperlink"/>
                </w:rPr>
                <w:t>K-</w:t>
              </w:r>
              <w:bookmarkStart w:id="1775" w:name="_Hlt514744873"/>
              <w:r w:rsidRPr="00697695">
                <w:rPr>
                  <w:rStyle w:val="Hyperlink"/>
                </w:rPr>
                <w:t>M</w:t>
              </w:r>
              <w:bookmarkEnd w:id="1775"/>
              <w:r w:rsidRPr="00697695">
                <w:rPr>
                  <w:rStyle w:val="Hyperlink"/>
                </w:rPr>
                <w:t>A</w:t>
              </w:r>
              <w:bookmarkStart w:id="1776" w:name="_Hlt28760409"/>
              <w:r w:rsidRPr="00697695">
                <w:rPr>
                  <w:rStyle w:val="Hyperlink"/>
                </w:rPr>
                <w:t>N</w:t>
              </w:r>
              <w:bookmarkStart w:id="1777" w:name="_Hlt28760415"/>
              <w:bookmarkEnd w:id="1776"/>
              <w:r w:rsidRPr="00697695">
                <w:rPr>
                  <w:rStyle w:val="Hyperlink"/>
                </w:rPr>
                <w:t>-</w:t>
              </w:r>
              <w:bookmarkStart w:id="1778" w:name="_Hlt500224298"/>
              <w:bookmarkEnd w:id="1777"/>
              <w:r w:rsidRPr="00697695">
                <w:rPr>
                  <w:rStyle w:val="Hyperlink"/>
                </w:rPr>
                <w:t>P</w:t>
              </w:r>
              <w:bookmarkStart w:id="1779" w:name="_Hlt506774467"/>
              <w:bookmarkEnd w:id="1778"/>
              <w:r w:rsidRPr="00697695">
                <w:rPr>
                  <w:rStyle w:val="Hyperlink"/>
                </w:rPr>
                <w:t>R</w:t>
              </w:r>
              <w:bookmarkStart w:id="1780" w:name="_Hlt517152949"/>
              <w:bookmarkEnd w:id="1779"/>
              <w:r w:rsidRPr="00697695">
                <w:rPr>
                  <w:rStyle w:val="Hyperlink"/>
                </w:rPr>
                <w:t>I</w:t>
              </w:r>
              <w:bookmarkEnd w:id="1780"/>
              <w:r w:rsidRPr="00697695">
                <w:rPr>
                  <w:rStyle w:val="Hyperlink"/>
                </w:rPr>
                <w:t>CE-IND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AF559B2" w14:textId="77777777" w:rsidR="000751EA" w:rsidRDefault="000751EA" w:rsidP="000751EA">
            <w:pPr>
              <w:pStyle w:val="TableText"/>
            </w:pPr>
            <w:r w:rsidRPr="005B7BBA">
              <w:t>Manual pricing indicator</w:t>
            </w:r>
          </w:p>
          <w:p w14:paraId="217EC075" w14:textId="1FF7F086" w:rsidR="000751EA" w:rsidRPr="005B7BBA" w:rsidRDefault="000751EA" w:rsidP="003962F0">
            <w:pPr>
              <w:pStyle w:val="TableText"/>
            </w:pPr>
            <w:r w:rsidRPr="00AA28FE">
              <w:rPr>
                <w:rFonts w:cs="Arial"/>
                <w:color w:val="000000"/>
              </w:rPr>
              <w:t>Indicates procedure code was manually priced. A procedure may require manual pricing because predetermined fees or reasonable charge amounts may not be available</w:t>
            </w:r>
            <w:r w:rsidRPr="00F24C45">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6AA0439" w14:textId="77777777" w:rsidR="000751EA" w:rsidRPr="005B7BBA" w:rsidRDefault="000751EA" w:rsidP="000751EA">
            <w:pPr>
              <w:pStyle w:val="TableText"/>
            </w:pPr>
            <w:r w:rsidRPr="005B7BBA">
              <w:t xml:space="preserve">1 </w:t>
            </w:r>
            <w:r>
              <w:t>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370CFA2" w14:textId="527FC5BF" w:rsidR="000751EA" w:rsidRPr="005B7BBA" w:rsidRDefault="000751EA" w:rsidP="000751EA">
            <w:pPr>
              <w:pStyle w:val="TableText"/>
            </w:pPr>
            <w:r w:rsidRPr="005B7BBA">
              <w:t xml:space="preserve">See spec </w:t>
            </w:r>
            <w:hyperlink r:id="rId1346" w:history="1">
              <w:r w:rsidRPr="00004FD7">
                <w:rPr>
                  <w:rStyle w:val="Hyperlink"/>
                </w:rPr>
                <w:t>S1213000</w:t>
              </w:r>
            </w:hyperlink>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69DA33EB"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7306B5CE"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63798E34"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49515029" w14:textId="77777777" w:rsidR="000751EA" w:rsidRPr="005B7BBA" w:rsidRDefault="000751EA" w:rsidP="000751EA">
            <w:pPr>
              <w:pStyle w:val="TableText"/>
            </w:pPr>
            <w:r w:rsidRPr="005B7BBA">
              <w:t>X</w:t>
            </w:r>
          </w:p>
        </w:tc>
      </w:tr>
      <w:tr w:rsidR="00E65BC4" w14:paraId="1443D0AF"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A27056E" w14:textId="77777777" w:rsidR="000751EA" w:rsidRPr="005B7BBA" w:rsidRDefault="000751EA" w:rsidP="000751EA">
            <w:pPr>
              <w:pStyle w:val="TableText"/>
            </w:pPr>
            <w:r>
              <w:t>685</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1608133F" w14:textId="77777777" w:rsidR="000751EA" w:rsidRPr="005B7BBA" w:rsidRDefault="000751EA" w:rsidP="000751EA">
            <w:pPr>
              <w:pStyle w:val="TableText"/>
            </w:pPr>
            <w:r w:rsidRPr="005B7BBA">
              <w:t>DTL CUTBACK ACTION</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ED719E6" w14:textId="36D3A543" w:rsidR="000751EA" w:rsidRPr="005B7BBA" w:rsidRDefault="000751EA" w:rsidP="000751EA">
            <w:pPr>
              <w:pStyle w:val="TableText"/>
            </w:pPr>
            <w:r w:rsidRPr="005B7BBA">
              <w:t>:P:IDR-</w:t>
            </w:r>
            <w:hyperlink r:id="rId1347" w:history="1">
              <w:r w:rsidRPr="00697695">
                <w:rPr>
                  <w:rStyle w:val="Hyperlink"/>
                </w:rPr>
                <w:t>K-</w:t>
              </w:r>
              <w:bookmarkStart w:id="1781" w:name="_Hlt506774285"/>
              <w:r w:rsidRPr="00697695">
                <w:rPr>
                  <w:rStyle w:val="Hyperlink"/>
                </w:rPr>
                <w:t>C</w:t>
              </w:r>
              <w:bookmarkStart w:id="1782" w:name="_Hlt527356318"/>
              <w:bookmarkEnd w:id="1781"/>
              <w:r w:rsidRPr="00697695">
                <w:rPr>
                  <w:rStyle w:val="Hyperlink"/>
                </w:rPr>
                <w:t>U</w:t>
              </w:r>
              <w:bookmarkStart w:id="1783" w:name="_Hlt527356850"/>
              <w:bookmarkEnd w:id="1782"/>
              <w:r w:rsidRPr="00697695">
                <w:rPr>
                  <w:rStyle w:val="Hyperlink"/>
                </w:rPr>
                <w:t>T</w:t>
              </w:r>
              <w:bookmarkStart w:id="1784" w:name="_Hlt500224303"/>
              <w:bookmarkEnd w:id="1783"/>
              <w:r w:rsidRPr="00697695">
                <w:rPr>
                  <w:rStyle w:val="Hyperlink"/>
                </w:rPr>
                <w:t>B</w:t>
              </w:r>
              <w:bookmarkStart w:id="1785" w:name="_Hlt517152952"/>
              <w:bookmarkEnd w:id="1784"/>
              <w:r w:rsidRPr="00697695">
                <w:rPr>
                  <w:rStyle w:val="Hyperlink"/>
                </w:rPr>
                <w:t>-</w:t>
              </w:r>
              <w:bookmarkEnd w:id="1785"/>
              <w:r w:rsidRPr="00697695">
                <w:rPr>
                  <w:rStyle w:val="Hyperlink"/>
                </w:rPr>
                <w:t>A</w:t>
              </w:r>
              <w:bookmarkStart w:id="1786" w:name="_Hlt527356121"/>
              <w:r w:rsidRPr="00697695">
                <w:rPr>
                  <w:rStyle w:val="Hyperlink"/>
                </w:rPr>
                <w:t>C</w:t>
              </w:r>
              <w:bookmarkEnd w:id="1786"/>
              <w:r w:rsidRPr="00697695">
                <w:rPr>
                  <w:rStyle w:val="Hyperlink"/>
                </w:rPr>
                <w:t>TION-CD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D09675F" w14:textId="77777777" w:rsidR="000751EA" w:rsidRPr="00E65BC4" w:rsidRDefault="000751EA" w:rsidP="00E65BC4">
            <w:pPr>
              <w:pStyle w:val="TableText"/>
            </w:pPr>
            <w:r w:rsidRPr="00E65BC4">
              <w:t>Cutback action code</w:t>
            </w:r>
          </w:p>
          <w:p w14:paraId="5CCF60AE" w14:textId="77777777" w:rsidR="000751EA" w:rsidRPr="005B7BBA" w:rsidRDefault="000751EA" w:rsidP="00E65BC4">
            <w:pPr>
              <w:pStyle w:val="TableText"/>
            </w:pPr>
            <w:r w:rsidRPr="00E65BC4">
              <w:t>Indicates the type of the cutback</w:t>
            </w:r>
            <w:r w:rsidRPr="00EE6DD6">
              <w:rPr>
                <w:rFonts w:cs="Arial"/>
                <w:color w:val="000000"/>
              </w:rPr>
              <w:t xml:space="preserve"> action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ABCE3C1"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B7A3635" w14:textId="77777777" w:rsidR="000751EA" w:rsidRPr="0097365E" w:rsidRDefault="000751EA" w:rsidP="000751EA">
            <w:pPr>
              <w:pStyle w:val="TableText"/>
              <w:rPr>
                <w:rFonts w:cs="Arial"/>
              </w:rPr>
            </w:pPr>
            <w:r w:rsidRPr="0042502A">
              <w:rPr>
                <w:rFonts w:cs="Arial"/>
                <w:b/>
              </w:rPr>
              <w:t>Valid Values:</w:t>
            </w:r>
          </w:p>
          <w:p w14:paraId="7A7E79F3" w14:textId="523070B9" w:rsidR="000751EA" w:rsidRPr="00C40873" w:rsidRDefault="000751EA" w:rsidP="00245396">
            <w:pPr>
              <w:pStyle w:val="TableTextBullet"/>
            </w:pPr>
            <w:r w:rsidRPr="00C40873">
              <w:t>A</w:t>
            </w:r>
            <w:r w:rsidR="00E65BC4">
              <w:t xml:space="preserve"> – </w:t>
            </w:r>
            <w:r w:rsidRPr="00C40873">
              <w:t>Manually price service</w:t>
            </w:r>
          </w:p>
          <w:p w14:paraId="6119524A" w14:textId="1EF4B304" w:rsidR="000751EA" w:rsidRPr="00C40873" w:rsidRDefault="000751EA" w:rsidP="00245396">
            <w:pPr>
              <w:pStyle w:val="TableTextBullet"/>
            </w:pPr>
            <w:r w:rsidRPr="00C40873">
              <w:t>C</w:t>
            </w:r>
            <w:r w:rsidR="00E65BC4">
              <w:t xml:space="preserve"> – </w:t>
            </w:r>
            <w:r w:rsidRPr="00C40873">
              <w:t>Cutback service</w:t>
            </w:r>
          </w:p>
          <w:p w14:paraId="2376DA32" w14:textId="19C955B3" w:rsidR="000751EA" w:rsidRPr="00C40873" w:rsidRDefault="000751EA" w:rsidP="00245396">
            <w:pPr>
              <w:pStyle w:val="TableTextBullet"/>
            </w:pPr>
            <w:r w:rsidRPr="00C40873">
              <w:t>D</w:t>
            </w:r>
            <w:r w:rsidR="00E65BC4">
              <w:t xml:space="preserve"> – </w:t>
            </w:r>
            <w:r w:rsidRPr="00C40873">
              <w:t>Deny service and send to CWF</w:t>
            </w:r>
          </w:p>
          <w:p w14:paraId="219D6690" w14:textId="38202B93" w:rsidR="000751EA" w:rsidRPr="00C40873" w:rsidRDefault="000751EA" w:rsidP="00245396">
            <w:pPr>
              <w:pStyle w:val="TableTextBullet"/>
            </w:pPr>
            <w:r w:rsidRPr="00C40873">
              <w:t>J</w:t>
            </w:r>
            <w:r w:rsidR="00E65BC4">
              <w:t xml:space="preserve"> – </w:t>
            </w:r>
            <w:r w:rsidRPr="00C40873">
              <w:t>Deny service and do not send to CWF</w:t>
            </w:r>
          </w:p>
          <w:p w14:paraId="2E747735" w14:textId="1B25339A" w:rsidR="000751EA" w:rsidRPr="00C40873" w:rsidRDefault="000751EA" w:rsidP="00245396">
            <w:pPr>
              <w:pStyle w:val="TableTextBullet"/>
            </w:pPr>
            <w:r w:rsidRPr="00C40873">
              <w:t>W</w:t>
            </w:r>
            <w:r w:rsidR="00E65BC4">
              <w:t xml:space="preserve"> – </w:t>
            </w:r>
            <w:r w:rsidRPr="00C40873">
              <w:t>Undeny a service</w:t>
            </w:r>
          </w:p>
          <w:p w14:paraId="450DFE60" w14:textId="3712EEC5" w:rsidR="000751EA" w:rsidRPr="00C40873" w:rsidRDefault="000751EA" w:rsidP="00245396">
            <w:pPr>
              <w:pStyle w:val="TableTextBullet"/>
            </w:pPr>
            <w:r w:rsidRPr="00C40873">
              <w:t>Y</w:t>
            </w:r>
            <w:r w:rsidR="00E65BC4">
              <w:t xml:space="preserve"> – </w:t>
            </w:r>
            <w:r w:rsidRPr="00C40873">
              <w:t>Cutback and manually price service</w:t>
            </w:r>
          </w:p>
          <w:p w14:paraId="44E485B6" w14:textId="3CE17DEC" w:rsidR="000751EA" w:rsidRPr="005B7BBA" w:rsidRDefault="000751EA" w:rsidP="000751EA">
            <w:pPr>
              <w:pStyle w:val="TableText"/>
            </w:pPr>
            <w:r w:rsidRPr="005B7BBA">
              <w:t xml:space="preserve">See spec </w:t>
            </w:r>
            <w:hyperlink r:id="rId1348" w:history="1">
              <w:r w:rsidRPr="00004FD7">
                <w:rPr>
                  <w:rStyle w:val="Hyperlink"/>
                </w:rPr>
                <w:t>S0501000</w:t>
              </w:r>
            </w:hyperlink>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0DEA72FC"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7649D52E"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0984494A"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32FC4DDC" w14:textId="77777777" w:rsidR="000751EA" w:rsidRPr="005B7BBA" w:rsidRDefault="000751EA" w:rsidP="000751EA">
            <w:pPr>
              <w:pStyle w:val="TableText"/>
            </w:pPr>
            <w:r w:rsidRPr="005B7BBA">
              <w:t>X</w:t>
            </w:r>
          </w:p>
        </w:tc>
      </w:tr>
      <w:tr w:rsidR="00E65BC4" w14:paraId="3D1365F5"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8A9824C" w14:textId="729EB288" w:rsidR="000751EA" w:rsidRPr="005B7BBA" w:rsidRDefault="000751EA" w:rsidP="000751EA">
            <w:pPr>
              <w:pStyle w:val="TableText"/>
            </w:pPr>
            <w:r>
              <w:t>686</w:t>
            </w:r>
            <w:r w:rsidR="005B7717">
              <w:t xml:space="preserve"> – </w:t>
            </w:r>
            <w:r>
              <w:t>688</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69F86457" w14:textId="77777777" w:rsidR="000751EA" w:rsidRPr="005B7BBA" w:rsidRDefault="000751EA" w:rsidP="000751EA">
            <w:pPr>
              <w:pStyle w:val="TableText"/>
            </w:pPr>
            <w:r w:rsidRPr="005B7BBA">
              <w:t>DTL COMP CUTBACK CODE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92E496D" w14:textId="2D24F913" w:rsidR="000751EA" w:rsidRPr="005B7BBA" w:rsidRDefault="000751EA" w:rsidP="000751EA">
            <w:pPr>
              <w:pStyle w:val="TableText"/>
            </w:pPr>
            <w:r w:rsidRPr="005B7BBA">
              <w:t>:P:IDR-</w:t>
            </w:r>
            <w:bookmarkStart w:id="1787" w:name="_Hlt500224319"/>
            <w:r w:rsidRPr="00697695">
              <w:rPr>
                <w:rStyle w:val="Hyperlink"/>
              </w:rPr>
              <w:fldChar w:fldCharType="begin"/>
            </w:r>
            <w:r w:rsidR="00B34B2D">
              <w:rPr>
                <w:rStyle w:val="Hyperlink"/>
              </w:rPr>
              <w:instrText>HYPERLINK "..\\..\\DataDictionary\\COBOL\\J\\K-CMP-CUTBK-CD.docx"</w:instrText>
            </w:r>
            <w:r w:rsidRPr="00697695">
              <w:rPr>
                <w:rStyle w:val="Hyperlink"/>
              </w:rPr>
            </w:r>
            <w:r w:rsidRPr="00697695">
              <w:rPr>
                <w:rStyle w:val="Hyperlink"/>
              </w:rPr>
              <w:fldChar w:fldCharType="separate"/>
            </w:r>
            <w:r w:rsidRPr="00697695">
              <w:rPr>
                <w:rStyle w:val="Hyperlink"/>
              </w:rPr>
              <w:t>K</w:t>
            </w:r>
            <w:bookmarkStart w:id="1788" w:name="_Hlt527356817"/>
            <w:r w:rsidRPr="00697695">
              <w:rPr>
                <w:rStyle w:val="Hyperlink"/>
              </w:rPr>
              <w:t>-</w:t>
            </w:r>
            <w:bookmarkStart w:id="1789" w:name="_Hlt527356857"/>
            <w:bookmarkEnd w:id="1788"/>
            <w:r w:rsidRPr="00697695">
              <w:rPr>
                <w:rStyle w:val="Hyperlink"/>
              </w:rPr>
              <w:t>C</w:t>
            </w:r>
            <w:bookmarkStart w:id="1790" w:name="_Hlt506774262"/>
            <w:bookmarkEnd w:id="1789"/>
            <w:r w:rsidRPr="00697695">
              <w:rPr>
                <w:rStyle w:val="Hyperlink"/>
              </w:rPr>
              <w:t>M</w:t>
            </w:r>
            <w:bookmarkStart w:id="1791" w:name="_Hlt527356332"/>
            <w:bookmarkEnd w:id="1790"/>
            <w:r w:rsidRPr="00697695">
              <w:rPr>
                <w:rStyle w:val="Hyperlink"/>
              </w:rPr>
              <w:t>P</w:t>
            </w:r>
            <w:bookmarkStart w:id="1792" w:name="_Hlt28760444"/>
            <w:bookmarkEnd w:id="1791"/>
            <w:r w:rsidRPr="00697695">
              <w:rPr>
                <w:rStyle w:val="Hyperlink"/>
              </w:rPr>
              <w:t>-</w:t>
            </w:r>
            <w:bookmarkStart w:id="1793" w:name="_Hlt500224308"/>
            <w:bookmarkEnd w:id="1792"/>
            <w:r w:rsidRPr="00697695">
              <w:rPr>
                <w:rStyle w:val="Hyperlink"/>
              </w:rPr>
              <w:t>C</w:t>
            </w:r>
            <w:bookmarkStart w:id="1794" w:name="_Hlt517152955"/>
            <w:bookmarkEnd w:id="1793"/>
            <w:r w:rsidRPr="00697695">
              <w:rPr>
                <w:rStyle w:val="Hyperlink"/>
              </w:rPr>
              <w:t>U</w:t>
            </w:r>
            <w:bookmarkEnd w:id="1794"/>
            <w:r w:rsidRPr="00697695">
              <w:rPr>
                <w:rStyle w:val="Hyperlink"/>
              </w:rPr>
              <w:t>TBK-CD</w:t>
            </w:r>
            <w:bookmarkEnd w:id="1787"/>
            <w:r w:rsidRPr="00697695">
              <w:rPr>
                <w:rStyle w:val="Hyperlink"/>
              </w:rPr>
              <w:fldChar w:fldCharType="end"/>
            </w:r>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FC3C30B" w14:textId="77777777" w:rsidR="000751EA" w:rsidRDefault="000751EA" w:rsidP="000751EA">
            <w:pPr>
              <w:pStyle w:val="TableText"/>
            </w:pPr>
            <w:r w:rsidRPr="005B7BBA">
              <w:t>Computer cutback code</w:t>
            </w:r>
          </w:p>
          <w:p w14:paraId="141E854B" w14:textId="77777777" w:rsidR="000751EA" w:rsidRPr="005B7BBA" w:rsidRDefault="000751EA" w:rsidP="000751EA">
            <w:pPr>
              <w:pStyle w:val="TableText"/>
            </w:pPr>
            <w:r w:rsidRPr="00EE6DD6">
              <w:rPr>
                <w:rFonts w:cs="Arial"/>
                <w:color w:val="000000"/>
              </w:rPr>
              <w:t>Displays the Edit/Audit number associated with a system generated denial or reduction in payment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1EC514E"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1F80CFB"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7416C588"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28A4F622"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5B83366A"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53CB65F6" w14:textId="77777777" w:rsidR="000751EA" w:rsidRPr="005B7BBA" w:rsidRDefault="000751EA" w:rsidP="000751EA">
            <w:pPr>
              <w:pStyle w:val="TableText"/>
            </w:pPr>
            <w:r w:rsidRPr="005B7BBA">
              <w:t>X</w:t>
            </w:r>
          </w:p>
        </w:tc>
      </w:tr>
      <w:tr w:rsidR="00E65BC4" w14:paraId="1A87F01F"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C3B4ECF" w14:textId="77777777" w:rsidR="000751EA" w:rsidRPr="005B7BBA" w:rsidRDefault="000751EA" w:rsidP="000751EA">
            <w:pPr>
              <w:pStyle w:val="TableText"/>
            </w:pPr>
            <w:r>
              <w:t>689</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7A4B16C4" w14:textId="77777777" w:rsidR="000751EA" w:rsidRPr="005B7BBA" w:rsidRDefault="000751EA" w:rsidP="000751EA">
            <w:pPr>
              <w:pStyle w:val="TableText"/>
            </w:pPr>
            <w:r w:rsidRPr="005B7BBA">
              <w:t xml:space="preserve">DTL COMP CUTBACK </w:t>
            </w:r>
            <w:r>
              <w:t>SUFFIX</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DB5468E" w14:textId="49143679" w:rsidR="000751EA" w:rsidRPr="005B7BBA" w:rsidRDefault="000751EA" w:rsidP="000751EA">
            <w:pPr>
              <w:pStyle w:val="TableText"/>
            </w:pPr>
            <w:r w:rsidRPr="005B7BBA">
              <w:t>:P:IDR-</w:t>
            </w:r>
            <w:hyperlink r:id="rId1349" w:history="1">
              <w:r w:rsidRPr="00697695">
                <w:rPr>
                  <w:rStyle w:val="Hyperlink"/>
                </w:rPr>
                <w:t>K-</w:t>
              </w:r>
              <w:bookmarkStart w:id="1795" w:name="_Hlt514744890"/>
              <w:r w:rsidRPr="00697695">
                <w:rPr>
                  <w:rStyle w:val="Hyperlink"/>
                </w:rPr>
                <w:t>C</w:t>
              </w:r>
              <w:bookmarkEnd w:id="1795"/>
              <w:r w:rsidRPr="00697695">
                <w:rPr>
                  <w:rStyle w:val="Hyperlink"/>
                </w:rPr>
                <w:t>M</w:t>
              </w:r>
              <w:bookmarkStart w:id="1796" w:name="_Hlt527356768"/>
              <w:r w:rsidRPr="00697695">
                <w:rPr>
                  <w:rStyle w:val="Hyperlink"/>
                </w:rPr>
                <w:t>P</w:t>
              </w:r>
              <w:bookmarkStart w:id="1797" w:name="_Hlt517152959"/>
              <w:bookmarkEnd w:id="1796"/>
              <w:r w:rsidRPr="00697695">
                <w:rPr>
                  <w:rStyle w:val="Hyperlink"/>
                </w:rPr>
                <w:t>-</w:t>
              </w:r>
              <w:bookmarkStart w:id="1798" w:name="_Hlt28760458"/>
              <w:bookmarkEnd w:id="1797"/>
              <w:r w:rsidRPr="00697695">
                <w:rPr>
                  <w:rStyle w:val="Hyperlink"/>
                </w:rPr>
                <w:t>C</w:t>
              </w:r>
              <w:bookmarkStart w:id="1799" w:name="_Hlt506774234"/>
              <w:bookmarkEnd w:id="1798"/>
              <w:r w:rsidRPr="00697695">
                <w:rPr>
                  <w:rStyle w:val="Hyperlink"/>
                </w:rPr>
                <w:t>U</w:t>
              </w:r>
              <w:bookmarkStart w:id="1800" w:name="_Hlt500224311"/>
              <w:bookmarkEnd w:id="1799"/>
              <w:r w:rsidRPr="00697695">
                <w:rPr>
                  <w:rStyle w:val="Hyperlink"/>
                </w:rPr>
                <w:t>T</w:t>
              </w:r>
              <w:bookmarkStart w:id="1801" w:name="_Hlt527356872"/>
              <w:bookmarkEnd w:id="1800"/>
              <w:r w:rsidRPr="00697695">
                <w:rPr>
                  <w:rStyle w:val="Hyperlink"/>
                </w:rPr>
                <w:t>B</w:t>
              </w:r>
              <w:bookmarkEnd w:id="1801"/>
              <w:r w:rsidRPr="00697695">
                <w:rPr>
                  <w:rStyle w:val="Hyperlink"/>
                </w:rPr>
                <w:t>K-IND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E60780D" w14:textId="77777777" w:rsidR="000751EA" w:rsidRDefault="000751EA" w:rsidP="000751EA">
            <w:pPr>
              <w:pStyle w:val="TableText"/>
              <w:rPr>
                <w:rFonts w:cs="Arial"/>
                <w:color w:val="000000"/>
              </w:rPr>
            </w:pPr>
            <w:r w:rsidRPr="00EE6DD6">
              <w:rPr>
                <w:rFonts w:cs="Arial"/>
                <w:color w:val="000000"/>
              </w:rPr>
              <w:t>Computer cutback indicator</w:t>
            </w:r>
          </w:p>
          <w:p w14:paraId="75EA429E" w14:textId="77777777" w:rsidR="000751EA" w:rsidRPr="005B7BBA" w:rsidRDefault="000751EA" w:rsidP="000751EA">
            <w:pPr>
              <w:pStyle w:val="TableText"/>
            </w:pPr>
            <w:r w:rsidRPr="00EE6DD6">
              <w:rPr>
                <w:rFonts w:cs="Arial"/>
                <w:color w:val="000000"/>
              </w:rPr>
              <w:t>Indicates if the code in the K-CMP-CUTBK-CD field refers to an audit, header record edit, or a claim detail edit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70A9492"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BF2718B" w14:textId="77777777" w:rsidR="000751EA" w:rsidRPr="0097365E" w:rsidRDefault="000751EA" w:rsidP="000751EA">
            <w:pPr>
              <w:pStyle w:val="TableText"/>
              <w:rPr>
                <w:rFonts w:cs="Arial"/>
              </w:rPr>
            </w:pPr>
            <w:r w:rsidRPr="0042502A">
              <w:rPr>
                <w:rFonts w:cs="Arial"/>
                <w:b/>
              </w:rPr>
              <w:t>Valid Values:</w:t>
            </w:r>
          </w:p>
          <w:p w14:paraId="0EFAA66F" w14:textId="77777777" w:rsidR="000751EA" w:rsidRDefault="000751EA" w:rsidP="00245396">
            <w:pPr>
              <w:pStyle w:val="TableTextBullet"/>
            </w:pPr>
            <w:r>
              <w:t>A, B, C, K – Audit</w:t>
            </w:r>
          </w:p>
          <w:p w14:paraId="40CFA7FF" w14:textId="77777777" w:rsidR="000751EA" w:rsidRDefault="000751EA" w:rsidP="00245396">
            <w:pPr>
              <w:pStyle w:val="TableTextBullet"/>
            </w:pPr>
            <w:r>
              <w:t>H, I, J, M – Header edit</w:t>
            </w:r>
          </w:p>
          <w:p w14:paraId="796CB9E6"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5B24ABB5"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28DC2209"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20128099"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00DC3272" w14:textId="77777777" w:rsidR="000751EA" w:rsidRPr="005B7BBA" w:rsidRDefault="000751EA" w:rsidP="000751EA">
            <w:pPr>
              <w:pStyle w:val="TableText"/>
            </w:pPr>
            <w:r w:rsidRPr="005B7BBA">
              <w:t>X</w:t>
            </w:r>
          </w:p>
        </w:tc>
      </w:tr>
      <w:tr w:rsidR="00E65BC4" w14:paraId="6494D2EB"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C138B49" w14:textId="61D923F8" w:rsidR="000751EA" w:rsidRPr="005B7BBA" w:rsidRDefault="000751EA" w:rsidP="000751EA">
            <w:pPr>
              <w:pStyle w:val="TableText"/>
            </w:pPr>
            <w:r>
              <w:t>690</w:t>
            </w:r>
            <w:r w:rsidR="005B7717">
              <w:t xml:space="preserve"> – </w:t>
            </w:r>
            <w:r>
              <w:t>696</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4D35370" w14:textId="77777777" w:rsidR="000751EA" w:rsidRPr="005B7BBA" w:rsidRDefault="000751EA" w:rsidP="000751EA">
            <w:pPr>
              <w:pStyle w:val="TableText"/>
            </w:pPr>
            <w:r w:rsidRPr="005B7BBA">
              <w:t>DTL COMPT CUTBACK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A34BEBC" w14:textId="234E9119" w:rsidR="000751EA" w:rsidRPr="005B7BBA" w:rsidRDefault="000751EA" w:rsidP="000751EA">
            <w:pPr>
              <w:pStyle w:val="TableText"/>
            </w:pPr>
            <w:r w:rsidRPr="005B7BBA">
              <w:t>:P:IDR-</w:t>
            </w:r>
            <w:hyperlink r:id="rId1350" w:history="1">
              <w:r w:rsidRPr="00697695">
                <w:rPr>
                  <w:rStyle w:val="Hyperlink"/>
                </w:rPr>
                <w:t>K</w:t>
              </w:r>
              <w:bookmarkStart w:id="1802" w:name="_Hlt527356881"/>
              <w:r w:rsidRPr="00697695">
                <w:rPr>
                  <w:rStyle w:val="Hyperlink"/>
                </w:rPr>
                <w:t>-</w:t>
              </w:r>
              <w:bookmarkStart w:id="1803" w:name="_Hlt527356821"/>
              <w:bookmarkEnd w:id="1802"/>
              <w:r w:rsidRPr="00697695">
                <w:rPr>
                  <w:rStyle w:val="Hyperlink"/>
                </w:rPr>
                <w:t>C</w:t>
              </w:r>
              <w:bookmarkStart w:id="1804" w:name="_Hlt517152963"/>
              <w:bookmarkEnd w:id="1803"/>
              <w:r w:rsidRPr="00697695">
                <w:rPr>
                  <w:rStyle w:val="Hyperlink"/>
                </w:rPr>
                <w:t>M</w:t>
              </w:r>
              <w:bookmarkStart w:id="1805" w:name="_Hlt30575099"/>
              <w:bookmarkEnd w:id="1804"/>
              <w:r w:rsidRPr="00697695">
                <w:rPr>
                  <w:rStyle w:val="Hyperlink"/>
                </w:rPr>
                <w:t>P</w:t>
              </w:r>
              <w:bookmarkEnd w:id="1805"/>
              <w:r w:rsidRPr="00697695">
                <w:rPr>
                  <w:rStyle w:val="Hyperlink"/>
                </w:rPr>
                <w:t>-</w:t>
              </w:r>
              <w:bookmarkStart w:id="1806" w:name="_Hlt500224321"/>
              <w:r w:rsidRPr="00697695">
                <w:rPr>
                  <w:rStyle w:val="Hyperlink"/>
                </w:rPr>
                <w:t>C</w:t>
              </w:r>
              <w:bookmarkStart w:id="1807" w:name="_Hlt514744895"/>
              <w:bookmarkEnd w:id="1806"/>
              <w:r w:rsidRPr="00697695">
                <w:rPr>
                  <w:rStyle w:val="Hyperlink"/>
                </w:rPr>
                <w:t>U</w:t>
              </w:r>
              <w:bookmarkStart w:id="1808" w:name="_Hlt506774203"/>
              <w:bookmarkEnd w:id="1807"/>
              <w:r w:rsidRPr="00697695">
                <w:rPr>
                  <w:rStyle w:val="Hyperlink"/>
                </w:rPr>
                <w:t>T</w:t>
              </w:r>
              <w:bookmarkEnd w:id="1808"/>
              <w:r w:rsidRPr="00697695">
                <w:rPr>
                  <w:rStyle w:val="Hyperlink"/>
                </w:rPr>
                <w:t>BK-AMT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4862456" w14:textId="77777777" w:rsidR="000751EA" w:rsidRDefault="000751EA" w:rsidP="000751EA">
            <w:pPr>
              <w:pStyle w:val="TableText"/>
            </w:pPr>
            <w:r w:rsidRPr="005B7BBA">
              <w:t>Computer cutback amount</w:t>
            </w:r>
          </w:p>
          <w:p w14:paraId="392CE2C4" w14:textId="09D1790D" w:rsidR="000751EA" w:rsidRPr="005B7BBA" w:rsidRDefault="000751EA" w:rsidP="00E65BC4">
            <w:pPr>
              <w:pStyle w:val="TableText"/>
            </w:pPr>
            <w:r w:rsidRPr="00E40FCA">
              <w:rPr>
                <w:rFonts w:cs="Arial"/>
                <w:color w:val="000000"/>
              </w:rPr>
              <w:t>The amount in this field is the computer cutback amount. This is an interim/MCS internal field used in the allowed charge determination. Other adjustments could be applied before the allowed charge is ultimately determined.</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A0445C9" w14:textId="77777777" w:rsidR="000751EA" w:rsidRPr="005B7BBA" w:rsidRDefault="000751EA" w:rsidP="000751EA">
            <w:pPr>
              <w:pStyle w:val="TableText"/>
            </w:pPr>
            <w:r w:rsidRPr="005B7BBA">
              <w:t>7 N</w:t>
            </w:r>
          </w:p>
          <w:p w14:paraId="60F5D58F"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20EA8DD"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1770FEEE"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64F09F5D"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7E1EA7BF"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791638FA" w14:textId="77777777" w:rsidR="000751EA" w:rsidRPr="005B7BBA" w:rsidRDefault="000751EA" w:rsidP="000751EA">
            <w:pPr>
              <w:pStyle w:val="TableText"/>
            </w:pPr>
            <w:r w:rsidRPr="005B7BBA">
              <w:t>X</w:t>
            </w:r>
          </w:p>
        </w:tc>
      </w:tr>
      <w:tr w:rsidR="00E65BC4" w14:paraId="72B28261"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C6C6434" w14:textId="77777777" w:rsidR="000751EA" w:rsidRPr="005B7BBA" w:rsidRDefault="000751EA" w:rsidP="000751EA">
            <w:pPr>
              <w:pStyle w:val="TableText"/>
            </w:pPr>
            <w:r>
              <w:t>697</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254CE8C6" w14:textId="77777777" w:rsidR="000751EA" w:rsidRPr="005B7BBA" w:rsidRDefault="000751EA" w:rsidP="000751EA">
            <w:pPr>
              <w:pStyle w:val="TableText"/>
            </w:pPr>
            <w:r w:rsidRPr="005B7BBA">
              <w:t>DTL MAN CUTBACK TYPE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28AAB28" w14:textId="4AD2B677" w:rsidR="000751EA" w:rsidRPr="005B7BBA" w:rsidRDefault="000751EA" w:rsidP="000751EA">
            <w:pPr>
              <w:pStyle w:val="TableText"/>
            </w:pPr>
            <w:r w:rsidRPr="005B7BBA">
              <w:t>:P:IDR-</w:t>
            </w:r>
            <w:hyperlink r:id="rId1351" w:history="1">
              <w:r w:rsidRPr="00697695">
                <w:rPr>
                  <w:rStyle w:val="Hyperlink"/>
                </w:rPr>
                <w:t>K-MA</w:t>
              </w:r>
              <w:bookmarkStart w:id="1809" w:name="_Hlt527357014"/>
              <w:r w:rsidRPr="00697695">
                <w:rPr>
                  <w:rStyle w:val="Hyperlink"/>
                </w:rPr>
                <w:t>N</w:t>
              </w:r>
              <w:bookmarkStart w:id="1810" w:name="_Hlt28760493"/>
              <w:bookmarkEnd w:id="1809"/>
              <w:r w:rsidRPr="00697695">
                <w:rPr>
                  <w:rStyle w:val="Hyperlink"/>
                </w:rPr>
                <w:t>-</w:t>
              </w:r>
              <w:bookmarkStart w:id="1811" w:name="_Hlt500224327"/>
              <w:bookmarkEnd w:id="1810"/>
              <w:r w:rsidRPr="00697695">
                <w:rPr>
                  <w:rStyle w:val="Hyperlink"/>
                </w:rPr>
                <w:t>C</w:t>
              </w:r>
              <w:bookmarkStart w:id="1812" w:name="_Hlt514744900"/>
              <w:bookmarkEnd w:id="1811"/>
              <w:r w:rsidRPr="00697695">
                <w:rPr>
                  <w:rStyle w:val="Hyperlink"/>
                </w:rPr>
                <w:t>U</w:t>
              </w:r>
              <w:bookmarkEnd w:id="1812"/>
              <w:r w:rsidRPr="00697695">
                <w:rPr>
                  <w:rStyle w:val="Hyperlink"/>
                </w:rPr>
                <w:t>T</w:t>
              </w:r>
              <w:bookmarkStart w:id="1813" w:name="_Hlt506774178"/>
              <w:r w:rsidRPr="00697695">
                <w:rPr>
                  <w:rStyle w:val="Hyperlink"/>
                </w:rPr>
                <w:t>B</w:t>
              </w:r>
              <w:bookmarkEnd w:id="1813"/>
              <w:r w:rsidRPr="00697695">
                <w:rPr>
                  <w:rStyle w:val="Hyperlink"/>
                </w:rPr>
                <w:t>K-TYP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CD4CBFC" w14:textId="77777777" w:rsidR="000751EA" w:rsidRPr="005B7BBA" w:rsidRDefault="000751EA" w:rsidP="000751EA">
            <w:pPr>
              <w:pStyle w:val="TableText"/>
            </w:pPr>
            <w:r w:rsidRPr="005B7BBA">
              <w:t>Cutback type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AA27410"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54B6AD9" w14:textId="77777777" w:rsidR="000751EA" w:rsidRPr="0097365E" w:rsidRDefault="000751EA" w:rsidP="000751EA">
            <w:pPr>
              <w:pStyle w:val="TableText"/>
              <w:rPr>
                <w:rFonts w:cs="Arial"/>
              </w:rPr>
            </w:pPr>
            <w:r w:rsidRPr="0042502A">
              <w:rPr>
                <w:rFonts w:cs="Arial"/>
                <w:b/>
              </w:rPr>
              <w:t>Valid Values:</w:t>
            </w:r>
          </w:p>
          <w:p w14:paraId="394EC2ED" w14:textId="4BA605A3" w:rsidR="000751EA" w:rsidRPr="005B7BBA" w:rsidRDefault="000751EA" w:rsidP="00E65BC4">
            <w:pPr>
              <w:pStyle w:val="TableText"/>
            </w:pPr>
            <w:r w:rsidRPr="00C40873">
              <w:t xml:space="preserve">E </w:t>
            </w:r>
            <w:r w:rsidR="00E65BC4">
              <w:t xml:space="preserve">– </w:t>
            </w:r>
            <w:r w:rsidRPr="00C40873">
              <w:t>Manual cutback</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1D98CB80"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09C3B955"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34A99E76"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6A30F1A0" w14:textId="77777777" w:rsidR="000751EA" w:rsidRPr="005B7BBA" w:rsidRDefault="000751EA" w:rsidP="000751EA">
            <w:pPr>
              <w:pStyle w:val="TableText"/>
            </w:pPr>
            <w:r w:rsidRPr="005B7BBA">
              <w:t>X</w:t>
            </w:r>
          </w:p>
        </w:tc>
      </w:tr>
      <w:tr w:rsidR="00E65BC4" w14:paraId="5ED27C9C"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540BBB9" w14:textId="281E54A1" w:rsidR="000751EA" w:rsidRPr="005B7BBA" w:rsidRDefault="000751EA" w:rsidP="000751EA">
            <w:pPr>
              <w:pStyle w:val="TableText"/>
            </w:pPr>
            <w:r>
              <w:t>698</w:t>
            </w:r>
            <w:r w:rsidR="005B7717">
              <w:t xml:space="preserve"> – </w:t>
            </w:r>
            <w:r>
              <w:t>700</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5F6E850B" w14:textId="77777777" w:rsidR="000751EA" w:rsidRPr="005B7BBA" w:rsidRDefault="000751EA" w:rsidP="000751EA">
            <w:pPr>
              <w:pStyle w:val="TableText"/>
            </w:pPr>
            <w:r w:rsidRPr="005B7BBA">
              <w:t>DTL MAN CUTBACK CODE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DF2D2DC" w14:textId="1C5D0475" w:rsidR="000751EA" w:rsidRPr="005B7BBA" w:rsidRDefault="000751EA" w:rsidP="000751EA">
            <w:pPr>
              <w:pStyle w:val="TableText"/>
            </w:pPr>
            <w:r w:rsidRPr="005B7BBA">
              <w:t>:P:IDR-</w:t>
            </w:r>
            <w:hyperlink r:id="rId1352" w:history="1">
              <w:r w:rsidRPr="00697695">
                <w:rPr>
                  <w:rStyle w:val="Hyperlink"/>
                </w:rPr>
                <w:t>K-M</w:t>
              </w:r>
              <w:bookmarkStart w:id="1814" w:name="_Hlt527357087"/>
              <w:r w:rsidRPr="00697695">
                <w:rPr>
                  <w:rStyle w:val="Hyperlink"/>
                </w:rPr>
                <w:t>A</w:t>
              </w:r>
              <w:bookmarkStart w:id="1815" w:name="_Hlt500224335"/>
              <w:bookmarkEnd w:id="1814"/>
              <w:r w:rsidRPr="00697695">
                <w:rPr>
                  <w:rStyle w:val="Hyperlink"/>
                </w:rPr>
                <w:t>N</w:t>
              </w:r>
              <w:bookmarkStart w:id="1816" w:name="_Hlt517152970"/>
              <w:bookmarkEnd w:id="1815"/>
              <w:r w:rsidRPr="00697695">
                <w:rPr>
                  <w:rStyle w:val="Hyperlink"/>
                </w:rPr>
                <w:t>-</w:t>
              </w:r>
              <w:bookmarkEnd w:id="1816"/>
              <w:r w:rsidRPr="00697695">
                <w:rPr>
                  <w:rStyle w:val="Hyperlink"/>
                </w:rPr>
                <w:t>C</w:t>
              </w:r>
              <w:bookmarkStart w:id="1817" w:name="_Hlt506774147"/>
              <w:r w:rsidRPr="00697695">
                <w:rPr>
                  <w:rStyle w:val="Hyperlink"/>
                </w:rPr>
                <w:t>U</w:t>
              </w:r>
              <w:bookmarkEnd w:id="1817"/>
              <w:r w:rsidRPr="00697695">
                <w:rPr>
                  <w:rStyle w:val="Hyperlink"/>
                </w:rPr>
                <w:t>TBK-CD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7900FEC" w14:textId="77777777" w:rsidR="000751EA" w:rsidRDefault="000751EA" w:rsidP="000751EA">
            <w:pPr>
              <w:pStyle w:val="TableText"/>
            </w:pPr>
            <w:r w:rsidRPr="005B7BBA">
              <w:t>Manual cutback code</w:t>
            </w:r>
          </w:p>
          <w:p w14:paraId="4CBFADF2" w14:textId="6B225589" w:rsidR="000751EA" w:rsidRPr="005B7BBA" w:rsidRDefault="000751EA" w:rsidP="00E65BC4">
            <w:pPr>
              <w:pStyle w:val="TableText"/>
            </w:pPr>
            <w:r>
              <w:rPr>
                <w:rFonts w:cs="Arial"/>
                <w:color w:val="000000"/>
              </w:rPr>
              <w:t>D</w:t>
            </w:r>
            <w:r w:rsidRPr="00AA28FE">
              <w:rPr>
                <w:rFonts w:cs="Arial"/>
                <w:color w:val="000000"/>
              </w:rPr>
              <w:t>isplays the edit/audit number associated with a manual denial or reduction in payment.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080F540"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E4D9E60" w14:textId="77777777" w:rsidR="000751EA" w:rsidRPr="005B7BBA" w:rsidRDefault="000751EA" w:rsidP="000751EA">
            <w:pPr>
              <w:pStyle w:val="TableText"/>
            </w:pPr>
            <w:r>
              <w:rPr>
                <w:rFonts w:cs="Arial"/>
                <w:color w:val="000000"/>
              </w:rPr>
              <w:t>S</w:t>
            </w:r>
            <w:r w:rsidRPr="00AA28FE">
              <w:rPr>
                <w:rFonts w:cs="Arial"/>
                <w:color w:val="000000"/>
              </w:rPr>
              <w:t xml:space="preserve">ome values are standard across </w:t>
            </w:r>
            <w:r>
              <w:t>MAC</w:t>
            </w:r>
            <w:r w:rsidRPr="00AA28FE">
              <w:rPr>
                <w:rFonts w:cs="Arial"/>
                <w:color w:val="000000"/>
              </w:rPr>
              <w:t xml:space="preserve"> and some are </w:t>
            </w:r>
            <w:r>
              <w:t>MAC</w:t>
            </w:r>
            <w:r>
              <w:rPr>
                <w:rFonts w:cs="Arial"/>
                <w:color w:val="000000"/>
              </w:rPr>
              <w:t>-</w:t>
            </w:r>
            <w:r w:rsidRPr="00AA28FE">
              <w:rPr>
                <w:rFonts w:cs="Arial"/>
                <w:color w:val="000000"/>
              </w:rPr>
              <w:t>specific</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22C181BF"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749B510E"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058169AB"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50BF8808" w14:textId="77777777" w:rsidR="000751EA" w:rsidRPr="005B7BBA" w:rsidRDefault="000751EA" w:rsidP="000751EA">
            <w:pPr>
              <w:pStyle w:val="TableText"/>
            </w:pPr>
            <w:r w:rsidRPr="005B7BBA">
              <w:t>X</w:t>
            </w:r>
          </w:p>
        </w:tc>
      </w:tr>
      <w:tr w:rsidR="00E65BC4" w14:paraId="78D6F4EE"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C03677B" w14:textId="77777777" w:rsidR="000751EA" w:rsidRPr="005B7BBA" w:rsidRDefault="000751EA" w:rsidP="000751EA">
            <w:pPr>
              <w:pStyle w:val="TableText"/>
            </w:pPr>
            <w:r>
              <w:t>701</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39A5A85C" w14:textId="77777777" w:rsidR="000751EA" w:rsidRPr="005B7BBA" w:rsidRDefault="000751EA" w:rsidP="000751EA">
            <w:pPr>
              <w:pStyle w:val="TableText"/>
            </w:pPr>
            <w:r w:rsidRPr="005B7BBA">
              <w:t xml:space="preserve">DTL CUTBACK </w:t>
            </w:r>
            <w:r>
              <w:t>SUFFIX</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338A0A0" w14:textId="5EF1C198" w:rsidR="000751EA" w:rsidRPr="005B7BBA" w:rsidRDefault="000751EA" w:rsidP="000751EA">
            <w:pPr>
              <w:pStyle w:val="TableText"/>
            </w:pPr>
            <w:r w:rsidRPr="005B7BBA">
              <w:t>:P:IDR-</w:t>
            </w:r>
            <w:hyperlink r:id="rId1353" w:history="1">
              <w:r w:rsidRPr="00697695">
                <w:rPr>
                  <w:rStyle w:val="Hyperlink"/>
                </w:rPr>
                <w:t>K</w:t>
              </w:r>
              <w:bookmarkStart w:id="1818" w:name="_Hlt514744924"/>
              <w:bookmarkStart w:id="1819" w:name="_Hlt514744912"/>
              <w:bookmarkEnd w:id="1818"/>
              <w:r w:rsidRPr="00697695">
                <w:rPr>
                  <w:rStyle w:val="Hyperlink"/>
                </w:rPr>
                <w:t>-</w:t>
              </w:r>
              <w:bookmarkStart w:id="1820" w:name="_Hlt30575110"/>
              <w:bookmarkEnd w:id="1819"/>
              <w:r w:rsidRPr="00697695">
                <w:rPr>
                  <w:rStyle w:val="Hyperlink"/>
                </w:rPr>
                <w:t>M</w:t>
              </w:r>
              <w:bookmarkStart w:id="1821" w:name="_Hlt517152973"/>
              <w:bookmarkEnd w:id="1820"/>
              <w:r w:rsidRPr="00697695">
                <w:rPr>
                  <w:rStyle w:val="Hyperlink"/>
                </w:rPr>
                <w:t>A</w:t>
              </w:r>
              <w:bookmarkEnd w:id="1821"/>
              <w:r w:rsidRPr="00697695">
                <w:rPr>
                  <w:rStyle w:val="Hyperlink"/>
                </w:rPr>
                <w:t>N</w:t>
              </w:r>
              <w:bookmarkStart w:id="1822" w:name="_Hlt500224340"/>
              <w:r w:rsidRPr="00697695">
                <w:rPr>
                  <w:rStyle w:val="Hyperlink"/>
                </w:rPr>
                <w:t>-</w:t>
              </w:r>
              <w:bookmarkStart w:id="1823" w:name="_Hlt12262962"/>
              <w:bookmarkEnd w:id="1822"/>
              <w:r w:rsidRPr="00697695">
                <w:rPr>
                  <w:rStyle w:val="Hyperlink"/>
                </w:rPr>
                <w:t>C</w:t>
              </w:r>
              <w:bookmarkEnd w:id="1823"/>
              <w:r w:rsidRPr="00697695">
                <w:rPr>
                  <w:rStyle w:val="Hyperlink"/>
                </w:rPr>
                <w:t>UT</w:t>
              </w:r>
              <w:bookmarkStart w:id="1824" w:name="_Hlt506773690"/>
              <w:r w:rsidRPr="00697695">
                <w:rPr>
                  <w:rStyle w:val="Hyperlink"/>
                </w:rPr>
                <w:t>B</w:t>
              </w:r>
              <w:bookmarkEnd w:id="1824"/>
              <w:r w:rsidRPr="00697695">
                <w:rPr>
                  <w:rStyle w:val="Hyperlink"/>
                </w:rPr>
                <w:t>K-IND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E76CD60" w14:textId="77777777" w:rsidR="000751EA" w:rsidRDefault="000751EA" w:rsidP="000751EA">
            <w:pPr>
              <w:pStyle w:val="TableText"/>
              <w:rPr>
                <w:rFonts w:cs="Arial"/>
                <w:color w:val="000000"/>
              </w:rPr>
            </w:pPr>
            <w:r w:rsidRPr="00AA28FE">
              <w:rPr>
                <w:rFonts w:cs="Arial"/>
                <w:color w:val="000000"/>
              </w:rPr>
              <w:t>Manual cutback indicator</w:t>
            </w:r>
          </w:p>
          <w:p w14:paraId="3EB1BF01" w14:textId="77777777" w:rsidR="000751EA" w:rsidRPr="005B7BBA" w:rsidRDefault="000751EA" w:rsidP="000751EA">
            <w:pPr>
              <w:pStyle w:val="TableText"/>
            </w:pPr>
            <w:r w:rsidRPr="00AA28FE">
              <w:rPr>
                <w:rFonts w:cs="Arial"/>
                <w:color w:val="000000"/>
              </w:rPr>
              <w:t>Indicates if the code in the K-MAN-CUTBK-CD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3F96F1E"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3289F00" w14:textId="77777777" w:rsidR="000751EA" w:rsidRPr="0097365E" w:rsidRDefault="000751EA" w:rsidP="000751EA">
            <w:pPr>
              <w:pStyle w:val="TableText"/>
              <w:rPr>
                <w:rFonts w:cs="Arial"/>
              </w:rPr>
            </w:pPr>
            <w:r w:rsidRPr="0042502A">
              <w:rPr>
                <w:rFonts w:cs="Arial"/>
                <w:b/>
              </w:rPr>
              <w:t>Valid Values:</w:t>
            </w:r>
          </w:p>
          <w:p w14:paraId="58689951" w14:textId="77777777" w:rsidR="000751EA" w:rsidRDefault="000751EA" w:rsidP="00245396">
            <w:pPr>
              <w:pStyle w:val="TableTextBullet"/>
            </w:pPr>
            <w:r>
              <w:t>A, B, C, K – Audit</w:t>
            </w:r>
          </w:p>
          <w:p w14:paraId="3FCE9BDB" w14:textId="77777777" w:rsidR="000751EA" w:rsidRDefault="000751EA" w:rsidP="00245396">
            <w:pPr>
              <w:pStyle w:val="TableTextBullet"/>
            </w:pPr>
            <w:r>
              <w:t>H, I, J, M – Header edit</w:t>
            </w:r>
          </w:p>
          <w:p w14:paraId="743DFBD2"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08F28A46"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5BAF50F5"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6FC1A350"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72A32BDF" w14:textId="77777777" w:rsidR="000751EA" w:rsidRPr="005B7BBA" w:rsidRDefault="000751EA" w:rsidP="000751EA">
            <w:pPr>
              <w:pStyle w:val="TableText"/>
            </w:pPr>
            <w:r w:rsidRPr="005B7BBA">
              <w:t>X</w:t>
            </w:r>
          </w:p>
        </w:tc>
      </w:tr>
      <w:tr w:rsidR="00E65BC4" w14:paraId="55A84F47"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97F5674" w14:textId="7F454A10" w:rsidR="000751EA" w:rsidRPr="005B7BBA" w:rsidRDefault="000751EA" w:rsidP="000751EA">
            <w:pPr>
              <w:pStyle w:val="TableText"/>
            </w:pPr>
            <w:r>
              <w:t>702</w:t>
            </w:r>
            <w:r w:rsidR="005B7717">
              <w:t xml:space="preserve"> – </w:t>
            </w:r>
            <w:r>
              <w:t>708</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5524940E" w14:textId="77777777" w:rsidR="000751EA" w:rsidRPr="005B7BBA" w:rsidRDefault="000751EA" w:rsidP="000751EA">
            <w:pPr>
              <w:pStyle w:val="TableText"/>
            </w:pPr>
            <w:r w:rsidRPr="005B7BBA">
              <w:t>DTL CUTBACK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750B6D9" w14:textId="4BA663E8" w:rsidR="000751EA" w:rsidRPr="005B7BBA" w:rsidRDefault="000751EA" w:rsidP="000751EA">
            <w:pPr>
              <w:pStyle w:val="TableText"/>
            </w:pPr>
            <w:r w:rsidRPr="005B7BBA">
              <w:t>:P:IDR-</w:t>
            </w:r>
            <w:hyperlink r:id="rId1354" w:history="1">
              <w:r w:rsidRPr="00697695">
                <w:rPr>
                  <w:rStyle w:val="Hyperlink"/>
                </w:rPr>
                <w:t>K-</w:t>
              </w:r>
              <w:bookmarkStart w:id="1825" w:name="_Hlt500224347"/>
              <w:r w:rsidRPr="00697695">
                <w:rPr>
                  <w:rStyle w:val="Hyperlink"/>
                </w:rPr>
                <w:t>M</w:t>
              </w:r>
              <w:bookmarkStart w:id="1826" w:name="_Hlt28760549"/>
              <w:bookmarkEnd w:id="1825"/>
              <w:r w:rsidRPr="00697695">
                <w:rPr>
                  <w:rStyle w:val="Hyperlink"/>
                </w:rPr>
                <w:t>A</w:t>
              </w:r>
              <w:bookmarkStart w:id="1827" w:name="_Hlt30575114"/>
              <w:bookmarkEnd w:id="1826"/>
              <w:r w:rsidRPr="00697695">
                <w:rPr>
                  <w:rStyle w:val="Hyperlink"/>
                </w:rPr>
                <w:t>N</w:t>
              </w:r>
              <w:bookmarkEnd w:id="1827"/>
              <w:r w:rsidRPr="00697695">
                <w:rPr>
                  <w:rStyle w:val="Hyperlink"/>
                </w:rPr>
                <w:t>-C</w:t>
              </w:r>
              <w:bookmarkStart w:id="1828" w:name="_Hlt12263027"/>
              <w:bookmarkStart w:id="1829" w:name="_Hlt12263017"/>
              <w:bookmarkEnd w:id="1828"/>
              <w:r w:rsidRPr="00697695">
                <w:rPr>
                  <w:rStyle w:val="Hyperlink"/>
                </w:rPr>
                <w:t>U</w:t>
              </w:r>
              <w:bookmarkEnd w:id="1829"/>
              <w:r w:rsidRPr="00697695">
                <w:rPr>
                  <w:rStyle w:val="Hyperlink"/>
                </w:rPr>
                <w:t>TBK</w:t>
              </w:r>
              <w:bookmarkStart w:id="1830" w:name="_Hlt506773654"/>
              <w:r w:rsidRPr="00697695">
                <w:rPr>
                  <w:rStyle w:val="Hyperlink"/>
                </w:rPr>
                <w:t>-</w:t>
              </w:r>
              <w:bookmarkStart w:id="1831" w:name="_Hlt517152979"/>
              <w:bookmarkEnd w:id="1830"/>
              <w:r w:rsidRPr="00697695">
                <w:rPr>
                  <w:rStyle w:val="Hyperlink"/>
                </w:rPr>
                <w:t>A</w:t>
              </w:r>
              <w:bookmarkEnd w:id="1831"/>
              <w:r w:rsidRPr="00697695">
                <w:rPr>
                  <w:rStyle w:val="Hyperlink"/>
                </w:rPr>
                <w:t>MT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E8393E5" w14:textId="77777777" w:rsidR="000751EA" w:rsidRPr="005B7BBA" w:rsidRDefault="000751EA" w:rsidP="000751EA">
            <w:pPr>
              <w:pStyle w:val="TableText"/>
            </w:pPr>
            <w:r w:rsidRPr="005B7BBA">
              <w:t>Manual cutback amount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8CDBC24" w14:textId="77777777" w:rsidR="000751EA" w:rsidRPr="005B7BBA" w:rsidRDefault="000751EA" w:rsidP="000751EA">
            <w:pPr>
              <w:pStyle w:val="TableText"/>
            </w:pPr>
            <w:r w:rsidRPr="005B7BBA">
              <w:t>7 N</w:t>
            </w:r>
          </w:p>
          <w:p w14:paraId="17B785FA"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69B7393"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44ADD19A"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5B4EDCE2"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7B7C9F11"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76EF4EA0" w14:textId="77777777" w:rsidR="000751EA" w:rsidRPr="005B7BBA" w:rsidRDefault="000751EA" w:rsidP="000751EA">
            <w:pPr>
              <w:pStyle w:val="TableText"/>
            </w:pPr>
            <w:r w:rsidRPr="005B7BBA">
              <w:t>X</w:t>
            </w:r>
          </w:p>
        </w:tc>
      </w:tr>
      <w:tr w:rsidR="00E65BC4" w14:paraId="6DF5832A"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4F63A13" w14:textId="77777777" w:rsidR="000751EA" w:rsidRPr="005B7BBA" w:rsidRDefault="000751EA" w:rsidP="000751EA">
            <w:pPr>
              <w:pStyle w:val="TableText"/>
            </w:pPr>
            <w:r>
              <w:t>709</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651EB83A" w14:textId="77777777" w:rsidR="000751EA" w:rsidRPr="005B7BBA" w:rsidRDefault="000751EA" w:rsidP="000751EA">
            <w:pPr>
              <w:pStyle w:val="TableText"/>
            </w:pPr>
            <w:r w:rsidRPr="005B7BBA">
              <w:t>DTL CUTBACK TYPE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68E744A" w14:textId="292779EF" w:rsidR="000751EA" w:rsidRPr="005B7BBA" w:rsidRDefault="000751EA" w:rsidP="000751EA">
            <w:pPr>
              <w:pStyle w:val="TableText"/>
            </w:pPr>
            <w:r w:rsidRPr="005B7BBA">
              <w:t>:P:IDR-</w:t>
            </w:r>
            <w:hyperlink r:id="rId1355" w:history="1">
              <w:r w:rsidRPr="00697695">
                <w:rPr>
                  <w:rStyle w:val="Hyperlink"/>
                </w:rPr>
                <w:t>K</w:t>
              </w:r>
              <w:bookmarkStart w:id="1832" w:name="_Hlt517152981"/>
              <w:r w:rsidRPr="00697695">
                <w:rPr>
                  <w:rStyle w:val="Hyperlink"/>
                </w:rPr>
                <w:t>-</w:t>
              </w:r>
              <w:bookmarkStart w:id="1833" w:name="_Hlt514744932"/>
              <w:bookmarkEnd w:id="1832"/>
              <w:r w:rsidRPr="00697695">
                <w:rPr>
                  <w:rStyle w:val="Hyperlink"/>
                </w:rPr>
                <w:t>P</w:t>
              </w:r>
              <w:bookmarkStart w:id="1834" w:name="_Hlt500224353"/>
              <w:bookmarkEnd w:id="1833"/>
              <w:r w:rsidRPr="00697695">
                <w:rPr>
                  <w:rStyle w:val="Hyperlink"/>
                </w:rPr>
                <w:t>R</w:t>
              </w:r>
              <w:bookmarkStart w:id="1835" w:name="_Hlt28760573"/>
              <w:bookmarkEnd w:id="1834"/>
              <w:r w:rsidRPr="00697695">
                <w:rPr>
                  <w:rStyle w:val="Hyperlink"/>
                </w:rPr>
                <w:t>C</w:t>
              </w:r>
              <w:bookmarkStart w:id="1836" w:name="_Hlt527357348"/>
              <w:bookmarkEnd w:id="1835"/>
              <w:r w:rsidRPr="00697695">
                <w:rPr>
                  <w:rStyle w:val="Hyperlink"/>
                </w:rPr>
                <w:t>-</w:t>
              </w:r>
              <w:bookmarkStart w:id="1837" w:name="_Hlt12263074"/>
              <w:bookmarkEnd w:id="1836"/>
              <w:r w:rsidRPr="00697695">
                <w:rPr>
                  <w:rStyle w:val="Hyperlink"/>
                </w:rPr>
                <w:t>C</w:t>
              </w:r>
              <w:bookmarkEnd w:id="1837"/>
              <w:r w:rsidRPr="00697695">
                <w:rPr>
                  <w:rStyle w:val="Hyperlink"/>
                </w:rPr>
                <w:t>UT</w:t>
              </w:r>
              <w:bookmarkStart w:id="1838" w:name="_Hlt506773618"/>
              <w:r w:rsidRPr="00697695">
                <w:rPr>
                  <w:rStyle w:val="Hyperlink"/>
                </w:rPr>
                <w:t>B</w:t>
              </w:r>
              <w:bookmarkEnd w:id="1838"/>
              <w:r w:rsidRPr="00697695">
                <w:rPr>
                  <w:rStyle w:val="Hyperlink"/>
                </w:rPr>
                <w:t>K-TYP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2103851" w14:textId="77777777" w:rsidR="000751EA" w:rsidRPr="005B7BBA" w:rsidRDefault="000751EA" w:rsidP="000751EA">
            <w:pPr>
              <w:pStyle w:val="TableText"/>
            </w:pPr>
            <w:r w:rsidRPr="005B7BBA">
              <w:t>Cutback type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34D3173"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36EE133" w14:textId="77777777" w:rsidR="000751EA" w:rsidRPr="0097365E" w:rsidRDefault="000751EA" w:rsidP="000751EA">
            <w:pPr>
              <w:pStyle w:val="TableText"/>
              <w:rPr>
                <w:rFonts w:cs="Arial"/>
              </w:rPr>
            </w:pPr>
            <w:r w:rsidRPr="0042502A">
              <w:rPr>
                <w:rFonts w:cs="Arial"/>
                <w:b/>
              </w:rPr>
              <w:t>Valid Values:</w:t>
            </w:r>
          </w:p>
          <w:p w14:paraId="4FC21288" w14:textId="5532B85D" w:rsidR="000751EA" w:rsidRPr="005B7BBA" w:rsidRDefault="000751EA" w:rsidP="00E65BC4">
            <w:pPr>
              <w:pStyle w:val="TableText"/>
            </w:pPr>
            <w:r w:rsidRPr="00C40873">
              <w:t xml:space="preserve">C </w:t>
            </w:r>
            <w:r w:rsidR="00E65BC4">
              <w:t>– C</w:t>
            </w:r>
            <w:r w:rsidRPr="00C40873">
              <w:t>omputer pricing</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634DBD4D"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38642145"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745D15ED"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321F1857" w14:textId="77777777" w:rsidR="000751EA" w:rsidRPr="005B7BBA" w:rsidRDefault="000751EA" w:rsidP="000751EA">
            <w:pPr>
              <w:pStyle w:val="TableText"/>
            </w:pPr>
            <w:r w:rsidRPr="005B7BBA">
              <w:t>X</w:t>
            </w:r>
          </w:p>
        </w:tc>
      </w:tr>
      <w:tr w:rsidR="00E65BC4" w14:paraId="652AB36C"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EB5DFFC" w14:textId="023D4584" w:rsidR="000751EA" w:rsidRPr="005B7BBA" w:rsidRDefault="000751EA" w:rsidP="000751EA">
            <w:pPr>
              <w:pStyle w:val="TableText"/>
            </w:pPr>
            <w:r>
              <w:t>710</w:t>
            </w:r>
            <w:r w:rsidR="005B7717">
              <w:t xml:space="preserve"> – </w:t>
            </w:r>
            <w:r>
              <w:t>712</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225EBEF5" w14:textId="77777777" w:rsidR="000751EA" w:rsidRPr="005B7BBA" w:rsidRDefault="000751EA" w:rsidP="000751EA">
            <w:pPr>
              <w:pStyle w:val="TableText"/>
            </w:pPr>
            <w:r w:rsidRPr="005B7BBA">
              <w:t>DTL PRICING CUTBACK CODE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7D092F3" w14:textId="6B050C3F" w:rsidR="000751EA" w:rsidRPr="005B7BBA" w:rsidRDefault="000751EA" w:rsidP="000751EA">
            <w:pPr>
              <w:pStyle w:val="TableText"/>
            </w:pPr>
            <w:r w:rsidRPr="005B7BBA">
              <w:t>:P:IDR-</w:t>
            </w:r>
            <w:hyperlink r:id="rId1356" w:history="1">
              <w:r w:rsidRPr="00697695">
                <w:rPr>
                  <w:rStyle w:val="Hyperlink"/>
                </w:rPr>
                <w:t>K</w:t>
              </w:r>
              <w:bookmarkStart w:id="1839" w:name="_Hlt500224361"/>
              <w:r w:rsidRPr="00697695">
                <w:rPr>
                  <w:rStyle w:val="Hyperlink"/>
                </w:rPr>
                <w:t>-</w:t>
              </w:r>
              <w:bookmarkStart w:id="1840" w:name="_Hlt514744937"/>
              <w:bookmarkEnd w:id="1839"/>
              <w:r w:rsidRPr="00697695">
                <w:rPr>
                  <w:rStyle w:val="Hyperlink"/>
                </w:rPr>
                <w:t>P</w:t>
              </w:r>
              <w:bookmarkStart w:id="1841" w:name="_Hlt30575121"/>
              <w:bookmarkEnd w:id="1840"/>
              <w:r w:rsidRPr="00697695">
                <w:rPr>
                  <w:rStyle w:val="Hyperlink"/>
                </w:rPr>
                <w:t>R</w:t>
              </w:r>
              <w:bookmarkStart w:id="1842" w:name="_Hlt527357411"/>
              <w:bookmarkEnd w:id="1841"/>
              <w:r w:rsidRPr="00697695">
                <w:rPr>
                  <w:rStyle w:val="Hyperlink"/>
                </w:rPr>
                <w:t>C</w:t>
              </w:r>
              <w:bookmarkEnd w:id="1842"/>
              <w:r w:rsidRPr="00697695">
                <w:rPr>
                  <w:rStyle w:val="Hyperlink"/>
                </w:rPr>
                <w:t>-</w:t>
              </w:r>
              <w:bookmarkStart w:id="1843" w:name="_Hlt506773516"/>
              <w:r w:rsidRPr="00697695">
                <w:rPr>
                  <w:rStyle w:val="Hyperlink"/>
                </w:rPr>
                <w:t>C</w:t>
              </w:r>
              <w:bookmarkStart w:id="1844" w:name="_Hlt517152986"/>
              <w:bookmarkEnd w:id="1843"/>
              <w:r w:rsidRPr="00697695">
                <w:rPr>
                  <w:rStyle w:val="Hyperlink"/>
                </w:rPr>
                <w:t>U</w:t>
              </w:r>
              <w:bookmarkEnd w:id="1844"/>
              <w:r w:rsidRPr="00697695">
                <w:rPr>
                  <w:rStyle w:val="Hyperlink"/>
                </w:rPr>
                <w:t>TBK-CD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7A234DF" w14:textId="77777777" w:rsidR="000751EA" w:rsidRDefault="000751EA" w:rsidP="000751EA">
            <w:pPr>
              <w:pStyle w:val="TableText"/>
            </w:pPr>
            <w:r w:rsidRPr="005B7BBA">
              <w:t>Pricing cutback code</w:t>
            </w:r>
          </w:p>
          <w:p w14:paraId="74D2F226" w14:textId="77777777" w:rsidR="000751EA" w:rsidRPr="005B7BBA" w:rsidRDefault="000751EA" w:rsidP="000751EA">
            <w:pPr>
              <w:pStyle w:val="TableText"/>
            </w:pPr>
            <w:r>
              <w:rPr>
                <w:rFonts w:cs="Arial"/>
                <w:color w:val="000000"/>
              </w:rPr>
              <w:t>I</w:t>
            </w:r>
            <w:r w:rsidRPr="005F38C5">
              <w:rPr>
                <w:rFonts w:cs="Arial"/>
                <w:color w:val="000000"/>
              </w:rPr>
              <w:t>ndicate</w:t>
            </w:r>
            <w:r>
              <w:rPr>
                <w:rFonts w:cs="Arial"/>
                <w:color w:val="000000"/>
              </w:rPr>
              <w:t>s</w:t>
            </w:r>
            <w:r w:rsidRPr="005F38C5">
              <w:rPr>
                <w:rFonts w:cs="Arial"/>
                <w:color w:val="000000"/>
              </w:rPr>
              <w:t xml:space="preserve"> how the allowed amount was determined.</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5BA0A346"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CA49DDB"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1248A3D7"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07C23B50"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416A1520"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1DB934C9" w14:textId="77777777" w:rsidR="000751EA" w:rsidRPr="005B7BBA" w:rsidRDefault="000751EA" w:rsidP="000751EA">
            <w:pPr>
              <w:pStyle w:val="TableText"/>
            </w:pPr>
            <w:r w:rsidRPr="005B7BBA">
              <w:t>X</w:t>
            </w:r>
          </w:p>
        </w:tc>
      </w:tr>
      <w:tr w:rsidR="00E65BC4" w14:paraId="4A52EC98"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2321D1D" w14:textId="77777777" w:rsidR="000751EA" w:rsidRPr="005B7BBA" w:rsidRDefault="000751EA" w:rsidP="000751EA">
            <w:pPr>
              <w:pStyle w:val="TableText"/>
            </w:pPr>
            <w:r>
              <w:t>713</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793A412" w14:textId="77777777" w:rsidR="000751EA" w:rsidRPr="005B7BBA" w:rsidRDefault="000751EA" w:rsidP="000751EA">
            <w:pPr>
              <w:pStyle w:val="TableText"/>
            </w:pPr>
            <w:r w:rsidRPr="005B7BBA">
              <w:t xml:space="preserve">DTL CUTBACK </w:t>
            </w:r>
            <w:r>
              <w:t>SUFFIX</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060A2BC5" w14:textId="77FE6912" w:rsidR="000751EA" w:rsidRPr="005B7BBA" w:rsidRDefault="000751EA" w:rsidP="000751EA">
            <w:pPr>
              <w:pStyle w:val="TableText"/>
            </w:pPr>
            <w:r w:rsidRPr="005B7BBA">
              <w:t>:P:IDR-</w:t>
            </w:r>
            <w:bookmarkStart w:id="1845" w:name="_Hlt500224366"/>
            <w:r w:rsidRPr="00697695">
              <w:rPr>
                <w:rStyle w:val="Hyperlink"/>
              </w:rPr>
              <w:fldChar w:fldCharType="begin"/>
            </w:r>
            <w:r w:rsidR="009F6394">
              <w:rPr>
                <w:rStyle w:val="Hyperlink"/>
              </w:rPr>
              <w:instrText>HYPERLINK "..\\..\\DataDictionary\\COBOL\\J\\K-PRC-CUTBK-IND.docx"</w:instrText>
            </w:r>
            <w:r w:rsidRPr="00697695">
              <w:rPr>
                <w:rStyle w:val="Hyperlink"/>
              </w:rPr>
            </w:r>
            <w:r w:rsidRPr="00697695">
              <w:rPr>
                <w:rStyle w:val="Hyperlink"/>
              </w:rPr>
              <w:fldChar w:fldCharType="separate"/>
            </w:r>
            <w:r w:rsidRPr="00697695">
              <w:rPr>
                <w:rStyle w:val="Hyperlink"/>
              </w:rPr>
              <w:t>K-P</w:t>
            </w:r>
            <w:bookmarkStart w:id="1846" w:name="_Hlt12264148"/>
            <w:r w:rsidRPr="00697695">
              <w:rPr>
                <w:rStyle w:val="Hyperlink"/>
              </w:rPr>
              <w:t>R</w:t>
            </w:r>
            <w:bookmarkStart w:id="1847" w:name="_Hlt514744947"/>
            <w:bookmarkEnd w:id="1846"/>
            <w:r w:rsidRPr="00697695">
              <w:rPr>
                <w:rStyle w:val="Hyperlink"/>
              </w:rPr>
              <w:t>C</w:t>
            </w:r>
            <w:bookmarkEnd w:id="1847"/>
            <w:r w:rsidRPr="00697695">
              <w:rPr>
                <w:rStyle w:val="Hyperlink"/>
              </w:rPr>
              <w:t>-C</w:t>
            </w:r>
            <w:bookmarkStart w:id="1848" w:name="_Hlt527357502"/>
            <w:r w:rsidRPr="00697695">
              <w:rPr>
                <w:rStyle w:val="Hyperlink"/>
              </w:rPr>
              <w:t>U</w:t>
            </w:r>
            <w:bookmarkEnd w:id="1848"/>
            <w:r w:rsidRPr="00697695">
              <w:rPr>
                <w:rStyle w:val="Hyperlink"/>
              </w:rPr>
              <w:t>T</w:t>
            </w:r>
            <w:bookmarkStart w:id="1849" w:name="_Hlt506773487"/>
            <w:r w:rsidRPr="00697695">
              <w:rPr>
                <w:rStyle w:val="Hyperlink"/>
              </w:rPr>
              <w:t>B</w:t>
            </w:r>
            <w:bookmarkStart w:id="1850" w:name="_Hlt517152991"/>
            <w:bookmarkEnd w:id="1849"/>
            <w:r w:rsidRPr="00697695">
              <w:rPr>
                <w:rStyle w:val="Hyperlink"/>
              </w:rPr>
              <w:t>K</w:t>
            </w:r>
            <w:bookmarkEnd w:id="1850"/>
            <w:r w:rsidRPr="00697695">
              <w:rPr>
                <w:rStyle w:val="Hyperlink"/>
              </w:rPr>
              <w:t>-IND</w:t>
            </w:r>
            <w:bookmarkEnd w:id="1845"/>
            <w:r w:rsidRPr="00697695">
              <w:rPr>
                <w:rStyle w:val="Hyperlink"/>
              </w:rPr>
              <w:fldChar w:fldCharType="end"/>
            </w:r>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F3DE741" w14:textId="77777777" w:rsidR="000751EA" w:rsidRDefault="000751EA" w:rsidP="000751EA">
            <w:pPr>
              <w:pStyle w:val="TableText"/>
              <w:rPr>
                <w:rFonts w:cs="Arial"/>
                <w:color w:val="000000"/>
              </w:rPr>
            </w:pPr>
            <w:r w:rsidRPr="00750C6A">
              <w:rPr>
                <w:rFonts w:cs="Arial"/>
                <w:color w:val="000000"/>
              </w:rPr>
              <w:t>Pricing cutback indicator</w:t>
            </w:r>
          </w:p>
          <w:p w14:paraId="14DD756B" w14:textId="77777777" w:rsidR="000751EA" w:rsidRPr="005B7BBA" w:rsidRDefault="000751EA" w:rsidP="000751EA">
            <w:pPr>
              <w:pStyle w:val="TableText"/>
            </w:pPr>
            <w:r w:rsidRPr="00750C6A">
              <w:rPr>
                <w:rFonts w:cs="Arial"/>
                <w:color w:val="000000"/>
              </w:rPr>
              <w:t>Indicates if the code in the K-PRC-CUTBK-CD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EEE4452"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4309FF3" w14:textId="77777777" w:rsidR="00E65BC4" w:rsidRPr="0097365E" w:rsidRDefault="00E65BC4" w:rsidP="00E65BC4">
            <w:pPr>
              <w:pStyle w:val="TableText"/>
              <w:rPr>
                <w:rFonts w:cs="Arial"/>
              </w:rPr>
            </w:pPr>
            <w:r w:rsidRPr="0042502A">
              <w:rPr>
                <w:rFonts w:cs="Arial"/>
                <w:b/>
              </w:rPr>
              <w:t>Valid Values:</w:t>
            </w:r>
          </w:p>
          <w:p w14:paraId="65BFA4F9" w14:textId="0AC5052B" w:rsidR="000751EA" w:rsidRDefault="000751EA" w:rsidP="00245396">
            <w:pPr>
              <w:pStyle w:val="TableTextBullet"/>
            </w:pPr>
            <w:r>
              <w:t>A, B, C, K – Audit</w:t>
            </w:r>
          </w:p>
          <w:p w14:paraId="0428E497" w14:textId="77777777" w:rsidR="000751EA" w:rsidRDefault="000751EA" w:rsidP="00245396">
            <w:pPr>
              <w:pStyle w:val="TableTextBullet"/>
            </w:pPr>
            <w:r>
              <w:t>H, I, J, M – Header edit</w:t>
            </w:r>
          </w:p>
          <w:p w14:paraId="2FD61932"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439170AD"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3D9C6AB3"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34B6244D"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4A9B7E8E" w14:textId="77777777" w:rsidR="000751EA" w:rsidRPr="005B7BBA" w:rsidRDefault="000751EA" w:rsidP="000751EA">
            <w:pPr>
              <w:pStyle w:val="TableText"/>
            </w:pPr>
            <w:r w:rsidRPr="005B7BBA">
              <w:t>X</w:t>
            </w:r>
          </w:p>
        </w:tc>
      </w:tr>
      <w:tr w:rsidR="00E65BC4" w14:paraId="6AD58BA0"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A4B6958" w14:textId="3E556ADF" w:rsidR="000751EA" w:rsidRPr="005B7BBA" w:rsidRDefault="000751EA" w:rsidP="000751EA">
            <w:pPr>
              <w:pStyle w:val="TableText"/>
            </w:pPr>
            <w:r>
              <w:t>714</w:t>
            </w:r>
            <w:r w:rsidR="005B7717">
              <w:t xml:space="preserve"> – </w:t>
            </w:r>
            <w:r>
              <w:t>720</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6A1544E9" w14:textId="77777777" w:rsidR="000751EA" w:rsidRPr="005B7BBA" w:rsidRDefault="000751EA" w:rsidP="000751EA">
            <w:pPr>
              <w:pStyle w:val="TableText"/>
            </w:pPr>
            <w:r w:rsidRPr="005B7BBA">
              <w:t>DTL CUTBACK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D0186B8" w14:textId="23CB1A27" w:rsidR="000751EA" w:rsidRPr="005B7BBA" w:rsidRDefault="000751EA" w:rsidP="000751EA">
            <w:pPr>
              <w:pStyle w:val="TableText"/>
            </w:pPr>
            <w:r w:rsidRPr="005B7BBA">
              <w:t>:P:IDR-</w:t>
            </w:r>
            <w:bookmarkStart w:id="1851" w:name="_Hlt514744953"/>
            <w:r w:rsidRPr="00697695">
              <w:rPr>
                <w:rStyle w:val="Hyperlink"/>
              </w:rPr>
              <w:fldChar w:fldCharType="begin"/>
            </w:r>
            <w:r w:rsidR="00025476">
              <w:rPr>
                <w:rStyle w:val="Hyperlink"/>
              </w:rPr>
              <w:instrText>HYPERLINK "..\\..\\DataDictionary\\COBOL\\J\\K-PRC-CUTBK-AMT.docx"</w:instrText>
            </w:r>
            <w:r w:rsidRPr="00697695">
              <w:rPr>
                <w:rStyle w:val="Hyperlink"/>
              </w:rPr>
            </w:r>
            <w:r w:rsidRPr="00697695">
              <w:rPr>
                <w:rStyle w:val="Hyperlink"/>
              </w:rPr>
              <w:fldChar w:fldCharType="separate"/>
            </w:r>
            <w:r w:rsidRPr="00697695">
              <w:rPr>
                <w:rStyle w:val="Hyperlink"/>
              </w:rPr>
              <w:t>K</w:t>
            </w:r>
            <w:bookmarkStart w:id="1852" w:name="_Hlt30575131"/>
            <w:r w:rsidRPr="00697695">
              <w:rPr>
                <w:rStyle w:val="Hyperlink"/>
              </w:rPr>
              <w:t>-</w:t>
            </w:r>
            <w:bookmarkStart w:id="1853" w:name="_Hlt527357560"/>
            <w:bookmarkEnd w:id="1852"/>
            <w:r w:rsidRPr="00697695">
              <w:rPr>
                <w:rStyle w:val="Hyperlink"/>
              </w:rPr>
              <w:t>P</w:t>
            </w:r>
            <w:bookmarkEnd w:id="1853"/>
            <w:r w:rsidRPr="00697695">
              <w:rPr>
                <w:rStyle w:val="Hyperlink"/>
              </w:rPr>
              <w:t>R</w:t>
            </w:r>
            <w:bookmarkStart w:id="1854" w:name="_Hlt500224374"/>
            <w:r w:rsidRPr="00697695">
              <w:rPr>
                <w:rStyle w:val="Hyperlink"/>
              </w:rPr>
              <w:t>C</w:t>
            </w:r>
            <w:bookmarkStart w:id="1855" w:name="_Hlt506773464"/>
            <w:bookmarkEnd w:id="1854"/>
            <w:r w:rsidRPr="00697695">
              <w:rPr>
                <w:rStyle w:val="Hyperlink"/>
              </w:rPr>
              <w:t>-</w:t>
            </w:r>
            <w:bookmarkEnd w:id="1855"/>
            <w:r w:rsidRPr="00697695">
              <w:rPr>
                <w:rStyle w:val="Hyperlink"/>
              </w:rPr>
              <w:t>C</w:t>
            </w:r>
            <w:bookmarkStart w:id="1856" w:name="_Hlt12264066"/>
            <w:r w:rsidRPr="00697695">
              <w:rPr>
                <w:rStyle w:val="Hyperlink"/>
              </w:rPr>
              <w:t>U</w:t>
            </w:r>
            <w:bookmarkEnd w:id="1856"/>
            <w:r w:rsidRPr="00697695">
              <w:rPr>
                <w:rStyle w:val="Hyperlink"/>
              </w:rPr>
              <w:t>TBK-AMT</w:t>
            </w:r>
            <w:r w:rsidRPr="00697695">
              <w:rPr>
                <w:rStyle w:val="Hyperlink"/>
              </w:rPr>
              <w:fldChar w:fldCharType="end"/>
            </w:r>
            <w:bookmarkEnd w:id="1851"/>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E9A2625" w14:textId="77777777" w:rsidR="000751EA" w:rsidRPr="005B7BBA" w:rsidRDefault="000751EA" w:rsidP="000751EA">
            <w:pPr>
              <w:pStyle w:val="TableText"/>
            </w:pPr>
            <w:r w:rsidRPr="005B7BBA">
              <w:t>Pricing cutback amount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AB64976" w14:textId="77777777" w:rsidR="000751EA" w:rsidRPr="005B7BBA" w:rsidRDefault="000751EA" w:rsidP="000751EA">
            <w:pPr>
              <w:pStyle w:val="TableText"/>
            </w:pPr>
            <w:r w:rsidRPr="005B7BBA">
              <w:t>7 N</w:t>
            </w:r>
          </w:p>
          <w:p w14:paraId="0E2CFC8D"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EE1680A"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58613806"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24AF29B4"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6EDFAAF7"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15AEB800" w14:textId="77777777" w:rsidR="000751EA" w:rsidRPr="005B7BBA" w:rsidRDefault="000751EA" w:rsidP="000751EA">
            <w:pPr>
              <w:pStyle w:val="TableText"/>
            </w:pPr>
            <w:r w:rsidRPr="005B7BBA">
              <w:t>X</w:t>
            </w:r>
          </w:p>
        </w:tc>
      </w:tr>
      <w:tr w:rsidR="00E65BC4" w14:paraId="61A85560"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D5A58BC" w14:textId="708581EC" w:rsidR="000751EA" w:rsidRPr="005B7BBA" w:rsidRDefault="000751EA" w:rsidP="000751EA">
            <w:pPr>
              <w:pStyle w:val="TableText"/>
            </w:pPr>
            <w:r>
              <w:t>721</w:t>
            </w:r>
            <w:r w:rsidR="005B7717">
              <w:t xml:space="preserve"> – </w:t>
            </w:r>
            <w:r>
              <w:t>723</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2E0AF572" w14:textId="77777777" w:rsidR="000751EA" w:rsidRPr="005B7BBA" w:rsidRDefault="000751EA" w:rsidP="000751EA">
            <w:pPr>
              <w:pStyle w:val="TableText"/>
            </w:pPr>
            <w:r w:rsidRPr="005B7BBA">
              <w:t>DTL SSA CUTBACK CODE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576E563" w14:textId="256F6621" w:rsidR="000751EA" w:rsidRPr="005B7BBA" w:rsidRDefault="000751EA" w:rsidP="000751EA">
            <w:pPr>
              <w:pStyle w:val="TableText"/>
            </w:pPr>
            <w:r w:rsidRPr="005B7BBA">
              <w:t>:P:IDR-</w:t>
            </w:r>
            <w:hyperlink r:id="rId1357" w:history="1">
              <w:r w:rsidRPr="00697695">
                <w:rPr>
                  <w:rStyle w:val="Hyperlink"/>
                </w:rPr>
                <w:t>K</w:t>
              </w:r>
              <w:bookmarkStart w:id="1857" w:name="_Hlt500224379"/>
              <w:r w:rsidRPr="00697695">
                <w:rPr>
                  <w:rStyle w:val="Hyperlink"/>
                </w:rPr>
                <w:t>-</w:t>
              </w:r>
              <w:bookmarkStart w:id="1858" w:name="_Hlt527357648"/>
              <w:bookmarkEnd w:id="1857"/>
              <w:r w:rsidRPr="00697695">
                <w:rPr>
                  <w:rStyle w:val="Hyperlink"/>
                </w:rPr>
                <w:t>S</w:t>
              </w:r>
              <w:bookmarkEnd w:id="1858"/>
              <w:r w:rsidRPr="00697695">
                <w:rPr>
                  <w:rStyle w:val="Hyperlink"/>
                </w:rPr>
                <w:t>S</w:t>
              </w:r>
              <w:bookmarkStart w:id="1859" w:name="_Hlt506773434"/>
              <w:r w:rsidRPr="00697695">
                <w:rPr>
                  <w:rStyle w:val="Hyperlink"/>
                </w:rPr>
                <w:t>A</w:t>
              </w:r>
              <w:bookmarkStart w:id="1860" w:name="_Hlt517152999"/>
              <w:bookmarkEnd w:id="1859"/>
              <w:r w:rsidRPr="00697695">
                <w:rPr>
                  <w:rStyle w:val="Hyperlink"/>
                </w:rPr>
                <w:t>-</w:t>
              </w:r>
              <w:bookmarkStart w:id="1861" w:name="_Hlt30575136"/>
              <w:bookmarkEnd w:id="1860"/>
              <w:r w:rsidRPr="00697695">
                <w:rPr>
                  <w:rStyle w:val="Hyperlink"/>
                </w:rPr>
                <w:t>C</w:t>
              </w:r>
              <w:bookmarkStart w:id="1862" w:name="_Hlt12264134"/>
              <w:bookmarkEnd w:id="1861"/>
              <w:r w:rsidRPr="00697695">
                <w:rPr>
                  <w:rStyle w:val="Hyperlink"/>
                </w:rPr>
                <w:t>U</w:t>
              </w:r>
              <w:bookmarkEnd w:id="1862"/>
              <w:r w:rsidRPr="00697695">
                <w:rPr>
                  <w:rStyle w:val="Hyperlink"/>
                </w:rPr>
                <w:t>TBK-CD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D4AF209" w14:textId="77777777" w:rsidR="000751EA" w:rsidRPr="005B7BBA" w:rsidRDefault="000751EA" w:rsidP="000751EA">
            <w:pPr>
              <w:pStyle w:val="TableText"/>
            </w:pPr>
            <w:r w:rsidRPr="005B7BBA">
              <w:t>SSA cutback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F3432D6"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08F276A" w14:textId="261C1026" w:rsidR="000751EA" w:rsidRPr="005B7BBA" w:rsidRDefault="000751EA" w:rsidP="000751EA">
            <w:pPr>
              <w:pStyle w:val="TableText"/>
            </w:pPr>
            <w:r w:rsidRPr="005B7BBA">
              <w:t>Cutback code for HCFA limits</w:t>
            </w:r>
          </w:p>
          <w:p w14:paraId="4EE7E818" w14:textId="77777777" w:rsidR="000751EA" w:rsidRPr="0097365E" w:rsidRDefault="000751EA" w:rsidP="000751EA">
            <w:pPr>
              <w:pStyle w:val="TableText"/>
              <w:rPr>
                <w:rFonts w:cs="Arial"/>
              </w:rPr>
            </w:pPr>
            <w:r w:rsidRPr="0042502A">
              <w:rPr>
                <w:rFonts w:cs="Arial"/>
                <w:b/>
              </w:rPr>
              <w:t>Valid Values:</w:t>
            </w:r>
          </w:p>
          <w:p w14:paraId="31BFD1B6" w14:textId="06DA7FF1" w:rsidR="000751EA" w:rsidRPr="003E6D4B" w:rsidRDefault="000751EA" w:rsidP="00245396">
            <w:pPr>
              <w:pStyle w:val="TableTextBullet"/>
            </w:pPr>
            <w:r w:rsidRPr="003E6D4B">
              <w:t xml:space="preserve">366 </w:t>
            </w:r>
            <w:r w:rsidR="00E65BC4">
              <w:t xml:space="preserve">– </w:t>
            </w:r>
            <w:r w:rsidRPr="003E6D4B">
              <w:t>Psych reduction</w:t>
            </w:r>
          </w:p>
          <w:p w14:paraId="26DD09A9" w14:textId="688358FD" w:rsidR="000751EA" w:rsidRPr="003E6D4B" w:rsidRDefault="000751EA" w:rsidP="00245396">
            <w:pPr>
              <w:pStyle w:val="TableTextBullet"/>
            </w:pPr>
            <w:r w:rsidRPr="003E6D4B">
              <w:t>367</w:t>
            </w:r>
            <w:r w:rsidR="00E65BC4">
              <w:t xml:space="preserve"> – </w:t>
            </w:r>
            <w:r w:rsidRPr="003E6D4B">
              <w:t>OT/PT limit cutback</w:t>
            </w:r>
          </w:p>
          <w:p w14:paraId="08C86A5F" w14:textId="1714F063" w:rsidR="000751EA" w:rsidRPr="005B7BBA" w:rsidRDefault="000751EA" w:rsidP="00245396">
            <w:pPr>
              <w:pStyle w:val="TableTextBullet"/>
            </w:pPr>
            <w:r w:rsidRPr="003E6D4B">
              <w:t>368</w:t>
            </w:r>
            <w:r w:rsidR="00E65BC4">
              <w:t xml:space="preserve"> – </w:t>
            </w:r>
            <w:r w:rsidRPr="003E6D4B">
              <w:t>blood deductible cutback</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0BA5670D"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636F1B76"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387D717B"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3F775FF0" w14:textId="77777777" w:rsidR="000751EA" w:rsidRPr="005B7BBA" w:rsidRDefault="000751EA" w:rsidP="000751EA">
            <w:pPr>
              <w:pStyle w:val="TableText"/>
            </w:pPr>
            <w:r w:rsidRPr="005B7BBA">
              <w:t>X</w:t>
            </w:r>
          </w:p>
        </w:tc>
      </w:tr>
      <w:tr w:rsidR="00E65BC4" w14:paraId="2038BD45"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1E01FE4" w14:textId="77777777" w:rsidR="000751EA" w:rsidRPr="005B7BBA" w:rsidRDefault="000751EA" w:rsidP="000751EA">
            <w:pPr>
              <w:pStyle w:val="TableText"/>
            </w:pPr>
            <w:r>
              <w:t>724</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5E342366" w14:textId="77777777" w:rsidR="000751EA" w:rsidRPr="005B7BBA" w:rsidRDefault="000751EA" w:rsidP="000751EA">
            <w:pPr>
              <w:pStyle w:val="TableText"/>
            </w:pPr>
            <w:r w:rsidRPr="005B7BBA">
              <w:t xml:space="preserve">DTL SSA CUTBACK </w:t>
            </w:r>
            <w:r>
              <w:t>SUFFIX</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13EFB64" w14:textId="514B2E88" w:rsidR="000751EA" w:rsidRPr="005B7BBA" w:rsidRDefault="000751EA" w:rsidP="000751EA">
            <w:pPr>
              <w:pStyle w:val="TableText"/>
            </w:pPr>
            <w:r w:rsidRPr="005B7BBA">
              <w:t>:P:IDR-</w:t>
            </w:r>
            <w:hyperlink r:id="rId1358" w:history="1">
              <w:r w:rsidRPr="00697695">
                <w:rPr>
                  <w:rStyle w:val="Hyperlink"/>
                </w:rPr>
                <w:t>K</w:t>
              </w:r>
              <w:bookmarkStart w:id="1863" w:name="_Hlt500224384"/>
              <w:r w:rsidRPr="00697695">
                <w:rPr>
                  <w:rStyle w:val="Hyperlink"/>
                </w:rPr>
                <w:t>-</w:t>
              </w:r>
              <w:bookmarkStart w:id="1864" w:name="_Hlt527357762"/>
              <w:bookmarkEnd w:id="1863"/>
              <w:r w:rsidRPr="00697695">
                <w:rPr>
                  <w:rStyle w:val="Hyperlink"/>
                </w:rPr>
                <w:t>S</w:t>
              </w:r>
              <w:bookmarkEnd w:id="1864"/>
              <w:r w:rsidRPr="00697695">
                <w:rPr>
                  <w:rStyle w:val="Hyperlink"/>
                </w:rPr>
                <w:t>S</w:t>
              </w:r>
              <w:bookmarkStart w:id="1865" w:name="_Hlt514744965"/>
              <w:r w:rsidRPr="00697695">
                <w:rPr>
                  <w:rStyle w:val="Hyperlink"/>
                </w:rPr>
                <w:t>A</w:t>
              </w:r>
              <w:bookmarkStart w:id="1866" w:name="_Hlt12264131"/>
              <w:bookmarkStart w:id="1867" w:name="_Hlt527357766"/>
              <w:bookmarkEnd w:id="1865"/>
              <w:bookmarkEnd w:id="1866"/>
              <w:r w:rsidRPr="00697695">
                <w:rPr>
                  <w:rStyle w:val="Hyperlink"/>
                </w:rPr>
                <w:t>-</w:t>
              </w:r>
              <w:bookmarkStart w:id="1868" w:name="_Hlt506773410"/>
              <w:bookmarkEnd w:id="1867"/>
              <w:r w:rsidRPr="00697695">
                <w:rPr>
                  <w:rStyle w:val="Hyperlink"/>
                </w:rPr>
                <w:t>C</w:t>
              </w:r>
              <w:bookmarkEnd w:id="1868"/>
              <w:r w:rsidRPr="00697695">
                <w:rPr>
                  <w:rStyle w:val="Hyperlink"/>
                </w:rPr>
                <w:t>UTBK-IND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83EDE0E" w14:textId="16E55BF3" w:rsidR="000751EA" w:rsidRDefault="000751EA" w:rsidP="000751EA">
            <w:pPr>
              <w:pStyle w:val="TableText"/>
              <w:rPr>
                <w:rFonts w:cs="Arial"/>
                <w:color w:val="000000"/>
              </w:rPr>
            </w:pPr>
            <w:r w:rsidRPr="00750C6A">
              <w:rPr>
                <w:rFonts w:cs="Arial"/>
                <w:color w:val="000000"/>
              </w:rPr>
              <w:t>SSA cutback indicator</w:t>
            </w:r>
          </w:p>
          <w:p w14:paraId="5ED997CD" w14:textId="77777777" w:rsidR="000751EA" w:rsidRPr="005B7BBA" w:rsidRDefault="000751EA" w:rsidP="000751EA">
            <w:pPr>
              <w:pStyle w:val="TableText"/>
            </w:pPr>
            <w:r w:rsidRPr="00750C6A">
              <w:rPr>
                <w:rFonts w:cs="Arial"/>
                <w:color w:val="000000"/>
              </w:rPr>
              <w:t>Indicates if the code in the K-SSA-CUTBK-CD field refers to an audit, header record edit, or a claim detail edit.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5CA16FB5"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ECBD229" w14:textId="77777777" w:rsidR="00E65BC4" w:rsidRPr="0097365E" w:rsidRDefault="00E65BC4" w:rsidP="00E65BC4">
            <w:pPr>
              <w:pStyle w:val="TableText"/>
              <w:rPr>
                <w:rFonts w:cs="Arial"/>
              </w:rPr>
            </w:pPr>
            <w:r w:rsidRPr="0042502A">
              <w:rPr>
                <w:rFonts w:cs="Arial"/>
                <w:b/>
              </w:rPr>
              <w:t>Valid Values:</w:t>
            </w:r>
          </w:p>
          <w:p w14:paraId="38476399" w14:textId="76A9BC1D" w:rsidR="000751EA" w:rsidRDefault="000751EA" w:rsidP="00245396">
            <w:pPr>
              <w:pStyle w:val="TableTextBullet"/>
            </w:pPr>
            <w:r>
              <w:t>A, B, C, K – Audit</w:t>
            </w:r>
          </w:p>
          <w:p w14:paraId="25C4AD31" w14:textId="77777777" w:rsidR="000751EA" w:rsidRDefault="000751EA" w:rsidP="00245396">
            <w:pPr>
              <w:pStyle w:val="TableTextBullet"/>
            </w:pPr>
            <w:r>
              <w:t>H, I, J, M – Header edit</w:t>
            </w:r>
          </w:p>
          <w:p w14:paraId="0534E4A8"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5934A8D1"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543D4513"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4D8FBA00"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1DDF7283" w14:textId="77777777" w:rsidR="000751EA" w:rsidRPr="005B7BBA" w:rsidRDefault="000751EA" w:rsidP="000751EA">
            <w:pPr>
              <w:pStyle w:val="TableText"/>
            </w:pPr>
            <w:r w:rsidRPr="005B7BBA">
              <w:t>X</w:t>
            </w:r>
          </w:p>
        </w:tc>
      </w:tr>
      <w:tr w:rsidR="00E65BC4" w14:paraId="692DB6B1"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BC1C3F4" w14:textId="4CFF9037" w:rsidR="000751EA" w:rsidRPr="005B7BBA" w:rsidRDefault="000751EA" w:rsidP="000751EA">
            <w:pPr>
              <w:pStyle w:val="TableText"/>
            </w:pPr>
            <w:r>
              <w:t>725</w:t>
            </w:r>
            <w:r w:rsidR="005B7717">
              <w:t xml:space="preserve"> – </w:t>
            </w:r>
            <w:r>
              <w:t>731</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138730D9" w14:textId="77777777" w:rsidR="000751EA" w:rsidRPr="005B7BBA" w:rsidRDefault="000751EA" w:rsidP="000751EA">
            <w:pPr>
              <w:pStyle w:val="TableText"/>
            </w:pPr>
            <w:r w:rsidRPr="005B7BBA">
              <w:t>DTL SSA CUTBACK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469BA11" w14:textId="0DED3849" w:rsidR="000751EA" w:rsidRPr="005B7BBA" w:rsidRDefault="000751EA" w:rsidP="000751EA">
            <w:pPr>
              <w:pStyle w:val="TableText"/>
            </w:pPr>
            <w:r w:rsidRPr="005B7BBA">
              <w:t>:P:IDR-</w:t>
            </w:r>
            <w:hyperlink r:id="rId1359" w:history="1">
              <w:r w:rsidRPr="00697695">
                <w:rPr>
                  <w:rStyle w:val="Hyperlink"/>
                </w:rPr>
                <w:t>K-</w:t>
              </w:r>
              <w:bookmarkStart w:id="1869" w:name="_Hlt527357817"/>
              <w:r w:rsidRPr="00697695">
                <w:rPr>
                  <w:rStyle w:val="Hyperlink"/>
                </w:rPr>
                <w:t>S</w:t>
              </w:r>
              <w:bookmarkStart w:id="1870" w:name="_Hlt506773389"/>
              <w:bookmarkEnd w:id="1869"/>
              <w:r w:rsidRPr="00697695">
                <w:rPr>
                  <w:rStyle w:val="Hyperlink"/>
                </w:rPr>
                <w:t>S</w:t>
              </w:r>
              <w:bookmarkStart w:id="1871" w:name="_Hlt500224399"/>
              <w:bookmarkEnd w:id="1870"/>
              <w:r w:rsidRPr="00697695">
                <w:rPr>
                  <w:rStyle w:val="Hyperlink"/>
                </w:rPr>
                <w:t>A</w:t>
              </w:r>
              <w:bookmarkEnd w:id="1871"/>
              <w:r w:rsidRPr="00697695">
                <w:rPr>
                  <w:rStyle w:val="Hyperlink"/>
                </w:rPr>
                <w:t>-</w:t>
              </w:r>
              <w:bookmarkStart w:id="1872" w:name="_Hlt12264201"/>
              <w:bookmarkStart w:id="1873" w:name="_Hlt517153005"/>
              <w:bookmarkEnd w:id="1872"/>
              <w:r w:rsidRPr="00697695">
                <w:rPr>
                  <w:rStyle w:val="Hyperlink"/>
                </w:rPr>
                <w:t>C</w:t>
              </w:r>
              <w:bookmarkEnd w:id="1873"/>
              <w:r w:rsidRPr="00697695">
                <w:rPr>
                  <w:rStyle w:val="Hyperlink"/>
                </w:rPr>
                <w:t>U</w:t>
              </w:r>
              <w:bookmarkStart w:id="1874" w:name="_Hlt527357824"/>
              <w:r w:rsidRPr="00697695">
                <w:rPr>
                  <w:rStyle w:val="Hyperlink"/>
                </w:rPr>
                <w:t>T</w:t>
              </w:r>
              <w:bookmarkEnd w:id="1874"/>
              <w:r w:rsidRPr="00697695">
                <w:rPr>
                  <w:rStyle w:val="Hyperlink"/>
                </w:rPr>
                <w:t>BK-AMT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713F1B9" w14:textId="77777777" w:rsidR="000751EA" w:rsidRDefault="000751EA" w:rsidP="000751EA">
            <w:pPr>
              <w:pStyle w:val="TableText"/>
            </w:pPr>
            <w:r w:rsidRPr="005B7BBA">
              <w:t>SSA cutback amount</w:t>
            </w:r>
          </w:p>
          <w:p w14:paraId="432D0DFD" w14:textId="238EC061" w:rsidR="000751EA" w:rsidRPr="005B7BBA" w:rsidRDefault="000751EA" w:rsidP="00E65BC4">
            <w:pPr>
              <w:pStyle w:val="TableText"/>
            </w:pPr>
            <w:r w:rsidRPr="00750C6A">
              <w:rPr>
                <w:rFonts w:cs="Arial"/>
                <w:color w:val="000000"/>
              </w:rPr>
              <w:t>The amount in this field is the SSA cutback amount.</w:t>
            </w:r>
            <w:r w:rsidRPr="00750C6A">
              <w:rPr>
                <w:rFonts w:cs="Arial"/>
                <w:color w:val="000000"/>
              </w:rPr>
              <w:br/>
              <w:t>SSA = Social Security Act. Internal cutback message helps to arrive at how the claim will be paid.</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27E7D33" w14:textId="77777777" w:rsidR="000751EA" w:rsidRPr="005B7BBA" w:rsidRDefault="000751EA" w:rsidP="000751EA">
            <w:pPr>
              <w:pStyle w:val="TableText"/>
            </w:pPr>
            <w:r w:rsidRPr="005B7BBA">
              <w:t>7 N</w:t>
            </w:r>
          </w:p>
          <w:p w14:paraId="3995E2A6"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624BAF8"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0A258C92"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5D8E73A9"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3CF80432"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11C5B7ED" w14:textId="77777777" w:rsidR="000751EA" w:rsidRPr="005B7BBA" w:rsidRDefault="000751EA" w:rsidP="000751EA">
            <w:pPr>
              <w:pStyle w:val="TableText"/>
            </w:pPr>
            <w:r w:rsidRPr="005B7BBA">
              <w:t>X</w:t>
            </w:r>
          </w:p>
        </w:tc>
      </w:tr>
      <w:tr w:rsidR="00E65BC4" w14:paraId="370D410C"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9C69BF7" w14:textId="27AD38A4" w:rsidR="000751EA" w:rsidRPr="005B7BBA" w:rsidRDefault="000751EA" w:rsidP="000751EA">
            <w:pPr>
              <w:pStyle w:val="TableText"/>
            </w:pPr>
            <w:r>
              <w:t>732</w:t>
            </w:r>
            <w:r w:rsidR="005B7717">
              <w:t xml:space="preserve"> – </w:t>
            </w:r>
            <w:r>
              <w:t>734</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735A0947" w14:textId="77777777" w:rsidR="000751EA" w:rsidRPr="005B7BBA" w:rsidRDefault="000751EA" w:rsidP="000751EA">
            <w:pPr>
              <w:pStyle w:val="TableText"/>
            </w:pPr>
            <w:r w:rsidRPr="005B7BBA">
              <w:t>DTL MULT SURG CUTBACK CODE</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022CB9F" w14:textId="4C948E54" w:rsidR="000751EA" w:rsidRPr="005B7BBA" w:rsidRDefault="000751EA" w:rsidP="000751EA">
            <w:pPr>
              <w:pStyle w:val="TableText"/>
            </w:pPr>
            <w:r w:rsidRPr="005B7BBA">
              <w:t>:P:IDR-</w:t>
            </w:r>
            <w:hyperlink r:id="rId1360" w:history="1">
              <w:r w:rsidRPr="00697695">
                <w:rPr>
                  <w:rStyle w:val="Hyperlink"/>
                </w:rPr>
                <w:t>K-MSRG-CUTBK-CD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1EA8315" w14:textId="77777777" w:rsidR="000751EA" w:rsidRPr="005B7BBA" w:rsidRDefault="000751EA" w:rsidP="000751EA">
            <w:pPr>
              <w:pStyle w:val="TableText"/>
            </w:pPr>
            <w:r w:rsidRPr="005B7BBA">
              <w:t xml:space="preserve">Multiple </w:t>
            </w:r>
            <w:r>
              <w:t>procedure</w:t>
            </w:r>
            <w:r w:rsidRPr="005B7BBA">
              <w:t xml:space="preserve"> cutback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CB37AD3" w14:textId="77777777" w:rsidR="000751EA" w:rsidRPr="005B7BBA" w:rsidRDefault="000751EA" w:rsidP="000751EA">
            <w:pPr>
              <w:pStyle w:val="TableText"/>
            </w:pPr>
            <w:r w:rsidRPr="005B7BBA">
              <w:t>3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C7B9AFC" w14:textId="77777777" w:rsidR="000751EA" w:rsidRPr="005B7BBA" w:rsidRDefault="000751EA" w:rsidP="000751EA">
            <w:pPr>
              <w:pStyle w:val="TableText"/>
            </w:pPr>
            <w:r>
              <w:t>This may be an edit/audit.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0CF5A771"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4725511F"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7DA5FF81"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6447F19F" w14:textId="77777777" w:rsidR="000751EA" w:rsidRPr="005B7BBA" w:rsidRDefault="000751EA" w:rsidP="000751EA">
            <w:pPr>
              <w:pStyle w:val="TableText"/>
            </w:pPr>
            <w:r w:rsidRPr="005B7BBA">
              <w:t>X</w:t>
            </w:r>
          </w:p>
        </w:tc>
      </w:tr>
      <w:tr w:rsidR="00E65BC4" w14:paraId="51B4B1EE"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2852C80" w14:textId="77777777" w:rsidR="000751EA" w:rsidRPr="005B7BBA" w:rsidRDefault="000751EA" w:rsidP="000751EA">
            <w:pPr>
              <w:pStyle w:val="TableText"/>
            </w:pPr>
            <w:r>
              <w:t>735</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1A08D463" w14:textId="77777777" w:rsidR="000751EA" w:rsidRPr="005B7BBA" w:rsidRDefault="000751EA" w:rsidP="000751EA">
            <w:pPr>
              <w:pStyle w:val="TableText"/>
            </w:pPr>
            <w:r w:rsidRPr="005B7BBA">
              <w:t>DTL MULT SURG CUTBACK IND</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FC8A20B" w14:textId="7A129B7C" w:rsidR="000751EA" w:rsidRPr="005B7BBA" w:rsidRDefault="000751EA" w:rsidP="000751EA">
            <w:pPr>
              <w:pStyle w:val="TableText"/>
            </w:pPr>
            <w:r w:rsidRPr="005B7BBA">
              <w:t>:P:IDR-</w:t>
            </w:r>
            <w:hyperlink r:id="rId1361" w:history="1">
              <w:r w:rsidRPr="00697695">
                <w:rPr>
                  <w:rStyle w:val="Hyperlink"/>
                </w:rPr>
                <w:t>K</w:t>
              </w:r>
              <w:bookmarkStart w:id="1875" w:name="_Hlt500224412"/>
              <w:r w:rsidRPr="00697695">
                <w:rPr>
                  <w:rStyle w:val="Hyperlink"/>
                </w:rPr>
                <w:t>-</w:t>
              </w:r>
              <w:bookmarkEnd w:id="1875"/>
              <w:r w:rsidRPr="00697695">
                <w:rPr>
                  <w:rStyle w:val="Hyperlink"/>
                </w:rPr>
                <w:t>MSR</w:t>
              </w:r>
              <w:bookmarkStart w:id="1876" w:name="_Hlt12264310"/>
              <w:r w:rsidRPr="00697695">
                <w:rPr>
                  <w:rStyle w:val="Hyperlink"/>
                </w:rPr>
                <w:t>G</w:t>
              </w:r>
              <w:bookmarkStart w:id="1877" w:name="_Hlt30575279"/>
              <w:bookmarkEnd w:id="1876"/>
              <w:r w:rsidRPr="00697695">
                <w:rPr>
                  <w:rStyle w:val="Hyperlink"/>
                </w:rPr>
                <w:t>-</w:t>
              </w:r>
              <w:bookmarkStart w:id="1878" w:name="_Hlt514744980"/>
              <w:bookmarkEnd w:id="1877"/>
              <w:r w:rsidRPr="00697695">
                <w:rPr>
                  <w:rStyle w:val="Hyperlink"/>
                </w:rPr>
                <w:t>C</w:t>
              </w:r>
              <w:bookmarkEnd w:id="1878"/>
              <w:r w:rsidRPr="00697695">
                <w:rPr>
                  <w:rStyle w:val="Hyperlink"/>
                </w:rPr>
                <w:t>UTB</w:t>
              </w:r>
              <w:bookmarkStart w:id="1879" w:name="_Hlt506773273"/>
              <w:r w:rsidRPr="00697695">
                <w:rPr>
                  <w:rStyle w:val="Hyperlink"/>
                </w:rPr>
                <w:t>K</w:t>
              </w:r>
              <w:bookmarkEnd w:id="1879"/>
              <w:r w:rsidRPr="00697695">
                <w:rPr>
                  <w:rStyle w:val="Hyperlink"/>
                </w:rPr>
                <w: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EFD7629" w14:textId="77777777" w:rsidR="000751EA" w:rsidRPr="005B7BBA" w:rsidRDefault="000751EA" w:rsidP="000751EA">
            <w:pPr>
              <w:pStyle w:val="TableText"/>
            </w:pPr>
            <w:r w:rsidRPr="005B7BBA">
              <w:t xml:space="preserve">Multiple </w:t>
            </w:r>
            <w:r>
              <w:t>surgery cutback</w:t>
            </w:r>
            <w:r w:rsidRPr="005B7BBA">
              <w:t xml:space="preserve"> indicator</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CAAC787"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EB56E91" w14:textId="77777777" w:rsidR="000751EA" w:rsidRPr="00D439B3" w:rsidRDefault="000751EA" w:rsidP="000751EA">
            <w:pPr>
              <w:pStyle w:val="TableText"/>
              <w:rPr>
                <w:rFonts w:cs="Arial"/>
              </w:rPr>
            </w:pPr>
            <w:r w:rsidRPr="0042502A">
              <w:rPr>
                <w:rFonts w:cs="Arial"/>
                <w:b/>
              </w:rPr>
              <w:t>Valid Values:</w:t>
            </w:r>
          </w:p>
          <w:p w14:paraId="215F996D" w14:textId="6B524C61" w:rsidR="000751EA" w:rsidRPr="003E6D4B" w:rsidRDefault="000751EA" w:rsidP="00245396">
            <w:pPr>
              <w:pStyle w:val="TableTextBullet"/>
            </w:pPr>
            <w:r>
              <w:t>A, B, C, K</w:t>
            </w:r>
            <w:r w:rsidR="00E65BC4">
              <w:t xml:space="preserve"> – </w:t>
            </w:r>
            <w:r>
              <w:t>Audit</w:t>
            </w:r>
          </w:p>
          <w:p w14:paraId="6B8DC1E3" w14:textId="4042FF02" w:rsidR="000751EA" w:rsidRDefault="000751EA" w:rsidP="00245396">
            <w:pPr>
              <w:pStyle w:val="TableTextBullet"/>
            </w:pPr>
            <w:r>
              <w:t>H, I, J, M</w:t>
            </w:r>
            <w:r w:rsidR="00E65BC4">
              <w:t xml:space="preserve"> – </w:t>
            </w:r>
            <w:r>
              <w:t>Header edit</w:t>
            </w:r>
          </w:p>
          <w:p w14:paraId="385412C2" w14:textId="0D81BBD4" w:rsidR="000751EA" w:rsidRPr="005B7BBA" w:rsidRDefault="000751EA" w:rsidP="00245396">
            <w:pPr>
              <w:pStyle w:val="TableTextBullet"/>
            </w:pPr>
            <w:r>
              <w:t>D, F, G, L</w:t>
            </w:r>
            <w:r w:rsidR="00E65BC4">
              <w:t xml:space="preserve"> – </w:t>
            </w:r>
            <w:r>
              <w:t>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0C606888"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6996EAE4"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5DBE2397"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62682DDF" w14:textId="77777777" w:rsidR="000751EA" w:rsidRPr="005B7BBA" w:rsidRDefault="000751EA" w:rsidP="000751EA">
            <w:pPr>
              <w:pStyle w:val="TableText"/>
            </w:pPr>
            <w:r w:rsidRPr="005B7BBA">
              <w:t>X</w:t>
            </w:r>
          </w:p>
        </w:tc>
      </w:tr>
      <w:tr w:rsidR="00E65BC4" w14:paraId="24C07917"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C1AE336" w14:textId="5426061C" w:rsidR="000751EA" w:rsidRPr="005B7BBA" w:rsidRDefault="000751EA" w:rsidP="000751EA">
            <w:pPr>
              <w:pStyle w:val="TableText"/>
            </w:pPr>
            <w:r>
              <w:t>736</w:t>
            </w:r>
            <w:r w:rsidR="005B7717">
              <w:t xml:space="preserve"> – </w:t>
            </w:r>
            <w:r>
              <w:t>742</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E8B49BC" w14:textId="77777777" w:rsidR="000751EA" w:rsidRPr="005B7BBA" w:rsidRDefault="000751EA" w:rsidP="000751EA">
            <w:pPr>
              <w:pStyle w:val="TableText"/>
            </w:pPr>
            <w:r w:rsidRPr="005B7BBA">
              <w:t>DTL MULT SURG CUTBACK AMT</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0989733" w14:textId="5F95BE8C" w:rsidR="000751EA" w:rsidRPr="005B7BBA" w:rsidRDefault="000751EA" w:rsidP="000751EA">
            <w:pPr>
              <w:pStyle w:val="TableText"/>
            </w:pPr>
            <w:r w:rsidRPr="005B7BBA">
              <w:t>:P:IDR-</w:t>
            </w:r>
            <w:hyperlink r:id="rId1362" w:history="1">
              <w:r w:rsidRPr="00697695">
                <w:rPr>
                  <w:rStyle w:val="Hyperlink"/>
                </w:rPr>
                <w:t>K-</w:t>
              </w:r>
              <w:bookmarkStart w:id="1880" w:name="_Hlt514744985"/>
              <w:r w:rsidRPr="00697695">
                <w:rPr>
                  <w:rStyle w:val="Hyperlink"/>
                </w:rPr>
                <w:t>M</w:t>
              </w:r>
              <w:bookmarkStart w:id="1881" w:name="_Hlt30575286"/>
              <w:bookmarkEnd w:id="1880"/>
              <w:r w:rsidRPr="00697695">
                <w:rPr>
                  <w:rStyle w:val="Hyperlink"/>
                </w:rPr>
                <w:t>S</w:t>
              </w:r>
              <w:bookmarkStart w:id="1882" w:name="_Hlt500224418"/>
              <w:bookmarkEnd w:id="1881"/>
              <w:r w:rsidRPr="00697695">
                <w:rPr>
                  <w:rStyle w:val="Hyperlink"/>
                </w:rPr>
                <w:t>R</w:t>
              </w:r>
              <w:bookmarkEnd w:id="1882"/>
              <w:r w:rsidRPr="00697695">
                <w:rPr>
                  <w:rStyle w:val="Hyperlink"/>
                </w:rPr>
                <w:t>G</w:t>
              </w:r>
              <w:bookmarkStart w:id="1883" w:name="_Hlt517153019"/>
              <w:r w:rsidRPr="00697695">
                <w:rPr>
                  <w:rStyle w:val="Hyperlink"/>
                </w:rPr>
                <w:t>-</w:t>
              </w:r>
              <w:bookmarkStart w:id="1884" w:name="_Hlt12264338"/>
              <w:bookmarkEnd w:id="1883"/>
              <w:r w:rsidRPr="00697695">
                <w:rPr>
                  <w:rStyle w:val="Hyperlink"/>
                </w:rPr>
                <w:t>C</w:t>
              </w:r>
              <w:bookmarkEnd w:id="1884"/>
              <w:r w:rsidRPr="00697695">
                <w:rPr>
                  <w:rStyle w:val="Hyperlink"/>
                </w:rPr>
                <w:t>UTBK-AMT</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8ED5A92" w14:textId="77777777" w:rsidR="000751EA" w:rsidRPr="005B7BBA" w:rsidRDefault="000751EA" w:rsidP="000751EA">
            <w:pPr>
              <w:pStyle w:val="TableText"/>
            </w:pPr>
            <w:r w:rsidRPr="005B7BBA">
              <w:t>Multiple surgery cutback amount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4B83AC1" w14:textId="77777777" w:rsidR="000751EA" w:rsidRPr="005B7BBA" w:rsidRDefault="000751EA" w:rsidP="000751EA">
            <w:pPr>
              <w:pStyle w:val="TableText"/>
            </w:pPr>
            <w:r w:rsidRPr="005B7BBA">
              <w:t>7 N</w:t>
            </w:r>
          </w:p>
          <w:p w14:paraId="7AB2BBED" w14:textId="77777777" w:rsidR="000751EA" w:rsidRPr="005B7BBA" w:rsidRDefault="000751EA" w:rsidP="000751EA">
            <w:pPr>
              <w:pStyle w:val="TableText"/>
            </w:pPr>
            <w:r w:rsidRPr="005B7BBA">
              <w:t>(99999V99)</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5E06DAE"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7DDC8C57"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1100E789"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6ABF250B" w14:textId="77777777" w:rsidR="000751EA" w:rsidRPr="005B7BBA" w:rsidRDefault="000751EA" w:rsidP="000751EA">
            <w:pPr>
              <w:pStyle w:val="TableText"/>
            </w:pPr>
            <w:r w:rsidRPr="005B7BBA">
              <w:t>X</w:t>
            </w:r>
          </w:p>
        </w:tc>
        <w:tc>
          <w:tcPr>
            <w:tcW w:w="442" w:type="dxa"/>
            <w:gridSpan w:val="2"/>
            <w:tcBorders>
              <w:top w:val="single" w:sz="6" w:space="0" w:color="auto"/>
              <w:left w:val="single" w:sz="6" w:space="0" w:color="auto"/>
              <w:bottom w:val="single" w:sz="6" w:space="0" w:color="auto"/>
              <w:right w:val="single" w:sz="6" w:space="0" w:color="auto"/>
            </w:tcBorders>
          </w:tcPr>
          <w:p w14:paraId="41FD12A1" w14:textId="77777777" w:rsidR="000751EA" w:rsidRPr="005B7BBA" w:rsidRDefault="000751EA" w:rsidP="000751EA">
            <w:pPr>
              <w:pStyle w:val="TableText"/>
            </w:pPr>
            <w:r w:rsidRPr="005B7BBA">
              <w:t>X</w:t>
            </w:r>
          </w:p>
        </w:tc>
      </w:tr>
      <w:tr w:rsidR="00E65BC4" w14:paraId="216FC9E7" w14:textId="77777777" w:rsidTr="00333F50">
        <w:trPr>
          <w:cantSplit/>
        </w:trPr>
        <w:tc>
          <w:tcPr>
            <w:tcW w:w="802"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06F22F97" w14:textId="23B8CD74" w:rsidR="000751EA" w:rsidRPr="005B7BBA" w:rsidRDefault="005B7717" w:rsidP="00E65BC4">
            <w:pPr>
              <w:pStyle w:val="TableText"/>
            </w:pPr>
            <w:r>
              <w:t>–</w:t>
            </w:r>
          </w:p>
        </w:tc>
        <w:tc>
          <w:tcPr>
            <w:tcW w:w="225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14186B3B" w14:textId="77777777" w:rsidR="000751EA" w:rsidRPr="005B7BBA" w:rsidRDefault="000751EA" w:rsidP="000751EA">
            <w:pPr>
              <w:pStyle w:val="TableText"/>
            </w:pPr>
            <w:r>
              <w:t>K TRAILER AUDITS 1-12</w:t>
            </w:r>
          </w:p>
        </w:tc>
        <w:tc>
          <w:tcPr>
            <w:tcW w:w="29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07D672D4" w14:textId="77777777" w:rsidR="000751EA" w:rsidRPr="005B7BBA" w:rsidRDefault="000751EA" w:rsidP="000751EA">
            <w:pPr>
              <w:pStyle w:val="TableText"/>
            </w:pPr>
            <w:r w:rsidRPr="005B7BBA">
              <w:t>Occurs 12 Times</w:t>
            </w:r>
          </w:p>
        </w:tc>
        <w:tc>
          <w:tcPr>
            <w:tcW w:w="27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48FFF1ED" w14:textId="77777777" w:rsidR="000751EA" w:rsidRPr="00E65BC4" w:rsidRDefault="000751EA" w:rsidP="000751EA">
            <w:pPr>
              <w:pStyle w:val="TableText"/>
              <w:rPr>
                <w:b/>
              </w:rPr>
            </w:pPr>
            <w:r w:rsidRPr="00E65BC4">
              <w:rPr>
                <w:b/>
              </w:rPr>
              <w:t>Audits Failed</w:t>
            </w:r>
          </w:p>
        </w:tc>
        <w:tc>
          <w:tcPr>
            <w:tcW w:w="11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1DF0F2CE" w14:textId="77777777" w:rsidR="000751EA" w:rsidRPr="005B7BBA" w:rsidRDefault="000751EA" w:rsidP="000751EA">
            <w:pPr>
              <w:pStyle w:val="TableText"/>
            </w:pPr>
            <w:r>
              <w:t>-</w:t>
            </w:r>
          </w:p>
        </w:tc>
        <w:tc>
          <w:tcPr>
            <w:tcW w:w="234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3F9F9D48"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6961A1D4" w14:textId="77777777" w:rsidR="000751EA" w:rsidRPr="005B7BBA" w:rsidRDefault="000751EA" w:rsidP="000751EA">
            <w:pPr>
              <w:pStyle w:val="TableText"/>
            </w:pPr>
            <w:r>
              <w:t>-</w:t>
            </w:r>
          </w:p>
        </w:tc>
        <w:tc>
          <w:tcPr>
            <w:tcW w:w="441" w:type="dxa"/>
            <w:tcBorders>
              <w:top w:val="single" w:sz="6" w:space="0" w:color="auto"/>
              <w:left w:val="single" w:sz="6" w:space="0" w:color="auto"/>
              <w:bottom w:val="single" w:sz="6" w:space="0" w:color="auto"/>
              <w:right w:val="single" w:sz="6" w:space="0" w:color="auto"/>
            </w:tcBorders>
            <w:shd w:val="clear" w:color="auto" w:fill="FFFFFF"/>
          </w:tcPr>
          <w:p w14:paraId="618A3794"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shd w:val="clear" w:color="auto" w:fill="FFFFFF"/>
          </w:tcPr>
          <w:p w14:paraId="0E830262" w14:textId="77777777" w:rsidR="000751EA" w:rsidRPr="005B7BBA" w:rsidRDefault="000751EA" w:rsidP="000751EA">
            <w:pPr>
              <w:pStyle w:val="TableText"/>
            </w:pPr>
            <w:r>
              <w:t>-</w:t>
            </w:r>
          </w:p>
        </w:tc>
        <w:tc>
          <w:tcPr>
            <w:tcW w:w="442" w:type="dxa"/>
            <w:gridSpan w:val="2"/>
            <w:tcBorders>
              <w:top w:val="single" w:sz="6" w:space="0" w:color="auto"/>
              <w:left w:val="single" w:sz="6" w:space="0" w:color="auto"/>
              <w:bottom w:val="single" w:sz="6" w:space="0" w:color="auto"/>
              <w:right w:val="single" w:sz="6" w:space="0" w:color="auto"/>
            </w:tcBorders>
            <w:shd w:val="clear" w:color="auto" w:fill="FFFFFF"/>
          </w:tcPr>
          <w:p w14:paraId="52FF265E" w14:textId="77777777" w:rsidR="000751EA" w:rsidRPr="005B7BBA" w:rsidRDefault="000751EA" w:rsidP="000751EA">
            <w:pPr>
              <w:pStyle w:val="TableText"/>
            </w:pPr>
            <w:r>
              <w:t>-</w:t>
            </w:r>
          </w:p>
        </w:tc>
      </w:tr>
      <w:tr w:rsidR="00E65BC4" w14:paraId="6AAB3563"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8A17005" w14:textId="6789B412" w:rsidR="000751EA" w:rsidRPr="005B7BBA" w:rsidRDefault="000751EA" w:rsidP="000751EA">
            <w:pPr>
              <w:pStyle w:val="TableText"/>
            </w:pPr>
            <w:r>
              <w:t>743</w:t>
            </w:r>
            <w:r w:rsidR="005B7717">
              <w:t xml:space="preserve"> – </w:t>
            </w:r>
            <w:r>
              <w:t>745</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4534622" w14:textId="77777777" w:rsidR="000751EA" w:rsidRPr="005B7BBA" w:rsidRDefault="000751EA" w:rsidP="000751EA">
            <w:pPr>
              <w:pStyle w:val="TableText"/>
            </w:pPr>
            <w:r w:rsidRPr="005B7BBA">
              <w:t>DTL AUDIT NUMBER 1</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9B669C8" w14:textId="5A65584E" w:rsidR="000751EA" w:rsidRPr="005B7BBA" w:rsidRDefault="000751EA" w:rsidP="000751EA">
            <w:pPr>
              <w:pStyle w:val="TableText"/>
            </w:pPr>
            <w:r w:rsidRPr="005B7BBA">
              <w:t>:</w:t>
            </w:r>
            <w:r w:rsidRPr="00D865E9">
              <w:rPr>
                <w:rFonts w:cs="Arial"/>
                <w:sz w:val="20"/>
              </w:rPr>
              <w:t>P:IDR</w:t>
            </w:r>
            <w:r w:rsidRPr="005B7BBA">
              <w:t>-</w:t>
            </w:r>
            <w:hyperlink r:id="rId1363" w:history="1">
              <w:r w:rsidRPr="00D865E9">
                <w:rPr>
                  <w:rStyle w:val="Hyperlink"/>
                  <w:rFonts w:cs="Arial"/>
                  <w:sz w:val="20"/>
                </w:rPr>
                <w:t>K-</w:t>
              </w:r>
              <w:bookmarkStart w:id="1885" w:name="_Hlt30575316"/>
              <w:r w:rsidRPr="00D865E9">
                <w:rPr>
                  <w:rStyle w:val="Hyperlink"/>
                  <w:rFonts w:cs="Arial"/>
                  <w:sz w:val="20"/>
                </w:rPr>
                <w:t>A</w:t>
              </w:r>
              <w:bookmarkStart w:id="1886" w:name="_Hlt500224427"/>
              <w:bookmarkEnd w:id="1885"/>
              <w:r w:rsidRPr="00D865E9">
                <w:rPr>
                  <w:rStyle w:val="Hyperlink"/>
                  <w:rFonts w:cs="Arial"/>
                  <w:sz w:val="20"/>
                </w:rPr>
                <w:t>U</w:t>
              </w:r>
              <w:bookmarkStart w:id="1887" w:name="_Hlt506773173"/>
              <w:bookmarkEnd w:id="1886"/>
              <w:r w:rsidRPr="00D865E9">
                <w:rPr>
                  <w:rStyle w:val="Hyperlink"/>
                  <w:rFonts w:cs="Arial"/>
                  <w:sz w:val="20"/>
                </w:rPr>
                <w:t>D</w:t>
              </w:r>
              <w:bookmarkEnd w:id="1887"/>
              <w:r w:rsidRPr="00D865E9">
                <w:rPr>
                  <w:rStyle w:val="Hyperlink"/>
                  <w:rFonts w:cs="Arial"/>
                  <w:sz w:val="20"/>
                </w:rPr>
                <w:t>I</w:t>
              </w:r>
              <w:bookmarkStart w:id="1888" w:name="_Hlt517153026"/>
              <w:r w:rsidRPr="00D865E9">
                <w:rPr>
                  <w:rStyle w:val="Hyperlink"/>
                  <w:rFonts w:cs="Arial"/>
                  <w:sz w:val="20"/>
                </w:rPr>
                <w:t>T</w:t>
              </w:r>
              <w:bookmarkEnd w:id="1888"/>
              <w:r w:rsidRPr="00D865E9">
                <w:rPr>
                  <w:rStyle w:val="Hyperlink"/>
                  <w:rFonts w:cs="Arial"/>
                  <w:sz w:val="20"/>
                </w:rPr>
                <w: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604F8EA" w14:textId="33F6F59E" w:rsidR="000751EA" w:rsidRDefault="000751EA" w:rsidP="000751EA">
            <w:pPr>
              <w:pStyle w:val="TableText"/>
            </w:pPr>
            <w:r w:rsidRPr="005B7BBA">
              <w:t>Audit number</w:t>
            </w:r>
          </w:p>
          <w:p w14:paraId="37CE325A"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C6E7E95"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5FB1CCE"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7D8CDC48"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1FEBA102"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2D8C7E1A"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01CE8404" w14:textId="77777777" w:rsidR="000751EA" w:rsidRPr="005B7BBA" w:rsidRDefault="000751EA" w:rsidP="000751EA">
            <w:pPr>
              <w:pStyle w:val="TableText"/>
            </w:pPr>
            <w:r w:rsidRPr="005B7BBA">
              <w:t>X</w:t>
            </w:r>
          </w:p>
        </w:tc>
      </w:tr>
      <w:tr w:rsidR="00E65BC4" w14:paraId="4E5F5E1B"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52C100D" w14:textId="77777777" w:rsidR="000751EA" w:rsidRPr="005B7BBA" w:rsidRDefault="000751EA" w:rsidP="000751EA">
            <w:pPr>
              <w:pStyle w:val="TableText"/>
            </w:pPr>
            <w:r>
              <w:t>746</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670A195" w14:textId="77777777" w:rsidR="000751EA" w:rsidRPr="005B7BBA" w:rsidRDefault="000751EA" w:rsidP="000751EA">
            <w:pPr>
              <w:pStyle w:val="TableText"/>
            </w:pPr>
            <w:r w:rsidRPr="005B7BBA">
              <w:t xml:space="preserve">DTL AUDIT </w:t>
            </w:r>
            <w:r>
              <w:t>SUFFIX</w:t>
            </w:r>
            <w:r w:rsidRPr="005B7BBA">
              <w:t xml:space="preserve"> 1</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9F3A951" w14:textId="0F4AF8C0" w:rsidR="000751EA" w:rsidRPr="005B7BBA" w:rsidRDefault="000751EA" w:rsidP="000751EA">
            <w:pPr>
              <w:pStyle w:val="TableText"/>
            </w:pPr>
            <w:r w:rsidRPr="005B7BBA">
              <w:t>:P:IDR-</w:t>
            </w:r>
            <w:hyperlink r:id="rId1364" w:history="1">
              <w:r w:rsidRPr="00697695">
                <w:rPr>
                  <w:rStyle w:val="Hyperlink"/>
                </w:rPr>
                <w:t>K</w:t>
              </w:r>
              <w:bookmarkStart w:id="1889" w:name="_Hlt527358527"/>
              <w:r w:rsidRPr="00697695">
                <w:rPr>
                  <w:rStyle w:val="Hyperlink"/>
                </w:rPr>
                <w:t>-</w:t>
              </w:r>
              <w:bookmarkStart w:id="1890" w:name="_Hlt500224431"/>
              <w:bookmarkEnd w:id="1889"/>
              <w:r w:rsidRPr="00697695">
                <w:rPr>
                  <w:rStyle w:val="Hyperlink"/>
                </w:rPr>
                <w:t>A</w:t>
              </w:r>
              <w:bookmarkStart w:id="1891" w:name="_Hlt506773128"/>
              <w:bookmarkEnd w:id="1890"/>
              <w:r w:rsidRPr="00697695">
                <w:rPr>
                  <w:rStyle w:val="Hyperlink"/>
                </w:rPr>
                <w:t>U</w:t>
              </w:r>
              <w:bookmarkEnd w:id="1891"/>
              <w:r w:rsidRPr="00697695">
                <w:rPr>
                  <w:rStyle w:val="Hyperlink"/>
                </w:rPr>
                <w:t>D</w:t>
              </w:r>
              <w:bookmarkStart w:id="1892" w:name="_Hlt514745003"/>
              <w:r w:rsidRPr="00697695">
                <w:rPr>
                  <w:rStyle w:val="Hyperlink"/>
                </w:rPr>
                <w:t>I</w:t>
              </w:r>
              <w:bookmarkEnd w:id="1892"/>
              <w:r w:rsidRPr="00697695">
                <w:rPr>
                  <w:rStyle w:val="Hyperlink"/>
                </w:rPr>
                <w:t>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3B3809C" w14:textId="77777777" w:rsidR="000751EA" w:rsidRDefault="000751EA" w:rsidP="000751EA">
            <w:pPr>
              <w:pStyle w:val="TableText"/>
              <w:rPr>
                <w:rFonts w:cs="Arial"/>
                <w:color w:val="000000"/>
              </w:rPr>
            </w:pPr>
            <w:r w:rsidRPr="00994056">
              <w:rPr>
                <w:rFonts w:cs="Arial"/>
                <w:color w:val="000000"/>
              </w:rPr>
              <w:t>Audit indicator</w:t>
            </w:r>
          </w:p>
          <w:p w14:paraId="5859C7FF"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75A6DFD"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F07B702" w14:textId="77777777" w:rsidR="00E65BC4" w:rsidRPr="00D439B3" w:rsidRDefault="00E65BC4" w:rsidP="00E65BC4">
            <w:pPr>
              <w:pStyle w:val="TableText"/>
              <w:rPr>
                <w:rFonts w:cs="Arial"/>
              </w:rPr>
            </w:pPr>
            <w:r w:rsidRPr="0042502A">
              <w:rPr>
                <w:rFonts w:cs="Arial"/>
                <w:b/>
              </w:rPr>
              <w:t>Valid Values:</w:t>
            </w:r>
          </w:p>
          <w:p w14:paraId="333A290D" w14:textId="31598E51" w:rsidR="000751EA" w:rsidRDefault="000751EA" w:rsidP="00245396">
            <w:pPr>
              <w:pStyle w:val="TableTextBullet"/>
            </w:pPr>
            <w:r>
              <w:t>A, B, C, K – Audit</w:t>
            </w:r>
          </w:p>
          <w:p w14:paraId="59459CA8" w14:textId="77777777" w:rsidR="000751EA" w:rsidRDefault="000751EA" w:rsidP="00245396">
            <w:pPr>
              <w:pStyle w:val="TableTextBullet"/>
            </w:pPr>
            <w:r>
              <w:t>H, I, J, M – Header edit</w:t>
            </w:r>
          </w:p>
          <w:p w14:paraId="5E97B711"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7D56DF70"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08C6CAD8"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4D607D63"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09B70C4B" w14:textId="77777777" w:rsidR="000751EA" w:rsidRPr="005B7BBA" w:rsidRDefault="000751EA" w:rsidP="000751EA">
            <w:pPr>
              <w:pStyle w:val="TableText"/>
            </w:pPr>
            <w:r w:rsidRPr="005B7BBA">
              <w:t>X</w:t>
            </w:r>
          </w:p>
        </w:tc>
      </w:tr>
      <w:tr w:rsidR="00E65BC4" w14:paraId="6E97739A"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BAA08E0" w14:textId="77777777" w:rsidR="000751EA" w:rsidRPr="005B7BBA" w:rsidRDefault="000751EA" w:rsidP="000751EA">
            <w:pPr>
              <w:pStyle w:val="TableText"/>
            </w:pPr>
            <w:r>
              <w:t>747</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052355C4" w14:textId="77777777" w:rsidR="000751EA" w:rsidRPr="005B7BBA" w:rsidRDefault="000751EA" w:rsidP="000751EA">
            <w:pPr>
              <w:pStyle w:val="TableText"/>
            </w:pPr>
            <w:r w:rsidRPr="005B7BBA">
              <w:t>DTL AUDIT DISP 1</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79DF242" w14:textId="046D2B9C" w:rsidR="000751EA" w:rsidRPr="005B7BBA" w:rsidRDefault="000751EA" w:rsidP="000751EA">
            <w:pPr>
              <w:pStyle w:val="TableText"/>
            </w:pPr>
            <w:r w:rsidRPr="005B7BBA">
              <w:t>:P:IDR-</w:t>
            </w:r>
            <w:hyperlink r:id="rId1365" w:history="1">
              <w:r w:rsidRPr="00697695">
                <w:rPr>
                  <w:rStyle w:val="Hyperlink"/>
                </w:rPr>
                <w:t>K</w:t>
              </w:r>
              <w:bookmarkStart w:id="1893" w:name="_Hlt500224438"/>
              <w:r w:rsidRPr="00697695">
                <w:rPr>
                  <w:rStyle w:val="Hyperlink"/>
                </w:rPr>
                <w:t>-</w:t>
              </w:r>
              <w:bookmarkStart w:id="1894" w:name="_Hlt28763064"/>
              <w:bookmarkEnd w:id="1893"/>
              <w:r w:rsidRPr="00697695">
                <w:rPr>
                  <w:rStyle w:val="Hyperlink"/>
                </w:rPr>
                <w:t>A</w:t>
              </w:r>
              <w:bookmarkEnd w:id="1894"/>
              <w:r w:rsidRPr="00697695">
                <w:rPr>
                  <w:rStyle w:val="Hyperlink"/>
                </w:rPr>
                <w:t>U</w:t>
              </w:r>
              <w:bookmarkStart w:id="1895" w:name="_Hlt517153032"/>
              <w:r w:rsidRPr="00697695">
                <w:rPr>
                  <w:rStyle w:val="Hyperlink"/>
                </w:rPr>
                <w:t>D</w:t>
              </w:r>
              <w:bookmarkStart w:id="1896" w:name="_Hlt12264826"/>
              <w:bookmarkEnd w:id="1895"/>
              <w:r w:rsidRPr="00697695">
                <w:rPr>
                  <w:rStyle w:val="Hyperlink"/>
                </w:rPr>
                <w:t>I</w:t>
              </w:r>
              <w:bookmarkStart w:id="1897" w:name="_Hlt506772962"/>
              <w:bookmarkEnd w:id="1896"/>
              <w:r w:rsidRPr="00697695">
                <w:rPr>
                  <w:rStyle w:val="Hyperlink"/>
                </w:rPr>
                <w:t>T</w:t>
              </w:r>
              <w:bookmarkEnd w:id="1897"/>
              <w:r w:rsidRPr="00697695">
                <w:rPr>
                  <w:rStyle w:val="Hyperlink"/>
                </w:rPr>
                <w: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1638E57" w14:textId="77777777" w:rsidR="000751EA" w:rsidRDefault="000751EA" w:rsidP="000751EA">
            <w:pPr>
              <w:pStyle w:val="TableText"/>
            </w:pPr>
            <w:r w:rsidRPr="005B7BBA">
              <w:t>Audit disposition</w:t>
            </w:r>
          </w:p>
          <w:p w14:paraId="23587A92" w14:textId="4AEDDBE5" w:rsidR="000751EA" w:rsidRPr="005B7BBA" w:rsidRDefault="000751EA" w:rsidP="003962F0">
            <w:pPr>
              <w:pStyle w:val="TableText"/>
            </w:pPr>
            <w:r>
              <w:rPr>
                <w:rFonts w:cs="Arial"/>
                <w:color w:val="000000"/>
              </w:rPr>
              <w:t>C</w:t>
            </w:r>
            <w:r w:rsidRPr="007D0EDA">
              <w:rPr>
                <w:rFonts w:cs="Arial"/>
                <w:color w:val="000000"/>
              </w:rPr>
              <w:t xml:space="preserve">arries the disposition code of the associated :P:IDR-K-AUDIT-NUM (there can be up to 12 audit codes set per claim detail). These values are assigned by the </w:t>
            </w:r>
            <w:r>
              <w:t>MAC</w:t>
            </w:r>
            <w:r>
              <w:rPr>
                <w:rFonts w:cs="Arial"/>
                <w:color w:val="000000"/>
              </w:rPr>
              <w:t xml:space="preserve"> </w:t>
            </w:r>
            <w:r w:rsidRPr="007D0EDA">
              <w:rPr>
                <w:rFonts w:cs="Arial"/>
                <w:color w:val="000000"/>
              </w:rPr>
              <w:t>specific to an audit code. SCC = System Control codes.</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462FA26"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42345BE" w14:textId="77066838" w:rsidR="000751EA" w:rsidRPr="005B7BBA" w:rsidRDefault="000751EA" w:rsidP="00E65BC4">
            <w:pPr>
              <w:pStyle w:val="TableText"/>
            </w:pPr>
            <w:r w:rsidRPr="007D0EDA">
              <w:rPr>
                <w:rFonts w:cs="Arial"/>
                <w:color w:val="000000"/>
              </w:rPr>
              <w:t xml:space="preserve">Audit Disposition codes are documented in the </w:t>
            </w:r>
            <w:hyperlink r:id="rId1366" w:history="1">
              <w:r w:rsidRPr="000278BE">
                <w:rPr>
                  <w:rStyle w:val="Hyperlink"/>
                  <w:rFonts w:cs="Arial"/>
                </w:rPr>
                <w:t>MCSBSCC</w:t>
              </w:r>
            </w:hyperlink>
            <w:r w:rsidRPr="007D0EDA">
              <w:rPr>
                <w:rFonts w:cs="Arial"/>
                <w:color w:val="000000"/>
              </w:rPr>
              <w:t xml:space="preserve"> User Manual</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48375DDE"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0F18F14E"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4AEE0724"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2894C6B2" w14:textId="77777777" w:rsidR="000751EA" w:rsidRPr="005B7BBA" w:rsidRDefault="000751EA" w:rsidP="000751EA">
            <w:pPr>
              <w:pStyle w:val="TableText"/>
            </w:pPr>
            <w:r w:rsidRPr="005B7BBA">
              <w:t>X</w:t>
            </w:r>
          </w:p>
        </w:tc>
      </w:tr>
      <w:tr w:rsidR="00E65BC4" w14:paraId="50698B15"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33ACC16" w14:textId="048211C1" w:rsidR="000751EA" w:rsidRPr="005B7BBA" w:rsidRDefault="000751EA" w:rsidP="000751EA">
            <w:pPr>
              <w:pStyle w:val="TableText"/>
            </w:pPr>
            <w:r>
              <w:t>748</w:t>
            </w:r>
            <w:r w:rsidR="005B7717">
              <w:t xml:space="preserve"> – </w:t>
            </w:r>
            <w:r>
              <w:t>750</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1B44C9F" w14:textId="77777777" w:rsidR="000751EA" w:rsidRPr="005B7BBA" w:rsidRDefault="000751EA" w:rsidP="000751EA">
            <w:pPr>
              <w:pStyle w:val="TableText"/>
            </w:pPr>
            <w:r w:rsidRPr="005B7BBA">
              <w:t>DTL AUDIT NUMBER 2</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CEC476E" w14:textId="63CE5CC7" w:rsidR="000751EA" w:rsidRPr="005B7BBA" w:rsidRDefault="000751EA" w:rsidP="000751EA">
            <w:pPr>
              <w:pStyle w:val="TableText"/>
            </w:pPr>
            <w:r w:rsidRPr="005B7BBA">
              <w:t>:P:IDR-</w:t>
            </w:r>
            <w:hyperlink r:id="rId1367" w:history="1">
              <w:r w:rsidRPr="00697695">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F7D0E5E" w14:textId="77777777" w:rsidR="000751EA" w:rsidRDefault="000751EA" w:rsidP="000751EA">
            <w:pPr>
              <w:pStyle w:val="TableText"/>
            </w:pPr>
            <w:r w:rsidRPr="005B7BBA">
              <w:t>Audit number</w:t>
            </w:r>
          </w:p>
          <w:p w14:paraId="0B9D09F6"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293E5BB"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EE0F5BA"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373F9C4A"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1E5B93CF"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3A422645"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16C2F624" w14:textId="77777777" w:rsidR="000751EA" w:rsidRPr="005B7BBA" w:rsidRDefault="000751EA" w:rsidP="000751EA">
            <w:pPr>
              <w:pStyle w:val="TableText"/>
            </w:pPr>
            <w:r w:rsidRPr="005B7BBA">
              <w:t>X</w:t>
            </w:r>
          </w:p>
        </w:tc>
      </w:tr>
      <w:tr w:rsidR="00E65BC4" w14:paraId="164FBD40"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C0993D2" w14:textId="77777777" w:rsidR="000751EA" w:rsidRPr="005B7BBA" w:rsidRDefault="000751EA" w:rsidP="000751EA">
            <w:pPr>
              <w:pStyle w:val="TableText"/>
            </w:pPr>
            <w:r>
              <w:t>751</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1678CE69" w14:textId="77777777" w:rsidR="000751EA" w:rsidRPr="005B7BBA" w:rsidRDefault="000751EA" w:rsidP="000751EA">
            <w:pPr>
              <w:pStyle w:val="TableText"/>
            </w:pPr>
            <w:r w:rsidRPr="005B7BBA">
              <w:t xml:space="preserve">DTL AUDIT </w:t>
            </w:r>
            <w:r>
              <w:t>SUFFIX</w:t>
            </w:r>
            <w:r w:rsidRPr="005B7BBA">
              <w:t xml:space="preserve"> 2</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3935402" w14:textId="2F620498" w:rsidR="000751EA" w:rsidRPr="005B7BBA" w:rsidRDefault="000751EA" w:rsidP="000751EA">
            <w:pPr>
              <w:pStyle w:val="TableText"/>
            </w:pPr>
            <w:r w:rsidRPr="005B7BBA">
              <w:t>:P:IDR-</w:t>
            </w:r>
            <w:hyperlink r:id="rId1368" w:history="1">
              <w:r w:rsidRPr="00697695">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60A9D9B" w14:textId="77777777" w:rsidR="000751EA" w:rsidRDefault="000751EA" w:rsidP="000751EA">
            <w:pPr>
              <w:pStyle w:val="TableText"/>
              <w:rPr>
                <w:rFonts w:cs="Arial"/>
                <w:color w:val="000000"/>
              </w:rPr>
            </w:pPr>
            <w:r w:rsidRPr="00994056">
              <w:rPr>
                <w:rFonts w:cs="Arial"/>
                <w:color w:val="000000"/>
              </w:rPr>
              <w:t>Audit indicator</w:t>
            </w:r>
          </w:p>
          <w:p w14:paraId="504D04B8"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5BAF6A3"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BB8CC08" w14:textId="77777777" w:rsidR="00E65BC4" w:rsidRPr="00D439B3" w:rsidRDefault="00E65BC4" w:rsidP="00E65BC4">
            <w:pPr>
              <w:pStyle w:val="TableText"/>
              <w:rPr>
                <w:rFonts w:cs="Arial"/>
              </w:rPr>
            </w:pPr>
            <w:r w:rsidRPr="0042502A">
              <w:rPr>
                <w:rFonts w:cs="Arial"/>
                <w:b/>
              </w:rPr>
              <w:t>Valid Values:</w:t>
            </w:r>
          </w:p>
          <w:p w14:paraId="6094A55A" w14:textId="263D1D21" w:rsidR="000751EA" w:rsidRDefault="000751EA" w:rsidP="00245396">
            <w:pPr>
              <w:pStyle w:val="TableTextBullet"/>
            </w:pPr>
            <w:r>
              <w:t>A, B, C, K – Audit</w:t>
            </w:r>
          </w:p>
          <w:p w14:paraId="41985B3E" w14:textId="77777777" w:rsidR="000751EA" w:rsidRDefault="000751EA" w:rsidP="00245396">
            <w:pPr>
              <w:pStyle w:val="TableTextBullet"/>
            </w:pPr>
            <w:r>
              <w:t>H, I, J, M – Header edit</w:t>
            </w:r>
          </w:p>
          <w:p w14:paraId="0CF1226F"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19C2A5B0"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5B5B0E9A"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4F4C1697"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350B873B" w14:textId="77777777" w:rsidR="000751EA" w:rsidRPr="005B7BBA" w:rsidRDefault="000751EA" w:rsidP="000751EA">
            <w:pPr>
              <w:pStyle w:val="TableText"/>
            </w:pPr>
            <w:r w:rsidRPr="005B7BBA">
              <w:t>X</w:t>
            </w:r>
          </w:p>
        </w:tc>
      </w:tr>
      <w:tr w:rsidR="00E65BC4" w14:paraId="05E38A0F"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C1BF96C" w14:textId="77777777" w:rsidR="000751EA" w:rsidRPr="005B7BBA" w:rsidRDefault="000751EA" w:rsidP="000751EA">
            <w:pPr>
              <w:pStyle w:val="TableText"/>
            </w:pPr>
            <w:r>
              <w:t>752</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283C6E6A" w14:textId="77777777" w:rsidR="000751EA" w:rsidRPr="005B7BBA" w:rsidRDefault="000751EA" w:rsidP="000751EA">
            <w:pPr>
              <w:pStyle w:val="TableText"/>
            </w:pPr>
            <w:r w:rsidRPr="005B7BBA">
              <w:t>DTL AUDIT DISP 2</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164AB9B" w14:textId="4D9BF473" w:rsidR="000751EA" w:rsidRPr="005B7BBA" w:rsidRDefault="000751EA" w:rsidP="000751EA">
            <w:pPr>
              <w:pStyle w:val="TableText"/>
            </w:pPr>
            <w:r w:rsidRPr="005B7BBA">
              <w:t>:P:IDR-</w:t>
            </w:r>
            <w:hyperlink r:id="rId1369" w:history="1">
              <w:r w:rsidRPr="00697695">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E181DA4" w14:textId="77777777" w:rsidR="000751EA" w:rsidRDefault="000751EA" w:rsidP="000751EA">
            <w:pPr>
              <w:pStyle w:val="TableText"/>
            </w:pPr>
            <w:r w:rsidRPr="005B7BBA">
              <w:t>Audit disposition</w:t>
            </w:r>
          </w:p>
          <w:p w14:paraId="7E360F97" w14:textId="2D46186E" w:rsidR="000751EA" w:rsidRPr="005B7BBA" w:rsidRDefault="000751EA" w:rsidP="00E65BC4">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Pr>
                <w:rFonts w:cs="Arial"/>
                <w:color w:val="000000"/>
              </w:rPr>
              <w:t xml:space="preserve"> </w:t>
            </w:r>
            <w:r w:rsidRPr="00AE2BA3">
              <w:rPr>
                <w:rFonts w:cs="Arial"/>
                <w:color w:val="000000"/>
              </w:rPr>
              <w:t>specific to the affiliated audit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B010D29"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262E117"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566231A8"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1017CF14"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7C6FEBF5"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6CBC10F5" w14:textId="77777777" w:rsidR="000751EA" w:rsidRPr="005B7BBA" w:rsidRDefault="000751EA" w:rsidP="000751EA">
            <w:pPr>
              <w:pStyle w:val="TableText"/>
            </w:pPr>
            <w:r w:rsidRPr="005B7BBA">
              <w:t>X</w:t>
            </w:r>
          </w:p>
        </w:tc>
      </w:tr>
      <w:tr w:rsidR="00E65BC4" w14:paraId="015FB0A3"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5340917" w14:textId="63B42F1E" w:rsidR="000751EA" w:rsidRPr="005B7BBA" w:rsidRDefault="000751EA" w:rsidP="000751EA">
            <w:pPr>
              <w:pStyle w:val="TableText"/>
            </w:pPr>
            <w:r>
              <w:t>753</w:t>
            </w:r>
            <w:r w:rsidR="005B7717">
              <w:t xml:space="preserve"> – </w:t>
            </w:r>
            <w:r>
              <w:t>755</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384D6E34" w14:textId="77777777" w:rsidR="000751EA" w:rsidRPr="005B7BBA" w:rsidRDefault="000751EA" w:rsidP="000751EA">
            <w:pPr>
              <w:pStyle w:val="TableText"/>
            </w:pPr>
            <w:r w:rsidRPr="005B7BBA">
              <w:t>DTL AUDIT NUMBER 3</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0D89993C" w14:textId="0A53B93F" w:rsidR="000751EA" w:rsidRPr="005B7BBA" w:rsidRDefault="000751EA" w:rsidP="000751EA">
            <w:pPr>
              <w:pStyle w:val="TableText"/>
            </w:pPr>
            <w:r w:rsidRPr="005B7BBA">
              <w:t>:P:IDR-</w:t>
            </w:r>
            <w:hyperlink r:id="rId1370" w:history="1">
              <w:r w:rsidRPr="00697695">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2C84C30" w14:textId="77777777" w:rsidR="000751EA" w:rsidRDefault="000751EA" w:rsidP="000751EA">
            <w:pPr>
              <w:pStyle w:val="TableText"/>
            </w:pPr>
            <w:r w:rsidRPr="005B7BBA">
              <w:t>Audit number</w:t>
            </w:r>
          </w:p>
          <w:p w14:paraId="091FD2E3"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4EA1546"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33EEADB"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5FC4B7E3"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18CF61A0"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66E0E8A7"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5D4A2AFA" w14:textId="77777777" w:rsidR="000751EA" w:rsidRPr="005B7BBA" w:rsidRDefault="000751EA" w:rsidP="000751EA">
            <w:pPr>
              <w:pStyle w:val="TableText"/>
            </w:pPr>
            <w:r w:rsidRPr="005B7BBA">
              <w:t>X</w:t>
            </w:r>
          </w:p>
        </w:tc>
      </w:tr>
      <w:tr w:rsidR="00E65BC4" w14:paraId="569CE598"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F07FB56" w14:textId="77777777" w:rsidR="000751EA" w:rsidRPr="005B7BBA" w:rsidRDefault="000751EA" w:rsidP="000751EA">
            <w:pPr>
              <w:pStyle w:val="TableText"/>
            </w:pPr>
            <w:r>
              <w:t>756</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0041ECD6" w14:textId="77777777" w:rsidR="000751EA" w:rsidRPr="005B7BBA" w:rsidRDefault="000751EA" w:rsidP="000751EA">
            <w:pPr>
              <w:pStyle w:val="TableText"/>
            </w:pPr>
            <w:r w:rsidRPr="005B7BBA">
              <w:t xml:space="preserve">DTL AUDIT </w:t>
            </w:r>
            <w:r>
              <w:t>SUFFIX</w:t>
            </w:r>
            <w:r w:rsidRPr="005B7BBA">
              <w:t xml:space="preserve"> 3</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C277D78" w14:textId="2F788351" w:rsidR="000751EA" w:rsidRPr="005B7BBA" w:rsidRDefault="000751EA" w:rsidP="000751EA">
            <w:pPr>
              <w:pStyle w:val="TableText"/>
            </w:pPr>
            <w:r w:rsidRPr="005B7BBA">
              <w:t>:P:IDR-</w:t>
            </w:r>
            <w:hyperlink r:id="rId1371" w:history="1">
              <w:r w:rsidRPr="00697695">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205597D" w14:textId="77777777" w:rsidR="000751EA" w:rsidRDefault="000751EA" w:rsidP="000751EA">
            <w:pPr>
              <w:pStyle w:val="TableText"/>
              <w:rPr>
                <w:rFonts w:cs="Arial"/>
                <w:color w:val="000000"/>
              </w:rPr>
            </w:pPr>
            <w:r w:rsidRPr="00994056">
              <w:rPr>
                <w:rFonts w:cs="Arial"/>
                <w:color w:val="000000"/>
              </w:rPr>
              <w:t>Audit indicator</w:t>
            </w:r>
          </w:p>
          <w:p w14:paraId="7246B9B1"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E4EBEBA"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EF16157" w14:textId="77777777" w:rsidR="00E65BC4" w:rsidRPr="00D439B3" w:rsidRDefault="00E65BC4" w:rsidP="00E65BC4">
            <w:pPr>
              <w:pStyle w:val="TableText"/>
              <w:rPr>
                <w:rFonts w:cs="Arial"/>
              </w:rPr>
            </w:pPr>
            <w:r w:rsidRPr="0042502A">
              <w:rPr>
                <w:rFonts w:cs="Arial"/>
                <w:b/>
              </w:rPr>
              <w:t>Valid Values:</w:t>
            </w:r>
          </w:p>
          <w:p w14:paraId="4DF7B020" w14:textId="09799911" w:rsidR="000751EA" w:rsidRDefault="000751EA" w:rsidP="00245396">
            <w:pPr>
              <w:pStyle w:val="TableTextBullet"/>
            </w:pPr>
            <w:r>
              <w:t>A, B, C, K – Audit</w:t>
            </w:r>
          </w:p>
          <w:p w14:paraId="322C8B33" w14:textId="77777777" w:rsidR="000751EA" w:rsidRDefault="000751EA" w:rsidP="00245396">
            <w:pPr>
              <w:pStyle w:val="TableTextBullet"/>
            </w:pPr>
            <w:r>
              <w:t>H, I, J, M – Header edit</w:t>
            </w:r>
          </w:p>
          <w:p w14:paraId="71E4F99E"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78491749"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270F3326"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0D29F460"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1D90C9DD" w14:textId="77777777" w:rsidR="000751EA" w:rsidRPr="005B7BBA" w:rsidRDefault="000751EA" w:rsidP="000751EA">
            <w:pPr>
              <w:pStyle w:val="TableText"/>
            </w:pPr>
            <w:r w:rsidRPr="005B7BBA">
              <w:t>X</w:t>
            </w:r>
          </w:p>
        </w:tc>
      </w:tr>
      <w:tr w:rsidR="00E65BC4" w14:paraId="150EB344"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C20EEE7" w14:textId="77777777" w:rsidR="000751EA" w:rsidRPr="005B7BBA" w:rsidRDefault="000751EA" w:rsidP="000751EA">
            <w:pPr>
              <w:pStyle w:val="TableText"/>
            </w:pPr>
            <w:r>
              <w:t>757</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767A0954" w14:textId="77777777" w:rsidR="000751EA" w:rsidRPr="005B7BBA" w:rsidRDefault="000751EA" w:rsidP="000751EA">
            <w:pPr>
              <w:pStyle w:val="TableText"/>
            </w:pPr>
            <w:r w:rsidRPr="005B7BBA">
              <w:t>DTL AUDIT DISP 3</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2C4CD8F" w14:textId="2493006E" w:rsidR="000751EA" w:rsidRPr="005B7BBA" w:rsidRDefault="000751EA" w:rsidP="000751EA">
            <w:pPr>
              <w:pStyle w:val="TableText"/>
            </w:pPr>
            <w:r w:rsidRPr="005B7BBA">
              <w:t>:P:IDR-</w:t>
            </w:r>
            <w:hyperlink r:id="rId1372" w:history="1">
              <w:r w:rsidRPr="00697695">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30EAC1C" w14:textId="77777777" w:rsidR="000751EA" w:rsidRDefault="000751EA" w:rsidP="000751EA">
            <w:pPr>
              <w:pStyle w:val="TableText"/>
            </w:pPr>
            <w:r w:rsidRPr="005B7BBA">
              <w:t>Audit disposition</w:t>
            </w:r>
          </w:p>
          <w:p w14:paraId="34ED7AC0" w14:textId="6137595F" w:rsidR="000751EA" w:rsidRPr="005B7BBA" w:rsidRDefault="000751EA" w:rsidP="00E65BC4">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Pr>
                <w:rFonts w:cs="Arial"/>
                <w:color w:val="000000"/>
              </w:rPr>
              <w:t xml:space="preserve"> </w:t>
            </w:r>
            <w:r w:rsidRPr="00AE2BA3">
              <w:rPr>
                <w:rFonts w:cs="Arial"/>
                <w:color w:val="000000"/>
              </w:rPr>
              <w:t>specific to the affiliated audit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58AE3A8"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C4C5796"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67C8C7C4"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1CA4A5D6"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737AD157"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49BDE533" w14:textId="77777777" w:rsidR="000751EA" w:rsidRPr="005B7BBA" w:rsidRDefault="000751EA" w:rsidP="000751EA">
            <w:pPr>
              <w:pStyle w:val="TableText"/>
            </w:pPr>
            <w:r w:rsidRPr="005B7BBA">
              <w:t>X</w:t>
            </w:r>
          </w:p>
        </w:tc>
      </w:tr>
      <w:tr w:rsidR="00E65BC4" w14:paraId="53275441"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FFFF418" w14:textId="64083F73" w:rsidR="000751EA" w:rsidRPr="005B7BBA" w:rsidRDefault="000751EA" w:rsidP="000751EA">
            <w:pPr>
              <w:pStyle w:val="TableText"/>
            </w:pPr>
            <w:r>
              <w:t>758</w:t>
            </w:r>
            <w:r w:rsidR="005B7717">
              <w:t xml:space="preserve"> – </w:t>
            </w:r>
            <w:r>
              <w:t>760</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94425FE" w14:textId="77777777" w:rsidR="000751EA" w:rsidRPr="005B7BBA" w:rsidRDefault="000751EA" w:rsidP="000751EA">
            <w:pPr>
              <w:pStyle w:val="TableText"/>
            </w:pPr>
            <w:r w:rsidRPr="005B7BBA">
              <w:t>DTL AUDIT NUMBER 4</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672630E" w14:textId="0861AA42" w:rsidR="000751EA" w:rsidRPr="005B7BBA" w:rsidRDefault="000751EA" w:rsidP="000751EA">
            <w:pPr>
              <w:pStyle w:val="TableText"/>
            </w:pPr>
            <w:r w:rsidRPr="005B7BBA">
              <w:t>:P:IDR-</w:t>
            </w:r>
            <w:hyperlink r:id="rId1373" w:history="1">
              <w:r w:rsidRPr="00697695">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D4EEB7F" w14:textId="77777777" w:rsidR="000751EA" w:rsidRDefault="000751EA" w:rsidP="000751EA">
            <w:pPr>
              <w:pStyle w:val="TableText"/>
            </w:pPr>
            <w:r w:rsidRPr="005B7BBA">
              <w:t>Audit number</w:t>
            </w:r>
          </w:p>
          <w:p w14:paraId="57AD580D"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017E0BC"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F15695C"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1377B8D4"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72FA5EA6"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0A0E0B02"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57C8F336" w14:textId="77777777" w:rsidR="000751EA" w:rsidRPr="005B7BBA" w:rsidRDefault="000751EA" w:rsidP="000751EA">
            <w:pPr>
              <w:pStyle w:val="TableText"/>
            </w:pPr>
            <w:r w:rsidRPr="005B7BBA">
              <w:t>X</w:t>
            </w:r>
          </w:p>
        </w:tc>
      </w:tr>
      <w:tr w:rsidR="00E65BC4" w14:paraId="3D6D561E"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6D82233" w14:textId="77777777" w:rsidR="000751EA" w:rsidRPr="005B7BBA" w:rsidRDefault="000751EA" w:rsidP="000751EA">
            <w:pPr>
              <w:pStyle w:val="TableText"/>
            </w:pPr>
            <w:r>
              <w:t>761</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CA4B72C" w14:textId="77777777" w:rsidR="000751EA" w:rsidRPr="005B7BBA" w:rsidRDefault="000751EA" w:rsidP="000751EA">
            <w:pPr>
              <w:pStyle w:val="TableText"/>
            </w:pPr>
            <w:r w:rsidRPr="005B7BBA">
              <w:t xml:space="preserve">DTL AUDIT </w:t>
            </w:r>
            <w:r>
              <w:t>SUFFIX</w:t>
            </w:r>
            <w:r w:rsidRPr="005B7BBA">
              <w:t xml:space="preserve"> 4</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613F91C" w14:textId="54492DA7" w:rsidR="000751EA" w:rsidRPr="005B7BBA" w:rsidRDefault="000751EA" w:rsidP="000751EA">
            <w:pPr>
              <w:pStyle w:val="TableText"/>
            </w:pPr>
            <w:r w:rsidRPr="005B7BBA">
              <w:t>:P:IDR-</w:t>
            </w:r>
            <w:hyperlink r:id="rId1374" w:history="1">
              <w:r w:rsidRPr="00697695">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748971E" w14:textId="77777777" w:rsidR="000751EA" w:rsidRDefault="000751EA" w:rsidP="000751EA">
            <w:pPr>
              <w:pStyle w:val="TableText"/>
              <w:rPr>
                <w:rFonts w:cs="Arial"/>
                <w:color w:val="000000"/>
              </w:rPr>
            </w:pPr>
            <w:r w:rsidRPr="00994056">
              <w:rPr>
                <w:rFonts w:cs="Arial"/>
                <w:color w:val="000000"/>
              </w:rPr>
              <w:t>Audit indicator</w:t>
            </w:r>
          </w:p>
          <w:p w14:paraId="26DA1B9D"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86214FA"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DE4F55E" w14:textId="77777777" w:rsidR="00E65BC4" w:rsidRPr="00D439B3" w:rsidRDefault="00E65BC4" w:rsidP="00E65BC4">
            <w:pPr>
              <w:pStyle w:val="TableText"/>
              <w:rPr>
                <w:rFonts w:cs="Arial"/>
              </w:rPr>
            </w:pPr>
            <w:r w:rsidRPr="0042502A">
              <w:rPr>
                <w:rFonts w:cs="Arial"/>
                <w:b/>
              </w:rPr>
              <w:t>Valid Values:</w:t>
            </w:r>
          </w:p>
          <w:p w14:paraId="05CB847B" w14:textId="241E8D56" w:rsidR="000751EA" w:rsidRDefault="000751EA" w:rsidP="00245396">
            <w:pPr>
              <w:pStyle w:val="TableTextBullet"/>
            </w:pPr>
            <w:r>
              <w:t>A, B, C, K – Audit</w:t>
            </w:r>
          </w:p>
          <w:p w14:paraId="6BA60500" w14:textId="77777777" w:rsidR="000751EA" w:rsidRDefault="000751EA" w:rsidP="00245396">
            <w:pPr>
              <w:pStyle w:val="TableTextBullet"/>
            </w:pPr>
            <w:r>
              <w:t>H, I, J, M – Header edit</w:t>
            </w:r>
          </w:p>
          <w:p w14:paraId="5B1AB22E"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2A327F2E"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6E45D3D6"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07DCA791"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37150BAA" w14:textId="77777777" w:rsidR="000751EA" w:rsidRPr="005B7BBA" w:rsidRDefault="000751EA" w:rsidP="000751EA">
            <w:pPr>
              <w:pStyle w:val="TableText"/>
            </w:pPr>
            <w:r w:rsidRPr="005B7BBA">
              <w:t>X</w:t>
            </w:r>
          </w:p>
        </w:tc>
      </w:tr>
      <w:tr w:rsidR="00E65BC4" w14:paraId="676DA26B"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68DA32D" w14:textId="77777777" w:rsidR="000751EA" w:rsidRPr="005B7BBA" w:rsidRDefault="000751EA" w:rsidP="000751EA">
            <w:pPr>
              <w:pStyle w:val="TableText"/>
            </w:pPr>
            <w:r>
              <w:t>762</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22B9CCDE" w14:textId="77777777" w:rsidR="000751EA" w:rsidRPr="005B7BBA" w:rsidRDefault="000751EA" w:rsidP="000751EA">
            <w:pPr>
              <w:pStyle w:val="TableText"/>
            </w:pPr>
            <w:r w:rsidRPr="005B7BBA">
              <w:t>DTL AUDIT DISP 4</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CF51A1E" w14:textId="60486572" w:rsidR="000751EA" w:rsidRPr="005B7BBA" w:rsidRDefault="000751EA" w:rsidP="000751EA">
            <w:pPr>
              <w:pStyle w:val="TableText"/>
            </w:pPr>
            <w:r w:rsidRPr="005B7BBA">
              <w:t>:P:IDR-</w:t>
            </w:r>
            <w:hyperlink r:id="rId1375" w:history="1">
              <w:r w:rsidRPr="00697695">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1F7D6F3" w14:textId="77777777" w:rsidR="000751EA" w:rsidRDefault="000751EA" w:rsidP="000751EA">
            <w:pPr>
              <w:pStyle w:val="TableText"/>
            </w:pPr>
            <w:r w:rsidRPr="005B7BBA">
              <w:t>Audit disposition</w:t>
            </w:r>
          </w:p>
          <w:p w14:paraId="4BFE1140" w14:textId="754252E2" w:rsidR="000751EA" w:rsidRPr="005B7BBA" w:rsidRDefault="000751EA" w:rsidP="00E65BC4">
            <w:pPr>
              <w:pStyle w:val="TableText"/>
            </w:pPr>
            <w:r>
              <w:rPr>
                <w:rFonts w:cs="Arial"/>
                <w:color w:val="000000"/>
              </w:rPr>
              <w:t>C</w:t>
            </w:r>
            <w:r w:rsidRPr="00AE2BA3">
              <w:rPr>
                <w:rFonts w:cs="Arial"/>
                <w:color w:val="000000"/>
              </w:rPr>
              <w:t>arries the disposition code associated with the first SCC audit code contained on the claim. These values are assigned by the</w:t>
            </w:r>
            <w:r>
              <w:rPr>
                <w:rFonts w:cs="Arial"/>
                <w:color w:val="000000"/>
              </w:rPr>
              <w:t xml:space="preserve"> </w:t>
            </w:r>
            <w:r>
              <w:t>MAC</w:t>
            </w:r>
            <w:r>
              <w:rPr>
                <w:rFonts w:cs="Arial"/>
                <w:color w:val="000000"/>
              </w:rPr>
              <w:t xml:space="preserve"> </w:t>
            </w:r>
            <w:r w:rsidRPr="00AE2BA3">
              <w:rPr>
                <w:rFonts w:cs="Arial"/>
                <w:color w:val="000000"/>
              </w:rPr>
              <w:t>specific to the affiliated audit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CE8B085"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5C8CA37"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73026908"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3E845BEE"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76C79565"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61BB3F06" w14:textId="77777777" w:rsidR="000751EA" w:rsidRPr="005B7BBA" w:rsidRDefault="000751EA" w:rsidP="000751EA">
            <w:pPr>
              <w:pStyle w:val="TableText"/>
            </w:pPr>
            <w:r w:rsidRPr="005B7BBA">
              <w:t>X</w:t>
            </w:r>
          </w:p>
        </w:tc>
      </w:tr>
      <w:tr w:rsidR="00E65BC4" w14:paraId="2F09D0E3"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3FCC985" w14:textId="12936461" w:rsidR="000751EA" w:rsidRPr="005B7BBA" w:rsidRDefault="000751EA" w:rsidP="000751EA">
            <w:pPr>
              <w:pStyle w:val="TableText"/>
            </w:pPr>
            <w:r>
              <w:t>763</w:t>
            </w:r>
            <w:r w:rsidR="005B7717">
              <w:t xml:space="preserve"> – </w:t>
            </w:r>
            <w:r>
              <w:t>765</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3CBEDAD" w14:textId="77777777" w:rsidR="000751EA" w:rsidRPr="005B7BBA" w:rsidRDefault="000751EA" w:rsidP="000751EA">
            <w:pPr>
              <w:pStyle w:val="TableText"/>
            </w:pPr>
            <w:r w:rsidRPr="005B7BBA">
              <w:t>DTL AUDIT NUMBER 5</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0169D128" w14:textId="4EE3D7BF" w:rsidR="000751EA" w:rsidRPr="005B7BBA" w:rsidRDefault="000751EA" w:rsidP="000751EA">
            <w:pPr>
              <w:pStyle w:val="TableText"/>
            </w:pPr>
            <w:r w:rsidRPr="005B7BBA">
              <w:t>:P:IDR-</w:t>
            </w:r>
            <w:hyperlink r:id="rId1376" w:history="1">
              <w:r w:rsidRPr="00697695">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3898DB3" w14:textId="77777777" w:rsidR="000751EA" w:rsidRDefault="000751EA" w:rsidP="000751EA">
            <w:pPr>
              <w:pStyle w:val="TableText"/>
            </w:pPr>
            <w:r w:rsidRPr="005B7BBA">
              <w:t>Audit number</w:t>
            </w:r>
          </w:p>
          <w:p w14:paraId="5F0DDF46"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23B5E2B"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A985404"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30DBE05E"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7E3B317D"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3FE68338"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0944CA19" w14:textId="77777777" w:rsidR="000751EA" w:rsidRPr="005B7BBA" w:rsidRDefault="000751EA" w:rsidP="000751EA">
            <w:pPr>
              <w:pStyle w:val="TableText"/>
            </w:pPr>
            <w:r w:rsidRPr="005B7BBA">
              <w:t>X</w:t>
            </w:r>
          </w:p>
        </w:tc>
      </w:tr>
      <w:tr w:rsidR="00E65BC4" w14:paraId="02271A25"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69F69F6" w14:textId="77777777" w:rsidR="000751EA" w:rsidRPr="005B7BBA" w:rsidRDefault="000751EA" w:rsidP="000751EA">
            <w:pPr>
              <w:pStyle w:val="TableText"/>
            </w:pPr>
            <w:r>
              <w:t>766</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CB0BF82" w14:textId="77777777" w:rsidR="000751EA" w:rsidRPr="005B7BBA" w:rsidRDefault="000751EA" w:rsidP="000751EA">
            <w:pPr>
              <w:pStyle w:val="TableText"/>
            </w:pPr>
            <w:r w:rsidRPr="005B7BBA">
              <w:t xml:space="preserve">DTL AUDIT </w:t>
            </w:r>
            <w:r>
              <w:t>SUFFIX</w:t>
            </w:r>
            <w:r w:rsidRPr="005B7BBA">
              <w:t xml:space="preserve"> 5</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3AFC075" w14:textId="333F29C6" w:rsidR="000751EA" w:rsidRPr="005B7BBA" w:rsidRDefault="000751EA" w:rsidP="000751EA">
            <w:pPr>
              <w:pStyle w:val="TableText"/>
            </w:pPr>
            <w:r w:rsidRPr="005B7BBA">
              <w:t>:P:IDR-</w:t>
            </w:r>
            <w:hyperlink r:id="rId1377" w:history="1">
              <w:r w:rsidRPr="00697695">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877275C" w14:textId="77777777" w:rsidR="000751EA" w:rsidRDefault="000751EA" w:rsidP="000751EA">
            <w:pPr>
              <w:pStyle w:val="TableText"/>
              <w:rPr>
                <w:rFonts w:cs="Arial"/>
                <w:color w:val="000000"/>
              </w:rPr>
            </w:pPr>
            <w:r w:rsidRPr="00994056">
              <w:rPr>
                <w:rFonts w:cs="Arial"/>
                <w:color w:val="000000"/>
              </w:rPr>
              <w:t>Audit indicator</w:t>
            </w:r>
          </w:p>
          <w:p w14:paraId="0E2DF2FB"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3CF32B8"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7BED02D" w14:textId="77777777" w:rsidR="00BF1546" w:rsidRPr="00D439B3" w:rsidRDefault="00BF1546" w:rsidP="00BF1546">
            <w:pPr>
              <w:pStyle w:val="TableText"/>
              <w:rPr>
                <w:rFonts w:cs="Arial"/>
              </w:rPr>
            </w:pPr>
            <w:r w:rsidRPr="0042502A">
              <w:rPr>
                <w:rFonts w:cs="Arial"/>
                <w:b/>
              </w:rPr>
              <w:t>Valid Values:</w:t>
            </w:r>
          </w:p>
          <w:p w14:paraId="0ED984C7" w14:textId="5A5BD03D" w:rsidR="000751EA" w:rsidRDefault="000751EA" w:rsidP="00245396">
            <w:pPr>
              <w:pStyle w:val="TableTextBullet"/>
            </w:pPr>
            <w:r>
              <w:t>A, B, C, K – Audit</w:t>
            </w:r>
          </w:p>
          <w:p w14:paraId="49C78828" w14:textId="77777777" w:rsidR="000751EA" w:rsidRDefault="000751EA" w:rsidP="00245396">
            <w:pPr>
              <w:pStyle w:val="TableTextBullet"/>
            </w:pPr>
            <w:r>
              <w:t>H, I, J, M – Header edit</w:t>
            </w:r>
          </w:p>
          <w:p w14:paraId="06BF3369"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7024048E"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30CFAB61"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29EE8261"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3E0C8A6C" w14:textId="77777777" w:rsidR="000751EA" w:rsidRPr="005B7BBA" w:rsidRDefault="000751EA" w:rsidP="000751EA">
            <w:pPr>
              <w:pStyle w:val="TableText"/>
            </w:pPr>
            <w:r w:rsidRPr="005B7BBA">
              <w:t>X</w:t>
            </w:r>
          </w:p>
        </w:tc>
      </w:tr>
      <w:tr w:rsidR="00E65BC4" w14:paraId="16FB3945"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122A6CE" w14:textId="77777777" w:rsidR="000751EA" w:rsidRPr="005B7BBA" w:rsidRDefault="000751EA" w:rsidP="000751EA">
            <w:pPr>
              <w:pStyle w:val="TableText"/>
            </w:pPr>
            <w:r>
              <w:t>767</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1965EA82" w14:textId="77777777" w:rsidR="000751EA" w:rsidRPr="005B7BBA" w:rsidRDefault="000751EA" w:rsidP="000751EA">
            <w:pPr>
              <w:pStyle w:val="TableText"/>
            </w:pPr>
            <w:r w:rsidRPr="005B7BBA">
              <w:t>DTL AUDIT DISP 5</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5E23425" w14:textId="3DC99E27" w:rsidR="000751EA" w:rsidRPr="005B7BBA" w:rsidRDefault="000751EA" w:rsidP="000751EA">
            <w:pPr>
              <w:pStyle w:val="TableText"/>
            </w:pPr>
            <w:r w:rsidRPr="005B7BBA">
              <w:t>:P:IDR-</w:t>
            </w:r>
            <w:hyperlink r:id="rId1378" w:history="1">
              <w:r w:rsidRPr="00697695">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1F7751E" w14:textId="77777777" w:rsidR="000751EA" w:rsidRDefault="000751EA" w:rsidP="000751EA">
            <w:pPr>
              <w:pStyle w:val="TableText"/>
            </w:pPr>
            <w:r w:rsidRPr="005B7BBA">
              <w:t>Audit disposition</w:t>
            </w:r>
          </w:p>
          <w:p w14:paraId="0D54B52D" w14:textId="224F15FF" w:rsidR="000751EA" w:rsidRPr="005B7BBA" w:rsidRDefault="000751EA" w:rsidP="00BF1546">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Pr>
                <w:rFonts w:cs="Arial"/>
                <w:color w:val="000000"/>
              </w:rPr>
              <w:t xml:space="preserve"> </w:t>
            </w:r>
            <w:r w:rsidRPr="00AE2BA3">
              <w:rPr>
                <w:rFonts w:cs="Arial"/>
                <w:color w:val="000000"/>
              </w:rPr>
              <w:t>specific to the affiliated audit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5B73873"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0FD479E"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6FB15DA7"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0262C024"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2171CAEB"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258268CD" w14:textId="77777777" w:rsidR="000751EA" w:rsidRPr="005B7BBA" w:rsidRDefault="000751EA" w:rsidP="000751EA">
            <w:pPr>
              <w:pStyle w:val="TableText"/>
            </w:pPr>
            <w:r w:rsidRPr="005B7BBA">
              <w:t>X</w:t>
            </w:r>
          </w:p>
        </w:tc>
      </w:tr>
      <w:tr w:rsidR="00E65BC4" w14:paraId="2921067D"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ED0D9C4" w14:textId="00D0562D" w:rsidR="000751EA" w:rsidRPr="005B7BBA" w:rsidRDefault="000751EA" w:rsidP="000751EA">
            <w:pPr>
              <w:pStyle w:val="TableText"/>
            </w:pPr>
            <w:r>
              <w:t>768</w:t>
            </w:r>
            <w:r w:rsidR="005B7717">
              <w:t xml:space="preserve"> – </w:t>
            </w:r>
            <w:r>
              <w:t>770</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6D3F1BE7" w14:textId="77777777" w:rsidR="000751EA" w:rsidRPr="005B7BBA" w:rsidRDefault="000751EA" w:rsidP="000751EA">
            <w:pPr>
              <w:pStyle w:val="TableText"/>
            </w:pPr>
            <w:r w:rsidRPr="005B7BBA">
              <w:t>DTL AUDIT NUMBER 6</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291E55BF" w14:textId="769E51BD" w:rsidR="000751EA" w:rsidRPr="005B7BBA" w:rsidRDefault="000751EA" w:rsidP="000751EA">
            <w:pPr>
              <w:pStyle w:val="TableText"/>
            </w:pPr>
            <w:r w:rsidRPr="005B7BBA">
              <w:t>:P:IDR-</w:t>
            </w:r>
            <w:hyperlink r:id="rId1379" w:history="1">
              <w:r w:rsidRPr="00697695">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BCC385D" w14:textId="77777777" w:rsidR="000751EA" w:rsidRDefault="000751EA" w:rsidP="000751EA">
            <w:pPr>
              <w:pStyle w:val="TableText"/>
            </w:pPr>
            <w:r w:rsidRPr="005B7BBA">
              <w:t>Audit number</w:t>
            </w:r>
          </w:p>
          <w:p w14:paraId="349AEF33"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6D73FD6"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AB8B314"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1ABB0B44"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14ABF311"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239891F8"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2F2492D0" w14:textId="77777777" w:rsidR="000751EA" w:rsidRPr="005B7BBA" w:rsidRDefault="000751EA" w:rsidP="000751EA">
            <w:pPr>
              <w:pStyle w:val="TableText"/>
            </w:pPr>
            <w:r w:rsidRPr="005B7BBA">
              <w:t>X</w:t>
            </w:r>
          </w:p>
        </w:tc>
      </w:tr>
      <w:tr w:rsidR="00E65BC4" w14:paraId="5FF16649"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302A37A" w14:textId="77777777" w:rsidR="000751EA" w:rsidRPr="005B7BBA" w:rsidRDefault="000751EA" w:rsidP="000751EA">
            <w:pPr>
              <w:pStyle w:val="TableText"/>
            </w:pPr>
            <w:r>
              <w:t>771</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74676C2" w14:textId="77777777" w:rsidR="000751EA" w:rsidRPr="005B7BBA" w:rsidRDefault="000751EA" w:rsidP="000751EA">
            <w:pPr>
              <w:pStyle w:val="TableText"/>
            </w:pPr>
            <w:r w:rsidRPr="005B7BBA">
              <w:t xml:space="preserve">DTL AUDIT </w:t>
            </w:r>
            <w:r>
              <w:t>SUFFIX</w:t>
            </w:r>
            <w:r w:rsidRPr="005B7BBA">
              <w:t xml:space="preserve"> 6</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546B8A1" w14:textId="0F2F4AC2" w:rsidR="000751EA" w:rsidRPr="005B7BBA" w:rsidRDefault="000751EA" w:rsidP="000751EA">
            <w:pPr>
              <w:pStyle w:val="TableText"/>
            </w:pPr>
            <w:r w:rsidRPr="005B7BBA">
              <w:t>:P:IDR-</w:t>
            </w:r>
            <w:hyperlink r:id="rId1380" w:history="1">
              <w:r w:rsidRPr="00697695">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525F59F" w14:textId="77777777" w:rsidR="000751EA" w:rsidRDefault="000751EA" w:rsidP="000751EA">
            <w:pPr>
              <w:pStyle w:val="TableText"/>
              <w:rPr>
                <w:rFonts w:cs="Arial"/>
                <w:color w:val="000000"/>
              </w:rPr>
            </w:pPr>
            <w:r w:rsidRPr="00994056">
              <w:rPr>
                <w:rFonts w:cs="Arial"/>
                <w:color w:val="000000"/>
              </w:rPr>
              <w:t>Audit indicator</w:t>
            </w:r>
          </w:p>
          <w:p w14:paraId="0C4C956E"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10D4711"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165AC9E" w14:textId="77777777" w:rsidR="00BF1546" w:rsidRPr="00D439B3" w:rsidRDefault="00BF1546" w:rsidP="00BF1546">
            <w:pPr>
              <w:pStyle w:val="TableText"/>
              <w:rPr>
                <w:rFonts w:cs="Arial"/>
              </w:rPr>
            </w:pPr>
            <w:r w:rsidRPr="0042502A">
              <w:rPr>
                <w:rFonts w:cs="Arial"/>
                <w:b/>
              </w:rPr>
              <w:t>Valid Values:</w:t>
            </w:r>
          </w:p>
          <w:p w14:paraId="256C5A87" w14:textId="7CC6E1F7" w:rsidR="000751EA" w:rsidRDefault="000751EA" w:rsidP="000751EA">
            <w:pPr>
              <w:pStyle w:val="TableText"/>
            </w:pPr>
            <w:r>
              <w:t>A, B, C, K – Audit</w:t>
            </w:r>
          </w:p>
          <w:p w14:paraId="48D9B08E" w14:textId="77777777" w:rsidR="000751EA" w:rsidRDefault="000751EA" w:rsidP="000751EA">
            <w:pPr>
              <w:pStyle w:val="TableText"/>
            </w:pPr>
            <w:r>
              <w:t>H, I, J, M – Header edit</w:t>
            </w:r>
          </w:p>
          <w:p w14:paraId="62570450" w14:textId="77777777" w:rsidR="000751EA" w:rsidRPr="005B7BBA" w:rsidRDefault="000751EA" w:rsidP="000751EA">
            <w:pPr>
              <w:pStyle w:val="TableTex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3F4D4AE7"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133F5198"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7F29E73E"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05992A1E" w14:textId="77777777" w:rsidR="000751EA" w:rsidRPr="005B7BBA" w:rsidRDefault="000751EA" w:rsidP="000751EA">
            <w:pPr>
              <w:pStyle w:val="TableText"/>
            </w:pPr>
            <w:r w:rsidRPr="005B7BBA">
              <w:t>X</w:t>
            </w:r>
          </w:p>
        </w:tc>
      </w:tr>
      <w:tr w:rsidR="00E65BC4" w14:paraId="4A8A4BB4"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AEDF0DC" w14:textId="77777777" w:rsidR="000751EA" w:rsidRPr="005B7BBA" w:rsidRDefault="000751EA" w:rsidP="000751EA">
            <w:pPr>
              <w:pStyle w:val="TableText"/>
            </w:pPr>
            <w:r>
              <w:t>772</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253E08CE" w14:textId="77777777" w:rsidR="000751EA" w:rsidRPr="005B7BBA" w:rsidRDefault="000751EA" w:rsidP="000751EA">
            <w:pPr>
              <w:pStyle w:val="TableText"/>
            </w:pPr>
            <w:r w:rsidRPr="005B7BBA">
              <w:t>DTL AUDIT DISP 6</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7E49B5B" w14:textId="3A1119C9" w:rsidR="000751EA" w:rsidRPr="005B7BBA" w:rsidRDefault="000751EA" w:rsidP="000751EA">
            <w:pPr>
              <w:pStyle w:val="TableText"/>
            </w:pPr>
            <w:r w:rsidRPr="005B7BBA">
              <w:t>:P:IDR-</w:t>
            </w:r>
            <w:hyperlink r:id="rId1381" w:history="1">
              <w:r w:rsidRPr="008C5C23">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828C7B3" w14:textId="77777777" w:rsidR="000751EA" w:rsidRDefault="000751EA" w:rsidP="000751EA">
            <w:pPr>
              <w:pStyle w:val="TableText"/>
            </w:pPr>
            <w:r w:rsidRPr="005B7BBA">
              <w:t>Audit disposition</w:t>
            </w:r>
          </w:p>
          <w:p w14:paraId="4F820F78" w14:textId="411AC8A0" w:rsidR="000751EA" w:rsidRPr="005B7BBA" w:rsidRDefault="000751EA" w:rsidP="00BF1546">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sidRPr="00AE2BA3">
              <w:rPr>
                <w:rFonts w:cs="Arial"/>
                <w:color w:val="000000"/>
              </w:rPr>
              <w:t xml:space="preserve"> specific to the affiliated audit code</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B9848BB"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C2B1B7B"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0CCA0698"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3D6B9E94"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64AF77CB"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3A939365" w14:textId="77777777" w:rsidR="000751EA" w:rsidRPr="005B7BBA" w:rsidRDefault="000751EA" w:rsidP="000751EA">
            <w:pPr>
              <w:pStyle w:val="TableText"/>
            </w:pPr>
            <w:r w:rsidRPr="005B7BBA">
              <w:t>X</w:t>
            </w:r>
          </w:p>
        </w:tc>
      </w:tr>
      <w:tr w:rsidR="00E65BC4" w14:paraId="6395E6A1"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6871334" w14:textId="6F0E9A9A" w:rsidR="000751EA" w:rsidRPr="005B7BBA" w:rsidRDefault="000751EA" w:rsidP="000751EA">
            <w:pPr>
              <w:pStyle w:val="TableText"/>
            </w:pPr>
            <w:r>
              <w:t>773</w:t>
            </w:r>
            <w:r w:rsidR="005B7717">
              <w:t xml:space="preserve"> – </w:t>
            </w:r>
            <w:r>
              <w:t>775</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76F8916C" w14:textId="77777777" w:rsidR="000751EA" w:rsidRPr="005B7BBA" w:rsidRDefault="000751EA" w:rsidP="000751EA">
            <w:pPr>
              <w:pStyle w:val="TableText"/>
            </w:pPr>
            <w:r w:rsidRPr="005B7BBA">
              <w:t>DTL AUDIT NUMBER 7</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8EFCCC7" w14:textId="372571FC" w:rsidR="000751EA" w:rsidRPr="005B7BBA" w:rsidRDefault="000751EA" w:rsidP="000751EA">
            <w:pPr>
              <w:pStyle w:val="TableText"/>
            </w:pPr>
            <w:r w:rsidRPr="005B7BBA">
              <w:t>:P:IDR-</w:t>
            </w:r>
            <w:hyperlink r:id="rId1382" w:history="1">
              <w:r w:rsidRPr="008C5C23">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28FC189" w14:textId="77777777" w:rsidR="000751EA" w:rsidRDefault="000751EA" w:rsidP="000751EA">
            <w:pPr>
              <w:pStyle w:val="TableText"/>
            </w:pPr>
            <w:r w:rsidRPr="005B7BBA">
              <w:t>Audit number</w:t>
            </w:r>
          </w:p>
          <w:p w14:paraId="40009D68"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2A36330"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121226D"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6F3257FB"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796634B6"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61013183"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05D55120" w14:textId="77777777" w:rsidR="000751EA" w:rsidRPr="005B7BBA" w:rsidRDefault="000751EA" w:rsidP="000751EA">
            <w:pPr>
              <w:pStyle w:val="TableText"/>
            </w:pPr>
            <w:r w:rsidRPr="005B7BBA">
              <w:t>X</w:t>
            </w:r>
          </w:p>
        </w:tc>
      </w:tr>
      <w:tr w:rsidR="00E65BC4" w14:paraId="575EE838"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8BD9C90" w14:textId="77777777" w:rsidR="000751EA" w:rsidRPr="005B7BBA" w:rsidRDefault="000751EA" w:rsidP="000751EA">
            <w:pPr>
              <w:pStyle w:val="TableText"/>
            </w:pPr>
            <w:r>
              <w:t>776</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6D2BED44" w14:textId="77777777" w:rsidR="000751EA" w:rsidRPr="005B7BBA" w:rsidRDefault="000751EA" w:rsidP="000751EA">
            <w:pPr>
              <w:pStyle w:val="TableText"/>
            </w:pPr>
            <w:r w:rsidRPr="005B7BBA">
              <w:t xml:space="preserve">DTL AUDIT </w:t>
            </w:r>
            <w:r>
              <w:t>SUFFIX</w:t>
            </w:r>
            <w:r w:rsidRPr="005B7BBA">
              <w:t xml:space="preserve"> 7</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93A494E" w14:textId="3E4F18C5" w:rsidR="000751EA" w:rsidRPr="005B7BBA" w:rsidRDefault="000751EA" w:rsidP="000751EA">
            <w:pPr>
              <w:pStyle w:val="TableText"/>
            </w:pPr>
            <w:r w:rsidRPr="005B7BBA">
              <w:t>:P:IDR-</w:t>
            </w:r>
            <w:hyperlink r:id="rId1383" w:history="1">
              <w:r w:rsidRPr="008C5C23">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C1B1C10" w14:textId="77777777" w:rsidR="000751EA" w:rsidRDefault="000751EA" w:rsidP="000751EA">
            <w:pPr>
              <w:pStyle w:val="TableText"/>
              <w:rPr>
                <w:rFonts w:cs="Arial"/>
                <w:color w:val="000000"/>
              </w:rPr>
            </w:pPr>
            <w:r w:rsidRPr="00994056">
              <w:rPr>
                <w:rFonts w:cs="Arial"/>
                <w:color w:val="000000"/>
              </w:rPr>
              <w:t>Audit indicator</w:t>
            </w:r>
          </w:p>
          <w:p w14:paraId="17106CC7"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C29D566"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9ADE571" w14:textId="77777777" w:rsidR="00BF1546" w:rsidRPr="00D439B3" w:rsidRDefault="00BF1546" w:rsidP="00BF1546">
            <w:pPr>
              <w:pStyle w:val="TableText"/>
              <w:rPr>
                <w:rFonts w:cs="Arial"/>
              </w:rPr>
            </w:pPr>
            <w:r w:rsidRPr="0042502A">
              <w:rPr>
                <w:rFonts w:cs="Arial"/>
                <w:b/>
              </w:rPr>
              <w:t>Valid Values:</w:t>
            </w:r>
          </w:p>
          <w:p w14:paraId="1BEC925B" w14:textId="21B6D7A7" w:rsidR="000751EA" w:rsidRDefault="000751EA" w:rsidP="00245396">
            <w:pPr>
              <w:pStyle w:val="TableTextBullet"/>
            </w:pPr>
            <w:r>
              <w:t>A, B, C, K – Audit</w:t>
            </w:r>
          </w:p>
          <w:p w14:paraId="5DB780E7" w14:textId="77777777" w:rsidR="000751EA" w:rsidRDefault="000751EA" w:rsidP="00245396">
            <w:pPr>
              <w:pStyle w:val="TableTextBullet"/>
            </w:pPr>
            <w:r>
              <w:t>H, I, J, M – Header edit</w:t>
            </w:r>
          </w:p>
          <w:p w14:paraId="63D90192"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171E2E36"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7BDF7DDE"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47ECACF4"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5DB3D77E" w14:textId="77777777" w:rsidR="000751EA" w:rsidRPr="005B7BBA" w:rsidRDefault="000751EA" w:rsidP="000751EA">
            <w:pPr>
              <w:pStyle w:val="TableText"/>
            </w:pPr>
            <w:r w:rsidRPr="005B7BBA">
              <w:t>X</w:t>
            </w:r>
          </w:p>
        </w:tc>
      </w:tr>
      <w:tr w:rsidR="00E65BC4" w14:paraId="591D23EC"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EFF9850" w14:textId="77777777" w:rsidR="000751EA" w:rsidRPr="005B7BBA" w:rsidRDefault="000751EA" w:rsidP="000751EA">
            <w:pPr>
              <w:pStyle w:val="TableText"/>
            </w:pPr>
            <w:r>
              <w:t>777</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5E832B73" w14:textId="77777777" w:rsidR="000751EA" w:rsidRPr="005B7BBA" w:rsidRDefault="000751EA" w:rsidP="000751EA">
            <w:pPr>
              <w:pStyle w:val="TableText"/>
            </w:pPr>
            <w:r w:rsidRPr="005B7BBA">
              <w:t>DTL AUDIT DISP 7</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6926B451" w14:textId="79E03FCF" w:rsidR="000751EA" w:rsidRPr="005B7BBA" w:rsidRDefault="000751EA" w:rsidP="000751EA">
            <w:pPr>
              <w:pStyle w:val="TableText"/>
            </w:pPr>
            <w:r w:rsidRPr="005B7BBA">
              <w:t>:P:IDR-</w:t>
            </w:r>
            <w:hyperlink r:id="rId1384" w:history="1">
              <w:r w:rsidRPr="008C5C23">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CE06397" w14:textId="77777777" w:rsidR="000751EA" w:rsidRDefault="000751EA" w:rsidP="000751EA">
            <w:pPr>
              <w:pStyle w:val="TableText"/>
            </w:pPr>
            <w:r w:rsidRPr="005B7BBA">
              <w:t>Audit disposition</w:t>
            </w:r>
          </w:p>
          <w:p w14:paraId="17595B5E" w14:textId="22117D2D" w:rsidR="000751EA" w:rsidRPr="005B7BBA" w:rsidRDefault="000751EA" w:rsidP="00BF1546">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sidRPr="00AE2BA3">
              <w:rPr>
                <w:rFonts w:cs="Arial"/>
                <w:color w:val="000000"/>
              </w:rPr>
              <w:t xml:space="preserve"> specific to the affiliated audit code</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5A12F1E0"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3D5F837"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62A027A7"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351E0B0F"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5C9B0CAC"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4342149A" w14:textId="77777777" w:rsidR="000751EA" w:rsidRPr="005B7BBA" w:rsidRDefault="000751EA" w:rsidP="000751EA">
            <w:pPr>
              <w:pStyle w:val="TableText"/>
            </w:pPr>
            <w:r w:rsidRPr="005B7BBA">
              <w:t>X</w:t>
            </w:r>
          </w:p>
        </w:tc>
      </w:tr>
      <w:tr w:rsidR="00E65BC4" w14:paraId="4FCCBD44"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DF7F59E" w14:textId="3023EA96" w:rsidR="000751EA" w:rsidRPr="005B7BBA" w:rsidRDefault="000751EA" w:rsidP="000751EA">
            <w:pPr>
              <w:pStyle w:val="TableText"/>
            </w:pPr>
            <w:r>
              <w:t>778</w:t>
            </w:r>
            <w:r w:rsidR="005B7717">
              <w:t xml:space="preserve"> – </w:t>
            </w:r>
            <w:r>
              <w:t>780</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3C9682EB" w14:textId="77777777" w:rsidR="000751EA" w:rsidRPr="005B7BBA" w:rsidRDefault="000751EA" w:rsidP="000751EA">
            <w:pPr>
              <w:pStyle w:val="TableText"/>
            </w:pPr>
            <w:r w:rsidRPr="005B7BBA">
              <w:t>DTL AUDIT NUMBER 8</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5294703" w14:textId="3FD4B28D" w:rsidR="000751EA" w:rsidRPr="005B7BBA" w:rsidRDefault="000751EA" w:rsidP="000751EA">
            <w:pPr>
              <w:pStyle w:val="TableText"/>
            </w:pPr>
            <w:r w:rsidRPr="005B7BBA">
              <w:t>:P:IDR-</w:t>
            </w:r>
            <w:hyperlink r:id="rId1385" w:history="1">
              <w:r w:rsidRPr="008C5C23">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4B962F88" w14:textId="77777777" w:rsidR="000751EA" w:rsidRDefault="000751EA" w:rsidP="000751EA">
            <w:pPr>
              <w:pStyle w:val="TableText"/>
            </w:pPr>
            <w:r w:rsidRPr="005B7BBA">
              <w:t>Audit number</w:t>
            </w:r>
          </w:p>
          <w:p w14:paraId="5BAA4E8B"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F94180B"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F6B26E6"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2CC03BA5"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65BCE69B"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1AE7B4F5"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4615DD04" w14:textId="77777777" w:rsidR="000751EA" w:rsidRPr="005B7BBA" w:rsidRDefault="000751EA" w:rsidP="000751EA">
            <w:pPr>
              <w:pStyle w:val="TableText"/>
            </w:pPr>
            <w:r w:rsidRPr="005B7BBA">
              <w:t>X</w:t>
            </w:r>
          </w:p>
        </w:tc>
      </w:tr>
      <w:tr w:rsidR="00E65BC4" w14:paraId="7698F1CC"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C85B93C" w14:textId="77777777" w:rsidR="000751EA" w:rsidRPr="005B7BBA" w:rsidRDefault="000751EA" w:rsidP="000751EA">
            <w:pPr>
              <w:pStyle w:val="TableText"/>
            </w:pPr>
            <w:r>
              <w:t>781</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31202357" w14:textId="77777777" w:rsidR="000751EA" w:rsidRPr="005B7BBA" w:rsidRDefault="000751EA" w:rsidP="000751EA">
            <w:pPr>
              <w:pStyle w:val="TableText"/>
            </w:pPr>
            <w:r w:rsidRPr="005B7BBA">
              <w:t xml:space="preserve">DTL AUDIT </w:t>
            </w:r>
            <w:r>
              <w:t>SUFFIX</w:t>
            </w:r>
            <w:r w:rsidRPr="005B7BBA">
              <w:t xml:space="preserve"> 8</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8F893DA" w14:textId="7275669D" w:rsidR="000751EA" w:rsidRPr="005B7BBA" w:rsidRDefault="000751EA" w:rsidP="000751EA">
            <w:pPr>
              <w:pStyle w:val="TableText"/>
            </w:pPr>
            <w:r w:rsidRPr="005B7BBA">
              <w:t>:P:IDR-</w:t>
            </w:r>
            <w:hyperlink r:id="rId1386" w:history="1">
              <w:r w:rsidRPr="008C5C23">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34CE478" w14:textId="77777777" w:rsidR="000751EA" w:rsidRDefault="000751EA" w:rsidP="000751EA">
            <w:pPr>
              <w:pStyle w:val="TableText"/>
              <w:rPr>
                <w:rFonts w:cs="Arial"/>
                <w:color w:val="000000"/>
              </w:rPr>
            </w:pPr>
            <w:r w:rsidRPr="00994056">
              <w:rPr>
                <w:rFonts w:cs="Arial"/>
                <w:color w:val="000000"/>
              </w:rPr>
              <w:t>Audit indicator</w:t>
            </w:r>
          </w:p>
          <w:p w14:paraId="27E59401"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D6BBDFC"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EEE05CC" w14:textId="77777777" w:rsidR="00BF1546" w:rsidRPr="00D439B3" w:rsidRDefault="00BF1546" w:rsidP="00BF1546">
            <w:pPr>
              <w:pStyle w:val="TableText"/>
              <w:rPr>
                <w:rFonts w:cs="Arial"/>
              </w:rPr>
            </w:pPr>
            <w:r w:rsidRPr="0042502A">
              <w:rPr>
                <w:rFonts w:cs="Arial"/>
                <w:b/>
              </w:rPr>
              <w:t>Valid Values:</w:t>
            </w:r>
          </w:p>
          <w:p w14:paraId="19643B4D" w14:textId="77777777" w:rsidR="000751EA" w:rsidRDefault="000751EA" w:rsidP="00245396">
            <w:pPr>
              <w:pStyle w:val="TableTextBullet"/>
            </w:pPr>
            <w:r>
              <w:t>A, B, C, K – Audit</w:t>
            </w:r>
          </w:p>
          <w:p w14:paraId="3543A8C7" w14:textId="77777777" w:rsidR="000751EA" w:rsidRDefault="000751EA" w:rsidP="00245396">
            <w:pPr>
              <w:pStyle w:val="TableTextBullet"/>
            </w:pPr>
            <w:r>
              <w:t>H, I, J, M – Header edit</w:t>
            </w:r>
          </w:p>
          <w:p w14:paraId="7FAEAFC8"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6B9A9586"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246717EA"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220D2495"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6D4120EC" w14:textId="77777777" w:rsidR="000751EA" w:rsidRPr="005B7BBA" w:rsidRDefault="000751EA" w:rsidP="000751EA">
            <w:pPr>
              <w:pStyle w:val="TableText"/>
            </w:pPr>
            <w:r w:rsidRPr="005B7BBA">
              <w:t>X</w:t>
            </w:r>
          </w:p>
        </w:tc>
      </w:tr>
      <w:tr w:rsidR="00E65BC4" w14:paraId="0DA46601"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48106E2" w14:textId="77777777" w:rsidR="000751EA" w:rsidRPr="005B7BBA" w:rsidRDefault="000751EA" w:rsidP="000751EA">
            <w:pPr>
              <w:pStyle w:val="TableText"/>
            </w:pPr>
            <w:r>
              <w:t>782</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4F1FBF8" w14:textId="77777777" w:rsidR="000751EA" w:rsidRPr="005B7BBA" w:rsidRDefault="000751EA" w:rsidP="000751EA">
            <w:pPr>
              <w:pStyle w:val="TableText"/>
            </w:pPr>
            <w:r w:rsidRPr="005B7BBA">
              <w:t>DTL AUDIT DISP 8</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25C3A34" w14:textId="07F9F5AC" w:rsidR="000751EA" w:rsidRPr="005B7BBA" w:rsidRDefault="000751EA" w:rsidP="000751EA">
            <w:pPr>
              <w:pStyle w:val="TableText"/>
            </w:pPr>
            <w:r w:rsidRPr="005B7BBA">
              <w:t>:P:IDR-</w:t>
            </w:r>
            <w:hyperlink r:id="rId1387" w:history="1">
              <w:r w:rsidRPr="008C5C23">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77319FF3" w14:textId="77777777" w:rsidR="000751EA" w:rsidRDefault="000751EA" w:rsidP="000751EA">
            <w:pPr>
              <w:pStyle w:val="TableText"/>
            </w:pPr>
            <w:r w:rsidRPr="005B7BBA">
              <w:t>Audit disposition</w:t>
            </w:r>
          </w:p>
          <w:p w14:paraId="45D21CEC" w14:textId="15EE955E" w:rsidR="000751EA" w:rsidRPr="005B7BBA" w:rsidRDefault="000751EA" w:rsidP="00BF1546">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sidRPr="00AE2BA3">
              <w:rPr>
                <w:rFonts w:cs="Arial"/>
                <w:color w:val="000000"/>
              </w:rPr>
              <w:t xml:space="preserve"> specific to the affiliated audit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28AC5617"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766F675A"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2ADCCDF9"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73D6A10C"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0BED302A"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255D76D4" w14:textId="77777777" w:rsidR="000751EA" w:rsidRPr="005B7BBA" w:rsidRDefault="000751EA" w:rsidP="000751EA">
            <w:pPr>
              <w:pStyle w:val="TableText"/>
            </w:pPr>
            <w:r w:rsidRPr="005B7BBA">
              <w:t>X</w:t>
            </w:r>
          </w:p>
        </w:tc>
      </w:tr>
      <w:tr w:rsidR="00E65BC4" w14:paraId="167EC618"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6E9F6AC" w14:textId="1BD766FE" w:rsidR="000751EA" w:rsidRPr="005B7BBA" w:rsidRDefault="000751EA" w:rsidP="000751EA">
            <w:pPr>
              <w:pStyle w:val="TableText"/>
            </w:pPr>
            <w:r>
              <w:t>783</w:t>
            </w:r>
            <w:r w:rsidR="005B7717">
              <w:t xml:space="preserve"> – </w:t>
            </w:r>
            <w:r>
              <w:t>785</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08A91B2D" w14:textId="77777777" w:rsidR="000751EA" w:rsidRPr="005B7BBA" w:rsidRDefault="000751EA" w:rsidP="000751EA">
            <w:pPr>
              <w:pStyle w:val="TableText"/>
            </w:pPr>
            <w:r w:rsidRPr="005B7BBA">
              <w:t>DTL AUDIT NUMBER 9</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A843608" w14:textId="46639F9E" w:rsidR="000751EA" w:rsidRPr="005B7BBA" w:rsidRDefault="000751EA" w:rsidP="000751EA">
            <w:pPr>
              <w:pStyle w:val="TableText"/>
            </w:pPr>
            <w:r w:rsidRPr="005B7BBA">
              <w:t>:P:IDR-</w:t>
            </w:r>
            <w:hyperlink r:id="rId1388" w:history="1">
              <w:r w:rsidRPr="008C5C23">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D19C2F3" w14:textId="77777777" w:rsidR="000751EA" w:rsidRDefault="000751EA" w:rsidP="000751EA">
            <w:pPr>
              <w:pStyle w:val="TableText"/>
            </w:pPr>
            <w:r w:rsidRPr="005B7BBA">
              <w:t>Audit number</w:t>
            </w:r>
          </w:p>
          <w:p w14:paraId="0058A94A"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64633A85"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DC8FAD3"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324B5834"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0F839DC8"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4748C1CB"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4D3F752B" w14:textId="77777777" w:rsidR="000751EA" w:rsidRPr="005B7BBA" w:rsidRDefault="000751EA" w:rsidP="000751EA">
            <w:pPr>
              <w:pStyle w:val="TableText"/>
            </w:pPr>
            <w:r w:rsidRPr="005B7BBA">
              <w:t>X</w:t>
            </w:r>
          </w:p>
        </w:tc>
      </w:tr>
      <w:tr w:rsidR="00E65BC4" w14:paraId="4DB5431B"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8824789" w14:textId="77777777" w:rsidR="000751EA" w:rsidRPr="005B7BBA" w:rsidRDefault="000751EA" w:rsidP="000751EA">
            <w:pPr>
              <w:pStyle w:val="TableText"/>
            </w:pPr>
            <w:r>
              <w:t>786</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58FF0AD1" w14:textId="77777777" w:rsidR="000751EA" w:rsidRPr="005B7BBA" w:rsidRDefault="000751EA" w:rsidP="000751EA">
            <w:pPr>
              <w:pStyle w:val="TableText"/>
            </w:pPr>
            <w:r w:rsidRPr="005B7BBA">
              <w:t xml:space="preserve">DTL AUDIT </w:t>
            </w:r>
            <w:r>
              <w:t>SUFFIX</w:t>
            </w:r>
            <w:r w:rsidRPr="005B7BBA">
              <w:t xml:space="preserve"> 9</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B4EC8AB" w14:textId="53E344A2" w:rsidR="000751EA" w:rsidRPr="005B7BBA" w:rsidRDefault="000751EA" w:rsidP="000751EA">
            <w:pPr>
              <w:pStyle w:val="TableText"/>
            </w:pPr>
            <w:r w:rsidRPr="005B7BBA">
              <w:t>:P:IDR-</w:t>
            </w:r>
            <w:hyperlink r:id="rId1389" w:history="1">
              <w:r w:rsidRPr="008C5C23">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87532AC" w14:textId="77777777" w:rsidR="000751EA" w:rsidRDefault="000751EA" w:rsidP="000751EA">
            <w:pPr>
              <w:pStyle w:val="TableText"/>
              <w:rPr>
                <w:rFonts w:cs="Arial"/>
                <w:color w:val="000000"/>
              </w:rPr>
            </w:pPr>
            <w:r w:rsidRPr="00994056">
              <w:rPr>
                <w:rFonts w:cs="Arial"/>
                <w:color w:val="000000"/>
              </w:rPr>
              <w:t>Audit indicator</w:t>
            </w:r>
          </w:p>
          <w:p w14:paraId="3325AF33"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7BF12A4"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DFA9BBD" w14:textId="77777777" w:rsidR="00BF1546" w:rsidRPr="00D439B3" w:rsidRDefault="00BF1546" w:rsidP="00BF1546">
            <w:pPr>
              <w:pStyle w:val="TableText"/>
              <w:rPr>
                <w:rFonts w:cs="Arial"/>
              </w:rPr>
            </w:pPr>
            <w:r w:rsidRPr="0042502A">
              <w:rPr>
                <w:rFonts w:cs="Arial"/>
                <w:b/>
              </w:rPr>
              <w:t>Valid Values:</w:t>
            </w:r>
          </w:p>
          <w:p w14:paraId="083AF2A0" w14:textId="77777777" w:rsidR="000751EA" w:rsidRDefault="000751EA" w:rsidP="00245396">
            <w:pPr>
              <w:pStyle w:val="TableTextBullet"/>
            </w:pPr>
            <w:r>
              <w:t>A, B, C, K – Audit</w:t>
            </w:r>
          </w:p>
          <w:p w14:paraId="587A9DD2" w14:textId="77777777" w:rsidR="000751EA" w:rsidRDefault="000751EA" w:rsidP="00245396">
            <w:pPr>
              <w:pStyle w:val="TableTextBullet"/>
            </w:pPr>
            <w:r>
              <w:t>H, I, J, M – Header edit</w:t>
            </w:r>
          </w:p>
          <w:p w14:paraId="730555E1"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2EBC9BB7"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14AE8271"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05CEDD0E"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6C0317CF" w14:textId="77777777" w:rsidR="000751EA" w:rsidRPr="005B7BBA" w:rsidRDefault="000751EA" w:rsidP="000751EA">
            <w:pPr>
              <w:pStyle w:val="TableText"/>
            </w:pPr>
            <w:r w:rsidRPr="005B7BBA">
              <w:t>X</w:t>
            </w:r>
          </w:p>
        </w:tc>
      </w:tr>
      <w:tr w:rsidR="00E65BC4" w14:paraId="4C9B2B03"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DDC33A8" w14:textId="77777777" w:rsidR="000751EA" w:rsidRPr="005B7BBA" w:rsidRDefault="000751EA" w:rsidP="000751EA">
            <w:pPr>
              <w:pStyle w:val="TableText"/>
            </w:pPr>
            <w:r>
              <w:t>787</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3B68D7F" w14:textId="77777777" w:rsidR="000751EA" w:rsidRPr="005B7BBA" w:rsidRDefault="000751EA" w:rsidP="000751EA">
            <w:pPr>
              <w:pStyle w:val="TableText"/>
            </w:pPr>
            <w:r w:rsidRPr="005B7BBA">
              <w:t>DTL AUDIT DISP 9</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4D5F1654" w14:textId="60A03296" w:rsidR="000751EA" w:rsidRPr="005B7BBA" w:rsidRDefault="000751EA" w:rsidP="000751EA">
            <w:pPr>
              <w:pStyle w:val="TableText"/>
            </w:pPr>
            <w:r w:rsidRPr="005B7BBA">
              <w:t>:P:IDR-</w:t>
            </w:r>
            <w:hyperlink r:id="rId1390" w:history="1">
              <w:r w:rsidRPr="008C5C23">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3E88282" w14:textId="77777777" w:rsidR="000751EA" w:rsidRDefault="000751EA" w:rsidP="000751EA">
            <w:pPr>
              <w:pStyle w:val="TableText"/>
            </w:pPr>
            <w:r w:rsidRPr="005B7BBA">
              <w:t>Audit disposition</w:t>
            </w:r>
          </w:p>
          <w:p w14:paraId="19E3A7F2" w14:textId="24A33CF0" w:rsidR="000751EA" w:rsidRPr="005B7BBA" w:rsidRDefault="000751EA" w:rsidP="00BF1546">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sidRPr="00AE2BA3">
              <w:rPr>
                <w:rFonts w:cs="Arial"/>
                <w:color w:val="000000"/>
              </w:rPr>
              <w:t xml:space="preserve"> specific to the affiliated audit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DAEA5E9"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401FC1EC"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1D5F5241"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6CE34115"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6544A8AE"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16080457" w14:textId="77777777" w:rsidR="000751EA" w:rsidRPr="005B7BBA" w:rsidRDefault="000751EA" w:rsidP="000751EA">
            <w:pPr>
              <w:pStyle w:val="TableText"/>
            </w:pPr>
            <w:r w:rsidRPr="005B7BBA">
              <w:t>X</w:t>
            </w:r>
          </w:p>
        </w:tc>
      </w:tr>
      <w:tr w:rsidR="00E65BC4" w14:paraId="66C70C8A"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7CDEEC6" w14:textId="041BABDB" w:rsidR="000751EA" w:rsidRPr="005B7BBA" w:rsidRDefault="000751EA" w:rsidP="000751EA">
            <w:pPr>
              <w:pStyle w:val="TableText"/>
            </w:pPr>
            <w:r>
              <w:t>788</w:t>
            </w:r>
            <w:r w:rsidR="005B7717">
              <w:t xml:space="preserve"> – </w:t>
            </w:r>
            <w:r>
              <w:t>790</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324E1638" w14:textId="77777777" w:rsidR="000751EA" w:rsidRPr="005B7BBA" w:rsidRDefault="000751EA" w:rsidP="000751EA">
            <w:pPr>
              <w:pStyle w:val="TableText"/>
            </w:pPr>
            <w:r w:rsidRPr="005B7BBA">
              <w:t>DTL AUDIT NUMBER 10</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8B73895" w14:textId="299EEBF2" w:rsidR="000751EA" w:rsidRPr="005B7BBA" w:rsidRDefault="000751EA" w:rsidP="000751EA">
            <w:pPr>
              <w:pStyle w:val="TableText"/>
            </w:pPr>
            <w:r w:rsidRPr="005B7BBA">
              <w:t>:P:IDR-</w:t>
            </w:r>
            <w:hyperlink r:id="rId1391" w:history="1">
              <w:r w:rsidRPr="008C5C23">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2802AEF5" w14:textId="77777777" w:rsidR="000751EA" w:rsidRDefault="000751EA" w:rsidP="000751EA">
            <w:pPr>
              <w:pStyle w:val="TableText"/>
            </w:pPr>
            <w:r w:rsidRPr="005B7BBA">
              <w:t>Audit number</w:t>
            </w:r>
          </w:p>
          <w:p w14:paraId="09FEA62E"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939D688"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AE7CC24"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798F4569"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0866C02A"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68E6B7D7"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76278FDD" w14:textId="77777777" w:rsidR="000751EA" w:rsidRPr="005B7BBA" w:rsidRDefault="000751EA" w:rsidP="000751EA">
            <w:pPr>
              <w:pStyle w:val="TableText"/>
            </w:pPr>
            <w:r w:rsidRPr="005B7BBA">
              <w:t>X</w:t>
            </w:r>
          </w:p>
        </w:tc>
      </w:tr>
      <w:tr w:rsidR="00E65BC4" w14:paraId="46BDF576"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D3902B0" w14:textId="77777777" w:rsidR="000751EA" w:rsidRPr="005B7BBA" w:rsidRDefault="000751EA" w:rsidP="000751EA">
            <w:pPr>
              <w:pStyle w:val="TableText"/>
            </w:pPr>
            <w:r>
              <w:t>791</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0F29241C" w14:textId="77777777" w:rsidR="000751EA" w:rsidRPr="005B7BBA" w:rsidRDefault="000751EA" w:rsidP="000751EA">
            <w:pPr>
              <w:pStyle w:val="TableText"/>
            </w:pPr>
            <w:r w:rsidRPr="005B7BBA">
              <w:t xml:space="preserve">DTL AUDIT </w:t>
            </w:r>
            <w:r>
              <w:t>SUFFIX</w:t>
            </w:r>
            <w:r w:rsidRPr="005B7BBA">
              <w:t xml:space="preserve"> 10</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85AF78D" w14:textId="18507AEF" w:rsidR="000751EA" w:rsidRPr="005B7BBA" w:rsidRDefault="000751EA" w:rsidP="000751EA">
            <w:pPr>
              <w:pStyle w:val="TableText"/>
            </w:pPr>
            <w:r w:rsidRPr="005B7BBA">
              <w:t>:P:IDR-</w:t>
            </w:r>
            <w:hyperlink r:id="rId1392" w:history="1">
              <w:r w:rsidRPr="008C5C23">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4D7AA9A" w14:textId="77777777" w:rsidR="000751EA" w:rsidRDefault="000751EA" w:rsidP="000751EA">
            <w:pPr>
              <w:pStyle w:val="TableText"/>
              <w:rPr>
                <w:rFonts w:cs="Arial"/>
                <w:color w:val="000000"/>
              </w:rPr>
            </w:pPr>
            <w:r w:rsidRPr="00994056">
              <w:rPr>
                <w:rFonts w:cs="Arial"/>
                <w:color w:val="000000"/>
              </w:rPr>
              <w:t>Audit indicator</w:t>
            </w:r>
          </w:p>
          <w:p w14:paraId="30B88946"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277062B"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28971C8B" w14:textId="77777777" w:rsidR="00BF1546" w:rsidRPr="00D439B3" w:rsidRDefault="00BF1546" w:rsidP="00BF1546">
            <w:pPr>
              <w:pStyle w:val="TableText"/>
              <w:rPr>
                <w:rFonts w:cs="Arial"/>
              </w:rPr>
            </w:pPr>
            <w:r w:rsidRPr="0042502A">
              <w:rPr>
                <w:rFonts w:cs="Arial"/>
                <w:b/>
              </w:rPr>
              <w:t>Valid Values:</w:t>
            </w:r>
          </w:p>
          <w:p w14:paraId="1B345AE4" w14:textId="77777777" w:rsidR="000751EA" w:rsidRDefault="000751EA" w:rsidP="00245396">
            <w:pPr>
              <w:pStyle w:val="TableTextBullet"/>
            </w:pPr>
            <w:r>
              <w:t>A, B, C, K – Audit</w:t>
            </w:r>
          </w:p>
          <w:p w14:paraId="428FAA4E" w14:textId="77777777" w:rsidR="000751EA" w:rsidRDefault="000751EA" w:rsidP="00245396">
            <w:pPr>
              <w:pStyle w:val="TableTextBullet"/>
            </w:pPr>
            <w:r>
              <w:t>H, I, J, M – Header edit</w:t>
            </w:r>
          </w:p>
          <w:p w14:paraId="1C854522"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3FB9F82D"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5C72B37B"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375C6D6B"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6FDE85BF" w14:textId="77777777" w:rsidR="000751EA" w:rsidRPr="005B7BBA" w:rsidRDefault="000751EA" w:rsidP="000751EA">
            <w:pPr>
              <w:pStyle w:val="TableText"/>
            </w:pPr>
            <w:r w:rsidRPr="005B7BBA">
              <w:t>X</w:t>
            </w:r>
          </w:p>
        </w:tc>
      </w:tr>
      <w:tr w:rsidR="00E65BC4" w14:paraId="0003F74E"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07E7A20" w14:textId="77777777" w:rsidR="000751EA" w:rsidRPr="005B7BBA" w:rsidRDefault="000751EA" w:rsidP="000751EA">
            <w:pPr>
              <w:pStyle w:val="TableText"/>
            </w:pPr>
            <w:r>
              <w:t>792</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0F1FD154" w14:textId="77777777" w:rsidR="000751EA" w:rsidRPr="005B7BBA" w:rsidRDefault="000751EA" w:rsidP="000751EA">
            <w:pPr>
              <w:pStyle w:val="TableText"/>
            </w:pPr>
            <w:r w:rsidRPr="005B7BBA">
              <w:t>DTL AUDIT DISP 10</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52AE43BB" w14:textId="35786652" w:rsidR="000751EA" w:rsidRPr="005B7BBA" w:rsidRDefault="000751EA" w:rsidP="000751EA">
            <w:pPr>
              <w:pStyle w:val="TableText"/>
            </w:pPr>
            <w:r w:rsidRPr="005B7BBA">
              <w:t>:P:IDR-</w:t>
            </w:r>
            <w:hyperlink r:id="rId1393" w:history="1">
              <w:r w:rsidRPr="008C5C23">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2693577" w14:textId="77777777" w:rsidR="000751EA" w:rsidRDefault="000751EA" w:rsidP="000751EA">
            <w:pPr>
              <w:pStyle w:val="TableText"/>
            </w:pPr>
            <w:r w:rsidRPr="005B7BBA">
              <w:t>Audit disposition</w:t>
            </w:r>
          </w:p>
          <w:p w14:paraId="1934CDD4" w14:textId="1494E450" w:rsidR="000751EA" w:rsidRPr="005B7BBA" w:rsidRDefault="000751EA" w:rsidP="00BF1546">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sidRPr="00AE2BA3">
              <w:rPr>
                <w:rFonts w:cs="Arial"/>
                <w:color w:val="000000"/>
              </w:rPr>
              <w:t xml:space="preserve"> specific to the affiliated audit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19C90F51"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515D63FA"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06D14797"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25B41033"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07DE2BAE"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713E59B2" w14:textId="77777777" w:rsidR="000751EA" w:rsidRPr="005B7BBA" w:rsidRDefault="000751EA" w:rsidP="000751EA">
            <w:pPr>
              <w:pStyle w:val="TableText"/>
            </w:pPr>
            <w:r w:rsidRPr="005B7BBA">
              <w:t>X</w:t>
            </w:r>
          </w:p>
        </w:tc>
      </w:tr>
      <w:tr w:rsidR="00E65BC4" w14:paraId="53F58CA1"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33325B5" w14:textId="75E0DADF" w:rsidR="000751EA" w:rsidRPr="005B7BBA" w:rsidRDefault="000751EA" w:rsidP="000751EA">
            <w:pPr>
              <w:pStyle w:val="TableText"/>
            </w:pPr>
            <w:r>
              <w:t>793</w:t>
            </w:r>
            <w:r w:rsidR="005B7717">
              <w:t xml:space="preserve"> – </w:t>
            </w:r>
            <w:r>
              <w:t>795</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C3A5756" w14:textId="77777777" w:rsidR="000751EA" w:rsidRPr="005B7BBA" w:rsidRDefault="000751EA" w:rsidP="000751EA">
            <w:pPr>
              <w:pStyle w:val="TableText"/>
            </w:pPr>
            <w:r w:rsidRPr="005B7BBA">
              <w:t>DTL AUDIT NUMBER 11</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53569F3" w14:textId="2485DF3C" w:rsidR="000751EA" w:rsidRPr="005B7BBA" w:rsidRDefault="000751EA" w:rsidP="000751EA">
            <w:pPr>
              <w:pStyle w:val="TableText"/>
            </w:pPr>
            <w:r w:rsidRPr="005B7BBA">
              <w:t>:P:IDR-</w:t>
            </w:r>
            <w:hyperlink r:id="rId1394" w:history="1">
              <w:r w:rsidRPr="008C5C23">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D2E806C" w14:textId="77777777" w:rsidR="000751EA" w:rsidRDefault="000751EA" w:rsidP="000751EA">
            <w:pPr>
              <w:pStyle w:val="TableText"/>
            </w:pPr>
            <w:r w:rsidRPr="005B7BBA">
              <w:t>Audit number</w:t>
            </w:r>
          </w:p>
          <w:p w14:paraId="1C016D81"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DD29F2A"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430FC08"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3641766E"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0869244B"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44A20BEA"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17AFF277" w14:textId="77777777" w:rsidR="000751EA" w:rsidRPr="005B7BBA" w:rsidRDefault="000751EA" w:rsidP="000751EA">
            <w:pPr>
              <w:pStyle w:val="TableText"/>
            </w:pPr>
            <w:r w:rsidRPr="005B7BBA">
              <w:t>X</w:t>
            </w:r>
          </w:p>
        </w:tc>
      </w:tr>
      <w:tr w:rsidR="00E65BC4" w14:paraId="4FFA55A2"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E20EEAF" w14:textId="77777777" w:rsidR="000751EA" w:rsidRPr="005B7BBA" w:rsidRDefault="000751EA" w:rsidP="000751EA">
            <w:pPr>
              <w:pStyle w:val="TableText"/>
            </w:pPr>
            <w:r>
              <w:t>796</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20715C29" w14:textId="77777777" w:rsidR="000751EA" w:rsidRPr="005B7BBA" w:rsidRDefault="000751EA" w:rsidP="000751EA">
            <w:pPr>
              <w:pStyle w:val="TableText"/>
            </w:pPr>
            <w:r w:rsidRPr="005B7BBA">
              <w:t xml:space="preserve">DTL AUDIT </w:t>
            </w:r>
            <w:r>
              <w:t>SUFFIX</w:t>
            </w:r>
            <w:r w:rsidRPr="005B7BBA">
              <w:t xml:space="preserve"> 11</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7E9474B" w14:textId="119B4976" w:rsidR="000751EA" w:rsidRPr="005B7BBA" w:rsidRDefault="000751EA" w:rsidP="000751EA">
            <w:pPr>
              <w:pStyle w:val="TableText"/>
            </w:pPr>
            <w:r w:rsidRPr="005B7BBA">
              <w:t>:P:IDR-</w:t>
            </w:r>
            <w:hyperlink r:id="rId1395" w:history="1">
              <w:r w:rsidRPr="008C5C23">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0B60DD25" w14:textId="77777777" w:rsidR="000751EA" w:rsidRDefault="000751EA" w:rsidP="000751EA">
            <w:pPr>
              <w:pStyle w:val="TableText"/>
              <w:rPr>
                <w:rFonts w:cs="Arial"/>
                <w:color w:val="000000"/>
              </w:rPr>
            </w:pPr>
            <w:r w:rsidRPr="00994056">
              <w:rPr>
                <w:rFonts w:cs="Arial"/>
                <w:color w:val="000000"/>
              </w:rPr>
              <w:t>Audit indicator</w:t>
            </w:r>
          </w:p>
          <w:p w14:paraId="1E108034"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A13015C"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13837644" w14:textId="77777777" w:rsidR="00BF1546" w:rsidRPr="00D439B3" w:rsidRDefault="00BF1546" w:rsidP="00BF1546">
            <w:pPr>
              <w:pStyle w:val="TableText"/>
              <w:rPr>
                <w:rFonts w:cs="Arial"/>
              </w:rPr>
            </w:pPr>
            <w:r w:rsidRPr="0042502A">
              <w:rPr>
                <w:rFonts w:cs="Arial"/>
                <w:b/>
              </w:rPr>
              <w:t>Valid Values:</w:t>
            </w:r>
          </w:p>
          <w:p w14:paraId="462828A6" w14:textId="77777777" w:rsidR="000751EA" w:rsidRDefault="000751EA" w:rsidP="00245396">
            <w:pPr>
              <w:pStyle w:val="TableTextBullet"/>
            </w:pPr>
            <w:r>
              <w:t>A, B, C, K – Audit</w:t>
            </w:r>
          </w:p>
          <w:p w14:paraId="0DAC3675" w14:textId="77777777" w:rsidR="000751EA" w:rsidRDefault="000751EA" w:rsidP="00245396">
            <w:pPr>
              <w:pStyle w:val="TableTextBullet"/>
            </w:pPr>
            <w:r>
              <w:t>H, I, J, M – Header edit</w:t>
            </w:r>
          </w:p>
          <w:p w14:paraId="22B1EB4A"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1E9C45FC"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6C358EB0"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5DAFF457"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423D97EE" w14:textId="77777777" w:rsidR="000751EA" w:rsidRPr="005B7BBA" w:rsidRDefault="000751EA" w:rsidP="000751EA">
            <w:pPr>
              <w:pStyle w:val="TableText"/>
            </w:pPr>
            <w:r w:rsidRPr="005B7BBA">
              <w:t>X</w:t>
            </w:r>
          </w:p>
        </w:tc>
      </w:tr>
      <w:tr w:rsidR="00E65BC4" w14:paraId="393ACE86"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1B40F54" w14:textId="77777777" w:rsidR="000751EA" w:rsidRPr="005B7BBA" w:rsidRDefault="000751EA" w:rsidP="000751EA">
            <w:pPr>
              <w:pStyle w:val="TableText"/>
            </w:pPr>
            <w:r>
              <w:t>797</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03BCDD70" w14:textId="77777777" w:rsidR="000751EA" w:rsidRPr="005B7BBA" w:rsidRDefault="000751EA" w:rsidP="000751EA">
            <w:pPr>
              <w:pStyle w:val="TableText"/>
            </w:pPr>
            <w:r w:rsidRPr="005B7BBA">
              <w:t>DTL AUDIT DISP 11</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F87D5F2" w14:textId="68CB5242" w:rsidR="000751EA" w:rsidRPr="005B7BBA" w:rsidRDefault="000751EA" w:rsidP="000751EA">
            <w:pPr>
              <w:pStyle w:val="TableText"/>
            </w:pPr>
            <w:r w:rsidRPr="005B7BBA">
              <w:t>:P:IDR-</w:t>
            </w:r>
            <w:hyperlink r:id="rId1396" w:history="1">
              <w:r w:rsidRPr="008C5C23">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192790F7" w14:textId="77777777" w:rsidR="000751EA" w:rsidRDefault="000751EA" w:rsidP="000751EA">
            <w:pPr>
              <w:pStyle w:val="TableText"/>
            </w:pPr>
            <w:r w:rsidRPr="005B7BBA">
              <w:t>Audit disposition</w:t>
            </w:r>
          </w:p>
          <w:p w14:paraId="1DF10483" w14:textId="330949F0" w:rsidR="000751EA" w:rsidRPr="005B7BBA" w:rsidRDefault="000751EA" w:rsidP="00BF1546">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sidRPr="00AE2BA3">
              <w:rPr>
                <w:rFonts w:cs="Arial"/>
                <w:color w:val="000000"/>
              </w:rPr>
              <w:t xml:space="preserve"> specific to the affiliated audit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4246D295"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3209726D"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2F778056"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16833AB0"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436F2470"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19D5C6DD" w14:textId="77777777" w:rsidR="000751EA" w:rsidRPr="005B7BBA" w:rsidRDefault="000751EA" w:rsidP="000751EA">
            <w:pPr>
              <w:pStyle w:val="TableText"/>
            </w:pPr>
            <w:r w:rsidRPr="005B7BBA">
              <w:t>X</w:t>
            </w:r>
          </w:p>
        </w:tc>
      </w:tr>
      <w:tr w:rsidR="00E65BC4" w14:paraId="2B6AE7C7"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011B409" w14:textId="146ACC0E" w:rsidR="000751EA" w:rsidRPr="005B7BBA" w:rsidRDefault="000751EA" w:rsidP="000751EA">
            <w:pPr>
              <w:pStyle w:val="TableText"/>
            </w:pPr>
            <w:r>
              <w:t>798</w:t>
            </w:r>
            <w:r w:rsidR="005B7717">
              <w:t xml:space="preserve"> – </w:t>
            </w:r>
            <w:r>
              <w:t>800</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62349070" w14:textId="77777777" w:rsidR="000751EA" w:rsidRPr="005B7BBA" w:rsidRDefault="000751EA" w:rsidP="000751EA">
            <w:pPr>
              <w:pStyle w:val="TableText"/>
            </w:pPr>
            <w:r w:rsidRPr="005B7BBA">
              <w:t>DTL AUDIT NUMBER 12</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15960A5B" w14:textId="641769AE" w:rsidR="000751EA" w:rsidRPr="005B7BBA" w:rsidRDefault="000751EA" w:rsidP="000751EA">
            <w:pPr>
              <w:pStyle w:val="TableText"/>
            </w:pPr>
            <w:r w:rsidRPr="005B7BBA">
              <w:t>:P:IDR-</w:t>
            </w:r>
            <w:hyperlink r:id="rId1397" w:history="1">
              <w:r w:rsidRPr="008C5C23">
                <w:rPr>
                  <w:rStyle w:val="Hyperlink"/>
                </w:rPr>
                <w:t>K-AUDIT-NUM</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38180D97" w14:textId="77777777" w:rsidR="000751EA" w:rsidRDefault="000751EA" w:rsidP="000751EA">
            <w:pPr>
              <w:pStyle w:val="TableText"/>
            </w:pPr>
            <w:r w:rsidRPr="005B7BBA">
              <w:t>Audit number</w:t>
            </w:r>
          </w:p>
          <w:p w14:paraId="0DCE2D1B" w14:textId="77777777" w:rsidR="000751EA" w:rsidRPr="005B7BBA" w:rsidRDefault="000751EA" w:rsidP="000751EA">
            <w:pPr>
              <w:pStyle w:val="TableText"/>
            </w:pPr>
            <w:r>
              <w:rPr>
                <w:rFonts w:cs="Arial"/>
                <w:color w:val="000000"/>
              </w:rPr>
              <w:t>C</w:t>
            </w:r>
            <w:r w:rsidRPr="00524270">
              <w:rPr>
                <w:rFonts w:cs="Arial"/>
                <w:color w:val="000000"/>
              </w:rPr>
              <w:t>ontains the audit code number for the claim cutback</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39A510B8" w14:textId="77777777" w:rsidR="000751EA" w:rsidRPr="005B7BBA" w:rsidRDefault="000751EA" w:rsidP="000751EA">
            <w:pPr>
              <w:pStyle w:val="TableText"/>
            </w:pPr>
            <w:r w:rsidRPr="005B7BBA">
              <w:t>3 N</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C7F2742"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0511BC3D" w14:textId="77777777" w:rsidR="000751EA" w:rsidRPr="005B7BBA" w:rsidRDefault="000751EA" w:rsidP="000751EA">
            <w:pPr>
              <w:pStyle w:val="TableText"/>
            </w:pPr>
            <w:r>
              <w:t>Zeros</w:t>
            </w:r>
          </w:p>
        </w:tc>
        <w:tc>
          <w:tcPr>
            <w:tcW w:w="441" w:type="dxa"/>
            <w:tcBorders>
              <w:top w:val="single" w:sz="6" w:space="0" w:color="auto"/>
              <w:left w:val="single" w:sz="6" w:space="0" w:color="auto"/>
              <w:bottom w:val="single" w:sz="6" w:space="0" w:color="auto"/>
              <w:right w:val="single" w:sz="6" w:space="0" w:color="auto"/>
            </w:tcBorders>
          </w:tcPr>
          <w:p w14:paraId="146F188D"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050D8908"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734EA709" w14:textId="77777777" w:rsidR="000751EA" w:rsidRPr="005B7BBA" w:rsidRDefault="000751EA" w:rsidP="000751EA">
            <w:pPr>
              <w:pStyle w:val="TableText"/>
            </w:pPr>
            <w:r w:rsidRPr="005B7BBA">
              <w:t>X</w:t>
            </w:r>
          </w:p>
        </w:tc>
      </w:tr>
      <w:tr w:rsidR="00E65BC4" w14:paraId="7F9EE6A8"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F4A7929" w14:textId="77777777" w:rsidR="000751EA" w:rsidRPr="005B7BBA" w:rsidRDefault="000751EA" w:rsidP="000751EA">
            <w:pPr>
              <w:pStyle w:val="TableText"/>
            </w:pPr>
            <w:r>
              <w:t>801</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2716F8C1" w14:textId="77777777" w:rsidR="000751EA" w:rsidRPr="005B7BBA" w:rsidRDefault="000751EA" w:rsidP="000751EA">
            <w:pPr>
              <w:pStyle w:val="TableText"/>
            </w:pPr>
            <w:r w:rsidRPr="005B7BBA">
              <w:t xml:space="preserve">DTL AUDIT </w:t>
            </w:r>
            <w:r>
              <w:t>SUFFIX</w:t>
            </w:r>
            <w:r w:rsidRPr="005B7BBA">
              <w:t xml:space="preserve"> 12</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3751DC4E" w14:textId="7A7D1262" w:rsidR="000751EA" w:rsidRPr="005B7BBA" w:rsidRDefault="000751EA" w:rsidP="000751EA">
            <w:pPr>
              <w:pStyle w:val="TableText"/>
            </w:pPr>
            <w:r w:rsidRPr="005B7BBA">
              <w:t>:P:IDR-</w:t>
            </w:r>
            <w:hyperlink r:id="rId1398" w:history="1">
              <w:r w:rsidRPr="008C5C23">
                <w:rPr>
                  <w:rStyle w:val="Hyperlink"/>
                </w:rPr>
                <w:t>K-AUDIT-IND</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5A7D6E28" w14:textId="77777777" w:rsidR="000751EA" w:rsidRDefault="000751EA" w:rsidP="000751EA">
            <w:pPr>
              <w:pStyle w:val="TableText"/>
              <w:rPr>
                <w:rFonts w:cs="Arial"/>
                <w:color w:val="000000"/>
              </w:rPr>
            </w:pPr>
            <w:r w:rsidRPr="00994056">
              <w:rPr>
                <w:rFonts w:cs="Arial"/>
                <w:color w:val="000000"/>
              </w:rPr>
              <w:t>Audit indicator</w:t>
            </w:r>
          </w:p>
          <w:p w14:paraId="18F7DBDC" w14:textId="77777777" w:rsidR="000751EA" w:rsidRPr="005B7BBA" w:rsidRDefault="000751EA" w:rsidP="000751EA">
            <w:pPr>
              <w:pStyle w:val="TableText"/>
            </w:pPr>
            <w:r w:rsidRPr="00994056">
              <w:rPr>
                <w:rFonts w:cs="Arial"/>
                <w:color w:val="000000"/>
              </w:rPr>
              <w:t>Indicates if the code in the K-AUDIT-NUM field refers to an audit, header record edit, or a claim detail edit</w:t>
            </w:r>
            <w:r>
              <w:rPr>
                <w:rFonts w:cs="Arial"/>
                <w:color w:val="000000"/>
              </w:rPr>
              <w:t>.</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77BA4CE7"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05F1B24A" w14:textId="77777777" w:rsidR="00BF1546" w:rsidRPr="00D439B3" w:rsidRDefault="00BF1546" w:rsidP="00BF1546">
            <w:pPr>
              <w:pStyle w:val="TableText"/>
              <w:rPr>
                <w:rFonts w:cs="Arial"/>
              </w:rPr>
            </w:pPr>
            <w:r w:rsidRPr="0042502A">
              <w:rPr>
                <w:rFonts w:cs="Arial"/>
                <w:b/>
              </w:rPr>
              <w:t>Valid Values:</w:t>
            </w:r>
          </w:p>
          <w:p w14:paraId="41252CC9" w14:textId="77777777" w:rsidR="000751EA" w:rsidRDefault="000751EA" w:rsidP="00245396">
            <w:pPr>
              <w:pStyle w:val="TableTextBullet"/>
            </w:pPr>
            <w:r>
              <w:t>A, B, C, K – Audit</w:t>
            </w:r>
          </w:p>
          <w:p w14:paraId="4A33E007" w14:textId="77777777" w:rsidR="000751EA" w:rsidRDefault="000751EA" w:rsidP="00245396">
            <w:pPr>
              <w:pStyle w:val="TableTextBullet"/>
            </w:pPr>
            <w:r>
              <w:t>H, I, J, M – Header edit</w:t>
            </w:r>
          </w:p>
          <w:p w14:paraId="4326518C" w14:textId="77777777" w:rsidR="000751EA" w:rsidRPr="005B7BBA" w:rsidRDefault="000751EA" w:rsidP="00245396">
            <w:pPr>
              <w:pStyle w:val="TableTextBullet"/>
            </w:pPr>
            <w:r>
              <w:t>D, F, G, L – Detail edit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30133C01"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6CF1CB87"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1319D9BB"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61C28CC2" w14:textId="77777777" w:rsidR="000751EA" w:rsidRPr="005B7BBA" w:rsidRDefault="000751EA" w:rsidP="000751EA">
            <w:pPr>
              <w:pStyle w:val="TableText"/>
            </w:pPr>
            <w:r w:rsidRPr="005B7BBA">
              <w:t>X</w:t>
            </w:r>
          </w:p>
        </w:tc>
      </w:tr>
      <w:tr w:rsidR="00E65BC4" w14:paraId="5F97B915" w14:textId="77777777" w:rsidTr="00333F50">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E03C8B9" w14:textId="77777777" w:rsidR="000751EA" w:rsidRPr="005B7BBA" w:rsidRDefault="000751EA" w:rsidP="000751EA">
            <w:pPr>
              <w:pStyle w:val="TableText"/>
            </w:pPr>
            <w:r>
              <w:t>802</w:t>
            </w:r>
          </w:p>
        </w:tc>
        <w:tc>
          <w:tcPr>
            <w:tcW w:w="2250" w:type="dxa"/>
            <w:tcBorders>
              <w:top w:val="single" w:sz="6" w:space="0" w:color="auto"/>
              <w:left w:val="single" w:sz="6" w:space="0" w:color="auto"/>
              <w:bottom w:val="single" w:sz="6" w:space="0" w:color="auto"/>
              <w:right w:val="single" w:sz="6" w:space="0" w:color="auto"/>
            </w:tcBorders>
            <w:tcMar>
              <w:left w:w="58" w:type="dxa"/>
              <w:right w:w="58" w:type="dxa"/>
            </w:tcMar>
          </w:tcPr>
          <w:p w14:paraId="42382744" w14:textId="77777777" w:rsidR="000751EA" w:rsidRPr="005B7BBA" w:rsidRDefault="000751EA" w:rsidP="000751EA">
            <w:pPr>
              <w:pStyle w:val="TableText"/>
            </w:pPr>
            <w:r w:rsidRPr="005B7BBA">
              <w:t>DTL AUDIT DISP 12</w:t>
            </w:r>
          </w:p>
        </w:tc>
        <w:tc>
          <w:tcPr>
            <w:tcW w:w="2970" w:type="dxa"/>
            <w:tcBorders>
              <w:top w:val="single" w:sz="6" w:space="0" w:color="auto"/>
              <w:left w:val="single" w:sz="6" w:space="0" w:color="auto"/>
              <w:bottom w:val="single" w:sz="6" w:space="0" w:color="auto"/>
              <w:right w:val="single" w:sz="6" w:space="0" w:color="auto"/>
            </w:tcBorders>
            <w:tcMar>
              <w:left w:w="58" w:type="dxa"/>
              <w:right w:w="58" w:type="dxa"/>
            </w:tcMar>
          </w:tcPr>
          <w:p w14:paraId="7F472F2B" w14:textId="018BDBC2" w:rsidR="000751EA" w:rsidRPr="005B7BBA" w:rsidRDefault="000751EA" w:rsidP="000751EA">
            <w:pPr>
              <w:pStyle w:val="TableText"/>
            </w:pPr>
            <w:r w:rsidRPr="005B7BBA">
              <w:t>:P:IDR-</w:t>
            </w:r>
            <w:hyperlink r:id="rId1399" w:history="1">
              <w:r w:rsidRPr="008C5C23">
                <w:rPr>
                  <w:rStyle w:val="Hyperlink"/>
                </w:rPr>
                <w:t>K-AUDIT-DISP</w:t>
              </w:r>
            </w:hyperlink>
          </w:p>
        </w:tc>
        <w:tc>
          <w:tcPr>
            <w:tcW w:w="2700" w:type="dxa"/>
            <w:tcBorders>
              <w:top w:val="single" w:sz="6" w:space="0" w:color="auto"/>
              <w:left w:val="single" w:sz="6" w:space="0" w:color="auto"/>
              <w:bottom w:val="single" w:sz="6" w:space="0" w:color="auto"/>
              <w:right w:val="single" w:sz="6" w:space="0" w:color="auto"/>
            </w:tcBorders>
            <w:tcMar>
              <w:left w:w="58" w:type="dxa"/>
              <w:right w:w="58" w:type="dxa"/>
            </w:tcMar>
          </w:tcPr>
          <w:p w14:paraId="68E99229" w14:textId="77777777" w:rsidR="000751EA" w:rsidRDefault="000751EA" w:rsidP="000751EA">
            <w:pPr>
              <w:pStyle w:val="TableText"/>
            </w:pPr>
            <w:r w:rsidRPr="005B7BBA">
              <w:t>Audit disposition</w:t>
            </w:r>
          </w:p>
          <w:p w14:paraId="63990D61" w14:textId="6E8D8595" w:rsidR="000751EA" w:rsidRPr="005B7BBA" w:rsidRDefault="000751EA" w:rsidP="00BF1546">
            <w:pPr>
              <w:pStyle w:val="TableText"/>
            </w:pPr>
            <w:r>
              <w:rPr>
                <w:rFonts w:cs="Arial"/>
                <w:color w:val="000000"/>
              </w:rPr>
              <w:t>C</w:t>
            </w:r>
            <w:r w:rsidRPr="00AE2BA3">
              <w:rPr>
                <w:rFonts w:cs="Arial"/>
                <w:color w:val="000000"/>
              </w:rPr>
              <w:t xml:space="preserve">arries the disposition code associated with the first SCC audit code contained on the claim. These values are assigned by the </w:t>
            </w:r>
            <w:r>
              <w:t>MAC</w:t>
            </w:r>
            <w:r w:rsidRPr="00AE2BA3">
              <w:rPr>
                <w:rFonts w:cs="Arial"/>
                <w:color w:val="000000"/>
              </w:rPr>
              <w:t xml:space="preserve"> specific to the affiliated audit code.</w:t>
            </w:r>
          </w:p>
        </w:tc>
        <w:tc>
          <w:tcPr>
            <w:tcW w:w="1170" w:type="dxa"/>
            <w:tcBorders>
              <w:top w:val="single" w:sz="6" w:space="0" w:color="auto"/>
              <w:left w:val="single" w:sz="6" w:space="0" w:color="auto"/>
              <w:bottom w:val="single" w:sz="6" w:space="0" w:color="auto"/>
              <w:right w:val="single" w:sz="6" w:space="0" w:color="auto"/>
            </w:tcBorders>
            <w:tcMar>
              <w:left w:w="58" w:type="dxa"/>
              <w:right w:w="58" w:type="dxa"/>
            </w:tcMar>
          </w:tcPr>
          <w:p w14:paraId="01A31DF4" w14:textId="77777777" w:rsidR="000751EA" w:rsidRPr="005B7BBA" w:rsidRDefault="000751EA" w:rsidP="000751EA">
            <w:pPr>
              <w:pStyle w:val="TableText"/>
            </w:pPr>
            <w:r w:rsidRPr="005B7BBA">
              <w:t>1 C</w:t>
            </w:r>
          </w:p>
        </w:tc>
        <w:tc>
          <w:tcPr>
            <w:tcW w:w="2340" w:type="dxa"/>
            <w:tcBorders>
              <w:top w:val="single" w:sz="6" w:space="0" w:color="auto"/>
              <w:left w:val="single" w:sz="6" w:space="0" w:color="auto"/>
              <w:bottom w:val="single" w:sz="6" w:space="0" w:color="auto"/>
              <w:right w:val="single" w:sz="6" w:space="0" w:color="auto"/>
            </w:tcBorders>
            <w:tcMar>
              <w:left w:w="58" w:type="dxa"/>
              <w:right w:w="58" w:type="dxa"/>
            </w:tcMar>
          </w:tcPr>
          <w:p w14:paraId="69C0D9B4"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tcMar>
              <w:left w:w="58" w:type="dxa"/>
              <w:right w:w="58" w:type="dxa"/>
            </w:tcMar>
          </w:tcPr>
          <w:p w14:paraId="266CB3D9" w14:textId="77777777" w:rsidR="000751EA" w:rsidRPr="005B7BBA" w:rsidRDefault="000751EA" w:rsidP="000751EA">
            <w:pPr>
              <w:pStyle w:val="TableText"/>
            </w:pPr>
            <w:r>
              <w:t>Spaces</w:t>
            </w:r>
          </w:p>
        </w:tc>
        <w:tc>
          <w:tcPr>
            <w:tcW w:w="441" w:type="dxa"/>
            <w:tcBorders>
              <w:top w:val="single" w:sz="6" w:space="0" w:color="auto"/>
              <w:left w:val="single" w:sz="6" w:space="0" w:color="auto"/>
              <w:bottom w:val="single" w:sz="6" w:space="0" w:color="auto"/>
              <w:right w:val="single" w:sz="6" w:space="0" w:color="auto"/>
            </w:tcBorders>
          </w:tcPr>
          <w:p w14:paraId="333C4886"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tcPr>
          <w:p w14:paraId="2AB71B77" w14:textId="77777777" w:rsidR="000751EA" w:rsidRPr="005B7BBA" w:rsidRDefault="000751EA" w:rsidP="000751EA">
            <w:pPr>
              <w:pStyle w:val="TableText"/>
            </w:pPr>
            <w:r>
              <w:t>X</w:t>
            </w:r>
          </w:p>
        </w:tc>
        <w:tc>
          <w:tcPr>
            <w:tcW w:w="442" w:type="dxa"/>
            <w:gridSpan w:val="2"/>
            <w:tcBorders>
              <w:top w:val="single" w:sz="6" w:space="0" w:color="auto"/>
              <w:left w:val="single" w:sz="6" w:space="0" w:color="auto"/>
              <w:bottom w:val="single" w:sz="6" w:space="0" w:color="auto"/>
              <w:right w:val="single" w:sz="6" w:space="0" w:color="auto"/>
            </w:tcBorders>
          </w:tcPr>
          <w:p w14:paraId="4DA57574" w14:textId="77777777" w:rsidR="000751EA" w:rsidRPr="005B7BBA" w:rsidRDefault="000751EA" w:rsidP="000751EA">
            <w:pPr>
              <w:pStyle w:val="TableText"/>
            </w:pPr>
            <w:r w:rsidRPr="005B7BBA">
              <w:t>X</w:t>
            </w:r>
          </w:p>
        </w:tc>
      </w:tr>
      <w:tr w:rsidR="00E65BC4" w14:paraId="116AFA06" w14:textId="77777777" w:rsidTr="00333F50">
        <w:trPr>
          <w:cantSplit/>
        </w:trPr>
        <w:tc>
          <w:tcPr>
            <w:tcW w:w="802"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5AA44194" w14:textId="39F26370" w:rsidR="000751EA" w:rsidRPr="005B7BBA" w:rsidRDefault="005B7717" w:rsidP="000751EA">
            <w:pPr>
              <w:pStyle w:val="TableText"/>
            </w:pPr>
            <w:r>
              <w:t xml:space="preserve"> – </w:t>
            </w:r>
          </w:p>
        </w:tc>
        <w:tc>
          <w:tcPr>
            <w:tcW w:w="225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6A74BAA2" w14:textId="77777777" w:rsidR="000751EA" w:rsidRPr="005B7BBA" w:rsidRDefault="000751EA" w:rsidP="000751EA">
            <w:pPr>
              <w:pStyle w:val="TableText"/>
            </w:pPr>
            <w:r>
              <w:t>-</w:t>
            </w:r>
          </w:p>
        </w:tc>
        <w:tc>
          <w:tcPr>
            <w:tcW w:w="29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1B28B9F6" w14:textId="77777777" w:rsidR="000751EA" w:rsidRPr="005B7BBA" w:rsidRDefault="000751EA" w:rsidP="000751EA">
            <w:pPr>
              <w:pStyle w:val="TableText"/>
            </w:pPr>
            <w:r>
              <w:t>-</w:t>
            </w:r>
          </w:p>
        </w:tc>
        <w:tc>
          <w:tcPr>
            <w:tcW w:w="270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0472D56F" w14:textId="77777777" w:rsidR="000751EA" w:rsidRPr="00BF1546" w:rsidRDefault="000751EA" w:rsidP="000751EA">
            <w:pPr>
              <w:pStyle w:val="TableText"/>
              <w:rPr>
                <w:b/>
              </w:rPr>
            </w:pPr>
            <w:r w:rsidRPr="00BF1546">
              <w:rPr>
                <w:b/>
              </w:rPr>
              <w:t>End of Audits Failed</w:t>
            </w:r>
          </w:p>
        </w:tc>
        <w:tc>
          <w:tcPr>
            <w:tcW w:w="117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4472A63E" w14:textId="77777777" w:rsidR="000751EA" w:rsidRPr="005B7BBA" w:rsidRDefault="000751EA" w:rsidP="000751EA">
            <w:pPr>
              <w:pStyle w:val="TableText"/>
            </w:pPr>
            <w:r>
              <w:t>-</w:t>
            </w:r>
          </w:p>
        </w:tc>
        <w:tc>
          <w:tcPr>
            <w:tcW w:w="2340"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7D6064B9" w14:textId="77777777" w:rsidR="000751EA" w:rsidRPr="005B7BBA" w:rsidRDefault="000751EA" w:rsidP="000751EA">
            <w:pPr>
              <w:pStyle w:val="TableText"/>
            </w:pPr>
            <w:r>
              <w:t>-</w:t>
            </w:r>
          </w:p>
        </w:tc>
        <w:tc>
          <w:tcPr>
            <w:tcW w:w="827" w:type="dxa"/>
            <w:tcBorders>
              <w:top w:val="single" w:sz="6" w:space="0" w:color="auto"/>
              <w:left w:val="single" w:sz="6" w:space="0" w:color="auto"/>
              <w:bottom w:val="single" w:sz="6" w:space="0" w:color="auto"/>
              <w:right w:val="single" w:sz="6" w:space="0" w:color="auto"/>
            </w:tcBorders>
            <w:shd w:val="clear" w:color="auto" w:fill="FFFFFF"/>
            <w:tcMar>
              <w:left w:w="58" w:type="dxa"/>
              <w:right w:w="58" w:type="dxa"/>
            </w:tcMar>
          </w:tcPr>
          <w:p w14:paraId="760502FE" w14:textId="77777777" w:rsidR="000751EA" w:rsidRPr="005B7BBA" w:rsidRDefault="000751EA" w:rsidP="000751EA">
            <w:pPr>
              <w:pStyle w:val="TableText"/>
            </w:pPr>
            <w:r>
              <w:t>-</w:t>
            </w:r>
          </w:p>
        </w:tc>
        <w:tc>
          <w:tcPr>
            <w:tcW w:w="441" w:type="dxa"/>
            <w:tcBorders>
              <w:top w:val="single" w:sz="6" w:space="0" w:color="auto"/>
              <w:left w:val="single" w:sz="6" w:space="0" w:color="auto"/>
              <w:bottom w:val="single" w:sz="6" w:space="0" w:color="auto"/>
              <w:right w:val="single" w:sz="6" w:space="0" w:color="auto"/>
            </w:tcBorders>
            <w:shd w:val="clear" w:color="auto" w:fill="FFFFFF"/>
          </w:tcPr>
          <w:p w14:paraId="3950B8CB" w14:textId="77777777" w:rsidR="000751EA" w:rsidRPr="005B7BBA" w:rsidRDefault="000751EA" w:rsidP="000751EA">
            <w:pPr>
              <w:pStyle w:val="TableText"/>
            </w:pPr>
            <w:r>
              <w:t>-</w:t>
            </w:r>
          </w:p>
        </w:tc>
        <w:tc>
          <w:tcPr>
            <w:tcW w:w="442" w:type="dxa"/>
            <w:tcBorders>
              <w:top w:val="single" w:sz="6" w:space="0" w:color="auto"/>
              <w:left w:val="single" w:sz="6" w:space="0" w:color="auto"/>
              <w:bottom w:val="single" w:sz="6" w:space="0" w:color="auto"/>
              <w:right w:val="single" w:sz="6" w:space="0" w:color="auto"/>
            </w:tcBorders>
            <w:shd w:val="clear" w:color="auto" w:fill="FFFFFF"/>
          </w:tcPr>
          <w:p w14:paraId="68CE1A96" w14:textId="77777777" w:rsidR="000751EA" w:rsidRPr="005B7BBA" w:rsidRDefault="000751EA" w:rsidP="000751EA">
            <w:pPr>
              <w:pStyle w:val="TableText"/>
            </w:pPr>
            <w:r>
              <w:t>-</w:t>
            </w:r>
          </w:p>
        </w:tc>
        <w:tc>
          <w:tcPr>
            <w:tcW w:w="442" w:type="dxa"/>
            <w:gridSpan w:val="2"/>
            <w:tcBorders>
              <w:top w:val="single" w:sz="6" w:space="0" w:color="auto"/>
              <w:left w:val="single" w:sz="6" w:space="0" w:color="auto"/>
              <w:bottom w:val="single" w:sz="6" w:space="0" w:color="auto"/>
              <w:right w:val="single" w:sz="6" w:space="0" w:color="auto"/>
            </w:tcBorders>
            <w:shd w:val="clear" w:color="auto" w:fill="FFFFFF"/>
          </w:tcPr>
          <w:p w14:paraId="45DEDA56" w14:textId="77777777" w:rsidR="000751EA" w:rsidRPr="005B7BBA" w:rsidRDefault="000751EA" w:rsidP="000751EA">
            <w:pPr>
              <w:pStyle w:val="TableText"/>
            </w:pPr>
            <w:r>
              <w:t>-</w:t>
            </w:r>
          </w:p>
        </w:tc>
      </w:tr>
    </w:tbl>
    <w:p w14:paraId="12E1A6F9" w14:textId="092285EE" w:rsidR="00D1384A" w:rsidRPr="003F4CA9" w:rsidRDefault="00D1384A" w:rsidP="00D1384A">
      <w:hyperlink w:anchor="_top" w:history="1">
        <w:r w:rsidRPr="003F4CA9">
          <w:rPr>
            <w:rStyle w:val="Hyperlink"/>
          </w:rPr>
          <w:t>Top</w:t>
        </w:r>
      </w:hyperlink>
    </w:p>
    <w:p w14:paraId="2C1C401E" w14:textId="183F230C" w:rsidR="00BF1546" w:rsidRPr="00004FD7" w:rsidRDefault="00BF1546" w:rsidP="000A270D">
      <w:pPr>
        <w:pStyle w:val="Caption"/>
      </w:pPr>
      <w:bookmarkStart w:id="1898" w:name="_Toc180744878"/>
      <w:r>
        <w:t xml:space="preserve">Table </w:t>
      </w:r>
      <w:r w:rsidR="007826BE">
        <w:fldChar w:fldCharType="begin"/>
      </w:r>
      <w:r w:rsidR="007826BE">
        <w:instrText xml:space="preserve"> SEQ Table \* ARABIC </w:instrText>
      </w:r>
      <w:r w:rsidR="007826BE">
        <w:fldChar w:fldCharType="separate"/>
      </w:r>
      <w:r w:rsidR="007826BE">
        <w:rPr>
          <w:noProof/>
        </w:rPr>
        <w:t>14</w:t>
      </w:r>
      <w:r w:rsidR="007826BE">
        <w:rPr>
          <w:noProof/>
        </w:rPr>
        <w:fldChar w:fldCharType="end"/>
      </w:r>
      <w:r>
        <w:t xml:space="preserve">. </w:t>
      </w:r>
      <w:r w:rsidRPr="00C85784">
        <w:t xml:space="preserve">IDR </w:t>
      </w:r>
      <w:r>
        <w:t xml:space="preserve">Claim </w:t>
      </w:r>
      <w:r w:rsidRPr="00C85784">
        <w:t xml:space="preserve">Detail </w:t>
      </w:r>
      <w:r>
        <w:t>Record</w:t>
      </w:r>
      <w:r w:rsidR="008D7CDD">
        <w:t xml:space="preserve"> Layout</w:t>
      </w:r>
      <w:r>
        <w:t xml:space="preserve"> – Fields 803 thru 1742</w:t>
      </w:r>
      <w:bookmarkEnd w:id="1898"/>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top w:w="58" w:type="dxa"/>
          <w:left w:w="115" w:type="dxa"/>
          <w:bottom w:w="58" w:type="dxa"/>
          <w:right w:w="115" w:type="dxa"/>
        </w:tblCellMar>
        <w:tblLook w:val="0000" w:firstRow="0" w:lastRow="0" w:firstColumn="0" w:lastColumn="0" w:noHBand="0" w:noVBand="0"/>
        <w:tblCaption w:val="IDR Claim Detail Record Layout – Fields 803 thru 1742"/>
        <w:tblDescription w:val="Lists position numbers. field, field name, description, format, values, no data value, and identifies Phases I, II, and III"/>
      </w:tblPr>
      <w:tblGrid>
        <w:gridCol w:w="802"/>
        <w:gridCol w:w="2179"/>
        <w:gridCol w:w="2848"/>
        <w:gridCol w:w="3073"/>
        <w:gridCol w:w="1170"/>
        <w:gridCol w:w="2160"/>
        <w:gridCol w:w="822"/>
        <w:gridCol w:w="412"/>
        <w:gridCol w:w="406"/>
        <w:gridCol w:w="503"/>
        <w:gridCol w:w="9"/>
      </w:tblGrid>
      <w:tr w:rsidR="00DA0DBC" w14:paraId="29F11059" w14:textId="77777777" w:rsidTr="00245396">
        <w:trPr>
          <w:gridAfter w:val="1"/>
          <w:wAfter w:w="9" w:type="dxa"/>
          <w:cantSplit/>
          <w:tblHeader/>
        </w:trPr>
        <w:tc>
          <w:tcPr>
            <w:tcW w:w="802" w:type="dxa"/>
            <w:shd w:val="clear" w:color="auto" w:fill="F2F2F2" w:themeFill="background1" w:themeFillShade="F2"/>
            <w:tcMar>
              <w:left w:w="58" w:type="dxa"/>
              <w:right w:w="58" w:type="dxa"/>
            </w:tcMar>
          </w:tcPr>
          <w:p w14:paraId="52D48C60" w14:textId="77777777" w:rsidR="00BF1546" w:rsidRPr="004F6784" w:rsidRDefault="00BF1546" w:rsidP="00BF1546">
            <w:pPr>
              <w:pStyle w:val="TableText"/>
              <w:rPr>
                <w:b/>
              </w:rPr>
            </w:pPr>
            <w:r w:rsidRPr="004F6784">
              <w:rPr>
                <w:b/>
              </w:rPr>
              <w:t>IDR Detail Record</w:t>
            </w:r>
          </w:p>
        </w:tc>
        <w:tc>
          <w:tcPr>
            <w:tcW w:w="2179" w:type="dxa"/>
            <w:shd w:val="clear" w:color="auto" w:fill="F2F2F2" w:themeFill="background1" w:themeFillShade="F2"/>
            <w:tcMar>
              <w:left w:w="58" w:type="dxa"/>
              <w:right w:w="58" w:type="dxa"/>
            </w:tcMar>
          </w:tcPr>
          <w:p w14:paraId="3F1A11AC" w14:textId="77777777" w:rsidR="00BF1546" w:rsidRPr="004F6784" w:rsidRDefault="00BF1546" w:rsidP="00BF1546">
            <w:pPr>
              <w:pStyle w:val="TableText"/>
              <w:rPr>
                <w:b/>
              </w:rPr>
            </w:pPr>
            <w:r w:rsidRPr="004F6784">
              <w:rPr>
                <w:b/>
              </w:rPr>
              <w:t>Field</w:t>
            </w:r>
          </w:p>
        </w:tc>
        <w:tc>
          <w:tcPr>
            <w:tcW w:w="2848" w:type="dxa"/>
            <w:shd w:val="clear" w:color="auto" w:fill="F2F2F2" w:themeFill="background1" w:themeFillShade="F2"/>
            <w:tcMar>
              <w:left w:w="58" w:type="dxa"/>
              <w:right w:w="58" w:type="dxa"/>
            </w:tcMar>
          </w:tcPr>
          <w:p w14:paraId="6624C24F" w14:textId="77777777" w:rsidR="00BF1546" w:rsidRPr="004F6784" w:rsidRDefault="00BF1546" w:rsidP="00BF1546">
            <w:pPr>
              <w:pStyle w:val="TableText"/>
              <w:rPr>
                <w:b/>
              </w:rPr>
            </w:pPr>
            <w:r w:rsidRPr="004F6784">
              <w:rPr>
                <w:b/>
              </w:rPr>
              <w:t>Field Name</w:t>
            </w:r>
          </w:p>
        </w:tc>
        <w:tc>
          <w:tcPr>
            <w:tcW w:w="3073" w:type="dxa"/>
            <w:shd w:val="clear" w:color="auto" w:fill="F2F2F2" w:themeFill="background1" w:themeFillShade="F2"/>
            <w:tcMar>
              <w:left w:w="58" w:type="dxa"/>
              <w:right w:w="58" w:type="dxa"/>
            </w:tcMar>
          </w:tcPr>
          <w:p w14:paraId="2B3F2DD6" w14:textId="77777777" w:rsidR="00BF1546" w:rsidRPr="004F6784" w:rsidRDefault="00BF1546" w:rsidP="00BF1546">
            <w:pPr>
              <w:pStyle w:val="TableText"/>
              <w:rPr>
                <w:b/>
              </w:rPr>
            </w:pPr>
            <w:r w:rsidRPr="004F6784">
              <w:rPr>
                <w:b/>
              </w:rPr>
              <w:t>Description</w:t>
            </w:r>
          </w:p>
        </w:tc>
        <w:tc>
          <w:tcPr>
            <w:tcW w:w="1170" w:type="dxa"/>
            <w:shd w:val="clear" w:color="auto" w:fill="F2F2F2" w:themeFill="background1" w:themeFillShade="F2"/>
            <w:tcMar>
              <w:left w:w="58" w:type="dxa"/>
              <w:right w:w="58" w:type="dxa"/>
            </w:tcMar>
          </w:tcPr>
          <w:p w14:paraId="31CE3C1E" w14:textId="77777777" w:rsidR="00BF1546" w:rsidRPr="004F6784" w:rsidRDefault="00BF1546" w:rsidP="00BF1546">
            <w:pPr>
              <w:pStyle w:val="TableText"/>
              <w:rPr>
                <w:b/>
                <w:caps/>
              </w:rPr>
            </w:pPr>
            <w:r w:rsidRPr="004F6784">
              <w:rPr>
                <w:b/>
              </w:rPr>
              <w:t>Format</w:t>
            </w:r>
          </w:p>
        </w:tc>
        <w:tc>
          <w:tcPr>
            <w:tcW w:w="2160" w:type="dxa"/>
            <w:shd w:val="clear" w:color="auto" w:fill="F2F2F2" w:themeFill="background1" w:themeFillShade="F2"/>
            <w:tcMar>
              <w:left w:w="58" w:type="dxa"/>
              <w:right w:w="58" w:type="dxa"/>
            </w:tcMar>
          </w:tcPr>
          <w:p w14:paraId="4FE5086A" w14:textId="77777777" w:rsidR="00BF1546" w:rsidRPr="004F6784" w:rsidRDefault="00BF1546" w:rsidP="00BF1546">
            <w:pPr>
              <w:pStyle w:val="TableText"/>
              <w:rPr>
                <w:b/>
              </w:rPr>
            </w:pPr>
            <w:r w:rsidRPr="004F6784">
              <w:rPr>
                <w:b/>
              </w:rPr>
              <w:t>Values</w:t>
            </w:r>
          </w:p>
        </w:tc>
        <w:tc>
          <w:tcPr>
            <w:tcW w:w="822" w:type="dxa"/>
            <w:shd w:val="clear" w:color="auto" w:fill="F2F2F2" w:themeFill="background1" w:themeFillShade="F2"/>
            <w:tcMar>
              <w:left w:w="58" w:type="dxa"/>
              <w:right w:w="58" w:type="dxa"/>
            </w:tcMar>
          </w:tcPr>
          <w:p w14:paraId="2080A938" w14:textId="77777777" w:rsidR="00BF1546" w:rsidRPr="004F6784" w:rsidRDefault="00BF1546" w:rsidP="00BF1546">
            <w:pPr>
              <w:pStyle w:val="TableText"/>
              <w:rPr>
                <w:b/>
              </w:rPr>
            </w:pPr>
            <w:r w:rsidRPr="004F6784">
              <w:rPr>
                <w:b/>
              </w:rPr>
              <w:t>No Data Value</w:t>
            </w:r>
          </w:p>
        </w:tc>
        <w:tc>
          <w:tcPr>
            <w:tcW w:w="412" w:type="dxa"/>
            <w:shd w:val="clear" w:color="auto" w:fill="F2F2F2" w:themeFill="background1" w:themeFillShade="F2"/>
          </w:tcPr>
          <w:p w14:paraId="02E8939A" w14:textId="77777777" w:rsidR="00BF1546" w:rsidRPr="004F6784" w:rsidRDefault="00BF1546" w:rsidP="00BF1546">
            <w:pPr>
              <w:pStyle w:val="TableText"/>
              <w:rPr>
                <w:b/>
              </w:rPr>
            </w:pPr>
            <w:r w:rsidRPr="004F6784">
              <w:rPr>
                <w:b/>
              </w:rPr>
              <w:t>I</w:t>
            </w:r>
          </w:p>
        </w:tc>
        <w:tc>
          <w:tcPr>
            <w:tcW w:w="406" w:type="dxa"/>
            <w:shd w:val="clear" w:color="auto" w:fill="F2F2F2" w:themeFill="background1" w:themeFillShade="F2"/>
          </w:tcPr>
          <w:p w14:paraId="2F732EA6" w14:textId="77777777" w:rsidR="00BF1546" w:rsidRPr="004F6784" w:rsidRDefault="00BF1546" w:rsidP="00BF1546">
            <w:pPr>
              <w:pStyle w:val="TableText"/>
              <w:rPr>
                <w:b/>
              </w:rPr>
            </w:pPr>
            <w:r w:rsidRPr="004F6784">
              <w:rPr>
                <w:b/>
              </w:rPr>
              <w:t>II</w:t>
            </w:r>
          </w:p>
        </w:tc>
        <w:tc>
          <w:tcPr>
            <w:tcW w:w="503" w:type="dxa"/>
            <w:shd w:val="clear" w:color="auto" w:fill="F2F2F2" w:themeFill="background1" w:themeFillShade="F2"/>
          </w:tcPr>
          <w:p w14:paraId="70D15685" w14:textId="77777777" w:rsidR="00BF1546" w:rsidRPr="004F6784" w:rsidRDefault="00BF1546" w:rsidP="00BF1546">
            <w:pPr>
              <w:pStyle w:val="TableText"/>
              <w:rPr>
                <w:b/>
              </w:rPr>
            </w:pPr>
            <w:r w:rsidRPr="004F6784">
              <w:rPr>
                <w:b/>
              </w:rPr>
              <w:t>III</w:t>
            </w:r>
          </w:p>
        </w:tc>
      </w:tr>
      <w:tr w:rsidR="00E65BC4" w14:paraId="51D533FC" w14:textId="77777777" w:rsidTr="00245396">
        <w:trPr>
          <w:cantSplit/>
        </w:trPr>
        <w:tc>
          <w:tcPr>
            <w:tcW w:w="802" w:type="dxa"/>
            <w:tcMar>
              <w:left w:w="58" w:type="dxa"/>
              <w:right w:w="58" w:type="dxa"/>
            </w:tcMar>
          </w:tcPr>
          <w:p w14:paraId="5006776B" w14:textId="284F5920" w:rsidR="000751EA" w:rsidRPr="005B7BBA" w:rsidRDefault="000751EA" w:rsidP="000751EA">
            <w:pPr>
              <w:pStyle w:val="TableText"/>
            </w:pPr>
            <w:r>
              <w:t>803</w:t>
            </w:r>
            <w:r w:rsidR="005B7717">
              <w:t xml:space="preserve"> – </w:t>
            </w:r>
            <w:r>
              <w:t>806</w:t>
            </w:r>
          </w:p>
        </w:tc>
        <w:tc>
          <w:tcPr>
            <w:tcW w:w="2179" w:type="dxa"/>
            <w:tcMar>
              <w:left w:w="58" w:type="dxa"/>
              <w:right w:w="58" w:type="dxa"/>
            </w:tcMar>
          </w:tcPr>
          <w:p w14:paraId="23202967" w14:textId="77777777" w:rsidR="000751EA" w:rsidRPr="005B7BBA" w:rsidRDefault="000751EA" w:rsidP="000751EA">
            <w:pPr>
              <w:pStyle w:val="TableText"/>
            </w:pPr>
            <w:r w:rsidRPr="005B7BBA">
              <w:t>DTL MPA OVER FLAG</w:t>
            </w:r>
          </w:p>
        </w:tc>
        <w:tc>
          <w:tcPr>
            <w:tcW w:w="2848" w:type="dxa"/>
            <w:tcMar>
              <w:left w:w="58" w:type="dxa"/>
              <w:right w:w="58" w:type="dxa"/>
            </w:tcMar>
          </w:tcPr>
          <w:p w14:paraId="23E10C9E" w14:textId="5A49FAB0" w:rsidR="000751EA" w:rsidRPr="005B7BBA" w:rsidRDefault="000751EA" w:rsidP="000751EA">
            <w:pPr>
              <w:pStyle w:val="TableText"/>
            </w:pPr>
            <w:r w:rsidRPr="005B7BBA">
              <w:t>:P:IDR-</w:t>
            </w:r>
            <w:r w:rsidRPr="00D865E9">
              <w:t>K-</w:t>
            </w:r>
            <w:hyperlink r:id="rId1400" w:history="1">
              <w:r w:rsidRPr="00D865E9">
                <w:rPr>
                  <w:rStyle w:val="Hyperlink"/>
                </w:rPr>
                <w:t>MPA-OVERRIDE-CODES</w:t>
              </w:r>
            </w:hyperlink>
          </w:p>
          <w:p w14:paraId="0BADC5B8" w14:textId="54D7C853" w:rsidR="000751EA" w:rsidRPr="005B7BBA" w:rsidRDefault="000751EA" w:rsidP="000751EA">
            <w:pPr>
              <w:pStyle w:val="TableText"/>
            </w:pPr>
            <w:r w:rsidRPr="005B7BBA">
              <w:t>W-IDR-</w:t>
            </w:r>
            <w:r w:rsidRPr="00D865E9">
              <w:t>K-</w:t>
            </w:r>
            <w:hyperlink r:id="rId1401" w:history="1">
              <w:r w:rsidRPr="00D865E9">
                <w:rPr>
                  <w:rStyle w:val="Hyperlink"/>
                </w:rPr>
                <w:t>OVER-DENY-TO-SUSP</w:t>
              </w:r>
            </w:hyperlink>
          </w:p>
          <w:p w14:paraId="2486DFCA" w14:textId="577D7841" w:rsidR="000751EA" w:rsidRPr="005B7BBA" w:rsidRDefault="000751EA" w:rsidP="000751EA">
            <w:pPr>
              <w:pStyle w:val="TableText"/>
            </w:pPr>
            <w:r w:rsidRPr="005B7BBA">
              <w:t>W-IDR-</w:t>
            </w:r>
            <w:r w:rsidRPr="00D865E9">
              <w:t>K-</w:t>
            </w:r>
            <w:hyperlink r:id="rId1402" w:history="1">
              <w:r w:rsidRPr="00D865E9">
                <w:rPr>
                  <w:rStyle w:val="Hyperlink"/>
                </w:rPr>
                <w:t>OVER-LISTED-AUDIT</w:t>
              </w:r>
            </w:hyperlink>
          </w:p>
          <w:p w14:paraId="654407D8" w14:textId="2C0596B4" w:rsidR="000751EA" w:rsidRPr="005B7BBA" w:rsidRDefault="000751EA" w:rsidP="000751EA">
            <w:pPr>
              <w:pStyle w:val="TableText"/>
            </w:pPr>
            <w:r w:rsidRPr="005B7BBA">
              <w:t>W-IDR-</w:t>
            </w:r>
            <w:r w:rsidRPr="00D865E9">
              <w:t>K-</w:t>
            </w:r>
            <w:hyperlink r:id="rId1403" w:history="1">
              <w:r w:rsidRPr="00D865E9">
                <w:rPr>
                  <w:rStyle w:val="Hyperlink"/>
                </w:rPr>
                <w:t>OVER-DUP-EDITS</w:t>
              </w:r>
            </w:hyperlink>
          </w:p>
          <w:p w14:paraId="7DEDE3E6" w14:textId="7C28544B" w:rsidR="000751EA" w:rsidRPr="005B7BBA" w:rsidRDefault="000751EA" w:rsidP="000751EA">
            <w:pPr>
              <w:pStyle w:val="TableText"/>
            </w:pPr>
            <w:r w:rsidRPr="005B7BBA">
              <w:t>W-IDR-</w:t>
            </w:r>
            <w:r w:rsidRPr="00D865E9">
              <w:t>K-</w:t>
            </w:r>
            <w:hyperlink r:id="rId1404" w:history="1">
              <w:r w:rsidRPr="00D865E9">
                <w:rPr>
                  <w:rStyle w:val="Hyperlink"/>
                </w:rPr>
                <w:t>OVER-MEDPOL-LIMIT</w:t>
              </w:r>
            </w:hyperlink>
          </w:p>
        </w:tc>
        <w:tc>
          <w:tcPr>
            <w:tcW w:w="3073" w:type="dxa"/>
            <w:tcMar>
              <w:left w:w="58" w:type="dxa"/>
              <w:right w:w="58" w:type="dxa"/>
            </w:tcMar>
          </w:tcPr>
          <w:p w14:paraId="2A4CE71E" w14:textId="77777777" w:rsidR="000751EA" w:rsidRPr="005B7BBA" w:rsidRDefault="000751EA" w:rsidP="000751EA">
            <w:pPr>
              <w:pStyle w:val="TableText"/>
            </w:pPr>
            <w:r w:rsidRPr="005B7BBA">
              <w:t>Detail MPAP override flag</w:t>
            </w:r>
          </w:p>
        </w:tc>
        <w:tc>
          <w:tcPr>
            <w:tcW w:w="1170" w:type="dxa"/>
            <w:tcMar>
              <w:left w:w="58" w:type="dxa"/>
              <w:right w:w="58" w:type="dxa"/>
            </w:tcMar>
          </w:tcPr>
          <w:p w14:paraId="634B276A" w14:textId="77777777" w:rsidR="000751EA" w:rsidRDefault="000751EA" w:rsidP="000751EA">
            <w:pPr>
              <w:pStyle w:val="TableText"/>
            </w:pPr>
            <w:r w:rsidRPr="005B7BBA">
              <w:t>1 C</w:t>
            </w:r>
          </w:p>
          <w:p w14:paraId="5533EC37" w14:textId="77777777" w:rsidR="000751EA" w:rsidRDefault="000751EA" w:rsidP="000751EA">
            <w:pPr>
              <w:pStyle w:val="TableText"/>
            </w:pPr>
            <w:r w:rsidRPr="005B7BBA">
              <w:t>1 C</w:t>
            </w:r>
          </w:p>
          <w:p w14:paraId="43F9EA99" w14:textId="77777777" w:rsidR="000751EA" w:rsidRDefault="000751EA" w:rsidP="000751EA">
            <w:pPr>
              <w:pStyle w:val="TableText"/>
            </w:pPr>
            <w:r w:rsidRPr="005B7BBA">
              <w:t>1 C</w:t>
            </w:r>
          </w:p>
          <w:p w14:paraId="65A9C9A5" w14:textId="77777777" w:rsidR="000751EA" w:rsidRPr="005B7BBA" w:rsidRDefault="000751EA" w:rsidP="000751EA">
            <w:pPr>
              <w:pStyle w:val="TableText"/>
            </w:pPr>
            <w:r w:rsidRPr="005B7BBA">
              <w:t>1 C</w:t>
            </w:r>
          </w:p>
        </w:tc>
        <w:tc>
          <w:tcPr>
            <w:tcW w:w="2160" w:type="dxa"/>
            <w:tcMar>
              <w:left w:w="58" w:type="dxa"/>
              <w:right w:w="58" w:type="dxa"/>
            </w:tcMar>
          </w:tcPr>
          <w:p w14:paraId="3DA9A585" w14:textId="77777777" w:rsidR="000751EA" w:rsidRPr="005B7BBA" w:rsidRDefault="000751EA" w:rsidP="000751EA">
            <w:pPr>
              <w:pStyle w:val="TableText"/>
            </w:pPr>
            <w:r w:rsidRPr="005B7BBA">
              <w:t>Made up of 4 one</w:t>
            </w:r>
            <w:r>
              <w:t>-</w:t>
            </w:r>
            <w:r w:rsidRPr="005B7BBA">
              <w:t>byte indicators of Y or N</w:t>
            </w:r>
          </w:p>
          <w:p w14:paraId="303FAC58" w14:textId="77777777" w:rsidR="000751EA" w:rsidRPr="003E6D4B" w:rsidRDefault="000751EA" w:rsidP="000751EA">
            <w:pPr>
              <w:pStyle w:val="TableText"/>
            </w:pPr>
            <w:r w:rsidRPr="0042502A">
              <w:rPr>
                <w:b/>
              </w:rPr>
              <w:t>Valid Values:</w:t>
            </w:r>
          </w:p>
          <w:p w14:paraId="15C37B52" w14:textId="352CC633" w:rsidR="000751EA" w:rsidRPr="003E6D4B" w:rsidRDefault="000751EA" w:rsidP="00245396">
            <w:pPr>
              <w:pStyle w:val="TableTextBullet"/>
            </w:pPr>
            <w:r w:rsidRPr="003E6D4B">
              <w:t xml:space="preserve">Y </w:t>
            </w:r>
            <w:r w:rsidR="00DA0DBC">
              <w:t xml:space="preserve">– </w:t>
            </w:r>
            <w:r w:rsidRPr="003E6D4B">
              <w:t>Indicates it was overridden</w:t>
            </w:r>
          </w:p>
          <w:p w14:paraId="075EB9FB" w14:textId="5B4068C0" w:rsidR="000751EA" w:rsidRPr="005B7BBA" w:rsidRDefault="000751EA" w:rsidP="00245396">
            <w:pPr>
              <w:pStyle w:val="TableTextBullet"/>
            </w:pPr>
            <w:r w:rsidRPr="003E6D4B">
              <w:t>N</w:t>
            </w:r>
            <w:r w:rsidR="00DA0DBC">
              <w:t xml:space="preserve"> – </w:t>
            </w:r>
            <w:r w:rsidRPr="003E6D4B">
              <w:t>Indicates it was not</w:t>
            </w:r>
          </w:p>
        </w:tc>
        <w:tc>
          <w:tcPr>
            <w:tcW w:w="822" w:type="dxa"/>
            <w:tcMar>
              <w:left w:w="58" w:type="dxa"/>
              <w:right w:w="58" w:type="dxa"/>
            </w:tcMar>
          </w:tcPr>
          <w:p w14:paraId="581186B5" w14:textId="77777777" w:rsidR="000751EA" w:rsidRPr="005B7BBA" w:rsidRDefault="000751EA" w:rsidP="000751EA">
            <w:pPr>
              <w:pStyle w:val="TableText"/>
            </w:pPr>
            <w:r>
              <w:t>Spaces</w:t>
            </w:r>
          </w:p>
        </w:tc>
        <w:tc>
          <w:tcPr>
            <w:tcW w:w="412" w:type="dxa"/>
          </w:tcPr>
          <w:p w14:paraId="3369B442" w14:textId="77777777" w:rsidR="000751EA" w:rsidRPr="005B7BBA" w:rsidRDefault="000751EA" w:rsidP="000751EA">
            <w:pPr>
              <w:pStyle w:val="TableText"/>
            </w:pPr>
            <w:r>
              <w:t>-</w:t>
            </w:r>
          </w:p>
        </w:tc>
        <w:tc>
          <w:tcPr>
            <w:tcW w:w="406" w:type="dxa"/>
          </w:tcPr>
          <w:p w14:paraId="79350E08" w14:textId="77777777" w:rsidR="000751EA" w:rsidRPr="005B7BBA" w:rsidRDefault="000751EA" w:rsidP="000751EA">
            <w:pPr>
              <w:pStyle w:val="TableText"/>
            </w:pPr>
            <w:r>
              <w:t>X</w:t>
            </w:r>
          </w:p>
        </w:tc>
        <w:tc>
          <w:tcPr>
            <w:tcW w:w="512" w:type="dxa"/>
            <w:gridSpan w:val="2"/>
          </w:tcPr>
          <w:p w14:paraId="036842BE" w14:textId="77777777" w:rsidR="000751EA" w:rsidRPr="005B7BBA" w:rsidRDefault="000751EA" w:rsidP="000751EA">
            <w:pPr>
              <w:pStyle w:val="TableText"/>
            </w:pPr>
            <w:r w:rsidRPr="005B7BBA">
              <w:t>X</w:t>
            </w:r>
          </w:p>
        </w:tc>
      </w:tr>
      <w:tr w:rsidR="00E65BC4" w14:paraId="0D60AFEC" w14:textId="77777777" w:rsidTr="00245396">
        <w:trPr>
          <w:cantSplit/>
        </w:trPr>
        <w:tc>
          <w:tcPr>
            <w:tcW w:w="802" w:type="dxa"/>
            <w:tcMar>
              <w:left w:w="58" w:type="dxa"/>
              <w:right w:w="58" w:type="dxa"/>
            </w:tcMar>
          </w:tcPr>
          <w:p w14:paraId="7B3836E4" w14:textId="2DC2FE8A" w:rsidR="000751EA" w:rsidRPr="005B7BBA" w:rsidRDefault="000751EA" w:rsidP="000751EA">
            <w:pPr>
              <w:pStyle w:val="TableText"/>
            </w:pPr>
            <w:r>
              <w:t>807</w:t>
            </w:r>
            <w:r w:rsidR="005B7717">
              <w:t xml:space="preserve"> – </w:t>
            </w:r>
            <w:r>
              <w:t>809</w:t>
            </w:r>
          </w:p>
        </w:tc>
        <w:tc>
          <w:tcPr>
            <w:tcW w:w="2179" w:type="dxa"/>
            <w:tcMar>
              <w:left w:w="58" w:type="dxa"/>
              <w:right w:w="58" w:type="dxa"/>
            </w:tcMar>
          </w:tcPr>
          <w:p w14:paraId="369EBBB2" w14:textId="77777777" w:rsidR="000751EA" w:rsidRPr="005B7BBA" w:rsidRDefault="000751EA" w:rsidP="000751EA">
            <w:pPr>
              <w:pStyle w:val="TableText"/>
            </w:pPr>
            <w:r w:rsidRPr="005B7BBA">
              <w:t>DTL MPA OVER AUDIT NUMBER</w:t>
            </w:r>
          </w:p>
        </w:tc>
        <w:tc>
          <w:tcPr>
            <w:tcW w:w="2848" w:type="dxa"/>
            <w:tcMar>
              <w:left w:w="58" w:type="dxa"/>
              <w:right w:w="58" w:type="dxa"/>
            </w:tcMar>
          </w:tcPr>
          <w:p w14:paraId="029360AD" w14:textId="76B14CAA" w:rsidR="000751EA" w:rsidRPr="005B7BBA" w:rsidRDefault="000751EA" w:rsidP="000751EA">
            <w:pPr>
              <w:pStyle w:val="TableText"/>
            </w:pPr>
            <w:r w:rsidRPr="005B7BBA">
              <w:t>:P:IDR-</w:t>
            </w:r>
            <w:bookmarkStart w:id="1899" w:name="_Hlt500224452"/>
            <w:r w:rsidRPr="008C5C23">
              <w:rPr>
                <w:rStyle w:val="Hyperlink"/>
              </w:rPr>
              <w:fldChar w:fldCharType="begin"/>
            </w:r>
            <w:r w:rsidR="000527DF">
              <w:rPr>
                <w:rStyle w:val="Hyperlink"/>
              </w:rPr>
              <w:instrText>HYPERLINK "..\\..\\DataDictionary\\COBOL\\J\\K-MPA-OVR-AUDIT.docx"</w:instrText>
            </w:r>
            <w:r w:rsidRPr="008C5C23">
              <w:rPr>
                <w:rStyle w:val="Hyperlink"/>
              </w:rPr>
            </w:r>
            <w:r w:rsidRPr="008C5C23">
              <w:rPr>
                <w:rStyle w:val="Hyperlink"/>
              </w:rPr>
              <w:fldChar w:fldCharType="separate"/>
            </w:r>
            <w:r w:rsidRPr="008C5C23">
              <w:rPr>
                <w:rStyle w:val="Hyperlink"/>
              </w:rPr>
              <w:t>K-</w:t>
            </w:r>
            <w:bookmarkStart w:id="1900" w:name="_Hlt514745044"/>
            <w:r w:rsidRPr="008C5C23">
              <w:rPr>
                <w:rStyle w:val="Hyperlink"/>
              </w:rPr>
              <w:t>M</w:t>
            </w:r>
            <w:bookmarkStart w:id="1901" w:name="_Hlt28764070"/>
            <w:bookmarkEnd w:id="1900"/>
            <w:bookmarkEnd w:id="1901"/>
            <w:r w:rsidRPr="008C5C23">
              <w:rPr>
                <w:rStyle w:val="Hyperlink"/>
              </w:rPr>
              <w:t>P</w:t>
            </w:r>
            <w:bookmarkStart w:id="1902" w:name="_Hlt527359202"/>
            <w:r w:rsidRPr="008C5C23">
              <w:rPr>
                <w:rStyle w:val="Hyperlink"/>
              </w:rPr>
              <w:t>A</w:t>
            </w:r>
            <w:bookmarkStart w:id="1903" w:name="_Hlt12265006"/>
            <w:bookmarkEnd w:id="1902"/>
            <w:r w:rsidRPr="008C5C23">
              <w:rPr>
                <w:rStyle w:val="Hyperlink"/>
              </w:rPr>
              <w:t>-</w:t>
            </w:r>
            <w:bookmarkStart w:id="1904" w:name="_Hlt28763101"/>
            <w:bookmarkEnd w:id="1903"/>
            <w:r w:rsidRPr="008C5C23">
              <w:rPr>
                <w:rStyle w:val="Hyperlink"/>
              </w:rPr>
              <w:t>O</w:t>
            </w:r>
            <w:bookmarkStart w:id="1905" w:name="_Hlt506772935"/>
            <w:bookmarkEnd w:id="1904"/>
            <w:r w:rsidRPr="008C5C23">
              <w:rPr>
                <w:rStyle w:val="Hyperlink"/>
              </w:rPr>
              <w:t>V</w:t>
            </w:r>
            <w:bookmarkEnd w:id="1905"/>
            <w:r w:rsidRPr="008C5C23">
              <w:rPr>
                <w:rStyle w:val="Hyperlink"/>
              </w:rPr>
              <w:t>R-</w:t>
            </w:r>
            <w:bookmarkStart w:id="1906" w:name="_Hlt506772716"/>
            <w:r w:rsidRPr="008C5C23">
              <w:rPr>
                <w:rStyle w:val="Hyperlink"/>
              </w:rPr>
              <w:t>A</w:t>
            </w:r>
            <w:bookmarkEnd w:id="1906"/>
            <w:r w:rsidRPr="008C5C23">
              <w:rPr>
                <w:rStyle w:val="Hyperlink"/>
              </w:rPr>
              <w:t>UDIT</w:t>
            </w:r>
            <w:bookmarkEnd w:id="1899"/>
            <w:r w:rsidRPr="008C5C23">
              <w:rPr>
                <w:rStyle w:val="Hyperlink"/>
              </w:rPr>
              <w:fldChar w:fldCharType="end"/>
            </w:r>
          </w:p>
        </w:tc>
        <w:tc>
          <w:tcPr>
            <w:tcW w:w="3073" w:type="dxa"/>
            <w:tcMar>
              <w:left w:w="58" w:type="dxa"/>
              <w:right w:w="58" w:type="dxa"/>
            </w:tcMar>
          </w:tcPr>
          <w:p w14:paraId="6AF08B7C" w14:textId="562C0E86" w:rsidR="000751EA" w:rsidRDefault="000751EA" w:rsidP="000751EA">
            <w:pPr>
              <w:pStyle w:val="TableText"/>
              <w:rPr>
                <w:rFonts w:cs="Arial"/>
                <w:color w:val="000000"/>
              </w:rPr>
            </w:pPr>
            <w:r w:rsidRPr="00F24C45">
              <w:rPr>
                <w:rFonts w:cs="Arial"/>
                <w:color w:val="000000"/>
              </w:rPr>
              <w:t>Detail Medical policy Audit processing (MPAP) override audit</w:t>
            </w:r>
          </w:p>
          <w:p w14:paraId="29240E8F" w14:textId="77777777" w:rsidR="000751EA" w:rsidRPr="005B7BBA" w:rsidRDefault="000751EA" w:rsidP="000751EA">
            <w:pPr>
              <w:pStyle w:val="TableText"/>
            </w:pPr>
            <w:r>
              <w:rPr>
                <w:rFonts w:cs="Arial"/>
                <w:color w:val="000000"/>
              </w:rPr>
              <w:t>C</w:t>
            </w:r>
            <w:r w:rsidRPr="00F24C45">
              <w:rPr>
                <w:rFonts w:cs="Arial"/>
                <w:color w:val="000000"/>
              </w:rPr>
              <w:t>arries any edits/audit codes encountered by the claim that were overri</w:t>
            </w:r>
            <w:r w:rsidRPr="000B150C">
              <w:rPr>
                <w:rFonts w:cs="Arial"/>
                <w:color w:val="000000"/>
              </w:rPr>
              <w:t>d</w:t>
            </w:r>
            <w:r w:rsidRPr="00F24C45">
              <w:rPr>
                <w:rFonts w:cs="Arial"/>
                <w:color w:val="000000"/>
              </w:rPr>
              <w:t xml:space="preserve">den. MPAP is </w:t>
            </w:r>
            <w:r w:rsidRPr="000B150C">
              <w:rPr>
                <w:rFonts w:cs="Arial"/>
                <w:color w:val="000000"/>
              </w:rPr>
              <w:t xml:space="preserve">a </w:t>
            </w:r>
            <w:r w:rsidRPr="00F24C45">
              <w:rPr>
                <w:rFonts w:cs="Arial"/>
                <w:color w:val="000000"/>
              </w:rPr>
              <w:t>subsy</w:t>
            </w:r>
            <w:r w:rsidRPr="000B150C">
              <w:rPr>
                <w:rFonts w:cs="Arial"/>
                <w:color w:val="000000"/>
              </w:rPr>
              <w:t>s</w:t>
            </w:r>
            <w:r w:rsidRPr="00F24C45">
              <w:rPr>
                <w:rFonts w:cs="Arial"/>
                <w:color w:val="000000"/>
              </w:rPr>
              <w:t>tem in MCS which performs EDITS and AUDITS on the claim before claim is sent to CWF for Adjudication.</w:t>
            </w:r>
          </w:p>
        </w:tc>
        <w:tc>
          <w:tcPr>
            <w:tcW w:w="1170" w:type="dxa"/>
            <w:tcMar>
              <w:left w:w="58" w:type="dxa"/>
              <w:right w:w="58" w:type="dxa"/>
            </w:tcMar>
          </w:tcPr>
          <w:p w14:paraId="674F4DC0" w14:textId="77777777" w:rsidR="000751EA" w:rsidRPr="005B7BBA" w:rsidRDefault="000751EA" w:rsidP="000751EA">
            <w:pPr>
              <w:pStyle w:val="TableText"/>
            </w:pPr>
            <w:r w:rsidRPr="005B7BBA">
              <w:t>3 N</w:t>
            </w:r>
          </w:p>
        </w:tc>
        <w:tc>
          <w:tcPr>
            <w:tcW w:w="2160" w:type="dxa"/>
            <w:tcMar>
              <w:left w:w="58" w:type="dxa"/>
              <w:right w:w="58" w:type="dxa"/>
            </w:tcMar>
          </w:tcPr>
          <w:p w14:paraId="6866BBBA" w14:textId="77777777" w:rsidR="000751EA" w:rsidRPr="005B7BBA" w:rsidRDefault="000751EA" w:rsidP="000751EA">
            <w:pPr>
              <w:pStyle w:val="TableText"/>
            </w:pPr>
            <w:r w:rsidRPr="005B7BBA">
              <w:t>Audit to be overridden</w:t>
            </w:r>
          </w:p>
        </w:tc>
        <w:tc>
          <w:tcPr>
            <w:tcW w:w="822" w:type="dxa"/>
            <w:tcMar>
              <w:left w:w="58" w:type="dxa"/>
              <w:right w:w="58" w:type="dxa"/>
            </w:tcMar>
          </w:tcPr>
          <w:p w14:paraId="483CCDE0" w14:textId="77777777" w:rsidR="000751EA" w:rsidRPr="005B7BBA" w:rsidRDefault="000751EA" w:rsidP="000751EA">
            <w:pPr>
              <w:pStyle w:val="TableText"/>
            </w:pPr>
            <w:r>
              <w:t>Zeros</w:t>
            </w:r>
          </w:p>
        </w:tc>
        <w:tc>
          <w:tcPr>
            <w:tcW w:w="412" w:type="dxa"/>
          </w:tcPr>
          <w:p w14:paraId="5FB2D527" w14:textId="77777777" w:rsidR="000751EA" w:rsidRPr="005B7BBA" w:rsidRDefault="000751EA" w:rsidP="000751EA">
            <w:pPr>
              <w:pStyle w:val="TableText"/>
            </w:pPr>
            <w:r>
              <w:t>-</w:t>
            </w:r>
          </w:p>
        </w:tc>
        <w:tc>
          <w:tcPr>
            <w:tcW w:w="406" w:type="dxa"/>
          </w:tcPr>
          <w:p w14:paraId="6AA81DA5" w14:textId="77777777" w:rsidR="000751EA" w:rsidRPr="005B7BBA" w:rsidRDefault="000751EA" w:rsidP="000751EA">
            <w:pPr>
              <w:pStyle w:val="TableText"/>
            </w:pPr>
            <w:r>
              <w:t>X</w:t>
            </w:r>
          </w:p>
        </w:tc>
        <w:tc>
          <w:tcPr>
            <w:tcW w:w="512" w:type="dxa"/>
            <w:gridSpan w:val="2"/>
          </w:tcPr>
          <w:p w14:paraId="4E863309" w14:textId="77777777" w:rsidR="000751EA" w:rsidRPr="005B7BBA" w:rsidRDefault="000751EA" w:rsidP="000751EA">
            <w:pPr>
              <w:pStyle w:val="TableText"/>
            </w:pPr>
            <w:r w:rsidRPr="005B7BBA">
              <w:t>X</w:t>
            </w:r>
          </w:p>
        </w:tc>
      </w:tr>
      <w:tr w:rsidR="00E65BC4" w14:paraId="5C60F769" w14:textId="77777777" w:rsidTr="00245396">
        <w:trPr>
          <w:cantSplit/>
        </w:trPr>
        <w:tc>
          <w:tcPr>
            <w:tcW w:w="802" w:type="dxa"/>
            <w:tcMar>
              <w:left w:w="58" w:type="dxa"/>
              <w:right w:w="58" w:type="dxa"/>
            </w:tcMar>
          </w:tcPr>
          <w:p w14:paraId="5149A76E" w14:textId="77777777" w:rsidR="000751EA" w:rsidRPr="005B7BBA" w:rsidRDefault="000751EA" w:rsidP="000751EA">
            <w:pPr>
              <w:pStyle w:val="TableText"/>
            </w:pPr>
            <w:r>
              <w:t>810</w:t>
            </w:r>
          </w:p>
        </w:tc>
        <w:tc>
          <w:tcPr>
            <w:tcW w:w="2179" w:type="dxa"/>
            <w:tcMar>
              <w:left w:w="58" w:type="dxa"/>
              <w:right w:w="58" w:type="dxa"/>
            </w:tcMar>
          </w:tcPr>
          <w:p w14:paraId="11A917BB" w14:textId="77777777" w:rsidR="000751EA" w:rsidRPr="005B7BBA" w:rsidRDefault="000751EA" w:rsidP="000751EA">
            <w:pPr>
              <w:pStyle w:val="TableText"/>
            </w:pPr>
            <w:r w:rsidRPr="005B7BBA">
              <w:t xml:space="preserve">DTL MPA OVER </w:t>
            </w:r>
            <w:r>
              <w:t>SUFFIX</w:t>
            </w:r>
          </w:p>
        </w:tc>
        <w:tc>
          <w:tcPr>
            <w:tcW w:w="2848" w:type="dxa"/>
            <w:tcMar>
              <w:left w:w="58" w:type="dxa"/>
              <w:right w:w="58" w:type="dxa"/>
            </w:tcMar>
          </w:tcPr>
          <w:p w14:paraId="1F002293" w14:textId="75BD8F5A" w:rsidR="000751EA" w:rsidRPr="005B7BBA" w:rsidRDefault="000751EA" w:rsidP="000751EA">
            <w:pPr>
              <w:pStyle w:val="TableText"/>
            </w:pPr>
            <w:r w:rsidRPr="005B7BBA">
              <w:t>:P:IDR-</w:t>
            </w:r>
            <w:hyperlink r:id="rId1405" w:history="1">
              <w:r w:rsidRPr="008C5C23">
                <w:rPr>
                  <w:rStyle w:val="Hyperlink"/>
                </w:rPr>
                <w:t>K-</w:t>
              </w:r>
              <w:bookmarkStart w:id="1907" w:name="_Hlt500224457"/>
              <w:r w:rsidRPr="008C5C23">
                <w:rPr>
                  <w:rStyle w:val="Hyperlink"/>
                </w:rPr>
                <w:t>M</w:t>
              </w:r>
              <w:bookmarkStart w:id="1908" w:name="_Hlt506772565"/>
              <w:bookmarkEnd w:id="1907"/>
              <w:r w:rsidRPr="008C5C23">
                <w:rPr>
                  <w:rStyle w:val="Hyperlink"/>
                </w:rPr>
                <w:t>P</w:t>
              </w:r>
              <w:bookmarkEnd w:id="1908"/>
              <w:r w:rsidRPr="008C5C23">
                <w:rPr>
                  <w:rStyle w:val="Hyperlink"/>
                </w:rPr>
                <w:t>A-</w:t>
              </w:r>
              <w:bookmarkStart w:id="1909" w:name="_Hlt12265057"/>
              <w:bookmarkStart w:id="1910" w:name="_Hlt514745051"/>
              <w:bookmarkEnd w:id="1909"/>
              <w:r w:rsidRPr="008C5C23">
                <w:rPr>
                  <w:rStyle w:val="Hyperlink"/>
                </w:rPr>
                <w:t>O</w:t>
              </w:r>
              <w:bookmarkStart w:id="1911" w:name="_Hlt517153045"/>
              <w:bookmarkEnd w:id="1910"/>
              <w:r w:rsidRPr="008C5C23">
                <w:rPr>
                  <w:rStyle w:val="Hyperlink"/>
                </w:rPr>
                <w:t>V</w:t>
              </w:r>
              <w:bookmarkStart w:id="1912" w:name="_Hlt506772645"/>
              <w:bookmarkEnd w:id="1911"/>
              <w:r w:rsidRPr="008C5C23">
                <w:rPr>
                  <w:rStyle w:val="Hyperlink"/>
                </w:rPr>
                <w:t>R</w:t>
              </w:r>
              <w:bookmarkStart w:id="1913" w:name="_Hlt506772902"/>
              <w:bookmarkEnd w:id="1912"/>
              <w:r w:rsidRPr="008C5C23">
                <w:rPr>
                  <w:rStyle w:val="Hyperlink"/>
                </w:rPr>
                <w:t>-</w:t>
              </w:r>
              <w:bookmarkEnd w:id="1913"/>
              <w:r w:rsidRPr="008C5C23">
                <w:rPr>
                  <w:rStyle w:val="Hyperlink"/>
                </w:rPr>
                <w:t>IND</w:t>
              </w:r>
            </w:hyperlink>
          </w:p>
        </w:tc>
        <w:tc>
          <w:tcPr>
            <w:tcW w:w="3073" w:type="dxa"/>
            <w:tcMar>
              <w:left w:w="58" w:type="dxa"/>
              <w:right w:w="58" w:type="dxa"/>
            </w:tcMar>
          </w:tcPr>
          <w:p w14:paraId="633B195F" w14:textId="77777777" w:rsidR="000751EA" w:rsidRDefault="000751EA" w:rsidP="000751EA">
            <w:pPr>
              <w:pStyle w:val="TableText"/>
              <w:rPr>
                <w:rFonts w:cs="Arial"/>
                <w:color w:val="000000"/>
              </w:rPr>
            </w:pPr>
            <w:r w:rsidRPr="000B150C">
              <w:rPr>
                <w:rFonts w:cs="Arial"/>
                <w:color w:val="000000"/>
              </w:rPr>
              <w:t>Detail Medical policy Audit processing (MPAP) override indicator</w:t>
            </w:r>
          </w:p>
          <w:p w14:paraId="6D4945A6" w14:textId="77777777" w:rsidR="000751EA" w:rsidRPr="005B7BBA" w:rsidRDefault="000751EA" w:rsidP="000751EA">
            <w:pPr>
              <w:pStyle w:val="TableText"/>
            </w:pPr>
            <w:r w:rsidRPr="000B150C">
              <w:rPr>
                <w:rFonts w:cs="Arial"/>
                <w:color w:val="000000"/>
              </w:rPr>
              <w:t>Indicates if the code in the K-MPA-OVR-AUDIT field refers to an audit, header record edit, or a claim detail edit. MPAP is subsy</w:t>
            </w:r>
            <w:r>
              <w:rPr>
                <w:rFonts w:cs="Arial"/>
                <w:color w:val="000000"/>
              </w:rPr>
              <w:t>s</w:t>
            </w:r>
            <w:r w:rsidRPr="000B150C">
              <w:rPr>
                <w:rFonts w:cs="Arial"/>
                <w:color w:val="000000"/>
              </w:rPr>
              <w:t>tem in MCS which performs EDITS and AUDITS on the claim before claim is sent to CWF for Adjudication.</w:t>
            </w:r>
          </w:p>
        </w:tc>
        <w:tc>
          <w:tcPr>
            <w:tcW w:w="1170" w:type="dxa"/>
            <w:tcMar>
              <w:left w:w="58" w:type="dxa"/>
              <w:right w:w="58" w:type="dxa"/>
            </w:tcMar>
          </w:tcPr>
          <w:p w14:paraId="2F01DFFA" w14:textId="77777777" w:rsidR="000751EA" w:rsidRPr="005B7BBA" w:rsidRDefault="000751EA" w:rsidP="000751EA">
            <w:pPr>
              <w:pStyle w:val="TableText"/>
            </w:pPr>
            <w:r w:rsidRPr="005B7BBA">
              <w:t>1 C</w:t>
            </w:r>
          </w:p>
        </w:tc>
        <w:tc>
          <w:tcPr>
            <w:tcW w:w="2160" w:type="dxa"/>
            <w:tcMar>
              <w:left w:w="58" w:type="dxa"/>
              <w:right w:w="58" w:type="dxa"/>
            </w:tcMar>
          </w:tcPr>
          <w:p w14:paraId="0FEF1947" w14:textId="0BE2D973" w:rsidR="00DA0DBC" w:rsidRPr="00DA0DBC" w:rsidRDefault="00DA0DBC" w:rsidP="000751EA">
            <w:pPr>
              <w:pStyle w:val="TableText"/>
              <w:rPr>
                <w:b/>
              </w:rPr>
            </w:pPr>
            <w:r w:rsidRPr="00DA0DBC">
              <w:rPr>
                <w:b/>
              </w:rPr>
              <w:t>Valid Values:</w:t>
            </w:r>
          </w:p>
          <w:p w14:paraId="75FA383C" w14:textId="3F007757" w:rsidR="000751EA" w:rsidRPr="005B7BBA" w:rsidRDefault="000751EA" w:rsidP="000751EA">
            <w:pPr>
              <w:pStyle w:val="TableText"/>
            </w:pPr>
            <w:r w:rsidRPr="005B7BBA">
              <w:t>A</w:t>
            </w:r>
            <w:r>
              <w:t>, B, C, K</w:t>
            </w:r>
            <w:r w:rsidRPr="005B7BBA">
              <w:t xml:space="preserve"> – Audit</w:t>
            </w:r>
          </w:p>
          <w:p w14:paraId="1B4C3B67" w14:textId="77777777" w:rsidR="000751EA" w:rsidRPr="005B7BBA" w:rsidRDefault="000751EA" w:rsidP="000751EA">
            <w:pPr>
              <w:pStyle w:val="TableText"/>
            </w:pPr>
            <w:r w:rsidRPr="005B7BBA">
              <w:t>H</w:t>
            </w:r>
            <w:r>
              <w:t>, I, J, M</w:t>
            </w:r>
            <w:r w:rsidRPr="005B7BBA">
              <w:t xml:space="preserve"> – Header edit</w:t>
            </w:r>
          </w:p>
          <w:p w14:paraId="568F9D95" w14:textId="77777777" w:rsidR="000751EA" w:rsidRPr="005B7BBA" w:rsidRDefault="000751EA" w:rsidP="000751EA">
            <w:pPr>
              <w:pStyle w:val="TableText"/>
            </w:pPr>
            <w:r w:rsidRPr="005B7BBA">
              <w:t>D</w:t>
            </w:r>
            <w:r>
              <w:t>, F, G, L</w:t>
            </w:r>
            <w:r w:rsidRPr="005B7BBA">
              <w:t xml:space="preserve"> – Detail edit</w:t>
            </w:r>
          </w:p>
        </w:tc>
        <w:tc>
          <w:tcPr>
            <w:tcW w:w="822" w:type="dxa"/>
            <w:tcMar>
              <w:left w:w="58" w:type="dxa"/>
              <w:right w:w="58" w:type="dxa"/>
            </w:tcMar>
          </w:tcPr>
          <w:p w14:paraId="5E9D3BB0" w14:textId="77777777" w:rsidR="000751EA" w:rsidRPr="005B7BBA" w:rsidRDefault="000751EA" w:rsidP="000751EA">
            <w:pPr>
              <w:pStyle w:val="TableText"/>
            </w:pPr>
            <w:r>
              <w:t>Spaces</w:t>
            </w:r>
          </w:p>
        </w:tc>
        <w:tc>
          <w:tcPr>
            <w:tcW w:w="412" w:type="dxa"/>
          </w:tcPr>
          <w:p w14:paraId="5107B19E" w14:textId="77777777" w:rsidR="000751EA" w:rsidRPr="005B7BBA" w:rsidRDefault="000751EA" w:rsidP="000751EA">
            <w:pPr>
              <w:pStyle w:val="TableText"/>
            </w:pPr>
            <w:r>
              <w:t>-</w:t>
            </w:r>
          </w:p>
        </w:tc>
        <w:tc>
          <w:tcPr>
            <w:tcW w:w="406" w:type="dxa"/>
          </w:tcPr>
          <w:p w14:paraId="2F35DCB5" w14:textId="77777777" w:rsidR="000751EA" w:rsidRPr="005B7BBA" w:rsidRDefault="000751EA" w:rsidP="000751EA">
            <w:pPr>
              <w:pStyle w:val="TableText"/>
            </w:pPr>
            <w:r>
              <w:t>X</w:t>
            </w:r>
          </w:p>
        </w:tc>
        <w:tc>
          <w:tcPr>
            <w:tcW w:w="512" w:type="dxa"/>
            <w:gridSpan w:val="2"/>
          </w:tcPr>
          <w:p w14:paraId="4060CB38" w14:textId="77777777" w:rsidR="000751EA" w:rsidRPr="005B7BBA" w:rsidRDefault="000751EA" w:rsidP="000751EA">
            <w:pPr>
              <w:pStyle w:val="TableText"/>
            </w:pPr>
            <w:r w:rsidRPr="005B7BBA">
              <w:t>X</w:t>
            </w:r>
          </w:p>
        </w:tc>
      </w:tr>
      <w:tr w:rsidR="00E65BC4" w14:paraId="55CC92EA" w14:textId="77777777" w:rsidTr="00245396">
        <w:trPr>
          <w:cantSplit/>
        </w:trPr>
        <w:tc>
          <w:tcPr>
            <w:tcW w:w="802" w:type="dxa"/>
            <w:shd w:val="clear" w:color="auto" w:fill="FFFFFF"/>
            <w:tcMar>
              <w:left w:w="58" w:type="dxa"/>
              <w:right w:w="58" w:type="dxa"/>
            </w:tcMar>
          </w:tcPr>
          <w:p w14:paraId="0F006FB5" w14:textId="51B6ECEB" w:rsidR="000751EA" w:rsidRPr="005B7BBA" w:rsidRDefault="005B7717" w:rsidP="000751EA">
            <w:pPr>
              <w:pStyle w:val="TableText"/>
            </w:pPr>
            <w:r>
              <w:t xml:space="preserve"> – </w:t>
            </w:r>
          </w:p>
        </w:tc>
        <w:tc>
          <w:tcPr>
            <w:tcW w:w="2179" w:type="dxa"/>
            <w:shd w:val="clear" w:color="auto" w:fill="FFFFFF"/>
            <w:tcMar>
              <w:left w:w="58" w:type="dxa"/>
              <w:right w:w="58" w:type="dxa"/>
            </w:tcMar>
          </w:tcPr>
          <w:p w14:paraId="1ECA3033" w14:textId="77777777" w:rsidR="000751EA" w:rsidRPr="005B7BBA" w:rsidRDefault="000751EA" w:rsidP="000751EA">
            <w:pPr>
              <w:pStyle w:val="TableText"/>
            </w:pPr>
            <w:r>
              <w:t>-</w:t>
            </w:r>
          </w:p>
        </w:tc>
        <w:tc>
          <w:tcPr>
            <w:tcW w:w="2848" w:type="dxa"/>
            <w:shd w:val="clear" w:color="auto" w:fill="FFFFFF"/>
            <w:tcMar>
              <w:left w:w="58" w:type="dxa"/>
              <w:right w:w="58" w:type="dxa"/>
            </w:tcMar>
          </w:tcPr>
          <w:p w14:paraId="4DA7C5E8" w14:textId="77777777" w:rsidR="000751EA" w:rsidRPr="005B7BBA" w:rsidRDefault="000751EA" w:rsidP="000751EA">
            <w:pPr>
              <w:pStyle w:val="TableText"/>
            </w:pPr>
            <w:r w:rsidRPr="005B7BBA">
              <w:t>Occurs 6 Times</w:t>
            </w:r>
          </w:p>
        </w:tc>
        <w:tc>
          <w:tcPr>
            <w:tcW w:w="3073" w:type="dxa"/>
            <w:shd w:val="clear" w:color="auto" w:fill="FFFFFF"/>
            <w:tcMar>
              <w:left w:w="58" w:type="dxa"/>
              <w:right w:w="58" w:type="dxa"/>
            </w:tcMar>
          </w:tcPr>
          <w:p w14:paraId="386023A8" w14:textId="77777777" w:rsidR="000751EA" w:rsidRPr="00D7008B" w:rsidRDefault="000751EA" w:rsidP="000751EA">
            <w:pPr>
              <w:pStyle w:val="TableText"/>
              <w:rPr>
                <w:b/>
              </w:rPr>
            </w:pPr>
            <w:r w:rsidRPr="00D7008B">
              <w:rPr>
                <w:b/>
              </w:rPr>
              <w:t>SCF Audit Trail Information</w:t>
            </w:r>
          </w:p>
        </w:tc>
        <w:tc>
          <w:tcPr>
            <w:tcW w:w="1170" w:type="dxa"/>
            <w:shd w:val="clear" w:color="auto" w:fill="FFFFFF"/>
            <w:tcMar>
              <w:left w:w="58" w:type="dxa"/>
              <w:right w:w="58" w:type="dxa"/>
            </w:tcMar>
          </w:tcPr>
          <w:p w14:paraId="5B44BDB8" w14:textId="77777777" w:rsidR="000751EA" w:rsidRPr="005B7BBA" w:rsidRDefault="000751EA" w:rsidP="000751EA">
            <w:pPr>
              <w:pStyle w:val="TableText"/>
            </w:pPr>
            <w:r>
              <w:t>-</w:t>
            </w:r>
          </w:p>
        </w:tc>
        <w:tc>
          <w:tcPr>
            <w:tcW w:w="2160" w:type="dxa"/>
            <w:shd w:val="clear" w:color="auto" w:fill="FFFFFF"/>
            <w:tcMar>
              <w:left w:w="58" w:type="dxa"/>
              <w:right w:w="58" w:type="dxa"/>
            </w:tcMar>
          </w:tcPr>
          <w:p w14:paraId="772F25F0" w14:textId="77777777" w:rsidR="000751EA" w:rsidRPr="005B7BBA" w:rsidRDefault="000751EA" w:rsidP="000751EA">
            <w:pPr>
              <w:pStyle w:val="TableText"/>
            </w:pPr>
            <w:r>
              <w:t>-</w:t>
            </w:r>
          </w:p>
        </w:tc>
        <w:tc>
          <w:tcPr>
            <w:tcW w:w="822" w:type="dxa"/>
            <w:shd w:val="clear" w:color="auto" w:fill="FFFFFF"/>
            <w:tcMar>
              <w:left w:w="58" w:type="dxa"/>
              <w:right w:w="58" w:type="dxa"/>
            </w:tcMar>
          </w:tcPr>
          <w:p w14:paraId="66CF702E" w14:textId="77777777" w:rsidR="000751EA" w:rsidRPr="005B7BBA" w:rsidRDefault="000751EA" w:rsidP="000751EA">
            <w:pPr>
              <w:pStyle w:val="TableText"/>
            </w:pPr>
            <w:r>
              <w:t>-</w:t>
            </w:r>
          </w:p>
        </w:tc>
        <w:tc>
          <w:tcPr>
            <w:tcW w:w="412" w:type="dxa"/>
            <w:shd w:val="clear" w:color="auto" w:fill="FFFFFF"/>
          </w:tcPr>
          <w:p w14:paraId="3F0F88A0" w14:textId="77777777" w:rsidR="000751EA" w:rsidRPr="005B7BBA" w:rsidRDefault="000751EA" w:rsidP="000751EA">
            <w:pPr>
              <w:pStyle w:val="TableText"/>
            </w:pPr>
            <w:r>
              <w:t>-</w:t>
            </w:r>
          </w:p>
        </w:tc>
        <w:tc>
          <w:tcPr>
            <w:tcW w:w="406" w:type="dxa"/>
            <w:shd w:val="clear" w:color="auto" w:fill="FFFFFF"/>
          </w:tcPr>
          <w:p w14:paraId="51F93BE3" w14:textId="77777777" w:rsidR="000751EA" w:rsidRPr="005B7BBA" w:rsidRDefault="000751EA" w:rsidP="000751EA">
            <w:pPr>
              <w:pStyle w:val="TableText"/>
            </w:pPr>
            <w:r>
              <w:t>-</w:t>
            </w:r>
          </w:p>
        </w:tc>
        <w:tc>
          <w:tcPr>
            <w:tcW w:w="512" w:type="dxa"/>
            <w:gridSpan w:val="2"/>
            <w:shd w:val="clear" w:color="auto" w:fill="FFFFFF"/>
          </w:tcPr>
          <w:p w14:paraId="617B6488" w14:textId="77777777" w:rsidR="000751EA" w:rsidRPr="005B7BBA" w:rsidRDefault="000751EA" w:rsidP="000751EA">
            <w:pPr>
              <w:pStyle w:val="TableText"/>
            </w:pPr>
            <w:r>
              <w:t>-</w:t>
            </w:r>
          </w:p>
        </w:tc>
      </w:tr>
      <w:tr w:rsidR="00E65BC4" w14:paraId="09CF241E" w14:textId="77777777" w:rsidTr="00245396">
        <w:trPr>
          <w:cantSplit/>
        </w:trPr>
        <w:tc>
          <w:tcPr>
            <w:tcW w:w="802" w:type="dxa"/>
            <w:tcMar>
              <w:left w:w="58" w:type="dxa"/>
              <w:right w:w="58" w:type="dxa"/>
            </w:tcMar>
          </w:tcPr>
          <w:p w14:paraId="242D0F39" w14:textId="68E92B65" w:rsidR="000751EA" w:rsidRPr="005B7BBA" w:rsidRDefault="000751EA" w:rsidP="000751EA">
            <w:pPr>
              <w:pStyle w:val="TableText"/>
            </w:pPr>
            <w:r>
              <w:t>811</w:t>
            </w:r>
            <w:r w:rsidR="005B7717">
              <w:t xml:space="preserve"> – </w:t>
            </w:r>
            <w:r>
              <w:t>814</w:t>
            </w:r>
          </w:p>
        </w:tc>
        <w:tc>
          <w:tcPr>
            <w:tcW w:w="2179" w:type="dxa"/>
            <w:tcMar>
              <w:left w:w="58" w:type="dxa"/>
              <w:right w:w="58" w:type="dxa"/>
            </w:tcMar>
          </w:tcPr>
          <w:p w14:paraId="6FADCCFB" w14:textId="77777777" w:rsidR="000751EA" w:rsidRPr="005B7BBA" w:rsidRDefault="000751EA" w:rsidP="000751EA">
            <w:pPr>
              <w:pStyle w:val="TableText"/>
            </w:pPr>
            <w:r w:rsidRPr="005B7BBA">
              <w:t>SCF RULE NUMBER 1</w:t>
            </w:r>
          </w:p>
        </w:tc>
        <w:tc>
          <w:tcPr>
            <w:tcW w:w="2848" w:type="dxa"/>
            <w:tcMar>
              <w:left w:w="58" w:type="dxa"/>
              <w:right w:w="58" w:type="dxa"/>
            </w:tcMar>
          </w:tcPr>
          <w:p w14:paraId="799D99C3" w14:textId="79002C77" w:rsidR="000751EA" w:rsidRPr="005B7BBA" w:rsidRDefault="000751EA" w:rsidP="000751EA">
            <w:pPr>
              <w:pStyle w:val="TableText"/>
            </w:pPr>
            <w:r w:rsidRPr="005B7BBA">
              <w:t>:P:IDR</w:t>
            </w:r>
            <w:r>
              <w:t>-</w:t>
            </w:r>
            <w:hyperlink r:id="rId1406" w:history="1">
              <w:r w:rsidRPr="008C5C23">
                <w:rPr>
                  <w:rStyle w:val="Hyperlink"/>
                </w:rPr>
                <w:t>K</w:t>
              </w:r>
              <w:bookmarkStart w:id="1914" w:name="_Hlt527359477"/>
              <w:r w:rsidRPr="008C5C23">
                <w:rPr>
                  <w:rStyle w:val="Hyperlink"/>
                </w:rPr>
                <w:t>-</w:t>
              </w:r>
              <w:bookmarkStart w:id="1915" w:name="_Hlt527359648"/>
              <w:bookmarkEnd w:id="1914"/>
              <w:r w:rsidRPr="008C5C23">
                <w:rPr>
                  <w:rStyle w:val="Hyperlink"/>
                </w:rPr>
                <w:t>G</w:t>
              </w:r>
              <w:bookmarkStart w:id="1916" w:name="_Hlt500224866"/>
              <w:bookmarkEnd w:id="1915"/>
              <w:r w:rsidRPr="008C5C23">
                <w:rPr>
                  <w:rStyle w:val="Hyperlink"/>
                </w:rPr>
                <w:t>D</w:t>
              </w:r>
              <w:bookmarkStart w:id="1917" w:name="_Hlt12265269"/>
              <w:bookmarkEnd w:id="1916"/>
              <w:r w:rsidRPr="008C5C23">
                <w:rPr>
                  <w:rStyle w:val="Hyperlink"/>
                </w:rPr>
                <w:t>X</w:t>
              </w:r>
              <w:bookmarkStart w:id="1918" w:name="_Hlt12265201"/>
              <w:bookmarkEnd w:id="1917"/>
              <w:r w:rsidRPr="008C5C23">
                <w:rPr>
                  <w:rStyle w:val="Hyperlink"/>
                </w:rPr>
                <w:t>-</w:t>
              </w:r>
              <w:bookmarkStart w:id="1919" w:name="_Hlt517153057"/>
              <w:bookmarkEnd w:id="1918"/>
              <w:r w:rsidRPr="008C5C23">
                <w:rPr>
                  <w:rStyle w:val="Hyperlink"/>
                </w:rPr>
                <w:t>R</w:t>
              </w:r>
              <w:bookmarkStart w:id="1920" w:name="_Hlt506772462"/>
              <w:bookmarkStart w:id="1921" w:name="_Hlt506772440"/>
              <w:bookmarkEnd w:id="1919"/>
              <w:bookmarkEnd w:id="1920"/>
              <w:r w:rsidRPr="008C5C23">
                <w:rPr>
                  <w:rStyle w:val="Hyperlink"/>
                </w:rPr>
                <w:t>U</w:t>
              </w:r>
              <w:bookmarkEnd w:id="1921"/>
              <w:r w:rsidRPr="008C5C23">
                <w:rPr>
                  <w:rStyle w:val="Hyperlink"/>
                </w:rPr>
                <w:t>LE-NUM</w:t>
              </w:r>
            </w:hyperlink>
          </w:p>
        </w:tc>
        <w:tc>
          <w:tcPr>
            <w:tcW w:w="3073" w:type="dxa"/>
            <w:tcMar>
              <w:left w:w="58" w:type="dxa"/>
              <w:right w:w="58" w:type="dxa"/>
            </w:tcMar>
          </w:tcPr>
          <w:p w14:paraId="2E20D34A" w14:textId="77777777" w:rsidR="000751EA" w:rsidRDefault="000751EA" w:rsidP="000751EA">
            <w:pPr>
              <w:pStyle w:val="TableText"/>
              <w:rPr>
                <w:rFonts w:cs="Arial"/>
                <w:color w:val="000000"/>
              </w:rPr>
            </w:pPr>
            <w:r w:rsidRPr="00C91BDC">
              <w:rPr>
                <w:rFonts w:cs="Arial"/>
                <w:color w:val="000000"/>
              </w:rPr>
              <w:t>SCF update rule number</w:t>
            </w:r>
          </w:p>
          <w:p w14:paraId="3C5684B1" w14:textId="45D3F1D8" w:rsidR="000751EA" w:rsidRPr="005B7BBA" w:rsidRDefault="000751EA" w:rsidP="003962F0">
            <w:pPr>
              <w:pStyle w:val="TableText"/>
            </w:pPr>
            <w:r>
              <w:rPr>
                <w:rFonts w:cs="Arial"/>
                <w:color w:val="000000"/>
              </w:rPr>
              <w:t>C</w:t>
            </w:r>
            <w:r w:rsidRPr="00C91BDC">
              <w:rPr>
                <w:rFonts w:cs="Arial"/>
                <w:color w:val="000000"/>
              </w:rPr>
              <w:t xml:space="preserve">arries individual occurrences of any SCC audit number encountered during the processing of a particular claim. Separate data is carried at both the header and detail levels. </w:t>
            </w:r>
          </w:p>
        </w:tc>
        <w:tc>
          <w:tcPr>
            <w:tcW w:w="1170" w:type="dxa"/>
            <w:tcMar>
              <w:left w:w="58" w:type="dxa"/>
              <w:right w:w="58" w:type="dxa"/>
            </w:tcMar>
          </w:tcPr>
          <w:p w14:paraId="5E2D46BA" w14:textId="77777777" w:rsidR="000751EA" w:rsidRPr="005B7BBA" w:rsidRDefault="000751EA" w:rsidP="000751EA">
            <w:pPr>
              <w:pStyle w:val="TableText"/>
            </w:pPr>
            <w:r w:rsidRPr="005B7BBA">
              <w:t>4 C</w:t>
            </w:r>
          </w:p>
        </w:tc>
        <w:tc>
          <w:tcPr>
            <w:tcW w:w="2160" w:type="dxa"/>
            <w:tcMar>
              <w:left w:w="58" w:type="dxa"/>
              <w:right w:w="58" w:type="dxa"/>
            </w:tcMar>
          </w:tcPr>
          <w:p w14:paraId="09FF31E7" w14:textId="77777777" w:rsidR="000751EA" w:rsidRPr="005B7BBA" w:rsidRDefault="000751EA" w:rsidP="000751EA">
            <w:pPr>
              <w:pStyle w:val="TableText"/>
            </w:pPr>
            <w:r>
              <w:t>-</w:t>
            </w:r>
          </w:p>
        </w:tc>
        <w:tc>
          <w:tcPr>
            <w:tcW w:w="822" w:type="dxa"/>
            <w:tcMar>
              <w:left w:w="58" w:type="dxa"/>
              <w:right w:w="58" w:type="dxa"/>
            </w:tcMar>
          </w:tcPr>
          <w:p w14:paraId="1E2A26B7" w14:textId="77777777" w:rsidR="000751EA" w:rsidRPr="005B7BBA" w:rsidRDefault="000751EA" w:rsidP="000751EA">
            <w:pPr>
              <w:pStyle w:val="TableText"/>
            </w:pPr>
            <w:r>
              <w:t>Spaces</w:t>
            </w:r>
          </w:p>
        </w:tc>
        <w:tc>
          <w:tcPr>
            <w:tcW w:w="412" w:type="dxa"/>
          </w:tcPr>
          <w:p w14:paraId="521BEC02" w14:textId="77777777" w:rsidR="000751EA" w:rsidRPr="005B7BBA" w:rsidRDefault="000751EA" w:rsidP="000751EA">
            <w:pPr>
              <w:pStyle w:val="TableText"/>
            </w:pPr>
            <w:r>
              <w:t>-</w:t>
            </w:r>
          </w:p>
        </w:tc>
        <w:tc>
          <w:tcPr>
            <w:tcW w:w="406" w:type="dxa"/>
          </w:tcPr>
          <w:p w14:paraId="1439E50B" w14:textId="77777777" w:rsidR="000751EA" w:rsidRPr="005B7BBA" w:rsidRDefault="000751EA" w:rsidP="000751EA">
            <w:pPr>
              <w:pStyle w:val="TableText"/>
            </w:pPr>
            <w:r>
              <w:t>X</w:t>
            </w:r>
          </w:p>
        </w:tc>
        <w:tc>
          <w:tcPr>
            <w:tcW w:w="512" w:type="dxa"/>
            <w:gridSpan w:val="2"/>
          </w:tcPr>
          <w:p w14:paraId="0C148215" w14:textId="77777777" w:rsidR="000751EA" w:rsidRPr="005B7BBA" w:rsidRDefault="000751EA" w:rsidP="000751EA">
            <w:pPr>
              <w:pStyle w:val="TableText"/>
            </w:pPr>
            <w:r w:rsidRPr="005B7BBA">
              <w:t>X</w:t>
            </w:r>
          </w:p>
        </w:tc>
      </w:tr>
      <w:tr w:rsidR="00E65BC4" w14:paraId="359EFB78" w14:textId="77777777" w:rsidTr="00245396">
        <w:trPr>
          <w:cantSplit/>
        </w:trPr>
        <w:tc>
          <w:tcPr>
            <w:tcW w:w="802" w:type="dxa"/>
            <w:tcMar>
              <w:left w:w="58" w:type="dxa"/>
              <w:right w:w="58" w:type="dxa"/>
            </w:tcMar>
          </w:tcPr>
          <w:p w14:paraId="6AA9471F" w14:textId="3A22C16A" w:rsidR="000751EA" w:rsidRPr="005B7BBA" w:rsidRDefault="000751EA" w:rsidP="000751EA">
            <w:pPr>
              <w:pStyle w:val="TableText"/>
            </w:pPr>
            <w:r>
              <w:t>815</w:t>
            </w:r>
            <w:r w:rsidR="005B7717">
              <w:t xml:space="preserve"> – </w:t>
            </w:r>
            <w:r>
              <w:t>822</w:t>
            </w:r>
          </w:p>
        </w:tc>
        <w:tc>
          <w:tcPr>
            <w:tcW w:w="2179" w:type="dxa"/>
            <w:tcMar>
              <w:left w:w="58" w:type="dxa"/>
              <w:right w:w="58" w:type="dxa"/>
            </w:tcMar>
          </w:tcPr>
          <w:p w14:paraId="7B1A6140" w14:textId="77777777" w:rsidR="000751EA" w:rsidRPr="005B7BBA" w:rsidRDefault="000751EA" w:rsidP="000751EA">
            <w:pPr>
              <w:pStyle w:val="TableText"/>
            </w:pPr>
            <w:r w:rsidRPr="005B7BBA">
              <w:t>SCF RULE DATE 1</w:t>
            </w:r>
          </w:p>
        </w:tc>
        <w:tc>
          <w:tcPr>
            <w:tcW w:w="2848" w:type="dxa"/>
            <w:tcMar>
              <w:left w:w="58" w:type="dxa"/>
              <w:right w:w="58" w:type="dxa"/>
            </w:tcMar>
          </w:tcPr>
          <w:p w14:paraId="3E11D128" w14:textId="7F5977F6" w:rsidR="000751EA" w:rsidRPr="005B7BBA" w:rsidRDefault="000751EA" w:rsidP="000751EA">
            <w:pPr>
              <w:pStyle w:val="TableText"/>
            </w:pPr>
            <w:r w:rsidRPr="005B7BBA">
              <w:t>:P:IDR-</w:t>
            </w:r>
            <w:hyperlink r:id="rId1407" w:history="1">
              <w:r w:rsidRPr="008C5C23">
                <w:rPr>
                  <w:rStyle w:val="Hyperlink"/>
                </w:rPr>
                <w:t>K</w:t>
              </w:r>
              <w:bookmarkStart w:id="1922" w:name="_Hlt28764110"/>
              <w:r w:rsidRPr="008C5C23">
                <w:rPr>
                  <w:rStyle w:val="Hyperlink"/>
                </w:rPr>
                <w:t>-</w:t>
              </w:r>
              <w:bookmarkStart w:id="1923" w:name="_Hlt12265832"/>
              <w:bookmarkEnd w:id="1922"/>
              <w:r w:rsidRPr="008C5C23">
                <w:rPr>
                  <w:rStyle w:val="Hyperlink"/>
                </w:rPr>
                <w:t>G</w:t>
              </w:r>
              <w:bookmarkStart w:id="1924" w:name="_Hlt12265259"/>
              <w:bookmarkStart w:id="1925" w:name="_Hlt506771734"/>
              <w:bookmarkEnd w:id="1923"/>
              <w:bookmarkEnd w:id="1924"/>
              <w:r w:rsidRPr="008C5C23">
                <w:rPr>
                  <w:rStyle w:val="Hyperlink"/>
                </w:rPr>
                <w:t>D</w:t>
              </w:r>
              <w:bookmarkStart w:id="1926" w:name="_Hlt500224873"/>
              <w:bookmarkEnd w:id="1925"/>
              <w:r w:rsidRPr="008C5C23">
                <w:rPr>
                  <w:rStyle w:val="Hyperlink"/>
                </w:rPr>
                <w:t>X</w:t>
              </w:r>
              <w:bookmarkStart w:id="1927" w:name="_Hlt506772330"/>
              <w:bookmarkStart w:id="1928" w:name="_Hlt506772319"/>
              <w:bookmarkEnd w:id="1926"/>
              <w:bookmarkEnd w:id="1927"/>
              <w:r w:rsidRPr="008C5C23">
                <w:rPr>
                  <w:rStyle w:val="Hyperlink"/>
                </w:rPr>
                <w:t>-</w:t>
              </w:r>
              <w:bookmarkStart w:id="1929" w:name="_Hlt28763929"/>
              <w:bookmarkEnd w:id="1928"/>
              <w:r w:rsidRPr="008C5C23">
                <w:rPr>
                  <w:rStyle w:val="Hyperlink"/>
                </w:rPr>
                <w:t>R</w:t>
              </w:r>
              <w:bookmarkEnd w:id="1929"/>
              <w:r w:rsidRPr="008C5C23">
                <w:rPr>
                  <w:rStyle w:val="Hyperlink"/>
                </w:rPr>
                <w:t>ULE-DATE</w:t>
              </w:r>
            </w:hyperlink>
          </w:p>
        </w:tc>
        <w:tc>
          <w:tcPr>
            <w:tcW w:w="3073" w:type="dxa"/>
            <w:tcMar>
              <w:left w:w="58" w:type="dxa"/>
              <w:right w:w="58" w:type="dxa"/>
            </w:tcMar>
          </w:tcPr>
          <w:p w14:paraId="4C91BD94" w14:textId="77777777" w:rsidR="000751EA" w:rsidRDefault="000751EA" w:rsidP="000751EA">
            <w:pPr>
              <w:pStyle w:val="TableText"/>
            </w:pPr>
            <w:r w:rsidRPr="005B7BBA">
              <w:t>Date of SCF update rule applied</w:t>
            </w:r>
          </w:p>
          <w:p w14:paraId="0E22ACA3" w14:textId="5CCBC40D" w:rsidR="000751EA" w:rsidRPr="005B7BBA" w:rsidRDefault="000751EA" w:rsidP="00DA0DBC">
            <w:pPr>
              <w:pStyle w:val="TableText"/>
            </w:pPr>
            <w:r>
              <w:rPr>
                <w:rFonts w:cs="Arial"/>
                <w:color w:val="000000"/>
              </w:rPr>
              <w:t>C</w:t>
            </w:r>
            <w:r w:rsidRPr="00947634">
              <w:rPr>
                <w:rFonts w:cs="Arial"/>
                <w:color w:val="000000"/>
              </w:rPr>
              <w:t>arries the cycle date on which a specific SCC audit was received on a particular claim (occurs six times). Separate segments are carried at both the claim and detail levels</w:t>
            </w:r>
            <w:r>
              <w:rPr>
                <w:rFonts w:cs="Arial"/>
                <w:color w:val="000000"/>
              </w:rPr>
              <w:t>.</w:t>
            </w:r>
          </w:p>
        </w:tc>
        <w:tc>
          <w:tcPr>
            <w:tcW w:w="1170" w:type="dxa"/>
            <w:tcMar>
              <w:left w:w="58" w:type="dxa"/>
              <w:right w:w="58" w:type="dxa"/>
            </w:tcMar>
          </w:tcPr>
          <w:p w14:paraId="6345A2D5" w14:textId="77777777" w:rsidR="000751EA" w:rsidRPr="005B7BBA" w:rsidRDefault="000751EA" w:rsidP="000751EA">
            <w:pPr>
              <w:pStyle w:val="TableText"/>
            </w:pPr>
            <w:r w:rsidRPr="005B7BBA">
              <w:t>8 N</w:t>
            </w:r>
          </w:p>
        </w:tc>
        <w:tc>
          <w:tcPr>
            <w:tcW w:w="2160" w:type="dxa"/>
            <w:tcMar>
              <w:left w:w="58" w:type="dxa"/>
              <w:right w:w="58" w:type="dxa"/>
            </w:tcMar>
          </w:tcPr>
          <w:p w14:paraId="0184B95F" w14:textId="77777777" w:rsidR="000751EA" w:rsidRPr="005B7BBA" w:rsidRDefault="000751EA" w:rsidP="000751EA">
            <w:pPr>
              <w:pStyle w:val="TableText"/>
            </w:pPr>
            <w:r w:rsidRPr="005B7BBA">
              <w:t>MMDDYYYY</w:t>
            </w:r>
          </w:p>
        </w:tc>
        <w:tc>
          <w:tcPr>
            <w:tcW w:w="822" w:type="dxa"/>
            <w:tcMar>
              <w:left w:w="58" w:type="dxa"/>
              <w:right w:w="58" w:type="dxa"/>
            </w:tcMar>
          </w:tcPr>
          <w:p w14:paraId="5BC82BE1" w14:textId="77777777" w:rsidR="000751EA" w:rsidRPr="005B7BBA" w:rsidRDefault="000751EA" w:rsidP="000751EA">
            <w:pPr>
              <w:pStyle w:val="TableText"/>
            </w:pPr>
            <w:r>
              <w:t>Zeros</w:t>
            </w:r>
          </w:p>
        </w:tc>
        <w:tc>
          <w:tcPr>
            <w:tcW w:w="412" w:type="dxa"/>
          </w:tcPr>
          <w:p w14:paraId="294843B0" w14:textId="77777777" w:rsidR="000751EA" w:rsidRPr="005B7BBA" w:rsidRDefault="000751EA" w:rsidP="000751EA">
            <w:pPr>
              <w:pStyle w:val="TableText"/>
            </w:pPr>
            <w:r>
              <w:t>-</w:t>
            </w:r>
          </w:p>
        </w:tc>
        <w:tc>
          <w:tcPr>
            <w:tcW w:w="406" w:type="dxa"/>
          </w:tcPr>
          <w:p w14:paraId="545979EC" w14:textId="77777777" w:rsidR="000751EA" w:rsidRPr="005B7BBA" w:rsidRDefault="000751EA" w:rsidP="000751EA">
            <w:pPr>
              <w:pStyle w:val="TableText"/>
            </w:pPr>
            <w:r>
              <w:t>X</w:t>
            </w:r>
          </w:p>
        </w:tc>
        <w:tc>
          <w:tcPr>
            <w:tcW w:w="512" w:type="dxa"/>
            <w:gridSpan w:val="2"/>
          </w:tcPr>
          <w:p w14:paraId="07A73B6A" w14:textId="77777777" w:rsidR="000751EA" w:rsidRPr="005B7BBA" w:rsidRDefault="000751EA" w:rsidP="000751EA">
            <w:pPr>
              <w:pStyle w:val="TableText"/>
            </w:pPr>
            <w:r w:rsidRPr="005B7BBA">
              <w:t>X</w:t>
            </w:r>
          </w:p>
        </w:tc>
      </w:tr>
      <w:tr w:rsidR="00E65BC4" w14:paraId="4032982B" w14:textId="77777777" w:rsidTr="00245396">
        <w:trPr>
          <w:cantSplit/>
        </w:trPr>
        <w:tc>
          <w:tcPr>
            <w:tcW w:w="802" w:type="dxa"/>
            <w:tcMar>
              <w:left w:w="58" w:type="dxa"/>
              <w:right w:w="58" w:type="dxa"/>
            </w:tcMar>
          </w:tcPr>
          <w:p w14:paraId="2F21F9A5" w14:textId="06D12AA5" w:rsidR="000751EA" w:rsidRPr="005B7BBA" w:rsidRDefault="000751EA" w:rsidP="000751EA">
            <w:pPr>
              <w:pStyle w:val="TableText"/>
            </w:pPr>
            <w:r>
              <w:t>823</w:t>
            </w:r>
            <w:r w:rsidR="005B7717">
              <w:t xml:space="preserve"> – </w:t>
            </w:r>
            <w:r>
              <w:t>826</w:t>
            </w:r>
          </w:p>
        </w:tc>
        <w:tc>
          <w:tcPr>
            <w:tcW w:w="2179" w:type="dxa"/>
            <w:tcMar>
              <w:left w:w="58" w:type="dxa"/>
              <w:right w:w="58" w:type="dxa"/>
            </w:tcMar>
          </w:tcPr>
          <w:p w14:paraId="4572FA9E" w14:textId="77777777" w:rsidR="000751EA" w:rsidRPr="005B7BBA" w:rsidRDefault="000751EA" w:rsidP="000751EA">
            <w:pPr>
              <w:pStyle w:val="TableText"/>
            </w:pPr>
            <w:r w:rsidRPr="005B7BBA">
              <w:t>SCF RULE NUMBER 2</w:t>
            </w:r>
          </w:p>
        </w:tc>
        <w:tc>
          <w:tcPr>
            <w:tcW w:w="2848" w:type="dxa"/>
            <w:tcMar>
              <w:left w:w="58" w:type="dxa"/>
              <w:right w:w="58" w:type="dxa"/>
            </w:tcMar>
          </w:tcPr>
          <w:p w14:paraId="67056AC5" w14:textId="34921D19" w:rsidR="000751EA" w:rsidRPr="005B7BBA" w:rsidRDefault="000751EA" w:rsidP="000751EA">
            <w:pPr>
              <w:pStyle w:val="TableText"/>
            </w:pPr>
            <w:r w:rsidRPr="005B7BBA">
              <w:t>:P:IDR-</w:t>
            </w:r>
            <w:hyperlink r:id="rId1408" w:history="1">
              <w:r w:rsidRPr="008C5C23">
                <w:rPr>
                  <w:rStyle w:val="Hyperlink"/>
                </w:rPr>
                <w:t>K-GDX-RULE-NUM</w:t>
              </w:r>
            </w:hyperlink>
          </w:p>
        </w:tc>
        <w:tc>
          <w:tcPr>
            <w:tcW w:w="3073" w:type="dxa"/>
            <w:tcMar>
              <w:left w:w="58" w:type="dxa"/>
              <w:right w:w="58" w:type="dxa"/>
            </w:tcMar>
          </w:tcPr>
          <w:p w14:paraId="55DDEC92" w14:textId="30140ED9" w:rsidR="000751EA" w:rsidRDefault="000751EA" w:rsidP="000751EA">
            <w:pPr>
              <w:pStyle w:val="TableText"/>
              <w:rPr>
                <w:rFonts w:cs="Arial"/>
                <w:color w:val="000000"/>
              </w:rPr>
            </w:pPr>
            <w:r w:rsidRPr="00C91BDC">
              <w:rPr>
                <w:rFonts w:cs="Arial"/>
                <w:color w:val="000000"/>
              </w:rPr>
              <w:t>SCF update rule number</w:t>
            </w:r>
          </w:p>
          <w:p w14:paraId="3DC9712F" w14:textId="34BBBA73" w:rsidR="000751EA" w:rsidRPr="005B7BBA" w:rsidRDefault="000751EA" w:rsidP="003962F0">
            <w:pPr>
              <w:pStyle w:val="TableText"/>
            </w:pPr>
            <w:r>
              <w:rPr>
                <w:rFonts w:cs="Arial"/>
                <w:color w:val="000000"/>
              </w:rPr>
              <w:t>C</w:t>
            </w:r>
            <w:r w:rsidRPr="00C91BDC">
              <w:rPr>
                <w:rFonts w:cs="Arial"/>
                <w:color w:val="000000"/>
              </w:rPr>
              <w:t>arries individual occurrences of any SCC audit number encountered during the processing of a particular claim. Separate data is carried at both the header and detail levels.</w:t>
            </w:r>
          </w:p>
        </w:tc>
        <w:tc>
          <w:tcPr>
            <w:tcW w:w="1170" w:type="dxa"/>
            <w:tcMar>
              <w:left w:w="58" w:type="dxa"/>
              <w:right w:w="58" w:type="dxa"/>
            </w:tcMar>
          </w:tcPr>
          <w:p w14:paraId="7407F13C" w14:textId="77777777" w:rsidR="000751EA" w:rsidRPr="005B7BBA" w:rsidRDefault="000751EA" w:rsidP="000751EA">
            <w:pPr>
              <w:pStyle w:val="TableText"/>
            </w:pPr>
            <w:r w:rsidRPr="005B7BBA">
              <w:t>4 C</w:t>
            </w:r>
          </w:p>
        </w:tc>
        <w:tc>
          <w:tcPr>
            <w:tcW w:w="2160" w:type="dxa"/>
            <w:tcMar>
              <w:left w:w="58" w:type="dxa"/>
              <w:right w:w="58" w:type="dxa"/>
            </w:tcMar>
          </w:tcPr>
          <w:p w14:paraId="6FBE90D7" w14:textId="77777777" w:rsidR="000751EA" w:rsidRPr="005B7BBA" w:rsidRDefault="000751EA" w:rsidP="000751EA">
            <w:pPr>
              <w:pStyle w:val="TableText"/>
            </w:pPr>
            <w:r>
              <w:t>-</w:t>
            </w:r>
          </w:p>
        </w:tc>
        <w:tc>
          <w:tcPr>
            <w:tcW w:w="822" w:type="dxa"/>
            <w:tcMar>
              <w:left w:w="58" w:type="dxa"/>
              <w:right w:w="58" w:type="dxa"/>
            </w:tcMar>
          </w:tcPr>
          <w:p w14:paraId="7CC786A8" w14:textId="77777777" w:rsidR="000751EA" w:rsidRPr="005B7BBA" w:rsidRDefault="000751EA" w:rsidP="000751EA">
            <w:pPr>
              <w:pStyle w:val="TableText"/>
            </w:pPr>
            <w:r>
              <w:t>Spaces</w:t>
            </w:r>
          </w:p>
        </w:tc>
        <w:tc>
          <w:tcPr>
            <w:tcW w:w="412" w:type="dxa"/>
          </w:tcPr>
          <w:p w14:paraId="0D85D34B" w14:textId="77777777" w:rsidR="000751EA" w:rsidRPr="005B7BBA" w:rsidRDefault="000751EA" w:rsidP="000751EA">
            <w:pPr>
              <w:pStyle w:val="TableText"/>
            </w:pPr>
            <w:r>
              <w:t>-</w:t>
            </w:r>
          </w:p>
        </w:tc>
        <w:tc>
          <w:tcPr>
            <w:tcW w:w="406" w:type="dxa"/>
          </w:tcPr>
          <w:p w14:paraId="6207AC40" w14:textId="77777777" w:rsidR="000751EA" w:rsidRPr="005B7BBA" w:rsidRDefault="000751EA" w:rsidP="000751EA">
            <w:pPr>
              <w:pStyle w:val="TableText"/>
            </w:pPr>
            <w:r>
              <w:t>X</w:t>
            </w:r>
          </w:p>
        </w:tc>
        <w:tc>
          <w:tcPr>
            <w:tcW w:w="512" w:type="dxa"/>
            <w:gridSpan w:val="2"/>
          </w:tcPr>
          <w:p w14:paraId="5B680271" w14:textId="77777777" w:rsidR="000751EA" w:rsidRPr="005B7BBA" w:rsidRDefault="000751EA" w:rsidP="000751EA">
            <w:pPr>
              <w:pStyle w:val="TableText"/>
            </w:pPr>
            <w:r w:rsidRPr="005B7BBA">
              <w:t>X</w:t>
            </w:r>
          </w:p>
        </w:tc>
      </w:tr>
      <w:tr w:rsidR="00E65BC4" w14:paraId="7E3F3696" w14:textId="77777777" w:rsidTr="00245396">
        <w:trPr>
          <w:cantSplit/>
        </w:trPr>
        <w:tc>
          <w:tcPr>
            <w:tcW w:w="802" w:type="dxa"/>
            <w:tcMar>
              <w:left w:w="58" w:type="dxa"/>
              <w:right w:w="58" w:type="dxa"/>
            </w:tcMar>
          </w:tcPr>
          <w:p w14:paraId="700491C5" w14:textId="20987F22" w:rsidR="000751EA" w:rsidRPr="005B7BBA" w:rsidRDefault="000751EA" w:rsidP="000751EA">
            <w:pPr>
              <w:pStyle w:val="TableText"/>
            </w:pPr>
            <w:r>
              <w:t>827</w:t>
            </w:r>
            <w:r w:rsidR="005B7717">
              <w:t xml:space="preserve"> – </w:t>
            </w:r>
            <w:r>
              <w:t>834</w:t>
            </w:r>
          </w:p>
        </w:tc>
        <w:tc>
          <w:tcPr>
            <w:tcW w:w="2179" w:type="dxa"/>
            <w:tcMar>
              <w:left w:w="58" w:type="dxa"/>
              <w:right w:w="58" w:type="dxa"/>
            </w:tcMar>
          </w:tcPr>
          <w:p w14:paraId="7A591ED6" w14:textId="77777777" w:rsidR="000751EA" w:rsidRPr="005B7BBA" w:rsidRDefault="000751EA" w:rsidP="000751EA">
            <w:pPr>
              <w:pStyle w:val="TableText"/>
            </w:pPr>
            <w:r w:rsidRPr="005B7BBA">
              <w:t>SCF RULE DATE 2</w:t>
            </w:r>
          </w:p>
        </w:tc>
        <w:tc>
          <w:tcPr>
            <w:tcW w:w="2848" w:type="dxa"/>
            <w:tcMar>
              <w:left w:w="58" w:type="dxa"/>
              <w:right w:w="58" w:type="dxa"/>
            </w:tcMar>
          </w:tcPr>
          <w:p w14:paraId="4800E3B7" w14:textId="2D066DA5" w:rsidR="000751EA" w:rsidRPr="005B7BBA" w:rsidRDefault="000751EA" w:rsidP="000751EA">
            <w:pPr>
              <w:pStyle w:val="TableText"/>
            </w:pPr>
            <w:r w:rsidRPr="005B7BBA">
              <w:t>:P:IDR-</w:t>
            </w:r>
            <w:hyperlink r:id="rId1409" w:history="1">
              <w:r w:rsidRPr="008C5C23">
                <w:rPr>
                  <w:rStyle w:val="Hyperlink"/>
                </w:rPr>
                <w:t>K-GDX-RULE-DATE</w:t>
              </w:r>
            </w:hyperlink>
          </w:p>
        </w:tc>
        <w:tc>
          <w:tcPr>
            <w:tcW w:w="3073" w:type="dxa"/>
            <w:tcMar>
              <w:left w:w="58" w:type="dxa"/>
              <w:right w:w="58" w:type="dxa"/>
            </w:tcMar>
          </w:tcPr>
          <w:p w14:paraId="652CB394" w14:textId="77777777" w:rsidR="000751EA" w:rsidRDefault="000751EA" w:rsidP="000751EA">
            <w:pPr>
              <w:pStyle w:val="TableText"/>
            </w:pPr>
            <w:r w:rsidRPr="005B7BBA">
              <w:t>Date of SCF update rule applied</w:t>
            </w:r>
          </w:p>
          <w:p w14:paraId="7EF21545" w14:textId="334ED0DA" w:rsidR="000751EA" w:rsidRPr="005B7BBA" w:rsidRDefault="000751EA" w:rsidP="00DA0DBC">
            <w:pPr>
              <w:pStyle w:val="TableText"/>
            </w:pPr>
            <w:r>
              <w:rPr>
                <w:rFonts w:cs="Arial"/>
                <w:color w:val="000000"/>
              </w:rPr>
              <w:t>C</w:t>
            </w:r>
            <w:r w:rsidRPr="00947634">
              <w:rPr>
                <w:rFonts w:cs="Arial"/>
                <w:color w:val="000000"/>
              </w:rPr>
              <w:t>arries the cycle date on which a specific SCC audit was received on a particular claim (occurs six times). Separate segments are carried at both the claim and detail levels.</w:t>
            </w:r>
          </w:p>
        </w:tc>
        <w:tc>
          <w:tcPr>
            <w:tcW w:w="1170" w:type="dxa"/>
            <w:tcMar>
              <w:left w:w="58" w:type="dxa"/>
              <w:right w:w="58" w:type="dxa"/>
            </w:tcMar>
          </w:tcPr>
          <w:p w14:paraId="2826F679" w14:textId="77777777" w:rsidR="000751EA" w:rsidRPr="005B7BBA" w:rsidRDefault="000751EA" w:rsidP="000751EA">
            <w:pPr>
              <w:pStyle w:val="TableText"/>
            </w:pPr>
            <w:r w:rsidRPr="005B7BBA">
              <w:t>8 N</w:t>
            </w:r>
          </w:p>
        </w:tc>
        <w:tc>
          <w:tcPr>
            <w:tcW w:w="2160" w:type="dxa"/>
            <w:tcMar>
              <w:left w:w="58" w:type="dxa"/>
              <w:right w:w="58" w:type="dxa"/>
            </w:tcMar>
          </w:tcPr>
          <w:p w14:paraId="79CA43EA" w14:textId="77777777" w:rsidR="000751EA" w:rsidRPr="005B7BBA" w:rsidRDefault="000751EA" w:rsidP="000751EA">
            <w:pPr>
              <w:pStyle w:val="TableText"/>
            </w:pPr>
            <w:r w:rsidRPr="005B7BBA">
              <w:t>MMDDYYYY</w:t>
            </w:r>
          </w:p>
        </w:tc>
        <w:tc>
          <w:tcPr>
            <w:tcW w:w="822" w:type="dxa"/>
            <w:tcMar>
              <w:left w:w="58" w:type="dxa"/>
              <w:right w:w="58" w:type="dxa"/>
            </w:tcMar>
          </w:tcPr>
          <w:p w14:paraId="5F9C5E8B" w14:textId="77777777" w:rsidR="000751EA" w:rsidRPr="005B7BBA" w:rsidRDefault="000751EA" w:rsidP="000751EA">
            <w:pPr>
              <w:pStyle w:val="TableText"/>
            </w:pPr>
            <w:r>
              <w:t>Zeros</w:t>
            </w:r>
          </w:p>
        </w:tc>
        <w:tc>
          <w:tcPr>
            <w:tcW w:w="412" w:type="dxa"/>
          </w:tcPr>
          <w:p w14:paraId="0CE3E220" w14:textId="77777777" w:rsidR="000751EA" w:rsidRPr="005B7BBA" w:rsidRDefault="000751EA" w:rsidP="000751EA">
            <w:pPr>
              <w:pStyle w:val="TableText"/>
            </w:pPr>
            <w:r>
              <w:t>-</w:t>
            </w:r>
          </w:p>
        </w:tc>
        <w:tc>
          <w:tcPr>
            <w:tcW w:w="406" w:type="dxa"/>
          </w:tcPr>
          <w:p w14:paraId="1D66A11F" w14:textId="77777777" w:rsidR="000751EA" w:rsidRPr="005B7BBA" w:rsidRDefault="000751EA" w:rsidP="000751EA">
            <w:pPr>
              <w:pStyle w:val="TableText"/>
            </w:pPr>
            <w:r>
              <w:t>X</w:t>
            </w:r>
          </w:p>
        </w:tc>
        <w:tc>
          <w:tcPr>
            <w:tcW w:w="512" w:type="dxa"/>
            <w:gridSpan w:val="2"/>
          </w:tcPr>
          <w:p w14:paraId="053FDE48" w14:textId="77777777" w:rsidR="000751EA" w:rsidRPr="005B7BBA" w:rsidRDefault="000751EA" w:rsidP="000751EA">
            <w:pPr>
              <w:pStyle w:val="TableText"/>
            </w:pPr>
            <w:r w:rsidRPr="005B7BBA">
              <w:t>X</w:t>
            </w:r>
          </w:p>
        </w:tc>
      </w:tr>
      <w:tr w:rsidR="00E65BC4" w14:paraId="40233668" w14:textId="77777777" w:rsidTr="00245396">
        <w:trPr>
          <w:cantSplit/>
        </w:trPr>
        <w:tc>
          <w:tcPr>
            <w:tcW w:w="802" w:type="dxa"/>
            <w:tcMar>
              <w:left w:w="58" w:type="dxa"/>
              <w:right w:w="58" w:type="dxa"/>
            </w:tcMar>
          </w:tcPr>
          <w:p w14:paraId="5A1E0ECD" w14:textId="06B3A51E" w:rsidR="000751EA" w:rsidRPr="005B7BBA" w:rsidRDefault="000751EA" w:rsidP="000751EA">
            <w:pPr>
              <w:pStyle w:val="TableText"/>
            </w:pPr>
            <w:r>
              <w:t>835</w:t>
            </w:r>
            <w:r w:rsidR="005B7717">
              <w:t xml:space="preserve"> – </w:t>
            </w:r>
            <w:r>
              <w:t>838</w:t>
            </w:r>
          </w:p>
        </w:tc>
        <w:tc>
          <w:tcPr>
            <w:tcW w:w="2179" w:type="dxa"/>
            <w:tcMar>
              <w:left w:w="58" w:type="dxa"/>
              <w:right w:w="58" w:type="dxa"/>
            </w:tcMar>
          </w:tcPr>
          <w:p w14:paraId="4E2AC77B" w14:textId="77777777" w:rsidR="000751EA" w:rsidRPr="005B7BBA" w:rsidRDefault="000751EA" w:rsidP="000751EA">
            <w:pPr>
              <w:pStyle w:val="TableText"/>
            </w:pPr>
            <w:r w:rsidRPr="005B7BBA">
              <w:t>SCF RULE NUMBER 3</w:t>
            </w:r>
          </w:p>
        </w:tc>
        <w:tc>
          <w:tcPr>
            <w:tcW w:w="2848" w:type="dxa"/>
            <w:tcMar>
              <w:left w:w="58" w:type="dxa"/>
              <w:right w:w="58" w:type="dxa"/>
            </w:tcMar>
          </w:tcPr>
          <w:p w14:paraId="5A33A0EF" w14:textId="74D4C118" w:rsidR="000751EA" w:rsidRPr="005B7BBA" w:rsidRDefault="000751EA" w:rsidP="000751EA">
            <w:pPr>
              <w:pStyle w:val="TableText"/>
            </w:pPr>
            <w:r w:rsidRPr="005B7BBA">
              <w:t>:P:IDR-</w:t>
            </w:r>
            <w:hyperlink r:id="rId1410" w:history="1">
              <w:r w:rsidRPr="008C5C23">
                <w:rPr>
                  <w:rStyle w:val="Hyperlink"/>
                </w:rPr>
                <w:t>K-GDX-RULE-NUM</w:t>
              </w:r>
            </w:hyperlink>
          </w:p>
        </w:tc>
        <w:tc>
          <w:tcPr>
            <w:tcW w:w="3073" w:type="dxa"/>
            <w:tcMar>
              <w:left w:w="58" w:type="dxa"/>
              <w:right w:w="58" w:type="dxa"/>
            </w:tcMar>
          </w:tcPr>
          <w:p w14:paraId="09B1D635" w14:textId="77777777" w:rsidR="000751EA" w:rsidRDefault="000751EA" w:rsidP="000751EA">
            <w:pPr>
              <w:pStyle w:val="TableText"/>
              <w:rPr>
                <w:rFonts w:cs="Arial"/>
                <w:color w:val="000000"/>
              </w:rPr>
            </w:pPr>
            <w:r w:rsidRPr="00C91BDC">
              <w:rPr>
                <w:rFonts w:cs="Arial"/>
                <w:color w:val="000000"/>
              </w:rPr>
              <w:t>SCF update rule number</w:t>
            </w:r>
          </w:p>
          <w:p w14:paraId="06735984" w14:textId="69301A06" w:rsidR="000751EA" w:rsidRPr="005B7BBA" w:rsidRDefault="000751EA" w:rsidP="00DA0DBC">
            <w:pPr>
              <w:pStyle w:val="TableText"/>
            </w:pPr>
            <w:r>
              <w:rPr>
                <w:rFonts w:cs="Arial"/>
                <w:color w:val="000000"/>
              </w:rPr>
              <w:t>C</w:t>
            </w:r>
            <w:r w:rsidRPr="00C91BDC">
              <w:rPr>
                <w:rFonts w:cs="Arial"/>
                <w:color w:val="000000"/>
              </w:rPr>
              <w:t xml:space="preserve">arries individual occurrences of any SCC audit number encountered during the processing of a particular claim. Separate data is carried at both the header and detail levels. </w:t>
            </w:r>
          </w:p>
        </w:tc>
        <w:tc>
          <w:tcPr>
            <w:tcW w:w="1170" w:type="dxa"/>
            <w:tcMar>
              <w:left w:w="58" w:type="dxa"/>
              <w:right w:w="58" w:type="dxa"/>
            </w:tcMar>
          </w:tcPr>
          <w:p w14:paraId="123DE184" w14:textId="77777777" w:rsidR="000751EA" w:rsidRPr="005B7BBA" w:rsidRDefault="000751EA" w:rsidP="000751EA">
            <w:pPr>
              <w:pStyle w:val="TableText"/>
            </w:pPr>
            <w:r w:rsidRPr="005B7BBA">
              <w:t>4 C</w:t>
            </w:r>
          </w:p>
        </w:tc>
        <w:tc>
          <w:tcPr>
            <w:tcW w:w="2160" w:type="dxa"/>
            <w:tcMar>
              <w:left w:w="58" w:type="dxa"/>
              <w:right w:w="58" w:type="dxa"/>
            </w:tcMar>
          </w:tcPr>
          <w:p w14:paraId="6B014025" w14:textId="77777777" w:rsidR="000751EA" w:rsidRPr="005B7BBA" w:rsidRDefault="000751EA" w:rsidP="000751EA">
            <w:pPr>
              <w:pStyle w:val="TableText"/>
            </w:pPr>
            <w:r>
              <w:t>-</w:t>
            </w:r>
          </w:p>
        </w:tc>
        <w:tc>
          <w:tcPr>
            <w:tcW w:w="822" w:type="dxa"/>
            <w:tcMar>
              <w:left w:w="58" w:type="dxa"/>
              <w:right w:w="58" w:type="dxa"/>
            </w:tcMar>
          </w:tcPr>
          <w:p w14:paraId="2A06B850" w14:textId="77777777" w:rsidR="000751EA" w:rsidRPr="005B7BBA" w:rsidRDefault="000751EA" w:rsidP="000751EA">
            <w:pPr>
              <w:pStyle w:val="TableText"/>
            </w:pPr>
            <w:r>
              <w:t>Spaces</w:t>
            </w:r>
          </w:p>
        </w:tc>
        <w:tc>
          <w:tcPr>
            <w:tcW w:w="412" w:type="dxa"/>
          </w:tcPr>
          <w:p w14:paraId="5ED9AC0D" w14:textId="77777777" w:rsidR="000751EA" w:rsidRPr="005B7BBA" w:rsidRDefault="000751EA" w:rsidP="000751EA">
            <w:pPr>
              <w:pStyle w:val="TableText"/>
            </w:pPr>
            <w:r>
              <w:t>-</w:t>
            </w:r>
          </w:p>
        </w:tc>
        <w:tc>
          <w:tcPr>
            <w:tcW w:w="406" w:type="dxa"/>
          </w:tcPr>
          <w:p w14:paraId="5FAA6A81" w14:textId="77777777" w:rsidR="000751EA" w:rsidRPr="005B7BBA" w:rsidRDefault="000751EA" w:rsidP="000751EA">
            <w:pPr>
              <w:pStyle w:val="TableText"/>
            </w:pPr>
            <w:r>
              <w:t>X</w:t>
            </w:r>
          </w:p>
        </w:tc>
        <w:tc>
          <w:tcPr>
            <w:tcW w:w="512" w:type="dxa"/>
            <w:gridSpan w:val="2"/>
          </w:tcPr>
          <w:p w14:paraId="27C4B367" w14:textId="77777777" w:rsidR="000751EA" w:rsidRPr="005B7BBA" w:rsidRDefault="000751EA" w:rsidP="000751EA">
            <w:pPr>
              <w:pStyle w:val="TableText"/>
            </w:pPr>
            <w:r w:rsidRPr="005B7BBA">
              <w:t>X</w:t>
            </w:r>
          </w:p>
        </w:tc>
      </w:tr>
      <w:tr w:rsidR="00E65BC4" w14:paraId="0DF333DA" w14:textId="77777777" w:rsidTr="00245396">
        <w:trPr>
          <w:cantSplit/>
        </w:trPr>
        <w:tc>
          <w:tcPr>
            <w:tcW w:w="802" w:type="dxa"/>
            <w:tcMar>
              <w:left w:w="58" w:type="dxa"/>
              <w:right w:w="58" w:type="dxa"/>
            </w:tcMar>
          </w:tcPr>
          <w:p w14:paraId="21EB1245" w14:textId="7D5063C9" w:rsidR="000751EA" w:rsidRPr="005B7BBA" w:rsidRDefault="000751EA" w:rsidP="000751EA">
            <w:pPr>
              <w:pStyle w:val="TableText"/>
            </w:pPr>
            <w:r>
              <w:t>839</w:t>
            </w:r>
            <w:r w:rsidR="005B7717">
              <w:t xml:space="preserve"> – </w:t>
            </w:r>
            <w:r>
              <w:t>846</w:t>
            </w:r>
          </w:p>
        </w:tc>
        <w:tc>
          <w:tcPr>
            <w:tcW w:w="2179" w:type="dxa"/>
            <w:tcMar>
              <w:left w:w="58" w:type="dxa"/>
              <w:right w:w="58" w:type="dxa"/>
            </w:tcMar>
          </w:tcPr>
          <w:p w14:paraId="5228966A" w14:textId="77777777" w:rsidR="000751EA" w:rsidRPr="005B7BBA" w:rsidRDefault="000751EA" w:rsidP="000751EA">
            <w:pPr>
              <w:pStyle w:val="TableText"/>
            </w:pPr>
            <w:r w:rsidRPr="005B7BBA">
              <w:t>SCF RULE DATE 3</w:t>
            </w:r>
          </w:p>
        </w:tc>
        <w:tc>
          <w:tcPr>
            <w:tcW w:w="2848" w:type="dxa"/>
            <w:tcMar>
              <w:left w:w="58" w:type="dxa"/>
              <w:right w:w="58" w:type="dxa"/>
            </w:tcMar>
          </w:tcPr>
          <w:p w14:paraId="7A1F46EE" w14:textId="349A81AF" w:rsidR="000751EA" w:rsidRPr="005B7BBA" w:rsidRDefault="000751EA" w:rsidP="000751EA">
            <w:pPr>
              <w:pStyle w:val="TableText"/>
            </w:pPr>
            <w:r w:rsidRPr="005B7BBA">
              <w:t>:P:IDR-</w:t>
            </w:r>
            <w:hyperlink r:id="rId1411" w:history="1">
              <w:r w:rsidRPr="008C5C23">
                <w:rPr>
                  <w:rStyle w:val="Hyperlink"/>
                </w:rPr>
                <w:t>K-GDX-RULE-DATE</w:t>
              </w:r>
            </w:hyperlink>
          </w:p>
        </w:tc>
        <w:tc>
          <w:tcPr>
            <w:tcW w:w="3073" w:type="dxa"/>
            <w:tcMar>
              <w:left w:w="58" w:type="dxa"/>
              <w:right w:w="58" w:type="dxa"/>
            </w:tcMar>
          </w:tcPr>
          <w:p w14:paraId="1CF12448" w14:textId="77777777" w:rsidR="000751EA" w:rsidRDefault="000751EA" w:rsidP="000751EA">
            <w:pPr>
              <w:pStyle w:val="TableText"/>
            </w:pPr>
            <w:r w:rsidRPr="005B7BBA">
              <w:t>Date of SCF update rule applied</w:t>
            </w:r>
          </w:p>
          <w:p w14:paraId="6A098F88" w14:textId="5101ABD3" w:rsidR="000751EA" w:rsidRPr="005B7BBA" w:rsidRDefault="000751EA" w:rsidP="00DA0DBC">
            <w:pPr>
              <w:pStyle w:val="TableText"/>
            </w:pPr>
            <w:r>
              <w:rPr>
                <w:rFonts w:cs="Arial"/>
                <w:color w:val="000000"/>
              </w:rPr>
              <w:t>C</w:t>
            </w:r>
            <w:r w:rsidRPr="00947634">
              <w:rPr>
                <w:rFonts w:cs="Arial"/>
                <w:color w:val="000000"/>
              </w:rPr>
              <w:t>arries the cycle date on which a specific SCC audit was received on a particular claim (occurs six times). Separate segments are carried at both the claim and detail levels</w:t>
            </w:r>
            <w:r>
              <w:rPr>
                <w:rFonts w:cs="Arial"/>
                <w:color w:val="000000"/>
              </w:rPr>
              <w:t>.</w:t>
            </w:r>
          </w:p>
        </w:tc>
        <w:tc>
          <w:tcPr>
            <w:tcW w:w="1170" w:type="dxa"/>
            <w:tcMar>
              <w:left w:w="58" w:type="dxa"/>
              <w:right w:w="58" w:type="dxa"/>
            </w:tcMar>
          </w:tcPr>
          <w:p w14:paraId="0BD44926" w14:textId="77777777" w:rsidR="000751EA" w:rsidRPr="005B7BBA" w:rsidRDefault="000751EA" w:rsidP="000751EA">
            <w:pPr>
              <w:pStyle w:val="TableText"/>
            </w:pPr>
            <w:r w:rsidRPr="005B7BBA">
              <w:t>8 N</w:t>
            </w:r>
          </w:p>
        </w:tc>
        <w:tc>
          <w:tcPr>
            <w:tcW w:w="2160" w:type="dxa"/>
            <w:tcMar>
              <w:left w:w="58" w:type="dxa"/>
              <w:right w:w="58" w:type="dxa"/>
            </w:tcMar>
          </w:tcPr>
          <w:p w14:paraId="6A06EA21" w14:textId="77777777" w:rsidR="000751EA" w:rsidRPr="005B7BBA" w:rsidRDefault="000751EA" w:rsidP="000751EA">
            <w:pPr>
              <w:pStyle w:val="TableText"/>
            </w:pPr>
            <w:r w:rsidRPr="005B7BBA">
              <w:t>MMDDYYYY</w:t>
            </w:r>
          </w:p>
        </w:tc>
        <w:tc>
          <w:tcPr>
            <w:tcW w:w="822" w:type="dxa"/>
            <w:tcMar>
              <w:left w:w="58" w:type="dxa"/>
              <w:right w:w="58" w:type="dxa"/>
            </w:tcMar>
          </w:tcPr>
          <w:p w14:paraId="2650DE17" w14:textId="77777777" w:rsidR="000751EA" w:rsidRPr="005B7BBA" w:rsidRDefault="000751EA" w:rsidP="000751EA">
            <w:pPr>
              <w:pStyle w:val="TableText"/>
            </w:pPr>
            <w:r>
              <w:t>Zeros</w:t>
            </w:r>
          </w:p>
        </w:tc>
        <w:tc>
          <w:tcPr>
            <w:tcW w:w="412" w:type="dxa"/>
          </w:tcPr>
          <w:p w14:paraId="0764D3A1" w14:textId="77777777" w:rsidR="000751EA" w:rsidRPr="005B7BBA" w:rsidRDefault="000751EA" w:rsidP="000751EA">
            <w:pPr>
              <w:pStyle w:val="TableText"/>
            </w:pPr>
            <w:r>
              <w:t>-</w:t>
            </w:r>
          </w:p>
        </w:tc>
        <w:tc>
          <w:tcPr>
            <w:tcW w:w="406" w:type="dxa"/>
          </w:tcPr>
          <w:p w14:paraId="42176E9A" w14:textId="77777777" w:rsidR="000751EA" w:rsidRPr="005B7BBA" w:rsidRDefault="000751EA" w:rsidP="000751EA">
            <w:pPr>
              <w:pStyle w:val="TableText"/>
            </w:pPr>
            <w:r>
              <w:t>X</w:t>
            </w:r>
          </w:p>
        </w:tc>
        <w:tc>
          <w:tcPr>
            <w:tcW w:w="512" w:type="dxa"/>
            <w:gridSpan w:val="2"/>
          </w:tcPr>
          <w:p w14:paraId="17FADCBE" w14:textId="77777777" w:rsidR="000751EA" w:rsidRPr="005B7BBA" w:rsidRDefault="000751EA" w:rsidP="000751EA">
            <w:pPr>
              <w:pStyle w:val="TableText"/>
            </w:pPr>
            <w:r w:rsidRPr="005B7BBA">
              <w:t>X</w:t>
            </w:r>
          </w:p>
        </w:tc>
      </w:tr>
      <w:tr w:rsidR="00E65BC4" w14:paraId="1B72032C" w14:textId="77777777" w:rsidTr="00245396">
        <w:trPr>
          <w:cantSplit/>
        </w:trPr>
        <w:tc>
          <w:tcPr>
            <w:tcW w:w="802" w:type="dxa"/>
            <w:tcMar>
              <w:left w:w="58" w:type="dxa"/>
              <w:right w:w="58" w:type="dxa"/>
            </w:tcMar>
          </w:tcPr>
          <w:p w14:paraId="4618E8F8" w14:textId="77EDB8B7" w:rsidR="000751EA" w:rsidRPr="005B7BBA" w:rsidRDefault="000751EA" w:rsidP="000751EA">
            <w:pPr>
              <w:pStyle w:val="TableText"/>
            </w:pPr>
            <w:r>
              <w:t>847</w:t>
            </w:r>
            <w:r w:rsidR="005B7717">
              <w:t xml:space="preserve"> – </w:t>
            </w:r>
            <w:r>
              <w:t>850</w:t>
            </w:r>
          </w:p>
        </w:tc>
        <w:tc>
          <w:tcPr>
            <w:tcW w:w="2179" w:type="dxa"/>
            <w:tcMar>
              <w:left w:w="58" w:type="dxa"/>
              <w:right w:w="58" w:type="dxa"/>
            </w:tcMar>
          </w:tcPr>
          <w:p w14:paraId="44AE4377" w14:textId="77777777" w:rsidR="000751EA" w:rsidRPr="005B7BBA" w:rsidRDefault="000751EA" w:rsidP="000751EA">
            <w:pPr>
              <w:pStyle w:val="TableText"/>
            </w:pPr>
            <w:r w:rsidRPr="005B7BBA">
              <w:t>SCF RULE NUMBER 4</w:t>
            </w:r>
          </w:p>
        </w:tc>
        <w:tc>
          <w:tcPr>
            <w:tcW w:w="2848" w:type="dxa"/>
            <w:tcMar>
              <w:left w:w="58" w:type="dxa"/>
              <w:right w:w="58" w:type="dxa"/>
            </w:tcMar>
          </w:tcPr>
          <w:p w14:paraId="6C5F101C" w14:textId="62AA044F" w:rsidR="000751EA" w:rsidRPr="005B7BBA" w:rsidRDefault="000751EA" w:rsidP="000751EA">
            <w:pPr>
              <w:pStyle w:val="TableText"/>
            </w:pPr>
            <w:r w:rsidRPr="005B7BBA">
              <w:t>:P:IDR-</w:t>
            </w:r>
            <w:hyperlink r:id="rId1412" w:history="1">
              <w:r w:rsidRPr="008C5C23">
                <w:rPr>
                  <w:rStyle w:val="Hyperlink"/>
                </w:rPr>
                <w:t>K-GDX-RULE-NUM</w:t>
              </w:r>
            </w:hyperlink>
          </w:p>
        </w:tc>
        <w:tc>
          <w:tcPr>
            <w:tcW w:w="3073" w:type="dxa"/>
            <w:tcMar>
              <w:left w:w="58" w:type="dxa"/>
              <w:right w:w="58" w:type="dxa"/>
            </w:tcMar>
          </w:tcPr>
          <w:p w14:paraId="15F9E0E2" w14:textId="77777777" w:rsidR="000751EA" w:rsidRDefault="000751EA" w:rsidP="000751EA">
            <w:pPr>
              <w:pStyle w:val="TableText"/>
              <w:rPr>
                <w:rFonts w:cs="Arial"/>
                <w:color w:val="000000"/>
              </w:rPr>
            </w:pPr>
            <w:r w:rsidRPr="00C91BDC">
              <w:rPr>
                <w:rFonts w:cs="Arial"/>
                <w:color w:val="000000"/>
              </w:rPr>
              <w:t>SCF update rule number</w:t>
            </w:r>
          </w:p>
          <w:p w14:paraId="2E35085B" w14:textId="1FF93332" w:rsidR="000751EA" w:rsidRPr="005B7BBA" w:rsidRDefault="000751EA" w:rsidP="00DA0DBC">
            <w:pPr>
              <w:pStyle w:val="TableText"/>
            </w:pPr>
            <w:r>
              <w:rPr>
                <w:rFonts w:cs="Arial"/>
                <w:color w:val="000000"/>
              </w:rPr>
              <w:t>C</w:t>
            </w:r>
            <w:r w:rsidRPr="00C91BDC">
              <w:rPr>
                <w:rFonts w:cs="Arial"/>
                <w:color w:val="000000"/>
              </w:rPr>
              <w:t xml:space="preserve">arries individual occurrences of any SCC audit number encountered during the processing of a particular claim. Separate data is carried at both the header and detail levels. </w:t>
            </w:r>
          </w:p>
        </w:tc>
        <w:tc>
          <w:tcPr>
            <w:tcW w:w="1170" w:type="dxa"/>
            <w:tcMar>
              <w:left w:w="58" w:type="dxa"/>
              <w:right w:w="58" w:type="dxa"/>
            </w:tcMar>
          </w:tcPr>
          <w:p w14:paraId="438E651F" w14:textId="77777777" w:rsidR="000751EA" w:rsidRPr="005B7BBA" w:rsidRDefault="000751EA" w:rsidP="000751EA">
            <w:pPr>
              <w:pStyle w:val="TableText"/>
            </w:pPr>
            <w:r w:rsidRPr="005B7BBA">
              <w:t>4 C</w:t>
            </w:r>
          </w:p>
        </w:tc>
        <w:tc>
          <w:tcPr>
            <w:tcW w:w="2160" w:type="dxa"/>
            <w:tcMar>
              <w:left w:w="58" w:type="dxa"/>
              <w:right w:w="58" w:type="dxa"/>
            </w:tcMar>
          </w:tcPr>
          <w:p w14:paraId="48CA3CD7" w14:textId="77777777" w:rsidR="000751EA" w:rsidRPr="005B7BBA" w:rsidRDefault="000751EA" w:rsidP="000751EA">
            <w:pPr>
              <w:pStyle w:val="TableText"/>
            </w:pPr>
            <w:r>
              <w:t>-</w:t>
            </w:r>
          </w:p>
        </w:tc>
        <w:tc>
          <w:tcPr>
            <w:tcW w:w="822" w:type="dxa"/>
            <w:tcMar>
              <w:left w:w="58" w:type="dxa"/>
              <w:right w:w="58" w:type="dxa"/>
            </w:tcMar>
          </w:tcPr>
          <w:p w14:paraId="118CD123" w14:textId="77777777" w:rsidR="000751EA" w:rsidRPr="005B7BBA" w:rsidRDefault="000751EA" w:rsidP="000751EA">
            <w:pPr>
              <w:pStyle w:val="TableText"/>
            </w:pPr>
            <w:r>
              <w:t>Spaces</w:t>
            </w:r>
          </w:p>
        </w:tc>
        <w:tc>
          <w:tcPr>
            <w:tcW w:w="412" w:type="dxa"/>
          </w:tcPr>
          <w:p w14:paraId="623FD4B3" w14:textId="77777777" w:rsidR="000751EA" w:rsidRPr="005B7BBA" w:rsidRDefault="000751EA" w:rsidP="000751EA">
            <w:pPr>
              <w:pStyle w:val="TableText"/>
            </w:pPr>
            <w:r>
              <w:t>-</w:t>
            </w:r>
          </w:p>
        </w:tc>
        <w:tc>
          <w:tcPr>
            <w:tcW w:w="406" w:type="dxa"/>
          </w:tcPr>
          <w:p w14:paraId="45CFBE94" w14:textId="77777777" w:rsidR="000751EA" w:rsidRPr="005B7BBA" w:rsidRDefault="000751EA" w:rsidP="000751EA">
            <w:pPr>
              <w:pStyle w:val="TableText"/>
            </w:pPr>
            <w:r>
              <w:t>X</w:t>
            </w:r>
          </w:p>
        </w:tc>
        <w:tc>
          <w:tcPr>
            <w:tcW w:w="512" w:type="dxa"/>
            <w:gridSpan w:val="2"/>
          </w:tcPr>
          <w:p w14:paraId="4DCF0EA7" w14:textId="77777777" w:rsidR="000751EA" w:rsidRPr="005B7BBA" w:rsidRDefault="000751EA" w:rsidP="000751EA">
            <w:pPr>
              <w:pStyle w:val="TableText"/>
            </w:pPr>
            <w:r w:rsidRPr="005B7BBA">
              <w:t>X</w:t>
            </w:r>
          </w:p>
        </w:tc>
      </w:tr>
      <w:tr w:rsidR="00E65BC4" w14:paraId="7BA7DA55" w14:textId="77777777" w:rsidTr="00245396">
        <w:trPr>
          <w:cantSplit/>
        </w:trPr>
        <w:tc>
          <w:tcPr>
            <w:tcW w:w="802" w:type="dxa"/>
            <w:tcMar>
              <w:left w:w="58" w:type="dxa"/>
              <w:right w:w="58" w:type="dxa"/>
            </w:tcMar>
          </w:tcPr>
          <w:p w14:paraId="7FF0750A" w14:textId="675F4D28" w:rsidR="000751EA" w:rsidRPr="005B7BBA" w:rsidRDefault="000751EA" w:rsidP="000751EA">
            <w:pPr>
              <w:pStyle w:val="TableText"/>
            </w:pPr>
            <w:r>
              <w:t>851</w:t>
            </w:r>
            <w:r w:rsidR="005B7717">
              <w:t xml:space="preserve"> – </w:t>
            </w:r>
            <w:r>
              <w:t>858</w:t>
            </w:r>
          </w:p>
        </w:tc>
        <w:tc>
          <w:tcPr>
            <w:tcW w:w="2179" w:type="dxa"/>
            <w:tcMar>
              <w:left w:w="58" w:type="dxa"/>
              <w:right w:w="58" w:type="dxa"/>
            </w:tcMar>
          </w:tcPr>
          <w:p w14:paraId="46C6FA77" w14:textId="77777777" w:rsidR="000751EA" w:rsidRPr="005B7BBA" w:rsidRDefault="000751EA" w:rsidP="000751EA">
            <w:pPr>
              <w:pStyle w:val="TableText"/>
            </w:pPr>
            <w:r w:rsidRPr="005B7BBA">
              <w:t>SCF RULE DATE 4</w:t>
            </w:r>
          </w:p>
        </w:tc>
        <w:tc>
          <w:tcPr>
            <w:tcW w:w="2848" w:type="dxa"/>
            <w:tcMar>
              <w:left w:w="58" w:type="dxa"/>
              <w:right w:w="58" w:type="dxa"/>
            </w:tcMar>
          </w:tcPr>
          <w:p w14:paraId="5A838E8E" w14:textId="16376D78" w:rsidR="000751EA" w:rsidRPr="005B7BBA" w:rsidRDefault="000751EA" w:rsidP="000751EA">
            <w:pPr>
              <w:pStyle w:val="TableText"/>
            </w:pPr>
            <w:r w:rsidRPr="005B7BBA">
              <w:t>:P:IDR-</w:t>
            </w:r>
            <w:hyperlink r:id="rId1413" w:history="1">
              <w:r w:rsidRPr="008C5C23">
                <w:rPr>
                  <w:rStyle w:val="Hyperlink"/>
                </w:rPr>
                <w:t>K-GDX-RULE-DATE</w:t>
              </w:r>
            </w:hyperlink>
          </w:p>
        </w:tc>
        <w:tc>
          <w:tcPr>
            <w:tcW w:w="3073" w:type="dxa"/>
            <w:tcMar>
              <w:left w:w="58" w:type="dxa"/>
              <w:right w:w="58" w:type="dxa"/>
            </w:tcMar>
          </w:tcPr>
          <w:p w14:paraId="0400C9F0" w14:textId="77777777" w:rsidR="000751EA" w:rsidRDefault="000751EA" w:rsidP="000751EA">
            <w:pPr>
              <w:pStyle w:val="TableText"/>
            </w:pPr>
            <w:r w:rsidRPr="005B7BBA">
              <w:t>Date of SCF update rule applied</w:t>
            </w:r>
          </w:p>
          <w:p w14:paraId="2D4FA254" w14:textId="0BCFA67C" w:rsidR="000751EA" w:rsidRPr="005B7BBA" w:rsidRDefault="000751EA" w:rsidP="00DA0DBC">
            <w:pPr>
              <w:pStyle w:val="TableText"/>
            </w:pPr>
            <w:r>
              <w:rPr>
                <w:rFonts w:cs="Arial"/>
                <w:color w:val="000000"/>
              </w:rPr>
              <w:t>C</w:t>
            </w:r>
            <w:r w:rsidRPr="00947634">
              <w:rPr>
                <w:rFonts w:cs="Arial"/>
                <w:color w:val="000000"/>
              </w:rPr>
              <w:t>arries the cycle date on which a specific SCC audit was received on a particular claim (occurs six times). Separate segments are carried at both the claim and detail levels.</w:t>
            </w:r>
          </w:p>
        </w:tc>
        <w:tc>
          <w:tcPr>
            <w:tcW w:w="1170" w:type="dxa"/>
            <w:tcMar>
              <w:left w:w="58" w:type="dxa"/>
              <w:right w:w="58" w:type="dxa"/>
            </w:tcMar>
          </w:tcPr>
          <w:p w14:paraId="63133573" w14:textId="77777777" w:rsidR="000751EA" w:rsidRPr="005B7BBA" w:rsidRDefault="000751EA" w:rsidP="000751EA">
            <w:pPr>
              <w:pStyle w:val="TableText"/>
            </w:pPr>
            <w:r w:rsidRPr="005B7BBA">
              <w:t>8 N</w:t>
            </w:r>
          </w:p>
        </w:tc>
        <w:tc>
          <w:tcPr>
            <w:tcW w:w="2160" w:type="dxa"/>
            <w:tcMar>
              <w:left w:w="58" w:type="dxa"/>
              <w:right w:w="58" w:type="dxa"/>
            </w:tcMar>
          </w:tcPr>
          <w:p w14:paraId="72F65ACF" w14:textId="77777777" w:rsidR="000751EA" w:rsidRPr="005B7BBA" w:rsidRDefault="000751EA" w:rsidP="000751EA">
            <w:pPr>
              <w:pStyle w:val="TableText"/>
            </w:pPr>
            <w:r w:rsidRPr="005B7BBA">
              <w:t>MMDDYYYY</w:t>
            </w:r>
          </w:p>
        </w:tc>
        <w:tc>
          <w:tcPr>
            <w:tcW w:w="822" w:type="dxa"/>
            <w:tcMar>
              <w:left w:w="58" w:type="dxa"/>
              <w:right w:w="58" w:type="dxa"/>
            </w:tcMar>
          </w:tcPr>
          <w:p w14:paraId="7006B5D3" w14:textId="77777777" w:rsidR="000751EA" w:rsidRPr="005B7BBA" w:rsidRDefault="000751EA" w:rsidP="000751EA">
            <w:pPr>
              <w:pStyle w:val="TableText"/>
            </w:pPr>
            <w:r>
              <w:t>Zeros</w:t>
            </w:r>
          </w:p>
        </w:tc>
        <w:tc>
          <w:tcPr>
            <w:tcW w:w="412" w:type="dxa"/>
          </w:tcPr>
          <w:p w14:paraId="4C7A5EF5" w14:textId="77777777" w:rsidR="000751EA" w:rsidRPr="005B7BBA" w:rsidRDefault="000751EA" w:rsidP="000751EA">
            <w:pPr>
              <w:pStyle w:val="TableText"/>
            </w:pPr>
            <w:r>
              <w:t>-</w:t>
            </w:r>
          </w:p>
        </w:tc>
        <w:tc>
          <w:tcPr>
            <w:tcW w:w="406" w:type="dxa"/>
          </w:tcPr>
          <w:p w14:paraId="0D99A7DC" w14:textId="77777777" w:rsidR="000751EA" w:rsidRPr="005B7BBA" w:rsidRDefault="000751EA" w:rsidP="000751EA">
            <w:pPr>
              <w:pStyle w:val="TableText"/>
            </w:pPr>
            <w:r>
              <w:t>X</w:t>
            </w:r>
          </w:p>
        </w:tc>
        <w:tc>
          <w:tcPr>
            <w:tcW w:w="512" w:type="dxa"/>
            <w:gridSpan w:val="2"/>
          </w:tcPr>
          <w:p w14:paraId="5AC96801" w14:textId="77777777" w:rsidR="000751EA" w:rsidRPr="005B7BBA" w:rsidRDefault="000751EA" w:rsidP="000751EA">
            <w:pPr>
              <w:pStyle w:val="TableText"/>
            </w:pPr>
            <w:r w:rsidRPr="005B7BBA">
              <w:t>X</w:t>
            </w:r>
          </w:p>
        </w:tc>
      </w:tr>
      <w:tr w:rsidR="00E65BC4" w14:paraId="080EDD45" w14:textId="77777777" w:rsidTr="00245396">
        <w:trPr>
          <w:cantSplit/>
        </w:trPr>
        <w:tc>
          <w:tcPr>
            <w:tcW w:w="802" w:type="dxa"/>
            <w:tcMar>
              <w:left w:w="58" w:type="dxa"/>
              <w:right w:w="58" w:type="dxa"/>
            </w:tcMar>
          </w:tcPr>
          <w:p w14:paraId="716FE543" w14:textId="3667F2E8" w:rsidR="000751EA" w:rsidRPr="005B7BBA" w:rsidRDefault="000751EA" w:rsidP="000751EA">
            <w:pPr>
              <w:pStyle w:val="TableText"/>
            </w:pPr>
            <w:r>
              <w:t>859</w:t>
            </w:r>
            <w:r w:rsidR="005B7717">
              <w:t xml:space="preserve"> – </w:t>
            </w:r>
            <w:r>
              <w:t>862</w:t>
            </w:r>
          </w:p>
        </w:tc>
        <w:tc>
          <w:tcPr>
            <w:tcW w:w="2179" w:type="dxa"/>
            <w:tcMar>
              <w:left w:w="58" w:type="dxa"/>
              <w:right w:w="58" w:type="dxa"/>
            </w:tcMar>
          </w:tcPr>
          <w:p w14:paraId="6CBB3B3D" w14:textId="77777777" w:rsidR="000751EA" w:rsidRPr="005B7BBA" w:rsidRDefault="000751EA" w:rsidP="000751EA">
            <w:pPr>
              <w:pStyle w:val="TableText"/>
            </w:pPr>
            <w:r w:rsidRPr="005B7BBA">
              <w:t>SCF RULE NUMBER 5</w:t>
            </w:r>
          </w:p>
        </w:tc>
        <w:tc>
          <w:tcPr>
            <w:tcW w:w="2848" w:type="dxa"/>
            <w:tcMar>
              <w:left w:w="58" w:type="dxa"/>
              <w:right w:w="58" w:type="dxa"/>
            </w:tcMar>
          </w:tcPr>
          <w:p w14:paraId="65DC95C2" w14:textId="37571C3B" w:rsidR="000751EA" w:rsidRPr="005B7BBA" w:rsidRDefault="000751EA" w:rsidP="000751EA">
            <w:pPr>
              <w:pStyle w:val="TableText"/>
            </w:pPr>
            <w:r w:rsidRPr="005B7BBA">
              <w:t>:P:IDR-</w:t>
            </w:r>
            <w:hyperlink r:id="rId1414" w:history="1">
              <w:r w:rsidRPr="008C5C23">
                <w:rPr>
                  <w:rStyle w:val="Hyperlink"/>
                </w:rPr>
                <w:t>K-GDX-RULE-NUM</w:t>
              </w:r>
            </w:hyperlink>
          </w:p>
        </w:tc>
        <w:tc>
          <w:tcPr>
            <w:tcW w:w="3073" w:type="dxa"/>
            <w:tcMar>
              <w:left w:w="58" w:type="dxa"/>
              <w:right w:w="58" w:type="dxa"/>
            </w:tcMar>
          </w:tcPr>
          <w:p w14:paraId="5A6A2464" w14:textId="77777777" w:rsidR="000751EA" w:rsidRDefault="000751EA" w:rsidP="000751EA">
            <w:pPr>
              <w:pStyle w:val="TableText"/>
              <w:rPr>
                <w:rFonts w:cs="Arial"/>
                <w:color w:val="000000"/>
              </w:rPr>
            </w:pPr>
            <w:r w:rsidRPr="00C91BDC">
              <w:rPr>
                <w:rFonts w:cs="Arial"/>
                <w:color w:val="000000"/>
              </w:rPr>
              <w:t>SCF update rule number</w:t>
            </w:r>
          </w:p>
          <w:p w14:paraId="35030644" w14:textId="64278AD3" w:rsidR="000751EA" w:rsidRPr="005B7BBA" w:rsidRDefault="000751EA" w:rsidP="00DA0DBC">
            <w:pPr>
              <w:pStyle w:val="TableText"/>
            </w:pPr>
            <w:r>
              <w:rPr>
                <w:rFonts w:cs="Arial"/>
                <w:color w:val="000000"/>
              </w:rPr>
              <w:t>C</w:t>
            </w:r>
            <w:r w:rsidRPr="00C91BDC">
              <w:rPr>
                <w:rFonts w:cs="Arial"/>
                <w:color w:val="000000"/>
              </w:rPr>
              <w:t xml:space="preserve">arries individual occurrences of any SCC audit number encountered during the processing of a particular claim. Separate data is carried at both the header and detail levels. </w:t>
            </w:r>
          </w:p>
        </w:tc>
        <w:tc>
          <w:tcPr>
            <w:tcW w:w="1170" w:type="dxa"/>
            <w:tcMar>
              <w:left w:w="58" w:type="dxa"/>
              <w:right w:w="58" w:type="dxa"/>
            </w:tcMar>
          </w:tcPr>
          <w:p w14:paraId="501434CC" w14:textId="77777777" w:rsidR="000751EA" w:rsidRPr="005B7BBA" w:rsidRDefault="000751EA" w:rsidP="000751EA">
            <w:pPr>
              <w:pStyle w:val="TableText"/>
            </w:pPr>
            <w:r w:rsidRPr="005B7BBA">
              <w:t>4 C</w:t>
            </w:r>
          </w:p>
        </w:tc>
        <w:tc>
          <w:tcPr>
            <w:tcW w:w="2160" w:type="dxa"/>
            <w:tcMar>
              <w:left w:w="58" w:type="dxa"/>
              <w:right w:w="58" w:type="dxa"/>
            </w:tcMar>
          </w:tcPr>
          <w:p w14:paraId="323A44A3" w14:textId="77777777" w:rsidR="000751EA" w:rsidRPr="005B7BBA" w:rsidRDefault="000751EA" w:rsidP="000751EA">
            <w:pPr>
              <w:pStyle w:val="TableText"/>
            </w:pPr>
            <w:r>
              <w:t>-</w:t>
            </w:r>
          </w:p>
        </w:tc>
        <w:tc>
          <w:tcPr>
            <w:tcW w:w="822" w:type="dxa"/>
            <w:tcMar>
              <w:left w:w="58" w:type="dxa"/>
              <w:right w:w="58" w:type="dxa"/>
            </w:tcMar>
          </w:tcPr>
          <w:p w14:paraId="0067E27B" w14:textId="77777777" w:rsidR="000751EA" w:rsidRPr="005B7BBA" w:rsidRDefault="000751EA" w:rsidP="000751EA">
            <w:pPr>
              <w:pStyle w:val="TableText"/>
            </w:pPr>
            <w:r>
              <w:t>Spaces</w:t>
            </w:r>
          </w:p>
        </w:tc>
        <w:tc>
          <w:tcPr>
            <w:tcW w:w="412" w:type="dxa"/>
          </w:tcPr>
          <w:p w14:paraId="2C68442E" w14:textId="77777777" w:rsidR="000751EA" w:rsidRPr="005B7BBA" w:rsidRDefault="000751EA" w:rsidP="000751EA">
            <w:pPr>
              <w:pStyle w:val="TableText"/>
            </w:pPr>
            <w:r>
              <w:t>-</w:t>
            </w:r>
          </w:p>
        </w:tc>
        <w:tc>
          <w:tcPr>
            <w:tcW w:w="406" w:type="dxa"/>
          </w:tcPr>
          <w:p w14:paraId="370C54BB" w14:textId="77777777" w:rsidR="000751EA" w:rsidRPr="005B7BBA" w:rsidRDefault="000751EA" w:rsidP="000751EA">
            <w:pPr>
              <w:pStyle w:val="TableText"/>
            </w:pPr>
            <w:r>
              <w:t>X</w:t>
            </w:r>
          </w:p>
        </w:tc>
        <w:tc>
          <w:tcPr>
            <w:tcW w:w="512" w:type="dxa"/>
            <w:gridSpan w:val="2"/>
          </w:tcPr>
          <w:p w14:paraId="6F1B5EC0" w14:textId="77777777" w:rsidR="000751EA" w:rsidRPr="005B7BBA" w:rsidRDefault="000751EA" w:rsidP="000751EA">
            <w:pPr>
              <w:pStyle w:val="TableText"/>
            </w:pPr>
            <w:r w:rsidRPr="005B7BBA">
              <w:t>X</w:t>
            </w:r>
          </w:p>
        </w:tc>
      </w:tr>
      <w:tr w:rsidR="00E65BC4" w14:paraId="0429C60F" w14:textId="77777777" w:rsidTr="00245396">
        <w:trPr>
          <w:cantSplit/>
        </w:trPr>
        <w:tc>
          <w:tcPr>
            <w:tcW w:w="802" w:type="dxa"/>
            <w:tcMar>
              <w:left w:w="58" w:type="dxa"/>
              <w:right w:w="58" w:type="dxa"/>
            </w:tcMar>
          </w:tcPr>
          <w:p w14:paraId="3D4B5ABC" w14:textId="10BF9770" w:rsidR="000751EA" w:rsidRPr="005B7BBA" w:rsidRDefault="000751EA" w:rsidP="000751EA">
            <w:pPr>
              <w:pStyle w:val="TableText"/>
            </w:pPr>
            <w:r>
              <w:t>863</w:t>
            </w:r>
            <w:r w:rsidR="005B7717">
              <w:t xml:space="preserve"> – </w:t>
            </w:r>
            <w:r>
              <w:t>870</w:t>
            </w:r>
          </w:p>
        </w:tc>
        <w:tc>
          <w:tcPr>
            <w:tcW w:w="2179" w:type="dxa"/>
            <w:tcMar>
              <w:left w:w="58" w:type="dxa"/>
              <w:right w:w="58" w:type="dxa"/>
            </w:tcMar>
          </w:tcPr>
          <w:p w14:paraId="0EE4C0C2" w14:textId="77777777" w:rsidR="000751EA" w:rsidRPr="005B7BBA" w:rsidRDefault="000751EA" w:rsidP="000751EA">
            <w:pPr>
              <w:pStyle w:val="TableText"/>
            </w:pPr>
            <w:r w:rsidRPr="005B7BBA">
              <w:t>SCF RULE DATE 5</w:t>
            </w:r>
          </w:p>
        </w:tc>
        <w:tc>
          <w:tcPr>
            <w:tcW w:w="2848" w:type="dxa"/>
            <w:tcMar>
              <w:left w:w="58" w:type="dxa"/>
              <w:right w:w="58" w:type="dxa"/>
            </w:tcMar>
          </w:tcPr>
          <w:p w14:paraId="78C37983" w14:textId="5215EF2D" w:rsidR="000751EA" w:rsidRPr="005B7BBA" w:rsidRDefault="000751EA" w:rsidP="000751EA">
            <w:pPr>
              <w:pStyle w:val="TableText"/>
            </w:pPr>
            <w:r w:rsidRPr="005B7BBA">
              <w:t>:P:IDR-</w:t>
            </w:r>
            <w:hyperlink r:id="rId1415" w:history="1">
              <w:r w:rsidRPr="008C5C23">
                <w:rPr>
                  <w:rStyle w:val="Hyperlink"/>
                </w:rPr>
                <w:t>K-GDX-RULE-DATE</w:t>
              </w:r>
            </w:hyperlink>
          </w:p>
        </w:tc>
        <w:tc>
          <w:tcPr>
            <w:tcW w:w="3073" w:type="dxa"/>
            <w:tcMar>
              <w:left w:w="58" w:type="dxa"/>
              <w:right w:w="58" w:type="dxa"/>
            </w:tcMar>
          </w:tcPr>
          <w:p w14:paraId="7E1988C7" w14:textId="77777777" w:rsidR="000751EA" w:rsidRDefault="000751EA" w:rsidP="000751EA">
            <w:pPr>
              <w:pStyle w:val="TableText"/>
            </w:pPr>
            <w:r w:rsidRPr="005B7BBA">
              <w:t>Date of SCF update rule applied</w:t>
            </w:r>
          </w:p>
          <w:p w14:paraId="34A1339A" w14:textId="29073D95" w:rsidR="000751EA" w:rsidRPr="005B7BBA" w:rsidRDefault="000751EA" w:rsidP="00DA0DBC">
            <w:pPr>
              <w:pStyle w:val="TableText"/>
            </w:pPr>
            <w:r>
              <w:rPr>
                <w:rFonts w:cs="Arial"/>
                <w:color w:val="000000"/>
              </w:rPr>
              <w:t>C</w:t>
            </w:r>
            <w:r w:rsidRPr="00947634">
              <w:rPr>
                <w:rFonts w:cs="Arial"/>
                <w:color w:val="000000"/>
              </w:rPr>
              <w:t>arries the cycle date on which a specific SCC audit was received on a particular claim (occurs six times). Separate segments are carried at both the claim and detail levels</w:t>
            </w:r>
            <w:r>
              <w:rPr>
                <w:rFonts w:cs="Arial"/>
                <w:color w:val="000000"/>
              </w:rPr>
              <w:t>.</w:t>
            </w:r>
          </w:p>
        </w:tc>
        <w:tc>
          <w:tcPr>
            <w:tcW w:w="1170" w:type="dxa"/>
            <w:tcMar>
              <w:left w:w="58" w:type="dxa"/>
              <w:right w:w="58" w:type="dxa"/>
            </w:tcMar>
          </w:tcPr>
          <w:p w14:paraId="274577C9" w14:textId="77777777" w:rsidR="000751EA" w:rsidRPr="005B7BBA" w:rsidRDefault="000751EA" w:rsidP="000751EA">
            <w:pPr>
              <w:pStyle w:val="TableText"/>
            </w:pPr>
            <w:r w:rsidRPr="005B7BBA">
              <w:t>8 N</w:t>
            </w:r>
          </w:p>
        </w:tc>
        <w:tc>
          <w:tcPr>
            <w:tcW w:w="2160" w:type="dxa"/>
            <w:tcMar>
              <w:left w:w="58" w:type="dxa"/>
              <w:right w:w="58" w:type="dxa"/>
            </w:tcMar>
          </w:tcPr>
          <w:p w14:paraId="2F110F85" w14:textId="77777777" w:rsidR="000751EA" w:rsidRPr="005B7BBA" w:rsidRDefault="000751EA" w:rsidP="000751EA">
            <w:pPr>
              <w:pStyle w:val="TableText"/>
            </w:pPr>
            <w:r w:rsidRPr="005B7BBA">
              <w:t>MMDDYYYY</w:t>
            </w:r>
          </w:p>
        </w:tc>
        <w:tc>
          <w:tcPr>
            <w:tcW w:w="822" w:type="dxa"/>
            <w:tcMar>
              <w:left w:w="58" w:type="dxa"/>
              <w:right w:w="58" w:type="dxa"/>
            </w:tcMar>
          </w:tcPr>
          <w:p w14:paraId="3C8D2F51" w14:textId="77777777" w:rsidR="000751EA" w:rsidRPr="005B7BBA" w:rsidRDefault="000751EA" w:rsidP="000751EA">
            <w:pPr>
              <w:pStyle w:val="TableText"/>
            </w:pPr>
            <w:r>
              <w:t>Zeros</w:t>
            </w:r>
          </w:p>
        </w:tc>
        <w:tc>
          <w:tcPr>
            <w:tcW w:w="412" w:type="dxa"/>
          </w:tcPr>
          <w:p w14:paraId="0F5D13A4" w14:textId="77777777" w:rsidR="000751EA" w:rsidRPr="005B7BBA" w:rsidRDefault="000751EA" w:rsidP="000751EA">
            <w:pPr>
              <w:pStyle w:val="TableText"/>
            </w:pPr>
            <w:r>
              <w:t>-</w:t>
            </w:r>
          </w:p>
        </w:tc>
        <w:tc>
          <w:tcPr>
            <w:tcW w:w="406" w:type="dxa"/>
          </w:tcPr>
          <w:p w14:paraId="00C72C8F" w14:textId="77777777" w:rsidR="000751EA" w:rsidRPr="005B7BBA" w:rsidRDefault="000751EA" w:rsidP="000751EA">
            <w:pPr>
              <w:pStyle w:val="TableText"/>
            </w:pPr>
            <w:r>
              <w:t>X</w:t>
            </w:r>
          </w:p>
        </w:tc>
        <w:tc>
          <w:tcPr>
            <w:tcW w:w="512" w:type="dxa"/>
            <w:gridSpan w:val="2"/>
          </w:tcPr>
          <w:p w14:paraId="74052357" w14:textId="77777777" w:rsidR="000751EA" w:rsidRPr="005B7BBA" w:rsidRDefault="000751EA" w:rsidP="000751EA">
            <w:pPr>
              <w:pStyle w:val="TableText"/>
            </w:pPr>
            <w:r w:rsidRPr="005B7BBA">
              <w:t>X</w:t>
            </w:r>
          </w:p>
        </w:tc>
      </w:tr>
      <w:tr w:rsidR="00E65BC4" w14:paraId="5345B6F9" w14:textId="77777777" w:rsidTr="00245396">
        <w:trPr>
          <w:cantSplit/>
        </w:trPr>
        <w:tc>
          <w:tcPr>
            <w:tcW w:w="802" w:type="dxa"/>
            <w:tcMar>
              <w:left w:w="58" w:type="dxa"/>
              <w:right w:w="58" w:type="dxa"/>
            </w:tcMar>
          </w:tcPr>
          <w:p w14:paraId="519FD96E" w14:textId="15B547F8" w:rsidR="000751EA" w:rsidRPr="005B7BBA" w:rsidRDefault="000751EA" w:rsidP="000751EA">
            <w:pPr>
              <w:pStyle w:val="TableText"/>
            </w:pPr>
            <w:r>
              <w:t>871</w:t>
            </w:r>
            <w:r w:rsidR="005B7717">
              <w:t xml:space="preserve"> – </w:t>
            </w:r>
            <w:r>
              <w:t>874</w:t>
            </w:r>
          </w:p>
        </w:tc>
        <w:tc>
          <w:tcPr>
            <w:tcW w:w="2179" w:type="dxa"/>
            <w:tcMar>
              <w:left w:w="58" w:type="dxa"/>
              <w:right w:w="58" w:type="dxa"/>
            </w:tcMar>
          </w:tcPr>
          <w:p w14:paraId="7C6542B3" w14:textId="77777777" w:rsidR="000751EA" w:rsidRPr="005B7BBA" w:rsidRDefault="000751EA" w:rsidP="000751EA">
            <w:pPr>
              <w:pStyle w:val="TableText"/>
            </w:pPr>
            <w:r w:rsidRPr="005B7BBA">
              <w:t>SCF RULE NUMBER 6</w:t>
            </w:r>
          </w:p>
        </w:tc>
        <w:tc>
          <w:tcPr>
            <w:tcW w:w="2848" w:type="dxa"/>
            <w:tcMar>
              <w:left w:w="58" w:type="dxa"/>
              <w:right w:w="58" w:type="dxa"/>
            </w:tcMar>
          </w:tcPr>
          <w:p w14:paraId="53BCC2E4" w14:textId="52BDDBF5" w:rsidR="000751EA" w:rsidRPr="005B7BBA" w:rsidRDefault="000751EA" w:rsidP="000751EA">
            <w:pPr>
              <w:pStyle w:val="TableText"/>
            </w:pPr>
            <w:r w:rsidRPr="005B7BBA">
              <w:t>:P:IDR-</w:t>
            </w:r>
            <w:hyperlink r:id="rId1416" w:history="1">
              <w:r w:rsidRPr="008C5C23">
                <w:rPr>
                  <w:rStyle w:val="Hyperlink"/>
                </w:rPr>
                <w:t>K-GDX-RULE-NUM</w:t>
              </w:r>
            </w:hyperlink>
          </w:p>
        </w:tc>
        <w:tc>
          <w:tcPr>
            <w:tcW w:w="3073" w:type="dxa"/>
            <w:tcMar>
              <w:left w:w="58" w:type="dxa"/>
              <w:right w:w="58" w:type="dxa"/>
            </w:tcMar>
          </w:tcPr>
          <w:p w14:paraId="0B8D7408" w14:textId="3C0B2831" w:rsidR="000751EA" w:rsidRDefault="000751EA" w:rsidP="000751EA">
            <w:pPr>
              <w:pStyle w:val="TableText"/>
              <w:rPr>
                <w:rFonts w:cs="Arial"/>
                <w:color w:val="000000"/>
              </w:rPr>
            </w:pPr>
            <w:r w:rsidRPr="00C91BDC">
              <w:rPr>
                <w:rFonts w:cs="Arial"/>
                <w:color w:val="000000"/>
              </w:rPr>
              <w:t>SCF update rule number</w:t>
            </w:r>
          </w:p>
          <w:p w14:paraId="4CA90A28" w14:textId="54F80394" w:rsidR="000751EA" w:rsidRPr="005B7BBA" w:rsidRDefault="000751EA" w:rsidP="003962F0">
            <w:pPr>
              <w:pStyle w:val="TableText"/>
            </w:pPr>
            <w:r>
              <w:rPr>
                <w:rFonts w:cs="Arial"/>
                <w:color w:val="000000"/>
              </w:rPr>
              <w:t>C</w:t>
            </w:r>
            <w:r w:rsidRPr="00C91BDC">
              <w:rPr>
                <w:rFonts w:cs="Arial"/>
                <w:color w:val="000000"/>
              </w:rPr>
              <w:t>arries individual occurrences of any SCC audit number encountered during the processing of a particular claim. Separate data is carried at both the header and detail levels.</w:t>
            </w:r>
          </w:p>
        </w:tc>
        <w:tc>
          <w:tcPr>
            <w:tcW w:w="1170" w:type="dxa"/>
            <w:tcMar>
              <w:left w:w="58" w:type="dxa"/>
              <w:right w:w="58" w:type="dxa"/>
            </w:tcMar>
          </w:tcPr>
          <w:p w14:paraId="0BF783AA" w14:textId="77777777" w:rsidR="000751EA" w:rsidRPr="005B7BBA" w:rsidRDefault="000751EA" w:rsidP="000751EA">
            <w:pPr>
              <w:pStyle w:val="TableText"/>
            </w:pPr>
            <w:r w:rsidRPr="005B7BBA">
              <w:t>4 C</w:t>
            </w:r>
          </w:p>
        </w:tc>
        <w:tc>
          <w:tcPr>
            <w:tcW w:w="2160" w:type="dxa"/>
            <w:tcMar>
              <w:left w:w="58" w:type="dxa"/>
              <w:right w:w="58" w:type="dxa"/>
            </w:tcMar>
          </w:tcPr>
          <w:p w14:paraId="3182D026" w14:textId="77777777" w:rsidR="000751EA" w:rsidRPr="005B7BBA" w:rsidRDefault="000751EA" w:rsidP="000751EA">
            <w:pPr>
              <w:pStyle w:val="TableText"/>
            </w:pPr>
            <w:r>
              <w:t>-</w:t>
            </w:r>
          </w:p>
        </w:tc>
        <w:tc>
          <w:tcPr>
            <w:tcW w:w="822" w:type="dxa"/>
            <w:tcMar>
              <w:left w:w="58" w:type="dxa"/>
              <w:right w:w="58" w:type="dxa"/>
            </w:tcMar>
          </w:tcPr>
          <w:p w14:paraId="02780EE9" w14:textId="77777777" w:rsidR="000751EA" w:rsidRPr="005B7BBA" w:rsidRDefault="000751EA" w:rsidP="000751EA">
            <w:pPr>
              <w:pStyle w:val="TableText"/>
            </w:pPr>
            <w:r>
              <w:t>Spaces</w:t>
            </w:r>
          </w:p>
        </w:tc>
        <w:tc>
          <w:tcPr>
            <w:tcW w:w="412" w:type="dxa"/>
          </w:tcPr>
          <w:p w14:paraId="52E0B099" w14:textId="77777777" w:rsidR="000751EA" w:rsidRPr="005B7BBA" w:rsidRDefault="000751EA" w:rsidP="000751EA">
            <w:pPr>
              <w:pStyle w:val="TableText"/>
            </w:pPr>
            <w:r>
              <w:t>-</w:t>
            </w:r>
          </w:p>
        </w:tc>
        <w:tc>
          <w:tcPr>
            <w:tcW w:w="406" w:type="dxa"/>
          </w:tcPr>
          <w:p w14:paraId="10E3C104" w14:textId="77777777" w:rsidR="000751EA" w:rsidRPr="005B7BBA" w:rsidRDefault="000751EA" w:rsidP="000751EA">
            <w:pPr>
              <w:pStyle w:val="TableText"/>
            </w:pPr>
            <w:r>
              <w:t>X</w:t>
            </w:r>
          </w:p>
        </w:tc>
        <w:tc>
          <w:tcPr>
            <w:tcW w:w="512" w:type="dxa"/>
            <w:gridSpan w:val="2"/>
          </w:tcPr>
          <w:p w14:paraId="0C70825C" w14:textId="77777777" w:rsidR="000751EA" w:rsidRPr="005B7BBA" w:rsidRDefault="000751EA" w:rsidP="000751EA">
            <w:pPr>
              <w:pStyle w:val="TableText"/>
            </w:pPr>
            <w:r w:rsidRPr="005B7BBA">
              <w:t>X</w:t>
            </w:r>
          </w:p>
        </w:tc>
      </w:tr>
      <w:tr w:rsidR="00E65BC4" w14:paraId="722A1542" w14:textId="77777777" w:rsidTr="00245396">
        <w:trPr>
          <w:cantSplit/>
        </w:trPr>
        <w:tc>
          <w:tcPr>
            <w:tcW w:w="802" w:type="dxa"/>
            <w:tcMar>
              <w:left w:w="58" w:type="dxa"/>
              <w:right w:w="58" w:type="dxa"/>
            </w:tcMar>
          </w:tcPr>
          <w:p w14:paraId="34894719" w14:textId="3E93E647" w:rsidR="000751EA" w:rsidRPr="005B7BBA" w:rsidRDefault="000751EA" w:rsidP="000751EA">
            <w:pPr>
              <w:pStyle w:val="TableText"/>
            </w:pPr>
            <w:r>
              <w:t>875</w:t>
            </w:r>
            <w:r w:rsidR="005B7717">
              <w:t xml:space="preserve"> – </w:t>
            </w:r>
            <w:r>
              <w:t>882</w:t>
            </w:r>
          </w:p>
        </w:tc>
        <w:tc>
          <w:tcPr>
            <w:tcW w:w="2179" w:type="dxa"/>
            <w:tcMar>
              <w:left w:w="58" w:type="dxa"/>
              <w:right w:w="58" w:type="dxa"/>
            </w:tcMar>
          </w:tcPr>
          <w:p w14:paraId="11795F5B" w14:textId="77777777" w:rsidR="000751EA" w:rsidRPr="005B7BBA" w:rsidRDefault="000751EA" w:rsidP="000751EA">
            <w:pPr>
              <w:pStyle w:val="TableText"/>
            </w:pPr>
            <w:r w:rsidRPr="005B7BBA">
              <w:t>SCF RULE DATE 6</w:t>
            </w:r>
          </w:p>
        </w:tc>
        <w:tc>
          <w:tcPr>
            <w:tcW w:w="2848" w:type="dxa"/>
            <w:tcMar>
              <w:left w:w="58" w:type="dxa"/>
              <w:right w:w="58" w:type="dxa"/>
            </w:tcMar>
          </w:tcPr>
          <w:p w14:paraId="784BCE4B" w14:textId="60063F5A" w:rsidR="000751EA" w:rsidRPr="005B7BBA" w:rsidRDefault="000751EA" w:rsidP="000751EA">
            <w:pPr>
              <w:pStyle w:val="TableText"/>
            </w:pPr>
            <w:r w:rsidRPr="005B7BBA">
              <w:t>:P:IDR-</w:t>
            </w:r>
            <w:hyperlink r:id="rId1417" w:history="1">
              <w:r w:rsidRPr="008C5C23">
                <w:rPr>
                  <w:rStyle w:val="Hyperlink"/>
                </w:rPr>
                <w:t>K-GDX-RULE-DATE</w:t>
              </w:r>
            </w:hyperlink>
          </w:p>
        </w:tc>
        <w:tc>
          <w:tcPr>
            <w:tcW w:w="3073" w:type="dxa"/>
            <w:tcMar>
              <w:left w:w="58" w:type="dxa"/>
              <w:right w:w="58" w:type="dxa"/>
            </w:tcMar>
          </w:tcPr>
          <w:p w14:paraId="0F3601D8" w14:textId="77777777" w:rsidR="000751EA" w:rsidRDefault="000751EA" w:rsidP="000751EA">
            <w:pPr>
              <w:pStyle w:val="TableText"/>
            </w:pPr>
            <w:r w:rsidRPr="005B7BBA">
              <w:t>Date of SCF update rule applied</w:t>
            </w:r>
          </w:p>
          <w:p w14:paraId="25F172D8" w14:textId="550D3D5D" w:rsidR="000751EA" w:rsidRPr="005B7BBA" w:rsidRDefault="000751EA" w:rsidP="00DA0DBC">
            <w:pPr>
              <w:pStyle w:val="TableText"/>
            </w:pPr>
            <w:r>
              <w:rPr>
                <w:rFonts w:cs="Arial"/>
                <w:color w:val="000000"/>
              </w:rPr>
              <w:t>C</w:t>
            </w:r>
            <w:r w:rsidRPr="00947634">
              <w:rPr>
                <w:rFonts w:cs="Arial"/>
                <w:color w:val="000000"/>
              </w:rPr>
              <w:t>arries the cycle date on which a specific SCC audit was received on a particular claim (occurs six times). Separate segments are carried at both the claim and detail levels.</w:t>
            </w:r>
          </w:p>
        </w:tc>
        <w:tc>
          <w:tcPr>
            <w:tcW w:w="1170" w:type="dxa"/>
            <w:tcMar>
              <w:left w:w="58" w:type="dxa"/>
              <w:right w:w="58" w:type="dxa"/>
            </w:tcMar>
          </w:tcPr>
          <w:p w14:paraId="3ACF84DD" w14:textId="77777777" w:rsidR="000751EA" w:rsidRPr="005B7BBA" w:rsidRDefault="000751EA" w:rsidP="000751EA">
            <w:pPr>
              <w:pStyle w:val="TableText"/>
            </w:pPr>
            <w:r w:rsidRPr="005B7BBA">
              <w:t>8 N</w:t>
            </w:r>
          </w:p>
        </w:tc>
        <w:tc>
          <w:tcPr>
            <w:tcW w:w="2160" w:type="dxa"/>
            <w:tcMar>
              <w:left w:w="58" w:type="dxa"/>
              <w:right w:w="58" w:type="dxa"/>
            </w:tcMar>
          </w:tcPr>
          <w:p w14:paraId="4628D532" w14:textId="77777777" w:rsidR="000751EA" w:rsidRPr="005B7BBA" w:rsidRDefault="000751EA" w:rsidP="000751EA">
            <w:pPr>
              <w:pStyle w:val="TableText"/>
            </w:pPr>
            <w:r w:rsidRPr="005B7BBA">
              <w:t>MMDDYYYY</w:t>
            </w:r>
          </w:p>
        </w:tc>
        <w:tc>
          <w:tcPr>
            <w:tcW w:w="822" w:type="dxa"/>
            <w:tcMar>
              <w:left w:w="58" w:type="dxa"/>
              <w:right w:w="58" w:type="dxa"/>
            </w:tcMar>
          </w:tcPr>
          <w:p w14:paraId="2787C0DF" w14:textId="77777777" w:rsidR="000751EA" w:rsidRPr="005B7BBA" w:rsidRDefault="000751EA" w:rsidP="000751EA">
            <w:pPr>
              <w:pStyle w:val="TableText"/>
            </w:pPr>
            <w:r>
              <w:t>Zeros</w:t>
            </w:r>
          </w:p>
        </w:tc>
        <w:tc>
          <w:tcPr>
            <w:tcW w:w="412" w:type="dxa"/>
          </w:tcPr>
          <w:p w14:paraId="1DFEFF75" w14:textId="77777777" w:rsidR="000751EA" w:rsidRPr="005B7BBA" w:rsidRDefault="000751EA" w:rsidP="000751EA">
            <w:pPr>
              <w:pStyle w:val="TableText"/>
            </w:pPr>
            <w:r>
              <w:t>-</w:t>
            </w:r>
          </w:p>
        </w:tc>
        <w:tc>
          <w:tcPr>
            <w:tcW w:w="406" w:type="dxa"/>
          </w:tcPr>
          <w:p w14:paraId="5A9AFA2D" w14:textId="77777777" w:rsidR="000751EA" w:rsidRPr="005B7BBA" w:rsidRDefault="000751EA" w:rsidP="000751EA">
            <w:pPr>
              <w:pStyle w:val="TableText"/>
            </w:pPr>
            <w:r>
              <w:t>X</w:t>
            </w:r>
          </w:p>
        </w:tc>
        <w:tc>
          <w:tcPr>
            <w:tcW w:w="512" w:type="dxa"/>
            <w:gridSpan w:val="2"/>
          </w:tcPr>
          <w:p w14:paraId="067C85EA" w14:textId="77777777" w:rsidR="000751EA" w:rsidRPr="005B7BBA" w:rsidRDefault="000751EA" w:rsidP="000751EA">
            <w:pPr>
              <w:pStyle w:val="TableText"/>
            </w:pPr>
            <w:r w:rsidRPr="005B7BBA">
              <w:t>X</w:t>
            </w:r>
          </w:p>
        </w:tc>
      </w:tr>
      <w:tr w:rsidR="00E65BC4" w14:paraId="5E631AE5" w14:textId="77777777" w:rsidTr="00245396">
        <w:trPr>
          <w:cantSplit/>
        </w:trPr>
        <w:tc>
          <w:tcPr>
            <w:tcW w:w="802" w:type="dxa"/>
            <w:shd w:val="clear" w:color="auto" w:fill="FFFFFF"/>
            <w:tcMar>
              <w:left w:w="58" w:type="dxa"/>
              <w:right w:w="58" w:type="dxa"/>
            </w:tcMar>
          </w:tcPr>
          <w:p w14:paraId="537E681B" w14:textId="5C40167D" w:rsidR="000751EA" w:rsidRPr="005B7BBA" w:rsidRDefault="005B7717" w:rsidP="000751EA">
            <w:pPr>
              <w:pStyle w:val="TableText"/>
            </w:pPr>
            <w:r>
              <w:t xml:space="preserve"> – </w:t>
            </w:r>
          </w:p>
        </w:tc>
        <w:tc>
          <w:tcPr>
            <w:tcW w:w="2179" w:type="dxa"/>
            <w:shd w:val="clear" w:color="auto" w:fill="FFFFFF"/>
            <w:tcMar>
              <w:left w:w="58" w:type="dxa"/>
              <w:right w:w="58" w:type="dxa"/>
            </w:tcMar>
          </w:tcPr>
          <w:p w14:paraId="336CB9A3" w14:textId="77777777" w:rsidR="000751EA" w:rsidRPr="005B7BBA" w:rsidRDefault="000751EA" w:rsidP="000751EA">
            <w:pPr>
              <w:pStyle w:val="TableText"/>
            </w:pPr>
            <w:r>
              <w:t>-</w:t>
            </w:r>
          </w:p>
        </w:tc>
        <w:tc>
          <w:tcPr>
            <w:tcW w:w="2848" w:type="dxa"/>
            <w:shd w:val="clear" w:color="auto" w:fill="FFFFFF"/>
            <w:tcMar>
              <w:left w:w="58" w:type="dxa"/>
              <w:right w:w="58" w:type="dxa"/>
            </w:tcMar>
          </w:tcPr>
          <w:p w14:paraId="6D1A7648" w14:textId="77777777" w:rsidR="000751EA" w:rsidRPr="005B7BBA" w:rsidRDefault="000751EA" w:rsidP="000751EA">
            <w:pPr>
              <w:pStyle w:val="TableText"/>
            </w:pPr>
            <w:r>
              <w:t>-</w:t>
            </w:r>
          </w:p>
        </w:tc>
        <w:tc>
          <w:tcPr>
            <w:tcW w:w="3073" w:type="dxa"/>
            <w:shd w:val="clear" w:color="auto" w:fill="FFFFFF"/>
            <w:tcMar>
              <w:left w:w="58" w:type="dxa"/>
              <w:right w:w="58" w:type="dxa"/>
            </w:tcMar>
          </w:tcPr>
          <w:p w14:paraId="2B38A0B8" w14:textId="77777777" w:rsidR="000751EA" w:rsidRPr="005B7BBA" w:rsidRDefault="000751EA" w:rsidP="000751EA">
            <w:pPr>
              <w:pStyle w:val="TableText"/>
            </w:pPr>
            <w:r w:rsidRPr="005B7BBA">
              <w:t>End of SCF Audit Trail Information</w:t>
            </w:r>
          </w:p>
        </w:tc>
        <w:tc>
          <w:tcPr>
            <w:tcW w:w="1170" w:type="dxa"/>
            <w:shd w:val="clear" w:color="auto" w:fill="FFFFFF"/>
            <w:tcMar>
              <w:left w:w="58" w:type="dxa"/>
              <w:right w:w="58" w:type="dxa"/>
            </w:tcMar>
          </w:tcPr>
          <w:p w14:paraId="367A705C" w14:textId="77777777" w:rsidR="000751EA" w:rsidRPr="005B7BBA" w:rsidRDefault="000751EA" w:rsidP="000751EA">
            <w:pPr>
              <w:pStyle w:val="TableText"/>
            </w:pPr>
            <w:r>
              <w:t>-</w:t>
            </w:r>
          </w:p>
        </w:tc>
        <w:tc>
          <w:tcPr>
            <w:tcW w:w="2160" w:type="dxa"/>
            <w:shd w:val="clear" w:color="auto" w:fill="FFFFFF"/>
            <w:tcMar>
              <w:left w:w="58" w:type="dxa"/>
              <w:right w:w="58" w:type="dxa"/>
            </w:tcMar>
          </w:tcPr>
          <w:p w14:paraId="12355822" w14:textId="77777777" w:rsidR="000751EA" w:rsidRPr="005B7BBA" w:rsidRDefault="000751EA" w:rsidP="000751EA">
            <w:pPr>
              <w:pStyle w:val="TableText"/>
            </w:pPr>
            <w:r>
              <w:t>-</w:t>
            </w:r>
          </w:p>
        </w:tc>
        <w:tc>
          <w:tcPr>
            <w:tcW w:w="822" w:type="dxa"/>
            <w:shd w:val="clear" w:color="auto" w:fill="FFFFFF"/>
            <w:tcMar>
              <w:left w:w="58" w:type="dxa"/>
              <w:right w:w="58" w:type="dxa"/>
            </w:tcMar>
          </w:tcPr>
          <w:p w14:paraId="2382DA9C" w14:textId="77777777" w:rsidR="000751EA" w:rsidRPr="005B7BBA" w:rsidRDefault="000751EA" w:rsidP="000751EA">
            <w:pPr>
              <w:pStyle w:val="TableText"/>
            </w:pPr>
            <w:r>
              <w:t>-</w:t>
            </w:r>
          </w:p>
        </w:tc>
        <w:tc>
          <w:tcPr>
            <w:tcW w:w="412" w:type="dxa"/>
            <w:shd w:val="clear" w:color="auto" w:fill="FFFFFF"/>
          </w:tcPr>
          <w:p w14:paraId="6E09465F" w14:textId="77777777" w:rsidR="000751EA" w:rsidRPr="005B7BBA" w:rsidRDefault="000751EA" w:rsidP="000751EA">
            <w:pPr>
              <w:pStyle w:val="TableText"/>
            </w:pPr>
            <w:r>
              <w:t>-</w:t>
            </w:r>
          </w:p>
        </w:tc>
        <w:tc>
          <w:tcPr>
            <w:tcW w:w="406" w:type="dxa"/>
            <w:shd w:val="clear" w:color="auto" w:fill="FFFFFF"/>
          </w:tcPr>
          <w:p w14:paraId="74DD9116" w14:textId="77777777" w:rsidR="000751EA" w:rsidRPr="005B7BBA" w:rsidRDefault="000751EA" w:rsidP="000751EA">
            <w:pPr>
              <w:pStyle w:val="TableText"/>
            </w:pPr>
            <w:r>
              <w:t>-</w:t>
            </w:r>
          </w:p>
        </w:tc>
        <w:tc>
          <w:tcPr>
            <w:tcW w:w="512" w:type="dxa"/>
            <w:gridSpan w:val="2"/>
            <w:shd w:val="clear" w:color="auto" w:fill="FFFFFF"/>
          </w:tcPr>
          <w:p w14:paraId="7313EC74" w14:textId="77777777" w:rsidR="000751EA" w:rsidRPr="005B7BBA" w:rsidRDefault="000751EA" w:rsidP="000751EA">
            <w:pPr>
              <w:pStyle w:val="TableText"/>
            </w:pPr>
            <w:r>
              <w:t>-</w:t>
            </w:r>
          </w:p>
        </w:tc>
      </w:tr>
      <w:tr w:rsidR="00E65BC4" w14:paraId="7CA68940" w14:textId="77777777" w:rsidTr="00245396">
        <w:trPr>
          <w:cantSplit/>
        </w:trPr>
        <w:tc>
          <w:tcPr>
            <w:tcW w:w="802" w:type="dxa"/>
            <w:tcMar>
              <w:left w:w="58" w:type="dxa"/>
              <w:right w:w="58" w:type="dxa"/>
            </w:tcMar>
          </w:tcPr>
          <w:p w14:paraId="1B0BADAB" w14:textId="4EFA8763" w:rsidR="000751EA" w:rsidRPr="005B7BBA" w:rsidRDefault="000751EA" w:rsidP="000751EA">
            <w:pPr>
              <w:pStyle w:val="TableText"/>
            </w:pPr>
            <w:r>
              <w:t>883</w:t>
            </w:r>
            <w:r w:rsidR="005B7717">
              <w:t xml:space="preserve"> – </w:t>
            </w:r>
            <w:r>
              <w:t>889</w:t>
            </w:r>
          </w:p>
        </w:tc>
        <w:tc>
          <w:tcPr>
            <w:tcW w:w="2179" w:type="dxa"/>
            <w:tcMar>
              <w:left w:w="58" w:type="dxa"/>
              <w:right w:w="58" w:type="dxa"/>
            </w:tcMar>
          </w:tcPr>
          <w:p w14:paraId="2A1230DF" w14:textId="77777777" w:rsidR="000751EA" w:rsidRPr="005B7BBA" w:rsidRDefault="000751EA" w:rsidP="000751EA">
            <w:pPr>
              <w:pStyle w:val="TableText"/>
            </w:pPr>
            <w:r w:rsidRPr="005B7BBA">
              <w:t>DTL OTAF</w:t>
            </w:r>
          </w:p>
        </w:tc>
        <w:tc>
          <w:tcPr>
            <w:tcW w:w="2848" w:type="dxa"/>
            <w:tcMar>
              <w:left w:w="58" w:type="dxa"/>
              <w:right w:w="58" w:type="dxa"/>
            </w:tcMar>
          </w:tcPr>
          <w:p w14:paraId="16E993E3" w14:textId="620E89D7" w:rsidR="000751EA" w:rsidRPr="00C4752B" w:rsidRDefault="000751EA" w:rsidP="000751EA">
            <w:pPr>
              <w:pStyle w:val="TableText"/>
              <w:rPr>
                <w:lang w:val="es-US"/>
              </w:rPr>
            </w:pPr>
            <w:r w:rsidRPr="00C4752B">
              <w:rPr>
                <w:lang w:val="es-US"/>
              </w:rPr>
              <w:t>:P:IDR-</w:t>
            </w:r>
            <w:hyperlink r:id="rId1418" w:history="1">
              <w:r w:rsidRPr="00C4752B">
                <w:rPr>
                  <w:rStyle w:val="Hyperlink"/>
                  <w:lang w:val="es-US"/>
                </w:rPr>
                <w:t>K-</w:t>
              </w:r>
              <w:bookmarkStart w:id="1930" w:name="_Hlt506771695"/>
              <w:r w:rsidRPr="00C4752B">
                <w:rPr>
                  <w:rStyle w:val="Hyperlink"/>
                  <w:lang w:val="es-US"/>
                </w:rPr>
                <w:t>D</w:t>
              </w:r>
              <w:bookmarkStart w:id="1931" w:name="_Hlt506772306"/>
              <w:bookmarkStart w:id="1932" w:name="_Hlt506772294"/>
              <w:bookmarkEnd w:id="1930"/>
              <w:bookmarkEnd w:id="1931"/>
              <w:r w:rsidRPr="00C4752B">
                <w:rPr>
                  <w:rStyle w:val="Hyperlink"/>
                  <w:lang w:val="es-US"/>
                </w:rPr>
                <w:t>T</w:t>
              </w:r>
              <w:bookmarkStart w:id="1933" w:name="_Hlt12265849"/>
              <w:bookmarkEnd w:id="1932"/>
              <w:r w:rsidRPr="00C4752B">
                <w:rPr>
                  <w:rStyle w:val="Hyperlink"/>
                  <w:lang w:val="es-US"/>
                </w:rPr>
                <w:t>L</w:t>
              </w:r>
              <w:bookmarkEnd w:id="1933"/>
              <w:r w:rsidRPr="00C4752B">
                <w:rPr>
                  <w:rStyle w:val="Hyperlink"/>
                  <w:lang w:val="es-US"/>
                </w:rPr>
                <w:t>-</w:t>
              </w:r>
              <w:bookmarkStart w:id="1934" w:name="_Hlt500224883"/>
              <w:r w:rsidRPr="00C4752B">
                <w:rPr>
                  <w:rStyle w:val="Hyperlink"/>
                  <w:lang w:val="es-US"/>
                </w:rPr>
                <w:t>O</w:t>
              </w:r>
              <w:bookmarkEnd w:id="1934"/>
              <w:r w:rsidRPr="00C4752B">
                <w:rPr>
                  <w:rStyle w:val="Hyperlink"/>
                  <w:lang w:val="es-US"/>
                </w:rPr>
                <w:t>TAF</w:t>
              </w:r>
            </w:hyperlink>
          </w:p>
        </w:tc>
        <w:tc>
          <w:tcPr>
            <w:tcW w:w="3073" w:type="dxa"/>
            <w:tcMar>
              <w:left w:w="58" w:type="dxa"/>
              <w:right w:w="58" w:type="dxa"/>
            </w:tcMar>
          </w:tcPr>
          <w:p w14:paraId="19DB19C6" w14:textId="77777777" w:rsidR="000751EA" w:rsidRPr="005B7BBA" w:rsidRDefault="000751EA" w:rsidP="000751EA">
            <w:pPr>
              <w:pStyle w:val="TableText"/>
            </w:pPr>
            <w:r w:rsidRPr="005B7BBA">
              <w:t>Obligated to accept in full amount (OTAF)</w:t>
            </w:r>
          </w:p>
        </w:tc>
        <w:tc>
          <w:tcPr>
            <w:tcW w:w="1170" w:type="dxa"/>
            <w:tcMar>
              <w:left w:w="58" w:type="dxa"/>
              <w:right w:w="58" w:type="dxa"/>
            </w:tcMar>
          </w:tcPr>
          <w:p w14:paraId="05787E26" w14:textId="77777777" w:rsidR="000751EA" w:rsidRPr="005B7BBA" w:rsidRDefault="000751EA" w:rsidP="000751EA">
            <w:pPr>
              <w:pStyle w:val="TableText"/>
            </w:pPr>
            <w:r w:rsidRPr="005B7BBA">
              <w:t>7 N</w:t>
            </w:r>
          </w:p>
          <w:p w14:paraId="7A8C3AA3" w14:textId="77777777" w:rsidR="000751EA" w:rsidRPr="005B7BBA" w:rsidRDefault="000751EA" w:rsidP="000751EA">
            <w:pPr>
              <w:pStyle w:val="TableText"/>
            </w:pPr>
            <w:r w:rsidRPr="005B7BBA">
              <w:t>(99999V99)</w:t>
            </w:r>
          </w:p>
        </w:tc>
        <w:tc>
          <w:tcPr>
            <w:tcW w:w="2160" w:type="dxa"/>
            <w:tcMar>
              <w:left w:w="58" w:type="dxa"/>
              <w:right w:w="58" w:type="dxa"/>
            </w:tcMar>
          </w:tcPr>
          <w:p w14:paraId="70B28050" w14:textId="77777777" w:rsidR="000751EA" w:rsidRPr="005B7BBA" w:rsidRDefault="000751EA" w:rsidP="000751EA">
            <w:pPr>
              <w:pStyle w:val="TableText"/>
            </w:pPr>
            <w:r w:rsidRPr="005B7BBA">
              <w:t>Amount a provider is obligated to accept as full payment, MSP related field</w:t>
            </w:r>
          </w:p>
        </w:tc>
        <w:tc>
          <w:tcPr>
            <w:tcW w:w="822" w:type="dxa"/>
            <w:tcMar>
              <w:left w:w="58" w:type="dxa"/>
              <w:right w:w="58" w:type="dxa"/>
            </w:tcMar>
          </w:tcPr>
          <w:p w14:paraId="0AF17C12" w14:textId="77777777" w:rsidR="000751EA" w:rsidRPr="005B7BBA" w:rsidRDefault="000751EA" w:rsidP="000751EA">
            <w:pPr>
              <w:pStyle w:val="TableText"/>
            </w:pPr>
            <w:r>
              <w:t>Zeros</w:t>
            </w:r>
          </w:p>
        </w:tc>
        <w:tc>
          <w:tcPr>
            <w:tcW w:w="412" w:type="dxa"/>
          </w:tcPr>
          <w:p w14:paraId="6D316D84" w14:textId="77777777" w:rsidR="000751EA" w:rsidRPr="005B7BBA" w:rsidRDefault="000751EA" w:rsidP="000751EA">
            <w:pPr>
              <w:pStyle w:val="TableText"/>
            </w:pPr>
            <w:r>
              <w:t>-</w:t>
            </w:r>
          </w:p>
        </w:tc>
        <w:tc>
          <w:tcPr>
            <w:tcW w:w="406" w:type="dxa"/>
          </w:tcPr>
          <w:p w14:paraId="1C435CE3" w14:textId="77777777" w:rsidR="000751EA" w:rsidRPr="005B7BBA" w:rsidRDefault="000751EA" w:rsidP="000751EA">
            <w:pPr>
              <w:pStyle w:val="TableText"/>
            </w:pPr>
            <w:r>
              <w:t>X</w:t>
            </w:r>
          </w:p>
        </w:tc>
        <w:tc>
          <w:tcPr>
            <w:tcW w:w="512" w:type="dxa"/>
            <w:gridSpan w:val="2"/>
          </w:tcPr>
          <w:p w14:paraId="5F4F34B9" w14:textId="77777777" w:rsidR="000751EA" w:rsidRPr="005B7BBA" w:rsidRDefault="000751EA" w:rsidP="000751EA">
            <w:pPr>
              <w:pStyle w:val="TableText"/>
            </w:pPr>
            <w:r w:rsidRPr="005B7BBA">
              <w:t>X</w:t>
            </w:r>
          </w:p>
        </w:tc>
      </w:tr>
      <w:tr w:rsidR="00E65BC4" w14:paraId="2FFDA345" w14:textId="77777777" w:rsidTr="00245396">
        <w:trPr>
          <w:cantSplit/>
        </w:trPr>
        <w:tc>
          <w:tcPr>
            <w:tcW w:w="802" w:type="dxa"/>
            <w:tcMar>
              <w:left w:w="58" w:type="dxa"/>
              <w:right w:w="58" w:type="dxa"/>
            </w:tcMar>
          </w:tcPr>
          <w:p w14:paraId="1BEC599C" w14:textId="40FDC93C" w:rsidR="000751EA" w:rsidRPr="005B7BBA" w:rsidRDefault="000751EA" w:rsidP="000751EA">
            <w:pPr>
              <w:pStyle w:val="TableText"/>
            </w:pPr>
            <w:r>
              <w:t>890</w:t>
            </w:r>
            <w:r w:rsidR="005B7717">
              <w:t xml:space="preserve"> – </w:t>
            </w:r>
            <w:r>
              <w:t>892</w:t>
            </w:r>
          </w:p>
        </w:tc>
        <w:tc>
          <w:tcPr>
            <w:tcW w:w="2179" w:type="dxa"/>
            <w:tcMar>
              <w:left w:w="58" w:type="dxa"/>
              <w:right w:w="58" w:type="dxa"/>
            </w:tcMar>
          </w:tcPr>
          <w:p w14:paraId="553664CD" w14:textId="77777777" w:rsidR="000751EA" w:rsidRPr="005B7BBA" w:rsidRDefault="000751EA" w:rsidP="000751EA">
            <w:pPr>
              <w:pStyle w:val="TableText"/>
            </w:pPr>
            <w:r w:rsidRPr="005B7BBA">
              <w:t>DTL CUTBACK MSG NUMBER (COMP)</w:t>
            </w:r>
          </w:p>
        </w:tc>
        <w:tc>
          <w:tcPr>
            <w:tcW w:w="2848" w:type="dxa"/>
            <w:tcMar>
              <w:left w:w="58" w:type="dxa"/>
              <w:right w:w="58" w:type="dxa"/>
            </w:tcMar>
          </w:tcPr>
          <w:p w14:paraId="22C5EFFB" w14:textId="1E060CA9" w:rsidR="000751EA" w:rsidRPr="005B7BBA" w:rsidRDefault="000751EA" w:rsidP="000751EA">
            <w:pPr>
              <w:pStyle w:val="TableText"/>
            </w:pPr>
            <w:r w:rsidRPr="005B7BBA">
              <w:t>:P:IDR-</w:t>
            </w:r>
            <w:hyperlink r:id="rId1419" w:history="1">
              <w:r w:rsidRPr="008C5C23">
                <w:rPr>
                  <w:rStyle w:val="Hyperlink"/>
                </w:rPr>
                <w:t>K-CUTB-MSG</w:t>
              </w:r>
            </w:hyperlink>
          </w:p>
        </w:tc>
        <w:tc>
          <w:tcPr>
            <w:tcW w:w="3073" w:type="dxa"/>
            <w:tcMar>
              <w:left w:w="58" w:type="dxa"/>
              <w:right w:w="58" w:type="dxa"/>
            </w:tcMar>
          </w:tcPr>
          <w:p w14:paraId="1E942C0E" w14:textId="77777777" w:rsidR="000751EA" w:rsidRDefault="000751EA" w:rsidP="000751EA">
            <w:pPr>
              <w:pStyle w:val="TableText"/>
            </w:pPr>
            <w:r w:rsidRPr="005B7BBA">
              <w:t>Computer cutback message</w:t>
            </w:r>
          </w:p>
          <w:p w14:paraId="356ACD95" w14:textId="77777777" w:rsidR="000751EA" w:rsidRPr="005B7BBA" w:rsidRDefault="000751EA" w:rsidP="000751EA">
            <w:pPr>
              <w:pStyle w:val="TableText"/>
            </w:pPr>
            <w:r>
              <w:rPr>
                <w:rFonts w:cs="Arial"/>
                <w:color w:val="000000"/>
              </w:rPr>
              <w:t>C</w:t>
            </w:r>
            <w:r w:rsidRPr="00EE6DD6">
              <w:rPr>
                <w:rFonts w:cs="Arial"/>
                <w:color w:val="000000"/>
              </w:rPr>
              <w:t>ontains the MSN/Remit message code for any denials/reductions occurring as the service was processed by the system (not pricing related)</w:t>
            </w:r>
            <w:r>
              <w:rPr>
                <w:rFonts w:cs="Arial"/>
                <w:color w:val="000000"/>
              </w:rPr>
              <w:t xml:space="preserve">. </w:t>
            </w:r>
            <w:r w:rsidRPr="00EE6DD6">
              <w:rPr>
                <w:rFonts w:cs="Arial"/>
                <w:color w:val="000000"/>
              </w:rPr>
              <w:t xml:space="preserve">Message codes are </w:t>
            </w:r>
            <w:r>
              <w:t>MAC</w:t>
            </w:r>
            <w:r>
              <w:rPr>
                <w:rFonts w:cs="Arial"/>
                <w:color w:val="000000"/>
              </w:rPr>
              <w:t xml:space="preserve"> </w:t>
            </w:r>
            <w:r w:rsidRPr="00EE6DD6">
              <w:rPr>
                <w:rFonts w:cs="Arial"/>
                <w:color w:val="000000"/>
              </w:rPr>
              <w:t>specific and are mapped to standard remittance remark codes</w:t>
            </w:r>
            <w:r>
              <w:rPr>
                <w:rFonts w:cs="Arial"/>
                <w:color w:val="000000"/>
              </w:rPr>
              <w:t>.</w:t>
            </w:r>
          </w:p>
        </w:tc>
        <w:tc>
          <w:tcPr>
            <w:tcW w:w="1170" w:type="dxa"/>
            <w:tcMar>
              <w:left w:w="58" w:type="dxa"/>
              <w:right w:w="58" w:type="dxa"/>
            </w:tcMar>
          </w:tcPr>
          <w:p w14:paraId="5D5DA551" w14:textId="77777777" w:rsidR="000751EA" w:rsidRPr="005B7BBA" w:rsidRDefault="000751EA" w:rsidP="000751EA">
            <w:pPr>
              <w:pStyle w:val="TableText"/>
            </w:pPr>
            <w:r w:rsidRPr="005B7BBA">
              <w:t>3 C</w:t>
            </w:r>
          </w:p>
        </w:tc>
        <w:tc>
          <w:tcPr>
            <w:tcW w:w="2160" w:type="dxa"/>
            <w:tcMar>
              <w:left w:w="58" w:type="dxa"/>
              <w:right w:w="58" w:type="dxa"/>
            </w:tcMar>
          </w:tcPr>
          <w:p w14:paraId="6C9C0C9C" w14:textId="77777777" w:rsidR="000751EA" w:rsidRPr="005B7BBA" w:rsidRDefault="000751EA" w:rsidP="000751EA">
            <w:pPr>
              <w:pStyle w:val="TableText"/>
            </w:pPr>
            <w:r>
              <w:t>-</w:t>
            </w:r>
          </w:p>
        </w:tc>
        <w:tc>
          <w:tcPr>
            <w:tcW w:w="822" w:type="dxa"/>
            <w:tcMar>
              <w:left w:w="58" w:type="dxa"/>
              <w:right w:w="58" w:type="dxa"/>
            </w:tcMar>
          </w:tcPr>
          <w:p w14:paraId="399CA400" w14:textId="77777777" w:rsidR="000751EA" w:rsidRPr="005B7BBA" w:rsidRDefault="000751EA" w:rsidP="000751EA">
            <w:pPr>
              <w:pStyle w:val="TableText"/>
            </w:pPr>
            <w:r>
              <w:t>Spaces</w:t>
            </w:r>
          </w:p>
        </w:tc>
        <w:tc>
          <w:tcPr>
            <w:tcW w:w="412" w:type="dxa"/>
          </w:tcPr>
          <w:p w14:paraId="494C5A0F" w14:textId="77777777" w:rsidR="000751EA" w:rsidRPr="005B7BBA" w:rsidRDefault="000751EA" w:rsidP="000751EA">
            <w:pPr>
              <w:pStyle w:val="TableText"/>
            </w:pPr>
            <w:r>
              <w:t>-</w:t>
            </w:r>
          </w:p>
        </w:tc>
        <w:tc>
          <w:tcPr>
            <w:tcW w:w="406" w:type="dxa"/>
          </w:tcPr>
          <w:p w14:paraId="1127C4EC" w14:textId="77777777" w:rsidR="000751EA" w:rsidRPr="005B7BBA" w:rsidRDefault="000751EA" w:rsidP="000751EA">
            <w:pPr>
              <w:pStyle w:val="TableText"/>
            </w:pPr>
            <w:r>
              <w:t>X</w:t>
            </w:r>
          </w:p>
        </w:tc>
        <w:tc>
          <w:tcPr>
            <w:tcW w:w="512" w:type="dxa"/>
            <w:gridSpan w:val="2"/>
          </w:tcPr>
          <w:p w14:paraId="3DBA528C" w14:textId="77777777" w:rsidR="000751EA" w:rsidRPr="005B7BBA" w:rsidRDefault="000751EA" w:rsidP="000751EA">
            <w:pPr>
              <w:pStyle w:val="TableText"/>
            </w:pPr>
            <w:r w:rsidRPr="005B7BBA">
              <w:t>X</w:t>
            </w:r>
          </w:p>
        </w:tc>
      </w:tr>
      <w:tr w:rsidR="00E65BC4" w14:paraId="67A12C4E" w14:textId="77777777" w:rsidTr="00245396">
        <w:trPr>
          <w:cantSplit/>
        </w:trPr>
        <w:tc>
          <w:tcPr>
            <w:tcW w:w="802" w:type="dxa"/>
            <w:tcMar>
              <w:left w:w="58" w:type="dxa"/>
              <w:right w:w="58" w:type="dxa"/>
            </w:tcMar>
          </w:tcPr>
          <w:p w14:paraId="306D62D0" w14:textId="093946D3" w:rsidR="000751EA" w:rsidRPr="005B7BBA" w:rsidRDefault="000751EA" w:rsidP="000751EA">
            <w:pPr>
              <w:pStyle w:val="TableText"/>
            </w:pPr>
            <w:r>
              <w:t>893</w:t>
            </w:r>
            <w:r w:rsidR="005B7717">
              <w:t xml:space="preserve"> – </w:t>
            </w:r>
            <w:r>
              <w:t>895</w:t>
            </w:r>
          </w:p>
        </w:tc>
        <w:tc>
          <w:tcPr>
            <w:tcW w:w="2179" w:type="dxa"/>
            <w:tcMar>
              <w:left w:w="58" w:type="dxa"/>
              <w:right w:w="58" w:type="dxa"/>
            </w:tcMar>
          </w:tcPr>
          <w:p w14:paraId="6F7489BF" w14:textId="77777777" w:rsidR="000751EA" w:rsidRPr="005B7BBA" w:rsidRDefault="000751EA" w:rsidP="000751EA">
            <w:pPr>
              <w:pStyle w:val="TableText"/>
            </w:pPr>
            <w:r w:rsidRPr="005B7BBA">
              <w:t>DTL CUTBACK MESSAGE NUMBER (PRICING)</w:t>
            </w:r>
          </w:p>
        </w:tc>
        <w:tc>
          <w:tcPr>
            <w:tcW w:w="2848" w:type="dxa"/>
            <w:tcMar>
              <w:left w:w="58" w:type="dxa"/>
              <w:right w:w="58" w:type="dxa"/>
            </w:tcMar>
          </w:tcPr>
          <w:p w14:paraId="64D54977" w14:textId="1E40CB5D" w:rsidR="000751EA" w:rsidRPr="005B7BBA" w:rsidRDefault="000751EA" w:rsidP="000751EA">
            <w:pPr>
              <w:pStyle w:val="TableText"/>
            </w:pPr>
            <w:r w:rsidRPr="005B7BBA">
              <w:t>:P:IDR-</w:t>
            </w:r>
            <w:hyperlink r:id="rId1420" w:history="1">
              <w:r w:rsidRPr="008C5C23">
                <w:rPr>
                  <w:rStyle w:val="Hyperlink"/>
                </w:rPr>
                <w:t>K-PR-CUTB-MSG</w:t>
              </w:r>
            </w:hyperlink>
          </w:p>
        </w:tc>
        <w:tc>
          <w:tcPr>
            <w:tcW w:w="3073" w:type="dxa"/>
            <w:tcMar>
              <w:left w:w="58" w:type="dxa"/>
              <w:right w:w="58" w:type="dxa"/>
            </w:tcMar>
          </w:tcPr>
          <w:p w14:paraId="6570356B" w14:textId="77777777" w:rsidR="000751EA" w:rsidRDefault="000751EA" w:rsidP="000751EA">
            <w:pPr>
              <w:pStyle w:val="TableText"/>
            </w:pPr>
            <w:r w:rsidRPr="005B7BBA">
              <w:t>Pricing cutback message</w:t>
            </w:r>
          </w:p>
          <w:p w14:paraId="1CBE25E3" w14:textId="77777777" w:rsidR="000751EA" w:rsidRPr="005B7BBA" w:rsidRDefault="000751EA" w:rsidP="000751EA">
            <w:pPr>
              <w:pStyle w:val="TableText"/>
            </w:pPr>
            <w:r>
              <w:rPr>
                <w:rFonts w:cs="Arial"/>
                <w:color w:val="000000"/>
              </w:rPr>
              <w:t>C</w:t>
            </w:r>
            <w:r w:rsidRPr="005F38C5">
              <w:rPr>
                <w:rFonts w:cs="Arial"/>
                <w:color w:val="000000"/>
              </w:rPr>
              <w:t>ontains the MSN/Remit message code for any denials/reductions occurring as the service was priced by the system.</w:t>
            </w:r>
          </w:p>
        </w:tc>
        <w:tc>
          <w:tcPr>
            <w:tcW w:w="1170" w:type="dxa"/>
            <w:tcMar>
              <w:left w:w="58" w:type="dxa"/>
              <w:right w:w="58" w:type="dxa"/>
            </w:tcMar>
          </w:tcPr>
          <w:p w14:paraId="45C02B0A" w14:textId="77777777" w:rsidR="000751EA" w:rsidRPr="005B7BBA" w:rsidRDefault="000751EA" w:rsidP="000751EA">
            <w:pPr>
              <w:pStyle w:val="TableText"/>
            </w:pPr>
            <w:r w:rsidRPr="005B7BBA">
              <w:t>3 C</w:t>
            </w:r>
          </w:p>
        </w:tc>
        <w:tc>
          <w:tcPr>
            <w:tcW w:w="2160" w:type="dxa"/>
            <w:tcMar>
              <w:left w:w="58" w:type="dxa"/>
              <w:right w:w="58" w:type="dxa"/>
            </w:tcMar>
          </w:tcPr>
          <w:p w14:paraId="783FF399" w14:textId="77777777" w:rsidR="000751EA" w:rsidRPr="005B7BBA" w:rsidRDefault="000751EA" w:rsidP="000751EA">
            <w:pPr>
              <w:pStyle w:val="TableText"/>
            </w:pPr>
            <w:r>
              <w:t>-</w:t>
            </w:r>
          </w:p>
        </w:tc>
        <w:tc>
          <w:tcPr>
            <w:tcW w:w="822" w:type="dxa"/>
            <w:tcMar>
              <w:left w:w="58" w:type="dxa"/>
              <w:right w:w="58" w:type="dxa"/>
            </w:tcMar>
          </w:tcPr>
          <w:p w14:paraId="48713409" w14:textId="77777777" w:rsidR="000751EA" w:rsidRPr="005B7BBA" w:rsidRDefault="000751EA" w:rsidP="000751EA">
            <w:pPr>
              <w:pStyle w:val="TableText"/>
            </w:pPr>
            <w:r>
              <w:t>Spaces</w:t>
            </w:r>
          </w:p>
        </w:tc>
        <w:tc>
          <w:tcPr>
            <w:tcW w:w="412" w:type="dxa"/>
          </w:tcPr>
          <w:p w14:paraId="39E6160F" w14:textId="77777777" w:rsidR="000751EA" w:rsidRPr="005B7BBA" w:rsidRDefault="000751EA" w:rsidP="000751EA">
            <w:pPr>
              <w:pStyle w:val="TableText"/>
            </w:pPr>
            <w:r>
              <w:t>-</w:t>
            </w:r>
          </w:p>
        </w:tc>
        <w:tc>
          <w:tcPr>
            <w:tcW w:w="406" w:type="dxa"/>
          </w:tcPr>
          <w:p w14:paraId="4AE920A7" w14:textId="77777777" w:rsidR="000751EA" w:rsidRPr="005B7BBA" w:rsidRDefault="000751EA" w:rsidP="000751EA">
            <w:pPr>
              <w:pStyle w:val="TableText"/>
            </w:pPr>
            <w:r>
              <w:t>X</w:t>
            </w:r>
          </w:p>
        </w:tc>
        <w:tc>
          <w:tcPr>
            <w:tcW w:w="512" w:type="dxa"/>
            <w:gridSpan w:val="2"/>
          </w:tcPr>
          <w:p w14:paraId="6C969363" w14:textId="77777777" w:rsidR="000751EA" w:rsidRPr="005B7BBA" w:rsidRDefault="000751EA" w:rsidP="000751EA">
            <w:pPr>
              <w:pStyle w:val="TableText"/>
            </w:pPr>
            <w:r w:rsidRPr="005B7BBA">
              <w:t>X</w:t>
            </w:r>
          </w:p>
        </w:tc>
      </w:tr>
      <w:tr w:rsidR="00E65BC4" w14:paraId="016FAC9C" w14:textId="77777777" w:rsidTr="00245396">
        <w:trPr>
          <w:cantSplit/>
        </w:trPr>
        <w:tc>
          <w:tcPr>
            <w:tcW w:w="802" w:type="dxa"/>
            <w:tcMar>
              <w:left w:w="58" w:type="dxa"/>
              <w:right w:w="58" w:type="dxa"/>
            </w:tcMar>
          </w:tcPr>
          <w:p w14:paraId="2D2DA98B" w14:textId="501736FC" w:rsidR="000751EA" w:rsidRPr="005B7BBA" w:rsidRDefault="000751EA" w:rsidP="000751EA">
            <w:pPr>
              <w:pStyle w:val="TableText"/>
            </w:pPr>
            <w:r>
              <w:t>896</w:t>
            </w:r>
            <w:r w:rsidR="005B7717">
              <w:t xml:space="preserve"> – </w:t>
            </w:r>
            <w:r>
              <w:t>898</w:t>
            </w:r>
          </w:p>
        </w:tc>
        <w:tc>
          <w:tcPr>
            <w:tcW w:w="2179" w:type="dxa"/>
            <w:tcMar>
              <w:left w:w="58" w:type="dxa"/>
              <w:right w:w="58" w:type="dxa"/>
            </w:tcMar>
          </w:tcPr>
          <w:p w14:paraId="4BCE00FA" w14:textId="77777777" w:rsidR="000751EA" w:rsidRPr="005B7BBA" w:rsidRDefault="000751EA" w:rsidP="000751EA">
            <w:pPr>
              <w:pStyle w:val="TableText"/>
            </w:pPr>
            <w:r w:rsidRPr="005B7BBA">
              <w:t>DTL CUTBACK MESSAGE NUMBER (MANUAL)</w:t>
            </w:r>
          </w:p>
        </w:tc>
        <w:tc>
          <w:tcPr>
            <w:tcW w:w="2848" w:type="dxa"/>
            <w:tcMar>
              <w:left w:w="58" w:type="dxa"/>
              <w:right w:w="58" w:type="dxa"/>
            </w:tcMar>
          </w:tcPr>
          <w:p w14:paraId="39085B9A" w14:textId="73B755E1" w:rsidR="000751EA" w:rsidRPr="005B7BBA" w:rsidRDefault="000751EA" w:rsidP="000751EA">
            <w:pPr>
              <w:pStyle w:val="TableText"/>
            </w:pPr>
            <w:r w:rsidRPr="005B7BBA">
              <w:t>:P:IDR-</w:t>
            </w:r>
            <w:hyperlink r:id="rId1421" w:history="1">
              <w:r w:rsidRPr="008C5C23">
                <w:rPr>
                  <w:rStyle w:val="Hyperlink"/>
                </w:rPr>
                <w:t>K-MAN-CUTB-MSG</w:t>
              </w:r>
            </w:hyperlink>
          </w:p>
        </w:tc>
        <w:tc>
          <w:tcPr>
            <w:tcW w:w="3073" w:type="dxa"/>
            <w:tcMar>
              <w:left w:w="58" w:type="dxa"/>
              <w:right w:w="58" w:type="dxa"/>
            </w:tcMar>
          </w:tcPr>
          <w:p w14:paraId="10AEE230" w14:textId="77777777" w:rsidR="000751EA" w:rsidRDefault="000751EA" w:rsidP="000751EA">
            <w:pPr>
              <w:pStyle w:val="TableText"/>
            </w:pPr>
            <w:r w:rsidRPr="005B7BBA">
              <w:t>Manual cutback message</w:t>
            </w:r>
          </w:p>
          <w:p w14:paraId="20280A9B" w14:textId="77777777" w:rsidR="000751EA" w:rsidRPr="005B7BBA" w:rsidRDefault="000751EA" w:rsidP="000751EA">
            <w:pPr>
              <w:pStyle w:val="TableText"/>
            </w:pPr>
            <w:r>
              <w:rPr>
                <w:rFonts w:cs="Arial"/>
                <w:color w:val="000000"/>
              </w:rPr>
              <w:t>C</w:t>
            </w:r>
            <w:r w:rsidRPr="00AA28FE">
              <w:rPr>
                <w:rFonts w:cs="Arial"/>
                <w:color w:val="000000"/>
              </w:rPr>
              <w:t>ontains the MSN/Remit message code for any denials/reductions occurring if the service was processed manually.</w:t>
            </w:r>
          </w:p>
        </w:tc>
        <w:tc>
          <w:tcPr>
            <w:tcW w:w="1170" w:type="dxa"/>
            <w:tcMar>
              <w:left w:w="58" w:type="dxa"/>
              <w:right w:w="58" w:type="dxa"/>
            </w:tcMar>
          </w:tcPr>
          <w:p w14:paraId="3B2B9481" w14:textId="77777777" w:rsidR="000751EA" w:rsidRPr="005B7BBA" w:rsidRDefault="000751EA" w:rsidP="000751EA">
            <w:pPr>
              <w:pStyle w:val="TableText"/>
            </w:pPr>
            <w:r w:rsidRPr="005B7BBA">
              <w:t>3 C</w:t>
            </w:r>
          </w:p>
        </w:tc>
        <w:tc>
          <w:tcPr>
            <w:tcW w:w="2160" w:type="dxa"/>
            <w:tcMar>
              <w:left w:w="58" w:type="dxa"/>
              <w:right w:w="58" w:type="dxa"/>
            </w:tcMar>
          </w:tcPr>
          <w:p w14:paraId="11ECFB8C" w14:textId="77777777" w:rsidR="000751EA" w:rsidRPr="005B7BBA" w:rsidRDefault="000751EA" w:rsidP="000751EA">
            <w:pPr>
              <w:pStyle w:val="TableText"/>
            </w:pPr>
            <w:r>
              <w:t>-</w:t>
            </w:r>
          </w:p>
        </w:tc>
        <w:tc>
          <w:tcPr>
            <w:tcW w:w="822" w:type="dxa"/>
            <w:tcMar>
              <w:left w:w="58" w:type="dxa"/>
              <w:right w:w="58" w:type="dxa"/>
            </w:tcMar>
          </w:tcPr>
          <w:p w14:paraId="4B7AE5CD" w14:textId="77777777" w:rsidR="000751EA" w:rsidRPr="005B7BBA" w:rsidRDefault="000751EA" w:rsidP="000751EA">
            <w:pPr>
              <w:pStyle w:val="TableText"/>
            </w:pPr>
            <w:r>
              <w:t>Spaces</w:t>
            </w:r>
          </w:p>
        </w:tc>
        <w:tc>
          <w:tcPr>
            <w:tcW w:w="412" w:type="dxa"/>
          </w:tcPr>
          <w:p w14:paraId="44CECF4D" w14:textId="77777777" w:rsidR="000751EA" w:rsidRPr="005B7BBA" w:rsidRDefault="000751EA" w:rsidP="000751EA">
            <w:pPr>
              <w:pStyle w:val="TableText"/>
            </w:pPr>
            <w:r>
              <w:t>-</w:t>
            </w:r>
          </w:p>
        </w:tc>
        <w:tc>
          <w:tcPr>
            <w:tcW w:w="406" w:type="dxa"/>
          </w:tcPr>
          <w:p w14:paraId="4CF3910B" w14:textId="77777777" w:rsidR="000751EA" w:rsidRPr="005B7BBA" w:rsidRDefault="000751EA" w:rsidP="000751EA">
            <w:pPr>
              <w:pStyle w:val="TableText"/>
            </w:pPr>
            <w:r>
              <w:t>X</w:t>
            </w:r>
          </w:p>
        </w:tc>
        <w:tc>
          <w:tcPr>
            <w:tcW w:w="512" w:type="dxa"/>
            <w:gridSpan w:val="2"/>
          </w:tcPr>
          <w:p w14:paraId="37102531" w14:textId="77777777" w:rsidR="000751EA" w:rsidRPr="005B7BBA" w:rsidRDefault="000751EA" w:rsidP="000751EA">
            <w:pPr>
              <w:pStyle w:val="TableText"/>
            </w:pPr>
            <w:r w:rsidRPr="005B7BBA">
              <w:t>X</w:t>
            </w:r>
          </w:p>
        </w:tc>
      </w:tr>
      <w:tr w:rsidR="00E65BC4" w14:paraId="4B2D3C21" w14:textId="77777777" w:rsidTr="00245396">
        <w:trPr>
          <w:cantSplit/>
        </w:trPr>
        <w:tc>
          <w:tcPr>
            <w:tcW w:w="802" w:type="dxa"/>
            <w:tcMar>
              <w:left w:w="58" w:type="dxa"/>
              <w:right w:w="58" w:type="dxa"/>
            </w:tcMar>
          </w:tcPr>
          <w:p w14:paraId="343D8E0D" w14:textId="77777777" w:rsidR="000751EA" w:rsidRPr="005B7BBA" w:rsidRDefault="000751EA" w:rsidP="000751EA">
            <w:pPr>
              <w:pStyle w:val="TableText"/>
            </w:pPr>
            <w:r>
              <w:t>899</w:t>
            </w:r>
          </w:p>
        </w:tc>
        <w:tc>
          <w:tcPr>
            <w:tcW w:w="2179" w:type="dxa"/>
            <w:tcMar>
              <w:left w:w="58" w:type="dxa"/>
              <w:right w:w="58" w:type="dxa"/>
            </w:tcMar>
          </w:tcPr>
          <w:p w14:paraId="387F5719" w14:textId="77777777" w:rsidR="000751EA" w:rsidRPr="005B7BBA" w:rsidRDefault="000751EA" w:rsidP="000751EA">
            <w:pPr>
              <w:pStyle w:val="TableText"/>
            </w:pPr>
            <w:r w:rsidRPr="005B7BBA">
              <w:t>DTL MSP CAL TYPE FROM MSPPAY</w:t>
            </w:r>
          </w:p>
        </w:tc>
        <w:tc>
          <w:tcPr>
            <w:tcW w:w="2848" w:type="dxa"/>
            <w:tcMar>
              <w:left w:w="58" w:type="dxa"/>
              <w:right w:w="58" w:type="dxa"/>
            </w:tcMar>
          </w:tcPr>
          <w:p w14:paraId="083D3F47" w14:textId="0956CF44" w:rsidR="000751EA" w:rsidRPr="005B7BBA" w:rsidRDefault="000751EA" w:rsidP="000751EA">
            <w:pPr>
              <w:pStyle w:val="TableText"/>
            </w:pPr>
            <w:r w:rsidRPr="005B7BBA">
              <w:t>:P:IDR-</w:t>
            </w:r>
            <w:hyperlink r:id="rId1422" w:history="1">
              <w:r w:rsidRPr="008C5C23">
                <w:rPr>
                  <w:rStyle w:val="Hyperlink"/>
                </w:rPr>
                <w:t>K-</w:t>
              </w:r>
              <w:bookmarkStart w:id="1935" w:name="_Hlt506711948"/>
              <w:r w:rsidRPr="008C5C23">
                <w:rPr>
                  <w:rStyle w:val="Hyperlink"/>
                </w:rPr>
                <w:t>M</w:t>
              </w:r>
              <w:bookmarkStart w:id="1936" w:name="_Hlt514745101"/>
              <w:bookmarkEnd w:id="1935"/>
              <w:r w:rsidRPr="008C5C23">
                <w:rPr>
                  <w:rStyle w:val="Hyperlink"/>
                </w:rPr>
                <w:t>S</w:t>
              </w:r>
              <w:bookmarkStart w:id="1937" w:name="_Hlt28764180"/>
              <w:bookmarkEnd w:id="1936"/>
              <w:r w:rsidRPr="008C5C23">
                <w:rPr>
                  <w:rStyle w:val="Hyperlink"/>
                </w:rPr>
                <w:t>P</w:t>
              </w:r>
              <w:bookmarkStart w:id="1938" w:name="_Hlt500224901"/>
              <w:bookmarkEnd w:id="1937"/>
              <w:r w:rsidRPr="008C5C23">
                <w:rPr>
                  <w:rStyle w:val="Hyperlink"/>
                </w:rPr>
                <w:t>-</w:t>
              </w:r>
              <w:bookmarkStart w:id="1939" w:name="_Hlt12265964"/>
              <w:bookmarkEnd w:id="1938"/>
              <w:r w:rsidRPr="008C5C23">
                <w:rPr>
                  <w:rStyle w:val="Hyperlink"/>
                </w:rPr>
                <w:t>C</w:t>
              </w:r>
              <w:bookmarkStart w:id="1940" w:name="_Hlt517153082"/>
              <w:bookmarkEnd w:id="1939"/>
              <w:r w:rsidRPr="008C5C23">
                <w:rPr>
                  <w:rStyle w:val="Hyperlink"/>
                </w:rPr>
                <w:t>A</w:t>
              </w:r>
              <w:bookmarkEnd w:id="1940"/>
              <w:r w:rsidRPr="008C5C23">
                <w:rPr>
                  <w:rStyle w:val="Hyperlink"/>
                </w:rPr>
                <w:t>LC-TYP</w:t>
              </w:r>
            </w:hyperlink>
          </w:p>
        </w:tc>
        <w:tc>
          <w:tcPr>
            <w:tcW w:w="3073" w:type="dxa"/>
            <w:tcMar>
              <w:left w:w="58" w:type="dxa"/>
              <w:right w:w="58" w:type="dxa"/>
            </w:tcMar>
          </w:tcPr>
          <w:p w14:paraId="30B132DA" w14:textId="77777777" w:rsidR="000751EA" w:rsidRPr="005B7BBA" w:rsidRDefault="000751EA" w:rsidP="000751EA">
            <w:pPr>
              <w:pStyle w:val="TableText"/>
            </w:pPr>
            <w:r w:rsidRPr="005B7BBA">
              <w:t xml:space="preserve">MSP calculation type </w:t>
            </w:r>
          </w:p>
        </w:tc>
        <w:tc>
          <w:tcPr>
            <w:tcW w:w="1170" w:type="dxa"/>
            <w:tcMar>
              <w:left w:w="58" w:type="dxa"/>
              <w:right w:w="58" w:type="dxa"/>
            </w:tcMar>
          </w:tcPr>
          <w:p w14:paraId="18F8A78B" w14:textId="77777777" w:rsidR="000751EA" w:rsidRPr="005B7BBA" w:rsidRDefault="000751EA" w:rsidP="000751EA">
            <w:pPr>
              <w:pStyle w:val="TableText"/>
            </w:pPr>
            <w:r w:rsidRPr="005B7BBA">
              <w:t>1 C</w:t>
            </w:r>
          </w:p>
        </w:tc>
        <w:tc>
          <w:tcPr>
            <w:tcW w:w="2160" w:type="dxa"/>
            <w:tcMar>
              <w:left w:w="58" w:type="dxa"/>
              <w:right w:w="58" w:type="dxa"/>
            </w:tcMar>
          </w:tcPr>
          <w:p w14:paraId="16404AE0" w14:textId="77777777" w:rsidR="000751EA" w:rsidRPr="005B7BBA" w:rsidRDefault="000751EA" w:rsidP="000751EA">
            <w:pPr>
              <w:pStyle w:val="TableText"/>
            </w:pPr>
            <w:r w:rsidRPr="005B7BBA">
              <w:t>This is based on the HCFA supplied module ‘MSPPAY’ which calculates the MSP amounts and returns the amounts along with the calculation type.</w:t>
            </w:r>
          </w:p>
          <w:p w14:paraId="3B8542E0" w14:textId="34AB37B9" w:rsidR="000751EA" w:rsidRPr="005B7BBA" w:rsidRDefault="000751EA" w:rsidP="000751EA">
            <w:pPr>
              <w:pStyle w:val="TableText"/>
            </w:pPr>
            <w:r w:rsidRPr="005B7BBA">
              <w:t xml:space="preserve">Valid values are 1, 2, &amp; 3 documented in spec </w:t>
            </w:r>
            <w:hyperlink r:id="rId1423" w:history="1">
              <w:r w:rsidRPr="00D7008B">
                <w:rPr>
                  <w:rStyle w:val="Hyperlink"/>
                </w:rPr>
                <w:t>S0813000</w:t>
              </w:r>
            </w:hyperlink>
          </w:p>
        </w:tc>
        <w:tc>
          <w:tcPr>
            <w:tcW w:w="822" w:type="dxa"/>
            <w:tcMar>
              <w:left w:w="58" w:type="dxa"/>
              <w:right w:w="58" w:type="dxa"/>
            </w:tcMar>
          </w:tcPr>
          <w:p w14:paraId="02635A81" w14:textId="77777777" w:rsidR="000751EA" w:rsidRPr="005B7BBA" w:rsidRDefault="000751EA" w:rsidP="000751EA">
            <w:pPr>
              <w:pStyle w:val="TableText"/>
            </w:pPr>
            <w:r>
              <w:t>Spaces</w:t>
            </w:r>
          </w:p>
        </w:tc>
        <w:tc>
          <w:tcPr>
            <w:tcW w:w="412" w:type="dxa"/>
          </w:tcPr>
          <w:p w14:paraId="3893B326" w14:textId="77777777" w:rsidR="000751EA" w:rsidRPr="005B7BBA" w:rsidRDefault="000751EA" w:rsidP="000751EA">
            <w:pPr>
              <w:pStyle w:val="TableText"/>
            </w:pPr>
            <w:r>
              <w:t>-</w:t>
            </w:r>
          </w:p>
        </w:tc>
        <w:tc>
          <w:tcPr>
            <w:tcW w:w="406" w:type="dxa"/>
          </w:tcPr>
          <w:p w14:paraId="154C79B3" w14:textId="77777777" w:rsidR="000751EA" w:rsidRPr="005B7BBA" w:rsidRDefault="000751EA" w:rsidP="000751EA">
            <w:pPr>
              <w:pStyle w:val="TableText"/>
            </w:pPr>
            <w:r>
              <w:t>X</w:t>
            </w:r>
          </w:p>
        </w:tc>
        <w:tc>
          <w:tcPr>
            <w:tcW w:w="512" w:type="dxa"/>
            <w:gridSpan w:val="2"/>
          </w:tcPr>
          <w:p w14:paraId="31E577AF" w14:textId="77777777" w:rsidR="000751EA" w:rsidRPr="005B7BBA" w:rsidRDefault="000751EA" w:rsidP="000751EA">
            <w:pPr>
              <w:pStyle w:val="TableText"/>
            </w:pPr>
            <w:r w:rsidRPr="005B7BBA">
              <w:t>X</w:t>
            </w:r>
          </w:p>
        </w:tc>
      </w:tr>
      <w:tr w:rsidR="00E65BC4" w14:paraId="2A18BCA1" w14:textId="77777777" w:rsidTr="00245396">
        <w:trPr>
          <w:cantSplit/>
        </w:trPr>
        <w:tc>
          <w:tcPr>
            <w:tcW w:w="802" w:type="dxa"/>
            <w:tcMar>
              <w:left w:w="58" w:type="dxa"/>
              <w:right w:w="58" w:type="dxa"/>
            </w:tcMar>
          </w:tcPr>
          <w:p w14:paraId="2168A9BD" w14:textId="518A781D" w:rsidR="000751EA" w:rsidRPr="005B7BBA" w:rsidRDefault="000751EA" w:rsidP="000751EA">
            <w:pPr>
              <w:pStyle w:val="TableText"/>
            </w:pPr>
            <w:r>
              <w:t>900</w:t>
            </w:r>
            <w:r w:rsidR="005B7717">
              <w:t xml:space="preserve"> – </w:t>
            </w:r>
            <w:r>
              <w:t>904</w:t>
            </w:r>
          </w:p>
        </w:tc>
        <w:tc>
          <w:tcPr>
            <w:tcW w:w="2179" w:type="dxa"/>
            <w:tcMar>
              <w:left w:w="58" w:type="dxa"/>
              <w:right w:w="58" w:type="dxa"/>
            </w:tcMar>
          </w:tcPr>
          <w:p w14:paraId="474472C7" w14:textId="77777777" w:rsidR="000751EA" w:rsidRPr="005B7BBA" w:rsidRDefault="000751EA" w:rsidP="000751EA">
            <w:pPr>
              <w:pStyle w:val="TableText"/>
            </w:pPr>
            <w:r w:rsidRPr="005B7BBA">
              <w:t>DTL REBUND PROC CODE</w:t>
            </w:r>
          </w:p>
        </w:tc>
        <w:tc>
          <w:tcPr>
            <w:tcW w:w="2848" w:type="dxa"/>
            <w:tcMar>
              <w:left w:w="58" w:type="dxa"/>
              <w:right w:w="58" w:type="dxa"/>
            </w:tcMar>
          </w:tcPr>
          <w:p w14:paraId="27F42232" w14:textId="455A4590" w:rsidR="000751EA" w:rsidRPr="00C4752B" w:rsidRDefault="000751EA" w:rsidP="000751EA">
            <w:pPr>
              <w:pStyle w:val="TableText"/>
              <w:rPr>
                <w:lang w:val="es-US"/>
              </w:rPr>
            </w:pPr>
            <w:r w:rsidRPr="00C4752B">
              <w:rPr>
                <w:lang w:val="es-US"/>
              </w:rPr>
              <w:t>:P:IDR-</w:t>
            </w:r>
            <w:hyperlink r:id="rId1424" w:history="1">
              <w:r w:rsidRPr="00C4752B">
                <w:rPr>
                  <w:rStyle w:val="Hyperlink"/>
                  <w:lang w:val="es-US"/>
                </w:rPr>
                <w:t>K-</w:t>
              </w:r>
              <w:bookmarkStart w:id="1941" w:name="_Hlt514745108"/>
              <w:r w:rsidRPr="00C4752B">
                <w:rPr>
                  <w:rStyle w:val="Hyperlink"/>
                  <w:lang w:val="es-US"/>
                </w:rPr>
                <w:t>R</w:t>
              </w:r>
              <w:bookmarkStart w:id="1942" w:name="_Hlt500224908"/>
              <w:bookmarkEnd w:id="1941"/>
              <w:r w:rsidRPr="00C4752B">
                <w:rPr>
                  <w:rStyle w:val="Hyperlink"/>
                  <w:lang w:val="es-US"/>
                </w:rPr>
                <w:t>E</w:t>
              </w:r>
              <w:bookmarkStart w:id="1943" w:name="_Hlt28764001"/>
              <w:bookmarkEnd w:id="1942"/>
              <w:r w:rsidRPr="00C4752B">
                <w:rPr>
                  <w:rStyle w:val="Hyperlink"/>
                  <w:lang w:val="es-US"/>
                </w:rPr>
                <w:t>B</w:t>
              </w:r>
              <w:bookmarkStart w:id="1944" w:name="_Hlt30575394"/>
              <w:bookmarkEnd w:id="1943"/>
              <w:r w:rsidRPr="00C4752B">
                <w:rPr>
                  <w:rStyle w:val="Hyperlink"/>
                  <w:lang w:val="es-US"/>
                </w:rPr>
                <w:t>U</w:t>
              </w:r>
              <w:bookmarkStart w:id="1945" w:name="_Hlt517153085"/>
              <w:bookmarkEnd w:id="1944"/>
              <w:r w:rsidRPr="00C4752B">
                <w:rPr>
                  <w:rStyle w:val="Hyperlink"/>
                  <w:lang w:val="es-US"/>
                </w:rPr>
                <w:t>N</w:t>
              </w:r>
              <w:bookmarkEnd w:id="1945"/>
              <w:r w:rsidRPr="00C4752B">
                <w:rPr>
                  <w:rStyle w:val="Hyperlink"/>
                  <w:lang w:val="es-US"/>
                </w:rPr>
                <w:t>-PROC</w:t>
              </w:r>
            </w:hyperlink>
          </w:p>
        </w:tc>
        <w:tc>
          <w:tcPr>
            <w:tcW w:w="3073" w:type="dxa"/>
            <w:tcMar>
              <w:left w:w="58" w:type="dxa"/>
              <w:right w:w="58" w:type="dxa"/>
            </w:tcMar>
          </w:tcPr>
          <w:p w14:paraId="5BD0B333" w14:textId="210545B7" w:rsidR="000751EA" w:rsidRPr="005B7BBA" w:rsidRDefault="000751EA" w:rsidP="00DA0DBC">
            <w:pPr>
              <w:pStyle w:val="TableText"/>
            </w:pPr>
            <w:r w:rsidRPr="005B7BBA">
              <w:t>Rebundling procedure (</w:t>
            </w:r>
            <w:r>
              <w:t>CMS</w:t>
            </w:r>
            <w:r w:rsidRPr="005B7BBA">
              <w:t xml:space="preserve"> correct coding initiative, based upon the </w:t>
            </w:r>
            <w:r>
              <w:t>CMS</w:t>
            </w:r>
            <w:r w:rsidRPr="005B7BBA">
              <w:t xml:space="preserve"> procedure files</w:t>
            </w:r>
            <w:r>
              <w:t>.</w:t>
            </w:r>
            <w:r w:rsidRPr="005B7BBA">
              <w:t>)</w:t>
            </w:r>
          </w:p>
        </w:tc>
        <w:tc>
          <w:tcPr>
            <w:tcW w:w="1170" w:type="dxa"/>
            <w:tcMar>
              <w:left w:w="58" w:type="dxa"/>
              <w:right w:w="58" w:type="dxa"/>
            </w:tcMar>
          </w:tcPr>
          <w:p w14:paraId="70779FF7" w14:textId="77777777" w:rsidR="000751EA" w:rsidRPr="005B7BBA" w:rsidRDefault="000751EA" w:rsidP="000751EA">
            <w:pPr>
              <w:pStyle w:val="TableText"/>
            </w:pPr>
            <w:r w:rsidRPr="005B7BBA">
              <w:t>5 C</w:t>
            </w:r>
          </w:p>
        </w:tc>
        <w:tc>
          <w:tcPr>
            <w:tcW w:w="2160" w:type="dxa"/>
            <w:tcMar>
              <w:left w:w="58" w:type="dxa"/>
              <w:right w:w="58" w:type="dxa"/>
            </w:tcMar>
          </w:tcPr>
          <w:p w14:paraId="3840AAE9" w14:textId="7A4C2448" w:rsidR="000751EA" w:rsidRPr="005B7BBA" w:rsidRDefault="000751EA" w:rsidP="00DA0DBC">
            <w:pPr>
              <w:pStyle w:val="TableText"/>
            </w:pPr>
            <w:r w:rsidRPr="005B7BBA">
              <w:t>This is the major/minor procedure that was found on a different claim against which we have denied/cut back this detail. The associated modifiers and audit flag follow</w:t>
            </w:r>
            <w:r>
              <w:t>.</w:t>
            </w:r>
          </w:p>
        </w:tc>
        <w:tc>
          <w:tcPr>
            <w:tcW w:w="822" w:type="dxa"/>
            <w:tcMar>
              <w:left w:w="58" w:type="dxa"/>
              <w:right w:w="58" w:type="dxa"/>
            </w:tcMar>
          </w:tcPr>
          <w:p w14:paraId="23E980F1" w14:textId="77777777" w:rsidR="000751EA" w:rsidRPr="005B7BBA" w:rsidRDefault="000751EA" w:rsidP="000751EA">
            <w:pPr>
              <w:pStyle w:val="TableText"/>
            </w:pPr>
            <w:r>
              <w:t>Spaces</w:t>
            </w:r>
          </w:p>
        </w:tc>
        <w:tc>
          <w:tcPr>
            <w:tcW w:w="412" w:type="dxa"/>
          </w:tcPr>
          <w:p w14:paraId="50045E4A" w14:textId="77777777" w:rsidR="000751EA" w:rsidRPr="005B7BBA" w:rsidRDefault="000751EA" w:rsidP="000751EA">
            <w:pPr>
              <w:pStyle w:val="TableText"/>
            </w:pPr>
            <w:r>
              <w:t>-</w:t>
            </w:r>
          </w:p>
        </w:tc>
        <w:tc>
          <w:tcPr>
            <w:tcW w:w="406" w:type="dxa"/>
          </w:tcPr>
          <w:p w14:paraId="52A21453" w14:textId="77777777" w:rsidR="000751EA" w:rsidRPr="005B7BBA" w:rsidRDefault="000751EA" w:rsidP="000751EA">
            <w:pPr>
              <w:pStyle w:val="TableText"/>
            </w:pPr>
            <w:r>
              <w:t>X</w:t>
            </w:r>
          </w:p>
        </w:tc>
        <w:tc>
          <w:tcPr>
            <w:tcW w:w="512" w:type="dxa"/>
            <w:gridSpan w:val="2"/>
          </w:tcPr>
          <w:p w14:paraId="2EF28D05" w14:textId="77777777" w:rsidR="000751EA" w:rsidRPr="005B7BBA" w:rsidRDefault="000751EA" w:rsidP="000751EA">
            <w:pPr>
              <w:pStyle w:val="TableText"/>
            </w:pPr>
            <w:r w:rsidRPr="005B7BBA">
              <w:t>X</w:t>
            </w:r>
          </w:p>
        </w:tc>
      </w:tr>
      <w:tr w:rsidR="00E65BC4" w14:paraId="16C64486" w14:textId="77777777" w:rsidTr="00245396">
        <w:trPr>
          <w:cantSplit/>
        </w:trPr>
        <w:tc>
          <w:tcPr>
            <w:tcW w:w="802" w:type="dxa"/>
            <w:tcMar>
              <w:left w:w="58" w:type="dxa"/>
              <w:right w:w="58" w:type="dxa"/>
            </w:tcMar>
          </w:tcPr>
          <w:p w14:paraId="12092EBA" w14:textId="49BFAC63" w:rsidR="000751EA" w:rsidRPr="005B7BBA" w:rsidRDefault="000751EA" w:rsidP="000751EA">
            <w:pPr>
              <w:pStyle w:val="TableText"/>
            </w:pPr>
            <w:r>
              <w:t>905</w:t>
            </w:r>
            <w:r w:rsidR="005B7717">
              <w:t xml:space="preserve"> – </w:t>
            </w:r>
            <w:r>
              <w:t>906</w:t>
            </w:r>
          </w:p>
        </w:tc>
        <w:tc>
          <w:tcPr>
            <w:tcW w:w="2179" w:type="dxa"/>
            <w:tcMar>
              <w:left w:w="58" w:type="dxa"/>
              <w:right w:w="58" w:type="dxa"/>
            </w:tcMar>
          </w:tcPr>
          <w:p w14:paraId="05525EEE" w14:textId="77777777" w:rsidR="000751EA" w:rsidRPr="005B7BBA" w:rsidRDefault="000751EA" w:rsidP="000751EA">
            <w:pPr>
              <w:pStyle w:val="TableText"/>
            </w:pPr>
            <w:r w:rsidRPr="005B7BBA">
              <w:t>DTL REBUN MOD 1</w:t>
            </w:r>
          </w:p>
        </w:tc>
        <w:tc>
          <w:tcPr>
            <w:tcW w:w="2848" w:type="dxa"/>
            <w:tcMar>
              <w:left w:w="58" w:type="dxa"/>
              <w:right w:w="58" w:type="dxa"/>
            </w:tcMar>
          </w:tcPr>
          <w:p w14:paraId="44107D45" w14:textId="277A642D" w:rsidR="000751EA" w:rsidRPr="005B7BBA" w:rsidRDefault="000751EA" w:rsidP="000751EA">
            <w:pPr>
              <w:pStyle w:val="TableText"/>
            </w:pPr>
            <w:r w:rsidRPr="005B7BBA">
              <w:t>:P:IDR-</w:t>
            </w:r>
            <w:hyperlink r:id="rId1425" w:history="1">
              <w:r w:rsidRPr="008C5C23">
                <w:rPr>
                  <w:rStyle w:val="Hyperlink"/>
                </w:rPr>
                <w:t>K</w:t>
              </w:r>
              <w:bookmarkStart w:id="1946" w:name="_Hlt514745122"/>
              <w:r w:rsidRPr="008C5C23">
                <w:rPr>
                  <w:rStyle w:val="Hyperlink"/>
                </w:rPr>
                <w:t>-</w:t>
              </w:r>
              <w:bookmarkStart w:id="1947" w:name="_Hlt28764200"/>
              <w:bookmarkEnd w:id="1946"/>
              <w:r w:rsidRPr="008C5C23">
                <w:rPr>
                  <w:rStyle w:val="Hyperlink"/>
                </w:rPr>
                <w:t>R</w:t>
              </w:r>
              <w:bookmarkStart w:id="1948" w:name="_Hlt506711898"/>
              <w:bookmarkEnd w:id="1947"/>
              <w:r w:rsidRPr="008C5C23">
                <w:rPr>
                  <w:rStyle w:val="Hyperlink"/>
                </w:rPr>
                <w:t>E</w:t>
              </w:r>
              <w:bookmarkStart w:id="1949" w:name="_Hlt12266752"/>
              <w:bookmarkStart w:id="1950" w:name="_Hlt500224918"/>
              <w:bookmarkEnd w:id="1948"/>
              <w:bookmarkEnd w:id="1949"/>
              <w:r w:rsidRPr="008C5C23">
                <w:rPr>
                  <w:rStyle w:val="Hyperlink"/>
                </w:rPr>
                <w:t>B</w:t>
              </w:r>
              <w:bookmarkStart w:id="1951" w:name="_Hlt517153089"/>
              <w:bookmarkEnd w:id="1950"/>
              <w:r w:rsidRPr="008C5C23">
                <w:rPr>
                  <w:rStyle w:val="Hyperlink"/>
                </w:rPr>
                <w:t>U</w:t>
              </w:r>
              <w:bookmarkEnd w:id="1951"/>
              <w:r w:rsidRPr="008C5C23">
                <w:rPr>
                  <w:rStyle w:val="Hyperlink"/>
                </w:rPr>
                <w:t>N-MOD1</w:t>
              </w:r>
            </w:hyperlink>
          </w:p>
        </w:tc>
        <w:tc>
          <w:tcPr>
            <w:tcW w:w="3073" w:type="dxa"/>
            <w:tcMar>
              <w:left w:w="58" w:type="dxa"/>
              <w:right w:w="58" w:type="dxa"/>
            </w:tcMar>
          </w:tcPr>
          <w:p w14:paraId="47A28B5F" w14:textId="6A95CAAB" w:rsidR="000751EA" w:rsidRPr="005B7BBA" w:rsidRDefault="000751EA" w:rsidP="00DA0DBC">
            <w:pPr>
              <w:pStyle w:val="TableText"/>
            </w:pPr>
            <w:r w:rsidRPr="005B7BBA">
              <w:t>Rebundling modifier 1 (</w:t>
            </w:r>
            <w:r>
              <w:t>CMS</w:t>
            </w:r>
            <w:r w:rsidRPr="005B7BBA">
              <w:t xml:space="preserve"> correct coding initiative, based upon the </w:t>
            </w:r>
            <w:r>
              <w:t>CMS</w:t>
            </w:r>
            <w:r w:rsidRPr="005B7BBA">
              <w:t xml:space="preserve"> procedure files</w:t>
            </w:r>
            <w:r>
              <w:t>.</w:t>
            </w:r>
            <w:r w:rsidRPr="005B7BBA">
              <w:t>)</w:t>
            </w:r>
          </w:p>
        </w:tc>
        <w:tc>
          <w:tcPr>
            <w:tcW w:w="1170" w:type="dxa"/>
            <w:tcMar>
              <w:left w:w="58" w:type="dxa"/>
              <w:right w:w="58" w:type="dxa"/>
            </w:tcMar>
          </w:tcPr>
          <w:p w14:paraId="41C9840B" w14:textId="77777777" w:rsidR="000751EA" w:rsidRPr="005B7BBA" w:rsidRDefault="000751EA" w:rsidP="000751EA">
            <w:pPr>
              <w:pStyle w:val="TableText"/>
            </w:pPr>
            <w:r w:rsidRPr="005B7BBA">
              <w:t>2 C</w:t>
            </w:r>
          </w:p>
        </w:tc>
        <w:tc>
          <w:tcPr>
            <w:tcW w:w="2160" w:type="dxa"/>
            <w:tcMar>
              <w:left w:w="58" w:type="dxa"/>
              <w:right w:w="58" w:type="dxa"/>
            </w:tcMar>
          </w:tcPr>
          <w:p w14:paraId="6ADB6D3D" w14:textId="77777777" w:rsidR="000751EA" w:rsidRPr="005B7BBA" w:rsidRDefault="000751EA" w:rsidP="000751EA">
            <w:pPr>
              <w:pStyle w:val="TableText"/>
            </w:pPr>
            <w:r>
              <w:t>-</w:t>
            </w:r>
          </w:p>
        </w:tc>
        <w:tc>
          <w:tcPr>
            <w:tcW w:w="822" w:type="dxa"/>
            <w:tcMar>
              <w:left w:w="58" w:type="dxa"/>
              <w:right w:w="58" w:type="dxa"/>
            </w:tcMar>
          </w:tcPr>
          <w:p w14:paraId="7EFAB5CB" w14:textId="77777777" w:rsidR="000751EA" w:rsidRPr="005B7BBA" w:rsidRDefault="000751EA" w:rsidP="000751EA">
            <w:pPr>
              <w:pStyle w:val="TableText"/>
            </w:pPr>
            <w:r>
              <w:t>Spaces</w:t>
            </w:r>
          </w:p>
        </w:tc>
        <w:tc>
          <w:tcPr>
            <w:tcW w:w="412" w:type="dxa"/>
          </w:tcPr>
          <w:p w14:paraId="731D17AA" w14:textId="77777777" w:rsidR="000751EA" w:rsidRPr="005B7BBA" w:rsidRDefault="000751EA" w:rsidP="000751EA">
            <w:pPr>
              <w:pStyle w:val="TableText"/>
            </w:pPr>
            <w:r>
              <w:t>-</w:t>
            </w:r>
          </w:p>
        </w:tc>
        <w:tc>
          <w:tcPr>
            <w:tcW w:w="406" w:type="dxa"/>
          </w:tcPr>
          <w:p w14:paraId="3E21DCC1" w14:textId="77777777" w:rsidR="000751EA" w:rsidRPr="005B7BBA" w:rsidRDefault="000751EA" w:rsidP="000751EA">
            <w:pPr>
              <w:pStyle w:val="TableText"/>
            </w:pPr>
            <w:r>
              <w:t>X</w:t>
            </w:r>
          </w:p>
        </w:tc>
        <w:tc>
          <w:tcPr>
            <w:tcW w:w="512" w:type="dxa"/>
            <w:gridSpan w:val="2"/>
          </w:tcPr>
          <w:p w14:paraId="341EA5AA" w14:textId="77777777" w:rsidR="000751EA" w:rsidRPr="005B7BBA" w:rsidRDefault="000751EA" w:rsidP="000751EA">
            <w:pPr>
              <w:pStyle w:val="TableText"/>
            </w:pPr>
            <w:r w:rsidRPr="005B7BBA">
              <w:t>X</w:t>
            </w:r>
          </w:p>
        </w:tc>
      </w:tr>
      <w:tr w:rsidR="00E65BC4" w14:paraId="6874F725" w14:textId="77777777" w:rsidTr="00245396">
        <w:trPr>
          <w:cantSplit/>
        </w:trPr>
        <w:tc>
          <w:tcPr>
            <w:tcW w:w="802" w:type="dxa"/>
            <w:tcMar>
              <w:left w:w="58" w:type="dxa"/>
              <w:right w:w="58" w:type="dxa"/>
            </w:tcMar>
          </w:tcPr>
          <w:p w14:paraId="4F3F9362" w14:textId="4D805194" w:rsidR="000751EA" w:rsidRPr="005B7BBA" w:rsidRDefault="000751EA" w:rsidP="000751EA">
            <w:pPr>
              <w:pStyle w:val="TableText"/>
            </w:pPr>
            <w:r>
              <w:t>907</w:t>
            </w:r>
            <w:r w:rsidR="005B7717">
              <w:t xml:space="preserve"> – </w:t>
            </w:r>
            <w:r>
              <w:t>908</w:t>
            </w:r>
          </w:p>
        </w:tc>
        <w:tc>
          <w:tcPr>
            <w:tcW w:w="2179" w:type="dxa"/>
            <w:tcMar>
              <w:left w:w="58" w:type="dxa"/>
              <w:right w:w="58" w:type="dxa"/>
            </w:tcMar>
          </w:tcPr>
          <w:p w14:paraId="5505F41C" w14:textId="77777777" w:rsidR="000751EA" w:rsidRPr="005B7BBA" w:rsidRDefault="000751EA" w:rsidP="000751EA">
            <w:pPr>
              <w:pStyle w:val="TableText"/>
            </w:pPr>
            <w:r w:rsidRPr="005B7BBA">
              <w:t>DTL REBUN MOD 2</w:t>
            </w:r>
          </w:p>
        </w:tc>
        <w:tc>
          <w:tcPr>
            <w:tcW w:w="2848" w:type="dxa"/>
            <w:tcMar>
              <w:left w:w="58" w:type="dxa"/>
              <w:right w:w="58" w:type="dxa"/>
            </w:tcMar>
          </w:tcPr>
          <w:p w14:paraId="6072CA62" w14:textId="4F7B2CF2" w:rsidR="000751EA" w:rsidRPr="005B7BBA" w:rsidRDefault="000751EA" w:rsidP="000751EA">
            <w:pPr>
              <w:pStyle w:val="TableText"/>
            </w:pPr>
            <w:r w:rsidRPr="005B7BBA">
              <w:t>:P:IDR-</w:t>
            </w:r>
            <w:hyperlink r:id="rId1426" w:history="1">
              <w:r w:rsidRPr="008C5C23">
                <w:rPr>
                  <w:rStyle w:val="Hyperlink"/>
                </w:rPr>
                <w:t>K</w:t>
              </w:r>
              <w:bookmarkStart w:id="1952" w:name="_Hlt514745127"/>
              <w:r w:rsidRPr="008C5C23">
                <w:rPr>
                  <w:rStyle w:val="Hyperlink"/>
                </w:rPr>
                <w:t>-</w:t>
              </w:r>
              <w:bookmarkStart w:id="1953" w:name="_Hlt506711874"/>
              <w:bookmarkEnd w:id="1952"/>
              <w:r w:rsidRPr="008C5C23">
                <w:rPr>
                  <w:rStyle w:val="Hyperlink"/>
                </w:rPr>
                <w:t>R</w:t>
              </w:r>
              <w:bookmarkStart w:id="1954" w:name="_Hlt500224923"/>
              <w:bookmarkEnd w:id="1953"/>
              <w:r w:rsidRPr="008C5C23">
                <w:rPr>
                  <w:rStyle w:val="Hyperlink"/>
                </w:rPr>
                <w:t>E</w:t>
              </w:r>
              <w:bookmarkStart w:id="1955" w:name="_Hlt517153092"/>
              <w:bookmarkEnd w:id="1954"/>
              <w:r w:rsidRPr="008C5C23">
                <w:rPr>
                  <w:rStyle w:val="Hyperlink"/>
                </w:rPr>
                <w:t>B</w:t>
              </w:r>
              <w:bookmarkStart w:id="1956" w:name="_Hlt28764038"/>
              <w:bookmarkEnd w:id="1955"/>
              <w:r w:rsidRPr="008C5C23">
                <w:rPr>
                  <w:rStyle w:val="Hyperlink"/>
                </w:rPr>
                <w:t>U</w:t>
              </w:r>
              <w:bookmarkStart w:id="1957" w:name="_Hlt12266115"/>
              <w:bookmarkEnd w:id="1956"/>
              <w:r w:rsidRPr="008C5C23">
                <w:rPr>
                  <w:rStyle w:val="Hyperlink"/>
                </w:rPr>
                <w:t>N</w:t>
              </w:r>
              <w:bookmarkEnd w:id="1957"/>
              <w:r w:rsidRPr="008C5C23">
                <w:rPr>
                  <w:rStyle w:val="Hyperlink"/>
                </w:rPr>
                <w:t>-</w:t>
              </w:r>
              <w:bookmarkStart w:id="1958" w:name="_Hlt517153099"/>
              <w:r w:rsidRPr="008C5C23">
                <w:rPr>
                  <w:rStyle w:val="Hyperlink"/>
                </w:rPr>
                <w:t>M</w:t>
              </w:r>
              <w:bookmarkEnd w:id="1958"/>
              <w:r w:rsidRPr="008C5C23">
                <w:rPr>
                  <w:rStyle w:val="Hyperlink"/>
                </w:rPr>
                <w:t>OD2</w:t>
              </w:r>
            </w:hyperlink>
          </w:p>
        </w:tc>
        <w:tc>
          <w:tcPr>
            <w:tcW w:w="3073" w:type="dxa"/>
            <w:tcMar>
              <w:left w:w="58" w:type="dxa"/>
              <w:right w:w="58" w:type="dxa"/>
            </w:tcMar>
          </w:tcPr>
          <w:p w14:paraId="2ECB073E" w14:textId="00D7CD8B" w:rsidR="000751EA" w:rsidRPr="005B7BBA" w:rsidRDefault="000751EA" w:rsidP="00DA0DBC">
            <w:pPr>
              <w:pStyle w:val="TableText"/>
            </w:pPr>
            <w:r w:rsidRPr="005B7BBA">
              <w:t>Rebundling modifier 2 (</w:t>
            </w:r>
            <w:r>
              <w:t>CMS</w:t>
            </w:r>
            <w:r w:rsidRPr="005B7BBA">
              <w:t xml:space="preserve"> correct coding initiative, based upon the </w:t>
            </w:r>
            <w:r>
              <w:t>CMS</w:t>
            </w:r>
            <w:r w:rsidRPr="005B7BBA">
              <w:t xml:space="preserve"> procedure files</w:t>
            </w:r>
            <w:r>
              <w:t>.</w:t>
            </w:r>
            <w:r w:rsidRPr="005B7BBA">
              <w:t>)</w:t>
            </w:r>
          </w:p>
        </w:tc>
        <w:tc>
          <w:tcPr>
            <w:tcW w:w="1170" w:type="dxa"/>
            <w:tcMar>
              <w:left w:w="58" w:type="dxa"/>
              <w:right w:w="58" w:type="dxa"/>
            </w:tcMar>
          </w:tcPr>
          <w:p w14:paraId="3DE18FBE" w14:textId="77777777" w:rsidR="000751EA" w:rsidRPr="005B7BBA" w:rsidRDefault="000751EA" w:rsidP="000751EA">
            <w:pPr>
              <w:pStyle w:val="TableText"/>
            </w:pPr>
            <w:r w:rsidRPr="005B7BBA">
              <w:t>2 C</w:t>
            </w:r>
          </w:p>
        </w:tc>
        <w:tc>
          <w:tcPr>
            <w:tcW w:w="2160" w:type="dxa"/>
            <w:tcMar>
              <w:left w:w="58" w:type="dxa"/>
              <w:right w:w="58" w:type="dxa"/>
            </w:tcMar>
          </w:tcPr>
          <w:p w14:paraId="11544B09" w14:textId="77777777" w:rsidR="000751EA" w:rsidRPr="005B7BBA" w:rsidRDefault="000751EA" w:rsidP="000751EA">
            <w:pPr>
              <w:pStyle w:val="TableText"/>
            </w:pPr>
            <w:r>
              <w:t>-</w:t>
            </w:r>
          </w:p>
        </w:tc>
        <w:tc>
          <w:tcPr>
            <w:tcW w:w="822" w:type="dxa"/>
            <w:tcMar>
              <w:left w:w="58" w:type="dxa"/>
              <w:right w:w="58" w:type="dxa"/>
            </w:tcMar>
          </w:tcPr>
          <w:p w14:paraId="69CF5808" w14:textId="77777777" w:rsidR="000751EA" w:rsidRPr="005B7BBA" w:rsidRDefault="000751EA" w:rsidP="000751EA">
            <w:pPr>
              <w:pStyle w:val="TableText"/>
            </w:pPr>
            <w:r>
              <w:t>Spaces</w:t>
            </w:r>
          </w:p>
        </w:tc>
        <w:tc>
          <w:tcPr>
            <w:tcW w:w="412" w:type="dxa"/>
          </w:tcPr>
          <w:p w14:paraId="52711AD9" w14:textId="77777777" w:rsidR="000751EA" w:rsidRPr="005B7BBA" w:rsidRDefault="000751EA" w:rsidP="000751EA">
            <w:pPr>
              <w:pStyle w:val="TableText"/>
            </w:pPr>
            <w:r>
              <w:t>-</w:t>
            </w:r>
          </w:p>
        </w:tc>
        <w:tc>
          <w:tcPr>
            <w:tcW w:w="406" w:type="dxa"/>
          </w:tcPr>
          <w:p w14:paraId="581FDEE8" w14:textId="77777777" w:rsidR="000751EA" w:rsidRPr="005B7BBA" w:rsidRDefault="000751EA" w:rsidP="000751EA">
            <w:pPr>
              <w:pStyle w:val="TableText"/>
            </w:pPr>
            <w:r>
              <w:t>X</w:t>
            </w:r>
          </w:p>
        </w:tc>
        <w:tc>
          <w:tcPr>
            <w:tcW w:w="512" w:type="dxa"/>
            <w:gridSpan w:val="2"/>
          </w:tcPr>
          <w:p w14:paraId="59B74F95" w14:textId="77777777" w:rsidR="000751EA" w:rsidRPr="005B7BBA" w:rsidRDefault="000751EA" w:rsidP="000751EA">
            <w:pPr>
              <w:pStyle w:val="TableText"/>
            </w:pPr>
            <w:r w:rsidRPr="005B7BBA">
              <w:t>X</w:t>
            </w:r>
          </w:p>
        </w:tc>
      </w:tr>
      <w:tr w:rsidR="00E65BC4" w14:paraId="1E7543DC" w14:textId="77777777" w:rsidTr="00245396">
        <w:trPr>
          <w:cantSplit/>
        </w:trPr>
        <w:tc>
          <w:tcPr>
            <w:tcW w:w="802" w:type="dxa"/>
            <w:tcMar>
              <w:left w:w="58" w:type="dxa"/>
              <w:right w:w="58" w:type="dxa"/>
            </w:tcMar>
          </w:tcPr>
          <w:p w14:paraId="6A3A357C" w14:textId="77777777" w:rsidR="000751EA" w:rsidRPr="005B7BBA" w:rsidRDefault="000751EA" w:rsidP="000751EA">
            <w:pPr>
              <w:pStyle w:val="TableText"/>
            </w:pPr>
            <w:r>
              <w:t>909</w:t>
            </w:r>
          </w:p>
        </w:tc>
        <w:tc>
          <w:tcPr>
            <w:tcW w:w="2179" w:type="dxa"/>
            <w:tcMar>
              <w:left w:w="58" w:type="dxa"/>
              <w:right w:w="58" w:type="dxa"/>
            </w:tcMar>
          </w:tcPr>
          <w:p w14:paraId="5622B73A" w14:textId="77777777" w:rsidR="000751EA" w:rsidRPr="005B7BBA" w:rsidRDefault="000751EA" w:rsidP="000751EA">
            <w:pPr>
              <w:pStyle w:val="TableText"/>
            </w:pPr>
            <w:r w:rsidRPr="005B7BBA">
              <w:t>DTL REBUN AUDIT FLAG</w:t>
            </w:r>
          </w:p>
        </w:tc>
        <w:tc>
          <w:tcPr>
            <w:tcW w:w="2848" w:type="dxa"/>
            <w:tcMar>
              <w:left w:w="58" w:type="dxa"/>
              <w:right w:w="58" w:type="dxa"/>
            </w:tcMar>
          </w:tcPr>
          <w:p w14:paraId="0CDC1C77" w14:textId="7446D2D7" w:rsidR="000751EA" w:rsidRPr="005B7BBA" w:rsidRDefault="000751EA" w:rsidP="000751EA">
            <w:pPr>
              <w:pStyle w:val="TableText"/>
            </w:pPr>
            <w:r w:rsidRPr="005B7BBA">
              <w:t>:P:IDR-</w:t>
            </w:r>
            <w:hyperlink r:id="rId1427" w:history="1">
              <w:r w:rsidRPr="008C5C23">
                <w:rPr>
                  <w:rStyle w:val="Hyperlink"/>
                </w:rPr>
                <w:t>K</w:t>
              </w:r>
              <w:bookmarkStart w:id="1959" w:name="_Hlt500224930"/>
              <w:r w:rsidRPr="008C5C23">
                <w:rPr>
                  <w:rStyle w:val="Hyperlink"/>
                </w:rPr>
                <w:t>-</w:t>
              </w:r>
              <w:bookmarkStart w:id="1960" w:name="_Hlt506711851"/>
              <w:bookmarkEnd w:id="1959"/>
              <w:r w:rsidRPr="008C5C23">
                <w:rPr>
                  <w:rStyle w:val="Hyperlink"/>
                </w:rPr>
                <w:t>R</w:t>
              </w:r>
              <w:bookmarkEnd w:id="1960"/>
              <w:r w:rsidRPr="008C5C23">
                <w:rPr>
                  <w:rStyle w:val="Hyperlink"/>
                </w:rPr>
                <w:t>E</w:t>
              </w:r>
              <w:bookmarkStart w:id="1961" w:name="_Hlt517153096"/>
              <w:r w:rsidRPr="008C5C23">
                <w:rPr>
                  <w:rStyle w:val="Hyperlink"/>
                </w:rPr>
                <w:t>B</w:t>
              </w:r>
              <w:bookmarkStart w:id="1962" w:name="_Hlt28764218"/>
              <w:bookmarkEnd w:id="1961"/>
              <w:r w:rsidRPr="008C5C23">
                <w:rPr>
                  <w:rStyle w:val="Hyperlink"/>
                </w:rPr>
                <w:t>U</w:t>
              </w:r>
              <w:bookmarkEnd w:id="1962"/>
              <w:r w:rsidRPr="008C5C23">
                <w:rPr>
                  <w:rStyle w:val="Hyperlink"/>
                </w:rPr>
                <w:t>N-AUD-FLG</w:t>
              </w:r>
            </w:hyperlink>
          </w:p>
        </w:tc>
        <w:tc>
          <w:tcPr>
            <w:tcW w:w="3073" w:type="dxa"/>
            <w:tcMar>
              <w:left w:w="58" w:type="dxa"/>
              <w:right w:w="58" w:type="dxa"/>
            </w:tcMar>
          </w:tcPr>
          <w:p w14:paraId="733CC663" w14:textId="77777777" w:rsidR="000751EA" w:rsidRDefault="000751EA" w:rsidP="000751EA">
            <w:pPr>
              <w:pStyle w:val="TableText"/>
            </w:pPr>
            <w:r w:rsidRPr="005B7BBA">
              <w:t>Rebundling audit flag (</w:t>
            </w:r>
            <w:r>
              <w:t>CMS</w:t>
            </w:r>
            <w:r w:rsidRPr="005B7BBA">
              <w:t xml:space="preserve"> correct coding initiative, based upon the </w:t>
            </w:r>
            <w:r>
              <w:t>CMS</w:t>
            </w:r>
            <w:r w:rsidRPr="005B7BBA">
              <w:t xml:space="preserve"> procedure files</w:t>
            </w:r>
            <w:r>
              <w:t>.</w:t>
            </w:r>
            <w:r w:rsidRPr="005B7BBA">
              <w:t>)</w:t>
            </w:r>
          </w:p>
          <w:p w14:paraId="7D93B6E7" w14:textId="77777777" w:rsidR="000751EA" w:rsidRPr="005B7BBA" w:rsidRDefault="000751EA" w:rsidP="000751EA">
            <w:pPr>
              <w:pStyle w:val="TableText"/>
            </w:pPr>
            <w:r>
              <w:rPr>
                <w:rFonts w:cs="Arial"/>
                <w:color w:val="000000"/>
              </w:rPr>
              <w:t>I</w:t>
            </w:r>
            <w:r w:rsidRPr="00246C1F">
              <w:rPr>
                <w:rFonts w:cs="Arial"/>
                <w:color w:val="000000"/>
              </w:rPr>
              <w:t>dentifies the action taken on the service as a result of rebundling processing</w:t>
            </w:r>
            <w:r>
              <w:rPr>
                <w:rFonts w:cs="Arial"/>
                <w:color w:val="000000"/>
              </w:rPr>
              <w:t>.</w:t>
            </w:r>
          </w:p>
        </w:tc>
        <w:tc>
          <w:tcPr>
            <w:tcW w:w="1170" w:type="dxa"/>
            <w:tcMar>
              <w:left w:w="58" w:type="dxa"/>
              <w:right w:w="58" w:type="dxa"/>
            </w:tcMar>
          </w:tcPr>
          <w:p w14:paraId="26DCAE56" w14:textId="77777777" w:rsidR="000751EA" w:rsidRPr="005B7BBA" w:rsidRDefault="000751EA" w:rsidP="000751EA">
            <w:pPr>
              <w:pStyle w:val="TableText"/>
            </w:pPr>
            <w:r w:rsidRPr="005B7BBA">
              <w:t>1 C</w:t>
            </w:r>
          </w:p>
        </w:tc>
        <w:tc>
          <w:tcPr>
            <w:tcW w:w="2160" w:type="dxa"/>
            <w:tcMar>
              <w:left w:w="58" w:type="dxa"/>
              <w:right w:w="58" w:type="dxa"/>
            </w:tcMar>
          </w:tcPr>
          <w:p w14:paraId="7B18DACD" w14:textId="77777777" w:rsidR="000751EA" w:rsidRPr="003E6D4B" w:rsidRDefault="000751EA" w:rsidP="000751EA">
            <w:pPr>
              <w:pStyle w:val="TableText"/>
            </w:pPr>
            <w:r w:rsidRPr="0042502A">
              <w:rPr>
                <w:b/>
              </w:rPr>
              <w:t>Valid Values:</w:t>
            </w:r>
          </w:p>
          <w:p w14:paraId="038EE835" w14:textId="34D9F646" w:rsidR="000751EA" w:rsidRPr="003E6D4B" w:rsidRDefault="000751EA" w:rsidP="00245396">
            <w:pPr>
              <w:pStyle w:val="TableTextBullet"/>
            </w:pPr>
            <w:r>
              <w:t>T</w:t>
            </w:r>
            <w:r w:rsidR="00DA0DBC">
              <w:t xml:space="preserve"> – </w:t>
            </w:r>
            <w:r w:rsidRPr="003E6D4B">
              <w:t>Major procedure, cut back occurred</w:t>
            </w:r>
          </w:p>
          <w:p w14:paraId="1C6EE4F1" w14:textId="5E21DF64" w:rsidR="000751EA" w:rsidRPr="005B7BBA" w:rsidRDefault="000751EA" w:rsidP="00245396">
            <w:pPr>
              <w:pStyle w:val="TableTextBullet"/>
            </w:pPr>
            <w:r>
              <w:t>U</w:t>
            </w:r>
            <w:r w:rsidR="00DA0DBC">
              <w:t xml:space="preserve"> – </w:t>
            </w:r>
            <w:r w:rsidRPr="003E6D4B">
              <w:t>Minor procedure, claim denied</w:t>
            </w:r>
          </w:p>
        </w:tc>
        <w:tc>
          <w:tcPr>
            <w:tcW w:w="822" w:type="dxa"/>
            <w:tcMar>
              <w:left w:w="58" w:type="dxa"/>
              <w:right w:w="58" w:type="dxa"/>
            </w:tcMar>
          </w:tcPr>
          <w:p w14:paraId="6551A10E" w14:textId="77777777" w:rsidR="000751EA" w:rsidRPr="005B7BBA" w:rsidRDefault="000751EA" w:rsidP="000751EA">
            <w:pPr>
              <w:pStyle w:val="TableText"/>
            </w:pPr>
            <w:r>
              <w:t>Spaces</w:t>
            </w:r>
          </w:p>
        </w:tc>
        <w:tc>
          <w:tcPr>
            <w:tcW w:w="412" w:type="dxa"/>
          </w:tcPr>
          <w:p w14:paraId="079C7613" w14:textId="77777777" w:rsidR="000751EA" w:rsidRPr="005B7BBA" w:rsidRDefault="000751EA" w:rsidP="000751EA">
            <w:pPr>
              <w:pStyle w:val="TableText"/>
            </w:pPr>
            <w:r>
              <w:t>-</w:t>
            </w:r>
          </w:p>
        </w:tc>
        <w:tc>
          <w:tcPr>
            <w:tcW w:w="406" w:type="dxa"/>
          </w:tcPr>
          <w:p w14:paraId="186A5E2B" w14:textId="77777777" w:rsidR="000751EA" w:rsidRPr="005B7BBA" w:rsidRDefault="000751EA" w:rsidP="000751EA">
            <w:pPr>
              <w:pStyle w:val="TableText"/>
            </w:pPr>
            <w:r>
              <w:t>X</w:t>
            </w:r>
          </w:p>
        </w:tc>
        <w:tc>
          <w:tcPr>
            <w:tcW w:w="512" w:type="dxa"/>
            <w:gridSpan w:val="2"/>
          </w:tcPr>
          <w:p w14:paraId="43AB51FE" w14:textId="77777777" w:rsidR="000751EA" w:rsidRPr="005B7BBA" w:rsidRDefault="000751EA" w:rsidP="000751EA">
            <w:pPr>
              <w:pStyle w:val="TableText"/>
            </w:pPr>
            <w:r w:rsidRPr="005B7BBA">
              <w:t>X</w:t>
            </w:r>
          </w:p>
        </w:tc>
      </w:tr>
      <w:tr w:rsidR="00E65BC4" w14:paraId="39236BDF" w14:textId="77777777" w:rsidTr="00245396">
        <w:trPr>
          <w:cantSplit/>
        </w:trPr>
        <w:tc>
          <w:tcPr>
            <w:tcW w:w="802" w:type="dxa"/>
            <w:tcMar>
              <w:left w:w="58" w:type="dxa"/>
              <w:right w:w="58" w:type="dxa"/>
            </w:tcMar>
          </w:tcPr>
          <w:p w14:paraId="13B90672" w14:textId="77777777" w:rsidR="000751EA" w:rsidRDefault="000751EA" w:rsidP="000751EA">
            <w:pPr>
              <w:pStyle w:val="TableText"/>
            </w:pPr>
            <w:r>
              <w:t>910</w:t>
            </w:r>
          </w:p>
        </w:tc>
        <w:tc>
          <w:tcPr>
            <w:tcW w:w="2179" w:type="dxa"/>
            <w:tcMar>
              <w:left w:w="58" w:type="dxa"/>
              <w:right w:w="58" w:type="dxa"/>
            </w:tcMar>
          </w:tcPr>
          <w:p w14:paraId="3C390DBE" w14:textId="77777777" w:rsidR="000751EA" w:rsidRPr="005B7BBA" w:rsidRDefault="000751EA" w:rsidP="000751EA">
            <w:pPr>
              <w:pStyle w:val="TableText"/>
            </w:pPr>
            <w:r>
              <w:t>DEB INDICATOR</w:t>
            </w:r>
          </w:p>
        </w:tc>
        <w:tc>
          <w:tcPr>
            <w:tcW w:w="2848" w:type="dxa"/>
            <w:tcMar>
              <w:left w:w="58" w:type="dxa"/>
              <w:right w:w="58" w:type="dxa"/>
            </w:tcMar>
          </w:tcPr>
          <w:p w14:paraId="73D1130E" w14:textId="7058E673" w:rsidR="000751EA" w:rsidRPr="005B7BBA" w:rsidRDefault="000751EA" w:rsidP="000751EA">
            <w:pPr>
              <w:pStyle w:val="TableText"/>
            </w:pPr>
            <w:r>
              <w:t>:P:IDR-K-</w:t>
            </w:r>
            <w:hyperlink r:id="rId1428" w:history="1">
              <w:r w:rsidRPr="00FA6300">
                <w:rPr>
                  <w:rStyle w:val="Hyperlink"/>
                </w:rPr>
                <w:t>DEB-IND</w:t>
              </w:r>
            </w:hyperlink>
          </w:p>
        </w:tc>
        <w:tc>
          <w:tcPr>
            <w:tcW w:w="3073" w:type="dxa"/>
            <w:tcMar>
              <w:left w:w="58" w:type="dxa"/>
              <w:right w:w="58" w:type="dxa"/>
            </w:tcMar>
          </w:tcPr>
          <w:p w14:paraId="36D4E28B" w14:textId="77777777" w:rsidR="000751EA" w:rsidRPr="005B7BBA" w:rsidRDefault="000751EA" w:rsidP="000751EA">
            <w:pPr>
              <w:pStyle w:val="TableText"/>
            </w:pPr>
            <w:r>
              <w:t>Dual Eligibility Beneficiary (DEB) Indicator for Qualified Medicare Beneficiary (QMB)</w:t>
            </w:r>
          </w:p>
        </w:tc>
        <w:tc>
          <w:tcPr>
            <w:tcW w:w="1170" w:type="dxa"/>
            <w:tcMar>
              <w:left w:w="58" w:type="dxa"/>
              <w:right w:w="58" w:type="dxa"/>
            </w:tcMar>
          </w:tcPr>
          <w:p w14:paraId="2003BC0D" w14:textId="77777777" w:rsidR="000751EA" w:rsidRPr="005B7BBA" w:rsidRDefault="000751EA" w:rsidP="000751EA">
            <w:pPr>
              <w:pStyle w:val="TableText"/>
            </w:pPr>
            <w:r>
              <w:t>1 C</w:t>
            </w:r>
          </w:p>
        </w:tc>
        <w:tc>
          <w:tcPr>
            <w:tcW w:w="2160" w:type="dxa"/>
            <w:tcMar>
              <w:left w:w="58" w:type="dxa"/>
              <w:right w:w="58" w:type="dxa"/>
            </w:tcMar>
          </w:tcPr>
          <w:p w14:paraId="4A51F220" w14:textId="77777777" w:rsidR="000751EA" w:rsidRPr="003E6D4B" w:rsidRDefault="000751EA" w:rsidP="000751EA">
            <w:pPr>
              <w:pStyle w:val="TableText"/>
            </w:pPr>
            <w:r w:rsidRPr="0042502A">
              <w:rPr>
                <w:b/>
              </w:rPr>
              <w:t>Valid Values:</w:t>
            </w:r>
          </w:p>
          <w:p w14:paraId="44C28054" w14:textId="6373BE2B" w:rsidR="000751EA" w:rsidRPr="003E6D4B" w:rsidRDefault="000751EA" w:rsidP="00245396">
            <w:pPr>
              <w:pStyle w:val="TableTextBullet"/>
            </w:pPr>
            <w:r>
              <w:t>Y</w:t>
            </w:r>
            <w:r w:rsidR="00DA0DBC">
              <w:t xml:space="preserve"> – </w:t>
            </w:r>
            <w:r>
              <w:t>DEB is applied to detail</w:t>
            </w:r>
          </w:p>
          <w:p w14:paraId="74C1F406" w14:textId="1B125A67" w:rsidR="000751EA" w:rsidRPr="003E6D4B" w:rsidRDefault="000751EA" w:rsidP="00245396">
            <w:pPr>
              <w:pStyle w:val="TableTextBullet"/>
            </w:pPr>
            <w:r>
              <w:t>Blank</w:t>
            </w:r>
            <w:r w:rsidR="00DA0DBC">
              <w:t xml:space="preserve"> – </w:t>
            </w:r>
            <w:r>
              <w:t>DEB not applied to detail</w:t>
            </w:r>
          </w:p>
        </w:tc>
        <w:tc>
          <w:tcPr>
            <w:tcW w:w="822" w:type="dxa"/>
            <w:tcMar>
              <w:left w:w="58" w:type="dxa"/>
              <w:right w:w="58" w:type="dxa"/>
            </w:tcMar>
          </w:tcPr>
          <w:p w14:paraId="4FBB7E65" w14:textId="77777777" w:rsidR="000751EA" w:rsidRPr="005B7BBA" w:rsidRDefault="000751EA" w:rsidP="000751EA">
            <w:pPr>
              <w:pStyle w:val="TableText"/>
            </w:pPr>
            <w:r>
              <w:t>Space</w:t>
            </w:r>
          </w:p>
        </w:tc>
        <w:tc>
          <w:tcPr>
            <w:tcW w:w="412" w:type="dxa"/>
          </w:tcPr>
          <w:p w14:paraId="66ECB80A" w14:textId="22842114" w:rsidR="000751EA" w:rsidRDefault="000751EA" w:rsidP="00DA0DBC">
            <w:pPr>
              <w:pStyle w:val="TableText"/>
            </w:pPr>
            <w:r>
              <w:t>-</w:t>
            </w:r>
          </w:p>
        </w:tc>
        <w:tc>
          <w:tcPr>
            <w:tcW w:w="406" w:type="dxa"/>
          </w:tcPr>
          <w:p w14:paraId="225D3F30" w14:textId="77777777" w:rsidR="000751EA" w:rsidRDefault="000751EA" w:rsidP="000751EA">
            <w:pPr>
              <w:pStyle w:val="TableText"/>
            </w:pPr>
            <w:r>
              <w:t>X</w:t>
            </w:r>
          </w:p>
        </w:tc>
        <w:tc>
          <w:tcPr>
            <w:tcW w:w="512" w:type="dxa"/>
            <w:gridSpan w:val="2"/>
          </w:tcPr>
          <w:p w14:paraId="6E4DC8F6" w14:textId="77777777" w:rsidR="000751EA" w:rsidRPr="005B7BBA" w:rsidRDefault="000751EA" w:rsidP="000751EA">
            <w:pPr>
              <w:pStyle w:val="TableText"/>
            </w:pPr>
            <w:r>
              <w:t>X</w:t>
            </w:r>
          </w:p>
        </w:tc>
      </w:tr>
      <w:tr w:rsidR="00E65BC4" w14:paraId="4E2073D5" w14:textId="77777777" w:rsidTr="00245396">
        <w:trPr>
          <w:cantSplit/>
        </w:trPr>
        <w:tc>
          <w:tcPr>
            <w:tcW w:w="802" w:type="dxa"/>
            <w:tcMar>
              <w:left w:w="58" w:type="dxa"/>
              <w:right w:w="58" w:type="dxa"/>
            </w:tcMar>
          </w:tcPr>
          <w:p w14:paraId="1EEE1012" w14:textId="2CC50361" w:rsidR="000751EA" w:rsidRDefault="000751EA" w:rsidP="000751EA">
            <w:pPr>
              <w:pStyle w:val="TableText"/>
            </w:pPr>
            <w:r>
              <w:t>911</w:t>
            </w:r>
            <w:r w:rsidR="005B7717">
              <w:t xml:space="preserve"> – </w:t>
            </w:r>
            <w:r>
              <w:t>920</w:t>
            </w:r>
          </w:p>
        </w:tc>
        <w:tc>
          <w:tcPr>
            <w:tcW w:w="2179" w:type="dxa"/>
            <w:tcMar>
              <w:left w:w="58" w:type="dxa"/>
              <w:right w:w="58" w:type="dxa"/>
            </w:tcMar>
          </w:tcPr>
          <w:p w14:paraId="2DEB5603" w14:textId="77777777" w:rsidR="000751EA" w:rsidRPr="005B7BBA" w:rsidRDefault="000751EA" w:rsidP="000751EA">
            <w:pPr>
              <w:pStyle w:val="TableText"/>
            </w:pPr>
            <w:r>
              <w:t>DTL CLIA NUMBER</w:t>
            </w:r>
          </w:p>
        </w:tc>
        <w:tc>
          <w:tcPr>
            <w:tcW w:w="2848" w:type="dxa"/>
            <w:tcMar>
              <w:left w:w="58" w:type="dxa"/>
              <w:right w:w="58" w:type="dxa"/>
            </w:tcMar>
          </w:tcPr>
          <w:p w14:paraId="384F71E7" w14:textId="634E16B8" w:rsidR="000751EA" w:rsidRPr="00C4752B" w:rsidRDefault="000751EA" w:rsidP="000751EA">
            <w:pPr>
              <w:pStyle w:val="TableText"/>
              <w:rPr>
                <w:lang w:val="es-US"/>
              </w:rPr>
            </w:pPr>
            <w:r w:rsidRPr="00C4752B">
              <w:rPr>
                <w:lang w:val="es-US"/>
              </w:rPr>
              <w:t>:P:IDR-K-</w:t>
            </w:r>
            <w:hyperlink r:id="rId1429" w:history="1">
              <w:r w:rsidRPr="00C4752B">
                <w:rPr>
                  <w:rStyle w:val="Hyperlink"/>
                  <w:lang w:val="es-US"/>
                </w:rPr>
                <w:t>CLIA-NUM</w:t>
              </w:r>
            </w:hyperlink>
          </w:p>
        </w:tc>
        <w:tc>
          <w:tcPr>
            <w:tcW w:w="3073" w:type="dxa"/>
            <w:tcMar>
              <w:left w:w="58" w:type="dxa"/>
              <w:right w:w="58" w:type="dxa"/>
            </w:tcMar>
          </w:tcPr>
          <w:p w14:paraId="5AD18954" w14:textId="07904C84" w:rsidR="000751EA" w:rsidRPr="005B7BBA" w:rsidRDefault="000751EA" w:rsidP="00DA0DBC">
            <w:pPr>
              <w:pStyle w:val="TableText"/>
            </w:pPr>
            <w:r>
              <w:t>Clinical Laboratory Improvement Act (CLIA) Certification number</w:t>
            </w:r>
          </w:p>
        </w:tc>
        <w:tc>
          <w:tcPr>
            <w:tcW w:w="1170" w:type="dxa"/>
            <w:tcMar>
              <w:left w:w="58" w:type="dxa"/>
              <w:right w:w="58" w:type="dxa"/>
            </w:tcMar>
          </w:tcPr>
          <w:p w14:paraId="338E3043" w14:textId="77777777" w:rsidR="000751EA" w:rsidRPr="005B7BBA" w:rsidRDefault="000751EA" w:rsidP="000751EA">
            <w:pPr>
              <w:pStyle w:val="TableText"/>
            </w:pPr>
            <w:r>
              <w:t>10 C</w:t>
            </w:r>
          </w:p>
        </w:tc>
        <w:tc>
          <w:tcPr>
            <w:tcW w:w="2160" w:type="dxa"/>
            <w:tcMar>
              <w:left w:w="58" w:type="dxa"/>
              <w:right w:w="58" w:type="dxa"/>
            </w:tcMar>
          </w:tcPr>
          <w:p w14:paraId="70DE3E86" w14:textId="77777777" w:rsidR="000751EA" w:rsidRPr="003E6D4B" w:rsidRDefault="000751EA" w:rsidP="000751EA">
            <w:pPr>
              <w:pStyle w:val="TableText"/>
            </w:pPr>
            <w:r>
              <w:t>CLIA certification</w:t>
            </w:r>
          </w:p>
        </w:tc>
        <w:tc>
          <w:tcPr>
            <w:tcW w:w="822" w:type="dxa"/>
            <w:tcMar>
              <w:left w:w="58" w:type="dxa"/>
              <w:right w:w="58" w:type="dxa"/>
            </w:tcMar>
          </w:tcPr>
          <w:p w14:paraId="19117FC3" w14:textId="77777777" w:rsidR="000751EA" w:rsidRPr="005B7BBA" w:rsidRDefault="000751EA" w:rsidP="000751EA">
            <w:pPr>
              <w:pStyle w:val="TableText"/>
            </w:pPr>
            <w:r>
              <w:t>Spaces</w:t>
            </w:r>
          </w:p>
        </w:tc>
        <w:tc>
          <w:tcPr>
            <w:tcW w:w="412" w:type="dxa"/>
          </w:tcPr>
          <w:p w14:paraId="4F5F10AA" w14:textId="77777777" w:rsidR="000751EA" w:rsidRDefault="000751EA" w:rsidP="000751EA">
            <w:pPr>
              <w:pStyle w:val="TableText"/>
            </w:pPr>
            <w:r>
              <w:t>X</w:t>
            </w:r>
          </w:p>
        </w:tc>
        <w:tc>
          <w:tcPr>
            <w:tcW w:w="406" w:type="dxa"/>
          </w:tcPr>
          <w:p w14:paraId="0D0F25C6" w14:textId="77777777" w:rsidR="000751EA" w:rsidRDefault="000751EA" w:rsidP="000751EA">
            <w:pPr>
              <w:pStyle w:val="TableText"/>
            </w:pPr>
            <w:r>
              <w:t>X</w:t>
            </w:r>
          </w:p>
        </w:tc>
        <w:tc>
          <w:tcPr>
            <w:tcW w:w="512" w:type="dxa"/>
            <w:gridSpan w:val="2"/>
          </w:tcPr>
          <w:p w14:paraId="1928D282" w14:textId="77777777" w:rsidR="000751EA" w:rsidRPr="005B7BBA" w:rsidRDefault="000751EA" w:rsidP="000751EA">
            <w:pPr>
              <w:pStyle w:val="TableText"/>
            </w:pPr>
            <w:r>
              <w:t>X</w:t>
            </w:r>
          </w:p>
        </w:tc>
      </w:tr>
      <w:tr w:rsidR="00E65BC4" w14:paraId="3C7C7BBF" w14:textId="77777777" w:rsidTr="00245396">
        <w:trPr>
          <w:cantSplit/>
        </w:trPr>
        <w:tc>
          <w:tcPr>
            <w:tcW w:w="802" w:type="dxa"/>
            <w:tcMar>
              <w:left w:w="58" w:type="dxa"/>
              <w:right w:w="58" w:type="dxa"/>
            </w:tcMar>
          </w:tcPr>
          <w:p w14:paraId="4E088B78" w14:textId="5C309C36" w:rsidR="000751EA" w:rsidRPr="005B7BBA" w:rsidRDefault="000751EA" w:rsidP="000751EA">
            <w:pPr>
              <w:pStyle w:val="TableText"/>
            </w:pPr>
            <w:r>
              <w:t>921</w:t>
            </w:r>
            <w:r w:rsidR="005B7717">
              <w:t xml:space="preserve"> – </w:t>
            </w:r>
            <w:r>
              <w:t>937</w:t>
            </w:r>
          </w:p>
        </w:tc>
        <w:tc>
          <w:tcPr>
            <w:tcW w:w="2179" w:type="dxa"/>
            <w:tcMar>
              <w:left w:w="58" w:type="dxa"/>
              <w:right w:w="58" w:type="dxa"/>
            </w:tcMar>
          </w:tcPr>
          <w:p w14:paraId="38DB534F" w14:textId="77777777" w:rsidR="000751EA" w:rsidRPr="005B7BBA" w:rsidRDefault="000751EA" w:rsidP="000751EA">
            <w:pPr>
              <w:pStyle w:val="TableText"/>
            </w:pPr>
            <w:r w:rsidRPr="005B7BBA">
              <w:t>DTL EMC LINE ITEM CONT NUMBER</w:t>
            </w:r>
          </w:p>
        </w:tc>
        <w:tc>
          <w:tcPr>
            <w:tcW w:w="2848" w:type="dxa"/>
            <w:tcMar>
              <w:left w:w="58" w:type="dxa"/>
              <w:right w:w="58" w:type="dxa"/>
            </w:tcMar>
          </w:tcPr>
          <w:p w14:paraId="5117D9EF" w14:textId="04E98508" w:rsidR="000751EA" w:rsidRPr="005B7BBA" w:rsidRDefault="000751EA" w:rsidP="000751EA">
            <w:pPr>
              <w:pStyle w:val="TableText"/>
            </w:pPr>
            <w:r w:rsidRPr="005B7BBA">
              <w:t>:P:IDR-</w:t>
            </w:r>
            <w:bookmarkStart w:id="1963" w:name="_Hlt500224954"/>
            <w:r w:rsidRPr="008C5C23">
              <w:rPr>
                <w:rStyle w:val="Hyperlink"/>
              </w:rPr>
              <w:fldChar w:fldCharType="begin"/>
            </w:r>
            <w:r w:rsidR="0026784B">
              <w:rPr>
                <w:rStyle w:val="Hyperlink"/>
              </w:rPr>
              <w:instrText>HYPERLINK "..\\..\\DataDictionary\\COBOL\\J\\K-LN-ITEM-CTL-N.docx"</w:instrText>
            </w:r>
            <w:r w:rsidRPr="008C5C23">
              <w:rPr>
                <w:rStyle w:val="Hyperlink"/>
              </w:rPr>
            </w:r>
            <w:r w:rsidRPr="008C5C23">
              <w:rPr>
                <w:rStyle w:val="Hyperlink"/>
              </w:rPr>
              <w:fldChar w:fldCharType="separate"/>
            </w:r>
            <w:r w:rsidRPr="008C5C23">
              <w:rPr>
                <w:rStyle w:val="Hyperlink"/>
              </w:rPr>
              <w:t>K-LN</w:t>
            </w:r>
            <w:bookmarkStart w:id="1964" w:name="_Hlt506711743"/>
            <w:r w:rsidRPr="008C5C23">
              <w:rPr>
                <w:rStyle w:val="Hyperlink"/>
              </w:rPr>
              <w:t>-</w:t>
            </w:r>
            <w:bookmarkStart w:id="1965" w:name="_Hlt514745151"/>
            <w:bookmarkEnd w:id="1964"/>
            <w:r w:rsidRPr="008C5C23">
              <w:rPr>
                <w:rStyle w:val="Hyperlink"/>
              </w:rPr>
              <w:t>I</w:t>
            </w:r>
            <w:bookmarkStart w:id="1966" w:name="_Hlt12266346"/>
            <w:bookmarkStart w:id="1967" w:name="_Hlt12266334"/>
            <w:bookmarkEnd w:id="1965"/>
            <w:bookmarkEnd w:id="1966"/>
            <w:r w:rsidRPr="008C5C23">
              <w:rPr>
                <w:rStyle w:val="Hyperlink"/>
              </w:rPr>
              <w:t>T</w:t>
            </w:r>
            <w:bookmarkStart w:id="1968" w:name="_Hlt30575423"/>
            <w:bookmarkEnd w:id="1967"/>
            <w:r w:rsidRPr="008C5C23">
              <w:rPr>
                <w:rStyle w:val="Hyperlink"/>
              </w:rPr>
              <w:t>E</w:t>
            </w:r>
            <w:bookmarkEnd w:id="1968"/>
            <w:r w:rsidRPr="008C5C23">
              <w:rPr>
                <w:rStyle w:val="Hyperlink"/>
              </w:rPr>
              <w:t>M-CTL-N</w:t>
            </w:r>
            <w:bookmarkEnd w:id="1963"/>
            <w:r w:rsidRPr="008C5C23">
              <w:rPr>
                <w:rStyle w:val="Hyperlink"/>
              </w:rPr>
              <w:fldChar w:fldCharType="end"/>
            </w:r>
          </w:p>
        </w:tc>
        <w:tc>
          <w:tcPr>
            <w:tcW w:w="3073" w:type="dxa"/>
            <w:tcMar>
              <w:left w:w="58" w:type="dxa"/>
              <w:right w:w="58" w:type="dxa"/>
            </w:tcMar>
          </w:tcPr>
          <w:p w14:paraId="1B1096AB" w14:textId="77777777" w:rsidR="000751EA" w:rsidRPr="005B7BBA" w:rsidRDefault="000751EA" w:rsidP="000751EA">
            <w:pPr>
              <w:pStyle w:val="TableText"/>
            </w:pPr>
            <w:r w:rsidRPr="005B7BBA">
              <w:t xml:space="preserve">Line Item Control Number </w:t>
            </w:r>
          </w:p>
        </w:tc>
        <w:tc>
          <w:tcPr>
            <w:tcW w:w="1170" w:type="dxa"/>
            <w:tcMar>
              <w:left w:w="58" w:type="dxa"/>
              <w:right w:w="58" w:type="dxa"/>
            </w:tcMar>
          </w:tcPr>
          <w:p w14:paraId="6670E6B9" w14:textId="77777777" w:rsidR="000751EA" w:rsidRPr="005B7BBA" w:rsidRDefault="000751EA" w:rsidP="000751EA">
            <w:pPr>
              <w:pStyle w:val="TableText"/>
            </w:pPr>
            <w:r w:rsidRPr="005B7BBA">
              <w:t>17 C</w:t>
            </w:r>
          </w:p>
        </w:tc>
        <w:tc>
          <w:tcPr>
            <w:tcW w:w="2160" w:type="dxa"/>
            <w:tcMar>
              <w:left w:w="58" w:type="dxa"/>
              <w:right w:w="58" w:type="dxa"/>
            </w:tcMar>
          </w:tcPr>
          <w:p w14:paraId="145047C9" w14:textId="77777777" w:rsidR="000751EA" w:rsidRPr="005B7BBA" w:rsidRDefault="000751EA" w:rsidP="000751EA">
            <w:pPr>
              <w:pStyle w:val="TableText"/>
            </w:pPr>
            <w:r w:rsidRPr="005B7BBA">
              <w:t>This number comes from MCS via EMC claims and is used by the provider to keep track of his/her services</w:t>
            </w:r>
          </w:p>
        </w:tc>
        <w:tc>
          <w:tcPr>
            <w:tcW w:w="822" w:type="dxa"/>
            <w:tcMar>
              <w:left w:w="58" w:type="dxa"/>
              <w:right w:w="58" w:type="dxa"/>
            </w:tcMar>
          </w:tcPr>
          <w:p w14:paraId="66DEB82B" w14:textId="77777777" w:rsidR="000751EA" w:rsidRPr="005B7BBA" w:rsidRDefault="000751EA" w:rsidP="000751EA">
            <w:pPr>
              <w:pStyle w:val="TableText"/>
            </w:pPr>
            <w:r>
              <w:t>Spaces</w:t>
            </w:r>
          </w:p>
        </w:tc>
        <w:tc>
          <w:tcPr>
            <w:tcW w:w="412" w:type="dxa"/>
          </w:tcPr>
          <w:p w14:paraId="094C34C6" w14:textId="77777777" w:rsidR="000751EA" w:rsidRPr="005B7BBA" w:rsidRDefault="000751EA" w:rsidP="000751EA">
            <w:pPr>
              <w:pStyle w:val="TableText"/>
            </w:pPr>
            <w:r>
              <w:t>-</w:t>
            </w:r>
          </w:p>
        </w:tc>
        <w:tc>
          <w:tcPr>
            <w:tcW w:w="406" w:type="dxa"/>
          </w:tcPr>
          <w:p w14:paraId="4B9139AA" w14:textId="77777777" w:rsidR="000751EA" w:rsidRPr="005B7BBA" w:rsidRDefault="000751EA" w:rsidP="000751EA">
            <w:pPr>
              <w:pStyle w:val="TableText"/>
            </w:pPr>
            <w:r>
              <w:t>X</w:t>
            </w:r>
          </w:p>
        </w:tc>
        <w:tc>
          <w:tcPr>
            <w:tcW w:w="512" w:type="dxa"/>
            <w:gridSpan w:val="2"/>
          </w:tcPr>
          <w:p w14:paraId="1D5E0F45" w14:textId="77777777" w:rsidR="000751EA" w:rsidRPr="005B7BBA" w:rsidRDefault="000751EA" w:rsidP="000751EA">
            <w:pPr>
              <w:pStyle w:val="TableText"/>
            </w:pPr>
            <w:r w:rsidRPr="005B7BBA">
              <w:t>X</w:t>
            </w:r>
          </w:p>
        </w:tc>
      </w:tr>
      <w:tr w:rsidR="00E65BC4" w14:paraId="1A8E6CDB" w14:textId="77777777" w:rsidTr="00245396">
        <w:trPr>
          <w:cantSplit/>
        </w:trPr>
        <w:tc>
          <w:tcPr>
            <w:tcW w:w="802" w:type="dxa"/>
            <w:tcMar>
              <w:left w:w="58" w:type="dxa"/>
              <w:right w:w="58" w:type="dxa"/>
            </w:tcMar>
          </w:tcPr>
          <w:p w14:paraId="0EA41246" w14:textId="39268889" w:rsidR="000751EA" w:rsidRPr="005B7BBA" w:rsidRDefault="000751EA" w:rsidP="000751EA">
            <w:pPr>
              <w:pStyle w:val="TableText"/>
            </w:pPr>
            <w:r>
              <w:t>938</w:t>
            </w:r>
            <w:r w:rsidR="005B7717">
              <w:t xml:space="preserve"> – </w:t>
            </w:r>
            <w:r>
              <w:t>944</w:t>
            </w:r>
          </w:p>
        </w:tc>
        <w:tc>
          <w:tcPr>
            <w:tcW w:w="2179" w:type="dxa"/>
            <w:tcMar>
              <w:left w:w="58" w:type="dxa"/>
              <w:right w:w="58" w:type="dxa"/>
            </w:tcMar>
          </w:tcPr>
          <w:p w14:paraId="475DD0A2" w14:textId="77777777" w:rsidR="000751EA" w:rsidRPr="005B7BBA" w:rsidRDefault="000751EA" w:rsidP="000751EA">
            <w:pPr>
              <w:pStyle w:val="TableText"/>
            </w:pPr>
            <w:r w:rsidRPr="005B7BBA">
              <w:t>DTL PREV PROV PAID AMT</w:t>
            </w:r>
          </w:p>
        </w:tc>
        <w:tc>
          <w:tcPr>
            <w:tcW w:w="2848" w:type="dxa"/>
            <w:tcMar>
              <w:left w:w="58" w:type="dxa"/>
              <w:right w:w="58" w:type="dxa"/>
            </w:tcMar>
          </w:tcPr>
          <w:p w14:paraId="7519C272" w14:textId="7A6C7813" w:rsidR="000751EA" w:rsidRPr="005B7BBA" w:rsidRDefault="000751EA" w:rsidP="000751EA">
            <w:pPr>
              <w:pStyle w:val="TableText"/>
            </w:pPr>
            <w:r w:rsidRPr="005B7BBA">
              <w:t>:P:IDR-</w:t>
            </w:r>
            <w:hyperlink r:id="rId1430" w:history="1">
              <w:r w:rsidRPr="008C5C23">
                <w:rPr>
                  <w:rStyle w:val="Hyperlink"/>
                </w:rPr>
                <w:t>K-</w:t>
              </w:r>
              <w:bookmarkStart w:id="1969" w:name="_Hlt500224961"/>
              <w:r w:rsidRPr="008C5C23">
                <w:rPr>
                  <w:rStyle w:val="Hyperlink"/>
                </w:rPr>
                <w:t>P</w:t>
              </w:r>
              <w:bookmarkStart w:id="1970" w:name="_Hlt527360771"/>
              <w:bookmarkEnd w:id="1969"/>
              <w:r w:rsidRPr="008C5C23">
                <w:rPr>
                  <w:rStyle w:val="Hyperlink"/>
                </w:rPr>
                <w:t>R</w:t>
              </w:r>
              <w:bookmarkStart w:id="1971" w:name="_Hlt517153115"/>
              <w:bookmarkEnd w:id="1970"/>
              <w:r w:rsidRPr="008C5C23">
                <w:rPr>
                  <w:rStyle w:val="Hyperlink"/>
                </w:rPr>
                <w:t>O</w:t>
              </w:r>
              <w:bookmarkStart w:id="1972" w:name="_Hlt12266638"/>
              <w:bookmarkEnd w:id="1971"/>
              <w:r w:rsidRPr="008C5C23">
                <w:rPr>
                  <w:rStyle w:val="Hyperlink"/>
                </w:rPr>
                <w:t>V</w:t>
              </w:r>
              <w:bookmarkEnd w:id="1972"/>
              <w:r w:rsidRPr="008C5C23">
                <w:rPr>
                  <w:rStyle w:val="Hyperlink"/>
                </w:rPr>
                <w:t>-PREV-PD</w:t>
              </w:r>
            </w:hyperlink>
          </w:p>
        </w:tc>
        <w:tc>
          <w:tcPr>
            <w:tcW w:w="3073" w:type="dxa"/>
            <w:tcMar>
              <w:left w:w="58" w:type="dxa"/>
              <w:right w:w="58" w:type="dxa"/>
            </w:tcMar>
          </w:tcPr>
          <w:p w14:paraId="78458952" w14:textId="5F5EB044" w:rsidR="000751EA" w:rsidRPr="005B7BBA" w:rsidRDefault="000751EA" w:rsidP="00DA0DBC">
            <w:pPr>
              <w:pStyle w:val="TableText"/>
            </w:pPr>
            <w:r w:rsidRPr="005B7BBA">
              <w:t>Previous provider paid amount</w:t>
            </w:r>
          </w:p>
        </w:tc>
        <w:tc>
          <w:tcPr>
            <w:tcW w:w="1170" w:type="dxa"/>
            <w:tcMar>
              <w:left w:w="58" w:type="dxa"/>
              <w:right w:w="58" w:type="dxa"/>
            </w:tcMar>
          </w:tcPr>
          <w:p w14:paraId="1EB1FD03" w14:textId="77777777" w:rsidR="000751EA" w:rsidRPr="005B7BBA" w:rsidRDefault="000751EA" w:rsidP="000751EA">
            <w:pPr>
              <w:pStyle w:val="TableText"/>
            </w:pPr>
            <w:r w:rsidRPr="005B7BBA">
              <w:t>7 N</w:t>
            </w:r>
          </w:p>
          <w:p w14:paraId="2D44170F" w14:textId="77777777" w:rsidR="000751EA" w:rsidRPr="005B7BBA" w:rsidRDefault="000751EA" w:rsidP="000751EA">
            <w:pPr>
              <w:pStyle w:val="TableText"/>
            </w:pPr>
            <w:r w:rsidRPr="005B7BBA">
              <w:t>(99999V99)</w:t>
            </w:r>
          </w:p>
        </w:tc>
        <w:tc>
          <w:tcPr>
            <w:tcW w:w="2160" w:type="dxa"/>
            <w:tcMar>
              <w:left w:w="58" w:type="dxa"/>
              <w:right w:w="58" w:type="dxa"/>
            </w:tcMar>
          </w:tcPr>
          <w:p w14:paraId="2835726B" w14:textId="77777777" w:rsidR="000751EA" w:rsidRPr="005B7BBA" w:rsidRDefault="000751EA" w:rsidP="000751EA">
            <w:pPr>
              <w:pStyle w:val="TableText"/>
            </w:pPr>
            <w:r w:rsidRPr="005B7BBA">
              <w:t>Only present for full claim adjustments</w:t>
            </w:r>
          </w:p>
        </w:tc>
        <w:tc>
          <w:tcPr>
            <w:tcW w:w="822" w:type="dxa"/>
            <w:tcMar>
              <w:left w:w="58" w:type="dxa"/>
              <w:right w:w="58" w:type="dxa"/>
            </w:tcMar>
          </w:tcPr>
          <w:p w14:paraId="25732FCA" w14:textId="77777777" w:rsidR="000751EA" w:rsidRPr="005B7BBA" w:rsidRDefault="000751EA" w:rsidP="000751EA">
            <w:pPr>
              <w:pStyle w:val="TableText"/>
            </w:pPr>
            <w:r>
              <w:t>Zeros</w:t>
            </w:r>
          </w:p>
        </w:tc>
        <w:tc>
          <w:tcPr>
            <w:tcW w:w="412" w:type="dxa"/>
          </w:tcPr>
          <w:p w14:paraId="4EFD25B5" w14:textId="77777777" w:rsidR="000751EA" w:rsidRPr="005B7BBA" w:rsidRDefault="000751EA" w:rsidP="000751EA">
            <w:pPr>
              <w:pStyle w:val="TableText"/>
            </w:pPr>
            <w:r>
              <w:t>-</w:t>
            </w:r>
          </w:p>
        </w:tc>
        <w:tc>
          <w:tcPr>
            <w:tcW w:w="406" w:type="dxa"/>
          </w:tcPr>
          <w:p w14:paraId="609C7BFA" w14:textId="77777777" w:rsidR="000751EA" w:rsidRPr="005B7BBA" w:rsidRDefault="000751EA" w:rsidP="000751EA">
            <w:pPr>
              <w:pStyle w:val="TableText"/>
            </w:pPr>
            <w:r>
              <w:t>X</w:t>
            </w:r>
          </w:p>
        </w:tc>
        <w:tc>
          <w:tcPr>
            <w:tcW w:w="512" w:type="dxa"/>
            <w:gridSpan w:val="2"/>
          </w:tcPr>
          <w:p w14:paraId="6E4CFCE2" w14:textId="77777777" w:rsidR="000751EA" w:rsidRPr="005B7BBA" w:rsidRDefault="000751EA" w:rsidP="000751EA">
            <w:pPr>
              <w:pStyle w:val="TableText"/>
            </w:pPr>
            <w:r w:rsidRPr="005B7BBA">
              <w:t>X</w:t>
            </w:r>
          </w:p>
        </w:tc>
      </w:tr>
      <w:tr w:rsidR="00E65BC4" w14:paraId="10D4DEBB" w14:textId="77777777" w:rsidTr="00245396">
        <w:trPr>
          <w:cantSplit/>
        </w:trPr>
        <w:tc>
          <w:tcPr>
            <w:tcW w:w="802" w:type="dxa"/>
            <w:tcMar>
              <w:left w:w="58" w:type="dxa"/>
              <w:right w:w="58" w:type="dxa"/>
            </w:tcMar>
          </w:tcPr>
          <w:p w14:paraId="64F2BFAF" w14:textId="338440A8" w:rsidR="000751EA" w:rsidRPr="005B7BBA" w:rsidRDefault="000751EA" w:rsidP="000751EA">
            <w:pPr>
              <w:pStyle w:val="TableText"/>
            </w:pPr>
            <w:r>
              <w:t>945</w:t>
            </w:r>
            <w:r w:rsidR="005B7717">
              <w:t xml:space="preserve"> – </w:t>
            </w:r>
            <w:r>
              <w:t>951</w:t>
            </w:r>
          </w:p>
        </w:tc>
        <w:tc>
          <w:tcPr>
            <w:tcW w:w="2179" w:type="dxa"/>
            <w:tcMar>
              <w:left w:w="58" w:type="dxa"/>
              <w:right w:w="58" w:type="dxa"/>
            </w:tcMar>
          </w:tcPr>
          <w:p w14:paraId="4FB08A45" w14:textId="77777777" w:rsidR="000751EA" w:rsidRPr="005B7BBA" w:rsidRDefault="000751EA" w:rsidP="000751EA">
            <w:pPr>
              <w:pStyle w:val="TableText"/>
            </w:pPr>
            <w:r w:rsidRPr="005B7BBA">
              <w:t>DTL PREV BENE PAID AMT</w:t>
            </w:r>
          </w:p>
        </w:tc>
        <w:tc>
          <w:tcPr>
            <w:tcW w:w="2848" w:type="dxa"/>
            <w:tcMar>
              <w:left w:w="58" w:type="dxa"/>
              <w:right w:w="58" w:type="dxa"/>
            </w:tcMar>
          </w:tcPr>
          <w:p w14:paraId="42B54FE9" w14:textId="06468513" w:rsidR="000751EA" w:rsidRPr="005B7BBA" w:rsidRDefault="000751EA" w:rsidP="000751EA">
            <w:pPr>
              <w:pStyle w:val="TableText"/>
            </w:pPr>
            <w:r w:rsidRPr="005B7BBA">
              <w:t>:P:IDR-</w:t>
            </w:r>
            <w:hyperlink r:id="rId1431" w:history="1">
              <w:r w:rsidRPr="008C5C23">
                <w:rPr>
                  <w:rStyle w:val="Hyperlink"/>
                </w:rPr>
                <w:t>K-B</w:t>
              </w:r>
              <w:bookmarkStart w:id="1973" w:name="_Hlt500224966"/>
              <w:r w:rsidRPr="008C5C23">
                <w:rPr>
                  <w:rStyle w:val="Hyperlink"/>
                </w:rPr>
                <w:t>E</w:t>
              </w:r>
              <w:bookmarkEnd w:id="1973"/>
              <w:r w:rsidRPr="008C5C23">
                <w:rPr>
                  <w:rStyle w:val="Hyperlink"/>
                </w:rPr>
                <w:t>N</w:t>
              </w:r>
              <w:bookmarkStart w:id="1974" w:name="_Hlt12266846"/>
              <w:r w:rsidRPr="008C5C23">
                <w:rPr>
                  <w:rStyle w:val="Hyperlink"/>
                </w:rPr>
                <w:t>E</w:t>
              </w:r>
              <w:bookmarkStart w:id="1975" w:name="_Hlt527360925"/>
              <w:bookmarkEnd w:id="1974"/>
              <w:r w:rsidRPr="008C5C23">
                <w:rPr>
                  <w:rStyle w:val="Hyperlink"/>
                </w:rPr>
                <w:t>-</w:t>
              </w:r>
              <w:bookmarkStart w:id="1976" w:name="_Hlt517153118"/>
              <w:bookmarkEnd w:id="1975"/>
              <w:r w:rsidRPr="008C5C23">
                <w:rPr>
                  <w:rStyle w:val="Hyperlink"/>
                </w:rPr>
                <w:t>P</w:t>
              </w:r>
              <w:bookmarkStart w:id="1977" w:name="_Hlt506711649"/>
              <w:bookmarkEnd w:id="1976"/>
              <w:r w:rsidRPr="008C5C23">
                <w:rPr>
                  <w:rStyle w:val="Hyperlink"/>
                </w:rPr>
                <w:t>R</w:t>
              </w:r>
              <w:bookmarkEnd w:id="1977"/>
              <w:r w:rsidRPr="008C5C23">
                <w:rPr>
                  <w:rStyle w:val="Hyperlink"/>
                </w:rPr>
                <w:t>EV-PD</w:t>
              </w:r>
            </w:hyperlink>
          </w:p>
        </w:tc>
        <w:tc>
          <w:tcPr>
            <w:tcW w:w="3073" w:type="dxa"/>
            <w:tcMar>
              <w:left w:w="58" w:type="dxa"/>
              <w:right w:w="58" w:type="dxa"/>
            </w:tcMar>
          </w:tcPr>
          <w:p w14:paraId="40C76520" w14:textId="77777777" w:rsidR="000751EA" w:rsidRDefault="000751EA" w:rsidP="000751EA">
            <w:pPr>
              <w:pStyle w:val="TableText"/>
              <w:rPr>
                <w:rFonts w:cs="Arial"/>
                <w:color w:val="000000"/>
              </w:rPr>
            </w:pPr>
            <w:r w:rsidRPr="00524270">
              <w:rPr>
                <w:rFonts w:cs="Arial"/>
                <w:color w:val="000000"/>
              </w:rPr>
              <w:t>Previous provider paid amount</w:t>
            </w:r>
          </w:p>
          <w:p w14:paraId="3C7F6167" w14:textId="65E255A9" w:rsidR="000751EA" w:rsidRPr="005B7BBA" w:rsidRDefault="000751EA" w:rsidP="00DA0DBC">
            <w:pPr>
              <w:pStyle w:val="TableText"/>
            </w:pPr>
            <w:r w:rsidRPr="00524270">
              <w:rPr>
                <w:rFonts w:cs="Arial"/>
                <w:color w:val="000000"/>
              </w:rPr>
              <w:t>For each adjusted claim, this is the net amount of payment to the provider of all payments/and previous adjustments to the claim. Net amount equals total provider previous payment minus total provider return</w:t>
            </w:r>
            <w:r>
              <w:rPr>
                <w:rFonts w:cs="Arial"/>
                <w:color w:val="000000"/>
              </w:rPr>
              <w:t xml:space="preserve"> </w:t>
            </w:r>
            <w:r w:rsidRPr="00524270">
              <w:rPr>
                <w:rFonts w:cs="Arial"/>
                <w:color w:val="000000"/>
              </w:rPr>
              <w:t>checks.</w:t>
            </w:r>
          </w:p>
        </w:tc>
        <w:tc>
          <w:tcPr>
            <w:tcW w:w="1170" w:type="dxa"/>
            <w:tcMar>
              <w:left w:w="58" w:type="dxa"/>
              <w:right w:w="58" w:type="dxa"/>
            </w:tcMar>
          </w:tcPr>
          <w:p w14:paraId="7DC89204" w14:textId="77777777" w:rsidR="000751EA" w:rsidRPr="005B7BBA" w:rsidRDefault="000751EA" w:rsidP="000751EA">
            <w:pPr>
              <w:pStyle w:val="TableText"/>
            </w:pPr>
            <w:r w:rsidRPr="005B7BBA">
              <w:t>7 N</w:t>
            </w:r>
          </w:p>
          <w:p w14:paraId="1296AF59" w14:textId="77777777" w:rsidR="000751EA" w:rsidRPr="005B7BBA" w:rsidRDefault="000751EA" w:rsidP="000751EA">
            <w:pPr>
              <w:pStyle w:val="TableText"/>
            </w:pPr>
            <w:r w:rsidRPr="005B7BBA">
              <w:t>(99999V99)</w:t>
            </w:r>
          </w:p>
        </w:tc>
        <w:tc>
          <w:tcPr>
            <w:tcW w:w="2160" w:type="dxa"/>
            <w:tcMar>
              <w:left w:w="58" w:type="dxa"/>
              <w:right w:w="58" w:type="dxa"/>
            </w:tcMar>
          </w:tcPr>
          <w:p w14:paraId="39D1A19B" w14:textId="77777777" w:rsidR="000751EA" w:rsidRPr="005B7BBA" w:rsidRDefault="000751EA" w:rsidP="000751EA">
            <w:pPr>
              <w:pStyle w:val="TableText"/>
            </w:pPr>
            <w:r w:rsidRPr="005B7BBA">
              <w:t>Only present for full claim adjustments</w:t>
            </w:r>
          </w:p>
        </w:tc>
        <w:tc>
          <w:tcPr>
            <w:tcW w:w="822" w:type="dxa"/>
            <w:tcMar>
              <w:left w:w="58" w:type="dxa"/>
              <w:right w:w="58" w:type="dxa"/>
            </w:tcMar>
          </w:tcPr>
          <w:p w14:paraId="3A317A98" w14:textId="77777777" w:rsidR="000751EA" w:rsidRPr="005B7BBA" w:rsidRDefault="000751EA" w:rsidP="000751EA">
            <w:pPr>
              <w:pStyle w:val="TableText"/>
            </w:pPr>
            <w:r>
              <w:t>Zeros</w:t>
            </w:r>
          </w:p>
        </w:tc>
        <w:tc>
          <w:tcPr>
            <w:tcW w:w="412" w:type="dxa"/>
          </w:tcPr>
          <w:p w14:paraId="1738F768" w14:textId="77777777" w:rsidR="000751EA" w:rsidRPr="005B7BBA" w:rsidRDefault="000751EA" w:rsidP="000751EA">
            <w:pPr>
              <w:pStyle w:val="TableText"/>
            </w:pPr>
            <w:r>
              <w:t>-</w:t>
            </w:r>
          </w:p>
        </w:tc>
        <w:tc>
          <w:tcPr>
            <w:tcW w:w="406" w:type="dxa"/>
          </w:tcPr>
          <w:p w14:paraId="7F78109E" w14:textId="77777777" w:rsidR="000751EA" w:rsidRPr="005B7BBA" w:rsidRDefault="000751EA" w:rsidP="000751EA">
            <w:pPr>
              <w:pStyle w:val="TableText"/>
            </w:pPr>
            <w:r>
              <w:t>X</w:t>
            </w:r>
          </w:p>
        </w:tc>
        <w:tc>
          <w:tcPr>
            <w:tcW w:w="512" w:type="dxa"/>
            <w:gridSpan w:val="2"/>
          </w:tcPr>
          <w:p w14:paraId="3C22744F" w14:textId="77777777" w:rsidR="000751EA" w:rsidRPr="005B7BBA" w:rsidRDefault="000751EA" w:rsidP="000751EA">
            <w:pPr>
              <w:pStyle w:val="TableText"/>
            </w:pPr>
            <w:r w:rsidRPr="005B7BBA">
              <w:t>X</w:t>
            </w:r>
          </w:p>
        </w:tc>
      </w:tr>
      <w:tr w:rsidR="00E65BC4" w14:paraId="533B5329" w14:textId="77777777" w:rsidTr="00245396">
        <w:trPr>
          <w:cantSplit/>
        </w:trPr>
        <w:tc>
          <w:tcPr>
            <w:tcW w:w="802" w:type="dxa"/>
            <w:tcMar>
              <w:left w:w="58" w:type="dxa"/>
              <w:right w:w="58" w:type="dxa"/>
            </w:tcMar>
          </w:tcPr>
          <w:p w14:paraId="51717237" w14:textId="71607D0C" w:rsidR="000751EA" w:rsidRPr="005B7BBA" w:rsidRDefault="000751EA" w:rsidP="000751EA">
            <w:pPr>
              <w:pStyle w:val="TableText"/>
            </w:pPr>
            <w:r>
              <w:t>952</w:t>
            </w:r>
            <w:r w:rsidR="005B7717">
              <w:t xml:space="preserve"> – </w:t>
            </w:r>
            <w:r>
              <w:t>958</w:t>
            </w:r>
          </w:p>
        </w:tc>
        <w:tc>
          <w:tcPr>
            <w:tcW w:w="2179" w:type="dxa"/>
            <w:tcMar>
              <w:left w:w="58" w:type="dxa"/>
              <w:right w:w="58" w:type="dxa"/>
            </w:tcMar>
          </w:tcPr>
          <w:p w14:paraId="0837905C" w14:textId="77777777" w:rsidR="000751EA" w:rsidRPr="005B7BBA" w:rsidRDefault="000751EA" w:rsidP="000751EA">
            <w:pPr>
              <w:pStyle w:val="TableText"/>
            </w:pPr>
            <w:r w:rsidRPr="005B7BBA">
              <w:t>DTL PREV INT PAID AMT</w:t>
            </w:r>
          </w:p>
        </w:tc>
        <w:tc>
          <w:tcPr>
            <w:tcW w:w="2848" w:type="dxa"/>
            <w:tcMar>
              <w:left w:w="58" w:type="dxa"/>
              <w:right w:w="58" w:type="dxa"/>
            </w:tcMar>
          </w:tcPr>
          <w:p w14:paraId="56A9CDDF" w14:textId="758ED5A0" w:rsidR="000751EA" w:rsidRPr="005B7BBA" w:rsidRDefault="000751EA" w:rsidP="000751EA">
            <w:pPr>
              <w:pStyle w:val="TableText"/>
            </w:pPr>
            <w:r w:rsidRPr="005B7BBA">
              <w:t>:P:IDR-</w:t>
            </w:r>
            <w:hyperlink r:id="rId1432" w:history="1">
              <w:r w:rsidRPr="008C5C23">
                <w:rPr>
                  <w:rStyle w:val="Hyperlink"/>
                </w:rPr>
                <w:t>K</w:t>
              </w:r>
              <w:bookmarkStart w:id="1978" w:name="_Hlt514745169"/>
              <w:r w:rsidRPr="008C5C23">
                <w:rPr>
                  <w:rStyle w:val="Hyperlink"/>
                </w:rPr>
                <w:t>-</w:t>
              </w:r>
              <w:bookmarkStart w:id="1979" w:name="_Hlt500224972"/>
              <w:bookmarkEnd w:id="1978"/>
              <w:r w:rsidRPr="008C5C23">
                <w:rPr>
                  <w:rStyle w:val="Hyperlink"/>
                </w:rPr>
                <w:t>I</w:t>
              </w:r>
              <w:bookmarkStart w:id="1980" w:name="_Hlt28764311"/>
              <w:bookmarkEnd w:id="1979"/>
              <w:r w:rsidRPr="008C5C23">
                <w:rPr>
                  <w:rStyle w:val="Hyperlink"/>
                </w:rPr>
                <w:t>N</w:t>
              </w:r>
              <w:bookmarkEnd w:id="1980"/>
              <w:r w:rsidRPr="008C5C23">
                <w:rPr>
                  <w:rStyle w:val="Hyperlink"/>
                </w:rPr>
                <w:t>T</w:t>
              </w:r>
              <w:bookmarkStart w:id="1981" w:name="_Hlt527361029"/>
              <w:r w:rsidRPr="008C5C23">
                <w:rPr>
                  <w:rStyle w:val="Hyperlink"/>
                </w:rPr>
                <w:t>-</w:t>
              </w:r>
              <w:bookmarkStart w:id="1982" w:name="_Hlt12266898"/>
              <w:bookmarkEnd w:id="1981"/>
              <w:r w:rsidRPr="008C5C23">
                <w:rPr>
                  <w:rStyle w:val="Hyperlink"/>
                </w:rPr>
                <w:t>P</w:t>
              </w:r>
              <w:bookmarkStart w:id="1983" w:name="_Hlt30575450"/>
              <w:bookmarkEnd w:id="1982"/>
              <w:r w:rsidRPr="008C5C23">
                <w:rPr>
                  <w:rStyle w:val="Hyperlink"/>
                </w:rPr>
                <w:t>R</w:t>
              </w:r>
              <w:bookmarkEnd w:id="1983"/>
              <w:r w:rsidRPr="008C5C23">
                <w:rPr>
                  <w:rStyle w:val="Hyperlink"/>
                </w:rPr>
                <w:t>E</w:t>
              </w:r>
              <w:bookmarkStart w:id="1984" w:name="_Hlt517153154"/>
              <w:r w:rsidRPr="008C5C23">
                <w:rPr>
                  <w:rStyle w:val="Hyperlink"/>
                </w:rPr>
                <w:t>V</w:t>
              </w:r>
              <w:bookmarkEnd w:id="1984"/>
              <w:r w:rsidRPr="008C5C23">
                <w:rPr>
                  <w:rStyle w:val="Hyperlink"/>
                </w:rPr>
                <w:t>-PD</w:t>
              </w:r>
            </w:hyperlink>
          </w:p>
        </w:tc>
        <w:tc>
          <w:tcPr>
            <w:tcW w:w="3073" w:type="dxa"/>
            <w:tcMar>
              <w:left w:w="58" w:type="dxa"/>
              <w:right w:w="58" w:type="dxa"/>
            </w:tcMar>
          </w:tcPr>
          <w:p w14:paraId="4B4BC38C" w14:textId="52D817DF" w:rsidR="000751EA" w:rsidRPr="005B7BBA" w:rsidRDefault="000751EA" w:rsidP="00DA0DBC">
            <w:pPr>
              <w:pStyle w:val="TableText"/>
            </w:pPr>
            <w:r w:rsidRPr="005B7BBA">
              <w:t>Previous Interest paid amount</w:t>
            </w:r>
          </w:p>
        </w:tc>
        <w:tc>
          <w:tcPr>
            <w:tcW w:w="1170" w:type="dxa"/>
            <w:tcMar>
              <w:left w:w="58" w:type="dxa"/>
              <w:right w:w="58" w:type="dxa"/>
            </w:tcMar>
          </w:tcPr>
          <w:p w14:paraId="34999C0A" w14:textId="77777777" w:rsidR="000751EA" w:rsidRPr="005B7BBA" w:rsidRDefault="000751EA" w:rsidP="000751EA">
            <w:pPr>
              <w:pStyle w:val="TableText"/>
            </w:pPr>
            <w:r w:rsidRPr="005B7BBA">
              <w:t>7 N</w:t>
            </w:r>
          </w:p>
          <w:p w14:paraId="0403FEBB" w14:textId="77777777" w:rsidR="000751EA" w:rsidRPr="005B7BBA" w:rsidRDefault="000751EA" w:rsidP="000751EA">
            <w:pPr>
              <w:pStyle w:val="TableText"/>
            </w:pPr>
            <w:r w:rsidRPr="005B7BBA">
              <w:t>(99999V99)</w:t>
            </w:r>
          </w:p>
        </w:tc>
        <w:tc>
          <w:tcPr>
            <w:tcW w:w="2160" w:type="dxa"/>
            <w:tcMar>
              <w:left w:w="58" w:type="dxa"/>
              <w:right w:w="58" w:type="dxa"/>
            </w:tcMar>
          </w:tcPr>
          <w:p w14:paraId="28501045" w14:textId="77777777" w:rsidR="000751EA" w:rsidRPr="005B7BBA" w:rsidRDefault="000751EA" w:rsidP="000751EA">
            <w:pPr>
              <w:pStyle w:val="TableText"/>
            </w:pPr>
            <w:r w:rsidRPr="005B7BBA">
              <w:t>Only present for full claim adjustments</w:t>
            </w:r>
          </w:p>
        </w:tc>
        <w:tc>
          <w:tcPr>
            <w:tcW w:w="822" w:type="dxa"/>
            <w:tcMar>
              <w:left w:w="58" w:type="dxa"/>
              <w:right w:w="58" w:type="dxa"/>
            </w:tcMar>
          </w:tcPr>
          <w:p w14:paraId="228CF3B8" w14:textId="77777777" w:rsidR="000751EA" w:rsidRPr="005B7BBA" w:rsidRDefault="000751EA" w:rsidP="000751EA">
            <w:pPr>
              <w:pStyle w:val="TableText"/>
            </w:pPr>
            <w:r>
              <w:t>Zeros</w:t>
            </w:r>
          </w:p>
        </w:tc>
        <w:tc>
          <w:tcPr>
            <w:tcW w:w="412" w:type="dxa"/>
          </w:tcPr>
          <w:p w14:paraId="146EACB8" w14:textId="77777777" w:rsidR="000751EA" w:rsidRPr="005B7BBA" w:rsidRDefault="000751EA" w:rsidP="000751EA">
            <w:pPr>
              <w:pStyle w:val="TableText"/>
            </w:pPr>
            <w:r>
              <w:t>-</w:t>
            </w:r>
          </w:p>
        </w:tc>
        <w:tc>
          <w:tcPr>
            <w:tcW w:w="406" w:type="dxa"/>
          </w:tcPr>
          <w:p w14:paraId="74E4BE45" w14:textId="77777777" w:rsidR="000751EA" w:rsidRPr="005B7BBA" w:rsidRDefault="000751EA" w:rsidP="000751EA">
            <w:pPr>
              <w:pStyle w:val="TableText"/>
            </w:pPr>
            <w:r>
              <w:t>X</w:t>
            </w:r>
          </w:p>
        </w:tc>
        <w:tc>
          <w:tcPr>
            <w:tcW w:w="512" w:type="dxa"/>
            <w:gridSpan w:val="2"/>
          </w:tcPr>
          <w:p w14:paraId="06645C73" w14:textId="77777777" w:rsidR="000751EA" w:rsidRPr="005B7BBA" w:rsidRDefault="000751EA" w:rsidP="000751EA">
            <w:pPr>
              <w:pStyle w:val="TableText"/>
            </w:pPr>
            <w:r w:rsidRPr="005B7BBA">
              <w:t>X</w:t>
            </w:r>
          </w:p>
        </w:tc>
      </w:tr>
      <w:tr w:rsidR="00E65BC4" w14:paraId="4E56211B" w14:textId="77777777" w:rsidTr="00245396">
        <w:trPr>
          <w:cantSplit/>
        </w:trPr>
        <w:tc>
          <w:tcPr>
            <w:tcW w:w="802" w:type="dxa"/>
            <w:tcMar>
              <w:left w:w="58" w:type="dxa"/>
              <w:right w:w="58" w:type="dxa"/>
            </w:tcMar>
          </w:tcPr>
          <w:p w14:paraId="25F22C41" w14:textId="217A593D" w:rsidR="000751EA" w:rsidRPr="005B7BBA" w:rsidRDefault="000751EA" w:rsidP="000751EA">
            <w:pPr>
              <w:pStyle w:val="TableText"/>
            </w:pPr>
            <w:r>
              <w:t>959</w:t>
            </w:r>
            <w:r w:rsidR="005B7717">
              <w:t xml:space="preserve"> – </w:t>
            </w:r>
            <w:r>
              <w:t>965</w:t>
            </w:r>
          </w:p>
        </w:tc>
        <w:tc>
          <w:tcPr>
            <w:tcW w:w="2179" w:type="dxa"/>
            <w:tcMar>
              <w:left w:w="58" w:type="dxa"/>
              <w:right w:w="58" w:type="dxa"/>
            </w:tcMar>
          </w:tcPr>
          <w:p w14:paraId="569883B7" w14:textId="77777777" w:rsidR="000751EA" w:rsidRPr="005B7BBA" w:rsidRDefault="000751EA" w:rsidP="000751EA">
            <w:pPr>
              <w:pStyle w:val="TableText"/>
            </w:pPr>
            <w:r w:rsidRPr="005B7BBA">
              <w:t>DTL LATE FILING RED AMT</w:t>
            </w:r>
          </w:p>
        </w:tc>
        <w:tc>
          <w:tcPr>
            <w:tcW w:w="2848" w:type="dxa"/>
            <w:tcMar>
              <w:left w:w="58" w:type="dxa"/>
              <w:right w:w="58" w:type="dxa"/>
            </w:tcMar>
          </w:tcPr>
          <w:p w14:paraId="3401F5F9" w14:textId="1E586AB8" w:rsidR="000751EA" w:rsidRPr="005B7BBA" w:rsidRDefault="000751EA" w:rsidP="000751EA">
            <w:pPr>
              <w:pStyle w:val="TableText"/>
            </w:pPr>
            <w:r w:rsidRPr="005B7BBA">
              <w:t>:P:IDR-</w:t>
            </w:r>
            <w:hyperlink r:id="rId1433" w:history="1">
              <w:r w:rsidRPr="008C5C23">
                <w:rPr>
                  <w:rStyle w:val="Hyperlink"/>
                </w:rPr>
                <w:t>K-</w:t>
              </w:r>
              <w:bookmarkStart w:id="1985" w:name="_Hlt527361122"/>
              <w:r w:rsidRPr="008C5C23">
                <w:rPr>
                  <w:rStyle w:val="Hyperlink"/>
                </w:rPr>
                <w:t>L</w:t>
              </w:r>
              <w:bookmarkStart w:id="1986" w:name="_Hlt500224976"/>
              <w:bookmarkEnd w:id="1985"/>
              <w:r w:rsidRPr="008C5C23">
                <w:rPr>
                  <w:rStyle w:val="Hyperlink"/>
                </w:rPr>
                <w:t>T</w:t>
              </w:r>
              <w:bookmarkStart w:id="1987" w:name="_Hlt28764324"/>
              <w:bookmarkEnd w:id="1986"/>
              <w:r w:rsidRPr="008C5C23">
                <w:rPr>
                  <w:rStyle w:val="Hyperlink"/>
                </w:rPr>
                <w:t>F</w:t>
              </w:r>
              <w:bookmarkStart w:id="1988" w:name="_Hlt12266922"/>
              <w:bookmarkEnd w:id="1987"/>
              <w:r w:rsidRPr="008C5C23">
                <w:rPr>
                  <w:rStyle w:val="Hyperlink"/>
                </w:rPr>
                <w:t>L</w:t>
              </w:r>
              <w:bookmarkEnd w:id="1988"/>
              <w:r w:rsidRPr="008C5C23">
                <w:rPr>
                  <w:rStyle w:val="Hyperlink"/>
                </w:rPr>
                <w:t>-</w:t>
              </w:r>
              <w:bookmarkStart w:id="1989" w:name="_Hlt506711594"/>
              <w:r w:rsidRPr="008C5C23">
                <w:rPr>
                  <w:rStyle w:val="Hyperlink"/>
                </w:rPr>
                <w:t>P</w:t>
              </w:r>
              <w:bookmarkEnd w:id="1989"/>
              <w:r w:rsidRPr="008C5C23">
                <w:rPr>
                  <w:rStyle w:val="Hyperlink"/>
                </w:rPr>
                <w:t>R</w:t>
              </w:r>
              <w:bookmarkStart w:id="1990" w:name="_Hlt517153165"/>
              <w:r w:rsidRPr="008C5C23">
                <w:rPr>
                  <w:rStyle w:val="Hyperlink"/>
                </w:rPr>
                <w:t>E</w:t>
              </w:r>
              <w:bookmarkEnd w:id="1990"/>
              <w:r w:rsidRPr="008C5C23">
                <w:rPr>
                  <w:rStyle w:val="Hyperlink"/>
                </w:rPr>
                <w:t>V-PD</w:t>
              </w:r>
            </w:hyperlink>
          </w:p>
        </w:tc>
        <w:tc>
          <w:tcPr>
            <w:tcW w:w="3073" w:type="dxa"/>
            <w:tcMar>
              <w:left w:w="58" w:type="dxa"/>
              <w:right w:w="58" w:type="dxa"/>
            </w:tcMar>
          </w:tcPr>
          <w:p w14:paraId="4A4619EA" w14:textId="23B76BCD" w:rsidR="000751EA" w:rsidRPr="005B7BBA" w:rsidRDefault="000751EA" w:rsidP="00DA0DBC">
            <w:pPr>
              <w:pStyle w:val="TableText"/>
            </w:pPr>
            <w:r w:rsidRPr="005B7BBA">
              <w:t>Previous late filing reduction amount</w:t>
            </w:r>
          </w:p>
        </w:tc>
        <w:tc>
          <w:tcPr>
            <w:tcW w:w="1170" w:type="dxa"/>
            <w:tcMar>
              <w:left w:w="58" w:type="dxa"/>
              <w:right w:w="58" w:type="dxa"/>
            </w:tcMar>
          </w:tcPr>
          <w:p w14:paraId="7E5CF248" w14:textId="77777777" w:rsidR="000751EA" w:rsidRPr="005B7BBA" w:rsidRDefault="000751EA" w:rsidP="000751EA">
            <w:pPr>
              <w:pStyle w:val="TableText"/>
            </w:pPr>
            <w:r w:rsidRPr="005B7BBA">
              <w:t>7 N</w:t>
            </w:r>
          </w:p>
          <w:p w14:paraId="4EC7B0E9" w14:textId="77777777" w:rsidR="000751EA" w:rsidRPr="005B7BBA" w:rsidRDefault="000751EA" w:rsidP="000751EA">
            <w:pPr>
              <w:pStyle w:val="TableText"/>
            </w:pPr>
            <w:r w:rsidRPr="005B7BBA">
              <w:t>(99999V99)</w:t>
            </w:r>
          </w:p>
        </w:tc>
        <w:tc>
          <w:tcPr>
            <w:tcW w:w="2160" w:type="dxa"/>
            <w:tcMar>
              <w:left w:w="58" w:type="dxa"/>
              <w:right w:w="58" w:type="dxa"/>
            </w:tcMar>
          </w:tcPr>
          <w:p w14:paraId="5DDAC51E" w14:textId="77777777" w:rsidR="000751EA" w:rsidRPr="005B7BBA" w:rsidRDefault="000751EA" w:rsidP="000751EA">
            <w:pPr>
              <w:pStyle w:val="TableText"/>
            </w:pPr>
            <w:r w:rsidRPr="005B7BBA">
              <w:t>Only present for full claim adjustments</w:t>
            </w:r>
          </w:p>
        </w:tc>
        <w:tc>
          <w:tcPr>
            <w:tcW w:w="822" w:type="dxa"/>
            <w:tcMar>
              <w:left w:w="58" w:type="dxa"/>
              <w:right w:w="58" w:type="dxa"/>
            </w:tcMar>
          </w:tcPr>
          <w:p w14:paraId="2CC8EE03" w14:textId="77777777" w:rsidR="000751EA" w:rsidRPr="005B7BBA" w:rsidRDefault="000751EA" w:rsidP="000751EA">
            <w:pPr>
              <w:pStyle w:val="TableText"/>
            </w:pPr>
            <w:r>
              <w:t>Zeros</w:t>
            </w:r>
          </w:p>
        </w:tc>
        <w:tc>
          <w:tcPr>
            <w:tcW w:w="412" w:type="dxa"/>
          </w:tcPr>
          <w:p w14:paraId="335FA1F6" w14:textId="77777777" w:rsidR="000751EA" w:rsidRPr="005B7BBA" w:rsidRDefault="000751EA" w:rsidP="000751EA">
            <w:pPr>
              <w:pStyle w:val="TableText"/>
            </w:pPr>
            <w:r>
              <w:t>-</w:t>
            </w:r>
          </w:p>
        </w:tc>
        <w:tc>
          <w:tcPr>
            <w:tcW w:w="406" w:type="dxa"/>
          </w:tcPr>
          <w:p w14:paraId="76D52F08" w14:textId="77777777" w:rsidR="000751EA" w:rsidRPr="005B7BBA" w:rsidRDefault="000751EA" w:rsidP="000751EA">
            <w:pPr>
              <w:pStyle w:val="TableText"/>
            </w:pPr>
            <w:r>
              <w:t>X</w:t>
            </w:r>
          </w:p>
        </w:tc>
        <w:tc>
          <w:tcPr>
            <w:tcW w:w="512" w:type="dxa"/>
            <w:gridSpan w:val="2"/>
          </w:tcPr>
          <w:p w14:paraId="6B7A4FD9" w14:textId="77777777" w:rsidR="000751EA" w:rsidRPr="005B7BBA" w:rsidRDefault="000751EA" w:rsidP="000751EA">
            <w:pPr>
              <w:pStyle w:val="TableText"/>
            </w:pPr>
            <w:r w:rsidRPr="005B7BBA">
              <w:t>X</w:t>
            </w:r>
          </w:p>
        </w:tc>
      </w:tr>
      <w:tr w:rsidR="00E65BC4" w14:paraId="0736AD94" w14:textId="77777777" w:rsidTr="00245396">
        <w:trPr>
          <w:cantSplit/>
        </w:trPr>
        <w:tc>
          <w:tcPr>
            <w:tcW w:w="802" w:type="dxa"/>
            <w:tcMar>
              <w:left w:w="58" w:type="dxa"/>
              <w:right w:w="58" w:type="dxa"/>
            </w:tcMar>
          </w:tcPr>
          <w:p w14:paraId="5940EA97" w14:textId="38A5A2A1" w:rsidR="000751EA" w:rsidRPr="005B7BBA" w:rsidRDefault="000751EA" w:rsidP="000751EA">
            <w:pPr>
              <w:pStyle w:val="TableText"/>
            </w:pPr>
            <w:r>
              <w:t>966</w:t>
            </w:r>
            <w:r w:rsidR="005B7717">
              <w:t xml:space="preserve"> – </w:t>
            </w:r>
            <w:r>
              <w:t>968</w:t>
            </w:r>
          </w:p>
        </w:tc>
        <w:tc>
          <w:tcPr>
            <w:tcW w:w="2179" w:type="dxa"/>
            <w:tcMar>
              <w:left w:w="58" w:type="dxa"/>
              <w:right w:w="58" w:type="dxa"/>
            </w:tcMar>
          </w:tcPr>
          <w:p w14:paraId="2A747E45" w14:textId="77777777" w:rsidR="000751EA" w:rsidRPr="005B7BBA" w:rsidRDefault="000751EA" w:rsidP="000751EA">
            <w:pPr>
              <w:pStyle w:val="TableText"/>
            </w:pPr>
            <w:r w:rsidRPr="005B7BBA">
              <w:t>DTL ORIG REPORT AUDIT</w:t>
            </w:r>
          </w:p>
        </w:tc>
        <w:tc>
          <w:tcPr>
            <w:tcW w:w="2848" w:type="dxa"/>
            <w:tcMar>
              <w:left w:w="58" w:type="dxa"/>
              <w:right w:w="58" w:type="dxa"/>
            </w:tcMar>
          </w:tcPr>
          <w:p w14:paraId="521CE79F" w14:textId="23FF55A0" w:rsidR="000751EA" w:rsidRPr="005B7BBA" w:rsidRDefault="000751EA" w:rsidP="000751EA">
            <w:pPr>
              <w:pStyle w:val="TableText"/>
            </w:pPr>
            <w:r w:rsidRPr="005B7BBA">
              <w:t>:P:IDR-</w:t>
            </w:r>
            <w:hyperlink r:id="rId1434" w:history="1">
              <w:r w:rsidRPr="008C5C23">
                <w:rPr>
                  <w:rStyle w:val="Hyperlink"/>
                </w:rPr>
                <w:t>K</w:t>
              </w:r>
              <w:bookmarkStart w:id="1991" w:name="_Hlt514745182"/>
              <w:r w:rsidRPr="008C5C23">
                <w:rPr>
                  <w:rStyle w:val="Hyperlink"/>
                </w:rPr>
                <w:t>-</w:t>
              </w:r>
              <w:bookmarkStart w:id="1992" w:name="_Hlt500224981"/>
              <w:bookmarkEnd w:id="1991"/>
              <w:r w:rsidRPr="008C5C23">
                <w:rPr>
                  <w:rStyle w:val="Hyperlink"/>
                </w:rPr>
                <w:t>O</w:t>
              </w:r>
              <w:bookmarkStart w:id="1993" w:name="_Hlt506711565"/>
              <w:bookmarkEnd w:id="1992"/>
              <w:r w:rsidRPr="008C5C23">
                <w:rPr>
                  <w:rStyle w:val="Hyperlink"/>
                </w:rPr>
                <w:t>R</w:t>
              </w:r>
              <w:bookmarkEnd w:id="1993"/>
              <w:r w:rsidRPr="008C5C23">
                <w:rPr>
                  <w:rStyle w:val="Hyperlink"/>
                </w:rPr>
                <w:t>I</w:t>
              </w:r>
              <w:bookmarkStart w:id="1994" w:name="_Hlt12266941"/>
              <w:r w:rsidRPr="008C5C23">
                <w:rPr>
                  <w:rStyle w:val="Hyperlink"/>
                </w:rPr>
                <w:t>G</w:t>
              </w:r>
              <w:bookmarkStart w:id="1995" w:name="_Hlt527361219"/>
              <w:bookmarkEnd w:id="1994"/>
              <w:r w:rsidRPr="008C5C23">
                <w:rPr>
                  <w:rStyle w:val="Hyperlink"/>
                </w:rPr>
                <w:t>-</w:t>
              </w:r>
              <w:bookmarkEnd w:id="1995"/>
              <w:r w:rsidRPr="008C5C23">
                <w:rPr>
                  <w:rStyle w:val="Hyperlink"/>
                </w:rPr>
                <w:t>R</w:t>
              </w:r>
              <w:bookmarkStart w:id="1996" w:name="_Hlt517153169"/>
              <w:r w:rsidRPr="008C5C23">
                <w:rPr>
                  <w:rStyle w:val="Hyperlink"/>
                </w:rPr>
                <w:t>E</w:t>
              </w:r>
              <w:bookmarkEnd w:id="1996"/>
              <w:r w:rsidRPr="008C5C23">
                <w:rPr>
                  <w:rStyle w:val="Hyperlink"/>
                </w:rPr>
                <w:t>PT-AUD</w:t>
              </w:r>
            </w:hyperlink>
          </w:p>
        </w:tc>
        <w:tc>
          <w:tcPr>
            <w:tcW w:w="3073" w:type="dxa"/>
            <w:tcMar>
              <w:left w:w="58" w:type="dxa"/>
              <w:right w:w="58" w:type="dxa"/>
            </w:tcMar>
          </w:tcPr>
          <w:p w14:paraId="39EE8E56" w14:textId="547442B1" w:rsidR="000751EA" w:rsidRPr="005B7BBA" w:rsidRDefault="000751EA" w:rsidP="00DA0DBC">
            <w:pPr>
              <w:pStyle w:val="TableText"/>
            </w:pPr>
            <w:r w:rsidRPr="005B7BBA">
              <w:t>Original reporting audit</w:t>
            </w:r>
          </w:p>
        </w:tc>
        <w:tc>
          <w:tcPr>
            <w:tcW w:w="1170" w:type="dxa"/>
            <w:tcMar>
              <w:left w:w="58" w:type="dxa"/>
              <w:right w:w="58" w:type="dxa"/>
            </w:tcMar>
          </w:tcPr>
          <w:p w14:paraId="0FD74F57" w14:textId="77777777" w:rsidR="000751EA" w:rsidRPr="005B7BBA" w:rsidRDefault="000751EA" w:rsidP="000751EA">
            <w:pPr>
              <w:pStyle w:val="TableText"/>
            </w:pPr>
            <w:r w:rsidRPr="005B7BBA">
              <w:t>3 N</w:t>
            </w:r>
          </w:p>
        </w:tc>
        <w:tc>
          <w:tcPr>
            <w:tcW w:w="2160" w:type="dxa"/>
            <w:tcMar>
              <w:left w:w="58" w:type="dxa"/>
              <w:right w:w="58" w:type="dxa"/>
            </w:tcMar>
          </w:tcPr>
          <w:p w14:paraId="520B64C4" w14:textId="77777777" w:rsidR="000751EA" w:rsidRPr="005B7BBA" w:rsidRDefault="000751EA" w:rsidP="000751EA">
            <w:pPr>
              <w:pStyle w:val="TableText"/>
            </w:pPr>
            <w:r w:rsidRPr="005B7BBA">
              <w:t>Only present for full claim adjustments – used to back out claims from 1565</w:t>
            </w:r>
          </w:p>
        </w:tc>
        <w:tc>
          <w:tcPr>
            <w:tcW w:w="822" w:type="dxa"/>
            <w:tcMar>
              <w:left w:w="58" w:type="dxa"/>
              <w:right w:w="58" w:type="dxa"/>
            </w:tcMar>
          </w:tcPr>
          <w:p w14:paraId="1A259AD5" w14:textId="77777777" w:rsidR="000751EA" w:rsidRPr="005B7BBA" w:rsidRDefault="000751EA" w:rsidP="000751EA">
            <w:pPr>
              <w:pStyle w:val="TableText"/>
            </w:pPr>
            <w:r>
              <w:t>Zeros</w:t>
            </w:r>
          </w:p>
        </w:tc>
        <w:tc>
          <w:tcPr>
            <w:tcW w:w="412" w:type="dxa"/>
          </w:tcPr>
          <w:p w14:paraId="2FB198E0" w14:textId="77777777" w:rsidR="000751EA" w:rsidRPr="005B7BBA" w:rsidRDefault="000751EA" w:rsidP="000751EA">
            <w:pPr>
              <w:pStyle w:val="TableText"/>
            </w:pPr>
            <w:r>
              <w:t>-</w:t>
            </w:r>
          </w:p>
        </w:tc>
        <w:tc>
          <w:tcPr>
            <w:tcW w:w="406" w:type="dxa"/>
          </w:tcPr>
          <w:p w14:paraId="4B428564" w14:textId="77777777" w:rsidR="000751EA" w:rsidRPr="005B7BBA" w:rsidRDefault="000751EA" w:rsidP="000751EA">
            <w:pPr>
              <w:pStyle w:val="TableText"/>
            </w:pPr>
            <w:r>
              <w:t>X</w:t>
            </w:r>
          </w:p>
        </w:tc>
        <w:tc>
          <w:tcPr>
            <w:tcW w:w="512" w:type="dxa"/>
            <w:gridSpan w:val="2"/>
          </w:tcPr>
          <w:p w14:paraId="52043A20" w14:textId="77777777" w:rsidR="000751EA" w:rsidRPr="005B7BBA" w:rsidRDefault="000751EA" w:rsidP="000751EA">
            <w:pPr>
              <w:pStyle w:val="TableText"/>
            </w:pPr>
            <w:r w:rsidRPr="005B7BBA">
              <w:t>X</w:t>
            </w:r>
          </w:p>
        </w:tc>
      </w:tr>
      <w:tr w:rsidR="00E65BC4" w14:paraId="64AC6AC1" w14:textId="77777777" w:rsidTr="00245396">
        <w:trPr>
          <w:cantSplit/>
        </w:trPr>
        <w:tc>
          <w:tcPr>
            <w:tcW w:w="802" w:type="dxa"/>
            <w:tcMar>
              <w:left w:w="58" w:type="dxa"/>
              <w:right w:w="58" w:type="dxa"/>
            </w:tcMar>
          </w:tcPr>
          <w:p w14:paraId="57ADB2F9" w14:textId="77777777" w:rsidR="000751EA" w:rsidRPr="005B7BBA" w:rsidRDefault="000751EA" w:rsidP="000751EA">
            <w:pPr>
              <w:pStyle w:val="TableText"/>
            </w:pPr>
            <w:r>
              <w:t>969</w:t>
            </w:r>
          </w:p>
        </w:tc>
        <w:tc>
          <w:tcPr>
            <w:tcW w:w="2179" w:type="dxa"/>
            <w:tcMar>
              <w:left w:w="58" w:type="dxa"/>
              <w:right w:w="58" w:type="dxa"/>
            </w:tcMar>
          </w:tcPr>
          <w:p w14:paraId="3DB7DABE" w14:textId="77777777" w:rsidR="000751EA" w:rsidRPr="005B7BBA" w:rsidRDefault="000751EA" w:rsidP="000751EA">
            <w:pPr>
              <w:pStyle w:val="TableText"/>
            </w:pPr>
            <w:r w:rsidRPr="005B7BBA">
              <w:t xml:space="preserve">DTL ORIG REPORT </w:t>
            </w:r>
            <w:r>
              <w:t>SUFFIX</w:t>
            </w:r>
          </w:p>
        </w:tc>
        <w:tc>
          <w:tcPr>
            <w:tcW w:w="2848" w:type="dxa"/>
            <w:tcMar>
              <w:left w:w="58" w:type="dxa"/>
              <w:right w:w="58" w:type="dxa"/>
            </w:tcMar>
          </w:tcPr>
          <w:p w14:paraId="514F6E29" w14:textId="1C36BAE6" w:rsidR="000751EA" w:rsidRPr="005B7BBA" w:rsidRDefault="000751EA" w:rsidP="000751EA">
            <w:pPr>
              <w:pStyle w:val="TableText"/>
            </w:pPr>
            <w:r w:rsidRPr="005B7BBA">
              <w:t>:P:IDR</w:t>
            </w:r>
            <w:bookmarkStart w:id="1997" w:name="_Hlt514745187"/>
            <w:r>
              <w:t>-</w:t>
            </w:r>
            <w:hyperlink r:id="rId1435" w:history="1">
              <w:r w:rsidRPr="008C5C23">
                <w:rPr>
                  <w:rStyle w:val="Hyperlink"/>
                </w:rPr>
                <w:t>K</w:t>
              </w:r>
              <w:bookmarkStart w:id="1998" w:name="_Hlt500224986"/>
              <w:r w:rsidRPr="008C5C23">
                <w:rPr>
                  <w:rStyle w:val="Hyperlink"/>
                </w:rPr>
                <w:t>-</w:t>
              </w:r>
              <w:bookmarkEnd w:id="1998"/>
              <w:r w:rsidRPr="008C5C23">
                <w:rPr>
                  <w:rStyle w:val="Hyperlink"/>
                </w:rPr>
                <w:t>OR</w:t>
              </w:r>
              <w:bookmarkStart w:id="1999" w:name="_Hlt527361541"/>
              <w:r w:rsidRPr="008C5C23">
                <w:rPr>
                  <w:rStyle w:val="Hyperlink"/>
                </w:rPr>
                <w:t>I</w:t>
              </w:r>
              <w:bookmarkStart w:id="2000" w:name="_Hlt527361337"/>
              <w:bookmarkEnd w:id="1999"/>
              <w:r w:rsidRPr="008C5C23">
                <w:rPr>
                  <w:rStyle w:val="Hyperlink"/>
                </w:rPr>
                <w:t>G</w:t>
              </w:r>
              <w:bookmarkStart w:id="2001" w:name="_Hlt12266981"/>
              <w:bookmarkStart w:id="2002" w:name="_Hlt12266974"/>
              <w:bookmarkEnd w:id="2000"/>
              <w:bookmarkEnd w:id="2001"/>
              <w:r w:rsidRPr="008C5C23">
                <w:rPr>
                  <w:rStyle w:val="Hyperlink"/>
                </w:rPr>
                <w:t>-</w:t>
              </w:r>
              <w:bookmarkStart w:id="2003" w:name="_Hlt506710923"/>
              <w:bookmarkEnd w:id="2002"/>
              <w:r w:rsidRPr="008C5C23">
                <w:rPr>
                  <w:rStyle w:val="Hyperlink"/>
                </w:rPr>
                <w:t>R</w:t>
              </w:r>
              <w:bookmarkEnd w:id="2003"/>
              <w:r w:rsidRPr="008C5C23">
                <w:rPr>
                  <w:rStyle w:val="Hyperlink"/>
                </w:rPr>
                <w:t>E</w:t>
              </w:r>
              <w:bookmarkStart w:id="2004" w:name="_Hlt517153172"/>
              <w:r w:rsidRPr="008C5C23">
                <w:rPr>
                  <w:rStyle w:val="Hyperlink"/>
                </w:rPr>
                <w:t>P</w:t>
              </w:r>
              <w:bookmarkEnd w:id="2004"/>
              <w:r w:rsidRPr="008C5C23">
                <w:rPr>
                  <w:rStyle w:val="Hyperlink"/>
                </w:rPr>
                <w:t>T-IND</w:t>
              </w:r>
            </w:hyperlink>
            <w:bookmarkEnd w:id="1997"/>
          </w:p>
        </w:tc>
        <w:tc>
          <w:tcPr>
            <w:tcW w:w="3073" w:type="dxa"/>
            <w:tcMar>
              <w:left w:w="58" w:type="dxa"/>
              <w:right w:w="58" w:type="dxa"/>
            </w:tcMar>
          </w:tcPr>
          <w:p w14:paraId="6F41EB24" w14:textId="13BFCECD" w:rsidR="000751EA" w:rsidRDefault="000751EA" w:rsidP="000751EA">
            <w:pPr>
              <w:pStyle w:val="TableText"/>
              <w:rPr>
                <w:rFonts w:cs="Arial"/>
                <w:color w:val="000000"/>
              </w:rPr>
            </w:pPr>
            <w:r w:rsidRPr="006F1721">
              <w:rPr>
                <w:rFonts w:cs="Arial"/>
                <w:color w:val="000000"/>
              </w:rPr>
              <w:t>Original reporting indicator</w:t>
            </w:r>
          </w:p>
          <w:p w14:paraId="4EE6B286" w14:textId="77777777" w:rsidR="000751EA" w:rsidRPr="005B7BBA" w:rsidRDefault="000751EA" w:rsidP="000751EA">
            <w:pPr>
              <w:pStyle w:val="TableText"/>
            </w:pPr>
            <w:r w:rsidRPr="006F1721">
              <w:rPr>
                <w:rFonts w:cs="Arial"/>
                <w:color w:val="000000"/>
              </w:rPr>
              <w:t>Indicates if the code in the K-ORIG-REPT-AUD field refers to an audit, header record edit, or a claim detail edit.</w:t>
            </w:r>
          </w:p>
        </w:tc>
        <w:tc>
          <w:tcPr>
            <w:tcW w:w="1170" w:type="dxa"/>
            <w:tcMar>
              <w:left w:w="58" w:type="dxa"/>
              <w:right w:w="58" w:type="dxa"/>
            </w:tcMar>
          </w:tcPr>
          <w:p w14:paraId="035B8EA2" w14:textId="77777777" w:rsidR="000751EA" w:rsidRPr="005B7BBA" w:rsidRDefault="000751EA" w:rsidP="000751EA">
            <w:pPr>
              <w:pStyle w:val="TableText"/>
            </w:pPr>
            <w:r w:rsidRPr="005B7BBA">
              <w:t>1 C</w:t>
            </w:r>
          </w:p>
        </w:tc>
        <w:tc>
          <w:tcPr>
            <w:tcW w:w="2160" w:type="dxa"/>
            <w:tcMar>
              <w:left w:w="58" w:type="dxa"/>
              <w:right w:w="58" w:type="dxa"/>
            </w:tcMar>
          </w:tcPr>
          <w:p w14:paraId="2D6A0E22" w14:textId="20DAB8E4" w:rsidR="00DA0DBC" w:rsidRPr="00DA0DBC" w:rsidRDefault="00DA0DBC" w:rsidP="000751EA">
            <w:pPr>
              <w:pStyle w:val="TableText"/>
              <w:rPr>
                <w:b/>
              </w:rPr>
            </w:pPr>
            <w:r w:rsidRPr="00DA0DBC">
              <w:rPr>
                <w:b/>
              </w:rPr>
              <w:t>Valid Values:</w:t>
            </w:r>
          </w:p>
          <w:p w14:paraId="6A7B890F" w14:textId="3E17AD8F" w:rsidR="000751EA" w:rsidRDefault="000751EA" w:rsidP="000751EA">
            <w:pPr>
              <w:pStyle w:val="TableText"/>
            </w:pPr>
            <w:r>
              <w:t>A, B, C, K – Audit</w:t>
            </w:r>
          </w:p>
          <w:p w14:paraId="2045E4BC" w14:textId="77777777" w:rsidR="000751EA" w:rsidRDefault="000751EA" w:rsidP="000751EA">
            <w:pPr>
              <w:pStyle w:val="TableText"/>
            </w:pPr>
            <w:r>
              <w:t>H, I, J, M – Header edit</w:t>
            </w:r>
          </w:p>
          <w:p w14:paraId="3464C36F" w14:textId="77777777" w:rsidR="000751EA" w:rsidRPr="005B7BBA" w:rsidRDefault="000751EA" w:rsidP="000751EA">
            <w:pPr>
              <w:pStyle w:val="TableText"/>
            </w:pPr>
            <w:r>
              <w:t>D, F, G, L – Detail edit</w:t>
            </w:r>
          </w:p>
        </w:tc>
        <w:tc>
          <w:tcPr>
            <w:tcW w:w="822" w:type="dxa"/>
            <w:tcMar>
              <w:left w:w="58" w:type="dxa"/>
              <w:right w:w="58" w:type="dxa"/>
            </w:tcMar>
          </w:tcPr>
          <w:p w14:paraId="18AA4993" w14:textId="77777777" w:rsidR="000751EA" w:rsidRPr="005B7BBA" w:rsidRDefault="000751EA" w:rsidP="000751EA">
            <w:pPr>
              <w:pStyle w:val="TableText"/>
            </w:pPr>
            <w:r>
              <w:t>Spaces</w:t>
            </w:r>
          </w:p>
        </w:tc>
        <w:tc>
          <w:tcPr>
            <w:tcW w:w="412" w:type="dxa"/>
          </w:tcPr>
          <w:p w14:paraId="57D5547B" w14:textId="77777777" w:rsidR="000751EA" w:rsidRPr="005B7BBA" w:rsidRDefault="000751EA" w:rsidP="000751EA">
            <w:pPr>
              <w:pStyle w:val="TableText"/>
            </w:pPr>
            <w:r>
              <w:t>-</w:t>
            </w:r>
          </w:p>
        </w:tc>
        <w:tc>
          <w:tcPr>
            <w:tcW w:w="406" w:type="dxa"/>
          </w:tcPr>
          <w:p w14:paraId="2E16E8D9" w14:textId="77777777" w:rsidR="000751EA" w:rsidRPr="005B7BBA" w:rsidRDefault="000751EA" w:rsidP="000751EA">
            <w:pPr>
              <w:pStyle w:val="TableText"/>
            </w:pPr>
            <w:r>
              <w:t>X</w:t>
            </w:r>
          </w:p>
        </w:tc>
        <w:tc>
          <w:tcPr>
            <w:tcW w:w="512" w:type="dxa"/>
            <w:gridSpan w:val="2"/>
          </w:tcPr>
          <w:p w14:paraId="3FEF9177" w14:textId="77777777" w:rsidR="000751EA" w:rsidRPr="005B7BBA" w:rsidRDefault="000751EA" w:rsidP="000751EA">
            <w:pPr>
              <w:pStyle w:val="TableText"/>
            </w:pPr>
            <w:r w:rsidRPr="005B7BBA">
              <w:t>X</w:t>
            </w:r>
          </w:p>
        </w:tc>
      </w:tr>
      <w:tr w:rsidR="00E65BC4" w14:paraId="7304C05A" w14:textId="77777777" w:rsidTr="00245396">
        <w:trPr>
          <w:cantSplit/>
        </w:trPr>
        <w:tc>
          <w:tcPr>
            <w:tcW w:w="802" w:type="dxa"/>
            <w:tcMar>
              <w:left w:w="58" w:type="dxa"/>
              <w:right w:w="58" w:type="dxa"/>
            </w:tcMar>
          </w:tcPr>
          <w:p w14:paraId="458856DD" w14:textId="77777777" w:rsidR="000751EA" w:rsidRPr="005B7BBA" w:rsidRDefault="000751EA" w:rsidP="000751EA">
            <w:pPr>
              <w:pStyle w:val="TableText"/>
            </w:pPr>
            <w:r>
              <w:t>970</w:t>
            </w:r>
          </w:p>
        </w:tc>
        <w:tc>
          <w:tcPr>
            <w:tcW w:w="2179" w:type="dxa"/>
            <w:tcMar>
              <w:left w:w="58" w:type="dxa"/>
              <w:right w:w="58" w:type="dxa"/>
            </w:tcMar>
          </w:tcPr>
          <w:p w14:paraId="1A793394" w14:textId="77777777" w:rsidR="000751EA" w:rsidRPr="005B7BBA" w:rsidRDefault="000751EA" w:rsidP="000751EA">
            <w:pPr>
              <w:pStyle w:val="TableText"/>
            </w:pPr>
            <w:r w:rsidRPr="005B7BBA">
              <w:t>DTL ORIG REPORT DISP</w:t>
            </w:r>
          </w:p>
        </w:tc>
        <w:tc>
          <w:tcPr>
            <w:tcW w:w="2848" w:type="dxa"/>
            <w:tcMar>
              <w:left w:w="58" w:type="dxa"/>
              <w:right w:w="58" w:type="dxa"/>
            </w:tcMar>
          </w:tcPr>
          <w:p w14:paraId="36BC7FB2" w14:textId="548597E8" w:rsidR="000751EA" w:rsidRPr="005B7BBA" w:rsidRDefault="000751EA" w:rsidP="000751EA">
            <w:pPr>
              <w:pStyle w:val="TableText"/>
            </w:pPr>
            <w:r w:rsidRPr="005B7BBA">
              <w:t>:P:IDR-</w:t>
            </w:r>
            <w:bookmarkStart w:id="2005" w:name="_Hlt527361546"/>
            <w:r w:rsidRPr="008C5C23">
              <w:rPr>
                <w:rStyle w:val="Hyperlink"/>
              </w:rPr>
              <w:fldChar w:fldCharType="begin"/>
            </w:r>
            <w:r w:rsidR="00B14C26">
              <w:rPr>
                <w:rStyle w:val="Hyperlink"/>
              </w:rPr>
              <w:instrText>HYPERLINK "..\\..\\DataDictionary\\COBOL\\J\\K-ORG-REPT-AUD-D.docx"</w:instrText>
            </w:r>
            <w:r w:rsidRPr="008C5C23">
              <w:rPr>
                <w:rStyle w:val="Hyperlink"/>
              </w:rPr>
            </w:r>
            <w:r w:rsidRPr="008C5C23">
              <w:rPr>
                <w:rStyle w:val="Hyperlink"/>
              </w:rPr>
              <w:fldChar w:fldCharType="separate"/>
            </w:r>
            <w:r w:rsidRPr="008C5C23">
              <w:rPr>
                <w:rStyle w:val="Hyperlink"/>
              </w:rPr>
              <w:t>K</w:t>
            </w:r>
            <w:bookmarkStart w:id="2006" w:name="_Hlt500224992"/>
            <w:r w:rsidRPr="008C5C23">
              <w:rPr>
                <w:rStyle w:val="Hyperlink"/>
              </w:rPr>
              <w:t>-</w:t>
            </w:r>
            <w:bookmarkStart w:id="2007" w:name="_Hlt514745195"/>
            <w:bookmarkEnd w:id="2006"/>
            <w:r w:rsidRPr="008C5C23">
              <w:rPr>
                <w:rStyle w:val="Hyperlink"/>
              </w:rPr>
              <w:t>O</w:t>
            </w:r>
            <w:bookmarkEnd w:id="2007"/>
            <w:r w:rsidRPr="008C5C23">
              <w:rPr>
                <w:rStyle w:val="Hyperlink"/>
              </w:rPr>
              <w:t>RG</w:t>
            </w:r>
            <w:bookmarkStart w:id="2008" w:name="_Hlt30575475"/>
            <w:r w:rsidRPr="008C5C23">
              <w:rPr>
                <w:rStyle w:val="Hyperlink"/>
              </w:rPr>
              <w:t>-</w:t>
            </w:r>
            <w:bookmarkStart w:id="2009" w:name="_Hlt12266998"/>
            <w:bookmarkEnd w:id="2008"/>
            <w:r w:rsidRPr="008C5C23">
              <w:rPr>
                <w:rStyle w:val="Hyperlink"/>
              </w:rPr>
              <w:t>R</w:t>
            </w:r>
            <w:bookmarkStart w:id="2010" w:name="_Hlt506710828"/>
            <w:bookmarkEnd w:id="2009"/>
            <w:r w:rsidRPr="008C5C23">
              <w:rPr>
                <w:rStyle w:val="Hyperlink"/>
              </w:rPr>
              <w:t>E</w:t>
            </w:r>
            <w:bookmarkStart w:id="2011" w:name="_Hlt527361551"/>
            <w:bookmarkEnd w:id="2010"/>
            <w:r w:rsidRPr="008C5C23">
              <w:rPr>
                <w:rStyle w:val="Hyperlink"/>
              </w:rPr>
              <w:t>P</w:t>
            </w:r>
            <w:bookmarkEnd w:id="2011"/>
            <w:r w:rsidRPr="008C5C23">
              <w:rPr>
                <w:rStyle w:val="Hyperlink"/>
              </w:rPr>
              <w:t>T-AUD-D</w:t>
            </w:r>
            <w:r w:rsidRPr="008C5C23">
              <w:rPr>
                <w:rStyle w:val="Hyperlink"/>
              </w:rPr>
              <w:fldChar w:fldCharType="end"/>
            </w:r>
            <w:bookmarkEnd w:id="2005"/>
          </w:p>
        </w:tc>
        <w:tc>
          <w:tcPr>
            <w:tcW w:w="3073" w:type="dxa"/>
            <w:tcMar>
              <w:left w:w="58" w:type="dxa"/>
              <w:right w:w="58" w:type="dxa"/>
            </w:tcMar>
          </w:tcPr>
          <w:p w14:paraId="787B9BB7" w14:textId="77777777" w:rsidR="000751EA" w:rsidRPr="005B7BBA" w:rsidRDefault="000751EA" w:rsidP="000751EA">
            <w:pPr>
              <w:pStyle w:val="TableText"/>
            </w:pPr>
            <w:r w:rsidRPr="005B7BBA">
              <w:t>Original reporting audit disposition</w:t>
            </w:r>
          </w:p>
        </w:tc>
        <w:tc>
          <w:tcPr>
            <w:tcW w:w="1170" w:type="dxa"/>
            <w:tcMar>
              <w:left w:w="58" w:type="dxa"/>
              <w:right w:w="58" w:type="dxa"/>
            </w:tcMar>
          </w:tcPr>
          <w:p w14:paraId="3911A355" w14:textId="77777777" w:rsidR="000751EA" w:rsidRPr="005B7BBA" w:rsidRDefault="000751EA" w:rsidP="000751EA">
            <w:pPr>
              <w:pStyle w:val="TableText"/>
            </w:pPr>
            <w:r w:rsidRPr="005B7BBA">
              <w:t>1 C</w:t>
            </w:r>
          </w:p>
        </w:tc>
        <w:tc>
          <w:tcPr>
            <w:tcW w:w="2160" w:type="dxa"/>
            <w:tcMar>
              <w:left w:w="58" w:type="dxa"/>
              <w:right w:w="58" w:type="dxa"/>
            </w:tcMar>
          </w:tcPr>
          <w:p w14:paraId="74B3C46D" w14:textId="77777777" w:rsidR="000751EA" w:rsidRPr="005B7BBA" w:rsidRDefault="000751EA" w:rsidP="000751EA">
            <w:pPr>
              <w:pStyle w:val="TableText"/>
            </w:pPr>
            <w:r w:rsidRPr="005B7BBA">
              <w:t>Only present for full claim adjustments – used to back out claims from 1565</w:t>
            </w:r>
          </w:p>
        </w:tc>
        <w:tc>
          <w:tcPr>
            <w:tcW w:w="822" w:type="dxa"/>
            <w:tcMar>
              <w:left w:w="58" w:type="dxa"/>
              <w:right w:w="58" w:type="dxa"/>
            </w:tcMar>
          </w:tcPr>
          <w:p w14:paraId="2F836D8E" w14:textId="77777777" w:rsidR="000751EA" w:rsidRPr="005B7BBA" w:rsidRDefault="000751EA" w:rsidP="000751EA">
            <w:pPr>
              <w:pStyle w:val="TableText"/>
            </w:pPr>
            <w:r>
              <w:t>Spaces</w:t>
            </w:r>
          </w:p>
        </w:tc>
        <w:tc>
          <w:tcPr>
            <w:tcW w:w="412" w:type="dxa"/>
          </w:tcPr>
          <w:p w14:paraId="600EA00C" w14:textId="77777777" w:rsidR="000751EA" w:rsidRPr="005B7BBA" w:rsidRDefault="000751EA" w:rsidP="000751EA">
            <w:pPr>
              <w:pStyle w:val="TableText"/>
            </w:pPr>
            <w:r>
              <w:t>-</w:t>
            </w:r>
          </w:p>
        </w:tc>
        <w:tc>
          <w:tcPr>
            <w:tcW w:w="406" w:type="dxa"/>
          </w:tcPr>
          <w:p w14:paraId="2C1EE6CB" w14:textId="77777777" w:rsidR="000751EA" w:rsidRPr="005B7BBA" w:rsidRDefault="000751EA" w:rsidP="000751EA">
            <w:pPr>
              <w:pStyle w:val="TableText"/>
            </w:pPr>
            <w:r>
              <w:t>X</w:t>
            </w:r>
          </w:p>
        </w:tc>
        <w:tc>
          <w:tcPr>
            <w:tcW w:w="512" w:type="dxa"/>
            <w:gridSpan w:val="2"/>
          </w:tcPr>
          <w:p w14:paraId="3888CBF1" w14:textId="77777777" w:rsidR="000751EA" w:rsidRPr="005B7BBA" w:rsidRDefault="000751EA" w:rsidP="000751EA">
            <w:pPr>
              <w:pStyle w:val="TableText"/>
            </w:pPr>
            <w:r w:rsidRPr="005B7BBA">
              <w:t>X</w:t>
            </w:r>
          </w:p>
        </w:tc>
      </w:tr>
      <w:tr w:rsidR="00E65BC4" w14:paraId="09777DA8" w14:textId="77777777" w:rsidTr="00245396">
        <w:trPr>
          <w:cantSplit/>
        </w:trPr>
        <w:tc>
          <w:tcPr>
            <w:tcW w:w="802" w:type="dxa"/>
            <w:tcMar>
              <w:left w:w="58" w:type="dxa"/>
              <w:right w:w="58" w:type="dxa"/>
            </w:tcMar>
          </w:tcPr>
          <w:p w14:paraId="18543ACD" w14:textId="77777777" w:rsidR="000751EA" w:rsidRPr="005B7BBA" w:rsidRDefault="000751EA" w:rsidP="000751EA">
            <w:pPr>
              <w:pStyle w:val="TableText"/>
            </w:pPr>
            <w:r>
              <w:t>971</w:t>
            </w:r>
          </w:p>
        </w:tc>
        <w:tc>
          <w:tcPr>
            <w:tcW w:w="2179" w:type="dxa"/>
            <w:tcMar>
              <w:left w:w="58" w:type="dxa"/>
              <w:right w:w="58" w:type="dxa"/>
            </w:tcMar>
          </w:tcPr>
          <w:p w14:paraId="726098EB" w14:textId="77777777" w:rsidR="000751EA" w:rsidRPr="005B7BBA" w:rsidRDefault="000751EA" w:rsidP="000751EA">
            <w:pPr>
              <w:pStyle w:val="TableText"/>
            </w:pPr>
            <w:r w:rsidRPr="005B7BBA">
              <w:t xml:space="preserve">DTL ORIG MR </w:t>
            </w:r>
            <w:r>
              <w:t>I</w:t>
            </w:r>
          </w:p>
        </w:tc>
        <w:tc>
          <w:tcPr>
            <w:tcW w:w="2848" w:type="dxa"/>
            <w:tcMar>
              <w:left w:w="58" w:type="dxa"/>
              <w:right w:w="58" w:type="dxa"/>
            </w:tcMar>
          </w:tcPr>
          <w:p w14:paraId="7ED77663" w14:textId="358C10C7" w:rsidR="000751EA" w:rsidRPr="005B7BBA" w:rsidRDefault="000751EA" w:rsidP="000751EA">
            <w:pPr>
              <w:pStyle w:val="TableText"/>
            </w:pPr>
            <w:r w:rsidRPr="005B7BBA">
              <w:t>:P:IDR-</w:t>
            </w:r>
            <w:bookmarkStart w:id="2012" w:name="_Hlt500224998"/>
            <w:r w:rsidRPr="008C5C23">
              <w:rPr>
                <w:rStyle w:val="Hyperlink"/>
              </w:rPr>
              <w:fldChar w:fldCharType="begin"/>
            </w:r>
            <w:r w:rsidR="009530A9">
              <w:rPr>
                <w:rStyle w:val="Hyperlink"/>
              </w:rPr>
              <w:instrText>HYPERLINK "..\\..\\DataDictionary\\COBOL\\J\\K-ORG-REPT-AUD-C.docx"</w:instrText>
            </w:r>
            <w:r w:rsidRPr="008C5C23">
              <w:rPr>
                <w:rStyle w:val="Hyperlink"/>
              </w:rPr>
            </w:r>
            <w:r w:rsidRPr="008C5C23">
              <w:rPr>
                <w:rStyle w:val="Hyperlink"/>
              </w:rPr>
              <w:fldChar w:fldCharType="separate"/>
            </w:r>
            <w:r w:rsidRPr="008C5C23">
              <w:rPr>
                <w:rStyle w:val="Hyperlink"/>
              </w:rPr>
              <w:t>K</w:t>
            </w:r>
            <w:bookmarkStart w:id="2013" w:name="_Hlt514745200"/>
            <w:r w:rsidRPr="008C5C23">
              <w:rPr>
                <w:rStyle w:val="Hyperlink"/>
              </w:rPr>
              <w:t>-</w:t>
            </w:r>
            <w:bookmarkEnd w:id="2013"/>
            <w:r w:rsidRPr="008C5C23">
              <w:rPr>
                <w:rStyle w:val="Hyperlink"/>
              </w:rPr>
              <w:t>O</w:t>
            </w:r>
            <w:bookmarkStart w:id="2014" w:name="_Hlt527361614"/>
            <w:r w:rsidRPr="008C5C23">
              <w:rPr>
                <w:rStyle w:val="Hyperlink"/>
              </w:rPr>
              <w:t>R</w:t>
            </w:r>
            <w:bookmarkStart w:id="2015" w:name="_Hlt506710741"/>
            <w:bookmarkEnd w:id="2014"/>
            <w:r w:rsidRPr="008C5C23">
              <w:rPr>
                <w:rStyle w:val="Hyperlink"/>
              </w:rPr>
              <w:t>G</w:t>
            </w:r>
            <w:bookmarkStart w:id="2016" w:name="_Hlt30575479"/>
            <w:bookmarkEnd w:id="2015"/>
            <w:r w:rsidRPr="008C5C23">
              <w:rPr>
                <w:rStyle w:val="Hyperlink"/>
              </w:rPr>
              <w:t>-</w:t>
            </w:r>
            <w:bookmarkStart w:id="2017" w:name="_Hlt28764449"/>
            <w:bookmarkStart w:id="2018" w:name="_Hlt28764389"/>
            <w:bookmarkEnd w:id="2016"/>
            <w:bookmarkEnd w:id="2017"/>
            <w:r w:rsidRPr="008C5C23">
              <w:rPr>
                <w:rStyle w:val="Hyperlink"/>
              </w:rPr>
              <w:t>R</w:t>
            </w:r>
            <w:bookmarkEnd w:id="2018"/>
            <w:r w:rsidRPr="008C5C23">
              <w:rPr>
                <w:rStyle w:val="Hyperlink"/>
              </w:rPr>
              <w:t>EP</w:t>
            </w:r>
            <w:bookmarkStart w:id="2019" w:name="_Hlt517153189"/>
            <w:r w:rsidRPr="008C5C23">
              <w:rPr>
                <w:rStyle w:val="Hyperlink"/>
              </w:rPr>
              <w:t>T</w:t>
            </w:r>
            <w:bookmarkEnd w:id="2019"/>
            <w:r w:rsidRPr="008C5C23">
              <w:rPr>
                <w:rStyle w:val="Hyperlink"/>
              </w:rPr>
              <w:t>-AUD-C</w:t>
            </w:r>
            <w:bookmarkEnd w:id="2012"/>
            <w:r w:rsidRPr="008C5C23">
              <w:rPr>
                <w:rStyle w:val="Hyperlink"/>
              </w:rPr>
              <w:fldChar w:fldCharType="end"/>
            </w:r>
          </w:p>
        </w:tc>
        <w:tc>
          <w:tcPr>
            <w:tcW w:w="3073" w:type="dxa"/>
            <w:tcMar>
              <w:left w:w="58" w:type="dxa"/>
              <w:right w:w="58" w:type="dxa"/>
            </w:tcMar>
          </w:tcPr>
          <w:p w14:paraId="2AE5C075" w14:textId="7605AAB4" w:rsidR="000751EA" w:rsidRPr="005B7BBA" w:rsidRDefault="000751EA" w:rsidP="003962F0">
            <w:pPr>
              <w:pStyle w:val="TableText"/>
            </w:pPr>
            <w:r w:rsidRPr="005B7BBA">
              <w:t>Original reporting MR category</w:t>
            </w:r>
            <w:r>
              <w:t>. Only present for full claim adjustments.</w:t>
            </w:r>
          </w:p>
        </w:tc>
        <w:tc>
          <w:tcPr>
            <w:tcW w:w="1170" w:type="dxa"/>
            <w:tcMar>
              <w:left w:w="58" w:type="dxa"/>
              <w:right w:w="58" w:type="dxa"/>
            </w:tcMar>
          </w:tcPr>
          <w:p w14:paraId="4B151228" w14:textId="77777777" w:rsidR="000751EA" w:rsidRPr="005B7BBA" w:rsidRDefault="000751EA" w:rsidP="000751EA">
            <w:pPr>
              <w:pStyle w:val="TableText"/>
            </w:pPr>
            <w:r w:rsidRPr="005B7BBA">
              <w:t>1 C</w:t>
            </w:r>
          </w:p>
        </w:tc>
        <w:tc>
          <w:tcPr>
            <w:tcW w:w="2160" w:type="dxa"/>
            <w:tcMar>
              <w:left w:w="58" w:type="dxa"/>
              <w:right w:w="58" w:type="dxa"/>
            </w:tcMar>
          </w:tcPr>
          <w:p w14:paraId="02667794" w14:textId="2E9B9BCA" w:rsidR="000751EA" w:rsidRPr="005B7BBA" w:rsidRDefault="000751EA" w:rsidP="00DA0DBC">
            <w:pPr>
              <w:pStyle w:val="TableText"/>
            </w:pPr>
            <w:r>
              <w:t xml:space="preserve">Refer to the </w:t>
            </w:r>
            <w:hyperlink r:id="rId1436" w:history="1">
              <w:r w:rsidRPr="00650E9C">
                <w:rPr>
                  <w:rStyle w:val="Hyperlink"/>
                </w:rPr>
                <w:t>EA</w:t>
              </w:r>
            </w:hyperlink>
            <w:r>
              <w:t xml:space="preserve"> screen MR Workload Category for valid values. Valid values are 1</w:t>
            </w:r>
            <w:r w:rsidR="00DA0DBC">
              <w:t xml:space="preserve"> – </w:t>
            </w:r>
            <w:r>
              <w:t>9 and A</w:t>
            </w:r>
            <w:r w:rsidR="00DA0DBC">
              <w:t xml:space="preserve"> – </w:t>
            </w:r>
            <w:r>
              <w:t>I.</w:t>
            </w:r>
          </w:p>
        </w:tc>
        <w:tc>
          <w:tcPr>
            <w:tcW w:w="822" w:type="dxa"/>
            <w:tcMar>
              <w:left w:w="58" w:type="dxa"/>
              <w:right w:w="58" w:type="dxa"/>
            </w:tcMar>
          </w:tcPr>
          <w:p w14:paraId="30062396" w14:textId="77777777" w:rsidR="000751EA" w:rsidRPr="005B7BBA" w:rsidRDefault="000751EA" w:rsidP="000751EA">
            <w:pPr>
              <w:pStyle w:val="TableText"/>
            </w:pPr>
            <w:r>
              <w:t>Spaces</w:t>
            </w:r>
          </w:p>
        </w:tc>
        <w:tc>
          <w:tcPr>
            <w:tcW w:w="412" w:type="dxa"/>
          </w:tcPr>
          <w:p w14:paraId="768FFB85" w14:textId="77777777" w:rsidR="000751EA" w:rsidRPr="005B7BBA" w:rsidRDefault="000751EA" w:rsidP="000751EA">
            <w:pPr>
              <w:pStyle w:val="TableText"/>
            </w:pPr>
            <w:r>
              <w:t>-</w:t>
            </w:r>
          </w:p>
        </w:tc>
        <w:tc>
          <w:tcPr>
            <w:tcW w:w="406" w:type="dxa"/>
          </w:tcPr>
          <w:p w14:paraId="0CB11FD8" w14:textId="77777777" w:rsidR="000751EA" w:rsidRPr="005B7BBA" w:rsidRDefault="000751EA" w:rsidP="000751EA">
            <w:pPr>
              <w:pStyle w:val="TableText"/>
            </w:pPr>
            <w:r>
              <w:t>X</w:t>
            </w:r>
          </w:p>
        </w:tc>
        <w:tc>
          <w:tcPr>
            <w:tcW w:w="512" w:type="dxa"/>
            <w:gridSpan w:val="2"/>
          </w:tcPr>
          <w:p w14:paraId="021F6522" w14:textId="77777777" w:rsidR="000751EA" w:rsidRPr="005B7BBA" w:rsidRDefault="000751EA" w:rsidP="000751EA">
            <w:pPr>
              <w:pStyle w:val="TableText"/>
            </w:pPr>
            <w:r w:rsidRPr="005B7BBA">
              <w:t>X</w:t>
            </w:r>
          </w:p>
        </w:tc>
      </w:tr>
      <w:tr w:rsidR="00E65BC4" w14:paraId="13D09D63" w14:textId="77777777" w:rsidTr="00245396">
        <w:trPr>
          <w:cantSplit/>
        </w:trPr>
        <w:tc>
          <w:tcPr>
            <w:tcW w:w="802" w:type="dxa"/>
            <w:tcMar>
              <w:left w:w="58" w:type="dxa"/>
              <w:right w:w="58" w:type="dxa"/>
            </w:tcMar>
          </w:tcPr>
          <w:p w14:paraId="481C4144" w14:textId="77777777" w:rsidR="000751EA" w:rsidRDefault="000751EA" w:rsidP="000751EA">
            <w:pPr>
              <w:pStyle w:val="TableText"/>
            </w:pPr>
            <w:r>
              <w:t>972</w:t>
            </w:r>
          </w:p>
        </w:tc>
        <w:tc>
          <w:tcPr>
            <w:tcW w:w="2179" w:type="dxa"/>
            <w:tcMar>
              <w:left w:w="58" w:type="dxa"/>
              <w:right w:w="58" w:type="dxa"/>
            </w:tcMar>
          </w:tcPr>
          <w:p w14:paraId="7F00B71D" w14:textId="77777777" w:rsidR="000751EA" w:rsidRPr="005B7BBA" w:rsidRDefault="000751EA" w:rsidP="000751EA">
            <w:pPr>
              <w:pStyle w:val="TableText"/>
            </w:pPr>
            <w:r>
              <w:t>DTL LIMIT-CHRG-ADJ</w:t>
            </w:r>
          </w:p>
        </w:tc>
        <w:tc>
          <w:tcPr>
            <w:tcW w:w="2848" w:type="dxa"/>
            <w:tcMar>
              <w:left w:w="58" w:type="dxa"/>
              <w:right w:w="58" w:type="dxa"/>
            </w:tcMar>
          </w:tcPr>
          <w:p w14:paraId="597DDA41" w14:textId="7B40BD0E" w:rsidR="000751EA" w:rsidRPr="005B7BBA" w:rsidRDefault="000751EA" w:rsidP="000751EA">
            <w:pPr>
              <w:pStyle w:val="TableText"/>
            </w:pPr>
            <w:r>
              <w:t>:P:IDR-K-</w:t>
            </w:r>
            <w:hyperlink r:id="rId1437" w:history="1">
              <w:r w:rsidRPr="007C4134">
                <w:rPr>
                  <w:rStyle w:val="Hyperlink"/>
                </w:rPr>
                <w:t>LIMIT-CHRG-ADJ</w:t>
              </w:r>
            </w:hyperlink>
          </w:p>
        </w:tc>
        <w:tc>
          <w:tcPr>
            <w:tcW w:w="3073" w:type="dxa"/>
            <w:tcMar>
              <w:left w:w="58" w:type="dxa"/>
              <w:right w:w="58" w:type="dxa"/>
            </w:tcMar>
          </w:tcPr>
          <w:p w14:paraId="4C2AE03B" w14:textId="77777777" w:rsidR="000751EA" w:rsidRPr="005B7BBA" w:rsidRDefault="000751EA" w:rsidP="000751EA">
            <w:pPr>
              <w:pStyle w:val="TableText"/>
            </w:pPr>
            <w:r>
              <w:t>Limiting Charge Adjustment flag</w:t>
            </w:r>
          </w:p>
        </w:tc>
        <w:tc>
          <w:tcPr>
            <w:tcW w:w="1170" w:type="dxa"/>
            <w:tcMar>
              <w:left w:w="58" w:type="dxa"/>
              <w:right w:w="58" w:type="dxa"/>
            </w:tcMar>
          </w:tcPr>
          <w:p w14:paraId="23E91180" w14:textId="77777777" w:rsidR="000751EA" w:rsidRPr="005B7BBA" w:rsidRDefault="000751EA" w:rsidP="000751EA">
            <w:pPr>
              <w:pStyle w:val="TableText"/>
            </w:pPr>
            <w:r>
              <w:t>1 C</w:t>
            </w:r>
          </w:p>
        </w:tc>
        <w:tc>
          <w:tcPr>
            <w:tcW w:w="2160" w:type="dxa"/>
            <w:tcMar>
              <w:left w:w="58" w:type="dxa"/>
              <w:right w:w="58" w:type="dxa"/>
            </w:tcMar>
          </w:tcPr>
          <w:p w14:paraId="3F511BB7" w14:textId="77777777" w:rsidR="000751EA" w:rsidRPr="003E6D4B" w:rsidRDefault="000751EA" w:rsidP="000751EA">
            <w:pPr>
              <w:pStyle w:val="TableText"/>
            </w:pPr>
            <w:r w:rsidRPr="0042502A">
              <w:rPr>
                <w:b/>
              </w:rPr>
              <w:t>Valid Values:</w:t>
            </w:r>
          </w:p>
          <w:p w14:paraId="25A10882" w14:textId="6E78839C" w:rsidR="000751EA" w:rsidRPr="003E6D4B" w:rsidRDefault="000751EA" w:rsidP="00245396">
            <w:pPr>
              <w:pStyle w:val="TableTextBullet"/>
            </w:pPr>
            <w:r w:rsidRPr="003E6D4B">
              <w:t>1</w:t>
            </w:r>
            <w:r w:rsidR="00DA0DBC">
              <w:t xml:space="preserve"> – </w:t>
            </w:r>
            <w:r w:rsidRPr="003E6D4B">
              <w:t>Detail does not have L pay indicator and the status is not E, N, or V.</w:t>
            </w:r>
          </w:p>
          <w:p w14:paraId="2DD03294" w14:textId="6213D00E" w:rsidR="000751EA" w:rsidRPr="003E6D4B" w:rsidRDefault="000751EA" w:rsidP="00245396">
            <w:pPr>
              <w:pStyle w:val="TableTextBullet"/>
            </w:pPr>
            <w:r w:rsidRPr="003E6D4B">
              <w:t>2</w:t>
            </w:r>
            <w:r w:rsidR="00DA0DBC">
              <w:t xml:space="preserve"> – </w:t>
            </w:r>
            <w:r w:rsidRPr="003E6D4B">
              <w:t>Detail does not have L pay indicator and the status is E, N, or V.</w:t>
            </w:r>
          </w:p>
          <w:p w14:paraId="273118F5" w14:textId="5ADA799E" w:rsidR="000751EA" w:rsidRPr="003E6D4B" w:rsidRDefault="000751EA" w:rsidP="00245396">
            <w:pPr>
              <w:pStyle w:val="TableTextBullet"/>
            </w:pPr>
            <w:r w:rsidRPr="003E6D4B">
              <w:t>3</w:t>
            </w:r>
            <w:r w:rsidR="00DA0DBC">
              <w:t xml:space="preserve"> – </w:t>
            </w:r>
            <w:r w:rsidRPr="003E6D4B">
              <w:t>Detail has L pay indicator and the status is not E, N, or V.</w:t>
            </w:r>
          </w:p>
          <w:p w14:paraId="21972388" w14:textId="4395575E" w:rsidR="000751EA" w:rsidRPr="005B7BBA" w:rsidRDefault="000751EA" w:rsidP="00245396">
            <w:pPr>
              <w:pStyle w:val="TableTextBullet"/>
            </w:pPr>
            <w:r w:rsidRPr="003E6D4B">
              <w:t>4</w:t>
            </w:r>
            <w:r w:rsidR="00DA0DBC">
              <w:t xml:space="preserve"> – </w:t>
            </w:r>
            <w:r w:rsidRPr="003E6D4B">
              <w:t>Detail has L pay indicator and the status is E, N, or V.</w:t>
            </w:r>
          </w:p>
        </w:tc>
        <w:tc>
          <w:tcPr>
            <w:tcW w:w="822" w:type="dxa"/>
            <w:tcMar>
              <w:left w:w="58" w:type="dxa"/>
              <w:right w:w="58" w:type="dxa"/>
            </w:tcMar>
          </w:tcPr>
          <w:p w14:paraId="3E3AD88C" w14:textId="77777777" w:rsidR="000751EA" w:rsidRPr="005B7BBA" w:rsidRDefault="000751EA" w:rsidP="000751EA">
            <w:pPr>
              <w:pStyle w:val="TableText"/>
            </w:pPr>
            <w:r>
              <w:t>Spaces</w:t>
            </w:r>
          </w:p>
        </w:tc>
        <w:tc>
          <w:tcPr>
            <w:tcW w:w="412" w:type="dxa"/>
          </w:tcPr>
          <w:p w14:paraId="729238EA" w14:textId="77777777" w:rsidR="000751EA" w:rsidRPr="005B7BBA" w:rsidRDefault="000751EA" w:rsidP="000751EA">
            <w:pPr>
              <w:pStyle w:val="TableText"/>
            </w:pPr>
            <w:r>
              <w:t>X</w:t>
            </w:r>
          </w:p>
        </w:tc>
        <w:tc>
          <w:tcPr>
            <w:tcW w:w="406" w:type="dxa"/>
          </w:tcPr>
          <w:p w14:paraId="6E9E62D7" w14:textId="77777777" w:rsidR="000751EA" w:rsidRDefault="000751EA" w:rsidP="000751EA">
            <w:pPr>
              <w:pStyle w:val="TableText"/>
            </w:pPr>
            <w:r>
              <w:t>X</w:t>
            </w:r>
          </w:p>
        </w:tc>
        <w:tc>
          <w:tcPr>
            <w:tcW w:w="512" w:type="dxa"/>
            <w:gridSpan w:val="2"/>
          </w:tcPr>
          <w:p w14:paraId="4D42B96E" w14:textId="77777777" w:rsidR="000751EA" w:rsidRPr="005B7BBA" w:rsidRDefault="000751EA" w:rsidP="000751EA">
            <w:pPr>
              <w:pStyle w:val="TableText"/>
            </w:pPr>
            <w:r>
              <w:t>X</w:t>
            </w:r>
          </w:p>
        </w:tc>
      </w:tr>
      <w:tr w:rsidR="00C5027B" w14:paraId="1A8210B8" w14:textId="77777777" w:rsidTr="00245396">
        <w:trPr>
          <w:gridAfter w:val="1"/>
          <w:wAfter w:w="9" w:type="dxa"/>
          <w:cantSplit/>
        </w:trPr>
        <w:tc>
          <w:tcPr>
            <w:tcW w:w="802" w:type="dxa"/>
            <w:tcMar>
              <w:left w:w="58" w:type="dxa"/>
              <w:right w:w="58" w:type="dxa"/>
            </w:tcMar>
          </w:tcPr>
          <w:p w14:paraId="45328C12" w14:textId="16CB9ADC" w:rsidR="000751EA" w:rsidRPr="005B7BBA" w:rsidRDefault="000751EA" w:rsidP="000751EA">
            <w:pPr>
              <w:pStyle w:val="TableText"/>
            </w:pPr>
            <w:r>
              <w:t>973</w:t>
            </w:r>
            <w:r w:rsidR="005B7717">
              <w:t xml:space="preserve"> – </w:t>
            </w:r>
            <w:r>
              <w:t>974</w:t>
            </w:r>
          </w:p>
        </w:tc>
        <w:tc>
          <w:tcPr>
            <w:tcW w:w="2179" w:type="dxa"/>
            <w:tcMar>
              <w:left w:w="58" w:type="dxa"/>
              <w:right w:w="58" w:type="dxa"/>
            </w:tcMar>
          </w:tcPr>
          <w:p w14:paraId="3F3475B7" w14:textId="77777777" w:rsidR="000751EA" w:rsidRPr="005B7BBA" w:rsidRDefault="000751EA" w:rsidP="000751EA">
            <w:pPr>
              <w:pStyle w:val="TableText"/>
            </w:pPr>
            <w:r w:rsidRPr="005B7BBA">
              <w:t>DTL ADJ ORIG DTL NUMBER</w:t>
            </w:r>
          </w:p>
        </w:tc>
        <w:tc>
          <w:tcPr>
            <w:tcW w:w="2848" w:type="dxa"/>
            <w:tcMar>
              <w:left w:w="58" w:type="dxa"/>
              <w:right w:w="58" w:type="dxa"/>
            </w:tcMar>
          </w:tcPr>
          <w:p w14:paraId="5A94CBE4" w14:textId="3E6B87E0" w:rsidR="000751EA" w:rsidRPr="005B7BBA" w:rsidRDefault="000751EA" w:rsidP="000751EA">
            <w:pPr>
              <w:pStyle w:val="TableText"/>
            </w:pPr>
            <w:r w:rsidRPr="005B7BBA">
              <w:t>:P:IDR-</w:t>
            </w:r>
            <w:hyperlink r:id="rId1438" w:history="1">
              <w:r w:rsidRPr="008C5C23">
                <w:rPr>
                  <w:rStyle w:val="Hyperlink"/>
                </w:rPr>
                <w:t>K</w:t>
              </w:r>
              <w:bookmarkStart w:id="2020" w:name="_Hlt500225005"/>
              <w:r w:rsidRPr="008C5C23">
                <w:rPr>
                  <w:rStyle w:val="Hyperlink"/>
                </w:rPr>
                <w:t>-</w:t>
              </w:r>
              <w:bookmarkEnd w:id="2020"/>
              <w:r w:rsidRPr="008C5C23">
                <w:rPr>
                  <w:rStyle w:val="Hyperlink"/>
                </w:rPr>
                <w:t>A</w:t>
              </w:r>
              <w:bookmarkStart w:id="2021" w:name="_Hlt514745204"/>
              <w:r w:rsidRPr="008C5C23">
                <w:rPr>
                  <w:rStyle w:val="Hyperlink"/>
                </w:rPr>
                <w:t>D</w:t>
              </w:r>
              <w:bookmarkStart w:id="2022" w:name="_Hlt527361706"/>
              <w:bookmarkEnd w:id="2021"/>
              <w:r w:rsidRPr="008C5C23">
                <w:rPr>
                  <w:rStyle w:val="Hyperlink"/>
                </w:rPr>
                <w:t>J</w:t>
              </w:r>
              <w:bookmarkStart w:id="2023" w:name="_Hlt28764459"/>
              <w:bookmarkEnd w:id="2022"/>
              <w:r w:rsidRPr="008C5C23">
                <w:rPr>
                  <w:rStyle w:val="Hyperlink"/>
                </w:rPr>
                <w:t>-</w:t>
              </w:r>
              <w:bookmarkStart w:id="2024" w:name="_Hlt12267156"/>
              <w:bookmarkStart w:id="2025" w:name="_Hlt506710980"/>
              <w:bookmarkEnd w:id="2023"/>
              <w:bookmarkEnd w:id="2024"/>
              <w:r w:rsidRPr="008C5C23">
                <w:rPr>
                  <w:rStyle w:val="Hyperlink"/>
                </w:rPr>
                <w:t>O</w:t>
              </w:r>
              <w:bookmarkEnd w:id="2025"/>
              <w:r w:rsidRPr="008C5C23">
                <w:rPr>
                  <w:rStyle w:val="Hyperlink"/>
                </w:rPr>
                <w:t>RIG</w:t>
              </w:r>
              <w:bookmarkStart w:id="2026" w:name="_Hlt506710720"/>
              <w:r w:rsidRPr="008C5C23">
                <w:rPr>
                  <w:rStyle w:val="Hyperlink"/>
                </w:rPr>
                <w:t>-</w:t>
              </w:r>
              <w:bookmarkEnd w:id="2026"/>
              <w:r w:rsidRPr="008C5C23">
                <w:rPr>
                  <w:rStyle w:val="Hyperlink"/>
                </w:rPr>
                <w:t>DTL</w:t>
              </w:r>
            </w:hyperlink>
          </w:p>
        </w:tc>
        <w:tc>
          <w:tcPr>
            <w:tcW w:w="3073" w:type="dxa"/>
            <w:tcMar>
              <w:left w:w="58" w:type="dxa"/>
              <w:right w:w="58" w:type="dxa"/>
            </w:tcMar>
          </w:tcPr>
          <w:p w14:paraId="195EBE93" w14:textId="77777777" w:rsidR="000751EA" w:rsidRDefault="000751EA" w:rsidP="000751EA">
            <w:pPr>
              <w:pStyle w:val="TableText"/>
            </w:pPr>
            <w:r w:rsidRPr="005B7BBA">
              <w:t>Adjustment original detail number</w:t>
            </w:r>
          </w:p>
          <w:p w14:paraId="62C1D196" w14:textId="77777777" w:rsidR="000751EA" w:rsidRPr="005B7BBA" w:rsidRDefault="000751EA" w:rsidP="000751EA">
            <w:pPr>
              <w:pStyle w:val="TableText"/>
            </w:pPr>
            <w:r w:rsidRPr="007D0EDA">
              <w:rPr>
                <w:rFonts w:cs="Arial"/>
                <w:color w:val="000000"/>
              </w:rPr>
              <w:t>This field is populated only for adjustment claims and carries the detail number from the original claim</w:t>
            </w:r>
            <w:r>
              <w:rPr>
                <w:rFonts w:cs="Arial"/>
                <w:color w:val="000000"/>
              </w:rPr>
              <w:t>.</w:t>
            </w:r>
          </w:p>
        </w:tc>
        <w:tc>
          <w:tcPr>
            <w:tcW w:w="1170" w:type="dxa"/>
            <w:tcMar>
              <w:left w:w="58" w:type="dxa"/>
              <w:right w:w="58" w:type="dxa"/>
            </w:tcMar>
          </w:tcPr>
          <w:p w14:paraId="40924C92" w14:textId="77777777" w:rsidR="000751EA" w:rsidRPr="005B7BBA" w:rsidRDefault="000751EA" w:rsidP="000751EA">
            <w:pPr>
              <w:pStyle w:val="TableText"/>
            </w:pPr>
            <w:r w:rsidRPr="005B7BBA">
              <w:t>2 C</w:t>
            </w:r>
          </w:p>
        </w:tc>
        <w:tc>
          <w:tcPr>
            <w:tcW w:w="2160" w:type="dxa"/>
            <w:tcMar>
              <w:left w:w="58" w:type="dxa"/>
              <w:right w:w="58" w:type="dxa"/>
            </w:tcMar>
          </w:tcPr>
          <w:p w14:paraId="47905827" w14:textId="22A8D42A" w:rsidR="000751EA" w:rsidRPr="005B7BBA" w:rsidRDefault="000751EA" w:rsidP="00C5027B">
            <w:pPr>
              <w:pStyle w:val="TableText"/>
            </w:pPr>
            <w:r w:rsidRPr="005B7BBA">
              <w:t>Only present for claim adjustments – used to identify original claim detail.</w:t>
            </w:r>
          </w:p>
        </w:tc>
        <w:tc>
          <w:tcPr>
            <w:tcW w:w="822" w:type="dxa"/>
            <w:tcMar>
              <w:left w:w="58" w:type="dxa"/>
              <w:right w:w="58" w:type="dxa"/>
            </w:tcMar>
          </w:tcPr>
          <w:p w14:paraId="0792A537" w14:textId="77777777" w:rsidR="000751EA" w:rsidRPr="005B7BBA" w:rsidRDefault="000751EA" w:rsidP="000751EA">
            <w:pPr>
              <w:pStyle w:val="TableText"/>
            </w:pPr>
            <w:r>
              <w:t>Spaces</w:t>
            </w:r>
          </w:p>
        </w:tc>
        <w:tc>
          <w:tcPr>
            <w:tcW w:w="412" w:type="dxa"/>
          </w:tcPr>
          <w:p w14:paraId="1FD8E8AD" w14:textId="11377B4B" w:rsidR="000751EA" w:rsidRPr="005B7BBA" w:rsidRDefault="000751EA" w:rsidP="000751EA">
            <w:pPr>
              <w:pStyle w:val="TableText"/>
            </w:pPr>
            <w:r>
              <w:t>-</w:t>
            </w:r>
            <w:r w:rsidR="00C82171">
              <w:t>X</w:t>
            </w:r>
          </w:p>
        </w:tc>
        <w:tc>
          <w:tcPr>
            <w:tcW w:w="406" w:type="dxa"/>
          </w:tcPr>
          <w:p w14:paraId="5F630971" w14:textId="77777777" w:rsidR="000751EA" w:rsidRPr="005B7BBA" w:rsidRDefault="000751EA" w:rsidP="000751EA">
            <w:pPr>
              <w:pStyle w:val="TableText"/>
            </w:pPr>
            <w:r>
              <w:t>X</w:t>
            </w:r>
          </w:p>
        </w:tc>
        <w:tc>
          <w:tcPr>
            <w:tcW w:w="503" w:type="dxa"/>
          </w:tcPr>
          <w:p w14:paraId="756E10A9" w14:textId="77777777" w:rsidR="000751EA" w:rsidRPr="005B7BBA" w:rsidRDefault="000751EA" w:rsidP="000751EA">
            <w:pPr>
              <w:pStyle w:val="TableText"/>
            </w:pPr>
            <w:r w:rsidRPr="005B7BBA">
              <w:t>X</w:t>
            </w:r>
          </w:p>
        </w:tc>
      </w:tr>
      <w:tr w:rsidR="00C5027B" w14:paraId="7E9F4D7A" w14:textId="77777777" w:rsidTr="00245396">
        <w:trPr>
          <w:gridAfter w:val="1"/>
          <w:wAfter w:w="9" w:type="dxa"/>
          <w:cantSplit/>
        </w:trPr>
        <w:tc>
          <w:tcPr>
            <w:tcW w:w="802" w:type="dxa"/>
            <w:tcMar>
              <w:left w:w="58" w:type="dxa"/>
              <w:right w:w="58" w:type="dxa"/>
            </w:tcMar>
          </w:tcPr>
          <w:p w14:paraId="0AC816EC" w14:textId="620CFC69" w:rsidR="000751EA" w:rsidRPr="005B7BBA" w:rsidRDefault="000751EA" w:rsidP="000751EA">
            <w:pPr>
              <w:pStyle w:val="TableText"/>
            </w:pPr>
            <w:r>
              <w:t>975</w:t>
            </w:r>
            <w:r w:rsidR="005B7717">
              <w:t xml:space="preserve"> – </w:t>
            </w:r>
            <w:r>
              <w:t>1004</w:t>
            </w:r>
          </w:p>
        </w:tc>
        <w:tc>
          <w:tcPr>
            <w:tcW w:w="2179" w:type="dxa"/>
            <w:tcMar>
              <w:left w:w="58" w:type="dxa"/>
              <w:right w:w="58" w:type="dxa"/>
            </w:tcMar>
          </w:tcPr>
          <w:p w14:paraId="3924186D" w14:textId="77777777" w:rsidR="000751EA" w:rsidRPr="005B7BBA" w:rsidRDefault="000751EA" w:rsidP="000751EA">
            <w:pPr>
              <w:pStyle w:val="TableText"/>
            </w:pPr>
            <w:r w:rsidRPr="005B7BBA">
              <w:t>DTL PRESC NUMBER</w:t>
            </w:r>
          </w:p>
        </w:tc>
        <w:tc>
          <w:tcPr>
            <w:tcW w:w="2848" w:type="dxa"/>
            <w:tcMar>
              <w:left w:w="58" w:type="dxa"/>
              <w:right w:w="58" w:type="dxa"/>
            </w:tcMar>
          </w:tcPr>
          <w:p w14:paraId="38C9EC62" w14:textId="7D8CE668" w:rsidR="000751EA" w:rsidRPr="003C7D02" w:rsidRDefault="000751EA" w:rsidP="000751EA">
            <w:pPr>
              <w:pStyle w:val="TableText"/>
            </w:pPr>
            <w:r w:rsidRPr="005B7BBA">
              <w:t>:P:IDR-</w:t>
            </w:r>
            <w:hyperlink r:id="rId1439" w:history="1">
              <w:r w:rsidRPr="008C5C23">
                <w:rPr>
                  <w:rStyle w:val="Hyperlink"/>
                </w:rPr>
                <w:t>K-PRESCRIPTION-NUM</w:t>
              </w:r>
            </w:hyperlink>
          </w:p>
        </w:tc>
        <w:tc>
          <w:tcPr>
            <w:tcW w:w="3073" w:type="dxa"/>
            <w:tcMar>
              <w:left w:w="58" w:type="dxa"/>
              <w:right w:w="58" w:type="dxa"/>
            </w:tcMar>
          </w:tcPr>
          <w:p w14:paraId="357E3CD3" w14:textId="77777777" w:rsidR="000751EA" w:rsidRPr="00C5027B" w:rsidRDefault="000751EA" w:rsidP="00C5027B">
            <w:pPr>
              <w:pStyle w:val="TableText"/>
            </w:pPr>
            <w:r w:rsidRPr="00C5027B">
              <w:t>Prescription number</w:t>
            </w:r>
          </w:p>
          <w:p w14:paraId="46F04098" w14:textId="0AF398CF" w:rsidR="000751EA" w:rsidRPr="00C5027B" w:rsidRDefault="000751EA" w:rsidP="00C5027B">
            <w:pPr>
              <w:pStyle w:val="TableText"/>
            </w:pPr>
            <w:r w:rsidRPr="00C5027B">
              <w:t>On EMC claims, the prescription number is moved from the 2410-REF segment when Ref01 = XZ in the module that creates the 5010 outbound record. On paper claims, the prescription number is moved to the IDR extract prescription field unless the 15th and 16th position = #U or the 21st and 22nd = #P.</w:t>
            </w:r>
          </w:p>
        </w:tc>
        <w:tc>
          <w:tcPr>
            <w:tcW w:w="1170" w:type="dxa"/>
            <w:tcMar>
              <w:left w:w="58" w:type="dxa"/>
              <w:right w:w="58" w:type="dxa"/>
            </w:tcMar>
          </w:tcPr>
          <w:p w14:paraId="09EAEE2D" w14:textId="77777777" w:rsidR="000751EA" w:rsidRPr="00C5027B" w:rsidRDefault="000751EA" w:rsidP="00C5027B">
            <w:pPr>
              <w:pStyle w:val="TableText"/>
            </w:pPr>
            <w:r w:rsidRPr="00C5027B">
              <w:t>30 C</w:t>
            </w:r>
          </w:p>
        </w:tc>
        <w:tc>
          <w:tcPr>
            <w:tcW w:w="2160" w:type="dxa"/>
            <w:tcMar>
              <w:left w:w="58" w:type="dxa"/>
              <w:right w:w="58" w:type="dxa"/>
            </w:tcMar>
          </w:tcPr>
          <w:p w14:paraId="14BFD77E" w14:textId="77777777" w:rsidR="000751EA" w:rsidRPr="005B7BBA" w:rsidRDefault="000751EA" w:rsidP="000751EA">
            <w:pPr>
              <w:pStyle w:val="TableText"/>
            </w:pPr>
            <w:r w:rsidRPr="005B7BBA">
              <w:t>Prescription number from claim detail</w:t>
            </w:r>
          </w:p>
        </w:tc>
        <w:tc>
          <w:tcPr>
            <w:tcW w:w="822" w:type="dxa"/>
            <w:tcMar>
              <w:left w:w="58" w:type="dxa"/>
              <w:right w:w="58" w:type="dxa"/>
            </w:tcMar>
          </w:tcPr>
          <w:p w14:paraId="1EBAB785" w14:textId="77777777" w:rsidR="000751EA" w:rsidRPr="005B7BBA" w:rsidRDefault="000751EA" w:rsidP="000751EA">
            <w:pPr>
              <w:pStyle w:val="TableText"/>
            </w:pPr>
            <w:r>
              <w:t>Spaces</w:t>
            </w:r>
          </w:p>
        </w:tc>
        <w:tc>
          <w:tcPr>
            <w:tcW w:w="412" w:type="dxa"/>
          </w:tcPr>
          <w:p w14:paraId="7C1F2C60" w14:textId="77777777" w:rsidR="000751EA" w:rsidRPr="005B7BBA" w:rsidRDefault="000751EA" w:rsidP="000751EA">
            <w:pPr>
              <w:pStyle w:val="TableText"/>
            </w:pPr>
            <w:r>
              <w:t>X</w:t>
            </w:r>
          </w:p>
        </w:tc>
        <w:tc>
          <w:tcPr>
            <w:tcW w:w="406" w:type="dxa"/>
          </w:tcPr>
          <w:p w14:paraId="52F64E84" w14:textId="77777777" w:rsidR="000751EA" w:rsidRPr="005B7BBA" w:rsidRDefault="000751EA" w:rsidP="000751EA">
            <w:pPr>
              <w:pStyle w:val="TableText"/>
            </w:pPr>
            <w:r>
              <w:t>X</w:t>
            </w:r>
          </w:p>
        </w:tc>
        <w:tc>
          <w:tcPr>
            <w:tcW w:w="503" w:type="dxa"/>
          </w:tcPr>
          <w:p w14:paraId="4E2F10AB" w14:textId="77777777" w:rsidR="000751EA" w:rsidRPr="005B7BBA" w:rsidRDefault="000751EA" w:rsidP="000751EA">
            <w:pPr>
              <w:pStyle w:val="TableText"/>
            </w:pPr>
            <w:r w:rsidRPr="005B7BBA">
              <w:t>X</w:t>
            </w:r>
          </w:p>
        </w:tc>
      </w:tr>
      <w:tr w:rsidR="00C5027B" w14:paraId="5AD382E6" w14:textId="77777777" w:rsidTr="00245396">
        <w:trPr>
          <w:gridAfter w:val="1"/>
          <w:wAfter w:w="9" w:type="dxa"/>
          <w:cantSplit/>
        </w:trPr>
        <w:tc>
          <w:tcPr>
            <w:tcW w:w="802" w:type="dxa"/>
            <w:tcMar>
              <w:left w:w="58" w:type="dxa"/>
              <w:right w:w="58" w:type="dxa"/>
            </w:tcMar>
          </w:tcPr>
          <w:p w14:paraId="406C4DF6" w14:textId="4AD93C3C" w:rsidR="000751EA" w:rsidRPr="005B7BBA" w:rsidRDefault="000751EA" w:rsidP="000751EA">
            <w:pPr>
              <w:pStyle w:val="TableText"/>
            </w:pPr>
            <w:r>
              <w:t>1005</w:t>
            </w:r>
            <w:r w:rsidR="005B7717">
              <w:t xml:space="preserve"> – </w:t>
            </w:r>
            <w:r>
              <w:t>1013</w:t>
            </w:r>
          </w:p>
        </w:tc>
        <w:tc>
          <w:tcPr>
            <w:tcW w:w="2179" w:type="dxa"/>
            <w:tcMar>
              <w:left w:w="58" w:type="dxa"/>
              <w:right w:w="58" w:type="dxa"/>
            </w:tcMar>
          </w:tcPr>
          <w:p w14:paraId="15F7ADF6" w14:textId="77777777" w:rsidR="000751EA" w:rsidRPr="005B7BBA" w:rsidRDefault="000751EA" w:rsidP="000751EA">
            <w:pPr>
              <w:pStyle w:val="TableText"/>
            </w:pPr>
            <w:r w:rsidRPr="005B7BBA">
              <w:t>DTL IMAG CAP AMT</w:t>
            </w:r>
          </w:p>
        </w:tc>
        <w:tc>
          <w:tcPr>
            <w:tcW w:w="2848" w:type="dxa"/>
            <w:tcMar>
              <w:left w:w="58" w:type="dxa"/>
              <w:right w:w="58" w:type="dxa"/>
            </w:tcMar>
          </w:tcPr>
          <w:p w14:paraId="59D976CE" w14:textId="65F90E1A" w:rsidR="000751EA" w:rsidRPr="005B7BBA" w:rsidRDefault="000751EA" w:rsidP="000751EA">
            <w:pPr>
              <w:pStyle w:val="TableText"/>
            </w:pPr>
            <w:r w:rsidRPr="005B7BBA">
              <w:t>:P:IDR-</w:t>
            </w:r>
            <w:hyperlink r:id="rId1440" w:history="1">
              <w:r w:rsidRPr="008C5C23">
                <w:rPr>
                  <w:rStyle w:val="Hyperlink"/>
                </w:rPr>
                <w:t>K-IMAGING-CAP-AMOUNT</w:t>
              </w:r>
            </w:hyperlink>
          </w:p>
        </w:tc>
        <w:tc>
          <w:tcPr>
            <w:tcW w:w="3073" w:type="dxa"/>
            <w:tcMar>
              <w:left w:w="58" w:type="dxa"/>
              <w:right w:w="58" w:type="dxa"/>
            </w:tcMar>
          </w:tcPr>
          <w:p w14:paraId="06AF9EC5" w14:textId="77777777" w:rsidR="000751EA" w:rsidRPr="00C5027B" w:rsidRDefault="000751EA" w:rsidP="00C5027B">
            <w:pPr>
              <w:pStyle w:val="TableText"/>
            </w:pPr>
            <w:r w:rsidRPr="00C5027B">
              <w:t>Imaging cap amount</w:t>
            </w:r>
          </w:p>
          <w:p w14:paraId="1A6AAE8E" w14:textId="3B60DD77" w:rsidR="000751EA" w:rsidRPr="005B7BBA" w:rsidRDefault="000751EA" w:rsidP="00C5027B">
            <w:pPr>
              <w:pStyle w:val="TableText"/>
            </w:pPr>
            <w:r w:rsidRPr="00C5027B">
              <w:t>The MFSDB Facility Imaging Payment Cap amount. This amount will be used in the reasonable charge calculation if the imaging cap indicator equals 1 and this amount is lower than the fee or billed amount.</w:t>
            </w:r>
          </w:p>
        </w:tc>
        <w:tc>
          <w:tcPr>
            <w:tcW w:w="1170" w:type="dxa"/>
            <w:tcMar>
              <w:left w:w="58" w:type="dxa"/>
              <w:right w:w="58" w:type="dxa"/>
            </w:tcMar>
          </w:tcPr>
          <w:p w14:paraId="09B73FE7" w14:textId="77777777" w:rsidR="000751EA" w:rsidRPr="005B7BBA" w:rsidRDefault="000751EA" w:rsidP="000751EA">
            <w:pPr>
              <w:pStyle w:val="TableText"/>
            </w:pPr>
            <w:r w:rsidRPr="005B7BBA">
              <w:t>9 N</w:t>
            </w:r>
          </w:p>
          <w:p w14:paraId="561B2AE0" w14:textId="77777777" w:rsidR="000751EA" w:rsidRPr="005B7BBA" w:rsidRDefault="000751EA" w:rsidP="000751EA">
            <w:pPr>
              <w:pStyle w:val="TableText"/>
            </w:pPr>
            <w:r w:rsidRPr="005B7BBA">
              <w:t>9999999V99</w:t>
            </w:r>
          </w:p>
        </w:tc>
        <w:tc>
          <w:tcPr>
            <w:tcW w:w="2160" w:type="dxa"/>
            <w:tcMar>
              <w:left w:w="58" w:type="dxa"/>
              <w:right w:w="58" w:type="dxa"/>
            </w:tcMar>
          </w:tcPr>
          <w:p w14:paraId="6B48C8C9" w14:textId="77777777" w:rsidR="000751EA" w:rsidRPr="005B7BBA" w:rsidRDefault="000751EA" w:rsidP="000751EA">
            <w:pPr>
              <w:pStyle w:val="TableText"/>
            </w:pPr>
            <w:r w:rsidRPr="005B7BBA">
              <w:t>Cap amount from MFSDB for diagnostic imaging details</w:t>
            </w:r>
          </w:p>
        </w:tc>
        <w:tc>
          <w:tcPr>
            <w:tcW w:w="822" w:type="dxa"/>
            <w:tcMar>
              <w:left w:w="58" w:type="dxa"/>
              <w:right w:w="58" w:type="dxa"/>
            </w:tcMar>
          </w:tcPr>
          <w:p w14:paraId="624BB90F" w14:textId="77777777" w:rsidR="000751EA" w:rsidRPr="005B7BBA" w:rsidRDefault="000751EA" w:rsidP="000751EA">
            <w:pPr>
              <w:pStyle w:val="TableText"/>
            </w:pPr>
            <w:r>
              <w:t>Zeros</w:t>
            </w:r>
          </w:p>
        </w:tc>
        <w:tc>
          <w:tcPr>
            <w:tcW w:w="412" w:type="dxa"/>
          </w:tcPr>
          <w:p w14:paraId="0E075FFA" w14:textId="77777777" w:rsidR="000751EA" w:rsidRPr="005B7BBA" w:rsidRDefault="000751EA" w:rsidP="000751EA">
            <w:pPr>
              <w:pStyle w:val="TableText"/>
            </w:pPr>
            <w:r>
              <w:t>-</w:t>
            </w:r>
          </w:p>
        </w:tc>
        <w:tc>
          <w:tcPr>
            <w:tcW w:w="406" w:type="dxa"/>
          </w:tcPr>
          <w:p w14:paraId="4BF9A009" w14:textId="77777777" w:rsidR="000751EA" w:rsidRPr="005B7BBA" w:rsidRDefault="000751EA" w:rsidP="000751EA">
            <w:pPr>
              <w:pStyle w:val="TableText"/>
            </w:pPr>
            <w:r>
              <w:t>X</w:t>
            </w:r>
          </w:p>
        </w:tc>
        <w:tc>
          <w:tcPr>
            <w:tcW w:w="503" w:type="dxa"/>
          </w:tcPr>
          <w:p w14:paraId="427D452C" w14:textId="77777777" w:rsidR="000751EA" w:rsidRPr="005B7BBA" w:rsidRDefault="000751EA" w:rsidP="000751EA">
            <w:pPr>
              <w:pStyle w:val="TableText"/>
            </w:pPr>
            <w:r w:rsidRPr="005B7BBA">
              <w:t>X</w:t>
            </w:r>
          </w:p>
        </w:tc>
      </w:tr>
      <w:tr w:rsidR="000F3FB4" w14:paraId="7CFA881D" w14:textId="77777777" w:rsidTr="004B2EEE">
        <w:trPr>
          <w:gridAfter w:val="1"/>
          <w:wAfter w:w="9" w:type="dxa"/>
          <w:cantSplit/>
        </w:trPr>
        <w:tc>
          <w:tcPr>
            <w:tcW w:w="802" w:type="dxa"/>
            <w:tcMar>
              <w:left w:w="58" w:type="dxa"/>
              <w:right w:w="58" w:type="dxa"/>
            </w:tcMar>
          </w:tcPr>
          <w:p w14:paraId="7AE36889" w14:textId="77777777" w:rsidR="000F3FB4" w:rsidRPr="005B7BBA" w:rsidRDefault="000F3FB4" w:rsidP="004B2EEE">
            <w:pPr>
              <w:pStyle w:val="TableText"/>
            </w:pPr>
            <w:r>
              <w:t>1014</w:t>
            </w:r>
          </w:p>
        </w:tc>
        <w:tc>
          <w:tcPr>
            <w:tcW w:w="2179" w:type="dxa"/>
            <w:tcMar>
              <w:left w:w="58" w:type="dxa"/>
              <w:right w:w="58" w:type="dxa"/>
            </w:tcMar>
          </w:tcPr>
          <w:p w14:paraId="012E4A6E" w14:textId="77777777" w:rsidR="000F3FB4" w:rsidRPr="005B7BBA" w:rsidRDefault="000F3FB4" w:rsidP="004B2EEE">
            <w:pPr>
              <w:pStyle w:val="TableText"/>
            </w:pPr>
            <w:r>
              <w:t>DTL VOL SVC IND</w:t>
            </w:r>
          </w:p>
        </w:tc>
        <w:tc>
          <w:tcPr>
            <w:tcW w:w="2848" w:type="dxa"/>
            <w:tcMar>
              <w:left w:w="58" w:type="dxa"/>
              <w:right w:w="58" w:type="dxa"/>
            </w:tcMar>
          </w:tcPr>
          <w:p w14:paraId="67EA1EC6" w14:textId="5248D693" w:rsidR="000F3FB4" w:rsidRPr="005B7BBA" w:rsidRDefault="000F3FB4" w:rsidP="004B2EEE">
            <w:pPr>
              <w:pStyle w:val="TableText"/>
            </w:pPr>
            <w:r>
              <w:t>:P:IDR-</w:t>
            </w:r>
            <w:hyperlink r:id="rId1441" w:history="1">
              <w:r w:rsidRPr="006E0B91">
                <w:rPr>
                  <w:rStyle w:val="Hyperlink"/>
                </w:rPr>
                <w:t>K-VOL-SVC-IND</w:t>
              </w:r>
            </w:hyperlink>
          </w:p>
        </w:tc>
        <w:tc>
          <w:tcPr>
            <w:tcW w:w="3073" w:type="dxa"/>
            <w:tcMar>
              <w:left w:w="58" w:type="dxa"/>
              <w:right w:w="58" w:type="dxa"/>
            </w:tcMar>
          </w:tcPr>
          <w:p w14:paraId="1BAB7058" w14:textId="77777777" w:rsidR="000F3FB4" w:rsidRDefault="000F3FB4" w:rsidP="004B2EEE">
            <w:pPr>
              <w:pStyle w:val="TableText"/>
              <w:rPr>
                <w:rFonts w:cs="Arial"/>
                <w:color w:val="000000"/>
              </w:rPr>
            </w:pPr>
            <w:r>
              <w:rPr>
                <w:rFonts w:cs="Arial"/>
                <w:color w:val="000000"/>
              </w:rPr>
              <w:t>Voluntary Service Indicator</w:t>
            </w:r>
          </w:p>
          <w:p w14:paraId="1B0199D1" w14:textId="77777777" w:rsidR="000F3FB4" w:rsidRPr="005B7BBA" w:rsidRDefault="000F3FB4" w:rsidP="004B2EEE">
            <w:pPr>
              <w:pStyle w:val="TableText"/>
            </w:pPr>
            <w:r>
              <w:rPr>
                <w:rFonts w:cs="Arial"/>
                <w:color w:val="000000"/>
              </w:rPr>
              <w:t>The voluntary service indicator = V is present on claims that contain prior authorization on a procedure code for a voluntary service.</w:t>
            </w:r>
          </w:p>
        </w:tc>
        <w:tc>
          <w:tcPr>
            <w:tcW w:w="1170" w:type="dxa"/>
            <w:tcMar>
              <w:left w:w="58" w:type="dxa"/>
              <w:right w:w="58" w:type="dxa"/>
            </w:tcMar>
          </w:tcPr>
          <w:p w14:paraId="2776A318" w14:textId="77777777" w:rsidR="000F3FB4" w:rsidRPr="005B7BBA" w:rsidRDefault="000F3FB4" w:rsidP="004B2EEE">
            <w:pPr>
              <w:pStyle w:val="TableText"/>
            </w:pPr>
            <w:r>
              <w:t>1C</w:t>
            </w:r>
          </w:p>
        </w:tc>
        <w:tc>
          <w:tcPr>
            <w:tcW w:w="2160" w:type="dxa"/>
            <w:tcMar>
              <w:left w:w="58" w:type="dxa"/>
              <w:right w:w="58" w:type="dxa"/>
            </w:tcMar>
          </w:tcPr>
          <w:p w14:paraId="0D5BA417" w14:textId="77777777" w:rsidR="000F3FB4" w:rsidRPr="008B337A" w:rsidRDefault="000F3FB4" w:rsidP="004B2EEE">
            <w:pPr>
              <w:pStyle w:val="TableText"/>
              <w:rPr>
                <w:rFonts w:cs="Arial"/>
              </w:rPr>
            </w:pPr>
            <w:r w:rsidRPr="0042502A">
              <w:rPr>
                <w:rFonts w:cs="Arial"/>
                <w:b/>
              </w:rPr>
              <w:t>Valid Values:</w:t>
            </w:r>
          </w:p>
          <w:p w14:paraId="0FB2CE11" w14:textId="77777777" w:rsidR="000F3FB4" w:rsidRDefault="000F3FB4" w:rsidP="004B2EEE">
            <w:pPr>
              <w:pStyle w:val="TableTextBullet"/>
            </w:pPr>
            <w:r>
              <w:t>V – Voluntary Service indicator on procedure code for</w:t>
            </w:r>
            <w:r w:rsidRPr="008B337A">
              <w:t xml:space="preserve"> Prior Auth processing.</w:t>
            </w:r>
          </w:p>
          <w:p w14:paraId="39896498" w14:textId="0943E199" w:rsidR="000F3FB4" w:rsidRPr="005B7BBA" w:rsidRDefault="000F3FB4" w:rsidP="008D6E53">
            <w:pPr>
              <w:pStyle w:val="TableTextBullet"/>
            </w:pPr>
            <w:r>
              <w:t xml:space="preserve">Blank – no voluntary service indicator or no prior auth on detail. </w:t>
            </w:r>
          </w:p>
        </w:tc>
        <w:tc>
          <w:tcPr>
            <w:tcW w:w="822" w:type="dxa"/>
            <w:tcMar>
              <w:left w:w="58" w:type="dxa"/>
              <w:right w:w="58" w:type="dxa"/>
            </w:tcMar>
          </w:tcPr>
          <w:p w14:paraId="66E4DB81" w14:textId="77777777" w:rsidR="000F3FB4" w:rsidRPr="005B7BBA" w:rsidRDefault="000F3FB4" w:rsidP="004B2EEE">
            <w:pPr>
              <w:pStyle w:val="TableText"/>
            </w:pPr>
            <w:r>
              <w:t>Spaces</w:t>
            </w:r>
          </w:p>
        </w:tc>
        <w:tc>
          <w:tcPr>
            <w:tcW w:w="412" w:type="dxa"/>
          </w:tcPr>
          <w:p w14:paraId="74C5DE38" w14:textId="77777777" w:rsidR="000F3FB4" w:rsidRPr="005B7BBA" w:rsidRDefault="000F3FB4" w:rsidP="004B2EEE">
            <w:pPr>
              <w:pStyle w:val="TableText"/>
            </w:pPr>
            <w:r>
              <w:t>X</w:t>
            </w:r>
          </w:p>
        </w:tc>
        <w:tc>
          <w:tcPr>
            <w:tcW w:w="406" w:type="dxa"/>
          </w:tcPr>
          <w:p w14:paraId="65EAFBEF" w14:textId="77777777" w:rsidR="000F3FB4" w:rsidRPr="005B7BBA" w:rsidRDefault="000F3FB4" w:rsidP="004B2EEE">
            <w:pPr>
              <w:pStyle w:val="TableText"/>
            </w:pPr>
            <w:r>
              <w:t>X</w:t>
            </w:r>
          </w:p>
        </w:tc>
        <w:tc>
          <w:tcPr>
            <w:tcW w:w="503" w:type="dxa"/>
          </w:tcPr>
          <w:p w14:paraId="02CFE7C1" w14:textId="77777777" w:rsidR="000F3FB4" w:rsidRPr="005B7BBA" w:rsidRDefault="000F3FB4" w:rsidP="004B2EEE">
            <w:pPr>
              <w:pStyle w:val="TableText"/>
            </w:pPr>
            <w:r w:rsidRPr="005B7BBA">
              <w:t>X</w:t>
            </w:r>
          </w:p>
        </w:tc>
      </w:tr>
      <w:tr w:rsidR="000F3FB4" w14:paraId="0E551AA9" w14:textId="77777777" w:rsidTr="004B2EEE">
        <w:trPr>
          <w:gridAfter w:val="1"/>
          <w:wAfter w:w="9" w:type="dxa"/>
          <w:cantSplit/>
        </w:trPr>
        <w:tc>
          <w:tcPr>
            <w:tcW w:w="802" w:type="dxa"/>
            <w:tcMar>
              <w:left w:w="58" w:type="dxa"/>
              <w:right w:w="58" w:type="dxa"/>
            </w:tcMar>
          </w:tcPr>
          <w:p w14:paraId="3244B8CC" w14:textId="39E5E8A2" w:rsidR="000F3FB4" w:rsidRDefault="000F3FB4" w:rsidP="004B2EEE">
            <w:pPr>
              <w:pStyle w:val="TableText"/>
            </w:pPr>
            <w:r>
              <w:t>1015</w:t>
            </w:r>
            <w:r w:rsidR="00AB6266">
              <w:t xml:space="preserve"> - 1022</w:t>
            </w:r>
          </w:p>
        </w:tc>
        <w:tc>
          <w:tcPr>
            <w:tcW w:w="2179" w:type="dxa"/>
            <w:tcMar>
              <w:left w:w="58" w:type="dxa"/>
              <w:right w:w="58" w:type="dxa"/>
            </w:tcMar>
          </w:tcPr>
          <w:p w14:paraId="1172490C" w14:textId="77777777" w:rsidR="000F3FB4" w:rsidRDefault="000F3FB4" w:rsidP="004B2EEE">
            <w:pPr>
              <w:pStyle w:val="TableText"/>
            </w:pPr>
            <w:r>
              <w:t>FILLER</w:t>
            </w:r>
          </w:p>
        </w:tc>
        <w:tc>
          <w:tcPr>
            <w:tcW w:w="2848" w:type="dxa"/>
            <w:tcMar>
              <w:left w:w="58" w:type="dxa"/>
              <w:right w:w="58" w:type="dxa"/>
            </w:tcMar>
          </w:tcPr>
          <w:p w14:paraId="68690A27" w14:textId="77777777" w:rsidR="000F3FB4" w:rsidRDefault="000F3FB4" w:rsidP="004B2EEE">
            <w:pPr>
              <w:pStyle w:val="TableText"/>
            </w:pPr>
            <w:r>
              <w:t>FILLER</w:t>
            </w:r>
          </w:p>
        </w:tc>
        <w:tc>
          <w:tcPr>
            <w:tcW w:w="3073" w:type="dxa"/>
            <w:tcMar>
              <w:left w:w="58" w:type="dxa"/>
              <w:right w:w="58" w:type="dxa"/>
            </w:tcMar>
          </w:tcPr>
          <w:p w14:paraId="20B76E3C" w14:textId="77777777" w:rsidR="000F3FB4" w:rsidRDefault="000F3FB4" w:rsidP="004B2EEE">
            <w:pPr>
              <w:pStyle w:val="TableText"/>
              <w:rPr>
                <w:rFonts w:cs="Arial"/>
                <w:color w:val="000000"/>
              </w:rPr>
            </w:pPr>
            <w:r>
              <w:rPr>
                <w:rFonts w:cs="Arial"/>
                <w:color w:val="000000"/>
              </w:rPr>
              <w:t>Filler</w:t>
            </w:r>
          </w:p>
        </w:tc>
        <w:tc>
          <w:tcPr>
            <w:tcW w:w="1170" w:type="dxa"/>
            <w:tcMar>
              <w:left w:w="58" w:type="dxa"/>
              <w:right w:w="58" w:type="dxa"/>
            </w:tcMar>
          </w:tcPr>
          <w:p w14:paraId="380CB523" w14:textId="4E85F398" w:rsidR="000F3FB4" w:rsidRDefault="00AB6266" w:rsidP="00AB6266">
            <w:pPr>
              <w:pStyle w:val="TableText"/>
            </w:pPr>
            <w:r>
              <w:t>8</w:t>
            </w:r>
            <w:r w:rsidR="000F3FB4">
              <w:t>C</w:t>
            </w:r>
          </w:p>
        </w:tc>
        <w:tc>
          <w:tcPr>
            <w:tcW w:w="2160" w:type="dxa"/>
            <w:tcMar>
              <w:left w:w="58" w:type="dxa"/>
              <w:right w:w="58" w:type="dxa"/>
            </w:tcMar>
          </w:tcPr>
          <w:p w14:paraId="5A8DC22D" w14:textId="77777777" w:rsidR="000F3FB4" w:rsidRPr="0042502A" w:rsidRDefault="000F3FB4" w:rsidP="004B2EEE">
            <w:pPr>
              <w:pStyle w:val="TableText"/>
              <w:rPr>
                <w:rFonts w:cs="Arial"/>
                <w:b/>
              </w:rPr>
            </w:pPr>
            <w:r>
              <w:t>Filler</w:t>
            </w:r>
          </w:p>
        </w:tc>
        <w:tc>
          <w:tcPr>
            <w:tcW w:w="822" w:type="dxa"/>
            <w:tcMar>
              <w:left w:w="58" w:type="dxa"/>
              <w:right w:w="58" w:type="dxa"/>
            </w:tcMar>
          </w:tcPr>
          <w:p w14:paraId="0B5F169C" w14:textId="77777777" w:rsidR="000F3FB4" w:rsidRDefault="000F3FB4" w:rsidP="004B2EEE">
            <w:pPr>
              <w:pStyle w:val="TableText"/>
            </w:pPr>
            <w:r>
              <w:t>Spaces</w:t>
            </w:r>
          </w:p>
        </w:tc>
        <w:tc>
          <w:tcPr>
            <w:tcW w:w="412" w:type="dxa"/>
          </w:tcPr>
          <w:p w14:paraId="59F3257A" w14:textId="77777777" w:rsidR="000F3FB4" w:rsidRDefault="000F3FB4" w:rsidP="004B2EEE">
            <w:pPr>
              <w:pStyle w:val="TableText"/>
            </w:pPr>
            <w:r>
              <w:t>X</w:t>
            </w:r>
          </w:p>
        </w:tc>
        <w:tc>
          <w:tcPr>
            <w:tcW w:w="406" w:type="dxa"/>
          </w:tcPr>
          <w:p w14:paraId="5FF1AC1C" w14:textId="77777777" w:rsidR="000F3FB4" w:rsidRDefault="000F3FB4" w:rsidP="004B2EEE">
            <w:pPr>
              <w:pStyle w:val="TableText"/>
            </w:pPr>
            <w:r>
              <w:t>X</w:t>
            </w:r>
          </w:p>
        </w:tc>
        <w:tc>
          <w:tcPr>
            <w:tcW w:w="503" w:type="dxa"/>
          </w:tcPr>
          <w:p w14:paraId="55649280" w14:textId="77777777" w:rsidR="000F3FB4" w:rsidRPr="005B7BBA" w:rsidRDefault="000F3FB4" w:rsidP="004B2EEE">
            <w:pPr>
              <w:pStyle w:val="TableText"/>
            </w:pPr>
            <w:r>
              <w:t>X</w:t>
            </w:r>
          </w:p>
        </w:tc>
      </w:tr>
      <w:tr w:rsidR="00C5027B" w14:paraId="291D833B" w14:textId="77777777" w:rsidTr="00245396">
        <w:trPr>
          <w:gridAfter w:val="1"/>
          <w:wAfter w:w="9" w:type="dxa"/>
          <w:cantSplit/>
        </w:trPr>
        <w:tc>
          <w:tcPr>
            <w:tcW w:w="802" w:type="dxa"/>
            <w:tcMar>
              <w:left w:w="58" w:type="dxa"/>
              <w:right w:w="58" w:type="dxa"/>
            </w:tcMar>
          </w:tcPr>
          <w:p w14:paraId="69ABF353" w14:textId="52C49002" w:rsidR="000751EA" w:rsidRPr="005B7BBA" w:rsidRDefault="000751EA" w:rsidP="000751EA">
            <w:pPr>
              <w:pStyle w:val="TableText"/>
            </w:pPr>
            <w:r>
              <w:t>1023</w:t>
            </w:r>
            <w:r w:rsidR="005B7717">
              <w:t xml:space="preserve"> – </w:t>
            </w:r>
            <w:r>
              <w:t>1025</w:t>
            </w:r>
          </w:p>
        </w:tc>
        <w:tc>
          <w:tcPr>
            <w:tcW w:w="2179" w:type="dxa"/>
            <w:tcMar>
              <w:left w:w="58" w:type="dxa"/>
              <w:right w:w="58" w:type="dxa"/>
            </w:tcMar>
          </w:tcPr>
          <w:p w14:paraId="04A29591" w14:textId="77777777" w:rsidR="000751EA" w:rsidRPr="005B7BBA" w:rsidRDefault="000751EA" w:rsidP="000751EA">
            <w:pPr>
              <w:pStyle w:val="TableText"/>
            </w:pPr>
            <w:r w:rsidRPr="005B7BBA">
              <w:t>HCT LEVEL</w:t>
            </w:r>
          </w:p>
        </w:tc>
        <w:tc>
          <w:tcPr>
            <w:tcW w:w="2848" w:type="dxa"/>
            <w:tcMar>
              <w:left w:w="58" w:type="dxa"/>
              <w:right w:w="58" w:type="dxa"/>
            </w:tcMar>
          </w:tcPr>
          <w:p w14:paraId="6C508A0E" w14:textId="2EEB83FB" w:rsidR="000751EA" w:rsidRPr="005B7BBA" w:rsidRDefault="000751EA" w:rsidP="000751EA">
            <w:pPr>
              <w:pStyle w:val="TableText"/>
            </w:pPr>
            <w:r w:rsidRPr="005B7BBA">
              <w:t>:P:IDR-</w:t>
            </w:r>
            <w:hyperlink r:id="rId1442" w:history="1">
              <w:r w:rsidRPr="008C5C23">
                <w:rPr>
                  <w:rStyle w:val="Hyperlink"/>
                </w:rPr>
                <w:t>K-HCT-LEVEL</w:t>
              </w:r>
            </w:hyperlink>
          </w:p>
        </w:tc>
        <w:tc>
          <w:tcPr>
            <w:tcW w:w="3073" w:type="dxa"/>
            <w:tcMar>
              <w:left w:w="58" w:type="dxa"/>
              <w:right w:w="58" w:type="dxa"/>
            </w:tcMar>
          </w:tcPr>
          <w:p w14:paraId="68CD25A2" w14:textId="77777777" w:rsidR="000751EA" w:rsidRDefault="000751EA" w:rsidP="000751EA">
            <w:pPr>
              <w:pStyle w:val="TableText"/>
            </w:pPr>
            <w:r w:rsidRPr="005B7BBA">
              <w:t>Hematocrit level</w:t>
            </w:r>
          </w:p>
          <w:p w14:paraId="21299D15" w14:textId="02AD4BAD" w:rsidR="000751EA" w:rsidRPr="005B7BBA" w:rsidRDefault="000751EA" w:rsidP="004254A2">
            <w:pPr>
              <w:pStyle w:val="TableText"/>
            </w:pPr>
            <w:r w:rsidRPr="00750C6A">
              <w:rPr>
                <w:rFonts w:cs="Arial"/>
                <w:color w:val="000000"/>
              </w:rPr>
              <w:t>This field carries the Hematocrit Test Results.</w:t>
            </w:r>
          </w:p>
        </w:tc>
        <w:tc>
          <w:tcPr>
            <w:tcW w:w="1170" w:type="dxa"/>
            <w:tcMar>
              <w:left w:w="58" w:type="dxa"/>
              <w:right w:w="58" w:type="dxa"/>
            </w:tcMar>
          </w:tcPr>
          <w:p w14:paraId="547BF150" w14:textId="77777777" w:rsidR="000751EA" w:rsidRPr="005B7BBA" w:rsidRDefault="000751EA" w:rsidP="000751EA">
            <w:pPr>
              <w:pStyle w:val="TableText"/>
            </w:pPr>
            <w:r w:rsidRPr="005B7BBA">
              <w:t>3 N</w:t>
            </w:r>
          </w:p>
        </w:tc>
        <w:tc>
          <w:tcPr>
            <w:tcW w:w="2160" w:type="dxa"/>
            <w:tcMar>
              <w:left w:w="58" w:type="dxa"/>
              <w:right w:w="58" w:type="dxa"/>
            </w:tcMar>
          </w:tcPr>
          <w:p w14:paraId="31E57D3A" w14:textId="77777777" w:rsidR="000751EA" w:rsidRPr="005B7BBA" w:rsidRDefault="000751EA" w:rsidP="000751EA">
            <w:pPr>
              <w:pStyle w:val="TableText"/>
            </w:pPr>
            <w:r w:rsidRPr="005B7BBA">
              <w:t>99.9 implied decimal</w:t>
            </w:r>
          </w:p>
        </w:tc>
        <w:tc>
          <w:tcPr>
            <w:tcW w:w="822" w:type="dxa"/>
            <w:tcMar>
              <w:left w:w="58" w:type="dxa"/>
              <w:right w:w="58" w:type="dxa"/>
            </w:tcMar>
          </w:tcPr>
          <w:p w14:paraId="4C01FAE1" w14:textId="77777777" w:rsidR="000751EA" w:rsidRPr="005B7BBA" w:rsidRDefault="000751EA" w:rsidP="000751EA">
            <w:pPr>
              <w:pStyle w:val="TableText"/>
            </w:pPr>
            <w:r>
              <w:t>Zeros</w:t>
            </w:r>
          </w:p>
        </w:tc>
        <w:tc>
          <w:tcPr>
            <w:tcW w:w="412" w:type="dxa"/>
          </w:tcPr>
          <w:p w14:paraId="0302574B" w14:textId="77777777" w:rsidR="000751EA" w:rsidRPr="005B7BBA" w:rsidRDefault="000751EA" w:rsidP="000751EA">
            <w:pPr>
              <w:pStyle w:val="TableText"/>
            </w:pPr>
            <w:r>
              <w:t>X</w:t>
            </w:r>
          </w:p>
        </w:tc>
        <w:tc>
          <w:tcPr>
            <w:tcW w:w="406" w:type="dxa"/>
          </w:tcPr>
          <w:p w14:paraId="0BDB8BA7" w14:textId="77777777" w:rsidR="000751EA" w:rsidRPr="005B7BBA" w:rsidRDefault="000751EA" w:rsidP="000751EA">
            <w:pPr>
              <w:pStyle w:val="TableText"/>
            </w:pPr>
            <w:r>
              <w:t>X</w:t>
            </w:r>
          </w:p>
        </w:tc>
        <w:tc>
          <w:tcPr>
            <w:tcW w:w="503" w:type="dxa"/>
          </w:tcPr>
          <w:p w14:paraId="00892A04" w14:textId="77777777" w:rsidR="000751EA" w:rsidRPr="005B7BBA" w:rsidRDefault="000751EA" w:rsidP="000751EA">
            <w:pPr>
              <w:pStyle w:val="TableText"/>
            </w:pPr>
            <w:r w:rsidRPr="005B7BBA">
              <w:t>X</w:t>
            </w:r>
          </w:p>
        </w:tc>
      </w:tr>
      <w:tr w:rsidR="00C5027B" w14:paraId="2F201798" w14:textId="77777777" w:rsidTr="00245396">
        <w:trPr>
          <w:gridAfter w:val="1"/>
          <w:wAfter w:w="9" w:type="dxa"/>
          <w:cantSplit/>
        </w:trPr>
        <w:tc>
          <w:tcPr>
            <w:tcW w:w="802" w:type="dxa"/>
            <w:tcMar>
              <w:left w:w="58" w:type="dxa"/>
              <w:right w:w="58" w:type="dxa"/>
            </w:tcMar>
          </w:tcPr>
          <w:p w14:paraId="6C404A53" w14:textId="6CE4CDD6" w:rsidR="000751EA" w:rsidRPr="005B7BBA" w:rsidRDefault="000751EA" w:rsidP="000751EA">
            <w:pPr>
              <w:pStyle w:val="TableText"/>
            </w:pPr>
            <w:r>
              <w:t>1026</w:t>
            </w:r>
            <w:r w:rsidR="005B7717">
              <w:t xml:space="preserve"> – </w:t>
            </w:r>
            <w:r>
              <w:t>1028</w:t>
            </w:r>
          </w:p>
        </w:tc>
        <w:tc>
          <w:tcPr>
            <w:tcW w:w="2179" w:type="dxa"/>
            <w:tcMar>
              <w:left w:w="58" w:type="dxa"/>
              <w:right w:w="58" w:type="dxa"/>
            </w:tcMar>
          </w:tcPr>
          <w:p w14:paraId="79703312" w14:textId="77777777" w:rsidR="000751EA" w:rsidRPr="005B7BBA" w:rsidRDefault="000751EA" w:rsidP="000751EA">
            <w:pPr>
              <w:pStyle w:val="TableText"/>
            </w:pPr>
            <w:r w:rsidRPr="005B7BBA">
              <w:t>HBG LEVEL</w:t>
            </w:r>
          </w:p>
        </w:tc>
        <w:tc>
          <w:tcPr>
            <w:tcW w:w="2848" w:type="dxa"/>
            <w:tcMar>
              <w:left w:w="58" w:type="dxa"/>
              <w:right w:w="58" w:type="dxa"/>
            </w:tcMar>
          </w:tcPr>
          <w:p w14:paraId="606424C3" w14:textId="6D77304E" w:rsidR="000751EA" w:rsidRPr="005B7BBA" w:rsidRDefault="000751EA" w:rsidP="000751EA">
            <w:pPr>
              <w:pStyle w:val="TableText"/>
            </w:pPr>
            <w:r w:rsidRPr="005B7BBA">
              <w:t>:P:IDR-</w:t>
            </w:r>
            <w:hyperlink r:id="rId1443" w:history="1">
              <w:r w:rsidRPr="008C5C23">
                <w:rPr>
                  <w:rStyle w:val="Hyperlink"/>
                </w:rPr>
                <w:t>K-HGB-LEVEL</w:t>
              </w:r>
            </w:hyperlink>
          </w:p>
        </w:tc>
        <w:tc>
          <w:tcPr>
            <w:tcW w:w="3073" w:type="dxa"/>
            <w:tcMar>
              <w:left w:w="58" w:type="dxa"/>
              <w:right w:w="58" w:type="dxa"/>
            </w:tcMar>
          </w:tcPr>
          <w:p w14:paraId="7CE323FA" w14:textId="77777777" w:rsidR="000751EA" w:rsidRDefault="000751EA" w:rsidP="000751EA">
            <w:pPr>
              <w:pStyle w:val="TableText"/>
            </w:pPr>
            <w:r w:rsidRPr="005B7BBA">
              <w:t>Hemoglobin level</w:t>
            </w:r>
          </w:p>
          <w:p w14:paraId="30E8378A" w14:textId="3BD18443" w:rsidR="000751EA" w:rsidRPr="005B7BBA" w:rsidRDefault="000751EA" w:rsidP="004254A2">
            <w:pPr>
              <w:pStyle w:val="TableText"/>
            </w:pPr>
            <w:r w:rsidRPr="005F1C53">
              <w:rPr>
                <w:rFonts w:cs="Arial"/>
                <w:color w:val="000000"/>
              </w:rPr>
              <w:t>This field carries the Hemoglobin Test Results</w:t>
            </w:r>
            <w:r w:rsidR="004254A2">
              <w:rPr>
                <w:rFonts w:cs="Arial"/>
                <w:color w:val="000000"/>
              </w:rPr>
              <w:t>.</w:t>
            </w:r>
          </w:p>
        </w:tc>
        <w:tc>
          <w:tcPr>
            <w:tcW w:w="1170" w:type="dxa"/>
            <w:tcMar>
              <w:left w:w="58" w:type="dxa"/>
              <w:right w:w="58" w:type="dxa"/>
            </w:tcMar>
          </w:tcPr>
          <w:p w14:paraId="57A77D93" w14:textId="77777777" w:rsidR="000751EA" w:rsidRPr="005B7BBA" w:rsidRDefault="000751EA" w:rsidP="000751EA">
            <w:pPr>
              <w:pStyle w:val="TableText"/>
            </w:pPr>
            <w:r w:rsidRPr="005B7BBA">
              <w:t>3 N</w:t>
            </w:r>
          </w:p>
        </w:tc>
        <w:tc>
          <w:tcPr>
            <w:tcW w:w="2160" w:type="dxa"/>
            <w:tcMar>
              <w:left w:w="58" w:type="dxa"/>
              <w:right w:w="58" w:type="dxa"/>
            </w:tcMar>
          </w:tcPr>
          <w:p w14:paraId="4F896571" w14:textId="77777777" w:rsidR="000751EA" w:rsidRPr="005B7BBA" w:rsidRDefault="000751EA" w:rsidP="000751EA">
            <w:pPr>
              <w:pStyle w:val="TableText"/>
            </w:pPr>
            <w:r w:rsidRPr="005B7BBA">
              <w:t>99.9 implied decimal</w:t>
            </w:r>
          </w:p>
        </w:tc>
        <w:tc>
          <w:tcPr>
            <w:tcW w:w="822" w:type="dxa"/>
            <w:tcMar>
              <w:left w:w="58" w:type="dxa"/>
              <w:right w:w="58" w:type="dxa"/>
            </w:tcMar>
          </w:tcPr>
          <w:p w14:paraId="65056F40" w14:textId="77777777" w:rsidR="000751EA" w:rsidRPr="005B7BBA" w:rsidRDefault="000751EA" w:rsidP="000751EA">
            <w:pPr>
              <w:pStyle w:val="TableText"/>
            </w:pPr>
            <w:r>
              <w:t>Zeros</w:t>
            </w:r>
          </w:p>
        </w:tc>
        <w:tc>
          <w:tcPr>
            <w:tcW w:w="412" w:type="dxa"/>
          </w:tcPr>
          <w:p w14:paraId="1C89C3DE" w14:textId="77777777" w:rsidR="000751EA" w:rsidRPr="005B7BBA" w:rsidRDefault="000751EA" w:rsidP="000751EA">
            <w:pPr>
              <w:pStyle w:val="TableText"/>
            </w:pPr>
            <w:r>
              <w:t>X</w:t>
            </w:r>
          </w:p>
        </w:tc>
        <w:tc>
          <w:tcPr>
            <w:tcW w:w="406" w:type="dxa"/>
          </w:tcPr>
          <w:p w14:paraId="6C2BD86A" w14:textId="77777777" w:rsidR="000751EA" w:rsidRPr="005B7BBA" w:rsidRDefault="000751EA" w:rsidP="000751EA">
            <w:pPr>
              <w:pStyle w:val="TableText"/>
            </w:pPr>
            <w:r>
              <w:t>X</w:t>
            </w:r>
          </w:p>
        </w:tc>
        <w:tc>
          <w:tcPr>
            <w:tcW w:w="503" w:type="dxa"/>
          </w:tcPr>
          <w:p w14:paraId="691A4042" w14:textId="77777777" w:rsidR="000751EA" w:rsidRPr="005B7BBA" w:rsidRDefault="000751EA" w:rsidP="000751EA">
            <w:pPr>
              <w:pStyle w:val="TableText"/>
            </w:pPr>
            <w:r w:rsidRPr="005B7BBA">
              <w:t>X</w:t>
            </w:r>
          </w:p>
        </w:tc>
      </w:tr>
      <w:tr w:rsidR="00C5027B" w14:paraId="527E207F" w14:textId="77777777" w:rsidTr="00245396">
        <w:trPr>
          <w:gridAfter w:val="1"/>
          <w:wAfter w:w="9" w:type="dxa"/>
          <w:cantSplit/>
        </w:trPr>
        <w:tc>
          <w:tcPr>
            <w:tcW w:w="802" w:type="dxa"/>
            <w:tcMar>
              <w:left w:w="58" w:type="dxa"/>
              <w:right w:w="58" w:type="dxa"/>
            </w:tcMar>
          </w:tcPr>
          <w:p w14:paraId="7D35E01B" w14:textId="08705F1C" w:rsidR="000751EA" w:rsidRDefault="000751EA" w:rsidP="000751EA">
            <w:pPr>
              <w:pStyle w:val="TableText"/>
            </w:pPr>
            <w:r>
              <w:t>1029</w:t>
            </w:r>
            <w:r w:rsidR="005B7717">
              <w:t xml:space="preserve"> – </w:t>
            </w:r>
            <w:r>
              <w:t>1035</w:t>
            </w:r>
          </w:p>
        </w:tc>
        <w:tc>
          <w:tcPr>
            <w:tcW w:w="2179" w:type="dxa"/>
            <w:tcMar>
              <w:left w:w="58" w:type="dxa"/>
              <w:right w:w="58" w:type="dxa"/>
            </w:tcMar>
          </w:tcPr>
          <w:p w14:paraId="16E36D5D" w14:textId="25E5D4C5" w:rsidR="000751EA" w:rsidRPr="005B7BBA" w:rsidRDefault="00AB6266" w:rsidP="004254A2">
            <w:pPr>
              <w:pStyle w:val="TableText"/>
            </w:pPr>
            <w:r w:rsidRPr="00AB6266">
              <w:t>FILLER</w:t>
            </w:r>
          </w:p>
        </w:tc>
        <w:tc>
          <w:tcPr>
            <w:tcW w:w="2848" w:type="dxa"/>
            <w:tcMar>
              <w:left w:w="58" w:type="dxa"/>
              <w:right w:w="58" w:type="dxa"/>
            </w:tcMar>
          </w:tcPr>
          <w:p w14:paraId="2DE73E83" w14:textId="32A1BA2C" w:rsidR="000751EA" w:rsidRPr="005B7BBA" w:rsidRDefault="00F33024" w:rsidP="000751EA">
            <w:pPr>
              <w:pStyle w:val="TableText"/>
            </w:pPr>
            <w:r>
              <w:t>FILLER</w:t>
            </w:r>
          </w:p>
        </w:tc>
        <w:tc>
          <w:tcPr>
            <w:tcW w:w="3073" w:type="dxa"/>
            <w:tcMar>
              <w:left w:w="58" w:type="dxa"/>
              <w:right w:w="58" w:type="dxa"/>
            </w:tcMar>
          </w:tcPr>
          <w:p w14:paraId="1B55E422" w14:textId="016FFEF5" w:rsidR="000751EA" w:rsidRPr="005B7BBA" w:rsidRDefault="00F33024" w:rsidP="004254A2">
            <w:pPr>
              <w:pStyle w:val="TableText"/>
            </w:pPr>
            <w:r>
              <w:t>Filler</w:t>
            </w:r>
          </w:p>
        </w:tc>
        <w:tc>
          <w:tcPr>
            <w:tcW w:w="1170" w:type="dxa"/>
            <w:tcMar>
              <w:left w:w="58" w:type="dxa"/>
              <w:right w:w="58" w:type="dxa"/>
            </w:tcMar>
          </w:tcPr>
          <w:p w14:paraId="491DBD33" w14:textId="4094AFBB" w:rsidR="000751EA" w:rsidRPr="005B7BBA" w:rsidRDefault="000751EA" w:rsidP="00F33024">
            <w:pPr>
              <w:pStyle w:val="TableText"/>
            </w:pPr>
            <w:r>
              <w:t xml:space="preserve">7 </w:t>
            </w:r>
            <w:r w:rsidR="00F33024">
              <w:t>C</w:t>
            </w:r>
          </w:p>
        </w:tc>
        <w:tc>
          <w:tcPr>
            <w:tcW w:w="2160" w:type="dxa"/>
            <w:tcMar>
              <w:left w:w="58" w:type="dxa"/>
              <w:right w:w="58" w:type="dxa"/>
            </w:tcMar>
          </w:tcPr>
          <w:p w14:paraId="14F026FF" w14:textId="232671A7" w:rsidR="000751EA" w:rsidRPr="005B7BBA" w:rsidRDefault="00F33024" w:rsidP="00F33024">
            <w:pPr>
              <w:pStyle w:val="TableText"/>
            </w:pPr>
            <w:r>
              <w:t>Filler</w:t>
            </w:r>
          </w:p>
        </w:tc>
        <w:tc>
          <w:tcPr>
            <w:tcW w:w="822" w:type="dxa"/>
            <w:tcMar>
              <w:left w:w="58" w:type="dxa"/>
              <w:right w:w="58" w:type="dxa"/>
            </w:tcMar>
          </w:tcPr>
          <w:p w14:paraId="5C14B377" w14:textId="77777777" w:rsidR="000751EA" w:rsidRPr="005B7BBA" w:rsidRDefault="000751EA" w:rsidP="000751EA">
            <w:pPr>
              <w:pStyle w:val="TableText"/>
            </w:pPr>
            <w:r>
              <w:t>Spaces</w:t>
            </w:r>
          </w:p>
        </w:tc>
        <w:tc>
          <w:tcPr>
            <w:tcW w:w="412" w:type="dxa"/>
          </w:tcPr>
          <w:p w14:paraId="2135CA3A" w14:textId="77777777" w:rsidR="000751EA" w:rsidRPr="005B7BBA" w:rsidRDefault="000751EA" w:rsidP="000751EA">
            <w:pPr>
              <w:pStyle w:val="TableText"/>
            </w:pPr>
            <w:r>
              <w:t>X</w:t>
            </w:r>
          </w:p>
        </w:tc>
        <w:tc>
          <w:tcPr>
            <w:tcW w:w="406" w:type="dxa"/>
          </w:tcPr>
          <w:p w14:paraId="279BDF6D" w14:textId="77777777" w:rsidR="000751EA" w:rsidRPr="005B7BBA" w:rsidRDefault="000751EA" w:rsidP="000751EA">
            <w:pPr>
              <w:pStyle w:val="TableText"/>
            </w:pPr>
            <w:r>
              <w:t>X</w:t>
            </w:r>
          </w:p>
        </w:tc>
        <w:tc>
          <w:tcPr>
            <w:tcW w:w="503" w:type="dxa"/>
          </w:tcPr>
          <w:p w14:paraId="21D70F99" w14:textId="77777777" w:rsidR="000751EA" w:rsidRPr="005B7BBA" w:rsidRDefault="000751EA" w:rsidP="000751EA">
            <w:pPr>
              <w:pStyle w:val="TableText"/>
            </w:pPr>
            <w:r>
              <w:t>X</w:t>
            </w:r>
          </w:p>
        </w:tc>
      </w:tr>
      <w:tr w:rsidR="00C5027B" w14:paraId="2F769BBE" w14:textId="77777777" w:rsidTr="00245396">
        <w:trPr>
          <w:gridAfter w:val="1"/>
          <w:wAfter w:w="9" w:type="dxa"/>
          <w:cantSplit/>
        </w:trPr>
        <w:tc>
          <w:tcPr>
            <w:tcW w:w="802" w:type="dxa"/>
            <w:tcMar>
              <w:left w:w="58" w:type="dxa"/>
              <w:right w:w="58" w:type="dxa"/>
            </w:tcMar>
          </w:tcPr>
          <w:p w14:paraId="4BB17FA7" w14:textId="77777777" w:rsidR="000751EA" w:rsidRPr="005B7BBA" w:rsidRDefault="000751EA" w:rsidP="000751EA">
            <w:pPr>
              <w:pStyle w:val="TableText"/>
            </w:pPr>
            <w:r>
              <w:t>1036</w:t>
            </w:r>
          </w:p>
        </w:tc>
        <w:tc>
          <w:tcPr>
            <w:tcW w:w="2179" w:type="dxa"/>
            <w:tcMar>
              <w:left w:w="58" w:type="dxa"/>
              <w:right w:w="58" w:type="dxa"/>
            </w:tcMar>
          </w:tcPr>
          <w:p w14:paraId="737B0980" w14:textId="77777777" w:rsidR="000751EA" w:rsidRPr="005B7BBA" w:rsidRDefault="000751EA" w:rsidP="000751EA">
            <w:pPr>
              <w:pStyle w:val="TableText"/>
            </w:pPr>
            <w:r w:rsidRPr="005B7BBA">
              <w:t>DETAIL MSP ACTION CODE</w:t>
            </w:r>
          </w:p>
        </w:tc>
        <w:tc>
          <w:tcPr>
            <w:tcW w:w="2848" w:type="dxa"/>
            <w:tcMar>
              <w:left w:w="58" w:type="dxa"/>
              <w:right w:w="58" w:type="dxa"/>
            </w:tcMar>
          </w:tcPr>
          <w:p w14:paraId="5228598D" w14:textId="5E693E03" w:rsidR="000751EA" w:rsidRPr="005B7BBA" w:rsidRDefault="000751EA" w:rsidP="000751EA">
            <w:pPr>
              <w:pStyle w:val="TableText"/>
            </w:pPr>
            <w:r w:rsidRPr="005B7BBA">
              <w:t>:P:IDR-</w:t>
            </w:r>
            <w:hyperlink r:id="rId1444" w:history="1">
              <w:r w:rsidRPr="008C5C23">
                <w:rPr>
                  <w:rStyle w:val="Hyperlink"/>
                </w:rPr>
                <w:t>K-DTL-MSP-ACTION-CODE</w:t>
              </w:r>
            </w:hyperlink>
          </w:p>
        </w:tc>
        <w:tc>
          <w:tcPr>
            <w:tcW w:w="3073" w:type="dxa"/>
            <w:tcMar>
              <w:left w:w="58" w:type="dxa"/>
              <w:right w:w="58" w:type="dxa"/>
            </w:tcMar>
          </w:tcPr>
          <w:p w14:paraId="71005F58" w14:textId="77777777" w:rsidR="000751EA" w:rsidRPr="005B7BBA" w:rsidRDefault="000751EA" w:rsidP="000751EA">
            <w:pPr>
              <w:pStyle w:val="TableText"/>
            </w:pPr>
            <w:r w:rsidRPr="005B7BBA">
              <w:t>MSP Action Code</w:t>
            </w:r>
          </w:p>
        </w:tc>
        <w:tc>
          <w:tcPr>
            <w:tcW w:w="1170" w:type="dxa"/>
            <w:tcMar>
              <w:left w:w="58" w:type="dxa"/>
              <w:right w:w="58" w:type="dxa"/>
            </w:tcMar>
          </w:tcPr>
          <w:p w14:paraId="3656AD1A" w14:textId="77777777" w:rsidR="000751EA" w:rsidRPr="005B7BBA" w:rsidRDefault="000751EA" w:rsidP="000751EA">
            <w:pPr>
              <w:pStyle w:val="TableText"/>
            </w:pPr>
            <w:r w:rsidRPr="005B7BBA">
              <w:t>1 C</w:t>
            </w:r>
          </w:p>
        </w:tc>
        <w:tc>
          <w:tcPr>
            <w:tcW w:w="2160" w:type="dxa"/>
            <w:tcMar>
              <w:left w:w="58" w:type="dxa"/>
              <w:right w:w="58" w:type="dxa"/>
            </w:tcMar>
          </w:tcPr>
          <w:p w14:paraId="363B9B48" w14:textId="77777777" w:rsidR="000751EA" w:rsidRPr="003E6D4B" w:rsidRDefault="000751EA" w:rsidP="000751EA">
            <w:pPr>
              <w:pStyle w:val="TableText"/>
            </w:pPr>
            <w:r w:rsidRPr="0042502A">
              <w:rPr>
                <w:b/>
              </w:rPr>
              <w:t>Valid Values:</w:t>
            </w:r>
          </w:p>
          <w:p w14:paraId="27C0F505" w14:textId="5BDD4219" w:rsidR="000751EA" w:rsidRPr="003E6D4B" w:rsidRDefault="000751EA" w:rsidP="00245396">
            <w:pPr>
              <w:pStyle w:val="TableTextBullet"/>
            </w:pPr>
            <w:r w:rsidRPr="003E6D4B">
              <w:t>A</w:t>
            </w:r>
            <w:r w:rsidR="004254A2">
              <w:t xml:space="preserve"> – </w:t>
            </w:r>
            <w:r w:rsidRPr="003E6D4B">
              <w:t>Add Amount to the submitted Primary Paid Amount</w:t>
            </w:r>
          </w:p>
          <w:p w14:paraId="30848ED1" w14:textId="210064FA" w:rsidR="000751EA" w:rsidRPr="003E6D4B" w:rsidRDefault="000751EA" w:rsidP="00245396">
            <w:pPr>
              <w:pStyle w:val="TableTextBullet"/>
            </w:pPr>
            <w:r>
              <w:t>B</w:t>
            </w:r>
            <w:r w:rsidR="004254A2">
              <w:t xml:space="preserve"> – </w:t>
            </w:r>
            <w:r>
              <w:t>Deny or Add Amount to the submitted Primary Paid Amount</w:t>
            </w:r>
          </w:p>
          <w:p w14:paraId="6867C522" w14:textId="3DC6FA3F" w:rsidR="000751EA" w:rsidRPr="003E6D4B" w:rsidRDefault="000751EA" w:rsidP="00245396">
            <w:pPr>
              <w:pStyle w:val="TableTextBullet"/>
            </w:pPr>
            <w:r w:rsidRPr="003E6D4B">
              <w:t>D</w:t>
            </w:r>
            <w:r w:rsidR="004254A2">
              <w:t xml:space="preserve"> – </w:t>
            </w:r>
            <w:r w:rsidRPr="003E6D4B">
              <w:t>Deny</w:t>
            </w:r>
          </w:p>
          <w:p w14:paraId="1A2456B5" w14:textId="77777777" w:rsidR="000751EA" w:rsidRDefault="000751EA" w:rsidP="00245396">
            <w:pPr>
              <w:pStyle w:val="TableTextBullet"/>
            </w:pPr>
            <w:r>
              <w:t>E</w:t>
            </w:r>
            <w:r w:rsidR="004254A2">
              <w:t xml:space="preserve"> – </w:t>
            </w:r>
            <w:r>
              <w:t>Deny</w:t>
            </w:r>
          </w:p>
          <w:p w14:paraId="20051433" w14:textId="77777777" w:rsidR="006F6314" w:rsidRPr="003E6D4B" w:rsidRDefault="006F6314" w:rsidP="00245396">
            <w:pPr>
              <w:pStyle w:val="TableTextBullet"/>
            </w:pPr>
            <w:r>
              <w:t>L – Liability</w:t>
            </w:r>
          </w:p>
          <w:p w14:paraId="7DE4AFC8" w14:textId="77777777" w:rsidR="006F6314" w:rsidRPr="003E6D4B" w:rsidRDefault="006F6314" w:rsidP="00245396">
            <w:pPr>
              <w:pStyle w:val="TableTextBullet"/>
            </w:pPr>
            <w:r>
              <w:t>M – M</w:t>
            </w:r>
            <w:r w:rsidRPr="00340AE7">
              <w:t>ultiple MSP Action Field Indicators have been submitted in the header.</w:t>
            </w:r>
          </w:p>
          <w:p w14:paraId="493881E5" w14:textId="77777777" w:rsidR="006F6314" w:rsidRPr="003E6D4B" w:rsidRDefault="006F6314" w:rsidP="00245396">
            <w:pPr>
              <w:pStyle w:val="TableTextBullet"/>
            </w:pPr>
            <w:r>
              <w:t xml:space="preserve">P – </w:t>
            </w:r>
            <w:r w:rsidRPr="003E6D4B">
              <w:t>Pay as Primary</w:t>
            </w:r>
          </w:p>
          <w:p w14:paraId="17DBF9F2" w14:textId="77777777" w:rsidR="006F6314" w:rsidRPr="003E6D4B" w:rsidRDefault="006F6314" w:rsidP="00245396">
            <w:pPr>
              <w:pStyle w:val="TableTextBullet"/>
            </w:pPr>
            <w:r>
              <w:t xml:space="preserve">S – </w:t>
            </w:r>
            <w:r w:rsidRPr="003E6D4B">
              <w:t>Suspend</w:t>
            </w:r>
          </w:p>
          <w:p w14:paraId="7002A80D" w14:textId="50B620EC" w:rsidR="006F6314" w:rsidRPr="005B7BBA" w:rsidRDefault="006F6314" w:rsidP="00245396">
            <w:pPr>
              <w:pStyle w:val="TableTextBullet"/>
            </w:pPr>
            <w:r>
              <w:t xml:space="preserve">W – </w:t>
            </w:r>
            <w:r w:rsidRPr="003E6D4B">
              <w:t>Set</w:t>
            </w:r>
            <w:r>
              <w:t>’</w:t>
            </w:r>
            <w:r w:rsidRPr="003E6D4B">
              <w:t>Workers' Comp Flag and Rejec</w:t>
            </w:r>
            <w:r>
              <w:t>t</w:t>
            </w:r>
          </w:p>
        </w:tc>
        <w:tc>
          <w:tcPr>
            <w:tcW w:w="822" w:type="dxa"/>
            <w:tcMar>
              <w:left w:w="58" w:type="dxa"/>
              <w:right w:w="58" w:type="dxa"/>
            </w:tcMar>
          </w:tcPr>
          <w:p w14:paraId="30F600D8" w14:textId="77777777" w:rsidR="000751EA" w:rsidRPr="005B7BBA" w:rsidRDefault="000751EA" w:rsidP="000751EA">
            <w:pPr>
              <w:pStyle w:val="TableText"/>
            </w:pPr>
            <w:r>
              <w:t>Spaces</w:t>
            </w:r>
          </w:p>
        </w:tc>
        <w:tc>
          <w:tcPr>
            <w:tcW w:w="412" w:type="dxa"/>
          </w:tcPr>
          <w:p w14:paraId="688B3DB3" w14:textId="77777777" w:rsidR="000751EA" w:rsidRPr="005B7BBA" w:rsidRDefault="000751EA" w:rsidP="000751EA">
            <w:pPr>
              <w:pStyle w:val="TableText"/>
            </w:pPr>
            <w:r w:rsidRPr="005B7BBA">
              <w:t>X</w:t>
            </w:r>
          </w:p>
        </w:tc>
        <w:tc>
          <w:tcPr>
            <w:tcW w:w="406" w:type="dxa"/>
          </w:tcPr>
          <w:p w14:paraId="40CAF70F" w14:textId="77777777" w:rsidR="000751EA" w:rsidRPr="005B7BBA" w:rsidRDefault="000751EA" w:rsidP="000751EA">
            <w:pPr>
              <w:pStyle w:val="TableText"/>
            </w:pPr>
            <w:r w:rsidRPr="005B7BBA">
              <w:t>X</w:t>
            </w:r>
          </w:p>
        </w:tc>
        <w:tc>
          <w:tcPr>
            <w:tcW w:w="503" w:type="dxa"/>
          </w:tcPr>
          <w:p w14:paraId="4574DE07" w14:textId="77777777" w:rsidR="000751EA" w:rsidRPr="005B7BBA" w:rsidRDefault="000751EA" w:rsidP="000751EA">
            <w:pPr>
              <w:pStyle w:val="TableText"/>
            </w:pPr>
            <w:r w:rsidRPr="005B7BBA">
              <w:t>X</w:t>
            </w:r>
          </w:p>
        </w:tc>
      </w:tr>
      <w:tr w:rsidR="00C5027B" w14:paraId="0F247705" w14:textId="77777777" w:rsidTr="00245396">
        <w:trPr>
          <w:gridAfter w:val="1"/>
          <w:wAfter w:w="9" w:type="dxa"/>
          <w:cantSplit/>
        </w:trPr>
        <w:tc>
          <w:tcPr>
            <w:tcW w:w="802" w:type="dxa"/>
            <w:tcMar>
              <w:left w:w="58" w:type="dxa"/>
              <w:right w:w="58" w:type="dxa"/>
            </w:tcMar>
          </w:tcPr>
          <w:p w14:paraId="7441A2C2" w14:textId="77777777" w:rsidR="000751EA" w:rsidRDefault="000751EA" w:rsidP="000751EA">
            <w:pPr>
              <w:pStyle w:val="TableText"/>
            </w:pPr>
            <w:r>
              <w:t>1036</w:t>
            </w:r>
          </w:p>
          <w:p w14:paraId="150DEB68" w14:textId="5EB64C87" w:rsidR="000751EA" w:rsidRDefault="004254A2" w:rsidP="000751EA">
            <w:pPr>
              <w:pStyle w:val="TableText"/>
            </w:pPr>
            <w:r>
              <w:t>(</w:t>
            </w:r>
            <w:r w:rsidR="000751EA">
              <w:t>Cont’d</w:t>
            </w:r>
            <w:r>
              <w:t>)</w:t>
            </w:r>
          </w:p>
        </w:tc>
        <w:tc>
          <w:tcPr>
            <w:tcW w:w="2179" w:type="dxa"/>
            <w:tcMar>
              <w:left w:w="58" w:type="dxa"/>
              <w:right w:w="58" w:type="dxa"/>
            </w:tcMar>
          </w:tcPr>
          <w:p w14:paraId="520CC33B" w14:textId="77777777" w:rsidR="000751EA" w:rsidRPr="005B7BBA" w:rsidRDefault="000751EA" w:rsidP="000751EA">
            <w:pPr>
              <w:pStyle w:val="TableText"/>
            </w:pPr>
            <w:r w:rsidRPr="005B7BBA">
              <w:t>DETAIL MSP ACTION CODE</w:t>
            </w:r>
          </w:p>
        </w:tc>
        <w:tc>
          <w:tcPr>
            <w:tcW w:w="2848" w:type="dxa"/>
            <w:tcMar>
              <w:left w:w="58" w:type="dxa"/>
              <w:right w:w="58" w:type="dxa"/>
            </w:tcMar>
          </w:tcPr>
          <w:p w14:paraId="4EAA8F17" w14:textId="01F6351F" w:rsidR="000751EA" w:rsidRPr="005B7BBA" w:rsidRDefault="000751EA" w:rsidP="000751EA">
            <w:pPr>
              <w:pStyle w:val="TableText"/>
            </w:pPr>
            <w:r w:rsidRPr="005B7BBA">
              <w:t>:P:IDR-</w:t>
            </w:r>
            <w:hyperlink r:id="rId1445" w:history="1">
              <w:r w:rsidRPr="008C5C23">
                <w:rPr>
                  <w:rStyle w:val="Hyperlink"/>
                </w:rPr>
                <w:t>K-DTL-MSP-ACTION-CODE</w:t>
              </w:r>
            </w:hyperlink>
          </w:p>
        </w:tc>
        <w:tc>
          <w:tcPr>
            <w:tcW w:w="3073" w:type="dxa"/>
            <w:tcMar>
              <w:left w:w="58" w:type="dxa"/>
              <w:right w:w="58" w:type="dxa"/>
            </w:tcMar>
          </w:tcPr>
          <w:p w14:paraId="00404B56" w14:textId="77777777" w:rsidR="000751EA" w:rsidRPr="005B7BBA" w:rsidRDefault="000751EA" w:rsidP="000751EA">
            <w:pPr>
              <w:pStyle w:val="TableText"/>
            </w:pPr>
            <w:r w:rsidRPr="005B7BBA">
              <w:t>MSP Action Code</w:t>
            </w:r>
          </w:p>
        </w:tc>
        <w:tc>
          <w:tcPr>
            <w:tcW w:w="1170" w:type="dxa"/>
            <w:tcMar>
              <w:left w:w="58" w:type="dxa"/>
              <w:right w:w="58" w:type="dxa"/>
            </w:tcMar>
          </w:tcPr>
          <w:p w14:paraId="3D96DDE3" w14:textId="77777777" w:rsidR="000751EA" w:rsidRPr="005B7BBA" w:rsidRDefault="000751EA" w:rsidP="000751EA">
            <w:pPr>
              <w:pStyle w:val="TableText"/>
            </w:pPr>
            <w:r w:rsidRPr="005B7BBA">
              <w:t>1 C</w:t>
            </w:r>
          </w:p>
        </w:tc>
        <w:tc>
          <w:tcPr>
            <w:tcW w:w="2160" w:type="dxa"/>
            <w:tcMar>
              <w:left w:w="58" w:type="dxa"/>
              <w:right w:w="58" w:type="dxa"/>
            </w:tcMar>
          </w:tcPr>
          <w:p w14:paraId="5FCB176B" w14:textId="77777777" w:rsidR="000751EA" w:rsidRPr="003E6D4B" w:rsidRDefault="000751EA" w:rsidP="000751EA">
            <w:pPr>
              <w:pStyle w:val="TableText"/>
            </w:pPr>
            <w:r w:rsidRPr="0042502A">
              <w:rPr>
                <w:b/>
              </w:rPr>
              <w:t>Valid Values:</w:t>
            </w:r>
          </w:p>
          <w:p w14:paraId="09A52C1B" w14:textId="0A3558FE" w:rsidR="000751EA" w:rsidRPr="003E6D4B" w:rsidRDefault="000751EA" w:rsidP="00245396">
            <w:pPr>
              <w:pStyle w:val="TableTextBullet"/>
            </w:pPr>
            <w:r>
              <w:t>X</w:t>
            </w:r>
            <w:r w:rsidR="004254A2">
              <w:t xml:space="preserve"> – </w:t>
            </w:r>
            <w:r w:rsidRPr="003E6D4B">
              <w:t>Set</w:t>
            </w:r>
            <w:r>
              <w:t>’</w:t>
            </w:r>
            <w:r w:rsidRPr="003E6D4B">
              <w:t>Workers' Comp Flag</w:t>
            </w:r>
          </w:p>
          <w:p w14:paraId="2099AC87" w14:textId="136F2609" w:rsidR="000751EA" w:rsidRPr="003E6D4B" w:rsidRDefault="000751EA" w:rsidP="00245396">
            <w:pPr>
              <w:pStyle w:val="TableTextBullet"/>
            </w:pPr>
            <w:r>
              <w:t>Spaces</w:t>
            </w:r>
            <w:r w:rsidR="004254A2">
              <w:t xml:space="preserve"> – </w:t>
            </w:r>
            <w:r w:rsidRPr="003E6D4B">
              <w:t>None</w:t>
            </w:r>
          </w:p>
        </w:tc>
        <w:tc>
          <w:tcPr>
            <w:tcW w:w="822" w:type="dxa"/>
            <w:tcMar>
              <w:left w:w="58" w:type="dxa"/>
              <w:right w:w="58" w:type="dxa"/>
            </w:tcMar>
          </w:tcPr>
          <w:p w14:paraId="427C6AAB" w14:textId="77777777" w:rsidR="000751EA" w:rsidRPr="005B7BBA" w:rsidRDefault="000751EA" w:rsidP="000751EA">
            <w:pPr>
              <w:pStyle w:val="TableText"/>
            </w:pPr>
            <w:r>
              <w:t>Spaces</w:t>
            </w:r>
          </w:p>
        </w:tc>
        <w:tc>
          <w:tcPr>
            <w:tcW w:w="412" w:type="dxa"/>
          </w:tcPr>
          <w:p w14:paraId="3A1501BB" w14:textId="77777777" w:rsidR="000751EA" w:rsidRPr="005B7BBA" w:rsidRDefault="000751EA" w:rsidP="000751EA">
            <w:pPr>
              <w:pStyle w:val="TableText"/>
            </w:pPr>
            <w:r w:rsidRPr="005B7BBA">
              <w:t>X</w:t>
            </w:r>
          </w:p>
        </w:tc>
        <w:tc>
          <w:tcPr>
            <w:tcW w:w="406" w:type="dxa"/>
          </w:tcPr>
          <w:p w14:paraId="52F03415" w14:textId="77777777" w:rsidR="000751EA" w:rsidRPr="005B7BBA" w:rsidRDefault="000751EA" w:rsidP="000751EA">
            <w:pPr>
              <w:pStyle w:val="TableText"/>
            </w:pPr>
            <w:r w:rsidRPr="005B7BBA">
              <w:t>X</w:t>
            </w:r>
          </w:p>
        </w:tc>
        <w:tc>
          <w:tcPr>
            <w:tcW w:w="503" w:type="dxa"/>
          </w:tcPr>
          <w:p w14:paraId="640AD89A" w14:textId="77777777" w:rsidR="000751EA" w:rsidRPr="005B7BBA" w:rsidRDefault="000751EA" w:rsidP="000751EA">
            <w:pPr>
              <w:pStyle w:val="TableText"/>
            </w:pPr>
            <w:r w:rsidRPr="005B7BBA">
              <w:t>X</w:t>
            </w:r>
          </w:p>
        </w:tc>
      </w:tr>
      <w:tr w:rsidR="00C5027B" w14:paraId="67C1735F" w14:textId="77777777" w:rsidTr="00245396">
        <w:trPr>
          <w:gridAfter w:val="1"/>
          <w:wAfter w:w="9" w:type="dxa"/>
          <w:cantSplit/>
        </w:trPr>
        <w:tc>
          <w:tcPr>
            <w:tcW w:w="802" w:type="dxa"/>
            <w:tcMar>
              <w:left w:w="58" w:type="dxa"/>
              <w:right w:w="58" w:type="dxa"/>
            </w:tcMar>
          </w:tcPr>
          <w:p w14:paraId="04F6C3F3" w14:textId="6C5EFA8C" w:rsidR="000751EA" w:rsidRDefault="000751EA" w:rsidP="000751EA">
            <w:pPr>
              <w:pStyle w:val="TableText"/>
            </w:pPr>
            <w:r>
              <w:t>1037</w:t>
            </w:r>
            <w:r w:rsidR="005B7717">
              <w:t xml:space="preserve"> – </w:t>
            </w:r>
            <w:r>
              <w:t>1051</w:t>
            </w:r>
          </w:p>
        </w:tc>
        <w:tc>
          <w:tcPr>
            <w:tcW w:w="2179" w:type="dxa"/>
            <w:tcMar>
              <w:left w:w="58" w:type="dxa"/>
              <w:right w:w="58" w:type="dxa"/>
            </w:tcMar>
          </w:tcPr>
          <w:p w14:paraId="09C7FF8C" w14:textId="77777777" w:rsidR="000751EA" w:rsidRPr="005B7BBA" w:rsidRDefault="000751EA" w:rsidP="000751EA">
            <w:pPr>
              <w:pStyle w:val="TableText"/>
            </w:pPr>
            <w:r>
              <w:t>DTL IG NUM 1</w:t>
            </w:r>
          </w:p>
        </w:tc>
        <w:tc>
          <w:tcPr>
            <w:tcW w:w="2848" w:type="dxa"/>
            <w:tcMar>
              <w:left w:w="58" w:type="dxa"/>
              <w:right w:w="58" w:type="dxa"/>
            </w:tcMar>
          </w:tcPr>
          <w:p w14:paraId="58A34F29" w14:textId="5F8C0719" w:rsidR="000751EA" w:rsidRPr="005B7BBA" w:rsidRDefault="000751EA" w:rsidP="000751EA">
            <w:pPr>
              <w:pStyle w:val="TableText"/>
            </w:pPr>
            <w:r>
              <w:t>:P:INT-K-</w:t>
            </w:r>
            <w:hyperlink r:id="rId1446" w:history="1">
              <w:r w:rsidRPr="00F61D34">
                <w:rPr>
                  <w:rStyle w:val="Hyperlink"/>
                </w:rPr>
                <w:t>IG-NUM-1</w:t>
              </w:r>
            </w:hyperlink>
          </w:p>
        </w:tc>
        <w:tc>
          <w:tcPr>
            <w:tcW w:w="3073" w:type="dxa"/>
            <w:tcMar>
              <w:left w:w="58" w:type="dxa"/>
              <w:right w:w="58" w:type="dxa"/>
            </w:tcMar>
          </w:tcPr>
          <w:p w14:paraId="0C20C5AB" w14:textId="77777777" w:rsidR="000751EA" w:rsidRPr="001C1FED" w:rsidRDefault="000751EA" w:rsidP="000751EA">
            <w:pPr>
              <w:pStyle w:val="TableText"/>
            </w:pPr>
            <w:r w:rsidRPr="001C1FED">
              <w:t>Insurance group number (first 15 digits) Populated from the MSP master file.</w:t>
            </w:r>
          </w:p>
        </w:tc>
        <w:tc>
          <w:tcPr>
            <w:tcW w:w="1170" w:type="dxa"/>
            <w:tcMar>
              <w:left w:w="58" w:type="dxa"/>
              <w:right w:w="58" w:type="dxa"/>
            </w:tcMar>
          </w:tcPr>
          <w:p w14:paraId="604BE891" w14:textId="77777777" w:rsidR="000751EA" w:rsidRPr="005B7BBA" w:rsidRDefault="000751EA" w:rsidP="000751EA">
            <w:pPr>
              <w:pStyle w:val="TableText"/>
            </w:pPr>
            <w:r>
              <w:t>15 C</w:t>
            </w:r>
          </w:p>
        </w:tc>
        <w:tc>
          <w:tcPr>
            <w:tcW w:w="2160" w:type="dxa"/>
            <w:tcMar>
              <w:left w:w="58" w:type="dxa"/>
              <w:right w:w="58" w:type="dxa"/>
            </w:tcMar>
          </w:tcPr>
          <w:p w14:paraId="5B25EC66" w14:textId="77777777" w:rsidR="000751EA" w:rsidRPr="005B7BBA" w:rsidRDefault="000751EA" w:rsidP="000751EA">
            <w:pPr>
              <w:pStyle w:val="TableText"/>
            </w:pPr>
            <w:r>
              <w:t>-</w:t>
            </w:r>
          </w:p>
        </w:tc>
        <w:tc>
          <w:tcPr>
            <w:tcW w:w="822" w:type="dxa"/>
            <w:tcMar>
              <w:left w:w="58" w:type="dxa"/>
              <w:right w:w="58" w:type="dxa"/>
            </w:tcMar>
          </w:tcPr>
          <w:p w14:paraId="58EAEA35" w14:textId="77777777" w:rsidR="000751EA" w:rsidRPr="005B7BBA" w:rsidRDefault="000751EA" w:rsidP="000751EA">
            <w:pPr>
              <w:pStyle w:val="TableText"/>
            </w:pPr>
            <w:r>
              <w:t>Spaces</w:t>
            </w:r>
          </w:p>
        </w:tc>
        <w:tc>
          <w:tcPr>
            <w:tcW w:w="412" w:type="dxa"/>
          </w:tcPr>
          <w:p w14:paraId="4727D556" w14:textId="77777777" w:rsidR="000751EA" w:rsidRPr="005B7BBA" w:rsidRDefault="000751EA" w:rsidP="000751EA">
            <w:pPr>
              <w:pStyle w:val="TableText"/>
            </w:pPr>
            <w:r>
              <w:t>-</w:t>
            </w:r>
          </w:p>
        </w:tc>
        <w:tc>
          <w:tcPr>
            <w:tcW w:w="406" w:type="dxa"/>
          </w:tcPr>
          <w:p w14:paraId="5E30152A" w14:textId="77777777" w:rsidR="000751EA" w:rsidRPr="005B7BBA" w:rsidRDefault="000751EA" w:rsidP="000751EA">
            <w:pPr>
              <w:pStyle w:val="TableText"/>
            </w:pPr>
            <w:r>
              <w:t>X</w:t>
            </w:r>
          </w:p>
        </w:tc>
        <w:tc>
          <w:tcPr>
            <w:tcW w:w="503" w:type="dxa"/>
          </w:tcPr>
          <w:p w14:paraId="75A8CCB0" w14:textId="77777777" w:rsidR="000751EA" w:rsidRPr="005B7BBA" w:rsidRDefault="000751EA" w:rsidP="000751EA">
            <w:pPr>
              <w:pStyle w:val="TableText"/>
            </w:pPr>
            <w:r>
              <w:t>X</w:t>
            </w:r>
          </w:p>
        </w:tc>
      </w:tr>
      <w:tr w:rsidR="00C5027B" w14:paraId="758D1555" w14:textId="77777777" w:rsidTr="00245396">
        <w:trPr>
          <w:gridAfter w:val="1"/>
          <w:wAfter w:w="9" w:type="dxa"/>
          <w:cantSplit/>
        </w:trPr>
        <w:tc>
          <w:tcPr>
            <w:tcW w:w="802" w:type="dxa"/>
            <w:tcMar>
              <w:left w:w="58" w:type="dxa"/>
              <w:right w:w="58" w:type="dxa"/>
            </w:tcMar>
          </w:tcPr>
          <w:p w14:paraId="0373F209" w14:textId="3C24181D" w:rsidR="000751EA" w:rsidRDefault="000751EA" w:rsidP="000751EA">
            <w:pPr>
              <w:pStyle w:val="TableText"/>
            </w:pPr>
            <w:r>
              <w:t>1052</w:t>
            </w:r>
            <w:r w:rsidR="005B7717">
              <w:t xml:space="preserve"> – </w:t>
            </w:r>
            <w:r>
              <w:t>1056</w:t>
            </w:r>
          </w:p>
        </w:tc>
        <w:tc>
          <w:tcPr>
            <w:tcW w:w="2179" w:type="dxa"/>
            <w:tcMar>
              <w:left w:w="58" w:type="dxa"/>
              <w:right w:w="58" w:type="dxa"/>
            </w:tcMar>
          </w:tcPr>
          <w:p w14:paraId="1218F3AD" w14:textId="77777777" w:rsidR="000751EA" w:rsidRPr="005B7BBA" w:rsidRDefault="000751EA" w:rsidP="000751EA">
            <w:pPr>
              <w:pStyle w:val="TableText"/>
            </w:pPr>
            <w:r>
              <w:t>DTL IG NUM 2</w:t>
            </w:r>
          </w:p>
        </w:tc>
        <w:tc>
          <w:tcPr>
            <w:tcW w:w="2848" w:type="dxa"/>
            <w:tcMar>
              <w:left w:w="58" w:type="dxa"/>
              <w:right w:w="58" w:type="dxa"/>
            </w:tcMar>
          </w:tcPr>
          <w:p w14:paraId="6248F45C" w14:textId="086D892F" w:rsidR="000751EA" w:rsidRPr="005B7BBA" w:rsidRDefault="000751EA" w:rsidP="000751EA">
            <w:pPr>
              <w:pStyle w:val="TableText"/>
            </w:pPr>
            <w:r>
              <w:t>:P:INT-K-</w:t>
            </w:r>
            <w:hyperlink r:id="rId1447" w:history="1">
              <w:r w:rsidRPr="00F61D34">
                <w:rPr>
                  <w:rStyle w:val="Hyperlink"/>
                </w:rPr>
                <w:t>IG-NUM-2</w:t>
              </w:r>
            </w:hyperlink>
          </w:p>
        </w:tc>
        <w:tc>
          <w:tcPr>
            <w:tcW w:w="3073" w:type="dxa"/>
            <w:tcMar>
              <w:left w:w="58" w:type="dxa"/>
              <w:right w:w="58" w:type="dxa"/>
            </w:tcMar>
          </w:tcPr>
          <w:p w14:paraId="23D35653" w14:textId="77777777" w:rsidR="000751EA" w:rsidRPr="001C1FED" w:rsidRDefault="000751EA" w:rsidP="000751EA">
            <w:pPr>
              <w:pStyle w:val="TableText"/>
            </w:pPr>
            <w:r w:rsidRPr="001C1FED">
              <w:t>Insurance group number (last 5 digits) Populated from the MSP master file.</w:t>
            </w:r>
          </w:p>
        </w:tc>
        <w:tc>
          <w:tcPr>
            <w:tcW w:w="1170" w:type="dxa"/>
            <w:tcMar>
              <w:left w:w="58" w:type="dxa"/>
              <w:right w:w="58" w:type="dxa"/>
            </w:tcMar>
          </w:tcPr>
          <w:p w14:paraId="7DA36D04" w14:textId="77777777" w:rsidR="000751EA" w:rsidRPr="005B7BBA" w:rsidRDefault="000751EA" w:rsidP="000751EA">
            <w:pPr>
              <w:pStyle w:val="TableText"/>
            </w:pPr>
            <w:r>
              <w:t>5 C</w:t>
            </w:r>
          </w:p>
        </w:tc>
        <w:tc>
          <w:tcPr>
            <w:tcW w:w="2160" w:type="dxa"/>
            <w:tcMar>
              <w:left w:w="58" w:type="dxa"/>
              <w:right w:w="58" w:type="dxa"/>
            </w:tcMar>
          </w:tcPr>
          <w:p w14:paraId="019A1B82" w14:textId="77777777" w:rsidR="000751EA" w:rsidRPr="005B7BBA" w:rsidRDefault="000751EA" w:rsidP="000751EA">
            <w:pPr>
              <w:pStyle w:val="TableText"/>
            </w:pPr>
            <w:r>
              <w:t>-</w:t>
            </w:r>
          </w:p>
        </w:tc>
        <w:tc>
          <w:tcPr>
            <w:tcW w:w="822" w:type="dxa"/>
            <w:tcMar>
              <w:left w:w="58" w:type="dxa"/>
              <w:right w:w="58" w:type="dxa"/>
            </w:tcMar>
          </w:tcPr>
          <w:p w14:paraId="101DF0D1" w14:textId="77777777" w:rsidR="000751EA" w:rsidRPr="005B7BBA" w:rsidRDefault="000751EA" w:rsidP="000751EA">
            <w:pPr>
              <w:pStyle w:val="TableText"/>
            </w:pPr>
            <w:r>
              <w:t>Spaces</w:t>
            </w:r>
          </w:p>
        </w:tc>
        <w:tc>
          <w:tcPr>
            <w:tcW w:w="412" w:type="dxa"/>
          </w:tcPr>
          <w:p w14:paraId="67AC4A4E" w14:textId="77777777" w:rsidR="000751EA" w:rsidRPr="005B7BBA" w:rsidRDefault="000751EA" w:rsidP="000751EA">
            <w:pPr>
              <w:pStyle w:val="TableText"/>
            </w:pPr>
            <w:r>
              <w:t>-</w:t>
            </w:r>
          </w:p>
        </w:tc>
        <w:tc>
          <w:tcPr>
            <w:tcW w:w="406" w:type="dxa"/>
          </w:tcPr>
          <w:p w14:paraId="57AB8982" w14:textId="77777777" w:rsidR="000751EA" w:rsidRPr="005B7BBA" w:rsidRDefault="000751EA" w:rsidP="000751EA">
            <w:pPr>
              <w:pStyle w:val="TableText"/>
            </w:pPr>
            <w:r>
              <w:t>X</w:t>
            </w:r>
          </w:p>
        </w:tc>
        <w:tc>
          <w:tcPr>
            <w:tcW w:w="503" w:type="dxa"/>
          </w:tcPr>
          <w:p w14:paraId="6AC7296C" w14:textId="77777777" w:rsidR="000751EA" w:rsidRPr="005B7BBA" w:rsidRDefault="000751EA" w:rsidP="000751EA">
            <w:pPr>
              <w:pStyle w:val="TableText"/>
            </w:pPr>
            <w:r>
              <w:t>X</w:t>
            </w:r>
          </w:p>
        </w:tc>
      </w:tr>
      <w:tr w:rsidR="00C5027B" w14:paraId="0DB75697" w14:textId="77777777" w:rsidTr="00245396">
        <w:trPr>
          <w:gridAfter w:val="1"/>
          <w:wAfter w:w="9" w:type="dxa"/>
          <w:cantSplit/>
        </w:trPr>
        <w:tc>
          <w:tcPr>
            <w:tcW w:w="802" w:type="dxa"/>
            <w:tcMar>
              <w:left w:w="58" w:type="dxa"/>
              <w:right w:w="58" w:type="dxa"/>
            </w:tcMar>
          </w:tcPr>
          <w:p w14:paraId="40785CE2" w14:textId="45B540F3" w:rsidR="000751EA" w:rsidRPr="005B7BBA" w:rsidRDefault="000751EA" w:rsidP="000751EA">
            <w:pPr>
              <w:pStyle w:val="TableText"/>
            </w:pPr>
            <w:r>
              <w:t>1057</w:t>
            </w:r>
            <w:r w:rsidR="005B7717">
              <w:t xml:space="preserve"> – </w:t>
            </w:r>
            <w:r>
              <w:t>1058</w:t>
            </w:r>
          </w:p>
        </w:tc>
        <w:tc>
          <w:tcPr>
            <w:tcW w:w="2179" w:type="dxa"/>
            <w:tcMar>
              <w:left w:w="58" w:type="dxa"/>
              <w:right w:w="58" w:type="dxa"/>
            </w:tcMar>
          </w:tcPr>
          <w:p w14:paraId="64901F71" w14:textId="77777777" w:rsidR="000751EA" w:rsidRPr="005B7BBA" w:rsidRDefault="000751EA" w:rsidP="000751EA">
            <w:pPr>
              <w:pStyle w:val="TableText"/>
            </w:pPr>
            <w:r w:rsidRPr="005B7BBA">
              <w:t>PATIENT COUNT</w:t>
            </w:r>
          </w:p>
        </w:tc>
        <w:tc>
          <w:tcPr>
            <w:tcW w:w="2848" w:type="dxa"/>
            <w:tcMar>
              <w:left w:w="58" w:type="dxa"/>
              <w:right w:w="58" w:type="dxa"/>
            </w:tcMar>
          </w:tcPr>
          <w:p w14:paraId="08132DFC" w14:textId="10FE1D0A" w:rsidR="000751EA" w:rsidRPr="005B7BBA" w:rsidRDefault="000751EA" w:rsidP="000751EA">
            <w:pPr>
              <w:pStyle w:val="TableText"/>
            </w:pPr>
            <w:r w:rsidRPr="005B7BBA">
              <w:t>:P:IDR-</w:t>
            </w:r>
            <w:hyperlink r:id="rId1448" w:history="1">
              <w:r w:rsidRPr="008C5C23">
                <w:rPr>
                  <w:rStyle w:val="Hyperlink"/>
                </w:rPr>
                <w:t>K-PATIENT-COUNT</w:t>
              </w:r>
            </w:hyperlink>
          </w:p>
        </w:tc>
        <w:tc>
          <w:tcPr>
            <w:tcW w:w="3073" w:type="dxa"/>
            <w:tcMar>
              <w:left w:w="58" w:type="dxa"/>
              <w:right w:w="58" w:type="dxa"/>
            </w:tcMar>
          </w:tcPr>
          <w:p w14:paraId="62D7E0A8" w14:textId="77777777" w:rsidR="000751EA" w:rsidRPr="005B7BBA" w:rsidRDefault="000751EA" w:rsidP="000751EA">
            <w:pPr>
              <w:pStyle w:val="TableText"/>
            </w:pPr>
            <w:r>
              <w:t>-</w:t>
            </w:r>
          </w:p>
        </w:tc>
        <w:tc>
          <w:tcPr>
            <w:tcW w:w="1170" w:type="dxa"/>
            <w:tcMar>
              <w:left w:w="58" w:type="dxa"/>
              <w:right w:w="58" w:type="dxa"/>
            </w:tcMar>
          </w:tcPr>
          <w:p w14:paraId="0ED26B25" w14:textId="77777777" w:rsidR="000751EA" w:rsidRPr="005B7BBA" w:rsidRDefault="000751EA" w:rsidP="000751EA">
            <w:pPr>
              <w:pStyle w:val="TableText"/>
            </w:pPr>
            <w:r w:rsidRPr="005B7BBA">
              <w:t>2 N</w:t>
            </w:r>
          </w:p>
        </w:tc>
        <w:tc>
          <w:tcPr>
            <w:tcW w:w="2160" w:type="dxa"/>
            <w:tcMar>
              <w:left w:w="58" w:type="dxa"/>
              <w:right w:w="58" w:type="dxa"/>
            </w:tcMar>
          </w:tcPr>
          <w:p w14:paraId="39652350" w14:textId="77777777" w:rsidR="000751EA" w:rsidRPr="005B7BBA" w:rsidRDefault="000751EA" w:rsidP="000751EA">
            <w:pPr>
              <w:pStyle w:val="TableText"/>
            </w:pPr>
            <w:r w:rsidRPr="005B7BBA">
              <w:t>Represents the number of patients in the ambulance at the time of service.</w:t>
            </w:r>
          </w:p>
        </w:tc>
        <w:tc>
          <w:tcPr>
            <w:tcW w:w="822" w:type="dxa"/>
            <w:tcMar>
              <w:left w:w="58" w:type="dxa"/>
              <w:right w:w="58" w:type="dxa"/>
            </w:tcMar>
          </w:tcPr>
          <w:p w14:paraId="780888BA" w14:textId="77777777" w:rsidR="000751EA" w:rsidRPr="005B7BBA" w:rsidRDefault="000751EA" w:rsidP="000751EA">
            <w:pPr>
              <w:pStyle w:val="TableText"/>
            </w:pPr>
            <w:r>
              <w:t>Zeros</w:t>
            </w:r>
          </w:p>
        </w:tc>
        <w:tc>
          <w:tcPr>
            <w:tcW w:w="412" w:type="dxa"/>
          </w:tcPr>
          <w:p w14:paraId="7A725183" w14:textId="77777777" w:rsidR="000751EA" w:rsidRPr="005B7BBA" w:rsidRDefault="000751EA" w:rsidP="000751EA">
            <w:pPr>
              <w:pStyle w:val="TableText"/>
            </w:pPr>
            <w:r w:rsidRPr="005B7BBA">
              <w:t>X</w:t>
            </w:r>
          </w:p>
        </w:tc>
        <w:tc>
          <w:tcPr>
            <w:tcW w:w="406" w:type="dxa"/>
          </w:tcPr>
          <w:p w14:paraId="0EADF7DE" w14:textId="77777777" w:rsidR="000751EA" w:rsidRPr="005B7BBA" w:rsidRDefault="000751EA" w:rsidP="000751EA">
            <w:pPr>
              <w:pStyle w:val="TableText"/>
            </w:pPr>
            <w:r w:rsidRPr="005B7BBA">
              <w:t>X</w:t>
            </w:r>
          </w:p>
        </w:tc>
        <w:tc>
          <w:tcPr>
            <w:tcW w:w="503" w:type="dxa"/>
          </w:tcPr>
          <w:p w14:paraId="430ABB11" w14:textId="77777777" w:rsidR="000751EA" w:rsidRPr="005B7BBA" w:rsidRDefault="000751EA" w:rsidP="000751EA">
            <w:pPr>
              <w:pStyle w:val="TableText"/>
            </w:pPr>
            <w:r w:rsidRPr="005B7BBA">
              <w:t>X</w:t>
            </w:r>
          </w:p>
        </w:tc>
      </w:tr>
      <w:tr w:rsidR="00C5027B" w14:paraId="3330FF26" w14:textId="77777777" w:rsidTr="00245396">
        <w:trPr>
          <w:gridAfter w:val="1"/>
          <w:wAfter w:w="9" w:type="dxa"/>
          <w:cantSplit/>
        </w:trPr>
        <w:tc>
          <w:tcPr>
            <w:tcW w:w="802" w:type="dxa"/>
            <w:tcMar>
              <w:left w:w="58" w:type="dxa"/>
              <w:right w:w="58" w:type="dxa"/>
            </w:tcMar>
          </w:tcPr>
          <w:p w14:paraId="4D81A969" w14:textId="17E62157" w:rsidR="000751EA" w:rsidRPr="005B7BBA" w:rsidRDefault="000751EA" w:rsidP="000751EA">
            <w:pPr>
              <w:pStyle w:val="TableText"/>
            </w:pPr>
            <w:r>
              <w:t>1059</w:t>
            </w:r>
            <w:r w:rsidR="005B7717">
              <w:t xml:space="preserve"> – </w:t>
            </w:r>
            <w:r>
              <w:t>1060</w:t>
            </w:r>
          </w:p>
        </w:tc>
        <w:tc>
          <w:tcPr>
            <w:tcW w:w="2179" w:type="dxa"/>
            <w:tcMar>
              <w:left w:w="58" w:type="dxa"/>
              <w:right w:w="58" w:type="dxa"/>
            </w:tcMar>
          </w:tcPr>
          <w:p w14:paraId="024CF0B9" w14:textId="77777777" w:rsidR="000751EA" w:rsidRPr="005B7BBA" w:rsidRDefault="000751EA" w:rsidP="000751EA">
            <w:pPr>
              <w:pStyle w:val="TableText"/>
            </w:pPr>
            <w:r>
              <w:t>PWK COUNT</w:t>
            </w:r>
          </w:p>
        </w:tc>
        <w:tc>
          <w:tcPr>
            <w:tcW w:w="2848" w:type="dxa"/>
            <w:tcMar>
              <w:left w:w="58" w:type="dxa"/>
              <w:right w:w="58" w:type="dxa"/>
            </w:tcMar>
          </w:tcPr>
          <w:p w14:paraId="5CBB98EF" w14:textId="20185717" w:rsidR="000751EA" w:rsidRPr="005B7BBA" w:rsidRDefault="000751EA" w:rsidP="000751EA">
            <w:pPr>
              <w:pStyle w:val="TableText"/>
            </w:pPr>
            <w:r>
              <w:t xml:space="preserve"> </w:t>
            </w:r>
            <w:r w:rsidRPr="00440739">
              <w:rPr>
                <w:rFonts w:cs="Arial"/>
              </w:rPr>
              <w:t>:P:IDR-K-</w:t>
            </w:r>
            <w:hyperlink r:id="rId1449" w:history="1">
              <w:r w:rsidRPr="00C309C4">
                <w:rPr>
                  <w:rStyle w:val="Hyperlink"/>
                  <w:rFonts w:cs="Arial"/>
                </w:rPr>
                <w:t>PWK-COUNT</w:t>
              </w:r>
            </w:hyperlink>
          </w:p>
        </w:tc>
        <w:tc>
          <w:tcPr>
            <w:tcW w:w="3073" w:type="dxa"/>
            <w:tcMar>
              <w:left w:w="58" w:type="dxa"/>
              <w:right w:w="58" w:type="dxa"/>
            </w:tcMar>
          </w:tcPr>
          <w:p w14:paraId="23E6FDB7" w14:textId="77777777" w:rsidR="000751EA" w:rsidRPr="005B7BBA" w:rsidRDefault="000751EA" w:rsidP="000751EA">
            <w:pPr>
              <w:pStyle w:val="TableText"/>
            </w:pPr>
            <w:r w:rsidRPr="00440739">
              <w:t>PWK Count represents the number of PWK segments submitted in a 2400 loop on a 5010A1 claim</w:t>
            </w:r>
          </w:p>
        </w:tc>
        <w:tc>
          <w:tcPr>
            <w:tcW w:w="1170" w:type="dxa"/>
            <w:tcMar>
              <w:left w:w="58" w:type="dxa"/>
              <w:right w:w="58" w:type="dxa"/>
            </w:tcMar>
          </w:tcPr>
          <w:p w14:paraId="6FA02DBE" w14:textId="77777777" w:rsidR="000751EA" w:rsidRPr="005B7BBA" w:rsidRDefault="000751EA" w:rsidP="000751EA">
            <w:pPr>
              <w:pStyle w:val="TableText"/>
            </w:pPr>
            <w:r>
              <w:t>2</w:t>
            </w:r>
            <w:r w:rsidRPr="005B7BBA">
              <w:t xml:space="preserve"> C</w:t>
            </w:r>
          </w:p>
        </w:tc>
        <w:tc>
          <w:tcPr>
            <w:tcW w:w="2160" w:type="dxa"/>
            <w:tcMar>
              <w:left w:w="58" w:type="dxa"/>
              <w:right w:w="58" w:type="dxa"/>
            </w:tcMar>
          </w:tcPr>
          <w:p w14:paraId="6F07D12D" w14:textId="77777777" w:rsidR="000751EA" w:rsidRDefault="000751EA" w:rsidP="000751EA">
            <w:pPr>
              <w:pStyle w:val="TableText"/>
            </w:pPr>
            <w:r>
              <w:t>Spaces represents no iterations of PWK</w:t>
            </w:r>
          </w:p>
          <w:p w14:paraId="19F08EA1" w14:textId="77777777" w:rsidR="000751EA" w:rsidRPr="003E6D4B" w:rsidRDefault="000751EA" w:rsidP="000751EA">
            <w:pPr>
              <w:pStyle w:val="TableText"/>
            </w:pPr>
            <w:r w:rsidRPr="0042502A">
              <w:rPr>
                <w:b/>
              </w:rPr>
              <w:t>Valid Values:</w:t>
            </w:r>
          </w:p>
          <w:p w14:paraId="3C9C83E4" w14:textId="058CA34E" w:rsidR="000751EA" w:rsidRPr="0026396E" w:rsidRDefault="004254A2" w:rsidP="00245396">
            <w:pPr>
              <w:pStyle w:val="TableTextBullet"/>
            </w:pPr>
            <w:r>
              <w:t>P</w:t>
            </w:r>
            <w:r w:rsidRPr="0026396E">
              <w:t>1</w:t>
            </w:r>
            <w:r>
              <w:t xml:space="preserve"> – O</w:t>
            </w:r>
            <w:r w:rsidRPr="0026396E">
              <w:t>ne iteration</w:t>
            </w:r>
          </w:p>
          <w:p w14:paraId="5B7C8DA7" w14:textId="39F6B071" w:rsidR="000751EA" w:rsidRPr="0026396E" w:rsidRDefault="004254A2" w:rsidP="00245396">
            <w:pPr>
              <w:pStyle w:val="TableTextBullet"/>
            </w:pPr>
            <w:r>
              <w:t>P</w:t>
            </w:r>
            <w:r w:rsidRPr="0026396E">
              <w:t>2</w:t>
            </w:r>
            <w:r>
              <w:t xml:space="preserve"> – T</w:t>
            </w:r>
            <w:r w:rsidRPr="0026396E">
              <w:t>wo iterations</w:t>
            </w:r>
          </w:p>
          <w:p w14:paraId="545338FA" w14:textId="2133ED7D" w:rsidR="000751EA" w:rsidRPr="0026396E" w:rsidRDefault="004254A2" w:rsidP="00245396">
            <w:pPr>
              <w:pStyle w:val="TableTextBullet"/>
            </w:pPr>
            <w:r>
              <w:t>P</w:t>
            </w:r>
            <w:r w:rsidRPr="0026396E">
              <w:t>3</w:t>
            </w:r>
            <w:r>
              <w:t xml:space="preserve"> – T</w:t>
            </w:r>
            <w:r w:rsidRPr="0026396E">
              <w:t>hree iterations</w:t>
            </w:r>
          </w:p>
          <w:p w14:paraId="17BDAB96" w14:textId="5163E7CA" w:rsidR="000751EA" w:rsidRPr="0026396E" w:rsidRDefault="004254A2" w:rsidP="00245396">
            <w:pPr>
              <w:pStyle w:val="TableTextBullet"/>
            </w:pPr>
            <w:r>
              <w:t>P</w:t>
            </w:r>
            <w:r w:rsidRPr="0026396E">
              <w:t>4</w:t>
            </w:r>
            <w:r>
              <w:t xml:space="preserve"> – F</w:t>
            </w:r>
            <w:r w:rsidRPr="0026396E">
              <w:t>our iterations</w:t>
            </w:r>
          </w:p>
          <w:p w14:paraId="626C4805" w14:textId="6F0CADA4" w:rsidR="000751EA" w:rsidRPr="0026396E" w:rsidRDefault="004254A2" w:rsidP="00245396">
            <w:pPr>
              <w:pStyle w:val="TableTextBullet"/>
            </w:pPr>
            <w:r>
              <w:t>P</w:t>
            </w:r>
            <w:r w:rsidRPr="0026396E">
              <w:t>5</w:t>
            </w:r>
            <w:r>
              <w:t xml:space="preserve"> – F</w:t>
            </w:r>
            <w:r w:rsidRPr="0026396E">
              <w:t>ive iterations</w:t>
            </w:r>
          </w:p>
          <w:p w14:paraId="6F13E04C" w14:textId="46B7634C" w:rsidR="000751EA" w:rsidRPr="0026396E" w:rsidRDefault="004254A2" w:rsidP="00245396">
            <w:pPr>
              <w:pStyle w:val="TableTextBullet"/>
            </w:pPr>
            <w:r>
              <w:t>P</w:t>
            </w:r>
            <w:r w:rsidRPr="0026396E">
              <w:t>6</w:t>
            </w:r>
            <w:r>
              <w:t xml:space="preserve"> – S</w:t>
            </w:r>
            <w:r w:rsidRPr="0026396E">
              <w:t>ix iterations</w:t>
            </w:r>
          </w:p>
          <w:p w14:paraId="6890C6CF" w14:textId="2DFA829B" w:rsidR="000751EA" w:rsidRPr="0026396E" w:rsidRDefault="004254A2" w:rsidP="00245396">
            <w:pPr>
              <w:pStyle w:val="TableTextBullet"/>
            </w:pPr>
            <w:r>
              <w:t>P</w:t>
            </w:r>
            <w:r w:rsidRPr="0026396E">
              <w:t>7</w:t>
            </w:r>
            <w:r>
              <w:t xml:space="preserve"> – S</w:t>
            </w:r>
            <w:r w:rsidRPr="0026396E">
              <w:t>even iterations</w:t>
            </w:r>
          </w:p>
          <w:p w14:paraId="1527CF24" w14:textId="60895B11" w:rsidR="000751EA" w:rsidRPr="0026396E" w:rsidRDefault="004254A2" w:rsidP="00245396">
            <w:pPr>
              <w:pStyle w:val="TableTextBullet"/>
            </w:pPr>
            <w:r>
              <w:t>P</w:t>
            </w:r>
            <w:r w:rsidRPr="0026396E">
              <w:t>8</w:t>
            </w:r>
            <w:r>
              <w:t xml:space="preserve"> – E</w:t>
            </w:r>
            <w:r w:rsidRPr="0026396E">
              <w:t>ight iterations</w:t>
            </w:r>
          </w:p>
          <w:p w14:paraId="334246AF" w14:textId="19C6D1BE" w:rsidR="000751EA" w:rsidRPr="0026396E" w:rsidRDefault="004254A2" w:rsidP="00245396">
            <w:pPr>
              <w:pStyle w:val="TableTextBullet"/>
            </w:pPr>
            <w:r>
              <w:t>P</w:t>
            </w:r>
            <w:r w:rsidRPr="0026396E">
              <w:t>9</w:t>
            </w:r>
            <w:r>
              <w:t xml:space="preserve"> – N</w:t>
            </w:r>
            <w:r w:rsidRPr="0026396E">
              <w:t>ine iterations</w:t>
            </w:r>
          </w:p>
          <w:p w14:paraId="109E80AB" w14:textId="16F4C6C6" w:rsidR="000751EA" w:rsidRPr="005B7BBA" w:rsidRDefault="004254A2" w:rsidP="00245396">
            <w:pPr>
              <w:pStyle w:val="TableTextBullet"/>
            </w:pPr>
            <w:r>
              <w:t>P</w:t>
            </w:r>
            <w:r w:rsidRPr="0026396E">
              <w:t>0</w:t>
            </w:r>
            <w:r>
              <w:t xml:space="preserve"> – T</w:t>
            </w:r>
            <w:r w:rsidRPr="0026396E">
              <w:t xml:space="preserve">en </w:t>
            </w:r>
            <w:r w:rsidR="000751EA" w:rsidRPr="0026396E">
              <w:t>iterations</w:t>
            </w:r>
          </w:p>
        </w:tc>
        <w:tc>
          <w:tcPr>
            <w:tcW w:w="822" w:type="dxa"/>
            <w:tcMar>
              <w:left w:w="58" w:type="dxa"/>
              <w:right w:w="58" w:type="dxa"/>
            </w:tcMar>
          </w:tcPr>
          <w:p w14:paraId="2BBAD279" w14:textId="77777777" w:rsidR="000751EA" w:rsidRPr="005B7BBA" w:rsidRDefault="000751EA" w:rsidP="000751EA">
            <w:pPr>
              <w:pStyle w:val="TableText"/>
            </w:pPr>
            <w:r>
              <w:t>Spaces</w:t>
            </w:r>
          </w:p>
        </w:tc>
        <w:tc>
          <w:tcPr>
            <w:tcW w:w="412" w:type="dxa"/>
          </w:tcPr>
          <w:p w14:paraId="39294832" w14:textId="77777777" w:rsidR="000751EA" w:rsidRPr="005B7BBA" w:rsidRDefault="000751EA" w:rsidP="000751EA">
            <w:pPr>
              <w:pStyle w:val="TableText"/>
            </w:pPr>
            <w:r>
              <w:t>X</w:t>
            </w:r>
          </w:p>
        </w:tc>
        <w:tc>
          <w:tcPr>
            <w:tcW w:w="406" w:type="dxa"/>
          </w:tcPr>
          <w:p w14:paraId="7FC370A4" w14:textId="77777777" w:rsidR="000751EA" w:rsidRPr="005B7BBA" w:rsidRDefault="000751EA" w:rsidP="000751EA">
            <w:pPr>
              <w:pStyle w:val="TableText"/>
            </w:pPr>
            <w:r>
              <w:t>X</w:t>
            </w:r>
          </w:p>
        </w:tc>
        <w:tc>
          <w:tcPr>
            <w:tcW w:w="503" w:type="dxa"/>
          </w:tcPr>
          <w:p w14:paraId="07C5328D" w14:textId="77777777" w:rsidR="000751EA" w:rsidRPr="005B7BBA" w:rsidRDefault="000751EA" w:rsidP="000751EA">
            <w:pPr>
              <w:pStyle w:val="TableText"/>
            </w:pPr>
            <w:r w:rsidRPr="005B7BBA">
              <w:t>X</w:t>
            </w:r>
          </w:p>
        </w:tc>
      </w:tr>
      <w:tr w:rsidR="00C5027B" w14:paraId="5E5FF159" w14:textId="77777777" w:rsidTr="00245396">
        <w:trPr>
          <w:gridAfter w:val="1"/>
          <w:wAfter w:w="9" w:type="dxa"/>
          <w:cantSplit/>
        </w:trPr>
        <w:tc>
          <w:tcPr>
            <w:tcW w:w="802" w:type="dxa"/>
            <w:shd w:val="clear" w:color="auto" w:fill="FFFFFF"/>
            <w:tcMar>
              <w:left w:w="58" w:type="dxa"/>
              <w:right w:w="58" w:type="dxa"/>
            </w:tcMar>
          </w:tcPr>
          <w:p w14:paraId="79B929EC" w14:textId="10421542" w:rsidR="000751EA" w:rsidRPr="005B7BBA" w:rsidRDefault="000751EA" w:rsidP="000751EA">
            <w:pPr>
              <w:pStyle w:val="TableText"/>
            </w:pPr>
            <w:r>
              <w:t>1061</w:t>
            </w:r>
            <w:r w:rsidR="005B7717">
              <w:t xml:space="preserve"> – </w:t>
            </w:r>
            <w:r>
              <w:t>1063</w:t>
            </w:r>
          </w:p>
        </w:tc>
        <w:tc>
          <w:tcPr>
            <w:tcW w:w="2179" w:type="dxa"/>
            <w:shd w:val="clear" w:color="auto" w:fill="FFFFFF"/>
            <w:tcMar>
              <w:left w:w="58" w:type="dxa"/>
              <w:right w:w="58" w:type="dxa"/>
            </w:tcMar>
          </w:tcPr>
          <w:p w14:paraId="4F8A29C3" w14:textId="77777777" w:rsidR="000751EA" w:rsidRPr="005B7BBA" w:rsidRDefault="000751EA" w:rsidP="000751EA">
            <w:pPr>
              <w:pStyle w:val="TableText"/>
            </w:pPr>
            <w:r>
              <w:t>NEG PAY ADJ MSG</w:t>
            </w:r>
          </w:p>
        </w:tc>
        <w:tc>
          <w:tcPr>
            <w:tcW w:w="2848" w:type="dxa"/>
            <w:shd w:val="clear" w:color="auto" w:fill="FFFFFF"/>
            <w:tcMar>
              <w:left w:w="58" w:type="dxa"/>
              <w:right w:w="58" w:type="dxa"/>
            </w:tcMar>
          </w:tcPr>
          <w:p w14:paraId="0270EE64" w14:textId="69EAFC88" w:rsidR="000751EA" w:rsidRPr="005B7BBA" w:rsidRDefault="000751EA" w:rsidP="000751EA">
            <w:pPr>
              <w:pStyle w:val="TableText"/>
            </w:pPr>
            <w:r w:rsidRPr="00440739">
              <w:rPr>
                <w:rFonts w:cs="Arial"/>
              </w:rPr>
              <w:t>:P:IDR-</w:t>
            </w:r>
            <w:hyperlink r:id="rId1450" w:history="1">
              <w:r w:rsidRPr="00625F4C">
                <w:rPr>
                  <w:rStyle w:val="Hyperlink"/>
                  <w:rFonts w:cs="Arial"/>
                </w:rPr>
                <w:t>K-NEG-PAY-ADJ-MSG</w:t>
              </w:r>
            </w:hyperlink>
          </w:p>
        </w:tc>
        <w:tc>
          <w:tcPr>
            <w:tcW w:w="3073" w:type="dxa"/>
            <w:shd w:val="clear" w:color="auto" w:fill="FFFFFF"/>
            <w:tcMar>
              <w:left w:w="58" w:type="dxa"/>
              <w:right w:w="58" w:type="dxa"/>
            </w:tcMar>
          </w:tcPr>
          <w:p w14:paraId="41762FEB" w14:textId="23DA55DE" w:rsidR="000751EA" w:rsidRPr="005B7BBA" w:rsidRDefault="000751EA" w:rsidP="004254A2">
            <w:pPr>
              <w:pStyle w:val="TableText"/>
            </w:pPr>
            <w:r>
              <w:t>The ERX Negative payment adjustment message.</w:t>
            </w:r>
          </w:p>
        </w:tc>
        <w:tc>
          <w:tcPr>
            <w:tcW w:w="1170" w:type="dxa"/>
            <w:shd w:val="clear" w:color="auto" w:fill="FFFFFF"/>
            <w:tcMar>
              <w:left w:w="58" w:type="dxa"/>
              <w:right w:w="58" w:type="dxa"/>
            </w:tcMar>
          </w:tcPr>
          <w:p w14:paraId="6E19300C" w14:textId="77777777" w:rsidR="000751EA" w:rsidRPr="005B7BBA" w:rsidRDefault="000751EA" w:rsidP="000751EA">
            <w:pPr>
              <w:pStyle w:val="TableText"/>
            </w:pPr>
            <w:r>
              <w:t>3 C</w:t>
            </w:r>
          </w:p>
        </w:tc>
        <w:tc>
          <w:tcPr>
            <w:tcW w:w="2160" w:type="dxa"/>
            <w:shd w:val="clear" w:color="auto" w:fill="FFFFFF"/>
            <w:tcMar>
              <w:left w:w="58" w:type="dxa"/>
              <w:right w:w="58" w:type="dxa"/>
            </w:tcMar>
          </w:tcPr>
          <w:p w14:paraId="57553FDC" w14:textId="77777777" w:rsidR="000751EA" w:rsidRPr="005B7BBA" w:rsidRDefault="000751EA" w:rsidP="000751EA">
            <w:pPr>
              <w:pStyle w:val="TableText"/>
            </w:pPr>
            <w:r>
              <w:t>Message associated with the ERX Negative payment adjustment.</w:t>
            </w:r>
          </w:p>
        </w:tc>
        <w:tc>
          <w:tcPr>
            <w:tcW w:w="822" w:type="dxa"/>
            <w:shd w:val="clear" w:color="auto" w:fill="FFFFFF"/>
            <w:tcMar>
              <w:left w:w="58" w:type="dxa"/>
              <w:right w:w="58" w:type="dxa"/>
            </w:tcMar>
          </w:tcPr>
          <w:p w14:paraId="7C7FAC5E" w14:textId="77777777" w:rsidR="000751EA" w:rsidRPr="005B7BBA" w:rsidRDefault="000751EA" w:rsidP="000751EA">
            <w:pPr>
              <w:pStyle w:val="TableText"/>
            </w:pPr>
            <w:r>
              <w:t>Spaces</w:t>
            </w:r>
          </w:p>
        </w:tc>
        <w:tc>
          <w:tcPr>
            <w:tcW w:w="412" w:type="dxa"/>
            <w:shd w:val="clear" w:color="auto" w:fill="FFFFFF"/>
          </w:tcPr>
          <w:p w14:paraId="49047CFF" w14:textId="77777777" w:rsidR="000751EA" w:rsidRPr="005B7BBA" w:rsidRDefault="000751EA" w:rsidP="000751EA">
            <w:pPr>
              <w:pStyle w:val="TableText"/>
            </w:pPr>
            <w:r>
              <w:t>-</w:t>
            </w:r>
          </w:p>
        </w:tc>
        <w:tc>
          <w:tcPr>
            <w:tcW w:w="406" w:type="dxa"/>
            <w:shd w:val="clear" w:color="auto" w:fill="FFFFFF"/>
          </w:tcPr>
          <w:p w14:paraId="4C3C1D60" w14:textId="77777777" w:rsidR="000751EA" w:rsidRPr="005B7BBA" w:rsidRDefault="000751EA" w:rsidP="000751EA">
            <w:pPr>
              <w:pStyle w:val="TableText"/>
            </w:pPr>
            <w:r>
              <w:t>X</w:t>
            </w:r>
          </w:p>
        </w:tc>
        <w:tc>
          <w:tcPr>
            <w:tcW w:w="503" w:type="dxa"/>
            <w:shd w:val="clear" w:color="auto" w:fill="FFFFFF"/>
          </w:tcPr>
          <w:p w14:paraId="393FC471" w14:textId="77777777" w:rsidR="000751EA" w:rsidRPr="005B7BBA" w:rsidRDefault="000751EA" w:rsidP="000751EA">
            <w:pPr>
              <w:pStyle w:val="TableText"/>
            </w:pPr>
            <w:r>
              <w:t>X</w:t>
            </w:r>
          </w:p>
        </w:tc>
      </w:tr>
      <w:tr w:rsidR="00C5027B" w14:paraId="1B3078D1" w14:textId="77777777" w:rsidTr="00245396">
        <w:trPr>
          <w:gridAfter w:val="1"/>
          <w:wAfter w:w="9" w:type="dxa"/>
          <w:cantSplit/>
        </w:trPr>
        <w:tc>
          <w:tcPr>
            <w:tcW w:w="802" w:type="dxa"/>
            <w:shd w:val="clear" w:color="auto" w:fill="FFFFFF"/>
            <w:tcMar>
              <w:left w:w="58" w:type="dxa"/>
              <w:right w:w="58" w:type="dxa"/>
            </w:tcMar>
          </w:tcPr>
          <w:p w14:paraId="21BADC6B" w14:textId="0714B550" w:rsidR="000751EA" w:rsidRDefault="000751EA" w:rsidP="000751EA">
            <w:pPr>
              <w:pStyle w:val="TableText"/>
            </w:pPr>
            <w:r>
              <w:t>1064</w:t>
            </w:r>
            <w:r w:rsidR="005B7717">
              <w:t xml:space="preserve"> – </w:t>
            </w:r>
            <w:r>
              <w:t>1066</w:t>
            </w:r>
          </w:p>
        </w:tc>
        <w:tc>
          <w:tcPr>
            <w:tcW w:w="2179" w:type="dxa"/>
            <w:shd w:val="clear" w:color="auto" w:fill="FFFFFF"/>
            <w:tcMar>
              <w:left w:w="58" w:type="dxa"/>
              <w:right w:w="58" w:type="dxa"/>
            </w:tcMar>
          </w:tcPr>
          <w:p w14:paraId="18A6BCBB" w14:textId="77777777" w:rsidR="000751EA" w:rsidRDefault="000751EA" w:rsidP="000751EA">
            <w:pPr>
              <w:pStyle w:val="TableText"/>
            </w:pPr>
            <w:r>
              <w:t>NEG PAY AUDIT</w:t>
            </w:r>
          </w:p>
        </w:tc>
        <w:tc>
          <w:tcPr>
            <w:tcW w:w="2848" w:type="dxa"/>
            <w:shd w:val="clear" w:color="auto" w:fill="FFFFFF"/>
            <w:tcMar>
              <w:left w:w="58" w:type="dxa"/>
              <w:right w:w="58" w:type="dxa"/>
            </w:tcMar>
          </w:tcPr>
          <w:p w14:paraId="4FA30CD4" w14:textId="11ACA893" w:rsidR="000751EA" w:rsidRPr="00440739" w:rsidRDefault="000751EA" w:rsidP="000751EA">
            <w:pPr>
              <w:pStyle w:val="TableText"/>
              <w:rPr>
                <w:rFonts w:cs="Arial"/>
              </w:rPr>
            </w:pPr>
            <w:r w:rsidRPr="00440739">
              <w:rPr>
                <w:rFonts w:cs="Arial"/>
              </w:rPr>
              <w:t>:P:IDR-</w:t>
            </w:r>
            <w:hyperlink r:id="rId1451" w:history="1">
              <w:r w:rsidRPr="00625F4C">
                <w:rPr>
                  <w:rStyle w:val="Hyperlink"/>
                  <w:rFonts w:cs="Arial"/>
                </w:rPr>
                <w:t>K-NEG-PAY-ADJ-AUD</w:t>
              </w:r>
            </w:hyperlink>
          </w:p>
        </w:tc>
        <w:tc>
          <w:tcPr>
            <w:tcW w:w="3073" w:type="dxa"/>
            <w:shd w:val="clear" w:color="auto" w:fill="FFFFFF"/>
            <w:tcMar>
              <w:left w:w="58" w:type="dxa"/>
              <w:right w:w="58" w:type="dxa"/>
            </w:tcMar>
          </w:tcPr>
          <w:p w14:paraId="3D2FF203" w14:textId="71B45F62" w:rsidR="000751EA" w:rsidRDefault="000751EA" w:rsidP="004254A2">
            <w:pPr>
              <w:pStyle w:val="TableText"/>
            </w:pPr>
            <w:r>
              <w:t>This field contains the audit number which is applied when the ERX Negative Payment Adjustment cutback is taken.</w:t>
            </w:r>
          </w:p>
        </w:tc>
        <w:tc>
          <w:tcPr>
            <w:tcW w:w="1170" w:type="dxa"/>
            <w:shd w:val="clear" w:color="auto" w:fill="FFFFFF"/>
            <w:tcMar>
              <w:left w:w="58" w:type="dxa"/>
              <w:right w:w="58" w:type="dxa"/>
            </w:tcMar>
          </w:tcPr>
          <w:p w14:paraId="7364447D" w14:textId="77777777" w:rsidR="000751EA" w:rsidRDefault="000751EA" w:rsidP="000751EA">
            <w:pPr>
              <w:pStyle w:val="TableText"/>
            </w:pPr>
            <w:r>
              <w:t>3N</w:t>
            </w:r>
          </w:p>
        </w:tc>
        <w:tc>
          <w:tcPr>
            <w:tcW w:w="2160" w:type="dxa"/>
            <w:shd w:val="clear" w:color="auto" w:fill="FFFFFF"/>
            <w:tcMar>
              <w:left w:w="58" w:type="dxa"/>
              <w:right w:w="58" w:type="dxa"/>
            </w:tcMar>
          </w:tcPr>
          <w:p w14:paraId="68A462B9" w14:textId="77777777" w:rsidR="000751EA" w:rsidRDefault="000751EA" w:rsidP="000751EA">
            <w:pPr>
              <w:pStyle w:val="TableText"/>
            </w:pPr>
            <w:r>
              <w:t>-</w:t>
            </w:r>
          </w:p>
        </w:tc>
        <w:tc>
          <w:tcPr>
            <w:tcW w:w="822" w:type="dxa"/>
            <w:shd w:val="clear" w:color="auto" w:fill="FFFFFF"/>
            <w:tcMar>
              <w:left w:w="58" w:type="dxa"/>
              <w:right w:w="58" w:type="dxa"/>
            </w:tcMar>
          </w:tcPr>
          <w:p w14:paraId="056C4208" w14:textId="77777777" w:rsidR="000751EA" w:rsidRDefault="000751EA" w:rsidP="000751EA">
            <w:pPr>
              <w:pStyle w:val="TableText"/>
            </w:pPr>
            <w:r>
              <w:t>Zeros</w:t>
            </w:r>
          </w:p>
        </w:tc>
        <w:tc>
          <w:tcPr>
            <w:tcW w:w="412" w:type="dxa"/>
            <w:shd w:val="clear" w:color="auto" w:fill="FFFFFF"/>
          </w:tcPr>
          <w:p w14:paraId="252DD2D2" w14:textId="77777777" w:rsidR="000751EA" w:rsidDel="00B17892" w:rsidRDefault="000751EA" w:rsidP="000751EA">
            <w:pPr>
              <w:pStyle w:val="TableText"/>
            </w:pPr>
            <w:r>
              <w:t>-</w:t>
            </w:r>
          </w:p>
        </w:tc>
        <w:tc>
          <w:tcPr>
            <w:tcW w:w="406" w:type="dxa"/>
            <w:shd w:val="clear" w:color="auto" w:fill="FFFFFF"/>
          </w:tcPr>
          <w:p w14:paraId="69FD98AE" w14:textId="77777777" w:rsidR="000751EA" w:rsidRDefault="000751EA" w:rsidP="000751EA">
            <w:pPr>
              <w:pStyle w:val="TableText"/>
            </w:pPr>
            <w:r>
              <w:t>X</w:t>
            </w:r>
          </w:p>
        </w:tc>
        <w:tc>
          <w:tcPr>
            <w:tcW w:w="503" w:type="dxa"/>
            <w:shd w:val="clear" w:color="auto" w:fill="FFFFFF"/>
          </w:tcPr>
          <w:p w14:paraId="40D7359C" w14:textId="77777777" w:rsidR="000751EA" w:rsidRDefault="000751EA" w:rsidP="000751EA">
            <w:pPr>
              <w:pStyle w:val="TableText"/>
            </w:pPr>
            <w:r>
              <w:t>X</w:t>
            </w:r>
          </w:p>
        </w:tc>
      </w:tr>
      <w:tr w:rsidR="00C5027B" w14:paraId="02DCC6DE" w14:textId="77777777" w:rsidTr="00245396">
        <w:trPr>
          <w:gridAfter w:val="1"/>
          <w:wAfter w:w="9" w:type="dxa"/>
          <w:cantSplit/>
        </w:trPr>
        <w:tc>
          <w:tcPr>
            <w:tcW w:w="802" w:type="dxa"/>
            <w:shd w:val="clear" w:color="auto" w:fill="FFFFFF"/>
            <w:tcMar>
              <w:left w:w="58" w:type="dxa"/>
              <w:right w:w="58" w:type="dxa"/>
            </w:tcMar>
          </w:tcPr>
          <w:p w14:paraId="2D97A6EB" w14:textId="77777777" w:rsidR="000751EA" w:rsidRDefault="000751EA" w:rsidP="000751EA">
            <w:pPr>
              <w:pStyle w:val="TableText"/>
            </w:pPr>
            <w:r>
              <w:t>1067</w:t>
            </w:r>
          </w:p>
        </w:tc>
        <w:tc>
          <w:tcPr>
            <w:tcW w:w="2179" w:type="dxa"/>
            <w:shd w:val="clear" w:color="auto" w:fill="FFFFFF"/>
            <w:tcMar>
              <w:left w:w="58" w:type="dxa"/>
              <w:right w:w="58" w:type="dxa"/>
            </w:tcMar>
          </w:tcPr>
          <w:p w14:paraId="2DEB59AB" w14:textId="77777777" w:rsidR="000751EA" w:rsidRDefault="000751EA" w:rsidP="000751EA">
            <w:pPr>
              <w:pStyle w:val="TableText"/>
            </w:pPr>
            <w:r>
              <w:t>NEG PAY INDICATOR</w:t>
            </w:r>
          </w:p>
        </w:tc>
        <w:tc>
          <w:tcPr>
            <w:tcW w:w="2848" w:type="dxa"/>
            <w:shd w:val="clear" w:color="auto" w:fill="FFFFFF"/>
            <w:tcMar>
              <w:left w:w="58" w:type="dxa"/>
              <w:right w:w="58" w:type="dxa"/>
            </w:tcMar>
          </w:tcPr>
          <w:p w14:paraId="38DBB5DC" w14:textId="5086F1D2" w:rsidR="000751EA" w:rsidRPr="00440739" w:rsidRDefault="000751EA" w:rsidP="000751EA">
            <w:pPr>
              <w:pStyle w:val="TableText"/>
              <w:rPr>
                <w:rFonts w:cs="Arial"/>
              </w:rPr>
            </w:pPr>
            <w:r w:rsidRPr="00440739">
              <w:rPr>
                <w:rFonts w:cs="Arial"/>
              </w:rPr>
              <w:t>:P:IDR-</w:t>
            </w:r>
            <w:hyperlink r:id="rId1452" w:history="1">
              <w:r w:rsidRPr="004F6A70">
                <w:rPr>
                  <w:rStyle w:val="Hyperlink"/>
                  <w:rFonts w:cs="Arial"/>
                </w:rPr>
                <w:t>K-NEG-PAY-AUD-IND</w:t>
              </w:r>
            </w:hyperlink>
          </w:p>
        </w:tc>
        <w:tc>
          <w:tcPr>
            <w:tcW w:w="3073" w:type="dxa"/>
            <w:shd w:val="clear" w:color="auto" w:fill="FFFFFF"/>
            <w:tcMar>
              <w:left w:w="58" w:type="dxa"/>
              <w:right w:w="58" w:type="dxa"/>
            </w:tcMar>
          </w:tcPr>
          <w:p w14:paraId="5FDC905D" w14:textId="77777777" w:rsidR="000751EA" w:rsidRDefault="000751EA" w:rsidP="000751EA">
            <w:pPr>
              <w:pStyle w:val="TableText"/>
            </w:pPr>
            <w:r>
              <w:t>This field contains the audit suffix which is applied when the ERX Negative Payment Adjustment cutback is taken.</w:t>
            </w:r>
          </w:p>
        </w:tc>
        <w:tc>
          <w:tcPr>
            <w:tcW w:w="1170" w:type="dxa"/>
            <w:shd w:val="clear" w:color="auto" w:fill="FFFFFF"/>
            <w:tcMar>
              <w:left w:w="58" w:type="dxa"/>
              <w:right w:w="58" w:type="dxa"/>
            </w:tcMar>
          </w:tcPr>
          <w:p w14:paraId="2B9B18A7" w14:textId="77777777" w:rsidR="000751EA" w:rsidDel="006A0481" w:rsidRDefault="000751EA" w:rsidP="000751EA">
            <w:pPr>
              <w:pStyle w:val="TableText"/>
            </w:pPr>
            <w:r>
              <w:t>1C</w:t>
            </w:r>
          </w:p>
        </w:tc>
        <w:tc>
          <w:tcPr>
            <w:tcW w:w="2160" w:type="dxa"/>
            <w:shd w:val="clear" w:color="auto" w:fill="FFFFFF"/>
            <w:tcMar>
              <w:left w:w="58" w:type="dxa"/>
              <w:right w:w="58" w:type="dxa"/>
            </w:tcMar>
          </w:tcPr>
          <w:p w14:paraId="780D827A" w14:textId="77777777" w:rsidR="000751EA" w:rsidRPr="005B7BBA" w:rsidRDefault="000751EA" w:rsidP="000751EA">
            <w:pPr>
              <w:pStyle w:val="TableText"/>
            </w:pPr>
            <w:r>
              <w:t>-</w:t>
            </w:r>
          </w:p>
        </w:tc>
        <w:tc>
          <w:tcPr>
            <w:tcW w:w="822" w:type="dxa"/>
            <w:shd w:val="clear" w:color="auto" w:fill="FFFFFF"/>
            <w:tcMar>
              <w:left w:w="58" w:type="dxa"/>
              <w:right w:w="58" w:type="dxa"/>
            </w:tcMar>
          </w:tcPr>
          <w:p w14:paraId="39536AEC" w14:textId="77777777" w:rsidR="000751EA" w:rsidRDefault="000751EA" w:rsidP="000751EA">
            <w:pPr>
              <w:pStyle w:val="TableText"/>
            </w:pPr>
            <w:r>
              <w:t>Spaces</w:t>
            </w:r>
          </w:p>
        </w:tc>
        <w:tc>
          <w:tcPr>
            <w:tcW w:w="412" w:type="dxa"/>
            <w:shd w:val="clear" w:color="auto" w:fill="FFFFFF"/>
          </w:tcPr>
          <w:p w14:paraId="5039A917" w14:textId="77777777" w:rsidR="000751EA" w:rsidRDefault="000751EA" w:rsidP="000751EA">
            <w:pPr>
              <w:pStyle w:val="TableText"/>
            </w:pPr>
            <w:r>
              <w:t>-</w:t>
            </w:r>
          </w:p>
        </w:tc>
        <w:tc>
          <w:tcPr>
            <w:tcW w:w="406" w:type="dxa"/>
            <w:shd w:val="clear" w:color="auto" w:fill="FFFFFF"/>
          </w:tcPr>
          <w:p w14:paraId="4F18AA86" w14:textId="77777777" w:rsidR="000751EA" w:rsidRDefault="000751EA" w:rsidP="000751EA">
            <w:pPr>
              <w:pStyle w:val="TableText"/>
            </w:pPr>
            <w:r>
              <w:t>X</w:t>
            </w:r>
          </w:p>
        </w:tc>
        <w:tc>
          <w:tcPr>
            <w:tcW w:w="503" w:type="dxa"/>
            <w:shd w:val="clear" w:color="auto" w:fill="FFFFFF"/>
          </w:tcPr>
          <w:p w14:paraId="0052C85A" w14:textId="77777777" w:rsidR="000751EA" w:rsidRDefault="000751EA" w:rsidP="000751EA">
            <w:pPr>
              <w:pStyle w:val="TableText"/>
            </w:pPr>
            <w:r>
              <w:t>X</w:t>
            </w:r>
          </w:p>
        </w:tc>
      </w:tr>
      <w:tr w:rsidR="00C5027B" w14:paraId="72C8D2D4" w14:textId="77777777" w:rsidTr="00245396">
        <w:trPr>
          <w:gridAfter w:val="1"/>
          <w:wAfter w:w="9" w:type="dxa"/>
          <w:cantSplit/>
        </w:trPr>
        <w:tc>
          <w:tcPr>
            <w:tcW w:w="802" w:type="dxa"/>
            <w:shd w:val="clear" w:color="auto" w:fill="FFFFFF"/>
            <w:tcMar>
              <w:left w:w="58" w:type="dxa"/>
              <w:right w:w="58" w:type="dxa"/>
            </w:tcMar>
          </w:tcPr>
          <w:p w14:paraId="6AC5DF88" w14:textId="02D17927" w:rsidR="000751EA" w:rsidRDefault="000751EA" w:rsidP="000751EA">
            <w:pPr>
              <w:pStyle w:val="TableText"/>
            </w:pPr>
            <w:r>
              <w:t>1068</w:t>
            </w:r>
            <w:r w:rsidR="005B7717">
              <w:t xml:space="preserve"> – </w:t>
            </w:r>
            <w:r>
              <w:t>1076</w:t>
            </w:r>
          </w:p>
        </w:tc>
        <w:tc>
          <w:tcPr>
            <w:tcW w:w="2179" w:type="dxa"/>
            <w:shd w:val="clear" w:color="auto" w:fill="FFFFFF"/>
            <w:tcMar>
              <w:left w:w="58" w:type="dxa"/>
              <w:right w:w="58" w:type="dxa"/>
            </w:tcMar>
          </w:tcPr>
          <w:p w14:paraId="441D450D" w14:textId="77777777" w:rsidR="000751EA" w:rsidRDefault="000751EA" w:rsidP="000751EA">
            <w:pPr>
              <w:pStyle w:val="TableText"/>
            </w:pPr>
            <w:r>
              <w:t>NEG PAY ADJ AMT</w:t>
            </w:r>
          </w:p>
        </w:tc>
        <w:tc>
          <w:tcPr>
            <w:tcW w:w="2848" w:type="dxa"/>
            <w:shd w:val="clear" w:color="auto" w:fill="FFFFFF"/>
            <w:tcMar>
              <w:left w:w="58" w:type="dxa"/>
              <w:right w:w="58" w:type="dxa"/>
            </w:tcMar>
          </w:tcPr>
          <w:p w14:paraId="31EEE9DA" w14:textId="39656D92" w:rsidR="000751EA" w:rsidRPr="00440739" w:rsidRDefault="000751EA" w:rsidP="000751EA">
            <w:pPr>
              <w:pStyle w:val="TableText"/>
              <w:rPr>
                <w:rFonts w:cs="Arial"/>
              </w:rPr>
            </w:pPr>
            <w:r w:rsidRPr="00440739">
              <w:rPr>
                <w:rFonts w:cs="Arial"/>
              </w:rPr>
              <w:t>:P:IDR-</w:t>
            </w:r>
            <w:hyperlink r:id="rId1453" w:history="1">
              <w:r w:rsidRPr="00625F4C">
                <w:rPr>
                  <w:rStyle w:val="Hyperlink"/>
                  <w:rFonts w:cs="Arial"/>
                </w:rPr>
                <w:t>K-NEG-PAY-ADJ-AMT</w:t>
              </w:r>
            </w:hyperlink>
          </w:p>
        </w:tc>
        <w:tc>
          <w:tcPr>
            <w:tcW w:w="3073" w:type="dxa"/>
            <w:shd w:val="clear" w:color="auto" w:fill="FFFFFF"/>
            <w:tcMar>
              <w:left w:w="58" w:type="dxa"/>
              <w:right w:w="58" w:type="dxa"/>
            </w:tcMar>
          </w:tcPr>
          <w:p w14:paraId="358E19C7" w14:textId="77777777" w:rsidR="000751EA" w:rsidRDefault="000751EA" w:rsidP="000751EA">
            <w:pPr>
              <w:pStyle w:val="TableText"/>
            </w:pPr>
            <w:r>
              <w:t>This field represents the ERX Negative Payment amount after the adjustment.</w:t>
            </w:r>
          </w:p>
        </w:tc>
        <w:tc>
          <w:tcPr>
            <w:tcW w:w="1170" w:type="dxa"/>
            <w:shd w:val="clear" w:color="auto" w:fill="FFFFFF"/>
            <w:tcMar>
              <w:left w:w="58" w:type="dxa"/>
              <w:right w:w="58" w:type="dxa"/>
            </w:tcMar>
          </w:tcPr>
          <w:p w14:paraId="277FA902" w14:textId="77777777" w:rsidR="000751EA" w:rsidDel="006A0481" w:rsidRDefault="000751EA" w:rsidP="000751EA">
            <w:pPr>
              <w:pStyle w:val="TableText"/>
            </w:pPr>
            <w:r>
              <w:t>9N(9999999V99)</w:t>
            </w:r>
          </w:p>
        </w:tc>
        <w:tc>
          <w:tcPr>
            <w:tcW w:w="2160" w:type="dxa"/>
            <w:shd w:val="clear" w:color="auto" w:fill="FFFFFF"/>
            <w:tcMar>
              <w:left w:w="58" w:type="dxa"/>
              <w:right w:w="58" w:type="dxa"/>
            </w:tcMar>
          </w:tcPr>
          <w:p w14:paraId="678370AA" w14:textId="13054E79" w:rsidR="000751EA" w:rsidRPr="005B7BBA" w:rsidRDefault="000751EA" w:rsidP="004254A2">
            <w:pPr>
              <w:pStyle w:val="TableText"/>
            </w:pPr>
            <w:r>
              <w:t>ERX Negative payment amount after the adjustment</w:t>
            </w:r>
          </w:p>
        </w:tc>
        <w:tc>
          <w:tcPr>
            <w:tcW w:w="822" w:type="dxa"/>
            <w:shd w:val="clear" w:color="auto" w:fill="FFFFFF"/>
            <w:tcMar>
              <w:left w:w="58" w:type="dxa"/>
              <w:right w:w="58" w:type="dxa"/>
            </w:tcMar>
          </w:tcPr>
          <w:p w14:paraId="388619C7" w14:textId="77777777" w:rsidR="000751EA" w:rsidRDefault="000751EA" w:rsidP="000751EA">
            <w:pPr>
              <w:pStyle w:val="TableText"/>
            </w:pPr>
            <w:r>
              <w:t>Zeros</w:t>
            </w:r>
          </w:p>
        </w:tc>
        <w:tc>
          <w:tcPr>
            <w:tcW w:w="412" w:type="dxa"/>
            <w:shd w:val="clear" w:color="auto" w:fill="FFFFFF"/>
          </w:tcPr>
          <w:p w14:paraId="0B97AFFA" w14:textId="77777777" w:rsidR="000751EA" w:rsidRDefault="000751EA" w:rsidP="000751EA">
            <w:pPr>
              <w:pStyle w:val="TableText"/>
            </w:pPr>
            <w:r>
              <w:t>-</w:t>
            </w:r>
          </w:p>
        </w:tc>
        <w:tc>
          <w:tcPr>
            <w:tcW w:w="406" w:type="dxa"/>
            <w:shd w:val="clear" w:color="auto" w:fill="FFFFFF"/>
          </w:tcPr>
          <w:p w14:paraId="5546C4A3" w14:textId="77777777" w:rsidR="000751EA" w:rsidRDefault="000751EA" w:rsidP="000751EA">
            <w:pPr>
              <w:pStyle w:val="TableText"/>
            </w:pPr>
            <w:r>
              <w:t>X</w:t>
            </w:r>
          </w:p>
        </w:tc>
        <w:tc>
          <w:tcPr>
            <w:tcW w:w="503" w:type="dxa"/>
            <w:shd w:val="clear" w:color="auto" w:fill="FFFFFF"/>
          </w:tcPr>
          <w:p w14:paraId="16F2919C" w14:textId="77777777" w:rsidR="000751EA" w:rsidRDefault="000751EA" w:rsidP="000751EA">
            <w:pPr>
              <w:pStyle w:val="TableText"/>
            </w:pPr>
            <w:r>
              <w:t>X</w:t>
            </w:r>
          </w:p>
        </w:tc>
      </w:tr>
      <w:tr w:rsidR="00C5027B" w14:paraId="403C7FD3" w14:textId="77777777" w:rsidTr="00245396">
        <w:trPr>
          <w:gridAfter w:val="1"/>
          <w:wAfter w:w="9" w:type="dxa"/>
          <w:cantSplit/>
        </w:trPr>
        <w:tc>
          <w:tcPr>
            <w:tcW w:w="802" w:type="dxa"/>
            <w:shd w:val="clear" w:color="auto" w:fill="FFFFFF"/>
            <w:tcMar>
              <w:left w:w="58" w:type="dxa"/>
              <w:right w:w="58" w:type="dxa"/>
            </w:tcMar>
          </w:tcPr>
          <w:p w14:paraId="1D4D01F5" w14:textId="535CE21E" w:rsidR="000751EA" w:rsidRDefault="000751EA" w:rsidP="000751EA">
            <w:pPr>
              <w:pStyle w:val="TableText"/>
            </w:pPr>
            <w:r>
              <w:t>1077</w:t>
            </w:r>
            <w:r w:rsidR="005B7717">
              <w:t xml:space="preserve"> – </w:t>
            </w:r>
            <w:r>
              <w:t>1085</w:t>
            </w:r>
          </w:p>
        </w:tc>
        <w:tc>
          <w:tcPr>
            <w:tcW w:w="2179" w:type="dxa"/>
            <w:shd w:val="clear" w:color="auto" w:fill="FFFFFF"/>
            <w:tcMar>
              <w:left w:w="58" w:type="dxa"/>
              <w:right w:w="58" w:type="dxa"/>
            </w:tcMar>
          </w:tcPr>
          <w:p w14:paraId="2E50E00F" w14:textId="565A9AED" w:rsidR="000751EA" w:rsidRDefault="004254A2" w:rsidP="000751EA">
            <w:pPr>
              <w:pStyle w:val="TableText"/>
            </w:pPr>
            <w:r>
              <w:t>OTHER PATIENT RESPONSIBILITY</w:t>
            </w:r>
          </w:p>
        </w:tc>
        <w:tc>
          <w:tcPr>
            <w:tcW w:w="2848" w:type="dxa"/>
            <w:shd w:val="clear" w:color="auto" w:fill="FFFFFF"/>
            <w:tcMar>
              <w:left w:w="58" w:type="dxa"/>
              <w:right w:w="58" w:type="dxa"/>
            </w:tcMar>
          </w:tcPr>
          <w:p w14:paraId="6FB060EF" w14:textId="645E2694" w:rsidR="000751EA" w:rsidRPr="006D21E0" w:rsidRDefault="000751EA" w:rsidP="000751EA">
            <w:pPr>
              <w:pStyle w:val="TableText"/>
              <w:rPr>
                <w:rFonts w:cs="Arial"/>
              </w:rPr>
            </w:pPr>
            <w:r w:rsidRPr="006D21E0">
              <w:t>:P:IDR-K-</w:t>
            </w:r>
            <w:hyperlink r:id="rId1454" w:history="1">
              <w:r w:rsidRPr="006D21E0">
                <w:rPr>
                  <w:rStyle w:val="Hyperlink"/>
                </w:rPr>
                <w:t>OTHER-PAT-RESP</w:t>
              </w:r>
            </w:hyperlink>
          </w:p>
        </w:tc>
        <w:tc>
          <w:tcPr>
            <w:tcW w:w="3073" w:type="dxa"/>
            <w:shd w:val="clear" w:color="auto" w:fill="FFFFFF"/>
            <w:tcMar>
              <w:left w:w="58" w:type="dxa"/>
              <w:right w:w="58" w:type="dxa"/>
            </w:tcMar>
          </w:tcPr>
          <w:p w14:paraId="5C83A796" w14:textId="7D509471" w:rsidR="000751EA" w:rsidRDefault="00771BDB" w:rsidP="000751EA">
            <w:pPr>
              <w:pStyle w:val="TableText"/>
            </w:pPr>
            <w:r>
              <w:t>This field carries the amount for which the patient is liable, not including deductible, coinsurance MSP or patient paid amounts.</w:t>
            </w:r>
          </w:p>
        </w:tc>
        <w:tc>
          <w:tcPr>
            <w:tcW w:w="1170" w:type="dxa"/>
            <w:shd w:val="clear" w:color="auto" w:fill="FFFFFF"/>
            <w:tcMar>
              <w:left w:w="58" w:type="dxa"/>
              <w:right w:w="58" w:type="dxa"/>
            </w:tcMar>
          </w:tcPr>
          <w:p w14:paraId="41C0FB96" w14:textId="77777777" w:rsidR="000751EA" w:rsidRDefault="000751EA" w:rsidP="000751EA">
            <w:pPr>
              <w:pStyle w:val="TableText"/>
            </w:pPr>
            <w:r>
              <w:t>9N(999999V99)</w:t>
            </w:r>
          </w:p>
        </w:tc>
        <w:tc>
          <w:tcPr>
            <w:tcW w:w="2160" w:type="dxa"/>
            <w:shd w:val="clear" w:color="auto" w:fill="FFFFFF"/>
            <w:tcMar>
              <w:left w:w="58" w:type="dxa"/>
              <w:right w:w="58" w:type="dxa"/>
            </w:tcMar>
          </w:tcPr>
          <w:p w14:paraId="23807805" w14:textId="77777777" w:rsidR="000751EA" w:rsidRDefault="000751EA" w:rsidP="000751EA">
            <w:pPr>
              <w:pStyle w:val="TableText"/>
            </w:pPr>
            <w:r>
              <w:t>-</w:t>
            </w:r>
          </w:p>
        </w:tc>
        <w:tc>
          <w:tcPr>
            <w:tcW w:w="822" w:type="dxa"/>
            <w:shd w:val="clear" w:color="auto" w:fill="FFFFFF"/>
            <w:tcMar>
              <w:left w:w="58" w:type="dxa"/>
              <w:right w:w="58" w:type="dxa"/>
            </w:tcMar>
          </w:tcPr>
          <w:p w14:paraId="12891915" w14:textId="77777777" w:rsidR="000751EA" w:rsidRDefault="000751EA" w:rsidP="000751EA">
            <w:pPr>
              <w:pStyle w:val="TableText"/>
            </w:pPr>
            <w:r>
              <w:t>Zeros</w:t>
            </w:r>
          </w:p>
        </w:tc>
        <w:tc>
          <w:tcPr>
            <w:tcW w:w="412" w:type="dxa"/>
            <w:shd w:val="clear" w:color="auto" w:fill="FFFFFF"/>
          </w:tcPr>
          <w:p w14:paraId="3093F620" w14:textId="77777777" w:rsidR="000751EA" w:rsidRDefault="000751EA" w:rsidP="000751EA">
            <w:pPr>
              <w:pStyle w:val="TableText"/>
            </w:pPr>
            <w:r>
              <w:t>-</w:t>
            </w:r>
          </w:p>
        </w:tc>
        <w:tc>
          <w:tcPr>
            <w:tcW w:w="406" w:type="dxa"/>
            <w:shd w:val="clear" w:color="auto" w:fill="FFFFFF"/>
          </w:tcPr>
          <w:p w14:paraId="3755E5A5" w14:textId="77777777" w:rsidR="000751EA" w:rsidRDefault="000751EA" w:rsidP="000751EA">
            <w:pPr>
              <w:pStyle w:val="TableText"/>
            </w:pPr>
            <w:r>
              <w:t>-</w:t>
            </w:r>
          </w:p>
        </w:tc>
        <w:tc>
          <w:tcPr>
            <w:tcW w:w="503" w:type="dxa"/>
            <w:shd w:val="clear" w:color="auto" w:fill="FFFFFF"/>
          </w:tcPr>
          <w:p w14:paraId="7557B15F" w14:textId="77777777" w:rsidR="000751EA" w:rsidRDefault="000751EA" w:rsidP="000751EA">
            <w:pPr>
              <w:pStyle w:val="TableText"/>
            </w:pPr>
            <w:r>
              <w:t>-</w:t>
            </w:r>
          </w:p>
        </w:tc>
      </w:tr>
      <w:tr w:rsidR="00C5027B" w14:paraId="69D3C371" w14:textId="77777777" w:rsidTr="00245396">
        <w:trPr>
          <w:gridAfter w:val="1"/>
          <w:wAfter w:w="9" w:type="dxa"/>
          <w:cantSplit/>
        </w:trPr>
        <w:tc>
          <w:tcPr>
            <w:tcW w:w="802" w:type="dxa"/>
            <w:shd w:val="clear" w:color="auto" w:fill="FFFFFF"/>
            <w:tcMar>
              <w:left w:w="58" w:type="dxa"/>
              <w:right w:w="58" w:type="dxa"/>
            </w:tcMar>
          </w:tcPr>
          <w:p w14:paraId="6C00944C" w14:textId="29E89BD7" w:rsidR="000751EA" w:rsidRDefault="000751EA" w:rsidP="000751EA">
            <w:pPr>
              <w:pStyle w:val="TableText"/>
            </w:pPr>
            <w:r>
              <w:t>1086</w:t>
            </w:r>
            <w:r w:rsidR="005B7717">
              <w:t xml:space="preserve"> – </w:t>
            </w:r>
            <w:r>
              <w:t>1094</w:t>
            </w:r>
          </w:p>
        </w:tc>
        <w:tc>
          <w:tcPr>
            <w:tcW w:w="2179" w:type="dxa"/>
            <w:shd w:val="clear" w:color="auto" w:fill="FFFFFF"/>
            <w:tcMar>
              <w:left w:w="58" w:type="dxa"/>
              <w:right w:w="58" w:type="dxa"/>
            </w:tcMar>
          </w:tcPr>
          <w:p w14:paraId="6D460EDC" w14:textId="0A958041" w:rsidR="000751EA" w:rsidRDefault="004254A2" w:rsidP="000751EA">
            <w:pPr>
              <w:pStyle w:val="TableText"/>
            </w:pPr>
            <w:r>
              <w:t>TOTAL PATIENT RESPONSIBILITY</w:t>
            </w:r>
          </w:p>
        </w:tc>
        <w:tc>
          <w:tcPr>
            <w:tcW w:w="2848" w:type="dxa"/>
            <w:shd w:val="clear" w:color="auto" w:fill="FFFFFF"/>
            <w:tcMar>
              <w:left w:w="58" w:type="dxa"/>
              <w:right w:w="58" w:type="dxa"/>
            </w:tcMar>
          </w:tcPr>
          <w:p w14:paraId="33B4F373" w14:textId="589E8D68" w:rsidR="000751EA" w:rsidRPr="006D21E0" w:rsidRDefault="000751EA" w:rsidP="000751EA">
            <w:pPr>
              <w:pStyle w:val="TableText"/>
              <w:rPr>
                <w:rFonts w:cs="Arial"/>
              </w:rPr>
            </w:pPr>
            <w:r w:rsidRPr="006D21E0">
              <w:t>:P:IDR-K-</w:t>
            </w:r>
            <w:hyperlink r:id="rId1455" w:history="1">
              <w:r w:rsidRPr="006D21E0">
                <w:rPr>
                  <w:rStyle w:val="Hyperlink"/>
                </w:rPr>
                <w:t>TOTAL-PAT-RESP</w:t>
              </w:r>
            </w:hyperlink>
          </w:p>
        </w:tc>
        <w:tc>
          <w:tcPr>
            <w:tcW w:w="3073" w:type="dxa"/>
            <w:shd w:val="clear" w:color="auto" w:fill="FFFFFF"/>
            <w:tcMar>
              <w:left w:w="58" w:type="dxa"/>
              <w:right w:w="58" w:type="dxa"/>
            </w:tcMar>
          </w:tcPr>
          <w:p w14:paraId="3FEC6169" w14:textId="175BBCD9" w:rsidR="000751EA" w:rsidRDefault="00771BDB" w:rsidP="000751EA">
            <w:pPr>
              <w:pStyle w:val="TableText"/>
            </w:pPr>
            <w:r w:rsidRPr="00502E13">
              <w:t>This field carries the detail amounts for which the patient is liable. It include</w:t>
            </w:r>
            <w:r>
              <w:t>s</w:t>
            </w:r>
            <w:r w:rsidRPr="00502E13">
              <w:t xml:space="preserve"> the deductible and co-insurance but does not consider any patient</w:t>
            </w:r>
            <w:r>
              <w:t xml:space="preserve"> or</w:t>
            </w:r>
            <w:r w:rsidRPr="00502E13">
              <w:t xml:space="preserve"> MSP paid amounts.</w:t>
            </w:r>
          </w:p>
        </w:tc>
        <w:tc>
          <w:tcPr>
            <w:tcW w:w="1170" w:type="dxa"/>
            <w:shd w:val="clear" w:color="auto" w:fill="FFFFFF"/>
            <w:tcMar>
              <w:left w:w="58" w:type="dxa"/>
              <w:right w:w="58" w:type="dxa"/>
            </w:tcMar>
          </w:tcPr>
          <w:p w14:paraId="6A61E2CB" w14:textId="77777777" w:rsidR="000751EA" w:rsidRDefault="000751EA" w:rsidP="000751EA">
            <w:pPr>
              <w:pStyle w:val="TableText"/>
            </w:pPr>
            <w:r>
              <w:t>9N(999999V99)</w:t>
            </w:r>
          </w:p>
        </w:tc>
        <w:tc>
          <w:tcPr>
            <w:tcW w:w="2160" w:type="dxa"/>
            <w:shd w:val="clear" w:color="auto" w:fill="FFFFFF"/>
            <w:tcMar>
              <w:left w:w="58" w:type="dxa"/>
              <w:right w:w="58" w:type="dxa"/>
            </w:tcMar>
          </w:tcPr>
          <w:p w14:paraId="484663EE" w14:textId="77777777" w:rsidR="000751EA" w:rsidRDefault="000751EA" w:rsidP="000751EA">
            <w:pPr>
              <w:pStyle w:val="TableText"/>
            </w:pPr>
            <w:r>
              <w:t>-</w:t>
            </w:r>
          </w:p>
        </w:tc>
        <w:tc>
          <w:tcPr>
            <w:tcW w:w="822" w:type="dxa"/>
            <w:shd w:val="clear" w:color="auto" w:fill="FFFFFF"/>
            <w:tcMar>
              <w:left w:w="58" w:type="dxa"/>
              <w:right w:w="58" w:type="dxa"/>
            </w:tcMar>
          </w:tcPr>
          <w:p w14:paraId="4F7487AA" w14:textId="77777777" w:rsidR="000751EA" w:rsidRDefault="000751EA" w:rsidP="000751EA">
            <w:pPr>
              <w:pStyle w:val="TableText"/>
            </w:pPr>
            <w:r>
              <w:t>Zeros</w:t>
            </w:r>
          </w:p>
        </w:tc>
        <w:tc>
          <w:tcPr>
            <w:tcW w:w="412" w:type="dxa"/>
            <w:shd w:val="clear" w:color="auto" w:fill="FFFFFF"/>
          </w:tcPr>
          <w:p w14:paraId="4485554E" w14:textId="77777777" w:rsidR="000751EA" w:rsidRDefault="000751EA" w:rsidP="000751EA">
            <w:pPr>
              <w:pStyle w:val="TableText"/>
            </w:pPr>
            <w:r>
              <w:t>-</w:t>
            </w:r>
          </w:p>
        </w:tc>
        <w:tc>
          <w:tcPr>
            <w:tcW w:w="406" w:type="dxa"/>
            <w:shd w:val="clear" w:color="auto" w:fill="FFFFFF"/>
          </w:tcPr>
          <w:p w14:paraId="4A26754A" w14:textId="77777777" w:rsidR="000751EA" w:rsidRDefault="000751EA" w:rsidP="000751EA">
            <w:pPr>
              <w:pStyle w:val="TableText"/>
            </w:pPr>
            <w:r>
              <w:t>-</w:t>
            </w:r>
          </w:p>
        </w:tc>
        <w:tc>
          <w:tcPr>
            <w:tcW w:w="503" w:type="dxa"/>
            <w:shd w:val="clear" w:color="auto" w:fill="FFFFFF"/>
          </w:tcPr>
          <w:p w14:paraId="406E7D90" w14:textId="77777777" w:rsidR="000751EA" w:rsidRDefault="000751EA" w:rsidP="000751EA">
            <w:pPr>
              <w:pStyle w:val="TableText"/>
            </w:pPr>
            <w:r>
              <w:t>-</w:t>
            </w:r>
          </w:p>
        </w:tc>
      </w:tr>
      <w:tr w:rsidR="00C5027B" w14:paraId="32D5E225" w14:textId="77777777" w:rsidTr="00245396">
        <w:trPr>
          <w:gridAfter w:val="1"/>
          <w:wAfter w:w="9" w:type="dxa"/>
          <w:cantSplit/>
        </w:trPr>
        <w:tc>
          <w:tcPr>
            <w:tcW w:w="802" w:type="dxa"/>
            <w:shd w:val="clear" w:color="auto" w:fill="FFFFFF"/>
            <w:tcMar>
              <w:left w:w="58" w:type="dxa"/>
              <w:right w:w="58" w:type="dxa"/>
            </w:tcMar>
          </w:tcPr>
          <w:p w14:paraId="7BFDC6D9" w14:textId="7001EE49" w:rsidR="000751EA" w:rsidRDefault="000751EA" w:rsidP="000751EA">
            <w:pPr>
              <w:pStyle w:val="TableText"/>
            </w:pPr>
            <w:r>
              <w:t>1095</w:t>
            </w:r>
            <w:r w:rsidR="005B7717">
              <w:t xml:space="preserve"> – </w:t>
            </w:r>
            <w:r>
              <w:t>1107</w:t>
            </w:r>
          </w:p>
        </w:tc>
        <w:tc>
          <w:tcPr>
            <w:tcW w:w="2179" w:type="dxa"/>
            <w:shd w:val="clear" w:color="auto" w:fill="FFFFFF"/>
            <w:tcMar>
              <w:left w:w="58" w:type="dxa"/>
              <w:right w:w="58" w:type="dxa"/>
            </w:tcMar>
          </w:tcPr>
          <w:p w14:paraId="51C27C40" w14:textId="6F51FDB8" w:rsidR="000751EA" w:rsidRDefault="000751EA" w:rsidP="004254A2">
            <w:pPr>
              <w:pStyle w:val="TableText"/>
            </w:pPr>
            <w:r>
              <w:t>RELATED AUDIT ICN</w:t>
            </w:r>
          </w:p>
        </w:tc>
        <w:tc>
          <w:tcPr>
            <w:tcW w:w="2848" w:type="dxa"/>
            <w:shd w:val="clear" w:color="auto" w:fill="FFFFFF"/>
            <w:tcMar>
              <w:left w:w="58" w:type="dxa"/>
              <w:right w:w="58" w:type="dxa"/>
            </w:tcMar>
          </w:tcPr>
          <w:p w14:paraId="2D258230" w14:textId="04F2B1A2" w:rsidR="000751EA" w:rsidRDefault="000751EA" w:rsidP="000751EA">
            <w:pPr>
              <w:pStyle w:val="TableText"/>
              <w:rPr>
                <w:rFonts w:cs="Arial"/>
              </w:rPr>
            </w:pPr>
            <w:r>
              <w:rPr>
                <w:rFonts w:cs="Arial"/>
              </w:rPr>
              <w:t>:P:IDR:K-</w:t>
            </w:r>
            <w:hyperlink r:id="rId1456" w:history="1">
              <w:r w:rsidRPr="002B329E">
                <w:rPr>
                  <w:rStyle w:val="Hyperlink"/>
                  <w:rFonts w:cs="Arial"/>
                </w:rPr>
                <w:t>AUDIT-ICN</w:t>
              </w:r>
            </w:hyperlink>
          </w:p>
        </w:tc>
        <w:tc>
          <w:tcPr>
            <w:tcW w:w="3073" w:type="dxa"/>
            <w:shd w:val="clear" w:color="auto" w:fill="FFFFFF"/>
            <w:tcMar>
              <w:left w:w="58" w:type="dxa"/>
              <w:right w:w="58" w:type="dxa"/>
            </w:tcMar>
          </w:tcPr>
          <w:p w14:paraId="1300243C" w14:textId="77777777" w:rsidR="000751EA" w:rsidRDefault="000751EA" w:rsidP="000751EA">
            <w:pPr>
              <w:pStyle w:val="TableText"/>
            </w:pPr>
            <w:r>
              <w:t>This field contains the ICN of a related history claim that caused the reduction/denial.</w:t>
            </w:r>
          </w:p>
        </w:tc>
        <w:tc>
          <w:tcPr>
            <w:tcW w:w="1170" w:type="dxa"/>
            <w:shd w:val="clear" w:color="auto" w:fill="FFFFFF"/>
            <w:tcMar>
              <w:left w:w="58" w:type="dxa"/>
              <w:right w:w="58" w:type="dxa"/>
            </w:tcMar>
          </w:tcPr>
          <w:p w14:paraId="077ADF80" w14:textId="77777777" w:rsidR="000751EA" w:rsidRDefault="000751EA" w:rsidP="000751EA">
            <w:pPr>
              <w:pStyle w:val="TableText"/>
            </w:pPr>
            <w:r>
              <w:t>9(13)</w:t>
            </w:r>
          </w:p>
        </w:tc>
        <w:tc>
          <w:tcPr>
            <w:tcW w:w="2160" w:type="dxa"/>
            <w:shd w:val="clear" w:color="auto" w:fill="FFFFFF"/>
            <w:tcMar>
              <w:left w:w="58" w:type="dxa"/>
              <w:right w:w="58" w:type="dxa"/>
            </w:tcMar>
          </w:tcPr>
          <w:p w14:paraId="0FDCF2D7" w14:textId="77777777" w:rsidR="000751EA" w:rsidRDefault="000751EA" w:rsidP="000751EA">
            <w:pPr>
              <w:pStyle w:val="TableText"/>
            </w:pPr>
            <w:r>
              <w:t>Cutback or denial claim ICN</w:t>
            </w:r>
          </w:p>
        </w:tc>
        <w:tc>
          <w:tcPr>
            <w:tcW w:w="822" w:type="dxa"/>
            <w:shd w:val="clear" w:color="auto" w:fill="FFFFFF"/>
            <w:tcMar>
              <w:left w:w="58" w:type="dxa"/>
              <w:right w:w="58" w:type="dxa"/>
            </w:tcMar>
          </w:tcPr>
          <w:p w14:paraId="2A5CE492" w14:textId="77777777" w:rsidR="000751EA" w:rsidRDefault="000751EA" w:rsidP="000751EA">
            <w:pPr>
              <w:pStyle w:val="TableText"/>
            </w:pPr>
            <w:r>
              <w:t>Zeros</w:t>
            </w:r>
          </w:p>
        </w:tc>
        <w:tc>
          <w:tcPr>
            <w:tcW w:w="412" w:type="dxa"/>
            <w:shd w:val="clear" w:color="auto" w:fill="FFFFFF"/>
          </w:tcPr>
          <w:p w14:paraId="48B96CEF" w14:textId="77777777" w:rsidR="000751EA" w:rsidRDefault="000751EA" w:rsidP="000751EA">
            <w:pPr>
              <w:pStyle w:val="TableText"/>
            </w:pPr>
            <w:r>
              <w:t>-</w:t>
            </w:r>
          </w:p>
        </w:tc>
        <w:tc>
          <w:tcPr>
            <w:tcW w:w="406" w:type="dxa"/>
            <w:shd w:val="clear" w:color="auto" w:fill="FFFFFF"/>
          </w:tcPr>
          <w:p w14:paraId="0C94FA00" w14:textId="77777777" w:rsidR="000751EA" w:rsidRDefault="000751EA" w:rsidP="000751EA">
            <w:pPr>
              <w:pStyle w:val="TableText"/>
            </w:pPr>
            <w:r>
              <w:t>X</w:t>
            </w:r>
          </w:p>
        </w:tc>
        <w:tc>
          <w:tcPr>
            <w:tcW w:w="503" w:type="dxa"/>
            <w:shd w:val="clear" w:color="auto" w:fill="FFFFFF"/>
          </w:tcPr>
          <w:p w14:paraId="4A477810" w14:textId="77777777" w:rsidR="000751EA" w:rsidRDefault="000751EA" w:rsidP="000751EA">
            <w:pPr>
              <w:pStyle w:val="TableText"/>
            </w:pPr>
            <w:r>
              <w:t>X</w:t>
            </w:r>
          </w:p>
        </w:tc>
      </w:tr>
      <w:tr w:rsidR="00C5027B" w14:paraId="554CF5A9" w14:textId="77777777" w:rsidTr="00245396">
        <w:trPr>
          <w:gridAfter w:val="1"/>
          <w:wAfter w:w="9" w:type="dxa"/>
          <w:cantSplit/>
        </w:trPr>
        <w:tc>
          <w:tcPr>
            <w:tcW w:w="802" w:type="dxa"/>
            <w:shd w:val="clear" w:color="auto" w:fill="FFFFFF"/>
            <w:tcMar>
              <w:left w:w="58" w:type="dxa"/>
              <w:right w:w="58" w:type="dxa"/>
            </w:tcMar>
          </w:tcPr>
          <w:p w14:paraId="5251613C" w14:textId="77777777" w:rsidR="000751EA" w:rsidRDefault="000751EA" w:rsidP="000751EA">
            <w:pPr>
              <w:pStyle w:val="TableText"/>
            </w:pPr>
            <w:r>
              <w:t>1108</w:t>
            </w:r>
          </w:p>
        </w:tc>
        <w:tc>
          <w:tcPr>
            <w:tcW w:w="2179" w:type="dxa"/>
            <w:shd w:val="clear" w:color="auto" w:fill="FFFFFF"/>
            <w:tcMar>
              <w:left w:w="58" w:type="dxa"/>
              <w:right w:w="58" w:type="dxa"/>
            </w:tcMar>
          </w:tcPr>
          <w:p w14:paraId="170C12B1" w14:textId="77777777" w:rsidR="000751EA" w:rsidRDefault="000751EA" w:rsidP="000751EA">
            <w:pPr>
              <w:pStyle w:val="TableText"/>
            </w:pPr>
            <w:r>
              <w:t>MODIFIER PRICING FLAG</w:t>
            </w:r>
          </w:p>
        </w:tc>
        <w:tc>
          <w:tcPr>
            <w:tcW w:w="2848" w:type="dxa"/>
            <w:shd w:val="clear" w:color="auto" w:fill="FFFFFF"/>
            <w:tcMar>
              <w:left w:w="58" w:type="dxa"/>
              <w:right w:w="58" w:type="dxa"/>
            </w:tcMar>
          </w:tcPr>
          <w:p w14:paraId="4535C640" w14:textId="12401A4E" w:rsidR="000751EA" w:rsidRPr="004513FB" w:rsidRDefault="000751EA" w:rsidP="000751EA">
            <w:pPr>
              <w:pStyle w:val="TableText"/>
              <w:rPr>
                <w:rFonts w:cs="Arial"/>
                <w:color w:val="1F497D"/>
              </w:rPr>
            </w:pPr>
            <w:r>
              <w:rPr>
                <w:rFonts w:cs="Arial"/>
              </w:rPr>
              <w:t>:P:INT-K-</w:t>
            </w:r>
            <w:hyperlink r:id="rId1457" w:history="1">
              <w:r w:rsidRPr="00F61D34">
                <w:rPr>
                  <w:rStyle w:val="Hyperlink"/>
                  <w:rFonts w:cs="Arial"/>
                </w:rPr>
                <w:t>MOD-PRICING-FLAG</w:t>
              </w:r>
            </w:hyperlink>
            <w:r>
              <w:rPr>
                <w:rFonts w:cs="Arial"/>
              </w:rPr>
              <w:t xml:space="preserve"> </w:t>
            </w:r>
          </w:p>
        </w:tc>
        <w:tc>
          <w:tcPr>
            <w:tcW w:w="3073" w:type="dxa"/>
            <w:shd w:val="clear" w:color="auto" w:fill="FFFFFF"/>
            <w:tcMar>
              <w:left w:w="58" w:type="dxa"/>
              <w:right w:w="58" w:type="dxa"/>
            </w:tcMar>
          </w:tcPr>
          <w:p w14:paraId="3B0356B3" w14:textId="77777777" w:rsidR="000751EA" w:rsidRDefault="000751EA" w:rsidP="000751EA">
            <w:pPr>
              <w:pStyle w:val="TableText"/>
            </w:pPr>
            <w:r>
              <w:t>Modifier pricing flag</w:t>
            </w:r>
          </w:p>
        </w:tc>
        <w:tc>
          <w:tcPr>
            <w:tcW w:w="1170" w:type="dxa"/>
            <w:shd w:val="clear" w:color="auto" w:fill="FFFFFF"/>
            <w:tcMar>
              <w:left w:w="58" w:type="dxa"/>
              <w:right w:w="58" w:type="dxa"/>
            </w:tcMar>
          </w:tcPr>
          <w:p w14:paraId="0A21D584" w14:textId="77777777" w:rsidR="000751EA" w:rsidRDefault="000751EA" w:rsidP="000751EA">
            <w:pPr>
              <w:pStyle w:val="TableText"/>
            </w:pPr>
            <w:r>
              <w:t>1 C</w:t>
            </w:r>
          </w:p>
        </w:tc>
        <w:tc>
          <w:tcPr>
            <w:tcW w:w="2160" w:type="dxa"/>
            <w:shd w:val="clear" w:color="auto" w:fill="FFFFFF"/>
            <w:tcMar>
              <w:left w:w="58" w:type="dxa"/>
              <w:right w:w="58" w:type="dxa"/>
            </w:tcMar>
          </w:tcPr>
          <w:p w14:paraId="4F08DD2D" w14:textId="77777777" w:rsidR="000751EA" w:rsidRPr="003E6D4B" w:rsidRDefault="000751EA" w:rsidP="000751EA">
            <w:pPr>
              <w:pStyle w:val="TableText"/>
            </w:pPr>
            <w:r w:rsidRPr="0042502A">
              <w:rPr>
                <w:b/>
              </w:rPr>
              <w:t>Valid Values:</w:t>
            </w:r>
          </w:p>
          <w:p w14:paraId="2219F857" w14:textId="6E163ABC" w:rsidR="000751EA" w:rsidRPr="0026396E" w:rsidRDefault="000751EA" w:rsidP="00245396">
            <w:pPr>
              <w:pStyle w:val="TableTextBullet"/>
            </w:pPr>
            <w:r>
              <w:t>1</w:t>
            </w:r>
            <w:r w:rsidR="004254A2">
              <w:t xml:space="preserve"> – </w:t>
            </w:r>
            <w:r w:rsidRPr="0026396E">
              <w:t>1</w:t>
            </w:r>
            <w:r w:rsidRPr="00D439B3">
              <w:rPr>
                <w:vertAlign w:val="superscript"/>
              </w:rPr>
              <w:t>st</w:t>
            </w:r>
            <w:r w:rsidRPr="0026396E">
              <w:t xml:space="preserve"> pricing modifier position on the procedure code</w:t>
            </w:r>
          </w:p>
          <w:p w14:paraId="5958F825" w14:textId="6340FA11" w:rsidR="000751EA" w:rsidRDefault="000751EA" w:rsidP="00245396">
            <w:pPr>
              <w:pStyle w:val="TableTextBullet"/>
            </w:pPr>
            <w:r>
              <w:t>2</w:t>
            </w:r>
            <w:r w:rsidR="004254A2">
              <w:t xml:space="preserve"> – </w:t>
            </w:r>
            <w:r w:rsidRPr="0026396E">
              <w:t>2</w:t>
            </w:r>
            <w:r w:rsidRPr="00D439B3">
              <w:rPr>
                <w:vertAlign w:val="superscript"/>
              </w:rPr>
              <w:t>nd</w:t>
            </w:r>
            <w:r w:rsidRPr="0026396E">
              <w:t xml:space="preserve"> pricing modifier position on the procedure code</w:t>
            </w:r>
          </w:p>
        </w:tc>
        <w:tc>
          <w:tcPr>
            <w:tcW w:w="822" w:type="dxa"/>
            <w:shd w:val="clear" w:color="auto" w:fill="FFFFFF"/>
            <w:tcMar>
              <w:left w:w="58" w:type="dxa"/>
              <w:right w:w="58" w:type="dxa"/>
            </w:tcMar>
          </w:tcPr>
          <w:p w14:paraId="45349BC7" w14:textId="77777777" w:rsidR="000751EA" w:rsidRDefault="000751EA" w:rsidP="000751EA">
            <w:pPr>
              <w:pStyle w:val="TableText"/>
            </w:pPr>
            <w:r>
              <w:t>Spaces</w:t>
            </w:r>
          </w:p>
        </w:tc>
        <w:tc>
          <w:tcPr>
            <w:tcW w:w="412" w:type="dxa"/>
            <w:shd w:val="clear" w:color="auto" w:fill="FFFFFF"/>
          </w:tcPr>
          <w:p w14:paraId="0E48F032" w14:textId="77777777" w:rsidR="000751EA" w:rsidRDefault="000751EA" w:rsidP="000751EA">
            <w:pPr>
              <w:pStyle w:val="TableText"/>
            </w:pPr>
            <w:r>
              <w:t>-</w:t>
            </w:r>
          </w:p>
        </w:tc>
        <w:tc>
          <w:tcPr>
            <w:tcW w:w="406" w:type="dxa"/>
            <w:shd w:val="clear" w:color="auto" w:fill="FFFFFF"/>
          </w:tcPr>
          <w:p w14:paraId="1F336BE8" w14:textId="77777777" w:rsidR="000751EA" w:rsidRDefault="000751EA" w:rsidP="000751EA">
            <w:pPr>
              <w:pStyle w:val="TableText"/>
            </w:pPr>
            <w:r>
              <w:t>X</w:t>
            </w:r>
          </w:p>
        </w:tc>
        <w:tc>
          <w:tcPr>
            <w:tcW w:w="503" w:type="dxa"/>
            <w:shd w:val="clear" w:color="auto" w:fill="FFFFFF"/>
          </w:tcPr>
          <w:p w14:paraId="12BF7089" w14:textId="77777777" w:rsidR="000751EA" w:rsidRDefault="000751EA" w:rsidP="000751EA">
            <w:pPr>
              <w:pStyle w:val="TableText"/>
            </w:pPr>
            <w:r>
              <w:t>X</w:t>
            </w:r>
          </w:p>
        </w:tc>
      </w:tr>
      <w:tr w:rsidR="00C5027B" w14:paraId="5276778E" w14:textId="77777777" w:rsidTr="00245396">
        <w:trPr>
          <w:gridAfter w:val="1"/>
          <w:wAfter w:w="9" w:type="dxa"/>
          <w:cantSplit/>
        </w:trPr>
        <w:tc>
          <w:tcPr>
            <w:tcW w:w="802" w:type="dxa"/>
            <w:shd w:val="clear" w:color="auto" w:fill="FFFFFF"/>
            <w:tcMar>
              <w:left w:w="58" w:type="dxa"/>
              <w:right w:w="58" w:type="dxa"/>
            </w:tcMar>
          </w:tcPr>
          <w:p w14:paraId="04792F96" w14:textId="6DDD59BF" w:rsidR="000751EA" w:rsidRDefault="000751EA" w:rsidP="000751EA">
            <w:pPr>
              <w:pStyle w:val="TableText"/>
            </w:pPr>
            <w:r>
              <w:t>1109</w:t>
            </w:r>
            <w:r w:rsidR="005B7717">
              <w:t xml:space="preserve"> – </w:t>
            </w:r>
            <w:r>
              <w:t>1168</w:t>
            </w:r>
          </w:p>
        </w:tc>
        <w:tc>
          <w:tcPr>
            <w:tcW w:w="2179" w:type="dxa"/>
            <w:shd w:val="clear" w:color="auto" w:fill="FFFFFF"/>
            <w:tcMar>
              <w:left w:w="58" w:type="dxa"/>
              <w:right w:w="58" w:type="dxa"/>
            </w:tcMar>
          </w:tcPr>
          <w:p w14:paraId="38234324" w14:textId="77777777" w:rsidR="000751EA" w:rsidRDefault="000751EA" w:rsidP="000751EA">
            <w:pPr>
              <w:pStyle w:val="TableText"/>
            </w:pPr>
            <w:r>
              <w:t>POS LAST NAME OR ORGANIZATION</w:t>
            </w:r>
          </w:p>
        </w:tc>
        <w:tc>
          <w:tcPr>
            <w:tcW w:w="2848" w:type="dxa"/>
            <w:shd w:val="clear" w:color="auto" w:fill="FFFFFF"/>
            <w:tcMar>
              <w:left w:w="58" w:type="dxa"/>
              <w:right w:w="58" w:type="dxa"/>
            </w:tcMar>
          </w:tcPr>
          <w:p w14:paraId="3BD39804" w14:textId="1EAAE4F6" w:rsidR="000751EA" w:rsidRPr="004513FB" w:rsidRDefault="000751EA" w:rsidP="000751EA">
            <w:pPr>
              <w:pStyle w:val="TableText"/>
              <w:rPr>
                <w:rFonts w:cs="Arial"/>
              </w:rPr>
            </w:pPr>
            <w:r w:rsidRPr="00640E50">
              <w:rPr>
                <w:rFonts w:cs="Arial"/>
              </w:rPr>
              <w:t>:P:IDR-K-</w:t>
            </w:r>
            <w:hyperlink r:id="rId1458" w:history="1">
              <w:r w:rsidRPr="0052198B">
                <w:rPr>
                  <w:rStyle w:val="Hyperlink"/>
                  <w:rFonts w:cs="Arial"/>
                </w:rPr>
                <w:t>POS-LNAME-ORG</w:t>
              </w:r>
            </w:hyperlink>
          </w:p>
        </w:tc>
        <w:tc>
          <w:tcPr>
            <w:tcW w:w="3073" w:type="dxa"/>
            <w:shd w:val="clear" w:color="auto" w:fill="FFFFFF"/>
            <w:tcMar>
              <w:left w:w="58" w:type="dxa"/>
              <w:right w:w="58" w:type="dxa"/>
            </w:tcMar>
          </w:tcPr>
          <w:p w14:paraId="3F7BA66C" w14:textId="77777777" w:rsidR="000751EA" w:rsidRDefault="000751EA" w:rsidP="000751EA">
            <w:pPr>
              <w:pStyle w:val="TableText"/>
            </w:pPr>
            <w:r>
              <w:t>This field contains the place of service last name or organization name</w:t>
            </w:r>
          </w:p>
        </w:tc>
        <w:tc>
          <w:tcPr>
            <w:tcW w:w="1170" w:type="dxa"/>
            <w:shd w:val="clear" w:color="auto" w:fill="FFFFFF"/>
            <w:tcMar>
              <w:left w:w="58" w:type="dxa"/>
              <w:right w:w="58" w:type="dxa"/>
            </w:tcMar>
          </w:tcPr>
          <w:p w14:paraId="05AC5654" w14:textId="77777777" w:rsidR="000751EA" w:rsidRDefault="000751EA" w:rsidP="000751EA">
            <w:pPr>
              <w:pStyle w:val="TableText"/>
            </w:pPr>
            <w:r>
              <w:t>60 C</w:t>
            </w:r>
          </w:p>
        </w:tc>
        <w:tc>
          <w:tcPr>
            <w:tcW w:w="2160" w:type="dxa"/>
            <w:shd w:val="clear" w:color="auto" w:fill="FFFFFF"/>
            <w:tcMar>
              <w:left w:w="58" w:type="dxa"/>
              <w:right w:w="58" w:type="dxa"/>
            </w:tcMar>
          </w:tcPr>
          <w:p w14:paraId="3F7886DE" w14:textId="77777777" w:rsidR="000751EA" w:rsidRDefault="000751EA" w:rsidP="000751EA">
            <w:pPr>
              <w:pStyle w:val="TableText"/>
            </w:pPr>
            <w:r>
              <w:t>-</w:t>
            </w:r>
          </w:p>
        </w:tc>
        <w:tc>
          <w:tcPr>
            <w:tcW w:w="822" w:type="dxa"/>
            <w:shd w:val="clear" w:color="auto" w:fill="FFFFFF"/>
            <w:tcMar>
              <w:left w:w="58" w:type="dxa"/>
              <w:right w:w="58" w:type="dxa"/>
            </w:tcMar>
          </w:tcPr>
          <w:p w14:paraId="0DDACEE3" w14:textId="77777777" w:rsidR="000751EA" w:rsidRDefault="000751EA" w:rsidP="000751EA">
            <w:pPr>
              <w:pStyle w:val="TableText"/>
            </w:pPr>
            <w:r>
              <w:t>Spaces</w:t>
            </w:r>
          </w:p>
        </w:tc>
        <w:tc>
          <w:tcPr>
            <w:tcW w:w="412" w:type="dxa"/>
            <w:shd w:val="clear" w:color="auto" w:fill="FFFFFF"/>
          </w:tcPr>
          <w:p w14:paraId="1E3FA4F2" w14:textId="77777777" w:rsidR="000751EA" w:rsidRDefault="000751EA" w:rsidP="000751EA">
            <w:pPr>
              <w:pStyle w:val="TableText"/>
            </w:pPr>
            <w:r>
              <w:t>X</w:t>
            </w:r>
          </w:p>
        </w:tc>
        <w:tc>
          <w:tcPr>
            <w:tcW w:w="406" w:type="dxa"/>
            <w:shd w:val="clear" w:color="auto" w:fill="FFFFFF"/>
          </w:tcPr>
          <w:p w14:paraId="0AA7A086" w14:textId="77777777" w:rsidR="000751EA" w:rsidRDefault="000751EA" w:rsidP="000751EA">
            <w:pPr>
              <w:pStyle w:val="TableText"/>
            </w:pPr>
            <w:r>
              <w:t>X</w:t>
            </w:r>
          </w:p>
        </w:tc>
        <w:tc>
          <w:tcPr>
            <w:tcW w:w="503" w:type="dxa"/>
            <w:shd w:val="clear" w:color="auto" w:fill="FFFFFF"/>
          </w:tcPr>
          <w:p w14:paraId="5BC5E887" w14:textId="77777777" w:rsidR="000751EA" w:rsidRDefault="000751EA" w:rsidP="000751EA">
            <w:pPr>
              <w:pStyle w:val="TableText"/>
            </w:pPr>
            <w:r>
              <w:t>X</w:t>
            </w:r>
          </w:p>
        </w:tc>
      </w:tr>
      <w:tr w:rsidR="00C5027B" w14:paraId="12EEFAF7" w14:textId="77777777" w:rsidTr="00245396">
        <w:trPr>
          <w:gridAfter w:val="1"/>
          <w:wAfter w:w="9" w:type="dxa"/>
          <w:cantSplit/>
        </w:trPr>
        <w:tc>
          <w:tcPr>
            <w:tcW w:w="802" w:type="dxa"/>
            <w:shd w:val="clear" w:color="auto" w:fill="FFFFFF"/>
            <w:tcMar>
              <w:left w:w="58" w:type="dxa"/>
              <w:right w:w="58" w:type="dxa"/>
            </w:tcMar>
          </w:tcPr>
          <w:p w14:paraId="25D56DBC" w14:textId="38A755D8" w:rsidR="000751EA" w:rsidRDefault="000751EA" w:rsidP="000751EA">
            <w:pPr>
              <w:pStyle w:val="TableText"/>
            </w:pPr>
            <w:r>
              <w:t>1169</w:t>
            </w:r>
            <w:r w:rsidR="005B7717">
              <w:t xml:space="preserve"> – </w:t>
            </w:r>
            <w:r>
              <w:t>1203</w:t>
            </w:r>
          </w:p>
        </w:tc>
        <w:tc>
          <w:tcPr>
            <w:tcW w:w="2179" w:type="dxa"/>
            <w:shd w:val="clear" w:color="auto" w:fill="FFFFFF"/>
            <w:tcMar>
              <w:left w:w="58" w:type="dxa"/>
              <w:right w:w="58" w:type="dxa"/>
            </w:tcMar>
          </w:tcPr>
          <w:p w14:paraId="07DF9566" w14:textId="77777777" w:rsidR="000751EA" w:rsidRDefault="000751EA" w:rsidP="000751EA">
            <w:pPr>
              <w:pStyle w:val="TableText"/>
            </w:pPr>
            <w:r>
              <w:t>POS FIRST NAME</w:t>
            </w:r>
          </w:p>
        </w:tc>
        <w:tc>
          <w:tcPr>
            <w:tcW w:w="2848" w:type="dxa"/>
            <w:shd w:val="clear" w:color="auto" w:fill="FFFFFF"/>
            <w:tcMar>
              <w:left w:w="58" w:type="dxa"/>
              <w:right w:w="58" w:type="dxa"/>
            </w:tcMar>
          </w:tcPr>
          <w:p w14:paraId="27732433" w14:textId="355C9E1F" w:rsidR="000751EA" w:rsidRPr="00C4752B" w:rsidRDefault="000751EA" w:rsidP="000751EA">
            <w:pPr>
              <w:pStyle w:val="TableText"/>
              <w:rPr>
                <w:rFonts w:cs="Arial"/>
                <w:lang w:val="es-US"/>
              </w:rPr>
            </w:pPr>
            <w:r w:rsidRPr="00C4752B">
              <w:rPr>
                <w:rFonts w:cs="Arial"/>
                <w:lang w:val="es-US"/>
              </w:rPr>
              <w:t>:P:IDR-K-</w:t>
            </w:r>
            <w:hyperlink r:id="rId1459" w:history="1">
              <w:r w:rsidRPr="00C4752B">
                <w:rPr>
                  <w:rStyle w:val="Hyperlink"/>
                  <w:rFonts w:cs="Arial"/>
                  <w:lang w:val="es-US"/>
                </w:rPr>
                <w:t>POS-FNAME</w:t>
              </w:r>
            </w:hyperlink>
          </w:p>
        </w:tc>
        <w:tc>
          <w:tcPr>
            <w:tcW w:w="3073" w:type="dxa"/>
            <w:shd w:val="clear" w:color="auto" w:fill="FFFFFF"/>
            <w:tcMar>
              <w:left w:w="58" w:type="dxa"/>
              <w:right w:w="58" w:type="dxa"/>
            </w:tcMar>
          </w:tcPr>
          <w:p w14:paraId="07409092" w14:textId="77777777" w:rsidR="000751EA" w:rsidRDefault="000751EA" w:rsidP="000751EA">
            <w:pPr>
              <w:pStyle w:val="TableText"/>
            </w:pPr>
            <w:r>
              <w:t>This field contains the place of service first name</w:t>
            </w:r>
          </w:p>
        </w:tc>
        <w:tc>
          <w:tcPr>
            <w:tcW w:w="1170" w:type="dxa"/>
            <w:shd w:val="clear" w:color="auto" w:fill="FFFFFF"/>
            <w:tcMar>
              <w:left w:w="58" w:type="dxa"/>
              <w:right w:w="58" w:type="dxa"/>
            </w:tcMar>
          </w:tcPr>
          <w:p w14:paraId="52F6F4EC" w14:textId="77777777" w:rsidR="000751EA" w:rsidRDefault="000751EA" w:rsidP="000751EA">
            <w:pPr>
              <w:pStyle w:val="TableText"/>
            </w:pPr>
            <w:r>
              <w:t>35C</w:t>
            </w:r>
          </w:p>
        </w:tc>
        <w:tc>
          <w:tcPr>
            <w:tcW w:w="2160" w:type="dxa"/>
            <w:shd w:val="clear" w:color="auto" w:fill="FFFFFF"/>
            <w:tcMar>
              <w:left w:w="58" w:type="dxa"/>
              <w:right w:w="58" w:type="dxa"/>
            </w:tcMar>
          </w:tcPr>
          <w:p w14:paraId="671EF14D" w14:textId="77777777" w:rsidR="000751EA" w:rsidRDefault="000751EA" w:rsidP="000751EA">
            <w:pPr>
              <w:pStyle w:val="TableText"/>
            </w:pPr>
            <w:r>
              <w:t>-</w:t>
            </w:r>
          </w:p>
        </w:tc>
        <w:tc>
          <w:tcPr>
            <w:tcW w:w="822" w:type="dxa"/>
            <w:shd w:val="clear" w:color="auto" w:fill="FFFFFF"/>
            <w:tcMar>
              <w:left w:w="58" w:type="dxa"/>
              <w:right w:w="58" w:type="dxa"/>
            </w:tcMar>
          </w:tcPr>
          <w:p w14:paraId="291C0292" w14:textId="77777777" w:rsidR="000751EA" w:rsidRDefault="000751EA" w:rsidP="000751EA">
            <w:pPr>
              <w:pStyle w:val="TableText"/>
            </w:pPr>
            <w:r>
              <w:t>Spaces</w:t>
            </w:r>
          </w:p>
        </w:tc>
        <w:tc>
          <w:tcPr>
            <w:tcW w:w="412" w:type="dxa"/>
            <w:shd w:val="clear" w:color="auto" w:fill="FFFFFF"/>
          </w:tcPr>
          <w:p w14:paraId="329B6E96" w14:textId="77777777" w:rsidR="000751EA" w:rsidRDefault="000751EA" w:rsidP="000751EA">
            <w:pPr>
              <w:pStyle w:val="TableText"/>
            </w:pPr>
            <w:r>
              <w:t>X</w:t>
            </w:r>
          </w:p>
        </w:tc>
        <w:tc>
          <w:tcPr>
            <w:tcW w:w="406" w:type="dxa"/>
            <w:shd w:val="clear" w:color="auto" w:fill="FFFFFF"/>
          </w:tcPr>
          <w:p w14:paraId="0FEE3847" w14:textId="77777777" w:rsidR="000751EA" w:rsidRDefault="000751EA" w:rsidP="000751EA">
            <w:pPr>
              <w:pStyle w:val="TableText"/>
            </w:pPr>
            <w:r>
              <w:t>X</w:t>
            </w:r>
          </w:p>
        </w:tc>
        <w:tc>
          <w:tcPr>
            <w:tcW w:w="503" w:type="dxa"/>
            <w:shd w:val="clear" w:color="auto" w:fill="FFFFFF"/>
          </w:tcPr>
          <w:p w14:paraId="40F1AFB8" w14:textId="77777777" w:rsidR="000751EA" w:rsidRDefault="000751EA" w:rsidP="000751EA">
            <w:pPr>
              <w:pStyle w:val="TableText"/>
            </w:pPr>
            <w:r>
              <w:t>X</w:t>
            </w:r>
          </w:p>
        </w:tc>
      </w:tr>
      <w:tr w:rsidR="00C5027B" w14:paraId="60E5DD40" w14:textId="77777777" w:rsidTr="00245396">
        <w:trPr>
          <w:gridAfter w:val="1"/>
          <w:wAfter w:w="9" w:type="dxa"/>
          <w:cantSplit/>
        </w:trPr>
        <w:tc>
          <w:tcPr>
            <w:tcW w:w="802" w:type="dxa"/>
            <w:shd w:val="clear" w:color="auto" w:fill="FFFFFF"/>
            <w:tcMar>
              <w:left w:w="58" w:type="dxa"/>
              <w:right w:w="58" w:type="dxa"/>
            </w:tcMar>
          </w:tcPr>
          <w:p w14:paraId="751E9664" w14:textId="225A4D77" w:rsidR="000751EA" w:rsidRDefault="000751EA" w:rsidP="000751EA">
            <w:pPr>
              <w:pStyle w:val="TableText"/>
            </w:pPr>
            <w:r>
              <w:t>1204</w:t>
            </w:r>
            <w:r w:rsidR="005B7717">
              <w:t xml:space="preserve"> – </w:t>
            </w:r>
            <w:r>
              <w:t>1228</w:t>
            </w:r>
          </w:p>
        </w:tc>
        <w:tc>
          <w:tcPr>
            <w:tcW w:w="2179" w:type="dxa"/>
            <w:shd w:val="clear" w:color="auto" w:fill="FFFFFF"/>
            <w:tcMar>
              <w:left w:w="58" w:type="dxa"/>
              <w:right w:w="58" w:type="dxa"/>
            </w:tcMar>
          </w:tcPr>
          <w:p w14:paraId="317C712A" w14:textId="77777777" w:rsidR="000751EA" w:rsidRDefault="000751EA" w:rsidP="000751EA">
            <w:pPr>
              <w:pStyle w:val="TableText"/>
            </w:pPr>
            <w:r>
              <w:t>POS MIDDLE NAME</w:t>
            </w:r>
          </w:p>
        </w:tc>
        <w:tc>
          <w:tcPr>
            <w:tcW w:w="2848" w:type="dxa"/>
            <w:shd w:val="clear" w:color="auto" w:fill="FFFFFF"/>
            <w:tcMar>
              <w:left w:w="58" w:type="dxa"/>
              <w:right w:w="58" w:type="dxa"/>
            </w:tcMar>
          </w:tcPr>
          <w:p w14:paraId="0E0E3566" w14:textId="2E3A0F6F" w:rsidR="000751EA" w:rsidRPr="00C4752B" w:rsidRDefault="000751EA" w:rsidP="000751EA">
            <w:pPr>
              <w:pStyle w:val="TableText"/>
              <w:rPr>
                <w:rFonts w:cs="Arial"/>
                <w:color w:val="1F497D"/>
                <w:lang w:val="es-US"/>
              </w:rPr>
            </w:pPr>
            <w:r w:rsidRPr="00C4752B">
              <w:rPr>
                <w:rFonts w:cs="Arial"/>
                <w:lang w:val="es-US"/>
              </w:rPr>
              <w:t>:P:IDR-K-</w:t>
            </w:r>
            <w:hyperlink r:id="rId1460" w:history="1">
              <w:r w:rsidRPr="00C4752B">
                <w:rPr>
                  <w:rStyle w:val="Hyperlink"/>
                  <w:rFonts w:cs="Arial"/>
                  <w:lang w:val="es-US"/>
                </w:rPr>
                <w:t>POS-MNAME</w:t>
              </w:r>
            </w:hyperlink>
          </w:p>
        </w:tc>
        <w:tc>
          <w:tcPr>
            <w:tcW w:w="3073" w:type="dxa"/>
            <w:shd w:val="clear" w:color="auto" w:fill="FFFFFF"/>
            <w:tcMar>
              <w:left w:w="58" w:type="dxa"/>
              <w:right w:w="58" w:type="dxa"/>
            </w:tcMar>
          </w:tcPr>
          <w:p w14:paraId="52233510" w14:textId="77777777" w:rsidR="000751EA" w:rsidRDefault="000751EA" w:rsidP="000751EA">
            <w:pPr>
              <w:pStyle w:val="TableText"/>
            </w:pPr>
            <w:r>
              <w:t>This field contains the place of service middle name</w:t>
            </w:r>
          </w:p>
        </w:tc>
        <w:tc>
          <w:tcPr>
            <w:tcW w:w="1170" w:type="dxa"/>
            <w:shd w:val="clear" w:color="auto" w:fill="FFFFFF"/>
            <w:tcMar>
              <w:left w:w="58" w:type="dxa"/>
              <w:right w:w="58" w:type="dxa"/>
            </w:tcMar>
          </w:tcPr>
          <w:p w14:paraId="2BB78AB2" w14:textId="77777777" w:rsidR="000751EA" w:rsidRDefault="000751EA" w:rsidP="000751EA">
            <w:pPr>
              <w:pStyle w:val="TableText"/>
            </w:pPr>
            <w:r>
              <w:t>25C</w:t>
            </w:r>
          </w:p>
        </w:tc>
        <w:tc>
          <w:tcPr>
            <w:tcW w:w="2160" w:type="dxa"/>
            <w:shd w:val="clear" w:color="auto" w:fill="FFFFFF"/>
            <w:tcMar>
              <w:left w:w="58" w:type="dxa"/>
              <w:right w:w="58" w:type="dxa"/>
            </w:tcMar>
          </w:tcPr>
          <w:p w14:paraId="3B508703" w14:textId="77777777" w:rsidR="000751EA" w:rsidRDefault="000751EA" w:rsidP="000751EA">
            <w:pPr>
              <w:pStyle w:val="TableText"/>
            </w:pPr>
            <w:r>
              <w:t>-</w:t>
            </w:r>
          </w:p>
        </w:tc>
        <w:tc>
          <w:tcPr>
            <w:tcW w:w="822" w:type="dxa"/>
            <w:shd w:val="clear" w:color="auto" w:fill="FFFFFF"/>
            <w:tcMar>
              <w:left w:w="58" w:type="dxa"/>
              <w:right w:w="58" w:type="dxa"/>
            </w:tcMar>
          </w:tcPr>
          <w:p w14:paraId="1B584859" w14:textId="77777777" w:rsidR="000751EA" w:rsidRDefault="000751EA" w:rsidP="000751EA">
            <w:pPr>
              <w:pStyle w:val="TableText"/>
            </w:pPr>
            <w:r>
              <w:t>Spaces</w:t>
            </w:r>
          </w:p>
        </w:tc>
        <w:tc>
          <w:tcPr>
            <w:tcW w:w="412" w:type="dxa"/>
            <w:shd w:val="clear" w:color="auto" w:fill="FFFFFF"/>
          </w:tcPr>
          <w:p w14:paraId="24DC3209" w14:textId="77777777" w:rsidR="000751EA" w:rsidRDefault="000751EA" w:rsidP="000751EA">
            <w:pPr>
              <w:pStyle w:val="TableText"/>
            </w:pPr>
            <w:r>
              <w:t>X</w:t>
            </w:r>
          </w:p>
        </w:tc>
        <w:tc>
          <w:tcPr>
            <w:tcW w:w="406" w:type="dxa"/>
            <w:shd w:val="clear" w:color="auto" w:fill="FFFFFF"/>
          </w:tcPr>
          <w:p w14:paraId="2E78437C" w14:textId="77777777" w:rsidR="000751EA" w:rsidRDefault="000751EA" w:rsidP="000751EA">
            <w:pPr>
              <w:pStyle w:val="TableText"/>
            </w:pPr>
            <w:r>
              <w:t>X</w:t>
            </w:r>
          </w:p>
        </w:tc>
        <w:tc>
          <w:tcPr>
            <w:tcW w:w="503" w:type="dxa"/>
            <w:shd w:val="clear" w:color="auto" w:fill="FFFFFF"/>
          </w:tcPr>
          <w:p w14:paraId="56C1B912" w14:textId="77777777" w:rsidR="000751EA" w:rsidRDefault="000751EA" w:rsidP="000751EA">
            <w:pPr>
              <w:pStyle w:val="TableText"/>
            </w:pPr>
            <w:r>
              <w:t>X</w:t>
            </w:r>
          </w:p>
        </w:tc>
      </w:tr>
      <w:tr w:rsidR="00C5027B" w14:paraId="7A6E19EB" w14:textId="77777777" w:rsidTr="00245396">
        <w:trPr>
          <w:gridAfter w:val="1"/>
          <w:wAfter w:w="9" w:type="dxa"/>
          <w:cantSplit/>
        </w:trPr>
        <w:tc>
          <w:tcPr>
            <w:tcW w:w="802" w:type="dxa"/>
            <w:shd w:val="clear" w:color="auto" w:fill="FFFFFF"/>
            <w:tcMar>
              <w:left w:w="58" w:type="dxa"/>
              <w:right w:w="58" w:type="dxa"/>
            </w:tcMar>
          </w:tcPr>
          <w:p w14:paraId="6D65C7CC" w14:textId="18A3FB16" w:rsidR="000751EA" w:rsidRDefault="000751EA" w:rsidP="000751EA">
            <w:pPr>
              <w:pStyle w:val="TableText"/>
            </w:pPr>
            <w:r>
              <w:t>1229</w:t>
            </w:r>
            <w:r w:rsidR="005B7717">
              <w:t xml:space="preserve"> – </w:t>
            </w:r>
            <w:r>
              <w:t>1283</w:t>
            </w:r>
          </w:p>
        </w:tc>
        <w:tc>
          <w:tcPr>
            <w:tcW w:w="2179" w:type="dxa"/>
            <w:shd w:val="clear" w:color="auto" w:fill="FFFFFF"/>
            <w:tcMar>
              <w:left w:w="58" w:type="dxa"/>
              <w:right w:w="58" w:type="dxa"/>
            </w:tcMar>
          </w:tcPr>
          <w:p w14:paraId="74AEDE5C" w14:textId="77777777" w:rsidR="000751EA" w:rsidRDefault="000751EA" w:rsidP="000751EA">
            <w:pPr>
              <w:pStyle w:val="TableText"/>
            </w:pPr>
            <w:r>
              <w:t>POS ADDRESS -1</w:t>
            </w:r>
          </w:p>
        </w:tc>
        <w:tc>
          <w:tcPr>
            <w:tcW w:w="2848" w:type="dxa"/>
            <w:shd w:val="clear" w:color="auto" w:fill="FFFFFF"/>
            <w:tcMar>
              <w:left w:w="58" w:type="dxa"/>
              <w:right w:w="58" w:type="dxa"/>
            </w:tcMar>
          </w:tcPr>
          <w:p w14:paraId="739555FF" w14:textId="2CCEC778" w:rsidR="000751EA" w:rsidRPr="004513FB" w:rsidRDefault="000751EA" w:rsidP="000751EA">
            <w:pPr>
              <w:pStyle w:val="TableText"/>
              <w:rPr>
                <w:rFonts w:cs="Arial"/>
                <w:color w:val="1F497D"/>
              </w:rPr>
            </w:pPr>
            <w:r w:rsidRPr="00640E50">
              <w:rPr>
                <w:rFonts w:cs="Arial"/>
              </w:rPr>
              <w:t>:P:IDR-K-</w:t>
            </w:r>
            <w:hyperlink r:id="rId1461" w:history="1">
              <w:r w:rsidRPr="0052198B">
                <w:rPr>
                  <w:rStyle w:val="Hyperlink"/>
                  <w:rFonts w:cs="Arial"/>
                </w:rPr>
                <w:t>POS-ADDR1</w:t>
              </w:r>
            </w:hyperlink>
          </w:p>
        </w:tc>
        <w:tc>
          <w:tcPr>
            <w:tcW w:w="3073" w:type="dxa"/>
            <w:shd w:val="clear" w:color="auto" w:fill="FFFFFF"/>
            <w:tcMar>
              <w:left w:w="58" w:type="dxa"/>
              <w:right w:w="58" w:type="dxa"/>
            </w:tcMar>
          </w:tcPr>
          <w:p w14:paraId="43110B1A" w14:textId="77777777" w:rsidR="000751EA" w:rsidRDefault="000751EA" w:rsidP="000751EA">
            <w:pPr>
              <w:pStyle w:val="TableText"/>
            </w:pPr>
            <w:r>
              <w:t>This field contains the place of service address information</w:t>
            </w:r>
          </w:p>
        </w:tc>
        <w:tc>
          <w:tcPr>
            <w:tcW w:w="1170" w:type="dxa"/>
            <w:shd w:val="clear" w:color="auto" w:fill="FFFFFF"/>
            <w:tcMar>
              <w:left w:w="58" w:type="dxa"/>
              <w:right w:w="58" w:type="dxa"/>
            </w:tcMar>
          </w:tcPr>
          <w:p w14:paraId="7FE3BAD6" w14:textId="77777777" w:rsidR="000751EA" w:rsidRDefault="000751EA" w:rsidP="000751EA">
            <w:pPr>
              <w:pStyle w:val="TableText"/>
            </w:pPr>
            <w:r>
              <w:t>55C</w:t>
            </w:r>
          </w:p>
        </w:tc>
        <w:tc>
          <w:tcPr>
            <w:tcW w:w="2160" w:type="dxa"/>
            <w:shd w:val="clear" w:color="auto" w:fill="FFFFFF"/>
            <w:tcMar>
              <w:left w:w="58" w:type="dxa"/>
              <w:right w:w="58" w:type="dxa"/>
            </w:tcMar>
          </w:tcPr>
          <w:p w14:paraId="5E838E24" w14:textId="77777777" w:rsidR="000751EA" w:rsidRDefault="000751EA" w:rsidP="000751EA">
            <w:pPr>
              <w:pStyle w:val="TableText"/>
            </w:pPr>
            <w:r>
              <w:t>-</w:t>
            </w:r>
          </w:p>
        </w:tc>
        <w:tc>
          <w:tcPr>
            <w:tcW w:w="822" w:type="dxa"/>
            <w:shd w:val="clear" w:color="auto" w:fill="FFFFFF"/>
            <w:tcMar>
              <w:left w:w="58" w:type="dxa"/>
              <w:right w:w="58" w:type="dxa"/>
            </w:tcMar>
          </w:tcPr>
          <w:p w14:paraId="77F0D237" w14:textId="77777777" w:rsidR="000751EA" w:rsidRDefault="000751EA" w:rsidP="000751EA">
            <w:pPr>
              <w:pStyle w:val="TableText"/>
            </w:pPr>
            <w:r>
              <w:t>Spaces</w:t>
            </w:r>
          </w:p>
        </w:tc>
        <w:tc>
          <w:tcPr>
            <w:tcW w:w="412" w:type="dxa"/>
            <w:shd w:val="clear" w:color="auto" w:fill="FFFFFF"/>
          </w:tcPr>
          <w:p w14:paraId="6CBD91B2" w14:textId="77777777" w:rsidR="000751EA" w:rsidRDefault="000751EA" w:rsidP="000751EA">
            <w:pPr>
              <w:pStyle w:val="TableText"/>
            </w:pPr>
            <w:r>
              <w:t>X</w:t>
            </w:r>
          </w:p>
        </w:tc>
        <w:tc>
          <w:tcPr>
            <w:tcW w:w="406" w:type="dxa"/>
            <w:shd w:val="clear" w:color="auto" w:fill="FFFFFF"/>
          </w:tcPr>
          <w:p w14:paraId="3F8B5479" w14:textId="77777777" w:rsidR="000751EA" w:rsidRDefault="000751EA" w:rsidP="000751EA">
            <w:pPr>
              <w:pStyle w:val="TableText"/>
            </w:pPr>
            <w:r>
              <w:t>X</w:t>
            </w:r>
          </w:p>
        </w:tc>
        <w:tc>
          <w:tcPr>
            <w:tcW w:w="503" w:type="dxa"/>
            <w:shd w:val="clear" w:color="auto" w:fill="FFFFFF"/>
          </w:tcPr>
          <w:p w14:paraId="5F3474B5" w14:textId="77777777" w:rsidR="000751EA" w:rsidRDefault="000751EA" w:rsidP="000751EA">
            <w:pPr>
              <w:pStyle w:val="TableText"/>
            </w:pPr>
            <w:r>
              <w:t>X</w:t>
            </w:r>
          </w:p>
        </w:tc>
      </w:tr>
      <w:tr w:rsidR="00C5027B" w14:paraId="153DC40D" w14:textId="77777777" w:rsidTr="00245396">
        <w:trPr>
          <w:gridAfter w:val="1"/>
          <w:wAfter w:w="9" w:type="dxa"/>
          <w:cantSplit/>
        </w:trPr>
        <w:tc>
          <w:tcPr>
            <w:tcW w:w="802" w:type="dxa"/>
            <w:shd w:val="clear" w:color="auto" w:fill="FFFFFF"/>
            <w:tcMar>
              <w:left w:w="58" w:type="dxa"/>
              <w:right w:w="58" w:type="dxa"/>
            </w:tcMar>
          </w:tcPr>
          <w:p w14:paraId="6CE5483A" w14:textId="7FD16C80" w:rsidR="000751EA" w:rsidRDefault="000751EA" w:rsidP="000751EA">
            <w:pPr>
              <w:pStyle w:val="TableText"/>
            </w:pPr>
            <w:r>
              <w:t>1284</w:t>
            </w:r>
            <w:r w:rsidR="005B7717">
              <w:t xml:space="preserve"> – </w:t>
            </w:r>
            <w:r>
              <w:t>1338</w:t>
            </w:r>
          </w:p>
        </w:tc>
        <w:tc>
          <w:tcPr>
            <w:tcW w:w="2179" w:type="dxa"/>
            <w:shd w:val="clear" w:color="auto" w:fill="FFFFFF"/>
            <w:tcMar>
              <w:left w:w="58" w:type="dxa"/>
              <w:right w:w="58" w:type="dxa"/>
            </w:tcMar>
          </w:tcPr>
          <w:p w14:paraId="3310BCA7" w14:textId="77777777" w:rsidR="000751EA" w:rsidRDefault="000751EA" w:rsidP="000751EA">
            <w:pPr>
              <w:pStyle w:val="TableText"/>
            </w:pPr>
            <w:r>
              <w:t>POS ADDRESS -2</w:t>
            </w:r>
          </w:p>
        </w:tc>
        <w:tc>
          <w:tcPr>
            <w:tcW w:w="2848" w:type="dxa"/>
            <w:shd w:val="clear" w:color="auto" w:fill="FFFFFF"/>
            <w:tcMar>
              <w:left w:w="58" w:type="dxa"/>
              <w:right w:w="58" w:type="dxa"/>
            </w:tcMar>
          </w:tcPr>
          <w:p w14:paraId="24221595" w14:textId="568DB284" w:rsidR="000751EA" w:rsidRPr="004513FB" w:rsidRDefault="000751EA" w:rsidP="000751EA">
            <w:pPr>
              <w:pStyle w:val="TableText"/>
              <w:rPr>
                <w:rFonts w:cs="Arial"/>
                <w:color w:val="1F497D"/>
              </w:rPr>
            </w:pPr>
            <w:r w:rsidRPr="00640E50">
              <w:rPr>
                <w:rFonts w:cs="Arial"/>
              </w:rPr>
              <w:t>:P:IDR-K-</w:t>
            </w:r>
            <w:hyperlink r:id="rId1462" w:history="1">
              <w:r w:rsidRPr="0052198B">
                <w:rPr>
                  <w:rStyle w:val="Hyperlink"/>
                  <w:rFonts w:cs="Arial"/>
                </w:rPr>
                <w:t>POS-ADDR2</w:t>
              </w:r>
            </w:hyperlink>
          </w:p>
        </w:tc>
        <w:tc>
          <w:tcPr>
            <w:tcW w:w="3073" w:type="dxa"/>
            <w:shd w:val="clear" w:color="auto" w:fill="FFFFFF"/>
            <w:tcMar>
              <w:left w:w="58" w:type="dxa"/>
              <w:right w:w="58" w:type="dxa"/>
            </w:tcMar>
          </w:tcPr>
          <w:p w14:paraId="4AA2B079" w14:textId="77777777" w:rsidR="000751EA" w:rsidRDefault="000751EA" w:rsidP="000751EA">
            <w:pPr>
              <w:pStyle w:val="TableText"/>
            </w:pPr>
            <w:r>
              <w:t>This field contains the place of service continued address information</w:t>
            </w:r>
          </w:p>
        </w:tc>
        <w:tc>
          <w:tcPr>
            <w:tcW w:w="1170" w:type="dxa"/>
            <w:shd w:val="clear" w:color="auto" w:fill="FFFFFF"/>
            <w:tcMar>
              <w:left w:w="58" w:type="dxa"/>
              <w:right w:w="58" w:type="dxa"/>
            </w:tcMar>
          </w:tcPr>
          <w:p w14:paraId="5E58E666" w14:textId="77777777" w:rsidR="000751EA" w:rsidRDefault="000751EA" w:rsidP="000751EA">
            <w:pPr>
              <w:pStyle w:val="TableText"/>
            </w:pPr>
            <w:r>
              <w:t>55C</w:t>
            </w:r>
          </w:p>
        </w:tc>
        <w:tc>
          <w:tcPr>
            <w:tcW w:w="2160" w:type="dxa"/>
            <w:shd w:val="clear" w:color="auto" w:fill="FFFFFF"/>
            <w:tcMar>
              <w:left w:w="58" w:type="dxa"/>
              <w:right w:w="58" w:type="dxa"/>
            </w:tcMar>
          </w:tcPr>
          <w:p w14:paraId="138BCC19" w14:textId="77777777" w:rsidR="000751EA" w:rsidRDefault="000751EA" w:rsidP="000751EA">
            <w:pPr>
              <w:pStyle w:val="TableText"/>
            </w:pPr>
            <w:r>
              <w:t>-</w:t>
            </w:r>
          </w:p>
        </w:tc>
        <w:tc>
          <w:tcPr>
            <w:tcW w:w="822" w:type="dxa"/>
            <w:shd w:val="clear" w:color="auto" w:fill="FFFFFF"/>
            <w:tcMar>
              <w:left w:w="58" w:type="dxa"/>
              <w:right w:w="58" w:type="dxa"/>
            </w:tcMar>
          </w:tcPr>
          <w:p w14:paraId="752183EA" w14:textId="77777777" w:rsidR="000751EA" w:rsidRDefault="000751EA" w:rsidP="000751EA">
            <w:pPr>
              <w:pStyle w:val="TableText"/>
            </w:pPr>
            <w:r>
              <w:t>Spaces</w:t>
            </w:r>
          </w:p>
        </w:tc>
        <w:tc>
          <w:tcPr>
            <w:tcW w:w="412" w:type="dxa"/>
            <w:shd w:val="clear" w:color="auto" w:fill="FFFFFF"/>
          </w:tcPr>
          <w:p w14:paraId="21CEA7FD" w14:textId="77777777" w:rsidR="000751EA" w:rsidRDefault="000751EA" w:rsidP="000751EA">
            <w:pPr>
              <w:pStyle w:val="TableText"/>
            </w:pPr>
            <w:r>
              <w:t>X</w:t>
            </w:r>
          </w:p>
        </w:tc>
        <w:tc>
          <w:tcPr>
            <w:tcW w:w="406" w:type="dxa"/>
            <w:shd w:val="clear" w:color="auto" w:fill="FFFFFF"/>
          </w:tcPr>
          <w:p w14:paraId="100F51AE" w14:textId="77777777" w:rsidR="000751EA" w:rsidRDefault="000751EA" w:rsidP="000751EA">
            <w:pPr>
              <w:pStyle w:val="TableText"/>
            </w:pPr>
            <w:r>
              <w:t>X</w:t>
            </w:r>
          </w:p>
        </w:tc>
        <w:tc>
          <w:tcPr>
            <w:tcW w:w="503" w:type="dxa"/>
            <w:shd w:val="clear" w:color="auto" w:fill="FFFFFF"/>
          </w:tcPr>
          <w:p w14:paraId="36BD3F9A" w14:textId="77777777" w:rsidR="000751EA" w:rsidRDefault="000751EA" w:rsidP="000751EA">
            <w:pPr>
              <w:pStyle w:val="TableText"/>
            </w:pPr>
            <w:r>
              <w:t>X</w:t>
            </w:r>
          </w:p>
        </w:tc>
      </w:tr>
      <w:tr w:rsidR="00C5027B" w14:paraId="566874EA" w14:textId="77777777" w:rsidTr="00245396">
        <w:trPr>
          <w:gridAfter w:val="1"/>
          <w:wAfter w:w="9" w:type="dxa"/>
          <w:cantSplit/>
        </w:trPr>
        <w:tc>
          <w:tcPr>
            <w:tcW w:w="802" w:type="dxa"/>
            <w:shd w:val="clear" w:color="auto" w:fill="FFFFFF"/>
            <w:tcMar>
              <w:left w:w="58" w:type="dxa"/>
              <w:right w:w="58" w:type="dxa"/>
            </w:tcMar>
          </w:tcPr>
          <w:p w14:paraId="7D96D6AC" w14:textId="494F07B5" w:rsidR="000751EA" w:rsidRDefault="000751EA" w:rsidP="000751EA">
            <w:pPr>
              <w:pStyle w:val="TableText"/>
            </w:pPr>
            <w:r>
              <w:t>1339</w:t>
            </w:r>
            <w:r w:rsidR="005B7717">
              <w:t xml:space="preserve"> – </w:t>
            </w:r>
            <w:r>
              <w:t>1368</w:t>
            </w:r>
          </w:p>
        </w:tc>
        <w:tc>
          <w:tcPr>
            <w:tcW w:w="2179" w:type="dxa"/>
            <w:shd w:val="clear" w:color="auto" w:fill="FFFFFF"/>
            <w:tcMar>
              <w:left w:w="58" w:type="dxa"/>
              <w:right w:w="58" w:type="dxa"/>
            </w:tcMar>
          </w:tcPr>
          <w:p w14:paraId="1EB68E48" w14:textId="77777777" w:rsidR="000751EA" w:rsidRDefault="000751EA" w:rsidP="000751EA">
            <w:pPr>
              <w:pStyle w:val="TableText"/>
            </w:pPr>
            <w:r>
              <w:t>POS CITY</w:t>
            </w:r>
          </w:p>
        </w:tc>
        <w:tc>
          <w:tcPr>
            <w:tcW w:w="2848" w:type="dxa"/>
            <w:shd w:val="clear" w:color="auto" w:fill="FFFFFF"/>
            <w:tcMar>
              <w:left w:w="58" w:type="dxa"/>
              <w:right w:w="58" w:type="dxa"/>
            </w:tcMar>
          </w:tcPr>
          <w:p w14:paraId="5C7D1521" w14:textId="2F8AA5EB" w:rsidR="000751EA" w:rsidRPr="00A5640C" w:rsidRDefault="000751EA" w:rsidP="000751EA">
            <w:pPr>
              <w:pStyle w:val="TableText"/>
              <w:rPr>
                <w:rFonts w:cs="Arial"/>
                <w:color w:val="1F497D"/>
              </w:rPr>
            </w:pPr>
            <w:r w:rsidRPr="00640E50">
              <w:rPr>
                <w:rFonts w:cs="Arial"/>
              </w:rPr>
              <w:t>:P:IDR-K-</w:t>
            </w:r>
            <w:hyperlink r:id="rId1463" w:history="1">
              <w:r w:rsidRPr="0052198B">
                <w:rPr>
                  <w:rStyle w:val="Hyperlink"/>
                  <w:rFonts w:cs="Arial"/>
                </w:rPr>
                <w:t>POS-CITY</w:t>
              </w:r>
            </w:hyperlink>
          </w:p>
        </w:tc>
        <w:tc>
          <w:tcPr>
            <w:tcW w:w="3073" w:type="dxa"/>
            <w:shd w:val="clear" w:color="auto" w:fill="FFFFFF"/>
            <w:tcMar>
              <w:left w:w="58" w:type="dxa"/>
              <w:right w:w="58" w:type="dxa"/>
            </w:tcMar>
          </w:tcPr>
          <w:p w14:paraId="45A07CF0" w14:textId="77777777" w:rsidR="000751EA" w:rsidRDefault="000751EA" w:rsidP="000751EA">
            <w:pPr>
              <w:pStyle w:val="TableText"/>
            </w:pPr>
            <w:r>
              <w:t>This field contains the place of service city</w:t>
            </w:r>
          </w:p>
        </w:tc>
        <w:tc>
          <w:tcPr>
            <w:tcW w:w="1170" w:type="dxa"/>
            <w:shd w:val="clear" w:color="auto" w:fill="FFFFFF"/>
            <w:tcMar>
              <w:left w:w="58" w:type="dxa"/>
              <w:right w:w="58" w:type="dxa"/>
            </w:tcMar>
          </w:tcPr>
          <w:p w14:paraId="38E5D6E2" w14:textId="77777777" w:rsidR="000751EA" w:rsidRDefault="000751EA" w:rsidP="000751EA">
            <w:pPr>
              <w:pStyle w:val="TableText"/>
            </w:pPr>
            <w:r>
              <w:t>30C</w:t>
            </w:r>
          </w:p>
        </w:tc>
        <w:tc>
          <w:tcPr>
            <w:tcW w:w="2160" w:type="dxa"/>
            <w:shd w:val="clear" w:color="auto" w:fill="FFFFFF"/>
            <w:tcMar>
              <w:left w:w="58" w:type="dxa"/>
              <w:right w:w="58" w:type="dxa"/>
            </w:tcMar>
          </w:tcPr>
          <w:p w14:paraId="647171D1" w14:textId="77777777" w:rsidR="000751EA" w:rsidRDefault="000751EA" w:rsidP="000751EA">
            <w:pPr>
              <w:pStyle w:val="TableText"/>
            </w:pPr>
            <w:r>
              <w:t>-</w:t>
            </w:r>
          </w:p>
        </w:tc>
        <w:tc>
          <w:tcPr>
            <w:tcW w:w="822" w:type="dxa"/>
            <w:shd w:val="clear" w:color="auto" w:fill="FFFFFF"/>
            <w:tcMar>
              <w:left w:w="58" w:type="dxa"/>
              <w:right w:w="58" w:type="dxa"/>
            </w:tcMar>
          </w:tcPr>
          <w:p w14:paraId="6F285755" w14:textId="77777777" w:rsidR="000751EA" w:rsidRDefault="000751EA" w:rsidP="000751EA">
            <w:pPr>
              <w:pStyle w:val="TableText"/>
            </w:pPr>
            <w:r>
              <w:t>Spaces</w:t>
            </w:r>
          </w:p>
        </w:tc>
        <w:tc>
          <w:tcPr>
            <w:tcW w:w="412" w:type="dxa"/>
            <w:shd w:val="clear" w:color="auto" w:fill="FFFFFF"/>
          </w:tcPr>
          <w:p w14:paraId="79AB541B" w14:textId="77777777" w:rsidR="000751EA" w:rsidRDefault="000751EA" w:rsidP="000751EA">
            <w:pPr>
              <w:pStyle w:val="TableText"/>
            </w:pPr>
            <w:r>
              <w:t>X</w:t>
            </w:r>
          </w:p>
        </w:tc>
        <w:tc>
          <w:tcPr>
            <w:tcW w:w="406" w:type="dxa"/>
            <w:shd w:val="clear" w:color="auto" w:fill="FFFFFF"/>
          </w:tcPr>
          <w:p w14:paraId="3CC6964E" w14:textId="77777777" w:rsidR="000751EA" w:rsidRDefault="000751EA" w:rsidP="000751EA">
            <w:pPr>
              <w:pStyle w:val="TableText"/>
            </w:pPr>
            <w:r>
              <w:t>X</w:t>
            </w:r>
          </w:p>
        </w:tc>
        <w:tc>
          <w:tcPr>
            <w:tcW w:w="503" w:type="dxa"/>
            <w:shd w:val="clear" w:color="auto" w:fill="FFFFFF"/>
          </w:tcPr>
          <w:p w14:paraId="298109FA" w14:textId="77777777" w:rsidR="000751EA" w:rsidRDefault="000751EA" w:rsidP="000751EA">
            <w:pPr>
              <w:pStyle w:val="TableText"/>
            </w:pPr>
            <w:r>
              <w:t>X</w:t>
            </w:r>
          </w:p>
        </w:tc>
      </w:tr>
      <w:tr w:rsidR="00C5027B" w14:paraId="3DF0E526" w14:textId="77777777" w:rsidTr="00245396">
        <w:trPr>
          <w:gridAfter w:val="1"/>
          <w:wAfter w:w="9" w:type="dxa"/>
          <w:cantSplit/>
        </w:trPr>
        <w:tc>
          <w:tcPr>
            <w:tcW w:w="802" w:type="dxa"/>
            <w:shd w:val="clear" w:color="auto" w:fill="FFFFFF"/>
            <w:tcMar>
              <w:left w:w="58" w:type="dxa"/>
              <w:right w:w="58" w:type="dxa"/>
            </w:tcMar>
          </w:tcPr>
          <w:p w14:paraId="005A1E96" w14:textId="05DF8387" w:rsidR="000751EA" w:rsidRDefault="000751EA" w:rsidP="000751EA">
            <w:pPr>
              <w:pStyle w:val="TableText"/>
            </w:pPr>
            <w:r>
              <w:t>1369</w:t>
            </w:r>
            <w:r w:rsidR="005B7717">
              <w:t xml:space="preserve"> – </w:t>
            </w:r>
            <w:r>
              <w:t>1370</w:t>
            </w:r>
          </w:p>
        </w:tc>
        <w:tc>
          <w:tcPr>
            <w:tcW w:w="2179" w:type="dxa"/>
            <w:shd w:val="clear" w:color="auto" w:fill="FFFFFF"/>
            <w:tcMar>
              <w:left w:w="58" w:type="dxa"/>
              <w:right w:w="58" w:type="dxa"/>
            </w:tcMar>
          </w:tcPr>
          <w:p w14:paraId="1C541159" w14:textId="77777777" w:rsidR="000751EA" w:rsidRDefault="000751EA" w:rsidP="000751EA">
            <w:pPr>
              <w:pStyle w:val="TableText"/>
            </w:pPr>
            <w:r>
              <w:t>POS STATE</w:t>
            </w:r>
          </w:p>
        </w:tc>
        <w:tc>
          <w:tcPr>
            <w:tcW w:w="2848" w:type="dxa"/>
            <w:shd w:val="clear" w:color="auto" w:fill="FFFFFF"/>
            <w:tcMar>
              <w:left w:w="58" w:type="dxa"/>
              <w:right w:w="58" w:type="dxa"/>
            </w:tcMar>
          </w:tcPr>
          <w:p w14:paraId="602A474B" w14:textId="64B2D1D8" w:rsidR="000751EA" w:rsidRPr="00A5640C" w:rsidRDefault="000751EA" w:rsidP="000751EA">
            <w:pPr>
              <w:pStyle w:val="TableText"/>
              <w:rPr>
                <w:rFonts w:cs="Arial"/>
                <w:color w:val="1F497D"/>
              </w:rPr>
            </w:pPr>
            <w:r w:rsidRPr="00640E50">
              <w:rPr>
                <w:rFonts w:cs="Arial"/>
              </w:rPr>
              <w:t>:P:IDR-K-</w:t>
            </w:r>
            <w:hyperlink r:id="rId1464" w:history="1">
              <w:r w:rsidRPr="0052198B">
                <w:rPr>
                  <w:rStyle w:val="Hyperlink"/>
                  <w:rFonts w:cs="Arial"/>
                </w:rPr>
                <w:t>POS-STATE</w:t>
              </w:r>
            </w:hyperlink>
          </w:p>
        </w:tc>
        <w:tc>
          <w:tcPr>
            <w:tcW w:w="3073" w:type="dxa"/>
            <w:shd w:val="clear" w:color="auto" w:fill="FFFFFF"/>
            <w:tcMar>
              <w:left w:w="58" w:type="dxa"/>
              <w:right w:w="58" w:type="dxa"/>
            </w:tcMar>
          </w:tcPr>
          <w:p w14:paraId="50FDE6CE" w14:textId="77777777" w:rsidR="000751EA" w:rsidRDefault="000751EA" w:rsidP="000751EA">
            <w:pPr>
              <w:pStyle w:val="TableText"/>
            </w:pPr>
            <w:r>
              <w:t>This field contains the place of service state</w:t>
            </w:r>
          </w:p>
        </w:tc>
        <w:tc>
          <w:tcPr>
            <w:tcW w:w="1170" w:type="dxa"/>
            <w:shd w:val="clear" w:color="auto" w:fill="FFFFFF"/>
            <w:tcMar>
              <w:left w:w="58" w:type="dxa"/>
              <w:right w:w="58" w:type="dxa"/>
            </w:tcMar>
          </w:tcPr>
          <w:p w14:paraId="378C4F84" w14:textId="77777777" w:rsidR="000751EA" w:rsidRDefault="000751EA" w:rsidP="000751EA">
            <w:pPr>
              <w:pStyle w:val="TableText"/>
            </w:pPr>
            <w:r>
              <w:t>2C</w:t>
            </w:r>
          </w:p>
        </w:tc>
        <w:tc>
          <w:tcPr>
            <w:tcW w:w="2160" w:type="dxa"/>
            <w:shd w:val="clear" w:color="auto" w:fill="FFFFFF"/>
            <w:tcMar>
              <w:left w:w="58" w:type="dxa"/>
              <w:right w:w="58" w:type="dxa"/>
            </w:tcMar>
          </w:tcPr>
          <w:p w14:paraId="1CD35D43" w14:textId="77777777" w:rsidR="000751EA" w:rsidRDefault="000751EA" w:rsidP="000751EA">
            <w:pPr>
              <w:pStyle w:val="TableText"/>
            </w:pPr>
            <w:r>
              <w:t>-</w:t>
            </w:r>
          </w:p>
        </w:tc>
        <w:tc>
          <w:tcPr>
            <w:tcW w:w="822" w:type="dxa"/>
            <w:shd w:val="clear" w:color="auto" w:fill="FFFFFF"/>
            <w:tcMar>
              <w:left w:w="58" w:type="dxa"/>
              <w:right w:w="58" w:type="dxa"/>
            </w:tcMar>
          </w:tcPr>
          <w:p w14:paraId="73AD92CD" w14:textId="77777777" w:rsidR="000751EA" w:rsidRDefault="000751EA" w:rsidP="000751EA">
            <w:pPr>
              <w:pStyle w:val="TableText"/>
            </w:pPr>
            <w:r>
              <w:t>Spaces</w:t>
            </w:r>
          </w:p>
        </w:tc>
        <w:tc>
          <w:tcPr>
            <w:tcW w:w="412" w:type="dxa"/>
            <w:shd w:val="clear" w:color="auto" w:fill="FFFFFF"/>
          </w:tcPr>
          <w:p w14:paraId="64E5BCE7" w14:textId="77777777" w:rsidR="000751EA" w:rsidRDefault="000751EA" w:rsidP="000751EA">
            <w:pPr>
              <w:pStyle w:val="TableText"/>
            </w:pPr>
            <w:r>
              <w:t>X</w:t>
            </w:r>
          </w:p>
        </w:tc>
        <w:tc>
          <w:tcPr>
            <w:tcW w:w="406" w:type="dxa"/>
            <w:shd w:val="clear" w:color="auto" w:fill="FFFFFF"/>
          </w:tcPr>
          <w:p w14:paraId="5C8CE2A0" w14:textId="77777777" w:rsidR="000751EA" w:rsidRDefault="000751EA" w:rsidP="000751EA">
            <w:pPr>
              <w:pStyle w:val="TableText"/>
            </w:pPr>
            <w:r>
              <w:t>X</w:t>
            </w:r>
          </w:p>
        </w:tc>
        <w:tc>
          <w:tcPr>
            <w:tcW w:w="503" w:type="dxa"/>
            <w:shd w:val="clear" w:color="auto" w:fill="FFFFFF"/>
          </w:tcPr>
          <w:p w14:paraId="23DF05DE" w14:textId="77777777" w:rsidR="000751EA" w:rsidRDefault="000751EA" w:rsidP="000751EA">
            <w:pPr>
              <w:pStyle w:val="TableText"/>
            </w:pPr>
            <w:r>
              <w:t>X</w:t>
            </w:r>
          </w:p>
        </w:tc>
      </w:tr>
      <w:tr w:rsidR="00C5027B" w:rsidRPr="00B5616B" w14:paraId="099591A3" w14:textId="77777777" w:rsidTr="00245396">
        <w:trPr>
          <w:gridAfter w:val="1"/>
          <w:wAfter w:w="9" w:type="dxa"/>
          <w:cantSplit/>
        </w:trPr>
        <w:tc>
          <w:tcPr>
            <w:tcW w:w="802" w:type="dxa"/>
            <w:shd w:val="clear" w:color="auto" w:fill="FFFFFF"/>
            <w:tcMar>
              <w:left w:w="58" w:type="dxa"/>
              <w:right w:w="58" w:type="dxa"/>
            </w:tcMar>
          </w:tcPr>
          <w:p w14:paraId="5D93B1ED" w14:textId="35699EF5" w:rsidR="000751EA" w:rsidRPr="00B5616B" w:rsidRDefault="000751EA" w:rsidP="000751EA">
            <w:pPr>
              <w:pStyle w:val="TableText"/>
              <w:rPr>
                <w:b/>
              </w:rPr>
            </w:pPr>
            <w:r w:rsidRPr="000E355E">
              <w:t>13</w:t>
            </w:r>
            <w:r>
              <w:t>71</w:t>
            </w:r>
            <w:r w:rsidR="005B7717">
              <w:t xml:space="preserve"> – </w:t>
            </w:r>
            <w:r w:rsidRPr="000E355E">
              <w:t>13</w:t>
            </w:r>
            <w:r>
              <w:t>85</w:t>
            </w:r>
          </w:p>
        </w:tc>
        <w:tc>
          <w:tcPr>
            <w:tcW w:w="2179" w:type="dxa"/>
            <w:shd w:val="clear" w:color="auto" w:fill="FFFFFF"/>
            <w:tcMar>
              <w:left w:w="58" w:type="dxa"/>
              <w:right w:w="58" w:type="dxa"/>
            </w:tcMar>
          </w:tcPr>
          <w:p w14:paraId="061DCA1C" w14:textId="77777777" w:rsidR="000751EA" w:rsidRPr="00B5616B" w:rsidRDefault="000751EA" w:rsidP="000751EA">
            <w:pPr>
              <w:pStyle w:val="TableText"/>
            </w:pPr>
            <w:r w:rsidRPr="00B5616B">
              <w:t>POS ZIP</w:t>
            </w:r>
          </w:p>
        </w:tc>
        <w:tc>
          <w:tcPr>
            <w:tcW w:w="2848" w:type="dxa"/>
            <w:shd w:val="clear" w:color="auto" w:fill="FFFFFF"/>
            <w:tcMar>
              <w:left w:w="58" w:type="dxa"/>
              <w:right w:w="58" w:type="dxa"/>
            </w:tcMar>
          </w:tcPr>
          <w:p w14:paraId="3FDF550F" w14:textId="385A6D67" w:rsidR="000751EA" w:rsidRPr="00B5616B" w:rsidRDefault="000751EA" w:rsidP="000751EA">
            <w:pPr>
              <w:pStyle w:val="TableText"/>
              <w:rPr>
                <w:rFonts w:cs="Arial"/>
                <w:color w:val="1F497D"/>
              </w:rPr>
            </w:pPr>
            <w:r w:rsidRPr="00640E50">
              <w:rPr>
                <w:rFonts w:cs="Arial"/>
              </w:rPr>
              <w:t>:P:IDR-K-</w:t>
            </w:r>
            <w:hyperlink r:id="rId1465" w:history="1">
              <w:r w:rsidRPr="0052198B">
                <w:rPr>
                  <w:rStyle w:val="Hyperlink"/>
                  <w:rFonts w:cs="Arial"/>
                </w:rPr>
                <w:t>POS-ZIP</w:t>
              </w:r>
            </w:hyperlink>
          </w:p>
        </w:tc>
        <w:tc>
          <w:tcPr>
            <w:tcW w:w="3073" w:type="dxa"/>
            <w:shd w:val="clear" w:color="auto" w:fill="FFFFFF"/>
            <w:tcMar>
              <w:left w:w="58" w:type="dxa"/>
              <w:right w:w="58" w:type="dxa"/>
            </w:tcMar>
          </w:tcPr>
          <w:p w14:paraId="75CF05D3" w14:textId="77777777" w:rsidR="000751EA" w:rsidRPr="00B5616B" w:rsidRDefault="000751EA" w:rsidP="000751EA">
            <w:pPr>
              <w:pStyle w:val="TableText"/>
            </w:pPr>
            <w:r w:rsidRPr="00B5616B">
              <w:t>This field contains the place of service zip code</w:t>
            </w:r>
          </w:p>
        </w:tc>
        <w:tc>
          <w:tcPr>
            <w:tcW w:w="1170" w:type="dxa"/>
            <w:shd w:val="clear" w:color="auto" w:fill="FFFFFF"/>
            <w:tcMar>
              <w:left w:w="58" w:type="dxa"/>
              <w:right w:w="58" w:type="dxa"/>
            </w:tcMar>
          </w:tcPr>
          <w:p w14:paraId="221F66A4" w14:textId="77777777" w:rsidR="000751EA" w:rsidRPr="00B5616B" w:rsidRDefault="000751EA" w:rsidP="000751EA">
            <w:pPr>
              <w:pStyle w:val="TableText"/>
            </w:pPr>
            <w:r w:rsidRPr="00B5616B">
              <w:t>15C</w:t>
            </w:r>
          </w:p>
        </w:tc>
        <w:tc>
          <w:tcPr>
            <w:tcW w:w="2160" w:type="dxa"/>
            <w:shd w:val="clear" w:color="auto" w:fill="FFFFFF"/>
            <w:tcMar>
              <w:left w:w="58" w:type="dxa"/>
              <w:right w:w="58" w:type="dxa"/>
            </w:tcMar>
          </w:tcPr>
          <w:p w14:paraId="29B16624" w14:textId="77777777" w:rsidR="000751EA" w:rsidRPr="00B5616B" w:rsidRDefault="000751EA" w:rsidP="000751EA">
            <w:pPr>
              <w:pStyle w:val="TableText"/>
            </w:pPr>
            <w:r>
              <w:t>-</w:t>
            </w:r>
          </w:p>
        </w:tc>
        <w:tc>
          <w:tcPr>
            <w:tcW w:w="822" w:type="dxa"/>
            <w:shd w:val="clear" w:color="auto" w:fill="FFFFFF"/>
            <w:tcMar>
              <w:left w:w="58" w:type="dxa"/>
              <w:right w:w="58" w:type="dxa"/>
            </w:tcMar>
          </w:tcPr>
          <w:p w14:paraId="15A82E46" w14:textId="77777777" w:rsidR="000751EA" w:rsidRPr="00B5616B" w:rsidRDefault="000751EA" w:rsidP="000751EA">
            <w:pPr>
              <w:pStyle w:val="TableText"/>
            </w:pPr>
            <w:r>
              <w:t>Spaces</w:t>
            </w:r>
          </w:p>
        </w:tc>
        <w:tc>
          <w:tcPr>
            <w:tcW w:w="412" w:type="dxa"/>
            <w:shd w:val="clear" w:color="auto" w:fill="FFFFFF"/>
          </w:tcPr>
          <w:p w14:paraId="7003F9EF" w14:textId="77777777" w:rsidR="000751EA" w:rsidRPr="00B5616B" w:rsidRDefault="000751EA" w:rsidP="000751EA">
            <w:pPr>
              <w:pStyle w:val="TableText"/>
            </w:pPr>
            <w:r w:rsidRPr="00B5616B">
              <w:t>X</w:t>
            </w:r>
          </w:p>
        </w:tc>
        <w:tc>
          <w:tcPr>
            <w:tcW w:w="406" w:type="dxa"/>
            <w:shd w:val="clear" w:color="auto" w:fill="FFFFFF"/>
          </w:tcPr>
          <w:p w14:paraId="6398431A" w14:textId="77777777" w:rsidR="000751EA" w:rsidRPr="00B5616B" w:rsidRDefault="000751EA" w:rsidP="000751EA">
            <w:pPr>
              <w:pStyle w:val="TableText"/>
            </w:pPr>
            <w:r w:rsidRPr="00B5616B">
              <w:t>X</w:t>
            </w:r>
          </w:p>
        </w:tc>
        <w:tc>
          <w:tcPr>
            <w:tcW w:w="503" w:type="dxa"/>
            <w:shd w:val="clear" w:color="auto" w:fill="FFFFFF"/>
          </w:tcPr>
          <w:p w14:paraId="63533142" w14:textId="77777777" w:rsidR="000751EA" w:rsidRPr="00B5616B" w:rsidRDefault="000751EA" w:rsidP="000751EA">
            <w:pPr>
              <w:pStyle w:val="TableText"/>
            </w:pPr>
            <w:r w:rsidRPr="00B5616B">
              <w:t>X</w:t>
            </w:r>
          </w:p>
        </w:tc>
      </w:tr>
      <w:tr w:rsidR="00C5027B" w14:paraId="70CCFE6E" w14:textId="77777777" w:rsidTr="00245396">
        <w:trPr>
          <w:gridAfter w:val="1"/>
          <w:wAfter w:w="9" w:type="dxa"/>
          <w:cantSplit/>
        </w:trPr>
        <w:tc>
          <w:tcPr>
            <w:tcW w:w="802" w:type="dxa"/>
            <w:tcMar>
              <w:left w:w="58" w:type="dxa"/>
              <w:right w:w="58" w:type="dxa"/>
            </w:tcMar>
          </w:tcPr>
          <w:p w14:paraId="4A00D9D4" w14:textId="20CBA90B" w:rsidR="000751EA" w:rsidRPr="00B5616B" w:rsidRDefault="000751EA" w:rsidP="000751EA">
            <w:pPr>
              <w:pStyle w:val="TableText"/>
              <w:rPr>
                <w:b/>
              </w:rPr>
            </w:pPr>
            <w:r w:rsidRPr="000E355E">
              <w:t>13</w:t>
            </w:r>
            <w:r>
              <w:t>86</w:t>
            </w:r>
            <w:r w:rsidR="005B7717">
              <w:t xml:space="preserve"> – </w:t>
            </w:r>
            <w:r w:rsidRPr="000E355E">
              <w:t>13</w:t>
            </w:r>
            <w:r>
              <w:t>88</w:t>
            </w:r>
          </w:p>
        </w:tc>
        <w:tc>
          <w:tcPr>
            <w:tcW w:w="2179" w:type="dxa"/>
            <w:tcMar>
              <w:left w:w="58" w:type="dxa"/>
              <w:right w:w="58" w:type="dxa"/>
            </w:tcMar>
          </w:tcPr>
          <w:p w14:paraId="1DB17C06" w14:textId="77777777" w:rsidR="000751EA" w:rsidRPr="008E2870" w:rsidRDefault="000751EA" w:rsidP="000751EA">
            <w:pPr>
              <w:pStyle w:val="TableText"/>
            </w:pPr>
            <w:r w:rsidRPr="008E2870">
              <w:t>LEGISLATIVE REDUCTION MESSAGE</w:t>
            </w:r>
          </w:p>
        </w:tc>
        <w:tc>
          <w:tcPr>
            <w:tcW w:w="2848" w:type="dxa"/>
            <w:tcMar>
              <w:left w:w="58" w:type="dxa"/>
              <w:right w:w="58" w:type="dxa"/>
            </w:tcMar>
          </w:tcPr>
          <w:p w14:paraId="3CEFBC22" w14:textId="78983315" w:rsidR="000751EA" w:rsidRPr="00B5616B" w:rsidRDefault="000751EA" w:rsidP="000751EA">
            <w:pPr>
              <w:pStyle w:val="TableText"/>
              <w:rPr>
                <w:rFonts w:cs="Arial"/>
              </w:rPr>
            </w:pPr>
            <w:r w:rsidRPr="00B5616B">
              <w:rPr>
                <w:rFonts w:cs="Arial"/>
              </w:rPr>
              <w:t>P:IDR-K-</w:t>
            </w:r>
            <w:hyperlink r:id="rId1466" w:history="1">
              <w:r w:rsidRPr="001A1278">
                <w:rPr>
                  <w:rStyle w:val="Hyperlink"/>
                  <w:rFonts w:cs="Arial"/>
                </w:rPr>
                <w:t>LEG-RED-MSG</w:t>
              </w:r>
            </w:hyperlink>
          </w:p>
        </w:tc>
        <w:tc>
          <w:tcPr>
            <w:tcW w:w="3073" w:type="dxa"/>
            <w:tcMar>
              <w:left w:w="58" w:type="dxa"/>
              <w:right w:w="58" w:type="dxa"/>
            </w:tcMar>
          </w:tcPr>
          <w:p w14:paraId="541148E8" w14:textId="41AFDE4D" w:rsidR="000751EA" w:rsidRPr="00B5616B" w:rsidRDefault="000751EA" w:rsidP="004254A2">
            <w:pPr>
              <w:pStyle w:val="TableText"/>
            </w:pPr>
            <w:r>
              <w:t>Message associated with the legislative reduction</w:t>
            </w:r>
          </w:p>
        </w:tc>
        <w:tc>
          <w:tcPr>
            <w:tcW w:w="1170" w:type="dxa"/>
            <w:tcMar>
              <w:left w:w="58" w:type="dxa"/>
              <w:right w:w="58" w:type="dxa"/>
            </w:tcMar>
          </w:tcPr>
          <w:p w14:paraId="3626BCFB" w14:textId="77777777" w:rsidR="000751EA" w:rsidRPr="00B5616B" w:rsidRDefault="000751EA" w:rsidP="000751EA">
            <w:pPr>
              <w:pStyle w:val="TableText"/>
              <w:rPr>
                <w:caps/>
              </w:rPr>
            </w:pPr>
            <w:r w:rsidRPr="00B5616B">
              <w:rPr>
                <w:caps/>
              </w:rPr>
              <w:t>3c</w:t>
            </w:r>
          </w:p>
        </w:tc>
        <w:tc>
          <w:tcPr>
            <w:tcW w:w="2160" w:type="dxa"/>
            <w:tcMar>
              <w:left w:w="58" w:type="dxa"/>
              <w:right w:w="58" w:type="dxa"/>
            </w:tcMar>
          </w:tcPr>
          <w:p w14:paraId="072CB4B7" w14:textId="77777777" w:rsidR="000751EA" w:rsidRPr="00B5616B" w:rsidRDefault="000751EA" w:rsidP="000751EA">
            <w:pPr>
              <w:pStyle w:val="TableText"/>
              <w:rPr>
                <w:b/>
              </w:rPr>
            </w:pPr>
            <w:r>
              <w:rPr>
                <w:b/>
              </w:rPr>
              <w:t>-</w:t>
            </w:r>
          </w:p>
        </w:tc>
        <w:tc>
          <w:tcPr>
            <w:tcW w:w="822" w:type="dxa"/>
            <w:tcMar>
              <w:left w:w="58" w:type="dxa"/>
              <w:right w:w="58" w:type="dxa"/>
            </w:tcMar>
          </w:tcPr>
          <w:p w14:paraId="591D878D" w14:textId="77777777" w:rsidR="000751EA" w:rsidRDefault="000751EA" w:rsidP="000751EA">
            <w:pPr>
              <w:pStyle w:val="TableText"/>
            </w:pPr>
            <w:r>
              <w:t>Spaces</w:t>
            </w:r>
          </w:p>
        </w:tc>
        <w:tc>
          <w:tcPr>
            <w:tcW w:w="412" w:type="dxa"/>
          </w:tcPr>
          <w:p w14:paraId="5CE61977" w14:textId="77777777" w:rsidR="000751EA" w:rsidRDefault="000751EA" w:rsidP="000751EA">
            <w:pPr>
              <w:pStyle w:val="TableText"/>
            </w:pPr>
            <w:r>
              <w:t>-</w:t>
            </w:r>
          </w:p>
        </w:tc>
        <w:tc>
          <w:tcPr>
            <w:tcW w:w="406" w:type="dxa"/>
          </w:tcPr>
          <w:p w14:paraId="026BE3FE" w14:textId="77777777" w:rsidR="000751EA" w:rsidRDefault="000751EA" w:rsidP="000751EA">
            <w:pPr>
              <w:pStyle w:val="TableText"/>
            </w:pPr>
            <w:r>
              <w:t>X</w:t>
            </w:r>
          </w:p>
        </w:tc>
        <w:tc>
          <w:tcPr>
            <w:tcW w:w="503" w:type="dxa"/>
          </w:tcPr>
          <w:p w14:paraId="0016411F" w14:textId="77777777" w:rsidR="000751EA" w:rsidRDefault="000751EA" w:rsidP="000751EA">
            <w:pPr>
              <w:pStyle w:val="TableText"/>
            </w:pPr>
            <w:r>
              <w:t>X</w:t>
            </w:r>
          </w:p>
        </w:tc>
      </w:tr>
      <w:tr w:rsidR="00C5027B" w14:paraId="06CA1C48" w14:textId="77777777" w:rsidTr="00245396">
        <w:trPr>
          <w:gridAfter w:val="1"/>
          <w:wAfter w:w="9" w:type="dxa"/>
          <w:cantSplit/>
        </w:trPr>
        <w:tc>
          <w:tcPr>
            <w:tcW w:w="802" w:type="dxa"/>
            <w:tcMar>
              <w:left w:w="58" w:type="dxa"/>
              <w:right w:w="58" w:type="dxa"/>
            </w:tcMar>
          </w:tcPr>
          <w:p w14:paraId="0349AD55" w14:textId="4520A3A5" w:rsidR="000751EA" w:rsidRPr="00F84490" w:rsidRDefault="000751EA" w:rsidP="000751EA">
            <w:pPr>
              <w:pStyle w:val="TableText"/>
            </w:pPr>
            <w:r>
              <w:t>1389</w:t>
            </w:r>
            <w:r w:rsidR="005B7717">
              <w:t xml:space="preserve"> – </w:t>
            </w:r>
            <w:r>
              <w:t>1391</w:t>
            </w:r>
          </w:p>
        </w:tc>
        <w:tc>
          <w:tcPr>
            <w:tcW w:w="2179" w:type="dxa"/>
            <w:tcMar>
              <w:left w:w="58" w:type="dxa"/>
              <w:right w:w="58" w:type="dxa"/>
            </w:tcMar>
          </w:tcPr>
          <w:p w14:paraId="3C8B43A9" w14:textId="77777777" w:rsidR="000751EA" w:rsidRDefault="000751EA" w:rsidP="000751EA">
            <w:pPr>
              <w:pStyle w:val="TableText"/>
            </w:pPr>
            <w:r w:rsidRPr="008E2870">
              <w:t xml:space="preserve">LEGISLATIVE REDUCTION </w:t>
            </w:r>
            <w:r>
              <w:t>AUDIT</w:t>
            </w:r>
          </w:p>
        </w:tc>
        <w:tc>
          <w:tcPr>
            <w:tcW w:w="2848" w:type="dxa"/>
            <w:tcMar>
              <w:left w:w="58" w:type="dxa"/>
              <w:right w:w="58" w:type="dxa"/>
            </w:tcMar>
          </w:tcPr>
          <w:p w14:paraId="45AF8390" w14:textId="6C5C6DCA" w:rsidR="000751EA" w:rsidRDefault="000751EA" w:rsidP="000751EA">
            <w:pPr>
              <w:pStyle w:val="TableText"/>
              <w:rPr>
                <w:rFonts w:cs="Arial"/>
              </w:rPr>
            </w:pPr>
            <w:r w:rsidRPr="00BD503C">
              <w:rPr>
                <w:rFonts w:cs="Arial"/>
              </w:rPr>
              <w:t>P:IDR-K-</w:t>
            </w:r>
            <w:hyperlink r:id="rId1467" w:history="1">
              <w:r w:rsidRPr="001A1278">
                <w:rPr>
                  <w:rStyle w:val="Hyperlink"/>
                  <w:rFonts w:cs="Arial"/>
                </w:rPr>
                <w:t>LEG-RED-AUD</w:t>
              </w:r>
            </w:hyperlink>
          </w:p>
        </w:tc>
        <w:tc>
          <w:tcPr>
            <w:tcW w:w="3073" w:type="dxa"/>
            <w:tcMar>
              <w:left w:w="58" w:type="dxa"/>
              <w:right w:w="58" w:type="dxa"/>
            </w:tcMar>
          </w:tcPr>
          <w:p w14:paraId="7956FBA2" w14:textId="11DE84BB" w:rsidR="000751EA" w:rsidRDefault="000751EA" w:rsidP="004254A2">
            <w:pPr>
              <w:pStyle w:val="TableText"/>
            </w:pPr>
            <w:r>
              <w:t>MCS Audit associated with the legislative reduction</w:t>
            </w:r>
          </w:p>
        </w:tc>
        <w:tc>
          <w:tcPr>
            <w:tcW w:w="1170" w:type="dxa"/>
            <w:tcMar>
              <w:left w:w="58" w:type="dxa"/>
              <w:right w:w="58" w:type="dxa"/>
            </w:tcMar>
          </w:tcPr>
          <w:p w14:paraId="19006B44" w14:textId="77777777" w:rsidR="000751EA" w:rsidRDefault="000751EA" w:rsidP="000751EA">
            <w:pPr>
              <w:pStyle w:val="TableText"/>
              <w:rPr>
                <w:caps/>
              </w:rPr>
            </w:pPr>
            <w:r>
              <w:rPr>
                <w:caps/>
              </w:rPr>
              <w:t>9(03)</w:t>
            </w:r>
          </w:p>
        </w:tc>
        <w:tc>
          <w:tcPr>
            <w:tcW w:w="2160" w:type="dxa"/>
            <w:tcMar>
              <w:left w:w="58" w:type="dxa"/>
              <w:right w:w="58" w:type="dxa"/>
            </w:tcMar>
          </w:tcPr>
          <w:p w14:paraId="401FDB75" w14:textId="77777777" w:rsidR="000751EA" w:rsidRDefault="000751EA" w:rsidP="000751EA">
            <w:pPr>
              <w:pStyle w:val="TableText"/>
              <w:rPr>
                <w:b/>
              </w:rPr>
            </w:pPr>
            <w:r>
              <w:rPr>
                <w:b/>
              </w:rPr>
              <w:t>-</w:t>
            </w:r>
          </w:p>
        </w:tc>
        <w:tc>
          <w:tcPr>
            <w:tcW w:w="822" w:type="dxa"/>
            <w:tcMar>
              <w:left w:w="58" w:type="dxa"/>
              <w:right w:w="58" w:type="dxa"/>
            </w:tcMar>
          </w:tcPr>
          <w:p w14:paraId="2132E37C" w14:textId="77777777" w:rsidR="000751EA" w:rsidRDefault="000751EA" w:rsidP="000751EA">
            <w:pPr>
              <w:pStyle w:val="TableText"/>
            </w:pPr>
            <w:r>
              <w:t>Zeros</w:t>
            </w:r>
          </w:p>
        </w:tc>
        <w:tc>
          <w:tcPr>
            <w:tcW w:w="412" w:type="dxa"/>
          </w:tcPr>
          <w:p w14:paraId="384DC691" w14:textId="77777777" w:rsidR="000751EA" w:rsidRDefault="000751EA" w:rsidP="000751EA">
            <w:pPr>
              <w:pStyle w:val="TableText"/>
            </w:pPr>
            <w:r>
              <w:t>-</w:t>
            </w:r>
          </w:p>
        </w:tc>
        <w:tc>
          <w:tcPr>
            <w:tcW w:w="406" w:type="dxa"/>
          </w:tcPr>
          <w:p w14:paraId="1AC77D33" w14:textId="77777777" w:rsidR="000751EA" w:rsidRDefault="000751EA" w:rsidP="000751EA">
            <w:pPr>
              <w:pStyle w:val="TableText"/>
            </w:pPr>
            <w:r>
              <w:t>X</w:t>
            </w:r>
          </w:p>
        </w:tc>
        <w:tc>
          <w:tcPr>
            <w:tcW w:w="503" w:type="dxa"/>
          </w:tcPr>
          <w:p w14:paraId="721ABCCE" w14:textId="77777777" w:rsidR="000751EA" w:rsidRDefault="000751EA" w:rsidP="000751EA">
            <w:pPr>
              <w:pStyle w:val="TableText"/>
            </w:pPr>
            <w:r>
              <w:t>X</w:t>
            </w:r>
          </w:p>
        </w:tc>
      </w:tr>
      <w:tr w:rsidR="00C5027B" w14:paraId="1A0E0875" w14:textId="77777777" w:rsidTr="00245396">
        <w:trPr>
          <w:gridAfter w:val="1"/>
          <w:wAfter w:w="9" w:type="dxa"/>
          <w:cantSplit/>
        </w:trPr>
        <w:tc>
          <w:tcPr>
            <w:tcW w:w="802" w:type="dxa"/>
            <w:tcMar>
              <w:left w:w="58" w:type="dxa"/>
              <w:right w:w="58" w:type="dxa"/>
            </w:tcMar>
          </w:tcPr>
          <w:p w14:paraId="12ABA9EF" w14:textId="77777777" w:rsidR="000751EA" w:rsidRPr="00F84490" w:rsidRDefault="000751EA" w:rsidP="000751EA">
            <w:pPr>
              <w:pStyle w:val="TableText"/>
            </w:pPr>
            <w:r>
              <w:t>1392</w:t>
            </w:r>
          </w:p>
        </w:tc>
        <w:tc>
          <w:tcPr>
            <w:tcW w:w="2179" w:type="dxa"/>
            <w:tcMar>
              <w:left w:w="58" w:type="dxa"/>
              <w:right w:w="58" w:type="dxa"/>
            </w:tcMar>
          </w:tcPr>
          <w:p w14:paraId="5EA2FD01" w14:textId="77777777" w:rsidR="000751EA" w:rsidRDefault="000751EA" w:rsidP="000751EA">
            <w:pPr>
              <w:pStyle w:val="TableText"/>
            </w:pPr>
            <w:r w:rsidRPr="008E2870">
              <w:t xml:space="preserve">LEGISLATIVE REDUCTION </w:t>
            </w:r>
            <w:r>
              <w:t>SUFFIX</w:t>
            </w:r>
          </w:p>
        </w:tc>
        <w:tc>
          <w:tcPr>
            <w:tcW w:w="2848" w:type="dxa"/>
            <w:tcMar>
              <w:left w:w="58" w:type="dxa"/>
              <w:right w:w="58" w:type="dxa"/>
            </w:tcMar>
          </w:tcPr>
          <w:p w14:paraId="2DD0FEA2" w14:textId="093B33B9" w:rsidR="000751EA" w:rsidRDefault="000751EA" w:rsidP="000751EA">
            <w:pPr>
              <w:pStyle w:val="TableText"/>
              <w:rPr>
                <w:rFonts w:cs="Arial"/>
              </w:rPr>
            </w:pPr>
            <w:r w:rsidRPr="00BD503C">
              <w:rPr>
                <w:rFonts w:cs="Arial"/>
              </w:rPr>
              <w:t>P:IDR-K-</w:t>
            </w:r>
            <w:hyperlink r:id="rId1468" w:history="1">
              <w:r w:rsidRPr="001A1278">
                <w:rPr>
                  <w:rStyle w:val="Hyperlink"/>
                  <w:rFonts w:cs="Arial"/>
                </w:rPr>
                <w:t>LEG-RED-SUF</w:t>
              </w:r>
            </w:hyperlink>
          </w:p>
        </w:tc>
        <w:tc>
          <w:tcPr>
            <w:tcW w:w="3073" w:type="dxa"/>
            <w:tcMar>
              <w:left w:w="58" w:type="dxa"/>
              <w:right w:w="58" w:type="dxa"/>
            </w:tcMar>
          </w:tcPr>
          <w:p w14:paraId="45C55C93" w14:textId="4AEE0569" w:rsidR="000751EA" w:rsidRDefault="000751EA" w:rsidP="004254A2">
            <w:pPr>
              <w:pStyle w:val="TableText"/>
            </w:pPr>
            <w:r>
              <w:t>Cutback Indicator associated with the legislative reduction</w:t>
            </w:r>
          </w:p>
        </w:tc>
        <w:tc>
          <w:tcPr>
            <w:tcW w:w="1170" w:type="dxa"/>
            <w:tcMar>
              <w:left w:w="58" w:type="dxa"/>
              <w:right w:w="58" w:type="dxa"/>
            </w:tcMar>
          </w:tcPr>
          <w:p w14:paraId="3F7D576F" w14:textId="77777777" w:rsidR="000751EA" w:rsidRDefault="000751EA" w:rsidP="000751EA">
            <w:pPr>
              <w:pStyle w:val="TableText"/>
              <w:rPr>
                <w:caps/>
              </w:rPr>
            </w:pPr>
            <w:r>
              <w:rPr>
                <w:caps/>
              </w:rPr>
              <w:t>1c</w:t>
            </w:r>
          </w:p>
        </w:tc>
        <w:tc>
          <w:tcPr>
            <w:tcW w:w="2160" w:type="dxa"/>
            <w:tcMar>
              <w:left w:w="58" w:type="dxa"/>
              <w:right w:w="58" w:type="dxa"/>
            </w:tcMar>
          </w:tcPr>
          <w:p w14:paraId="4690039B" w14:textId="77777777" w:rsidR="000751EA" w:rsidRDefault="000751EA" w:rsidP="000751EA">
            <w:pPr>
              <w:pStyle w:val="TableText"/>
              <w:rPr>
                <w:b/>
              </w:rPr>
            </w:pPr>
            <w:r>
              <w:rPr>
                <w:b/>
              </w:rPr>
              <w:t>-</w:t>
            </w:r>
          </w:p>
        </w:tc>
        <w:tc>
          <w:tcPr>
            <w:tcW w:w="822" w:type="dxa"/>
            <w:tcMar>
              <w:left w:w="58" w:type="dxa"/>
              <w:right w:w="58" w:type="dxa"/>
            </w:tcMar>
          </w:tcPr>
          <w:p w14:paraId="1DE739B0" w14:textId="52FA1413" w:rsidR="000751EA" w:rsidRDefault="004254A2" w:rsidP="000751EA">
            <w:pPr>
              <w:pStyle w:val="TableText"/>
            </w:pPr>
            <w:r>
              <w:t>Spaces</w:t>
            </w:r>
          </w:p>
        </w:tc>
        <w:tc>
          <w:tcPr>
            <w:tcW w:w="412" w:type="dxa"/>
          </w:tcPr>
          <w:p w14:paraId="4A9CC963" w14:textId="77777777" w:rsidR="000751EA" w:rsidRDefault="000751EA" w:rsidP="000751EA">
            <w:pPr>
              <w:pStyle w:val="TableText"/>
            </w:pPr>
            <w:r>
              <w:t>-</w:t>
            </w:r>
          </w:p>
        </w:tc>
        <w:tc>
          <w:tcPr>
            <w:tcW w:w="406" w:type="dxa"/>
          </w:tcPr>
          <w:p w14:paraId="7BE6BA7F" w14:textId="77777777" w:rsidR="000751EA" w:rsidRDefault="000751EA" w:rsidP="000751EA">
            <w:pPr>
              <w:pStyle w:val="TableText"/>
            </w:pPr>
            <w:r>
              <w:t>X</w:t>
            </w:r>
          </w:p>
        </w:tc>
        <w:tc>
          <w:tcPr>
            <w:tcW w:w="503" w:type="dxa"/>
          </w:tcPr>
          <w:p w14:paraId="5D8D8AAD" w14:textId="77777777" w:rsidR="000751EA" w:rsidRDefault="000751EA" w:rsidP="000751EA">
            <w:pPr>
              <w:pStyle w:val="TableText"/>
            </w:pPr>
            <w:r>
              <w:t>X</w:t>
            </w:r>
          </w:p>
        </w:tc>
      </w:tr>
      <w:tr w:rsidR="00C5027B" w14:paraId="6BA2071C" w14:textId="77777777" w:rsidTr="00245396">
        <w:trPr>
          <w:gridAfter w:val="1"/>
          <w:wAfter w:w="9" w:type="dxa"/>
          <w:cantSplit/>
        </w:trPr>
        <w:tc>
          <w:tcPr>
            <w:tcW w:w="802" w:type="dxa"/>
            <w:tcMar>
              <w:left w:w="58" w:type="dxa"/>
              <w:right w:w="58" w:type="dxa"/>
            </w:tcMar>
          </w:tcPr>
          <w:p w14:paraId="276742C7" w14:textId="0607BE70" w:rsidR="000751EA" w:rsidRPr="00F84490" w:rsidRDefault="000751EA" w:rsidP="000751EA">
            <w:pPr>
              <w:pStyle w:val="TableText"/>
            </w:pPr>
            <w:r>
              <w:t>1393</w:t>
            </w:r>
            <w:r w:rsidR="005B7717">
              <w:t xml:space="preserve"> – </w:t>
            </w:r>
            <w:r>
              <w:t>1401</w:t>
            </w:r>
          </w:p>
        </w:tc>
        <w:tc>
          <w:tcPr>
            <w:tcW w:w="2179" w:type="dxa"/>
            <w:tcMar>
              <w:left w:w="58" w:type="dxa"/>
              <w:right w:w="58" w:type="dxa"/>
            </w:tcMar>
          </w:tcPr>
          <w:p w14:paraId="3F7990B4" w14:textId="77777777" w:rsidR="000751EA" w:rsidRDefault="000751EA" w:rsidP="000751EA">
            <w:pPr>
              <w:pStyle w:val="TableText"/>
            </w:pPr>
            <w:r>
              <w:t xml:space="preserve"> </w:t>
            </w:r>
            <w:r w:rsidRPr="008E2870">
              <w:t xml:space="preserve">LEGISLATIVE REDUCTION </w:t>
            </w:r>
            <w:r>
              <w:t>AMOUNT</w:t>
            </w:r>
          </w:p>
        </w:tc>
        <w:tc>
          <w:tcPr>
            <w:tcW w:w="2848" w:type="dxa"/>
            <w:tcMar>
              <w:left w:w="58" w:type="dxa"/>
              <w:right w:w="58" w:type="dxa"/>
            </w:tcMar>
          </w:tcPr>
          <w:p w14:paraId="35B11D03" w14:textId="77E6CA6D" w:rsidR="000751EA" w:rsidRDefault="000751EA" w:rsidP="000751EA">
            <w:pPr>
              <w:pStyle w:val="TableText"/>
              <w:rPr>
                <w:rFonts w:cs="Arial"/>
              </w:rPr>
            </w:pPr>
            <w:r w:rsidRPr="00BD503C">
              <w:rPr>
                <w:rFonts w:cs="Arial"/>
              </w:rPr>
              <w:t>P:IDR-K-</w:t>
            </w:r>
            <w:hyperlink r:id="rId1469" w:history="1">
              <w:r w:rsidRPr="001A1278">
                <w:rPr>
                  <w:rStyle w:val="Hyperlink"/>
                  <w:rFonts w:cs="Arial"/>
                </w:rPr>
                <w:t>LEG-RED-AMT</w:t>
              </w:r>
            </w:hyperlink>
          </w:p>
        </w:tc>
        <w:tc>
          <w:tcPr>
            <w:tcW w:w="3073" w:type="dxa"/>
            <w:tcMar>
              <w:left w:w="58" w:type="dxa"/>
              <w:right w:w="58" w:type="dxa"/>
            </w:tcMar>
          </w:tcPr>
          <w:p w14:paraId="66B2CAD6" w14:textId="16444510" w:rsidR="000751EA" w:rsidRDefault="000751EA" w:rsidP="004254A2">
            <w:pPr>
              <w:pStyle w:val="TableText"/>
            </w:pPr>
            <w:r>
              <w:t>Amount associated with the legislative reduction</w:t>
            </w:r>
          </w:p>
        </w:tc>
        <w:tc>
          <w:tcPr>
            <w:tcW w:w="1170" w:type="dxa"/>
            <w:tcMar>
              <w:left w:w="58" w:type="dxa"/>
              <w:right w:w="58" w:type="dxa"/>
            </w:tcMar>
          </w:tcPr>
          <w:p w14:paraId="741C7045" w14:textId="77777777" w:rsidR="000751EA" w:rsidRDefault="000751EA" w:rsidP="000751EA">
            <w:pPr>
              <w:pStyle w:val="TableText"/>
              <w:rPr>
                <w:caps/>
              </w:rPr>
            </w:pPr>
            <w:r w:rsidRPr="00BD503C">
              <w:rPr>
                <w:caps/>
              </w:rPr>
              <w:t>9(07)V99</w:t>
            </w:r>
          </w:p>
        </w:tc>
        <w:tc>
          <w:tcPr>
            <w:tcW w:w="2160" w:type="dxa"/>
            <w:tcMar>
              <w:left w:w="58" w:type="dxa"/>
              <w:right w:w="58" w:type="dxa"/>
            </w:tcMar>
          </w:tcPr>
          <w:p w14:paraId="020C02ED" w14:textId="77777777" w:rsidR="000751EA" w:rsidRDefault="000751EA" w:rsidP="000751EA">
            <w:pPr>
              <w:pStyle w:val="TableText"/>
              <w:rPr>
                <w:b/>
              </w:rPr>
            </w:pPr>
            <w:r>
              <w:rPr>
                <w:b/>
              </w:rPr>
              <w:t>-</w:t>
            </w:r>
          </w:p>
        </w:tc>
        <w:tc>
          <w:tcPr>
            <w:tcW w:w="822" w:type="dxa"/>
            <w:tcMar>
              <w:left w:w="58" w:type="dxa"/>
              <w:right w:w="58" w:type="dxa"/>
            </w:tcMar>
          </w:tcPr>
          <w:p w14:paraId="21D8FB51" w14:textId="77777777" w:rsidR="000751EA" w:rsidRDefault="000751EA" w:rsidP="000751EA">
            <w:pPr>
              <w:pStyle w:val="TableText"/>
            </w:pPr>
            <w:r>
              <w:t>Zeros</w:t>
            </w:r>
          </w:p>
        </w:tc>
        <w:tc>
          <w:tcPr>
            <w:tcW w:w="412" w:type="dxa"/>
          </w:tcPr>
          <w:p w14:paraId="1C2E1544" w14:textId="77777777" w:rsidR="000751EA" w:rsidRDefault="000751EA" w:rsidP="000751EA">
            <w:pPr>
              <w:pStyle w:val="TableText"/>
            </w:pPr>
            <w:r>
              <w:t xml:space="preserve"> </w:t>
            </w:r>
          </w:p>
        </w:tc>
        <w:tc>
          <w:tcPr>
            <w:tcW w:w="406" w:type="dxa"/>
          </w:tcPr>
          <w:p w14:paraId="2EF29D15" w14:textId="77777777" w:rsidR="000751EA" w:rsidRDefault="000751EA" w:rsidP="000751EA">
            <w:pPr>
              <w:pStyle w:val="TableText"/>
            </w:pPr>
            <w:r>
              <w:t>X</w:t>
            </w:r>
          </w:p>
        </w:tc>
        <w:tc>
          <w:tcPr>
            <w:tcW w:w="503" w:type="dxa"/>
          </w:tcPr>
          <w:p w14:paraId="2C80FE21" w14:textId="77777777" w:rsidR="000751EA" w:rsidRDefault="000751EA" w:rsidP="000751EA">
            <w:pPr>
              <w:pStyle w:val="TableText"/>
            </w:pPr>
            <w:r>
              <w:t>X</w:t>
            </w:r>
          </w:p>
        </w:tc>
      </w:tr>
      <w:tr w:rsidR="00C5027B" w14:paraId="159C831A" w14:textId="77777777" w:rsidTr="00245396">
        <w:trPr>
          <w:gridAfter w:val="1"/>
          <w:wAfter w:w="9" w:type="dxa"/>
          <w:cantSplit/>
        </w:trPr>
        <w:tc>
          <w:tcPr>
            <w:tcW w:w="802" w:type="dxa"/>
            <w:tcMar>
              <w:left w:w="58" w:type="dxa"/>
              <w:right w:w="58" w:type="dxa"/>
            </w:tcMar>
          </w:tcPr>
          <w:p w14:paraId="41F7B62E" w14:textId="77777777" w:rsidR="000751EA" w:rsidRPr="00F84490" w:rsidRDefault="000751EA" w:rsidP="000751EA">
            <w:pPr>
              <w:pStyle w:val="TableText"/>
            </w:pPr>
            <w:r>
              <w:t>1402</w:t>
            </w:r>
          </w:p>
        </w:tc>
        <w:tc>
          <w:tcPr>
            <w:tcW w:w="2179" w:type="dxa"/>
            <w:tcMar>
              <w:left w:w="58" w:type="dxa"/>
              <w:right w:w="58" w:type="dxa"/>
            </w:tcMar>
          </w:tcPr>
          <w:p w14:paraId="5714EA09" w14:textId="77777777" w:rsidR="000751EA" w:rsidRDefault="000751EA" w:rsidP="000751EA">
            <w:pPr>
              <w:pStyle w:val="TableText"/>
            </w:pPr>
            <w:r>
              <w:t>LEGISLATION EFFECTIVE INDICATOR 1</w:t>
            </w:r>
          </w:p>
        </w:tc>
        <w:tc>
          <w:tcPr>
            <w:tcW w:w="2848" w:type="dxa"/>
            <w:tcMar>
              <w:left w:w="58" w:type="dxa"/>
              <w:right w:w="58" w:type="dxa"/>
            </w:tcMar>
          </w:tcPr>
          <w:p w14:paraId="5863479D" w14:textId="0D382041" w:rsidR="000751EA" w:rsidRDefault="000751EA" w:rsidP="000751EA">
            <w:pPr>
              <w:pStyle w:val="TableText"/>
              <w:rPr>
                <w:rFonts w:cs="Arial"/>
              </w:rPr>
            </w:pPr>
            <w:r w:rsidRPr="00FB3CA4">
              <w:rPr>
                <w:rFonts w:cs="Arial"/>
              </w:rPr>
              <w:t>P:IDR-K-</w:t>
            </w:r>
            <w:r w:rsidRPr="00FB3CA4">
              <w:rPr>
                <w:rFonts w:cs="Arial"/>
                <w:color w:val="000000"/>
              </w:rPr>
              <w:t xml:space="preserve"> -</w:t>
            </w:r>
            <w:hyperlink r:id="rId1470" w:history="1">
              <w:r w:rsidRPr="001A1278">
                <w:rPr>
                  <w:rStyle w:val="Hyperlink"/>
                  <w:rFonts w:cs="Arial"/>
                </w:rPr>
                <w:t>LEGIS-EFF- IND-1</w:t>
              </w:r>
            </w:hyperlink>
          </w:p>
        </w:tc>
        <w:tc>
          <w:tcPr>
            <w:tcW w:w="3073" w:type="dxa"/>
            <w:tcMar>
              <w:left w:w="58" w:type="dxa"/>
              <w:right w:w="58" w:type="dxa"/>
            </w:tcMar>
          </w:tcPr>
          <w:p w14:paraId="73BF44E6" w14:textId="5A7D2A3B" w:rsidR="000751EA" w:rsidRDefault="000751EA" w:rsidP="004254A2">
            <w:pPr>
              <w:pStyle w:val="TableText"/>
            </w:pPr>
            <w:r>
              <w:t>This field contains the legislation effective indicator 1</w:t>
            </w:r>
          </w:p>
        </w:tc>
        <w:tc>
          <w:tcPr>
            <w:tcW w:w="1170" w:type="dxa"/>
            <w:tcMar>
              <w:left w:w="58" w:type="dxa"/>
              <w:right w:w="58" w:type="dxa"/>
            </w:tcMar>
          </w:tcPr>
          <w:p w14:paraId="0BC316DB" w14:textId="77777777" w:rsidR="000751EA" w:rsidRDefault="000751EA" w:rsidP="000751EA">
            <w:pPr>
              <w:pStyle w:val="TableText"/>
              <w:rPr>
                <w:caps/>
              </w:rPr>
            </w:pPr>
            <w:r>
              <w:rPr>
                <w:caps/>
              </w:rPr>
              <w:t>1c</w:t>
            </w:r>
          </w:p>
        </w:tc>
        <w:tc>
          <w:tcPr>
            <w:tcW w:w="2160" w:type="dxa"/>
            <w:tcMar>
              <w:left w:w="58" w:type="dxa"/>
              <w:right w:w="58" w:type="dxa"/>
            </w:tcMar>
          </w:tcPr>
          <w:p w14:paraId="5650873B" w14:textId="789FE629" w:rsidR="000751EA" w:rsidRPr="001A1278" w:rsidRDefault="000751EA" w:rsidP="000751EA">
            <w:pPr>
              <w:pStyle w:val="TableText"/>
            </w:pPr>
            <w:r w:rsidRPr="001A1278">
              <w:rPr>
                <w:bCs/>
              </w:rPr>
              <w:t xml:space="preserve">See Spec </w:t>
            </w:r>
            <w:hyperlink r:id="rId1471" w:history="1">
              <w:r w:rsidRPr="001D387D">
                <w:rPr>
                  <w:rStyle w:val="Hyperlink"/>
                  <w:bCs/>
                </w:rPr>
                <w:t>S1341000</w:t>
              </w:r>
            </w:hyperlink>
          </w:p>
        </w:tc>
        <w:tc>
          <w:tcPr>
            <w:tcW w:w="822" w:type="dxa"/>
            <w:tcMar>
              <w:left w:w="58" w:type="dxa"/>
              <w:right w:w="58" w:type="dxa"/>
            </w:tcMar>
          </w:tcPr>
          <w:p w14:paraId="6A60BAB2" w14:textId="77777777" w:rsidR="000751EA" w:rsidRDefault="000751EA" w:rsidP="000751EA">
            <w:pPr>
              <w:pStyle w:val="TableText"/>
            </w:pPr>
            <w:r>
              <w:t>Spaces</w:t>
            </w:r>
          </w:p>
        </w:tc>
        <w:tc>
          <w:tcPr>
            <w:tcW w:w="412" w:type="dxa"/>
          </w:tcPr>
          <w:p w14:paraId="1BE73DD2" w14:textId="77777777" w:rsidR="000751EA" w:rsidRDefault="000751EA" w:rsidP="000751EA">
            <w:pPr>
              <w:pStyle w:val="TableText"/>
            </w:pPr>
            <w:r>
              <w:t>X</w:t>
            </w:r>
          </w:p>
        </w:tc>
        <w:tc>
          <w:tcPr>
            <w:tcW w:w="406" w:type="dxa"/>
          </w:tcPr>
          <w:p w14:paraId="113B5E22" w14:textId="77777777" w:rsidR="000751EA" w:rsidRDefault="000751EA" w:rsidP="000751EA">
            <w:pPr>
              <w:pStyle w:val="TableText"/>
            </w:pPr>
            <w:r>
              <w:t>X</w:t>
            </w:r>
          </w:p>
        </w:tc>
        <w:tc>
          <w:tcPr>
            <w:tcW w:w="503" w:type="dxa"/>
          </w:tcPr>
          <w:p w14:paraId="2D9704B6" w14:textId="77777777" w:rsidR="000751EA" w:rsidRDefault="000751EA" w:rsidP="000751EA">
            <w:pPr>
              <w:pStyle w:val="TableText"/>
            </w:pPr>
            <w:r>
              <w:t>X</w:t>
            </w:r>
          </w:p>
        </w:tc>
      </w:tr>
      <w:tr w:rsidR="00C5027B" w14:paraId="57C1AC94" w14:textId="77777777" w:rsidTr="00245396">
        <w:trPr>
          <w:gridAfter w:val="1"/>
          <w:wAfter w:w="9" w:type="dxa"/>
          <w:cantSplit/>
        </w:trPr>
        <w:tc>
          <w:tcPr>
            <w:tcW w:w="802" w:type="dxa"/>
            <w:tcMar>
              <w:left w:w="58" w:type="dxa"/>
              <w:right w:w="58" w:type="dxa"/>
            </w:tcMar>
          </w:tcPr>
          <w:p w14:paraId="305E2CC6" w14:textId="77777777" w:rsidR="000751EA" w:rsidRPr="00F84490" w:rsidRDefault="000751EA" w:rsidP="000751EA">
            <w:pPr>
              <w:pStyle w:val="TableText"/>
            </w:pPr>
            <w:r>
              <w:t>1403</w:t>
            </w:r>
          </w:p>
        </w:tc>
        <w:tc>
          <w:tcPr>
            <w:tcW w:w="2179" w:type="dxa"/>
            <w:tcMar>
              <w:left w:w="58" w:type="dxa"/>
              <w:right w:w="58" w:type="dxa"/>
            </w:tcMar>
          </w:tcPr>
          <w:p w14:paraId="27E887D7" w14:textId="77777777" w:rsidR="000751EA" w:rsidRPr="00FB3CA4" w:rsidRDefault="000751EA" w:rsidP="000751EA">
            <w:pPr>
              <w:pStyle w:val="TableText"/>
              <w:rPr>
                <w:rFonts w:cs="Arial"/>
              </w:rPr>
            </w:pPr>
            <w:r w:rsidRPr="00FB3CA4">
              <w:rPr>
                <w:rFonts w:cs="Arial"/>
              </w:rPr>
              <w:t xml:space="preserve">LEGISLATION EFFECTIVE INDICATOR </w:t>
            </w:r>
            <w:r>
              <w:rPr>
                <w:rFonts w:cs="Arial"/>
              </w:rPr>
              <w:t>2</w:t>
            </w:r>
          </w:p>
        </w:tc>
        <w:tc>
          <w:tcPr>
            <w:tcW w:w="2848" w:type="dxa"/>
            <w:tcMar>
              <w:left w:w="58" w:type="dxa"/>
              <w:right w:w="58" w:type="dxa"/>
            </w:tcMar>
          </w:tcPr>
          <w:p w14:paraId="1EB009C4" w14:textId="24A8DA29" w:rsidR="000751EA" w:rsidRPr="00FB3CA4" w:rsidRDefault="000751EA" w:rsidP="000751EA">
            <w:pPr>
              <w:pStyle w:val="TableText"/>
              <w:rPr>
                <w:rFonts w:cs="Arial"/>
                <w:sz w:val="20"/>
              </w:rPr>
            </w:pPr>
            <w:r w:rsidRPr="00FB3CA4">
              <w:rPr>
                <w:rFonts w:cs="Arial"/>
                <w:sz w:val="20"/>
              </w:rPr>
              <w:t>P:IDR-K-</w:t>
            </w:r>
            <w:r w:rsidRPr="00FB3CA4">
              <w:rPr>
                <w:rFonts w:cs="Arial"/>
                <w:color w:val="000000"/>
                <w:sz w:val="20"/>
              </w:rPr>
              <w:t xml:space="preserve"> -</w:t>
            </w:r>
            <w:hyperlink r:id="rId1472" w:history="1">
              <w:r w:rsidRPr="001A1278">
                <w:rPr>
                  <w:rStyle w:val="Hyperlink"/>
                  <w:rFonts w:cs="Arial"/>
                  <w:sz w:val="20"/>
                </w:rPr>
                <w:t>LEGIS-EFF- IND-2</w:t>
              </w:r>
            </w:hyperlink>
          </w:p>
        </w:tc>
        <w:tc>
          <w:tcPr>
            <w:tcW w:w="3073" w:type="dxa"/>
            <w:tcMar>
              <w:left w:w="58" w:type="dxa"/>
              <w:right w:w="58" w:type="dxa"/>
            </w:tcMar>
          </w:tcPr>
          <w:p w14:paraId="627362B1" w14:textId="0251B872" w:rsidR="000751EA" w:rsidRDefault="000751EA" w:rsidP="004254A2">
            <w:pPr>
              <w:pStyle w:val="TableText"/>
            </w:pPr>
            <w:r>
              <w:t>This field contains the legislation effective indicator 2</w:t>
            </w:r>
          </w:p>
        </w:tc>
        <w:tc>
          <w:tcPr>
            <w:tcW w:w="1170" w:type="dxa"/>
            <w:tcMar>
              <w:left w:w="58" w:type="dxa"/>
              <w:right w:w="58" w:type="dxa"/>
            </w:tcMar>
          </w:tcPr>
          <w:p w14:paraId="7F9E0CDE" w14:textId="77777777" w:rsidR="000751EA" w:rsidRDefault="000751EA" w:rsidP="000751EA">
            <w:pPr>
              <w:pStyle w:val="TableText"/>
              <w:rPr>
                <w:caps/>
              </w:rPr>
            </w:pPr>
            <w:r>
              <w:rPr>
                <w:caps/>
              </w:rPr>
              <w:t>1c</w:t>
            </w:r>
          </w:p>
        </w:tc>
        <w:tc>
          <w:tcPr>
            <w:tcW w:w="2160" w:type="dxa"/>
            <w:tcMar>
              <w:left w:w="58" w:type="dxa"/>
              <w:right w:w="58" w:type="dxa"/>
            </w:tcMar>
          </w:tcPr>
          <w:p w14:paraId="6D60A86B" w14:textId="55210954" w:rsidR="000751EA" w:rsidRPr="001A1278" w:rsidRDefault="000751EA" w:rsidP="000751EA">
            <w:pPr>
              <w:pStyle w:val="TableText"/>
            </w:pPr>
            <w:r w:rsidRPr="001A1278">
              <w:rPr>
                <w:bCs/>
              </w:rPr>
              <w:t xml:space="preserve">See Spec </w:t>
            </w:r>
            <w:hyperlink r:id="rId1473" w:history="1">
              <w:r w:rsidRPr="001D387D">
                <w:rPr>
                  <w:rStyle w:val="Hyperlink"/>
                  <w:bCs/>
                </w:rPr>
                <w:t>S1341000</w:t>
              </w:r>
            </w:hyperlink>
          </w:p>
        </w:tc>
        <w:tc>
          <w:tcPr>
            <w:tcW w:w="822" w:type="dxa"/>
            <w:tcMar>
              <w:left w:w="58" w:type="dxa"/>
              <w:right w:w="58" w:type="dxa"/>
            </w:tcMar>
          </w:tcPr>
          <w:p w14:paraId="3029EFCE" w14:textId="77777777" w:rsidR="000751EA" w:rsidRDefault="000751EA" w:rsidP="000751EA">
            <w:pPr>
              <w:pStyle w:val="TableText"/>
            </w:pPr>
            <w:r>
              <w:t>Spaces</w:t>
            </w:r>
          </w:p>
        </w:tc>
        <w:tc>
          <w:tcPr>
            <w:tcW w:w="412" w:type="dxa"/>
          </w:tcPr>
          <w:p w14:paraId="53E19112" w14:textId="77777777" w:rsidR="000751EA" w:rsidRDefault="000751EA" w:rsidP="000751EA">
            <w:pPr>
              <w:pStyle w:val="TableText"/>
            </w:pPr>
            <w:r>
              <w:t>X</w:t>
            </w:r>
          </w:p>
        </w:tc>
        <w:tc>
          <w:tcPr>
            <w:tcW w:w="406" w:type="dxa"/>
          </w:tcPr>
          <w:p w14:paraId="0F873436" w14:textId="77777777" w:rsidR="000751EA" w:rsidRDefault="000751EA" w:rsidP="000751EA">
            <w:pPr>
              <w:pStyle w:val="TableText"/>
            </w:pPr>
            <w:r>
              <w:t>X</w:t>
            </w:r>
          </w:p>
        </w:tc>
        <w:tc>
          <w:tcPr>
            <w:tcW w:w="503" w:type="dxa"/>
          </w:tcPr>
          <w:p w14:paraId="50EAB8D5" w14:textId="77777777" w:rsidR="000751EA" w:rsidRDefault="000751EA" w:rsidP="000751EA">
            <w:pPr>
              <w:pStyle w:val="TableText"/>
            </w:pPr>
            <w:r>
              <w:t>X</w:t>
            </w:r>
          </w:p>
        </w:tc>
      </w:tr>
      <w:tr w:rsidR="00C5027B" w14:paraId="2EF0DFB0" w14:textId="77777777" w:rsidTr="00245396">
        <w:trPr>
          <w:gridAfter w:val="1"/>
          <w:wAfter w:w="9" w:type="dxa"/>
          <w:cantSplit/>
        </w:trPr>
        <w:tc>
          <w:tcPr>
            <w:tcW w:w="802" w:type="dxa"/>
            <w:tcMar>
              <w:left w:w="58" w:type="dxa"/>
              <w:right w:w="58" w:type="dxa"/>
            </w:tcMar>
          </w:tcPr>
          <w:p w14:paraId="3C068481" w14:textId="77777777" w:rsidR="000751EA" w:rsidRPr="00F84490" w:rsidRDefault="000751EA" w:rsidP="000751EA">
            <w:pPr>
              <w:pStyle w:val="TableText"/>
            </w:pPr>
            <w:r>
              <w:t>1404</w:t>
            </w:r>
          </w:p>
        </w:tc>
        <w:tc>
          <w:tcPr>
            <w:tcW w:w="2179" w:type="dxa"/>
            <w:tcMar>
              <w:left w:w="58" w:type="dxa"/>
              <w:right w:w="58" w:type="dxa"/>
            </w:tcMar>
          </w:tcPr>
          <w:p w14:paraId="6116216D" w14:textId="77777777" w:rsidR="000751EA" w:rsidRDefault="000751EA" w:rsidP="000751EA">
            <w:pPr>
              <w:pStyle w:val="TableText"/>
            </w:pPr>
            <w:r>
              <w:t>LEGISLATION EFFECTIVE INDICATOR 3</w:t>
            </w:r>
          </w:p>
        </w:tc>
        <w:tc>
          <w:tcPr>
            <w:tcW w:w="2848" w:type="dxa"/>
            <w:tcMar>
              <w:left w:w="58" w:type="dxa"/>
              <w:right w:w="58" w:type="dxa"/>
            </w:tcMar>
          </w:tcPr>
          <w:p w14:paraId="290D4743" w14:textId="2D422213" w:rsidR="000751EA" w:rsidRDefault="000751EA" w:rsidP="000751EA">
            <w:pPr>
              <w:pStyle w:val="TableText"/>
              <w:rPr>
                <w:rFonts w:cs="Arial"/>
              </w:rPr>
            </w:pPr>
            <w:r w:rsidRPr="00FB3CA4">
              <w:rPr>
                <w:rFonts w:cs="Arial"/>
              </w:rPr>
              <w:t>P:IDR-K-</w:t>
            </w:r>
            <w:r w:rsidRPr="00FB3CA4">
              <w:rPr>
                <w:rFonts w:cs="Arial"/>
                <w:color w:val="000000"/>
              </w:rPr>
              <w:t xml:space="preserve"> -</w:t>
            </w:r>
            <w:hyperlink r:id="rId1474" w:history="1">
              <w:r w:rsidRPr="001A1278">
                <w:rPr>
                  <w:rStyle w:val="Hyperlink"/>
                  <w:rFonts w:cs="Arial"/>
                </w:rPr>
                <w:t>LEGIS-EFF- IND-3</w:t>
              </w:r>
            </w:hyperlink>
          </w:p>
        </w:tc>
        <w:tc>
          <w:tcPr>
            <w:tcW w:w="3073" w:type="dxa"/>
            <w:tcMar>
              <w:left w:w="58" w:type="dxa"/>
              <w:right w:w="58" w:type="dxa"/>
            </w:tcMar>
          </w:tcPr>
          <w:p w14:paraId="7D73A80F" w14:textId="69110B5B" w:rsidR="000751EA" w:rsidRDefault="000751EA" w:rsidP="004254A2">
            <w:pPr>
              <w:pStyle w:val="TableText"/>
            </w:pPr>
            <w:r>
              <w:t>This field contains the legislation effective indicator 3</w:t>
            </w:r>
          </w:p>
        </w:tc>
        <w:tc>
          <w:tcPr>
            <w:tcW w:w="1170" w:type="dxa"/>
            <w:tcMar>
              <w:left w:w="58" w:type="dxa"/>
              <w:right w:w="58" w:type="dxa"/>
            </w:tcMar>
          </w:tcPr>
          <w:p w14:paraId="590335AB" w14:textId="77777777" w:rsidR="000751EA" w:rsidRDefault="000751EA" w:rsidP="000751EA">
            <w:pPr>
              <w:pStyle w:val="TableText"/>
              <w:rPr>
                <w:caps/>
              </w:rPr>
            </w:pPr>
            <w:r>
              <w:rPr>
                <w:caps/>
              </w:rPr>
              <w:t>1c</w:t>
            </w:r>
          </w:p>
        </w:tc>
        <w:tc>
          <w:tcPr>
            <w:tcW w:w="2160" w:type="dxa"/>
            <w:tcMar>
              <w:left w:w="58" w:type="dxa"/>
              <w:right w:w="58" w:type="dxa"/>
            </w:tcMar>
          </w:tcPr>
          <w:p w14:paraId="6B2EC273" w14:textId="7C613CF0" w:rsidR="000751EA" w:rsidRPr="001A1278" w:rsidRDefault="000751EA" w:rsidP="000751EA">
            <w:pPr>
              <w:pStyle w:val="TableText"/>
            </w:pPr>
            <w:r w:rsidRPr="001A1278">
              <w:rPr>
                <w:bCs/>
              </w:rPr>
              <w:t xml:space="preserve">See Spec </w:t>
            </w:r>
            <w:hyperlink r:id="rId1475" w:history="1">
              <w:r w:rsidRPr="001D387D">
                <w:rPr>
                  <w:rStyle w:val="Hyperlink"/>
                  <w:bCs/>
                </w:rPr>
                <w:t>S1341000</w:t>
              </w:r>
            </w:hyperlink>
          </w:p>
        </w:tc>
        <w:tc>
          <w:tcPr>
            <w:tcW w:w="822" w:type="dxa"/>
            <w:tcMar>
              <w:left w:w="58" w:type="dxa"/>
              <w:right w:w="58" w:type="dxa"/>
            </w:tcMar>
          </w:tcPr>
          <w:p w14:paraId="7BE6B41A" w14:textId="77777777" w:rsidR="000751EA" w:rsidRDefault="000751EA" w:rsidP="000751EA">
            <w:pPr>
              <w:pStyle w:val="TableText"/>
            </w:pPr>
            <w:r>
              <w:t>Spaces</w:t>
            </w:r>
          </w:p>
        </w:tc>
        <w:tc>
          <w:tcPr>
            <w:tcW w:w="412" w:type="dxa"/>
          </w:tcPr>
          <w:p w14:paraId="5C98533D" w14:textId="77777777" w:rsidR="000751EA" w:rsidRDefault="000751EA" w:rsidP="000751EA">
            <w:pPr>
              <w:pStyle w:val="TableText"/>
            </w:pPr>
            <w:r>
              <w:t>X</w:t>
            </w:r>
          </w:p>
        </w:tc>
        <w:tc>
          <w:tcPr>
            <w:tcW w:w="406" w:type="dxa"/>
          </w:tcPr>
          <w:p w14:paraId="5ABE267F" w14:textId="77777777" w:rsidR="000751EA" w:rsidRDefault="000751EA" w:rsidP="000751EA">
            <w:pPr>
              <w:pStyle w:val="TableText"/>
            </w:pPr>
            <w:r>
              <w:t>X</w:t>
            </w:r>
          </w:p>
        </w:tc>
        <w:tc>
          <w:tcPr>
            <w:tcW w:w="503" w:type="dxa"/>
          </w:tcPr>
          <w:p w14:paraId="4BD7C016" w14:textId="77777777" w:rsidR="000751EA" w:rsidRDefault="000751EA" w:rsidP="000751EA">
            <w:pPr>
              <w:pStyle w:val="TableText"/>
            </w:pPr>
            <w:r>
              <w:t>X</w:t>
            </w:r>
          </w:p>
        </w:tc>
      </w:tr>
      <w:tr w:rsidR="00C5027B" w14:paraId="081EFE20" w14:textId="77777777" w:rsidTr="00245396">
        <w:trPr>
          <w:gridAfter w:val="1"/>
          <w:wAfter w:w="9" w:type="dxa"/>
          <w:cantSplit/>
        </w:trPr>
        <w:tc>
          <w:tcPr>
            <w:tcW w:w="802" w:type="dxa"/>
            <w:tcMar>
              <w:left w:w="58" w:type="dxa"/>
              <w:right w:w="58" w:type="dxa"/>
            </w:tcMar>
          </w:tcPr>
          <w:p w14:paraId="69C238A7" w14:textId="77777777" w:rsidR="000751EA" w:rsidRPr="00F84490" w:rsidRDefault="000751EA" w:rsidP="000751EA">
            <w:pPr>
              <w:pStyle w:val="TableText"/>
            </w:pPr>
            <w:r>
              <w:t>1405</w:t>
            </w:r>
          </w:p>
        </w:tc>
        <w:tc>
          <w:tcPr>
            <w:tcW w:w="2179" w:type="dxa"/>
            <w:tcMar>
              <w:left w:w="58" w:type="dxa"/>
              <w:right w:w="58" w:type="dxa"/>
            </w:tcMar>
          </w:tcPr>
          <w:p w14:paraId="5B045714" w14:textId="77777777" w:rsidR="000751EA" w:rsidRDefault="000751EA" w:rsidP="000751EA">
            <w:pPr>
              <w:pStyle w:val="TableText"/>
            </w:pPr>
            <w:r>
              <w:t>LEGISLATION EFFECTIVE INDICATOR 4</w:t>
            </w:r>
          </w:p>
        </w:tc>
        <w:tc>
          <w:tcPr>
            <w:tcW w:w="2848" w:type="dxa"/>
            <w:tcMar>
              <w:left w:w="58" w:type="dxa"/>
              <w:right w:w="58" w:type="dxa"/>
            </w:tcMar>
          </w:tcPr>
          <w:p w14:paraId="508D7022" w14:textId="73200882" w:rsidR="000751EA" w:rsidRDefault="000751EA" w:rsidP="000751EA">
            <w:pPr>
              <w:pStyle w:val="TableText"/>
              <w:rPr>
                <w:rFonts w:cs="Arial"/>
              </w:rPr>
            </w:pPr>
            <w:r w:rsidRPr="00FB3CA4">
              <w:rPr>
                <w:rFonts w:cs="Arial"/>
              </w:rPr>
              <w:t>P:IDR-K-</w:t>
            </w:r>
            <w:r w:rsidRPr="00FB3CA4">
              <w:rPr>
                <w:rFonts w:cs="Arial"/>
                <w:color w:val="000000"/>
              </w:rPr>
              <w:t xml:space="preserve"> -</w:t>
            </w:r>
            <w:hyperlink r:id="rId1476" w:history="1">
              <w:r w:rsidRPr="001A1278">
                <w:rPr>
                  <w:rStyle w:val="Hyperlink"/>
                  <w:rFonts w:cs="Arial"/>
                </w:rPr>
                <w:t>LEGIS-EFF- IND-4</w:t>
              </w:r>
            </w:hyperlink>
          </w:p>
        </w:tc>
        <w:tc>
          <w:tcPr>
            <w:tcW w:w="3073" w:type="dxa"/>
            <w:tcMar>
              <w:left w:w="58" w:type="dxa"/>
              <w:right w:w="58" w:type="dxa"/>
            </w:tcMar>
          </w:tcPr>
          <w:p w14:paraId="5D13A855" w14:textId="77777777" w:rsidR="000751EA" w:rsidRDefault="000751EA" w:rsidP="000751EA">
            <w:pPr>
              <w:pStyle w:val="TableText"/>
            </w:pPr>
            <w:r>
              <w:t>This field contains the legislation effective indicator 4.</w:t>
            </w:r>
          </w:p>
        </w:tc>
        <w:tc>
          <w:tcPr>
            <w:tcW w:w="1170" w:type="dxa"/>
            <w:tcMar>
              <w:left w:w="58" w:type="dxa"/>
              <w:right w:w="58" w:type="dxa"/>
            </w:tcMar>
          </w:tcPr>
          <w:p w14:paraId="562DB8DE" w14:textId="77777777" w:rsidR="000751EA" w:rsidRDefault="000751EA" w:rsidP="000751EA">
            <w:pPr>
              <w:pStyle w:val="TableText"/>
              <w:rPr>
                <w:caps/>
              </w:rPr>
            </w:pPr>
            <w:r>
              <w:rPr>
                <w:caps/>
              </w:rPr>
              <w:t>1c</w:t>
            </w:r>
          </w:p>
        </w:tc>
        <w:tc>
          <w:tcPr>
            <w:tcW w:w="2160" w:type="dxa"/>
            <w:tcMar>
              <w:left w:w="58" w:type="dxa"/>
              <w:right w:w="58" w:type="dxa"/>
            </w:tcMar>
          </w:tcPr>
          <w:p w14:paraId="3319FD62" w14:textId="47F2BEE3" w:rsidR="000751EA" w:rsidRPr="001A1278" w:rsidRDefault="000751EA" w:rsidP="000751EA">
            <w:pPr>
              <w:pStyle w:val="TableText"/>
            </w:pPr>
            <w:r w:rsidRPr="001A1278">
              <w:rPr>
                <w:bCs/>
              </w:rPr>
              <w:t xml:space="preserve">See Spec </w:t>
            </w:r>
            <w:hyperlink r:id="rId1477" w:history="1">
              <w:r w:rsidRPr="001D387D">
                <w:rPr>
                  <w:rStyle w:val="Hyperlink"/>
                  <w:bCs/>
                </w:rPr>
                <w:t>S1341000</w:t>
              </w:r>
            </w:hyperlink>
          </w:p>
        </w:tc>
        <w:tc>
          <w:tcPr>
            <w:tcW w:w="822" w:type="dxa"/>
            <w:tcMar>
              <w:left w:w="58" w:type="dxa"/>
              <w:right w:w="58" w:type="dxa"/>
            </w:tcMar>
          </w:tcPr>
          <w:p w14:paraId="071A5F30" w14:textId="77777777" w:rsidR="000751EA" w:rsidRDefault="000751EA" w:rsidP="000751EA">
            <w:pPr>
              <w:pStyle w:val="TableText"/>
            </w:pPr>
            <w:r>
              <w:t>Spaces</w:t>
            </w:r>
          </w:p>
        </w:tc>
        <w:tc>
          <w:tcPr>
            <w:tcW w:w="412" w:type="dxa"/>
          </w:tcPr>
          <w:p w14:paraId="19C26BF6" w14:textId="77777777" w:rsidR="000751EA" w:rsidRDefault="000751EA" w:rsidP="000751EA">
            <w:pPr>
              <w:pStyle w:val="TableText"/>
            </w:pPr>
            <w:r>
              <w:t>X</w:t>
            </w:r>
          </w:p>
        </w:tc>
        <w:tc>
          <w:tcPr>
            <w:tcW w:w="406" w:type="dxa"/>
          </w:tcPr>
          <w:p w14:paraId="52B486B2" w14:textId="77777777" w:rsidR="000751EA" w:rsidRDefault="000751EA" w:rsidP="000751EA">
            <w:pPr>
              <w:pStyle w:val="TableText"/>
            </w:pPr>
            <w:r>
              <w:t>X</w:t>
            </w:r>
          </w:p>
        </w:tc>
        <w:tc>
          <w:tcPr>
            <w:tcW w:w="503" w:type="dxa"/>
          </w:tcPr>
          <w:p w14:paraId="72A03BB2" w14:textId="77777777" w:rsidR="000751EA" w:rsidRDefault="000751EA" w:rsidP="000751EA">
            <w:pPr>
              <w:pStyle w:val="TableText"/>
            </w:pPr>
            <w:r>
              <w:t>X</w:t>
            </w:r>
          </w:p>
        </w:tc>
      </w:tr>
      <w:tr w:rsidR="00C5027B" w14:paraId="2875CB7F" w14:textId="77777777" w:rsidTr="00245396">
        <w:trPr>
          <w:gridAfter w:val="1"/>
          <w:wAfter w:w="9" w:type="dxa"/>
          <w:cantSplit/>
        </w:trPr>
        <w:tc>
          <w:tcPr>
            <w:tcW w:w="802" w:type="dxa"/>
            <w:tcMar>
              <w:left w:w="58" w:type="dxa"/>
              <w:right w:w="58" w:type="dxa"/>
            </w:tcMar>
          </w:tcPr>
          <w:p w14:paraId="2807B8D0" w14:textId="77777777" w:rsidR="000751EA" w:rsidRPr="00F84490" w:rsidRDefault="000751EA" w:rsidP="000751EA">
            <w:pPr>
              <w:pStyle w:val="TableText"/>
            </w:pPr>
            <w:r>
              <w:t>1406</w:t>
            </w:r>
          </w:p>
        </w:tc>
        <w:tc>
          <w:tcPr>
            <w:tcW w:w="2179" w:type="dxa"/>
            <w:tcMar>
              <w:left w:w="58" w:type="dxa"/>
              <w:right w:w="58" w:type="dxa"/>
            </w:tcMar>
          </w:tcPr>
          <w:p w14:paraId="4B49DD54" w14:textId="77777777" w:rsidR="000751EA" w:rsidRDefault="000751EA" w:rsidP="000751EA">
            <w:pPr>
              <w:pStyle w:val="TableText"/>
            </w:pPr>
            <w:r>
              <w:t>LEGISLATION EFFECTIVE INDICATOR 5</w:t>
            </w:r>
          </w:p>
        </w:tc>
        <w:tc>
          <w:tcPr>
            <w:tcW w:w="2848" w:type="dxa"/>
            <w:tcMar>
              <w:left w:w="58" w:type="dxa"/>
              <w:right w:w="58" w:type="dxa"/>
            </w:tcMar>
          </w:tcPr>
          <w:p w14:paraId="6BBCAA37" w14:textId="64C28396" w:rsidR="000751EA" w:rsidRDefault="000751EA" w:rsidP="000751EA">
            <w:pPr>
              <w:pStyle w:val="TableText"/>
              <w:rPr>
                <w:rFonts w:cs="Arial"/>
              </w:rPr>
            </w:pPr>
            <w:r w:rsidRPr="00FB3CA4">
              <w:rPr>
                <w:rFonts w:cs="Arial"/>
              </w:rPr>
              <w:t>P:IDR-K-</w:t>
            </w:r>
            <w:r w:rsidRPr="00FB3CA4">
              <w:rPr>
                <w:rFonts w:cs="Arial"/>
                <w:color w:val="000000"/>
              </w:rPr>
              <w:t xml:space="preserve"> -</w:t>
            </w:r>
            <w:hyperlink r:id="rId1478" w:history="1">
              <w:r w:rsidRPr="001A1278">
                <w:rPr>
                  <w:rStyle w:val="Hyperlink"/>
                  <w:rFonts w:cs="Arial"/>
                </w:rPr>
                <w:t>LEGIS-EFF- IND-5</w:t>
              </w:r>
            </w:hyperlink>
          </w:p>
        </w:tc>
        <w:tc>
          <w:tcPr>
            <w:tcW w:w="3073" w:type="dxa"/>
            <w:tcMar>
              <w:left w:w="58" w:type="dxa"/>
              <w:right w:w="58" w:type="dxa"/>
            </w:tcMar>
          </w:tcPr>
          <w:p w14:paraId="3FDB03DB" w14:textId="4CF1C687" w:rsidR="000751EA" w:rsidRDefault="000751EA" w:rsidP="004254A2">
            <w:pPr>
              <w:pStyle w:val="TableText"/>
            </w:pPr>
            <w:r>
              <w:t>This field contains the legislation effective indicator 5</w:t>
            </w:r>
          </w:p>
        </w:tc>
        <w:tc>
          <w:tcPr>
            <w:tcW w:w="1170" w:type="dxa"/>
            <w:tcMar>
              <w:left w:w="58" w:type="dxa"/>
              <w:right w:w="58" w:type="dxa"/>
            </w:tcMar>
          </w:tcPr>
          <w:p w14:paraId="502FB669" w14:textId="77777777" w:rsidR="000751EA" w:rsidRDefault="000751EA" w:rsidP="000751EA">
            <w:pPr>
              <w:pStyle w:val="TableText"/>
              <w:rPr>
                <w:caps/>
              </w:rPr>
            </w:pPr>
            <w:r>
              <w:rPr>
                <w:caps/>
              </w:rPr>
              <w:t>1c</w:t>
            </w:r>
          </w:p>
        </w:tc>
        <w:tc>
          <w:tcPr>
            <w:tcW w:w="2160" w:type="dxa"/>
            <w:tcMar>
              <w:left w:w="58" w:type="dxa"/>
              <w:right w:w="58" w:type="dxa"/>
            </w:tcMar>
          </w:tcPr>
          <w:p w14:paraId="5175A96B" w14:textId="2B60BBD6" w:rsidR="000751EA" w:rsidRPr="001A1278" w:rsidRDefault="000751EA" w:rsidP="000751EA">
            <w:pPr>
              <w:pStyle w:val="TableText"/>
            </w:pPr>
            <w:r w:rsidRPr="001A1278">
              <w:rPr>
                <w:bCs/>
              </w:rPr>
              <w:t xml:space="preserve">See Spec </w:t>
            </w:r>
            <w:hyperlink r:id="rId1479" w:history="1">
              <w:r w:rsidRPr="001D387D">
                <w:rPr>
                  <w:rStyle w:val="Hyperlink"/>
                  <w:bCs/>
                </w:rPr>
                <w:t>S1341000</w:t>
              </w:r>
            </w:hyperlink>
          </w:p>
        </w:tc>
        <w:tc>
          <w:tcPr>
            <w:tcW w:w="822" w:type="dxa"/>
            <w:tcMar>
              <w:left w:w="58" w:type="dxa"/>
              <w:right w:w="58" w:type="dxa"/>
            </w:tcMar>
          </w:tcPr>
          <w:p w14:paraId="29F14E75" w14:textId="77777777" w:rsidR="000751EA" w:rsidRDefault="000751EA" w:rsidP="000751EA">
            <w:pPr>
              <w:pStyle w:val="TableText"/>
            </w:pPr>
            <w:r>
              <w:t>Spaces</w:t>
            </w:r>
          </w:p>
        </w:tc>
        <w:tc>
          <w:tcPr>
            <w:tcW w:w="412" w:type="dxa"/>
          </w:tcPr>
          <w:p w14:paraId="295B9727" w14:textId="77777777" w:rsidR="000751EA" w:rsidRDefault="000751EA" w:rsidP="000751EA">
            <w:pPr>
              <w:pStyle w:val="TableText"/>
            </w:pPr>
            <w:r>
              <w:t>X</w:t>
            </w:r>
          </w:p>
        </w:tc>
        <w:tc>
          <w:tcPr>
            <w:tcW w:w="406" w:type="dxa"/>
          </w:tcPr>
          <w:p w14:paraId="39C272EF" w14:textId="77777777" w:rsidR="000751EA" w:rsidRDefault="000751EA" w:rsidP="000751EA">
            <w:pPr>
              <w:pStyle w:val="TableText"/>
            </w:pPr>
            <w:r>
              <w:t>X</w:t>
            </w:r>
          </w:p>
        </w:tc>
        <w:tc>
          <w:tcPr>
            <w:tcW w:w="503" w:type="dxa"/>
          </w:tcPr>
          <w:p w14:paraId="73C00467" w14:textId="77777777" w:rsidR="000751EA" w:rsidRDefault="000751EA" w:rsidP="000751EA">
            <w:pPr>
              <w:pStyle w:val="TableText"/>
            </w:pPr>
            <w:r>
              <w:t>X</w:t>
            </w:r>
          </w:p>
        </w:tc>
      </w:tr>
      <w:tr w:rsidR="00C5027B" w14:paraId="42AB54B2" w14:textId="77777777" w:rsidTr="00245396">
        <w:trPr>
          <w:gridAfter w:val="1"/>
          <w:wAfter w:w="9" w:type="dxa"/>
          <w:cantSplit/>
        </w:trPr>
        <w:tc>
          <w:tcPr>
            <w:tcW w:w="802" w:type="dxa"/>
            <w:tcMar>
              <w:left w:w="58" w:type="dxa"/>
              <w:right w:w="58" w:type="dxa"/>
            </w:tcMar>
          </w:tcPr>
          <w:p w14:paraId="4A0C8627" w14:textId="0AB3951F" w:rsidR="000751EA" w:rsidRDefault="000751EA" w:rsidP="000751EA">
            <w:pPr>
              <w:pStyle w:val="TableText"/>
            </w:pPr>
            <w:r>
              <w:t>1407</w:t>
            </w:r>
            <w:r w:rsidR="005B7717">
              <w:t xml:space="preserve"> – </w:t>
            </w:r>
            <w:r>
              <w:t>1415</w:t>
            </w:r>
          </w:p>
        </w:tc>
        <w:tc>
          <w:tcPr>
            <w:tcW w:w="2179" w:type="dxa"/>
            <w:tcMar>
              <w:left w:w="58" w:type="dxa"/>
              <w:right w:w="58" w:type="dxa"/>
            </w:tcMar>
          </w:tcPr>
          <w:p w14:paraId="5D8356CA" w14:textId="77777777" w:rsidR="000751EA" w:rsidRDefault="000751EA" w:rsidP="000751EA">
            <w:pPr>
              <w:pStyle w:val="TableText"/>
            </w:pPr>
            <w:r>
              <w:t>TECH COMP-FEE2</w:t>
            </w:r>
          </w:p>
        </w:tc>
        <w:tc>
          <w:tcPr>
            <w:tcW w:w="2848" w:type="dxa"/>
            <w:tcMar>
              <w:left w:w="58" w:type="dxa"/>
              <w:right w:w="58" w:type="dxa"/>
            </w:tcMar>
          </w:tcPr>
          <w:p w14:paraId="12A56E4F" w14:textId="1F28280B" w:rsidR="000751EA" w:rsidRPr="00FB3CA4" w:rsidRDefault="000751EA" w:rsidP="000751EA">
            <w:pPr>
              <w:pStyle w:val="TableText"/>
              <w:rPr>
                <w:rFonts w:cs="Arial"/>
              </w:rPr>
            </w:pPr>
            <w:r>
              <w:rPr>
                <w:rFonts w:cs="Arial"/>
              </w:rPr>
              <w:t>:P:IDR-K-</w:t>
            </w:r>
            <w:hyperlink r:id="rId1480" w:history="1">
              <w:r w:rsidRPr="00F61D34">
                <w:rPr>
                  <w:rStyle w:val="Hyperlink"/>
                  <w:rFonts w:cs="Arial"/>
                </w:rPr>
                <w:t>TECH-COMP-FEE2</w:t>
              </w:r>
            </w:hyperlink>
          </w:p>
        </w:tc>
        <w:tc>
          <w:tcPr>
            <w:tcW w:w="3073" w:type="dxa"/>
            <w:tcMar>
              <w:left w:w="58" w:type="dxa"/>
              <w:right w:w="58" w:type="dxa"/>
            </w:tcMar>
          </w:tcPr>
          <w:p w14:paraId="6F8587E4" w14:textId="74F78DE4" w:rsidR="000751EA" w:rsidRDefault="000751EA" w:rsidP="004254A2">
            <w:pPr>
              <w:pStyle w:val="TableText"/>
            </w:pPr>
            <w:r>
              <w:t>Populated if PCTC4 procedure code has a second associated technical component (PCTC3)</w:t>
            </w:r>
          </w:p>
        </w:tc>
        <w:tc>
          <w:tcPr>
            <w:tcW w:w="1170" w:type="dxa"/>
            <w:tcMar>
              <w:left w:w="58" w:type="dxa"/>
              <w:right w:w="58" w:type="dxa"/>
            </w:tcMar>
          </w:tcPr>
          <w:p w14:paraId="70BB22B2" w14:textId="19C0649E" w:rsidR="000751EA" w:rsidRDefault="000751EA" w:rsidP="000751EA">
            <w:pPr>
              <w:pStyle w:val="TableText"/>
              <w:rPr>
                <w:caps/>
              </w:rPr>
            </w:pPr>
            <w:r>
              <w:rPr>
                <w:caps/>
              </w:rPr>
              <w:t>9 N (</w:t>
            </w:r>
            <w:r w:rsidR="004254A2" w:rsidRPr="00F61D34">
              <w:t>decimal</w:t>
            </w:r>
            <w:r w:rsidRPr="00F61D34">
              <w:rPr>
                <w:caps/>
              </w:rPr>
              <w:t>)</w:t>
            </w:r>
          </w:p>
          <w:p w14:paraId="64BA094F" w14:textId="77777777" w:rsidR="000751EA" w:rsidRDefault="000751EA" w:rsidP="000751EA">
            <w:pPr>
              <w:pStyle w:val="TableText"/>
              <w:rPr>
                <w:caps/>
              </w:rPr>
            </w:pPr>
            <w:r>
              <w:rPr>
                <w:caps/>
              </w:rPr>
              <w:t>9999999V99</w:t>
            </w:r>
          </w:p>
        </w:tc>
        <w:tc>
          <w:tcPr>
            <w:tcW w:w="2160" w:type="dxa"/>
            <w:tcMar>
              <w:left w:w="58" w:type="dxa"/>
              <w:right w:w="58" w:type="dxa"/>
            </w:tcMar>
          </w:tcPr>
          <w:p w14:paraId="5003FF34" w14:textId="04EE0CE2" w:rsidR="000751EA" w:rsidRPr="001A1278" w:rsidRDefault="000751EA" w:rsidP="000751EA">
            <w:pPr>
              <w:pStyle w:val="TableText"/>
              <w:rPr>
                <w:bCs/>
              </w:rPr>
            </w:pPr>
            <w:r>
              <w:rPr>
                <w:bCs/>
              </w:rPr>
              <w:t xml:space="preserve">Spec </w:t>
            </w:r>
            <w:hyperlink r:id="rId1481" w:history="1">
              <w:r w:rsidRPr="00F61D34">
                <w:rPr>
                  <w:rStyle w:val="Hyperlink"/>
                  <w:bCs/>
                </w:rPr>
                <w:t>S1253001</w:t>
              </w:r>
            </w:hyperlink>
          </w:p>
        </w:tc>
        <w:tc>
          <w:tcPr>
            <w:tcW w:w="822" w:type="dxa"/>
            <w:tcMar>
              <w:left w:w="58" w:type="dxa"/>
              <w:right w:w="58" w:type="dxa"/>
            </w:tcMar>
          </w:tcPr>
          <w:p w14:paraId="4462501F" w14:textId="77777777" w:rsidR="000751EA" w:rsidRDefault="000751EA" w:rsidP="000751EA">
            <w:pPr>
              <w:pStyle w:val="TableText"/>
            </w:pPr>
            <w:r>
              <w:t>Zeros</w:t>
            </w:r>
          </w:p>
        </w:tc>
        <w:tc>
          <w:tcPr>
            <w:tcW w:w="412" w:type="dxa"/>
          </w:tcPr>
          <w:p w14:paraId="0AA89420" w14:textId="77777777" w:rsidR="000751EA" w:rsidRDefault="000751EA" w:rsidP="000751EA">
            <w:pPr>
              <w:pStyle w:val="TableText"/>
            </w:pPr>
            <w:r>
              <w:t>-</w:t>
            </w:r>
          </w:p>
        </w:tc>
        <w:tc>
          <w:tcPr>
            <w:tcW w:w="406" w:type="dxa"/>
          </w:tcPr>
          <w:p w14:paraId="00474175" w14:textId="77777777" w:rsidR="000751EA" w:rsidRDefault="000751EA" w:rsidP="000751EA">
            <w:pPr>
              <w:pStyle w:val="TableText"/>
            </w:pPr>
            <w:r>
              <w:t xml:space="preserve">X </w:t>
            </w:r>
          </w:p>
        </w:tc>
        <w:tc>
          <w:tcPr>
            <w:tcW w:w="503" w:type="dxa"/>
          </w:tcPr>
          <w:p w14:paraId="48A6D0F6" w14:textId="77777777" w:rsidR="000751EA" w:rsidRDefault="000751EA" w:rsidP="000751EA">
            <w:pPr>
              <w:pStyle w:val="TableText"/>
            </w:pPr>
            <w:r>
              <w:t>X</w:t>
            </w:r>
          </w:p>
        </w:tc>
      </w:tr>
      <w:tr w:rsidR="00C5027B" w14:paraId="309D3E9E" w14:textId="77777777" w:rsidTr="00245396">
        <w:trPr>
          <w:gridAfter w:val="1"/>
          <w:wAfter w:w="9" w:type="dxa"/>
          <w:cantSplit/>
        </w:trPr>
        <w:tc>
          <w:tcPr>
            <w:tcW w:w="802" w:type="dxa"/>
            <w:tcMar>
              <w:left w:w="58" w:type="dxa"/>
              <w:right w:w="58" w:type="dxa"/>
            </w:tcMar>
          </w:tcPr>
          <w:p w14:paraId="41DD0509" w14:textId="2D4FF943" w:rsidR="000751EA" w:rsidRDefault="000751EA" w:rsidP="000751EA">
            <w:pPr>
              <w:pStyle w:val="TableText"/>
            </w:pPr>
            <w:r>
              <w:t>1416</w:t>
            </w:r>
            <w:r w:rsidR="005B7717">
              <w:t xml:space="preserve"> – </w:t>
            </w:r>
            <w:r>
              <w:t>1424</w:t>
            </w:r>
          </w:p>
        </w:tc>
        <w:tc>
          <w:tcPr>
            <w:tcW w:w="2179" w:type="dxa"/>
            <w:tcMar>
              <w:left w:w="58" w:type="dxa"/>
              <w:right w:w="58" w:type="dxa"/>
            </w:tcMar>
          </w:tcPr>
          <w:p w14:paraId="5716F1FA" w14:textId="77777777" w:rsidR="000751EA" w:rsidRDefault="000751EA" w:rsidP="000751EA">
            <w:pPr>
              <w:pStyle w:val="TableText"/>
            </w:pPr>
            <w:r>
              <w:t>TECH COMP-FEE3</w:t>
            </w:r>
          </w:p>
        </w:tc>
        <w:tc>
          <w:tcPr>
            <w:tcW w:w="2848" w:type="dxa"/>
            <w:tcMar>
              <w:left w:w="58" w:type="dxa"/>
              <w:right w:w="58" w:type="dxa"/>
            </w:tcMar>
          </w:tcPr>
          <w:p w14:paraId="264DD724" w14:textId="759C40D7" w:rsidR="000751EA" w:rsidRPr="00FB3CA4" w:rsidRDefault="000751EA" w:rsidP="000751EA">
            <w:pPr>
              <w:pStyle w:val="TableText"/>
              <w:rPr>
                <w:rFonts w:cs="Arial"/>
              </w:rPr>
            </w:pPr>
            <w:r>
              <w:rPr>
                <w:rFonts w:cs="Arial"/>
              </w:rPr>
              <w:t>:P:IDR-K-</w:t>
            </w:r>
            <w:hyperlink r:id="rId1482" w:history="1">
              <w:r w:rsidRPr="00F61D34">
                <w:rPr>
                  <w:rStyle w:val="Hyperlink"/>
                  <w:rFonts w:cs="Arial"/>
                </w:rPr>
                <w:t>TECH-0043OMP-FEE3</w:t>
              </w:r>
            </w:hyperlink>
          </w:p>
        </w:tc>
        <w:tc>
          <w:tcPr>
            <w:tcW w:w="3073" w:type="dxa"/>
            <w:tcMar>
              <w:left w:w="58" w:type="dxa"/>
              <w:right w:w="58" w:type="dxa"/>
            </w:tcMar>
          </w:tcPr>
          <w:p w14:paraId="13435952" w14:textId="77777777" w:rsidR="000751EA" w:rsidRDefault="000751EA" w:rsidP="000751EA">
            <w:pPr>
              <w:pStyle w:val="TableText"/>
            </w:pPr>
            <w:r>
              <w:t>Populated if PCTC4 procedure code has a third associated technical component (PCTC3) (currently not used)</w:t>
            </w:r>
          </w:p>
        </w:tc>
        <w:tc>
          <w:tcPr>
            <w:tcW w:w="1170" w:type="dxa"/>
            <w:tcMar>
              <w:left w:w="58" w:type="dxa"/>
              <w:right w:w="58" w:type="dxa"/>
            </w:tcMar>
          </w:tcPr>
          <w:p w14:paraId="19C65F15" w14:textId="7663FC01" w:rsidR="000751EA" w:rsidRDefault="000751EA" w:rsidP="000751EA">
            <w:pPr>
              <w:pStyle w:val="TableText"/>
              <w:rPr>
                <w:caps/>
              </w:rPr>
            </w:pPr>
            <w:r>
              <w:rPr>
                <w:caps/>
              </w:rPr>
              <w:t>9 N (</w:t>
            </w:r>
            <w:r w:rsidR="004254A2" w:rsidRPr="00F61D34">
              <w:t>decimal</w:t>
            </w:r>
            <w:r w:rsidRPr="00F61D34">
              <w:rPr>
                <w:caps/>
              </w:rPr>
              <w:t>)</w:t>
            </w:r>
          </w:p>
          <w:p w14:paraId="6A3A5642" w14:textId="77777777" w:rsidR="000751EA" w:rsidRDefault="000751EA" w:rsidP="000751EA">
            <w:pPr>
              <w:pStyle w:val="TableText"/>
              <w:rPr>
                <w:caps/>
              </w:rPr>
            </w:pPr>
            <w:r>
              <w:rPr>
                <w:caps/>
              </w:rPr>
              <w:t>9999999V99</w:t>
            </w:r>
          </w:p>
        </w:tc>
        <w:tc>
          <w:tcPr>
            <w:tcW w:w="2160" w:type="dxa"/>
            <w:tcMar>
              <w:left w:w="58" w:type="dxa"/>
              <w:right w:w="58" w:type="dxa"/>
            </w:tcMar>
          </w:tcPr>
          <w:p w14:paraId="5B0C1391" w14:textId="23992250" w:rsidR="000751EA" w:rsidRPr="001A1278" w:rsidRDefault="000751EA" w:rsidP="000751EA">
            <w:pPr>
              <w:pStyle w:val="TableText"/>
              <w:rPr>
                <w:bCs/>
              </w:rPr>
            </w:pPr>
            <w:r>
              <w:rPr>
                <w:bCs/>
              </w:rPr>
              <w:t xml:space="preserve">Spec </w:t>
            </w:r>
            <w:hyperlink r:id="rId1483" w:history="1">
              <w:r w:rsidRPr="00F61D34">
                <w:rPr>
                  <w:rStyle w:val="Hyperlink"/>
                  <w:bCs/>
                </w:rPr>
                <w:t>S1253001</w:t>
              </w:r>
            </w:hyperlink>
          </w:p>
        </w:tc>
        <w:tc>
          <w:tcPr>
            <w:tcW w:w="822" w:type="dxa"/>
            <w:tcMar>
              <w:left w:w="58" w:type="dxa"/>
              <w:right w:w="58" w:type="dxa"/>
            </w:tcMar>
          </w:tcPr>
          <w:p w14:paraId="79578999" w14:textId="77777777" w:rsidR="000751EA" w:rsidRDefault="000751EA" w:rsidP="000751EA">
            <w:pPr>
              <w:pStyle w:val="TableText"/>
            </w:pPr>
            <w:r>
              <w:t>Zeros</w:t>
            </w:r>
          </w:p>
        </w:tc>
        <w:tc>
          <w:tcPr>
            <w:tcW w:w="412" w:type="dxa"/>
          </w:tcPr>
          <w:p w14:paraId="2E46B050" w14:textId="77777777" w:rsidR="000751EA" w:rsidRDefault="000751EA" w:rsidP="000751EA">
            <w:pPr>
              <w:pStyle w:val="TableText"/>
            </w:pPr>
            <w:r>
              <w:t>-</w:t>
            </w:r>
          </w:p>
        </w:tc>
        <w:tc>
          <w:tcPr>
            <w:tcW w:w="406" w:type="dxa"/>
          </w:tcPr>
          <w:p w14:paraId="68E6BF1B" w14:textId="77777777" w:rsidR="000751EA" w:rsidRDefault="000751EA" w:rsidP="000751EA">
            <w:pPr>
              <w:pStyle w:val="TableText"/>
            </w:pPr>
            <w:r>
              <w:t xml:space="preserve">X </w:t>
            </w:r>
          </w:p>
        </w:tc>
        <w:tc>
          <w:tcPr>
            <w:tcW w:w="503" w:type="dxa"/>
          </w:tcPr>
          <w:p w14:paraId="773E6B09" w14:textId="77777777" w:rsidR="000751EA" w:rsidRDefault="000751EA" w:rsidP="000751EA">
            <w:pPr>
              <w:pStyle w:val="TableText"/>
            </w:pPr>
            <w:r>
              <w:t>X</w:t>
            </w:r>
          </w:p>
        </w:tc>
      </w:tr>
      <w:tr w:rsidR="00C5027B" w14:paraId="24C91F2D" w14:textId="77777777" w:rsidTr="00245396">
        <w:trPr>
          <w:gridAfter w:val="1"/>
          <w:wAfter w:w="9" w:type="dxa"/>
          <w:cantSplit/>
        </w:trPr>
        <w:tc>
          <w:tcPr>
            <w:tcW w:w="802" w:type="dxa"/>
            <w:tcMar>
              <w:left w:w="58" w:type="dxa"/>
              <w:right w:w="58" w:type="dxa"/>
            </w:tcMar>
          </w:tcPr>
          <w:p w14:paraId="1B78011A" w14:textId="3A1BF694" w:rsidR="000751EA" w:rsidRDefault="000751EA" w:rsidP="000751EA">
            <w:pPr>
              <w:pStyle w:val="TableText"/>
            </w:pPr>
            <w:r>
              <w:t>1425</w:t>
            </w:r>
            <w:r w:rsidR="005B7717">
              <w:t xml:space="preserve"> – </w:t>
            </w:r>
            <w:r>
              <w:t>1433</w:t>
            </w:r>
          </w:p>
        </w:tc>
        <w:tc>
          <w:tcPr>
            <w:tcW w:w="2179" w:type="dxa"/>
            <w:tcMar>
              <w:left w:w="58" w:type="dxa"/>
              <w:right w:w="58" w:type="dxa"/>
            </w:tcMar>
          </w:tcPr>
          <w:p w14:paraId="65CF03C8" w14:textId="77777777" w:rsidR="000751EA" w:rsidRDefault="000751EA" w:rsidP="000751EA">
            <w:pPr>
              <w:pStyle w:val="TableText"/>
            </w:pPr>
            <w:r>
              <w:t>TECH COMP-FEE4</w:t>
            </w:r>
          </w:p>
        </w:tc>
        <w:tc>
          <w:tcPr>
            <w:tcW w:w="2848" w:type="dxa"/>
            <w:tcMar>
              <w:left w:w="58" w:type="dxa"/>
              <w:right w:w="58" w:type="dxa"/>
            </w:tcMar>
          </w:tcPr>
          <w:p w14:paraId="51D0F87B" w14:textId="00019A1B" w:rsidR="000751EA" w:rsidRPr="00FB3CA4" w:rsidRDefault="000751EA" w:rsidP="000751EA">
            <w:pPr>
              <w:pStyle w:val="TableText"/>
              <w:rPr>
                <w:rFonts w:cs="Arial"/>
              </w:rPr>
            </w:pPr>
            <w:r>
              <w:rPr>
                <w:rFonts w:cs="Arial"/>
              </w:rPr>
              <w:t>:P:IDR-K-</w:t>
            </w:r>
            <w:hyperlink r:id="rId1484" w:history="1">
              <w:r w:rsidRPr="00F61D34">
                <w:rPr>
                  <w:rStyle w:val="Hyperlink"/>
                  <w:rFonts w:cs="Arial"/>
                </w:rPr>
                <w:t>TECH-COMP-FEE4</w:t>
              </w:r>
            </w:hyperlink>
          </w:p>
        </w:tc>
        <w:tc>
          <w:tcPr>
            <w:tcW w:w="3073" w:type="dxa"/>
            <w:tcMar>
              <w:left w:w="58" w:type="dxa"/>
              <w:right w:w="58" w:type="dxa"/>
            </w:tcMar>
          </w:tcPr>
          <w:p w14:paraId="58D964F1" w14:textId="77777777" w:rsidR="000751EA" w:rsidRDefault="000751EA" w:rsidP="000751EA">
            <w:pPr>
              <w:pStyle w:val="TableText"/>
            </w:pPr>
            <w:r>
              <w:t>Populated if PCTC4 procedure code has a fourth</w:t>
            </w:r>
            <w:r w:rsidDel="00703F7A">
              <w:t xml:space="preserve"> </w:t>
            </w:r>
            <w:r>
              <w:t>associated technical component (PCTC3) (currently not used)</w:t>
            </w:r>
          </w:p>
        </w:tc>
        <w:tc>
          <w:tcPr>
            <w:tcW w:w="1170" w:type="dxa"/>
            <w:tcMar>
              <w:left w:w="58" w:type="dxa"/>
              <w:right w:w="58" w:type="dxa"/>
            </w:tcMar>
          </w:tcPr>
          <w:p w14:paraId="27025EB9" w14:textId="3F29BFFC" w:rsidR="000751EA" w:rsidRDefault="000751EA" w:rsidP="000751EA">
            <w:pPr>
              <w:pStyle w:val="TableText"/>
              <w:rPr>
                <w:caps/>
              </w:rPr>
            </w:pPr>
            <w:r>
              <w:rPr>
                <w:caps/>
              </w:rPr>
              <w:t>9 N (</w:t>
            </w:r>
            <w:r w:rsidR="004254A2" w:rsidRPr="00F61D34">
              <w:t>decimal</w:t>
            </w:r>
            <w:r w:rsidRPr="00F61D34">
              <w:rPr>
                <w:caps/>
              </w:rPr>
              <w:t>)</w:t>
            </w:r>
          </w:p>
          <w:p w14:paraId="20F8ABA3" w14:textId="77777777" w:rsidR="000751EA" w:rsidRDefault="000751EA" w:rsidP="000751EA">
            <w:pPr>
              <w:pStyle w:val="TableText"/>
              <w:rPr>
                <w:caps/>
              </w:rPr>
            </w:pPr>
            <w:r>
              <w:rPr>
                <w:caps/>
              </w:rPr>
              <w:t>9999999V99</w:t>
            </w:r>
          </w:p>
        </w:tc>
        <w:tc>
          <w:tcPr>
            <w:tcW w:w="2160" w:type="dxa"/>
            <w:tcMar>
              <w:left w:w="58" w:type="dxa"/>
              <w:right w:w="58" w:type="dxa"/>
            </w:tcMar>
          </w:tcPr>
          <w:p w14:paraId="7EDD4A2D" w14:textId="02896E8D" w:rsidR="000751EA" w:rsidRPr="001A1278" w:rsidRDefault="000751EA" w:rsidP="000751EA">
            <w:pPr>
              <w:pStyle w:val="TableText"/>
              <w:rPr>
                <w:bCs/>
              </w:rPr>
            </w:pPr>
            <w:r>
              <w:rPr>
                <w:bCs/>
              </w:rPr>
              <w:t xml:space="preserve">Spec </w:t>
            </w:r>
            <w:hyperlink r:id="rId1485" w:history="1">
              <w:r w:rsidRPr="00F61D34">
                <w:rPr>
                  <w:rStyle w:val="Hyperlink"/>
                  <w:bCs/>
                </w:rPr>
                <w:t>S1253001</w:t>
              </w:r>
            </w:hyperlink>
          </w:p>
        </w:tc>
        <w:tc>
          <w:tcPr>
            <w:tcW w:w="822" w:type="dxa"/>
            <w:tcMar>
              <w:left w:w="58" w:type="dxa"/>
              <w:right w:w="58" w:type="dxa"/>
            </w:tcMar>
          </w:tcPr>
          <w:p w14:paraId="0A73A8DF" w14:textId="77777777" w:rsidR="000751EA" w:rsidRDefault="000751EA" w:rsidP="000751EA">
            <w:pPr>
              <w:pStyle w:val="TableText"/>
            </w:pPr>
            <w:r>
              <w:t>Zeros</w:t>
            </w:r>
          </w:p>
        </w:tc>
        <w:tc>
          <w:tcPr>
            <w:tcW w:w="412" w:type="dxa"/>
          </w:tcPr>
          <w:p w14:paraId="122224B1" w14:textId="77777777" w:rsidR="000751EA" w:rsidRDefault="000751EA" w:rsidP="000751EA">
            <w:pPr>
              <w:pStyle w:val="TableText"/>
            </w:pPr>
            <w:r>
              <w:t>-</w:t>
            </w:r>
          </w:p>
        </w:tc>
        <w:tc>
          <w:tcPr>
            <w:tcW w:w="406" w:type="dxa"/>
          </w:tcPr>
          <w:p w14:paraId="42E65E30" w14:textId="77777777" w:rsidR="000751EA" w:rsidRDefault="000751EA" w:rsidP="000751EA">
            <w:pPr>
              <w:pStyle w:val="TableText"/>
            </w:pPr>
            <w:r>
              <w:t xml:space="preserve">X </w:t>
            </w:r>
          </w:p>
        </w:tc>
        <w:tc>
          <w:tcPr>
            <w:tcW w:w="503" w:type="dxa"/>
          </w:tcPr>
          <w:p w14:paraId="1AB820A5" w14:textId="77777777" w:rsidR="000751EA" w:rsidRDefault="000751EA" w:rsidP="000751EA">
            <w:pPr>
              <w:pStyle w:val="TableText"/>
            </w:pPr>
            <w:r>
              <w:t>X</w:t>
            </w:r>
          </w:p>
        </w:tc>
      </w:tr>
      <w:tr w:rsidR="00C5027B" w14:paraId="3D2962A3" w14:textId="77777777" w:rsidTr="00245396">
        <w:trPr>
          <w:gridAfter w:val="1"/>
          <w:wAfter w:w="9" w:type="dxa"/>
          <w:cantSplit/>
        </w:trPr>
        <w:tc>
          <w:tcPr>
            <w:tcW w:w="802" w:type="dxa"/>
            <w:tcMar>
              <w:left w:w="58" w:type="dxa"/>
              <w:right w:w="58" w:type="dxa"/>
            </w:tcMar>
          </w:tcPr>
          <w:p w14:paraId="52BDD4E4" w14:textId="77B645C6" w:rsidR="000751EA" w:rsidRDefault="000751EA" w:rsidP="000751EA">
            <w:pPr>
              <w:pStyle w:val="TableText"/>
            </w:pPr>
            <w:r>
              <w:t>1434</w:t>
            </w:r>
            <w:r w:rsidR="005B7717">
              <w:t xml:space="preserve"> – </w:t>
            </w:r>
            <w:r>
              <w:t>1442</w:t>
            </w:r>
          </w:p>
        </w:tc>
        <w:tc>
          <w:tcPr>
            <w:tcW w:w="2179" w:type="dxa"/>
            <w:tcMar>
              <w:left w:w="58" w:type="dxa"/>
              <w:right w:w="58" w:type="dxa"/>
            </w:tcMar>
          </w:tcPr>
          <w:p w14:paraId="579D1CF9" w14:textId="77777777" w:rsidR="000751EA" w:rsidRDefault="000751EA" w:rsidP="000751EA">
            <w:pPr>
              <w:pStyle w:val="TableText"/>
            </w:pPr>
            <w:r>
              <w:t>TECH COMP-CAP2</w:t>
            </w:r>
          </w:p>
        </w:tc>
        <w:tc>
          <w:tcPr>
            <w:tcW w:w="2848" w:type="dxa"/>
            <w:tcMar>
              <w:left w:w="58" w:type="dxa"/>
              <w:right w:w="58" w:type="dxa"/>
            </w:tcMar>
          </w:tcPr>
          <w:p w14:paraId="416D56BF" w14:textId="00F3131F" w:rsidR="000751EA" w:rsidRPr="00FB3CA4" w:rsidRDefault="000751EA" w:rsidP="000751EA">
            <w:pPr>
              <w:pStyle w:val="TableText"/>
              <w:rPr>
                <w:rFonts w:cs="Arial"/>
              </w:rPr>
            </w:pPr>
            <w:r>
              <w:rPr>
                <w:rFonts w:cs="Arial"/>
              </w:rPr>
              <w:t>:P:IDR-K-</w:t>
            </w:r>
            <w:hyperlink r:id="rId1486" w:history="1">
              <w:r w:rsidRPr="00F61D34">
                <w:rPr>
                  <w:rStyle w:val="Hyperlink"/>
                  <w:rFonts w:cs="Arial"/>
                </w:rPr>
                <w:t>TECH-COMP-CAP2</w:t>
              </w:r>
            </w:hyperlink>
          </w:p>
        </w:tc>
        <w:tc>
          <w:tcPr>
            <w:tcW w:w="3073" w:type="dxa"/>
            <w:tcMar>
              <w:left w:w="58" w:type="dxa"/>
              <w:right w:w="58" w:type="dxa"/>
            </w:tcMar>
          </w:tcPr>
          <w:p w14:paraId="1AA5B282" w14:textId="77777777" w:rsidR="000751EA" w:rsidRDefault="000751EA" w:rsidP="000751EA">
            <w:pPr>
              <w:pStyle w:val="TableText"/>
            </w:pPr>
            <w:r>
              <w:t>Populated if PCTC4 procedure code has a second associated technical component (PCTC3) and the technical component is subject to OPPS cap</w:t>
            </w:r>
          </w:p>
        </w:tc>
        <w:tc>
          <w:tcPr>
            <w:tcW w:w="1170" w:type="dxa"/>
            <w:tcMar>
              <w:left w:w="58" w:type="dxa"/>
              <w:right w:w="58" w:type="dxa"/>
            </w:tcMar>
          </w:tcPr>
          <w:p w14:paraId="61BDE5E3" w14:textId="38AA4ECD" w:rsidR="000751EA" w:rsidRDefault="000751EA" w:rsidP="000751EA">
            <w:pPr>
              <w:pStyle w:val="TableText"/>
              <w:rPr>
                <w:caps/>
              </w:rPr>
            </w:pPr>
            <w:r>
              <w:rPr>
                <w:caps/>
              </w:rPr>
              <w:t>9 N (</w:t>
            </w:r>
            <w:r w:rsidR="004254A2" w:rsidRPr="00F61D34">
              <w:t>decimal</w:t>
            </w:r>
            <w:r w:rsidRPr="00F61D34">
              <w:rPr>
                <w:caps/>
              </w:rPr>
              <w:t>)</w:t>
            </w:r>
          </w:p>
          <w:p w14:paraId="4D292C4D" w14:textId="77777777" w:rsidR="000751EA" w:rsidRDefault="000751EA" w:rsidP="000751EA">
            <w:pPr>
              <w:pStyle w:val="TableText"/>
              <w:rPr>
                <w:caps/>
              </w:rPr>
            </w:pPr>
            <w:r>
              <w:rPr>
                <w:caps/>
              </w:rPr>
              <w:t>9999999V99</w:t>
            </w:r>
          </w:p>
        </w:tc>
        <w:tc>
          <w:tcPr>
            <w:tcW w:w="2160" w:type="dxa"/>
            <w:tcMar>
              <w:left w:w="58" w:type="dxa"/>
              <w:right w:w="58" w:type="dxa"/>
            </w:tcMar>
          </w:tcPr>
          <w:p w14:paraId="3F9562F6" w14:textId="63D74DCC" w:rsidR="000751EA" w:rsidRPr="001A1278" w:rsidRDefault="000751EA" w:rsidP="000751EA">
            <w:pPr>
              <w:pStyle w:val="TableText"/>
              <w:rPr>
                <w:bCs/>
              </w:rPr>
            </w:pPr>
            <w:r>
              <w:rPr>
                <w:bCs/>
              </w:rPr>
              <w:t xml:space="preserve">Spec </w:t>
            </w:r>
            <w:hyperlink r:id="rId1487" w:history="1">
              <w:r w:rsidRPr="00F61D34">
                <w:rPr>
                  <w:rStyle w:val="Hyperlink"/>
                  <w:bCs/>
                </w:rPr>
                <w:t>S1253001</w:t>
              </w:r>
            </w:hyperlink>
          </w:p>
        </w:tc>
        <w:tc>
          <w:tcPr>
            <w:tcW w:w="822" w:type="dxa"/>
            <w:tcMar>
              <w:left w:w="58" w:type="dxa"/>
              <w:right w:w="58" w:type="dxa"/>
            </w:tcMar>
          </w:tcPr>
          <w:p w14:paraId="61023ACD" w14:textId="77777777" w:rsidR="000751EA" w:rsidRDefault="000751EA" w:rsidP="000751EA">
            <w:pPr>
              <w:pStyle w:val="TableText"/>
            </w:pPr>
            <w:r>
              <w:t>Zeros</w:t>
            </w:r>
          </w:p>
        </w:tc>
        <w:tc>
          <w:tcPr>
            <w:tcW w:w="412" w:type="dxa"/>
          </w:tcPr>
          <w:p w14:paraId="2D96B698" w14:textId="77777777" w:rsidR="000751EA" w:rsidRDefault="000751EA" w:rsidP="000751EA">
            <w:pPr>
              <w:pStyle w:val="TableText"/>
            </w:pPr>
            <w:r>
              <w:t>-</w:t>
            </w:r>
          </w:p>
        </w:tc>
        <w:tc>
          <w:tcPr>
            <w:tcW w:w="406" w:type="dxa"/>
          </w:tcPr>
          <w:p w14:paraId="09E7C32F" w14:textId="074875E6" w:rsidR="000751EA" w:rsidRDefault="000751EA" w:rsidP="005B45DE">
            <w:pPr>
              <w:pStyle w:val="TableText"/>
            </w:pPr>
            <w:r>
              <w:t>X</w:t>
            </w:r>
          </w:p>
        </w:tc>
        <w:tc>
          <w:tcPr>
            <w:tcW w:w="503" w:type="dxa"/>
          </w:tcPr>
          <w:p w14:paraId="1B378D03" w14:textId="77777777" w:rsidR="000751EA" w:rsidRDefault="000751EA" w:rsidP="000751EA">
            <w:pPr>
              <w:pStyle w:val="TableText"/>
            </w:pPr>
            <w:r>
              <w:t>X</w:t>
            </w:r>
          </w:p>
        </w:tc>
      </w:tr>
      <w:tr w:rsidR="00C5027B" w14:paraId="707054FB" w14:textId="77777777" w:rsidTr="00245396">
        <w:trPr>
          <w:gridAfter w:val="1"/>
          <w:wAfter w:w="9" w:type="dxa"/>
          <w:cantSplit/>
        </w:trPr>
        <w:tc>
          <w:tcPr>
            <w:tcW w:w="802" w:type="dxa"/>
            <w:tcMar>
              <w:left w:w="58" w:type="dxa"/>
              <w:right w:w="58" w:type="dxa"/>
            </w:tcMar>
          </w:tcPr>
          <w:p w14:paraId="77B9EA0B" w14:textId="551701EA" w:rsidR="000751EA" w:rsidRDefault="000751EA" w:rsidP="000751EA">
            <w:pPr>
              <w:pStyle w:val="TableText"/>
            </w:pPr>
            <w:r>
              <w:t>1443</w:t>
            </w:r>
            <w:r w:rsidR="005B7717">
              <w:t xml:space="preserve"> – </w:t>
            </w:r>
            <w:r>
              <w:t>1451</w:t>
            </w:r>
          </w:p>
        </w:tc>
        <w:tc>
          <w:tcPr>
            <w:tcW w:w="2179" w:type="dxa"/>
            <w:tcMar>
              <w:left w:w="58" w:type="dxa"/>
              <w:right w:w="58" w:type="dxa"/>
            </w:tcMar>
          </w:tcPr>
          <w:p w14:paraId="3254983D" w14:textId="77777777" w:rsidR="000751EA" w:rsidRDefault="000751EA" w:rsidP="000751EA">
            <w:pPr>
              <w:pStyle w:val="TableText"/>
            </w:pPr>
            <w:r>
              <w:t>TECH COMP-CAP3</w:t>
            </w:r>
          </w:p>
        </w:tc>
        <w:tc>
          <w:tcPr>
            <w:tcW w:w="2848" w:type="dxa"/>
            <w:tcMar>
              <w:left w:w="58" w:type="dxa"/>
              <w:right w:w="58" w:type="dxa"/>
            </w:tcMar>
          </w:tcPr>
          <w:p w14:paraId="726139E5" w14:textId="3A87B457" w:rsidR="000751EA" w:rsidRPr="00FB3CA4" w:rsidRDefault="000751EA" w:rsidP="000751EA">
            <w:pPr>
              <w:pStyle w:val="TableText"/>
              <w:rPr>
                <w:rFonts w:cs="Arial"/>
              </w:rPr>
            </w:pPr>
            <w:r>
              <w:rPr>
                <w:rFonts w:cs="Arial"/>
              </w:rPr>
              <w:t>:P:IDR-K-</w:t>
            </w:r>
            <w:hyperlink r:id="rId1488" w:history="1">
              <w:r w:rsidRPr="00F61D34">
                <w:rPr>
                  <w:rStyle w:val="Hyperlink"/>
                  <w:rFonts w:cs="Arial"/>
                </w:rPr>
                <w:t>TECH-COMP-CAP3</w:t>
              </w:r>
            </w:hyperlink>
          </w:p>
        </w:tc>
        <w:tc>
          <w:tcPr>
            <w:tcW w:w="3073" w:type="dxa"/>
            <w:tcMar>
              <w:left w:w="58" w:type="dxa"/>
              <w:right w:w="58" w:type="dxa"/>
            </w:tcMar>
          </w:tcPr>
          <w:p w14:paraId="16F6E8F3" w14:textId="77777777" w:rsidR="000751EA" w:rsidRDefault="000751EA" w:rsidP="000751EA">
            <w:pPr>
              <w:pStyle w:val="TableText"/>
            </w:pPr>
            <w:r>
              <w:t>Populated if PCTC4 procedure code has has a third associated technical component (PCTC3) and technical component is subject to OPPS cap (currently not used)</w:t>
            </w:r>
          </w:p>
        </w:tc>
        <w:tc>
          <w:tcPr>
            <w:tcW w:w="1170" w:type="dxa"/>
            <w:tcMar>
              <w:left w:w="58" w:type="dxa"/>
              <w:right w:w="58" w:type="dxa"/>
            </w:tcMar>
          </w:tcPr>
          <w:p w14:paraId="19537557" w14:textId="0401E3BF" w:rsidR="000751EA" w:rsidRDefault="000751EA" w:rsidP="000751EA">
            <w:pPr>
              <w:pStyle w:val="TableText"/>
              <w:rPr>
                <w:caps/>
              </w:rPr>
            </w:pPr>
            <w:r>
              <w:rPr>
                <w:caps/>
              </w:rPr>
              <w:t>9 N (</w:t>
            </w:r>
            <w:r w:rsidR="004254A2" w:rsidRPr="00F61D34">
              <w:t>decimal</w:t>
            </w:r>
            <w:r w:rsidRPr="00F61D34">
              <w:rPr>
                <w:caps/>
              </w:rPr>
              <w:t>)</w:t>
            </w:r>
          </w:p>
          <w:p w14:paraId="31C953E3" w14:textId="77777777" w:rsidR="000751EA" w:rsidRDefault="000751EA" w:rsidP="000751EA">
            <w:pPr>
              <w:pStyle w:val="TableText"/>
              <w:rPr>
                <w:caps/>
              </w:rPr>
            </w:pPr>
            <w:r>
              <w:rPr>
                <w:caps/>
              </w:rPr>
              <w:t>9999999V99</w:t>
            </w:r>
          </w:p>
        </w:tc>
        <w:tc>
          <w:tcPr>
            <w:tcW w:w="2160" w:type="dxa"/>
            <w:tcMar>
              <w:left w:w="58" w:type="dxa"/>
              <w:right w:w="58" w:type="dxa"/>
            </w:tcMar>
          </w:tcPr>
          <w:p w14:paraId="13A3F7AC" w14:textId="3AA4FDBA" w:rsidR="000751EA" w:rsidRPr="001A1278" w:rsidRDefault="000751EA" w:rsidP="000751EA">
            <w:pPr>
              <w:pStyle w:val="TableText"/>
              <w:rPr>
                <w:bCs/>
              </w:rPr>
            </w:pPr>
            <w:r>
              <w:rPr>
                <w:bCs/>
              </w:rPr>
              <w:t xml:space="preserve">Spec </w:t>
            </w:r>
            <w:hyperlink r:id="rId1489" w:history="1">
              <w:r w:rsidRPr="00F61D34">
                <w:rPr>
                  <w:rStyle w:val="Hyperlink"/>
                  <w:bCs/>
                </w:rPr>
                <w:t>S1253001</w:t>
              </w:r>
            </w:hyperlink>
          </w:p>
        </w:tc>
        <w:tc>
          <w:tcPr>
            <w:tcW w:w="822" w:type="dxa"/>
            <w:tcMar>
              <w:left w:w="58" w:type="dxa"/>
              <w:right w:w="58" w:type="dxa"/>
            </w:tcMar>
          </w:tcPr>
          <w:p w14:paraId="14612A8C" w14:textId="77777777" w:rsidR="000751EA" w:rsidRDefault="000751EA" w:rsidP="000751EA">
            <w:pPr>
              <w:pStyle w:val="TableText"/>
            </w:pPr>
            <w:r>
              <w:t>Zeros</w:t>
            </w:r>
          </w:p>
        </w:tc>
        <w:tc>
          <w:tcPr>
            <w:tcW w:w="412" w:type="dxa"/>
          </w:tcPr>
          <w:p w14:paraId="6EAA0503" w14:textId="77777777" w:rsidR="000751EA" w:rsidRDefault="000751EA" w:rsidP="000751EA">
            <w:pPr>
              <w:pStyle w:val="TableText"/>
            </w:pPr>
            <w:r>
              <w:t>-</w:t>
            </w:r>
          </w:p>
        </w:tc>
        <w:tc>
          <w:tcPr>
            <w:tcW w:w="406" w:type="dxa"/>
          </w:tcPr>
          <w:p w14:paraId="0B8F4139" w14:textId="325DDFD0" w:rsidR="000751EA" w:rsidRDefault="000751EA" w:rsidP="005B45DE">
            <w:pPr>
              <w:pStyle w:val="TableText"/>
            </w:pPr>
            <w:r>
              <w:t>X</w:t>
            </w:r>
          </w:p>
        </w:tc>
        <w:tc>
          <w:tcPr>
            <w:tcW w:w="503" w:type="dxa"/>
          </w:tcPr>
          <w:p w14:paraId="11C5E860" w14:textId="77777777" w:rsidR="000751EA" w:rsidRDefault="000751EA" w:rsidP="000751EA">
            <w:pPr>
              <w:pStyle w:val="TableText"/>
            </w:pPr>
            <w:r>
              <w:t>X</w:t>
            </w:r>
          </w:p>
        </w:tc>
      </w:tr>
      <w:tr w:rsidR="00C5027B" w14:paraId="2C161003" w14:textId="77777777" w:rsidTr="00245396">
        <w:trPr>
          <w:gridAfter w:val="1"/>
          <w:wAfter w:w="9" w:type="dxa"/>
          <w:cantSplit/>
        </w:trPr>
        <w:tc>
          <w:tcPr>
            <w:tcW w:w="802" w:type="dxa"/>
            <w:tcMar>
              <w:left w:w="58" w:type="dxa"/>
              <w:right w:w="58" w:type="dxa"/>
            </w:tcMar>
          </w:tcPr>
          <w:p w14:paraId="20792489" w14:textId="22717DC1" w:rsidR="000751EA" w:rsidRDefault="000751EA" w:rsidP="000751EA">
            <w:pPr>
              <w:pStyle w:val="TableText"/>
            </w:pPr>
            <w:r>
              <w:t>1452</w:t>
            </w:r>
            <w:r w:rsidR="005B7717">
              <w:t xml:space="preserve"> – </w:t>
            </w:r>
            <w:r>
              <w:t>1460</w:t>
            </w:r>
          </w:p>
        </w:tc>
        <w:tc>
          <w:tcPr>
            <w:tcW w:w="2179" w:type="dxa"/>
            <w:tcMar>
              <w:left w:w="58" w:type="dxa"/>
              <w:right w:w="58" w:type="dxa"/>
            </w:tcMar>
          </w:tcPr>
          <w:p w14:paraId="627B5F47" w14:textId="77777777" w:rsidR="000751EA" w:rsidRDefault="000751EA" w:rsidP="000751EA">
            <w:pPr>
              <w:pStyle w:val="TableText"/>
            </w:pPr>
            <w:r>
              <w:t>TECH COMP-CAP4</w:t>
            </w:r>
          </w:p>
        </w:tc>
        <w:tc>
          <w:tcPr>
            <w:tcW w:w="2848" w:type="dxa"/>
            <w:tcMar>
              <w:left w:w="58" w:type="dxa"/>
              <w:right w:w="58" w:type="dxa"/>
            </w:tcMar>
          </w:tcPr>
          <w:p w14:paraId="320319E2" w14:textId="1FB79595" w:rsidR="000751EA" w:rsidRDefault="000751EA" w:rsidP="000751EA">
            <w:pPr>
              <w:pStyle w:val="TableText"/>
              <w:rPr>
                <w:rFonts w:cs="Arial"/>
              </w:rPr>
            </w:pPr>
            <w:r>
              <w:rPr>
                <w:rFonts w:cs="Arial"/>
              </w:rPr>
              <w:t>:P:IDR-K-</w:t>
            </w:r>
            <w:hyperlink r:id="rId1490" w:history="1">
              <w:r w:rsidRPr="00F61D34">
                <w:rPr>
                  <w:rStyle w:val="Hyperlink"/>
                  <w:rFonts w:cs="Arial"/>
                </w:rPr>
                <w:t>TECH-COMP-CAP4</w:t>
              </w:r>
            </w:hyperlink>
          </w:p>
        </w:tc>
        <w:tc>
          <w:tcPr>
            <w:tcW w:w="3073" w:type="dxa"/>
            <w:tcMar>
              <w:left w:w="58" w:type="dxa"/>
              <w:right w:w="58" w:type="dxa"/>
            </w:tcMar>
          </w:tcPr>
          <w:p w14:paraId="3C04CCF1" w14:textId="77777777" w:rsidR="000751EA" w:rsidRDefault="000751EA" w:rsidP="000751EA">
            <w:pPr>
              <w:pStyle w:val="TableText"/>
            </w:pPr>
            <w:r>
              <w:t>Populated if PCTC4 procedure code has a fourth associated technical component (PCTC3) and technical component is subject to OPPS cap</w:t>
            </w:r>
            <w:r>
              <w:br/>
              <w:t>(currently not used)</w:t>
            </w:r>
          </w:p>
        </w:tc>
        <w:tc>
          <w:tcPr>
            <w:tcW w:w="1170" w:type="dxa"/>
            <w:tcMar>
              <w:left w:w="58" w:type="dxa"/>
              <w:right w:w="58" w:type="dxa"/>
            </w:tcMar>
          </w:tcPr>
          <w:p w14:paraId="1F370B3A" w14:textId="3A8008CE" w:rsidR="000751EA" w:rsidRDefault="005B45DE" w:rsidP="000751EA">
            <w:pPr>
              <w:pStyle w:val="TableText"/>
              <w:rPr>
                <w:caps/>
              </w:rPr>
            </w:pPr>
            <w:r>
              <w:rPr>
                <w:caps/>
              </w:rPr>
              <w:t xml:space="preserve">9 N </w:t>
            </w:r>
            <w:r w:rsidR="000751EA">
              <w:rPr>
                <w:caps/>
              </w:rPr>
              <w:t>(</w:t>
            </w:r>
            <w:r w:rsidR="004254A2" w:rsidRPr="00F61D34">
              <w:t>decimal</w:t>
            </w:r>
            <w:r w:rsidR="000751EA" w:rsidRPr="00F61D34">
              <w:rPr>
                <w:caps/>
              </w:rPr>
              <w:t>)</w:t>
            </w:r>
          </w:p>
          <w:p w14:paraId="1DB66319" w14:textId="77777777" w:rsidR="000751EA" w:rsidRDefault="000751EA" w:rsidP="000751EA">
            <w:pPr>
              <w:pStyle w:val="TableText"/>
              <w:rPr>
                <w:caps/>
              </w:rPr>
            </w:pPr>
            <w:r>
              <w:rPr>
                <w:caps/>
              </w:rPr>
              <w:t>9999999V99</w:t>
            </w:r>
          </w:p>
        </w:tc>
        <w:tc>
          <w:tcPr>
            <w:tcW w:w="2160" w:type="dxa"/>
            <w:tcMar>
              <w:left w:w="58" w:type="dxa"/>
              <w:right w:w="58" w:type="dxa"/>
            </w:tcMar>
          </w:tcPr>
          <w:p w14:paraId="7904844E" w14:textId="48D54866" w:rsidR="000751EA" w:rsidRDefault="000751EA" w:rsidP="000751EA">
            <w:pPr>
              <w:pStyle w:val="TableText"/>
              <w:rPr>
                <w:bCs/>
              </w:rPr>
            </w:pPr>
            <w:r>
              <w:rPr>
                <w:bCs/>
              </w:rPr>
              <w:t xml:space="preserve">Spec </w:t>
            </w:r>
            <w:hyperlink r:id="rId1491" w:history="1">
              <w:r w:rsidRPr="00F61D34">
                <w:rPr>
                  <w:rStyle w:val="Hyperlink"/>
                  <w:bCs/>
                </w:rPr>
                <w:t>S1253001</w:t>
              </w:r>
            </w:hyperlink>
          </w:p>
        </w:tc>
        <w:tc>
          <w:tcPr>
            <w:tcW w:w="822" w:type="dxa"/>
            <w:tcMar>
              <w:left w:w="58" w:type="dxa"/>
              <w:right w:w="58" w:type="dxa"/>
            </w:tcMar>
          </w:tcPr>
          <w:p w14:paraId="3D549674" w14:textId="77777777" w:rsidR="000751EA" w:rsidRDefault="000751EA" w:rsidP="000751EA">
            <w:pPr>
              <w:pStyle w:val="TableText"/>
            </w:pPr>
            <w:r>
              <w:t>Zeros</w:t>
            </w:r>
          </w:p>
        </w:tc>
        <w:tc>
          <w:tcPr>
            <w:tcW w:w="412" w:type="dxa"/>
          </w:tcPr>
          <w:p w14:paraId="711CAC31" w14:textId="77777777" w:rsidR="000751EA" w:rsidRDefault="000751EA" w:rsidP="000751EA">
            <w:pPr>
              <w:pStyle w:val="TableText"/>
            </w:pPr>
            <w:r>
              <w:t>-</w:t>
            </w:r>
          </w:p>
        </w:tc>
        <w:tc>
          <w:tcPr>
            <w:tcW w:w="406" w:type="dxa"/>
          </w:tcPr>
          <w:p w14:paraId="7406BBA6" w14:textId="77777777" w:rsidR="000751EA" w:rsidRDefault="000751EA" w:rsidP="000751EA">
            <w:pPr>
              <w:pStyle w:val="TableText"/>
            </w:pPr>
            <w:r>
              <w:t>X</w:t>
            </w:r>
          </w:p>
        </w:tc>
        <w:tc>
          <w:tcPr>
            <w:tcW w:w="503" w:type="dxa"/>
          </w:tcPr>
          <w:p w14:paraId="4159C637" w14:textId="77777777" w:rsidR="000751EA" w:rsidRDefault="000751EA" w:rsidP="000751EA">
            <w:pPr>
              <w:pStyle w:val="TableText"/>
            </w:pPr>
            <w:r>
              <w:t>-</w:t>
            </w:r>
          </w:p>
        </w:tc>
      </w:tr>
      <w:tr w:rsidR="00C5027B" w14:paraId="3FC1A3F1" w14:textId="77777777" w:rsidTr="00245396">
        <w:trPr>
          <w:gridAfter w:val="1"/>
          <w:wAfter w:w="9" w:type="dxa"/>
          <w:cantSplit/>
        </w:trPr>
        <w:tc>
          <w:tcPr>
            <w:tcW w:w="802" w:type="dxa"/>
            <w:tcMar>
              <w:left w:w="58" w:type="dxa"/>
              <w:right w:w="58" w:type="dxa"/>
            </w:tcMar>
          </w:tcPr>
          <w:p w14:paraId="6571095F" w14:textId="55930CD5" w:rsidR="000751EA" w:rsidRPr="00F84490" w:rsidRDefault="000751EA" w:rsidP="005B45DE">
            <w:pPr>
              <w:pStyle w:val="TableText"/>
            </w:pPr>
            <w:r>
              <w:t>1461</w:t>
            </w:r>
            <w:r w:rsidR="005B7717">
              <w:t xml:space="preserve"> – </w:t>
            </w:r>
            <w:r>
              <w:t>1462</w:t>
            </w:r>
          </w:p>
        </w:tc>
        <w:tc>
          <w:tcPr>
            <w:tcW w:w="2179" w:type="dxa"/>
            <w:tcMar>
              <w:left w:w="58" w:type="dxa"/>
              <w:right w:w="58" w:type="dxa"/>
            </w:tcMar>
          </w:tcPr>
          <w:p w14:paraId="3C8169E3" w14:textId="77777777" w:rsidR="000751EA" w:rsidRPr="00F84490" w:rsidRDefault="000751EA" w:rsidP="000751EA">
            <w:pPr>
              <w:pStyle w:val="TableText"/>
            </w:pPr>
            <w:r>
              <w:t>FPS MODEL NUMBER</w:t>
            </w:r>
          </w:p>
        </w:tc>
        <w:tc>
          <w:tcPr>
            <w:tcW w:w="2848" w:type="dxa"/>
            <w:tcMar>
              <w:left w:w="58" w:type="dxa"/>
              <w:right w:w="58" w:type="dxa"/>
            </w:tcMar>
          </w:tcPr>
          <w:p w14:paraId="4BC80447" w14:textId="7DD7B2F5" w:rsidR="000751EA" w:rsidRPr="00F84490" w:rsidRDefault="000751EA" w:rsidP="000751EA">
            <w:pPr>
              <w:pStyle w:val="TableText"/>
            </w:pPr>
            <w:r w:rsidRPr="0072787D">
              <w:rPr>
                <w:rFonts w:cs="Arial"/>
              </w:rPr>
              <w:t>:P:IDR-K-</w:t>
            </w:r>
            <w:hyperlink r:id="rId1492" w:history="1">
              <w:r w:rsidRPr="001A1278">
                <w:rPr>
                  <w:rStyle w:val="Hyperlink"/>
                  <w:rFonts w:cs="Arial"/>
                </w:rPr>
                <w:t>FPS-MODEL</w:t>
              </w:r>
            </w:hyperlink>
          </w:p>
        </w:tc>
        <w:tc>
          <w:tcPr>
            <w:tcW w:w="3073" w:type="dxa"/>
            <w:tcMar>
              <w:left w:w="58" w:type="dxa"/>
              <w:right w:w="58" w:type="dxa"/>
            </w:tcMar>
          </w:tcPr>
          <w:p w14:paraId="5358F753" w14:textId="77777777" w:rsidR="000751EA" w:rsidRDefault="000751EA" w:rsidP="000751EA">
            <w:pPr>
              <w:pStyle w:val="TableText"/>
            </w:pPr>
            <w:r>
              <w:t>FPS Model number</w:t>
            </w:r>
          </w:p>
          <w:p w14:paraId="17151BB3" w14:textId="77777777" w:rsidR="000751EA" w:rsidRPr="00F84490" w:rsidRDefault="000751EA" w:rsidP="000751EA">
            <w:pPr>
              <w:pStyle w:val="TableText"/>
            </w:pPr>
            <w:r>
              <w:t>FPS Model number received from CWF is mapped to this field.</w:t>
            </w:r>
          </w:p>
        </w:tc>
        <w:tc>
          <w:tcPr>
            <w:tcW w:w="1170" w:type="dxa"/>
            <w:tcMar>
              <w:left w:w="58" w:type="dxa"/>
              <w:right w:w="58" w:type="dxa"/>
            </w:tcMar>
          </w:tcPr>
          <w:p w14:paraId="1FD44EC3" w14:textId="77777777" w:rsidR="000751EA" w:rsidRDefault="000751EA" w:rsidP="000751EA">
            <w:pPr>
              <w:pStyle w:val="TableText"/>
              <w:rPr>
                <w:caps/>
              </w:rPr>
            </w:pPr>
            <w:r>
              <w:rPr>
                <w:caps/>
              </w:rPr>
              <w:t>2 C</w:t>
            </w:r>
          </w:p>
        </w:tc>
        <w:tc>
          <w:tcPr>
            <w:tcW w:w="2160" w:type="dxa"/>
            <w:tcMar>
              <w:left w:w="58" w:type="dxa"/>
              <w:right w:w="58" w:type="dxa"/>
            </w:tcMar>
          </w:tcPr>
          <w:p w14:paraId="2EDE532D" w14:textId="77777777" w:rsidR="000751EA" w:rsidRDefault="000751EA" w:rsidP="000751EA">
            <w:pPr>
              <w:pStyle w:val="TableText"/>
              <w:rPr>
                <w:b/>
              </w:rPr>
            </w:pPr>
            <w:r>
              <w:rPr>
                <w:b/>
              </w:rPr>
              <w:t>-</w:t>
            </w:r>
          </w:p>
        </w:tc>
        <w:tc>
          <w:tcPr>
            <w:tcW w:w="822" w:type="dxa"/>
            <w:tcMar>
              <w:left w:w="58" w:type="dxa"/>
              <w:right w:w="58" w:type="dxa"/>
            </w:tcMar>
          </w:tcPr>
          <w:p w14:paraId="2229B200" w14:textId="77777777" w:rsidR="000751EA" w:rsidRDefault="000751EA" w:rsidP="000751EA">
            <w:pPr>
              <w:pStyle w:val="TableText"/>
            </w:pPr>
            <w:r>
              <w:t>Spaces</w:t>
            </w:r>
          </w:p>
        </w:tc>
        <w:tc>
          <w:tcPr>
            <w:tcW w:w="412" w:type="dxa"/>
          </w:tcPr>
          <w:p w14:paraId="349E7CDF" w14:textId="77777777" w:rsidR="000751EA" w:rsidRDefault="000751EA" w:rsidP="000751EA">
            <w:pPr>
              <w:pStyle w:val="TableText"/>
            </w:pPr>
            <w:r>
              <w:t>-</w:t>
            </w:r>
          </w:p>
        </w:tc>
        <w:tc>
          <w:tcPr>
            <w:tcW w:w="406" w:type="dxa"/>
          </w:tcPr>
          <w:p w14:paraId="3F294CCE" w14:textId="77777777" w:rsidR="000751EA" w:rsidRDefault="000751EA" w:rsidP="000751EA">
            <w:pPr>
              <w:pStyle w:val="TableText"/>
            </w:pPr>
            <w:r>
              <w:t>X</w:t>
            </w:r>
          </w:p>
        </w:tc>
        <w:tc>
          <w:tcPr>
            <w:tcW w:w="503" w:type="dxa"/>
          </w:tcPr>
          <w:p w14:paraId="2E7453DA" w14:textId="77777777" w:rsidR="000751EA" w:rsidRDefault="000751EA" w:rsidP="000751EA">
            <w:pPr>
              <w:pStyle w:val="TableText"/>
            </w:pPr>
            <w:r>
              <w:t>X</w:t>
            </w:r>
          </w:p>
        </w:tc>
      </w:tr>
      <w:tr w:rsidR="00C5027B" w14:paraId="1600E8CC" w14:textId="77777777" w:rsidTr="00245396">
        <w:trPr>
          <w:gridAfter w:val="1"/>
          <w:wAfter w:w="9" w:type="dxa"/>
          <w:cantSplit/>
        </w:trPr>
        <w:tc>
          <w:tcPr>
            <w:tcW w:w="802" w:type="dxa"/>
            <w:tcMar>
              <w:left w:w="58" w:type="dxa"/>
              <w:right w:w="58" w:type="dxa"/>
            </w:tcMar>
          </w:tcPr>
          <w:p w14:paraId="02BB34EA" w14:textId="20EC834A" w:rsidR="000751EA" w:rsidRPr="00F84490" w:rsidRDefault="000751EA" w:rsidP="000751EA">
            <w:pPr>
              <w:pStyle w:val="TableText"/>
            </w:pPr>
            <w:r>
              <w:t>1463</w:t>
            </w:r>
            <w:r w:rsidR="005B7717">
              <w:t xml:space="preserve"> – </w:t>
            </w:r>
            <w:r>
              <w:t>1465</w:t>
            </w:r>
          </w:p>
        </w:tc>
        <w:tc>
          <w:tcPr>
            <w:tcW w:w="2179" w:type="dxa"/>
            <w:tcMar>
              <w:left w:w="58" w:type="dxa"/>
              <w:right w:w="58" w:type="dxa"/>
            </w:tcMar>
          </w:tcPr>
          <w:p w14:paraId="62E998BF" w14:textId="77777777" w:rsidR="000751EA" w:rsidRPr="00F84490" w:rsidRDefault="000751EA" w:rsidP="000751EA">
            <w:pPr>
              <w:pStyle w:val="TableText"/>
            </w:pPr>
            <w:r>
              <w:t>FPS CARC</w:t>
            </w:r>
          </w:p>
        </w:tc>
        <w:tc>
          <w:tcPr>
            <w:tcW w:w="2848" w:type="dxa"/>
            <w:tcMar>
              <w:left w:w="58" w:type="dxa"/>
              <w:right w:w="58" w:type="dxa"/>
            </w:tcMar>
          </w:tcPr>
          <w:p w14:paraId="3695C9E1" w14:textId="365573F9" w:rsidR="000751EA" w:rsidRPr="00F84490" w:rsidRDefault="000751EA" w:rsidP="000751EA">
            <w:pPr>
              <w:pStyle w:val="TableText"/>
            </w:pPr>
            <w:r w:rsidRPr="0072787D">
              <w:rPr>
                <w:rFonts w:cs="Arial"/>
              </w:rPr>
              <w:t>:P:IDR-K-</w:t>
            </w:r>
            <w:hyperlink r:id="rId1493" w:history="1">
              <w:r w:rsidRPr="001A1278">
                <w:rPr>
                  <w:rStyle w:val="Hyperlink"/>
                  <w:rFonts w:cs="Arial"/>
                </w:rPr>
                <w:t>FPS-CARC</w:t>
              </w:r>
            </w:hyperlink>
          </w:p>
        </w:tc>
        <w:tc>
          <w:tcPr>
            <w:tcW w:w="3073" w:type="dxa"/>
            <w:tcMar>
              <w:left w:w="58" w:type="dxa"/>
              <w:right w:w="58" w:type="dxa"/>
            </w:tcMar>
          </w:tcPr>
          <w:p w14:paraId="2B6E9C33" w14:textId="77777777" w:rsidR="000751EA" w:rsidRDefault="000751EA" w:rsidP="000751EA">
            <w:pPr>
              <w:pStyle w:val="TableText"/>
            </w:pPr>
            <w:r>
              <w:t>FPS CARC code</w:t>
            </w:r>
          </w:p>
          <w:p w14:paraId="4D6B13BD" w14:textId="77777777" w:rsidR="000751EA" w:rsidRDefault="000751EA" w:rsidP="000751EA">
            <w:pPr>
              <w:pStyle w:val="TableText"/>
            </w:pPr>
            <w:r>
              <w:t>If the message on the claim contains a Y in the FPS Flag field on the Narrative file, the value in the Standard message field is mapped to this field.</w:t>
            </w:r>
          </w:p>
          <w:p w14:paraId="1FE110E1" w14:textId="77777777" w:rsidR="000751EA" w:rsidRPr="00F84490" w:rsidRDefault="000751EA" w:rsidP="000751EA">
            <w:pPr>
              <w:pStyle w:val="TableText"/>
            </w:pPr>
            <w:r>
              <w:t>If the message on the claim contains an N in the FPS Flag field on the Narrative file, spaces are mapped to this field.</w:t>
            </w:r>
          </w:p>
        </w:tc>
        <w:tc>
          <w:tcPr>
            <w:tcW w:w="1170" w:type="dxa"/>
            <w:tcMar>
              <w:left w:w="58" w:type="dxa"/>
              <w:right w:w="58" w:type="dxa"/>
            </w:tcMar>
          </w:tcPr>
          <w:p w14:paraId="18514BB3" w14:textId="77777777" w:rsidR="000751EA" w:rsidRDefault="000751EA" w:rsidP="000751EA">
            <w:pPr>
              <w:pStyle w:val="TableText"/>
              <w:rPr>
                <w:caps/>
              </w:rPr>
            </w:pPr>
            <w:r>
              <w:rPr>
                <w:caps/>
              </w:rPr>
              <w:t>3 C</w:t>
            </w:r>
          </w:p>
        </w:tc>
        <w:tc>
          <w:tcPr>
            <w:tcW w:w="2160" w:type="dxa"/>
            <w:tcMar>
              <w:left w:w="58" w:type="dxa"/>
              <w:right w:w="58" w:type="dxa"/>
            </w:tcMar>
          </w:tcPr>
          <w:p w14:paraId="01D1E234" w14:textId="77777777" w:rsidR="000751EA" w:rsidRDefault="000751EA" w:rsidP="000751EA">
            <w:pPr>
              <w:pStyle w:val="TableText"/>
              <w:rPr>
                <w:b/>
              </w:rPr>
            </w:pPr>
            <w:r>
              <w:rPr>
                <w:b/>
              </w:rPr>
              <w:t>-</w:t>
            </w:r>
          </w:p>
        </w:tc>
        <w:tc>
          <w:tcPr>
            <w:tcW w:w="822" w:type="dxa"/>
            <w:tcMar>
              <w:left w:w="58" w:type="dxa"/>
              <w:right w:w="58" w:type="dxa"/>
            </w:tcMar>
          </w:tcPr>
          <w:p w14:paraId="6BDFA600" w14:textId="77777777" w:rsidR="000751EA" w:rsidRDefault="000751EA" w:rsidP="000751EA">
            <w:pPr>
              <w:pStyle w:val="TableText"/>
            </w:pPr>
            <w:r>
              <w:t>Spaces</w:t>
            </w:r>
          </w:p>
        </w:tc>
        <w:tc>
          <w:tcPr>
            <w:tcW w:w="412" w:type="dxa"/>
          </w:tcPr>
          <w:p w14:paraId="7DF04848" w14:textId="77777777" w:rsidR="000751EA" w:rsidRDefault="000751EA" w:rsidP="000751EA">
            <w:pPr>
              <w:pStyle w:val="TableText"/>
            </w:pPr>
            <w:r>
              <w:t>-</w:t>
            </w:r>
          </w:p>
        </w:tc>
        <w:tc>
          <w:tcPr>
            <w:tcW w:w="406" w:type="dxa"/>
          </w:tcPr>
          <w:p w14:paraId="0611F3DC" w14:textId="77777777" w:rsidR="000751EA" w:rsidRDefault="000751EA" w:rsidP="000751EA">
            <w:pPr>
              <w:pStyle w:val="TableText"/>
            </w:pPr>
            <w:r>
              <w:t>X</w:t>
            </w:r>
          </w:p>
        </w:tc>
        <w:tc>
          <w:tcPr>
            <w:tcW w:w="503" w:type="dxa"/>
          </w:tcPr>
          <w:p w14:paraId="79C50294" w14:textId="77777777" w:rsidR="000751EA" w:rsidRDefault="000751EA" w:rsidP="000751EA">
            <w:pPr>
              <w:pStyle w:val="TableText"/>
            </w:pPr>
            <w:r>
              <w:t>X</w:t>
            </w:r>
          </w:p>
        </w:tc>
      </w:tr>
      <w:tr w:rsidR="00C5027B" w14:paraId="404631EF" w14:textId="77777777" w:rsidTr="00245396">
        <w:trPr>
          <w:gridAfter w:val="1"/>
          <w:wAfter w:w="9" w:type="dxa"/>
          <w:cantSplit/>
        </w:trPr>
        <w:tc>
          <w:tcPr>
            <w:tcW w:w="802" w:type="dxa"/>
            <w:tcMar>
              <w:left w:w="58" w:type="dxa"/>
              <w:right w:w="58" w:type="dxa"/>
            </w:tcMar>
          </w:tcPr>
          <w:p w14:paraId="3BEF857E" w14:textId="332C9E28" w:rsidR="000751EA" w:rsidRPr="00F84490" w:rsidRDefault="000751EA" w:rsidP="000751EA">
            <w:pPr>
              <w:pStyle w:val="TableText"/>
            </w:pPr>
            <w:r>
              <w:t>1466</w:t>
            </w:r>
            <w:r w:rsidR="005B7717">
              <w:t xml:space="preserve"> – </w:t>
            </w:r>
            <w:r>
              <w:t>1470</w:t>
            </w:r>
          </w:p>
        </w:tc>
        <w:tc>
          <w:tcPr>
            <w:tcW w:w="2179" w:type="dxa"/>
            <w:tcMar>
              <w:left w:w="58" w:type="dxa"/>
              <w:right w:w="58" w:type="dxa"/>
            </w:tcMar>
          </w:tcPr>
          <w:p w14:paraId="6EE11321" w14:textId="77777777" w:rsidR="000751EA" w:rsidRPr="00F84490" w:rsidRDefault="000751EA" w:rsidP="000751EA">
            <w:pPr>
              <w:pStyle w:val="TableText"/>
            </w:pPr>
            <w:r>
              <w:t>FPS RARC</w:t>
            </w:r>
          </w:p>
        </w:tc>
        <w:tc>
          <w:tcPr>
            <w:tcW w:w="2848" w:type="dxa"/>
            <w:tcMar>
              <w:left w:w="58" w:type="dxa"/>
              <w:right w:w="58" w:type="dxa"/>
            </w:tcMar>
          </w:tcPr>
          <w:p w14:paraId="4BA7C975" w14:textId="7877FA34" w:rsidR="000751EA" w:rsidRPr="00F84490" w:rsidRDefault="000751EA" w:rsidP="000751EA">
            <w:pPr>
              <w:pStyle w:val="TableText"/>
            </w:pPr>
            <w:r w:rsidRPr="0072787D">
              <w:rPr>
                <w:rFonts w:cs="Arial"/>
              </w:rPr>
              <w:t>:P:IDR-K-</w:t>
            </w:r>
            <w:hyperlink r:id="rId1494" w:history="1">
              <w:r w:rsidRPr="001A1278">
                <w:rPr>
                  <w:rStyle w:val="Hyperlink"/>
                  <w:rFonts w:cs="Arial"/>
                </w:rPr>
                <w:t>FPS-RARC</w:t>
              </w:r>
            </w:hyperlink>
          </w:p>
        </w:tc>
        <w:tc>
          <w:tcPr>
            <w:tcW w:w="3073" w:type="dxa"/>
            <w:tcMar>
              <w:left w:w="58" w:type="dxa"/>
              <w:right w:w="58" w:type="dxa"/>
            </w:tcMar>
          </w:tcPr>
          <w:p w14:paraId="7EE859B4" w14:textId="77777777" w:rsidR="000751EA" w:rsidRDefault="000751EA" w:rsidP="000751EA">
            <w:pPr>
              <w:pStyle w:val="TableText"/>
            </w:pPr>
            <w:r>
              <w:t>FPS RARC code</w:t>
            </w:r>
          </w:p>
          <w:p w14:paraId="32C6442E" w14:textId="77777777" w:rsidR="000751EA" w:rsidRDefault="000751EA" w:rsidP="000751EA">
            <w:pPr>
              <w:pStyle w:val="TableText"/>
            </w:pPr>
            <w:r>
              <w:t>If the message on the claim contains a Y in the FPS Flag field on the Narrative file, the value in the REM field is mapped to this field.</w:t>
            </w:r>
          </w:p>
          <w:p w14:paraId="7B3260DD" w14:textId="77777777" w:rsidR="000751EA" w:rsidRPr="00F84490" w:rsidRDefault="000751EA" w:rsidP="000751EA">
            <w:pPr>
              <w:pStyle w:val="TableText"/>
            </w:pPr>
            <w:r>
              <w:t>If the message on the claim contains an N in the FPS Flag field on the Narrative file, spaces are mapped to this field.</w:t>
            </w:r>
          </w:p>
        </w:tc>
        <w:tc>
          <w:tcPr>
            <w:tcW w:w="1170" w:type="dxa"/>
            <w:tcMar>
              <w:left w:w="58" w:type="dxa"/>
              <w:right w:w="58" w:type="dxa"/>
            </w:tcMar>
          </w:tcPr>
          <w:p w14:paraId="56BAFB6A" w14:textId="77777777" w:rsidR="000751EA" w:rsidRDefault="000751EA" w:rsidP="000751EA">
            <w:pPr>
              <w:pStyle w:val="TableText"/>
              <w:rPr>
                <w:caps/>
              </w:rPr>
            </w:pPr>
            <w:r>
              <w:rPr>
                <w:caps/>
              </w:rPr>
              <w:t>5 C</w:t>
            </w:r>
          </w:p>
        </w:tc>
        <w:tc>
          <w:tcPr>
            <w:tcW w:w="2160" w:type="dxa"/>
            <w:tcMar>
              <w:left w:w="58" w:type="dxa"/>
              <w:right w:w="58" w:type="dxa"/>
            </w:tcMar>
          </w:tcPr>
          <w:p w14:paraId="5E4BF888" w14:textId="77777777" w:rsidR="000751EA" w:rsidRDefault="000751EA" w:rsidP="000751EA">
            <w:pPr>
              <w:pStyle w:val="TableText"/>
              <w:rPr>
                <w:b/>
              </w:rPr>
            </w:pPr>
            <w:r>
              <w:rPr>
                <w:b/>
              </w:rPr>
              <w:t>-</w:t>
            </w:r>
          </w:p>
        </w:tc>
        <w:tc>
          <w:tcPr>
            <w:tcW w:w="822" w:type="dxa"/>
            <w:tcMar>
              <w:left w:w="58" w:type="dxa"/>
              <w:right w:w="58" w:type="dxa"/>
            </w:tcMar>
          </w:tcPr>
          <w:p w14:paraId="238A703F" w14:textId="77777777" w:rsidR="000751EA" w:rsidRDefault="000751EA" w:rsidP="000751EA">
            <w:pPr>
              <w:pStyle w:val="TableText"/>
            </w:pPr>
            <w:r>
              <w:t>Spaces</w:t>
            </w:r>
          </w:p>
        </w:tc>
        <w:tc>
          <w:tcPr>
            <w:tcW w:w="412" w:type="dxa"/>
          </w:tcPr>
          <w:p w14:paraId="1100D783" w14:textId="77777777" w:rsidR="000751EA" w:rsidRDefault="000751EA" w:rsidP="000751EA">
            <w:pPr>
              <w:pStyle w:val="TableText"/>
            </w:pPr>
            <w:r>
              <w:t>-</w:t>
            </w:r>
          </w:p>
        </w:tc>
        <w:tc>
          <w:tcPr>
            <w:tcW w:w="406" w:type="dxa"/>
          </w:tcPr>
          <w:p w14:paraId="68588006" w14:textId="77777777" w:rsidR="000751EA" w:rsidRDefault="000751EA" w:rsidP="000751EA">
            <w:pPr>
              <w:pStyle w:val="TableText"/>
            </w:pPr>
            <w:r>
              <w:t>X</w:t>
            </w:r>
          </w:p>
        </w:tc>
        <w:tc>
          <w:tcPr>
            <w:tcW w:w="503" w:type="dxa"/>
          </w:tcPr>
          <w:p w14:paraId="2634524E" w14:textId="77777777" w:rsidR="000751EA" w:rsidRDefault="000751EA" w:rsidP="000751EA">
            <w:pPr>
              <w:pStyle w:val="TableText"/>
            </w:pPr>
            <w:r>
              <w:t>X</w:t>
            </w:r>
          </w:p>
        </w:tc>
      </w:tr>
      <w:tr w:rsidR="00C5027B" w14:paraId="0D7B0807" w14:textId="77777777" w:rsidTr="00245396">
        <w:trPr>
          <w:gridAfter w:val="1"/>
          <w:wAfter w:w="9" w:type="dxa"/>
          <w:cantSplit/>
        </w:trPr>
        <w:tc>
          <w:tcPr>
            <w:tcW w:w="802" w:type="dxa"/>
            <w:tcMar>
              <w:left w:w="58" w:type="dxa"/>
              <w:right w:w="58" w:type="dxa"/>
            </w:tcMar>
          </w:tcPr>
          <w:p w14:paraId="5FF66F1F" w14:textId="3CE85D3D" w:rsidR="000751EA" w:rsidRPr="00F84490" w:rsidRDefault="000751EA" w:rsidP="000751EA">
            <w:pPr>
              <w:pStyle w:val="TableText"/>
            </w:pPr>
            <w:r>
              <w:t>1471</w:t>
            </w:r>
            <w:r w:rsidR="005B7717">
              <w:t xml:space="preserve"> – </w:t>
            </w:r>
            <w:r>
              <w:t>1475</w:t>
            </w:r>
          </w:p>
        </w:tc>
        <w:tc>
          <w:tcPr>
            <w:tcW w:w="2179" w:type="dxa"/>
            <w:tcMar>
              <w:left w:w="58" w:type="dxa"/>
              <w:right w:w="58" w:type="dxa"/>
            </w:tcMar>
          </w:tcPr>
          <w:p w14:paraId="0C11D52D" w14:textId="77777777" w:rsidR="000751EA" w:rsidRPr="00F84490" w:rsidRDefault="000751EA" w:rsidP="000751EA">
            <w:pPr>
              <w:pStyle w:val="TableText"/>
            </w:pPr>
            <w:r>
              <w:t>FPS MSN1</w:t>
            </w:r>
          </w:p>
        </w:tc>
        <w:tc>
          <w:tcPr>
            <w:tcW w:w="2848" w:type="dxa"/>
            <w:tcMar>
              <w:left w:w="58" w:type="dxa"/>
              <w:right w:w="58" w:type="dxa"/>
            </w:tcMar>
          </w:tcPr>
          <w:p w14:paraId="232BDBD1" w14:textId="36B95C93" w:rsidR="000751EA" w:rsidRPr="00F84490" w:rsidRDefault="000751EA" w:rsidP="000751EA">
            <w:pPr>
              <w:pStyle w:val="TableText"/>
            </w:pPr>
            <w:r w:rsidRPr="0072787D">
              <w:rPr>
                <w:rFonts w:cs="Arial"/>
              </w:rPr>
              <w:t>:P:IDR-K-</w:t>
            </w:r>
            <w:hyperlink r:id="rId1495" w:history="1">
              <w:r w:rsidRPr="001A1278">
                <w:rPr>
                  <w:rStyle w:val="Hyperlink"/>
                  <w:rFonts w:cs="Arial"/>
                </w:rPr>
                <w:t>FPS-MSN-1</w:t>
              </w:r>
            </w:hyperlink>
          </w:p>
        </w:tc>
        <w:tc>
          <w:tcPr>
            <w:tcW w:w="3073" w:type="dxa"/>
            <w:tcMar>
              <w:left w:w="58" w:type="dxa"/>
              <w:right w:w="58" w:type="dxa"/>
            </w:tcMar>
          </w:tcPr>
          <w:p w14:paraId="649CAACE" w14:textId="77777777" w:rsidR="000751EA" w:rsidRDefault="000751EA" w:rsidP="000751EA">
            <w:pPr>
              <w:pStyle w:val="TableText"/>
            </w:pPr>
            <w:r>
              <w:t>FPS MSN1 code</w:t>
            </w:r>
          </w:p>
          <w:p w14:paraId="69517E6B" w14:textId="265A9ACD" w:rsidR="000751EA" w:rsidRDefault="000751EA" w:rsidP="000751EA">
            <w:pPr>
              <w:pStyle w:val="TableText"/>
            </w:pPr>
            <w:r>
              <w:t>If the message on the claim contains a Y in the FPS Flag field on the Narrative file, the value in the first 7000 MSG field is mapped to this field.</w:t>
            </w:r>
          </w:p>
          <w:p w14:paraId="766BCA0D" w14:textId="77777777" w:rsidR="000751EA" w:rsidRPr="00F84490" w:rsidRDefault="000751EA" w:rsidP="000751EA">
            <w:pPr>
              <w:pStyle w:val="TableText"/>
            </w:pPr>
            <w:r>
              <w:t>If the message on the claim contains an N in the FPS Flag field on the Narrative file, spaces are mapped to this field.</w:t>
            </w:r>
          </w:p>
        </w:tc>
        <w:tc>
          <w:tcPr>
            <w:tcW w:w="1170" w:type="dxa"/>
            <w:tcMar>
              <w:left w:w="58" w:type="dxa"/>
              <w:right w:w="58" w:type="dxa"/>
            </w:tcMar>
          </w:tcPr>
          <w:p w14:paraId="2033463E" w14:textId="77777777" w:rsidR="000751EA" w:rsidRDefault="000751EA" w:rsidP="000751EA">
            <w:pPr>
              <w:pStyle w:val="TableText"/>
              <w:rPr>
                <w:caps/>
              </w:rPr>
            </w:pPr>
            <w:r>
              <w:rPr>
                <w:caps/>
              </w:rPr>
              <w:t>5 C</w:t>
            </w:r>
          </w:p>
        </w:tc>
        <w:tc>
          <w:tcPr>
            <w:tcW w:w="2160" w:type="dxa"/>
            <w:tcMar>
              <w:left w:w="58" w:type="dxa"/>
              <w:right w:w="58" w:type="dxa"/>
            </w:tcMar>
          </w:tcPr>
          <w:p w14:paraId="6A1A7331" w14:textId="77777777" w:rsidR="000751EA" w:rsidRDefault="000751EA" w:rsidP="000751EA">
            <w:pPr>
              <w:pStyle w:val="TableText"/>
              <w:rPr>
                <w:b/>
              </w:rPr>
            </w:pPr>
            <w:r>
              <w:rPr>
                <w:b/>
              </w:rPr>
              <w:t>-</w:t>
            </w:r>
          </w:p>
        </w:tc>
        <w:tc>
          <w:tcPr>
            <w:tcW w:w="822" w:type="dxa"/>
            <w:tcMar>
              <w:left w:w="58" w:type="dxa"/>
              <w:right w:w="58" w:type="dxa"/>
            </w:tcMar>
          </w:tcPr>
          <w:p w14:paraId="13C20142" w14:textId="77777777" w:rsidR="000751EA" w:rsidRDefault="000751EA" w:rsidP="000751EA">
            <w:pPr>
              <w:pStyle w:val="TableText"/>
            </w:pPr>
            <w:r>
              <w:t>Spaces</w:t>
            </w:r>
          </w:p>
        </w:tc>
        <w:tc>
          <w:tcPr>
            <w:tcW w:w="412" w:type="dxa"/>
          </w:tcPr>
          <w:p w14:paraId="14B70E61" w14:textId="77777777" w:rsidR="000751EA" w:rsidRDefault="000751EA" w:rsidP="000751EA">
            <w:pPr>
              <w:pStyle w:val="TableText"/>
            </w:pPr>
            <w:r>
              <w:t>-</w:t>
            </w:r>
          </w:p>
        </w:tc>
        <w:tc>
          <w:tcPr>
            <w:tcW w:w="406" w:type="dxa"/>
          </w:tcPr>
          <w:p w14:paraId="4DAF6B11" w14:textId="77777777" w:rsidR="000751EA" w:rsidRDefault="000751EA" w:rsidP="000751EA">
            <w:pPr>
              <w:pStyle w:val="TableText"/>
            </w:pPr>
            <w:r>
              <w:t>X</w:t>
            </w:r>
          </w:p>
        </w:tc>
        <w:tc>
          <w:tcPr>
            <w:tcW w:w="503" w:type="dxa"/>
          </w:tcPr>
          <w:p w14:paraId="5DAB3E1F" w14:textId="77777777" w:rsidR="000751EA" w:rsidRDefault="000751EA" w:rsidP="000751EA">
            <w:pPr>
              <w:pStyle w:val="TableText"/>
            </w:pPr>
            <w:r>
              <w:t>X</w:t>
            </w:r>
          </w:p>
        </w:tc>
      </w:tr>
      <w:tr w:rsidR="00C5027B" w14:paraId="7EBB5E48" w14:textId="77777777" w:rsidTr="00245396">
        <w:trPr>
          <w:gridAfter w:val="1"/>
          <w:wAfter w:w="9" w:type="dxa"/>
          <w:cantSplit/>
        </w:trPr>
        <w:tc>
          <w:tcPr>
            <w:tcW w:w="802" w:type="dxa"/>
            <w:tcMar>
              <w:left w:w="58" w:type="dxa"/>
              <w:right w:w="58" w:type="dxa"/>
            </w:tcMar>
          </w:tcPr>
          <w:p w14:paraId="43EFA313" w14:textId="7503BD42" w:rsidR="000751EA" w:rsidRPr="00F84490" w:rsidRDefault="000751EA" w:rsidP="000751EA">
            <w:pPr>
              <w:pStyle w:val="TableText"/>
            </w:pPr>
            <w:r>
              <w:t>1476</w:t>
            </w:r>
            <w:r w:rsidR="005B7717">
              <w:t xml:space="preserve"> – </w:t>
            </w:r>
            <w:r>
              <w:t>1480</w:t>
            </w:r>
          </w:p>
        </w:tc>
        <w:tc>
          <w:tcPr>
            <w:tcW w:w="2179" w:type="dxa"/>
            <w:tcMar>
              <w:left w:w="58" w:type="dxa"/>
              <w:right w:w="58" w:type="dxa"/>
            </w:tcMar>
          </w:tcPr>
          <w:p w14:paraId="5B4FE206" w14:textId="77777777" w:rsidR="000751EA" w:rsidRPr="00F84490" w:rsidRDefault="000751EA" w:rsidP="000751EA">
            <w:pPr>
              <w:pStyle w:val="TableText"/>
            </w:pPr>
            <w:r>
              <w:t>FPS MSN2</w:t>
            </w:r>
          </w:p>
        </w:tc>
        <w:tc>
          <w:tcPr>
            <w:tcW w:w="2848" w:type="dxa"/>
            <w:tcMar>
              <w:left w:w="58" w:type="dxa"/>
              <w:right w:w="58" w:type="dxa"/>
            </w:tcMar>
          </w:tcPr>
          <w:p w14:paraId="229EDD05" w14:textId="1666CEAD" w:rsidR="000751EA" w:rsidRPr="00F84490" w:rsidRDefault="000751EA" w:rsidP="000751EA">
            <w:pPr>
              <w:pStyle w:val="TableText"/>
            </w:pPr>
            <w:r w:rsidRPr="0072787D">
              <w:rPr>
                <w:rFonts w:cs="Arial"/>
              </w:rPr>
              <w:t>:P:IDR-K-</w:t>
            </w:r>
            <w:hyperlink r:id="rId1496" w:history="1">
              <w:r w:rsidRPr="001A1278">
                <w:rPr>
                  <w:rStyle w:val="Hyperlink"/>
                  <w:rFonts w:cs="Arial"/>
                </w:rPr>
                <w:t>FPS-MSN-2</w:t>
              </w:r>
            </w:hyperlink>
          </w:p>
        </w:tc>
        <w:tc>
          <w:tcPr>
            <w:tcW w:w="3073" w:type="dxa"/>
            <w:tcMar>
              <w:left w:w="58" w:type="dxa"/>
              <w:right w:w="58" w:type="dxa"/>
            </w:tcMar>
          </w:tcPr>
          <w:p w14:paraId="4391BE51" w14:textId="77777777" w:rsidR="000751EA" w:rsidRDefault="000751EA" w:rsidP="000751EA">
            <w:pPr>
              <w:pStyle w:val="TableText"/>
            </w:pPr>
            <w:r>
              <w:t>FPS MSN2 code</w:t>
            </w:r>
          </w:p>
          <w:p w14:paraId="493EF76D" w14:textId="77777777" w:rsidR="000751EA" w:rsidRDefault="000751EA" w:rsidP="000751EA">
            <w:pPr>
              <w:pStyle w:val="TableText"/>
            </w:pPr>
            <w:r>
              <w:t>If the message on the claim contains a Y in the FPS Flag field on the Narrative file, the value in the second 7000 MSG field is mapped to this field.</w:t>
            </w:r>
          </w:p>
          <w:p w14:paraId="0FA6EDD0" w14:textId="77777777" w:rsidR="000751EA" w:rsidRPr="00F84490" w:rsidRDefault="000751EA" w:rsidP="000751EA">
            <w:pPr>
              <w:pStyle w:val="TableText"/>
            </w:pPr>
            <w:r>
              <w:t>If the message on the claim contains an N in the FPS Flag field on the Narrative file, spaces are mapped to this field.</w:t>
            </w:r>
          </w:p>
        </w:tc>
        <w:tc>
          <w:tcPr>
            <w:tcW w:w="1170" w:type="dxa"/>
            <w:tcMar>
              <w:left w:w="58" w:type="dxa"/>
              <w:right w:w="58" w:type="dxa"/>
            </w:tcMar>
          </w:tcPr>
          <w:p w14:paraId="11FDF68B" w14:textId="77777777" w:rsidR="000751EA" w:rsidRDefault="000751EA" w:rsidP="000751EA">
            <w:pPr>
              <w:pStyle w:val="TableText"/>
              <w:rPr>
                <w:caps/>
              </w:rPr>
            </w:pPr>
            <w:r>
              <w:rPr>
                <w:caps/>
              </w:rPr>
              <w:t>5 C</w:t>
            </w:r>
          </w:p>
        </w:tc>
        <w:tc>
          <w:tcPr>
            <w:tcW w:w="2160" w:type="dxa"/>
            <w:tcMar>
              <w:left w:w="58" w:type="dxa"/>
              <w:right w:w="58" w:type="dxa"/>
            </w:tcMar>
          </w:tcPr>
          <w:p w14:paraId="56E7EBE4" w14:textId="77777777" w:rsidR="000751EA" w:rsidRDefault="000751EA" w:rsidP="000751EA">
            <w:pPr>
              <w:pStyle w:val="TableText"/>
              <w:rPr>
                <w:b/>
              </w:rPr>
            </w:pPr>
            <w:r>
              <w:rPr>
                <w:b/>
              </w:rPr>
              <w:t>-</w:t>
            </w:r>
          </w:p>
        </w:tc>
        <w:tc>
          <w:tcPr>
            <w:tcW w:w="822" w:type="dxa"/>
            <w:tcMar>
              <w:left w:w="58" w:type="dxa"/>
              <w:right w:w="58" w:type="dxa"/>
            </w:tcMar>
          </w:tcPr>
          <w:p w14:paraId="1A5168EA" w14:textId="77777777" w:rsidR="000751EA" w:rsidRDefault="000751EA" w:rsidP="000751EA">
            <w:pPr>
              <w:pStyle w:val="TableText"/>
            </w:pPr>
            <w:r>
              <w:t>Spaces</w:t>
            </w:r>
          </w:p>
        </w:tc>
        <w:tc>
          <w:tcPr>
            <w:tcW w:w="412" w:type="dxa"/>
          </w:tcPr>
          <w:p w14:paraId="40329FBE" w14:textId="77777777" w:rsidR="000751EA" w:rsidRDefault="000751EA" w:rsidP="000751EA">
            <w:pPr>
              <w:pStyle w:val="TableText"/>
            </w:pPr>
            <w:r>
              <w:t>-</w:t>
            </w:r>
          </w:p>
        </w:tc>
        <w:tc>
          <w:tcPr>
            <w:tcW w:w="406" w:type="dxa"/>
          </w:tcPr>
          <w:p w14:paraId="7127017B" w14:textId="77777777" w:rsidR="000751EA" w:rsidRDefault="000751EA" w:rsidP="000751EA">
            <w:pPr>
              <w:pStyle w:val="TableText"/>
            </w:pPr>
            <w:r>
              <w:t>X</w:t>
            </w:r>
          </w:p>
        </w:tc>
        <w:tc>
          <w:tcPr>
            <w:tcW w:w="503" w:type="dxa"/>
          </w:tcPr>
          <w:p w14:paraId="0070B423" w14:textId="77777777" w:rsidR="000751EA" w:rsidRDefault="000751EA" w:rsidP="000751EA">
            <w:pPr>
              <w:pStyle w:val="TableText"/>
            </w:pPr>
            <w:r>
              <w:t>X</w:t>
            </w:r>
          </w:p>
        </w:tc>
      </w:tr>
      <w:tr w:rsidR="00C5027B" w14:paraId="6868A3D7" w14:textId="77777777" w:rsidTr="00245396">
        <w:trPr>
          <w:gridAfter w:val="1"/>
          <w:wAfter w:w="9" w:type="dxa"/>
          <w:cantSplit/>
        </w:trPr>
        <w:tc>
          <w:tcPr>
            <w:tcW w:w="802" w:type="dxa"/>
            <w:tcMar>
              <w:left w:w="58" w:type="dxa"/>
              <w:right w:w="58" w:type="dxa"/>
            </w:tcMar>
          </w:tcPr>
          <w:p w14:paraId="751CD981" w14:textId="77777777" w:rsidR="000751EA" w:rsidRDefault="000751EA" w:rsidP="000751EA">
            <w:pPr>
              <w:pStyle w:val="TableText"/>
            </w:pPr>
            <w:r>
              <w:t>1481</w:t>
            </w:r>
          </w:p>
        </w:tc>
        <w:tc>
          <w:tcPr>
            <w:tcW w:w="2179" w:type="dxa"/>
            <w:tcMar>
              <w:left w:w="58" w:type="dxa"/>
              <w:right w:w="58" w:type="dxa"/>
            </w:tcMar>
          </w:tcPr>
          <w:p w14:paraId="6ED11E13" w14:textId="77777777" w:rsidR="000751EA" w:rsidRPr="00F84490" w:rsidRDefault="000751EA" w:rsidP="000751EA">
            <w:pPr>
              <w:pStyle w:val="TableText"/>
            </w:pPr>
            <w:r>
              <w:t>ANTI-MARKUP-FLAG</w:t>
            </w:r>
          </w:p>
        </w:tc>
        <w:tc>
          <w:tcPr>
            <w:tcW w:w="2848" w:type="dxa"/>
            <w:tcMar>
              <w:left w:w="58" w:type="dxa"/>
              <w:right w:w="58" w:type="dxa"/>
            </w:tcMar>
          </w:tcPr>
          <w:p w14:paraId="677BB49D" w14:textId="638C843B" w:rsidR="000751EA" w:rsidRDefault="000751EA" w:rsidP="000751EA">
            <w:pPr>
              <w:pStyle w:val="TableText"/>
            </w:pPr>
            <w:r>
              <w:rPr>
                <w:rFonts w:cs="Arial"/>
              </w:rPr>
              <w:t>:P:IDR-K-</w:t>
            </w:r>
            <w:hyperlink r:id="rId1497" w:history="1">
              <w:r w:rsidRPr="000767F2">
                <w:rPr>
                  <w:rStyle w:val="Hyperlink"/>
                  <w:rFonts w:cs="Arial"/>
                </w:rPr>
                <w:t>ANTI-MARKUP-FLG</w:t>
              </w:r>
            </w:hyperlink>
          </w:p>
        </w:tc>
        <w:tc>
          <w:tcPr>
            <w:tcW w:w="3073" w:type="dxa"/>
            <w:tcMar>
              <w:left w:w="58" w:type="dxa"/>
              <w:right w:w="58" w:type="dxa"/>
            </w:tcMar>
          </w:tcPr>
          <w:p w14:paraId="0FCCD2AA" w14:textId="77777777" w:rsidR="000751EA" w:rsidRPr="00F84490" w:rsidRDefault="000751EA" w:rsidP="000751EA">
            <w:pPr>
              <w:pStyle w:val="TableText"/>
            </w:pPr>
            <w:r>
              <w:t>Anti-markup flag</w:t>
            </w:r>
          </w:p>
        </w:tc>
        <w:tc>
          <w:tcPr>
            <w:tcW w:w="1170" w:type="dxa"/>
            <w:tcMar>
              <w:left w:w="58" w:type="dxa"/>
              <w:right w:w="58" w:type="dxa"/>
            </w:tcMar>
          </w:tcPr>
          <w:p w14:paraId="3FBA7F40" w14:textId="77777777" w:rsidR="000751EA" w:rsidRDefault="000751EA" w:rsidP="000751EA">
            <w:pPr>
              <w:pStyle w:val="TableText"/>
              <w:rPr>
                <w:caps/>
              </w:rPr>
            </w:pPr>
            <w:r>
              <w:rPr>
                <w:caps/>
              </w:rPr>
              <w:t>1 C</w:t>
            </w:r>
          </w:p>
        </w:tc>
        <w:tc>
          <w:tcPr>
            <w:tcW w:w="2160" w:type="dxa"/>
            <w:tcMar>
              <w:left w:w="58" w:type="dxa"/>
              <w:right w:w="58" w:type="dxa"/>
            </w:tcMar>
          </w:tcPr>
          <w:p w14:paraId="70B09CA1" w14:textId="77777777" w:rsidR="000751EA" w:rsidRPr="003E6D4B" w:rsidRDefault="000751EA" w:rsidP="000751EA">
            <w:pPr>
              <w:pStyle w:val="TableText"/>
            </w:pPr>
            <w:r w:rsidRPr="0042502A">
              <w:rPr>
                <w:b/>
              </w:rPr>
              <w:t>Valid Values:</w:t>
            </w:r>
          </w:p>
          <w:p w14:paraId="4275B949" w14:textId="5028C1E3" w:rsidR="000751EA" w:rsidRPr="0026396E" w:rsidRDefault="000751EA" w:rsidP="00245396">
            <w:pPr>
              <w:pStyle w:val="TableTextBullet"/>
            </w:pPr>
            <w:r w:rsidRPr="0026396E">
              <w:t>Y</w:t>
            </w:r>
            <w:r w:rsidR="005B45DE">
              <w:t xml:space="preserve"> – </w:t>
            </w:r>
            <w:r w:rsidRPr="0026396E">
              <w:t>claim meets anti</w:t>
            </w:r>
            <w:r w:rsidR="005B45DE">
              <w:t>-</w:t>
            </w:r>
            <w:r w:rsidRPr="0026396E">
              <w:t>markup critieria</w:t>
            </w:r>
          </w:p>
          <w:p w14:paraId="3951F578" w14:textId="13DF2B5C" w:rsidR="000751EA" w:rsidRPr="0026396E" w:rsidRDefault="000751EA" w:rsidP="00245396">
            <w:pPr>
              <w:pStyle w:val="TableTextBullet"/>
            </w:pPr>
            <w:r w:rsidRPr="0026396E">
              <w:t>N</w:t>
            </w:r>
            <w:r w:rsidR="005B45DE">
              <w:t xml:space="preserve"> – </w:t>
            </w:r>
            <w:r w:rsidRPr="0026396E">
              <w:t>acq cost amt reported, but claim does not meet anti</w:t>
            </w:r>
            <w:r w:rsidR="005B45DE">
              <w:t>-</w:t>
            </w:r>
            <w:r w:rsidRPr="0026396E">
              <w:t>markup criteria</w:t>
            </w:r>
          </w:p>
          <w:p w14:paraId="1842CF2B" w14:textId="093D38AA" w:rsidR="000751EA" w:rsidRDefault="000751EA" w:rsidP="00245396">
            <w:pPr>
              <w:pStyle w:val="TableTextBullet"/>
              <w:rPr>
                <w:b/>
              </w:rPr>
            </w:pPr>
            <w:r w:rsidRPr="0026396E">
              <w:t>Spaces</w:t>
            </w:r>
            <w:r w:rsidR="005B45DE">
              <w:t xml:space="preserve"> – </w:t>
            </w:r>
            <w:r w:rsidRPr="0026396E">
              <w:t>if acquisition amt not reported</w:t>
            </w:r>
          </w:p>
        </w:tc>
        <w:tc>
          <w:tcPr>
            <w:tcW w:w="822" w:type="dxa"/>
            <w:tcMar>
              <w:left w:w="58" w:type="dxa"/>
              <w:right w:w="58" w:type="dxa"/>
            </w:tcMar>
          </w:tcPr>
          <w:p w14:paraId="56125E8A" w14:textId="77777777" w:rsidR="000751EA" w:rsidRDefault="000751EA" w:rsidP="000751EA">
            <w:pPr>
              <w:pStyle w:val="TableText"/>
            </w:pPr>
            <w:r>
              <w:t>Spaces</w:t>
            </w:r>
          </w:p>
        </w:tc>
        <w:tc>
          <w:tcPr>
            <w:tcW w:w="412" w:type="dxa"/>
          </w:tcPr>
          <w:p w14:paraId="19C1BDA2" w14:textId="77777777" w:rsidR="000751EA" w:rsidRDefault="000751EA" w:rsidP="000751EA">
            <w:pPr>
              <w:pStyle w:val="TableText"/>
            </w:pPr>
            <w:r>
              <w:t>X</w:t>
            </w:r>
          </w:p>
        </w:tc>
        <w:tc>
          <w:tcPr>
            <w:tcW w:w="406" w:type="dxa"/>
          </w:tcPr>
          <w:p w14:paraId="3894C01A" w14:textId="77777777" w:rsidR="000751EA" w:rsidRDefault="000751EA" w:rsidP="000751EA">
            <w:pPr>
              <w:pStyle w:val="TableText"/>
            </w:pPr>
            <w:r>
              <w:t>X</w:t>
            </w:r>
          </w:p>
        </w:tc>
        <w:tc>
          <w:tcPr>
            <w:tcW w:w="503" w:type="dxa"/>
          </w:tcPr>
          <w:p w14:paraId="3D9A6D87" w14:textId="77777777" w:rsidR="000751EA" w:rsidRDefault="000751EA" w:rsidP="000751EA">
            <w:pPr>
              <w:pStyle w:val="TableText"/>
            </w:pPr>
            <w:r>
              <w:t>X</w:t>
            </w:r>
          </w:p>
        </w:tc>
      </w:tr>
      <w:tr w:rsidR="00C5027B" w14:paraId="49CFB480" w14:textId="77777777" w:rsidTr="00245396">
        <w:trPr>
          <w:gridAfter w:val="1"/>
          <w:wAfter w:w="9" w:type="dxa"/>
          <w:cantSplit/>
        </w:trPr>
        <w:tc>
          <w:tcPr>
            <w:tcW w:w="802" w:type="dxa"/>
            <w:tcMar>
              <w:left w:w="58" w:type="dxa"/>
              <w:right w:w="58" w:type="dxa"/>
            </w:tcMar>
          </w:tcPr>
          <w:p w14:paraId="11625A1B" w14:textId="7E0B2B93" w:rsidR="000751EA" w:rsidRDefault="000751EA" w:rsidP="000751EA">
            <w:pPr>
              <w:pStyle w:val="TableText"/>
            </w:pPr>
            <w:r>
              <w:t>1482</w:t>
            </w:r>
            <w:r w:rsidR="005B7717">
              <w:t xml:space="preserve"> – </w:t>
            </w:r>
            <w:r>
              <w:t>1490</w:t>
            </w:r>
          </w:p>
        </w:tc>
        <w:tc>
          <w:tcPr>
            <w:tcW w:w="2179" w:type="dxa"/>
            <w:tcMar>
              <w:left w:w="58" w:type="dxa"/>
              <w:right w:w="58" w:type="dxa"/>
            </w:tcMar>
          </w:tcPr>
          <w:p w14:paraId="05277FF9" w14:textId="77777777" w:rsidR="000751EA" w:rsidRPr="00F84490" w:rsidRDefault="000751EA" w:rsidP="000751EA">
            <w:pPr>
              <w:pStyle w:val="TableText"/>
            </w:pPr>
            <w:r>
              <w:t>ACQUIS-AMT</w:t>
            </w:r>
          </w:p>
        </w:tc>
        <w:tc>
          <w:tcPr>
            <w:tcW w:w="2848" w:type="dxa"/>
            <w:tcMar>
              <w:left w:w="58" w:type="dxa"/>
              <w:right w:w="58" w:type="dxa"/>
            </w:tcMar>
          </w:tcPr>
          <w:p w14:paraId="576535D8" w14:textId="119A5EDB" w:rsidR="000751EA" w:rsidRDefault="000751EA" w:rsidP="000751EA">
            <w:pPr>
              <w:pStyle w:val="TableText"/>
            </w:pPr>
            <w:r>
              <w:rPr>
                <w:rFonts w:cs="Arial"/>
              </w:rPr>
              <w:t>:P:IDR-K-</w:t>
            </w:r>
            <w:hyperlink r:id="rId1498" w:history="1">
              <w:r w:rsidRPr="000767F2">
                <w:rPr>
                  <w:rStyle w:val="Hyperlink"/>
                  <w:rFonts w:cs="Arial"/>
                </w:rPr>
                <w:t>ACQUIS-AMT</w:t>
              </w:r>
            </w:hyperlink>
          </w:p>
        </w:tc>
        <w:tc>
          <w:tcPr>
            <w:tcW w:w="3073" w:type="dxa"/>
            <w:tcMar>
              <w:left w:w="58" w:type="dxa"/>
              <w:right w:w="58" w:type="dxa"/>
            </w:tcMar>
          </w:tcPr>
          <w:p w14:paraId="60CF76C2" w14:textId="77777777" w:rsidR="000751EA" w:rsidRPr="00F84490" w:rsidRDefault="000751EA" w:rsidP="000751EA">
            <w:pPr>
              <w:pStyle w:val="TableText"/>
            </w:pPr>
            <w:r>
              <w:t>Acquisition cost amount</w:t>
            </w:r>
          </w:p>
        </w:tc>
        <w:tc>
          <w:tcPr>
            <w:tcW w:w="1170" w:type="dxa"/>
            <w:tcMar>
              <w:left w:w="58" w:type="dxa"/>
              <w:right w:w="58" w:type="dxa"/>
            </w:tcMar>
          </w:tcPr>
          <w:p w14:paraId="120BE1C5" w14:textId="0A18AEB9" w:rsidR="000751EA" w:rsidRDefault="000751EA" w:rsidP="000751EA">
            <w:pPr>
              <w:pStyle w:val="TableText"/>
              <w:rPr>
                <w:caps/>
              </w:rPr>
            </w:pPr>
            <w:r>
              <w:rPr>
                <w:caps/>
              </w:rPr>
              <w:t>9 N (</w:t>
            </w:r>
            <w:r w:rsidR="005B45DE">
              <w:t>decimal</w:t>
            </w:r>
            <w:r>
              <w:t>)</w:t>
            </w:r>
          </w:p>
          <w:p w14:paraId="6CE10E9E" w14:textId="77777777" w:rsidR="000751EA" w:rsidRDefault="000751EA" w:rsidP="000751EA">
            <w:pPr>
              <w:pStyle w:val="TableText"/>
              <w:rPr>
                <w:caps/>
              </w:rPr>
            </w:pPr>
            <w:r>
              <w:rPr>
                <w:caps/>
              </w:rPr>
              <w:t>9999999V99</w:t>
            </w:r>
          </w:p>
        </w:tc>
        <w:tc>
          <w:tcPr>
            <w:tcW w:w="2160" w:type="dxa"/>
            <w:tcMar>
              <w:left w:w="58" w:type="dxa"/>
              <w:right w:w="58" w:type="dxa"/>
            </w:tcMar>
          </w:tcPr>
          <w:p w14:paraId="10FAAB41" w14:textId="77777777" w:rsidR="000751EA" w:rsidRDefault="000751EA" w:rsidP="000751EA">
            <w:pPr>
              <w:pStyle w:val="TableText"/>
              <w:rPr>
                <w:b/>
              </w:rPr>
            </w:pPr>
            <w:r>
              <w:rPr>
                <w:b/>
              </w:rPr>
              <w:t>-</w:t>
            </w:r>
          </w:p>
        </w:tc>
        <w:tc>
          <w:tcPr>
            <w:tcW w:w="822" w:type="dxa"/>
            <w:tcMar>
              <w:left w:w="58" w:type="dxa"/>
              <w:right w:w="58" w:type="dxa"/>
            </w:tcMar>
          </w:tcPr>
          <w:p w14:paraId="7B8886CB" w14:textId="77777777" w:rsidR="000751EA" w:rsidRDefault="000751EA" w:rsidP="000751EA">
            <w:pPr>
              <w:pStyle w:val="TableText"/>
            </w:pPr>
            <w:r>
              <w:t>Zeros</w:t>
            </w:r>
          </w:p>
        </w:tc>
        <w:tc>
          <w:tcPr>
            <w:tcW w:w="412" w:type="dxa"/>
          </w:tcPr>
          <w:p w14:paraId="3FA82410" w14:textId="77777777" w:rsidR="000751EA" w:rsidRDefault="000751EA" w:rsidP="000751EA">
            <w:pPr>
              <w:pStyle w:val="TableText"/>
            </w:pPr>
            <w:r>
              <w:t>X</w:t>
            </w:r>
          </w:p>
        </w:tc>
        <w:tc>
          <w:tcPr>
            <w:tcW w:w="406" w:type="dxa"/>
          </w:tcPr>
          <w:p w14:paraId="307C5FA4" w14:textId="77777777" w:rsidR="000751EA" w:rsidRDefault="000751EA" w:rsidP="000751EA">
            <w:pPr>
              <w:pStyle w:val="TableText"/>
            </w:pPr>
            <w:r>
              <w:t>X</w:t>
            </w:r>
          </w:p>
        </w:tc>
        <w:tc>
          <w:tcPr>
            <w:tcW w:w="503" w:type="dxa"/>
          </w:tcPr>
          <w:p w14:paraId="2E6DEAA6" w14:textId="77777777" w:rsidR="000751EA" w:rsidRDefault="000751EA" w:rsidP="000751EA">
            <w:pPr>
              <w:pStyle w:val="TableText"/>
            </w:pPr>
            <w:r>
              <w:t>X</w:t>
            </w:r>
          </w:p>
        </w:tc>
      </w:tr>
      <w:tr w:rsidR="00C5027B" w14:paraId="29278D57" w14:textId="77777777" w:rsidTr="00245396">
        <w:trPr>
          <w:gridAfter w:val="1"/>
          <w:wAfter w:w="9" w:type="dxa"/>
          <w:cantSplit/>
        </w:trPr>
        <w:tc>
          <w:tcPr>
            <w:tcW w:w="802" w:type="dxa"/>
            <w:tcMar>
              <w:left w:w="58" w:type="dxa"/>
              <w:right w:w="58" w:type="dxa"/>
            </w:tcMar>
          </w:tcPr>
          <w:p w14:paraId="404C764E" w14:textId="77777777" w:rsidR="000751EA" w:rsidRDefault="000751EA" w:rsidP="000751EA">
            <w:pPr>
              <w:pStyle w:val="TableText"/>
            </w:pPr>
            <w:r>
              <w:t>1491 – 1570</w:t>
            </w:r>
          </w:p>
        </w:tc>
        <w:tc>
          <w:tcPr>
            <w:tcW w:w="2179" w:type="dxa"/>
            <w:tcMar>
              <w:left w:w="58" w:type="dxa"/>
              <w:right w:w="58" w:type="dxa"/>
            </w:tcMar>
          </w:tcPr>
          <w:p w14:paraId="50636614" w14:textId="77777777" w:rsidR="000751EA" w:rsidRDefault="000751EA" w:rsidP="000751EA">
            <w:pPr>
              <w:pStyle w:val="TableText"/>
            </w:pPr>
            <w:r>
              <w:t>PROC-DESC</w:t>
            </w:r>
          </w:p>
        </w:tc>
        <w:tc>
          <w:tcPr>
            <w:tcW w:w="2848" w:type="dxa"/>
            <w:tcMar>
              <w:left w:w="58" w:type="dxa"/>
              <w:right w:w="58" w:type="dxa"/>
            </w:tcMar>
          </w:tcPr>
          <w:p w14:paraId="104FDBA5" w14:textId="2811C864" w:rsidR="000751EA" w:rsidRDefault="000751EA" w:rsidP="000751EA">
            <w:pPr>
              <w:pStyle w:val="TableText"/>
              <w:rPr>
                <w:rFonts w:cs="Arial"/>
              </w:rPr>
            </w:pPr>
            <w:r>
              <w:rPr>
                <w:rFonts w:cs="Arial"/>
              </w:rPr>
              <w:t>:P:IDR-K-</w:t>
            </w:r>
            <w:hyperlink r:id="rId1499" w:history="1">
              <w:r w:rsidRPr="00A727D6">
                <w:rPr>
                  <w:rStyle w:val="Hyperlink"/>
                  <w:rFonts w:cs="Arial"/>
                </w:rPr>
                <w:t>PROC-DESC</w:t>
              </w:r>
            </w:hyperlink>
          </w:p>
        </w:tc>
        <w:tc>
          <w:tcPr>
            <w:tcW w:w="3073" w:type="dxa"/>
            <w:tcMar>
              <w:left w:w="58" w:type="dxa"/>
              <w:right w:w="58" w:type="dxa"/>
            </w:tcMar>
          </w:tcPr>
          <w:p w14:paraId="62A9FC44" w14:textId="77777777" w:rsidR="000751EA" w:rsidRDefault="000751EA" w:rsidP="000751EA">
            <w:pPr>
              <w:pStyle w:val="TableText"/>
            </w:pPr>
            <w:r>
              <w:t>Procedure code description</w:t>
            </w:r>
          </w:p>
        </w:tc>
        <w:tc>
          <w:tcPr>
            <w:tcW w:w="1170" w:type="dxa"/>
            <w:tcMar>
              <w:left w:w="58" w:type="dxa"/>
              <w:right w:w="58" w:type="dxa"/>
            </w:tcMar>
          </w:tcPr>
          <w:p w14:paraId="2E3FA6CE" w14:textId="77777777" w:rsidR="000751EA" w:rsidRDefault="000751EA" w:rsidP="000751EA">
            <w:pPr>
              <w:pStyle w:val="TableText"/>
              <w:rPr>
                <w:caps/>
              </w:rPr>
            </w:pPr>
            <w:r>
              <w:rPr>
                <w:caps/>
              </w:rPr>
              <w:t>80 C</w:t>
            </w:r>
          </w:p>
        </w:tc>
        <w:tc>
          <w:tcPr>
            <w:tcW w:w="2160" w:type="dxa"/>
            <w:tcMar>
              <w:left w:w="58" w:type="dxa"/>
              <w:right w:w="58" w:type="dxa"/>
            </w:tcMar>
          </w:tcPr>
          <w:p w14:paraId="5AEEE81A" w14:textId="77777777" w:rsidR="000751EA" w:rsidRDefault="000751EA" w:rsidP="000751EA">
            <w:pPr>
              <w:pStyle w:val="TableText"/>
              <w:rPr>
                <w:b/>
              </w:rPr>
            </w:pPr>
            <w:r>
              <w:rPr>
                <w:b/>
              </w:rPr>
              <w:t>-</w:t>
            </w:r>
          </w:p>
        </w:tc>
        <w:tc>
          <w:tcPr>
            <w:tcW w:w="822" w:type="dxa"/>
            <w:tcMar>
              <w:left w:w="58" w:type="dxa"/>
              <w:right w:w="58" w:type="dxa"/>
            </w:tcMar>
          </w:tcPr>
          <w:p w14:paraId="1A4B2149" w14:textId="77777777" w:rsidR="000751EA" w:rsidRDefault="000751EA" w:rsidP="000751EA">
            <w:pPr>
              <w:pStyle w:val="TableText"/>
            </w:pPr>
            <w:r>
              <w:t>Spaces</w:t>
            </w:r>
          </w:p>
        </w:tc>
        <w:tc>
          <w:tcPr>
            <w:tcW w:w="412" w:type="dxa"/>
          </w:tcPr>
          <w:p w14:paraId="4F48C051" w14:textId="77777777" w:rsidR="000751EA" w:rsidRDefault="000751EA" w:rsidP="000751EA">
            <w:pPr>
              <w:pStyle w:val="TableText"/>
            </w:pPr>
            <w:r>
              <w:t>X</w:t>
            </w:r>
          </w:p>
        </w:tc>
        <w:tc>
          <w:tcPr>
            <w:tcW w:w="406" w:type="dxa"/>
          </w:tcPr>
          <w:p w14:paraId="3506B240" w14:textId="77777777" w:rsidR="000751EA" w:rsidRDefault="000751EA" w:rsidP="000751EA">
            <w:pPr>
              <w:pStyle w:val="TableText"/>
            </w:pPr>
            <w:r>
              <w:t>X</w:t>
            </w:r>
          </w:p>
        </w:tc>
        <w:tc>
          <w:tcPr>
            <w:tcW w:w="503" w:type="dxa"/>
          </w:tcPr>
          <w:p w14:paraId="5CF11E62" w14:textId="77777777" w:rsidR="000751EA" w:rsidRDefault="000751EA" w:rsidP="000751EA">
            <w:pPr>
              <w:pStyle w:val="TableText"/>
            </w:pPr>
            <w:r>
              <w:t>X</w:t>
            </w:r>
          </w:p>
        </w:tc>
      </w:tr>
      <w:tr w:rsidR="00C5027B" w14:paraId="317D11FF" w14:textId="77777777" w:rsidTr="00245396">
        <w:trPr>
          <w:gridAfter w:val="1"/>
          <w:wAfter w:w="9" w:type="dxa"/>
          <w:cantSplit/>
        </w:trPr>
        <w:tc>
          <w:tcPr>
            <w:tcW w:w="802" w:type="dxa"/>
            <w:tcMar>
              <w:left w:w="58" w:type="dxa"/>
              <w:right w:w="58" w:type="dxa"/>
            </w:tcMar>
          </w:tcPr>
          <w:p w14:paraId="6D66001F" w14:textId="77777777" w:rsidR="000751EA" w:rsidRDefault="000751EA" w:rsidP="000751EA">
            <w:pPr>
              <w:pStyle w:val="TableText"/>
            </w:pPr>
            <w:r>
              <w:t>1571 – 1579</w:t>
            </w:r>
          </w:p>
        </w:tc>
        <w:tc>
          <w:tcPr>
            <w:tcW w:w="2179" w:type="dxa"/>
            <w:tcMar>
              <w:left w:w="58" w:type="dxa"/>
              <w:right w:w="58" w:type="dxa"/>
            </w:tcMar>
          </w:tcPr>
          <w:p w14:paraId="7D1F83F8" w14:textId="77777777" w:rsidR="000751EA" w:rsidRDefault="000751EA" w:rsidP="000751EA">
            <w:pPr>
              <w:pStyle w:val="TableText"/>
            </w:pPr>
            <w:r>
              <w:t>ASC-CUTBK-AMT</w:t>
            </w:r>
          </w:p>
        </w:tc>
        <w:tc>
          <w:tcPr>
            <w:tcW w:w="2848" w:type="dxa"/>
            <w:tcMar>
              <w:left w:w="58" w:type="dxa"/>
              <w:right w:w="58" w:type="dxa"/>
            </w:tcMar>
          </w:tcPr>
          <w:p w14:paraId="3D16B1B6" w14:textId="62D75D35" w:rsidR="000751EA" w:rsidRDefault="000751EA" w:rsidP="000751EA">
            <w:pPr>
              <w:pStyle w:val="TableText"/>
              <w:rPr>
                <w:rFonts w:cs="Arial"/>
              </w:rPr>
            </w:pPr>
            <w:r>
              <w:rPr>
                <w:rFonts w:cs="Arial"/>
              </w:rPr>
              <w:t>:P:IDR-K-</w:t>
            </w:r>
            <w:hyperlink r:id="rId1500" w:history="1">
              <w:r w:rsidRPr="00A727D6">
                <w:rPr>
                  <w:rStyle w:val="Hyperlink"/>
                  <w:rFonts w:cs="Arial"/>
                </w:rPr>
                <w:t>ASC-CUTBK-AMT</w:t>
              </w:r>
            </w:hyperlink>
          </w:p>
        </w:tc>
        <w:tc>
          <w:tcPr>
            <w:tcW w:w="3073" w:type="dxa"/>
            <w:tcMar>
              <w:left w:w="58" w:type="dxa"/>
              <w:right w:w="58" w:type="dxa"/>
            </w:tcMar>
          </w:tcPr>
          <w:p w14:paraId="2AAC6D42" w14:textId="77777777" w:rsidR="000751EA" w:rsidRDefault="000751EA" w:rsidP="000751EA">
            <w:pPr>
              <w:pStyle w:val="TableText"/>
            </w:pPr>
            <w:r>
              <w:t>The amount in this field is equal to the amount of the Non-Penalty ASC FB Mod Fee minus the Penalty ASC FB Mod Fee.</w:t>
            </w:r>
          </w:p>
        </w:tc>
        <w:tc>
          <w:tcPr>
            <w:tcW w:w="1170" w:type="dxa"/>
            <w:tcMar>
              <w:left w:w="58" w:type="dxa"/>
              <w:right w:w="58" w:type="dxa"/>
            </w:tcMar>
          </w:tcPr>
          <w:p w14:paraId="33E84429" w14:textId="5BD0E9BB" w:rsidR="000751EA" w:rsidRDefault="000751EA" w:rsidP="000751EA">
            <w:pPr>
              <w:pStyle w:val="TableText"/>
              <w:rPr>
                <w:caps/>
              </w:rPr>
            </w:pPr>
            <w:r>
              <w:rPr>
                <w:caps/>
              </w:rPr>
              <w:t>9 N (</w:t>
            </w:r>
            <w:r w:rsidR="005B45DE" w:rsidRPr="00A727D6">
              <w:t>decimal</w:t>
            </w:r>
            <w:r w:rsidRPr="00A727D6">
              <w:rPr>
                <w:caps/>
              </w:rPr>
              <w:t>)</w:t>
            </w:r>
          </w:p>
          <w:p w14:paraId="708BA1CC" w14:textId="77777777" w:rsidR="000751EA" w:rsidRDefault="000751EA" w:rsidP="000751EA">
            <w:pPr>
              <w:pStyle w:val="TableText"/>
              <w:rPr>
                <w:caps/>
              </w:rPr>
            </w:pPr>
            <w:r>
              <w:rPr>
                <w:caps/>
              </w:rPr>
              <w:t>9999999V99</w:t>
            </w:r>
          </w:p>
        </w:tc>
        <w:tc>
          <w:tcPr>
            <w:tcW w:w="2160" w:type="dxa"/>
            <w:tcMar>
              <w:left w:w="58" w:type="dxa"/>
              <w:right w:w="58" w:type="dxa"/>
            </w:tcMar>
          </w:tcPr>
          <w:p w14:paraId="37CB0532" w14:textId="77777777" w:rsidR="000751EA" w:rsidRDefault="000751EA" w:rsidP="000751EA">
            <w:pPr>
              <w:pStyle w:val="TableText"/>
              <w:rPr>
                <w:b/>
              </w:rPr>
            </w:pPr>
            <w:r>
              <w:rPr>
                <w:b/>
              </w:rPr>
              <w:t>-</w:t>
            </w:r>
          </w:p>
        </w:tc>
        <w:tc>
          <w:tcPr>
            <w:tcW w:w="822" w:type="dxa"/>
            <w:tcMar>
              <w:left w:w="58" w:type="dxa"/>
              <w:right w:w="58" w:type="dxa"/>
            </w:tcMar>
          </w:tcPr>
          <w:p w14:paraId="02933333" w14:textId="77777777" w:rsidR="000751EA" w:rsidRDefault="000751EA" w:rsidP="000751EA">
            <w:pPr>
              <w:pStyle w:val="TableText"/>
            </w:pPr>
            <w:r>
              <w:t>Zeros</w:t>
            </w:r>
          </w:p>
        </w:tc>
        <w:tc>
          <w:tcPr>
            <w:tcW w:w="412" w:type="dxa"/>
          </w:tcPr>
          <w:p w14:paraId="641FCB72" w14:textId="77777777" w:rsidR="000751EA" w:rsidRDefault="000751EA" w:rsidP="000751EA">
            <w:pPr>
              <w:pStyle w:val="TableText"/>
            </w:pPr>
            <w:r>
              <w:t>X</w:t>
            </w:r>
          </w:p>
        </w:tc>
        <w:tc>
          <w:tcPr>
            <w:tcW w:w="406" w:type="dxa"/>
          </w:tcPr>
          <w:p w14:paraId="32CCBCCB" w14:textId="77777777" w:rsidR="000751EA" w:rsidRDefault="000751EA" w:rsidP="000751EA">
            <w:pPr>
              <w:pStyle w:val="TableText"/>
            </w:pPr>
            <w:r>
              <w:t>X</w:t>
            </w:r>
          </w:p>
        </w:tc>
        <w:tc>
          <w:tcPr>
            <w:tcW w:w="503" w:type="dxa"/>
          </w:tcPr>
          <w:p w14:paraId="73738332" w14:textId="77777777" w:rsidR="000751EA" w:rsidRDefault="000751EA" w:rsidP="000751EA">
            <w:pPr>
              <w:pStyle w:val="TableText"/>
            </w:pPr>
            <w:r>
              <w:t>X</w:t>
            </w:r>
          </w:p>
        </w:tc>
      </w:tr>
      <w:tr w:rsidR="00C5027B" w14:paraId="52E5E5E0" w14:textId="77777777" w:rsidTr="00245396">
        <w:trPr>
          <w:gridAfter w:val="1"/>
          <w:wAfter w:w="9" w:type="dxa"/>
          <w:cantSplit/>
        </w:trPr>
        <w:tc>
          <w:tcPr>
            <w:tcW w:w="802" w:type="dxa"/>
            <w:tcMar>
              <w:left w:w="58" w:type="dxa"/>
              <w:right w:w="58" w:type="dxa"/>
            </w:tcMar>
          </w:tcPr>
          <w:p w14:paraId="26282ECB" w14:textId="77777777" w:rsidR="000751EA" w:rsidRDefault="000751EA" w:rsidP="000751EA">
            <w:pPr>
              <w:pStyle w:val="TableText"/>
            </w:pPr>
            <w:r>
              <w:t>1580 – 1582</w:t>
            </w:r>
          </w:p>
        </w:tc>
        <w:tc>
          <w:tcPr>
            <w:tcW w:w="2179" w:type="dxa"/>
            <w:tcMar>
              <w:left w:w="58" w:type="dxa"/>
              <w:right w:w="58" w:type="dxa"/>
            </w:tcMar>
          </w:tcPr>
          <w:p w14:paraId="6E97DC56" w14:textId="77777777" w:rsidR="000751EA" w:rsidRDefault="000751EA" w:rsidP="000751EA">
            <w:pPr>
              <w:pStyle w:val="TableText"/>
            </w:pPr>
            <w:r>
              <w:t>ASC-AUDIT</w:t>
            </w:r>
          </w:p>
        </w:tc>
        <w:tc>
          <w:tcPr>
            <w:tcW w:w="2848" w:type="dxa"/>
            <w:tcMar>
              <w:left w:w="58" w:type="dxa"/>
              <w:right w:w="58" w:type="dxa"/>
            </w:tcMar>
          </w:tcPr>
          <w:p w14:paraId="52ECD118" w14:textId="088F0B38" w:rsidR="000751EA" w:rsidRDefault="000751EA" w:rsidP="000751EA">
            <w:pPr>
              <w:pStyle w:val="TableText"/>
              <w:rPr>
                <w:rFonts w:cs="Arial"/>
              </w:rPr>
            </w:pPr>
            <w:r>
              <w:rPr>
                <w:rFonts w:cs="Arial"/>
              </w:rPr>
              <w:t>:P:IDR-K-</w:t>
            </w:r>
            <w:hyperlink r:id="rId1501" w:history="1">
              <w:r w:rsidRPr="00154302">
                <w:rPr>
                  <w:rStyle w:val="Hyperlink"/>
                  <w:rFonts w:cs="Arial"/>
                </w:rPr>
                <w:t>ASC-AUDIT</w:t>
              </w:r>
            </w:hyperlink>
          </w:p>
        </w:tc>
        <w:tc>
          <w:tcPr>
            <w:tcW w:w="3073" w:type="dxa"/>
            <w:tcMar>
              <w:left w:w="58" w:type="dxa"/>
              <w:right w:w="58" w:type="dxa"/>
            </w:tcMar>
          </w:tcPr>
          <w:p w14:paraId="621E5750" w14:textId="77777777" w:rsidR="000751EA" w:rsidRDefault="000751EA" w:rsidP="000751EA">
            <w:pPr>
              <w:pStyle w:val="TableText"/>
            </w:pPr>
            <w:r>
              <w:t>The ASC audit that set on the detail.</w:t>
            </w:r>
          </w:p>
        </w:tc>
        <w:tc>
          <w:tcPr>
            <w:tcW w:w="1170" w:type="dxa"/>
            <w:tcMar>
              <w:left w:w="58" w:type="dxa"/>
              <w:right w:w="58" w:type="dxa"/>
            </w:tcMar>
          </w:tcPr>
          <w:p w14:paraId="410890D9" w14:textId="77777777" w:rsidR="000751EA" w:rsidRDefault="000751EA" w:rsidP="000751EA">
            <w:pPr>
              <w:pStyle w:val="TableText"/>
              <w:rPr>
                <w:caps/>
              </w:rPr>
            </w:pPr>
            <w:r>
              <w:rPr>
                <w:caps/>
              </w:rPr>
              <w:t>3 N</w:t>
            </w:r>
          </w:p>
        </w:tc>
        <w:tc>
          <w:tcPr>
            <w:tcW w:w="2160" w:type="dxa"/>
            <w:tcMar>
              <w:left w:w="58" w:type="dxa"/>
              <w:right w:w="58" w:type="dxa"/>
            </w:tcMar>
          </w:tcPr>
          <w:p w14:paraId="00A9A72F" w14:textId="77777777" w:rsidR="000751EA" w:rsidRDefault="000751EA" w:rsidP="000751EA">
            <w:pPr>
              <w:pStyle w:val="TableText"/>
              <w:rPr>
                <w:b/>
              </w:rPr>
            </w:pPr>
            <w:r>
              <w:rPr>
                <w:b/>
              </w:rPr>
              <w:t>-</w:t>
            </w:r>
          </w:p>
        </w:tc>
        <w:tc>
          <w:tcPr>
            <w:tcW w:w="822" w:type="dxa"/>
            <w:tcMar>
              <w:left w:w="58" w:type="dxa"/>
              <w:right w:w="58" w:type="dxa"/>
            </w:tcMar>
          </w:tcPr>
          <w:p w14:paraId="077F5B18" w14:textId="77777777" w:rsidR="000751EA" w:rsidRDefault="000751EA" w:rsidP="000751EA">
            <w:pPr>
              <w:pStyle w:val="TableText"/>
            </w:pPr>
            <w:r>
              <w:t>Zeros</w:t>
            </w:r>
          </w:p>
        </w:tc>
        <w:tc>
          <w:tcPr>
            <w:tcW w:w="412" w:type="dxa"/>
          </w:tcPr>
          <w:p w14:paraId="3BD650DB" w14:textId="77777777" w:rsidR="000751EA" w:rsidRDefault="000751EA" w:rsidP="000751EA">
            <w:pPr>
              <w:pStyle w:val="TableText"/>
            </w:pPr>
            <w:r>
              <w:t>X</w:t>
            </w:r>
          </w:p>
        </w:tc>
        <w:tc>
          <w:tcPr>
            <w:tcW w:w="406" w:type="dxa"/>
          </w:tcPr>
          <w:p w14:paraId="27E8BC30" w14:textId="77777777" w:rsidR="000751EA" w:rsidRDefault="000751EA" w:rsidP="000751EA">
            <w:pPr>
              <w:pStyle w:val="TableText"/>
            </w:pPr>
            <w:r>
              <w:t>X</w:t>
            </w:r>
          </w:p>
        </w:tc>
        <w:tc>
          <w:tcPr>
            <w:tcW w:w="503" w:type="dxa"/>
          </w:tcPr>
          <w:p w14:paraId="26883855" w14:textId="77777777" w:rsidR="000751EA" w:rsidRDefault="000751EA" w:rsidP="000751EA">
            <w:pPr>
              <w:pStyle w:val="TableText"/>
            </w:pPr>
            <w:r>
              <w:t>X</w:t>
            </w:r>
          </w:p>
        </w:tc>
      </w:tr>
      <w:tr w:rsidR="00C5027B" w14:paraId="5A35ABAB" w14:textId="77777777" w:rsidTr="00245396">
        <w:trPr>
          <w:gridAfter w:val="1"/>
          <w:wAfter w:w="9" w:type="dxa"/>
          <w:cantSplit/>
        </w:trPr>
        <w:tc>
          <w:tcPr>
            <w:tcW w:w="802" w:type="dxa"/>
            <w:tcMar>
              <w:left w:w="58" w:type="dxa"/>
              <w:right w:w="58" w:type="dxa"/>
            </w:tcMar>
          </w:tcPr>
          <w:p w14:paraId="58B0A9C6" w14:textId="77777777" w:rsidR="000751EA" w:rsidRDefault="000751EA" w:rsidP="000751EA">
            <w:pPr>
              <w:pStyle w:val="TableText"/>
            </w:pPr>
            <w:r>
              <w:t>1583</w:t>
            </w:r>
          </w:p>
        </w:tc>
        <w:tc>
          <w:tcPr>
            <w:tcW w:w="2179" w:type="dxa"/>
            <w:tcMar>
              <w:left w:w="58" w:type="dxa"/>
              <w:right w:w="58" w:type="dxa"/>
            </w:tcMar>
          </w:tcPr>
          <w:p w14:paraId="0C6E043F" w14:textId="77777777" w:rsidR="000751EA" w:rsidRDefault="000751EA" w:rsidP="000751EA">
            <w:pPr>
              <w:pStyle w:val="TableText"/>
            </w:pPr>
            <w:r>
              <w:t>ASC-AUDIT-SUF</w:t>
            </w:r>
          </w:p>
        </w:tc>
        <w:tc>
          <w:tcPr>
            <w:tcW w:w="2848" w:type="dxa"/>
            <w:tcMar>
              <w:left w:w="58" w:type="dxa"/>
              <w:right w:w="58" w:type="dxa"/>
            </w:tcMar>
          </w:tcPr>
          <w:p w14:paraId="73A5AD44" w14:textId="1A60D6F7" w:rsidR="000751EA" w:rsidRDefault="000751EA" w:rsidP="000751EA">
            <w:pPr>
              <w:pStyle w:val="TableText"/>
              <w:rPr>
                <w:rFonts w:cs="Arial"/>
              </w:rPr>
            </w:pPr>
            <w:r>
              <w:rPr>
                <w:rFonts w:cs="Arial"/>
              </w:rPr>
              <w:t>:P:IDR-K-</w:t>
            </w:r>
            <w:hyperlink r:id="rId1502" w:history="1">
              <w:r w:rsidRPr="00154302">
                <w:rPr>
                  <w:rStyle w:val="Hyperlink"/>
                  <w:rFonts w:cs="Arial"/>
                </w:rPr>
                <w:t>ASC-AUDIT-SUF</w:t>
              </w:r>
            </w:hyperlink>
          </w:p>
        </w:tc>
        <w:tc>
          <w:tcPr>
            <w:tcW w:w="3073" w:type="dxa"/>
            <w:tcMar>
              <w:left w:w="58" w:type="dxa"/>
              <w:right w:w="58" w:type="dxa"/>
            </w:tcMar>
          </w:tcPr>
          <w:p w14:paraId="35F4F560" w14:textId="77777777" w:rsidR="000751EA" w:rsidRDefault="000751EA" w:rsidP="000751EA">
            <w:pPr>
              <w:pStyle w:val="TableText"/>
            </w:pPr>
            <w:r>
              <w:t>The audit suffix for the audit that set on the detail.</w:t>
            </w:r>
          </w:p>
        </w:tc>
        <w:tc>
          <w:tcPr>
            <w:tcW w:w="1170" w:type="dxa"/>
            <w:tcMar>
              <w:left w:w="58" w:type="dxa"/>
              <w:right w:w="58" w:type="dxa"/>
            </w:tcMar>
          </w:tcPr>
          <w:p w14:paraId="11763E77" w14:textId="77777777" w:rsidR="000751EA" w:rsidRDefault="000751EA" w:rsidP="000751EA">
            <w:pPr>
              <w:pStyle w:val="TableText"/>
              <w:rPr>
                <w:caps/>
              </w:rPr>
            </w:pPr>
            <w:r>
              <w:rPr>
                <w:caps/>
              </w:rPr>
              <w:t>1 C</w:t>
            </w:r>
          </w:p>
        </w:tc>
        <w:tc>
          <w:tcPr>
            <w:tcW w:w="2160" w:type="dxa"/>
            <w:tcMar>
              <w:left w:w="58" w:type="dxa"/>
              <w:right w:w="58" w:type="dxa"/>
            </w:tcMar>
          </w:tcPr>
          <w:p w14:paraId="004725DD" w14:textId="77777777" w:rsidR="000751EA" w:rsidRDefault="000751EA" w:rsidP="000751EA">
            <w:pPr>
              <w:pStyle w:val="TableText"/>
              <w:rPr>
                <w:b/>
              </w:rPr>
            </w:pPr>
            <w:r>
              <w:rPr>
                <w:b/>
              </w:rPr>
              <w:t>-</w:t>
            </w:r>
          </w:p>
        </w:tc>
        <w:tc>
          <w:tcPr>
            <w:tcW w:w="822" w:type="dxa"/>
            <w:tcMar>
              <w:left w:w="58" w:type="dxa"/>
              <w:right w:w="58" w:type="dxa"/>
            </w:tcMar>
          </w:tcPr>
          <w:p w14:paraId="44843F77" w14:textId="77777777" w:rsidR="000751EA" w:rsidRDefault="000751EA" w:rsidP="000751EA">
            <w:pPr>
              <w:pStyle w:val="TableText"/>
            </w:pPr>
            <w:r>
              <w:t>Spaces</w:t>
            </w:r>
          </w:p>
        </w:tc>
        <w:tc>
          <w:tcPr>
            <w:tcW w:w="412" w:type="dxa"/>
          </w:tcPr>
          <w:p w14:paraId="20838A35" w14:textId="77777777" w:rsidR="000751EA" w:rsidRDefault="000751EA" w:rsidP="000751EA">
            <w:pPr>
              <w:pStyle w:val="TableText"/>
            </w:pPr>
            <w:r>
              <w:t>X</w:t>
            </w:r>
          </w:p>
        </w:tc>
        <w:tc>
          <w:tcPr>
            <w:tcW w:w="406" w:type="dxa"/>
          </w:tcPr>
          <w:p w14:paraId="7159CA2C" w14:textId="77777777" w:rsidR="000751EA" w:rsidRDefault="000751EA" w:rsidP="000751EA">
            <w:pPr>
              <w:pStyle w:val="TableText"/>
            </w:pPr>
            <w:r>
              <w:t>X</w:t>
            </w:r>
          </w:p>
        </w:tc>
        <w:tc>
          <w:tcPr>
            <w:tcW w:w="503" w:type="dxa"/>
          </w:tcPr>
          <w:p w14:paraId="1CADFFA9" w14:textId="77777777" w:rsidR="000751EA" w:rsidRDefault="000751EA" w:rsidP="000751EA">
            <w:pPr>
              <w:pStyle w:val="TableText"/>
            </w:pPr>
            <w:r>
              <w:t>X</w:t>
            </w:r>
          </w:p>
        </w:tc>
      </w:tr>
      <w:tr w:rsidR="00C5027B" w14:paraId="44540716" w14:textId="77777777" w:rsidTr="00245396">
        <w:trPr>
          <w:gridAfter w:val="1"/>
          <w:wAfter w:w="9" w:type="dxa"/>
          <w:cantSplit/>
        </w:trPr>
        <w:tc>
          <w:tcPr>
            <w:tcW w:w="802" w:type="dxa"/>
            <w:tcMar>
              <w:left w:w="58" w:type="dxa"/>
              <w:right w:w="58" w:type="dxa"/>
            </w:tcMar>
          </w:tcPr>
          <w:p w14:paraId="58079E94" w14:textId="741DBD78" w:rsidR="000751EA" w:rsidRDefault="000751EA" w:rsidP="000751EA">
            <w:pPr>
              <w:pStyle w:val="TableText"/>
            </w:pPr>
            <w:r>
              <w:t>1584</w:t>
            </w:r>
            <w:r w:rsidR="005B7717">
              <w:t xml:space="preserve"> – </w:t>
            </w:r>
            <w:r>
              <w:t>1586</w:t>
            </w:r>
          </w:p>
        </w:tc>
        <w:tc>
          <w:tcPr>
            <w:tcW w:w="2179" w:type="dxa"/>
            <w:tcMar>
              <w:left w:w="58" w:type="dxa"/>
              <w:right w:w="58" w:type="dxa"/>
            </w:tcMar>
          </w:tcPr>
          <w:p w14:paraId="375B7D57" w14:textId="48F3E72B" w:rsidR="000751EA" w:rsidRDefault="000751EA" w:rsidP="005B45DE">
            <w:pPr>
              <w:pStyle w:val="TableText"/>
            </w:pPr>
            <w:r>
              <w:t>ACO AUDIT</w:t>
            </w:r>
          </w:p>
        </w:tc>
        <w:tc>
          <w:tcPr>
            <w:tcW w:w="2848" w:type="dxa"/>
            <w:tcMar>
              <w:left w:w="58" w:type="dxa"/>
              <w:right w:w="58" w:type="dxa"/>
            </w:tcMar>
          </w:tcPr>
          <w:p w14:paraId="4BE449D2" w14:textId="3DEF25EC" w:rsidR="000751EA" w:rsidRPr="00C4752B" w:rsidRDefault="000751EA" w:rsidP="000751EA">
            <w:pPr>
              <w:pStyle w:val="TableText"/>
              <w:rPr>
                <w:rFonts w:cs="Arial"/>
                <w:lang w:val="es-US"/>
              </w:rPr>
            </w:pPr>
            <w:r w:rsidRPr="00C4752B">
              <w:rPr>
                <w:rFonts w:cs="Arial"/>
                <w:lang w:val="es-US"/>
              </w:rPr>
              <w:t>:P:IDR-K-</w:t>
            </w:r>
            <w:hyperlink r:id="rId1503" w:history="1">
              <w:r w:rsidRPr="00C4752B">
                <w:rPr>
                  <w:rStyle w:val="Hyperlink"/>
                  <w:rFonts w:cs="Arial"/>
                  <w:lang w:val="es-US"/>
                </w:rPr>
                <w:t>ACO-CUT-CD</w:t>
              </w:r>
            </w:hyperlink>
          </w:p>
        </w:tc>
        <w:tc>
          <w:tcPr>
            <w:tcW w:w="3073" w:type="dxa"/>
            <w:tcMar>
              <w:left w:w="58" w:type="dxa"/>
              <w:right w:w="58" w:type="dxa"/>
            </w:tcMar>
          </w:tcPr>
          <w:p w14:paraId="0FF0E79E" w14:textId="77777777" w:rsidR="000751EA" w:rsidRDefault="000751EA" w:rsidP="000751EA">
            <w:pPr>
              <w:pStyle w:val="TableText"/>
            </w:pPr>
            <w:r>
              <w:t>The ACO audit that set on the detail.</w:t>
            </w:r>
          </w:p>
        </w:tc>
        <w:tc>
          <w:tcPr>
            <w:tcW w:w="1170" w:type="dxa"/>
            <w:tcMar>
              <w:left w:w="58" w:type="dxa"/>
              <w:right w:w="58" w:type="dxa"/>
            </w:tcMar>
          </w:tcPr>
          <w:p w14:paraId="27F24236" w14:textId="77777777" w:rsidR="000751EA" w:rsidRDefault="000751EA" w:rsidP="000751EA">
            <w:pPr>
              <w:pStyle w:val="TableText"/>
              <w:rPr>
                <w:caps/>
              </w:rPr>
            </w:pPr>
            <w:r>
              <w:rPr>
                <w:caps/>
              </w:rPr>
              <w:t>3 N</w:t>
            </w:r>
          </w:p>
        </w:tc>
        <w:tc>
          <w:tcPr>
            <w:tcW w:w="2160" w:type="dxa"/>
            <w:tcMar>
              <w:left w:w="58" w:type="dxa"/>
              <w:right w:w="58" w:type="dxa"/>
            </w:tcMar>
          </w:tcPr>
          <w:p w14:paraId="13E2D2BC" w14:textId="77777777" w:rsidR="000751EA" w:rsidRDefault="000751EA" w:rsidP="000751EA">
            <w:pPr>
              <w:pStyle w:val="TableText"/>
              <w:rPr>
                <w:b/>
              </w:rPr>
            </w:pPr>
            <w:r>
              <w:rPr>
                <w:b/>
              </w:rPr>
              <w:t>-</w:t>
            </w:r>
          </w:p>
        </w:tc>
        <w:tc>
          <w:tcPr>
            <w:tcW w:w="822" w:type="dxa"/>
            <w:tcMar>
              <w:left w:w="58" w:type="dxa"/>
              <w:right w:w="58" w:type="dxa"/>
            </w:tcMar>
          </w:tcPr>
          <w:p w14:paraId="7FBB23DA" w14:textId="77777777" w:rsidR="000751EA" w:rsidRDefault="000751EA" w:rsidP="000751EA">
            <w:pPr>
              <w:pStyle w:val="TableText"/>
            </w:pPr>
            <w:r>
              <w:t>Zeros</w:t>
            </w:r>
          </w:p>
        </w:tc>
        <w:tc>
          <w:tcPr>
            <w:tcW w:w="412" w:type="dxa"/>
          </w:tcPr>
          <w:p w14:paraId="495B4CD1" w14:textId="77777777" w:rsidR="000751EA" w:rsidRDefault="000751EA" w:rsidP="000751EA">
            <w:pPr>
              <w:pStyle w:val="TableText"/>
            </w:pPr>
            <w:r>
              <w:t>-</w:t>
            </w:r>
          </w:p>
        </w:tc>
        <w:tc>
          <w:tcPr>
            <w:tcW w:w="406" w:type="dxa"/>
          </w:tcPr>
          <w:p w14:paraId="4E9EDA0C" w14:textId="77777777" w:rsidR="000751EA" w:rsidRDefault="000751EA" w:rsidP="000751EA">
            <w:pPr>
              <w:pStyle w:val="TableText"/>
            </w:pPr>
            <w:r>
              <w:t>X</w:t>
            </w:r>
          </w:p>
        </w:tc>
        <w:tc>
          <w:tcPr>
            <w:tcW w:w="503" w:type="dxa"/>
          </w:tcPr>
          <w:p w14:paraId="3F1FDC52" w14:textId="77777777" w:rsidR="000751EA" w:rsidRDefault="000751EA" w:rsidP="000751EA">
            <w:pPr>
              <w:pStyle w:val="TableText"/>
            </w:pPr>
            <w:r>
              <w:t>X</w:t>
            </w:r>
          </w:p>
        </w:tc>
      </w:tr>
      <w:tr w:rsidR="00C5027B" w14:paraId="05174275" w14:textId="77777777" w:rsidTr="00245396">
        <w:trPr>
          <w:gridAfter w:val="1"/>
          <w:wAfter w:w="9" w:type="dxa"/>
          <w:cantSplit/>
        </w:trPr>
        <w:tc>
          <w:tcPr>
            <w:tcW w:w="802" w:type="dxa"/>
            <w:tcMar>
              <w:left w:w="58" w:type="dxa"/>
              <w:right w:w="58" w:type="dxa"/>
            </w:tcMar>
          </w:tcPr>
          <w:p w14:paraId="66A0B3E7" w14:textId="77777777" w:rsidR="000751EA" w:rsidRDefault="000751EA" w:rsidP="000751EA">
            <w:pPr>
              <w:pStyle w:val="TableText"/>
            </w:pPr>
            <w:r>
              <w:t>1587</w:t>
            </w:r>
          </w:p>
        </w:tc>
        <w:tc>
          <w:tcPr>
            <w:tcW w:w="2179" w:type="dxa"/>
            <w:tcMar>
              <w:left w:w="58" w:type="dxa"/>
              <w:right w:w="58" w:type="dxa"/>
            </w:tcMar>
          </w:tcPr>
          <w:p w14:paraId="3E2287C0" w14:textId="77777777" w:rsidR="000751EA" w:rsidRDefault="000751EA" w:rsidP="000751EA">
            <w:pPr>
              <w:pStyle w:val="TableText"/>
            </w:pPr>
            <w:r>
              <w:t>ACO-AUDIT-SUF</w:t>
            </w:r>
          </w:p>
        </w:tc>
        <w:tc>
          <w:tcPr>
            <w:tcW w:w="2848" w:type="dxa"/>
            <w:tcMar>
              <w:left w:w="58" w:type="dxa"/>
              <w:right w:w="58" w:type="dxa"/>
            </w:tcMar>
          </w:tcPr>
          <w:p w14:paraId="4DBE9AA1" w14:textId="6E479CAD" w:rsidR="000751EA" w:rsidRDefault="000751EA" w:rsidP="000751EA">
            <w:pPr>
              <w:pStyle w:val="TableText"/>
              <w:rPr>
                <w:rFonts w:cs="Arial"/>
              </w:rPr>
            </w:pPr>
            <w:r>
              <w:rPr>
                <w:rFonts w:cs="Arial"/>
              </w:rPr>
              <w:t>:P-IDR-K-</w:t>
            </w:r>
            <w:hyperlink r:id="rId1504" w:history="1">
              <w:r w:rsidRPr="00154302">
                <w:rPr>
                  <w:rStyle w:val="Hyperlink"/>
                  <w:rFonts w:cs="Arial"/>
                </w:rPr>
                <w:t>ACO-CUT-SUF</w:t>
              </w:r>
            </w:hyperlink>
          </w:p>
        </w:tc>
        <w:tc>
          <w:tcPr>
            <w:tcW w:w="3073" w:type="dxa"/>
            <w:tcMar>
              <w:left w:w="58" w:type="dxa"/>
              <w:right w:w="58" w:type="dxa"/>
            </w:tcMar>
          </w:tcPr>
          <w:p w14:paraId="243EF013" w14:textId="77777777" w:rsidR="000751EA" w:rsidRDefault="000751EA" w:rsidP="000751EA">
            <w:pPr>
              <w:pStyle w:val="TableText"/>
            </w:pPr>
            <w:r>
              <w:t>The audit suffix for the audit that set on the detail.</w:t>
            </w:r>
          </w:p>
        </w:tc>
        <w:tc>
          <w:tcPr>
            <w:tcW w:w="1170" w:type="dxa"/>
            <w:tcMar>
              <w:left w:w="58" w:type="dxa"/>
              <w:right w:w="58" w:type="dxa"/>
            </w:tcMar>
          </w:tcPr>
          <w:p w14:paraId="1D8CDDB9" w14:textId="77777777" w:rsidR="000751EA" w:rsidRDefault="000751EA" w:rsidP="000751EA">
            <w:pPr>
              <w:pStyle w:val="TableText"/>
              <w:rPr>
                <w:caps/>
              </w:rPr>
            </w:pPr>
            <w:r>
              <w:rPr>
                <w:caps/>
              </w:rPr>
              <w:t>1 C</w:t>
            </w:r>
          </w:p>
        </w:tc>
        <w:tc>
          <w:tcPr>
            <w:tcW w:w="2160" w:type="dxa"/>
            <w:tcMar>
              <w:left w:w="58" w:type="dxa"/>
              <w:right w:w="58" w:type="dxa"/>
            </w:tcMar>
          </w:tcPr>
          <w:p w14:paraId="4022CD5C" w14:textId="77777777" w:rsidR="000751EA" w:rsidRDefault="000751EA" w:rsidP="000751EA">
            <w:pPr>
              <w:pStyle w:val="TableText"/>
              <w:rPr>
                <w:b/>
              </w:rPr>
            </w:pPr>
            <w:r>
              <w:rPr>
                <w:b/>
              </w:rPr>
              <w:t>-</w:t>
            </w:r>
          </w:p>
        </w:tc>
        <w:tc>
          <w:tcPr>
            <w:tcW w:w="822" w:type="dxa"/>
            <w:tcMar>
              <w:left w:w="58" w:type="dxa"/>
              <w:right w:w="58" w:type="dxa"/>
            </w:tcMar>
          </w:tcPr>
          <w:p w14:paraId="122D2362" w14:textId="749E5D2B" w:rsidR="000751EA" w:rsidRDefault="005B45DE" w:rsidP="000751EA">
            <w:pPr>
              <w:pStyle w:val="TableText"/>
            </w:pPr>
            <w:r>
              <w:t>Spaces</w:t>
            </w:r>
          </w:p>
        </w:tc>
        <w:tc>
          <w:tcPr>
            <w:tcW w:w="412" w:type="dxa"/>
          </w:tcPr>
          <w:p w14:paraId="68B31BB9" w14:textId="77777777" w:rsidR="000751EA" w:rsidRDefault="000751EA" w:rsidP="000751EA">
            <w:pPr>
              <w:pStyle w:val="TableText"/>
            </w:pPr>
            <w:r>
              <w:t>-</w:t>
            </w:r>
          </w:p>
        </w:tc>
        <w:tc>
          <w:tcPr>
            <w:tcW w:w="406" w:type="dxa"/>
          </w:tcPr>
          <w:p w14:paraId="3A3B8018" w14:textId="77777777" w:rsidR="000751EA" w:rsidRDefault="000751EA" w:rsidP="000751EA">
            <w:pPr>
              <w:pStyle w:val="TableText"/>
            </w:pPr>
            <w:r>
              <w:t>X</w:t>
            </w:r>
          </w:p>
        </w:tc>
        <w:tc>
          <w:tcPr>
            <w:tcW w:w="503" w:type="dxa"/>
          </w:tcPr>
          <w:p w14:paraId="17ADE42D" w14:textId="77777777" w:rsidR="000751EA" w:rsidRDefault="000751EA" w:rsidP="000751EA">
            <w:pPr>
              <w:pStyle w:val="TableText"/>
            </w:pPr>
            <w:r>
              <w:t>X</w:t>
            </w:r>
          </w:p>
        </w:tc>
      </w:tr>
      <w:tr w:rsidR="00C5027B" w14:paraId="50D8079E" w14:textId="77777777" w:rsidTr="00245396">
        <w:trPr>
          <w:gridAfter w:val="1"/>
          <w:wAfter w:w="9" w:type="dxa"/>
          <w:cantSplit/>
        </w:trPr>
        <w:tc>
          <w:tcPr>
            <w:tcW w:w="802" w:type="dxa"/>
            <w:tcMar>
              <w:left w:w="58" w:type="dxa"/>
              <w:right w:w="58" w:type="dxa"/>
            </w:tcMar>
          </w:tcPr>
          <w:p w14:paraId="685D2724" w14:textId="30ED1F4E" w:rsidR="000751EA" w:rsidRDefault="000751EA" w:rsidP="000751EA">
            <w:pPr>
              <w:pStyle w:val="TableText"/>
            </w:pPr>
            <w:r>
              <w:t>1588</w:t>
            </w:r>
            <w:r w:rsidR="005B7717">
              <w:t xml:space="preserve"> – </w:t>
            </w:r>
            <w:r>
              <w:t>1596</w:t>
            </w:r>
          </w:p>
        </w:tc>
        <w:tc>
          <w:tcPr>
            <w:tcW w:w="2179" w:type="dxa"/>
            <w:tcMar>
              <w:left w:w="58" w:type="dxa"/>
              <w:right w:w="58" w:type="dxa"/>
            </w:tcMar>
          </w:tcPr>
          <w:p w14:paraId="58B38976" w14:textId="77777777" w:rsidR="000751EA" w:rsidRDefault="000751EA" w:rsidP="000751EA">
            <w:pPr>
              <w:pStyle w:val="TableText"/>
            </w:pPr>
            <w:r>
              <w:t>ACO-CUTBK-AMT</w:t>
            </w:r>
          </w:p>
        </w:tc>
        <w:tc>
          <w:tcPr>
            <w:tcW w:w="2848" w:type="dxa"/>
            <w:tcMar>
              <w:left w:w="58" w:type="dxa"/>
              <w:right w:w="58" w:type="dxa"/>
            </w:tcMar>
          </w:tcPr>
          <w:p w14:paraId="7AAD5798" w14:textId="13F50571" w:rsidR="000751EA" w:rsidRDefault="000751EA" w:rsidP="000751EA">
            <w:pPr>
              <w:pStyle w:val="TableText"/>
              <w:rPr>
                <w:rFonts w:cs="Arial"/>
              </w:rPr>
            </w:pPr>
            <w:r>
              <w:rPr>
                <w:rFonts w:cs="Arial"/>
              </w:rPr>
              <w:t>:P-IDR-K-</w:t>
            </w:r>
            <w:hyperlink r:id="rId1505" w:history="1">
              <w:r w:rsidRPr="00154302">
                <w:rPr>
                  <w:rStyle w:val="Hyperlink"/>
                  <w:rFonts w:cs="Arial"/>
                </w:rPr>
                <w:t>ACO-CUT-AMT</w:t>
              </w:r>
            </w:hyperlink>
          </w:p>
        </w:tc>
        <w:tc>
          <w:tcPr>
            <w:tcW w:w="3073" w:type="dxa"/>
            <w:tcMar>
              <w:left w:w="58" w:type="dxa"/>
              <w:right w:w="58" w:type="dxa"/>
            </w:tcMar>
          </w:tcPr>
          <w:p w14:paraId="6706595A" w14:textId="4B492AD0" w:rsidR="000751EA" w:rsidRDefault="000751EA" w:rsidP="000751EA">
            <w:pPr>
              <w:pStyle w:val="TableText"/>
            </w:pPr>
            <w:r>
              <w:t>The amount of the ACO reduction applied to the detail.</w:t>
            </w:r>
            <w:r w:rsidR="00FC143E">
              <w:t xml:space="preserve"> </w:t>
            </w:r>
            <w:r w:rsidR="00FC143E" w:rsidRPr="00FC143E">
              <w:t>(For details with DC Model ACO ID, the non-zero amount is also reported in Other Amount Applied section of the record with indicator L. Field locations start in column 2203.)</w:t>
            </w:r>
          </w:p>
        </w:tc>
        <w:tc>
          <w:tcPr>
            <w:tcW w:w="1170" w:type="dxa"/>
            <w:tcMar>
              <w:left w:w="58" w:type="dxa"/>
              <w:right w:w="58" w:type="dxa"/>
            </w:tcMar>
          </w:tcPr>
          <w:p w14:paraId="799ECAB4" w14:textId="77777777" w:rsidR="000751EA" w:rsidRDefault="000751EA" w:rsidP="000751EA">
            <w:pPr>
              <w:pStyle w:val="TableText"/>
              <w:rPr>
                <w:caps/>
              </w:rPr>
            </w:pPr>
            <w:r>
              <w:rPr>
                <w:caps/>
              </w:rPr>
              <w:t>9 N</w:t>
            </w:r>
          </w:p>
        </w:tc>
        <w:tc>
          <w:tcPr>
            <w:tcW w:w="2160" w:type="dxa"/>
            <w:tcMar>
              <w:left w:w="58" w:type="dxa"/>
              <w:right w:w="58" w:type="dxa"/>
            </w:tcMar>
          </w:tcPr>
          <w:p w14:paraId="5BD342A4" w14:textId="77777777" w:rsidR="000751EA" w:rsidRPr="003F7F84" w:rsidRDefault="000751EA" w:rsidP="000751EA">
            <w:pPr>
              <w:pStyle w:val="TableText"/>
            </w:pPr>
            <w:r w:rsidRPr="003F7F84">
              <w:t>9999999v99</w:t>
            </w:r>
          </w:p>
        </w:tc>
        <w:tc>
          <w:tcPr>
            <w:tcW w:w="822" w:type="dxa"/>
            <w:tcMar>
              <w:left w:w="58" w:type="dxa"/>
              <w:right w:w="58" w:type="dxa"/>
            </w:tcMar>
          </w:tcPr>
          <w:p w14:paraId="52B0731B" w14:textId="77777777" w:rsidR="000751EA" w:rsidRDefault="000751EA" w:rsidP="000751EA">
            <w:pPr>
              <w:pStyle w:val="TableText"/>
            </w:pPr>
            <w:r>
              <w:t>Zeros</w:t>
            </w:r>
          </w:p>
        </w:tc>
        <w:tc>
          <w:tcPr>
            <w:tcW w:w="412" w:type="dxa"/>
          </w:tcPr>
          <w:p w14:paraId="563CB15E" w14:textId="77777777" w:rsidR="000751EA" w:rsidRDefault="000751EA" w:rsidP="000751EA">
            <w:pPr>
              <w:pStyle w:val="TableText"/>
            </w:pPr>
            <w:r>
              <w:t>-</w:t>
            </w:r>
          </w:p>
        </w:tc>
        <w:tc>
          <w:tcPr>
            <w:tcW w:w="406" w:type="dxa"/>
          </w:tcPr>
          <w:p w14:paraId="716D45D4" w14:textId="77777777" w:rsidR="000751EA" w:rsidRDefault="000751EA" w:rsidP="000751EA">
            <w:pPr>
              <w:pStyle w:val="TableText"/>
            </w:pPr>
            <w:r>
              <w:t>X</w:t>
            </w:r>
          </w:p>
        </w:tc>
        <w:tc>
          <w:tcPr>
            <w:tcW w:w="503" w:type="dxa"/>
          </w:tcPr>
          <w:p w14:paraId="081CB853" w14:textId="77777777" w:rsidR="000751EA" w:rsidRDefault="000751EA" w:rsidP="000751EA">
            <w:pPr>
              <w:pStyle w:val="TableText"/>
            </w:pPr>
            <w:r>
              <w:t>X</w:t>
            </w:r>
          </w:p>
        </w:tc>
      </w:tr>
      <w:tr w:rsidR="00C5027B" w14:paraId="02ECACE9" w14:textId="77777777" w:rsidTr="00245396">
        <w:trPr>
          <w:gridAfter w:val="1"/>
          <w:wAfter w:w="9" w:type="dxa"/>
          <w:cantSplit/>
        </w:trPr>
        <w:tc>
          <w:tcPr>
            <w:tcW w:w="802" w:type="dxa"/>
            <w:tcMar>
              <w:left w:w="58" w:type="dxa"/>
              <w:right w:w="58" w:type="dxa"/>
            </w:tcMar>
          </w:tcPr>
          <w:p w14:paraId="0AA90C79" w14:textId="2F84CBCF" w:rsidR="000751EA" w:rsidRDefault="000751EA" w:rsidP="000751EA">
            <w:pPr>
              <w:pStyle w:val="TableText"/>
            </w:pPr>
            <w:r>
              <w:t>1597</w:t>
            </w:r>
            <w:r w:rsidR="005B7717">
              <w:t xml:space="preserve"> – </w:t>
            </w:r>
            <w:r>
              <w:t>1599</w:t>
            </w:r>
          </w:p>
        </w:tc>
        <w:tc>
          <w:tcPr>
            <w:tcW w:w="2179" w:type="dxa"/>
            <w:tcMar>
              <w:left w:w="58" w:type="dxa"/>
              <w:right w:w="58" w:type="dxa"/>
            </w:tcMar>
          </w:tcPr>
          <w:p w14:paraId="125029CB" w14:textId="77777777" w:rsidR="000751EA" w:rsidRDefault="000751EA" w:rsidP="000751EA">
            <w:pPr>
              <w:pStyle w:val="TableText"/>
            </w:pPr>
            <w:r>
              <w:t>ACO CUTBK-MSG</w:t>
            </w:r>
          </w:p>
        </w:tc>
        <w:tc>
          <w:tcPr>
            <w:tcW w:w="2848" w:type="dxa"/>
            <w:tcMar>
              <w:left w:w="58" w:type="dxa"/>
              <w:right w:w="58" w:type="dxa"/>
            </w:tcMar>
          </w:tcPr>
          <w:p w14:paraId="28600E30" w14:textId="29FF45CE" w:rsidR="000751EA" w:rsidRDefault="000751EA" w:rsidP="000751EA">
            <w:pPr>
              <w:pStyle w:val="TableText"/>
              <w:rPr>
                <w:rFonts w:cs="Arial"/>
              </w:rPr>
            </w:pPr>
            <w:r>
              <w:rPr>
                <w:rFonts w:cs="Arial"/>
              </w:rPr>
              <w:t>:P-IDR-K-</w:t>
            </w:r>
            <w:hyperlink r:id="rId1506" w:history="1">
              <w:r w:rsidRPr="00154302">
                <w:rPr>
                  <w:rStyle w:val="Hyperlink"/>
                  <w:rFonts w:cs="Arial"/>
                </w:rPr>
                <w:t>ACO-CUT-MSG</w:t>
              </w:r>
            </w:hyperlink>
          </w:p>
        </w:tc>
        <w:tc>
          <w:tcPr>
            <w:tcW w:w="3073" w:type="dxa"/>
            <w:tcMar>
              <w:left w:w="58" w:type="dxa"/>
              <w:right w:w="58" w:type="dxa"/>
            </w:tcMar>
          </w:tcPr>
          <w:p w14:paraId="080D1F2F" w14:textId="77777777" w:rsidR="000751EA" w:rsidRDefault="000751EA" w:rsidP="000751EA">
            <w:pPr>
              <w:pStyle w:val="TableText"/>
            </w:pPr>
            <w:r>
              <w:t>The narrative file message applied to the detail.</w:t>
            </w:r>
          </w:p>
        </w:tc>
        <w:tc>
          <w:tcPr>
            <w:tcW w:w="1170" w:type="dxa"/>
            <w:tcMar>
              <w:left w:w="58" w:type="dxa"/>
              <w:right w:w="58" w:type="dxa"/>
            </w:tcMar>
          </w:tcPr>
          <w:p w14:paraId="7A71F615" w14:textId="77777777" w:rsidR="000751EA" w:rsidRDefault="000751EA" w:rsidP="000751EA">
            <w:pPr>
              <w:pStyle w:val="TableText"/>
              <w:rPr>
                <w:caps/>
              </w:rPr>
            </w:pPr>
            <w:r>
              <w:rPr>
                <w:caps/>
              </w:rPr>
              <w:t>3 C</w:t>
            </w:r>
          </w:p>
        </w:tc>
        <w:tc>
          <w:tcPr>
            <w:tcW w:w="2160" w:type="dxa"/>
            <w:tcMar>
              <w:left w:w="58" w:type="dxa"/>
              <w:right w:w="58" w:type="dxa"/>
            </w:tcMar>
          </w:tcPr>
          <w:p w14:paraId="00FA83AF" w14:textId="77777777" w:rsidR="000751EA" w:rsidRDefault="000751EA" w:rsidP="000751EA">
            <w:pPr>
              <w:pStyle w:val="TableText"/>
              <w:rPr>
                <w:b/>
              </w:rPr>
            </w:pPr>
            <w:r>
              <w:rPr>
                <w:b/>
              </w:rPr>
              <w:t>-</w:t>
            </w:r>
          </w:p>
        </w:tc>
        <w:tc>
          <w:tcPr>
            <w:tcW w:w="822" w:type="dxa"/>
            <w:tcMar>
              <w:left w:w="58" w:type="dxa"/>
              <w:right w:w="58" w:type="dxa"/>
            </w:tcMar>
          </w:tcPr>
          <w:p w14:paraId="259A9463" w14:textId="77777777" w:rsidR="000751EA" w:rsidRDefault="000751EA" w:rsidP="000751EA">
            <w:pPr>
              <w:pStyle w:val="TableText"/>
            </w:pPr>
            <w:r>
              <w:t>Spaces</w:t>
            </w:r>
          </w:p>
        </w:tc>
        <w:tc>
          <w:tcPr>
            <w:tcW w:w="412" w:type="dxa"/>
          </w:tcPr>
          <w:p w14:paraId="363B5C34" w14:textId="77777777" w:rsidR="000751EA" w:rsidRDefault="000751EA" w:rsidP="000751EA">
            <w:pPr>
              <w:pStyle w:val="TableText"/>
            </w:pPr>
            <w:r>
              <w:t>-</w:t>
            </w:r>
          </w:p>
        </w:tc>
        <w:tc>
          <w:tcPr>
            <w:tcW w:w="406" w:type="dxa"/>
          </w:tcPr>
          <w:p w14:paraId="1E4D0BC0" w14:textId="77777777" w:rsidR="000751EA" w:rsidRDefault="000751EA" w:rsidP="000751EA">
            <w:pPr>
              <w:pStyle w:val="TableText"/>
            </w:pPr>
            <w:r>
              <w:t>X</w:t>
            </w:r>
          </w:p>
        </w:tc>
        <w:tc>
          <w:tcPr>
            <w:tcW w:w="503" w:type="dxa"/>
          </w:tcPr>
          <w:p w14:paraId="0CC8803F" w14:textId="77777777" w:rsidR="000751EA" w:rsidRDefault="000751EA" w:rsidP="000751EA">
            <w:pPr>
              <w:pStyle w:val="TableText"/>
            </w:pPr>
            <w:r>
              <w:t>X</w:t>
            </w:r>
          </w:p>
        </w:tc>
      </w:tr>
      <w:tr w:rsidR="00C5027B" w14:paraId="1DA45D1A" w14:textId="77777777" w:rsidTr="00245396">
        <w:tblPrEx>
          <w:tblLook w:val="04A0" w:firstRow="1" w:lastRow="0" w:firstColumn="1" w:lastColumn="0" w:noHBand="0" w:noVBand="1"/>
        </w:tblPrEx>
        <w:trPr>
          <w:gridAfter w:val="1"/>
          <w:wAfter w:w="9" w:type="dxa"/>
          <w:cantSplit/>
        </w:trPr>
        <w:tc>
          <w:tcPr>
            <w:tcW w:w="802" w:type="dxa"/>
            <w:tcMar>
              <w:top w:w="58" w:type="dxa"/>
              <w:left w:w="58" w:type="dxa"/>
              <w:bottom w:w="58" w:type="dxa"/>
              <w:right w:w="58" w:type="dxa"/>
            </w:tcMar>
            <w:hideMark/>
          </w:tcPr>
          <w:p w14:paraId="4CB206B7" w14:textId="4A911EEF" w:rsidR="000751EA" w:rsidRDefault="000751EA" w:rsidP="000751EA">
            <w:pPr>
              <w:pStyle w:val="TableText"/>
            </w:pPr>
            <w:r>
              <w:t>1600</w:t>
            </w:r>
            <w:r w:rsidR="005B7717">
              <w:t xml:space="preserve"> – </w:t>
            </w:r>
            <w:r>
              <w:t>1608</w:t>
            </w:r>
          </w:p>
        </w:tc>
        <w:tc>
          <w:tcPr>
            <w:tcW w:w="2179" w:type="dxa"/>
            <w:tcMar>
              <w:top w:w="58" w:type="dxa"/>
              <w:left w:w="58" w:type="dxa"/>
              <w:bottom w:w="58" w:type="dxa"/>
              <w:right w:w="58" w:type="dxa"/>
            </w:tcMar>
            <w:hideMark/>
          </w:tcPr>
          <w:p w14:paraId="64B86A6E" w14:textId="215236AF" w:rsidR="000751EA" w:rsidRDefault="000751EA" w:rsidP="005B45DE">
            <w:pPr>
              <w:pStyle w:val="TableText"/>
            </w:pPr>
            <w:r>
              <w:t>AMT-PD-WO-ACO</w:t>
            </w:r>
          </w:p>
        </w:tc>
        <w:tc>
          <w:tcPr>
            <w:tcW w:w="2848" w:type="dxa"/>
            <w:tcMar>
              <w:top w:w="58" w:type="dxa"/>
              <w:left w:w="58" w:type="dxa"/>
              <w:bottom w:w="58" w:type="dxa"/>
              <w:right w:w="58" w:type="dxa"/>
            </w:tcMar>
            <w:hideMark/>
          </w:tcPr>
          <w:p w14:paraId="11D7E78A" w14:textId="60DF2D38" w:rsidR="000751EA" w:rsidRDefault="000751EA" w:rsidP="000751EA">
            <w:pPr>
              <w:pStyle w:val="TableText"/>
              <w:rPr>
                <w:rFonts w:cs="Arial"/>
              </w:rPr>
            </w:pPr>
            <w:r>
              <w:rPr>
                <w:rFonts w:cs="Courier New"/>
              </w:rPr>
              <w:t>:P:IDR-K-</w:t>
            </w:r>
            <w:hyperlink r:id="rId1507" w:history="1">
              <w:r w:rsidRPr="00153D09">
                <w:rPr>
                  <w:rStyle w:val="Hyperlink"/>
                  <w:rFonts w:cs="Courier New"/>
                </w:rPr>
                <w:t>PAID-WO-ACO</w:t>
              </w:r>
            </w:hyperlink>
          </w:p>
        </w:tc>
        <w:tc>
          <w:tcPr>
            <w:tcW w:w="3073" w:type="dxa"/>
            <w:tcMar>
              <w:top w:w="58" w:type="dxa"/>
              <w:left w:w="58" w:type="dxa"/>
              <w:bottom w:w="58" w:type="dxa"/>
              <w:right w:w="58" w:type="dxa"/>
            </w:tcMar>
            <w:hideMark/>
          </w:tcPr>
          <w:p w14:paraId="22DA49FD" w14:textId="23839825" w:rsidR="000751EA" w:rsidRDefault="000751EA" w:rsidP="000751EA">
            <w:pPr>
              <w:pStyle w:val="TableText"/>
            </w:pPr>
            <w:r>
              <w:t>The amount that would have been paid without ACO reduction.</w:t>
            </w:r>
            <w:r w:rsidR="00FC143E" w:rsidRPr="00FC143E">
              <w:t xml:space="preserve"> (For details with DC Model ACO ID, the non-zero amount is also reported in Other Amount Applied section of the record with indicator J. Field locations start in column 2203.)</w:t>
            </w:r>
          </w:p>
        </w:tc>
        <w:tc>
          <w:tcPr>
            <w:tcW w:w="1170" w:type="dxa"/>
            <w:tcMar>
              <w:top w:w="58" w:type="dxa"/>
              <w:left w:w="58" w:type="dxa"/>
              <w:bottom w:w="58" w:type="dxa"/>
              <w:right w:w="58" w:type="dxa"/>
            </w:tcMar>
            <w:hideMark/>
          </w:tcPr>
          <w:p w14:paraId="2B5532DF" w14:textId="77777777" w:rsidR="000751EA" w:rsidRDefault="000751EA" w:rsidP="000751EA">
            <w:pPr>
              <w:pStyle w:val="TableText"/>
              <w:rPr>
                <w:caps/>
              </w:rPr>
            </w:pPr>
            <w:r>
              <w:rPr>
                <w:caps/>
              </w:rPr>
              <w:t>9 N</w:t>
            </w:r>
          </w:p>
        </w:tc>
        <w:tc>
          <w:tcPr>
            <w:tcW w:w="2160" w:type="dxa"/>
            <w:tcMar>
              <w:top w:w="58" w:type="dxa"/>
              <w:left w:w="58" w:type="dxa"/>
              <w:bottom w:w="58" w:type="dxa"/>
              <w:right w:w="58" w:type="dxa"/>
            </w:tcMar>
            <w:hideMark/>
          </w:tcPr>
          <w:p w14:paraId="7E8D652E" w14:textId="77777777" w:rsidR="000751EA" w:rsidRPr="00153D09" w:rsidRDefault="000751EA" w:rsidP="000751EA">
            <w:pPr>
              <w:pStyle w:val="TableText"/>
            </w:pPr>
            <w:r w:rsidRPr="00153D09">
              <w:t>9999999v99</w:t>
            </w:r>
          </w:p>
        </w:tc>
        <w:tc>
          <w:tcPr>
            <w:tcW w:w="822" w:type="dxa"/>
            <w:tcMar>
              <w:top w:w="58" w:type="dxa"/>
              <w:left w:w="58" w:type="dxa"/>
              <w:bottom w:w="58" w:type="dxa"/>
              <w:right w:w="58" w:type="dxa"/>
            </w:tcMar>
            <w:hideMark/>
          </w:tcPr>
          <w:p w14:paraId="116FA38E" w14:textId="77777777" w:rsidR="000751EA" w:rsidRDefault="000751EA" w:rsidP="000751EA">
            <w:pPr>
              <w:pStyle w:val="TableText"/>
            </w:pPr>
            <w:r>
              <w:t>Zeros</w:t>
            </w:r>
          </w:p>
        </w:tc>
        <w:tc>
          <w:tcPr>
            <w:tcW w:w="412" w:type="dxa"/>
          </w:tcPr>
          <w:p w14:paraId="02E22C39" w14:textId="77777777" w:rsidR="000751EA" w:rsidRDefault="000751EA" w:rsidP="000751EA">
            <w:pPr>
              <w:pStyle w:val="TableText"/>
            </w:pPr>
            <w:r>
              <w:t>-</w:t>
            </w:r>
          </w:p>
        </w:tc>
        <w:tc>
          <w:tcPr>
            <w:tcW w:w="406" w:type="dxa"/>
            <w:hideMark/>
          </w:tcPr>
          <w:p w14:paraId="39C72B93" w14:textId="77777777" w:rsidR="000751EA" w:rsidRDefault="000751EA" w:rsidP="000751EA">
            <w:pPr>
              <w:pStyle w:val="TableText"/>
            </w:pPr>
            <w:r>
              <w:t>X</w:t>
            </w:r>
          </w:p>
        </w:tc>
        <w:tc>
          <w:tcPr>
            <w:tcW w:w="503" w:type="dxa"/>
            <w:hideMark/>
          </w:tcPr>
          <w:p w14:paraId="28DF67F8" w14:textId="77777777" w:rsidR="000751EA" w:rsidRDefault="000751EA" w:rsidP="000751EA">
            <w:pPr>
              <w:pStyle w:val="TableText"/>
            </w:pPr>
            <w:r>
              <w:t>X</w:t>
            </w:r>
          </w:p>
        </w:tc>
      </w:tr>
      <w:tr w:rsidR="00C5027B" w14:paraId="4CF0A962" w14:textId="77777777" w:rsidTr="00245396">
        <w:trPr>
          <w:gridAfter w:val="1"/>
          <w:wAfter w:w="9" w:type="dxa"/>
          <w:cantSplit/>
        </w:trPr>
        <w:tc>
          <w:tcPr>
            <w:tcW w:w="802" w:type="dxa"/>
            <w:tcMar>
              <w:left w:w="58" w:type="dxa"/>
              <w:right w:w="58" w:type="dxa"/>
            </w:tcMar>
          </w:tcPr>
          <w:p w14:paraId="45947747" w14:textId="4806A5D5" w:rsidR="000751EA" w:rsidRDefault="000751EA" w:rsidP="000751EA">
            <w:pPr>
              <w:pStyle w:val="TableText"/>
            </w:pPr>
            <w:r>
              <w:t>1609</w:t>
            </w:r>
            <w:r w:rsidR="005B7717">
              <w:t xml:space="preserve"> – </w:t>
            </w:r>
            <w:r>
              <w:t>1611</w:t>
            </w:r>
          </w:p>
        </w:tc>
        <w:tc>
          <w:tcPr>
            <w:tcW w:w="2179" w:type="dxa"/>
            <w:tcMar>
              <w:left w:w="58" w:type="dxa"/>
              <w:right w:w="58" w:type="dxa"/>
            </w:tcMar>
          </w:tcPr>
          <w:p w14:paraId="6BB0A78C" w14:textId="77777777" w:rsidR="000751EA" w:rsidRDefault="000751EA" w:rsidP="000751EA">
            <w:pPr>
              <w:pStyle w:val="TableText"/>
            </w:pPr>
            <w:r>
              <w:t>FEND EHR AUDIT</w:t>
            </w:r>
          </w:p>
        </w:tc>
        <w:tc>
          <w:tcPr>
            <w:tcW w:w="2848" w:type="dxa"/>
            <w:tcMar>
              <w:left w:w="58" w:type="dxa"/>
              <w:right w:w="58" w:type="dxa"/>
            </w:tcMar>
          </w:tcPr>
          <w:p w14:paraId="73188E02" w14:textId="7FB4D4C5" w:rsidR="000751EA" w:rsidRPr="00E01168" w:rsidRDefault="000751EA" w:rsidP="000751EA">
            <w:pPr>
              <w:pStyle w:val="TableText"/>
            </w:pPr>
            <w:r w:rsidRPr="00E01168">
              <w:t>:P:IDR-K-</w:t>
            </w:r>
            <w:hyperlink r:id="rId1508" w:history="1">
              <w:r w:rsidRPr="001802A4">
                <w:rPr>
                  <w:rStyle w:val="Hyperlink"/>
                </w:rPr>
                <w:t>FEH-CUT-CD</w:t>
              </w:r>
            </w:hyperlink>
          </w:p>
        </w:tc>
        <w:tc>
          <w:tcPr>
            <w:tcW w:w="3073" w:type="dxa"/>
            <w:tcMar>
              <w:left w:w="58" w:type="dxa"/>
              <w:right w:w="58" w:type="dxa"/>
            </w:tcMar>
          </w:tcPr>
          <w:p w14:paraId="100CCF27" w14:textId="3815FC21" w:rsidR="000751EA" w:rsidRDefault="000751EA" w:rsidP="000751EA">
            <w:pPr>
              <w:pStyle w:val="TableText"/>
            </w:pPr>
            <w:r>
              <w:t xml:space="preserve">The EHR detail audit that set in frontend processinI See EHR spec </w:t>
            </w:r>
            <w:hyperlink r:id="rId1509" w:history="1">
              <w:r w:rsidRPr="007B3D74">
                <w:rPr>
                  <w:rStyle w:val="Hyperlink"/>
                </w:rPr>
                <w:t>S1233000</w:t>
              </w:r>
            </w:hyperlink>
            <w:r>
              <w:t>.</w:t>
            </w:r>
          </w:p>
        </w:tc>
        <w:tc>
          <w:tcPr>
            <w:tcW w:w="1170" w:type="dxa"/>
            <w:tcMar>
              <w:left w:w="58" w:type="dxa"/>
              <w:right w:w="58" w:type="dxa"/>
            </w:tcMar>
          </w:tcPr>
          <w:p w14:paraId="5673B859" w14:textId="2918EBC2" w:rsidR="000751EA" w:rsidRDefault="000751EA" w:rsidP="000751EA">
            <w:pPr>
              <w:pStyle w:val="TableText"/>
              <w:rPr>
                <w:caps/>
              </w:rPr>
            </w:pPr>
            <w:r>
              <w:rPr>
                <w:caps/>
              </w:rPr>
              <w:t>3 N</w:t>
            </w:r>
          </w:p>
        </w:tc>
        <w:tc>
          <w:tcPr>
            <w:tcW w:w="2160" w:type="dxa"/>
            <w:tcMar>
              <w:left w:w="58" w:type="dxa"/>
              <w:right w:w="58" w:type="dxa"/>
            </w:tcMar>
          </w:tcPr>
          <w:p w14:paraId="30741C7A" w14:textId="77777777" w:rsidR="000751EA" w:rsidRPr="00E01168" w:rsidRDefault="000751EA" w:rsidP="000751EA">
            <w:pPr>
              <w:pStyle w:val="TableText"/>
              <w:rPr>
                <w:b/>
              </w:rPr>
            </w:pPr>
            <w:r>
              <w:rPr>
                <w:b/>
              </w:rPr>
              <w:t>-</w:t>
            </w:r>
          </w:p>
        </w:tc>
        <w:tc>
          <w:tcPr>
            <w:tcW w:w="822" w:type="dxa"/>
            <w:tcMar>
              <w:left w:w="58" w:type="dxa"/>
              <w:right w:w="58" w:type="dxa"/>
            </w:tcMar>
          </w:tcPr>
          <w:p w14:paraId="71754E9B" w14:textId="77777777" w:rsidR="000751EA" w:rsidRDefault="000751EA" w:rsidP="000751EA">
            <w:pPr>
              <w:pStyle w:val="TableText"/>
            </w:pPr>
            <w:r>
              <w:t>Zeros</w:t>
            </w:r>
          </w:p>
        </w:tc>
        <w:tc>
          <w:tcPr>
            <w:tcW w:w="412" w:type="dxa"/>
          </w:tcPr>
          <w:p w14:paraId="3C558BCA" w14:textId="77777777" w:rsidR="000751EA" w:rsidRDefault="000751EA" w:rsidP="000751EA">
            <w:pPr>
              <w:pStyle w:val="TableText"/>
            </w:pPr>
            <w:r>
              <w:t>-</w:t>
            </w:r>
          </w:p>
        </w:tc>
        <w:tc>
          <w:tcPr>
            <w:tcW w:w="406" w:type="dxa"/>
          </w:tcPr>
          <w:p w14:paraId="38E0AB69" w14:textId="77777777" w:rsidR="000751EA" w:rsidRDefault="000751EA" w:rsidP="000751EA">
            <w:pPr>
              <w:pStyle w:val="TableText"/>
            </w:pPr>
            <w:r>
              <w:t>X</w:t>
            </w:r>
          </w:p>
        </w:tc>
        <w:tc>
          <w:tcPr>
            <w:tcW w:w="503" w:type="dxa"/>
          </w:tcPr>
          <w:p w14:paraId="1E1CAB9F" w14:textId="77777777" w:rsidR="000751EA" w:rsidRDefault="000751EA" w:rsidP="000751EA">
            <w:pPr>
              <w:pStyle w:val="TableText"/>
            </w:pPr>
            <w:r>
              <w:t>X</w:t>
            </w:r>
          </w:p>
        </w:tc>
      </w:tr>
      <w:tr w:rsidR="00C5027B" w14:paraId="10F96892" w14:textId="77777777" w:rsidTr="00245396">
        <w:trPr>
          <w:gridAfter w:val="1"/>
          <w:wAfter w:w="9" w:type="dxa"/>
          <w:cantSplit/>
        </w:trPr>
        <w:tc>
          <w:tcPr>
            <w:tcW w:w="802" w:type="dxa"/>
            <w:tcMar>
              <w:left w:w="58" w:type="dxa"/>
              <w:right w:w="58" w:type="dxa"/>
            </w:tcMar>
          </w:tcPr>
          <w:p w14:paraId="479EFE66" w14:textId="77777777" w:rsidR="000751EA" w:rsidRDefault="000751EA" w:rsidP="000751EA">
            <w:pPr>
              <w:pStyle w:val="TableText"/>
            </w:pPr>
            <w:r>
              <w:t>1612</w:t>
            </w:r>
          </w:p>
        </w:tc>
        <w:tc>
          <w:tcPr>
            <w:tcW w:w="2179" w:type="dxa"/>
            <w:tcMar>
              <w:left w:w="58" w:type="dxa"/>
              <w:right w:w="58" w:type="dxa"/>
            </w:tcMar>
          </w:tcPr>
          <w:p w14:paraId="39927B2D" w14:textId="77777777" w:rsidR="000751EA" w:rsidRDefault="000751EA" w:rsidP="000751EA">
            <w:pPr>
              <w:pStyle w:val="TableText"/>
            </w:pPr>
            <w:r>
              <w:t>FEND EHR AUDIT SUFFIX</w:t>
            </w:r>
          </w:p>
        </w:tc>
        <w:tc>
          <w:tcPr>
            <w:tcW w:w="2848" w:type="dxa"/>
            <w:tcMar>
              <w:left w:w="58" w:type="dxa"/>
              <w:right w:w="58" w:type="dxa"/>
            </w:tcMar>
          </w:tcPr>
          <w:p w14:paraId="438C4B4F" w14:textId="5AC12C75" w:rsidR="000751EA" w:rsidRPr="00E01168" w:rsidRDefault="000751EA" w:rsidP="000751EA">
            <w:pPr>
              <w:pStyle w:val="TableText"/>
            </w:pPr>
            <w:r w:rsidRPr="00E01168">
              <w:t>:P:IDR-K-</w:t>
            </w:r>
            <w:hyperlink r:id="rId1510" w:history="1">
              <w:r w:rsidRPr="001802A4">
                <w:rPr>
                  <w:rStyle w:val="Hyperlink"/>
                </w:rPr>
                <w:t>FEH-CU</w:t>
              </w:r>
              <w:r>
                <w:rPr>
                  <w:rStyle w:val="Hyperlink"/>
                </w:rPr>
                <w:t>I</w:t>
              </w:r>
              <w:r w:rsidRPr="001802A4">
                <w:rPr>
                  <w:rStyle w:val="Hyperlink"/>
                </w:rPr>
                <w:t>UF</w:t>
              </w:r>
            </w:hyperlink>
          </w:p>
        </w:tc>
        <w:tc>
          <w:tcPr>
            <w:tcW w:w="3073" w:type="dxa"/>
            <w:tcMar>
              <w:left w:w="58" w:type="dxa"/>
              <w:right w:w="58" w:type="dxa"/>
            </w:tcMar>
          </w:tcPr>
          <w:p w14:paraId="7831E6FE" w14:textId="77777777" w:rsidR="000751EA" w:rsidRDefault="000751EA" w:rsidP="000751EA">
            <w:pPr>
              <w:pStyle w:val="TableText"/>
            </w:pPr>
            <w:r>
              <w:t>The EHR audit suffix.</w:t>
            </w:r>
          </w:p>
        </w:tc>
        <w:tc>
          <w:tcPr>
            <w:tcW w:w="1170" w:type="dxa"/>
            <w:tcMar>
              <w:left w:w="58" w:type="dxa"/>
              <w:right w:w="58" w:type="dxa"/>
            </w:tcMar>
          </w:tcPr>
          <w:p w14:paraId="2D77A18D" w14:textId="77777777" w:rsidR="000751EA" w:rsidRDefault="000751EA" w:rsidP="000751EA">
            <w:pPr>
              <w:pStyle w:val="TableText"/>
              <w:rPr>
                <w:caps/>
              </w:rPr>
            </w:pPr>
            <w:r>
              <w:rPr>
                <w:caps/>
              </w:rPr>
              <w:t>1 C</w:t>
            </w:r>
          </w:p>
        </w:tc>
        <w:tc>
          <w:tcPr>
            <w:tcW w:w="2160" w:type="dxa"/>
            <w:tcMar>
              <w:left w:w="58" w:type="dxa"/>
              <w:right w:w="58" w:type="dxa"/>
            </w:tcMar>
          </w:tcPr>
          <w:p w14:paraId="617D5AB0" w14:textId="77777777" w:rsidR="000751EA" w:rsidRPr="001802A4" w:rsidRDefault="000751EA" w:rsidP="000751EA">
            <w:pPr>
              <w:pStyle w:val="TableText"/>
            </w:pPr>
            <w:r w:rsidRPr="001802A4">
              <w:t>A, B, C, K</w:t>
            </w:r>
          </w:p>
        </w:tc>
        <w:tc>
          <w:tcPr>
            <w:tcW w:w="822" w:type="dxa"/>
            <w:tcMar>
              <w:left w:w="58" w:type="dxa"/>
              <w:right w:w="58" w:type="dxa"/>
            </w:tcMar>
          </w:tcPr>
          <w:p w14:paraId="210D022F" w14:textId="77777777" w:rsidR="000751EA" w:rsidRDefault="000751EA" w:rsidP="000751EA">
            <w:pPr>
              <w:pStyle w:val="TableText"/>
            </w:pPr>
            <w:r>
              <w:t>Spaces</w:t>
            </w:r>
          </w:p>
        </w:tc>
        <w:tc>
          <w:tcPr>
            <w:tcW w:w="412" w:type="dxa"/>
          </w:tcPr>
          <w:p w14:paraId="0B197C4D" w14:textId="77777777" w:rsidR="000751EA" w:rsidRDefault="000751EA" w:rsidP="000751EA">
            <w:pPr>
              <w:pStyle w:val="TableText"/>
            </w:pPr>
            <w:r>
              <w:t>-</w:t>
            </w:r>
          </w:p>
        </w:tc>
        <w:tc>
          <w:tcPr>
            <w:tcW w:w="406" w:type="dxa"/>
          </w:tcPr>
          <w:p w14:paraId="6BC2446D" w14:textId="77777777" w:rsidR="000751EA" w:rsidRDefault="000751EA" w:rsidP="000751EA">
            <w:pPr>
              <w:pStyle w:val="TableText"/>
            </w:pPr>
            <w:r>
              <w:t>X</w:t>
            </w:r>
          </w:p>
        </w:tc>
        <w:tc>
          <w:tcPr>
            <w:tcW w:w="503" w:type="dxa"/>
          </w:tcPr>
          <w:p w14:paraId="16C7FB1E" w14:textId="77777777" w:rsidR="000751EA" w:rsidRDefault="000751EA" w:rsidP="000751EA">
            <w:pPr>
              <w:pStyle w:val="TableText"/>
            </w:pPr>
            <w:r>
              <w:t>X</w:t>
            </w:r>
          </w:p>
        </w:tc>
      </w:tr>
      <w:tr w:rsidR="00C5027B" w14:paraId="2FD6F394" w14:textId="77777777" w:rsidTr="00245396">
        <w:trPr>
          <w:gridAfter w:val="1"/>
          <w:wAfter w:w="9" w:type="dxa"/>
          <w:cantSplit/>
        </w:trPr>
        <w:tc>
          <w:tcPr>
            <w:tcW w:w="802" w:type="dxa"/>
            <w:tcMar>
              <w:left w:w="58" w:type="dxa"/>
              <w:right w:w="58" w:type="dxa"/>
            </w:tcMar>
          </w:tcPr>
          <w:p w14:paraId="4B2D6522" w14:textId="2FE730C9" w:rsidR="000751EA" w:rsidRDefault="000751EA" w:rsidP="000751EA">
            <w:pPr>
              <w:pStyle w:val="TableText"/>
            </w:pPr>
            <w:r>
              <w:t>1613</w:t>
            </w:r>
            <w:r w:rsidR="005B7717">
              <w:t xml:space="preserve"> – </w:t>
            </w:r>
            <w:r>
              <w:t>1615</w:t>
            </w:r>
          </w:p>
        </w:tc>
        <w:tc>
          <w:tcPr>
            <w:tcW w:w="2179" w:type="dxa"/>
            <w:tcMar>
              <w:left w:w="58" w:type="dxa"/>
              <w:right w:w="58" w:type="dxa"/>
            </w:tcMar>
          </w:tcPr>
          <w:p w14:paraId="278D96C1" w14:textId="77777777" w:rsidR="000751EA" w:rsidRDefault="000751EA" w:rsidP="000751EA">
            <w:pPr>
              <w:pStyle w:val="TableText"/>
            </w:pPr>
            <w:r>
              <w:t xml:space="preserve">FEND EHR CUTBACK MSG </w:t>
            </w:r>
          </w:p>
        </w:tc>
        <w:tc>
          <w:tcPr>
            <w:tcW w:w="2848" w:type="dxa"/>
            <w:tcMar>
              <w:left w:w="58" w:type="dxa"/>
              <w:right w:w="58" w:type="dxa"/>
            </w:tcMar>
          </w:tcPr>
          <w:p w14:paraId="7DDD35F0" w14:textId="2C21B8C5" w:rsidR="000751EA" w:rsidRPr="00E01168" w:rsidRDefault="000751EA" w:rsidP="000751EA">
            <w:pPr>
              <w:pStyle w:val="TableText"/>
            </w:pPr>
            <w:r w:rsidRPr="00E01168">
              <w:t>:P:IDR-K-</w:t>
            </w:r>
            <w:hyperlink r:id="rId1511" w:history="1">
              <w:r w:rsidRPr="001802A4">
                <w:rPr>
                  <w:rStyle w:val="Hyperlink"/>
                </w:rPr>
                <w:t>FEH</w:t>
              </w:r>
              <w:r>
                <w:rPr>
                  <w:rStyle w:val="Hyperlink"/>
                </w:rPr>
                <w:t>I</w:t>
              </w:r>
              <w:r w:rsidRPr="001802A4">
                <w:rPr>
                  <w:rStyle w:val="Hyperlink"/>
                </w:rPr>
                <w:t>T-MSG</w:t>
              </w:r>
            </w:hyperlink>
          </w:p>
        </w:tc>
        <w:tc>
          <w:tcPr>
            <w:tcW w:w="3073" w:type="dxa"/>
            <w:tcMar>
              <w:left w:w="58" w:type="dxa"/>
              <w:right w:w="58" w:type="dxa"/>
            </w:tcMar>
          </w:tcPr>
          <w:p w14:paraId="2A6B3180" w14:textId="77777777" w:rsidR="000751EA" w:rsidRDefault="000751EA" w:rsidP="000751EA">
            <w:pPr>
              <w:pStyle w:val="TableText"/>
            </w:pPr>
            <w:r>
              <w:t>The EHR cutback narrative message mapped from the audit.</w:t>
            </w:r>
          </w:p>
        </w:tc>
        <w:tc>
          <w:tcPr>
            <w:tcW w:w="1170" w:type="dxa"/>
            <w:tcMar>
              <w:left w:w="58" w:type="dxa"/>
              <w:right w:w="58" w:type="dxa"/>
            </w:tcMar>
          </w:tcPr>
          <w:p w14:paraId="6D56B1F8" w14:textId="77777777" w:rsidR="000751EA" w:rsidRDefault="000751EA" w:rsidP="000751EA">
            <w:pPr>
              <w:pStyle w:val="TableText"/>
              <w:rPr>
                <w:caps/>
              </w:rPr>
            </w:pPr>
            <w:r>
              <w:rPr>
                <w:caps/>
              </w:rPr>
              <w:t>3 C</w:t>
            </w:r>
          </w:p>
        </w:tc>
        <w:tc>
          <w:tcPr>
            <w:tcW w:w="2160" w:type="dxa"/>
            <w:tcMar>
              <w:left w:w="58" w:type="dxa"/>
              <w:right w:w="58" w:type="dxa"/>
            </w:tcMar>
          </w:tcPr>
          <w:p w14:paraId="31F67952" w14:textId="77777777" w:rsidR="000751EA" w:rsidRPr="001802A4" w:rsidRDefault="000751EA" w:rsidP="000751EA">
            <w:pPr>
              <w:pStyle w:val="TableText"/>
            </w:pPr>
            <w:r>
              <w:t>-</w:t>
            </w:r>
          </w:p>
        </w:tc>
        <w:tc>
          <w:tcPr>
            <w:tcW w:w="822" w:type="dxa"/>
            <w:tcMar>
              <w:left w:w="58" w:type="dxa"/>
              <w:right w:w="58" w:type="dxa"/>
            </w:tcMar>
          </w:tcPr>
          <w:p w14:paraId="57990CF0" w14:textId="77777777" w:rsidR="000751EA" w:rsidRDefault="000751EA" w:rsidP="000751EA">
            <w:pPr>
              <w:pStyle w:val="TableText"/>
            </w:pPr>
            <w:r>
              <w:t>Spaces</w:t>
            </w:r>
          </w:p>
        </w:tc>
        <w:tc>
          <w:tcPr>
            <w:tcW w:w="412" w:type="dxa"/>
          </w:tcPr>
          <w:p w14:paraId="25923E56" w14:textId="77777777" w:rsidR="000751EA" w:rsidRDefault="000751EA" w:rsidP="000751EA">
            <w:pPr>
              <w:pStyle w:val="TableText"/>
            </w:pPr>
            <w:r>
              <w:t>-</w:t>
            </w:r>
          </w:p>
        </w:tc>
        <w:tc>
          <w:tcPr>
            <w:tcW w:w="406" w:type="dxa"/>
          </w:tcPr>
          <w:p w14:paraId="766E3956" w14:textId="77777777" w:rsidR="000751EA" w:rsidRDefault="000751EA" w:rsidP="000751EA">
            <w:pPr>
              <w:pStyle w:val="TableText"/>
            </w:pPr>
            <w:r>
              <w:t>X</w:t>
            </w:r>
          </w:p>
        </w:tc>
        <w:tc>
          <w:tcPr>
            <w:tcW w:w="503" w:type="dxa"/>
          </w:tcPr>
          <w:p w14:paraId="7D9A9F1C" w14:textId="77777777" w:rsidR="000751EA" w:rsidRDefault="000751EA" w:rsidP="000751EA">
            <w:pPr>
              <w:pStyle w:val="TableText"/>
            </w:pPr>
            <w:r>
              <w:t>X</w:t>
            </w:r>
          </w:p>
        </w:tc>
      </w:tr>
      <w:tr w:rsidR="00C5027B" w14:paraId="06006687" w14:textId="77777777" w:rsidTr="00245396">
        <w:trPr>
          <w:gridAfter w:val="1"/>
          <w:wAfter w:w="9" w:type="dxa"/>
          <w:cantSplit/>
        </w:trPr>
        <w:tc>
          <w:tcPr>
            <w:tcW w:w="802" w:type="dxa"/>
            <w:tcMar>
              <w:left w:w="58" w:type="dxa"/>
              <w:right w:w="58" w:type="dxa"/>
            </w:tcMar>
          </w:tcPr>
          <w:p w14:paraId="644B38B9" w14:textId="718C5FC3" w:rsidR="000751EA" w:rsidRDefault="000751EA" w:rsidP="000751EA">
            <w:pPr>
              <w:pStyle w:val="TableText"/>
            </w:pPr>
            <w:r>
              <w:t>1616</w:t>
            </w:r>
            <w:r w:rsidR="005B7717">
              <w:t xml:space="preserve"> – </w:t>
            </w:r>
            <w:r>
              <w:t>1618</w:t>
            </w:r>
          </w:p>
        </w:tc>
        <w:tc>
          <w:tcPr>
            <w:tcW w:w="2179" w:type="dxa"/>
            <w:tcMar>
              <w:left w:w="58" w:type="dxa"/>
              <w:right w:w="58" w:type="dxa"/>
            </w:tcMar>
          </w:tcPr>
          <w:p w14:paraId="34CC07BF" w14:textId="77777777" w:rsidR="000751EA" w:rsidRDefault="000751EA" w:rsidP="000751EA">
            <w:pPr>
              <w:pStyle w:val="TableText"/>
            </w:pPr>
            <w:r>
              <w:t>MPAP EHR AUDIT</w:t>
            </w:r>
          </w:p>
        </w:tc>
        <w:tc>
          <w:tcPr>
            <w:tcW w:w="2848" w:type="dxa"/>
            <w:tcMar>
              <w:left w:w="58" w:type="dxa"/>
              <w:right w:w="58" w:type="dxa"/>
            </w:tcMar>
          </w:tcPr>
          <w:p w14:paraId="1251EB81" w14:textId="14D2DAA4" w:rsidR="000751EA" w:rsidRPr="00E01168" w:rsidRDefault="000751EA" w:rsidP="000751EA">
            <w:pPr>
              <w:pStyle w:val="TableText"/>
            </w:pPr>
            <w:r w:rsidRPr="00E01168">
              <w:t>:P:IDR-K-</w:t>
            </w:r>
            <w:hyperlink r:id="rId1512" w:history="1">
              <w:r w:rsidRPr="00E8300C">
                <w:rPr>
                  <w:rStyle w:val="Hyperlink"/>
                </w:rPr>
                <w:t>MEH-CUT-CD</w:t>
              </w:r>
            </w:hyperlink>
          </w:p>
        </w:tc>
        <w:tc>
          <w:tcPr>
            <w:tcW w:w="3073" w:type="dxa"/>
            <w:tcMar>
              <w:left w:w="58" w:type="dxa"/>
              <w:right w:w="58" w:type="dxa"/>
            </w:tcMar>
          </w:tcPr>
          <w:p w14:paraId="6BC4616B" w14:textId="77777777" w:rsidR="000751EA" w:rsidRDefault="000751EA" w:rsidP="000751EA">
            <w:pPr>
              <w:pStyle w:val="TableText"/>
            </w:pPr>
            <w:r>
              <w:t>The EHR detail audit that set in MPAP processing.</w:t>
            </w:r>
          </w:p>
        </w:tc>
        <w:tc>
          <w:tcPr>
            <w:tcW w:w="1170" w:type="dxa"/>
            <w:tcMar>
              <w:left w:w="58" w:type="dxa"/>
              <w:right w:w="58" w:type="dxa"/>
            </w:tcMar>
          </w:tcPr>
          <w:p w14:paraId="67DA307E" w14:textId="77777777" w:rsidR="000751EA" w:rsidRDefault="000751EA" w:rsidP="000751EA">
            <w:pPr>
              <w:pStyle w:val="TableText"/>
              <w:rPr>
                <w:caps/>
              </w:rPr>
            </w:pPr>
            <w:r>
              <w:rPr>
                <w:caps/>
              </w:rPr>
              <w:t>3 N</w:t>
            </w:r>
          </w:p>
        </w:tc>
        <w:tc>
          <w:tcPr>
            <w:tcW w:w="2160" w:type="dxa"/>
            <w:tcMar>
              <w:left w:w="58" w:type="dxa"/>
              <w:right w:w="58" w:type="dxa"/>
            </w:tcMar>
          </w:tcPr>
          <w:p w14:paraId="38833DE5" w14:textId="77777777" w:rsidR="000751EA" w:rsidRDefault="000751EA" w:rsidP="000751EA">
            <w:pPr>
              <w:pStyle w:val="TableText"/>
            </w:pPr>
            <w:r>
              <w:t>-</w:t>
            </w:r>
          </w:p>
        </w:tc>
        <w:tc>
          <w:tcPr>
            <w:tcW w:w="822" w:type="dxa"/>
            <w:tcMar>
              <w:left w:w="58" w:type="dxa"/>
              <w:right w:w="58" w:type="dxa"/>
            </w:tcMar>
          </w:tcPr>
          <w:p w14:paraId="1DEA5827" w14:textId="77777777" w:rsidR="000751EA" w:rsidRDefault="000751EA" w:rsidP="000751EA">
            <w:pPr>
              <w:pStyle w:val="TableText"/>
            </w:pPr>
            <w:r>
              <w:t>Zeros</w:t>
            </w:r>
          </w:p>
        </w:tc>
        <w:tc>
          <w:tcPr>
            <w:tcW w:w="412" w:type="dxa"/>
          </w:tcPr>
          <w:p w14:paraId="4244A177" w14:textId="77777777" w:rsidR="000751EA" w:rsidRDefault="000751EA" w:rsidP="000751EA">
            <w:pPr>
              <w:pStyle w:val="TableText"/>
            </w:pPr>
            <w:r>
              <w:t>-</w:t>
            </w:r>
          </w:p>
        </w:tc>
        <w:tc>
          <w:tcPr>
            <w:tcW w:w="406" w:type="dxa"/>
          </w:tcPr>
          <w:p w14:paraId="5DF32F24" w14:textId="77777777" w:rsidR="000751EA" w:rsidRDefault="000751EA" w:rsidP="000751EA">
            <w:pPr>
              <w:pStyle w:val="TableText"/>
            </w:pPr>
            <w:r>
              <w:t>X</w:t>
            </w:r>
          </w:p>
        </w:tc>
        <w:tc>
          <w:tcPr>
            <w:tcW w:w="503" w:type="dxa"/>
          </w:tcPr>
          <w:p w14:paraId="55645AE8" w14:textId="77777777" w:rsidR="000751EA" w:rsidRDefault="000751EA" w:rsidP="000751EA">
            <w:pPr>
              <w:pStyle w:val="TableText"/>
            </w:pPr>
            <w:r>
              <w:t>X</w:t>
            </w:r>
          </w:p>
        </w:tc>
      </w:tr>
      <w:tr w:rsidR="00C5027B" w14:paraId="2FDD2B9E" w14:textId="77777777" w:rsidTr="00245396">
        <w:trPr>
          <w:gridAfter w:val="1"/>
          <w:wAfter w:w="9" w:type="dxa"/>
          <w:cantSplit/>
        </w:trPr>
        <w:tc>
          <w:tcPr>
            <w:tcW w:w="802" w:type="dxa"/>
            <w:tcMar>
              <w:left w:w="58" w:type="dxa"/>
              <w:right w:w="58" w:type="dxa"/>
            </w:tcMar>
          </w:tcPr>
          <w:p w14:paraId="586A0044" w14:textId="77777777" w:rsidR="000751EA" w:rsidRDefault="000751EA" w:rsidP="000751EA">
            <w:pPr>
              <w:pStyle w:val="TableText"/>
            </w:pPr>
            <w:r>
              <w:t>1619</w:t>
            </w:r>
          </w:p>
        </w:tc>
        <w:tc>
          <w:tcPr>
            <w:tcW w:w="2179" w:type="dxa"/>
            <w:tcMar>
              <w:left w:w="58" w:type="dxa"/>
              <w:right w:w="58" w:type="dxa"/>
            </w:tcMar>
          </w:tcPr>
          <w:p w14:paraId="75990585" w14:textId="58232086" w:rsidR="000751EA" w:rsidRDefault="000751EA" w:rsidP="005B45DE">
            <w:pPr>
              <w:pStyle w:val="TableText"/>
            </w:pPr>
            <w:r>
              <w:t>MPAP EHR AUDIT SUFFIX</w:t>
            </w:r>
          </w:p>
        </w:tc>
        <w:tc>
          <w:tcPr>
            <w:tcW w:w="2848" w:type="dxa"/>
            <w:tcMar>
              <w:left w:w="58" w:type="dxa"/>
              <w:right w:w="58" w:type="dxa"/>
            </w:tcMar>
          </w:tcPr>
          <w:p w14:paraId="0A75B0D6" w14:textId="2B12FAB7" w:rsidR="000751EA" w:rsidRPr="00E01168" w:rsidRDefault="000751EA" w:rsidP="000751EA">
            <w:pPr>
              <w:pStyle w:val="TableText"/>
            </w:pPr>
            <w:r w:rsidRPr="00E01168">
              <w:t>:P:IDR-K-</w:t>
            </w:r>
            <w:hyperlink r:id="rId1513" w:history="1">
              <w:r w:rsidRPr="001802A4">
                <w:rPr>
                  <w:rStyle w:val="Hyperlink"/>
                </w:rPr>
                <w:t>MEH-CUT-SUF</w:t>
              </w:r>
            </w:hyperlink>
          </w:p>
        </w:tc>
        <w:tc>
          <w:tcPr>
            <w:tcW w:w="3073" w:type="dxa"/>
            <w:tcMar>
              <w:left w:w="58" w:type="dxa"/>
              <w:right w:w="58" w:type="dxa"/>
            </w:tcMar>
          </w:tcPr>
          <w:p w14:paraId="600DBC69" w14:textId="77777777" w:rsidR="000751EA" w:rsidRDefault="000751EA" w:rsidP="000751EA">
            <w:pPr>
              <w:pStyle w:val="TableText"/>
            </w:pPr>
            <w:r>
              <w:t>The EHR audit suffix.</w:t>
            </w:r>
          </w:p>
        </w:tc>
        <w:tc>
          <w:tcPr>
            <w:tcW w:w="1170" w:type="dxa"/>
            <w:tcMar>
              <w:left w:w="58" w:type="dxa"/>
              <w:right w:w="58" w:type="dxa"/>
            </w:tcMar>
          </w:tcPr>
          <w:p w14:paraId="0A01EA9B" w14:textId="77777777" w:rsidR="000751EA" w:rsidRDefault="000751EA" w:rsidP="000751EA">
            <w:pPr>
              <w:pStyle w:val="TableText"/>
              <w:rPr>
                <w:caps/>
              </w:rPr>
            </w:pPr>
            <w:r>
              <w:rPr>
                <w:caps/>
              </w:rPr>
              <w:t>1 C</w:t>
            </w:r>
          </w:p>
        </w:tc>
        <w:tc>
          <w:tcPr>
            <w:tcW w:w="2160" w:type="dxa"/>
            <w:tcMar>
              <w:left w:w="58" w:type="dxa"/>
              <w:right w:w="58" w:type="dxa"/>
            </w:tcMar>
          </w:tcPr>
          <w:p w14:paraId="0691E35A" w14:textId="77777777" w:rsidR="000751EA" w:rsidRPr="001802A4" w:rsidRDefault="000751EA" w:rsidP="000751EA">
            <w:pPr>
              <w:pStyle w:val="TableText"/>
            </w:pPr>
            <w:r w:rsidRPr="001802A4">
              <w:t>A, B, C, K</w:t>
            </w:r>
          </w:p>
        </w:tc>
        <w:tc>
          <w:tcPr>
            <w:tcW w:w="822" w:type="dxa"/>
            <w:tcMar>
              <w:left w:w="58" w:type="dxa"/>
              <w:right w:w="58" w:type="dxa"/>
            </w:tcMar>
          </w:tcPr>
          <w:p w14:paraId="25CB9929" w14:textId="77777777" w:rsidR="000751EA" w:rsidRDefault="000751EA" w:rsidP="000751EA">
            <w:pPr>
              <w:pStyle w:val="TableText"/>
            </w:pPr>
            <w:r>
              <w:t>SPI</w:t>
            </w:r>
          </w:p>
        </w:tc>
        <w:tc>
          <w:tcPr>
            <w:tcW w:w="412" w:type="dxa"/>
          </w:tcPr>
          <w:p w14:paraId="0EBF8CD8" w14:textId="77777777" w:rsidR="000751EA" w:rsidRDefault="000751EA" w:rsidP="000751EA">
            <w:pPr>
              <w:pStyle w:val="TableText"/>
            </w:pPr>
            <w:r>
              <w:t>-</w:t>
            </w:r>
          </w:p>
        </w:tc>
        <w:tc>
          <w:tcPr>
            <w:tcW w:w="406" w:type="dxa"/>
          </w:tcPr>
          <w:p w14:paraId="658AF0DD" w14:textId="77777777" w:rsidR="000751EA" w:rsidRDefault="000751EA" w:rsidP="000751EA">
            <w:pPr>
              <w:pStyle w:val="TableText"/>
            </w:pPr>
            <w:r>
              <w:t>X</w:t>
            </w:r>
          </w:p>
        </w:tc>
        <w:tc>
          <w:tcPr>
            <w:tcW w:w="503" w:type="dxa"/>
          </w:tcPr>
          <w:p w14:paraId="1E47498B" w14:textId="77777777" w:rsidR="000751EA" w:rsidRDefault="000751EA" w:rsidP="000751EA">
            <w:pPr>
              <w:pStyle w:val="TableText"/>
            </w:pPr>
            <w:r>
              <w:t>X</w:t>
            </w:r>
          </w:p>
        </w:tc>
      </w:tr>
      <w:tr w:rsidR="00C5027B" w14:paraId="1AB3C91B" w14:textId="77777777" w:rsidTr="00245396">
        <w:trPr>
          <w:gridAfter w:val="1"/>
          <w:wAfter w:w="9" w:type="dxa"/>
          <w:cantSplit/>
        </w:trPr>
        <w:tc>
          <w:tcPr>
            <w:tcW w:w="802" w:type="dxa"/>
            <w:tcMar>
              <w:left w:w="58" w:type="dxa"/>
              <w:right w:w="58" w:type="dxa"/>
            </w:tcMar>
          </w:tcPr>
          <w:p w14:paraId="52DF293C" w14:textId="64664F82" w:rsidR="000751EA" w:rsidRDefault="000751EA" w:rsidP="000751EA">
            <w:pPr>
              <w:pStyle w:val="TableText"/>
            </w:pPr>
            <w:r>
              <w:t>1620</w:t>
            </w:r>
            <w:r w:rsidR="005B7717">
              <w:t xml:space="preserve"> – </w:t>
            </w:r>
            <w:r>
              <w:t>1622</w:t>
            </w:r>
          </w:p>
        </w:tc>
        <w:tc>
          <w:tcPr>
            <w:tcW w:w="2179" w:type="dxa"/>
            <w:tcMar>
              <w:left w:w="58" w:type="dxa"/>
              <w:right w:w="58" w:type="dxa"/>
            </w:tcMar>
          </w:tcPr>
          <w:p w14:paraId="563DBEA8" w14:textId="0685E7D5" w:rsidR="000751EA" w:rsidRDefault="000751EA" w:rsidP="005B45DE">
            <w:pPr>
              <w:pStyle w:val="TableText"/>
            </w:pPr>
            <w:r>
              <w:t>MPAP EHR CUTBACK MSG</w:t>
            </w:r>
          </w:p>
        </w:tc>
        <w:tc>
          <w:tcPr>
            <w:tcW w:w="2848" w:type="dxa"/>
            <w:tcMar>
              <w:left w:w="58" w:type="dxa"/>
              <w:right w:w="58" w:type="dxa"/>
            </w:tcMar>
          </w:tcPr>
          <w:p w14:paraId="19C82766" w14:textId="4C71A0A7" w:rsidR="000751EA" w:rsidRPr="00E01168" w:rsidRDefault="000751EA" w:rsidP="000751EA">
            <w:pPr>
              <w:pStyle w:val="TableText"/>
            </w:pPr>
            <w:r w:rsidRPr="00E01168">
              <w:t>:P:IDR-K-</w:t>
            </w:r>
            <w:hyperlink r:id="rId1514" w:history="1">
              <w:r w:rsidRPr="001802A4">
                <w:rPr>
                  <w:rStyle w:val="Hyperlink"/>
                </w:rPr>
                <w:t>MEH-CUT-MSG</w:t>
              </w:r>
            </w:hyperlink>
          </w:p>
        </w:tc>
        <w:tc>
          <w:tcPr>
            <w:tcW w:w="3073" w:type="dxa"/>
            <w:tcMar>
              <w:left w:w="58" w:type="dxa"/>
              <w:right w:w="58" w:type="dxa"/>
            </w:tcMar>
          </w:tcPr>
          <w:p w14:paraId="2E9C2AE7" w14:textId="77777777" w:rsidR="000751EA" w:rsidRDefault="000751EA" w:rsidP="000751EA">
            <w:pPr>
              <w:pStyle w:val="TableText"/>
            </w:pPr>
            <w:r>
              <w:t>The EHR cutback narrative message mapped from the audit.</w:t>
            </w:r>
          </w:p>
        </w:tc>
        <w:tc>
          <w:tcPr>
            <w:tcW w:w="1170" w:type="dxa"/>
            <w:tcMar>
              <w:left w:w="58" w:type="dxa"/>
              <w:right w:w="58" w:type="dxa"/>
            </w:tcMar>
          </w:tcPr>
          <w:p w14:paraId="3826B842" w14:textId="77777777" w:rsidR="000751EA" w:rsidRDefault="000751EA" w:rsidP="000751EA">
            <w:pPr>
              <w:pStyle w:val="TableText"/>
              <w:rPr>
                <w:caps/>
              </w:rPr>
            </w:pPr>
            <w:r>
              <w:rPr>
                <w:caps/>
              </w:rPr>
              <w:t>3 C</w:t>
            </w:r>
          </w:p>
        </w:tc>
        <w:tc>
          <w:tcPr>
            <w:tcW w:w="2160" w:type="dxa"/>
            <w:tcMar>
              <w:left w:w="58" w:type="dxa"/>
              <w:right w:w="58" w:type="dxa"/>
            </w:tcMar>
          </w:tcPr>
          <w:p w14:paraId="40779BBC" w14:textId="77777777" w:rsidR="000751EA" w:rsidRPr="001802A4" w:rsidRDefault="000751EA" w:rsidP="000751EA">
            <w:pPr>
              <w:pStyle w:val="TableText"/>
            </w:pPr>
            <w:r>
              <w:t>-</w:t>
            </w:r>
          </w:p>
        </w:tc>
        <w:tc>
          <w:tcPr>
            <w:tcW w:w="822" w:type="dxa"/>
            <w:tcMar>
              <w:left w:w="58" w:type="dxa"/>
              <w:right w:w="58" w:type="dxa"/>
            </w:tcMar>
          </w:tcPr>
          <w:p w14:paraId="479E5A61" w14:textId="77777777" w:rsidR="000751EA" w:rsidRDefault="000751EA" w:rsidP="000751EA">
            <w:pPr>
              <w:pStyle w:val="TableText"/>
            </w:pPr>
            <w:r>
              <w:t>Spaces</w:t>
            </w:r>
          </w:p>
        </w:tc>
        <w:tc>
          <w:tcPr>
            <w:tcW w:w="412" w:type="dxa"/>
          </w:tcPr>
          <w:p w14:paraId="20FE2856" w14:textId="77777777" w:rsidR="000751EA" w:rsidRDefault="000751EA" w:rsidP="000751EA">
            <w:pPr>
              <w:pStyle w:val="TableText"/>
            </w:pPr>
            <w:r>
              <w:t>-</w:t>
            </w:r>
          </w:p>
        </w:tc>
        <w:tc>
          <w:tcPr>
            <w:tcW w:w="406" w:type="dxa"/>
          </w:tcPr>
          <w:p w14:paraId="515E30B3" w14:textId="77777777" w:rsidR="000751EA" w:rsidRDefault="000751EA" w:rsidP="000751EA">
            <w:pPr>
              <w:pStyle w:val="TableText"/>
            </w:pPr>
            <w:r>
              <w:t>X</w:t>
            </w:r>
          </w:p>
        </w:tc>
        <w:tc>
          <w:tcPr>
            <w:tcW w:w="503" w:type="dxa"/>
          </w:tcPr>
          <w:p w14:paraId="257F2B7B" w14:textId="77777777" w:rsidR="000751EA" w:rsidRDefault="000751EA" w:rsidP="000751EA">
            <w:pPr>
              <w:pStyle w:val="TableText"/>
            </w:pPr>
            <w:r>
              <w:t>X</w:t>
            </w:r>
          </w:p>
        </w:tc>
      </w:tr>
      <w:tr w:rsidR="00C5027B" w14:paraId="27564AB5" w14:textId="77777777" w:rsidTr="00245396">
        <w:trPr>
          <w:gridAfter w:val="1"/>
          <w:wAfter w:w="9" w:type="dxa"/>
          <w:cantSplit/>
        </w:trPr>
        <w:tc>
          <w:tcPr>
            <w:tcW w:w="802" w:type="dxa"/>
            <w:tcMar>
              <w:left w:w="58" w:type="dxa"/>
              <w:right w:w="58" w:type="dxa"/>
            </w:tcMar>
          </w:tcPr>
          <w:p w14:paraId="7E36C5DB" w14:textId="12664B15" w:rsidR="000751EA" w:rsidRDefault="000751EA" w:rsidP="000751EA">
            <w:pPr>
              <w:pStyle w:val="TableText"/>
            </w:pPr>
            <w:r>
              <w:t>1623</w:t>
            </w:r>
            <w:r w:rsidR="005B7717">
              <w:t xml:space="preserve"> – </w:t>
            </w:r>
            <w:r>
              <w:t>1625</w:t>
            </w:r>
          </w:p>
        </w:tc>
        <w:tc>
          <w:tcPr>
            <w:tcW w:w="2179" w:type="dxa"/>
            <w:tcMar>
              <w:left w:w="58" w:type="dxa"/>
              <w:right w:w="58" w:type="dxa"/>
            </w:tcMar>
          </w:tcPr>
          <w:p w14:paraId="1651537A" w14:textId="77777777" w:rsidR="000751EA" w:rsidRDefault="000751EA" w:rsidP="000751EA">
            <w:pPr>
              <w:pStyle w:val="TableText"/>
            </w:pPr>
            <w:r>
              <w:t>FEND PQRS AUDIT</w:t>
            </w:r>
          </w:p>
        </w:tc>
        <w:tc>
          <w:tcPr>
            <w:tcW w:w="2848" w:type="dxa"/>
            <w:tcMar>
              <w:left w:w="58" w:type="dxa"/>
              <w:right w:w="58" w:type="dxa"/>
            </w:tcMar>
          </w:tcPr>
          <w:p w14:paraId="48FC3EF8" w14:textId="5F28D085" w:rsidR="000751EA" w:rsidRPr="00E01168" w:rsidRDefault="000751EA" w:rsidP="000751EA">
            <w:pPr>
              <w:pStyle w:val="TableText"/>
            </w:pPr>
            <w:r w:rsidRPr="00E01168">
              <w:t>:P:IDR-K-</w:t>
            </w:r>
            <w:hyperlink r:id="rId1515" w:history="1">
              <w:r w:rsidRPr="001802A4">
                <w:rPr>
                  <w:rStyle w:val="Hyperlink"/>
                </w:rPr>
                <w:t>FPQ-CUT-CD</w:t>
              </w:r>
            </w:hyperlink>
          </w:p>
        </w:tc>
        <w:tc>
          <w:tcPr>
            <w:tcW w:w="3073" w:type="dxa"/>
            <w:tcMar>
              <w:left w:w="58" w:type="dxa"/>
              <w:right w:w="58" w:type="dxa"/>
            </w:tcMar>
          </w:tcPr>
          <w:p w14:paraId="10088D28" w14:textId="5C410876" w:rsidR="000751EA" w:rsidRDefault="000751EA" w:rsidP="005B45DE">
            <w:pPr>
              <w:pStyle w:val="TableText"/>
            </w:pPr>
            <w:r>
              <w:t>The PQRS detail audit that set in frontend processing</w:t>
            </w:r>
            <w:r w:rsidR="005B45DE">
              <w:t>.</w:t>
            </w:r>
            <w:r>
              <w:t xml:space="preserve"> See PQRS spec </w:t>
            </w:r>
            <w:hyperlink r:id="rId1516" w:history="1">
              <w:r w:rsidRPr="00E82915">
                <w:rPr>
                  <w:rStyle w:val="Hyperlink"/>
                </w:rPr>
                <w:t>S1236000</w:t>
              </w:r>
            </w:hyperlink>
            <w:r w:rsidRPr="00E01168">
              <w:t>.</w:t>
            </w:r>
          </w:p>
        </w:tc>
        <w:tc>
          <w:tcPr>
            <w:tcW w:w="1170" w:type="dxa"/>
            <w:tcMar>
              <w:left w:w="58" w:type="dxa"/>
              <w:right w:w="58" w:type="dxa"/>
            </w:tcMar>
          </w:tcPr>
          <w:p w14:paraId="331C01F0" w14:textId="77777777" w:rsidR="000751EA" w:rsidRDefault="000751EA" w:rsidP="000751EA">
            <w:pPr>
              <w:pStyle w:val="TableText"/>
              <w:rPr>
                <w:caps/>
              </w:rPr>
            </w:pPr>
            <w:r>
              <w:rPr>
                <w:caps/>
              </w:rPr>
              <w:t>3 N</w:t>
            </w:r>
          </w:p>
        </w:tc>
        <w:tc>
          <w:tcPr>
            <w:tcW w:w="2160" w:type="dxa"/>
            <w:tcMar>
              <w:left w:w="58" w:type="dxa"/>
              <w:right w:w="58" w:type="dxa"/>
            </w:tcMar>
          </w:tcPr>
          <w:p w14:paraId="548315D3" w14:textId="77777777" w:rsidR="000751EA" w:rsidRPr="001802A4" w:rsidRDefault="000751EA" w:rsidP="000751EA">
            <w:pPr>
              <w:pStyle w:val="TableText"/>
            </w:pPr>
            <w:r>
              <w:t>-</w:t>
            </w:r>
          </w:p>
        </w:tc>
        <w:tc>
          <w:tcPr>
            <w:tcW w:w="822" w:type="dxa"/>
            <w:tcMar>
              <w:left w:w="58" w:type="dxa"/>
              <w:right w:w="58" w:type="dxa"/>
            </w:tcMar>
          </w:tcPr>
          <w:p w14:paraId="43E91DFD" w14:textId="77777777" w:rsidR="000751EA" w:rsidRDefault="000751EA" w:rsidP="000751EA">
            <w:pPr>
              <w:pStyle w:val="TableText"/>
            </w:pPr>
            <w:r>
              <w:t>Zeros</w:t>
            </w:r>
          </w:p>
        </w:tc>
        <w:tc>
          <w:tcPr>
            <w:tcW w:w="412" w:type="dxa"/>
          </w:tcPr>
          <w:p w14:paraId="613040AF" w14:textId="77777777" w:rsidR="000751EA" w:rsidRDefault="000751EA" w:rsidP="000751EA">
            <w:pPr>
              <w:pStyle w:val="TableText"/>
            </w:pPr>
            <w:r>
              <w:t>-</w:t>
            </w:r>
          </w:p>
        </w:tc>
        <w:tc>
          <w:tcPr>
            <w:tcW w:w="406" w:type="dxa"/>
          </w:tcPr>
          <w:p w14:paraId="132E683F" w14:textId="77777777" w:rsidR="000751EA" w:rsidRDefault="000751EA" w:rsidP="000751EA">
            <w:pPr>
              <w:pStyle w:val="TableText"/>
            </w:pPr>
            <w:r>
              <w:t>X</w:t>
            </w:r>
          </w:p>
        </w:tc>
        <w:tc>
          <w:tcPr>
            <w:tcW w:w="503" w:type="dxa"/>
          </w:tcPr>
          <w:p w14:paraId="7661F739" w14:textId="77777777" w:rsidR="000751EA" w:rsidRDefault="000751EA" w:rsidP="000751EA">
            <w:pPr>
              <w:pStyle w:val="TableText"/>
            </w:pPr>
            <w:r>
              <w:t>X</w:t>
            </w:r>
          </w:p>
        </w:tc>
      </w:tr>
      <w:tr w:rsidR="00C5027B" w14:paraId="0FA00514" w14:textId="77777777" w:rsidTr="00245396">
        <w:trPr>
          <w:gridAfter w:val="1"/>
          <w:wAfter w:w="9" w:type="dxa"/>
          <w:cantSplit/>
        </w:trPr>
        <w:tc>
          <w:tcPr>
            <w:tcW w:w="802" w:type="dxa"/>
            <w:tcMar>
              <w:left w:w="58" w:type="dxa"/>
              <w:right w:w="58" w:type="dxa"/>
            </w:tcMar>
          </w:tcPr>
          <w:p w14:paraId="347CC51E" w14:textId="77777777" w:rsidR="000751EA" w:rsidRDefault="000751EA" w:rsidP="000751EA">
            <w:pPr>
              <w:pStyle w:val="TableText"/>
            </w:pPr>
            <w:r>
              <w:t>1626</w:t>
            </w:r>
          </w:p>
        </w:tc>
        <w:tc>
          <w:tcPr>
            <w:tcW w:w="2179" w:type="dxa"/>
            <w:tcMar>
              <w:left w:w="58" w:type="dxa"/>
              <w:right w:w="58" w:type="dxa"/>
            </w:tcMar>
          </w:tcPr>
          <w:p w14:paraId="31A2CEB1" w14:textId="77777777" w:rsidR="000751EA" w:rsidRDefault="000751EA" w:rsidP="000751EA">
            <w:pPr>
              <w:pStyle w:val="TableText"/>
            </w:pPr>
            <w:r>
              <w:t>FEND PQRS AUDIT SUFFIX</w:t>
            </w:r>
          </w:p>
        </w:tc>
        <w:tc>
          <w:tcPr>
            <w:tcW w:w="2848" w:type="dxa"/>
            <w:tcMar>
              <w:left w:w="58" w:type="dxa"/>
              <w:right w:w="58" w:type="dxa"/>
            </w:tcMar>
          </w:tcPr>
          <w:p w14:paraId="4DE01805" w14:textId="689193F9" w:rsidR="000751EA" w:rsidRPr="00E01168" w:rsidRDefault="000751EA" w:rsidP="000751EA">
            <w:pPr>
              <w:pStyle w:val="TableText"/>
            </w:pPr>
            <w:r w:rsidRPr="00E01168">
              <w:t>:P:IDR-K-</w:t>
            </w:r>
            <w:hyperlink r:id="rId1517" w:history="1">
              <w:r w:rsidRPr="001802A4">
                <w:rPr>
                  <w:rStyle w:val="Hyperlink"/>
                </w:rPr>
                <w:t>FPQ-CUT-SUF</w:t>
              </w:r>
            </w:hyperlink>
          </w:p>
        </w:tc>
        <w:tc>
          <w:tcPr>
            <w:tcW w:w="3073" w:type="dxa"/>
            <w:tcMar>
              <w:left w:w="58" w:type="dxa"/>
              <w:right w:w="58" w:type="dxa"/>
            </w:tcMar>
          </w:tcPr>
          <w:p w14:paraId="290648BE" w14:textId="77777777" w:rsidR="000751EA" w:rsidRDefault="000751EA" w:rsidP="000751EA">
            <w:pPr>
              <w:pStyle w:val="TableText"/>
            </w:pPr>
            <w:r>
              <w:t>The PQRS audit suffix.</w:t>
            </w:r>
          </w:p>
        </w:tc>
        <w:tc>
          <w:tcPr>
            <w:tcW w:w="1170" w:type="dxa"/>
            <w:tcMar>
              <w:left w:w="58" w:type="dxa"/>
              <w:right w:w="58" w:type="dxa"/>
            </w:tcMar>
          </w:tcPr>
          <w:p w14:paraId="71215B17" w14:textId="77777777" w:rsidR="000751EA" w:rsidRDefault="000751EA" w:rsidP="000751EA">
            <w:pPr>
              <w:pStyle w:val="TableText"/>
              <w:rPr>
                <w:caps/>
              </w:rPr>
            </w:pPr>
            <w:r>
              <w:rPr>
                <w:caps/>
              </w:rPr>
              <w:t>1 C</w:t>
            </w:r>
          </w:p>
        </w:tc>
        <w:tc>
          <w:tcPr>
            <w:tcW w:w="2160" w:type="dxa"/>
            <w:tcMar>
              <w:left w:w="58" w:type="dxa"/>
              <w:right w:w="58" w:type="dxa"/>
            </w:tcMar>
          </w:tcPr>
          <w:p w14:paraId="27B078CB" w14:textId="77777777" w:rsidR="000751EA" w:rsidRPr="001802A4" w:rsidRDefault="000751EA" w:rsidP="000751EA">
            <w:pPr>
              <w:pStyle w:val="TableText"/>
            </w:pPr>
            <w:r>
              <w:t>A, B, C, K</w:t>
            </w:r>
          </w:p>
        </w:tc>
        <w:tc>
          <w:tcPr>
            <w:tcW w:w="822" w:type="dxa"/>
            <w:tcMar>
              <w:left w:w="58" w:type="dxa"/>
              <w:right w:w="58" w:type="dxa"/>
            </w:tcMar>
          </w:tcPr>
          <w:p w14:paraId="3816CBE7" w14:textId="77777777" w:rsidR="000751EA" w:rsidRDefault="000751EA" w:rsidP="000751EA">
            <w:pPr>
              <w:pStyle w:val="TableText"/>
            </w:pPr>
            <w:r>
              <w:t>SPACE</w:t>
            </w:r>
          </w:p>
        </w:tc>
        <w:tc>
          <w:tcPr>
            <w:tcW w:w="412" w:type="dxa"/>
          </w:tcPr>
          <w:p w14:paraId="5D9933AF" w14:textId="77777777" w:rsidR="000751EA" w:rsidRDefault="000751EA" w:rsidP="000751EA">
            <w:pPr>
              <w:pStyle w:val="TableText"/>
            </w:pPr>
            <w:r>
              <w:t>-</w:t>
            </w:r>
          </w:p>
        </w:tc>
        <w:tc>
          <w:tcPr>
            <w:tcW w:w="406" w:type="dxa"/>
          </w:tcPr>
          <w:p w14:paraId="5960A773" w14:textId="77777777" w:rsidR="000751EA" w:rsidRDefault="000751EA" w:rsidP="000751EA">
            <w:pPr>
              <w:pStyle w:val="TableText"/>
            </w:pPr>
            <w:r>
              <w:t>X</w:t>
            </w:r>
          </w:p>
        </w:tc>
        <w:tc>
          <w:tcPr>
            <w:tcW w:w="503" w:type="dxa"/>
          </w:tcPr>
          <w:p w14:paraId="6C04CFAD" w14:textId="77777777" w:rsidR="000751EA" w:rsidRDefault="000751EA" w:rsidP="000751EA">
            <w:pPr>
              <w:pStyle w:val="TableText"/>
            </w:pPr>
            <w:r>
              <w:t>X</w:t>
            </w:r>
          </w:p>
        </w:tc>
      </w:tr>
      <w:tr w:rsidR="00C5027B" w14:paraId="67199773" w14:textId="77777777" w:rsidTr="00245396">
        <w:trPr>
          <w:gridAfter w:val="1"/>
          <w:wAfter w:w="9" w:type="dxa"/>
          <w:cantSplit/>
        </w:trPr>
        <w:tc>
          <w:tcPr>
            <w:tcW w:w="802" w:type="dxa"/>
            <w:tcMar>
              <w:left w:w="58" w:type="dxa"/>
              <w:right w:w="58" w:type="dxa"/>
            </w:tcMar>
          </w:tcPr>
          <w:p w14:paraId="08EF9308" w14:textId="354B85E8" w:rsidR="000751EA" w:rsidRDefault="000751EA" w:rsidP="000751EA">
            <w:pPr>
              <w:pStyle w:val="TableText"/>
            </w:pPr>
            <w:r>
              <w:t>1627</w:t>
            </w:r>
            <w:r w:rsidR="005B7717">
              <w:t xml:space="preserve"> – </w:t>
            </w:r>
            <w:r>
              <w:t>1629</w:t>
            </w:r>
          </w:p>
        </w:tc>
        <w:tc>
          <w:tcPr>
            <w:tcW w:w="2179" w:type="dxa"/>
            <w:tcMar>
              <w:left w:w="58" w:type="dxa"/>
              <w:right w:w="58" w:type="dxa"/>
            </w:tcMar>
          </w:tcPr>
          <w:p w14:paraId="69E84750" w14:textId="1603075F" w:rsidR="000751EA" w:rsidRDefault="000751EA" w:rsidP="005B45DE">
            <w:pPr>
              <w:pStyle w:val="TableText"/>
            </w:pPr>
            <w:r>
              <w:t>FEND PQRS CUTBACK MSG</w:t>
            </w:r>
          </w:p>
        </w:tc>
        <w:tc>
          <w:tcPr>
            <w:tcW w:w="2848" w:type="dxa"/>
            <w:tcMar>
              <w:left w:w="58" w:type="dxa"/>
              <w:right w:w="58" w:type="dxa"/>
            </w:tcMar>
          </w:tcPr>
          <w:p w14:paraId="0F04A4C1" w14:textId="34126C39" w:rsidR="000751EA" w:rsidRPr="00E01168" w:rsidRDefault="000751EA" w:rsidP="000751EA">
            <w:pPr>
              <w:pStyle w:val="TableText"/>
            </w:pPr>
            <w:r w:rsidRPr="00E01168">
              <w:t>:P:IDR-K-</w:t>
            </w:r>
            <w:hyperlink r:id="rId1518" w:history="1">
              <w:r w:rsidRPr="001802A4">
                <w:rPr>
                  <w:rStyle w:val="Hyperlink"/>
                </w:rPr>
                <w:t>FPQ-CUT-MSG</w:t>
              </w:r>
            </w:hyperlink>
          </w:p>
        </w:tc>
        <w:tc>
          <w:tcPr>
            <w:tcW w:w="3073" w:type="dxa"/>
            <w:tcMar>
              <w:left w:w="58" w:type="dxa"/>
              <w:right w:w="58" w:type="dxa"/>
            </w:tcMar>
          </w:tcPr>
          <w:p w14:paraId="403127AD" w14:textId="77777777" w:rsidR="000751EA" w:rsidRDefault="000751EA" w:rsidP="000751EA">
            <w:pPr>
              <w:pStyle w:val="TableText"/>
            </w:pPr>
            <w:r>
              <w:t>The PQRS cutback narrative message mapped from the audit.</w:t>
            </w:r>
          </w:p>
        </w:tc>
        <w:tc>
          <w:tcPr>
            <w:tcW w:w="1170" w:type="dxa"/>
            <w:tcMar>
              <w:left w:w="58" w:type="dxa"/>
              <w:right w:w="58" w:type="dxa"/>
            </w:tcMar>
          </w:tcPr>
          <w:p w14:paraId="38CBEE17" w14:textId="77777777" w:rsidR="000751EA" w:rsidRDefault="000751EA" w:rsidP="000751EA">
            <w:pPr>
              <w:pStyle w:val="TableText"/>
              <w:rPr>
                <w:caps/>
              </w:rPr>
            </w:pPr>
            <w:r>
              <w:rPr>
                <w:caps/>
              </w:rPr>
              <w:t>3 C</w:t>
            </w:r>
          </w:p>
        </w:tc>
        <w:tc>
          <w:tcPr>
            <w:tcW w:w="2160" w:type="dxa"/>
            <w:tcMar>
              <w:left w:w="58" w:type="dxa"/>
              <w:right w:w="58" w:type="dxa"/>
            </w:tcMar>
          </w:tcPr>
          <w:p w14:paraId="0279C4D2" w14:textId="77777777" w:rsidR="000751EA" w:rsidRPr="00E01168" w:rsidRDefault="000751EA" w:rsidP="000751EA">
            <w:pPr>
              <w:pStyle w:val="TableText"/>
              <w:rPr>
                <w:b/>
              </w:rPr>
            </w:pPr>
            <w:r>
              <w:rPr>
                <w:b/>
              </w:rPr>
              <w:t>-</w:t>
            </w:r>
          </w:p>
        </w:tc>
        <w:tc>
          <w:tcPr>
            <w:tcW w:w="822" w:type="dxa"/>
            <w:tcMar>
              <w:left w:w="58" w:type="dxa"/>
              <w:right w:w="58" w:type="dxa"/>
            </w:tcMar>
          </w:tcPr>
          <w:p w14:paraId="14806550" w14:textId="77777777" w:rsidR="000751EA" w:rsidRDefault="000751EA" w:rsidP="000751EA">
            <w:pPr>
              <w:pStyle w:val="TableText"/>
            </w:pPr>
            <w:r>
              <w:t>Spaces</w:t>
            </w:r>
          </w:p>
        </w:tc>
        <w:tc>
          <w:tcPr>
            <w:tcW w:w="412" w:type="dxa"/>
          </w:tcPr>
          <w:p w14:paraId="1CBB6A4F" w14:textId="77777777" w:rsidR="000751EA" w:rsidRDefault="000751EA" w:rsidP="000751EA">
            <w:pPr>
              <w:pStyle w:val="TableText"/>
            </w:pPr>
            <w:r>
              <w:t>-</w:t>
            </w:r>
          </w:p>
        </w:tc>
        <w:tc>
          <w:tcPr>
            <w:tcW w:w="406" w:type="dxa"/>
          </w:tcPr>
          <w:p w14:paraId="5CEA24AD" w14:textId="77777777" w:rsidR="000751EA" w:rsidRDefault="000751EA" w:rsidP="000751EA">
            <w:pPr>
              <w:pStyle w:val="TableText"/>
            </w:pPr>
            <w:r>
              <w:t>X</w:t>
            </w:r>
          </w:p>
        </w:tc>
        <w:tc>
          <w:tcPr>
            <w:tcW w:w="503" w:type="dxa"/>
          </w:tcPr>
          <w:p w14:paraId="1D8DE1BB" w14:textId="77777777" w:rsidR="000751EA" w:rsidRDefault="000751EA" w:rsidP="000751EA">
            <w:pPr>
              <w:pStyle w:val="TableText"/>
            </w:pPr>
            <w:r>
              <w:t>X</w:t>
            </w:r>
          </w:p>
        </w:tc>
      </w:tr>
      <w:tr w:rsidR="00C5027B" w14:paraId="79EEC173" w14:textId="77777777" w:rsidTr="00245396">
        <w:trPr>
          <w:gridAfter w:val="1"/>
          <w:wAfter w:w="9" w:type="dxa"/>
          <w:cantSplit/>
        </w:trPr>
        <w:tc>
          <w:tcPr>
            <w:tcW w:w="802" w:type="dxa"/>
            <w:tcMar>
              <w:left w:w="58" w:type="dxa"/>
              <w:right w:w="58" w:type="dxa"/>
            </w:tcMar>
          </w:tcPr>
          <w:p w14:paraId="5BD412C8" w14:textId="5F31E23F" w:rsidR="000751EA" w:rsidRDefault="000751EA" w:rsidP="000751EA">
            <w:pPr>
              <w:pStyle w:val="TableText"/>
            </w:pPr>
            <w:r>
              <w:t>1630</w:t>
            </w:r>
            <w:r w:rsidR="005B7717">
              <w:t xml:space="preserve"> – </w:t>
            </w:r>
            <w:r>
              <w:t>1632</w:t>
            </w:r>
          </w:p>
        </w:tc>
        <w:tc>
          <w:tcPr>
            <w:tcW w:w="2179" w:type="dxa"/>
            <w:tcMar>
              <w:left w:w="58" w:type="dxa"/>
              <w:right w:w="58" w:type="dxa"/>
            </w:tcMar>
          </w:tcPr>
          <w:p w14:paraId="71E17418" w14:textId="77777777" w:rsidR="000751EA" w:rsidRDefault="000751EA" w:rsidP="000751EA">
            <w:pPr>
              <w:pStyle w:val="TableText"/>
            </w:pPr>
            <w:r>
              <w:t>MPAP PQRS AUDIT</w:t>
            </w:r>
          </w:p>
        </w:tc>
        <w:tc>
          <w:tcPr>
            <w:tcW w:w="2848" w:type="dxa"/>
            <w:tcMar>
              <w:left w:w="58" w:type="dxa"/>
              <w:right w:w="58" w:type="dxa"/>
            </w:tcMar>
          </w:tcPr>
          <w:p w14:paraId="712FBD11" w14:textId="2F7066D8" w:rsidR="000751EA" w:rsidRPr="00E01168" w:rsidRDefault="000751EA" w:rsidP="000751EA">
            <w:pPr>
              <w:pStyle w:val="TableText"/>
            </w:pPr>
            <w:r w:rsidRPr="00E01168">
              <w:t>:P:IDR-K-</w:t>
            </w:r>
            <w:hyperlink r:id="rId1519" w:history="1">
              <w:r w:rsidRPr="001802A4">
                <w:rPr>
                  <w:rStyle w:val="Hyperlink"/>
                </w:rPr>
                <w:t>MPQ-CUT-CD</w:t>
              </w:r>
            </w:hyperlink>
          </w:p>
        </w:tc>
        <w:tc>
          <w:tcPr>
            <w:tcW w:w="3073" w:type="dxa"/>
            <w:tcMar>
              <w:left w:w="58" w:type="dxa"/>
              <w:right w:w="58" w:type="dxa"/>
            </w:tcMar>
          </w:tcPr>
          <w:p w14:paraId="4F753B39" w14:textId="77777777" w:rsidR="000751EA" w:rsidRDefault="000751EA" w:rsidP="000751EA">
            <w:pPr>
              <w:pStyle w:val="TableText"/>
            </w:pPr>
            <w:r>
              <w:t>The PQRS detail audit that set in MPAP processing.</w:t>
            </w:r>
          </w:p>
        </w:tc>
        <w:tc>
          <w:tcPr>
            <w:tcW w:w="1170" w:type="dxa"/>
            <w:tcMar>
              <w:left w:w="58" w:type="dxa"/>
              <w:right w:w="58" w:type="dxa"/>
            </w:tcMar>
          </w:tcPr>
          <w:p w14:paraId="5F6DD1E5" w14:textId="77777777" w:rsidR="000751EA" w:rsidRDefault="000751EA" w:rsidP="000751EA">
            <w:pPr>
              <w:pStyle w:val="TableText"/>
              <w:rPr>
                <w:caps/>
              </w:rPr>
            </w:pPr>
            <w:r>
              <w:rPr>
                <w:caps/>
              </w:rPr>
              <w:t>3 N</w:t>
            </w:r>
          </w:p>
        </w:tc>
        <w:tc>
          <w:tcPr>
            <w:tcW w:w="2160" w:type="dxa"/>
            <w:tcMar>
              <w:left w:w="58" w:type="dxa"/>
              <w:right w:w="58" w:type="dxa"/>
            </w:tcMar>
          </w:tcPr>
          <w:p w14:paraId="131A3661" w14:textId="77777777" w:rsidR="000751EA" w:rsidRPr="00E01168" w:rsidRDefault="000751EA" w:rsidP="000751EA">
            <w:pPr>
              <w:pStyle w:val="TableText"/>
              <w:rPr>
                <w:b/>
              </w:rPr>
            </w:pPr>
            <w:r>
              <w:rPr>
                <w:b/>
              </w:rPr>
              <w:t>-</w:t>
            </w:r>
          </w:p>
        </w:tc>
        <w:tc>
          <w:tcPr>
            <w:tcW w:w="822" w:type="dxa"/>
            <w:tcMar>
              <w:left w:w="58" w:type="dxa"/>
              <w:right w:w="58" w:type="dxa"/>
            </w:tcMar>
          </w:tcPr>
          <w:p w14:paraId="6FA4E833" w14:textId="77777777" w:rsidR="000751EA" w:rsidRDefault="000751EA" w:rsidP="000751EA">
            <w:pPr>
              <w:pStyle w:val="TableText"/>
            </w:pPr>
            <w:r>
              <w:t>Zeros</w:t>
            </w:r>
          </w:p>
        </w:tc>
        <w:tc>
          <w:tcPr>
            <w:tcW w:w="412" w:type="dxa"/>
          </w:tcPr>
          <w:p w14:paraId="246CD8E0" w14:textId="77777777" w:rsidR="000751EA" w:rsidRDefault="000751EA" w:rsidP="000751EA">
            <w:pPr>
              <w:pStyle w:val="TableText"/>
            </w:pPr>
            <w:r>
              <w:t>-</w:t>
            </w:r>
          </w:p>
        </w:tc>
        <w:tc>
          <w:tcPr>
            <w:tcW w:w="406" w:type="dxa"/>
          </w:tcPr>
          <w:p w14:paraId="7EC8D606" w14:textId="77777777" w:rsidR="000751EA" w:rsidRDefault="000751EA" w:rsidP="000751EA">
            <w:pPr>
              <w:pStyle w:val="TableText"/>
            </w:pPr>
            <w:r>
              <w:t>X</w:t>
            </w:r>
          </w:p>
        </w:tc>
        <w:tc>
          <w:tcPr>
            <w:tcW w:w="503" w:type="dxa"/>
          </w:tcPr>
          <w:p w14:paraId="79C79D69" w14:textId="77777777" w:rsidR="000751EA" w:rsidRDefault="000751EA" w:rsidP="000751EA">
            <w:pPr>
              <w:pStyle w:val="TableText"/>
            </w:pPr>
            <w:r>
              <w:t>X</w:t>
            </w:r>
          </w:p>
        </w:tc>
      </w:tr>
      <w:tr w:rsidR="00C5027B" w14:paraId="20CED758" w14:textId="77777777" w:rsidTr="00245396">
        <w:trPr>
          <w:gridAfter w:val="1"/>
          <w:wAfter w:w="9" w:type="dxa"/>
          <w:cantSplit/>
        </w:trPr>
        <w:tc>
          <w:tcPr>
            <w:tcW w:w="802" w:type="dxa"/>
            <w:tcMar>
              <w:left w:w="58" w:type="dxa"/>
              <w:right w:w="58" w:type="dxa"/>
            </w:tcMar>
          </w:tcPr>
          <w:p w14:paraId="57803FCD" w14:textId="77777777" w:rsidR="000751EA" w:rsidRDefault="000751EA" w:rsidP="000751EA">
            <w:pPr>
              <w:pStyle w:val="TableText"/>
            </w:pPr>
            <w:r>
              <w:t>1633</w:t>
            </w:r>
          </w:p>
        </w:tc>
        <w:tc>
          <w:tcPr>
            <w:tcW w:w="2179" w:type="dxa"/>
            <w:tcMar>
              <w:left w:w="58" w:type="dxa"/>
              <w:right w:w="58" w:type="dxa"/>
            </w:tcMar>
          </w:tcPr>
          <w:p w14:paraId="6E1C9262" w14:textId="77777777" w:rsidR="000751EA" w:rsidRDefault="000751EA" w:rsidP="000751EA">
            <w:pPr>
              <w:pStyle w:val="TableText"/>
            </w:pPr>
            <w:r>
              <w:t xml:space="preserve">MPAP PQRS AUDIT SUFFIX </w:t>
            </w:r>
          </w:p>
        </w:tc>
        <w:tc>
          <w:tcPr>
            <w:tcW w:w="2848" w:type="dxa"/>
            <w:tcMar>
              <w:left w:w="58" w:type="dxa"/>
              <w:right w:w="58" w:type="dxa"/>
            </w:tcMar>
          </w:tcPr>
          <w:p w14:paraId="59289D8E" w14:textId="01258743" w:rsidR="000751EA" w:rsidRPr="00E01168" w:rsidRDefault="000751EA" w:rsidP="000751EA">
            <w:pPr>
              <w:pStyle w:val="TableText"/>
            </w:pPr>
            <w:r w:rsidRPr="00E01168">
              <w:t>:P:IDR-K-</w:t>
            </w:r>
            <w:hyperlink r:id="rId1520" w:history="1">
              <w:r w:rsidRPr="001802A4">
                <w:rPr>
                  <w:rStyle w:val="Hyperlink"/>
                </w:rPr>
                <w:t>MPQ-CUT-SUF</w:t>
              </w:r>
            </w:hyperlink>
          </w:p>
        </w:tc>
        <w:tc>
          <w:tcPr>
            <w:tcW w:w="3073" w:type="dxa"/>
            <w:tcMar>
              <w:left w:w="58" w:type="dxa"/>
              <w:right w:w="58" w:type="dxa"/>
            </w:tcMar>
          </w:tcPr>
          <w:p w14:paraId="0631366B" w14:textId="77777777" w:rsidR="000751EA" w:rsidRDefault="000751EA" w:rsidP="000751EA">
            <w:pPr>
              <w:pStyle w:val="TableText"/>
            </w:pPr>
            <w:r>
              <w:t>The PQRS audit suffix.</w:t>
            </w:r>
          </w:p>
        </w:tc>
        <w:tc>
          <w:tcPr>
            <w:tcW w:w="1170" w:type="dxa"/>
            <w:tcMar>
              <w:left w:w="58" w:type="dxa"/>
              <w:right w:w="58" w:type="dxa"/>
            </w:tcMar>
          </w:tcPr>
          <w:p w14:paraId="29015494" w14:textId="77777777" w:rsidR="000751EA" w:rsidRDefault="000751EA" w:rsidP="000751EA">
            <w:pPr>
              <w:pStyle w:val="TableText"/>
              <w:rPr>
                <w:caps/>
              </w:rPr>
            </w:pPr>
            <w:r>
              <w:rPr>
                <w:caps/>
              </w:rPr>
              <w:t>1 C</w:t>
            </w:r>
          </w:p>
        </w:tc>
        <w:tc>
          <w:tcPr>
            <w:tcW w:w="2160" w:type="dxa"/>
            <w:tcMar>
              <w:left w:w="58" w:type="dxa"/>
              <w:right w:w="58" w:type="dxa"/>
            </w:tcMar>
          </w:tcPr>
          <w:p w14:paraId="331683F7" w14:textId="77777777" w:rsidR="000751EA" w:rsidRPr="00775290" w:rsidRDefault="000751EA" w:rsidP="000751EA">
            <w:pPr>
              <w:pStyle w:val="TableText"/>
            </w:pPr>
            <w:r>
              <w:t>A, B, C, K</w:t>
            </w:r>
          </w:p>
        </w:tc>
        <w:tc>
          <w:tcPr>
            <w:tcW w:w="822" w:type="dxa"/>
            <w:tcMar>
              <w:left w:w="58" w:type="dxa"/>
              <w:right w:w="58" w:type="dxa"/>
            </w:tcMar>
          </w:tcPr>
          <w:p w14:paraId="01D1582D" w14:textId="19B1B2B7" w:rsidR="000751EA" w:rsidRDefault="005B45DE" w:rsidP="000751EA">
            <w:pPr>
              <w:pStyle w:val="TableText"/>
            </w:pPr>
            <w:r>
              <w:t>Spaces</w:t>
            </w:r>
          </w:p>
        </w:tc>
        <w:tc>
          <w:tcPr>
            <w:tcW w:w="412" w:type="dxa"/>
          </w:tcPr>
          <w:p w14:paraId="573067B9" w14:textId="77777777" w:rsidR="000751EA" w:rsidRDefault="000751EA" w:rsidP="000751EA">
            <w:pPr>
              <w:pStyle w:val="TableText"/>
            </w:pPr>
            <w:r>
              <w:t>-</w:t>
            </w:r>
          </w:p>
        </w:tc>
        <w:tc>
          <w:tcPr>
            <w:tcW w:w="406" w:type="dxa"/>
          </w:tcPr>
          <w:p w14:paraId="770818F2" w14:textId="77777777" w:rsidR="000751EA" w:rsidRDefault="000751EA" w:rsidP="000751EA">
            <w:pPr>
              <w:pStyle w:val="TableText"/>
            </w:pPr>
            <w:r>
              <w:t>X</w:t>
            </w:r>
          </w:p>
        </w:tc>
        <w:tc>
          <w:tcPr>
            <w:tcW w:w="503" w:type="dxa"/>
          </w:tcPr>
          <w:p w14:paraId="0CB1EC9C" w14:textId="77777777" w:rsidR="000751EA" w:rsidRDefault="000751EA" w:rsidP="000751EA">
            <w:pPr>
              <w:pStyle w:val="TableText"/>
            </w:pPr>
            <w:r>
              <w:t>X</w:t>
            </w:r>
          </w:p>
        </w:tc>
      </w:tr>
      <w:tr w:rsidR="00C5027B" w14:paraId="5B51D960" w14:textId="77777777" w:rsidTr="00245396">
        <w:trPr>
          <w:gridAfter w:val="1"/>
          <w:wAfter w:w="9" w:type="dxa"/>
          <w:cantSplit/>
        </w:trPr>
        <w:tc>
          <w:tcPr>
            <w:tcW w:w="802" w:type="dxa"/>
            <w:tcMar>
              <w:left w:w="58" w:type="dxa"/>
              <w:right w:w="58" w:type="dxa"/>
            </w:tcMar>
          </w:tcPr>
          <w:p w14:paraId="3A280710" w14:textId="72503915" w:rsidR="000751EA" w:rsidRDefault="000751EA" w:rsidP="000751EA">
            <w:pPr>
              <w:pStyle w:val="TableText"/>
            </w:pPr>
            <w:r>
              <w:t>1634</w:t>
            </w:r>
            <w:r w:rsidR="005B7717">
              <w:t xml:space="preserve"> – </w:t>
            </w:r>
            <w:r>
              <w:t>1636</w:t>
            </w:r>
          </w:p>
        </w:tc>
        <w:tc>
          <w:tcPr>
            <w:tcW w:w="2179" w:type="dxa"/>
            <w:tcMar>
              <w:left w:w="58" w:type="dxa"/>
              <w:right w:w="58" w:type="dxa"/>
            </w:tcMar>
          </w:tcPr>
          <w:p w14:paraId="2CA3BE37" w14:textId="77777777" w:rsidR="000751EA" w:rsidRDefault="000751EA" w:rsidP="000751EA">
            <w:pPr>
              <w:pStyle w:val="TableText"/>
            </w:pPr>
            <w:r>
              <w:t xml:space="preserve">MPAP PQRS CUTBACK MSG </w:t>
            </w:r>
          </w:p>
        </w:tc>
        <w:tc>
          <w:tcPr>
            <w:tcW w:w="2848" w:type="dxa"/>
            <w:tcMar>
              <w:left w:w="58" w:type="dxa"/>
              <w:right w:w="58" w:type="dxa"/>
            </w:tcMar>
          </w:tcPr>
          <w:p w14:paraId="20C50FCF" w14:textId="2448E680" w:rsidR="000751EA" w:rsidRPr="00E01168" w:rsidRDefault="000751EA" w:rsidP="000751EA">
            <w:pPr>
              <w:pStyle w:val="TableText"/>
            </w:pPr>
            <w:r w:rsidRPr="00E01168">
              <w:t>:P:IDR-K-</w:t>
            </w:r>
            <w:hyperlink r:id="rId1521" w:history="1">
              <w:r w:rsidRPr="001802A4">
                <w:rPr>
                  <w:rStyle w:val="Hyperlink"/>
                </w:rPr>
                <w:t>MPQ-CUT-MSG</w:t>
              </w:r>
            </w:hyperlink>
          </w:p>
        </w:tc>
        <w:tc>
          <w:tcPr>
            <w:tcW w:w="3073" w:type="dxa"/>
            <w:tcMar>
              <w:left w:w="58" w:type="dxa"/>
              <w:right w:w="58" w:type="dxa"/>
            </w:tcMar>
          </w:tcPr>
          <w:p w14:paraId="42FC4B25" w14:textId="77777777" w:rsidR="000751EA" w:rsidRDefault="000751EA" w:rsidP="000751EA">
            <w:pPr>
              <w:pStyle w:val="TableText"/>
            </w:pPr>
            <w:r>
              <w:t>The PQRS cutback narrative message mapped from the audit.</w:t>
            </w:r>
          </w:p>
        </w:tc>
        <w:tc>
          <w:tcPr>
            <w:tcW w:w="1170" w:type="dxa"/>
            <w:tcMar>
              <w:left w:w="58" w:type="dxa"/>
              <w:right w:w="58" w:type="dxa"/>
            </w:tcMar>
          </w:tcPr>
          <w:p w14:paraId="63DBA733" w14:textId="77777777" w:rsidR="000751EA" w:rsidRDefault="000751EA" w:rsidP="000751EA">
            <w:pPr>
              <w:pStyle w:val="TableText"/>
              <w:rPr>
                <w:caps/>
              </w:rPr>
            </w:pPr>
            <w:r>
              <w:rPr>
                <w:caps/>
              </w:rPr>
              <w:t>3 C</w:t>
            </w:r>
          </w:p>
        </w:tc>
        <w:tc>
          <w:tcPr>
            <w:tcW w:w="2160" w:type="dxa"/>
            <w:tcMar>
              <w:left w:w="58" w:type="dxa"/>
              <w:right w:w="58" w:type="dxa"/>
            </w:tcMar>
          </w:tcPr>
          <w:p w14:paraId="7CAA4AC8" w14:textId="77777777" w:rsidR="000751EA" w:rsidRPr="00E01168" w:rsidRDefault="000751EA" w:rsidP="000751EA">
            <w:pPr>
              <w:pStyle w:val="TableText"/>
              <w:rPr>
                <w:b/>
              </w:rPr>
            </w:pPr>
            <w:r>
              <w:rPr>
                <w:b/>
              </w:rPr>
              <w:t>-</w:t>
            </w:r>
          </w:p>
        </w:tc>
        <w:tc>
          <w:tcPr>
            <w:tcW w:w="822" w:type="dxa"/>
            <w:tcMar>
              <w:left w:w="58" w:type="dxa"/>
              <w:right w:w="58" w:type="dxa"/>
            </w:tcMar>
          </w:tcPr>
          <w:p w14:paraId="2C03D324" w14:textId="77777777" w:rsidR="000751EA" w:rsidRDefault="000751EA" w:rsidP="000751EA">
            <w:pPr>
              <w:pStyle w:val="TableText"/>
            </w:pPr>
            <w:r>
              <w:t>Spaces</w:t>
            </w:r>
          </w:p>
        </w:tc>
        <w:tc>
          <w:tcPr>
            <w:tcW w:w="412" w:type="dxa"/>
          </w:tcPr>
          <w:p w14:paraId="29C7E8EA" w14:textId="77777777" w:rsidR="000751EA" w:rsidRDefault="000751EA" w:rsidP="000751EA">
            <w:pPr>
              <w:pStyle w:val="TableText"/>
            </w:pPr>
            <w:r>
              <w:t>-</w:t>
            </w:r>
          </w:p>
        </w:tc>
        <w:tc>
          <w:tcPr>
            <w:tcW w:w="406" w:type="dxa"/>
          </w:tcPr>
          <w:p w14:paraId="753F34DE" w14:textId="77777777" w:rsidR="000751EA" w:rsidRDefault="000751EA" w:rsidP="000751EA">
            <w:pPr>
              <w:pStyle w:val="TableText"/>
            </w:pPr>
            <w:r>
              <w:t>X</w:t>
            </w:r>
          </w:p>
        </w:tc>
        <w:tc>
          <w:tcPr>
            <w:tcW w:w="503" w:type="dxa"/>
          </w:tcPr>
          <w:p w14:paraId="14DC1D04" w14:textId="77777777" w:rsidR="000751EA" w:rsidRDefault="000751EA" w:rsidP="000751EA">
            <w:pPr>
              <w:pStyle w:val="TableText"/>
            </w:pPr>
            <w:r>
              <w:t>X</w:t>
            </w:r>
          </w:p>
        </w:tc>
      </w:tr>
      <w:tr w:rsidR="00C5027B" w14:paraId="41EA8793" w14:textId="77777777" w:rsidTr="00245396">
        <w:trPr>
          <w:gridAfter w:val="1"/>
          <w:wAfter w:w="9" w:type="dxa"/>
          <w:cantSplit/>
        </w:trPr>
        <w:tc>
          <w:tcPr>
            <w:tcW w:w="802" w:type="dxa"/>
            <w:tcMar>
              <w:left w:w="58" w:type="dxa"/>
              <w:right w:w="58" w:type="dxa"/>
            </w:tcMar>
          </w:tcPr>
          <w:p w14:paraId="6E0D172E" w14:textId="56F8F65E" w:rsidR="000751EA" w:rsidRDefault="000751EA" w:rsidP="000751EA">
            <w:pPr>
              <w:pStyle w:val="TableText"/>
            </w:pPr>
            <w:r>
              <w:t>1637</w:t>
            </w:r>
            <w:r w:rsidR="005B7717">
              <w:t xml:space="preserve"> – </w:t>
            </w:r>
            <w:r>
              <w:t>1639</w:t>
            </w:r>
          </w:p>
        </w:tc>
        <w:tc>
          <w:tcPr>
            <w:tcW w:w="2179" w:type="dxa"/>
            <w:tcMar>
              <w:left w:w="58" w:type="dxa"/>
              <w:right w:w="58" w:type="dxa"/>
            </w:tcMar>
          </w:tcPr>
          <w:p w14:paraId="073F41B7" w14:textId="77777777" w:rsidR="000751EA" w:rsidRDefault="000751EA" w:rsidP="000751EA">
            <w:pPr>
              <w:pStyle w:val="TableText"/>
            </w:pPr>
            <w:r>
              <w:t>VBM CUTBACK AUDIT</w:t>
            </w:r>
          </w:p>
        </w:tc>
        <w:tc>
          <w:tcPr>
            <w:tcW w:w="2848" w:type="dxa"/>
            <w:tcMar>
              <w:left w:w="58" w:type="dxa"/>
              <w:right w:w="58" w:type="dxa"/>
            </w:tcMar>
          </w:tcPr>
          <w:p w14:paraId="20C8C2A7" w14:textId="1DD981A8" w:rsidR="000751EA" w:rsidRPr="00E01168" w:rsidRDefault="000751EA" w:rsidP="000751EA">
            <w:pPr>
              <w:pStyle w:val="TableText"/>
            </w:pPr>
            <w:r w:rsidRPr="00E01168">
              <w:t>:P:IDR-K-</w:t>
            </w:r>
            <w:hyperlink r:id="rId1522" w:history="1">
              <w:r w:rsidRPr="001802A4">
                <w:rPr>
                  <w:rStyle w:val="Hyperlink"/>
                </w:rPr>
                <w:t>VBM-CUT-CD</w:t>
              </w:r>
            </w:hyperlink>
          </w:p>
        </w:tc>
        <w:tc>
          <w:tcPr>
            <w:tcW w:w="3073" w:type="dxa"/>
            <w:tcMar>
              <w:left w:w="58" w:type="dxa"/>
              <w:right w:w="58" w:type="dxa"/>
            </w:tcMar>
          </w:tcPr>
          <w:p w14:paraId="50E04AD9" w14:textId="5E631514" w:rsidR="000751EA" w:rsidRDefault="000751EA" w:rsidP="000751EA">
            <w:pPr>
              <w:pStyle w:val="TableText"/>
            </w:pPr>
            <w:r>
              <w:t xml:space="preserve">VBM detail audit. Refer to VBM spec </w:t>
            </w:r>
            <w:hyperlink r:id="rId1523" w:history="1">
              <w:r w:rsidRPr="0054425A">
                <w:rPr>
                  <w:rStyle w:val="Hyperlink"/>
                </w:rPr>
                <w:t>S1418000</w:t>
              </w:r>
            </w:hyperlink>
            <w:r w:rsidRPr="00E01168">
              <w:t>.</w:t>
            </w:r>
          </w:p>
        </w:tc>
        <w:tc>
          <w:tcPr>
            <w:tcW w:w="1170" w:type="dxa"/>
            <w:tcMar>
              <w:left w:w="58" w:type="dxa"/>
              <w:right w:w="58" w:type="dxa"/>
            </w:tcMar>
          </w:tcPr>
          <w:p w14:paraId="47A439ED" w14:textId="77777777" w:rsidR="000751EA" w:rsidRDefault="000751EA" w:rsidP="000751EA">
            <w:pPr>
              <w:pStyle w:val="TableText"/>
              <w:rPr>
                <w:caps/>
              </w:rPr>
            </w:pPr>
            <w:r>
              <w:rPr>
                <w:caps/>
              </w:rPr>
              <w:t>3 N</w:t>
            </w:r>
          </w:p>
        </w:tc>
        <w:tc>
          <w:tcPr>
            <w:tcW w:w="2160" w:type="dxa"/>
            <w:tcMar>
              <w:left w:w="58" w:type="dxa"/>
              <w:right w:w="58" w:type="dxa"/>
            </w:tcMar>
          </w:tcPr>
          <w:p w14:paraId="024F23CD" w14:textId="77777777" w:rsidR="000751EA" w:rsidRPr="00E01168" w:rsidRDefault="000751EA" w:rsidP="000751EA">
            <w:pPr>
              <w:pStyle w:val="TableText"/>
              <w:rPr>
                <w:b/>
              </w:rPr>
            </w:pPr>
            <w:r>
              <w:rPr>
                <w:b/>
              </w:rPr>
              <w:t>-</w:t>
            </w:r>
          </w:p>
        </w:tc>
        <w:tc>
          <w:tcPr>
            <w:tcW w:w="822" w:type="dxa"/>
            <w:tcMar>
              <w:left w:w="58" w:type="dxa"/>
              <w:right w:w="58" w:type="dxa"/>
            </w:tcMar>
          </w:tcPr>
          <w:p w14:paraId="311D15C3" w14:textId="77777777" w:rsidR="000751EA" w:rsidRDefault="000751EA" w:rsidP="000751EA">
            <w:pPr>
              <w:pStyle w:val="TableText"/>
            </w:pPr>
            <w:r>
              <w:t>Zeros</w:t>
            </w:r>
          </w:p>
        </w:tc>
        <w:tc>
          <w:tcPr>
            <w:tcW w:w="412" w:type="dxa"/>
          </w:tcPr>
          <w:p w14:paraId="43D8ACB7" w14:textId="77777777" w:rsidR="000751EA" w:rsidRDefault="000751EA" w:rsidP="000751EA">
            <w:pPr>
              <w:pStyle w:val="TableText"/>
            </w:pPr>
            <w:r>
              <w:t>-</w:t>
            </w:r>
          </w:p>
        </w:tc>
        <w:tc>
          <w:tcPr>
            <w:tcW w:w="406" w:type="dxa"/>
          </w:tcPr>
          <w:p w14:paraId="6A66AEE9" w14:textId="77777777" w:rsidR="000751EA" w:rsidRDefault="000751EA" w:rsidP="000751EA">
            <w:pPr>
              <w:pStyle w:val="TableText"/>
            </w:pPr>
            <w:r>
              <w:t>X</w:t>
            </w:r>
          </w:p>
        </w:tc>
        <w:tc>
          <w:tcPr>
            <w:tcW w:w="503" w:type="dxa"/>
          </w:tcPr>
          <w:p w14:paraId="005116F6" w14:textId="77777777" w:rsidR="000751EA" w:rsidRDefault="000751EA" w:rsidP="000751EA">
            <w:pPr>
              <w:pStyle w:val="TableText"/>
            </w:pPr>
            <w:r>
              <w:t>X</w:t>
            </w:r>
          </w:p>
        </w:tc>
      </w:tr>
      <w:tr w:rsidR="00C5027B" w14:paraId="534CCC62" w14:textId="77777777" w:rsidTr="00245396">
        <w:trPr>
          <w:gridAfter w:val="1"/>
          <w:wAfter w:w="9" w:type="dxa"/>
          <w:cantSplit/>
        </w:trPr>
        <w:tc>
          <w:tcPr>
            <w:tcW w:w="802" w:type="dxa"/>
            <w:tcMar>
              <w:left w:w="58" w:type="dxa"/>
              <w:right w:w="58" w:type="dxa"/>
            </w:tcMar>
          </w:tcPr>
          <w:p w14:paraId="5D5FF2AF" w14:textId="77777777" w:rsidR="000751EA" w:rsidRDefault="000751EA" w:rsidP="000751EA">
            <w:pPr>
              <w:pStyle w:val="TableText"/>
            </w:pPr>
            <w:r>
              <w:t>1640</w:t>
            </w:r>
          </w:p>
        </w:tc>
        <w:tc>
          <w:tcPr>
            <w:tcW w:w="2179" w:type="dxa"/>
            <w:tcMar>
              <w:left w:w="58" w:type="dxa"/>
              <w:right w:w="58" w:type="dxa"/>
            </w:tcMar>
          </w:tcPr>
          <w:p w14:paraId="44EE1B76" w14:textId="39EF0271" w:rsidR="000751EA" w:rsidRDefault="000751EA" w:rsidP="000751EA">
            <w:pPr>
              <w:pStyle w:val="TableText"/>
            </w:pPr>
            <w:r>
              <w:t>VBM CUTBACK AUDIT SUFFIX</w:t>
            </w:r>
          </w:p>
        </w:tc>
        <w:tc>
          <w:tcPr>
            <w:tcW w:w="2848" w:type="dxa"/>
            <w:tcMar>
              <w:left w:w="58" w:type="dxa"/>
              <w:right w:w="58" w:type="dxa"/>
            </w:tcMar>
          </w:tcPr>
          <w:p w14:paraId="7DA04951" w14:textId="36F653C0" w:rsidR="000751EA" w:rsidRPr="00E01168" w:rsidRDefault="000751EA" w:rsidP="000751EA">
            <w:pPr>
              <w:pStyle w:val="TableText"/>
            </w:pPr>
            <w:r w:rsidRPr="00E01168">
              <w:t>:P:IDR-K-</w:t>
            </w:r>
            <w:hyperlink r:id="rId1524" w:history="1">
              <w:r w:rsidRPr="001802A4">
                <w:rPr>
                  <w:rStyle w:val="Hyperlink"/>
                </w:rPr>
                <w:t>VBM-CUT-SUF</w:t>
              </w:r>
            </w:hyperlink>
          </w:p>
        </w:tc>
        <w:tc>
          <w:tcPr>
            <w:tcW w:w="3073" w:type="dxa"/>
            <w:tcMar>
              <w:left w:w="58" w:type="dxa"/>
              <w:right w:w="58" w:type="dxa"/>
            </w:tcMar>
          </w:tcPr>
          <w:p w14:paraId="0929A543" w14:textId="6042112B" w:rsidR="000751EA" w:rsidRDefault="000751EA" w:rsidP="005B45DE">
            <w:pPr>
              <w:pStyle w:val="TableText"/>
            </w:pPr>
            <w:r>
              <w:t>VBM audit suffix</w:t>
            </w:r>
          </w:p>
        </w:tc>
        <w:tc>
          <w:tcPr>
            <w:tcW w:w="1170" w:type="dxa"/>
            <w:tcMar>
              <w:left w:w="58" w:type="dxa"/>
              <w:right w:w="58" w:type="dxa"/>
            </w:tcMar>
          </w:tcPr>
          <w:p w14:paraId="1DB5A022" w14:textId="77777777" w:rsidR="000751EA" w:rsidRDefault="000751EA" w:rsidP="000751EA">
            <w:pPr>
              <w:pStyle w:val="TableText"/>
              <w:rPr>
                <w:caps/>
              </w:rPr>
            </w:pPr>
            <w:r>
              <w:rPr>
                <w:caps/>
              </w:rPr>
              <w:t>1 C</w:t>
            </w:r>
          </w:p>
        </w:tc>
        <w:tc>
          <w:tcPr>
            <w:tcW w:w="2160" w:type="dxa"/>
            <w:tcMar>
              <w:left w:w="58" w:type="dxa"/>
              <w:right w:w="58" w:type="dxa"/>
            </w:tcMar>
          </w:tcPr>
          <w:p w14:paraId="5BCCF2F2" w14:textId="77777777" w:rsidR="000751EA" w:rsidRPr="00775290" w:rsidRDefault="000751EA" w:rsidP="000751EA">
            <w:pPr>
              <w:pStyle w:val="TableText"/>
            </w:pPr>
            <w:r>
              <w:t>A, B, C, K</w:t>
            </w:r>
          </w:p>
        </w:tc>
        <w:tc>
          <w:tcPr>
            <w:tcW w:w="822" w:type="dxa"/>
            <w:tcMar>
              <w:left w:w="58" w:type="dxa"/>
              <w:right w:w="58" w:type="dxa"/>
            </w:tcMar>
          </w:tcPr>
          <w:p w14:paraId="60910966" w14:textId="5537488E" w:rsidR="000751EA" w:rsidRDefault="005B45DE" w:rsidP="000751EA">
            <w:pPr>
              <w:pStyle w:val="TableText"/>
            </w:pPr>
            <w:r>
              <w:t>Spaces</w:t>
            </w:r>
          </w:p>
        </w:tc>
        <w:tc>
          <w:tcPr>
            <w:tcW w:w="412" w:type="dxa"/>
          </w:tcPr>
          <w:p w14:paraId="372285F1" w14:textId="77777777" w:rsidR="000751EA" w:rsidRDefault="000751EA" w:rsidP="000751EA">
            <w:pPr>
              <w:pStyle w:val="TableText"/>
            </w:pPr>
            <w:r>
              <w:t>-</w:t>
            </w:r>
          </w:p>
        </w:tc>
        <w:tc>
          <w:tcPr>
            <w:tcW w:w="406" w:type="dxa"/>
          </w:tcPr>
          <w:p w14:paraId="42793A01" w14:textId="77777777" w:rsidR="000751EA" w:rsidRDefault="000751EA" w:rsidP="000751EA">
            <w:pPr>
              <w:pStyle w:val="TableText"/>
            </w:pPr>
            <w:r>
              <w:t>X</w:t>
            </w:r>
          </w:p>
        </w:tc>
        <w:tc>
          <w:tcPr>
            <w:tcW w:w="503" w:type="dxa"/>
          </w:tcPr>
          <w:p w14:paraId="3FB30ED5" w14:textId="77777777" w:rsidR="000751EA" w:rsidRDefault="000751EA" w:rsidP="000751EA">
            <w:pPr>
              <w:pStyle w:val="TableText"/>
            </w:pPr>
            <w:r>
              <w:t>X</w:t>
            </w:r>
          </w:p>
        </w:tc>
      </w:tr>
      <w:tr w:rsidR="00C5027B" w14:paraId="48002F84" w14:textId="77777777" w:rsidTr="00245396">
        <w:trPr>
          <w:gridAfter w:val="1"/>
          <w:wAfter w:w="9" w:type="dxa"/>
          <w:cantSplit/>
        </w:trPr>
        <w:tc>
          <w:tcPr>
            <w:tcW w:w="802" w:type="dxa"/>
            <w:tcMar>
              <w:left w:w="58" w:type="dxa"/>
              <w:right w:w="58" w:type="dxa"/>
            </w:tcMar>
          </w:tcPr>
          <w:p w14:paraId="44499E9F" w14:textId="159DC84D" w:rsidR="000751EA" w:rsidRDefault="000751EA" w:rsidP="000751EA">
            <w:pPr>
              <w:pStyle w:val="TableText"/>
            </w:pPr>
            <w:r>
              <w:t>1641</w:t>
            </w:r>
            <w:r w:rsidR="005B7717">
              <w:t xml:space="preserve"> – </w:t>
            </w:r>
            <w:r>
              <w:t>1643</w:t>
            </w:r>
          </w:p>
        </w:tc>
        <w:tc>
          <w:tcPr>
            <w:tcW w:w="2179" w:type="dxa"/>
            <w:tcMar>
              <w:left w:w="58" w:type="dxa"/>
              <w:right w:w="58" w:type="dxa"/>
            </w:tcMar>
          </w:tcPr>
          <w:p w14:paraId="57571D7D" w14:textId="5589ED2C" w:rsidR="000751EA" w:rsidRDefault="000751EA" w:rsidP="000751EA">
            <w:pPr>
              <w:pStyle w:val="TableText"/>
            </w:pPr>
            <w:r>
              <w:t>VBM CUTBACK MSG</w:t>
            </w:r>
          </w:p>
        </w:tc>
        <w:tc>
          <w:tcPr>
            <w:tcW w:w="2848" w:type="dxa"/>
            <w:tcMar>
              <w:left w:w="58" w:type="dxa"/>
              <w:right w:w="58" w:type="dxa"/>
            </w:tcMar>
          </w:tcPr>
          <w:p w14:paraId="44133B8C" w14:textId="13DB5F70" w:rsidR="000751EA" w:rsidRPr="00E01168" w:rsidRDefault="000751EA" w:rsidP="000751EA">
            <w:pPr>
              <w:pStyle w:val="TableText"/>
            </w:pPr>
            <w:r w:rsidRPr="00E01168">
              <w:t>:P:IDR-K-</w:t>
            </w:r>
            <w:hyperlink r:id="rId1525" w:history="1">
              <w:r w:rsidRPr="001802A4">
                <w:rPr>
                  <w:rStyle w:val="Hyperlink"/>
                </w:rPr>
                <w:t>VBM-CUT-MSG</w:t>
              </w:r>
            </w:hyperlink>
          </w:p>
        </w:tc>
        <w:tc>
          <w:tcPr>
            <w:tcW w:w="3073" w:type="dxa"/>
            <w:tcMar>
              <w:left w:w="58" w:type="dxa"/>
              <w:right w:w="58" w:type="dxa"/>
            </w:tcMar>
          </w:tcPr>
          <w:p w14:paraId="30E03C5B" w14:textId="13569440" w:rsidR="000751EA" w:rsidRDefault="000751EA" w:rsidP="005B45DE">
            <w:pPr>
              <w:pStyle w:val="TableText"/>
            </w:pPr>
            <w:r>
              <w:t>VBM cutback narrative message mapped from the audit</w:t>
            </w:r>
          </w:p>
        </w:tc>
        <w:tc>
          <w:tcPr>
            <w:tcW w:w="1170" w:type="dxa"/>
            <w:tcMar>
              <w:left w:w="58" w:type="dxa"/>
              <w:right w:w="58" w:type="dxa"/>
            </w:tcMar>
          </w:tcPr>
          <w:p w14:paraId="25784860" w14:textId="77777777" w:rsidR="000751EA" w:rsidRDefault="000751EA" w:rsidP="000751EA">
            <w:pPr>
              <w:pStyle w:val="TableText"/>
              <w:rPr>
                <w:caps/>
              </w:rPr>
            </w:pPr>
            <w:r>
              <w:rPr>
                <w:caps/>
              </w:rPr>
              <w:t>3 C</w:t>
            </w:r>
          </w:p>
        </w:tc>
        <w:tc>
          <w:tcPr>
            <w:tcW w:w="2160" w:type="dxa"/>
            <w:tcMar>
              <w:left w:w="58" w:type="dxa"/>
              <w:right w:w="58" w:type="dxa"/>
            </w:tcMar>
          </w:tcPr>
          <w:p w14:paraId="127D5223" w14:textId="77777777" w:rsidR="000751EA" w:rsidRPr="00E01168" w:rsidRDefault="000751EA" w:rsidP="000751EA">
            <w:pPr>
              <w:pStyle w:val="TableText"/>
              <w:rPr>
                <w:b/>
              </w:rPr>
            </w:pPr>
            <w:r>
              <w:rPr>
                <w:b/>
              </w:rPr>
              <w:t>-</w:t>
            </w:r>
          </w:p>
        </w:tc>
        <w:tc>
          <w:tcPr>
            <w:tcW w:w="822" w:type="dxa"/>
            <w:tcMar>
              <w:left w:w="58" w:type="dxa"/>
              <w:right w:w="58" w:type="dxa"/>
            </w:tcMar>
          </w:tcPr>
          <w:p w14:paraId="6CC4B239" w14:textId="77777777" w:rsidR="000751EA" w:rsidRDefault="000751EA" w:rsidP="000751EA">
            <w:pPr>
              <w:pStyle w:val="TableText"/>
            </w:pPr>
            <w:r>
              <w:t>Spaces</w:t>
            </w:r>
          </w:p>
        </w:tc>
        <w:tc>
          <w:tcPr>
            <w:tcW w:w="412" w:type="dxa"/>
          </w:tcPr>
          <w:p w14:paraId="50F626AC" w14:textId="77777777" w:rsidR="000751EA" w:rsidRDefault="000751EA" w:rsidP="000751EA">
            <w:pPr>
              <w:pStyle w:val="TableText"/>
            </w:pPr>
            <w:r>
              <w:t>-</w:t>
            </w:r>
          </w:p>
        </w:tc>
        <w:tc>
          <w:tcPr>
            <w:tcW w:w="406" w:type="dxa"/>
          </w:tcPr>
          <w:p w14:paraId="0E3678F7" w14:textId="77777777" w:rsidR="000751EA" w:rsidRDefault="000751EA" w:rsidP="000751EA">
            <w:pPr>
              <w:pStyle w:val="TableText"/>
            </w:pPr>
            <w:r>
              <w:t>X</w:t>
            </w:r>
          </w:p>
        </w:tc>
        <w:tc>
          <w:tcPr>
            <w:tcW w:w="503" w:type="dxa"/>
          </w:tcPr>
          <w:p w14:paraId="5ACB6575" w14:textId="77777777" w:rsidR="000751EA" w:rsidRDefault="000751EA" w:rsidP="000751EA">
            <w:pPr>
              <w:pStyle w:val="TableText"/>
            </w:pPr>
            <w:r>
              <w:t>X</w:t>
            </w:r>
          </w:p>
        </w:tc>
      </w:tr>
      <w:tr w:rsidR="00C5027B" w14:paraId="505AD62E" w14:textId="77777777" w:rsidTr="00245396">
        <w:trPr>
          <w:gridAfter w:val="1"/>
          <w:wAfter w:w="9" w:type="dxa"/>
          <w:cantSplit/>
        </w:trPr>
        <w:tc>
          <w:tcPr>
            <w:tcW w:w="802" w:type="dxa"/>
            <w:tcMar>
              <w:left w:w="58" w:type="dxa"/>
              <w:right w:w="58" w:type="dxa"/>
            </w:tcMar>
          </w:tcPr>
          <w:p w14:paraId="4A2BB804" w14:textId="38452CCE" w:rsidR="000751EA" w:rsidRDefault="000751EA" w:rsidP="000751EA">
            <w:pPr>
              <w:pStyle w:val="TableText"/>
            </w:pPr>
            <w:r>
              <w:t>1644</w:t>
            </w:r>
            <w:r w:rsidR="005B7717">
              <w:t xml:space="preserve"> – </w:t>
            </w:r>
            <w:r>
              <w:t>1652</w:t>
            </w:r>
          </w:p>
        </w:tc>
        <w:tc>
          <w:tcPr>
            <w:tcW w:w="2179" w:type="dxa"/>
            <w:tcMar>
              <w:left w:w="58" w:type="dxa"/>
              <w:right w:w="58" w:type="dxa"/>
            </w:tcMar>
          </w:tcPr>
          <w:p w14:paraId="0A3F3BDC" w14:textId="77777777" w:rsidR="000751EA" w:rsidRDefault="000751EA" w:rsidP="000751EA">
            <w:pPr>
              <w:pStyle w:val="TableText"/>
            </w:pPr>
            <w:r>
              <w:t>VBM PERCENT</w:t>
            </w:r>
          </w:p>
        </w:tc>
        <w:tc>
          <w:tcPr>
            <w:tcW w:w="2848" w:type="dxa"/>
            <w:tcMar>
              <w:left w:w="58" w:type="dxa"/>
              <w:right w:w="58" w:type="dxa"/>
            </w:tcMar>
          </w:tcPr>
          <w:p w14:paraId="36E8288F" w14:textId="46603417" w:rsidR="000751EA" w:rsidRPr="00E01168" w:rsidRDefault="000751EA" w:rsidP="000751EA">
            <w:pPr>
              <w:pStyle w:val="TableText"/>
            </w:pPr>
            <w:r w:rsidRPr="00E01168">
              <w:t>:P:IDR-K-</w:t>
            </w:r>
            <w:hyperlink r:id="rId1526" w:history="1">
              <w:r w:rsidRPr="001802A4">
                <w:rPr>
                  <w:rStyle w:val="Hyperlink"/>
                </w:rPr>
                <w:t>VBM-PERCENT</w:t>
              </w:r>
            </w:hyperlink>
          </w:p>
        </w:tc>
        <w:tc>
          <w:tcPr>
            <w:tcW w:w="3073" w:type="dxa"/>
            <w:tcMar>
              <w:left w:w="58" w:type="dxa"/>
              <w:right w:w="58" w:type="dxa"/>
            </w:tcMar>
          </w:tcPr>
          <w:p w14:paraId="0368D44A" w14:textId="28C6C171" w:rsidR="000751EA" w:rsidRDefault="000751EA" w:rsidP="005B45DE">
            <w:pPr>
              <w:pStyle w:val="TableText"/>
            </w:pPr>
            <w:r>
              <w:t>VBM percentage amount</w:t>
            </w:r>
          </w:p>
        </w:tc>
        <w:tc>
          <w:tcPr>
            <w:tcW w:w="1170" w:type="dxa"/>
            <w:tcMar>
              <w:left w:w="58" w:type="dxa"/>
              <w:right w:w="58" w:type="dxa"/>
            </w:tcMar>
          </w:tcPr>
          <w:p w14:paraId="67A4C24B" w14:textId="77777777" w:rsidR="000751EA" w:rsidRDefault="000751EA" w:rsidP="000751EA">
            <w:pPr>
              <w:pStyle w:val="TableText"/>
              <w:rPr>
                <w:caps/>
              </w:rPr>
            </w:pPr>
            <w:r>
              <w:rPr>
                <w:caps/>
              </w:rPr>
              <w:t>9 N</w:t>
            </w:r>
          </w:p>
        </w:tc>
        <w:tc>
          <w:tcPr>
            <w:tcW w:w="2160" w:type="dxa"/>
            <w:tcMar>
              <w:left w:w="58" w:type="dxa"/>
              <w:right w:w="58" w:type="dxa"/>
            </w:tcMar>
          </w:tcPr>
          <w:p w14:paraId="36BEA5EB" w14:textId="22269211" w:rsidR="000751EA" w:rsidRPr="009E137F" w:rsidRDefault="000751EA" w:rsidP="003962F0">
            <w:pPr>
              <w:pStyle w:val="TableText"/>
            </w:pPr>
            <w:r w:rsidRPr="009E137F">
              <w:t>99v9999999 where V is an implied decimal; number between 00.0000000 and 99.9999999. If percent is nega</w:t>
            </w:r>
            <w:r>
              <w:t>tive, a signed D will display.</w:t>
            </w:r>
          </w:p>
        </w:tc>
        <w:tc>
          <w:tcPr>
            <w:tcW w:w="822" w:type="dxa"/>
            <w:tcMar>
              <w:left w:w="58" w:type="dxa"/>
              <w:right w:w="58" w:type="dxa"/>
            </w:tcMar>
          </w:tcPr>
          <w:p w14:paraId="4AEFE6B6" w14:textId="77777777" w:rsidR="000751EA" w:rsidRDefault="000751EA" w:rsidP="000751EA">
            <w:pPr>
              <w:pStyle w:val="TableText"/>
            </w:pPr>
            <w:r>
              <w:t>Zeros</w:t>
            </w:r>
          </w:p>
        </w:tc>
        <w:tc>
          <w:tcPr>
            <w:tcW w:w="412" w:type="dxa"/>
          </w:tcPr>
          <w:p w14:paraId="7072B2C0" w14:textId="77777777" w:rsidR="000751EA" w:rsidRDefault="000751EA" w:rsidP="000751EA">
            <w:pPr>
              <w:pStyle w:val="TableText"/>
            </w:pPr>
            <w:r>
              <w:t>-</w:t>
            </w:r>
          </w:p>
        </w:tc>
        <w:tc>
          <w:tcPr>
            <w:tcW w:w="406" w:type="dxa"/>
          </w:tcPr>
          <w:p w14:paraId="7B405965" w14:textId="77777777" w:rsidR="000751EA" w:rsidRDefault="000751EA" w:rsidP="000751EA">
            <w:pPr>
              <w:pStyle w:val="TableText"/>
            </w:pPr>
            <w:r>
              <w:t>-</w:t>
            </w:r>
          </w:p>
        </w:tc>
        <w:tc>
          <w:tcPr>
            <w:tcW w:w="503" w:type="dxa"/>
          </w:tcPr>
          <w:p w14:paraId="6EB27C63" w14:textId="77777777" w:rsidR="000751EA" w:rsidRDefault="000751EA" w:rsidP="000751EA">
            <w:pPr>
              <w:pStyle w:val="TableText"/>
            </w:pPr>
            <w:r>
              <w:t>X</w:t>
            </w:r>
          </w:p>
        </w:tc>
      </w:tr>
      <w:tr w:rsidR="00C5027B" w14:paraId="312EDB16" w14:textId="77777777" w:rsidTr="00245396">
        <w:trPr>
          <w:gridAfter w:val="1"/>
          <w:wAfter w:w="9" w:type="dxa"/>
          <w:cantSplit/>
        </w:trPr>
        <w:tc>
          <w:tcPr>
            <w:tcW w:w="802" w:type="dxa"/>
            <w:tcMar>
              <w:left w:w="58" w:type="dxa"/>
              <w:right w:w="58" w:type="dxa"/>
            </w:tcMar>
          </w:tcPr>
          <w:p w14:paraId="47D7720F" w14:textId="0AA2C858" w:rsidR="000751EA" w:rsidRDefault="000751EA" w:rsidP="000751EA">
            <w:pPr>
              <w:pStyle w:val="TableText"/>
            </w:pPr>
            <w:r>
              <w:t>1653</w:t>
            </w:r>
            <w:r w:rsidR="005B7717">
              <w:t xml:space="preserve"> – </w:t>
            </w:r>
            <w:r>
              <w:t>1655</w:t>
            </w:r>
          </w:p>
        </w:tc>
        <w:tc>
          <w:tcPr>
            <w:tcW w:w="2179" w:type="dxa"/>
            <w:tcMar>
              <w:left w:w="58" w:type="dxa"/>
              <w:right w:w="58" w:type="dxa"/>
            </w:tcMar>
          </w:tcPr>
          <w:p w14:paraId="2F3F9100" w14:textId="77777777" w:rsidR="000751EA" w:rsidRDefault="000751EA" w:rsidP="000751EA">
            <w:pPr>
              <w:pStyle w:val="TableText"/>
            </w:pPr>
            <w:r>
              <w:t>ETC AUDIT</w:t>
            </w:r>
          </w:p>
        </w:tc>
        <w:tc>
          <w:tcPr>
            <w:tcW w:w="2848" w:type="dxa"/>
            <w:tcMar>
              <w:left w:w="58" w:type="dxa"/>
              <w:right w:w="58" w:type="dxa"/>
            </w:tcMar>
          </w:tcPr>
          <w:p w14:paraId="34AA87E4" w14:textId="6CBF3C28" w:rsidR="000751EA" w:rsidRDefault="000751EA" w:rsidP="000751EA">
            <w:pPr>
              <w:pStyle w:val="TableText"/>
            </w:pPr>
            <w:r w:rsidRPr="00C92949">
              <w:t>:P:IDR-K-</w:t>
            </w:r>
            <w:hyperlink r:id="rId1527" w:history="1">
              <w:r w:rsidRPr="00A462AB">
                <w:rPr>
                  <w:rStyle w:val="Hyperlink"/>
                </w:rPr>
                <w:t>ETC-CUT-CD</w:t>
              </w:r>
            </w:hyperlink>
          </w:p>
        </w:tc>
        <w:tc>
          <w:tcPr>
            <w:tcW w:w="3073" w:type="dxa"/>
            <w:tcMar>
              <w:left w:w="58" w:type="dxa"/>
              <w:right w:w="58" w:type="dxa"/>
            </w:tcMar>
          </w:tcPr>
          <w:p w14:paraId="0D2BF5F8" w14:textId="78D998C5" w:rsidR="000751EA" w:rsidRDefault="000751EA" w:rsidP="005B45DE">
            <w:pPr>
              <w:pStyle w:val="TableText"/>
            </w:pPr>
            <w:r>
              <w:t>ETC detail audit</w:t>
            </w:r>
          </w:p>
        </w:tc>
        <w:tc>
          <w:tcPr>
            <w:tcW w:w="1170" w:type="dxa"/>
            <w:tcMar>
              <w:left w:w="58" w:type="dxa"/>
              <w:right w:w="58" w:type="dxa"/>
            </w:tcMar>
          </w:tcPr>
          <w:p w14:paraId="6A87F126" w14:textId="77777777" w:rsidR="000751EA" w:rsidRDefault="000751EA" w:rsidP="000751EA">
            <w:pPr>
              <w:pStyle w:val="TableText"/>
              <w:rPr>
                <w:caps/>
              </w:rPr>
            </w:pPr>
            <w:r>
              <w:rPr>
                <w:caps/>
              </w:rPr>
              <w:t>3 N</w:t>
            </w:r>
          </w:p>
        </w:tc>
        <w:tc>
          <w:tcPr>
            <w:tcW w:w="2160" w:type="dxa"/>
            <w:tcMar>
              <w:left w:w="58" w:type="dxa"/>
              <w:right w:w="58" w:type="dxa"/>
            </w:tcMar>
          </w:tcPr>
          <w:p w14:paraId="7C3B38A2" w14:textId="77777777" w:rsidR="000751EA" w:rsidRDefault="000751EA" w:rsidP="000751EA">
            <w:pPr>
              <w:pStyle w:val="TableText"/>
            </w:pPr>
            <w:r>
              <w:t>-</w:t>
            </w:r>
          </w:p>
        </w:tc>
        <w:tc>
          <w:tcPr>
            <w:tcW w:w="822" w:type="dxa"/>
            <w:tcMar>
              <w:left w:w="58" w:type="dxa"/>
              <w:right w:w="58" w:type="dxa"/>
            </w:tcMar>
          </w:tcPr>
          <w:p w14:paraId="06F8AC65" w14:textId="77777777" w:rsidR="000751EA" w:rsidRDefault="000751EA" w:rsidP="000751EA">
            <w:pPr>
              <w:pStyle w:val="TableText"/>
            </w:pPr>
            <w:r>
              <w:t>Zeros</w:t>
            </w:r>
          </w:p>
        </w:tc>
        <w:tc>
          <w:tcPr>
            <w:tcW w:w="412" w:type="dxa"/>
          </w:tcPr>
          <w:p w14:paraId="0CFA56D1" w14:textId="77777777" w:rsidR="000751EA" w:rsidRDefault="000751EA" w:rsidP="000751EA">
            <w:pPr>
              <w:pStyle w:val="TableText"/>
            </w:pPr>
            <w:r>
              <w:t>-</w:t>
            </w:r>
          </w:p>
        </w:tc>
        <w:tc>
          <w:tcPr>
            <w:tcW w:w="406" w:type="dxa"/>
          </w:tcPr>
          <w:p w14:paraId="7AE14545" w14:textId="77777777" w:rsidR="000751EA" w:rsidRDefault="000751EA" w:rsidP="000751EA">
            <w:pPr>
              <w:pStyle w:val="TableText"/>
            </w:pPr>
            <w:r>
              <w:t>X</w:t>
            </w:r>
          </w:p>
        </w:tc>
        <w:tc>
          <w:tcPr>
            <w:tcW w:w="503" w:type="dxa"/>
          </w:tcPr>
          <w:p w14:paraId="2F2B74DC" w14:textId="77777777" w:rsidR="000751EA" w:rsidRDefault="000751EA" w:rsidP="000751EA">
            <w:pPr>
              <w:pStyle w:val="TableText"/>
            </w:pPr>
            <w:r>
              <w:t>X</w:t>
            </w:r>
          </w:p>
        </w:tc>
      </w:tr>
      <w:tr w:rsidR="00C5027B" w14:paraId="01A87F75" w14:textId="77777777" w:rsidTr="00245396">
        <w:trPr>
          <w:gridAfter w:val="1"/>
          <w:wAfter w:w="9" w:type="dxa"/>
          <w:cantSplit/>
        </w:trPr>
        <w:tc>
          <w:tcPr>
            <w:tcW w:w="802" w:type="dxa"/>
            <w:tcMar>
              <w:left w:w="58" w:type="dxa"/>
              <w:right w:w="58" w:type="dxa"/>
            </w:tcMar>
          </w:tcPr>
          <w:p w14:paraId="6D97B98D" w14:textId="77777777" w:rsidR="000751EA" w:rsidRDefault="000751EA" w:rsidP="000751EA">
            <w:pPr>
              <w:pStyle w:val="TableText"/>
            </w:pPr>
            <w:r>
              <w:t>1656</w:t>
            </w:r>
          </w:p>
        </w:tc>
        <w:tc>
          <w:tcPr>
            <w:tcW w:w="2179" w:type="dxa"/>
            <w:tcMar>
              <w:left w:w="58" w:type="dxa"/>
              <w:right w:w="58" w:type="dxa"/>
            </w:tcMar>
          </w:tcPr>
          <w:p w14:paraId="70B638E7" w14:textId="77777777" w:rsidR="000751EA" w:rsidRDefault="000751EA" w:rsidP="000751EA">
            <w:pPr>
              <w:pStyle w:val="TableText"/>
            </w:pPr>
            <w:r>
              <w:t>ETC SUFFIX</w:t>
            </w:r>
          </w:p>
        </w:tc>
        <w:tc>
          <w:tcPr>
            <w:tcW w:w="2848" w:type="dxa"/>
            <w:tcMar>
              <w:left w:w="58" w:type="dxa"/>
              <w:right w:w="58" w:type="dxa"/>
            </w:tcMar>
          </w:tcPr>
          <w:p w14:paraId="19B1D84D" w14:textId="156C801F" w:rsidR="000751EA" w:rsidRPr="00C92949" w:rsidRDefault="000751EA" w:rsidP="000751EA">
            <w:pPr>
              <w:pStyle w:val="TableText"/>
            </w:pPr>
            <w:r w:rsidRPr="00C92949">
              <w:t>:P:IDR-K-</w:t>
            </w:r>
            <w:hyperlink r:id="rId1528" w:history="1">
              <w:r w:rsidRPr="00A462AB">
                <w:rPr>
                  <w:rStyle w:val="Hyperlink"/>
                </w:rPr>
                <w:t>ETC-CUT-SUF</w:t>
              </w:r>
            </w:hyperlink>
          </w:p>
        </w:tc>
        <w:tc>
          <w:tcPr>
            <w:tcW w:w="3073" w:type="dxa"/>
            <w:tcMar>
              <w:left w:w="58" w:type="dxa"/>
              <w:right w:w="58" w:type="dxa"/>
            </w:tcMar>
          </w:tcPr>
          <w:p w14:paraId="56C3C87B" w14:textId="4494F8E4" w:rsidR="000751EA" w:rsidRDefault="000751EA" w:rsidP="005B45DE">
            <w:pPr>
              <w:pStyle w:val="TableText"/>
            </w:pPr>
            <w:r>
              <w:t>ETC audit suffix</w:t>
            </w:r>
          </w:p>
        </w:tc>
        <w:tc>
          <w:tcPr>
            <w:tcW w:w="1170" w:type="dxa"/>
            <w:tcMar>
              <w:left w:w="58" w:type="dxa"/>
              <w:right w:w="58" w:type="dxa"/>
            </w:tcMar>
          </w:tcPr>
          <w:p w14:paraId="2FEEED9A" w14:textId="77777777" w:rsidR="000751EA" w:rsidRDefault="000751EA" w:rsidP="000751EA">
            <w:pPr>
              <w:pStyle w:val="TableText"/>
              <w:rPr>
                <w:caps/>
              </w:rPr>
            </w:pPr>
            <w:r>
              <w:rPr>
                <w:caps/>
              </w:rPr>
              <w:t>1 C</w:t>
            </w:r>
          </w:p>
        </w:tc>
        <w:tc>
          <w:tcPr>
            <w:tcW w:w="2160" w:type="dxa"/>
            <w:tcMar>
              <w:left w:w="58" w:type="dxa"/>
              <w:right w:w="58" w:type="dxa"/>
            </w:tcMar>
          </w:tcPr>
          <w:p w14:paraId="7C1DFB64" w14:textId="77777777" w:rsidR="000751EA" w:rsidRDefault="000751EA" w:rsidP="000751EA">
            <w:pPr>
              <w:pStyle w:val="TableText"/>
            </w:pPr>
            <w:r>
              <w:t>A, B, C, K</w:t>
            </w:r>
          </w:p>
        </w:tc>
        <w:tc>
          <w:tcPr>
            <w:tcW w:w="822" w:type="dxa"/>
            <w:tcMar>
              <w:left w:w="58" w:type="dxa"/>
              <w:right w:w="58" w:type="dxa"/>
            </w:tcMar>
          </w:tcPr>
          <w:p w14:paraId="2542325A" w14:textId="77777777" w:rsidR="000751EA" w:rsidRDefault="000751EA" w:rsidP="000751EA">
            <w:pPr>
              <w:pStyle w:val="TableText"/>
            </w:pPr>
            <w:r>
              <w:t>Space</w:t>
            </w:r>
          </w:p>
        </w:tc>
        <w:tc>
          <w:tcPr>
            <w:tcW w:w="412" w:type="dxa"/>
          </w:tcPr>
          <w:p w14:paraId="77926675" w14:textId="77777777" w:rsidR="000751EA" w:rsidRDefault="000751EA" w:rsidP="000751EA">
            <w:pPr>
              <w:pStyle w:val="TableText"/>
            </w:pPr>
            <w:r>
              <w:t>-</w:t>
            </w:r>
          </w:p>
        </w:tc>
        <w:tc>
          <w:tcPr>
            <w:tcW w:w="406" w:type="dxa"/>
          </w:tcPr>
          <w:p w14:paraId="46718672" w14:textId="77777777" w:rsidR="000751EA" w:rsidRDefault="000751EA" w:rsidP="000751EA">
            <w:pPr>
              <w:pStyle w:val="TableText"/>
            </w:pPr>
            <w:r>
              <w:t>X</w:t>
            </w:r>
          </w:p>
        </w:tc>
        <w:tc>
          <w:tcPr>
            <w:tcW w:w="503" w:type="dxa"/>
          </w:tcPr>
          <w:p w14:paraId="0C3FABA5" w14:textId="77777777" w:rsidR="000751EA" w:rsidRDefault="000751EA" w:rsidP="000751EA">
            <w:pPr>
              <w:pStyle w:val="TableText"/>
            </w:pPr>
            <w:r>
              <w:t>X</w:t>
            </w:r>
          </w:p>
        </w:tc>
      </w:tr>
      <w:tr w:rsidR="00C5027B" w14:paraId="48AC82FF" w14:textId="77777777" w:rsidTr="00245396">
        <w:trPr>
          <w:gridAfter w:val="1"/>
          <w:wAfter w:w="9" w:type="dxa"/>
          <w:cantSplit/>
        </w:trPr>
        <w:tc>
          <w:tcPr>
            <w:tcW w:w="802" w:type="dxa"/>
            <w:tcMar>
              <w:left w:w="58" w:type="dxa"/>
              <w:right w:w="58" w:type="dxa"/>
            </w:tcMar>
          </w:tcPr>
          <w:p w14:paraId="382E6CEB" w14:textId="09A8D1DC" w:rsidR="000751EA" w:rsidRDefault="000751EA" w:rsidP="000751EA">
            <w:pPr>
              <w:pStyle w:val="TableText"/>
            </w:pPr>
            <w:r>
              <w:t>1657</w:t>
            </w:r>
            <w:r w:rsidR="005B7717">
              <w:t xml:space="preserve"> – </w:t>
            </w:r>
            <w:r>
              <w:t>1659</w:t>
            </w:r>
          </w:p>
        </w:tc>
        <w:tc>
          <w:tcPr>
            <w:tcW w:w="2179" w:type="dxa"/>
            <w:tcMar>
              <w:left w:w="58" w:type="dxa"/>
              <w:right w:w="58" w:type="dxa"/>
            </w:tcMar>
          </w:tcPr>
          <w:p w14:paraId="68153CCD" w14:textId="77777777" w:rsidR="000751EA" w:rsidRDefault="000751EA" w:rsidP="000751EA">
            <w:pPr>
              <w:pStyle w:val="TableText"/>
            </w:pPr>
            <w:r>
              <w:t>ETC MESSAGE</w:t>
            </w:r>
          </w:p>
        </w:tc>
        <w:tc>
          <w:tcPr>
            <w:tcW w:w="2848" w:type="dxa"/>
            <w:tcMar>
              <w:left w:w="58" w:type="dxa"/>
              <w:right w:w="58" w:type="dxa"/>
            </w:tcMar>
          </w:tcPr>
          <w:p w14:paraId="11CA6A14" w14:textId="6F22A8BF" w:rsidR="000751EA" w:rsidRDefault="000751EA" w:rsidP="000751EA">
            <w:pPr>
              <w:pStyle w:val="TableText"/>
            </w:pPr>
            <w:r w:rsidRPr="00C92949">
              <w:t>:P:IDR-K-</w:t>
            </w:r>
            <w:hyperlink r:id="rId1529" w:history="1">
              <w:r w:rsidRPr="00A462AB">
                <w:rPr>
                  <w:rStyle w:val="Hyperlink"/>
                </w:rPr>
                <w:t>ETC-CUT-MSG</w:t>
              </w:r>
            </w:hyperlink>
          </w:p>
        </w:tc>
        <w:tc>
          <w:tcPr>
            <w:tcW w:w="3073" w:type="dxa"/>
            <w:tcMar>
              <w:left w:w="58" w:type="dxa"/>
              <w:right w:w="58" w:type="dxa"/>
            </w:tcMar>
          </w:tcPr>
          <w:p w14:paraId="1D54406F" w14:textId="0288F436" w:rsidR="000751EA" w:rsidRDefault="000751EA" w:rsidP="005B45DE">
            <w:pPr>
              <w:pStyle w:val="TableText"/>
            </w:pPr>
            <w:r>
              <w:t>ETC message</w:t>
            </w:r>
          </w:p>
        </w:tc>
        <w:tc>
          <w:tcPr>
            <w:tcW w:w="1170" w:type="dxa"/>
            <w:tcMar>
              <w:left w:w="58" w:type="dxa"/>
              <w:right w:w="58" w:type="dxa"/>
            </w:tcMar>
          </w:tcPr>
          <w:p w14:paraId="44389A85" w14:textId="77777777" w:rsidR="000751EA" w:rsidRDefault="000751EA" w:rsidP="000751EA">
            <w:pPr>
              <w:pStyle w:val="TableText"/>
              <w:rPr>
                <w:caps/>
              </w:rPr>
            </w:pPr>
            <w:r>
              <w:rPr>
                <w:caps/>
              </w:rPr>
              <w:t>3 C</w:t>
            </w:r>
          </w:p>
        </w:tc>
        <w:tc>
          <w:tcPr>
            <w:tcW w:w="2160" w:type="dxa"/>
            <w:tcMar>
              <w:left w:w="58" w:type="dxa"/>
              <w:right w:w="58" w:type="dxa"/>
            </w:tcMar>
          </w:tcPr>
          <w:p w14:paraId="4A8CC2FF" w14:textId="77777777" w:rsidR="000751EA" w:rsidRDefault="000751EA" w:rsidP="000751EA">
            <w:pPr>
              <w:pStyle w:val="TableText"/>
            </w:pPr>
            <w:r>
              <w:t>-</w:t>
            </w:r>
          </w:p>
        </w:tc>
        <w:tc>
          <w:tcPr>
            <w:tcW w:w="822" w:type="dxa"/>
            <w:tcMar>
              <w:left w:w="58" w:type="dxa"/>
              <w:right w:w="58" w:type="dxa"/>
            </w:tcMar>
          </w:tcPr>
          <w:p w14:paraId="152192F2" w14:textId="77777777" w:rsidR="000751EA" w:rsidRDefault="000751EA" w:rsidP="000751EA">
            <w:pPr>
              <w:pStyle w:val="TableText"/>
            </w:pPr>
            <w:r>
              <w:t>Spaces</w:t>
            </w:r>
          </w:p>
        </w:tc>
        <w:tc>
          <w:tcPr>
            <w:tcW w:w="412" w:type="dxa"/>
          </w:tcPr>
          <w:p w14:paraId="440F0D61" w14:textId="77777777" w:rsidR="000751EA" w:rsidRDefault="000751EA" w:rsidP="000751EA">
            <w:pPr>
              <w:pStyle w:val="TableText"/>
            </w:pPr>
            <w:r>
              <w:t>-</w:t>
            </w:r>
          </w:p>
        </w:tc>
        <w:tc>
          <w:tcPr>
            <w:tcW w:w="406" w:type="dxa"/>
          </w:tcPr>
          <w:p w14:paraId="10811650" w14:textId="77777777" w:rsidR="000751EA" w:rsidRDefault="000751EA" w:rsidP="000751EA">
            <w:pPr>
              <w:pStyle w:val="TableText"/>
            </w:pPr>
            <w:r>
              <w:t>X</w:t>
            </w:r>
          </w:p>
        </w:tc>
        <w:tc>
          <w:tcPr>
            <w:tcW w:w="503" w:type="dxa"/>
          </w:tcPr>
          <w:p w14:paraId="4341A6E5" w14:textId="77777777" w:rsidR="000751EA" w:rsidRDefault="000751EA" w:rsidP="000751EA">
            <w:pPr>
              <w:pStyle w:val="TableText"/>
            </w:pPr>
            <w:r>
              <w:t>X</w:t>
            </w:r>
          </w:p>
        </w:tc>
      </w:tr>
      <w:tr w:rsidR="00953AFA" w14:paraId="49BDC4DA" w14:textId="77777777" w:rsidTr="00245396">
        <w:trPr>
          <w:gridAfter w:val="1"/>
          <w:wAfter w:w="9" w:type="dxa"/>
          <w:cantSplit/>
        </w:trPr>
        <w:tc>
          <w:tcPr>
            <w:tcW w:w="802" w:type="dxa"/>
            <w:tcMar>
              <w:left w:w="58" w:type="dxa"/>
              <w:right w:w="58" w:type="dxa"/>
            </w:tcMar>
          </w:tcPr>
          <w:p w14:paraId="06E7A7C8" w14:textId="530C1F92" w:rsidR="00953AFA" w:rsidRDefault="00953AFA" w:rsidP="00953AFA">
            <w:pPr>
              <w:pStyle w:val="TableText"/>
            </w:pPr>
            <w:r w:rsidRPr="00990C09">
              <w:t>1660 – 1663</w:t>
            </w:r>
          </w:p>
        </w:tc>
        <w:tc>
          <w:tcPr>
            <w:tcW w:w="2179" w:type="dxa"/>
            <w:tcMar>
              <w:left w:w="58" w:type="dxa"/>
              <w:right w:w="58" w:type="dxa"/>
            </w:tcMar>
          </w:tcPr>
          <w:p w14:paraId="001C6393" w14:textId="51F7C304" w:rsidR="00953AFA" w:rsidRDefault="00953AFA" w:rsidP="00953AFA">
            <w:pPr>
              <w:pStyle w:val="TableText"/>
            </w:pPr>
            <w:r>
              <w:t>EXEMPT PRIOR AUTH PROGRAM ID</w:t>
            </w:r>
          </w:p>
        </w:tc>
        <w:tc>
          <w:tcPr>
            <w:tcW w:w="2848" w:type="dxa"/>
            <w:tcMar>
              <w:left w:w="58" w:type="dxa"/>
              <w:right w:w="58" w:type="dxa"/>
            </w:tcMar>
          </w:tcPr>
          <w:p w14:paraId="5C24AF8E" w14:textId="531ACBA4" w:rsidR="00953AFA" w:rsidRPr="00C92949" w:rsidRDefault="00953AFA" w:rsidP="00953AFA">
            <w:pPr>
              <w:pStyle w:val="TableText"/>
            </w:pPr>
            <w:r w:rsidRPr="00953AFA">
              <w:t>:P:IDR-K-</w:t>
            </w:r>
            <w:hyperlink r:id="rId1530" w:history="1">
              <w:r w:rsidRPr="00B50FCF">
                <w:rPr>
                  <w:rStyle w:val="Hyperlink"/>
                </w:rPr>
                <w:t>EXEMP-PROG-ID</w:t>
              </w:r>
            </w:hyperlink>
          </w:p>
        </w:tc>
        <w:tc>
          <w:tcPr>
            <w:tcW w:w="3073" w:type="dxa"/>
            <w:tcMar>
              <w:left w:w="58" w:type="dxa"/>
              <w:right w:w="58" w:type="dxa"/>
            </w:tcMar>
          </w:tcPr>
          <w:p w14:paraId="3E11516B" w14:textId="77777777" w:rsidR="00953AFA" w:rsidRDefault="00953AFA" w:rsidP="00953AFA">
            <w:pPr>
              <w:pStyle w:val="TableText"/>
            </w:pPr>
            <w:r>
              <w:t>Exempt Program ID</w:t>
            </w:r>
          </w:p>
          <w:p w14:paraId="066FBA6D" w14:textId="64BFFAAD" w:rsidR="00953AFA" w:rsidRDefault="00953AFA" w:rsidP="00953AFA">
            <w:pPr>
              <w:pStyle w:val="TableText"/>
            </w:pPr>
            <w:r>
              <w:t>When the Provider is on the PA Exempt Provider file and the DOS fall</w:t>
            </w:r>
            <w:r w:rsidR="00B50FCF">
              <w:t>s</w:t>
            </w:r>
            <w:r>
              <w:t xml:space="preserve"> within the Exemption period</w:t>
            </w:r>
            <w:r w:rsidR="00B50FCF">
              <w:t>,</w:t>
            </w:r>
            <w:r>
              <w:t xml:space="preserve"> the Program ID will display.</w:t>
            </w:r>
          </w:p>
        </w:tc>
        <w:tc>
          <w:tcPr>
            <w:tcW w:w="1170" w:type="dxa"/>
            <w:tcMar>
              <w:left w:w="58" w:type="dxa"/>
              <w:right w:w="58" w:type="dxa"/>
            </w:tcMar>
          </w:tcPr>
          <w:p w14:paraId="074F8F50" w14:textId="2E8FADB5" w:rsidR="00953AFA" w:rsidRDefault="00953AFA" w:rsidP="00953AFA">
            <w:pPr>
              <w:pStyle w:val="TableText"/>
              <w:rPr>
                <w:caps/>
              </w:rPr>
            </w:pPr>
            <w:r>
              <w:rPr>
                <w:caps/>
              </w:rPr>
              <w:t>4 C</w:t>
            </w:r>
          </w:p>
        </w:tc>
        <w:tc>
          <w:tcPr>
            <w:tcW w:w="2160" w:type="dxa"/>
            <w:tcMar>
              <w:left w:w="58" w:type="dxa"/>
              <w:right w:w="58" w:type="dxa"/>
            </w:tcMar>
          </w:tcPr>
          <w:p w14:paraId="05710B1B" w14:textId="0EE03B8B" w:rsidR="00B50FCF" w:rsidRDefault="00B50FCF" w:rsidP="00B50FCF">
            <w:pPr>
              <w:pStyle w:val="TableText"/>
            </w:pPr>
            <w:r>
              <w:t>Valid format:</w:t>
            </w:r>
            <w:r w:rsidR="00EE1541">
              <w:t xml:space="preserve"> </w:t>
            </w:r>
            <w:r>
              <w:t>BNNN</w:t>
            </w:r>
          </w:p>
          <w:p w14:paraId="5CC3B0CC" w14:textId="77777777" w:rsidR="00B50FCF" w:rsidRDefault="00B50FCF" w:rsidP="00B50FCF">
            <w:pPr>
              <w:pStyle w:val="TableText"/>
            </w:pPr>
            <w:r>
              <w:t>B – Part B</w:t>
            </w:r>
          </w:p>
          <w:p w14:paraId="1239ADE2" w14:textId="5A625F78" w:rsidR="00953AFA" w:rsidRDefault="00B50FCF" w:rsidP="00B50FCF">
            <w:pPr>
              <w:pStyle w:val="TableText"/>
            </w:pPr>
            <w:r>
              <w:t>NNN – Number assigned by CMS.</w:t>
            </w:r>
          </w:p>
        </w:tc>
        <w:tc>
          <w:tcPr>
            <w:tcW w:w="822" w:type="dxa"/>
            <w:tcMar>
              <w:left w:w="58" w:type="dxa"/>
              <w:right w:w="58" w:type="dxa"/>
            </w:tcMar>
          </w:tcPr>
          <w:p w14:paraId="49D064F5" w14:textId="1C1B6369" w:rsidR="00953AFA" w:rsidRDefault="00953AFA" w:rsidP="00953AFA">
            <w:pPr>
              <w:pStyle w:val="TableText"/>
            </w:pPr>
            <w:r>
              <w:t xml:space="preserve">Spaces </w:t>
            </w:r>
          </w:p>
        </w:tc>
        <w:tc>
          <w:tcPr>
            <w:tcW w:w="412" w:type="dxa"/>
          </w:tcPr>
          <w:p w14:paraId="5ABDEB23" w14:textId="61C176A7" w:rsidR="00953AFA" w:rsidRDefault="00953AFA" w:rsidP="00953AFA">
            <w:pPr>
              <w:pStyle w:val="TableText"/>
            </w:pPr>
            <w:r>
              <w:t>X</w:t>
            </w:r>
          </w:p>
        </w:tc>
        <w:tc>
          <w:tcPr>
            <w:tcW w:w="406" w:type="dxa"/>
          </w:tcPr>
          <w:p w14:paraId="42F27947" w14:textId="55F1D7C2" w:rsidR="00953AFA" w:rsidRDefault="00953AFA" w:rsidP="00953AFA">
            <w:pPr>
              <w:pStyle w:val="TableText"/>
            </w:pPr>
            <w:r>
              <w:t>X</w:t>
            </w:r>
          </w:p>
        </w:tc>
        <w:tc>
          <w:tcPr>
            <w:tcW w:w="503" w:type="dxa"/>
          </w:tcPr>
          <w:p w14:paraId="6B237148" w14:textId="39EF0751" w:rsidR="00953AFA" w:rsidRDefault="00953AFA" w:rsidP="00953AFA">
            <w:pPr>
              <w:pStyle w:val="TableText"/>
            </w:pPr>
            <w:r>
              <w:t>X</w:t>
            </w:r>
          </w:p>
        </w:tc>
      </w:tr>
      <w:tr w:rsidR="00291B1E" w14:paraId="42E5920A" w14:textId="77777777" w:rsidTr="00245396">
        <w:trPr>
          <w:gridAfter w:val="1"/>
          <w:wAfter w:w="9" w:type="dxa"/>
          <w:cantSplit/>
        </w:trPr>
        <w:tc>
          <w:tcPr>
            <w:tcW w:w="802" w:type="dxa"/>
            <w:tcMar>
              <w:left w:w="58" w:type="dxa"/>
              <w:right w:w="58" w:type="dxa"/>
            </w:tcMar>
          </w:tcPr>
          <w:p w14:paraId="37538BCE" w14:textId="3D97AE01" w:rsidR="00291B1E" w:rsidRDefault="00291B1E" w:rsidP="00291B1E">
            <w:pPr>
              <w:pStyle w:val="TableText"/>
            </w:pPr>
            <w:r>
              <w:t>1664-1666</w:t>
            </w:r>
          </w:p>
        </w:tc>
        <w:tc>
          <w:tcPr>
            <w:tcW w:w="2179" w:type="dxa"/>
            <w:tcMar>
              <w:left w:w="58" w:type="dxa"/>
              <w:right w:w="58" w:type="dxa"/>
            </w:tcMar>
          </w:tcPr>
          <w:p w14:paraId="1B271EBA" w14:textId="7EFB3EE4" w:rsidR="00291B1E" w:rsidRDefault="00291B1E" w:rsidP="00291B1E">
            <w:pPr>
              <w:pStyle w:val="TableText"/>
            </w:pPr>
            <w:r>
              <w:t>HEA PRICING AUDIT</w:t>
            </w:r>
          </w:p>
        </w:tc>
        <w:tc>
          <w:tcPr>
            <w:tcW w:w="2848" w:type="dxa"/>
            <w:tcMar>
              <w:left w:w="58" w:type="dxa"/>
              <w:right w:w="58" w:type="dxa"/>
            </w:tcMar>
          </w:tcPr>
          <w:p w14:paraId="46D28496" w14:textId="052A5B42" w:rsidR="00291B1E" w:rsidRDefault="00291B1E" w:rsidP="00291B1E">
            <w:pPr>
              <w:pStyle w:val="TableText"/>
            </w:pPr>
            <w:r>
              <w:t>:P:IDR-</w:t>
            </w:r>
            <w:hyperlink r:id="rId1531" w:history="1">
              <w:r w:rsidRPr="009E27EF">
                <w:rPr>
                  <w:rStyle w:val="Hyperlink"/>
                </w:rPr>
                <w:t>K-HEA-CUT-CD</w:t>
              </w:r>
            </w:hyperlink>
          </w:p>
        </w:tc>
        <w:tc>
          <w:tcPr>
            <w:tcW w:w="3073" w:type="dxa"/>
            <w:tcMar>
              <w:left w:w="58" w:type="dxa"/>
              <w:right w:w="58" w:type="dxa"/>
            </w:tcMar>
          </w:tcPr>
          <w:p w14:paraId="15353F1E" w14:textId="6CCA7B2B" w:rsidR="00291B1E" w:rsidRDefault="00291B1E" w:rsidP="00291B1E">
            <w:pPr>
              <w:pStyle w:val="TableText"/>
            </w:pPr>
            <w:r>
              <w:t>Health Equity Adjustment (HEA) Pricing Audit</w:t>
            </w:r>
          </w:p>
        </w:tc>
        <w:tc>
          <w:tcPr>
            <w:tcW w:w="1170" w:type="dxa"/>
            <w:tcMar>
              <w:left w:w="58" w:type="dxa"/>
              <w:right w:w="58" w:type="dxa"/>
            </w:tcMar>
          </w:tcPr>
          <w:p w14:paraId="36C32675" w14:textId="2EE401E1" w:rsidR="00291B1E" w:rsidRDefault="00291B1E" w:rsidP="00291B1E">
            <w:pPr>
              <w:pStyle w:val="TableText"/>
              <w:rPr>
                <w:caps/>
              </w:rPr>
            </w:pPr>
            <w:r>
              <w:rPr>
                <w:caps/>
              </w:rPr>
              <w:t>3 c</w:t>
            </w:r>
          </w:p>
        </w:tc>
        <w:tc>
          <w:tcPr>
            <w:tcW w:w="2160" w:type="dxa"/>
            <w:tcMar>
              <w:left w:w="58" w:type="dxa"/>
              <w:right w:w="58" w:type="dxa"/>
            </w:tcMar>
          </w:tcPr>
          <w:p w14:paraId="77A7380F" w14:textId="7C28E5E2" w:rsidR="00291B1E" w:rsidRDefault="00291B1E" w:rsidP="00291B1E">
            <w:pPr>
              <w:pStyle w:val="TableText"/>
            </w:pPr>
            <w:r>
              <w:t>-</w:t>
            </w:r>
          </w:p>
        </w:tc>
        <w:tc>
          <w:tcPr>
            <w:tcW w:w="822" w:type="dxa"/>
            <w:tcMar>
              <w:left w:w="58" w:type="dxa"/>
              <w:right w:w="58" w:type="dxa"/>
            </w:tcMar>
          </w:tcPr>
          <w:p w14:paraId="651E8451" w14:textId="48080470" w:rsidR="00291B1E" w:rsidRDefault="00291B1E" w:rsidP="00291B1E">
            <w:pPr>
              <w:pStyle w:val="TableText"/>
            </w:pPr>
            <w:r>
              <w:t>Zeros</w:t>
            </w:r>
          </w:p>
        </w:tc>
        <w:tc>
          <w:tcPr>
            <w:tcW w:w="412" w:type="dxa"/>
          </w:tcPr>
          <w:p w14:paraId="5EC714C7" w14:textId="769F27E8" w:rsidR="00291B1E" w:rsidRDefault="00291B1E" w:rsidP="00291B1E">
            <w:pPr>
              <w:pStyle w:val="TableText"/>
            </w:pPr>
            <w:r>
              <w:t>-</w:t>
            </w:r>
          </w:p>
        </w:tc>
        <w:tc>
          <w:tcPr>
            <w:tcW w:w="406" w:type="dxa"/>
          </w:tcPr>
          <w:p w14:paraId="16751214" w14:textId="52CAECB6" w:rsidR="00291B1E" w:rsidRDefault="00291B1E" w:rsidP="00291B1E">
            <w:pPr>
              <w:pStyle w:val="TableText"/>
            </w:pPr>
            <w:r>
              <w:t>X</w:t>
            </w:r>
          </w:p>
        </w:tc>
        <w:tc>
          <w:tcPr>
            <w:tcW w:w="503" w:type="dxa"/>
          </w:tcPr>
          <w:p w14:paraId="24433F71" w14:textId="4DE7DEA7" w:rsidR="00291B1E" w:rsidRDefault="00291B1E" w:rsidP="00291B1E">
            <w:pPr>
              <w:pStyle w:val="TableText"/>
            </w:pPr>
            <w:r>
              <w:t>X</w:t>
            </w:r>
          </w:p>
        </w:tc>
      </w:tr>
      <w:tr w:rsidR="00291B1E" w14:paraId="2999BD56" w14:textId="77777777" w:rsidTr="00245396">
        <w:trPr>
          <w:gridAfter w:val="1"/>
          <w:wAfter w:w="9" w:type="dxa"/>
          <w:cantSplit/>
        </w:trPr>
        <w:tc>
          <w:tcPr>
            <w:tcW w:w="802" w:type="dxa"/>
            <w:tcMar>
              <w:left w:w="58" w:type="dxa"/>
              <w:right w:w="58" w:type="dxa"/>
            </w:tcMar>
          </w:tcPr>
          <w:p w14:paraId="475CE0CE" w14:textId="53559305" w:rsidR="00291B1E" w:rsidRDefault="00291B1E" w:rsidP="00291B1E">
            <w:pPr>
              <w:pStyle w:val="TableText"/>
            </w:pPr>
            <w:r>
              <w:t>1667</w:t>
            </w:r>
          </w:p>
        </w:tc>
        <w:tc>
          <w:tcPr>
            <w:tcW w:w="2179" w:type="dxa"/>
            <w:tcMar>
              <w:left w:w="58" w:type="dxa"/>
              <w:right w:w="58" w:type="dxa"/>
            </w:tcMar>
          </w:tcPr>
          <w:p w14:paraId="5129111B" w14:textId="14F6054E" w:rsidR="00291B1E" w:rsidRDefault="00291B1E" w:rsidP="00291B1E">
            <w:pPr>
              <w:pStyle w:val="TableText"/>
            </w:pPr>
            <w:r>
              <w:t>HEA SUFFIX</w:t>
            </w:r>
          </w:p>
        </w:tc>
        <w:tc>
          <w:tcPr>
            <w:tcW w:w="2848" w:type="dxa"/>
            <w:tcMar>
              <w:left w:w="58" w:type="dxa"/>
              <w:right w:w="58" w:type="dxa"/>
            </w:tcMar>
          </w:tcPr>
          <w:p w14:paraId="2F822395" w14:textId="0707CC7A" w:rsidR="00291B1E" w:rsidRDefault="00291B1E" w:rsidP="00291B1E">
            <w:pPr>
              <w:pStyle w:val="TableText"/>
            </w:pPr>
            <w:r>
              <w:t>:P:IDR-</w:t>
            </w:r>
            <w:hyperlink r:id="rId1532" w:history="1">
              <w:r w:rsidRPr="009E27EF">
                <w:rPr>
                  <w:rStyle w:val="Hyperlink"/>
                </w:rPr>
                <w:t>K-HEA-CUT-SUF</w:t>
              </w:r>
            </w:hyperlink>
          </w:p>
        </w:tc>
        <w:tc>
          <w:tcPr>
            <w:tcW w:w="3073" w:type="dxa"/>
            <w:tcMar>
              <w:left w:w="58" w:type="dxa"/>
              <w:right w:w="58" w:type="dxa"/>
            </w:tcMar>
          </w:tcPr>
          <w:p w14:paraId="2E9BDEC0" w14:textId="63DCBE00" w:rsidR="00291B1E" w:rsidRDefault="00291B1E" w:rsidP="00291B1E">
            <w:pPr>
              <w:pStyle w:val="TableText"/>
            </w:pPr>
            <w:r>
              <w:t>Health Equity Adjustment (HEA) Audit Suffix</w:t>
            </w:r>
          </w:p>
        </w:tc>
        <w:tc>
          <w:tcPr>
            <w:tcW w:w="1170" w:type="dxa"/>
            <w:tcMar>
              <w:left w:w="58" w:type="dxa"/>
              <w:right w:w="58" w:type="dxa"/>
            </w:tcMar>
          </w:tcPr>
          <w:p w14:paraId="2CBD3A80" w14:textId="2671EB74" w:rsidR="00291B1E" w:rsidRDefault="00291B1E" w:rsidP="00291B1E">
            <w:pPr>
              <w:pStyle w:val="TableText"/>
              <w:rPr>
                <w:caps/>
              </w:rPr>
            </w:pPr>
            <w:r>
              <w:rPr>
                <w:caps/>
              </w:rPr>
              <w:t>1 C</w:t>
            </w:r>
          </w:p>
        </w:tc>
        <w:tc>
          <w:tcPr>
            <w:tcW w:w="2160" w:type="dxa"/>
            <w:tcMar>
              <w:left w:w="58" w:type="dxa"/>
              <w:right w:w="58" w:type="dxa"/>
            </w:tcMar>
          </w:tcPr>
          <w:p w14:paraId="727A16AA" w14:textId="7B6298BA" w:rsidR="00291B1E" w:rsidRDefault="00291B1E" w:rsidP="00291B1E">
            <w:pPr>
              <w:pStyle w:val="TableText"/>
            </w:pPr>
            <w:r>
              <w:t>-</w:t>
            </w:r>
          </w:p>
        </w:tc>
        <w:tc>
          <w:tcPr>
            <w:tcW w:w="822" w:type="dxa"/>
            <w:tcMar>
              <w:left w:w="58" w:type="dxa"/>
              <w:right w:w="58" w:type="dxa"/>
            </w:tcMar>
          </w:tcPr>
          <w:p w14:paraId="50C4739D" w14:textId="108A24BD" w:rsidR="00291B1E" w:rsidRDefault="00291B1E" w:rsidP="00291B1E">
            <w:pPr>
              <w:pStyle w:val="TableText"/>
            </w:pPr>
            <w:r>
              <w:t>Spaces</w:t>
            </w:r>
          </w:p>
        </w:tc>
        <w:tc>
          <w:tcPr>
            <w:tcW w:w="412" w:type="dxa"/>
          </w:tcPr>
          <w:p w14:paraId="1B94319E" w14:textId="1EB0223B" w:rsidR="00291B1E" w:rsidRDefault="00291B1E" w:rsidP="00291B1E">
            <w:pPr>
              <w:pStyle w:val="TableText"/>
            </w:pPr>
            <w:r>
              <w:t>-</w:t>
            </w:r>
          </w:p>
        </w:tc>
        <w:tc>
          <w:tcPr>
            <w:tcW w:w="406" w:type="dxa"/>
          </w:tcPr>
          <w:p w14:paraId="1F403D3D" w14:textId="661DF46B" w:rsidR="00291B1E" w:rsidRDefault="00291B1E" w:rsidP="00291B1E">
            <w:pPr>
              <w:pStyle w:val="TableText"/>
            </w:pPr>
            <w:r>
              <w:t>X</w:t>
            </w:r>
          </w:p>
        </w:tc>
        <w:tc>
          <w:tcPr>
            <w:tcW w:w="503" w:type="dxa"/>
          </w:tcPr>
          <w:p w14:paraId="7E7A0188" w14:textId="2636958C" w:rsidR="00291B1E" w:rsidRDefault="00291B1E" w:rsidP="00291B1E">
            <w:pPr>
              <w:pStyle w:val="TableText"/>
            </w:pPr>
            <w:r>
              <w:t>X</w:t>
            </w:r>
          </w:p>
        </w:tc>
      </w:tr>
      <w:tr w:rsidR="00291B1E" w14:paraId="7D6BF415" w14:textId="77777777" w:rsidTr="00245396">
        <w:trPr>
          <w:gridAfter w:val="1"/>
          <w:wAfter w:w="9" w:type="dxa"/>
          <w:cantSplit/>
        </w:trPr>
        <w:tc>
          <w:tcPr>
            <w:tcW w:w="802" w:type="dxa"/>
            <w:tcMar>
              <w:left w:w="58" w:type="dxa"/>
              <w:right w:w="58" w:type="dxa"/>
            </w:tcMar>
          </w:tcPr>
          <w:p w14:paraId="63F8E571" w14:textId="1713EC2F" w:rsidR="00291B1E" w:rsidRDefault="00291B1E" w:rsidP="00291B1E">
            <w:pPr>
              <w:pStyle w:val="TableText"/>
            </w:pPr>
            <w:r>
              <w:t>1668 – 1676</w:t>
            </w:r>
          </w:p>
        </w:tc>
        <w:tc>
          <w:tcPr>
            <w:tcW w:w="2179" w:type="dxa"/>
            <w:tcMar>
              <w:left w:w="58" w:type="dxa"/>
              <w:right w:w="58" w:type="dxa"/>
            </w:tcMar>
          </w:tcPr>
          <w:p w14:paraId="5E870294" w14:textId="7258961F" w:rsidR="00291B1E" w:rsidRDefault="00291B1E" w:rsidP="00291B1E">
            <w:pPr>
              <w:pStyle w:val="TableText"/>
            </w:pPr>
            <w:r>
              <w:t>HEA CUT AMT</w:t>
            </w:r>
          </w:p>
        </w:tc>
        <w:tc>
          <w:tcPr>
            <w:tcW w:w="2848" w:type="dxa"/>
            <w:tcMar>
              <w:left w:w="58" w:type="dxa"/>
              <w:right w:w="58" w:type="dxa"/>
            </w:tcMar>
          </w:tcPr>
          <w:p w14:paraId="7C7AE27F" w14:textId="0AEDCD53" w:rsidR="00291B1E" w:rsidRDefault="00291B1E" w:rsidP="00291B1E">
            <w:pPr>
              <w:pStyle w:val="TableText"/>
            </w:pPr>
            <w:r>
              <w:t>:P:IDR-</w:t>
            </w:r>
            <w:hyperlink r:id="rId1533" w:history="1">
              <w:r w:rsidRPr="009E27EF">
                <w:rPr>
                  <w:rStyle w:val="Hyperlink"/>
                </w:rPr>
                <w:t>K-HEA-CUT-AMT</w:t>
              </w:r>
            </w:hyperlink>
          </w:p>
        </w:tc>
        <w:tc>
          <w:tcPr>
            <w:tcW w:w="3073" w:type="dxa"/>
            <w:tcMar>
              <w:left w:w="58" w:type="dxa"/>
              <w:right w:w="58" w:type="dxa"/>
            </w:tcMar>
          </w:tcPr>
          <w:p w14:paraId="11501036" w14:textId="2532167F" w:rsidR="00291B1E" w:rsidRDefault="00291B1E" w:rsidP="00291B1E">
            <w:pPr>
              <w:pStyle w:val="TableText"/>
            </w:pPr>
            <w:r>
              <w:t>Health Equity Adjustment (HEA) Payment Adjustment</w:t>
            </w:r>
          </w:p>
        </w:tc>
        <w:tc>
          <w:tcPr>
            <w:tcW w:w="1170" w:type="dxa"/>
            <w:tcMar>
              <w:left w:w="58" w:type="dxa"/>
              <w:right w:w="58" w:type="dxa"/>
            </w:tcMar>
          </w:tcPr>
          <w:p w14:paraId="478A94A6" w14:textId="0D95D2B8" w:rsidR="00291B1E" w:rsidRDefault="00291B1E" w:rsidP="00291B1E">
            <w:pPr>
              <w:pStyle w:val="TableText"/>
              <w:rPr>
                <w:caps/>
              </w:rPr>
            </w:pPr>
            <w:r>
              <w:rPr>
                <w:caps/>
              </w:rPr>
              <w:t>9 N</w:t>
            </w:r>
          </w:p>
        </w:tc>
        <w:tc>
          <w:tcPr>
            <w:tcW w:w="2160" w:type="dxa"/>
            <w:tcMar>
              <w:left w:w="58" w:type="dxa"/>
              <w:right w:w="58" w:type="dxa"/>
            </w:tcMar>
          </w:tcPr>
          <w:p w14:paraId="2A758484" w14:textId="47C18262" w:rsidR="00291B1E" w:rsidRDefault="00291B1E" w:rsidP="00291B1E">
            <w:pPr>
              <w:pStyle w:val="TableText"/>
            </w:pPr>
            <w:r>
              <w:t>9999999v99</w:t>
            </w:r>
          </w:p>
        </w:tc>
        <w:tc>
          <w:tcPr>
            <w:tcW w:w="822" w:type="dxa"/>
            <w:tcMar>
              <w:left w:w="58" w:type="dxa"/>
              <w:right w:w="58" w:type="dxa"/>
            </w:tcMar>
          </w:tcPr>
          <w:p w14:paraId="7969781E" w14:textId="65B3C383" w:rsidR="00291B1E" w:rsidRDefault="00291B1E" w:rsidP="00291B1E">
            <w:pPr>
              <w:pStyle w:val="TableText"/>
            </w:pPr>
            <w:r>
              <w:t>Zeros</w:t>
            </w:r>
          </w:p>
        </w:tc>
        <w:tc>
          <w:tcPr>
            <w:tcW w:w="412" w:type="dxa"/>
          </w:tcPr>
          <w:p w14:paraId="5E3211A1" w14:textId="3C607798" w:rsidR="00291B1E" w:rsidRDefault="00291B1E" w:rsidP="00291B1E">
            <w:pPr>
              <w:pStyle w:val="TableText"/>
            </w:pPr>
            <w:r>
              <w:t>-</w:t>
            </w:r>
          </w:p>
        </w:tc>
        <w:tc>
          <w:tcPr>
            <w:tcW w:w="406" w:type="dxa"/>
          </w:tcPr>
          <w:p w14:paraId="41DB3BB5" w14:textId="5BD8D77C" w:rsidR="00291B1E" w:rsidRDefault="00291B1E" w:rsidP="00291B1E">
            <w:pPr>
              <w:pStyle w:val="TableText"/>
            </w:pPr>
            <w:r>
              <w:t>X</w:t>
            </w:r>
          </w:p>
        </w:tc>
        <w:tc>
          <w:tcPr>
            <w:tcW w:w="503" w:type="dxa"/>
          </w:tcPr>
          <w:p w14:paraId="128E7004" w14:textId="28CFA503" w:rsidR="00291B1E" w:rsidRDefault="00291B1E" w:rsidP="00291B1E">
            <w:pPr>
              <w:pStyle w:val="TableText"/>
            </w:pPr>
            <w:r>
              <w:t>X</w:t>
            </w:r>
          </w:p>
        </w:tc>
      </w:tr>
      <w:tr w:rsidR="00291B1E" w14:paraId="2352ACC4" w14:textId="77777777" w:rsidTr="00245396">
        <w:trPr>
          <w:gridAfter w:val="1"/>
          <w:wAfter w:w="9" w:type="dxa"/>
          <w:cantSplit/>
        </w:trPr>
        <w:tc>
          <w:tcPr>
            <w:tcW w:w="802" w:type="dxa"/>
            <w:tcMar>
              <w:left w:w="58" w:type="dxa"/>
              <w:right w:w="58" w:type="dxa"/>
            </w:tcMar>
          </w:tcPr>
          <w:p w14:paraId="5D71FAE1" w14:textId="40FA2C52" w:rsidR="00291B1E" w:rsidRDefault="00291B1E" w:rsidP="00291B1E">
            <w:pPr>
              <w:pStyle w:val="TableText"/>
            </w:pPr>
            <w:r>
              <w:t>1677 – 1679</w:t>
            </w:r>
          </w:p>
        </w:tc>
        <w:tc>
          <w:tcPr>
            <w:tcW w:w="2179" w:type="dxa"/>
            <w:tcMar>
              <w:left w:w="58" w:type="dxa"/>
              <w:right w:w="58" w:type="dxa"/>
            </w:tcMar>
          </w:tcPr>
          <w:p w14:paraId="78B27D80" w14:textId="58832386" w:rsidR="00291B1E" w:rsidRDefault="00291B1E" w:rsidP="00291B1E">
            <w:pPr>
              <w:pStyle w:val="TableText"/>
            </w:pPr>
            <w:r>
              <w:t>HEA CUT MSG</w:t>
            </w:r>
          </w:p>
        </w:tc>
        <w:tc>
          <w:tcPr>
            <w:tcW w:w="2848" w:type="dxa"/>
            <w:tcMar>
              <w:left w:w="58" w:type="dxa"/>
              <w:right w:w="58" w:type="dxa"/>
            </w:tcMar>
          </w:tcPr>
          <w:p w14:paraId="728589B0" w14:textId="49535DF5" w:rsidR="00291B1E" w:rsidRDefault="00291B1E" w:rsidP="00291B1E">
            <w:pPr>
              <w:pStyle w:val="TableText"/>
            </w:pPr>
            <w:r>
              <w:t>:P:IDR-</w:t>
            </w:r>
            <w:hyperlink r:id="rId1534" w:history="1">
              <w:r w:rsidRPr="009E27EF">
                <w:rPr>
                  <w:rStyle w:val="Hyperlink"/>
                </w:rPr>
                <w:t>K-HEA-CUT-MSG</w:t>
              </w:r>
            </w:hyperlink>
          </w:p>
        </w:tc>
        <w:tc>
          <w:tcPr>
            <w:tcW w:w="3073" w:type="dxa"/>
            <w:tcMar>
              <w:left w:w="58" w:type="dxa"/>
              <w:right w:w="58" w:type="dxa"/>
            </w:tcMar>
          </w:tcPr>
          <w:p w14:paraId="08001E40" w14:textId="478EC199" w:rsidR="00291B1E" w:rsidRDefault="00291B1E" w:rsidP="00291B1E">
            <w:pPr>
              <w:pStyle w:val="TableText"/>
            </w:pPr>
            <w:r>
              <w:t>Health Equity Adjustment (HEA) Message</w:t>
            </w:r>
          </w:p>
        </w:tc>
        <w:tc>
          <w:tcPr>
            <w:tcW w:w="1170" w:type="dxa"/>
            <w:tcMar>
              <w:left w:w="58" w:type="dxa"/>
              <w:right w:w="58" w:type="dxa"/>
            </w:tcMar>
          </w:tcPr>
          <w:p w14:paraId="079533BA" w14:textId="4AA5EC4A" w:rsidR="00291B1E" w:rsidRDefault="00291B1E" w:rsidP="00291B1E">
            <w:pPr>
              <w:pStyle w:val="TableText"/>
              <w:rPr>
                <w:caps/>
              </w:rPr>
            </w:pPr>
            <w:r>
              <w:rPr>
                <w:caps/>
              </w:rPr>
              <w:t>3 C</w:t>
            </w:r>
          </w:p>
        </w:tc>
        <w:tc>
          <w:tcPr>
            <w:tcW w:w="2160" w:type="dxa"/>
            <w:tcMar>
              <w:left w:w="58" w:type="dxa"/>
              <w:right w:w="58" w:type="dxa"/>
            </w:tcMar>
          </w:tcPr>
          <w:p w14:paraId="01EE1C13" w14:textId="5A66A753" w:rsidR="00291B1E" w:rsidRDefault="00291B1E" w:rsidP="00291B1E">
            <w:pPr>
              <w:pStyle w:val="TableText"/>
            </w:pPr>
            <w:r>
              <w:t>-</w:t>
            </w:r>
          </w:p>
        </w:tc>
        <w:tc>
          <w:tcPr>
            <w:tcW w:w="822" w:type="dxa"/>
            <w:tcMar>
              <w:left w:w="58" w:type="dxa"/>
              <w:right w:w="58" w:type="dxa"/>
            </w:tcMar>
          </w:tcPr>
          <w:p w14:paraId="26B7AC8B" w14:textId="2F2E1031" w:rsidR="00291B1E" w:rsidRDefault="00291B1E" w:rsidP="00291B1E">
            <w:pPr>
              <w:pStyle w:val="TableText"/>
            </w:pPr>
            <w:r>
              <w:t>Spaces</w:t>
            </w:r>
          </w:p>
        </w:tc>
        <w:tc>
          <w:tcPr>
            <w:tcW w:w="412" w:type="dxa"/>
          </w:tcPr>
          <w:p w14:paraId="6F630758" w14:textId="152FF701" w:rsidR="00291B1E" w:rsidRDefault="00291B1E" w:rsidP="00291B1E">
            <w:pPr>
              <w:pStyle w:val="TableText"/>
            </w:pPr>
            <w:r>
              <w:t>-</w:t>
            </w:r>
          </w:p>
        </w:tc>
        <w:tc>
          <w:tcPr>
            <w:tcW w:w="406" w:type="dxa"/>
          </w:tcPr>
          <w:p w14:paraId="451DAA50" w14:textId="6C23949D" w:rsidR="00291B1E" w:rsidRDefault="00291B1E" w:rsidP="00291B1E">
            <w:pPr>
              <w:pStyle w:val="TableText"/>
            </w:pPr>
            <w:r>
              <w:t>X</w:t>
            </w:r>
          </w:p>
        </w:tc>
        <w:tc>
          <w:tcPr>
            <w:tcW w:w="503" w:type="dxa"/>
          </w:tcPr>
          <w:p w14:paraId="1E1B95E8" w14:textId="2C092E2B" w:rsidR="00291B1E" w:rsidRDefault="00291B1E" w:rsidP="00291B1E">
            <w:pPr>
              <w:pStyle w:val="TableText"/>
            </w:pPr>
            <w:r>
              <w:t>X</w:t>
            </w:r>
          </w:p>
        </w:tc>
      </w:tr>
      <w:tr w:rsidR="00291B1E" w14:paraId="73295E5D" w14:textId="77777777" w:rsidTr="00245396">
        <w:trPr>
          <w:gridAfter w:val="1"/>
          <w:wAfter w:w="9" w:type="dxa"/>
          <w:cantSplit/>
        </w:trPr>
        <w:tc>
          <w:tcPr>
            <w:tcW w:w="802" w:type="dxa"/>
            <w:tcMar>
              <w:left w:w="58" w:type="dxa"/>
              <w:right w:w="58" w:type="dxa"/>
            </w:tcMar>
          </w:tcPr>
          <w:p w14:paraId="7D1FF2A7" w14:textId="773CE715" w:rsidR="00291B1E" w:rsidRDefault="00291B1E" w:rsidP="00291B1E">
            <w:pPr>
              <w:pStyle w:val="TableText"/>
            </w:pPr>
            <w:r>
              <w:t>1680 - 1688</w:t>
            </w:r>
          </w:p>
        </w:tc>
        <w:tc>
          <w:tcPr>
            <w:tcW w:w="2179" w:type="dxa"/>
            <w:tcMar>
              <w:left w:w="58" w:type="dxa"/>
              <w:right w:w="58" w:type="dxa"/>
            </w:tcMar>
          </w:tcPr>
          <w:p w14:paraId="4DACEBC6" w14:textId="767A0B0F" w:rsidR="00291B1E" w:rsidRDefault="00291B1E" w:rsidP="00291B1E">
            <w:pPr>
              <w:pStyle w:val="TableText"/>
            </w:pPr>
            <w:r>
              <w:t>HEA ADJ AMT</w:t>
            </w:r>
          </w:p>
        </w:tc>
        <w:tc>
          <w:tcPr>
            <w:tcW w:w="2848" w:type="dxa"/>
            <w:tcMar>
              <w:left w:w="58" w:type="dxa"/>
              <w:right w:w="58" w:type="dxa"/>
            </w:tcMar>
          </w:tcPr>
          <w:p w14:paraId="7DDDF58D" w14:textId="5A0D153B" w:rsidR="00291B1E" w:rsidRDefault="00291B1E" w:rsidP="00291B1E">
            <w:pPr>
              <w:pStyle w:val="TableText"/>
            </w:pPr>
            <w:r>
              <w:t>:P:IDR-</w:t>
            </w:r>
            <w:hyperlink r:id="rId1535" w:history="1">
              <w:r w:rsidRPr="009E27EF">
                <w:rPr>
                  <w:rStyle w:val="Hyperlink"/>
                </w:rPr>
                <w:t>K-HEA-ADJ-AMT</w:t>
              </w:r>
            </w:hyperlink>
          </w:p>
        </w:tc>
        <w:tc>
          <w:tcPr>
            <w:tcW w:w="3073" w:type="dxa"/>
            <w:tcMar>
              <w:left w:w="58" w:type="dxa"/>
              <w:right w:w="58" w:type="dxa"/>
            </w:tcMar>
          </w:tcPr>
          <w:p w14:paraId="47220E45" w14:textId="06DBEB5A" w:rsidR="00291B1E" w:rsidRDefault="00291B1E" w:rsidP="00291B1E">
            <w:pPr>
              <w:pStyle w:val="TableText"/>
            </w:pPr>
            <w:r>
              <w:t>Health Equity Adjustment (HEA) Amount from the Beneficiary File</w:t>
            </w:r>
          </w:p>
        </w:tc>
        <w:tc>
          <w:tcPr>
            <w:tcW w:w="1170" w:type="dxa"/>
            <w:tcMar>
              <w:left w:w="58" w:type="dxa"/>
              <w:right w:w="58" w:type="dxa"/>
            </w:tcMar>
          </w:tcPr>
          <w:p w14:paraId="008A4436" w14:textId="3DE08BCD" w:rsidR="00291B1E" w:rsidRDefault="00291B1E" w:rsidP="00291B1E">
            <w:pPr>
              <w:pStyle w:val="TableText"/>
              <w:rPr>
                <w:caps/>
              </w:rPr>
            </w:pPr>
            <w:r>
              <w:rPr>
                <w:caps/>
              </w:rPr>
              <w:t>9 N</w:t>
            </w:r>
          </w:p>
        </w:tc>
        <w:tc>
          <w:tcPr>
            <w:tcW w:w="2160" w:type="dxa"/>
            <w:tcMar>
              <w:left w:w="58" w:type="dxa"/>
              <w:right w:w="58" w:type="dxa"/>
            </w:tcMar>
          </w:tcPr>
          <w:p w14:paraId="5367889C" w14:textId="6A600279" w:rsidR="00291B1E" w:rsidRDefault="00291B1E" w:rsidP="00291B1E">
            <w:pPr>
              <w:pStyle w:val="TableText"/>
            </w:pPr>
            <w:r>
              <w:t>9999999v99</w:t>
            </w:r>
          </w:p>
        </w:tc>
        <w:tc>
          <w:tcPr>
            <w:tcW w:w="822" w:type="dxa"/>
            <w:tcMar>
              <w:left w:w="58" w:type="dxa"/>
              <w:right w:w="58" w:type="dxa"/>
            </w:tcMar>
          </w:tcPr>
          <w:p w14:paraId="45F09CF8" w14:textId="004BD558" w:rsidR="00291B1E" w:rsidRDefault="00291B1E" w:rsidP="00291B1E">
            <w:pPr>
              <w:pStyle w:val="TableText"/>
            </w:pPr>
            <w:r>
              <w:t>Zeros</w:t>
            </w:r>
          </w:p>
        </w:tc>
        <w:tc>
          <w:tcPr>
            <w:tcW w:w="412" w:type="dxa"/>
          </w:tcPr>
          <w:p w14:paraId="3AC2A24C" w14:textId="78444E55" w:rsidR="00291B1E" w:rsidRDefault="00291B1E" w:rsidP="00291B1E">
            <w:pPr>
              <w:pStyle w:val="TableText"/>
            </w:pPr>
            <w:r>
              <w:t>-</w:t>
            </w:r>
          </w:p>
        </w:tc>
        <w:tc>
          <w:tcPr>
            <w:tcW w:w="406" w:type="dxa"/>
          </w:tcPr>
          <w:p w14:paraId="57D90D08" w14:textId="6F7E0A04" w:rsidR="00291B1E" w:rsidRDefault="00291B1E" w:rsidP="00291B1E">
            <w:pPr>
              <w:pStyle w:val="TableText"/>
            </w:pPr>
            <w:r>
              <w:t>X</w:t>
            </w:r>
          </w:p>
        </w:tc>
        <w:tc>
          <w:tcPr>
            <w:tcW w:w="503" w:type="dxa"/>
          </w:tcPr>
          <w:p w14:paraId="3CD5DA6D" w14:textId="51531C56" w:rsidR="00291B1E" w:rsidRDefault="00291B1E" w:rsidP="00291B1E">
            <w:pPr>
              <w:pStyle w:val="TableText"/>
            </w:pPr>
            <w:r>
              <w:t>X</w:t>
            </w:r>
          </w:p>
        </w:tc>
      </w:tr>
      <w:tr w:rsidR="00C5027B" w14:paraId="678F95A0" w14:textId="77777777" w:rsidTr="00245396">
        <w:trPr>
          <w:gridAfter w:val="1"/>
          <w:wAfter w:w="9" w:type="dxa"/>
          <w:cantSplit/>
        </w:trPr>
        <w:tc>
          <w:tcPr>
            <w:tcW w:w="802" w:type="dxa"/>
            <w:tcMar>
              <w:left w:w="58" w:type="dxa"/>
              <w:right w:w="58" w:type="dxa"/>
            </w:tcMar>
          </w:tcPr>
          <w:p w14:paraId="1D2A4861" w14:textId="0D8E4D60" w:rsidR="000751EA" w:rsidRDefault="00291B1E">
            <w:pPr>
              <w:pStyle w:val="TableText"/>
            </w:pPr>
            <w:r>
              <w:t>1689</w:t>
            </w:r>
            <w:r w:rsidR="005B7717">
              <w:t xml:space="preserve"> – </w:t>
            </w:r>
            <w:r w:rsidR="000751EA">
              <w:t>1722</w:t>
            </w:r>
          </w:p>
        </w:tc>
        <w:tc>
          <w:tcPr>
            <w:tcW w:w="2179" w:type="dxa"/>
            <w:tcMar>
              <w:left w:w="58" w:type="dxa"/>
              <w:right w:w="58" w:type="dxa"/>
            </w:tcMar>
          </w:tcPr>
          <w:p w14:paraId="7A277F9C" w14:textId="4EF84F24" w:rsidR="000751EA" w:rsidRDefault="00953AFA" w:rsidP="000751EA">
            <w:pPr>
              <w:pStyle w:val="TableText"/>
            </w:pPr>
            <w:r>
              <w:t>Filler</w:t>
            </w:r>
          </w:p>
        </w:tc>
        <w:tc>
          <w:tcPr>
            <w:tcW w:w="2848" w:type="dxa"/>
            <w:tcMar>
              <w:left w:w="58" w:type="dxa"/>
              <w:right w:w="58" w:type="dxa"/>
            </w:tcMar>
          </w:tcPr>
          <w:p w14:paraId="585783B9" w14:textId="77777777" w:rsidR="000751EA" w:rsidRDefault="000751EA" w:rsidP="000751EA">
            <w:pPr>
              <w:pStyle w:val="TableText"/>
            </w:pPr>
            <w:r>
              <w:t>-</w:t>
            </w:r>
          </w:p>
        </w:tc>
        <w:tc>
          <w:tcPr>
            <w:tcW w:w="3073" w:type="dxa"/>
            <w:tcMar>
              <w:left w:w="58" w:type="dxa"/>
              <w:right w:w="58" w:type="dxa"/>
            </w:tcMar>
          </w:tcPr>
          <w:p w14:paraId="30653A62" w14:textId="77777777" w:rsidR="000751EA" w:rsidRDefault="000751EA" w:rsidP="000751EA">
            <w:pPr>
              <w:pStyle w:val="TableText"/>
            </w:pPr>
            <w:r>
              <w:t>Filler</w:t>
            </w:r>
          </w:p>
        </w:tc>
        <w:tc>
          <w:tcPr>
            <w:tcW w:w="1170" w:type="dxa"/>
            <w:tcMar>
              <w:left w:w="58" w:type="dxa"/>
              <w:right w:w="58" w:type="dxa"/>
            </w:tcMar>
          </w:tcPr>
          <w:p w14:paraId="367D83D7" w14:textId="273B23E2" w:rsidR="000751EA" w:rsidRDefault="00291B1E" w:rsidP="000751EA">
            <w:pPr>
              <w:pStyle w:val="TableText"/>
              <w:rPr>
                <w:caps/>
              </w:rPr>
            </w:pPr>
            <w:r>
              <w:rPr>
                <w:caps/>
              </w:rPr>
              <w:t xml:space="preserve">34 </w:t>
            </w:r>
            <w:r w:rsidR="000751EA">
              <w:rPr>
                <w:caps/>
              </w:rPr>
              <w:t>C</w:t>
            </w:r>
          </w:p>
        </w:tc>
        <w:tc>
          <w:tcPr>
            <w:tcW w:w="2160" w:type="dxa"/>
            <w:tcMar>
              <w:left w:w="58" w:type="dxa"/>
              <w:right w:w="58" w:type="dxa"/>
            </w:tcMar>
          </w:tcPr>
          <w:p w14:paraId="08379877" w14:textId="77777777" w:rsidR="000751EA" w:rsidRDefault="000751EA" w:rsidP="000751EA">
            <w:pPr>
              <w:pStyle w:val="TableText"/>
            </w:pPr>
            <w:r>
              <w:t>-</w:t>
            </w:r>
          </w:p>
        </w:tc>
        <w:tc>
          <w:tcPr>
            <w:tcW w:w="822" w:type="dxa"/>
            <w:tcMar>
              <w:left w:w="58" w:type="dxa"/>
              <w:right w:w="58" w:type="dxa"/>
            </w:tcMar>
          </w:tcPr>
          <w:p w14:paraId="57E0BA09" w14:textId="77777777" w:rsidR="000751EA" w:rsidRDefault="000751EA" w:rsidP="000751EA">
            <w:pPr>
              <w:pStyle w:val="TableText"/>
            </w:pPr>
            <w:r>
              <w:t>Spaces</w:t>
            </w:r>
          </w:p>
        </w:tc>
        <w:tc>
          <w:tcPr>
            <w:tcW w:w="412" w:type="dxa"/>
          </w:tcPr>
          <w:p w14:paraId="634DDCEF" w14:textId="77777777" w:rsidR="000751EA" w:rsidRDefault="000751EA" w:rsidP="000751EA">
            <w:pPr>
              <w:pStyle w:val="TableText"/>
            </w:pPr>
            <w:r>
              <w:t>X</w:t>
            </w:r>
          </w:p>
        </w:tc>
        <w:tc>
          <w:tcPr>
            <w:tcW w:w="406" w:type="dxa"/>
          </w:tcPr>
          <w:p w14:paraId="3D21ABB8" w14:textId="77777777" w:rsidR="000751EA" w:rsidRDefault="000751EA" w:rsidP="000751EA">
            <w:pPr>
              <w:pStyle w:val="TableText"/>
            </w:pPr>
            <w:r>
              <w:t>X</w:t>
            </w:r>
          </w:p>
        </w:tc>
        <w:tc>
          <w:tcPr>
            <w:tcW w:w="503" w:type="dxa"/>
          </w:tcPr>
          <w:p w14:paraId="4FC58517" w14:textId="77777777" w:rsidR="000751EA" w:rsidRDefault="000751EA" w:rsidP="000751EA">
            <w:pPr>
              <w:pStyle w:val="TableText"/>
            </w:pPr>
            <w:r>
              <w:t>X</w:t>
            </w:r>
          </w:p>
        </w:tc>
      </w:tr>
      <w:tr w:rsidR="00C5027B" w14:paraId="067D7989" w14:textId="77777777" w:rsidTr="00245396">
        <w:trPr>
          <w:gridAfter w:val="1"/>
          <w:wAfter w:w="9" w:type="dxa"/>
          <w:cantSplit/>
        </w:trPr>
        <w:tc>
          <w:tcPr>
            <w:tcW w:w="802" w:type="dxa"/>
            <w:tcMar>
              <w:left w:w="58" w:type="dxa"/>
              <w:right w:w="58" w:type="dxa"/>
            </w:tcMar>
          </w:tcPr>
          <w:p w14:paraId="0A6C05E7" w14:textId="78E2FD0E" w:rsidR="000751EA" w:rsidRDefault="000751EA" w:rsidP="000751EA">
            <w:pPr>
              <w:pStyle w:val="TableText"/>
            </w:pPr>
            <w:r>
              <w:t>1723</w:t>
            </w:r>
            <w:r w:rsidR="005B7717">
              <w:t xml:space="preserve"> – </w:t>
            </w:r>
            <w:r>
              <w:t>1728</w:t>
            </w:r>
          </w:p>
        </w:tc>
        <w:tc>
          <w:tcPr>
            <w:tcW w:w="2179" w:type="dxa"/>
            <w:tcMar>
              <w:left w:w="58" w:type="dxa"/>
              <w:right w:w="58" w:type="dxa"/>
            </w:tcMar>
          </w:tcPr>
          <w:p w14:paraId="6D2B1C2C" w14:textId="77777777" w:rsidR="000751EA" w:rsidRDefault="000751EA" w:rsidP="000751EA">
            <w:pPr>
              <w:pStyle w:val="TableText"/>
            </w:pPr>
            <w:r>
              <w:t>MAMMOGRAPHY CERTIFICATION</w:t>
            </w:r>
          </w:p>
        </w:tc>
        <w:tc>
          <w:tcPr>
            <w:tcW w:w="2848" w:type="dxa"/>
            <w:tcMar>
              <w:left w:w="58" w:type="dxa"/>
              <w:right w:w="58" w:type="dxa"/>
            </w:tcMar>
          </w:tcPr>
          <w:p w14:paraId="29E4B919" w14:textId="367A45C3" w:rsidR="000751EA" w:rsidRDefault="000751EA" w:rsidP="000751EA">
            <w:pPr>
              <w:pStyle w:val="TableText"/>
            </w:pPr>
            <w:r>
              <w:t>:P:IDR-K-</w:t>
            </w:r>
            <w:hyperlink r:id="rId1536" w:history="1">
              <w:r w:rsidRPr="00784AF0">
                <w:rPr>
                  <w:rStyle w:val="Hyperlink"/>
                </w:rPr>
                <w:t>MAMMOGRAPHY-CERT</w:t>
              </w:r>
            </w:hyperlink>
          </w:p>
        </w:tc>
        <w:tc>
          <w:tcPr>
            <w:tcW w:w="3073" w:type="dxa"/>
            <w:tcMar>
              <w:left w:w="58" w:type="dxa"/>
              <w:right w:w="58" w:type="dxa"/>
            </w:tcMar>
          </w:tcPr>
          <w:p w14:paraId="469DCA53" w14:textId="77777777" w:rsidR="000751EA" w:rsidRPr="00F84490" w:rsidRDefault="000751EA" w:rsidP="000751EA">
            <w:pPr>
              <w:pStyle w:val="TableText"/>
            </w:pPr>
            <w:r>
              <w:t>Mammography certification number</w:t>
            </w:r>
          </w:p>
        </w:tc>
        <w:tc>
          <w:tcPr>
            <w:tcW w:w="1170" w:type="dxa"/>
            <w:tcMar>
              <w:left w:w="58" w:type="dxa"/>
              <w:right w:w="58" w:type="dxa"/>
            </w:tcMar>
          </w:tcPr>
          <w:p w14:paraId="2E67AE9E" w14:textId="77777777" w:rsidR="000751EA" w:rsidRDefault="000751EA" w:rsidP="000751EA">
            <w:pPr>
              <w:pStyle w:val="TableText"/>
              <w:rPr>
                <w:caps/>
              </w:rPr>
            </w:pPr>
            <w:r>
              <w:rPr>
                <w:caps/>
              </w:rPr>
              <w:t>6 C</w:t>
            </w:r>
          </w:p>
        </w:tc>
        <w:tc>
          <w:tcPr>
            <w:tcW w:w="2160" w:type="dxa"/>
            <w:tcMar>
              <w:left w:w="58" w:type="dxa"/>
              <w:right w:w="58" w:type="dxa"/>
            </w:tcMar>
          </w:tcPr>
          <w:p w14:paraId="5AA29C6B" w14:textId="77777777" w:rsidR="000751EA" w:rsidRDefault="000751EA" w:rsidP="000751EA">
            <w:pPr>
              <w:pStyle w:val="TableText"/>
              <w:rPr>
                <w:b/>
              </w:rPr>
            </w:pPr>
            <w:r>
              <w:t>Mammography Cert Number</w:t>
            </w:r>
          </w:p>
        </w:tc>
        <w:tc>
          <w:tcPr>
            <w:tcW w:w="822" w:type="dxa"/>
            <w:tcMar>
              <w:left w:w="58" w:type="dxa"/>
              <w:right w:w="58" w:type="dxa"/>
            </w:tcMar>
          </w:tcPr>
          <w:p w14:paraId="2B57977A" w14:textId="77777777" w:rsidR="000751EA" w:rsidRDefault="000751EA" w:rsidP="000751EA">
            <w:pPr>
              <w:pStyle w:val="TableText"/>
            </w:pPr>
            <w:r>
              <w:t>Spaces</w:t>
            </w:r>
          </w:p>
        </w:tc>
        <w:tc>
          <w:tcPr>
            <w:tcW w:w="412" w:type="dxa"/>
          </w:tcPr>
          <w:p w14:paraId="5A5AFEA8" w14:textId="77777777" w:rsidR="000751EA" w:rsidRDefault="000751EA" w:rsidP="000751EA">
            <w:pPr>
              <w:pStyle w:val="TableText"/>
            </w:pPr>
            <w:r>
              <w:t>X</w:t>
            </w:r>
          </w:p>
        </w:tc>
        <w:tc>
          <w:tcPr>
            <w:tcW w:w="406" w:type="dxa"/>
          </w:tcPr>
          <w:p w14:paraId="6FE85CFA" w14:textId="77777777" w:rsidR="000751EA" w:rsidRDefault="000751EA" w:rsidP="000751EA">
            <w:pPr>
              <w:pStyle w:val="TableText"/>
            </w:pPr>
            <w:r>
              <w:t>X</w:t>
            </w:r>
          </w:p>
        </w:tc>
        <w:tc>
          <w:tcPr>
            <w:tcW w:w="503" w:type="dxa"/>
          </w:tcPr>
          <w:p w14:paraId="4043DCE1" w14:textId="77777777" w:rsidR="000751EA" w:rsidRDefault="000751EA" w:rsidP="000751EA">
            <w:pPr>
              <w:pStyle w:val="TableText"/>
            </w:pPr>
            <w:r>
              <w:t>X</w:t>
            </w:r>
          </w:p>
        </w:tc>
      </w:tr>
      <w:tr w:rsidR="00C5027B" w14:paraId="3C1052A5" w14:textId="77777777" w:rsidTr="00245396">
        <w:trPr>
          <w:gridAfter w:val="1"/>
          <w:wAfter w:w="9" w:type="dxa"/>
          <w:cantSplit/>
        </w:trPr>
        <w:tc>
          <w:tcPr>
            <w:tcW w:w="802" w:type="dxa"/>
            <w:tcMar>
              <w:left w:w="58" w:type="dxa"/>
              <w:right w:w="58" w:type="dxa"/>
            </w:tcMar>
          </w:tcPr>
          <w:p w14:paraId="16AC2F6D" w14:textId="77777777" w:rsidR="000751EA" w:rsidRDefault="000751EA" w:rsidP="000751EA">
            <w:pPr>
              <w:pStyle w:val="TableText"/>
            </w:pPr>
            <w:r>
              <w:t>1729</w:t>
            </w:r>
          </w:p>
        </w:tc>
        <w:tc>
          <w:tcPr>
            <w:tcW w:w="2179" w:type="dxa"/>
            <w:tcMar>
              <w:left w:w="58" w:type="dxa"/>
              <w:right w:w="58" w:type="dxa"/>
            </w:tcMar>
          </w:tcPr>
          <w:p w14:paraId="66A413FB" w14:textId="77777777" w:rsidR="000751EA" w:rsidRDefault="000751EA" w:rsidP="000751EA">
            <w:pPr>
              <w:pStyle w:val="TableText"/>
            </w:pPr>
            <w:r>
              <w:t>RESIDUAL PAYMENT INDICATOR</w:t>
            </w:r>
          </w:p>
        </w:tc>
        <w:tc>
          <w:tcPr>
            <w:tcW w:w="2848" w:type="dxa"/>
            <w:tcMar>
              <w:left w:w="58" w:type="dxa"/>
              <w:right w:w="58" w:type="dxa"/>
            </w:tcMar>
          </w:tcPr>
          <w:p w14:paraId="3F9F648B" w14:textId="3A43E777" w:rsidR="000751EA" w:rsidRDefault="000751EA" w:rsidP="000751EA">
            <w:pPr>
              <w:pStyle w:val="TableText"/>
            </w:pPr>
            <w:r>
              <w:t>:P:IDR-K-DTL-</w:t>
            </w:r>
            <w:hyperlink r:id="rId1537" w:history="1">
              <w:r w:rsidRPr="004420B2">
                <w:rPr>
                  <w:rStyle w:val="Hyperlink"/>
                </w:rPr>
                <w:t>RES-PAY-IND</w:t>
              </w:r>
            </w:hyperlink>
          </w:p>
        </w:tc>
        <w:tc>
          <w:tcPr>
            <w:tcW w:w="3073" w:type="dxa"/>
            <w:tcMar>
              <w:left w:w="58" w:type="dxa"/>
              <w:right w:w="58" w:type="dxa"/>
            </w:tcMar>
          </w:tcPr>
          <w:p w14:paraId="60E0F299" w14:textId="77777777" w:rsidR="000751EA" w:rsidRDefault="000751EA" w:rsidP="000751EA">
            <w:pPr>
              <w:pStyle w:val="TableText"/>
            </w:pPr>
            <w:r>
              <w:t>MSP Detail Residual payment indicator.</w:t>
            </w:r>
          </w:p>
          <w:p w14:paraId="30C7CA13" w14:textId="77777777" w:rsidR="000751EA" w:rsidRPr="00F84490" w:rsidRDefault="000751EA" w:rsidP="000751EA">
            <w:pPr>
              <w:pStyle w:val="TableText"/>
            </w:pPr>
            <w:r>
              <w:t>The RPI field is used with MSP claims to set an override for BDS and CWF edits related to secondary WCMSA and ORM payments.</w:t>
            </w:r>
          </w:p>
        </w:tc>
        <w:tc>
          <w:tcPr>
            <w:tcW w:w="1170" w:type="dxa"/>
            <w:tcMar>
              <w:left w:w="58" w:type="dxa"/>
              <w:right w:w="58" w:type="dxa"/>
            </w:tcMar>
          </w:tcPr>
          <w:p w14:paraId="7BA0035B" w14:textId="77777777" w:rsidR="000751EA" w:rsidRDefault="000751EA" w:rsidP="000751EA">
            <w:pPr>
              <w:pStyle w:val="TableText"/>
              <w:rPr>
                <w:caps/>
              </w:rPr>
            </w:pPr>
            <w:r>
              <w:rPr>
                <w:caps/>
              </w:rPr>
              <w:t>1 C</w:t>
            </w:r>
          </w:p>
        </w:tc>
        <w:tc>
          <w:tcPr>
            <w:tcW w:w="2160" w:type="dxa"/>
            <w:tcMar>
              <w:left w:w="58" w:type="dxa"/>
              <w:right w:w="58" w:type="dxa"/>
            </w:tcMar>
          </w:tcPr>
          <w:p w14:paraId="7DDB3BFA" w14:textId="77777777" w:rsidR="007B150B" w:rsidRPr="003B1FA6" w:rsidRDefault="007B150B" w:rsidP="007B150B">
            <w:pPr>
              <w:pStyle w:val="TableText"/>
              <w:rPr>
                <w:rFonts w:cs="Arial"/>
                <w:szCs w:val="18"/>
              </w:rPr>
            </w:pPr>
            <w:r w:rsidRPr="003B1FA6">
              <w:rPr>
                <w:rFonts w:cs="Arial"/>
                <w:b/>
                <w:szCs w:val="18"/>
              </w:rPr>
              <w:t>Valid Values:</w:t>
            </w:r>
          </w:p>
          <w:p w14:paraId="44ADACB3" w14:textId="5A37106B" w:rsidR="000751EA" w:rsidRDefault="000751EA" w:rsidP="00245396">
            <w:pPr>
              <w:pStyle w:val="TableTextBullet"/>
            </w:pPr>
            <w:r>
              <w:t xml:space="preserve">X – </w:t>
            </w:r>
            <w:r w:rsidR="007B150B">
              <w:t>A</w:t>
            </w:r>
            <w:r>
              <w:t>llow secondary payment</w:t>
            </w:r>
          </w:p>
          <w:p w14:paraId="55C72592" w14:textId="15549552" w:rsidR="000751EA" w:rsidRDefault="000751EA" w:rsidP="00245396">
            <w:pPr>
              <w:pStyle w:val="TableTextBullet"/>
              <w:rPr>
                <w:b/>
              </w:rPr>
            </w:pPr>
            <w:r>
              <w:t xml:space="preserve">Space – </w:t>
            </w:r>
            <w:r w:rsidR="007B150B">
              <w:t>N</w:t>
            </w:r>
            <w:r>
              <w:t>o secondary payment</w:t>
            </w:r>
          </w:p>
        </w:tc>
        <w:tc>
          <w:tcPr>
            <w:tcW w:w="822" w:type="dxa"/>
            <w:tcMar>
              <w:left w:w="58" w:type="dxa"/>
              <w:right w:w="58" w:type="dxa"/>
            </w:tcMar>
          </w:tcPr>
          <w:p w14:paraId="53F92402" w14:textId="1F49FFD0" w:rsidR="000751EA" w:rsidRDefault="007B150B" w:rsidP="007B150B">
            <w:pPr>
              <w:pStyle w:val="TableText"/>
            </w:pPr>
            <w:r w:rsidRPr="003B1FA6">
              <w:rPr>
                <w:rFonts w:cs="Arial"/>
                <w:szCs w:val="18"/>
              </w:rPr>
              <w:t>Space</w:t>
            </w:r>
          </w:p>
        </w:tc>
        <w:tc>
          <w:tcPr>
            <w:tcW w:w="412" w:type="dxa"/>
          </w:tcPr>
          <w:p w14:paraId="17E755FE" w14:textId="77777777" w:rsidR="000751EA" w:rsidRDefault="000751EA" w:rsidP="000751EA">
            <w:pPr>
              <w:pStyle w:val="TableText"/>
            </w:pPr>
            <w:r>
              <w:t>X</w:t>
            </w:r>
          </w:p>
        </w:tc>
        <w:tc>
          <w:tcPr>
            <w:tcW w:w="406" w:type="dxa"/>
          </w:tcPr>
          <w:p w14:paraId="20DAAF04" w14:textId="77777777" w:rsidR="000751EA" w:rsidRDefault="000751EA" w:rsidP="000751EA">
            <w:pPr>
              <w:pStyle w:val="TableText"/>
            </w:pPr>
            <w:r>
              <w:t>X</w:t>
            </w:r>
          </w:p>
        </w:tc>
        <w:tc>
          <w:tcPr>
            <w:tcW w:w="503" w:type="dxa"/>
          </w:tcPr>
          <w:p w14:paraId="0078F9B5" w14:textId="77777777" w:rsidR="000751EA" w:rsidRDefault="000751EA" w:rsidP="000751EA">
            <w:pPr>
              <w:pStyle w:val="TableText"/>
            </w:pPr>
            <w:r>
              <w:t>X</w:t>
            </w:r>
          </w:p>
        </w:tc>
      </w:tr>
      <w:tr w:rsidR="00C5027B" w14:paraId="7464D088" w14:textId="77777777" w:rsidTr="00245396">
        <w:trPr>
          <w:gridAfter w:val="1"/>
          <w:wAfter w:w="9" w:type="dxa"/>
          <w:cantSplit/>
        </w:trPr>
        <w:tc>
          <w:tcPr>
            <w:tcW w:w="802" w:type="dxa"/>
            <w:tcMar>
              <w:left w:w="58" w:type="dxa"/>
              <w:right w:w="58" w:type="dxa"/>
            </w:tcMar>
          </w:tcPr>
          <w:p w14:paraId="593F5F21" w14:textId="77777777" w:rsidR="000751EA" w:rsidRPr="00F84490" w:rsidRDefault="000751EA" w:rsidP="000751EA">
            <w:pPr>
              <w:pStyle w:val="TableText"/>
            </w:pPr>
            <w:r>
              <w:t>1730–1739</w:t>
            </w:r>
          </w:p>
        </w:tc>
        <w:tc>
          <w:tcPr>
            <w:tcW w:w="2179" w:type="dxa"/>
            <w:tcMar>
              <w:left w:w="58" w:type="dxa"/>
              <w:right w:w="58" w:type="dxa"/>
            </w:tcMar>
          </w:tcPr>
          <w:p w14:paraId="6F315C76" w14:textId="77777777" w:rsidR="000751EA" w:rsidRPr="00F84490" w:rsidRDefault="000751EA" w:rsidP="000751EA">
            <w:pPr>
              <w:pStyle w:val="TableText"/>
            </w:pPr>
            <w:r>
              <w:t>DETAIL FACILITY PROVIDER NPI</w:t>
            </w:r>
          </w:p>
        </w:tc>
        <w:tc>
          <w:tcPr>
            <w:tcW w:w="2848" w:type="dxa"/>
            <w:tcMar>
              <w:left w:w="58" w:type="dxa"/>
              <w:right w:w="58" w:type="dxa"/>
            </w:tcMar>
          </w:tcPr>
          <w:p w14:paraId="53B51526" w14:textId="3E2149AB" w:rsidR="000751EA" w:rsidRPr="00F84490" w:rsidRDefault="000751EA" w:rsidP="000751EA">
            <w:pPr>
              <w:pStyle w:val="TableText"/>
            </w:pPr>
            <w:r w:rsidRPr="001F6B1B">
              <w:t>:</w:t>
            </w:r>
            <w:r w:rsidRPr="00272F77">
              <w:t>P: IDR-K-DTL-</w:t>
            </w:r>
            <w:hyperlink r:id="rId1538" w:history="1">
              <w:r w:rsidRPr="00272F77">
                <w:rPr>
                  <w:rStyle w:val="Hyperlink"/>
                </w:rPr>
                <w:t>FAC-PROV-NPI</w:t>
              </w:r>
            </w:hyperlink>
          </w:p>
        </w:tc>
        <w:tc>
          <w:tcPr>
            <w:tcW w:w="3073" w:type="dxa"/>
            <w:tcMar>
              <w:left w:w="58" w:type="dxa"/>
              <w:right w:w="58" w:type="dxa"/>
            </w:tcMar>
          </w:tcPr>
          <w:p w14:paraId="64F93D6D" w14:textId="77777777" w:rsidR="000751EA" w:rsidRPr="00F84490" w:rsidRDefault="000751EA" w:rsidP="000751EA">
            <w:pPr>
              <w:pStyle w:val="TableText"/>
            </w:pPr>
            <w:r w:rsidRPr="001F6B1B">
              <w:t>Detail Facility Provider NPI</w:t>
            </w:r>
          </w:p>
        </w:tc>
        <w:tc>
          <w:tcPr>
            <w:tcW w:w="1170" w:type="dxa"/>
            <w:tcMar>
              <w:left w:w="58" w:type="dxa"/>
              <w:right w:w="58" w:type="dxa"/>
            </w:tcMar>
          </w:tcPr>
          <w:p w14:paraId="48B66AA5" w14:textId="77777777" w:rsidR="000751EA" w:rsidRPr="00F84490" w:rsidRDefault="000751EA" w:rsidP="000751EA">
            <w:pPr>
              <w:pStyle w:val="TableText"/>
              <w:rPr>
                <w:caps/>
              </w:rPr>
            </w:pPr>
            <w:r>
              <w:rPr>
                <w:caps/>
              </w:rPr>
              <w:t>10</w:t>
            </w:r>
            <w:r w:rsidRPr="00F84490">
              <w:rPr>
                <w:caps/>
              </w:rPr>
              <w:t xml:space="preserve"> C</w:t>
            </w:r>
          </w:p>
        </w:tc>
        <w:tc>
          <w:tcPr>
            <w:tcW w:w="2160" w:type="dxa"/>
            <w:tcMar>
              <w:left w:w="58" w:type="dxa"/>
              <w:right w:w="58" w:type="dxa"/>
            </w:tcMar>
          </w:tcPr>
          <w:p w14:paraId="192612F0" w14:textId="77777777" w:rsidR="000751EA" w:rsidRDefault="000751EA" w:rsidP="000751EA">
            <w:pPr>
              <w:pStyle w:val="TableText"/>
              <w:rPr>
                <w:b/>
              </w:rPr>
            </w:pPr>
            <w:r>
              <w:rPr>
                <w:b/>
              </w:rPr>
              <w:t>-</w:t>
            </w:r>
          </w:p>
        </w:tc>
        <w:tc>
          <w:tcPr>
            <w:tcW w:w="822" w:type="dxa"/>
            <w:tcMar>
              <w:left w:w="58" w:type="dxa"/>
              <w:right w:w="58" w:type="dxa"/>
            </w:tcMar>
          </w:tcPr>
          <w:p w14:paraId="64B1303E" w14:textId="77777777" w:rsidR="000751EA" w:rsidRDefault="000751EA" w:rsidP="000751EA">
            <w:pPr>
              <w:pStyle w:val="TableText"/>
            </w:pPr>
            <w:r>
              <w:t>Spaces</w:t>
            </w:r>
          </w:p>
        </w:tc>
        <w:tc>
          <w:tcPr>
            <w:tcW w:w="412" w:type="dxa"/>
          </w:tcPr>
          <w:p w14:paraId="7C94970E" w14:textId="77777777" w:rsidR="000751EA" w:rsidRDefault="000751EA" w:rsidP="000751EA">
            <w:pPr>
              <w:pStyle w:val="TableText"/>
            </w:pPr>
            <w:r>
              <w:t>X</w:t>
            </w:r>
          </w:p>
        </w:tc>
        <w:tc>
          <w:tcPr>
            <w:tcW w:w="406" w:type="dxa"/>
          </w:tcPr>
          <w:p w14:paraId="6B7400CD" w14:textId="77777777" w:rsidR="000751EA" w:rsidRDefault="000751EA" w:rsidP="000751EA">
            <w:pPr>
              <w:pStyle w:val="TableText"/>
            </w:pPr>
            <w:r>
              <w:t>X</w:t>
            </w:r>
          </w:p>
        </w:tc>
        <w:tc>
          <w:tcPr>
            <w:tcW w:w="503" w:type="dxa"/>
          </w:tcPr>
          <w:p w14:paraId="5C4F971B" w14:textId="77777777" w:rsidR="000751EA" w:rsidRDefault="000751EA" w:rsidP="000751EA">
            <w:pPr>
              <w:pStyle w:val="TableText"/>
            </w:pPr>
            <w:r>
              <w:t>X</w:t>
            </w:r>
          </w:p>
        </w:tc>
      </w:tr>
      <w:tr w:rsidR="00C5027B" w:rsidRPr="003B1FA6" w14:paraId="13626511" w14:textId="77777777" w:rsidTr="00245396">
        <w:trPr>
          <w:gridAfter w:val="1"/>
          <w:wAfter w:w="9" w:type="dxa"/>
          <w:cantSplit/>
        </w:trPr>
        <w:tc>
          <w:tcPr>
            <w:tcW w:w="802" w:type="dxa"/>
            <w:tcMar>
              <w:left w:w="58" w:type="dxa"/>
              <w:right w:w="58" w:type="dxa"/>
            </w:tcMar>
          </w:tcPr>
          <w:p w14:paraId="5AA0D68F" w14:textId="6DD033B3" w:rsidR="000751EA" w:rsidRPr="003B1FA6" w:rsidRDefault="000751EA" w:rsidP="000751EA">
            <w:pPr>
              <w:pStyle w:val="TableText"/>
              <w:rPr>
                <w:rFonts w:cs="Arial"/>
                <w:szCs w:val="18"/>
              </w:rPr>
            </w:pPr>
            <w:r w:rsidRPr="003B1FA6">
              <w:rPr>
                <w:rFonts w:cs="Arial"/>
                <w:szCs w:val="18"/>
              </w:rPr>
              <w:t>1740</w:t>
            </w:r>
            <w:r w:rsidR="005B7717">
              <w:rPr>
                <w:rFonts w:cs="Arial"/>
                <w:szCs w:val="18"/>
              </w:rPr>
              <w:t xml:space="preserve"> – </w:t>
            </w:r>
            <w:r w:rsidRPr="003B1FA6">
              <w:rPr>
                <w:rFonts w:cs="Arial"/>
                <w:szCs w:val="18"/>
              </w:rPr>
              <w:t>1741</w:t>
            </w:r>
          </w:p>
        </w:tc>
        <w:tc>
          <w:tcPr>
            <w:tcW w:w="2179" w:type="dxa"/>
            <w:tcMar>
              <w:left w:w="58" w:type="dxa"/>
              <w:right w:w="58" w:type="dxa"/>
            </w:tcMar>
          </w:tcPr>
          <w:p w14:paraId="67540E2E" w14:textId="77777777" w:rsidR="000751EA" w:rsidRPr="003B1FA6" w:rsidRDefault="000751EA" w:rsidP="000751EA">
            <w:pPr>
              <w:pStyle w:val="TableText"/>
              <w:rPr>
                <w:rFonts w:cs="Arial"/>
                <w:szCs w:val="18"/>
              </w:rPr>
            </w:pPr>
            <w:r w:rsidRPr="003B1FA6">
              <w:rPr>
                <w:rFonts w:cs="Arial"/>
                <w:szCs w:val="18"/>
              </w:rPr>
              <w:t>PRIOR AUTHORIZATION PROVIDER VALIDATION TYPE</w:t>
            </w:r>
          </w:p>
        </w:tc>
        <w:tc>
          <w:tcPr>
            <w:tcW w:w="2848" w:type="dxa"/>
            <w:tcMar>
              <w:left w:w="58" w:type="dxa"/>
              <w:right w:w="58" w:type="dxa"/>
            </w:tcMar>
          </w:tcPr>
          <w:p w14:paraId="1EB0D993" w14:textId="7DADB19E" w:rsidR="000751EA" w:rsidRPr="003B1FA6" w:rsidRDefault="000751EA" w:rsidP="000751EA">
            <w:pPr>
              <w:pStyle w:val="TableText"/>
              <w:rPr>
                <w:rFonts w:cs="Arial"/>
                <w:szCs w:val="18"/>
              </w:rPr>
            </w:pPr>
            <w:r w:rsidRPr="003B1FA6">
              <w:rPr>
                <w:rFonts w:cs="Arial"/>
                <w:szCs w:val="18"/>
              </w:rPr>
              <w:t>:P: IDR-K-</w:t>
            </w:r>
            <w:hyperlink r:id="rId1539" w:history="1">
              <w:r w:rsidRPr="003B1FA6">
                <w:rPr>
                  <w:rStyle w:val="Hyperlink"/>
                  <w:rFonts w:cs="Arial"/>
                  <w:szCs w:val="18"/>
                </w:rPr>
                <w:t>PA-PROV-VALID-TYPE</w:t>
              </w:r>
            </w:hyperlink>
          </w:p>
        </w:tc>
        <w:tc>
          <w:tcPr>
            <w:tcW w:w="3073" w:type="dxa"/>
            <w:tcMar>
              <w:left w:w="58" w:type="dxa"/>
              <w:right w:w="58" w:type="dxa"/>
            </w:tcMar>
          </w:tcPr>
          <w:p w14:paraId="01978E3C" w14:textId="77777777" w:rsidR="000751EA" w:rsidRPr="003B1FA6" w:rsidRDefault="000751EA" w:rsidP="000751EA">
            <w:pPr>
              <w:pStyle w:val="TableText"/>
              <w:rPr>
                <w:rFonts w:cs="Arial"/>
                <w:szCs w:val="18"/>
              </w:rPr>
            </w:pPr>
            <w:r w:rsidRPr="003B1FA6">
              <w:rPr>
                <w:rFonts w:cs="Arial"/>
                <w:szCs w:val="18"/>
              </w:rPr>
              <w:t>Prior Authorization Provider Validation Type</w:t>
            </w:r>
          </w:p>
        </w:tc>
        <w:tc>
          <w:tcPr>
            <w:tcW w:w="1170" w:type="dxa"/>
            <w:tcMar>
              <w:left w:w="58" w:type="dxa"/>
              <w:right w:w="58" w:type="dxa"/>
            </w:tcMar>
          </w:tcPr>
          <w:p w14:paraId="2E383F42" w14:textId="77777777" w:rsidR="000751EA" w:rsidRPr="003B1FA6" w:rsidRDefault="000751EA" w:rsidP="000751EA">
            <w:pPr>
              <w:pStyle w:val="TableText"/>
              <w:rPr>
                <w:rFonts w:cs="Arial"/>
                <w:caps/>
                <w:szCs w:val="18"/>
              </w:rPr>
            </w:pPr>
            <w:r w:rsidRPr="003B1FA6">
              <w:rPr>
                <w:rFonts w:cs="Arial"/>
                <w:caps/>
                <w:szCs w:val="18"/>
              </w:rPr>
              <w:t>2 C</w:t>
            </w:r>
          </w:p>
        </w:tc>
        <w:tc>
          <w:tcPr>
            <w:tcW w:w="2160" w:type="dxa"/>
            <w:tcMar>
              <w:left w:w="58" w:type="dxa"/>
              <w:right w:w="58" w:type="dxa"/>
            </w:tcMar>
          </w:tcPr>
          <w:p w14:paraId="3EDF87F1" w14:textId="77777777" w:rsidR="000751EA" w:rsidRPr="003B1FA6" w:rsidRDefault="000751EA" w:rsidP="000751EA">
            <w:pPr>
              <w:pStyle w:val="TableText"/>
              <w:rPr>
                <w:rFonts w:cs="Arial"/>
                <w:szCs w:val="18"/>
              </w:rPr>
            </w:pPr>
            <w:r w:rsidRPr="003B1FA6">
              <w:rPr>
                <w:rFonts w:cs="Arial"/>
                <w:b/>
                <w:szCs w:val="18"/>
              </w:rPr>
              <w:t>Valid Values:</w:t>
            </w:r>
          </w:p>
          <w:p w14:paraId="206EFA0A" w14:textId="77777777" w:rsidR="000751EA" w:rsidRPr="00044D2F" w:rsidRDefault="000751EA" w:rsidP="00245396">
            <w:pPr>
              <w:pStyle w:val="TableTextBullet"/>
            </w:pPr>
            <w:r w:rsidRPr="00044D2F">
              <w:t xml:space="preserve">CP – </w:t>
            </w:r>
            <w:r w:rsidRPr="00245396">
              <w:t>Ordering</w:t>
            </w:r>
            <w:r w:rsidRPr="00044D2F">
              <w:t>/Referring Physician</w:t>
            </w:r>
          </w:p>
          <w:p w14:paraId="5C7B0662" w14:textId="77777777" w:rsidR="000751EA" w:rsidRPr="003B1FA6" w:rsidRDefault="000751EA" w:rsidP="00245396">
            <w:pPr>
              <w:pStyle w:val="TableTextBullet"/>
              <w:rPr>
                <w:color w:val="000000"/>
              </w:rPr>
            </w:pPr>
            <w:r w:rsidRPr="00044D2F">
              <w:t>RP – Rendering Provider</w:t>
            </w:r>
          </w:p>
        </w:tc>
        <w:tc>
          <w:tcPr>
            <w:tcW w:w="822" w:type="dxa"/>
            <w:tcMar>
              <w:left w:w="58" w:type="dxa"/>
              <w:right w:w="58" w:type="dxa"/>
            </w:tcMar>
          </w:tcPr>
          <w:p w14:paraId="76B0B2A4" w14:textId="77777777" w:rsidR="000751EA" w:rsidRPr="003B1FA6" w:rsidRDefault="000751EA" w:rsidP="000751EA">
            <w:pPr>
              <w:pStyle w:val="TableText"/>
              <w:rPr>
                <w:rFonts w:cs="Arial"/>
                <w:szCs w:val="18"/>
              </w:rPr>
            </w:pPr>
            <w:r w:rsidRPr="003B1FA6">
              <w:rPr>
                <w:rFonts w:cs="Arial"/>
                <w:szCs w:val="18"/>
              </w:rPr>
              <w:t>Spaces</w:t>
            </w:r>
          </w:p>
        </w:tc>
        <w:tc>
          <w:tcPr>
            <w:tcW w:w="412" w:type="dxa"/>
          </w:tcPr>
          <w:p w14:paraId="73C243FF" w14:textId="77777777" w:rsidR="000751EA" w:rsidRPr="003B1FA6" w:rsidRDefault="000751EA" w:rsidP="000751EA">
            <w:pPr>
              <w:pStyle w:val="TableText"/>
              <w:rPr>
                <w:rFonts w:cs="Arial"/>
                <w:szCs w:val="18"/>
              </w:rPr>
            </w:pPr>
            <w:r w:rsidRPr="003B1FA6">
              <w:rPr>
                <w:rFonts w:cs="Arial"/>
                <w:szCs w:val="18"/>
              </w:rPr>
              <w:t>X</w:t>
            </w:r>
          </w:p>
        </w:tc>
        <w:tc>
          <w:tcPr>
            <w:tcW w:w="406" w:type="dxa"/>
          </w:tcPr>
          <w:p w14:paraId="7EB788BE" w14:textId="77777777" w:rsidR="000751EA" w:rsidRPr="003B1FA6" w:rsidRDefault="000751EA" w:rsidP="000751EA">
            <w:pPr>
              <w:pStyle w:val="TableText"/>
              <w:rPr>
                <w:rFonts w:cs="Arial"/>
                <w:szCs w:val="18"/>
              </w:rPr>
            </w:pPr>
            <w:r w:rsidRPr="003B1FA6">
              <w:rPr>
                <w:rFonts w:cs="Arial"/>
                <w:szCs w:val="18"/>
              </w:rPr>
              <w:t>X</w:t>
            </w:r>
          </w:p>
        </w:tc>
        <w:tc>
          <w:tcPr>
            <w:tcW w:w="503" w:type="dxa"/>
          </w:tcPr>
          <w:p w14:paraId="6205CBA5" w14:textId="77777777" w:rsidR="000751EA" w:rsidRPr="003B1FA6" w:rsidRDefault="000751EA" w:rsidP="000751EA">
            <w:pPr>
              <w:pStyle w:val="TableText"/>
              <w:rPr>
                <w:rFonts w:cs="Arial"/>
                <w:szCs w:val="18"/>
              </w:rPr>
            </w:pPr>
            <w:r w:rsidRPr="003B1FA6">
              <w:rPr>
                <w:rFonts w:cs="Arial"/>
                <w:szCs w:val="18"/>
              </w:rPr>
              <w:t>X</w:t>
            </w:r>
          </w:p>
        </w:tc>
      </w:tr>
      <w:tr w:rsidR="00C5027B" w14:paraId="35E7A3AC" w14:textId="77777777" w:rsidTr="00245396">
        <w:trPr>
          <w:gridAfter w:val="1"/>
          <w:wAfter w:w="9" w:type="dxa"/>
          <w:cantSplit/>
        </w:trPr>
        <w:tc>
          <w:tcPr>
            <w:tcW w:w="802" w:type="dxa"/>
            <w:tcMar>
              <w:left w:w="58" w:type="dxa"/>
              <w:right w:w="58" w:type="dxa"/>
            </w:tcMar>
          </w:tcPr>
          <w:p w14:paraId="40CBF4C6" w14:textId="77777777" w:rsidR="000751EA" w:rsidRDefault="000751EA" w:rsidP="000751EA">
            <w:pPr>
              <w:pStyle w:val="TableText"/>
            </w:pPr>
            <w:r>
              <w:t>1742</w:t>
            </w:r>
          </w:p>
        </w:tc>
        <w:tc>
          <w:tcPr>
            <w:tcW w:w="2179" w:type="dxa"/>
            <w:tcMar>
              <w:left w:w="58" w:type="dxa"/>
              <w:right w:w="58" w:type="dxa"/>
            </w:tcMar>
          </w:tcPr>
          <w:p w14:paraId="6B7A2139" w14:textId="29715D81" w:rsidR="000751EA" w:rsidRDefault="00832396" w:rsidP="000751EA">
            <w:pPr>
              <w:pStyle w:val="TableText"/>
            </w:pPr>
            <w:r w:rsidRPr="00832396">
              <w:t>PBID INDICATOR</w:t>
            </w:r>
          </w:p>
        </w:tc>
        <w:tc>
          <w:tcPr>
            <w:tcW w:w="2848" w:type="dxa"/>
            <w:tcMar>
              <w:left w:w="58" w:type="dxa"/>
              <w:right w:w="58" w:type="dxa"/>
            </w:tcMar>
          </w:tcPr>
          <w:p w14:paraId="47598AFB" w14:textId="7D1CED5C" w:rsidR="000751EA" w:rsidRPr="001F6B1B" w:rsidRDefault="000751EA">
            <w:pPr>
              <w:pStyle w:val="TableText"/>
            </w:pPr>
            <w:r w:rsidRPr="001F6B1B">
              <w:t>:P:IDR-K-</w:t>
            </w:r>
            <w:r w:rsidR="00832396">
              <w:t>PBID-IND</w:t>
            </w:r>
          </w:p>
        </w:tc>
        <w:tc>
          <w:tcPr>
            <w:tcW w:w="3073" w:type="dxa"/>
            <w:tcMar>
              <w:left w:w="58" w:type="dxa"/>
              <w:right w:w="58" w:type="dxa"/>
            </w:tcMar>
          </w:tcPr>
          <w:p w14:paraId="5135A203" w14:textId="55C9D84A" w:rsidR="000751EA" w:rsidRPr="001F6B1B" w:rsidRDefault="00832396" w:rsidP="000A270D">
            <w:pPr>
              <w:pStyle w:val="TableText"/>
            </w:pPr>
            <w:r>
              <w:t>Part B Immunosuppressant Drug Benefit (PBID) indicator field</w:t>
            </w:r>
          </w:p>
        </w:tc>
        <w:tc>
          <w:tcPr>
            <w:tcW w:w="1170" w:type="dxa"/>
            <w:tcMar>
              <w:left w:w="58" w:type="dxa"/>
              <w:right w:w="58" w:type="dxa"/>
            </w:tcMar>
          </w:tcPr>
          <w:p w14:paraId="11953D56" w14:textId="77777777" w:rsidR="000751EA" w:rsidRDefault="000751EA" w:rsidP="000751EA">
            <w:pPr>
              <w:pStyle w:val="TableText"/>
              <w:rPr>
                <w:caps/>
              </w:rPr>
            </w:pPr>
            <w:r>
              <w:rPr>
                <w:caps/>
              </w:rPr>
              <w:t>1 C</w:t>
            </w:r>
          </w:p>
        </w:tc>
        <w:tc>
          <w:tcPr>
            <w:tcW w:w="2160" w:type="dxa"/>
            <w:tcMar>
              <w:left w:w="58" w:type="dxa"/>
              <w:right w:w="58" w:type="dxa"/>
            </w:tcMar>
          </w:tcPr>
          <w:p w14:paraId="7ADBF07B" w14:textId="77777777" w:rsidR="00832396" w:rsidRPr="003B1FA6" w:rsidRDefault="00832396" w:rsidP="00832396">
            <w:pPr>
              <w:pStyle w:val="TableText"/>
              <w:rPr>
                <w:rFonts w:cs="Arial"/>
                <w:szCs w:val="18"/>
              </w:rPr>
            </w:pPr>
            <w:r w:rsidRPr="003B1FA6">
              <w:rPr>
                <w:rFonts w:cs="Arial"/>
                <w:b/>
                <w:szCs w:val="18"/>
              </w:rPr>
              <w:t>Valid Values:</w:t>
            </w:r>
          </w:p>
          <w:p w14:paraId="3D6903C4" w14:textId="77777777" w:rsidR="00832396" w:rsidRPr="000F0427" w:rsidRDefault="00832396" w:rsidP="000F0427">
            <w:pPr>
              <w:pStyle w:val="TableTextBullet"/>
              <w:rPr>
                <w:b/>
              </w:rPr>
            </w:pPr>
            <w:r>
              <w:t>Y – Indicates entitled to PBID</w:t>
            </w:r>
          </w:p>
          <w:p w14:paraId="255EC377" w14:textId="3B7B7622" w:rsidR="000751EA" w:rsidRDefault="00832396" w:rsidP="000F0427">
            <w:pPr>
              <w:pStyle w:val="TableTextBullet"/>
              <w:rPr>
                <w:b/>
              </w:rPr>
            </w:pPr>
            <w:r>
              <w:t>Space – Indicates not entitled to PBID</w:t>
            </w:r>
          </w:p>
        </w:tc>
        <w:tc>
          <w:tcPr>
            <w:tcW w:w="822" w:type="dxa"/>
            <w:tcMar>
              <w:left w:w="58" w:type="dxa"/>
              <w:right w:w="58" w:type="dxa"/>
            </w:tcMar>
          </w:tcPr>
          <w:p w14:paraId="3F7D810D" w14:textId="77777777" w:rsidR="000751EA" w:rsidRDefault="000751EA" w:rsidP="000751EA">
            <w:pPr>
              <w:pStyle w:val="TableText"/>
            </w:pPr>
            <w:r>
              <w:t>Spaces</w:t>
            </w:r>
          </w:p>
        </w:tc>
        <w:tc>
          <w:tcPr>
            <w:tcW w:w="412" w:type="dxa"/>
          </w:tcPr>
          <w:p w14:paraId="4CCC9AE0" w14:textId="77777777" w:rsidR="000751EA" w:rsidRDefault="000751EA" w:rsidP="000751EA">
            <w:pPr>
              <w:pStyle w:val="TableText"/>
            </w:pPr>
            <w:r>
              <w:t>X</w:t>
            </w:r>
          </w:p>
        </w:tc>
        <w:tc>
          <w:tcPr>
            <w:tcW w:w="406" w:type="dxa"/>
          </w:tcPr>
          <w:p w14:paraId="605E6455" w14:textId="77777777" w:rsidR="000751EA" w:rsidRDefault="000751EA" w:rsidP="000751EA">
            <w:pPr>
              <w:pStyle w:val="TableText"/>
            </w:pPr>
            <w:r>
              <w:t>X</w:t>
            </w:r>
          </w:p>
        </w:tc>
        <w:tc>
          <w:tcPr>
            <w:tcW w:w="503" w:type="dxa"/>
          </w:tcPr>
          <w:p w14:paraId="203BEC5E" w14:textId="77777777" w:rsidR="000751EA" w:rsidRDefault="000751EA" w:rsidP="000751EA">
            <w:pPr>
              <w:pStyle w:val="TableText"/>
            </w:pPr>
            <w:r>
              <w:t>X</w:t>
            </w:r>
          </w:p>
        </w:tc>
      </w:tr>
    </w:tbl>
    <w:p w14:paraId="49F701D7" w14:textId="2607E46D" w:rsidR="00EA32D0" w:rsidRPr="00004FD7" w:rsidRDefault="00EA32D0" w:rsidP="000A270D">
      <w:pPr>
        <w:pStyle w:val="Caption"/>
      </w:pPr>
      <w:bookmarkStart w:id="2027" w:name="_Toc180744879"/>
      <w:r>
        <w:t xml:space="preserve">Table </w:t>
      </w:r>
      <w:r w:rsidR="007826BE">
        <w:fldChar w:fldCharType="begin"/>
      </w:r>
      <w:r w:rsidR="007826BE">
        <w:instrText xml:space="preserve"> SEQ Table \* ARABIC </w:instrText>
      </w:r>
      <w:r w:rsidR="007826BE">
        <w:fldChar w:fldCharType="separate"/>
      </w:r>
      <w:r w:rsidR="007826BE">
        <w:rPr>
          <w:noProof/>
        </w:rPr>
        <w:t>15</w:t>
      </w:r>
      <w:r w:rsidR="007826BE">
        <w:rPr>
          <w:noProof/>
        </w:rPr>
        <w:fldChar w:fldCharType="end"/>
      </w:r>
      <w:r>
        <w:t xml:space="preserve">. </w:t>
      </w:r>
      <w:r w:rsidRPr="00C85784">
        <w:t xml:space="preserve">IDR </w:t>
      </w:r>
      <w:r>
        <w:t xml:space="preserve">Claim </w:t>
      </w:r>
      <w:r w:rsidRPr="00C85784">
        <w:t xml:space="preserve">Detail </w:t>
      </w:r>
      <w:r>
        <w:t>Record</w:t>
      </w:r>
      <w:r w:rsidR="008D7CDD">
        <w:t xml:space="preserve"> Layout</w:t>
      </w:r>
      <w:r>
        <w:t xml:space="preserve"> – Fields 1743 thru 2309</w:t>
      </w:r>
      <w:bookmarkEnd w:id="2027"/>
    </w:p>
    <w:tbl>
      <w:tblPr>
        <w:tblW w:w="5000" w:type="pct"/>
        <w:tblLayout w:type="fixed"/>
        <w:tblCellMar>
          <w:top w:w="58" w:type="dxa"/>
          <w:left w:w="115" w:type="dxa"/>
          <w:bottom w:w="58" w:type="dxa"/>
          <w:right w:w="115" w:type="dxa"/>
        </w:tblCellMar>
        <w:tblLook w:val="0000" w:firstRow="0" w:lastRow="0" w:firstColumn="0" w:lastColumn="0" w:noHBand="0" w:noVBand="0"/>
        <w:tblCaption w:val="IDR Claim Detail Record Layout – Fields 1743 thru 2309"/>
        <w:tblDescription w:val="Lists record positions. field, field name, description, format, values, no data value, and identifies Phases I, II, and III"/>
      </w:tblPr>
      <w:tblGrid>
        <w:gridCol w:w="802"/>
        <w:gridCol w:w="2166"/>
        <w:gridCol w:w="2874"/>
        <w:gridCol w:w="2880"/>
        <w:gridCol w:w="990"/>
        <w:gridCol w:w="2520"/>
        <w:gridCol w:w="837"/>
        <w:gridCol w:w="438"/>
        <w:gridCol w:w="438"/>
        <w:gridCol w:w="439"/>
      </w:tblGrid>
      <w:tr w:rsidR="00EA32D0" w14:paraId="5FAD8562" w14:textId="77777777" w:rsidTr="00FC143E">
        <w:trPr>
          <w:cantSplit/>
          <w:tblHeader/>
        </w:trPr>
        <w:tc>
          <w:tcPr>
            <w:tcW w:w="80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240E7EAE" w14:textId="77777777" w:rsidR="00EA32D0" w:rsidRPr="004F6784" w:rsidRDefault="00EA32D0" w:rsidP="00EA32D0">
            <w:pPr>
              <w:pStyle w:val="TableText"/>
              <w:rPr>
                <w:b/>
              </w:rPr>
            </w:pPr>
            <w:r w:rsidRPr="004F6784">
              <w:rPr>
                <w:b/>
              </w:rPr>
              <w:t>IDR Detail Record</w:t>
            </w:r>
          </w:p>
        </w:tc>
        <w:tc>
          <w:tcPr>
            <w:tcW w:w="2166"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5B1EB06D" w14:textId="77777777" w:rsidR="00EA32D0" w:rsidRPr="004F6784" w:rsidRDefault="00EA32D0" w:rsidP="00EA32D0">
            <w:pPr>
              <w:pStyle w:val="TableText"/>
              <w:rPr>
                <w:b/>
              </w:rPr>
            </w:pPr>
            <w:r w:rsidRPr="004F6784">
              <w:rPr>
                <w:b/>
              </w:rPr>
              <w:t>Field</w:t>
            </w:r>
          </w:p>
        </w:tc>
        <w:tc>
          <w:tcPr>
            <w:tcW w:w="2874"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43632FEC" w14:textId="77777777" w:rsidR="00EA32D0" w:rsidRPr="004F6784" w:rsidRDefault="00EA32D0" w:rsidP="00EA32D0">
            <w:pPr>
              <w:pStyle w:val="TableText"/>
              <w:rPr>
                <w:b/>
              </w:rPr>
            </w:pPr>
            <w:r w:rsidRPr="004F6784">
              <w:rPr>
                <w:b/>
              </w:rPr>
              <w:t>Field Name</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4F3240E8" w14:textId="77777777" w:rsidR="00EA32D0" w:rsidRPr="004F6784" w:rsidRDefault="00EA32D0" w:rsidP="00EA32D0">
            <w:pPr>
              <w:pStyle w:val="TableText"/>
              <w:rPr>
                <w:b/>
              </w:rPr>
            </w:pPr>
            <w:r w:rsidRPr="004F6784">
              <w:rPr>
                <w:b/>
              </w:rPr>
              <w:t>Description</w:t>
            </w:r>
          </w:p>
        </w:tc>
        <w:tc>
          <w:tcPr>
            <w:tcW w:w="99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55F0EBC2" w14:textId="77777777" w:rsidR="00EA32D0" w:rsidRPr="004F6784" w:rsidRDefault="00EA32D0" w:rsidP="00EA32D0">
            <w:pPr>
              <w:pStyle w:val="TableText"/>
              <w:rPr>
                <w:b/>
                <w:caps/>
              </w:rPr>
            </w:pPr>
            <w:r w:rsidRPr="004F6784">
              <w:rPr>
                <w:b/>
              </w:rPr>
              <w:t>Format</w:t>
            </w:r>
          </w:p>
        </w:tc>
        <w:tc>
          <w:tcPr>
            <w:tcW w:w="2520"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16914566" w14:textId="77777777" w:rsidR="00EA32D0" w:rsidRPr="004F6784" w:rsidRDefault="00EA32D0" w:rsidP="00EA32D0">
            <w:pPr>
              <w:pStyle w:val="TableText"/>
              <w:rPr>
                <w:b/>
              </w:rPr>
            </w:pPr>
            <w:r w:rsidRPr="004F6784">
              <w:rPr>
                <w:b/>
              </w:rPr>
              <w:t>Values</w:t>
            </w:r>
          </w:p>
        </w:tc>
        <w:tc>
          <w:tcPr>
            <w:tcW w:w="837" w:type="dxa"/>
            <w:tcBorders>
              <w:top w:val="single" w:sz="6" w:space="0" w:color="auto"/>
              <w:left w:val="single" w:sz="6" w:space="0" w:color="auto"/>
              <w:bottom w:val="single" w:sz="6" w:space="0" w:color="auto"/>
              <w:right w:val="single" w:sz="6" w:space="0" w:color="auto"/>
            </w:tcBorders>
            <w:shd w:val="clear" w:color="auto" w:fill="F2F2F2" w:themeFill="background1" w:themeFillShade="F2"/>
            <w:tcMar>
              <w:left w:w="58" w:type="dxa"/>
              <w:right w:w="58" w:type="dxa"/>
            </w:tcMar>
          </w:tcPr>
          <w:p w14:paraId="5E201E50" w14:textId="77777777" w:rsidR="00EA32D0" w:rsidRPr="004F6784" w:rsidRDefault="00EA32D0" w:rsidP="00EA32D0">
            <w:pPr>
              <w:pStyle w:val="TableText"/>
              <w:rPr>
                <w:b/>
              </w:rPr>
            </w:pPr>
            <w:r w:rsidRPr="004F6784">
              <w:rPr>
                <w:b/>
              </w:rPr>
              <w:t>No Data Value</w:t>
            </w:r>
          </w:p>
        </w:tc>
        <w:tc>
          <w:tcPr>
            <w:tcW w:w="438"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1137CF1D" w14:textId="77777777" w:rsidR="00EA32D0" w:rsidRPr="004F6784" w:rsidRDefault="00EA32D0" w:rsidP="00EA32D0">
            <w:pPr>
              <w:pStyle w:val="TableText"/>
              <w:rPr>
                <w:b/>
              </w:rPr>
            </w:pPr>
            <w:r w:rsidRPr="004F6784">
              <w:rPr>
                <w:b/>
              </w:rPr>
              <w:t>I</w:t>
            </w:r>
          </w:p>
        </w:tc>
        <w:tc>
          <w:tcPr>
            <w:tcW w:w="438"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5113C2A" w14:textId="77777777" w:rsidR="00EA32D0" w:rsidRPr="004F6784" w:rsidRDefault="00EA32D0" w:rsidP="00EA32D0">
            <w:pPr>
              <w:pStyle w:val="TableText"/>
              <w:rPr>
                <w:b/>
              </w:rPr>
            </w:pPr>
            <w:r w:rsidRPr="004F6784">
              <w:rPr>
                <w:b/>
              </w:rPr>
              <w:t>II</w:t>
            </w:r>
          </w:p>
        </w:tc>
        <w:tc>
          <w:tcPr>
            <w:tcW w:w="439"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14:paraId="213DECAE" w14:textId="77777777" w:rsidR="00EA32D0" w:rsidRPr="004F6784" w:rsidRDefault="00EA32D0" w:rsidP="00EA32D0">
            <w:pPr>
              <w:pStyle w:val="TableText"/>
              <w:rPr>
                <w:b/>
              </w:rPr>
            </w:pPr>
            <w:r w:rsidRPr="004F6784">
              <w:rPr>
                <w:b/>
              </w:rPr>
              <w:t>III</w:t>
            </w:r>
          </w:p>
        </w:tc>
      </w:tr>
      <w:tr w:rsidR="000751EA" w14:paraId="20D2A3B4"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127EC8F1" w14:textId="59412652" w:rsidR="000751EA" w:rsidRPr="005B7BBA" w:rsidRDefault="005B7717" w:rsidP="000751EA">
            <w:pPr>
              <w:pStyle w:val="TableText"/>
            </w:pPr>
            <w:r>
              <w:t xml:space="preserve"> – </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24EF75A8" w14:textId="77777777" w:rsidR="000751EA" w:rsidRPr="005B7BBA" w:rsidRDefault="000751EA" w:rsidP="000751EA">
            <w:pPr>
              <w:pStyle w:val="TableText"/>
            </w:pPr>
            <w:r>
              <w:t>-</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181790A" w14:textId="77777777" w:rsidR="000751EA" w:rsidRPr="005B7BBA" w:rsidRDefault="000751EA" w:rsidP="000751EA">
            <w:pPr>
              <w:pStyle w:val="TableText"/>
            </w:pPr>
            <w:r>
              <w:t>-</w:t>
            </w:r>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2F0D214B" w14:textId="687F7578" w:rsidR="000751EA" w:rsidRPr="005A381F" w:rsidRDefault="000751EA" w:rsidP="000751EA">
            <w:pPr>
              <w:pStyle w:val="TableText"/>
              <w:rPr>
                <w:b/>
              </w:rPr>
            </w:pPr>
            <w:r w:rsidRPr="005A381F">
              <w:rPr>
                <w:b/>
              </w:rPr>
              <w:t xml:space="preserve">D </w:t>
            </w:r>
            <w:r w:rsidR="00463665">
              <w:rPr>
                <w:b/>
              </w:rPr>
              <w:t>Trailer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25C2F79D" w14:textId="77777777" w:rsidR="000751EA" w:rsidRPr="00E01168" w:rsidRDefault="000751EA" w:rsidP="000751EA">
            <w:pPr>
              <w:pStyle w:val="TableText"/>
              <w:rPr>
                <w:caps/>
              </w:rPr>
            </w:pPr>
            <w:r>
              <w:rPr>
                <w:caps/>
              </w:rPr>
              <w:t>-</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43A212CF" w14:textId="77777777" w:rsidR="000751EA" w:rsidRPr="00E01168" w:rsidRDefault="000751EA" w:rsidP="000751EA">
            <w:pPr>
              <w:pStyle w:val="TableText"/>
              <w:rPr>
                <w:b/>
              </w:rPr>
            </w:pPr>
            <w:r>
              <w:rPr>
                <w:b/>
              </w:rPr>
              <w: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3BB861B2"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2B88C2FB"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38ACDE71" w14:textId="77777777" w:rsidR="000751EA" w:rsidRPr="005B7BBA" w:rsidRDefault="000751EA" w:rsidP="000751EA">
            <w:pPr>
              <w:pStyle w:val="TableText"/>
            </w:pPr>
            <w:r>
              <w:t>-</w:t>
            </w:r>
          </w:p>
        </w:tc>
        <w:tc>
          <w:tcPr>
            <w:tcW w:w="439" w:type="dxa"/>
            <w:tcBorders>
              <w:top w:val="single" w:sz="6" w:space="0" w:color="auto"/>
              <w:left w:val="single" w:sz="6" w:space="0" w:color="auto"/>
              <w:bottom w:val="single" w:sz="8" w:space="0" w:color="auto"/>
              <w:right w:val="single" w:sz="6" w:space="0" w:color="auto"/>
            </w:tcBorders>
          </w:tcPr>
          <w:p w14:paraId="5ADE64EC" w14:textId="77777777" w:rsidR="000751EA" w:rsidRPr="005B7BBA" w:rsidRDefault="000751EA" w:rsidP="000751EA">
            <w:pPr>
              <w:pStyle w:val="TableText"/>
            </w:pPr>
            <w:r>
              <w:t>-</w:t>
            </w:r>
          </w:p>
        </w:tc>
      </w:tr>
      <w:tr w:rsidR="000751EA" w:rsidRPr="002650E7" w14:paraId="41FECF7A"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4BDEEE6E" w14:textId="77777777" w:rsidR="000751EA" w:rsidRPr="002650E7" w:rsidRDefault="000751EA" w:rsidP="000751EA">
            <w:pPr>
              <w:pStyle w:val="TableText"/>
              <w:rPr>
                <w:rFonts w:cs="Arial"/>
              </w:rPr>
            </w:pPr>
            <w:r w:rsidRPr="002650E7">
              <w:rPr>
                <w:rFonts w:cs="Arial"/>
              </w:rPr>
              <w:t>1743</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426DDB16" w14:textId="77777777" w:rsidR="000751EA" w:rsidRPr="002650E7" w:rsidRDefault="000751EA" w:rsidP="000751EA">
            <w:pPr>
              <w:pStyle w:val="TableText"/>
              <w:rPr>
                <w:rFonts w:cs="Arial"/>
              </w:rPr>
            </w:pPr>
            <w:r w:rsidRPr="002650E7">
              <w:rPr>
                <w:rFonts w:cs="Arial"/>
              </w:rPr>
              <w:t>DTL HPSA FLAG</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0B7AAEC4" w14:textId="11BC9974" w:rsidR="000751EA" w:rsidRPr="002650E7" w:rsidRDefault="000751EA" w:rsidP="000751EA">
            <w:pPr>
              <w:pStyle w:val="TableText"/>
              <w:rPr>
                <w:rFonts w:cs="Arial"/>
                <w:lang w:val="es-US"/>
              </w:rPr>
            </w:pPr>
            <w:r w:rsidRPr="002650E7">
              <w:rPr>
                <w:rFonts w:cs="Arial"/>
                <w:lang w:val="es-US"/>
              </w:rPr>
              <w:t>:P:IDR-</w:t>
            </w:r>
            <w:hyperlink r:id="rId1540" w:history="1">
              <w:r w:rsidRPr="002650E7">
                <w:rPr>
                  <w:rStyle w:val="Hyperlink"/>
                  <w:rFonts w:cs="Arial"/>
                  <w:lang w:val="es-US"/>
                </w:rPr>
                <w:t>DTL-HPSA-ELIG</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7C8F4B86" w14:textId="77777777" w:rsidR="000751EA" w:rsidRPr="002650E7" w:rsidRDefault="000751EA" w:rsidP="000751EA">
            <w:pPr>
              <w:pStyle w:val="TableText"/>
              <w:rPr>
                <w:rFonts w:cs="Arial"/>
              </w:rPr>
            </w:pPr>
            <w:r w:rsidRPr="002650E7">
              <w:rPr>
                <w:rFonts w:cs="Arial"/>
              </w:rPr>
              <w:t>HPSA eligibility indicator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205147F8" w14:textId="77777777" w:rsidR="000751EA" w:rsidRPr="002650E7" w:rsidRDefault="000751EA" w:rsidP="000751EA">
            <w:pPr>
              <w:pStyle w:val="TableText"/>
              <w:rPr>
                <w:rFonts w:cs="Arial"/>
                <w:caps/>
              </w:rPr>
            </w:pPr>
            <w:r w:rsidRPr="002650E7">
              <w:rPr>
                <w:rFonts w:cs="Arial"/>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942CB56" w14:textId="77777777" w:rsidR="000751EA" w:rsidRPr="002650E7" w:rsidRDefault="000751EA" w:rsidP="000751EA">
            <w:pPr>
              <w:pStyle w:val="TableText"/>
              <w:rPr>
                <w:rFonts w:cs="Arial"/>
              </w:rPr>
            </w:pPr>
            <w:r w:rsidRPr="002650E7">
              <w:rPr>
                <w:rFonts w:cs="Arial"/>
                <w:b/>
              </w:rPr>
              <w:t>Valid Values:</w:t>
            </w:r>
          </w:p>
          <w:p w14:paraId="427F7EB4" w14:textId="70E600F3" w:rsidR="000751EA" w:rsidRPr="002650E7" w:rsidRDefault="000751EA" w:rsidP="00245396">
            <w:pPr>
              <w:pStyle w:val="TableTextBullet"/>
            </w:pPr>
            <w:r w:rsidRPr="002650E7">
              <w:t>1</w:t>
            </w:r>
            <w:r w:rsidR="00EA32D0">
              <w:t xml:space="preserve"> – </w:t>
            </w:r>
            <w:r w:rsidRPr="002650E7">
              <w:t>Eligible for Primary Care HPSA bonus based on HPSA/Scarcity zip code file</w:t>
            </w:r>
          </w:p>
          <w:p w14:paraId="302C9EC7" w14:textId="58C1FAED" w:rsidR="000751EA" w:rsidRPr="002650E7" w:rsidRDefault="000751EA" w:rsidP="00245396">
            <w:pPr>
              <w:pStyle w:val="TableTextBullet"/>
            </w:pPr>
            <w:r w:rsidRPr="002650E7">
              <w:t>2</w:t>
            </w:r>
            <w:r w:rsidR="00EA32D0">
              <w:t xml:space="preserve"> – </w:t>
            </w:r>
            <w:r w:rsidRPr="002650E7">
              <w:t>Eligible for Mental Health HPSA bonus based on HPSA/Scarcity zip code file</w:t>
            </w:r>
          </w:p>
          <w:p w14:paraId="3AD3F489" w14:textId="7E31108E" w:rsidR="000751EA" w:rsidRPr="002650E7" w:rsidRDefault="000751EA" w:rsidP="00245396">
            <w:pPr>
              <w:pStyle w:val="TableTextBullet"/>
            </w:pPr>
            <w:r w:rsidRPr="002650E7">
              <w:t>N</w:t>
            </w:r>
            <w:r w:rsidR="00EA32D0">
              <w:t xml:space="preserve"> – </w:t>
            </w:r>
            <w:r w:rsidRPr="002650E7">
              <w:t>Not eligible for HPSA bonus</w:t>
            </w:r>
          </w:p>
          <w:p w14:paraId="7059071B" w14:textId="47DDD064" w:rsidR="000751EA" w:rsidRPr="002650E7" w:rsidRDefault="000751EA" w:rsidP="00245396">
            <w:pPr>
              <w:pStyle w:val="TableTextBullet"/>
            </w:pPr>
            <w:r w:rsidRPr="002650E7">
              <w:t>V</w:t>
            </w:r>
            <w:r w:rsidR="00EA32D0">
              <w:t xml:space="preserve"> – </w:t>
            </w:r>
            <w:r w:rsidRPr="002650E7">
              <w:t>HPSA payment suppressed</w:t>
            </w:r>
          </w:p>
          <w:p w14:paraId="227280C2" w14:textId="776F9CFC" w:rsidR="000751EA" w:rsidRPr="002650E7" w:rsidRDefault="000751EA" w:rsidP="00245396">
            <w:pPr>
              <w:pStyle w:val="TableTextBullet"/>
            </w:pPr>
            <w:r w:rsidRPr="002650E7">
              <w:t>Y</w:t>
            </w:r>
            <w:r w:rsidR="00EA32D0">
              <w:t xml:space="preserve"> – </w:t>
            </w:r>
            <w:r w:rsidRPr="002650E7">
              <w:t>Eligible for HPSA bonus base on modifier</w:t>
            </w:r>
          </w:p>
          <w:p w14:paraId="1DC26653" w14:textId="357E083B" w:rsidR="000751EA" w:rsidRPr="002650E7" w:rsidRDefault="000751EA" w:rsidP="00245396">
            <w:pPr>
              <w:pStyle w:val="TableTextBullet"/>
              <w:rPr>
                <w:b/>
              </w:rPr>
            </w:pPr>
            <w:r w:rsidRPr="002650E7">
              <w:t>Blank</w:t>
            </w:r>
            <w:r w:rsidR="00EA32D0">
              <w:t xml:space="preserve"> – </w:t>
            </w:r>
            <w:r w:rsidRPr="002650E7">
              <w:t>Processed before implementation of CR15167</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45DC3B72" w14:textId="77777777" w:rsidR="000751EA" w:rsidRPr="002650E7" w:rsidRDefault="000751EA" w:rsidP="000751EA">
            <w:pPr>
              <w:pStyle w:val="TableText"/>
              <w:rPr>
                <w:rFonts w:cs="Arial"/>
              </w:rPr>
            </w:pPr>
            <w:r w:rsidRPr="002650E7">
              <w:rPr>
                <w:rFonts w:cs="Arial"/>
              </w:rPr>
              <w:t>Spaces</w:t>
            </w:r>
          </w:p>
        </w:tc>
        <w:tc>
          <w:tcPr>
            <w:tcW w:w="438" w:type="dxa"/>
            <w:tcBorders>
              <w:top w:val="single" w:sz="6" w:space="0" w:color="auto"/>
              <w:left w:val="single" w:sz="6" w:space="0" w:color="auto"/>
              <w:bottom w:val="single" w:sz="8" w:space="0" w:color="auto"/>
              <w:right w:val="single" w:sz="6" w:space="0" w:color="auto"/>
            </w:tcBorders>
          </w:tcPr>
          <w:p w14:paraId="2CE14E38" w14:textId="77777777" w:rsidR="000751EA" w:rsidRPr="002650E7" w:rsidRDefault="000751EA" w:rsidP="000751EA">
            <w:pPr>
              <w:pStyle w:val="TableText"/>
              <w:rPr>
                <w:rFonts w:cs="Arial"/>
              </w:rPr>
            </w:pPr>
            <w:r w:rsidRPr="002650E7">
              <w:rPr>
                <w:rFonts w:cs="Arial"/>
              </w:rPr>
              <w:t>-</w:t>
            </w:r>
          </w:p>
        </w:tc>
        <w:tc>
          <w:tcPr>
            <w:tcW w:w="438" w:type="dxa"/>
            <w:tcBorders>
              <w:top w:val="single" w:sz="6" w:space="0" w:color="auto"/>
              <w:left w:val="single" w:sz="6" w:space="0" w:color="auto"/>
              <w:bottom w:val="single" w:sz="8" w:space="0" w:color="auto"/>
              <w:right w:val="single" w:sz="6" w:space="0" w:color="auto"/>
            </w:tcBorders>
          </w:tcPr>
          <w:p w14:paraId="5A8290F6" w14:textId="77777777" w:rsidR="000751EA" w:rsidRPr="002650E7" w:rsidRDefault="000751EA" w:rsidP="000751EA">
            <w:pPr>
              <w:pStyle w:val="TableText"/>
              <w:rPr>
                <w:rFonts w:cs="Arial"/>
              </w:rPr>
            </w:pPr>
            <w:r w:rsidRPr="002650E7">
              <w:rPr>
                <w:rFonts w:cs="Arial"/>
              </w:rPr>
              <w:t>X</w:t>
            </w:r>
          </w:p>
        </w:tc>
        <w:tc>
          <w:tcPr>
            <w:tcW w:w="439" w:type="dxa"/>
            <w:tcBorders>
              <w:top w:val="single" w:sz="6" w:space="0" w:color="auto"/>
              <w:left w:val="single" w:sz="6" w:space="0" w:color="auto"/>
              <w:bottom w:val="single" w:sz="8" w:space="0" w:color="auto"/>
              <w:right w:val="single" w:sz="6" w:space="0" w:color="auto"/>
            </w:tcBorders>
          </w:tcPr>
          <w:p w14:paraId="5E00064E" w14:textId="77777777" w:rsidR="000751EA" w:rsidRPr="002650E7" w:rsidRDefault="000751EA" w:rsidP="000751EA">
            <w:pPr>
              <w:pStyle w:val="TableText"/>
              <w:rPr>
                <w:rFonts w:cs="Arial"/>
              </w:rPr>
            </w:pPr>
            <w:r w:rsidRPr="002650E7">
              <w:rPr>
                <w:rFonts w:cs="Arial"/>
              </w:rPr>
              <w:t>X</w:t>
            </w:r>
          </w:p>
        </w:tc>
      </w:tr>
      <w:tr w:rsidR="00F33024" w:rsidRPr="0026626B" w14:paraId="513C7545" w14:textId="77777777" w:rsidTr="00F33024">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58B1993A" w14:textId="77777777" w:rsidR="00F33024" w:rsidRPr="006D4F2E" w:rsidRDefault="00F33024" w:rsidP="00610D61">
            <w:pPr>
              <w:pStyle w:val="TableText"/>
              <w:rPr>
                <w:rFonts w:cs="Arial"/>
              </w:rPr>
            </w:pPr>
            <w:r>
              <w:rPr>
                <w:rFonts w:cs="Arial"/>
              </w:rPr>
              <w:t>1744 - 1744</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30502DFF" w14:textId="77777777" w:rsidR="00F33024" w:rsidRPr="006D4F2E" w:rsidRDefault="00F33024" w:rsidP="00610D61">
            <w:pPr>
              <w:pStyle w:val="TableText"/>
              <w:rPr>
                <w:rFonts w:cs="Arial"/>
              </w:rPr>
            </w:pPr>
            <w:r w:rsidRPr="006D4F2E">
              <w:rPr>
                <w:rFonts w:cs="Arial"/>
              </w:rPr>
              <w:t xml:space="preserve">REVIEW INDICATOR </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0F016702" w14:textId="3EE2ADEE" w:rsidR="00F33024" w:rsidRPr="00F33024" w:rsidRDefault="00F33024" w:rsidP="00767F46">
            <w:pPr>
              <w:pStyle w:val="TableText"/>
              <w:rPr>
                <w:rFonts w:cs="Arial"/>
                <w:lang w:val="es-US"/>
              </w:rPr>
            </w:pPr>
            <w:r w:rsidRPr="00F33024">
              <w:rPr>
                <w:rFonts w:cs="Arial"/>
                <w:lang w:val="es-US"/>
              </w:rPr>
              <w:t>:P:IDR-</w:t>
            </w:r>
            <w:hyperlink r:id="rId1541" w:history="1">
              <w:r w:rsidRPr="00767F46">
                <w:rPr>
                  <w:rStyle w:val="Hyperlink"/>
                  <w:rFonts w:cs="Arial"/>
                  <w:lang w:val="es-US"/>
                </w:rPr>
                <w:t>DTL-REVIEW-IND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43D96343" w14:textId="76B94270" w:rsidR="00F33024" w:rsidRPr="006D4F2E" w:rsidRDefault="00777FEC" w:rsidP="00610D61">
            <w:pPr>
              <w:pStyle w:val="TableText"/>
              <w:rPr>
                <w:rFonts w:cs="Arial"/>
              </w:rPr>
            </w:pPr>
            <w:r w:rsidRPr="00777FEC">
              <w:rPr>
                <w:rFonts w:cs="Arial"/>
              </w:rPr>
              <w:t xml:space="preserve">First </w:t>
            </w:r>
            <w:r w:rsidR="00F33024" w:rsidRPr="006D4F2E">
              <w:rPr>
                <w:rFonts w:cs="Arial"/>
              </w:rPr>
              <w:t>Review Indicator –</w:t>
            </w:r>
            <w:r w:rsidR="00F33024" w:rsidRPr="006976CF">
              <w:rPr>
                <w:rFonts w:cs="Arial"/>
              </w:rPr>
              <w:t xml:space="preserve"> This is </w:t>
            </w:r>
            <w:r w:rsidR="00F33024" w:rsidRPr="006D4F2E">
              <w:rPr>
                <w:rFonts w:cs="Arial"/>
              </w:rPr>
              <w:t xml:space="preserve">a </w:t>
            </w:r>
            <w:r w:rsidR="00F33024" w:rsidRPr="00F33024">
              <w:rPr>
                <w:rFonts w:cs="Arial"/>
              </w:rPr>
              <w:t>line level reversal/upheld indicator. The RV field can be used for new day claims.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5C1C946" w14:textId="77777777" w:rsidR="00F33024" w:rsidRPr="006D4F2E" w:rsidRDefault="00F33024" w:rsidP="00610D61">
            <w:pPr>
              <w:pStyle w:val="TableText"/>
              <w:rPr>
                <w:rFonts w:cs="Arial"/>
                <w:caps/>
              </w:rPr>
            </w:pPr>
            <w:r w:rsidRPr="006D4F2E">
              <w:rPr>
                <w:rFonts w:cs="Arial"/>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7653444A" w14:textId="77777777" w:rsidR="00F33024" w:rsidRPr="00F33024" w:rsidRDefault="00F33024" w:rsidP="00610D61">
            <w:pPr>
              <w:pStyle w:val="TableText"/>
              <w:rPr>
                <w:rFonts w:cs="Arial"/>
                <w:b/>
              </w:rPr>
            </w:pPr>
            <w:r w:rsidRPr="00F33024">
              <w:rPr>
                <w:rFonts w:cs="Arial"/>
                <w:b/>
              </w:rPr>
              <w:t xml:space="preserve">- </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736FBE1F" w14:textId="77777777" w:rsidR="00F33024" w:rsidRPr="006D4F2E" w:rsidRDefault="00F33024" w:rsidP="00610D61">
            <w:pPr>
              <w:pStyle w:val="TableText"/>
              <w:rPr>
                <w:rFonts w:cs="Arial"/>
              </w:rPr>
            </w:pPr>
            <w:r w:rsidRPr="006D4F2E">
              <w:rPr>
                <w:rFonts w:cs="Arial"/>
              </w:rPr>
              <w:t>Space</w:t>
            </w:r>
          </w:p>
        </w:tc>
        <w:tc>
          <w:tcPr>
            <w:tcW w:w="438" w:type="dxa"/>
            <w:tcBorders>
              <w:top w:val="single" w:sz="6" w:space="0" w:color="auto"/>
              <w:left w:val="single" w:sz="6" w:space="0" w:color="auto"/>
              <w:bottom w:val="single" w:sz="8" w:space="0" w:color="auto"/>
              <w:right w:val="single" w:sz="6" w:space="0" w:color="auto"/>
            </w:tcBorders>
          </w:tcPr>
          <w:p w14:paraId="20DD9331" w14:textId="77777777" w:rsidR="00F33024" w:rsidRPr="006D4F2E" w:rsidRDefault="00F33024" w:rsidP="00610D61">
            <w:pPr>
              <w:pStyle w:val="TableText"/>
              <w:rPr>
                <w:rFonts w:cs="Arial"/>
              </w:rPr>
            </w:pPr>
            <w:r w:rsidRPr="006D4F2E">
              <w:rPr>
                <w:rFonts w:cs="Arial"/>
              </w:rPr>
              <w:t>X</w:t>
            </w:r>
          </w:p>
        </w:tc>
        <w:tc>
          <w:tcPr>
            <w:tcW w:w="438" w:type="dxa"/>
            <w:tcBorders>
              <w:top w:val="single" w:sz="6" w:space="0" w:color="auto"/>
              <w:left w:val="single" w:sz="6" w:space="0" w:color="auto"/>
              <w:bottom w:val="single" w:sz="8" w:space="0" w:color="auto"/>
              <w:right w:val="single" w:sz="6" w:space="0" w:color="auto"/>
            </w:tcBorders>
          </w:tcPr>
          <w:p w14:paraId="6F646FE0" w14:textId="77777777" w:rsidR="00F33024" w:rsidRPr="006D4F2E" w:rsidRDefault="00F33024" w:rsidP="00610D61">
            <w:pPr>
              <w:pStyle w:val="TableText"/>
              <w:rPr>
                <w:rFonts w:cs="Arial"/>
              </w:rPr>
            </w:pPr>
            <w:r w:rsidRPr="006D4F2E">
              <w:rPr>
                <w:rFonts w:cs="Arial"/>
              </w:rPr>
              <w:t>X</w:t>
            </w:r>
          </w:p>
        </w:tc>
        <w:tc>
          <w:tcPr>
            <w:tcW w:w="439" w:type="dxa"/>
            <w:tcBorders>
              <w:top w:val="single" w:sz="6" w:space="0" w:color="auto"/>
              <w:left w:val="single" w:sz="6" w:space="0" w:color="auto"/>
              <w:bottom w:val="single" w:sz="8" w:space="0" w:color="auto"/>
              <w:right w:val="single" w:sz="6" w:space="0" w:color="auto"/>
            </w:tcBorders>
          </w:tcPr>
          <w:p w14:paraId="7B24E39A" w14:textId="77777777" w:rsidR="00F33024" w:rsidRPr="0026626B" w:rsidRDefault="00F33024" w:rsidP="00610D61">
            <w:pPr>
              <w:pStyle w:val="TableText"/>
              <w:rPr>
                <w:rFonts w:cs="Arial"/>
              </w:rPr>
            </w:pPr>
            <w:r w:rsidRPr="006D4F2E">
              <w:rPr>
                <w:rFonts w:cs="Arial"/>
              </w:rPr>
              <w:t>X</w:t>
            </w:r>
          </w:p>
        </w:tc>
      </w:tr>
      <w:tr w:rsidR="000751EA" w14:paraId="083235C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45974C15" w14:textId="36629703" w:rsidR="000751EA" w:rsidRPr="005B7BBA" w:rsidRDefault="000751EA" w:rsidP="000751EA">
            <w:pPr>
              <w:pStyle w:val="TableText"/>
            </w:pPr>
            <w:r>
              <w:t>1745</w:t>
            </w:r>
            <w:r w:rsidR="005B7717">
              <w:t xml:space="preserve"> – </w:t>
            </w:r>
            <w:r>
              <w:t>1755</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84EA61B" w14:textId="77777777" w:rsidR="000751EA" w:rsidRPr="005B7BBA" w:rsidRDefault="000751EA" w:rsidP="000751EA">
            <w:pPr>
              <w:pStyle w:val="TableText"/>
            </w:pPr>
            <w:r w:rsidRPr="005B7BBA">
              <w:t>DTL LMRP POL 1</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C4749E6" w14:textId="7C875EB1" w:rsidR="000751EA" w:rsidRPr="005B7BBA" w:rsidRDefault="000751EA" w:rsidP="000751EA">
            <w:pPr>
              <w:pStyle w:val="TableText"/>
            </w:pPr>
            <w:r w:rsidRPr="005B7BBA">
              <w:t>:P:IDR-</w:t>
            </w:r>
            <w:hyperlink r:id="rId1542" w:history="1">
              <w:r w:rsidRPr="00E01168">
                <w:rPr>
                  <w:rStyle w:val="Hyperlink"/>
                </w:rPr>
                <w:t>DTL-LMRP-POLICY-1</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35EAF291" w14:textId="77777777" w:rsidR="000751EA" w:rsidRDefault="000751EA" w:rsidP="000751EA">
            <w:pPr>
              <w:pStyle w:val="TableText"/>
            </w:pPr>
            <w:r w:rsidRPr="005B7BBA">
              <w:t>Local Medical Review Policy number 1</w:t>
            </w:r>
          </w:p>
          <w:p w14:paraId="116881BD" w14:textId="77777777" w:rsidR="000751EA" w:rsidRPr="005B7BBA" w:rsidRDefault="000751EA" w:rsidP="000751EA">
            <w:pPr>
              <w:pStyle w:val="TableText"/>
            </w:pPr>
            <w:r w:rsidRPr="00E01168">
              <w:t>Carries the first local medical review policy number.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7145FA10" w14:textId="77777777" w:rsidR="000751EA" w:rsidRPr="00E01168" w:rsidRDefault="000751EA" w:rsidP="000751EA">
            <w:pPr>
              <w:pStyle w:val="TableText"/>
              <w:rPr>
                <w:caps/>
              </w:rPr>
            </w:pPr>
            <w:r w:rsidRPr="00E01168">
              <w:rPr>
                <w:caps/>
              </w:rPr>
              <w:t>11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4971FD1" w14:textId="77777777" w:rsidR="000751EA" w:rsidRPr="009E137F" w:rsidRDefault="000751EA" w:rsidP="000751EA">
            <w:pPr>
              <w:pStyle w:val="TableText"/>
            </w:pPr>
            <w:r w:rsidRPr="009E137F">
              <w:t>Contains the LMRP number which applies to this claim</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54AC4CE5"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710EE154" w14:textId="77777777" w:rsidR="000751EA" w:rsidRPr="005B7BBA" w:rsidRDefault="000751EA" w:rsidP="000751EA">
            <w:pPr>
              <w:pStyle w:val="TableText"/>
            </w:pPr>
            <w:r w:rsidRPr="005B7BBA">
              <w:t>X</w:t>
            </w:r>
          </w:p>
        </w:tc>
        <w:tc>
          <w:tcPr>
            <w:tcW w:w="438" w:type="dxa"/>
            <w:tcBorders>
              <w:top w:val="single" w:sz="6" w:space="0" w:color="auto"/>
              <w:left w:val="single" w:sz="6" w:space="0" w:color="auto"/>
              <w:bottom w:val="single" w:sz="8" w:space="0" w:color="auto"/>
              <w:right w:val="single" w:sz="6" w:space="0" w:color="auto"/>
            </w:tcBorders>
          </w:tcPr>
          <w:p w14:paraId="62E7422F"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5CE2E9DA" w14:textId="77777777" w:rsidR="000751EA" w:rsidRPr="005B7BBA" w:rsidRDefault="000751EA" w:rsidP="000751EA">
            <w:pPr>
              <w:pStyle w:val="TableText"/>
            </w:pPr>
            <w:r w:rsidRPr="005B7BBA">
              <w:t>X</w:t>
            </w:r>
          </w:p>
        </w:tc>
      </w:tr>
      <w:tr w:rsidR="000751EA" w14:paraId="2B811B3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946B8A4" w14:textId="77777777" w:rsidR="000751EA" w:rsidRPr="005B7BBA" w:rsidRDefault="000751EA" w:rsidP="000751EA">
            <w:pPr>
              <w:pStyle w:val="TableText"/>
            </w:pPr>
            <w:r>
              <w:t>1756–1766</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792623C5" w14:textId="77777777" w:rsidR="000751EA" w:rsidRPr="005B7BBA" w:rsidRDefault="000751EA" w:rsidP="000751EA">
            <w:pPr>
              <w:pStyle w:val="TableText"/>
            </w:pPr>
            <w:r w:rsidRPr="005B7BBA">
              <w:t>DTL LMRP POL 2</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4737459C" w14:textId="2F539F82" w:rsidR="000751EA" w:rsidRPr="005B7BBA" w:rsidRDefault="000751EA" w:rsidP="000751EA">
            <w:pPr>
              <w:pStyle w:val="TableText"/>
            </w:pPr>
            <w:r w:rsidRPr="005B7BBA">
              <w:t>:P:IDR-</w:t>
            </w:r>
            <w:hyperlink r:id="rId1543" w:history="1">
              <w:r w:rsidRPr="00E01168">
                <w:rPr>
                  <w:rStyle w:val="Hyperlink"/>
                </w:rPr>
                <w:t>DTL-LMRP-POLICY-2</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2E76540E" w14:textId="77777777" w:rsidR="000751EA" w:rsidRDefault="000751EA" w:rsidP="000751EA">
            <w:pPr>
              <w:pStyle w:val="TableText"/>
            </w:pPr>
            <w:r w:rsidRPr="005B7BBA">
              <w:t>Local Medical Review Policy number 2</w:t>
            </w:r>
          </w:p>
          <w:p w14:paraId="0C836386" w14:textId="77777777" w:rsidR="000751EA" w:rsidRPr="005B7BBA" w:rsidRDefault="000751EA" w:rsidP="000751EA">
            <w:pPr>
              <w:pStyle w:val="TableText"/>
            </w:pPr>
            <w:r w:rsidRPr="00E01168">
              <w:t>Carries the second local medical review policy number.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278DB544" w14:textId="77777777" w:rsidR="000751EA" w:rsidRPr="00E01168" w:rsidRDefault="000751EA" w:rsidP="000751EA">
            <w:pPr>
              <w:pStyle w:val="TableText"/>
              <w:rPr>
                <w:caps/>
              </w:rPr>
            </w:pPr>
            <w:r w:rsidRPr="00E01168">
              <w:rPr>
                <w:caps/>
              </w:rPr>
              <w:t>11C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026FC447" w14:textId="77777777" w:rsidR="000751EA" w:rsidRPr="009E137F" w:rsidRDefault="000751EA" w:rsidP="000751EA">
            <w:pPr>
              <w:pStyle w:val="TableText"/>
            </w:pPr>
            <w:r w:rsidRPr="009E137F">
              <w:t>Contains the LMRP number which applies to this claim</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4C991B7"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13E7DC9F" w14:textId="77777777" w:rsidR="000751EA" w:rsidRPr="005B7BBA" w:rsidRDefault="000751EA" w:rsidP="000751EA">
            <w:pPr>
              <w:pStyle w:val="TableText"/>
            </w:pPr>
            <w:r w:rsidRPr="005B7BBA">
              <w:t>X</w:t>
            </w:r>
          </w:p>
        </w:tc>
        <w:tc>
          <w:tcPr>
            <w:tcW w:w="438" w:type="dxa"/>
            <w:tcBorders>
              <w:top w:val="single" w:sz="6" w:space="0" w:color="auto"/>
              <w:left w:val="single" w:sz="6" w:space="0" w:color="auto"/>
              <w:bottom w:val="single" w:sz="8" w:space="0" w:color="auto"/>
              <w:right w:val="single" w:sz="6" w:space="0" w:color="auto"/>
            </w:tcBorders>
          </w:tcPr>
          <w:p w14:paraId="410780A6"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57DF45AE" w14:textId="77777777" w:rsidR="000751EA" w:rsidRPr="005B7BBA" w:rsidRDefault="000751EA" w:rsidP="000751EA">
            <w:pPr>
              <w:pStyle w:val="TableText"/>
            </w:pPr>
            <w:r w:rsidRPr="005B7BBA">
              <w:t>X</w:t>
            </w:r>
          </w:p>
        </w:tc>
      </w:tr>
      <w:tr w:rsidR="000751EA" w14:paraId="3BD182A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12FD3817" w14:textId="77777777" w:rsidR="000751EA" w:rsidRPr="005B7BBA" w:rsidRDefault="000751EA" w:rsidP="000751EA">
            <w:pPr>
              <w:pStyle w:val="TableText"/>
            </w:pPr>
            <w:r>
              <w:t>1767–1777</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175D858D" w14:textId="77777777" w:rsidR="000751EA" w:rsidRPr="005B7BBA" w:rsidRDefault="000751EA" w:rsidP="000751EA">
            <w:pPr>
              <w:pStyle w:val="TableText"/>
            </w:pPr>
            <w:r w:rsidRPr="005B7BBA">
              <w:t>DTL LMRP POL 3</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79D938BA" w14:textId="462130BF" w:rsidR="000751EA" w:rsidRPr="005B7BBA" w:rsidRDefault="000751EA" w:rsidP="000751EA">
            <w:pPr>
              <w:pStyle w:val="TableText"/>
            </w:pPr>
            <w:r w:rsidRPr="005B7BBA">
              <w:t>:P:IDR-</w:t>
            </w:r>
            <w:hyperlink r:id="rId1544" w:history="1">
              <w:r w:rsidRPr="00E01168">
                <w:rPr>
                  <w:rStyle w:val="Hyperlink"/>
                </w:rPr>
                <w:t>DTL-LMRP-POLICY-3</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1D6234DA" w14:textId="77777777" w:rsidR="000751EA" w:rsidRPr="005B7BBA" w:rsidRDefault="000751EA" w:rsidP="000751EA">
            <w:pPr>
              <w:pStyle w:val="TableText"/>
            </w:pPr>
            <w:r w:rsidRPr="005B7BBA">
              <w:t>Local Medical Review Policy number 3</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5B925DA5" w14:textId="77777777" w:rsidR="000751EA" w:rsidRPr="00E01168" w:rsidRDefault="000751EA" w:rsidP="000751EA">
            <w:pPr>
              <w:pStyle w:val="TableText"/>
              <w:rPr>
                <w:caps/>
              </w:rPr>
            </w:pPr>
            <w:r w:rsidRPr="00E01168">
              <w:rPr>
                <w:caps/>
              </w:rPr>
              <w:t>11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191F639A" w14:textId="77777777" w:rsidR="000751EA" w:rsidRPr="009E137F" w:rsidRDefault="000751EA" w:rsidP="000751EA">
            <w:pPr>
              <w:pStyle w:val="TableText"/>
            </w:pPr>
            <w:r w:rsidRPr="009E137F">
              <w:t>Contains the LMRP number which applies to this claim</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43CCA8F"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B33B1F5" w14:textId="77777777" w:rsidR="000751EA" w:rsidRPr="005B7BBA" w:rsidRDefault="000751EA" w:rsidP="000751EA">
            <w:pPr>
              <w:pStyle w:val="TableText"/>
            </w:pPr>
            <w:r w:rsidRPr="005B7BBA">
              <w:t>X</w:t>
            </w:r>
          </w:p>
        </w:tc>
        <w:tc>
          <w:tcPr>
            <w:tcW w:w="438" w:type="dxa"/>
            <w:tcBorders>
              <w:top w:val="single" w:sz="6" w:space="0" w:color="auto"/>
              <w:left w:val="single" w:sz="6" w:space="0" w:color="auto"/>
              <w:bottom w:val="single" w:sz="8" w:space="0" w:color="auto"/>
              <w:right w:val="single" w:sz="6" w:space="0" w:color="auto"/>
            </w:tcBorders>
          </w:tcPr>
          <w:p w14:paraId="593ECDF5"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5970148E" w14:textId="77777777" w:rsidR="000751EA" w:rsidRPr="005B7BBA" w:rsidRDefault="000751EA" w:rsidP="000751EA">
            <w:pPr>
              <w:pStyle w:val="TableText"/>
            </w:pPr>
            <w:r w:rsidRPr="005B7BBA">
              <w:t>X</w:t>
            </w:r>
          </w:p>
        </w:tc>
      </w:tr>
      <w:tr w:rsidR="000751EA" w14:paraId="554DB76F"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6F8DE5D4" w14:textId="77777777" w:rsidR="000751EA" w:rsidRPr="005B7BBA" w:rsidRDefault="000751EA" w:rsidP="000751EA">
            <w:pPr>
              <w:pStyle w:val="TableText"/>
            </w:pPr>
            <w:r>
              <w:t>1778–1788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31B6F9D1" w14:textId="77777777" w:rsidR="000751EA" w:rsidRPr="005B7BBA" w:rsidRDefault="000751EA" w:rsidP="000751EA">
            <w:pPr>
              <w:pStyle w:val="TableText"/>
            </w:pPr>
            <w:r w:rsidRPr="005B7BBA">
              <w:t>DTL LMRP POL 4</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39A8DE2" w14:textId="0383D1C3" w:rsidR="000751EA" w:rsidRPr="005B7BBA" w:rsidRDefault="000751EA" w:rsidP="000751EA">
            <w:pPr>
              <w:pStyle w:val="TableText"/>
            </w:pPr>
            <w:r w:rsidRPr="005B7BBA">
              <w:t>:P:IDR-</w:t>
            </w:r>
            <w:hyperlink r:id="rId1545" w:history="1">
              <w:r w:rsidRPr="00E01168">
                <w:rPr>
                  <w:rStyle w:val="Hyperlink"/>
                </w:rPr>
                <w:t>DTL-2MRP-POLICY-4</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B41F176" w14:textId="77777777" w:rsidR="000751EA" w:rsidRPr="005B7BBA" w:rsidRDefault="000751EA" w:rsidP="000751EA">
            <w:pPr>
              <w:pStyle w:val="TableText"/>
            </w:pPr>
            <w:r w:rsidRPr="005B7BBA">
              <w:t>Local Medical Review Policy number 4</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5BD93E51" w14:textId="77777777" w:rsidR="000751EA" w:rsidRPr="00E01168" w:rsidRDefault="000751EA" w:rsidP="000751EA">
            <w:pPr>
              <w:pStyle w:val="TableText"/>
              <w:rPr>
                <w:caps/>
              </w:rPr>
            </w:pPr>
            <w:r w:rsidRPr="00E01168">
              <w:rPr>
                <w:caps/>
              </w:rPr>
              <w:t>11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38388C68" w14:textId="77777777" w:rsidR="000751EA" w:rsidRPr="009E137F" w:rsidRDefault="000751EA" w:rsidP="000751EA">
            <w:pPr>
              <w:pStyle w:val="TableText"/>
            </w:pPr>
            <w:r w:rsidRPr="009E137F">
              <w:t>Contains the LMRP number which applies to this claim</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C6F4998"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46747EE" w14:textId="77777777" w:rsidR="000751EA" w:rsidRPr="005B7BBA" w:rsidRDefault="000751EA" w:rsidP="000751EA">
            <w:pPr>
              <w:pStyle w:val="TableText"/>
            </w:pPr>
            <w:r w:rsidRPr="005B7BBA">
              <w:t>X</w:t>
            </w:r>
          </w:p>
        </w:tc>
        <w:tc>
          <w:tcPr>
            <w:tcW w:w="438" w:type="dxa"/>
            <w:tcBorders>
              <w:top w:val="single" w:sz="6" w:space="0" w:color="auto"/>
              <w:left w:val="single" w:sz="6" w:space="0" w:color="auto"/>
              <w:bottom w:val="single" w:sz="8" w:space="0" w:color="auto"/>
              <w:right w:val="single" w:sz="6" w:space="0" w:color="auto"/>
            </w:tcBorders>
          </w:tcPr>
          <w:p w14:paraId="093F24BF"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5671581A" w14:textId="77777777" w:rsidR="000751EA" w:rsidRPr="005B7BBA" w:rsidRDefault="000751EA" w:rsidP="000751EA">
            <w:pPr>
              <w:pStyle w:val="TableText"/>
            </w:pPr>
            <w:r w:rsidRPr="005B7BBA">
              <w:t>X</w:t>
            </w:r>
          </w:p>
        </w:tc>
      </w:tr>
      <w:tr w:rsidR="000751EA" w14:paraId="5EC2AEF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2182FCEF" w14:textId="336B0EEA" w:rsidR="000751EA" w:rsidRPr="005B7BBA" w:rsidRDefault="00B35742" w:rsidP="00B35742">
            <w:pPr>
              <w:pStyle w:val="TableText"/>
            </w:pPr>
            <w:r>
              <w:t>-</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392E2DF9" w14:textId="77777777" w:rsidR="000751EA" w:rsidRPr="005B7BBA" w:rsidRDefault="000751EA" w:rsidP="000751EA">
            <w:pPr>
              <w:pStyle w:val="TableText"/>
            </w:pPr>
            <w:r>
              <w:t>-</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BA6786F" w14:textId="77777777" w:rsidR="000751EA" w:rsidRPr="005B7BBA" w:rsidRDefault="000751EA" w:rsidP="000751EA">
            <w:pPr>
              <w:pStyle w:val="TableText"/>
            </w:pPr>
            <w:r w:rsidRPr="005B7BBA">
              <w:t>OCCURS 5 TIMES</w:t>
            </w:r>
          </w:p>
          <w:p w14:paraId="7C66FF08" w14:textId="33957333" w:rsidR="000751EA" w:rsidRPr="005B7BBA" w:rsidRDefault="000751EA" w:rsidP="000751EA">
            <w:pPr>
              <w:pStyle w:val="TableText"/>
            </w:pPr>
            <w:r w:rsidRPr="005B7BBA">
              <w:t>:P:IDR-</w:t>
            </w:r>
            <w:hyperlink r:id="rId1546" w:history="1">
              <w:r w:rsidRPr="00E01168">
                <w:rPr>
                  <w:rStyle w:val="Hyperlink"/>
                </w:rPr>
                <w:t>DTL-CWF-ERROR</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1652C567" w14:textId="77777777" w:rsidR="000751EA" w:rsidRPr="005B7BBA" w:rsidRDefault="000751EA" w:rsidP="000751EA">
            <w:pPr>
              <w:pStyle w:val="TableText"/>
            </w:pPr>
            <w:r>
              <w:t>BDS/</w:t>
            </w:r>
            <w:r w:rsidRPr="005B7BBA">
              <w:t>CWF Detail Error and Override Codes</w:t>
            </w:r>
            <w:r>
              <w:t xml:space="preserve"> and Source Indicators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06BBEB0" w14:textId="77777777" w:rsidR="000751EA" w:rsidRPr="00E01168" w:rsidRDefault="000751EA" w:rsidP="000751EA">
            <w:pPr>
              <w:pStyle w:val="TableText"/>
              <w:rPr>
                <w:caps/>
              </w:rPr>
            </w:pPr>
            <w:r>
              <w:rPr>
                <w:caps/>
              </w:rPr>
              <w:t>-</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407F173E" w14:textId="77777777" w:rsidR="000751EA" w:rsidRPr="00E01168" w:rsidRDefault="000751EA" w:rsidP="000751EA">
            <w:pPr>
              <w:pStyle w:val="TableText"/>
              <w:rPr>
                <w:b/>
              </w:rPr>
            </w:pPr>
            <w:r>
              <w:rPr>
                <w:b/>
              </w:rPr>
              <w: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6AB6CEE"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97ECFBC"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70F44100" w14:textId="77777777" w:rsidR="000751EA" w:rsidRPr="005B7BBA" w:rsidRDefault="000751EA" w:rsidP="000751EA">
            <w:pPr>
              <w:pStyle w:val="TableText"/>
            </w:pPr>
            <w:r>
              <w:t>-</w:t>
            </w:r>
          </w:p>
        </w:tc>
        <w:tc>
          <w:tcPr>
            <w:tcW w:w="439" w:type="dxa"/>
            <w:tcBorders>
              <w:top w:val="single" w:sz="6" w:space="0" w:color="auto"/>
              <w:left w:val="single" w:sz="6" w:space="0" w:color="auto"/>
              <w:bottom w:val="single" w:sz="8" w:space="0" w:color="auto"/>
              <w:right w:val="single" w:sz="6" w:space="0" w:color="auto"/>
            </w:tcBorders>
          </w:tcPr>
          <w:p w14:paraId="656E97CE" w14:textId="77777777" w:rsidR="000751EA" w:rsidRPr="005B7BBA" w:rsidRDefault="000751EA" w:rsidP="000751EA">
            <w:pPr>
              <w:pStyle w:val="TableText"/>
            </w:pPr>
            <w:r>
              <w:t>-</w:t>
            </w:r>
          </w:p>
        </w:tc>
      </w:tr>
      <w:tr w:rsidR="000751EA" w14:paraId="51BFCF9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6DBE7671" w14:textId="37A43A08" w:rsidR="000751EA" w:rsidRPr="005B7BBA" w:rsidRDefault="000751EA" w:rsidP="000751EA">
            <w:pPr>
              <w:pStyle w:val="TableText"/>
            </w:pPr>
            <w:r>
              <w:t>1789</w:t>
            </w:r>
            <w:r w:rsidR="005B7717">
              <w:t xml:space="preserve"> – </w:t>
            </w:r>
            <w:r>
              <w:t>1792</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3ED2C8E8" w14:textId="77777777" w:rsidR="000751EA" w:rsidRPr="00C4752B" w:rsidRDefault="000751EA" w:rsidP="000751EA">
            <w:pPr>
              <w:pStyle w:val="TableText"/>
              <w:rPr>
                <w:lang w:val="es-US"/>
              </w:rPr>
            </w:pPr>
            <w:r w:rsidRPr="00C4752B">
              <w:rPr>
                <w:lang w:val="es-US"/>
              </w:rPr>
              <w:t>BDS/CWF DTL ERROR CODE (1)</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7724FDD" w14:textId="1C03E0EA" w:rsidR="000751EA" w:rsidRPr="00C4752B" w:rsidRDefault="000751EA" w:rsidP="000751EA">
            <w:pPr>
              <w:pStyle w:val="TableText"/>
              <w:rPr>
                <w:lang w:val="es-US"/>
              </w:rPr>
            </w:pPr>
            <w:r w:rsidRPr="00C4752B">
              <w:rPr>
                <w:lang w:val="es-US"/>
              </w:rPr>
              <w:t>:P:IDR-</w:t>
            </w:r>
            <w:hyperlink r:id="rId1547" w:history="1">
              <w:r w:rsidRPr="00C4752B">
                <w:rPr>
                  <w:rStyle w:val="Hyperlink"/>
                  <w:lang w:val="es-US"/>
                </w:rPr>
                <w:t>DTL-CWF-ERR-CD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376E941F" w14:textId="77777777" w:rsidR="000751EA" w:rsidRDefault="000751EA" w:rsidP="000751EA">
            <w:pPr>
              <w:pStyle w:val="TableText"/>
            </w:pPr>
            <w:r>
              <w:t>BDS/</w:t>
            </w:r>
            <w:r w:rsidRPr="005B7BBA">
              <w:t>CWF Detail Error Code</w:t>
            </w:r>
          </w:p>
          <w:p w14:paraId="28354400" w14:textId="77777777" w:rsidR="000751EA" w:rsidRPr="005B7BBA" w:rsidRDefault="000751EA" w:rsidP="000751EA">
            <w:pPr>
              <w:pStyle w:val="TableText"/>
            </w:pPr>
            <w:r w:rsidRPr="00E01168">
              <w:t xml:space="preserve">This field carries one </w:t>
            </w:r>
            <w:r>
              <w:t>BDS/</w:t>
            </w:r>
            <w:r w:rsidRPr="00E01168">
              <w:t>CWF detail error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1E7E8C91" w14:textId="77777777" w:rsidR="000751EA" w:rsidRPr="00E01168" w:rsidRDefault="000751EA" w:rsidP="000751EA">
            <w:pPr>
              <w:pStyle w:val="TableText"/>
              <w:rPr>
                <w:caps/>
              </w:rPr>
            </w:pPr>
            <w:r w:rsidRPr="00E01168">
              <w:rPr>
                <w:caps/>
              </w:rPr>
              <w:t>4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77E364F9" w14:textId="55CF2944" w:rsidR="000751EA" w:rsidRPr="00926873" w:rsidRDefault="00F1655B" w:rsidP="000751EA">
            <w:pPr>
              <w:pStyle w:val="TableText"/>
            </w:pPr>
            <w:r w:rsidRPr="00926873">
              <w:t>See CWF Documentation</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9A59D8A"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1199A55B"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4E694EF4"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3906B7A4" w14:textId="77777777" w:rsidR="000751EA" w:rsidRPr="005B7BBA" w:rsidRDefault="000751EA" w:rsidP="000751EA">
            <w:pPr>
              <w:pStyle w:val="TableText"/>
            </w:pPr>
            <w:r w:rsidRPr="005B7BBA">
              <w:t>X</w:t>
            </w:r>
          </w:p>
        </w:tc>
      </w:tr>
      <w:tr w:rsidR="000751EA" w14:paraId="5F68D849"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468CAD5A" w14:textId="77777777" w:rsidR="000751EA" w:rsidRPr="005B7BBA" w:rsidRDefault="000751EA" w:rsidP="000751EA">
            <w:pPr>
              <w:pStyle w:val="TableText"/>
            </w:pPr>
            <w:r>
              <w:t>1793</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1DE31E14" w14:textId="77777777" w:rsidR="000751EA" w:rsidRPr="005B7BBA" w:rsidRDefault="000751EA" w:rsidP="000751EA">
            <w:pPr>
              <w:pStyle w:val="TableText"/>
            </w:pPr>
            <w:r>
              <w:t>BDS/</w:t>
            </w:r>
            <w:r w:rsidRPr="005B7BBA">
              <w:t>CWF DTL OVERRIDE CODE (1)</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D05AA93" w14:textId="0FA5E795" w:rsidR="000751EA" w:rsidRPr="005B7BBA" w:rsidRDefault="000751EA" w:rsidP="000751EA">
            <w:pPr>
              <w:pStyle w:val="TableText"/>
            </w:pPr>
            <w:r w:rsidRPr="005B7BBA">
              <w:t>:P:IDR-</w:t>
            </w:r>
            <w:hyperlink r:id="rId1548" w:history="1">
              <w:r w:rsidRPr="00E01168">
                <w:rPr>
                  <w:rStyle w:val="Hyperlink"/>
                </w:rPr>
                <w:t>DTL-CWF-OVRD-CD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4D6DA3EA" w14:textId="77777777" w:rsidR="000751EA" w:rsidRDefault="000751EA" w:rsidP="000751EA">
            <w:pPr>
              <w:pStyle w:val="TableText"/>
            </w:pPr>
            <w:r>
              <w:t>BDS/</w:t>
            </w:r>
            <w:r w:rsidRPr="005B7BBA">
              <w:t>CWF Detail Override</w:t>
            </w:r>
          </w:p>
          <w:p w14:paraId="02363209" w14:textId="77777777" w:rsidR="000751EA" w:rsidRPr="005B7BBA" w:rsidRDefault="000751EA" w:rsidP="000751EA">
            <w:pPr>
              <w:pStyle w:val="TableText"/>
            </w:pPr>
            <w:r w:rsidRPr="00E01168">
              <w:t xml:space="preserve">This field carries one </w:t>
            </w:r>
            <w:r>
              <w:t>BDS/</w:t>
            </w:r>
            <w:r w:rsidRPr="00E01168">
              <w:t>CWF detail override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742A3791"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12A2ADA4" w14:textId="77777777" w:rsidR="000751EA" w:rsidRPr="003E6D4B" w:rsidRDefault="000751EA" w:rsidP="000751EA">
            <w:pPr>
              <w:pStyle w:val="TableText"/>
            </w:pPr>
            <w:r w:rsidRPr="0042502A">
              <w:rPr>
                <w:b/>
              </w:rPr>
              <w:t>Valid Values:</w:t>
            </w:r>
          </w:p>
          <w:p w14:paraId="05EC2FA5" w14:textId="0A9A6669" w:rsidR="000751EA" w:rsidRPr="0026396E" w:rsidRDefault="000751EA" w:rsidP="00245396">
            <w:pPr>
              <w:pStyle w:val="TableTextBullet"/>
            </w:pPr>
            <w:r>
              <w:t>D</w:t>
            </w:r>
            <w:r w:rsidR="00B35742">
              <w:rPr>
                <w:rFonts w:cs="Arial"/>
              </w:rPr>
              <w:t xml:space="preserve"> – </w:t>
            </w:r>
            <w:r w:rsidRPr="0026396E">
              <w:t>Detail override</w:t>
            </w:r>
          </w:p>
          <w:p w14:paraId="50EC6FDB" w14:textId="1AAE4994" w:rsidR="000751EA" w:rsidRPr="0026396E" w:rsidRDefault="000751EA" w:rsidP="00245396">
            <w:pPr>
              <w:pStyle w:val="TableTextBullet"/>
            </w:pPr>
            <w:r>
              <w:t>H</w:t>
            </w:r>
            <w:r w:rsidR="00B35742">
              <w:t xml:space="preserve"> – </w:t>
            </w:r>
            <w:r>
              <w:t>Header level error was overriden on the detail.</w:t>
            </w:r>
          </w:p>
          <w:p w14:paraId="198C1720" w14:textId="48393008" w:rsidR="000751EA" w:rsidRPr="0026396E" w:rsidRDefault="000751EA" w:rsidP="00245396">
            <w:pPr>
              <w:pStyle w:val="TableTextBullet"/>
            </w:pPr>
            <w:r>
              <w:t>I</w:t>
            </w:r>
            <w:r w:rsidR="00B35742">
              <w:t xml:space="preserve"> – </w:t>
            </w:r>
            <w:r>
              <w:t xml:space="preserve">The NAME error was overridden. See </w:t>
            </w:r>
            <w:hyperlink r:id="rId1549" w:history="1">
              <w:r w:rsidRPr="00614BDB">
                <w:rPr>
                  <w:rStyle w:val="Hyperlink"/>
                </w:rPr>
                <w:t>S23R100</w:t>
              </w:r>
            </w:hyperlink>
          </w:p>
          <w:p w14:paraId="2E5FF60D" w14:textId="2986818B" w:rsidR="000751EA" w:rsidRPr="0026396E" w:rsidRDefault="000751EA" w:rsidP="00245396">
            <w:pPr>
              <w:pStyle w:val="TableTextBullet"/>
            </w:pPr>
            <w:r>
              <w:t>N</w:t>
            </w:r>
            <w:r w:rsidR="00B35742">
              <w:t xml:space="preserve"> – </w:t>
            </w:r>
            <w:r>
              <w:t>Override attempted but the error is not overridable.</w:t>
            </w:r>
          </w:p>
          <w:p w14:paraId="326F18E1" w14:textId="17D50F89" w:rsidR="000751EA" w:rsidRPr="00E01168" w:rsidRDefault="000751EA" w:rsidP="00245396">
            <w:pPr>
              <w:pStyle w:val="TableTextBullet"/>
              <w:rPr>
                <w:b/>
              </w:rPr>
            </w:pPr>
            <w:r>
              <w:t>Blank</w:t>
            </w:r>
            <w:r w:rsidR="00B35742">
              <w:t xml:space="preserve"> – </w:t>
            </w:r>
            <w:r w:rsidRPr="0026396E">
              <w:t>No override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B1A4681"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6A0FA9BD"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75EFA0A2"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04F2530D" w14:textId="77777777" w:rsidR="000751EA" w:rsidRPr="005B7BBA" w:rsidRDefault="000751EA" w:rsidP="000751EA">
            <w:pPr>
              <w:pStyle w:val="TableText"/>
            </w:pPr>
            <w:r w:rsidRPr="005B7BBA">
              <w:t>X</w:t>
            </w:r>
          </w:p>
        </w:tc>
      </w:tr>
      <w:tr w:rsidR="000751EA" w14:paraId="7814E4EB"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543E5C0F" w14:textId="77777777" w:rsidR="000751EA" w:rsidRDefault="000751EA" w:rsidP="000751EA">
            <w:pPr>
              <w:pStyle w:val="TableText"/>
            </w:pPr>
            <w:r>
              <w:t>1794</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775E88BB" w14:textId="77777777" w:rsidR="000751EA" w:rsidRPr="005B7BBA" w:rsidRDefault="000751EA" w:rsidP="000751EA">
            <w:pPr>
              <w:pStyle w:val="TableText"/>
            </w:pPr>
            <w:r>
              <w:t>BDS/CWF DTL SOURCE INDICATOR (1)</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00B0739C" w14:textId="42A779F4" w:rsidR="000751EA" w:rsidRPr="005B7BBA" w:rsidRDefault="000751EA" w:rsidP="000751EA">
            <w:pPr>
              <w:pStyle w:val="TableText"/>
            </w:pPr>
            <w:r>
              <w:t>:P:IDR-</w:t>
            </w:r>
            <w:r w:rsidRPr="00B22724">
              <w:t>D</w:t>
            </w:r>
            <w:hyperlink r:id="rId1550" w:history="1">
              <w:r w:rsidRPr="00B22724">
                <w:rPr>
                  <w:rStyle w:val="Hyperlink"/>
                </w:rPr>
                <w:t>TL-CWF-SRC-IND(1)</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0C4FDCF3" w14:textId="77777777" w:rsidR="000751EA" w:rsidRDefault="000751EA" w:rsidP="000751EA">
            <w:pPr>
              <w:pStyle w:val="TableText"/>
            </w:pPr>
            <w:r>
              <w:t>BDS/CWF Detail Source Indicator</w:t>
            </w:r>
          </w:p>
          <w:p w14:paraId="6EDC0F5F" w14:textId="77777777" w:rsidR="000751EA" w:rsidRPr="005B7BBA" w:rsidRDefault="000751EA" w:rsidP="000751EA">
            <w:pPr>
              <w:pStyle w:val="TableText"/>
            </w:pPr>
            <w:r w:rsidRPr="00E01168">
              <w:t>This field carries one BDS/CWF detail Source Indicator.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B46A497"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3024F479" w14:textId="77777777" w:rsidR="000751EA" w:rsidRPr="003E6D4B" w:rsidRDefault="000751EA" w:rsidP="000751EA">
            <w:pPr>
              <w:pStyle w:val="TableText"/>
            </w:pPr>
            <w:r w:rsidRPr="0042502A">
              <w:rPr>
                <w:b/>
              </w:rPr>
              <w:t>Valid Values:</w:t>
            </w:r>
          </w:p>
          <w:p w14:paraId="14C3819A" w14:textId="31B64CD2" w:rsidR="000751EA" w:rsidRPr="0026396E" w:rsidRDefault="000751EA" w:rsidP="00245396">
            <w:pPr>
              <w:pStyle w:val="TableTextBullet"/>
            </w:pPr>
            <w:r>
              <w:t>B</w:t>
            </w:r>
            <w:r w:rsidR="00B35742">
              <w:t xml:space="preserve"> – </w:t>
            </w:r>
            <w:r w:rsidRPr="0026396E">
              <w:t>BDS</w:t>
            </w:r>
          </w:p>
          <w:p w14:paraId="2B4FBAE7" w14:textId="616CCFF5" w:rsidR="000751EA" w:rsidRPr="00E01168" w:rsidRDefault="000751EA" w:rsidP="00245396">
            <w:pPr>
              <w:pStyle w:val="TableTextBullet"/>
              <w:rPr>
                <w:b/>
              </w:rPr>
            </w:pPr>
            <w:r>
              <w:t>C</w:t>
            </w:r>
            <w:r w:rsidR="00B35742">
              <w:t xml:space="preserve"> – </w:t>
            </w:r>
            <w:r w:rsidRPr="0026396E">
              <w:t>CWF</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2CC1EE1C"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26D878DF"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9A1CE8A" w14:textId="77777777" w:rsidR="000751EA" w:rsidRPr="005B7BB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2F7D6192" w14:textId="77777777" w:rsidR="000751EA" w:rsidRPr="005B7BBA" w:rsidRDefault="000751EA" w:rsidP="000751EA">
            <w:pPr>
              <w:pStyle w:val="TableText"/>
            </w:pPr>
            <w:r>
              <w:t>X</w:t>
            </w:r>
          </w:p>
        </w:tc>
      </w:tr>
      <w:tr w:rsidR="000751EA" w14:paraId="16DEF81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549F0521" w14:textId="3AAF8CF9" w:rsidR="000751EA" w:rsidRPr="005B7BBA" w:rsidRDefault="000751EA" w:rsidP="000751EA">
            <w:pPr>
              <w:pStyle w:val="TableText"/>
            </w:pPr>
            <w:r>
              <w:t>1795</w:t>
            </w:r>
            <w:r w:rsidR="005B7717">
              <w:t xml:space="preserve"> – </w:t>
            </w:r>
            <w:r>
              <w:t>1798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7394A345" w14:textId="77777777" w:rsidR="000751EA" w:rsidRPr="005B7BBA" w:rsidRDefault="000751EA" w:rsidP="000751EA">
            <w:pPr>
              <w:pStyle w:val="TableText"/>
            </w:pPr>
            <w:r w:rsidRPr="005B7BBA">
              <w:t>CWF DTL ERROR CODE (2)</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8487791" w14:textId="14FD6833" w:rsidR="000751EA" w:rsidRPr="005B7BBA" w:rsidRDefault="000751EA" w:rsidP="000751EA">
            <w:pPr>
              <w:pStyle w:val="TableText"/>
            </w:pPr>
            <w:r w:rsidRPr="005B7BBA">
              <w:t>:P:IDR-</w:t>
            </w:r>
            <w:hyperlink r:id="rId1551" w:history="1">
              <w:r w:rsidRPr="00E01168">
                <w:rPr>
                  <w:rStyle w:val="Hyperlink"/>
                </w:rPr>
                <w:t>DTL-CWF-ERR-CD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7F1FC5EC" w14:textId="77777777" w:rsidR="000751EA" w:rsidRDefault="000751EA" w:rsidP="000751EA">
            <w:pPr>
              <w:pStyle w:val="TableText"/>
            </w:pPr>
            <w:r w:rsidRPr="005B7BBA">
              <w:t>CWF Detail Error Code</w:t>
            </w:r>
          </w:p>
          <w:p w14:paraId="00F8DD2F" w14:textId="77777777" w:rsidR="000751EA" w:rsidRPr="005B7BBA" w:rsidRDefault="000751EA" w:rsidP="000751EA">
            <w:pPr>
              <w:pStyle w:val="TableText"/>
            </w:pPr>
            <w:r w:rsidRPr="00E01168">
              <w:t>This field carries one CWF detail error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6649FDA8" w14:textId="77777777" w:rsidR="000751EA" w:rsidRPr="00E01168" w:rsidRDefault="000751EA" w:rsidP="000751EA">
            <w:pPr>
              <w:pStyle w:val="TableText"/>
              <w:rPr>
                <w:caps/>
              </w:rPr>
            </w:pPr>
            <w:r w:rsidRPr="00E01168">
              <w:rPr>
                <w:caps/>
              </w:rPr>
              <w:t>4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3F950EF8" w14:textId="076EFC5C" w:rsidR="000751EA" w:rsidRPr="00926873" w:rsidRDefault="00B6441D" w:rsidP="000751EA">
            <w:pPr>
              <w:pStyle w:val="TableText"/>
            </w:pPr>
            <w:r w:rsidRPr="00926873">
              <w:t>See CWF Documentation</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546C057A"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4F1AFACD"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9147060"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0027EDEB" w14:textId="77777777" w:rsidR="000751EA" w:rsidRPr="005B7BBA" w:rsidRDefault="000751EA" w:rsidP="000751EA">
            <w:pPr>
              <w:pStyle w:val="TableText"/>
            </w:pPr>
            <w:r w:rsidRPr="005B7BBA">
              <w:t>X</w:t>
            </w:r>
          </w:p>
        </w:tc>
      </w:tr>
      <w:tr w:rsidR="000751EA" w14:paraId="5BC69E3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2E021D0" w14:textId="77777777" w:rsidR="000751EA" w:rsidRPr="005B7BBA" w:rsidRDefault="000751EA" w:rsidP="000751EA">
            <w:pPr>
              <w:pStyle w:val="TableText"/>
            </w:pPr>
            <w:r>
              <w:t>1799</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6B7DE4C9" w14:textId="77777777" w:rsidR="000751EA" w:rsidRPr="005B7BBA" w:rsidRDefault="000751EA" w:rsidP="000751EA">
            <w:pPr>
              <w:pStyle w:val="TableText"/>
            </w:pPr>
            <w:r w:rsidRPr="005B7BBA">
              <w:t>CWF DTL OVERRIDE CODE (2)</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7BED635" w14:textId="21B7FB96" w:rsidR="000751EA" w:rsidRPr="005B7BBA" w:rsidRDefault="000751EA" w:rsidP="000751EA">
            <w:pPr>
              <w:pStyle w:val="TableText"/>
            </w:pPr>
            <w:r w:rsidRPr="005B7BBA">
              <w:t>:P:IDR-</w:t>
            </w:r>
            <w:hyperlink r:id="rId1552" w:history="1">
              <w:r w:rsidRPr="00E01168">
                <w:rPr>
                  <w:rStyle w:val="Hyperlink"/>
                </w:rPr>
                <w:t>DTL-CWF-OVRD-CD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4F2C947B" w14:textId="77777777" w:rsidR="000751EA" w:rsidRDefault="000751EA" w:rsidP="000751EA">
            <w:pPr>
              <w:pStyle w:val="TableText"/>
            </w:pPr>
            <w:r w:rsidRPr="005B7BBA">
              <w:t>CWF Detail Override</w:t>
            </w:r>
          </w:p>
          <w:p w14:paraId="7C491BBB" w14:textId="77777777" w:rsidR="000751EA" w:rsidRPr="005B7BBA" w:rsidRDefault="000751EA" w:rsidP="000751EA">
            <w:pPr>
              <w:pStyle w:val="TableText"/>
            </w:pPr>
            <w:r w:rsidRPr="00E01168">
              <w:t>This field carries one CWF detail override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1BB9C81A"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413E47F7" w14:textId="77777777" w:rsidR="000751EA" w:rsidRPr="003E6D4B" w:rsidRDefault="000751EA" w:rsidP="000751EA">
            <w:pPr>
              <w:pStyle w:val="TableText"/>
            </w:pPr>
            <w:r w:rsidRPr="0042502A">
              <w:rPr>
                <w:b/>
              </w:rPr>
              <w:t>Valid Values:</w:t>
            </w:r>
          </w:p>
          <w:p w14:paraId="0D5BA341" w14:textId="789631D5" w:rsidR="000751EA" w:rsidRPr="0026396E" w:rsidRDefault="000751EA" w:rsidP="00245396">
            <w:pPr>
              <w:pStyle w:val="TableTextBullet"/>
            </w:pPr>
            <w:r>
              <w:t>D</w:t>
            </w:r>
            <w:r w:rsidR="00B35742">
              <w:rPr>
                <w:rFonts w:cs="Arial"/>
              </w:rPr>
              <w:t xml:space="preserve"> – </w:t>
            </w:r>
            <w:r w:rsidRPr="0026396E">
              <w:t>Detail override</w:t>
            </w:r>
          </w:p>
          <w:p w14:paraId="0F92A3E5" w14:textId="4555F388" w:rsidR="000751EA" w:rsidRPr="0026396E" w:rsidRDefault="000751EA" w:rsidP="00245396">
            <w:pPr>
              <w:pStyle w:val="TableTextBullet"/>
            </w:pPr>
            <w:r>
              <w:t>H</w:t>
            </w:r>
            <w:r w:rsidR="00B35742">
              <w:t xml:space="preserve"> – </w:t>
            </w:r>
            <w:r>
              <w:t>Header level error was overriden on the detail.</w:t>
            </w:r>
          </w:p>
          <w:p w14:paraId="07A65346" w14:textId="4475903A" w:rsidR="000751EA" w:rsidRPr="0026396E" w:rsidRDefault="000751EA" w:rsidP="00245396">
            <w:pPr>
              <w:pStyle w:val="TableTextBullet"/>
            </w:pPr>
            <w:r>
              <w:t>I</w:t>
            </w:r>
            <w:r w:rsidR="00B35742">
              <w:t xml:space="preserve"> – </w:t>
            </w:r>
            <w:r>
              <w:t xml:space="preserve">The NAME error was overridden. See </w:t>
            </w:r>
            <w:hyperlink r:id="rId1553" w:history="1">
              <w:r w:rsidRPr="00614BDB">
                <w:rPr>
                  <w:rStyle w:val="Hyperlink"/>
                </w:rPr>
                <w:t>S23R100</w:t>
              </w:r>
            </w:hyperlink>
          </w:p>
          <w:p w14:paraId="12D5580F" w14:textId="614A02D4" w:rsidR="000751EA" w:rsidRPr="0026396E" w:rsidRDefault="000751EA" w:rsidP="00245396">
            <w:pPr>
              <w:pStyle w:val="TableTextBullet"/>
            </w:pPr>
            <w:r>
              <w:t>N</w:t>
            </w:r>
            <w:r w:rsidR="00B35742">
              <w:t xml:space="preserve"> – </w:t>
            </w:r>
            <w:r>
              <w:t>Override attempted but the error is not overridable.</w:t>
            </w:r>
          </w:p>
          <w:p w14:paraId="1D9FF0B2" w14:textId="219A16A2" w:rsidR="000751EA" w:rsidRPr="009E137F" w:rsidRDefault="000751EA" w:rsidP="00245396">
            <w:pPr>
              <w:pStyle w:val="TableTextBullet"/>
            </w:pPr>
            <w:r>
              <w:t>Blank</w:t>
            </w:r>
            <w:r w:rsidR="00B35742">
              <w:t xml:space="preserve"> – </w:t>
            </w:r>
            <w:r w:rsidRPr="0026396E">
              <w:t>No override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BE1ADD0"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3BD5D38A"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152119D8"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31E93C9A" w14:textId="77777777" w:rsidR="000751EA" w:rsidRPr="005B7BBA" w:rsidRDefault="000751EA" w:rsidP="000751EA">
            <w:pPr>
              <w:pStyle w:val="TableText"/>
            </w:pPr>
            <w:r w:rsidRPr="005B7BBA">
              <w:t>X</w:t>
            </w:r>
          </w:p>
        </w:tc>
      </w:tr>
      <w:tr w:rsidR="000751EA" w14:paraId="027FB078"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6DB05548" w14:textId="77777777" w:rsidR="000751EA" w:rsidRDefault="000751EA" w:rsidP="000751EA">
            <w:pPr>
              <w:pStyle w:val="TableText"/>
            </w:pPr>
            <w:r>
              <w:t>1800</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20C498EE" w14:textId="77777777" w:rsidR="000751EA" w:rsidRPr="005B7BBA" w:rsidRDefault="000751EA" w:rsidP="000751EA">
            <w:pPr>
              <w:pStyle w:val="TableText"/>
            </w:pPr>
            <w:r>
              <w:t>BDS/CWF DTL SOURCE INDICATOR (2)</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12B99FC" w14:textId="22A0D159" w:rsidR="000751EA" w:rsidRPr="005B7BBA" w:rsidRDefault="000751EA" w:rsidP="000751EA">
            <w:pPr>
              <w:pStyle w:val="TableText"/>
            </w:pPr>
            <w:r>
              <w:t>:P:IDR-</w:t>
            </w:r>
            <w:hyperlink r:id="rId1554" w:history="1">
              <w:r w:rsidRPr="00B22724">
                <w:rPr>
                  <w:rStyle w:val="Hyperlink"/>
                </w:rPr>
                <w:t>DTL-CWF-SRC-IND(2)</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70BF22E0" w14:textId="77777777" w:rsidR="000751EA" w:rsidRDefault="000751EA" w:rsidP="000751EA">
            <w:pPr>
              <w:pStyle w:val="TableText"/>
            </w:pPr>
            <w:r>
              <w:t>BDS/CWF Detail Source Indicator</w:t>
            </w:r>
          </w:p>
          <w:p w14:paraId="6FA9CC68" w14:textId="77777777" w:rsidR="000751EA" w:rsidRPr="005B7BBA" w:rsidRDefault="000751EA" w:rsidP="000751EA">
            <w:pPr>
              <w:pStyle w:val="TableText"/>
            </w:pPr>
            <w:r w:rsidRPr="00E01168">
              <w:t>This field carries one BDS/CWF detail Source Indicator.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6013944F"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A2D9581" w14:textId="77777777" w:rsidR="000751EA" w:rsidRPr="003E6D4B" w:rsidRDefault="000751EA" w:rsidP="000751EA">
            <w:pPr>
              <w:pStyle w:val="TableText"/>
            </w:pPr>
            <w:r w:rsidRPr="0042502A">
              <w:rPr>
                <w:b/>
              </w:rPr>
              <w:t>Valid Values:</w:t>
            </w:r>
          </w:p>
          <w:p w14:paraId="71CD6AE6" w14:textId="01958FDC" w:rsidR="000751EA" w:rsidRPr="0026396E" w:rsidRDefault="000751EA" w:rsidP="00245396">
            <w:pPr>
              <w:pStyle w:val="TableTextBullet"/>
            </w:pPr>
            <w:r w:rsidRPr="0026396E">
              <w:t>B</w:t>
            </w:r>
            <w:r w:rsidR="00B35742">
              <w:t xml:space="preserve"> – </w:t>
            </w:r>
            <w:r w:rsidRPr="0026396E">
              <w:t>BDS</w:t>
            </w:r>
          </w:p>
          <w:p w14:paraId="708AEF1D" w14:textId="40F2F5C0" w:rsidR="000751EA" w:rsidRPr="00E01168" w:rsidRDefault="000751EA" w:rsidP="00245396">
            <w:pPr>
              <w:pStyle w:val="TableTextBullet"/>
              <w:rPr>
                <w:b/>
              </w:rPr>
            </w:pPr>
            <w:r w:rsidRPr="0026396E">
              <w:t>C</w:t>
            </w:r>
            <w:r w:rsidR="00B35742">
              <w:t xml:space="preserve"> – </w:t>
            </w:r>
            <w:r w:rsidRPr="0026396E">
              <w:t>CWF</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D042B97"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440903AA"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28DE795C" w14:textId="77777777" w:rsidR="000751EA" w:rsidRPr="005B7BB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79E287C6" w14:textId="77777777" w:rsidR="000751EA" w:rsidRPr="005B7BBA" w:rsidRDefault="000751EA" w:rsidP="000751EA">
            <w:pPr>
              <w:pStyle w:val="TableText"/>
            </w:pPr>
            <w:r>
              <w:t>X</w:t>
            </w:r>
          </w:p>
        </w:tc>
      </w:tr>
      <w:tr w:rsidR="000751EA" w14:paraId="6E91CC9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77A190AE" w14:textId="77777777" w:rsidR="000751EA" w:rsidRPr="005B7BBA" w:rsidRDefault="000751EA" w:rsidP="000751EA">
            <w:pPr>
              <w:pStyle w:val="TableText"/>
            </w:pPr>
            <w:r>
              <w:t>1801–1804</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C38600C" w14:textId="77777777" w:rsidR="000751EA" w:rsidRPr="005B7BBA" w:rsidRDefault="000751EA" w:rsidP="000751EA">
            <w:pPr>
              <w:pStyle w:val="TableText"/>
            </w:pPr>
            <w:r w:rsidRPr="005B7BBA">
              <w:t>CWF DTL ERROR CODE (3)</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69C96813" w14:textId="2FE07750" w:rsidR="000751EA" w:rsidRPr="005B7BBA" w:rsidRDefault="000751EA" w:rsidP="000751EA">
            <w:pPr>
              <w:pStyle w:val="TableText"/>
            </w:pPr>
            <w:r w:rsidRPr="005B7BBA">
              <w:t>:P:IDR-</w:t>
            </w:r>
            <w:hyperlink r:id="rId1555" w:history="1">
              <w:r w:rsidRPr="00E01168">
                <w:rPr>
                  <w:rStyle w:val="Hyperlink"/>
                </w:rPr>
                <w:t>DTL-CWF-ERR-CD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EAA9830" w14:textId="77777777" w:rsidR="000751EA" w:rsidRDefault="000751EA" w:rsidP="000751EA">
            <w:pPr>
              <w:pStyle w:val="TableText"/>
            </w:pPr>
            <w:r w:rsidRPr="005B7BBA">
              <w:t>CWF Detail Error Code</w:t>
            </w:r>
          </w:p>
          <w:p w14:paraId="219D49DF" w14:textId="77777777" w:rsidR="000751EA" w:rsidRPr="005B7BBA" w:rsidRDefault="000751EA" w:rsidP="000751EA">
            <w:pPr>
              <w:pStyle w:val="TableText"/>
            </w:pPr>
            <w:r w:rsidRPr="00E01168">
              <w:t>This field carries one CWF detail error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2A27C129" w14:textId="77777777" w:rsidR="000751EA" w:rsidRPr="00E01168" w:rsidRDefault="000751EA" w:rsidP="000751EA">
            <w:pPr>
              <w:pStyle w:val="TableText"/>
              <w:rPr>
                <w:caps/>
              </w:rPr>
            </w:pPr>
            <w:r w:rsidRPr="00E01168">
              <w:rPr>
                <w:caps/>
              </w:rPr>
              <w:t>4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522A10DE" w14:textId="47D4030E" w:rsidR="000751EA" w:rsidRPr="00926873" w:rsidRDefault="00B6441D" w:rsidP="000751EA">
            <w:pPr>
              <w:pStyle w:val="TableText"/>
            </w:pPr>
            <w:r w:rsidRPr="00926873">
              <w:t>See CWF Documentation</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32D5FFB9"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56C02556"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246538DF"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5A439AAD" w14:textId="77777777" w:rsidR="000751EA" w:rsidRPr="005B7BBA" w:rsidRDefault="000751EA" w:rsidP="000751EA">
            <w:pPr>
              <w:pStyle w:val="TableText"/>
            </w:pPr>
            <w:r w:rsidRPr="005B7BBA">
              <w:t>X</w:t>
            </w:r>
          </w:p>
        </w:tc>
      </w:tr>
      <w:tr w:rsidR="000751EA" w14:paraId="7F682879"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6A63A735" w14:textId="77777777" w:rsidR="000751EA" w:rsidRPr="005B7BBA" w:rsidRDefault="000751EA" w:rsidP="000751EA">
            <w:pPr>
              <w:pStyle w:val="TableText"/>
            </w:pPr>
            <w:r>
              <w:t>1805</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C1285FB" w14:textId="77777777" w:rsidR="000751EA" w:rsidRPr="005B7BBA" w:rsidRDefault="000751EA" w:rsidP="000751EA">
            <w:pPr>
              <w:pStyle w:val="TableText"/>
            </w:pPr>
            <w:r w:rsidRPr="005B7BBA">
              <w:t>CWF DTL OVERRIDE CODE (3)</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DAAACF9" w14:textId="3A3CE629" w:rsidR="000751EA" w:rsidRPr="005B7BBA" w:rsidRDefault="000751EA" w:rsidP="000751EA">
            <w:pPr>
              <w:pStyle w:val="TableText"/>
            </w:pPr>
            <w:r w:rsidRPr="005B7BBA">
              <w:t>:P:IDR-</w:t>
            </w:r>
            <w:hyperlink r:id="rId1556" w:history="1">
              <w:r w:rsidRPr="00E01168">
                <w:rPr>
                  <w:rStyle w:val="Hyperlink"/>
                </w:rPr>
                <w:t>DTL-CWF-OVRD-CD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57BAAE89" w14:textId="77777777" w:rsidR="000751EA" w:rsidRDefault="000751EA" w:rsidP="000751EA">
            <w:pPr>
              <w:pStyle w:val="TableText"/>
            </w:pPr>
            <w:r w:rsidRPr="005B7BBA">
              <w:t>CWF Detail Override</w:t>
            </w:r>
          </w:p>
          <w:p w14:paraId="2FC6B50F" w14:textId="77777777" w:rsidR="000751EA" w:rsidRPr="005B7BBA" w:rsidRDefault="000751EA" w:rsidP="000751EA">
            <w:pPr>
              <w:pStyle w:val="TableText"/>
            </w:pPr>
            <w:r w:rsidRPr="00E01168">
              <w:t>This field carries one CWF detail override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751CBA84"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A2C5163" w14:textId="77777777" w:rsidR="000751EA" w:rsidRPr="003E6D4B" w:rsidRDefault="000751EA" w:rsidP="000751EA">
            <w:pPr>
              <w:pStyle w:val="TableText"/>
            </w:pPr>
            <w:r w:rsidRPr="0042502A">
              <w:rPr>
                <w:b/>
              </w:rPr>
              <w:t>Valid Values:</w:t>
            </w:r>
          </w:p>
          <w:p w14:paraId="413B317C" w14:textId="493DD9A8" w:rsidR="000751EA" w:rsidRPr="0026396E" w:rsidRDefault="000751EA" w:rsidP="00245396">
            <w:pPr>
              <w:pStyle w:val="TableTextBullet"/>
            </w:pPr>
            <w:r>
              <w:t>D</w:t>
            </w:r>
            <w:r w:rsidR="00B35742">
              <w:rPr>
                <w:rFonts w:cs="Arial"/>
              </w:rPr>
              <w:t xml:space="preserve"> – </w:t>
            </w:r>
            <w:r w:rsidRPr="0026396E">
              <w:t>Detail override</w:t>
            </w:r>
          </w:p>
          <w:p w14:paraId="16E638D1" w14:textId="2F44E492" w:rsidR="000751EA" w:rsidRPr="0026396E" w:rsidRDefault="000751EA" w:rsidP="00245396">
            <w:pPr>
              <w:pStyle w:val="TableTextBullet"/>
            </w:pPr>
            <w:r>
              <w:t>H</w:t>
            </w:r>
            <w:r w:rsidR="00B35742">
              <w:t xml:space="preserve"> – </w:t>
            </w:r>
            <w:r>
              <w:t>Header level error was overriden on the detail.</w:t>
            </w:r>
          </w:p>
          <w:p w14:paraId="191E6A71" w14:textId="0C05DE1C" w:rsidR="000751EA" w:rsidRPr="0026396E" w:rsidRDefault="000751EA" w:rsidP="00245396">
            <w:pPr>
              <w:pStyle w:val="TableTextBullet"/>
            </w:pPr>
            <w:r>
              <w:t>I</w:t>
            </w:r>
            <w:r w:rsidR="00B35742">
              <w:t xml:space="preserve"> – </w:t>
            </w:r>
            <w:r>
              <w:t xml:space="preserve">The NAME error was overridden. </w:t>
            </w:r>
            <w:r w:rsidRPr="00A00355">
              <w:t xml:space="preserve">See </w:t>
            </w:r>
            <w:hyperlink r:id="rId1557" w:history="1">
              <w:r w:rsidRPr="00614BDB">
                <w:rPr>
                  <w:rStyle w:val="Hyperlink"/>
                </w:rPr>
                <w:t>S23R100</w:t>
              </w:r>
            </w:hyperlink>
          </w:p>
          <w:p w14:paraId="3EE63396" w14:textId="6980B1CF" w:rsidR="000751EA" w:rsidRPr="0026396E" w:rsidRDefault="000751EA" w:rsidP="00245396">
            <w:pPr>
              <w:pStyle w:val="TableTextBullet"/>
            </w:pPr>
            <w:r>
              <w:t>N</w:t>
            </w:r>
            <w:r w:rsidR="00B35742">
              <w:t xml:space="preserve"> – </w:t>
            </w:r>
            <w:r>
              <w:t>Override attempted but the error is not overridable.</w:t>
            </w:r>
          </w:p>
          <w:p w14:paraId="2055E6B9" w14:textId="07AF035B" w:rsidR="000751EA" w:rsidRPr="00E01168" w:rsidRDefault="000751EA" w:rsidP="00245396">
            <w:pPr>
              <w:pStyle w:val="TableTextBullet"/>
              <w:rPr>
                <w:b/>
              </w:rPr>
            </w:pPr>
            <w:r>
              <w:t>Blank</w:t>
            </w:r>
            <w:r w:rsidR="00B35742">
              <w:t xml:space="preserve"> –</w:t>
            </w:r>
            <w:r w:rsidRPr="0026396E">
              <w:t xml:space="preserve"> No override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A8109E5"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636562FE"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43938B15"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0E4B722F" w14:textId="77777777" w:rsidR="000751EA" w:rsidRPr="005B7BBA" w:rsidRDefault="000751EA" w:rsidP="000751EA">
            <w:pPr>
              <w:pStyle w:val="TableText"/>
            </w:pPr>
            <w:r w:rsidRPr="005B7BBA">
              <w:t>X</w:t>
            </w:r>
          </w:p>
        </w:tc>
      </w:tr>
      <w:tr w:rsidR="000751EA" w14:paraId="484C1BA0"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59E59B06" w14:textId="77777777" w:rsidR="000751EA" w:rsidRDefault="000751EA" w:rsidP="000751EA">
            <w:pPr>
              <w:pStyle w:val="TableText"/>
            </w:pPr>
            <w:r>
              <w:t>1806</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87912C4" w14:textId="77777777" w:rsidR="000751EA" w:rsidRPr="005B7BBA" w:rsidRDefault="000751EA" w:rsidP="000751EA">
            <w:pPr>
              <w:pStyle w:val="TableText"/>
            </w:pPr>
            <w:r>
              <w:t>BDS/CWF DTL SOURCE INDICATOR (3)</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7D1BE06" w14:textId="5C3AD4C8" w:rsidR="000751EA" w:rsidRPr="005B7BBA" w:rsidRDefault="000751EA" w:rsidP="000751EA">
            <w:pPr>
              <w:pStyle w:val="TableText"/>
            </w:pPr>
            <w:r>
              <w:t>:P:IDR-</w:t>
            </w:r>
            <w:hyperlink r:id="rId1558" w:history="1">
              <w:r w:rsidRPr="00B22724">
                <w:rPr>
                  <w:rStyle w:val="Hyperlink"/>
                </w:rPr>
                <w:t>DTL-CWF-SRC-IND(3)</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0473B756" w14:textId="77777777" w:rsidR="000751EA" w:rsidRDefault="000751EA" w:rsidP="000751EA">
            <w:pPr>
              <w:pStyle w:val="TableText"/>
            </w:pPr>
            <w:r>
              <w:t>BDS/CWF Detail Source Indicator</w:t>
            </w:r>
          </w:p>
          <w:p w14:paraId="664D18D6" w14:textId="77777777" w:rsidR="000751EA" w:rsidRPr="005B7BBA" w:rsidRDefault="000751EA" w:rsidP="000751EA">
            <w:pPr>
              <w:pStyle w:val="TableText"/>
            </w:pPr>
            <w:r w:rsidRPr="00E01168">
              <w:t>This field carries one BDS/CWF detail Source Indicator.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36BEA53B"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4AD599F5" w14:textId="77777777" w:rsidR="000751EA" w:rsidRPr="003E6D4B" w:rsidRDefault="000751EA" w:rsidP="000751EA">
            <w:pPr>
              <w:pStyle w:val="TableText"/>
            </w:pPr>
            <w:r w:rsidRPr="0042502A">
              <w:rPr>
                <w:b/>
              </w:rPr>
              <w:t>Valid Values:</w:t>
            </w:r>
          </w:p>
          <w:p w14:paraId="7F801774" w14:textId="278EA228" w:rsidR="000751EA" w:rsidRPr="0026396E" w:rsidRDefault="000751EA" w:rsidP="00245396">
            <w:pPr>
              <w:pStyle w:val="TableTextBullet"/>
            </w:pPr>
            <w:r>
              <w:t>B</w:t>
            </w:r>
            <w:r w:rsidR="00B35742">
              <w:t xml:space="preserve"> – </w:t>
            </w:r>
            <w:r w:rsidRPr="0026396E">
              <w:t>BDS</w:t>
            </w:r>
          </w:p>
          <w:p w14:paraId="7010B9F8" w14:textId="75E00C19" w:rsidR="000751EA" w:rsidRPr="00E01168" w:rsidRDefault="000751EA" w:rsidP="00245396">
            <w:pPr>
              <w:pStyle w:val="TableTextBullet"/>
              <w:rPr>
                <w:b/>
              </w:rPr>
            </w:pPr>
            <w:r>
              <w:t>C</w:t>
            </w:r>
            <w:r w:rsidR="00B35742">
              <w:t xml:space="preserve"> – </w:t>
            </w:r>
            <w:r w:rsidRPr="0026396E">
              <w:t>CWF</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4CBB509C"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491051B4"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121B48D9" w14:textId="77777777" w:rsidR="000751EA" w:rsidRPr="005B7BB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3BC67A3C" w14:textId="77777777" w:rsidR="000751EA" w:rsidRPr="005B7BBA" w:rsidRDefault="000751EA" w:rsidP="000751EA">
            <w:pPr>
              <w:pStyle w:val="TableText"/>
            </w:pPr>
            <w:r>
              <w:t>X</w:t>
            </w:r>
          </w:p>
        </w:tc>
      </w:tr>
      <w:tr w:rsidR="000751EA" w14:paraId="6F150CDC"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2ACC9C12" w14:textId="77777777" w:rsidR="000751EA" w:rsidRPr="005B7BBA" w:rsidRDefault="000751EA" w:rsidP="000751EA">
            <w:pPr>
              <w:pStyle w:val="TableText"/>
            </w:pPr>
            <w:r>
              <w:t>1807–1810</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68C3B4E" w14:textId="77777777" w:rsidR="000751EA" w:rsidRPr="00C4752B" w:rsidRDefault="000751EA" w:rsidP="000751EA">
            <w:pPr>
              <w:pStyle w:val="TableText"/>
              <w:rPr>
                <w:lang w:val="es-US"/>
              </w:rPr>
            </w:pPr>
            <w:r w:rsidRPr="00C4752B">
              <w:rPr>
                <w:lang w:val="es-US"/>
              </w:rPr>
              <w:t>BDS/CWF DTL ERROR CODE (4)</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4CCBCDDE" w14:textId="5CD5F20B" w:rsidR="000751EA" w:rsidRPr="00C4752B" w:rsidRDefault="000751EA" w:rsidP="000751EA">
            <w:pPr>
              <w:pStyle w:val="TableText"/>
              <w:rPr>
                <w:lang w:val="es-US"/>
              </w:rPr>
            </w:pPr>
            <w:r w:rsidRPr="00C4752B">
              <w:rPr>
                <w:lang w:val="es-US"/>
              </w:rPr>
              <w:t>:P:IDR-</w:t>
            </w:r>
            <w:hyperlink r:id="rId1559" w:history="1">
              <w:r w:rsidRPr="00C4752B">
                <w:rPr>
                  <w:rStyle w:val="Hyperlink"/>
                  <w:lang w:val="es-US"/>
                </w:rPr>
                <w:t>DTL-CWF-ERR-CD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41A58FC5" w14:textId="77777777" w:rsidR="000751EA" w:rsidRDefault="000751EA" w:rsidP="000751EA">
            <w:pPr>
              <w:pStyle w:val="TableText"/>
            </w:pPr>
            <w:r>
              <w:t>BDS/</w:t>
            </w:r>
            <w:r w:rsidRPr="005B7BBA">
              <w:t>CWF Detail Error Code</w:t>
            </w:r>
          </w:p>
          <w:p w14:paraId="07895568" w14:textId="77777777" w:rsidR="000751EA" w:rsidRPr="005B7BBA" w:rsidRDefault="000751EA" w:rsidP="000751EA">
            <w:pPr>
              <w:pStyle w:val="TableText"/>
            </w:pPr>
            <w:r w:rsidRPr="00E01168">
              <w:t xml:space="preserve">This field carries one </w:t>
            </w:r>
            <w:r>
              <w:t>BDS/</w:t>
            </w:r>
            <w:r w:rsidRPr="00E01168">
              <w:t>CWF detail error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3A9E2C48" w14:textId="77777777" w:rsidR="000751EA" w:rsidRPr="00E01168" w:rsidRDefault="000751EA" w:rsidP="000751EA">
            <w:pPr>
              <w:pStyle w:val="TableText"/>
              <w:rPr>
                <w:caps/>
              </w:rPr>
            </w:pPr>
            <w:r w:rsidRPr="00E01168">
              <w:rPr>
                <w:caps/>
              </w:rPr>
              <w:t>4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1159428" w14:textId="2B85FB51" w:rsidR="000751EA" w:rsidRPr="00E01168" w:rsidRDefault="00B6441D" w:rsidP="000751EA">
            <w:pPr>
              <w:pStyle w:val="TableText"/>
              <w:rPr>
                <w:b/>
              </w:rPr>
            </w:pPr>
            <w:r w:rsidRPr="00107596">
              <w:t>See CWF Documentation</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3E19FBF"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51BA145D"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6AAC138B"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66769A94" w14:textId="77777777" w:rsidR="000751EA" w:rsidRPr="005B7BBA" w:rsidRDefault="000751EA" w:rsidP="000751EA">
            <w:pPr>
              <w:pStyle w:val="TableText"/>
            </w:pPr>
            <w:r w:rsidRPr="005B7BBA">
              <w:t>X</w:t>
            </w:r>
          </w:p>
        </w:tc>
      </w:tr>
      <w:tr w:rsidR="000751EA" w14:paraId="35E0E49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159B3FBF" w14:textId="77777777" w:rsidR="000751EA" w:rsidRPr="005B7BBA" w:rsidRDefault="000751EA" w:rsidP="000751EA">
            <w:pPr>
              <w:pStyle w:val="TableText"/>
            </w:pPr>
            <w:r>
              <w:t>1811</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7FE9448B" w14:textId="77777777" w:rsidR="000751EA" w:rsidRPr="005B7BBA" w:rsidRDefault="000751EA" w:rsidP="000751EA">
            <w:pPr>
              <w:pStyle w:val="TableText"/>
            </w:pPr>
            <w:r>
              <w:t>BDS/</w:t>
            </w:r>
            <w:r w:rsidRPr="005B7BBA">
              <w:t>CWF DTL OVERRIDE CODE (4)</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2F7979C" w14:textId="7F821F49" w:rsidR="000751EA" w:rsidRPr="005B7BBA" w:rsidRDefault="000751EA" w:rsidP="000751EA">
            <w:pPr>
              <w:pStyle w:val="TableText"/>
            </w:pPr>
            <w:r w:rsidRPr="005B7BBA">
              <w:t>:P:IDR-</w:t>
            </w:r>
            <w:hyperlink r:id="rId1560" w:history="1">
              <w:r w:rsidRPr="00E01168">
                <w:rPr>
                  <w:rStyle w:val="Hyperlink"/>
                </w:rPr>
                <w:t>DTL-CWF-OVRD-CD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5F80131D" w14:textId="77777777" w:rsidR="000751EA" w:rsidRDefault="000751EA" w:rsidP="000751EA">
            <w:pPr>
              <w:pStyle w:val="TableText"/>
            </w:pPr>
            <w:r>
              <w:t>BDS/</w:t>
            </w:r>
            <w:r w:rsidRPr="005B7BBA">
              <w:t>CWF Detail Override</w:t>
            </w:r>
          </w:p>
          <w:p w14:paraId="4F6A1866" w14:textId="77777777" w:rsidR="000751EA" w:rsidRPr="005B7BBA" w:rsidRDefault="000751EA" w:rsidP="000751EA">
            <w:pPr>
              <w:pStyle w:val="TableText"/>
            </w:pPr>
            <w:r w:rsidRPr="00E01168">
              <w:t xml:space="preserve">This field carries one </w:t>
            </w:r>
            <w:r>
              <w:t>BDS/</w:t>
            </w:r>
            <w:r w:rsidRPr="00E01168">
              <w:t>CWF detail override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3436EB3B"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39EAF8AC" w14:textId="77777777" w:rsidR="000751EA" w:rsidRPr="003E6D4B" w:rsidRDefault="000751EA" w:rsidP="000751EA">
            <w:pPr>
              <w:pStyle w:val="TableText"/>
            </w:pPr>
            <w:r w:rsidRPr="0042502A">
              <w:rPr>
                <w:b/>
              </w:rPr>
              <w:t>Valid Values:</w:t>
            </w:r>
          </w:p>
          <w:p w14:paraId="0652A7D8" w14:textId="620BB998" w:rsidR="000751EA" w:rsidRPr="0026396E" w:rsidRDefault="000751EA" w:rsidP="00245396">
            <w:pPr>
              <w:pStyle w:val="TableTextBullet"/>
            </w:pPr>
            <w:r>
              <w:t>D</w:t>
            </w:r>
            <w:r w:rsidR="00B35742">
              <w:rPr>
                <w:rFonts w:cs="Arial"/>
              </w:rPr>
              <w:t xml:space="preserve"> – </w:t>
            </w:r>
            <w:r w:rsidRPr="0026396E">
              <w:t>Detail override</w:t>
            </w:r>
          </w:p>
          <w:p w14:paraId="2BFDB647" w14:textId="6AFD6BA1" w:rsidR="000751EA" w:rsidRPr="0026396E" w:rsidRDefault="000751EA" w:rsidP="00245396">
            <w:pPr>
              <w:pStyle w:val="TableTextBullet"/>
            </w:pPr>
            <w:r>
              <w:t>H</w:t>
            </w:r>
            <w:r w:rsidR="00B35742">
              <w:t xml:space="preserve"> – </w:t>
            </w:r>
            <w:r>
              <w:t>Header level error was overriden on the detail.</w:t>
            </w:r>
          </w:p>
          <w:p w14:paraId="3F468D19" w14:textId="4E8B1D55" w:rsidR="000751EA" w:rsidRPr="0026396E" w:rsidRDefault="000751EA" w:rsidP="00245396">
            <w:pPr>
              <w:pStyle w:val="TableTextBullet"/>
            </w:pPr>
            <w:r>
              <w:t>I</w:t>
            </w:r>
            <w:r w:rsidR="00B35742">
              <w:t xml:space="preserve"> – </w:t>
            </w:r>
            <w:r>
              <w:t xml:space="preserve">The NAME error was overridden. See </w:t>
            </w:r>
            <w:hyperlink r:id="rId1561" w:history="1">
              <w:r w:rsidRPr="00614BDB">
                <w:rPr>
                  <w:rStyle w:val="Hyperlink"/>
                </w:rPr>
                <w:t>S23R100</w:t>
              </w:r>
            </w:hyperlink>
          </w:p>
          <w:p w14:paraId="109FC09E" w14:textId="39A1ED76" w:rsidR="000751EA" w:rsidRPr="0026396E" w:rsidRDefault="000751EA" w:rsidP="00245396">
            <w:pPr>
              <w:pStyle w:val="TableTextBullet"/>
            </w:pPr>
            <w:r>
              <w:t>N</w:t>
            </w:r>
            <w:r w:rsidR="00B35742">
              <w:t xml:space="preserve"> – </w:t>
            </w:r>
            <w:r>
              <w:t>Override attempted but the error is not overridable.</w:t>
            </w:r>
          </w:p>
          <w:p w14:paraId="5BAD1A47" w14:textId="54084934" w:rsidR="000751EA" w:rsidRPr="00E01168" w:rsidRDefault="000751EA" w:rsidP="00245396">
            <w:pPr>
              <w:pStyle w:val="TableTextBullet"/>
              <w:rPr>
                <w:b/>
              </w:rPr>
            </w:pPr>
            <w:r>
              <w:t>Blank</w:t>
            </w:r>
            <w:r w:rsidR="00B35742">
              <w:t xml:space="preserve"> –</w:t>
            </w:r>
            <w:r w:rsidRPr="0026396E">
              <w:t xml:space="preserve"> No override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AD60E6E"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20F4565F"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8A24E21"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659C3D19" w14:textId="77777777" w:rsidR="000751EA" w:rsidRPr="005B7BBA" w:rsidRDefault="000751EA" w:rsidP="000751EA">
            <w:pPr>
              <w:pStyle w:val="TableText"/>
            </w:pPr>
            <w:r w:rsidRPr="005B7BBA">
              <w:t>X</w:t>
            </w:r>
          </w:p>
        </w:tc>
      </w:tr>
      <w:tr w:rsidR="000751EA" w14:paraId="7951440C"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FAF3088" w14:textId="77777777" w:rsidR="000751EA" w:rsidRDefault="000751EA" w:rsidP="000751EA">
            <w:pPr>
              <w:pStyle w:val="TableText"/>
            </w:pPr>
            <w:r>
              <w:t>1812</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4EE58E8C" w14:textId="77777777" w:rsidR="000751EA" w:rsidRPr="005B7BBA" w:rsidRDefault="000751EA" w:rsidP="000751EA">
            <w:pPr>
              <w:pStyle w:val="TableText"/>
            </w:pPr>
            <w:r>
              <w:t>BDS/CWF DTL SOURCE INDICATOR (4)</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79A7317" w14:textId="45EF9E43" w:rsidR="000751EA" w:rsidRPr="005B7BBA" w:rsidRDefault="000751EA" w:rsidP="000751EA">
            <w:pPr>
              <w:pStyle w:val="TableText"/>
            </w:pPr>
            <w:r>
              <w:t>:P:IDR-</w:t>
            </w:r>
            <w:hyperlink r:id="rId1562" w:history="1">
              <w:r w:rsidRPr="00B22724">
                <w:rPr>
                  <w:rStyle w:val="Hyperlink"/>
                </w:rPr>
                <w:t>DTL-CWF-SRC-IND(4)</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5B3E1837" w14:textId="77777777" w:rsidR="000751EA" w:rsidRDefault="000751EA" w:rsidP="000751EA">
            <w:pPr>
              <w:pStyle w:val="TableText"/>
            </w:pPr>
            <w:r>
              <w:t>BDS/CWF Detail Source Indicator</w:t>
            </w:r>
          </w:p>
          <w:p w14:paraId="7833CE2B" w14:textId="77777777" w:rsidR="000751EA" w:rsidRPr="005B7BBA" w:rsidRDefault="000751EA" w:rsidP="000751EA">
            <w:pPr>
              <w:pStyle w:val="TableText"/>
            </w:pPr>
            <w:r w:rsidRPr="00E01168">
              <w:t>This field carries one BDS/CWF detail Source Indicator.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76793FCE"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491A92A" w14:textId="77777777" w:rsidR="000751EA" w:rsidRPr="003E6D4B" w:rsidRDefault="000751EA" w:rsidP="000751EA">
            <w:pPr>
              <w:pStyle w:val="TableText"/>
            </w:pPr>
            <w:r w:rsidRPr="0042502A">
              <w:rPr>
                <w:b/>
              </w:rPr>
              <w:t>Valid Values:</w:t>
            </w:r>
          </w:p>
          <w:p w14:paraId="03137652" w14:textId="6513101D" w:rsidR="000751EA" w:rsidRPr="0026396E" w:rsidRDefault="000751EA" w:rsidP="00245396">
            <w:pPr>
              <w:pStyle w:val="TableTextBullet"/>
            </w:pPr>
            <w:r>
              <w:t>B</w:t>
            </w:r>
            <w:r w:rsidR="00B35742">
              <w:t xml:space="preserve"> – </w:t>
            </w:r>
            <w:r w:rsidRPr="0026396E">
              <w:t>BDS</w:t>
            </w:r>
          </w:p>
          <w:p w14:paraId="1CAED4E6" w14:textId="612E3943" w:rsidR="000751EA" w:rsidRPr="00E01168" w:rsidRDefault="000751EA" w:rsidP="00245396">
            <w:pPr>
              <w:pStyle w:val="TableTextBullet"/>
              <w:rPr>
                <w:b/>
              </w:rPr>
            </w:pPr>
            <w:r>
              <w:t>C</w:t>
            </w:r>
            <w:r w:rsidR="00B35742">
              <w:t xml:space="preserve"> – </w:t>
            </w:r>
            <w:r w:rsidRPr="0026396E">
              <w:t>CWF</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7A2A3C5E"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415AD790"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50C7B10" w14:textId="77777777" w:rsidR="000751EA" w:rsidRPr="005B7BB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5ADA0727" w14:textId="77777777" w:rsidR="000751EA" w:rsidRPr="005B7BBA" w:rsidRDefault="000751EA" w:rsidP="000751EA">
            <w:pPr>
              <w:pStyle w:val="TableText"/>
            </w:pPr>
            <w:r>
              <w:t>X</w:t>
            </w:r>
          </w:p>
        </w:tc>
      </w:tr>
      <w:tr w:rsidR="000751EA" w14:paraId="661BF8E2"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3DAC7B3E" w14:textId="77777777" w:rsidR="000751EA" w:rsidRPr="005B7BBA" w:rsidRDefault="000751EA" w:rsidP="000751EA">
            <w:pPr>
              <w:pStyle w:val="TableText"/>
            </w:pPr>
            <w:r>
              <w:t>1813–1816</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1D00CF2B" w14:textId="77777777" w:rsidR="000751EA" w:rsidRPr="00C4752B" w:rsidRDefault="000751EA" w:rsidP="000751EA">
            <w:pPr>
              <w:pStyle w:val="TableText"/>
              <w:rPr>
                <w:lang w:val="es-US"/>
              </w:rPr>
            </w:pPr>
            <w:r w:rsidRPr="00C4752B">
              <w:rPr>
                <w:lang w:val="es-US"/>
              </w:rPr>
              <w:t>BDS/CWF DTL ERROR CODE (5)</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43186FB3" w14:textId="096A8AE1" w:rsidR="000751EA" w:rsidRPr="00C4752B" w:rsidRDefault="000751EA" w:rsidP="000751EA">
            <w:pPr>
              <w:pStyle w:val="TableText"/>
              <w:rPr>
                <w:lang w:val="es-US"/>
              </w:rPr>
            </w:pPr>
            <w:r w:rsidRPr="00C4752B">
              <w:rPr>
                <w:lang w:val="es-US"/>
              </w:rPr>
              <w:t>:P:IDR-</w:t>
            </w:r>
            <w:hyperlink r:id="rId1563" w:history="1">
              <w:r w:rsidRPr="00C4752B">
                <w:rPr>
                  <w:rStyle w:val="Hyperlink"/>
                  <w:lang w:val="es-US"/>
                </w:rPr>
                <w:t>DTL-CWF-ERR-CD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1B820005" w14:textId="77777777" w:rsidR="000751EA" w:rsidRDefault="000751EA" w:rsidP="000751EA">
            <w:pPr>
              <w:pStyle w:val="TableText"/>
            </w:pPr>
            <w:r>
              <w:t>BDS/</w:t>
            </w:r>
            <w:r w:rsidRPr="005B7BBA">
              <w:t>CWF Detail Error Code</w:t>
            </w:r>
          </w:p>
          <w:p w14:paraId="6547790F" w14:textId="77777777" w:rsidR="000751EA" w:rsidRPr="005B7BBA" w:rsidRDefault="000751EA" w:rsidP="000751EA">
            <w:pPr>
              <w:pStyle w:val="TableText"/>
            </w:pPr>
            <w:r w:rsidRPr="00E01168">
              <w:t xml:space="preserve">This field carries one </w:t>
            </w:r>
            <w:r>
              <w:t>BDS/</w:t>
            </w:r>
            <w:r w:rsidRPr="00E01168">
              <w:t>CWF detail error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1FC2BF7" w14:textId="77777777" w:rsidR="000751EA" w:rsidRPr="00E01168" w:rsidRDefault="000751EA" w:rsidP="000751EA">
            <w:pPr>
              <w:pStyle w:val="TableText"/>
              <w:rPr>
                <w:caps/>
              </w:rPr>
            </w:pPr>
            <w:r w:rsidRPr="00E01168">
              <w:rPr>
                <w:caps/>
              </w:rPr>
              <w:t>4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422F4B58" w14:textId="4E0713FD" w:rsidR="000751EA" w:rsidRPr="00E01168" w:rsidRDefault="00B6441D" w:rsidP="000751EA">
            <w:pPr>
              <w:pStyle w:val="TableText"/>
              <w:rPr>
                <w:b/>
              </w:rPr>
            </w:pPr>
            <w:r w:rsidRPr="00107596">
              <w:t>See CWF Documentation</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2B6A33AF"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244D7A59"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4B5B5D88"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0B2002E6" w14:textId="77777777" w:rsidR="000751EA" w:rsidRPr="005B7BBA" w:rsidRDefault="000751EA" w:rsidP="000751EA">
            <w:pPr>
              <w:pStyle w:val="TableText"/>
            </w:pPr>
            <w:r w:rsidRPr="005B7BBA">
              <w:t>X</w:t>
            </w:r>
          </w:p>
        </w:tc>
      </w:tr>
      <w:tr w:rsidR="000751EA" w14:paraId="695EF0D7"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5A27F34E" w14:textId="77777777" w:rsidR="000751EA" w:rsidRPr="005B7BBA" w:rsidRDefault="000751EA" w:rsidP="000751EA">
            <w:pPr>
              <w:pStyle w:val="TableText"/>
            </w:pPr>
            <w:r>
              <w:t>1817</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49ADE52E" w14:textId="77777777" w:rsidR="000751EA" w:rsidRPr="005B7BBA" w:rsidRDefault="000751EA" w:rsidP="000751EA">
            <w:pPr>
              <w:pStyle w:val="TableText"/>
            </w:pPr>
            <w:r>
              <w:t>BDS/</w:t>
            </w:r>
            <w:r w:rsidRPr="005B7BBA">
              <w:t>CWF DTL OVERRIDE CODE (5)</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F3DFA7E" w14:textId="635ED180" w:rsidR="000751EA" w:rsidRPr="005B7BBA" w:rsidRDefault="000751EA" w:rsidP="000751EA">
            <w:pPr>
              <w:pStyle w:val="TableText"/>
            </w:pPr>
            <w:r w:rsidRPr="005B7BBA">
              <w:t>:P:IDR-</w:t>
            </w:r>
            <w:hyperlink r:id="rId1564" w:history="1">
              <w:r w:rsidRPr="00E01168">
                <w:rPr>
                  <w:rStyle w:val="Hyperlink"/>
                </w:rPr>
                <w:t>DTL-CWF-OVRD-CD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77BF7303" w14:textId="77777777" w:rsidR="000751EA" w:rsidRDefault="000751EA" w:rsidP="000751EA">
            <w:pPr>
              <w:pStyle w:val="TableText"/>
            </w:pPr>
            <w:r>
              <w:t>BDS/</w:t>
            </w:r>
            <w:r w:rsidRPr="005B7BBA">
              <w:t>CWF Detail Override</w:t>
            </w:r>
          </w:p>
          <w:p w14:paraId="06AC1F9F" w14:textId="77777777" w:rsidR="000751EA" w:rsidRPr="005B7BBA" w:rsidRDefault="000751EA" w:rsidP="000751EA">
            <w:pPr>
              <w:pStyle w:val="TableText"/>
            </w:pPr>
            <w:r w:rsidRPr="00E01168">
              <w:t xml:space="preserve">This field carries one </w:t>
            </w:r>
            <w:r>
              <w:t>BDS/</w:t>
            </w:r>
            <w:r w:rsidRPr="00E01168">
              <w:t>CWF detail override code. This is an entry in the DTL-CWF-ERROR table, which occurs 5 times.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1445CF09"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55244F8E" w14:textId="77777777" w:rsidR="000751EA" w:rsidRPr="003E6D4B" w:rsidRDefault="000751EA" w:rsidP="000751EA">
            <w:pPr>
              <w:pStyle w:val="TableText"/>
            </w:pPr>
            <w:r w:rsidRPr="0042502A">
              <w:rPr>
                <w:b/>
              </w:rPr>
              <w:t>Valid Values:</w:t>
            </w:r>
          </w:p>
          <w:p w14:paraId="6D0CD8C5" w14:textId="377F0527" w:rsidR="000751EA" w:rsidRPr="0026396E" w:rsidRDefault="000751EA" w:rsidP="00245396">
            <w:pPr>
              <w:pStyle w:val="TableTextBullet"/>
            </w:pPr>
            <w:r w:rsidRPr="0026396E">
              <w:t>D</w:t>
            </w:r>
            <w:r w:rsidR="00B35742">
              <w:rPr>
                <w:rFonts w:cs="Arial"/>
              </w:rPr>
              <w:t xml:space="preserve"> – </w:t>
            </w:r>
            <w:r w:rsidRPr="0026396E">
              <w:t>Detail override</w:t>
            </w:r>
          </w:p>
          <w:p w14:paraId="20E4E3C5" w14:textId="419A6D12" w:rsidR="000751EA" w:rsidRPr="0026396E" w:rsidRDefault="000751EA" w:rsidP="00245396">
            <w:pPr>
              <w:pStyle w:val="TableTextBullet"/>
            </w:pPr>
            <w:r>
              <w:t>H</w:t>
            </w:r>
            <w:r w:rsidR="00B35742">
              <w:t xml:space="preserve"> – </w:t>
            </w:r>
            <w:r>
              <w:t>Header level error was overriden on the detail.</w:t>
            </w:r>
          </w:p>
          <w:p w14:paraId="0802CD1E" w14:textId="300A09F9" w:rsidR="000751EA" w:rsidRPr="0026396E" w:rsidRDefault="000751EA" w:rsidP="00245396">
            <w:pPr>
              <w:pStyle w:val="TableTextBullet"/>
            </w:pPr>
            <w:r>
              <w:t>I</w:t>
            </w:r>
            <w:r w:rsidR="00B35742">
              <w:t xml:space="preserve"> – </w:t>
            </w:r>
            <w:r>
              <w:t xml:space="preserve">The NAME error was overridden. See </w:t>
            </w:r>
            <w:hyperlink r:id="rId1565" w:history="1">
              <w:r w:rsidRPr="00614BDB">
                <w:rPr>
                  <w:rStyle w:val="Hyperlink"/>
                </w:rPr>
                <w:t>S23R100</w:t>
              </w:r>
            </w:hyperlink>
          </w:p>
          <w:p w14:paraId="6E83B57D" w14:textId="4536030C" w:rsidR="000751EA" w:rsidRPr="0026396E" w:rsidRDefault="000751EA" w:rsidP="00245396">
            <w:pPr>
              <w:pStyle w:val="TableTextBullet"/>
            </w:pPr>
            <w:r>
              <w:t>N</w:t>
            </w:r>
            <w:r w:rsidR="00B35742">
              <w:t xml:space="preserve"> – </w:t>
            </w:r>
            <w:r>
              <w:t>Override attempted but the error is not overridable.</w:t>
            </w:r>
          </w:p>
          <w:p w14:paraId="4DD66216" w14:textId="2A38EA54" w:rsidR="000751EA" w:rsidRPr="00E01168" w:rsidRDefault="000751EA" w:rsidP="00245396">
            <w:pPr>
              <w:pStyle w:val="TableTextBullet"/>
              <w:rPr>
                <w:b/>
              </w:rPr>
            </w:pPr>
            <w:r w:rsidRPr="0026396E">
              <w:t>Blank</w:t>
            </w:r>
            <w:r w:rsidR="00B35742">
              <w:t xml:space="preserve"> – </w:t>
            </w:r>
            <w:r w:rsidRPr="0026396E">
              <w:t>No override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347DD290"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5A03BFB8"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CDED4C7" w14:textId="77777777" w:rsidR="000751EA" w:rsidRPr="005B7BBA" w:rsidRDefault="000751EA" w:rsidP="000751EA">
            <w:pPr>
              <w:pStyle w:val="TableText"/>
            </w:pPr>
            <w:r w:rsidRPr="005B7BBA">
              <w:t>X</w:t>
            </w:r>
          </w:p>
        </w:tc>
        <w:tc>
          <w:tcPr>
            <w:tcW w:w="439" w:type="dxa"/>
            <w:tcBorders>
              <w:top w:val="single" w:sz="6" w:space="0" w:color="auto"/>
              <w:left w:val="single" w:sz="6" w:space="0" w:color="auto"/>
              <w:bottom w:val="single" w:sz="8" w:space="0" w:color="auto"/>
              <w:right w:val="single" w:sz="6" w:space="0" w:color="auto"/>
            </w:tcBorders>
          </w:tcPr>
          <w:p w14:paraId="6B95B573" w14:textId="77777777" w:rsidR="000751EA" w:rsidRPr="005B7BBA" w:rsidRDefault="000751EA" w:rsidP="000751EA">
            <w:pPr>
              <w:pStyle w:val="TableText"/>
            </w:pPr>
            <w:r w:rsidRPr="005B7BBA">
              <w:t>X</w:t>
            </w:r>
          </w:p>
        </w:tc>
      </w:tr>
      <w:tr w:rsidR="000751EA" w14:paraId="3864C331"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7A4A4FE1" w14:textId="77777777" w:rsidR="000751EA" w:rsidRDefault="000751EA" w:rsidP="000751EA">
            <w:pPr>
              <w:pStyle w:val="TableText"/>
            </w:pPr>
            <w:r>
              <w:t>1818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FE75A89" w14:textId="77777777" w:rsidR="000751EA" w:rsidRPr="005B7BBA" w:rsidRDefault="000751EA" w:rsidP="000751EA">
            <w:pPr>
              <w:pStyle w:val="TableText"/>
            </w:pPr>
            <w:r>
              <w:t>BDS/CWF DTL SOURCE INDICATOR (5)</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988ED8C" w14:textId="417BDD2D" w:rsidR="000751EA" w:rsidRPr="005B7BBA" w:rsidRDefault="000751EA" w:rsidP="000751EA">
            <w:pPr>
              <w:pStyle w:val="TableText"/>
            </w:pPr>
            <w:r>
              <w:t>:P:IDR-</w:t>
            </w:r>
            <w:hyperlink r:id="rId1566" w:history="1">
              <w:r w:rsidRPr="00B22724">
                <w:rPr>
                  <w:rStyle w:val="Hyperlink"/>
                </w:rPr>
                <w:t>DTL-CWF-SRC-IND(5)</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550DDB0A" w14:textId="77777777" w:rsidR="000751EA" w:rsidRDefault="000751EA" w:rsidP="000751EA">
            <w:pPr>
              <w:pStyle w:val="TableText"/>
            </w:pPr>
            <w:r>
              <w:t>BDS/CWF Detail Source Indicator</w:t>
            </w:r>
          </w:p>
          <w:p w14:paraId="0F98FDE8" w14:textId="2AE63E8A" w:rsidR="000751EA" w:rsidRPr="005B7BBA" w:rsidRDefault="000751EA" w:rsidP="000751EA">
            <w:pPr>
              <w:pStyle w:val="TableText"/>
            </w:pPr>
            <w:r w:rsidRPr="00E01168">
              <w:t>This field carries one BDS/CWF detail Source Indicator. This is an entry in the DTL-CWF-ERROR table, which occurs 5 times</w:t>
            </w:r>
            <w:r w:rsidR="00B35742">
              <w:t>.</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7B5156A3" w14:textId="77777777" w:rsidR="000751EA" w:rsidRPr="00E01168" w:rsidRDefault="000751EA" w:rsidP="000751EA">
            <w:pPr>
              <w:pStyle w:val="TableText"/>
              <w:rPr>
                <w:caps/>
              </w:rPr>
            </w:pPr>
            <w:r w:rsidRPr="00E01168">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7A75B59B" w14:textId="77777777" w:rsidR="000751EA" w:rsidRPr="003E6D4B" w:rsidRDefault="000751EA" w:rsidP="000751EA">
            <w:pPr>
              <w:pStyle w:val="TableText"/>
            </w:pPr>
            <w:r w:rsidRPr="0042502A">
              <w:rPr>
                <w:b/>
              </w:rPr>
              <w:t>Valid Values:</w:t>
            </w:r>
          </w:p>
          <w:p w14:paraId="10C4E808" w14:textId="28D54D84" w:rsidR="000751EA" w:rsidRPr="0026396E" w:rsidRDefault="000751EA" w:rsidP="00245396">
            <w:pPr>
              <w:pStyle w:val="TableTextBullet"/>
            </w:pPr>
            <w:r w:rsidRPr="0026396E">
              <w:t xml:space="preserve">B </w:t>
            </w:r>
            <w:r w:rsidR="00B35742">
              <w:t xml:space="preserve">– </w:t>
            </w:r>
            <w:r w:rsidRPr="0026396E">
              <w:t>BDS</w:t>
            </w:r>
          </w:p>
          <w:p w14:paraId="6D0643F5" w14:textId="1843D9F4" w:rsidR="000751EA" w:rsidRPr="00E01168" w:rsidRDefault="000751EA" w:rsidP="00245396">
            <w:pPr>
              <w:pStyle w:val="TableTextBullet"/>
              <w:rPr>
                <w:b/>
              </w:rPr>
            </w:pPr>
            <w:r w:rsidRPr="0026396E">
              <w:t xml:space="preserve">C </w:t>
            </w:r>
            <w:r w:rsidR="00B35742">
              <w:t xml:space="preserve">– </w:t>
            </w:r>
            <w:r w:rsidRPr="0026396E">
              <w:t>CWF</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246A1208"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1442727C" w14:textId="77777777" w:rsidR="000751EA" w:rsidRPr="005B7BB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42EADA7" w14:textId="77777777" w:rsidR="000751EA" w:rsidRPr="005B7BB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1DC8B8C3" w14:textId="77777777" w:rsidR="000751EA" w:rsidRPr="005B7BBA" w:rsidRDefault="000751EA" w:rsidP="000751EA">
            <w:pPr>
              <w:pStyle w:val="TableText"/>
            </w:pPr>
            <w:r>
              <w:t>X</w:t>
            </w:r>
          </w:p>
        </w:tc>
      </w:tr>
      <w:tr w:rsidR="00777FEC" w14:paraId="0CDABE6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731794C2" w14:textId="51A470C6" w:rsidR="00777FEC" w:rsidRDefault="00777FEC" w:rsidP="00777FEC">
            <w:pPr>
              <w:pStyle w:val="TableText"/>
            </w:pPr>
            <w:r>
              <w:t>1819</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6AB2D088" w14:textId="7997A955" w:rsidR="00777FEC" w:rsidRDefault="00777FEC" w:rsidP="00777FEC">
            <w:pPr>
              <w:pStyle w:val="TableText"/>
            </w:pPr>
            <w:r>
              <w:t>REVIEW INDICATOR</w:t>
            </w:r>
            <w:r w:rsidR="00BA0DA0">
              <w:t>-2</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68F6ED8F" w14:textId="18BBA528" w:rsidR="00777FEC" w:rsidRDefault="00777FEC">
            <w:pPr>
              <w:pStyle w:val="TableText"/>
            </w:pPr>
            <w:r w:rsidRPr="00F33024">
              <w:rPr>
                <w:rFonts w:cs="Arial"/>
                <w:lang w:val="es-US"/>
              </w:rPr>
              <w:t>:P:IDR-</w:t>
            </w:r>
            <w:hyperlink r:id="rId1567" w:history="1">
              <w:r w:rsidRPr="00767F46">
                <w:rPr>
                  <w:rStyle w:val="Hyperlink"/>
                  <w:rFonts w:cs="Arial"/>
                  <w:lang w:val="es-US"/>
                </w:rPr>
                <w:t>DTL-REVIEW-IN</w:t>
              </w:r>
              <w:r w:rsidR="00BA0DA0">
                <w:rPr>
                  <w:rStyle w:val="Hyperlink"/>
                  <w:rFonts w:cs="Arial"/>
                  <w:lang w:val="es-US"/>
                </w:rPr>
                <w:t>D-2</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4048653" w14:textId="0F7A14EF" w:rsidR="00777FEC" w:rsidRDefault="00777FEC" w:rsidP="00777FEC">
            <w:pPr>
              <w:pStyle w:val="TableText"/>
            </w:pPr>
            <w:r>
              <w:t>Second Review Indicator - This is a line level reversal/upheld indicator. The RV field can be used for new day claims.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1CA21644" w14:textId="5981CF44" w:rsidR="00777FEC" w:rsidRPr="00E01168" w:rsidRDefault="00777FEC" w:rsidP="00777FEC">
            <w:pPr>
              <w:pStyle w:val="TableText"/>
              <w:rPr>
                <w:caps/>
              </w:rPr>
            </w:pPr>
            <w:r>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113CE8B3" w14:textId="63F9579E" w:rsidR="00777FEC" w:rsidRDefault="00777FEC" w:rsidP="00777FEC">
            <w:pPr>
              <w:pStyle w:val="TableText"/>
              <w:rPr>
                <w:b/>
              </w:rPr>
            </w:pPr>
            <w:r>
              <w:rPr>
                <w:b/>
              </w:rPr>
              <w: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8B7E521" w14:textId="6FA32229" w:rsidR="00777FEC" w:rsidRDefault="00777FEC" w:rsidP="00777FEC">
            <w:pPr>
              <w:pStyle w:val="TableText"/>
            </w:pPr>
            <w:r>
              <w:t>Space</w:t>
            </w:r>
          </w:p>
        </w:tc>
        <w:tc>
          <w:tcPr>
            <w:tcW w:w="438" w:type="dxa"/>
            <w:tcBorders>
              <w:top w:val="single" w:sz="6" w:space="0" w:color="auto"/>
              <w:left w:val="single" w:sz="6" w:space="0" w:color="auto"/>
              <w:bottom w:val="single" w:sz="8" w:space="0" w:color="auto"/>
              <w:right w:val="single" w:sz="6" w:space="0" w:color="auto"/>
            </w:tcBorders>
          </w:tcPr>
          <w:p w14:paraId="71DE157A" w14:textId="60626FF6" w:rsidR="00777FEC" w:rsidRDefault="00777FEC" w:rsidP="00777FEC">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6FEAD823" w14:textId="3B6E0DF4" w:rsidR="00777FEC" w:rsidRDefault="00777FEC" w:rsidP="00777FEC">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1F72A96F" w14:textId="081A1E77" w:rsidR="00777FEC" w:rsidRDefault="00777FEC" w:rsidP="00777FEC">
            <w:pPr>
              <w:pStyle w:val="TableText"/>
            </w:pPr>
            <w:r>
              <w:t>X</w:t>
            </w:r>
          </w:p>
        </w:tc>
      </w:tr>
      <w:tr w:rsidR="00777FEC" w14:paraId="0278A7C0"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2D39376" w14:textId="6D0F6005" w:rsidR="00777FEC" w:rsidRDefault="00777FEC" w:rsidP="00777FEC">
            <w:pPr>
              <w:pStyle w:val="TableText"/>
            </w:pPr>
            <w:r>
              <w:t>1820</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9CCBC16" w14:textId="04819755" w:rsidR="00777FEC" w:rsidRDefault="00777FEC" w:rsidP="00777FEC">
            <w:pPr>
              <w:pStyle w:val="TableText"/>
            </w:pPr>
            <w:r>
              <w:t>REVIEW INDICATOR</w:t>
            </w:r>
            <w:r w:rsidR="00BA0DA0">
              <w:t>-3</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0E583D89" w14:textId="476EE9A1" w:rsidR="00777FEC" w:rsidRDefault="00777FEC">
            <w:pPr>
              <w:pStyle w:val="TableText"/>
            </w:pPr>
            <w:r w:rsidRPr="00F33024">
              <w:rPr>
                <w:rFonts w:cs="Arial"/>
                <w:lang w:val="es-US"/>
              </w:rPr>
              <w:t>:P:IDR-</w:t>
            </w:r>
            <w:hyperlink r:id="rId1568" w:history="1">
              <w:r w:rsidRPr="00767F46">
                <w:rPr>
                  <w:rStyle w:val="Hyperlink"/>
                  <w:rFonts w:cs="Arial"/>
                  <w:lang w:val="es-US"/>
                </w:rPr>
                <w:t>DTL-REVIEW-IN</w:t>
              </w:r>
              <w:r w:rsidR="00BA0DA0">
                <w:rPr>
                  <w:rStyle w:val="Hyperlink"/>
                  <w:rFonts w:cs="Arial"/>
                  <w:lang w:val="es-US"/>
                </w:rPr>
                <w:t>D-3</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A3D7B50" w14:textId="3ABF2523" w:rsidR="00777FEC" w:rsidRDefault="00777FEC" w:rsidP="00777FEC">
            <w:pPr>
              <w:pStyle w:val="TableText"/>
            </w:pPr>
            <w:r>
              <w:t>Third Review Indicator - This is a line level reversal/upheld indicator. The RV field can be used for new day claims.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53B092C0" w14:textId="520089ED" w:rsidR="00777FEC" w:rsidRPr="00E01168" w:rsidRDefault="00777FEC" w:rsidP="00777FEC">
            <w:pPr>
              <w:pStyle w:val="TableText"/>
              <w:rPr>
                <w:caps/>
              </w:rPr>
            </w:pPr>
            <w:r>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37FABA73" w14:textId="79B83D9C" w:rsidR="00777FEC" w:rsidRDefault="00777FEC" w:rsidP="00777FEC">
            <w:pPr>
              <w:pStyle w:val="TableText"/>
              <w:rPr>
                <w:b/>
              </w:rPr>
            </w:pPr>
            <w:r>
              <w:rPr>
                <w:b/>
              </w:rPr>
              <w: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28CF9A6E" w14:textId="2C2074D2" w:rsidR="00777FEC" w:rsidRDefault="00777FEC" w:rsidP="00777FEC">
            <w:pPr>
              <w:pStyle w:val="TableText"/>
            </w:pPr>
            <w:r>
              <w:t>Space</w:t>
            </w:r>
          </w:p>
        </w:tc>
        <w:tc>
          <w:tcPr>
            <w:tcW w:w="438" w:type="dxa"/>
            <w:tcBorders>
              <w:top w:val="single" w:sz="6" w:space="0" w:color="auto"/>
              <w:left w:val="single" w:sz="6" w:space="0" w:color="auto"/>
              <w:bottom w:val="single" w:sz="8" w:space="0" w:color="auto"/>
              <w:right w:val="single" w:sz="6" w:space="0" w:color="auto"/>
            </w:tcBorders>
          </w:tcPr>
          <w:p w14:paraId="3F6440D5" w14:textId="742E6C89" w:rsidR="00777FEC" w:rsidRDefault="00777FEC" w:rsidP="00777FEC">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0418012D" w14:textId="3406B237" w:rsidR="00777FEC" w:rsidRDefault="00777FEC" w:rsidP="00777FEC">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27F1CE00" w14:textId="7FEFB7ED" w:rsidR="00777FEC" w:rsidRDefault="00777FEC" w:rsidP="00777FEC">
            <w:pPr>
              <w:pStyle w:val="TableText"/>
            </w:pPr>
            <w:r>
              <w:t>X</w:t>
            </w:r>
          </w:p>
        </w:tc>
      </w:tr>
      <w:tr w:rsidR="009351F1" w14:paraId="56258639"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5F18A8DF" w14:textId="43DCC51C" w:rsidR="009351F1" w:rsidRDefault="009351F1" w:rsidP="009351F1">
            <w:pPr>
              <w:pStyle w:val="TableText"/>
            </w:pPr>
            <w:r>
              <w:t>1821</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01351B8" w14:textId="0782A721" w:rsidR="009351F1" w:rsidRDefault="009351F1" w:rsidP="009351F1">
            <w:pPr>
              <w:pStyle w:val="TableText"/>
            </w:pPr>
            <w:r>
              <w:t>PAYMENT CAP INDICATOR</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032F077" w14:textId="56961D57" w:rsidR="009351F1" w:rsidRPr="00F33024" w:rsidRDefault="009351F1" w:rsidP="009351F1">
            <w:pPr>
              <w:pStyle w:val="TableText"/>
              <w:rPr>
                <w:rFonts w:cs="Arial"/>
                <w:lang w:val="es-US"/>
              </w:rPr>
            </w:pPr>
            <w:r w:rsidRPr="00B91FA9">
              <w:rPr>
                <w:rFonts w:cs="Arial"/>
                <w:lang w:val="es-US"/>
              </w:rPr>
              <w:t>:P:IDR-</w:t>
            </w:r>
            <w:hyperlink r:id="rId1569" w:history="1">
              <w:r w:rsidRPr="00E13586">
                <w:rPr>
                  <w:rStyle w:val="Hyperlink"/>
                </w:rPr>
                <w:t>DTL-PAYMENT-CAP-IND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0D3FB8EF" w14:textId="04ABE279" w:rsidR="009351F1" w:rsidRDefault="009351F1" w:rsidP="009351F1">
            <w:pPr>
              <w:pStyle w:val="TableText"/>
            </w:pPr>
            <w:r>
              <w:t>Payment Cap Indicator from the ASC FS and ASC Drug files.</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60A66909" w14:textId="511BF008" w:rsidR="009351F1" w:rsidRDefault="009351F1" w:rsidP="009351F1">
            <w:pPr>
              <w:pStyle w:val="TableText"/>
              <w:rPr>
                <w:caps/>
              </w:rPr>
            </w:pPr>
            <w:r>
              <w:rPr>
                <w:caps/>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37D445F6" w14:textId="77777777" w:rsidR="009351F1" w:rsidRDefault="009351F1" w:rsidP="009351F1">
            <w:pPr>
              <w:pStyle w:val="TableText"/>
            </w:pPr>
            <w:r w:rsidRPr="00926E86">
              <w:rPr>
                <w:b/>
                <w:bCs/>
              </w:rPr>
              <w:t>Valid Values</w:t>
            </w:r>
            <w:r>
              <w:t>:</w:t>
            </w:r>
          </w:p>
          <w:p w14:paraId="658CCD26" w14:textId="77777777" w:rsidR="009351F1" w:rsidRDefault="009351F1" w:rsidP="00E13586">
            <w:pPr>
              <w:pStyle w:val="TableTextBullet"/>
            </w:pPr>
            <w:r>
              <w:t>Y – Cap price on file and used.</w:t>
            </w:r>
          </w:p>
          <w:p w14:paraId="65A72263" w14:textId="77777777" w:rsidR="009351F1" w:rsidRDefault="009351F1" w:rsidP="00E13586">
            <w:pPr>
              <w:pStyle w:val="TableTextBullet"/>
            </w:pPr>
            <w:r>
              <w:t xml:space="preserve">N – Cap price not on file. </w:t>
            </w:r>
          </w:p>
          <w:p w14:paraId="57DF2C45" w14:textId="77777777" w:rsidR="009351F1" w:rsidRDefault="009351F1" w:rsidP="00E13586">
            <w:pPr>
              <w:pStyle w:val="TableTextBullet"/>
            </w:pPr>
            <w:r>
              <w:t>X – Cap price on file but not used.</w:t>
            </w:r>
          </w:p>
          <w:p w14:paraId="6B1871A8" w14:textId="27B23A05" w:rsidR="009351F1" w:rsidRDefault="009351F1" w:rsidP="00E13586">
            <w:pPr>
              <w:pStyle w:val="TableTextBullet"/>
              <w:rPr>
                <w:b/>
              </w:rPr>
            </w:pPr>
            <w:r>
              <w:t>Space - Not ASC procedure.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23CD2FBF" w14:textId="7B689B51" w:rsidR="009351F1" w:rsidRDefault="009351F1" w:rsidP="009351F1">
            <w:pPr>
              <w:pStyle w:val="TableText"/>
            </w:pPr>
            <w:r>
              <w:t>Space</w:t>
            </w:r>
          </w:p>
        </w:tc>
        <w:tc>
          <w:tcPr>
            <w:tcW w:w="438" w:type="dxa"/>
            <w:tcBorders>
              <w:top w:val="single" w:sz="6" w:space="0" w:color="auto"/>
              <w:left w:val="single" w:sz="6" w:space="0" w:color="auto"/>
              <w:bottom w:val="single" w:sz="8" w:space="0" w:color="auto"/>
              <w:right w:val="single" w:sz="6" w:space="0" w:color="auto"/>
            </w:tcBorders>
          </w:tcPr>
          <w:p w14:paraId="11AD73A7" w14:textId="771B79E5" w:rsidR="009351F1" w:rsidRDefault="009351F1" w:rsidP="009351F1">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463A8929" w14:textId="74202F9D" w:rsidR="009351F1" w:rsidRDefault="009351F1" w:rsidP="009351F1">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4EACCC46" w14:textId="11CF89C2" w:rsidR="009351F1" w:rsidRDefault="009351F1" w:rsidP="009351F1">
            <w:pPr>
              <w:pStyle w:val="TableText"/>
            </w:pPr>
            <w:r>
              <w:t>X</w:t>
            </w:r>
          </w:p>
        </w:tc>
      </w:tr>
      <w:tr w:rsidR="000751EA" w14:paraId="29AEA24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CA10B0A" w14:textId="1779DC5F" w:rsidR="000751EA" w:rsidRDefault="00F032E4" w:rsidP="000751EA">
            <w:pPr>
              <w:pStyle w:val="TableText"/>
            </w:pPr>
            <w:r>
              <w:t>182</w:t>
            </w:r>
            <w:r w:rsidR="009351F1">
              <w:t>2</w:t>
            </w:r>
            <w:r>
              <w:t xml:space="preserve"> </w:t>
            </w:r>
            <w:r w:rsidR="005B7717">
              <w:t xml:space="preserve">– </w:t>
            </w:r>
            <w:r w:rsidR="000751EA">
              <w:t>1873</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1931491D" w14:textId="5025C6F9" w:rsidR="000751EA" w:rsidRDefault="000751EA" w:rsidP="00B35742">
            <w:pPr>
              <w:pStyle w:val="TableText"/>
            </w:pPr>
            <w:r>
              <w:t>FILLER</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2CEA625" w14:textId="77777777" w:rsidR="000751EA" w:rsidRDefault="000751EA" w:rsidP="000751EA">
            <w:pPr>
              <w:pStyle w:val="TableText"/>
            </w:pPr>
            <w:r>
              <w:t>-</w:t>
            </w:r>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1CC88D4B" w14:textId="77777777" w:rsidR="000751EA" w:rsidRDefault="000751EA" w:rsidP="000751EA">
            <w:pPr>
              <w:pStyle w:val="TableText"/>
            </w:pPr>
            <w:r>
              <w:t>-</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54E14465" w14:textId="78857BA4" w:rsidR="000751EA" w:rsidRPr="00E01168" w:rsidRDefault="003F1EA7" w:rsidP="00B35742">
            <w:pPr>
              <w:pStyle w:val="TableText"/>
              <w:rPr>
                <w:caps/>
              </w:rPr>
            </w:pPr>
            <w:r w:rsidRPr="00E01168">
              <w:rPr>
                <w:caps/>
              </w:rPr>
              <w:t>5</w:t>
            </w:r>
            <w:r>
              <w:rPr>
                <w:caps/>
              </w:rPr>
              <w:t xml:space="preserve">2 </w:t>
            </w:r>
            <w:r w:rsidR="00FB3C3B">
              <w:rPr>
                <w:caps/>
              </w:rPr>
              <w:t>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109C1D6" w14:textId="77777777" w:rsidR="000751EA" w:rsidRPr="00E01168" w:rsidRDefault="000751EA" w:rsidP="000751EA">
            <w:pPr>
              <w:pStyle w:val="TableText"/>
              <w:rPr>
                <w:b/>
              </w:rPr>
            </w:pPr>
            <w:r>
              <w:rPr>
                <w:b/>
              </w:rPr>
              <w: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4E5E2534" w14:textId="73F8FE9E" w:rsidR="000751EA" w:rsidRPr="005B7BBA" w:rsidRDefault="000751EA" w:rsidP="00B35742">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CC61C67"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273C4D19"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4F667BF7" w14:textId="77777777" w:rsidR="000751EA" w:rsidRDefault="000751EA" w:rsidP="000751EA">
            <w:pPr>
              <w:pStyle w:val="TableText"/>
            </w:pPr>
            <w:r>
              <w:t>X</w:t>
            </w:r>
          </w:p>
        </w:tc>
      </w:tr>
      <w:tr w:rsidR="000751EA" w14:paraId="71589285"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2B952935" w14:textId="72E3D245" w:rsidR="000751EA" w:rsidRDefault="000751EA" w:rsidP="000751EA">
            <w:pPr>
              <w:pStyle w:val="TableText"/>
            </w:pPr>
            <w:r>
              <w:t>1874</w:t>
            </w:r>
            <w:r w:rsidR="005B7717">
              <w:t xml:space="preserve"> – </w:t>
            </w:r>
            <w:r>
              <w:t>1898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145AA9CD" w14:textId="4A7CF4EA" w:rsidR="000751EA" w:rsidRDefault="000751EA" w:rsidP="00B35742">
            <w:pPr>
              <w:pStyle w:val="TableText"/>
            </w:pPr>
            <w:r>
              <w:t>AMB DTL PICKUP ADDRSS LINE 1</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7530E540" w14:textId="44FA5CF6" w:rsidR="000751EA" w:rsidRDefault="000751EA" w:rsidP="000751EA">
            <w:pPr>
              <w:pStyle w:val="TableText"/>
            </w:pPr>
            <w:r>
              <w:t>:P:IDR-DTL-</w:t>
            </w:r>
            <w:hyperlink r:id="rId1570" w:history="1">
              <w:r w:rsidRPr="00E75446">
                <w:rPr>
                  <w:rStyle w:val="Hyperlink"/>
                </w:rPr>
                <w:t>AMB-PICKUP-ADDRES-1</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FD7C8E6" w14:textId="21B3E502" w:rsidR="000751EA" w:rsidRDefault="000751EA" w:rsidP="00B35742">
            <w:pPr>
              <w:pStyle w:val="TableText"/>
            </w:pPr>
            <w:r>
              <w:t>Address line 1 for the ambulance point of origin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44431B1D" w14:textId="5F90ACA8" w:rsidR="000751EA" w:rsidRPr="00E01168" w:rsidRDefault="000751EA" w:rsidP="000751EA">
            <w:pPr>
              <w:pStyle w:val="TableText"/>
              <w:rPr>
                <w:caps/>
              </w:rPr>
            </w:pPr>
            <w:r>
              <w:rPr>
                <w:caps/>
              </w:rPr>
              <w:t>25</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5D73EF3D" w14:textId="0DA7961C" w:rsidR="000751EA" w:rsidRPr="009E137F" w:rsidRDefault="000751EA" w:rsidP="00B35742">
            <w:pPr>
              <w:pStyle w:val="TableText"/>
            </w:pPr>
            <w:r w:rsidRPr="009E137F">
              <w:t>Address Line 1 of Ambulance Pickup</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43ADF0D8"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2FD67B6"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4E807168"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308B76C8" w14:textId="77777777" w:rsidR="000751EA" w:rsidRDefault="000751EA" w:rsidP="000751EA">
            <w:pPr>
              <w:pStyle w:val="TableText"/>
            </w:pPr>
            <w:r>
              <w:t>X</w:t>
            </w:r>
          </w:p>
        </w:tc>
      </w:tr>
      <w:tr w:rsidR="000751EA" w14:paraId="06DF5292"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6DF9FD89" w14:textId="7D1DF48E" w:rsidR="000751EA" w:rsidRDefault="000751EA" w:rsidP="000751EA">
            <w:pPr>
              <w:pStyle w:val="TableText"/>
            </w:pPr>
            <w:r>
              <w:t>1899</w:t>
            </w:r>
            <w:r w:rsidR="005B7717">
              <w:t xml:space="preserve"> – </w:t>
            </w:r>
            <w:r>
              <w:t>1918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2A806F7A" w14:textId="5852860F" w:rsidR="000751EA" w:rsidRDefault="000751EA" w:rsidP="00B35742">
            <w:pPr>
              <w:pStyle w:val="TableText"/>
            </w:pPr>
            <w:r>
              <w:t>AMB DTL PICKUP ADDRSS LINE 2</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C4154CB" w14:textId="00C96E8D" w:rsidR="000751EA" w:rsidRDefault="000751EA" w:rsidP="000751EA">
            <w:pPr>
              <w:pStyle w:val="TableText"/>
            </w:pPr>
            <w:r>
              <w:t>:P:IDR-DTL-</w:t>
            </w:r>
            <w:hyperlink r:id="rId1571" w:history="1">
              <w:r w:rsidRPr="00E75446">
                <w:rPr>
                  <w:rStyle w:val="Hyperlink"/>
                </w:rPr>
                <w:t>AMB-PICKUP-ADDRES-2</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115EAF70" w14:textId="0608ACFD" w:rsidR="000751EA" w:rsidRDefault="000751EA" w:rsidP="00B35742">
            <w:pPr>
              <w:pStyle w:val="TableText"/>
            </w:pPr>
            <w:r>
              <w:t>Address line 2 for the ambulance point of origin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787D1E4C" w14:textId="7847425B" w:rsidR="000751EA" w:rsidRPr="00E01168" w:rsidRDefault="000751EA" w:rsidP="000751EA">
            <w:pPr>
              <w:pStyle w:val="TableText"/>
              <w:rPr>
                <w:caps/>
              </w:rPr>
            </w:pPr>
            <w:r>
              <w:rPr>
                <w:caps/>
              </w:rPr>
              <w:t>20</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730035CE" w14:textId="5DC980E6" w:rsidR="000751EA" w:rsidRPr="009E137F" w:rsidRDefault="000751EA" w:rsidP="00B35742">
            <w:pPr>
              <w:pStyle w:val="TableText"/>
            </w:pPr>
            <w:r w:rsidRPr="009E137F">
              <w:t>Address Line 2 of Ambulance Pickup</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A1D04C3"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764CA074"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74B46664"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47C90C07" w14:textId="77777777" w:rsidR="000751EA" w:rsidRDefault="000751EA" w:rsidP="000751EA">
            <w:pPr>
              <w:pStyle w:val="TableText"/>
            </w:pPr>
            <w:r>
              <w:t>X</w:t>
            </w:r>
          </w:p>
        </w:tc>
      </w:tr>
      <w:tr w:rsidR="000751EA" w14:paraId="25B1EE3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406F5F57" w14:textId="6F75FCB8" w:rsidR="000751EA" w:rsidRDefault="000751EA" w:rsidP="000751EA">
            <w:pPr>
              <w:pStyle w:val="TableText"/>
            </w:pPr>
            <w:r>
              <w:t>1919</w:t>
            </w:r>
            <w:r w:rsidR="005B7717">
              <w:t xml:space="preserve"> – </w:t>
            </w:r>
            <w:r>
              <w:t>1938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BA95E35" w14:textId="5627D837" w:rsidR="000751EA" w:rsidRDefault="000751EA" w:rsidP="00B35742">
            <w:pPr>
              <w:pStyle w:val="TableText"/>
            </w:pPr>
            <w:r>
              <w:t>AMB DTL PICKUP CITY</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7B8FC34F" w14:textId="5F9AE57A" w:rsidR="000751EA" w:rsidRDefault="000751EA" w:rsidP="000751EA">
            <w:pPr>
              <w:pStyle w:val="TableText"/>
            </w:pPr>
            <w:r>
              <w:t>:P:IDR-DTL-</w:t>
            </w:r>
            <w:hyperlink r:id="rId1572" w:history="1">
              <w:r w:rsidRPr="00E75446">
                <w:rPr>
                  <w:rStyle w:val="Hyperlink"/>
                </w:rPr>
                <w:t>AMB-PICKUP-CITY</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5544A668" w14:textId="4D1E45F2" w:rsidR="000751EA" w:rsidRDefault="000751EA" w:rsidP="00B35742">
            <w:pPr>
              <w:pStyle w:val="TableText"/>
            </w:pPr>
            <w:r>
              <w:t>City of the ambulance point of origin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45B0D599" w14:textId="4BDAE4CD" w:rsidR="000751EA" w:rsidRPr="00E01168" w:rsidRDefault="000751EA" w:rsidP="000751EA">
            <w:pPr>
              <w:pStyle w:val="TableText"/>
              <w:rPr>
                <w:caps/>
              </w:rPr>
            </w:pPr>
            <w:r>
              <w:rPr>
                <w:caps/>
              </w:rPr>
              <w:t>20</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BFF250D" w14:textId="77777777" w:rsidR="000751EA" w:rsidRPr="009E137F" w:rsidRDefault="000751EA" w:rsidP="000751EA">
            <w:pPr>
              <w:pStyle w:val="TableText"/>
            </w:pPr>
            <w:r w:rsidRPr="009E137F">
              <w:t>City of Ambulance Pickup</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763D2EB9"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24366898"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56574C96"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6E21E743" w14:textId="77777777" w:rsidR="000751EA" w:rsidRDefault="000751EA" w:rsidP="000751EA">
            <w:pPr>
              <w:pStyle w:val="TableText"/>
            </w:pPr>
            <w:r>
              <w:t>X</w:t>
            </w:r>
          </w:p>
        </w:tc>
      </w:tr>
      <w:tr w:rsidR="000751EA" w14:paraId="116F13D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360BF3EB" w14:textId="21EB0576" w:rsidR="000751EA" w:rsidRDefault="000751EA" w:rsidP="000751EA">
            <w:pPr>
              <w:pStyle w:val="TableText"/>
            </w:pPr>
            <w:r>
              <w:t>1939</w:t>
            </w:r>
            <w:r w:rsidR="005B7717">
              <w:t xml:space="preserve"> – </w:t>
            </w:r>
            <w:r>
              <w:t>1940</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3994C9A" w14:textId="6EBDD1AC" w:rsidR="000751EA" w:rsidRDefault="000751EA" w:rsidP="00B35742">
            <w:pPr>
              <w:pStyle w:val="TableText"/>
            </w:pPr>
            <w:r>
              <w:t>AMB DTL PICKUP STATE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B1C5556" w14:textId="6005450D" w:rsidR="000751EA" w:rsidRDefault="000751EA" w:rsidP="000751EA">
            <w:pPr>
              <w:pStyle w:val="TableText"/>
            </w:pPr>
            <w:r>
              <w:t>:P:IDR-DTL-</w:t>
            </w:r>
            <w:hyperlink r:id="rId1573" w:history="1">
              <w:r w:rsidRPr="00E75446">
                <w:rPr>
                  <w:rStyle w:val="Hyperlink"/>
                </w:rPr>
                <w:t>AMB-PICKUP-STATE</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79029037" w14:textId="6CB2096D" w:rsidR="000751EA" w:rsidRDefault="000751EA" w:rsidP="00B35742">
            <w:pPr>
              <w:pStyle w:val="TableText"/>
            </w:pPr>
            <w:r>
              <w:t>State of the ambulance point of origin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72639539" w14:textId="04BD9F3B" w:rsidR="000751EA" w:rsidRPr="00E01168" w:rsidRDefault="000751EA" w:rsidP="000751EA">
            <w:pPr>
              <w:pStyle w:val="TableText"/>
              <w:rPr>
                <w:caps/>
              </w:rPr>
            </w:pPr>
            <w:r>
              <w:rPr>
                <w:caps/>
              </w:rPr>
              <w:t>2</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7160A6A9" w14:textId="77777777" w:rsidR="000751EA" w:rsidRPr="009E137F" w:rsidRDefault="000751EA" w:rsidP="000751EA">
            <w:pPr>
              <w:pStyle w:val="TableText"/>
            </w:pPr>
            <w:r w:rsidRPr="009E137F">
              <w:t>State of Ambulance Pickup</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23E6A472"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623F776A"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37D4FAB8"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00A33D30" w14:textId="77777777" w:rsidR="000751EA" w:rsidRDefault="000751EA" w:rsidP="000751EA">
            <w:pPr>
              <w:pStyle w:val="TableText"/>
            </w:pPr>
            <w:r>
              <w:t>X</w:t>
            </w:r>
          </w:p>
        </w:tc>
      </w:tr>
      <w:tr w:rsidR="000751EA" w14:paraId="7A4EA708"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6D58B176" w14:textId="57352526" w:rsidR="000751EA" w:rsidRDefault="000751EA" w:rsidP="000751EA">
            <w:pPr>
              <w:pStyle w:val="TableText"/>
            </w:pPr>
            <w:r>
              <w:t>1941</w:t>
            </w:r>
            <w:r w:rsidR="005B7717">
              <w:t xml:space="preserve"> – </w:t>
            </w:r>
            <w:r>
              <w:t>1949</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7E9CF476" w14:textId="5146107E" w:rsidR="000751EA" w:rsidRDefault="000751EA" w:rsidP="00B35742">
            <w:pPr>
              <w:pStyle w:val="TableText"/>
            </w:pPr>
            <w:r>
              <w:t>AMB DTL PICKUP ZIP CODE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665B4D5F" w14:textId="6520CC02" w:rsidR="000751EA" w:rsidRDefault="000751EA" w:rsidP="000751EA">
            <w:pPr>
              <w:pStyle w:val="TableText"/>
            </w:pPr>
            <w:r>
              <w:t>:P:IDR-DTL-</w:t>
            </w:r>
            <w:hyperlink r:id="rId1574" w:history="1">
              <w:r w:rsidRPr="00E75446">
                <w:rPr>
                  <w:rStyle w:val="Hyperlink"/>
                </w:rPr>
                <w:t>AMB-PICKUP-ZIPCODE</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57B4351D" w14:textId="0B9A1B4D" w:rsidR="000751EA" w:rsidRDefault="000751EA" w:rsidP="00B35742">
            <w:pPr>
              <w:pStyle w:val="TableText"/>
            </w:pPr>
            <w:r>
              <w:t>Zip code of the ambulance point of origin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37668030" w14:textId="70ED436C" w:rsidR="000751EA" w:rsidRPr="00E01168" w:rsidRDefault="000751EA" w:rsidP="000751EA">
            <w:pPr>
              <w:pStyle w:val="TableText"/>
              <w:rPr>
                <w:caps/>
              </w:rPr>
            </w:pPr>
            <w:r>
              <w:rPr>
                <w:caps/>
              </w:rPr>
              <w:t>9</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7250856E" w14:textId="77777777" w:rsidR="000751EA" w:rsidRPr="009E137F" w:rsidRDefault="000751EA" w:rsidP="000751EA">
            <w:pPr>
              <w:pStyle w:val="TableText"/>
            </w:pPr>
            <w:r w:rsidRPr="009E137F">
              <w:t>Zip Code of Ambulance Pickup</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61BBE8E"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416A0F26"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1CD3FC2C"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0B7DF5E2" w14:textId="77777777" w:rsidR="000751EA" w:rsidRDefault="000751EA" w:rsidP="000751EA">
            <w:pPr>
              <w:pStyle w:val="TableText"/>
            </w:pPr>
            <w:r>
              <w:t>X</w:t>
            </w:r>
          </w:p>
        </w:tc>
      </w:tr>
      <w:tr w:rsidR="000751EA" w14:paraId="15E2CC98"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366AC622" w14:textId="021071CC" w:rsidR="000751EA" w:rsidRDefault="000751EA" w:rsidP="000751EA">
            <w:pPr>
              <w:pStyle w:val="TableText"/>
            </w:pPr>
            <w:r>
              <w:t>1950</w:t>
            </w:r>
            <w:r w:rsidR="005B7717">
              <w:t xml:space="preserve"> – </w:t>
            </w:r>
            <w:r>
              <w:t>1973</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393FD34E" w14:textId="3DEB604F" w:rsidR="000751EA" w:rsidRDefault="000751EA" w:rsidP="00B35742">
            <w:pPr>
              <w:pStyle w:val="TableText"/>
            </w:pPr>
            <w:r>
              <w:t>AMB DTL DROPOFF NAME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609A1FB7" w14:textId="36E34414" w:rsidR="000751EA" w:rsidRDefault="000751EA" w:rsidP="000751EA">
            <w:pPr>
              <w:pStyle w:val="TableText"/>
            </w:pPr>
            <w:r>
              <w:t>:P:IDR-DTL-</w:t>
            </w:r>
            <w:hyperlink r:id="rId1575" w:history="1">
              <w:r w:rsidRPr="00E75446">
                <w:rPr>
                  <w:rStyle w:val="Hyperlink"/>
                </w:rPr>
                <w:t>AMB-DROPOFF-NAME</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13BF9B28" w14:textId="77777777" w:rsidR="000751EA" w:rsidRDefault="000751EA" w:rsidP="000751EA">
            <w:pPr>
              <w:pStyle w:val="TableText"/>
            </w:pPr>
            <w:r>
              <w:t>Name/place of the ambulance destination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38B001AF" w14:textId="65D16390" w:rsidR="000751EA" w:rsidRPr="00E01168" w:rsidRDefault="000751EA" w:rsidP="000751EA">
            <w:pPr>
              <w:pStyle w:val="TableText"/>
              <w:rPr>
                <w:caps/>
              </w:rPr>
            </w:pPr>
            <w:r>
              <w:rPr>
                <w:caps/>
              </w:rPr>
              <w:t>24</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533D5A3C" w14:textId="77777777" w:rsidR="000751EA" w:rsidRPr="009E137F" w:rsidRDefault="000751EA" w:rsidP="000751EA">
            <w:pPr>
              <w:pStyle w:val="TableText"/>
            </w:pPr>
            <w:r w:rsidRPr="009E137F">
              <w:t>Name of Ambulance Dropoff Destination</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73BB8A75"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7CBBA276"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455481BA"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560195F5" w14:textId="77777777" w:rsidR="000751EA" w:rsidRDefault="000751EA" w:rsidP="000751EA">
            <w:pPr>
              <w:pStyle w:val="TableText"/>
            </w:pPr>
            <w:r>
              <w:t>X</w:t>
            </w:r>
          </w:p>
        </w:tc>
      </w:tr>
      <w:tr w:rsidR="000751EA" w14:paraId="0A8295B5"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38CFAEF9" w14:textId="78522BF2" w:rsidR="000751EA" w:rsidRDefault="000751EA" w:rsidP="000751EA">
            <w:pPr>
              <w:pStyle w:val="TableText"/>
            </w:pPr>
            <w:r>
              <w:t>1974</w:t>
            </w:r>
            <w:r w:rsidR="005B7717">
              <w:t xml:space="preserve"> – </w:t>
            </w:r>
            <w:r>
              <w:t>1998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12785270" w14:textId="29DD6F64" w:rsidR="000751EA" w:rsidRDefault="000751EA" w:rsidP="00B35742">
            <w:pPr>
              <w:pStyle w:val="TableText"/>
            </w:pPr>
            <w:r>
              <w:t>AMB DTL DROPOFF ADDRSS LINE 1</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CFF4D35" w14:textId="64ECD62A" w:rsidR="000751EA" w:rsidRDefault="000751EA" w:rsidP="000751EA">
            <w:pPr>
              <w:pStyle w:val="TableText"/>
            </w:pPr>
            <w:r>
              <w:t>:P:IDR-DTL-</w:t>
            </w:r>
            <w:hyperlink r:id="rId1576" w:history="1">
              <w:r w:rsidRPr="00E75446">
                <w:rPr>
                  <w:rStyle w:val="Hyperlink"/>
                </w:rPr>
                <w:t>AMB-DROPOFF-ADDR-L1</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5941BEC6" w14:textId="77777777" w:rsidR="000751EA" w:rsidRDefault="000751EA" w:rsidP="000751EA">
            <w:pPr>
              <w:pStyle w:val="TableText"/>
            </w:pPr>
            <w:r>
              <w:t>Address line 1 for the ambulance destination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4A408793" w14:textId="5A53FC10" w:rsidR="000751EA" w:rsidRPr="00E01168" w:rsidRDefault="000751EA" w:rsidP="000751EA">
            <w:pPr>
              <w:pStyle w:val="TableText"/>
              <w:rPr>
                <w:caps/>
              </w:rPr>
            </w:pPr>
            <w:r>
              <w:rPr>
                <w:caps/>
              </w:rPr>
              <w:t>25</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89DDD7B" w14:textId="77777777" w:rsidR="000751EA" w:rsidRPr="009E137F" w:rsidRDefault="000751EA" w:rsidP="000751EA">
            <w:pPr>
              <w:pStyle w:val="TableText"/>
            </w:pPr>
            <w:r w:rsidRPr="009E137F">
              <w:t>Ambulance Dropoff Address 1</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4B4691AC"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6D4F5317"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173390DE"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304963B3" w14:textId="77777777" w:rsidR="000751EA" w:rsidRDefault="000751EA" w:rsidP="000751EA">
            <w:pPr>
              <w:pStyle w:val="TableText"/>
            </w:pPr>
            <w:r>
              <w:t>X</w:t>
            </w:r>
          </w:p>
        </w:tc>
      </w:tr>
      <w:tr w:rsidR="000751EA" w14:paraId="610FD379"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4EB605C3" w14:textId="03E740ED" w:rsidR="000751EA" w:rsidRDefault="000751EA" w:rsidP="000751EA">
            <w:pPr>
              <w:pStyle w:val="TableText"/>
            </w:pPr>
            <w:r>
              <w:t>1999</w:t>
            </w:r>
            <w:r w:rsidR="005B7717">
              <w:t xml:space="preserve"> – </w:t>
            </w:r>
            <w:r>
              <w:t>2018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3807EED8" w14:textId="4489C76E" w:rsidR="000751EA" w:rsidRDefault="000751EA" w:rsidP="00B35742">
            <w:pPr>
              <w:pStyle w:val="TableText"/>
            </w:pPr>
            <w:r>
              <w:t>AMB DTL DROPOFF ADDRSS LINE 2</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362A89E" w14:textId="0C385374" w:rsidR="000751EA" w:rsidRDefault="000751EA" w:rsidP="000751EA">
            <w:pPr>
              <w:pStyle w:val="TableText"/>
            </w:pPr>
            <w:r>
              <w:t>:P:IDR-DTL-</w:t>
            </w:r>
            <w:hyperlink r:id="rId1577" w:history="1">
              <w:r w:rsidRPr="00E75446">
                <w:rPr>
                  <w:rStyle w:val="Hyperlink"/>
                </w:rPr>
                <w:t>AMB-DROPOFF-ADDR-L2</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1AEB6834" w14:textId="77777777" w:rsidR="000751EA" w:rsidRDefault="000751EA" w:rsidP="000751EA">
            <w:pPr>
              <w:pStyle w:val="TableText"/>
            </w:pPr>
            <w:r>
              <w:t>Address line 2 for the ambulance destination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54094C36" w14:textId="58749735" w:rsidR="000751EA" w:rsidRPr="00E01168" w:rsidRDefault="000751EA" w:rsidP="000751EA">
            <w:pPr>
              <w:pStyle w:val="TableText"/>
              <w:rPr>
                <w:caps/>
              </w:rPr>
            </w:pPr>
            <w:r>
              <w:rPr>
                <w:caps/>
              </w:rPr>
              <w:t>20</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03BD8BBD" w14:textId="77777777" w:rsidR="000751EA" w:rsidRPr="009E137F" w:rsidRDefault="000751EA" w:rsidP="000751EA">
            <w:pPr>
              <w:pStyle w:val="TableText"/>
            </w:pPr>
            <w:r w:rsidRPr="009E137F">
              <w:t>Ambulance Dropoff Address 2</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9A67627"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220F7B41"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46F83239"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3AAB84BB" w14:textId="77777777" w:rsidR="000751EA" w:rsidRDefault="000751EA" w:rsidP="000751EA">
            <w:pPr>
              <w:pStyle w:val="TableText"/>
            </w:pPr>
            <w:r>
              <w:t>X</w:t>
            </w:r>
          </w:p>
        </w:tc>
      </w:tr>
      <w:tr w:rsidR="000751EA" w14:paraId="6D165311"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3730A51F" w14:textId="2C3DCF9F" w:rsidR="000751EA" w:rsidRDefault="000751EA" w:rsidP="000751EA">
            <w:pPr>
              <w:pStyle w:val="TableText"/>
            </w:pPr>
            <w:r>
              <w:t>2019</w:t>
            </w:r>
            <w:r w:rsidR="005B7717">
              <w:t xml:space="preserve"> – </w:t>
            </w:r>
            <w:r>
              <w:t>2038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603B59C5" w14:textId="77777777" w:rsidR="000751EA" w:rsidRDefault="000751EA" w:rsidP="000751EA">
            <w:pPr>
              <w:pStyle w:val="TableText"/>
            </w:pPr>
            <w:r>
              <w:t>AMB DTL DROPOFF CITY</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FEFCDA8" w14:textId="076842CC" w:rsidR="000751EA" w:rsidRDefault="000751EA" w:rsidP="000751EA">
            <w:pPr>
              <w:pStyle w:val="TableText"/>
            </w:pPr>
            <w:r>
              <w:t>:P:IDR-DTL-</w:t>
            </w:r>
            <w:hyperlink r:id="rId1578" w:history="1">
              <w:r w:rsidRPr="00E75446">
                <w:rPr>
                  <w:rStyle w:val="Hyperlink"/>
                </w:rPr>
                <w:t>AMB-DROPOFF-CITY</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0DB17FE0" w14:textId="3090AEC9" w:rsidR="000751EA" w:rsidRDefault="000751EA" w:rsidP="00B35742">
            <w:pPr>
              <w:pStyle w:val="TableText"/>
            </w:pPr>
            <w:r>
              <w:t>City of the ambulance destination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6D835FAE" w14:textId="4FDC4049" w:rsidR="000751EA" w:rsidRPr="00E01168" w:rsidRDefault="000751EA" w:rsidP="000751EA">
            <w:pPr>
              <w:pStyle w:val="TableText"/>
              <w:rPr>
                <w:caps/>
              </w:rPr>
            </w:pPr>
            <w:r>
              <w:rPr>
                <w:caps/>
              </w:rPr>
              <w:t>20</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3FA95F6" w14:textId="77777777" w:rsidR="000751EA" w:rsidRPr="009E137F" w:rsidRDefault="000751EA" w:rsidP="000751EA">
            <w:pPr>
              <w:pStyle w:val="TableText"/>
            </w:pPr>
            <w:r w:rsidRPr="009E137F">
              <w:t>Ambulance Dropoff City</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F57F308"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C134CA1"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5B6F8458"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60350539" w14:textId="77777777" w:rsidR="000751EA" w:rsidRDefault="000751EA" w:rsidP="000751EA">
            <w:pPr>
              <w:pStyle w:val="TableText"/>
            </w:pPr>
            <w:r>
              <w:t>X</w:t>
            </w:r>
          </w:p>
        </w:tc>
      </w:tr>
      <w:tr w:rsidR="000751EA" w14:paraId="76AADBA9"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C7D9A95" w14:textId="37BEAE48" w:rsidR="000751EA" w:rsidRDefault="000751EA" w:rsidP="000751EA">
            <w:pPr>
              <w:pStyle w:val="TableText"/>
            </w:pPr>
            <w:r>
              <w:t>2039</w:t>
            </w:r>
            <w:r w:rsidR="005B7717">
              <w:t xml:space="preserve"> – </w:t>
            </w:r>
            <w:r>
              <w:t>2040</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499FECB7" w14:textId="77777777" w:rsidR="000751EA" w:rsidRDefault="000751EA" w:rsidP="000751EA">
            <w:pPr>
              <w:pStyle w:val="TableText"/>
            </w:pPr>
            <w:r>
              <w:t>AMB DTL DROPOFF STATE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749173A" w14:textId="6E55E7A9" w:rsidR="000751EA" w:rsidRDefault="000751EA" w:rsidP="000751EA">
            <w:pPr>
              <w:pStyle w:val="TableText"/>
            </w:pPr>
            <w:r>
              <w:t>:P:IDR-DTL-</w:t>
            </w:r>
            <w:hyperlink r:id="rId1579" w:history="1">
              <w:r w:rsidRPr="00E75446">
                <w:rPr>
                  <w:rStyle w:val="Hyperlink"/>
                </w:rPr>
                <w:t>AMB-DROPOFF-STATE</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A0CD160" w14:textId="77777777" w:rsidR="000751EA" w:rsidRDefault="000751EA" w:rsidP="000751EA">
            <w:pPr>
              <w:pStyle w:val="TableText"/>
            </w:pPr>
            <w:r>
              <w:t>State of the ambulance destination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8C950C1" w14:textId="3B618181" w:rsidR="000751EA" w:rsidRPr="00E01168" w:rsidRDefault="000751EA" w:rsidP="000751EA">
            <w:pPr>
              <w:pStyle w:val="TableText"/>
              <w:rPr>
                <w:caps/>
              </w:rPr>
            </w:pPr>
            <w:r>
              <w:rPr>
                <w:caps/>
              </w:rPr>
              <w:t>2</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E2BBFC6" w14:textId="77777777" w:rsidR="000751EA" w:rsidRPr="009E137F" w:rsidRDefault="000751EA" w:rsidP="000751EA">
            <w:pPr>
              <w:pStyle w:val="TableText"/>
            </w:pPr>
            <w:r w:rsidRPr="009E137F">
              <w:t>Ambulance Dropoff State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5F68E997"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56D63DD1"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740E4D58"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63BA21AD" w14:textId="77777777" w:rsidR="000751EA" w:rsidRDefault="000751EA" w:rsidP="000751EA">
            <w:pPr>
              <w:pStyle w:val="TableText"/>
            </w:pPr>
            <w:r>
              <w:t>X</w:t>
            </w:r>
          </w:p>
        </w:tc>
      </w:tr>
      <w:tr w:rsidR="000751EA" w14:paraId="33816A44"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13B9DF3A" w14:textId="5338F106" w:rsidR="000751EA" w:rsidRDefault="000751EA" w:rsidP="000751EA">
            <w:pPr>
              <w:pStyle w:val="TableText"/>
            </w:pPr>
            <w:r>
              <w:t>2041</w:t>
            </w:r>
            <w:r w:rsidR="005B7717">
              <w:t xml:space="preserve"> – </w:t>
            </w:r>
            <w:r>
              <w:t>2049</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CB57F39" w14:textId="77777777" w:rsidR="000751EA" w:rsidRDefault="000751EA" w:rsidP="000751EA">
            <w:pPr>
              <w:pStyle w:val="TableText"/>
            </w:pPr>
            <w:r>
              <w:t>AMB DTL DROPOFF ZIP CODE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9DE8EAA" w14:textId="0CFAD55E" w:rsidR="000751EA" w:rsidRDefault="000751EA" w:rsidP="000751EA">
            <w:pPr>
              <w:pStyle w:val="TableText"/>
            </w:pPr>
            <w:r>
              <w:t>:P:IDR-DTL-</w:t>
            </w:r>
            <w:hyperlink r:id="rId1580" w:history="1">
              <w:r w:rsidRPr="00E75446">
                <w:rPr>
                  <w:rStyle w:val="Hyperlink"/>
                </w:rPr>
                <w:t>AMB-DROPOFF-ZIPCODE</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2A13EB3F" w14:textId="77777777" w:rsidR="000751EA" w:rsidRDefault="000751EA" w:rsidP="000751EA">
            <w:pPr>
              <w:pStyle w:val="TableText"/>
            </w:pPr>
            <w:r>
              <w:t>Zip code of the ambulance destination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5934A168" w14:textId="58385AC6" w:rsidR="000751EA" w:rsidRPr="00E01168" w:rsidRDefault="000751EA" w:rsidP="000751EA">
            <w:pPr>
              <w:pStyle w:val="TableText"/>
              <w:rPr>
                <w:caps/>
              </w:rPr>
            </w:pPr>
            <w:r>
              <w:rPr>
                <w:caps/>
              </w:rPr>
              <w:t>9</w:t>
            </w:r>
            <w:r w:rsidR="00FB3C3B">
              <w:rPr>
                <w:caps/>
              </w:rPr>
              <w:t xml:space="preserve">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53210499" w14:textId="77777777" w:rsidR="000751EA" w:rsidRPr="009E137F" w:rsidRDefault="000751EA" w:rsidP="000751EA">
            <w:pPr>
              <w:pStyle w:val="TableText"/>
            </w:pPr>
            <w:r w:rsidRPr="009E137F">
              <w:t xml:space="preserve">Ambulance Dropoff Zip Code </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34BA380D" w14:textId="77777777" w:rsidR="000751EA" w:rsidRPr="005B7BB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670515B9" w14:textId="77777777" w:rsidR="000751EA" w:rsidRPr="005B7BBA" w:rsidRDefault="000751EA" w:rsidP="000751EA">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491F5397"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51D6AB96" w14:textId="77777777" w:rsidR="000751EA" w:rsidRDefault="000751EA" w:rsidP="000751EA">
            <w:pPr>
              <w:pStyle w:val="TableText"/>
            </w:pPr>
            <w:r>
              <w:t>X</w:t>
            </w:r>
          </w:p>
        </w:tc>
      </w:tr>
      <w:tr w:rsidR="000751EA" w:rsidRPr="00960DE6" w14:paraId="66121B44"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6D68534" w14:textId="28EF78D8" w:rsidR="000751EA" w:rsidRPr="00960DE6" w:rsidRDefault="000751EA" w:rsidP="000751EA">
            <w:pPr>
              <w:pStyle w:val="TableText"/>
            </w:pPr>
            <w:r w:rsidRPr="00960DE6">
              <w:t>2050</w:t>
            </w:r>
            <w:r w:rsidR="005B7717">
              <w:t xml:space="preserve"> – </w:t>
            </w:r>
            <w:r w:rsidRPr="00960DE6">
              <w:t>2052</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6EC0CED7" w14:textId="77777777" w:rsidR="000751EA" w:rsidRPr="00960DE6" w:rsidRDefault="000751EA" w:rsidP="000751EA">
            <w:pPr>
              <w:pStyle w:val="TableText"/>
            </w:pPr>
            <w:r w:rsidRPr="00960DE6">
              <w:t>MPAP CT Modifier Reduction AUDIT</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75CBFBB9" w14:textId="3BBC6D35" w:rsidR="000751EA" w:rsidRPr="00E62F03" w:rsidRDefault="000751EA" w:rsidP="00B35742">
            <w:pPr>
              <w:pStyle w:val="TableText"/>
            </w:pPr>
            <w:r w:rsidRPr="00E62F03">
              <w:t>:P:IDR-K-</w:t>
            </w:r>
            <w:hyperlink r:id="rId1581" w:history="1">
              <w:r w:rsidRPr="001662F9">
                <w:rPr>
                  <w:rStyle w:val="Hyperlink"/>
                </w:rPr>
                <w:t>CTM-CUT-CD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2D84DE85" w14:textId="01FB0833" w:rsidR="000751EA" w:rsidRPr="00960DE6" w:rsidRDefault="000751EA" w:rsidP="00B35742">
            <w:pPr>
              <w:pStyle w:val="TableText"/>
            </w:pPr>
            <w:r w:rsidRPr="00960DE6">
              <w:t>The CT (Computed Tomography) detail audit that set in MPAP processing</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5D5966F6" w14:textId="4F10CF7E" w:rsidR="000751EA" w:rsidRPr="00960DE6" w:rsidRDefault="000751EA" w:rsidP="000751EA">
            <w:pPr>
              <w:pStyle w:val="TableText"/>
              <w:rPr>
                <w:caps/>
              </w:rPr>
            </w:pPr>
            <w:r w:rsidRPr="00960DE6">
              <w:rPr>
                <w:caps/>
              </w:rPr>
              <w:t>3</w:t>
            </w:r>
            <w:r w:rsidR="00FB3C3B">
              <w:rPr>
                <w:caps/>
              </w:rPr>
              <w:t xml:space="preserve"> </w:t>
            </w:r>
            <w:r w:rsidRPr="00960DE6">
              <w:rPr>
                <w:caps/>
              </w:rPr>
              <w:t>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49CFD29E" w14:textId="77777777" w:rsidR="000751EA" w:rsidRPr="00960DE6" w:rsidRDefault="000751EA" w:rsidP="000751EA">
            <w:pPr>
              <w:pStyle w:val="TableText"/>
            </w:pPr>
            <w:r w:rsidRPr="00960DE6">
              <w:t>Audit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44CFDCC7" w14:textId="010EBD45" w:rsidR="000751EA" w:rsidRPr="00960DE6" w:rsidRDefault="000751EA" w:rsidP="000A270D">
            <w:pPr>
              <w:pStyle w:val="TableText"/>
            </w:pPr>
            <w:r w:rsidRPr="00960DE6">
              <w:t>Z</w:t>
            </w:r>
            <w:r w:rsidR="00FB3C3B" w:rsidRPr="00960DE6">
              <w:t>eros</w:t>
            </w:r>
          </w:p>
        </w:tc>
        <w:tc>
          <w:tcPr>
            <w:tcW w:w="438" w:type="dxa"/>
            <w:tcBorders>
              <w:top w:val="single" w:sz="6" w:space="0" w:color="auto"/>
              <w:left w:val="single" w:sz="6" w:space="0" w:color="auto"/>
              <w:bottom w:val="single" w:sz="8" w:space="0" w:color="auto"/>
              <w:right w:val="single" w:sz="6" w:space="0" w:color="auto"/>
            </w:tcBorders>
          </w:tcPr>
          <w:p w14:paraId="75558EEA" w14:textId="77777777" w:rsidR="000751EA" w:rsidRPr="00960DE6" w:rsidRDefault="000751EA" w:rsidP="000751EA">
            <w:pPr>
              <w:pStyle w:val="TableText"/>
            </w:pPr>
            <w:r w:rsidRPr="00960DE6">
              <w:t>X</w:t>
            </w:r>
          </w:p>
        </w:tc>
        <w:tc>
          <w:tcPr>
            <w:tcW w:w="438" w:type="dxa"/>
            <w:tcBorders>
              <w:top w:val="single" w:sz="6" w:space="0" w:color="auto"/>
              <w:left w:val="single" w:sz="6" w:space="0" w:color="auto"/>
              <w:bottom w:val="single" w:sz="8" w:space="0" w:color="auto"/>
              <w:right w:val="single" w:sz="6" w:space="0" w:color="auto"/>
            </w:tcBorders>
          </w:tcPr>
          <w:p w14:paraId="6E5891EE" w14:textId="77777777" w:rsidR="000751EA" w:rsidRPr="00960DE6" w:rsidRDefault="000751EA" w:rsidP="000751EA">
            <w:pPr>
              <w:pStyle w:val="TableText"/>
            </w:pPr>
            <w:r w:rsidRPr="00960DE6">
              <w:t>X</w:t>
            </w:r>
          </w:p>
        </w:tc>
        <w:tc>
          <w:tcPr>
            <w:tcW w:w="439" w:type="dxa"/>
            <w:tcBorders>
              <w:top w:val="single" w:sz="6" w:space="0" w:color="auto"/>
              <w:left w:val="single" w:sz="6" w:space="0" w:color="auto"/>
              <w:bottom w:val="single" w:sz="8" w:space="0" w:color="auto"/>
              <w:right w:val="single" w:sz="6" w:space="0" w:color="auto"/>
            </w:tcBorders>
          </w:tcPr>
          <w:p w14:paraId="56E33917" w14:textId="77777777" w:rsidR="000751EA" w:rsidRPr="00960DE6" w:rsidRDefault="000751EA" w:rsidP="000751EA">
            <w:pPr>
              <w:pStyle w:val="TableText"/>
            </w:pPr>
            <w:r w:rsidRPr="00960DE6">
              <w:t>X</w:t>
            </w:r>
          </w:p>
        </w:tc>
      </w:tr>
      <w:tr w:rsidR="000751EA" w:rsidRPr="00960DE6" w14:paraId="4B5B3048"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5FACFFD4" w14:textId="27F1DE31" w:rsidR="000751EA" w:rsidRPr="00960DE6" w:rsidRDefault="000751EA" w:rsidP="000751EA">
            <w:pPr>
              <w:pStyle w:val="TableText"/>
            </w:pPr>
            <w:r w:rsidRPr="00960DE6">
              <w:t>2053</w:t>
            </w:r>
            <w:r w:rsidR="005B7717">
              <w:t xml:space="preserve"> – </w:t>
            </w:r>
            <w:r w:rsidRPr="00960DE6">
              <w:t>2053</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ADF5916" w14:textId="77777777" w:rsidR="000751EA" w:rsidRPr="00960DE6" w:rsidRDefault="000751EA" w:rsidP="000751EA">
            <w:pPr>
              <w:pStyle w:val="TableText"/>
            </w:pPr>
            <w:r w:rsidRPr="00960DE6">
              <w:t>MPAP CT Modifier Reduction AUDIT SUFFIX</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5695824" w14:textId="5DB203D2" w:rsidR="000751EA" w:rsidRPr="00E62F03" w:rsidRDefault="000751EA" w:rsidP="00B35742">
            <w:pPr>
              <w:pStyle w:val="TableText"/>
            </w:pPr>
            <w:r w:rsidRPr="00E62F03">
              <w:t>:P:IDR-K-</w:t>
            </w:r>
            <w:hyperlink r:id="rId1582" w:history="1">
              <w:r w:rsidRPr="001662F9">
                <w:rPr>
                  <w:rStyle w:val="Hyperlink"/>
                </w:rPr>
                <w:t>CTM-CUT-SUF</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25672AEE" w14:textId="77777777" w:rsidR="000751EA" w:rsidRPr="00960DE6" w:rsidRDefault="000751EA" w:rsidP="000751EA">
            <w:pPr>
              <w:pStyle w:val="TableText"/>
            </w:pPr>
            <w:r w:rsidRPr="00960DE6">
              <w:t>The CT (Computed Tomography) audit suffix</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1E6BBBD" w14:textId="4BB279F3" w:rsidR="000751EA" w:rsidRPr="00960DE6" w:rsidRDefault="000751EA" w:rsidP="000751EA">
            <w:pPr>
              <w:pStyle w:val="TableText"/>
              <w:rPr>
                <w:caps/>
              </w:rPr>
            </w:pPr>
            <w:r w:rsidRPr="00960DE6">
              <w:rPr>
                <w:caps/>
              </w:rPr>
              <w:t>1</w:t>
            </w:r>
            <w:r w:rsidR="00FB3C3B">
              <w:rPr>
                <w:caps/>
              </w:rPr>
              <w:t xml:space="preserve"> </w:t>
            </w:r>
            <w:r w:rsidRPr="00960DE6">
              <w:rPr>
                <w:caps/>
              </w:rPr>
              <w:t>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0BBCFBE2" w14:textId="77777777" w:rsidR="000751EA" w:rsidRPr="00960DE6" w:rsidRDefault="000751EA" w:rsidP="000751EA">
            <w:pPr>
              <w:pStyle w:val="TableText"/>
            </w:pPr>
            <w:r w:rsidRPr="001662F9">
              <w:t>A, B, C, K</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C17C5BF" w14:textId="6C059CE7" w:rsidR="000751EA" w:rsidRPr="00960DE6" w:rsidRDefault="00FB3C3B"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670A2D81" w14:textId="77777777" w:rsidR="000751EA" w:rsidRPr="00960DE6" w:rsidRDefault="000751EA" w:rsidP="000751EA">
            <w:pPr>
              <w:pStyle w:val="TableText"/>
            </w:pPr>
            <w:r w:rsidRPr="00960DE6">
              <w:t>X</w:t>
            </w:r>
          </w:p>
        </w:tc>
        <w:tc>
          <w:tcPr>
            <w:tcW w:w="438" w:type="dxa"/>
            <w:tcBorders>
              <w:top w:val="single" w:sz="6" w:space="0" w:color="auto"/>
              <w:left w:val="single" w:sz="6" w:space="0" w:color="auto"/>
              <w:bottom w:val="single" w:sz="8" w:space="0" w:color="auto"/>
              <w:right w:val="single" w:sz="6" w:space="0" w:color="auto"/>
            </w:tcBorders>
          </w:tcPr>
          <w:p w14:paraId="0C80ABF9" w14:textId="77777777" w:rsidR="000751EA" w:rsidRPr="00960DE6" w:rsidRDefault="000751EA" w:rsidP="000751EA">
            <w:pPr>
              <w:pStyle w:val="TableText"/>
            </w:pPr>
            <w:r w:rsidRPr="00960DE6">
              <w:t>X</w:t>
            </w:r>
          </w:p>
        </w:tc>
        <w:tc>
          <w:tcPr>
            <w:tcW w:w="439" w:type="dxa"/>
            <w:tcBorders>
              <w:top w:val="single" w:sz="6" w:space="0" w:color="auto"/>
              <w:left w:val="single" w:sz="6" w:space="0" w:color="auto"/>
              <w:bottom w:val="single" w:sz="8" w:space="0" w:color="auto"/>
              <w:right w:val="single" w:sz="6" w:space="0" w:color="auto"/>
            </w:tcBorders>
          </w:tcPr>
          <w:p w14:paraId="3F521778" w14:textId="77777777" w:rsidR="000751EA" w:rsidRPr="00960DE6" w:rsidRDefault="000751EA" w:rsidP="000751EA">
            <w:pPr>
              <w:pStyle w:val="TableText"/>
            </w:pPr>
            <w:r w:rsidRPr="00960DE6">
              <w:t>X</w:t>
            </w:r>
          </w:p>
        </w:tc>
      </w:tr>
      <w:tr w:rsidR="000751EA" w:rsidRPr="00960DE6" w14:paraId="22ACFDD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4582442" w14:textId="7F88EC04" w:rsidR="000751EA" w:rsidRPr="00960DE6" w:rsidRDefault="000751EA" w:rsidP="000751EA">
            <w:pPr>
              <w:pStyle w:val="TableText"/>
            </w:pPr>
            <w:r w:rsidRPr="00960DE6">
              <w:t>2054</w:t>
            </w:r>
            <w:r w:rsidR="005B7717">
              <w:t xml:space="preserve"> – </w:t>
            </w:r>
            <w:r w:rsidRPr="00960DE6">
              <w:t>2062</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4473B33F" w14:textId="2916E3AF" w:rsidR="000751EA" w:rsidRPr="00960DE6" w:rsidRDefault="000751EA" w:rsidP="00B35742">
            <w:pPr>
              <w:pStyle w:val="TableText"/>
            </w:pPr>
            <w:r w:rsidRPr="00960DE6">
              <w:t>MPAP CT Modifier Cutback Amount</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5B0455D" w14:textId="4B32C78D" w:rsidR="000751EA" w:rsidRPr="00E62F03" w:rsidRDefault="000751EA" w:rsidP="00B35742">
            <w:pPr>
              <w:pStyle w:val="TableText"/>
            </w:pPr>
            <w:r w:rsidRPr="00E62F03">
              <w:t>:P:IDR-K-</w:t>
            </w:r>
            <w:hyperlink r:id="rId1583" w:history="1">
              <w:r w:rsidRPr="001662F9">
                <w:rPr>
                  <w:rStyle w:val="Hyperlink"/>
                </w:rPr>
                <w:t>CTM-CUT-AMT</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7661D394" w14:textId="77777777" w:rsidR="000751EA" w:rsidRPr="00960DE6" w:rsidRDefault="000751EA" w:rsidP="000751EA">
            <w:pPr>
              <w:pStyle w:val="TableText"/>
            </w:pPr>
            <w:r w:rsidRPr="00960DE6">
              <w:t>The dollar amount of the CT Modifier Cutback</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21FEC9F5" w14:textId="30D919B9" w:rsidR="000751EA" w:rsidRPr="00960DE6" w:rsidRDefault="000751EA" w:rsidP="000751EA">
            <w:pPr>
              <w:pStyle w:val="TableText"/>
              <w:rPr>
                <w:caps/>
              </w:rPr>
            </w:pPr>
            <w:r w:rsidRPr="00960DE6">
              <w:rPr>
                <w:caps/>
              </w:rPr>
              <w:t>9</w:t>
            </w:r>
            <w:r w:rsidR="00FB3C3B">
              <w:rPr>
                <w:caps/>
              </w:rPr>
              <w:t xml:space="preserve"> </w:t>
            </w:r>
            <w:r w:rsidRPr="00960DE6">
              <w:rPr>
                <w:caps/>
              </w:rPr>
              <w:t>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469672C7" w14:textId="77777777" w:rsidR="000751EA" w:rsidRPr="00960DE6" w:rsidRDefault="000751EA" w:rsidP="000751EA">
            <w:pPr>
              <w:pStyle w:val="TableText"/>
            </w:pPr>
            <w:r w:rsidRPr="00960DE6">
              <w:t>9999999v99 where v is an implied decimal</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4BE0DAB" w14:textId="071D0912" w:rsidR="000751EA" w:rsidRPr="00960DE6" w:rsidRDefault="000751EA" w:rsidP="000A270D">
            <w:pPr>
              <w:pStyle w:val="TableText"/>
            </w:pPr>
            <w:r w:rsidRPr="00960DE6">
              <w:t>Z</w:t>
            </w:r>
            <w:r w:rsidR="00FB3C3B" w:rsidRPr="00960DE6">
              <w:t>eros</w:t>
            </w:r>
          </w:p>
        </w:tc>
        <w:tc>
          <w:tcPr>
            <w:tcW w:w="438" w:type="dxa"/>
            <w:tcBorders>
              <w:top w:val="single" w:sz="6" w:space="0" w:color="auto"/>
              <w:left w:val="single" w:sz="6" w:space="0" w:color="auto"/>
              <w:bottom w:val="single" w:sz="8" w:space="0" w:color="auto"/>
              <w:right w:val="single" w:sz="6" w:space="0" w:color="auto"/>
            </w:tcBorders>
          </w:tcPr>
          <w:p w14:paraId="5A1F16A3" w14:textId="77777777" w:rsidR="000751EA" w:rsidRPr="00960DE6" w:rsidRDefault="000751EA" w:rsidP="000751EA">
            <w:pPr>
              <w:pStyle w:val="TableText"/>
            </w:pPr>
            <w:r w:rsidRPr="00960DE6">
              <w:t>-</w:t>
            </w:r>
          </w:p>
        </w:tc>
        <w:tc>
          <w:tcPr>
            <w:tcW w:w="438" w:type="dxa"/>
            <w:tcBorders>
              <w:top w:val="single" w:sz="6" w:space="0" w:color="auto"/>
              <w:left w:val="single" w:sz="6" w:space="0" w:color="auto"/>
              <w:bottom w:val="single" w:sz="8" w:space="0" w:color="auto"/>
              <w:right w:val="single" w:sz="6" w:space="0" w:color="auto"/>
            </w:tcBorders>
          </w:tcPr>
          <w:p w14:paraId="75B449EC" w14:textId="77777777" w:rsidR="000751EA" w:rsidRPr="00960DE6" w:rsidRDefault="000751EA" w:rsidP="000751EA">
            <w:pPr>
              <w:pStyle w:val="TableText"/>
            </w:pPr>
            <w:r w:rsidRPr="00960DE6">
              <w:t>X</w:t>
            </w:r>
          </w:p>
        </w:tc>
        <w:tc>
          <w:tcPr>
            <w:tcW w:w="439" w:type="dxa"/>
            <w:tcBorders>
              <w:top w:val="single" w:sz="6" w:space="0" w:color="auto"/>
              <w:left w:val="single" w:sz="6" w:space="0" w:color="auto"/>
              <w:bottom w:val="single" w:sz="8" w:space="0" w:color="auto"/>
              <w:right w:val="single" w:sz="6" w:space="0" w:color="auto"/>
            </w:tcBorders>
          </w:tcPr>
          <w:p w14:paraId="2084D35B" w14:textId="77777777" w:rsidR="000751EA" w:rsidRPr="00960DE6" w:rsidRDefault="000751EA" w:rsidP="000751EA">
            <w:pPr>
              <w:pStyle w:val="TableText"/>
            </w:pPr>
            <w:r w:rsidRPr="00960DE6">
              <w:t>X</w:t>
            </w:r>
          </w:p>
        </w:tc>
      </w:tr>
      <w:tr w:rsidR="000751EA" w:rsidRPr="00960DE6" w14:paraId="61D7E8AE"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6192C1EC" w14:textId="3F2E0F80" w:rsidR="000751EA" w:rsidRPr="00960DE6" w:rsidRDefault="000751EA" w:rsidP="000751EA">
            <w:pPr>
              <w:pStyle w:val="TableText"/>
            </w:pPr>
            <w:r w:rsidRPr="00960DE6">
              <w:t>2063</w:t>
            </w:r>
            <w:r w:rsidR="005B7717">
              <w:t xml:space="preserve"> – </w:t>
            </w:r>
            <w:r w:rsidRPr="00960DE6">
              <w:t>2065</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6266A00" w14:textId="77777777" w:rsidR="000751EA" w:rsidRPr="00960DE6" w:rsidRDefault="000751EA" w:rsidP="000751EA">
            <w:pPr>
              <w:pStyle w:val="TableText"/>
            </w:pPr>
            <w:r w:rsidRPr="00960DE6">
              <w:t>MPAP CT Modifier Message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ABD7817" w14:textId="05414528" w:rsidR="000751EA" w:rsidRPr="00E62F03" w:rsidRDefault="000751EA" w:rsidP="00B35742">
            <w:pPr>
              <w:pStyle w:val="TableText"/>
            </w:pPr>
            <w:r w:rsidRPr="00E62F03">
              <w:t>:P:IDR-K-</w:t>
            </w:r>
            <w:hyperlink r:id="rId1584" w:history="1">
              <w:r w:rsidRPr="001662F9">
                <w:rPr>
                  <w:rStyle w:val="Hyperlink"/>
                </w:rPr>
                <w:t>CTM-CUT-MSG</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71B4C805" w14:textId="17835454" w:rsidR="000751EA" w:rsidRPr="00960DE6" w:rsidRDefault="000751EA" w:rsidP="00FB3C3B">
            <w:pPr>
              <w:pStyle w:val="TableText"/>
            </w:pPr>
            <w:r w:rsidRPr="00960DE6">
              <w:t>The EOMB for t</w:t>
            </w:r>
            <w:r w:rsidR="00FB3C3B">
              <w:t>he</w:t>
            </w:r>
            <w:r w:rsidRPr="00960DE6">
              <w:t xml:space="preserve"> CT Modifier Cutback</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3F6A5476" w14:textId="0B3B2F25" w:rsidR="000751EA" w:rsidRPr="00960DE6" w:rsidRDefault="000751EA" w:rsidP="000751EA">
            <w:pPr>
              <w:pStyle w:val="TableText"/>
              <w:rPr>
                <w:caps/>
              </w:rPr>
            </w:pPr>
            <w:r w:rsidRPr="00960DE6">
              <w:rPr>
                <w:caps/>
              </w:rPr>
              <w:t>3</w:t>
            </w:r>
            <w:r w:rsidR="00FB3C3B">
              <w:rPr>
                <w:caps/>
              </w:rPr>
              <w:t xml:space="preserve"> </w:t>
            </w:r>
            <w:r w:rsidRPr="00960DE6">
              <w:rPr>
                <w:caps/>
              </w:rPr>
              <w:t>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D371B64" w14:textId="77777777" w:rsidR="000751EA" w:rsidRPr="00960DE6" w:rsidRDefault="000751EA" w:rsidP="000751EA">
            <w:pPr>
              <w:pStyle w:val="TableText"/>
            </w:pPr>
            <w:r w:rsidRPr="00960DE6">
              <w:t>Message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7622B413" w14:textId="77777777" w:rsidR="000751EA" w:rsidRPr="00960DE6"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2C633AB5" w14:textId="77777777" w:rsidR="000751EA" w:rsidRPr="00960DE6" w:rsidRDefault="000751EA" w:rsidP="000751EA">
            <w:pPr>
              <w:pStyle w:val="TableText"/>
            </w:pPr>
            <w:r w:rsidRPr="00960DE6">
              <w:t>-</w:t>
            </w:r>
          </w:p>
        </w:tc>
        <w:tc>
          <w:tcPr>
            <w:tcW w:w="438" w:type="dxa"/>
            <w:tcBorders>
              <w:top w:val="single" w:sz="6" w:space="0" w:color="auto"/>
              <w:left w:val="single" w:sz="6" w:space="0" w:color="auto"/>
              <w:bottom w:val="single" w:sz="8" w:space="0" w:color="auto"/>
              <w:right w:val="single" w:sz="6" w:space="0" w:color="auto"/>
            </w:tcBorders>
          </w:tcPr>
          <w:p w14:paraId="75D00AB1" w14:textId="77777777" w:rsidR="000751EA" w:rsidRPr="00960DE6" w:rsidRDefault="000751EA" w:rsidP="000751EA">
            <w:pPr>
              <w:pStyle w:val="TableText"/>
            </w:pPr>
            <w:r w:rsidRPr="00960DE6">
              <w:t>X</w:t>
            </w:r>
          </w:p>
        </w:tc>
        <w:tc>
          <w:tcPr>
            <w:tcW w:w="439" w:type="dxa"/>
            <w:tcBorders>
              <w:top w:val="single" w:sz="6" w:space="0" w:color="auto"/>
              <w:left w:val="single" w:sz="6" w:space="0" w:color="auto"/>
              <w:bottom w:val="single" w:sz="8" w:space="0" w:color="auto"/>
              <w:right w:val="single" w:sz="6" w:space="0" w:color="auto"/>
            </w:tcBorders>
          </w:tcPr>
          <w:p w14:paraId="49371971" w14:textId="77777777" w:rsidR="000751EA" w:rsidRPr="00960DE6" w:rsidRDefault="000751EA" w:rsidP="000751EA">
            <w:pPr>
              <w:pStyle w:val="TableText"/>
            </w:pPr>
            <w:r w:rsidRPr="00960DE6">
              <w:t>X</w:t>
            </w:r>
          </w:p>
        </w:tc>
      </w:tr>
      <w:tr w:rsidR="000751EA" w:rsidRPr="00960DE6" w14:paraId="08714EFF"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330632E1" w14:textId="5D7E845B" w:rsidR="000751EA" w:rsidRPr="00960DE6" w:rsidRDefault="000751EA" w:rsidP="00B35742">
            <w:pPr>
              <w:pStyle w:val="TableText"/>
            </w:pPr>
            <w:r w:rsidRPr="00AF4143">
              <w:t>2066</w:t>
            </w:r>
            <w:r w:rsidR="005B7717">
              <w:t xml:space="preserve"> – </w:t>
            </w:r>
            <w:r w:rsidRPr="00AF4143">
              <w:t>2068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FDAA926" w14:textId="77777777" w:rsidR="000751EA" w:rsidRPr="00960DE6" w:rsidRDefault="000751EA" w:rsidP="000751EA">
            <w:pPr>
              <w:pStyle w:val="TableText"/>
            </w:pPr>
            <w:r>
              <w:t>Prior Authorization Reduction AUDIT</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297CE40" w14:textId="03376C9C" w:rsidR="000751EA" w:rsidRPr="00E62F03" w:rsidRDefault="000751EA" w:rsidP="00B35742">
            <w:pPr>
              <w:pStyle w:val="TableText"/>
            </w:pPr>
            <w:r>
              <w:t>:P:</w:t>
            </w:r>
            <w:r w:rsidRPr="00AF4143">
              <w:t>IDR-K-</w:t>
            </w:r>
            <w:hyperlink r:id="rId1585" w:history="1">
              <w:r w:rsidRPr="00694C6A">
                <w:rPr>
                  <w:rStyle w:val="Hyperlink"/>
                </w:rPr>
                <w:t>PAU-CUT-CD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24D056FA" w14:textId="41E967E2" w:rsidR="000751EA" w:rsidRPr="00960DE6" w:rsidRDefault="000751EA" w:rsidP="00B35742">
            <w:pPr>
              <w:pStyle w:val="TableText"/>
            </w:pPr>
            <w:r>
              <w:t>The Prior Authorization Reduction detail audit that set in MPAP processing</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67A5739C" w14:textId="6BB9C2E9" w:rsidR="000751EA" w:rsidRPr="00960DE6" w:rsidRDefault="000751EA" w:rsidP="000751EA">
            <w:pPr>
              <w:pStyle w:val="TableText"/>
              <w:rPr>
                <w:caps/>
              </w:rPr>
            </w:pPr>
            <w:r>
              <w:rPr>
                <w:caps/>
              </w:rPr>
              <w:t>3</w:t>
            </w:r>
            <w:r w:rsidR="00FB3C3B">
              <w:rPr>
                <w:caps/>
              </w:rPr>
              <w:t xml:space="preserve"> </w:t>
            </w:r>
            <w:r>
              <w:rPr>
                <w:caps/>
              </w:rPr>
              <w:t>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515109C1" w14:textId="77777777" w:rsidR="000751EA" w:rsidRPr="00960DE6" w:rsidRDefault="000751EA" w:rsidP="000751EA">
            <w:pPr>
              <w:pStyle w:val="TableText"/>
            </w:pPr>
            <w:r>
              <w:t>Audit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2CF0020A" w14:textId="1E5FB146" w:rsidR="000751EA" w:rsidRPr="00960DE6" w:rsidRDefault="000751EA" w:rsidP="000A270D">
            <w:pPr>
              <w:pStyle w:val="TableText"/>
            </w:pPr>
            <w:r>
              <w:t>Z</w:t>
            </w:r>
            <w:r w:rsidR="00FB3C3B">
              <w:t>eros</w:t>
            </w:r>
          </w:p>
        </w:tc>
        <w:tc>
          <w:tcPr>
            <w:tcW w:w="438" w:type="dxa"/>
            <w:tcBorders>
              <w:top w:val="single" w:sz="6" w:space="0" w:color="auto"/>
              <w:left w:val="single" w:sz="6" w:space="0" w:color="auto"/>
              <w:bottom w:val="single" w:sz="8" w:space="0" w:color="auto"/>
              <w:right w:val="single" w:sz="6" w:space="0" w:color="auto"/>
            </w:tcBorders>
          </w:tcPr>
          <w:p w14:paraId="0E8AF3B5" w14:textId="77777777" w:rsidR="000751EA" w:rsidRPr="00960DE6"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03B41178" w14:textId="77777777" w:rsidR="000751EA" w:rsidRPr="00960DE6"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2E0ECA3D" w14:textId="77777777" w:rsidR="000751EA" w:rsidRPr="00960DE6" w:rsidRDefault="000751EA" w:rsidP="000751EA">
            <w:pPr>
              <w:pStyle w:val="TableText"/>
            </w:pPr>
            <w:r>
              <w:t>X</w:t>
            </w:r>
          </w:p>
        </w:tc>
      </w:tr>
      <w:tr w:rsidR="000751EA" w:rsidRPr="00960DE6" w14:paraId="3E221358"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7DF02F06" w14:textId="77777777" w:rsidR="000751EA" w:rsidRPr="00AF4143" w:rsidRDefault="000751EA" w:rsidP="000751EA">
            <w:pPr>
              <w:pStyle w:val="TableText"/>
            </w:pPr>
            <w:r>
              <w:t>2069</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24907B3" w14:textId="77777777" w:rsidR="000751EA" w:rsidRDefault="000751EA" w:rsidP="000751EA">
            <w:pPr>
              <w:pStyle w:val="TableText"/>
            </w:pPr>
            <w:r>
              <w:t>Prior Authorization Reduction AUDIT SUFFIX</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46B8FDB9" w14:textId="5593E86E" w:rsidR="000751EA" w:rsidRDefault="000751EA" w:rsidP="000751EA">
            <w:pPr>
              <w:pStyle w:val="TableText"/>
            </w:pPr>
            <w:r>
              <w:t>:P:</w:t>
            </w:r>
            <w:r w:rsidRPr="00AF4143">
              <w:t>IDR-K-</w:t>
            </w:r>
            <w:hyperlink r:id="rId1586" w:history="1">
              <w:r w:rsidRPr="00694C6A">
                <w:rPr>
                  <w:rStyle w:val="Hyperlink"/>
                </w:rPr>
                <w:t>PAU-CUT-SUF</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41EA75AE" w14:textId="345E9851" w:rsidR="000751EA" w:rsidRDefault="000751EA" w:rsidP="00B35742">
            <w:pPr>
              <w:pStyle w:val="TableText"/>
            </w:pPr>
            <w:r>
              <w:t>The Prior Authorization Reduction detail audit suffix</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5AB16C07" w14:textId="67202974" w:rsidR="000751EA" w:rsidRDefault="000751EA" w:rsidP="000751EA">
            <w:pPr>
              <w:pStyle w:val="TableText"/>
              <w:rPr>
                <w:caps/>
              </w:rPr>
            </w:pPr>
            <w:r>
              <w:rPr>
                <w:caps/>
              </w:rPr>
              <w:t>1</w:t>
            </w:r>
            <w:r w:rsidR="00FB3C3B">
              <w:rPr>
                <w:caps/>
              </w:rPr>
              <w:t xml:space="preserve"> </w:t>
            </w:r>
            <w:r>
              <w:rPr>
                <w:caps/>
              </w:rPr>
              <w:t>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38A1DE2" w14:textId="77777777" w:rsidR="000751EA" w:rsidRDefault="000751EA" w:rsidP="000751EA">
            <w:pPr>
              <w:pStyle w:val="TableText"/>
            </w:pPr>
            <w:r w:rsidRPr="00CC7401">
              <w:t>A, B, C, K</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44A96308" w14:textId="07DDD58C" w:rsidR="000751EA" w:rsidRDefault="00FB3C3B"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31491461" w14:textId="77777777" w:rsidR="000751E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B9FAB59"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177D5492" w14:textId="77777777" w:rsidR="000751EA" w:rsidRDefault="000751EA" w:rsidP="000751EA">
            <w:pPr>
              <w:pStyle w:val="TableText"/>
            </w:pPr>
            <w:r>
              <w:t>X</w:t>
            </w:r>
          </w:p>
        </w:tc>
      </w:tr>
      <w:tr w:rsidR="000751EA" w:rsidRPr="00960DE6" w14:paraId="589DF24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C4CFA8D" w14:textId="2305B099" w:rsidR="000751EA" w:rsidRDefault="000751EA" w:rsidP="000751EA">
            <w:pPr>
              <w:pStyle w:val="TableText"/>
            </w:pPr>
            <w:r>
              <w:t>2070</w:t>
            </w:r>
            <w:r w:rsidR="005B7717">
              <w:t xml:space="preserve"> – </w:t>
            </w:r>
            <w:r>
              <w:t>2072</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7034B60E" w14:textId="77777777" w:rsidR="000751EA" w:rsidRDefault="000751EA" w:rsidP="000751EA">
            <w:pPr>
              <w:pStyle w:val="TableText"/>
            </w:pPr>
            <w:r>
              <w:t>Prior Authorization Reduction Message</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31393830" w14:textId="4ACBFD2B" w:rsidR="000751EA" w:rsidRDefault="000751EA" w:rsidP="000751EA">
            <w:pPr>
              <w:pStyle w:val="TableText"/>
            </w:pPr>
            <w:r>
              <w:t>:P:</w:t>
            </w:r>
            <w:r w:rsidRPr="00AF4143">
              <w:t xml:space="preserve"> </w:t>
            </w:r>
            <w:r>
              <w:t>IDR-K-</w:t>
            </w:r>
            <w:hyperlink r:id="rId1587" w:history="1">
              <w:r w:rsidRPr="00694C6A">
                <w:rPr>
                  <w:rStyle w:val="Hyperlink"/>
                </w:rPr>
                <w:t>PAU-CUT-MSG</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B2D6213" w14:textId="22FE90CA" w:rsidR="000751EA" w:rsidRDefault="000751EA" w:rsidP="00B35742">
            <w:pPr>
              <w:pStyle w:val="TableText"/>
            </w:pPr>
            <w:r>
              <w:t>The EOMB for the Prior Authorization Reduction</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17186E89" w14:textId="77777777" w:rsidR="000751EA" w:rsidRDefault="000751EA" w:rsidP="000751EA">
            <w:pPr>
              <w:pStyle w:val="TableText"/>
              <w:rPr>
                <w:caps/>
              </w:rPr>
            </w:pPr>
            <w:r>
              <w:rPr>
                <w:caps/>
              </w:rPr>
              <w:t>3C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1F554C86" w14:textId="77777777" w:rsidR="000751EA" w:rsidRDefault="000751EA" w:rsidP="000751EA">
            <w:pPr>
              <w:pStyle w:val="TableText"/>
            </w:pPr>
            <w:r>
              <w:t>Message</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665607C" w14:textId="77777777" w:rsidR="000751EA" w:rsidRDefault="000751EA" w:rsidP="000751EA">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1A334A8B"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3CBF73A3" w14:textId="77777777" w:rsidR="000751EA"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17C41673" w14:textId="77777777" w:rsidR="000751EA" w:rsidRDefault="000751EA" w:rsidP="000751EA">
            <w:pPr>
              <w:pStyle w:val="TableText"/>
            </w:pPr>
            <w:r>
              <w:t>X</w:t>
            </w:r>
          </w:p>
        </w:tc>
      </w:tr>
      <w:tr w:rsidR="000751EA" w14:paraId="15AB9459"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E643F9F" w14:textId="4475D0CD" w:rsidR="000751EA" w:rsidRDefault="000751EA" w:rsidP="000751EA">
            <w:pPr>
              <w:pStyle w:val="TableText"/>
            </w:pPr>
            <w:r>
              <w:t>2073</w:t>
            </w:r>
            <w:r w:rsidR="005B7717">
              <w:t xml:space="preserve"> – </w:t>
            </w:r>
            <w:r>
              <w:t>2075</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26E98896" w14:textId="77777777" w:rsidR="000751EA" w:rsidRDefault="000751EA" w:rsidP="000751EA">
            <w:pPr>
              <w:pStyle w:val="TableText"/>
            </w:pPr>
            <w:r>
              <w:t>XRAY Reduction AUDIT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6829A374" w14:textId="65D65D4B" w:rsidR="000751EA" w:rsidRDefault="000751EA" w:rsidP="000751EA">
            <w:pPr>
              <w:pStyle w:val="TableText"/>
            </w:pPr>
            <w:r>
              <w:t>:P:</w:t>
            </w:r>
            <w:r w:rsidRPr="00AF4143">
              <w:t xml:space="preserve"> </w:t>
            </w:r>
            <w:r>
              <w:t>IDR-K-</w:t>
            </w:r>
            <w:hyperlink r:id="rId1588" w:history="1">
              <w:r w:rsidRPr="00AC2FB4">
                <w:rPr>
                  <w:rStyle w:val="Hyperlink"/>
                </w:rPr>
                <w:t>XRY-CUT-CD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2070857D" w14:textId="77777777" w:rsidR="000751EA" w:rsidRDefault="000751EA" w:rsidP="000751EA">
            <w:pPr>
              <w:pStyle w:val="TableText"/>
            </w:pPr>
            <w:r>
              <w:t>The XRAY Reduction detail audit that set in MPAP processing.</w:t>
            </w:r>
          </w:p>
          <w:p w14:paraId="17BDD8EA" w14:textId="630538D2" w:rsidR="000751EA" w:rsidRDefault="000751EA" w:rsidP="00FB3C3B">
            <w:pPr>
              <w:pStyle w:val="TableText"/>
            </w:pPr>
            <w:r w:rsidRPr="00FB3C3B">
              <w:rPr>
                <w:b/>
              </w:rPr>
              <w:t>N</w:t>
            </w:r>
            <w:r w:rsidR="00FB3C3B" w:rsidRPr="00FB3C3B">
              <w:rPr>
                <w:b/>
              </w:rPr>
              <w:t>ote</w:t>
            </w:r>
            <w:r w:rsidRPr="00FB3C3B">
              <w:rPr>
                <w:b/>
              </w:rPr>
              <w:t>:</w:t>
            </w:r>
            <w:r>
              <w:t xml:space="preserve"> If multiple X-ray reductions apply, the audit for the last reduction taken will display.</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69374DF1" w14:textId="533716E0" w:rsidR="000751EA" w:rsidRDefault="000751EA" w:rsidP="000751EA">
            <w:pPr>
              <w:pStyle w:val="TableText"/>
              <w:rPr>
                <w:caps/>
              </w:rPr>
            </w:pPr>
            <w:r>
              <w:rPr>
                <w:caps/>
              </w:rPr>
              <w:t>3</w:t>
            </w:r>
            <w:r w:rsidR="00FB3C3B">
              <w:rPr>
                <w:caps/>
              </w:rPr>
              <w:t xml:space="preserve"> </w:t>
            </w:r>
            <w:r>
              <w:rPr>
                <w:caps/>
              </w:rP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09B5F497" w14:textId="77777777" w:rsidR="000751EA" w:rsidRDefault="000751EA" w:rsidP="000751EA">
            <w:pPr>
              <w:pStyle w:val="TableText"/>
            </w:pPr>
            <w:r>
              <w:t>Audit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474F6C2" w14:textId="2EEBA201" w:rsidR="000751EA" w:rsidRDefault="000751EA" w:rsidP="000A270D">
            <w:pPr>
              <w:pStyle w:val="TableText"/>
            </w:pPr>
            <w:r>
              <w:t>Z</w:t>
            </w:r>
            <w:r w:rsidR="00FB3C3B">
              <w:t>eros</w:t>
            </w:r>
          </w:p>
        </w:tc>
        <w:tc>
          <w:tcPr>
            <w:tcW w:w="438" w:type="dxa"/>
            <w:tcBorders>
              <w:top w:val="single" w:sz="6" w:space="0" w:color="auto"/>
              <w:left w:val="single" w:sz="6" w:space="0" w:color="auto"/>
              <w:bottom w:val="single" w:sz="6" w:space="0" w:color="auto"/>
              <w:right w:val="single" w:sz="6" w:space="0" w:color="auto"/>
            </w:tcBorders>
          </w:tcPr>
          <w:p w14:paraId="362B4944"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35A698E9" w14:textId="77777777" w:rsidR="000751EA"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5344E900" w14:textId="77777777" w:rsidR="000751EA" w:rsidRDefault="000751EA" w:rsidP="000751EA">
            <w:pPr>
              <w:pStyle w:val="TableText"/>
            </w:pPr>
            <w:r>
              <w:t>X</w:t>
            </w:r>
          </w:p>
        </w:tc>
      </w:tr>
      <w:tr w:rsidR="000751EA" w14:paraId="2CB10DBE"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266CAA8" w14:textId="77777777" w:rsidR="000751EA" w:rsidRDefault="000751EA" w:rsidP="000751EA">
            <w:pPr>
              <w:pStyle w:val="TableText"/>
            </w:pPr>
            <w:r>
              <w:t>2076</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6C79954D" w14:textId="77777777" w:rsidR="000751EA" w:rsidRDefault="000751EA" w:rsidP="000751EA">
            <w:pPr>
              <w:pStyle w:val="TableText"/>
            </w:pPr>
            <w:r>
              <w:t>XRAY Reduction AUDIT SUFFIX</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0F6197FF" w14:textId="26C9FD43" w:rsidR="000751EA" w:rsidRDefault="000751EA" w:rsidP="000751EA">
            <w:pPr>
              <w:pStyle w:val="TableText"/>
            </w:pPr>
            <w:r>
              <w:t>:P:</w:t>
            </w:r>
            <w:r w:rsidRPr="00AF4143">
              <w:t xml:space="preserve"> </w:t>
            </w:r>
            <w:r>
              <w:t>IDR-K-</w:t>
            </w:r>
            <w:hyperlink r:id="rId1589" w:history="1">
              <w:r w:rsidRPr="00AC2FB4">
                <w:rPr>
                  <w:rStyle w:val="Hyperlink"/>
                </w:rPr>
                <w:t>XRY-CUT-SUF</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2E10D034" w14:textId="77777777" w:rsidR="000751EA" w:rsidRDefault="000751EA" w:rsidP="000751EA">
            <w:pPr>
              <w:pStyle w:val="TableText"/>
            </w:pPr>
            <w:r>
              <w:t>The XRAY Reduction detail audit suffix.</w:t>
            </w:r>
          </w:p>
          <w:p w14:paraId="56102811" w14:textId="5F0A73BC" w:rsidR="000751EA" w:rsidRDefault="00FB3C3B" w:rsidP="000751EA">
            <w:pPr>
              <w:pStyle w:val="TableText"/>
            </w:pPr>
            <w:r w:rsidRPr="00FB3C3B">
              <w:rPr>
                <w:b/>
              </w:rPr>
              <w:t>Note:</w:t>
            </w:r>
            <w:r>
              <w:t xml:space="preserve"> </w:t>
            </w:r>
            <w:r w:rsidR="000751EA">
              <w:t>If multiple X-ray reductions apply, the suffix for the last audit reduction taken will display.</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44DDF176" w14:textId="77C035EF" w:rsidR="000751EA" w:rsidRDefault="000751EA" w:rsidP="000751EA">
            <w:pPr>
              <w:pStyle w:val="TableText"/>
              <w:rPr>
                <w:caps/>
              </w:rPr>
            </w:pPr>
            <w:r>
              <w:rPr>
                <w:caps/>
              </w:rPr>
              <w:t>1</w:t>
            </w:r>
            <w:r w:rsidR="00FB3C3B">
              <w:rPr>
                <w:caps/>
              </w:rPr>
              <w:t xml:space="preserve"> </w:t>
            </w:r>
            <w:r>
              <w:rPr>
                <w:caps/>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11851B2E" w14:textId="77777777" w:rsidR="000751EA" w:rsidRDefault="000751EA" w:rsidP="000751EA">
            <w:pPr>
              <w:pStyle w:val="TableText"/>
            </w:pPr>
            <w:r>
              <w:t>A, B, C, K</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3A7068FC" w14:textId="141484B2" w:rsidR="000751EA" w:rsidRDefault="000751EA" w:rsidP="000751EA">
            <w:pPr>
              <w:pStyle w:val="TableText"/>
            </w:pPr>
            <w:r>
              <w:t>S</w:t>
            </w:r>
            <w:r w:rsidR="00FB3C3B">
              <w:t>pace</w:t>
            </w:r>
          </w:p>
        </w:tc>
        <w:tc>
          <w:tcPr>
            <w:tcW w:w="438" w:type="dxa"/>
            <w:tcBorders>
              <w:top w:val="single" w:sz="6" w:space="0" w:color="auto"/>
              <w:left w:val="single" w:sz="6" w:space="0" w:color="auto"/>
              <w:bottom w:val="single" w:sz="6" w:space="0" w:color="auto"/>
              <w:right w:val="single" w:sz="6" w:space="0" w:color="auto"/>
            </w:tcBorders>
          </w:tcPr>
          <w:p w14:paraId="05786B02"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77ADEEEF" w14:textId="77777777" w:rsidR="000751EA"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66B44467" w14:textId="77777777" w:rsidR="000751EA" w:rsidRDefault="000751EA" w:rsidP="000751EA">
            <w:pPr>
              <w:pStyle w:val="TableText"/>
            </w:pPr>
            <w:r>
              <w:t>X</w:t>
            </w:r>
          </w:p>
        </w:tc>
      </w:tr>
      <w:tr w:rsidR="000751EA" w14:paraId="3CFD479F"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F690233" w14:textId="5C390DC7" w:rsidR="000751EA" w:rsidRDefault="000751EA" w:rsidP="000751EA">
            <w:pPr>
              <w:pStyle w:val="TableText"/>
            </w:pPr>
            <w:r>
              <w:t>2077</w:t>
            </w:r>
            <w:r w:rsidR="005B7717">
              <w:t xml:space="preserve"> – </w:t>
            </w:r>
            <w:r>
              <w:t>2085</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1A861FA5" w14:textId="77777777" w:rsidR="000751EA" w:rsidRDefault="000751EA" w:rsidP="000751EA">
            <w:pPr>
              <w:pStyle w:val="TableText"/>
            </w:pPr>
            <w:r>
              <w:t>XRAY Reduction Amount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678AA80" w14:textId="2CB1D102" w:rsidR="000751EA" w:rsidRDefault="000751EA" w:rsidP="000751EA">
            <w:pPr>
              <w:pStyle w:val="TableText"/>
            </w:pPr>
            <w:r>
              <w:t>:P:</w:t>
            </w:r>
            <w:r w:rsidRPr="00AF4143">
              <w:t xml:space="preserve"> </w:t>
            </w:r>
            <w:r>
              <w:t>IDR-K-</w:t>
            </w:r>
            <w:hyperlink r:id="rId1590" w:history="1">
              <w:r w:rsidRPr="00AC2FB4">
                <w:rPr>
                  <w:rStyle w:val="Hyperlink"/>
                </w:rPr>
                <w:t>XRY-CUT-AMT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E31B4C2" w14:textId="7D125B7C" w:rsidR="000751EA" w:rsidRDefault="000751EA" w:rsidP="000751EA">
            <w:pPr>
              <w:pStyle w:val="TableText"/>
            </w:pPr>
            <w:r>
              <w:t>The amount of the XRAY reduction applied to the detail.</w:t>
            </w:r>
          </w:p>
          <w:p w14:paraId="53F06286" w14:textId="6808F282" w:rsidR="000751EA" w:rsidRDefault="00FB3C3B" w:rsidP="000751EA">
            <w:pPr>
              <w:pStyle w:val="TableText"/>
            </w:pPr>
            <w:r w:rsidRPr="00FB3C3B">
              <w:rPr>
                <w:b/>
              </w:rPr>
              <w:t>Note:</w:t>
            </w:r>
            <w:r>
              <w:t xml:space="preserve"> </w:t>
            </w:r>
            <w:r w:rsidR="000751EA">
              <w:t>If multiple X-ray reductions apply, the amount will reflect the total amount of the applicable reductions.</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480085D2" w14:textId="2253D511" w:rsidR="000751EA" w:rsidRDefault="000751EA" w:rsidP="000751EA">
            <w:pPr>
              <w:pStyle w:val="TableText"/>
              <w:rPr>
                <w:caps/>
              </w:rPr>
            </w:pPr>
            <w:r>
              <w:rPr>
                <w:caps/>
              </w:rPr>
              <w:t>9</w:t>
            </w:r>
            <w:r w:rsidR="00FB3C3B">
              <w:rPr>
                <w:caps/>
              </w:rPr>
              <w:t xml:space="preserve"> </w:t>
            </w:r>
            <w:r>
              <w:rPr>
                <w:caps/>
              </w:rP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571AACA5" w14:textId="77777777" w:rsidR="000751EA" w:rsidRDefault="000751EA" w:rsidP="000751EA">
            <w:pPr>
              <w:pStyle w:val="TableText"/>
            </w:pPr>
            <w:r>
              <w:t>999999v99</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355E0A3D" w14:textId="60CFFB5C" w:rsidR="000751EA" w:rsidRDefault="000751EA" w:rsidP="000A270D">
            <w:pPr>
              <w:pStyle w:val="TableText"/>
            </w:pPr>
            <w:r>
              <w:t>Z</w:t>
            </w:r>
            <w:r w:rsidR="00FB3C3B">
              <w:t>eros</w:t>
            </w:r>
          </w:p>
        </w:tc>
        <w:tc>
          <w:tcPr>
            <w:tcW w:w="438" w:type="dxa"/>
            <w:tcBorders>
              <w:top w:val="single" w:sz="6" w:space="0" w:color="auto"/>
              <w:left w:val="single" w:sz="6" w:space="0" w:color="auto"/>
              <w:bottom w:val="single" w:sz="6" w:space="0" w:color="auto"/>
              <w:right w:val="single" w:sz="6" w:space="0" w:color="auto"/>
            </w:tcBorders>
          </w:tcPr>
          <w:p w14:paraId="73BB86E5"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7C32FCFE" w14:textId="77777777" w:rsidR="000751EA"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4B209B94" w14:textId="77777777" w:rsidR="000751EA" w:rsidRDefault="000751EA" w:rsidP="000751EA">
            <w:pPr>
              <w:pStyle w:val="TableText"/>
            </w:pPr>
            <w:r>
              <w:t>X</w:t>
            </w:r>
          </w:p>
        </w:tc>
      </w:tr>
      <w:tr w:rsidR="000751EA" w14:paraId="0FE0D2BA"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5BB163D8" w14:textId="0A870F21" w:rsidR="000751EA" w:rsidRDefault="000751EA" w:rsidP="000751EA">
            <w:pPr>
              <w:pStyle w:val="TableText"/>
            </w:pPr>
            <w:r>
              <w:t>2086</w:t>
            </w:r>
            <w:r w:rsidR="005B7717">
              <w:t xml:space="preserve"> – </w:t>
            </w:r>
            <w:r>
              <w:t>2088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3F504171" w14:textId="77777777" w:rsidR="000751EA" w:rsidRDefault="000751EA" w:rsidP="000751EA">
            <w:pPr>
              <w:pStyle w:val="TableText"/>
            </w:pPr>
            <w:r>
              <w:t>XRAY Message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04EB5C14" w14:textId="2FFEB8C8" w:rsidR="000751EA" w:rsidRDefault="000751EA" w:rsidP="000751EA">
            <w:pPr>
              <w:pStyle w:val="TableText"/>
            </w:pPr>
            <w:r>
              <w:t>:P:</w:t>
            </w:r>
            <w:r w:rsidRPr="00AF4143">
              <w:t xml:space="preserve"> </w:t>
            </w:r>
            <w:r>
              <w:t>IDR-K-</w:t>
            </w:r>
            <w:hyperlink r:id="rId1591" w:history="1">
              <w:r w:rsidRPr="00AC2FB4">
                <w:rPr>
                  <w:rStyle w:val="Hyperlink"/>
                </w:rPr>
                <w:t>XRY-CUT-MSG</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54381E71" w14:textId="5B3F31B8" w:rsidR="000751EA" w:rsidRDefault="000751EA" w:rsidP="000751EA">
            <w:pPr>
              <w:pStyle w:val="TableText"/>
            </w:pPr>
            <w:r>
              <w:t>The EOMB for the XRAY Reduction.</w:t>
            </w:r>
          </w:p>
          <w:p w14:paraId="07F4B137" w14:textId="02567044" w:rsidR="000751EA" w:rsidRDefault="00FB3C3B" w:rsidP="000751EA">
            <w:pPr>
              <w:pStyle w:val="TableText"/>
            </w:pPr>
            <w:r w:rsidRPr="00FB3C3B">
              <w:rPr>
                <w:b/>
              </w:rPr>
              <w:t>Note:</w:t>
            </w:r>
            <w:r>
              <w:t xml:space="preserve"> </w:t>
            </w:r>
            <w:r w:rsidR="000751EA">
              <w:t>If multiple X-ray reductions apply, the message for the last reduction taken will display.</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513F4E7D" w14:textId="52EEA4B0" w:rsidR="000751EA" w:rsidRDefault="000751EA" w:rsidP="000751EA">
            <w:pPr>
              <w:pStyle w:val="TableText"/>
              <w:rPr>
                <w:caps/>
              </w:rPr>
            </w:pPr>
            <w:r>
              <w:rPr>
                <w:caps/>
              </w:rPr>
              <w:t>3</w:t>
            </w:r>
            <w:r w:rsidR="00FB3C3B">
              <w:rPr>
                <w:caps/>
              </w:rPr>
              <w:t xml:space="preserve"> </w:t>
            </w:r>
            <w:r>
              <w:rPr>
                <w:caps/>
              </w:rPr>
              <w:t>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04B30481" w14:textId="77777777" w:rsidR="000751EA" w:rsidRDefault="000751EA" w:rsidP="000751EA">
            <w:pPr>
              <w:pStyle w:val="TableText"/>
            </w:pPr>
            <w:r>
              <w:t>Message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2C07C56" w14:textId="77777777" w:rsidR="000751E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D6EE748" w14:textId="77777777" w:rsidR="000751E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72AB682E"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34C8A14D" w14:textId="77777777" w:rsidR="000751EA" w:rsidRDefault="000751EA" w:rsidP="000751EA">
            <w:pPr>
              <w:pStyle w:val="TableText"/>
            </w:pPr>
            <w:r>
              <w:t>X</w:t>
            </w:r>
          </w:p>
        </w:tc>
      </w:tr>
      <w:tr w:rsidR="000751EA" w14:paraId="669BC9EB"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3F00F58C" w14:textId="3ABE97EB" w:rsidR="000751EA" w:rsidRDefault="000751EA" w:rsidP="000751EA">
            <w:pPr>
              <w:pStyle w:val="TableText"/>
            </w:pPr>
            <w:r>
              <w:t>2089</w:t>
            </w:r>
            <w:r w:rsidR="005B7717">
              <w:t xml:space="preserve"> – </w:t>
            </w:r>
            <w:r>
              <w:t>2091</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22D8DCBE" w14:textId="77777777" w:rsidR="000751EA" w:rsidRDefault="000751EA" w:rsidP="000751EA">
            <w:pPr>
              <w:pStyle w:val="TableText"/>
            </w:pPr>
            <w:r>
              <w:t>Comprehensive Primary Care + Cutback Code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7499398A" w14:textId="56D0BCEA" w:rsidR="000751EA" w:rsidRDefault="000751EA" w:rsidP="000751EA">
            <w:pPr>
              <w:pStyle w:val="TableText"/>
            </w:pPr>
            <w:r w:rsidRPr="005F2891">
              <w:t>:P:IDR-K-</w:t>
            </w:r>
            <w:hyperlink r:id="rId1592" w:history="1">
              <w:r w:rsidRPr="005F2891">
                <w:rPr>
                  <w:rStyle w:val="Hyperlink"/>
                </w:rPr>
                <w:t>CPC-CUT-CD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35415F24" w14:textId="42370E7F" w:rsidR="000751EA" w:rsidRDefault="000751EA" w:rsidP="00FB3C3B">
            <w:pPr>
              <w:pStyle w:val="TableText"/>
            </w:pPr>
            <w:r w:rsidRPr="00252467">
              <w:t>The CPC+ reduction detail audit that set in MPAP processing</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27EBB33C" w14:textId="7E58E38A" w:rsidR="000751EA" w:rsidRDefault="000751EA" w:rsidP="000751EA">
            <w:pPr>
              <w:pStyle w:val="TableText"/>
              <w:rPr>
                <w:caps/>
              </w:rPr>
            </w:pPr>
            <w:r>
              <w:rPr>
                <w:caps/>
              </w:rPr>
              <w:t>3</w:t>
            </w:r>
            <w:r w:rsidR="00FB3C3B">
              <w:rPr>
                <w:caps/>
              </w:rPr>
              <w:t xml:space="preserve"> </w:t>
            </w:r>
            <w:r>
              <w:rPr>
                <w:caps/>
              </w:rPr>
              <w:t>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1847BF65" w14:textId="77777777" w:rsidR="000751EA" w:rsidRDefault="000751EA" w:rsidP="000751EA">
            <w:pPr>
              <w:pStyle w:val="TableText"/>
            </w:pPr>
            <w:r>
              <w:t>Audit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3863AD2" w14:textId="0310B49D" w:rsidR="000751EA" w:rsidRDefault="000751EA" w:rsidP="000A270D">
            <w:pPr>
              <w:pStyle w:val="TableText"/>
            </w:pPr>
            <w:r>
              <w:t>Zeros</w:t>
            </w:r>
          </w:p>
        </w:tc>
        <w:tc>
          <w:tcPr>
            <w:tcW w:w="438" w:type="dxa"/>
            <w:tcBorders>
              <w:top w:val="single" w:sz="6" w:space="0" w:color="auto"/>
              <w:left w:val="single" w:sz="6" w:space="0" w:color="auto"/>
              <w:bottom w:val="single" w:sz="8" w:space="0" w:color="auto"/>
              <w:right w:val="single" w:sz="6" w:space="0" w:color="auto"/>
            </w:tcBorders>
          </w:tcPr>
          <w:p w14:paraId="1F8B3573" w14:textId="77777777" w:rsidR="000751E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3A8E483B"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7F75D5E6" w14:textId="77777777" w:rsidR="000751EA" w:rsidRDefault="000751EA" w:rsidP="000751EA">
            <w:pPr>
              <w:pStyle w:val="TableText"/>
            </w:pPr>
            <w:r>
              <w:t>X</w:t>
            </w:r>
          </w:p>
        </w:tc>
      </w:tr>
      <w:tr w:rsidR="000751EA" w14:paraId="0943E870"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19E35D6" w14:textId="77777777" w:rsidR="000751EA" w:rsidRDefault="000751EA" w:rsidP="000751EA">
            <w:pPr>
              <w:pStyle w:val="TableText"/>
            </w:pPr>
            <w:r>
              <w:t>2092</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2D83F0B7" w14:textId="77777777" w:rsidR="000751EA" w:rsidRDefault="000751EA" w:rsidP="000751EA">
            <w:pPr>
              <w:pStyle w:val="TableText"/>
            </w:pPr>
            <w:r>
              <w:t>Comprehensive Primary Care + Cutback Suffix</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39B66922" w14:textId="23CF942D" w:rsidR="000751EA" w:rsidRPr="005F2891" w:rsidRDefault="000751EA" w:rsidP="000751EA">
            <w:pPr>
              <w:pStyle w:val="TableText"/>
            </w:pPr>
            <w:r w:rsidRPr="005F2891">
              <w:t>:P:IDR-K-</w:t>
            </w:r>
            <w:hyperlink r:id="rId1593" w:history="1">
              <w:r w:rsidRPr="005F2891">
                <w:rPr>
                  <w:rStyle w:val="Hyperlink"/>
                </w:rPr>
                <w:t>CPC-CUT-SUF</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25EC1BBA" w14:textId="000600D7" w:rsidR="000751EA" w:rsidRPr="00252467" w:rsidRDefault="000751EA" w:rsidP="00FB3C3B">
            <w:pPr>
              <w:pStyle w:val="TableText"/>
            </w:pPr>
            <w:r>
              <w:t>The CPC+ reduction detail audit suffix</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6DF06C9C" w14:textId="50A6B595" w:rsidR="000751EA" w:rsidRDefault="000751EA" w:rsidP="000751EA">
            <w:pPr>
              <w:pStyle w:val="TableText"/>
              <w:rPr>
                <w:caps/>
              </w:rPr>
            </w:pPr>
            <w:r>
              <w:rPr>
                <w:caps/>
              </w:rPr>
              <w:t>1</w:t>
            </w:r>
            <w:r w:rsidR="00FB3C3B">
              <w:rPr>
                <w:caps/>
              </w:rPr>
              <w:t xml:space="preserve"> </w:t>
            </w:r>
            <w:r>
              <w:rPr>
                <w:caps/>
              </w:rPr>
              <w:t>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3B8385CC" w14:textId="77777777" w:rsidR="000751EA" w:rsidRDefault="000751EA" w:rsidP="000751EA">
            <w:pPr>
              <w:pStyle w:val="TableText"/>
            </w:pPr>
            <w:r>
              <w:t>A,B,C,K</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3FB0B6F4" w14:textId="77777777" w:rsidR="000751EA" w:rsidRDefault="000751EA" w:rsidP="000751EA">
            <w:pPr>
              <w:pStyle w:val="TableText"/>
            </w:pPr>
            <w:r>
              <w:t>Space</w:t>
            </w:r>
          </w:p>
        </w:tc>
        <w:tc>
          <w:tcPr>
            <w:tcW w:w="438" w:type="dxa"/>
            <w:tcBorders>
              <w:top w:val="single" w:sz="6" w:space="0" w:color="auto"/>
              <w:left w:val="single" w:sz="6" w:space="0" w:color="auto"/>
              <w:bottom w:val="single" w:sz="8" w:space="0" w:color="auto"/>
              <w:right w:val="single" w:sz="6" w:space="0" w:color="auto"/>
            </w:tcBorders>
          </w:tcPr>
          <w:p w14:paraId="7967924B" w14:textId="77777777" w:rsidR="000751E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1564376B"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40AEB433" w14:textId="77777777" w:rsidR="000751EA" w:rsidRDefault="000751EA" w:rsidP="000751EA">
            <w:pPr>
              <w:pStyle w:val="TableText"/>
            </w:pPr>
            <w:r>
              <w:t>X</w:t>
            </w:r>
          </w:p>
        </w:tc>
      </w:tr>
      <w:tr w:rsidR="000751EA" w14:paraId="6AAA4E5F"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D38D759" w14:textId="1D4498E0" w:rsidR="000751EA" w:rsidRDefault="000751EA" w:rsidP="000751EA">
            <w:pPr>
              <w:pStyle w:val="TableText"/>
            </w:pPr>
            <w:r>
              <w:t>2093</w:t>
            </w:r>
            <w:r w:rsidR="005B7717">
              <w:t xml:space="preserve"> – </w:t>
            </w:r>
            <w:r>
              <w:t>2095</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8AA2FD2" w14:textId="77777777" w:rsidR="000751EA" w:rsidRDefault="000751EA" w:rsidP="000751EA">
            <w:pPr>
              <w:pStyle w:val="TableText"/>
            </w:pPr>
            <w:r>
              <w:t>Comprehensive Primary Care + Cutback Message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3F977DD" w14:textId="1F052888" w:rsidR="000751EA" w:rsidRPr="005F2891" w:rsidRDefault="000751EA" w:rsidP="000751EA">
            <w:pPr>
              <w:pStyle w:val="TableText"/>
            </w:pPr>
            <w:r w:rsidRPr="005F2891">
              <w:t>:P:IDR-K-</w:t>
            </w:r>
            <w:hyperlink r:id="rId1594" w:history="1">
              <w:r w:rsidRPr="005F2891">
                <w:rPr>
                  <w:rStyle w:val="Hyperlink"/>
                </w:rPr>
                <w:t>CPC-CUT-MSG</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4781454" w14:textId="77777777" w:rsidR="000751EA" w:rsidRDefault="000751EA" w:rsidP="000751EA">
            <w:pPr>
              <w:pStyle w:val="TableText"/>
            </w:pPr>
            <w:r>
              <w:t>The EOB code assigned to indicate a CPC+ reduction is taken</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6DB0B973" w14:textId="29CF9E59" w:rsidR="000751EA" w:rsidRDefault="000751EA" w:rsidP="000751EA">
            <w:pPr>
              <w:pStyle w:val="TableText"/>
              <w:rPr>
                <w:caps/>
              </w:rPr>
            </w:pPr>
            <w:r>
              <w:rPr>
                <w:caps/>
              </w:rPr>
              <w:t>3</w:t>
            </w:r>
            <w:r w:rsidR="00FB3C3B">
              <w:rPr>
                <w:caps/>
              </w:rPr>
              <w:t xml:space="preserve"> </w:t>
            </w:r>
            <w:r>
              <w:rPr>
                <w:caps/>
              </w:rPr>
              <w:t>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FC74FF0" w14:textId="77777777" w:rsidR="000751EA" w:rsidRPr="00252467" w:rsidRDefault="000751EA" w:rsidP="000751EA">
            <w:pPr>
              <w:pStyle w:val="TableText"/>
            </w:pPr>
            <w:r>
              <w:t>Message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0C52780B" w14:textId="77777777" w:rsidR="000751EA" w:rsidRDefault="000751EA" w:rsidP="000751EA">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52D3E6E8" w14:textId="77777777" w:rsidR="000751E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264E32DE"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2102274C" w14:textId="77777777" w:rsidR="000751EA" w:rsidRDefault="000751EA" w:rsidP="000751EA">
            <w:pPr>
              <w:pStyle w:val="TableText"/>
            </w:pPr>
            <w:r>
              <w:t>X</w:t>
            </w:r>
          </w:p>
        </w:tc>
      </w:tr>
      <w:tr w:rsidR="000751EA" w14:paraId="1E19BA91"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228D8275" w14:textId="640A1C1E" w:rsidR="000751EA" w:rsidRDefault="000751EA" w:rsidP="000751EA">
            <w:pPr>
              <w:pStyle w:val="TableText"/>
            </w:pPr>
            <w:r>
              <w:t>2096</w:t>
            </w:r>
            <w:r w:rsidR="005B7717">
              <w:t xml:space="preserve"> – </w:t>
            </w:r>
            <w:r>
              <w:t>2098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29D28438" w14:textId="77777777" w:rsidR="000751EA" w:rsidRDefault="000751EA" w:rsidP="000751EA">
            <w:pPr>
              <w:pStyle w:val="TableText"/>
            </w:pPr>
            <w:r>
              <w:t>Comprehensive Primary Care + Cutback Percentage</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0C271749" w14:textId="64B32E40" w:rsidR="000751EA" w:rsidRPr="005F2891" w:rsidRDefault="000751EA" w:rsidP="000751EA">
            <w:pPr>
              <w:pStyle w:val="TableText"/>
            </w:pPr>
            <w:r w:rsidRPr="005F2891">
              <w:t>:P:IDR-DTL-</w:t>
            </w:r>
            <w:hyperlink r:id="rId1595" w:history="1">
              <w:r w:rsidRPr="005F2891">
                <w:rPr>
                  <w:rStyle w:val="Hyperlink"/>
                </w:rPr>
                <w:t>CPC-PERCENT</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52B5152C" w14:textId="205E50A3" w:rsidR="000751EA" w:rsidRDefault="000751EA" w:rsidP="00FB3C3B">
            <w:pPr>
              <w:pStyle w:val="TableText"/>
            </w:pPr>
            <w:r>
              <w:t>The CPC+ reduction percentage that is applied to the payment amount</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7FA2808" w14:textId="74A9BD1F" w:rsidR="000751EA" w:rsidRDefault="000751EA" w:rsidP="000751EA">
            <w:pPr>
              <w:pStyle w:val="TableText"/>
              <w:rPr>
                <w:caps/>
              </w:rPr>
            </w:pPr>
            <w:r>
              <w:rPr>
                <w:caps/>
              </w:rPr>
              <w:t>3</w:t>
            </w:r>
            <w:r w:rsidR="00FB3C3B">
              <w:rPr>
                <w:caps/>
              </w:rPr>
              <w:t xml:space="preserve"> </w:t>
            </w:r>
            <w:r>
              <w:rPr>
                <w:caps/>
              </w:rPr>
              <w:t>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2DE75BA" w14:textId="77777777" w:rsidR="000751EA" w:rsidRDefault="000751EA" w:rsidP="000751EA">
            <w:pPr>
              <w:pStyle w:val="TableText"/>
            </w:pPr>
            <w:r w:rsidRPr="006F5646">
              <w:t>9v99 where v is an implied decimal</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4B572A99" w14:textId="36063698" w:rsidR="000751EA" w:rsidRDefault="000751EA" w:rsidP="000A270D">
            <w:pPr>
              <w:pStyle w:val="TableText"/>
            </w:pPr>
            <w:r>
              <w:t>Zeros</w:t>
            </w:r>
          </w:p>
        </w:tc>
        <w:tc>
          <w:tcPr>
            <w:tcW w:w="438" w:type="dxa"/>
            <w:tcBorders>
              <w:top w:val="single" w:sz="6" w:space="0" w:color="auto"/>
              <w:left w:val="single" w:sz="6" w:space="0" w:color="auto"/>
              <w:bottom w:val="single" w:sz="8" w:space="0" w:color="auto"/>
              <w:right w:val="single" w:sz="6" w:space="0" w:color="auto"/>
            </w:tcBorders>
          </w:tcPr>
          <w:p w14:paraId="6A0A1B1A" w14:textId="77777777" w:rsidR="000751EA" w:rsidRDefault="000751EA" w:rsidP="000751EA">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20BEA763" w14:textId="77777777" w:rsidR="000751EA" w:rsidRDefault="000751EA" w:rsidP="000751EA">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4D284CDE" w14:textId="77777777" w:rsidR="000751EA" w:rsidRDefault="000751EA" w:rsidP="000751EA">
            <w:pPr>
              <w:pStyle w:val="TableText"/>
            </w:pPr>
            <w:r>
              <w:t>X</w:t>
            </w:r>
          </w:p>
        </w:tc>
      </w:tr>
      <w:tr w:rsidR="000751EA" w14:paraId="4DD21D10"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C16FEF4" w14:textId="6ED96203" w:rsidR="000751EA" w:rsidRDefault="000751EA" w:rsidP="000751EA">
            <w:pPr>
              <w:pStyle w:val="TableText"/>
            </w:pPr>
            <w:r>
              <w:t>2099</w:t>
            </w:r>
            <w:r w:rsidR="005B7717">
              <w:t xml:space="preserve"> – </w:t>
            </w:r>
            <w:r>
              <w:t>2108</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793FABE8" w14:textId="77777777" w:rsidR="000751EA" w:rsidRDefault="000751EA" w:rsidP="000751EA">
            <w:pPr>
              <w:pStyle w:val="TableText"/>
            </w:pPr>
            <w:r>
              <w:t>MDPP Coach NPI</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1AB2D83F" w14:textId="73A52363" w:rsidR="000751EA" w:rsidRPr="005F2891" w:rsidRDefault="000751EA" w:rsidP="000751EA">
            <w:pPr>
              <w:pStyle w:val="TableText"/>
            </w:pPr>
            <w:r>
              <w:t>:P: IDR-K-</w:t>
            </w:r>
            <w:hyperlink r:id="rId1596" w:history="1">
              <w:r w:rsidRPr="00E36C47">
                <w:rPr>
                  <w:rStyle w:val="Hyperlink"/>
                </w:rPr>
                <w:t>MDPP-COACH-NPI</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5A1EB131" w14:textId="77777777" w:rsidR="000751EA" w:rsidRDefault="000751EA" w:rsidP="000751EA">
            <w:pPr>
              <w:pStyle w:val="TableText"/>
            </w:pPr>
            <w:r>
              <w:t>MDPP Coach NPI from the extended detail screen, page 2</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66808981" w14:textId="4F8D8A20" w:rsidR="000751EA" w:rsidRDefault="000751EA" w:rsidP="000751EA">
            <w:pPr>
              <w:pStyle w:val="TableText"/>
              <w:rPr>
                <w:caps/>
              </w:rPr>
            </w:pPr>
            <w:r>
              <w:rPr>
                <w:caps/>
              </w:rPr>
              <w:t>10</w:t>
            </w:r>
            <w:r w:rsidR="00FB3C3B">
              <w:rPr>
                <w:caps/>
              </w:rPr>
              <w:t xml:space="preserve"> </w:t>
            </w:r>
            <w:r>
              <w:rPr>
                <w:caps/>
              </w:rP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6C27F87F" w14:textId="77777777" w:rsidR="000751EA" w:rsidRPr="006F5646" w:rsidRDefault="000751EA" w:rsidP="000751EA">
            <w:pPr>
              <w:pStyle w:val="TableText"/>
            </w:pPr>
            <w:r>
              <w:t>NPI number</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47509C9"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2905425B" w14:textId="77777777" w:rsidR="000751EA" w:rsidRDefault="000751EA" w:rsidP="000751EA">
            <w:pPr>
              <w:pStyle w:val="TableText"/>
            </w:pPr>
            <w:r>
              <w:t>X</w:t>
            </w:r>
          </w:p>
        </w:tc>
        <w:tc>
          <w:tcPr>
            <w:tcW w:w="438" w:type="dxa"/>
            <w:tcBorders>
              <w:top w:val="single" w:sz="6" w:space="0" w:color="auto"/>
              <w:left w:val="single" w:sz="6" w:space="0" w:color="auto"/>
              <w:bottom w:val="single" w:sz="6" w:space="0" w:color="auto"/>
              <w:right w:val="single" w:sz="6" w:space="0" w:color="auto"/>
            </w:tcBorders>
          </w:tcPr>
          <w:p w14:paraId="49CF6AD5" w14:textId="77777777" w:rsidR="000751EA"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35425C0D" w14:textId="77777777" w:rsidR="000751EA" w:rsidRDefault="000751EA" w:rsidP="000751EA">
            <w:pPr>
              <w:pStyle w:val="TableText"/>
            </w:pPr>
            <w:r>
              <w:t>X</w:t>
            </w:r>
          </w:p>
        </w:tc>
      </w:tr>
      <w:tr w:rsidR="000751EA" w14:paraId="3C8D4AB8"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0B1CD73" w14:textId="115CD046" w:rsidR="000751EA" w:rsidRDefault="000751EA" w:rsidP="000751EA">
            <w:pPr>
              <w:pStyle w:val="TableText"/>
            </w:pPr>
            <w:r>
              <w:t>2109</w:t>
            </w:r>
            <w:r w:rsidR="005B7717">
              <w:t xml:space="preserve"> – </w:t>
            </w:r>
            <w:r>
              <w:t>2119</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10237811" w14:textId="77777777" w:rsidR="000751EA" w:rsidRDefault="000751EA" w:rsidP="000751EA">
            <w:pPr>
              <w:pStyle w:val="TableText"/>
            </w:pPr>
            <w:r>
              <w:t>Coinsurance Amt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3BC1DBFF" w14:textId="668B295F" w:rsidR="000751EA" w:rsidRPr="00560FF2" w:rsidRDefault="000751EA" w:rsidP="000751EA">
            <w:pPr>
              <w:pStyle w:val="TableText"/>
            </w:pPr>
            <w:r w:rsidRPr="00560FF2">
              <w:t>:P:IDR-K-</w:t>
            </w:r>
            <w:hyperlink r:id="rId1597" w:history="1">
              <w:r w:rsidRPr="007C6AED">
                <w:rPr>
                  <w:rStyle w:val="Hyperlink"/>
                </w:rPr>
                <w:t>DTL-COINS-AMT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4C6A0D30" w14:textId="53EAF8C4" w:rsidR="00771BDB" w:rsidRDefault="000751EA" w:rsidP="00771BDB">
            <w:pPr>
              <w:pStyle w:val="TableText"/>
            </w:pPr>
            <w:r w:rsidRPr="00F970A9">
              <w:t xml:space="preserve">The detail coinsurance amount for which the beneficiary is liable. This equals the Coinsurance Amt. on the </w:t>
            </w:r>
            <w:hyperlink r:id="rId1598" w:history="1">
              <w:r w:rsidRPr="00560FF2">
                <w:rPr>
                  <w:rStyle w:val="Hyperlink"/>
                </w:rPr>
                <w:t>H7</w:t>
              </w:r>
            </w:hyperlink>
            <w:r w:rsidRPr="00F970A9">
              <w:t xml:space="preserve"> screen.</w:t>
            </w:r>
          </w:p>
          <w:p w14:paraId="1721ABD7" w14:textId="1C9D5965" w:rsidR="00771BDB" w:rsidRDefault="00771BDB" w:rsidP="00771BDB">
            <w:pPr>
              <w:pStyle w:val="TableText"/>
            </w:pPr>
            <w:r>
              <w:t>Note that this field will have the same value as the DTL COINS AMT field on a claim that has not been adjusted. The value may be different than the DTL COINS AMT field when a claim reports to the IDR file again with a Q status as the amounts are updated by the adjustment information.</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01CA27A8" w14:textId="35C033D5" w:rsidR="000751EA" w:rsidRDefault="000751EA" w:rsidP="000751EA">
            <w:pPr>
              <w:pStyle w:val="TableText"/>
              <w:rPr>
                <w:caps/>
              </w:rPr>
            </w:pPr>
            <w:r>
              <w:rPr>
                <w:caps/>
              </w:rPr>
              <w:t>11</w:t>
            </w:r>
            <w:r w:rsidR="00FB3C3B">
              <w:rPr>
                <w:caps/>
              </w:rPr>
              <w:t xml:space="preserve"> </w:t>
            </w:r>
            <w:r>
              <w:rPr>
                <w:caps/>
              </w:rP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4360159F" w14:textId="77777777" w:rsidR="000751EA" w:rsidRDefault="000751EA" w:rsidP="000751EA">
            <w:pPr>
              <w:pStyle w:val="TableText"/>
            </w:pPr>
            <w:r>
              <w:t>999999999v99</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82A5A71" w14:textId="38561CC9" w:rsidR="000751EA" w:rsidRDefault="00FB3C3B" w:rsidP="000A270D">
            <w:pPr>
              <w:pStyle w:val="TableText"/>
            </w:pPr>
            <w:r>
              <w:t>Z</w:t>
            </w:r>
            <w:r w:rsidR="000751EA">
              <w:t>eros</w:t>
            </w:r>
          </w:p>
        </w:tc>
        <w:tc>
          <w:tcPr>
            <w:tcW w:w="438" w:type="dxa"/>
            <w:tcBorders>
              <w:top w:val="single" w:sz="6" w:space="0" w:color="auto"/>
              <w:left w:val="single" w:sz="6" w:space="0" w:color="auto"/>
              <w:bottom w:val="single" w:sz="6" w:space="0" w:color="auto"/>
              <w:right w:val="single" w:sz="6" w:space="0" w:color="auto"/>
            </w:tcBorders>
          </w:tcPr>
          <w:p w14:paraId="6BDC7E2F"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04E1C8D0" w14:textId="77777777" w:rsidR="000751EA" w:rsidRDefault="000751EA" w:rsidP="000751EA">
            <w:pPr>
              <w:pStyle w:val="TableText"/>
            </w:pPr>
            <w:r>
              <w:t>-</w:t>
            </w:r>
          </w:p>
        </w:tc>
        <w:tc>
          <w:tcPr>
            <w:tcW w:w="439" w:type="dxa"/>
            <w:tcBorders>
              <w:top w:val="single" w:sz="6" w:space="0" w:color="auto"/>
              <w:left w:val="single" w:sz="6" w:space="0" w:color="auto"/>
              <w:bottom w:val="single" w:sz="6" w:space="0" w:color="auto"/>
              <w:right w:val="single" w:sz="6" w:space="0" w:color="auto"/>
            </w:tcBorders>
          </w:tcPr>
          <w:p w14:paraId="64E1913A" w14:textId="77777777" w:rsidR="000751EA" w:rsidRDefault="000751EA" w:rsidP="000751EA">
            <w:pPr>
              <w:pStyle w:val="TableText"/>
            </w:pPr>
            <w:r>
              <w:t>X</w:t>
            </w:r>
          </w:p>
        </w:tc>
      </w:tr>
      <w:tr w:rsidR="000751EA" w14:paraId="2ACB1DAA"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37836DC" w14:textId="3B6D72FB" w:rsidR="000751EA" w:rsidRDefault="000751EA" w:rsidP="000751EA">
            <w:pPr>
              <w:pStyle w:val="TableText"/>
            </w:pPr>
            <w:r>
              <w:t>2120</w:t>
            </w:r>
            <w:r w:rsidR="005B7717">
              <w:t xml:space="preserve"> – </w:t>
            </w:r>
            <w:r>
              <w:t>2130</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05DD4A60" w14:textId="77777777" w:rsidR="000751EA" w:rsidRDefault="000751EA" w:rsidP="000751EA">
            <w:pPr>
              <w:pStyle w:val="TableText"/>
            </w:pPr>
            <w:r w:rsidRPr="0090472D">
              <w:t>D</w:t>
            </w:r>
            <w:r>
              <w:t>eductible Amt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157AFE0C" w14:textId="25D11DBE" w:rsidR="000751EA" w:rsidRPr="00560FF2" w:rsidRDefault="000751EA" w:rsidP="000751EA">
            <w:pPr>
              <w:pStyle w:val="TableText"/>
            </w:pPr>
            <w:r w:rsidRPr="00560FF2">
              <w:t>:P:IDR-K-</w:t>
            </w:r>
            <w:hyperlink r:id="rId1599" w:history="1">
              <w:r w:rsidRPr="00E36C47">
                <w:rPr>
                  <w:rStyle w:val="Hyperlink"/>
                </w:rPr>
                <w:t>DTL-DEDUCT-AMT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4FFF31AE" w14:textId="4FFB95B8" w:rsidR="000751EA" w:rsidRDefault="000751EA" w:rsidP="00FB3C3B">
            <w:pPr>
              <w:pStyle w:val="TableText"/>
            </w:pPr>
            <w:r w:rsidRPr="00F970A9">
              <w:t>The detail deductible amount for which the beneficiary is liable</w:t>
            </w:r>
            <w:r w:rsidR="00771BDB">
              <w:t xml:space="preserve"> after MSP amounts paid have been applied</w:t>
            </w:r>
            <w:r w:rsidRPr="00F970A9">
              <w:t xml:space="preserve">. This equals the Deductible Amt. on the </w:t>
            </w:r>
            <w:hyperlink r:id="rId1600" w:history="1">
              <w:r w:rsidRPr="00560FF2">
                <w:rPr>
                  <w:rStyle w:val="Hyperlink"/>
                </w:rPr>
                <w:t>H7</w:t>
              </w:r>
            </w:hyperlink>
            <w:r w:rsidRPr="00F970A9">
              <w:t xml:space="preserve"> screen.</w:t>
            </w:r>
          </w:p>
          <w:p w14:paraId="2A70DC8A" w14:textId="493DEE00" w:rsidR="00771BDB" w:rsidRDefault="00771BDB" w:rsidP="00771BDB">
            <w:pPr>
              <w:pStyle w:val="TableText"/>
            </w:pPr>
            <w:r>
              <w:t xml:space="preserve">The value may be different than the </w:t>
            </w:r>
            <w:r w:rsidRPr="00FD74C9">
              <w:t xml:space="preserve">DTL </w:t>
            </w:r>
            <w:r>
              <w:t>REG DED</w:t>
            </w:r>
            <w:r>
              <w:rPr>
                <w:rFonts w:ascii="Times New Roman" w:hAnsi="Times New Roman"/>
                <w:sz w:val="24"/>
                <w:szCs w:val="24"/>
              </w:rPr>
              <w:t xml:space="preserve"> </w:t>
            </w:r>
            <w:r>
              <w:t>field when a claim reports to the IDR file again with a Q status as the amounts are updated by the adjustment information.</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46C96D3A" w14:textId="77777777" w:rsidR="000751EA" w:rsidRPr="00F970A9" w:rsidRDefault="000751EA" w:rsidP="000751EA">
            <w:pPr>
              <w:pStyle w:val="TableText"/>
            </w:pPr>
            <w:r w:rsidRPr="00F970A9">
              <w:t>11</w:t>
            </w:r>
            <w: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87034C5" w14:textId="77777777" w:rsidR="000751EA" w:rsidRDefault="000751EA" w:rsidP="000751EA">
            <w:pPr>
              <w:pStyle w:val="TableText"/>
            </w:pPr>
            <w:r>
              <w:t>999999999v99</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43A53638" w14:textId="794AB1C4" w:rsidR="000751EA" w:rsidRDefault="00FB3C3B" w:rsidP="000A270D">
            <w:pPr>
              <w:pStyle w:val="TableText"/>
            </w:pPr>
            <w:r>
              <w:t>Z</w:t>
            </w:r>
            <w:r w:rsidR="000751EA">
              <w:t>eros</w:t>
            </w:r>
          </w:p>
        </w:tc>
        <w:tc>
          <w:tcPr>
            <w:tcW w:w="438" w:type="dxa"/>
            <w:tcBorders>
              <w:top w:val="single" w:sz="6" w:space="0" w:color="auto"/>
              <w:left w:val="single" w:sz="6" w:space="0" w:color="auto"/>
              <w:bottom w:val="single" w:sz="6" w:space="0" w:color="auto"/>
              <w:right w:val="single" w:sz="6" w:space="0" w:color="auto"/>
            </w:tcBorders>
          </w:tcPr>
          <w:p w14:paraId="341DD537"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778974C5" w14:textId="77777777" w:rsidR="000751EA" w:rsidRDefault="000751EA" w:rsidP="000751EA">
            <w:pPr>
              <w:pStyle w:val="TableText"/>
            </w:pPr>
            <w:r>
              <w:t>-</w:t>
            </w:r>
          </w:p>
        </w:tc>
        <w:tc>
          <w:tcPr>
            <w:tcW w:w="439" w:type="dxa"/>
            <w:tcBorders>
              <w:top w:val="single" w:sz="6" w:space="0" w:color="auto"/>
              <w:left w:val="single" w:sz="6" w:space="0" w:color="auto"/>
              <w:bottom w:val="single" w:sz="6" w:space="0" w:color="auto"/>
              <w:right w:val="single" w:sz="6" w:space="0" w:color="auto"/>
            </w:tcBorders>
          </w:tcPr>
          <w:p w14:paraId="6F51A8F1" w14:textId="77777777" w:rsidR="000751EA" w:rsidRDefault="000751EA" w:rsidP="000751EA">
            <w:pPr>
              <w:pStyle w:val="TableText"/>
            </w:pPr>
            <w:r>
              <w:t>X</w:t>
            </w:r>
          </w:p>
        </w:tc>
      </w:tr>
      <w:tr w:rsidR="000751EA" w14:paraId="303495F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D3DBCD4" w14:textId="7B5F74CB" w:rsidR="000751EA" w:rsidRDefault="000751EA" w:rsidP="000751EA">
            <w:pPr>
              <w:pStyle w:val="TableText"/>
            </w:pPr>
            <w:r>
              <w:t>2131</w:t>
            </w:r>
            <w:r w:rsidR="005B7717">
              <w:t xml:space="preserve"> – </w:t>
            </w:r>
            <w:r>
              <w:t>2141</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5481E216" w14:textId="77777777" w:rsidR="000751EA" w:rsidRDefault="000751EA" w:rsidP="000751EA">
            <w:pPr>
              <w:pStyle w:val="TableText"/>
            </w:pPr>
            <w:r w:rsidRPr="0090472D">
              <w:t>O</w:t>
            </w:r>
            <w:r>
              <w:t>ther Patient Resp</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15CB545D" w14:textId="2CCC0B3B" w:rsidR="000751EA" w:rsidRPr="00560FF2" w:rsidRDefault="000751EA" w:rsidP="000751EA">
            <w:pPr>
              <w:pStyle w:val="TableText"/>
            </w:pPr>
            <w:r w:rsidRPr="00560FF2">
              <w:t>:P:IDR-K-</w:t>
            </w:r>
            <w:hyperlink r:id="rId1601" w:history="1">
              <w:r w:rsidRPr="00E36C47">
                <w:rPr>
                  <w:rStyle w:val="Hyperlink"/>
                </w:rPr>
                <w:t>DTL-PAT-RESP-AMT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34703C9E" w14:textId="2E5BE413" w:rsidR="000751EA" w:rsidRDefault="000751EA" w:rsidP="00FB3C3B">
            <w:pPr>
              <w:pStyle w:val="TableText"/>
            </w:pPr>
            <w:r w:rsidRPr="00F970A9">
              <w:t xml:space="preserve">The detail amount for which the beneficiary is liable </w:t>
            </w:r>
            <w:r w:rsidR="00FB3C3B">
              <w:t>–</w:t>
            </w:r>
            <w:r w:rsidRPr="00F970A9">
              <w:t xml:space="preserve"> not including coinsurance and deductible. </w:t>
            </w:r>
            <w:r w:rsidR="00771BDB">
              <w:t xml:space="preserve">This field does take the patient paid amount into account and </w:t>
            </w:r>
            <w:r w:rsidRPr="00F970A9">
              <w:t xml:space="preserve">is equal </w:t>
            </w:r>
            <w:r w:rsidR="00771BDB">
              <w:t xml:space="preserve">to </w:t>
            </w:r>
            <w:r w:rsidRPr="00F970A9">
              <w:t xml:space="preserve">the Other Patient Resp. on the </w:t>
            </w:r>
            <w:hyperlink r:id="rId1602" w:history="1">
              <w:r w:rsidRPr="00560FF2">
                <w:rPr>
                  <w:rStyle w:val="Hyperlink"/>
                </w:rPr>
                <w:t>H7</w:t>
              </w:r>
            </w:hyperlink>
            <w:r w:rsidRPr="00F970A9">
              <w:t xml:space="preserve"> screen.</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50D24227" w14:textId="1F02D9CA" w:rsidR="000751EA" w:rsidRDefault="000751EA" w:rsidP="000751EA">
            <w:pPr>
              <w:pStyle w:val="TableText"/>
              <w:rPr>
                <w:caps/>
              </w:rPr>
            </w:pPr>
            <w:r>
              <w:rPr>
                <w:caps/>
              </w:rPr>
              <w:t>11</w:t>
            </w:r>
            <w:r w:rsidR="00FB3C3B">
              <w:rPr>
                <w:caps/>
              </w:rPr>
              <w:t xml:space="preserve"> </w:t>
            </w:r>
            <w:r>
              <w:rPr>
                <w:caps/>
              </w:rP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2D40BA52" w14:textId="77777777" w:rsidR="000751EA" w:rsidRDefault="000751EA" w:rsidP="000751EA">
            <w:pPr>
              <w:pStyle w:val="TableText"/>
            </w:pPr>
            <w:r>
              <w:t>999999999v99</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738A1B3" w14:textId="2F48203D" w:rsidR="000751EA" w:rsidRDefault="00FB3C3B" w:rsidP="00FB3C3B">
            <w:pPr>
              <w:pStyle w:val="TableText"/>
            </w:pPr>
            <w:r>
              <w:t>Z</w:t>
            </w:r>
            <w:r w:rsidR="000751EA">
              <w:t>eros</w:t>
            </w:r>
          </w:p>
        </w:tc>
        <w:tc>
          <w:tcPr>
            <w:tcW w:w="438" w:type="dxa"/>
            <w:tcBorders>
              <w:top w:val="single" w:sz="6" w:space="0" w:color="auto"/>
              <w:left w:val="single" w:sz="6" w:space="0" w:color="auto"/>
              <w:bottom w:val="single" w:sz="6" w:space="0" w:color="auto"/>
              <w:right w:val="single" w:sz="6" w:space="0" w:color="auto"/>
            </w:tcBorders>
          </w:tcPr>
          <w:p w14:paraId="42A01590"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1267FE5F" w14:textId="77777777" w:rsidR="000751EA" w:rsidRDefault="000751EA" w:rsidP="000751EA">
            <w:pPr>
              <w:pStyle w:val="TableText"/>
            </w:pPr>
            <w:r>
              <w:t>-</w:t>
            </w:r>
          </w:p>
        </w:tc>
        <w:tc>
          <w:tcPr>
            <w:tcW w:w="439" w:type="dxa"/>
            <w:tcBorders>
              <w:top w:val="single" w:sz="6" w:space="0" w:color="auto"/>
              <w:left w:val="single" w:sz="6" w:space="0" w:color="auto"/>
              <w:bottom w:val="single" w:sz="6" w:space="0" w:color="auto"/>
              <w:right w:val="single" w:sz="6" w:space="0" w:color="auto"/>
            </w:tcBorders>
          </w:tcPr>
          <w:p w14:paraId="3A9639CF" w14:textId="77777777" w:rsidR="000751EA" w:rsidRDefault="000751EA" w:rsidP="000751EA">
            <w:pPr>
              <w:pStyle w:val="TableText"/>
            </w:pPr>
            <w:r>
              <w:t>X</w:t>
            </w:r>
          </w:p>
        </w:tc>
      </w:tr>
      <w:tr w:rsidR="000751EA" w14:paraId="09EE4F0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C6AD1F1" w14:textId="4BB1CE94" w:rsidR="000751EA" w:rsidRDefault="000751EA" w:rsidP="000751EA">
            <w:pPr>
              <w:pStyle w:val="TableText"/>
            </w:pPr>
            <w:r>
              <w:t>2142</w:t>
            </w:r>
            <w:r w:rsidR="005B7717">
              <w:t xml:space="preserve"> – </w:t>
            </w:r>
            <w:r>
              <w:t>2152</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5904EBE2" w14:textId="77777777" w:rsidR="000751EA" w:rsidRDefault="000751EA" w:rsidP="000751EA">
            <w:pPr>
              <w:pStyle w:val="TableText"/>
            </w:pPr>
            <w:r w:rsidRPr="0090472D">
              <w:t>T</w:t>
            </w:r>
            <w:r>
              <w:t>otal Det Patient Resp</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CDA1525" w14:textId="1A0B8381" w:rsidR="000751EA" w:rsidRPr="00560FF2" w:rsidRDefault="000751EA" w:rsidP="000751EA">
            <w:pPr>
              <w:pStyle w:val="TableText"/>
            </w:pPr>
            <w:r w:rsidRPr="00560FF2">
              <w:t>:P:IDR-K-</w:t>
            </w:r>
            <w:hyperlink r:id="rId1603" w:history="1">
              <w:r w:rsidRPr="00E36C47">
                <w:rPr>
                  <w:rStyle w:val="Hyperlink"/>
                </w:rPr>
                <w:t>DTL-TOTAL-B-RESP</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E418329" w14:textId="69CF9A31" w:rsidR="00771BDB" w:rsidRPr="00502E13" w:rsidRDefault="00771BDB" w:rsidP="00771BDB">
            <w:pPr>
              <w:pStyle w:val="TableText"/>
            </w:pPr>
            <w:r w:rsidRPr="00502E13">
              <w:t xml:space="preserve">This field carries the detail Part B responsibility.  This equals the Total Det. Patient Responsibility on the </w:t>
            </w:r>
            <w:hyperlink r:id="rId1604" w:history="1">
              <w:r w:rsidRPr="00BE71D8">
                <w:t>H7</w:t>
              </w:r>
            </w:hyperlink>
            <w:r w:rsidRPr="00502E13">
              <w:t xml:space="preserve"> screen. The detail Medicare Secondary Paid (SP) amount will be used in the calculation of this field. The field equals OTHER PATIENT RESP amount plus COINSURANCE AMT plus DEDUCTIBLE AMT less the SP amount on the claim detail.</w:t>
            </w:r>
          </w:p>
          <w:p w14:paraId="4569F054" w14:textId="34F7B045" w:rsidR="000751EA" w:rsidRDefault="00771BDB" w:rsidP="00771BDB">
            <w:pPr>
              <w:pStyle w:val="TableText"/>
            </w:pPr>
            <w:r w:rsidRPr="00BE71D8">
              <w:rPr>
                <w:b/>
                <w:bCs/>
              </w:rPr>
              <w:t>Note:</w:t>
            </w:r>
            <w:r w:rsidRPr="00502E13">
              <w:t xml:space="preserve"> The field will be equal to zero when the MSP paid (SP) amount is greater than any coinsurance, plus deductible, plus other patient responsibility.</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0C358FB9" w14:textId="5056390D" w:rsidR="000751EA" w:rsidRDefault="000751EA" w:rsidP="000751EA">
            <w:pPr>
              <w:pStyle w:val="TableText"/>
              <w:rPr>
                <w:caps/>
              </w:rPr>
            </w:pPr>
            <w:r>
              <w:rPr>
                <w:caps/>
              </w:rPr>
              <w:t>11</w:t>
            </w:r>
            <w:r w:rsidR="00FB3C3B">
              <w:rPr>
                <w:caps/>
              </w:rPr>
              <w:t xml:space="preserve"> </w:t>
            </w:r>
            <w:r>
              <w:rPr>
                <w:caps/>
              </w:rP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7DD77170" w14:textId="77777777" w:rsidR="000751EA" w:rsidRDefault="000751EA" w:rsidP="000751EA">
            <w:pPr>
              <w:pStyle w:val="TableText"/>
            </w:pPr>
            <w:r>
              <w:t>999999999v99</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4D27CF98" w14:textId="3480F794" w:rsidR="000751EA" w:rsidRDefault="00FB3C3B" w:rsidP="00FB3C3B">
            <w:pPr>
              <w:pStyle w:val="TableText"/>
            </w:pPr>
            <w:r>
              <w:t>Z</w:t>
            </w:r>
            <w:r w:rsidR="000751EA">
              <w:t>eros</w:t>
            </w:r>
          </w:p>
        </w:tc>
        <w:tc>
          <w:tcPr>
            <w:tcW w:w="438" w:type="dxa"/>
            <w:tcBorders>
              <w:top w:val="single" w:sz="6" w:space="0" w:color="auto"/>
              <w:left w:val="single" w:sz="6" w:space="0" w:color="auto"/>
              <w:bottom w:val="single" w:sz="6" w:space="0" w:color="auto"/>
              <w:right w:val="single" w:sz="6" w:space="0" w:color="auto"/>
            </w:tcBorders>
          </w:tcPr>
          <w:p w14:paraId="0B53E871"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2D08F1F2" w14:textId="77777777" w:rsidR="000751EA" w:rsidRDefault="000751EA" w:rsidP="000751EA">
            <w:pPr>
              <w:pStyle w:val="TableText"/>
            </w:pPr>
            <w:r>
              <w:t>-</w:t>
            </w:r>
          </w:p>
        </w:tc>
        <w:tc>
          <w:tcPr>
            <w:tcW w:w="439" w:type="dxa"/>
            <w:tcBorders>
              <w:top w:val="single" w:sz="6" w:space="0" w:color="auto"/>
              <w:left w:val="single" w:sz="6" w:space="0" w:color="auto"/>
              <w:bottom w:val="single" w:sz="6" w:space="0" w:color="auto"/>
              <w:right w:val="single" w:sz="6" w:space="0" w:color="auto"/>
            </w:tcBorders>
          </w:tcPr>
          <w:p w14:paraId="4B36A1E9" w14:textId="77777777" w:rsidR="000751EA" w:rsidRDefault="000751EA" w:rsidP="000751EA">
            <w:pPr>
              <w:pStyle w:val="TableText"/>
            </w:pPr>
            <w:r>
              <w:t>X</w:t>
            </w:r>
          </w:p>
        </w:tc>
      </w:tr>
      <w:tr w:rsidR="000751EA" w14:paraId="528E7CB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65B4C50" w14:textId="77777777" w:rsidR="000751EA" w:rsidRPr="009D2216" w:rsidRDefault="000751EA" w:rsidP="000751EA">
            <w:pPr>
              <w:pStyle w:val="TableText"/>
            </w:pPr>
            <w:r w:rsidRPr="009D2216">
              <w:t>2153 – 2155</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478B6171" w14:textId="77777777" w:rsidR="000751EA" w:rsidRPr="009D2216" w:rsidRDefault="000751EA" w:rsidP="000751EA">
            <w:pPr>
              <w:pStyle w:val="TableText"/>
            </w:pPr>
            <w:r w:rsidRPr="009D2216">
              <w:t>MIPS CUTBACK AUDIT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92617B9" w14:textId="354CB8DF" w:rsidR="000751EA" w:rsidRPr="009D2216" w:rsidRDefault="000751EA" w:rsidP="000751EA">
            <w:pPr>
              <w:pStyle w:val="TableText"/>
            </w:pPr>
            <w:r w:rsidRPr="009D2216">
              <w:t>:P:IDR-K-</w:t>
            </w:r>
            <w:hyperlink r:id="rId1605" w:history="1">
              <w:r w:rsidRPr="009D2216">
                <w:rPr>
                  <w:rStyle w:val="Hyperlink"/>
                </w:rPr>
                <w:t>MIP-CUT-CD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5568EEB8" w14:textId="1E484772" w:rsidR="000751EA" w:rsidRPr="009D2216" w:rsidRDefault="000751EA" w:rsidP="000751EA">
            <w:pPr>
              <w:pStyle w:val="TableText"/>
            </w:pPr>
            <w:r w:rsidRPr="009D2216">
              <w:t xml:space="preserve">MIPS detail audit. Refer to MIPS spec </w:t>
            </w:r>
            <w:hyperlink r:id="rId1606" w:history="1">
              <w:r w:rsidRPr="009D2216">
                <w:rPr>
                  <w:rStyle w:val="Hyperlink"/>
                </w:rPr>
                <w:t>S1233010</w:t>
              </w:r>
            </w:hyperlink>
            <w:r w:rsidRPr="009D2216">
              <w: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359AF2DE" w14:textId="34E1F556" w:rsidR="000751EA" w:rsidRPr="009D2216" w:rsidRDefault="000751EA" w:rsidP="000751EA">
            <w:pPr>
              <w:pStyle w:val="TableText"/>
              <w:rPr>
                <w:caps/>
              </w:rPr>
            </w:pPr>
            <w:r w:rsidRPr="009D2216">
              <w:rPr>
                <w:caps/>
              </w:rPr>
              <w:t>3</w:t>
            </w:r>
            <w:r w:rsidR="00FB3C3B">
              <w:rPr>
                <w:caps/>
              </w:rPr>
              <w:t xml:space="preserve"> </w:t>
            </w:r>
            <w:r w:rsidRPr="009D2216">
              <w:rPr>
                <w:caps/>
              </w:rP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14640951" w14:textId="77777777" w:rsidR="000751EA" w:rsidRPr="009D2216" w:rsidRDefault="000751EA" w:rsidP="000751EA">
            <w:pPr>
              <w:pStyle w:val="TableText"/>
            </w:pPr>
            <w:r w:rsidRPr="009D2216">
              <w:t>Audit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CC613A8" w14:textId="77777777" w:rsidR="000751EA" w:rsidRPr="009D2216" w:rsidRDefault="000751EA" w:rsidP="000751EA">
            <w:pPr>
              <w:pStyle w:val="TableText"/>
            </w:pPr>
            <w:r w:rsidRPr="009D2216">
              <w:t>Zeros</w:t>
            </w:r>
          </w:p>
        </w:tc>
        <w:tc>
          <w:tcPr>
            <w:tcW w:w="438" w:type="dxa"/>
            <w:tcBorders>
              <w:top w:val="single" w:sz="6" w:space="0" w:color="auto"/>
              <w:left w:val="single" w:sz="6" w:space="0" w:color="auto"/>
              <w:bottom w:val="single" w:sz="6" w:space="0" w:color="auto"/>
              <w:right w:val="single" w:sz="6" w:space="0" w:color="auto"/>
            </w:tcBorders>
          </w:tcPr>
          <w:p w14:paraId="35ED0CD1" w14:textId="77777777" w:rsidR="000751EA" w:rsidRPr="009D2216" w:rsidRDefault="000751EA" w:rsidP="000751EA">
            <w:pPr>
              <w:pStyle w:val="TableText"/>
            </w:pPr>
            <w:r w:rsidRPr="009D2216">
              <w:t>-</w:t>
            </w:r>
          </w:p>
        </w:tc>
        <w:tc>
          <w:tcPr>
            <w:tcW w:w="438" w:type="dxa"/>
            <w:tcBorders>
              <w:top w:val="single" w:sz="6" w:space="0" w:color="auto"/>
              <w:left w:val="single" w:sz="6" w:space="0" w:color="auto"/>
              <w:bottom w:val="single" w:sz="6" w:space="0" w:color="auto"/>
              <w:right w:val="single" w:sz="6" w:space="0" w:color="auto"/>
            </w:tcBorders>
          </w:tcPr>
          <w:p w14:paraId="62118045" w14:textId="77777777" w:rsidR="000751EA" w:rsidRPr="009D2216" w:rsidRDefault="000751EA" w:rsidP="000751EA">
            <w:pPr>
              <w:pStyle w:val="TableText"/>
            </w:pPr>
            <w:r w:rsidRPr="009D2216">
              <w:t>X</w:t>
            </w:r>
          </w:p>
        </w:tc>
        <w:tc>
          <w:tcPr>
            <w:tcW w:w="439" w:type="dxa"/>
            <w:tcBorders>
              <w:top w:val="single" w:sz="6" w:space="0" w:color="auto"/>
              <w:left w:val="single" w:sz="6" w:space="0" w:color="auto"/>
              <w:bottom w:val="single" w:sz="6" w:space="0" w:color="auto"/>
              <w:right w:val="single" w:sz="6" w:space="0" w:color="auto"/>
            </w:tcBorders>
          </w:tcPr>
          <w:p w14:paraId="5472C8CE" w14:textId="77777777" w:rsidR="000751EA" w:rsidRPr="009D2216" w:rsidRDefault="000751EA" w:rsidP="000751EA">
            <w:pPr>
              <w:pStyle w:val="TableText"/>
            </w:pPr>
            <w:r w:rsidRPr="009D2216">
              <w:t>X</w:t>
            </w:r>
          </w:p>
        </w:tc>
      </w:tr>
      <w:tr w:rsidR="000751EA" w14:paraId="6B2D200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F52AE27" w14:textId="77777777" w:rsidR="000751EA" w:rsidRPr="009D2216" w:rsidRDefault="000751EA" w:rsidP="000751EA">
            <w:pPr>
              <w:pStyle w:val="TableText"/>
            </w:pPr>
            <w:r w:rsidRPr="009D2216">
              <w:t>2156</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61EFE0D0" w14:textId="77777777" w:rsidR="000751EA" w:rsidRPr="009D2216" w:rsidRDefault="000751EA" w:rsidP="000751EA">
            <w:pPr>
              <w:pStyle w:val="TableText"/>
            </w:pPr>
            <w:r w:rsidRPr="009D2216">
              <w:t>MIPS CUTBACK AUDIT SUFFIX</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A9072D0" w14:textId="017E8E18" w:rsidR="000751EA" w:rsidRPr="009D2216" w:rsidRDefault="000751EA" w:rsidP="000751EA">
            <w:pPr>
              <w:pStyle w:val="TableText"/>
            </w:pPr>
            <w:r w:rsidRPr="009D2216">
              <w:t>:P:IDR-K-</w:t>
            </w:r>
            <w:hyperlink r:id="rId1607" w:history="1">
              <w:r w:rsidRPr="009A44A1">
                <w:rPr>
                  <w:rStyle w:val="Hyperlink"/>
                </w:rPr>
                <w:t>MIP-CUT-SUF</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22917AF1" w14:textId="21D25B12" w:rsidR="000751EA" w:rsidRPr="009D2216" w:rsidRDefault="000751EA" w:rsidP="00FB3C3B">
            <w:pPr>
              <w:pStyle w:val="TableText"/>
            </w:pPr>
            <w:r w:rsidRPr="009D2216">
              <w:t>MIPS audit suffix</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4226402C" w14:textId="584DC9D7" w:rsidR="000751EA" w:rsidRPr="009D2216" w:rsidRDefault="000751EA" w:rsidP="000751EA">
            <w:pPr>
              <w:pStyle w:val="TableText"/>
              <w:rPr>
                <w:caps/>
              </w:rPr>
            </w:pPr>
            <w:r w:rsidRPr="009D2216">
              <w:rPr>
                <w:caps/>
              </w:rPr>
              <w:t>1</w:t>
            </w:r>
            <w:r w:rsidR="00FB3C3B">
              <w:rPr>
                <w:caps/>
              </w:rPr>
              <w:t xml:space="preserve"> </w:t>
            </w:r>
            <w:r w:rsidRPr="009D2216">
              <w:rPr>
                <w:caps/>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5078C2E8" w14:textId="77777777" w:rsidR="000751EA" w:rsidRPr="009D2216" w:rsidRDefault="000751EA" w:rsidP="000751EA">
            <w:pPr>
              <w:pStyle w:val="TableText"/>
            </w:pPr>
            <w:r w:rsidRPr="009D2216">
              <w:t>A, B, C, K</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43DA1FD7" w14:textId="77777777" w:rsidR="000751EA" w:rsidRPr="009D2216" w:rsidRDefault="000751EA" w:rsidP="000751EA">
            <w:pPr>
              <w:pStyle w:val="TableText"/>
            </w:pPr>
            <w:r w:rsidRPr="009D2216">
              <w:t>Space</w:t>
            </w:r>
          </w:p>
        </w:tc>
        <w:tc>
          <w:tcPr>
            <w:tcW w:w="438" w:type="dxa"/>
            <w:tcBorders>
              <w:top w:val="single" w:sz="6" w:space="0" w:color="auto"/>
              <w:left w:val="single" w:sz="6" w:space="0" w:color="auto"/>
              <w:bottom w:val="single" w:sz="6" w:space="0" w:color="auto"/>
              <w:right w:val="single" w:sz="6" w:space="0" w:color="auto"/>
            </w:tcBorders>
          </w:tcPr>
          <w:p w14:paraId="2204419D" w14:textId="77777777" w:rsidR="000751EA" w:rsidRPr="009D2216" w:rsidRDefault="000751EA" w:rsidP="000751EA">
            <w:pPr>
              <w:pStyle w:val="TableText"/>
            </w:pPr>
            <w:r w:rsidRPr="009D2216">
              <w:t>-</w:t>
            </w:r>
          </w:p>
        </w:tc>
        <w:tc>
          <w:tcPr>
            <w:tcW w:w="438" w:type="dxa"/>
            <w:tcBorders>
              <w:top w:val="single" w:sz="6" w:space="0" w:color="auto"/>
              <w:left w:val="single" w:sz="6" w:space="0" w:color="auto"/>
              <w:bottom w:val="single" w:sz="6" w:space="0" w:color="auto"/>
              <w:right w:val="single" w:sz="6" w:space="0" w:color="auto"/>
            </w:tcBorders>
          </w:tcPr>
          <w:p w14:paraId="1855FAF4" w14:textId="77777777" w:rsidR="000751EA" w:rsidRPr="009D2216" w:rsidRDefault="000751EA" w:rsidP="000751EA">
            <w:pPr>
              <w:pStyle w:val="TableText"/>
            </w:pPr>
            <w:r w:rsidRPr="009D2216">
              <w:t>X</w:t>
            </w:r>
          </w:p>
        </w:tc>
        <w:tc>
          <w:tcPr>
            <w:tcW w:w="439" w:type="dxa"/>
            <w:tcBorders>
              <w:top w:val="single" w:sz="6" w:space="0" w:color="auto"/>
              <w:left w:val="single" w:sz="6" w:space="0" w:color="auto"/>
              <w:bottom w:val="single" w:sz="6" w:space="0" w:color="auto"/>
              <w:right w:val="single" w:sz="6" w:space="0" w:color="auto"/>
            </w:tcBorders>
          </w:tcPr>
          <w:p w14:paraId="35893117" w14:textId="77777777" w:rsidR="000751EA" w:rsidRPr="009D2216" w:rsidRDefault="000751EA" w:rsidP="000751EA">
            <w:pPr>
              <w:pStyle w:val="TableText"/>
            </w:pPr>
            <w:r w:rsidRPr="009D2216">
              <w:t>X</w:t>
            </w:r>
          </w:p>
        </w:tc>
      </w:tr>
      <w:tr w:rsidR="000751EA" w14:paraId="65C12577"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D31F911" w14:textId="11C8DBC4" w:rsidR="000751EA" w:rsidRPr="009D2216" w:rsidRDefault="000751EA" w:rsidP="000751EA">
            <w:pPr>
              <w:pStyle w:val="TableText"/>
            </w:pPr>
            <w:r w:rsidRPr="009D2216">
              <w:t>2157</w:t>
            </w:r>
            <w:r w:rsidR="005B7717">
              <w:t xml:space="preserve"> – </w:t>
            </w:r>
            <w:r w:rsidRPr="009D2216">
              <w:t>2159</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412CE342" w14:textId="77777777" w:rsidR="000751EA" w:rsidRPr="009D2216" w:rsidRDefault="000751EA" w:rsidP="000751EA">
            <w:pPr>
              <w:pStyle w:val="TableText"/>
            </w:pPr>
            <w:r w:rsidRPr="009D2216">
              <w:t>MIPS CUTBACK MSG</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72172BE5" w14:textId="6650A2CC" w:rsidR="000751EA" w:rsidRPr="009D2216" w:rsidRDefault="000751EA" w:rsidP="000751EA">
            <w:pPr>
              <w:pStyle w:val="TableText"/>
            </w:pPr>
            <w:r w:rsidRPr="009D2216">
              <w:t>:P:IDR-K-</w:t>
            </w:r>
            <w:hyperlink r:id="rId1608" w:history="1">
              <w:r w:rsidRPr="009A44A1">
                <w:rPr>
                  <w:rStyle w:val="Hyperlink"/>
                </w:rPr>
                <w:t>MIP-CUT-MSG</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DFBF6FC" w14:textId="07B017D2" w:rsidR="000751EA" w:rsidRPr="009D2216" w:rsidRDefault="000751EA" w:rsidP="00FB3C3B">
            <w:pPr>
              <w:pStyle w:val="TableText"/>
            </w:pPr>
            <w:r w:rsidRPr="009D2216">
              <w:t>MIPS cutback narrative message mapped from the audit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463F190F" w14:textId="77777777" w:rsidR="000751EA" w:rsidRPr="009D2216" w:rsidRDefault="000751EA" w:rsidP="000751EA">
            <w:pPr>
              <w:pStyle w:val="TableText"/>
              <w:rPr>
                <w:caps/>
              </w:rPr>
            </w:pPr>
            <w:r w:rsidRPr="009D2216">
              <w:rPr>
                <w:caps/>
              </w:rPr>
              <w:t>3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7DB1237F" w14:textId="77777777" w:rsidR="000751EA" w:rsidRPr="009D2216" w:rsidRDefault="000751EA" w:rsidP="000751EA">
            <w:pPr>
              <w:pStyle w:val="TableText"/>
            </w:pPr>
            <w:r w:rsidRPr="009D2216">
              <w:t>Message</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0FABB12E" w14:textId="77777777" w:rsidR="000751EA" w:rsidRPr="009D2216" w:rsidRDefault="000751EA" w:rsidP="000751EA">
            <w:pPr>
              <w:pStyle w:val="TableText"/>
            </w:pPr>
            <w:r w:rsidRPr="009D2216">
              <w:t>Spaces</w:t>
            </w:r>
          </w:p>
        </w:tc>
        <w:tc>
          <w:tcPr>
            <w:tcW w:w="438" w:type="dxa"/>
            <w:tcBorders>
              <w:top w:val="single" w:sz="6" w:space="0" w:color="auto"/>
              <w:left w:val="single" w:sz="6" w:space="0" w:color="auto"/>
              <w:bottom w:val="single" w:sz="6" w:space="0" w:color="auto"/>
              <w:right w:val="single" w:sz="6" w:space="0" w:color="auto"/>
            </w:tcBorders>
          </w:tcPr>
          <w:p w14:paraId="48B8F6DF" w14:textId="77777777" w:rsidR="000751EA" w:rsidRPr="009D2216" w:rsidRDefault="000751EA" w:rsidP="000751EA">
            <w:pPr>
              <w:pStyle w:val="TableText"/>
            </w:pPr>
            <w:r w:rsidRPr="009D2216">
              <w:t>-</w:t>
            </w:r>
          </w:p>
        </w:tc>
        <w:tc>
          <w:tcPr>
            <w:tcW w:w="438" w:type="dxa"/>
            <w:tcBorders>
              <w:top w:val="single" w:sz="6" w:space="0" w:color="auto"/>
              <w:left w:val="single" w:sz="6" w:space="0" w:color="auto"/>
              <w:bottom w:val="single" w:sz="6" w:space="0" w:color="auto"/>
              <w:right w:val="single" w:sz="6" w:space="0" w:color="auto"/>
            </w:tcBorders>
          </w:tcPr>
          <w:p w14:paraId="7AE39596" w14:textId="77777777" w:rsidR="000751EA" w:rsidRPr="009D2216" w:rsidRDefault="000751EA" w:rsidP="000751EA">
            <w:pPr>
              <w:pStyle w:val="TableText"/>
            </w:pPr>
            <w:r w:rsidRPr="009D2216">
              <w:t>X</w:t>
            </w:r>
          </w:p>
        </w:tc>
        <w:tc>
          <w:tcPr>
            <w:tcW w:w="439" w:type="dxa"/>
            <w:tcBorders>
              <w:top w:val="single" w:sz="6" w:space="0" w:color="auto"/>
              <w:left w:val="single" w:sz="6" w:space="0" w:color="auto"/>
              <w:bottom w:val="single" w:sz="6" w:space="0" w:color="auto"/>
              <w:right w:val="single" w:sz="6" w:space="0" w:color="auto"/>
            </w:tcBorders>
          </w:tcPr>
          <w:p w14:paraId="07EE8DC3" w14:textId="77777777" w:rsidR="000751EA" w:rsidRPr="009D2216" w:rsidRDefault="000751EA" w:rsidP="000751EA">
            <w:pPr>
              <w:pStyle w:val="TableText"/>
            </w:pPr>
            <w:r w:rsidRPr="009D2216">
              <w:t>X</w:t>
            </w:r>
          </w:p>
        </w:tc>
      </w:tr>
      <w:tr w:rsidR="000751EA" w14:paraId="707AEE2C"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DC725D7" w14:textId="5DBD9F09" w:rsidR="000751EA" w:rsidRPr="009D2216" w:rsidRDefault="000751EA" w:rsidP="000751EA">
            <w:pPr>
              <w:pStyle w:val="TableText"/>
            </w:pPr>
            <w:r>
              <w:t>2160</w:t>
            </w:r>
            <w:r w:rsidR="005B7717">
              <w:t xml:space="preserve"> – </w:t>
            </w:r>
            <w:r>
              <w:t>2164</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1C037A41" w14:textId="77777777" w:rsidR="000751EA" w:rsidRPr="009D2216" w:rsidRDefault="000751EA" w:rsidP="000751EA">
            <w:pPr>
              <w:pStyle w:val="TableText"/>
            </w:pPr>
            <w:r>
              <w:t>MIPS PERCENT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C75DE96" w14:textId="26E4CB66" w:rsidR="000751EA" w:rsidRPr="009D2216" w:rsidRDefault="000751EA" w:rsidP="000751EA">
            <w:pPr>
              <w:pStyle w:val="TableText"/>
            </w:pPr>
            <w:r w:rsidRPr="00206746">
              <w:t>:P:IDR</w:t>
            </w:r>
            <w:r w:rsidRPr="009A44A1">
              <w:t>-K-</w:t>
            </w:r>
            <w:hyperlink r:id="rId1609" w:history="1">
              <w:r w:rsidRPr="009A44A1">
                <w:rPr>
                  <w:rStyle w:val="Hyperlink"/>
                </w:rPr>
                <w:t>MIP-PERCENT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60E90B90" w14:textId="2839E4A2" w:rsidR="000751EA" w:rsidRPr="009D2216" w:rsidRDefault="000751EA" w:rsidP="00FB3C3B">
            <w:pPr>
              <w:pStyle w:val="TableText"/>
            </w:pPr>
            <w:r>
              <w:t>MIPS percentage amount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676D82CE" w14:textId="77777777" w:rsidR="000751EA" w:rsidRPr="009D2216" w:rsidRDefault="000751EA" w:rsidP="000751EA">
            <w:pPr>
              <w:pStyle w:val="TableText"/>
              <w:rPr>
                <w:caps/>
              </w:rPr>
            </w:pPr>
            <w:r>
              <w:rPr>
                <w:caps/>
              </w:rPr>
              <w:t>5 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6F3FFD76" w14:textId="66FFF4A1" w:rsidR="000751EA" w:rsidRPr="009D2216" w:rsidRDefault="000751EA" w:rsidP="00FB3C3B">
            <w:pPr>
              <w:pStyle w:val="TableText"/>
            </w:pPr>
            <w:r>
              <w:t>999v99,</w:t>
            </w:r>
            <w:r w:rsidRPr="009E137F">
              <w:t xml:space="preserve"> </w:t>
            </w:r>
            <w:r>
              <w:t xml:space="preserve">where V is an implied decimal; number between </w:t>
            </w:r>
            <w:r w:rsidRPr="00DE038D">
              <w:t xml:space="preserve">000.00 and </w:t>
            </w:r>
            <w:r>
              <w:t>9</w:t>
            </w:r>
            <w:r w:rsidRPr="00DE038D">
              <w:t>99.99.</w:t>
            </w:r>
            <w:r>
              <w:t>If percent is negative, a signed D will display.</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04EB95E7" w14:textId="77777777" w:rsidR="000751EA" w:rsidRPr="009D2216" w:rsidRDefault="000751EA" w:rsidP="000751EA">
            <w:pPr>
              <w:pStyle w:val="TableText"/>
            </w:pPr>
            <w:r>
              <w:t>Zeros</w:t>
            </w:r>
          </w:p>
        </w:tc>
        <w:tc>
          <w:tcPr>
            <w:tcW w:w="438" w:type="dxa"/>
            <w:tcBorders>
              <w:top w:val="single" w:sz="6" w:space="0" w:color="auto"/>
              <w:left w:val="single" w:sz="6" w:space="0" w:color="auto"/>
              <w:bottom w:val="single" w:sz="6" w:space="0" w:color="auto"/>
              <w:right w:val="single" w:sz="6" w:space="0" w:color="auto"/>
            </w:tcBorders>
          </w:tcPr>
          <w:p w14:paraId="5CE2601C" w14:textId="77777777" w:rsidR="000751EA" w:rsidRPr="009D2216"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738DFDEA" w14:textId="77777777" w:rsidR="000751EA" w:rsidRPr="009D2216"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295301DB" w14:textId="77777777" w:rsidR="000751EA" w:rsidRPr="009D2216" w:rsidRDefault="000751EA" w:rsidP="000751EA">
            <w:pPr>
              <w:pStyle w:val="TableText"/>
            </w:pPr>
            <w:r>
              <w:t>X</w:t>
            </w:r>
          </w:p>
        </w:tc>
      </w:tr>
      <w:tr w:rsidR="000751EA" w14:paraId="531EA035"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70FEFFE" w14:textId="77777777" w:rsidR="000751EA" w:rsidRDefault="000751EA" w:rsidP="000751EA">
            <w:pPr>
              <w:pStyle w:val="TableText"/>
            </w:pPr>
            <w:r w:rsidRPr="002D71D6">
              <w:t>2165 – 2167</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7976AD39" w14:textId="77777777" w:rsidR="000751EA" w:rsidRPr="0090472D" w:rsidRDefault="000751EA" w:rsidP="000751EA">
            <w:pPr>
              <w:pStyle w:val="TableText"/>
            </w:pPr>
            <w:r w:rsidRPr="002D71D6">
              <w:t>MPC CUTBACK AUDIT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58E06E9F" w14:textId="083B33C8" w:rsidR="000751EA" w:rsidRPr="00DF2A4E" w:rsidRDefault="000751EA" w:rsidP="000751EA">
            <w:pPr>
              <w:pStyle w:val="TableText"/>
            </w:pPr>
            <w:r w:rsidRPr="00DF2A4E">
              <w:t>:P:IDR-K-</w:t>
            </w:r>
            <w:hyperlink r:id="rId1610" w:history="1">
              <w:r w:rsidRPr="00DF2A4E">
                <w:rPr>
                  <w:rStyle w:val="Hyperlink"/>
                </w:rPr>
                <w:t>MPC-CUT-CD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3500C0F9" w14:textId="1A261DD3" w:rsidR="000751EA" w:rsidRPr="00133FAA" w:rsidRDefault="000751EA" w:rsidP="00FB3C3B">
            <w:pPr>
              <w:pStyle w:val="TableText"/>
            </w:pPr>
            <w:r w:rsidRPr="002D71D6">
              <w:t>MPC detail audit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78F7E9EB" w14:textId="2FFA5810" w:rsidR="000751EA" w:rsidRDefault="000751EA" w:rsidP="000751EA">
            <w:pPr>
              <w:pStyle w:val="TableText"/>
              <w:rPr>
                <w:caps/>
              </w:rPr>
            </w:pPr>
            <w:r w:rsidRPr="002D71D6">
              <w:t>3</w:t>
            </w:r>
            <w:r w:rsidR="00FB3C3B">
              <w:t xml:space="preserve"> </w:t>
            </w:r>
            <w:r w:rsidRPr="002D71D6">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59D5D7ED" w14:textId="77777777" w:rsidR="000751EA" w:rsidRDefault="000751EA" w:rsidP="000751EA">
            <w:pPr>
              <w:pStyle w:val="TableText"/>
            </w:pPr>
            <w:r w:rsidRPr="002D71D6">
              <w:t>Audit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7BC98D2A" w14:textId="77777777" w:rsidR="000751EA" w:rsidRDefault="000751EA" w:rsidP="000751EA">
            <w:pPr>
              <w:pStyle w:val="TableText"/>
            </w:pPr>
            <w:r w:rsidRPr="002D71D6">
              <w:t>Zeros</w:t>
            </w:r>
          </w:p>
        </w:tc>
        <w:tc>
          <w:tcPr>
            <w:tcW w:w="438" w:type="dxa"/>
            <w:tcBorders>
              <w:top w:val="single" w:sz="6" w:space="0" w:color="auto"/>
              <w:left w:val="single" w:sz="6" w:space="0" w:color="auto"/>
              <w:bottom w:val="single" w:sz="6" w:space="0" w:color="auto"/>
              <w:right w:val="single" w:sz="6" w:space="0" w:color="auto"/>
            </w:tcBorders>
          </w:tcPr>
          <w:p w14:paraId="7E397DF0" w14:textId="77777777" w:rsidR="000751EA" w:rsidRDefault="000751EA" w:rsidP="000751EA">
            <w:pPr>
              <w:pStyle w:val="TableText"/>
            </w:pPr>
            <w:r w:rsidRPr="002D71D6">
              <w:t>-</w:t>
            </w:r>
          </w:p>
        </w:tc>
        <w:tc>
          <w:tcPr>
            <w:tcW w:w="438" w:type="dxa"/>
            <w:tcBorders>
              <w:top w:val="single" w:sz="6" w:space="0" w:color="auto"/>
              <w:left w:val="single" w:sz="6" w:space="0" w:color="auto"/>
              <w:bottom w:val="single" w:sz="6" w:space="0" w:color="auto"/>
              <w:right w:val="single" w:sz="6" w:space="0" w:color="auto"/>
            </w:tcBorders>
          </w:tcPr>
          <w:p w14:paraId="7EA15FC9" w14:textId="77777777" w:rsidR="000751EA" w:rsidRDefault="000751EA" w:rsidP="000751EA">
            <w:pPr>
              <w:pStyle w:val="TableText"/>
            </w:pPr>
            <w:r w:rsidRPr="002D71D6">
              <w:t>X</w:t>
            </w:r>
          </w:p>
        </w:tc>
        <w:tc>
          <w:tcPr>
            <w:tcW w:w="439" w:type="dxa"/>
            <w:tcBorders>
              <w:top w:val="single" w:sz="6" w:space="0" w:color="auto"/>
              <w:left w:val="single" w:sz="6" w:space="0" w:color="auto"/>
              <w:bottom w:val="single" w:sz="6" w:space="0" w:color="auto"/>
              <w:right w:val="single" w:sz="6" w:space="0" w:color="auto"/>
            </w:tcBorders>
          </w:tcPr>
          <w:p w14:paraId="0FE4AF1D" w14:textId="77777777" w:rsidR="000751EA" w:rsidRDefault="000751EA" w:rsidP="000751EA">
            <w:pPr>
              <w:pStyle w:val="TableText"/>
            </w:pPr>
            <w:r w:rsidRPr="002D71D6">
              <w:t>X</w:t>
            </w:r>
          </w:p>
        </w:tc>
      </w:tr>
      <w:tr w:rsidR="000751EA" w14:paraId="6EB3ECEF"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8F505B1" w14:textId="77777777" w:rsidR="000751EA" w:rsidRPr="002D71D6" w:rsidRDefault="000751EA" w:rsidP="000751EA">
            <w:pPr>
              <w:pStyle w:val="TableText"/>
            </w:pPr>
            <w:r w:rsidRPr="000C6646">
              <w:t>2168</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4AE83B7B" w14:textId="77777777" w:rsidR="000751EA" w:rsidRPr="002D71D6" w:rsidRDefault="000751EA" w:rsidP="000751EA">
            <w:pPr>
              <w:pStyle w:val="TableText"/>
            </w:pPr>
            <w:r>
              <w:t>MPC CUTBACK AUDIT SUFFIX</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A3EB1E7" w14:textId="0A4A4DDA" w:rsidR="000751EA" w:rsidRPr="00DF2A4E" w:rsidRDefault="000751EA" w:rsidP="000751EA">
            <w:pPr>
              <w:pStyle w:val="TableText"/>
            </w:pPr>
            <w:r w:rsidRPr="00DF2A4E">
              <w:t>:P:IDR-K-</w:t>
            </w:r>
            <w:hyperlink r:id="rId1611" w:history="1">
              <w:r w:rsidRPr="00DF2A4E">
                <w:rPr>
                  <w:rStyle w:val="Hyperlink"/>
                </w:rPr>
                <w:t>MPC-CUT-SUF</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623BCB0D" w14:textId="1EB3D4AF" w:rsidR="000751EA" w:rsidRPr="002D71D6" w:rsidRDefault="000751EA" w:rsidP="00FB3C3B">
            <w:pPr>
              <w:pStyle w:val="TableText"/>
            </w:pPr>
            <w:r w:rsidRPr="000C6646">
              <w:t>MPC audit suffix</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2AE98D49" w14:textId="6FB904D7" w:rsidR="000751EA" w:rsidRPr="002D71D6" w:rsidRDefault="000751EA" w:rsidP="000751EA">
            <w:pPr>
              <w:pStyle w:val="TableText"/>
            </w:pPr>
            <w:r w:rsidRPr="000C6646">
              <w:t>1</w:t>
            </w:r>
            <w:r w:rsidR="00FB3C3B">
              <w:t xml:space="preserve"> </w:t>
            </w:r>
            <w:r w:rsidRPr="000C6646">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5CDE0202" w14:textId="77777777" w:rsidR="000751EA" w:rsidRPr="002D71D6" w:rsidRDefault="000751EA" w:rsidP="000751EA">
            <w:pPr>
              <w:pStyle w:val="TableText"/>
            </w:pPr>
            <w:r w:rsidRPr="000C6646">
              <w:t>A, B, C, K</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4BFFF46C" w14:textId="77777777" w:rsidR="000751EA" w:rsidRPr="002D71D6" w:rsidRDefault="000751EA" w:rsidP="000751EA">
            <w:pPr>
              <w:pStyle w:val="TableText"/>
            </w:pPr>
            <w:r w:rsidRPr="000C6646">
              <w:t>Space</w:t>
            </w:r>
          </w:p>
        </w:tc>
        <w:tc>
          <w:tcPr>
            <w:tcW w:w="438" w:type="dxa"/>
            <w:tcBorders>
              <w:top w:val="single" w:sz="6" w:space="0" w:color="auto"/>
              <w:left w:val="single" w:sz="6" w:space="0" w:color="auto"/>
              <w:bottom w:val="single" w:sz="6" w:space="0" w:color="auto"/>
              <w:right w:val="single" w:sz="6" w:space="0" w:color="auto"/>
            </w:tcBorders>
          </w:tcPr>
          <w:p w14:paraId="3550AA14" w14:textId="77777777" w:rsidR="000751EA" w:rsidRPr="002D71D6" w:rsidRDefault="000751EA" w:rsidP="000751EA">
            <w:pPr>
              <w:pStyle w:val="TableText"/>
            </w:pPr>
            <w:r w:rsidRPr="000C6646">
              <w:t>-</w:t>
            </w:r>
          </w:p>
        </w:tc>
        <w:tc>
          <w:tcPr>
            <w:tcW w:w="438" w:type="dxa"/>
            <w:tcBorders>
              <w:top w:val="single" w:sz="6" w:space="0" w:color="auto"/>
              <w:left w:val="single" w:sz="6" w:space="0" w:color="auto"/>
              <w:bottom w:val="single" w:sz="6" w:space="0" w:color="auto"/>
              <w:right w:val="single" w:sz="6" w:space="0" w:color="auto"/>
            </w:tcBorders>
          </w:tcPr>
          <w:p w14:paraId="729988BF" w14:textId="77777777" w:rsidR="000751EA" w:rsidRPr="002D71D6" w:rsidRDefault="000751EA" w:rsidP="000751EA">
            <w:pPr>
              <w:pStyle w:val="TableText"/>
            </w:pPr>
            <w:r w:rsidRPr="000C6646">
              <w:t>X</w:t>
            </w:r>
          </w:p>
        </w:tc>
        <w:tc>
          <w:tcPr>
            <w:tcW w:w="439" w:type="dxa"/>
            <w:tcBorders>
              <w:top w:val="single" w:sz="6" w:space="0" w:color="auto"/>
              <w:left w:val="single" w:sz="6" w:space="0" w:color="auto"/>
              <w:bottom w:val="single" w:sz="6" w:space="0" w:color="auto"/>
              <w:right w:val="single" w:sz="6" w:space="0" w:color="auto"/>
            </w:tcBorders>
          </w:tcPr>
          <w:p w14:paraId="071FEC2B" w14:textId="77777777" w:rsidR="000751EA" w:rsidRPr="002D71D6" w:rsidRDefault="000751EA" w:rsidP="000751EA">
            <w:pPr>
              <w:pStyle w:val="TableText"/>
            </w:pPr>
            <w:r w:rsidRPr="000C6646">
              <w:t>X</w:t>
            </w:r>
          </w:p>
        </w:tc>
      </w:tr>
      <w:tr w:rsidR="000751EA" w14:paraId="19041A3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7957953" w14:textId="6B60A434" w:rsidR="000751EA" w:rsidRPr="000C6646" w:rsidRDefault="000751EA" w:rsidP="00FB3C3B">
            <w:pPr>
              <w:pStyle w:val="TableText"/>
            </w:pPr>
            <w:r w:rsidRPr="00DA4AEE">
              <w:t>2169</w:t>
            </w:r>
            <w:r w:rsidR="005B7717">
              <w:t xml:space="preserve"> –</w:t>
            </w:r>
            <w:r w:rsidRPr="00DA4AEE">
              <w:t xml:space="preserve"> 2171</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0C5C193B" w14:textId="77777777" w:rsidR="000751EA" w:rsidRDefault="000751EA" w:rsidP="000751EA">
            <w:pPr>
              <w:pStyle w:val="TableText"/>
            </w:pPr>
            <w:r>
              <w:t>MPC CUTBACK</w:t>
            </w:r>
          </w:p>
          <w:p w14:paraId="4440A920" w14:textId="77777777" w:rsidR="000751EA" w:rsidRPr="000C6646" w:rsidRDefault="000751EA" w:rsidP="000751EA">
            <w:pPr>
              <w:pStyle w:val="TableText"/>
            </w:pPr>
            <w:r>
              <w:t>MSG</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7FA50F68" w14:textId="1772026B" w:rsidR="000751EA" w:rsidRPr="00DF2A4E" w:rsidRDefault="000751EA" w:rsidP="000751EA">
            <w:pPr>
              <w:pStyle w:val="TableText"/>
            </w:pPr>
            <w:r w:rsidRPr="00DF2A4E">
              <w:t>P:IDR-K-</w:t>
            </w:r>
            <w:hyperlink r:id="rId1612" w:history="1">
              <w:r w:rsidRPr="00DF2A4E">
                <w:rPr>
                  <w:rStyle w:val="Hyperlink"/>
                </w:rPr>
                <w:t>MPC-CUT-MSG</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A4D005D" w14:textId="27E47BE0" w:rsidR="000751EA" w:rsidRPr="000C6646" w:rsidRDefault="000751EA" w:rsidP="00FB3C3B">
            <w:pPr>
              <w:pStyle w:val="TableText"/>
            </w:pPr>
            <w:r w:rsidRPr="00DA4AEE">
              <w:t>MPC cutback narrative message mapped from the audit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7713EC17" w14:textId="69E404DD" w:rsidR="000751EA" w:rsidRPr="000C6646" w:rsidRDefault="000751EA" w:rsidP="000751EA">
            <w:pPr>
              <w:pStyle w:val="TableText"/>
            </w:pPr>
            <w:r>
              <w:t>3</w:t>
            </w:r>
            <w:r w:rsidR="00FB3C3B">
              <w:t xml:space="preserve"> </w:t>
            </w:r>
            <w: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52551562" w14:textId="77777777" w:rsidR="000751EA" w:rsidRPr="000C6646" w:rsidRDefault="000751EA" w:rsidP="000751EA">
            <w:pPr>
              <w:pStyle w:val="TableText"/>
            </w:pPr>
            <w:r>
              <w:t>Message</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5222127" w14:textId="77777777" w:rsidR="000751EA" w:rsidRPr="000C6646" w:rsidRDefault="000751EA" w:rsidP="000751EA">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295E92C3" w14:textId="77777777" w:rsidR="000751EA" w:rsidRPr="000C6646"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2C310228" w14:textId="77777777" w:rsidR="000751EA" w:rsidRPr="000C6646"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6F2C7EA9" w14:textId="77777777" w:rsidR="000751EA" w:rsidRPr="000C6646" w:rsidRDefault="000751EA" w:rsidP="000751EA">
            <w:pPr>
              <w:pStyle w:val="TableText"/>
            </w:pPr>
            <w:r>
              <w:t>X</w:t>
            </w:r>
          </w:p>
        </w:tc>
      </w:tr>
      <w:tr w:rsidR="000751EA" w14:paraId="79E13501"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D6DD34B" w14:textId="797F5824" w:rsidR="000751EA" w:rsidRPr="00DA4AEE" w:rsidRDefault="000751EA" w:rsidP="00FB3C3B">
            <w:pPr>
              <w:pStyle w:val="TableText"/>
            </w:pPr>
            <w:r>
              <w:t>2172</w:t>
            </w:r>
            <w:r w:rsidR="005B7717">
              <w:t xml:space="preserve"> – </w:t>
            </w:r>
            <w:r>
              <w:t>2174</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094FCA01" w14:textId="77777777" w:rsidR="000751EA" w:rsidRDefault="000751EA" w:rsidP="000751EA">
            <w:pPr>
              <w:pStyle w:val="TableText"/>
            </w:pPr>
            <w:r w:rsidRPr="00B956C3">
              <w:t>MPC PERCENT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55052F1A" w14:textId="4E415A08" w:rsidR="000751EA" w:rsidRPr="00DF2A4E" w:rsidRDefault="000751EA" w:rsidP="000751EA">
            <w:pPr>
              <w:pStyle w:val="TableText"/>
            </w:pPr>
            <w:r w:rsidRPr="00DF2A4E">
              <w:t>:P:IDR-K-</w:t>
            </w:r>
            <w:hyperlink r:id="rId1613" w:history="1">
              <w:r w:rsidRPr="00DF2A4E">
                <w:rPr>
                  <w:rStyle w:val="Hyperlink"/>
                </w:rPr>
                <w:t>MPC-PERCENT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42ECCEC3" w14:textId="7E960BA2" w:rsidR="000751EA" w:rsidRPr="00DA4AEE" w:rsidRDefault="000751EA" w:rsidP="00FB3C3B">
            <w:pPr>
              <w:pStyle w:val="TableText"/>
            </w:pPr>
            <w:r w:rsidRPr="00B956C3">
              <w:t>MPC percentage amount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11C4F246" w14:textId="4C043F2F" w:rsidR="000751EA" w:rsidRDefault="000751EA" w:rsidP="000751EA">
            <w:pPr>
              <w:pStyle w:val="TableText"/>
            </w:pPr>
            <w:r>
              <w:t>3</w:t>
            </w:r>
            <w:r w:rsidR="00FB3C3B">
              <w:t xml:space="preserve"> </w:t>
            </w:r>
            <w: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4B8F1C54" w14:textId="507F32E7" w:rsidR="000751EA" w:rsidRDefault="000751EA" w:rsidP="00FB3C3B">
            <w:pPr>
              <w:pStyle w:val="TableText"/>
            </w:pPr>
            <w:r w:rsidRPr="00B956C3">
              <w:t>9v99, where V is an implied decimal; number between 0.00 and 9.99.</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4C3EA57F" w14:textId="77777777" w:rsidR="000751EA" w:rsidRDefault="000751EA" w:rsidP="000751EA">
            <w:pPr>
              <w:pStyle w:val="TableText"/>
            </w:pPr>
            <w:r>
              <w:t>Zeros</w:t>
            </w:r>
          </w:p>
        </w:tc>
        <w:tc>
          <w:tcPr>
            <w:tcW w:w="438" w:type="dxa"/>
            <w:tcBorders>
              <w:top w:val="single" w:sz="6" w:space="0" w:color="auto"/>
              <w:left w:val="single" w:sz="6" w:space="0" w:color="auto"/>
              <w:bottom w:val="single" w:sz="6" w:space="0" w:color="auto"/>
              <w:right w:val="single" w:sz="6" w:space="0" w:color="auto"/>
            </w:tcBorders>
          </w:tcPr>
          <w:p w14:paraId="1A5FD0F5"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68DFF5FB" w14:textId="77777777" w:rsidR="000751EA"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72EC9A1D" w14:textId="77777777" w:rsidR="000751EA" w:rsidRDefault="000751EA" w:rsidP="000751EA">
            <w:pPr>
              <w:pStyle w:val="TableText"/>
            </w:pPr>
            <w:r>
              <w:t>X</w:t>
            </w:r>
          </w:p>
        </w:tc>
      </w:tr>
      <w:tr w:rsidR="000751EA" w:rsidRPr="00413B75" w14:paraId="0139D217"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FBB6BE9" w14:textId="58BEBDED" w:rsidR="000751EA" w:rsidRPr="00413B75" w:rsidRDefault="000751EA" w:rsidP="00FB3C3B">
            <w:pPr>
              <w:pStyle w:val="TableText"/>
              <w:rPr>
                <w:rFonts w:cs="Arial"/>
                <w:szCs w:val="18"/>
              </w:rPr>
            </w:pPr>
            <w:r w:rsidRPr="00413B75">
              <w:rPr>
                <w:rFonts w:cs="Arial"/>
                <w:szCs w:val="18"/>
              </w:rPr>
              <w:t>2175</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6427AFEB" w14:textId="77777777" w:rsidR="000751EA" w:rsidRPr="00413B75" w:rsidRDefault="000751EA" w:rsidP="000751EA">
            <w:pPr>
              <w:pStyle w:val="TableText"/>
              <w:rPr>
                <w:rFonts w:cs="Arial"/>
                <w:szCs w:val="18"/>
              </w:rPr>
            </w:pPr>
            <w:r w:rsidRPr="00413B75">
              <w:rPr>
                <w:rFonts w:cs="Arial"/>
                <w:szCs w:val="18"/>
              </w:rPr>
              <w:t>MSP Confirm Flag</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6194C840" w14:textId="5E799847" w:rsidR="000751EA" w:rsidRPr="00413B75" w:rsidRDefault="000751EA" w:rsidP="000751EA">
            <w:pPr>
              <w:pStyle w:val="TableText"/>
              <w:rPr>
                <w:rFonts w:cs="Arial"/>
                <w:szCs w:val="18"/>
              </w:rPr>
            </w:pPr>
            <w:r w:rsidRPr="00413B75">
              <w:rPr>
                <w:rFonts w:cs="Arial"/>
                <w:szCs w:val="18"/>
              </w:rPr>
              <w:t>:P:IDR-K-</w:t>
            </w:r>
            <w:hyperlink r:id="rId1614" w:history="1">
              <w:r w:rsidRPr="00413B75">
                <w:rPr>
                  <w:rStyle w:val="Hyperlink"/>
                  <w:rFonts w:cs="Arial"/>
                  <w:szCs w:val="18"/>
                </w:rPr>
                <w:t>MSP-CONFIRM-FLAG</w:t>
              </w:r>
            </w:hyperlink>
            <w:r w:rsidRPr="00413B75" w:rsidDel="009639D5">
              <w:rPr>
                <w:rFonts w:cs="Arial"/>
                <w:szCs w:val="18"/>
              </w:rPr>
              <w:t xml:space="preserve"> </w:t>
            </w:r>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23D31F16" w14:textId="77777777" w:rsidR="000751EA" w:rsidRPr="00413B75" w:rsidRDefault="000751EA" w:rsidP="000751EA">
            <w:pPr>
              <w:pStyle w:val="TableText"/>
              <w:rPr>
                <w:rFonts w:cs="Arial"/>
                <w:szCs w:val="18"/>
              </w:rPr>
            </w:pPr>
            <w:r w:rsidRPr="00413B75">
              <w:rPr>
                <w:rFonts w:cs="Arial"/>
                <w:szCs w:val="18"/>
              </w:rPr>
              <w:t>MSP confirmed Flag</w:t>
            </w:r>
          </w:p>
          <w:p w14:paraId="755C4EAE" w14:textId="77777777" w:rsidR="000751EA" w:rsidRPr="00413B75" w:rsidRDefault="000751EA" w:rsidP="000751EA">
            <w:pPr>
              <w:pStyle w:val="TableText"/>
              <w:rPr>
                <w:rFonts w:cs="Arial"/>
                <w:szCs w:val="18"/>
              </w:rPr>
            </w:pPr>
            <w:r w:rsidRPr="00413B75">
              <w:rPr>
                <w:rFonts w:cs="Arial"/>
                <w:szCs w:val="18"/>
              </w:rPr>
              <w:t>A value of N will display if the MSP is not confirmed or not applicable.</w:t>
            </w:r>
          </w:p>
          <w:p w14:paraId="7143522F" w14:textId="77777777" w:rsidR="000751EA" w:rsidRPr="00413B75" w:rsidRDefault="000751EA" w:rsidP="000751EA">
            <w:pPr>
              <w:pStyle w:val="TableText"/>
              <w:rPr>
                <w:rFonts w:cs="Arial"/>
                <w:szCs w:val="18"/>
              </w:rPr>
            </w:pPr>
            <w:r w:rsidRPr="00413B75">
              <w:rPr>
                <w:rFonts w:cs="Arial"/>
                <w:szCs w:val="18"/>
              </w:rPr>
              <w:t>A Y will display if the MSP is Confirmed.</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3EB4C159" w14:textId="2E660108" w:rsidR="000751EA" w:rsidRPr="00413B75" w:rsidRDefault="000751EA" w:rsidP="000751EA">
            <w:pPr>
              <w:pStyle w:val="TableText"/>
              <w:rPr>
                <w:rFonts w:cs="Arial"/>
                <w:szCs w:val="18"/>
              </w:rPr>
            </w:pPr>
            <w:r w:rsidRPr="00413B75">
              <w:rPr>
                <w:rFonts w:cs="Arial"/>
                <w:szCs w:val="18"/>
              </w:rPr>
              <w:t>1</w:t>
            </w:r>
            <w:r w:rsidR="00FB3C3B">
              <w:rPr>
                <w:rFonts w:cs="Arial"/>
                <w:szCs w:val="18"/>
              </w:rPr>
              <w:t xml:space="preserve"> </w:t>
            </w:r>
            <w:r w:rsidRPr="00413B75">
              <w:rPr>
                <w:rFonts w:cs="Arial"/>
                <w:szCs w:val="18"/>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76A38F1" w14:textId="77777777" w:rsidR="000751EA" w:rsidRPr="00413B75" w:rsidRDefault="000751EA" w:rsidP="000751EA">
            <w:pPr>
              <w:pStyle w:val="TableText"/>
              <w:rPr>
                <w:rFonts w:cs="Arial"/>
                <w:szCs w:val="18"/>
              </w:rPr>
            </w:pPr>
            <w:r w:rsidRPr="00413B75">
              <w:rPr>
                <w:rFonts w:cs="Arial"/>
                <w:szCs w:val="18"/>
              </w:rPr>
              <w:t xml:space="preserve">Y or N (The Phase 1 file will always display </w:t>
            </w:r>
            <w:r>
              <w:rPr>
                <w:rFonts w:cs="Arial"/>
                <w:szCs w:val="18"/>
              </w:rPr>
              <w:t>a</w:t>
            </w:r>
            <w:r w:rsidRPr="00413B75">
              <w:rPr>
                <w:rFonts w:cs="Arial"/>
                <w:szCs w:val="18"/>
              </w:rPr>
              <w:t xml:space="preserve"> </w:t>
            </w:r>
            <w:r>
              <w:rPr>
                <w:rFonts w:cs="Arial"/>
                <w:szCs w:val="18"/>
              </w:rPr>
              <w:t>s</w:t>
            </w:r>
            <w:r w:rsidRPr="00413B75">
              <w:rPr>
                <w:rFonts w:cs="Arial"/>
                <w:szCs w:val="18"/>
              </w:rPr>
              <w:t>pace</w:t>
            </w:r>
            <w:r>
              <w:rPr>
                <w:rFonts w:cs="Arial"/>
                <w:szCs w:val="18"/>
              </w:rPr>
              <w: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01174594" w14:textId="77777777" w:rsidR="000751EA" w:rsidRPr="00413B75" w:rsidRDefault="000751EA" w:rsidP="000751EA">
            <w:pPr>
              <w:pStyle w:val="TableText"/>
              <w:rPr>
                <w:rFonts w:cs="Arial"/>
                <w:szCs w:val="18"/>
              </w:rPr>
            </w:pPr>
            <w:r w:rsidRPr="00413B75">
              <w:rPr>
                <w:rFonts w:cs="Arial"/>
                <w:szCs w:val="18"/>
              </w:rPr>
              <w:t>Space</w:t>
            </w:r>
          </w:p>
        </w:tc>
        <w:tc>
          <w:tcPr>
            <w:tcW w:w="438" w:type="dxa"/>
            <w:tcBorders>
              <w:top w:val="single" w:sz="6" w:space="0" w:color="auto"/>
              <w:left w:val="single" w:sz="6" w:space="0" w:color="auto"/>
              <w:bottom w:val="single" w:sz="6" w:space="0" w:color="auto"/>
              <w:right w:val="single" w:sz="6" w:space="0" w:color="auto"/>
            </w:tcBorders>
          </w:tcPr>
          <w:p w14:paraId="74D4F1F0" w14:textId="77777777" w:rsidR="000751EA" w:rsidRPr="00413B75" w:rsidRDefault="000751EA" w:rsidP="000751EA">
            <w:pPr>
              <w:pStyle w:val="TableText"/>
              <w:rPr>
                <w:rFonts w:cs="Arial"/>
                <w:szCs w:val="18"/>
              </w:rPr>
            </w:pPr>
            <w:r>
              <w:rPr>
                <w:rFonts w:cs="Arial"/>
                <w:szCs w:val="18"/>
              </w:rPr>
              <w:t>-</w:t>
            </w:r>
          </w:p>
        </w:tc>
        <w:tc>
          <w:tcPr>
            <w:tcW w:w="438" w:type="dxa"/>
            <w:tcBorders>
              <w:top w:val="single" w:sz="6" w:space="0" w:color="auto"/>
              <w:left w:val="single" w:sz="6" w:space="0" w:color="auto"/>
              <w:bottom w:val="single" w:sz="6" w:space="0" w:color="auto"/>
              <w:right w:val="single" w:sz="6" w:space="0" w:color="auto"/>
            </w:tcBorders>
          </w:tcPr>
          <w:p w14:paraId="285286B7" w14:textId="77777777" w:rsidR="000751EA" w:rsidRPr="00413B75" w:rsidRDefault="000751EA" w:rsidP="000751EA">
            <w:pPr>
              <w:pStyle w:val="TableText"/>
              <w:rPr>
                <w:rFonts w:cs="Arial"/>
                <w:szCs w:val="18"/>
              </w:rPr>
            </w:pPr>
            <w:r w:rsidRPr="00413B75">
              <w:rPr>
                <w:rFonts w:cs="Arial"/>
                <w:szCs w:val="18"/>
              </w:rPr>
              <w:t>X</w:t>
            </w:r>
          </w:p>
        </w:tc>
        <w:tc>
          <w:tcPr>
            <w:tcW w:w="439" w:type="dxa"/>
            <w:tcBorders>
              <w:top w:val="single" w:sz="6" w:space="0" w:color="auto"/>
              <w:left w:val="single" w:sz="6" w:space="0" w:color="auto"/>
              <w:bottom w:val="single" w:sz="6" w:space="0" w:color="auto"/>
              <w:right w:val="single" w:sz="6" w:space="0" w:color="auto"/>
            </w:tcBorders>
          </w:tcPr>
          <w:p w14:paraId="0106E989" w14:textId="77777777" w:rsidR="000751EA" w:rsidRPr="00413B75" w:rsidRDefault="000751EA" w:rsidP="000751EA">
            <w:pPr>
              <w:pStyle w:val="TableText"/>
              <w:rPr>
                <w:rFonts w:cs="Arial"/>
                <w:szCs w:val="18"/>
              </w:rPr>
            </w:pPr>
            <w:r w:rsidRPr="00413B75">
              <w:rPr>
                <w:rFonts w:cs="Arial"/>
                <w:szCs w:val="18"/>
              </w:rPr>
              <w:t>X</w:t>
            </w:r>
          </w:p>
        </w:tc>
      </w:tr>
      <w:tr w:rsidR="000751EA" w:rsidRPr="00413B75" w14:paraId="34415FA0"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23D5B01" w14:textId="43CCE7E2" w:rsidR="000751EA" w:rsidRPr="00413B75" w:rsidRDefault="000751EA" w:rsidP="00FB3C3B">
            <w:pPr>
              <w:pStyle w:val="TableText"/>
              <w:rPr>
                <w:rFonts w:cs="Arial"/>
                <w:szCs w:val="18"/>
              </w:rPr>
            </w:pPr>
            <w:r w:rsidRPr="00413B75">
              <w:rPr>
                <w:rFonts w:cs="Arial"/>
                <w:szCs w:val="18"/>
              </w:rPr>
              <w:t>2176</w:t>
            </w:r>
            <w:r w:rsidR="005B7717">
              <w:rPr>
                <w:rFonts w:cs="Arial"/>
                <w:szCs w:val="18"/>
              </w:rPr>
              <w:t xml:space="preserve"> –</w:t>
            </w:r>
            <w:r w:rsidRPr="00413B75">
              <w:rPr>
                <w:rFonts w:cs="Arial"/>
                <w:szCs w:val="18"/>
              </w:rPr>
              <w:t xml:space="preserve"> 2177</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26D8FF81" w14:textId="77777777" w:rsidR="000751EA" w:rsidRPr="00413B75" w:rsidRDefault="000751EA" w:rsidP="000751EA">
            <w:pPr>
              <w:pStyle w:val="TableText"/>
              <w:rPr>
                <w:rFonts w:cs="Arial"/>
                <w:szCs w:val="18"/>
              </w:rPr>
            </w:pPr>
            <w:r w:rsidRPr="00413B75">
              <w:rPr>
                <w:rFonts w:cs="Arial"/>
                <w:szCs w:val="18"/>
              </w:rPr>
              <w:t>MSP Cost Avoidance Indicator</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6DCEC3A7" w14:textId="4C58BD97" w:rsidR="000751EA" w:rsidRPr="00413B75" w:rsidRDefault="000751EA" w:rsidP="000751EA">
            <w:pPr>
              <w:pStyle w:val="TableText"/>
              <w:rPr>
                <w:rFonts w:cs="Arial"/>
                <w:szCs w:val="18"/>
              </w:rPr>
            </w:pPr>
            <w:r w:rsidRPr="00413B75">
              <w:rPr>
                <w:rFonts w:cs="Arial"/>
                <w:szCs w:val="18"/>
              </w:rPr>
              <w:t>:P:IDR-K-</w:t>
            </w:r>
            <w:hyperlink r:id="rId1615" w:history="1">
              <w:r w:rsidRPr="00413B75">
                <w:rPr>
                  <w:rStyle w:val="Hyperlink"/>
                  <w:rFonts w:cs="Arial"/>
                  <w:szCs w:val="18"/>
                </w:rPr>
                <w:t>COST-AVOID-IND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3034C050" w14:textId="77777777" w:rsidR="000751EA" w:rsidRPr="00413B75" w:rsidRDefault="000751EA" w:rsidP="000751EA">
            <w:pPr>
              <w:pStyle w:val="TableText"/>
              <w:rPr>
                <w:rFonts w:cs="Arial"/>
                <w:szCs w:val="18"/>
              </w:rPr>
            </w:pPr>
            <w:r w:rsidRPr="00413B75">
              <w:rPr>
                <w:rFonts w:cs="Arial"/>
                <w:szCs w:val="18"/>
              </w:rPr>
              <w:t>MSP cost avoidance Indicator</w:t>
            </w:r>
          </w:p>
          <w:p w14:paraId="72C288D0" w14:textId="77777777" w:rsidR="000751EA" w:rsidRPr="00413B75" w:rsidRDefault="000751EA" w:rsidP="000751EA">
            <w:pPr>
              <w:pStyle w:val="TableText"/>
              <w:rPr>
                <w:rFonts w:cs="Arial"/>
                <w:szCs w:val="18"/>
              </w:rPr>
            </w:pPr>
            <w:r w:rsidRPr="00413B75">
              <w:rPr>
                <w:rFonts w:cs="Arial"/>
                <w:noProof w:val="0"/>
                <w:szCs w:val="18"/>
              </w:rPr>
              <w:t>If the Confirmed Flag equals Y a one-byte or two-byte alphanumeric character will display the Cost Avoid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2C0785E8" w14:textId="2FE9BBA6" w:rsidR="000751EA" w:rsidRPr="00413B75" w:rsidRDefault="000751EA" w:rsidP="000751EA">
            <w:pPr>
              <w:pStyle w:val="TableText"/>
              <w:rPr>
                <w:rFonts w:cs="Arial"/>
                <w:szCs w:val="18"/>
              </w:rPr>
            </w:pPr>
            <w:r w:rsidRPr="00413B75">
              <w:rPr>
                <w:rFonts w:cs="Arial"/>
                <w:szCs w:val="18"/>
              </w:rPr>
              <w:t>2</w:t>
            </w:r>
            <w:r w:rsidR="00FB3C3B">
              <w:rPr>
                <w:rFonts w:cs="Arial"/>
                <w:szCs w:val="18"/>
              </w:rPr>
              <w:t xml:space="preserve"> </w:t>
            </w:r>
            <w:r w:rsidRPr="00413B75">
              <w:rPr>
                <w:rFonts w:cs="Arial"/>
                <w:szCs w:val="18"/>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7A8CFF3" w14:textId="77777777" w:rsidR="000751EA" w:rsidRPr="00413B75" w:rsidRDefault="000751EA" w:rsidP="000751EA">
            <w:pPr>
              <w:pStyle w:val="TableText"/>
              <w:rPr>
                <w:rFonts w:cs="Arial"/>
                <w:szCs w:val="18"/>
              </w:rPr>
            </w:pPr>
            <w:r w:rsidRPr="00413B75">
              <w:rPr>
                <w:rFonts w:cs="Arial"/>
                <w:szCs w:val="18"/>
              </w:rPr>
              <w:t>Alphanumeric (The Phase 1 file will always display spaces)</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623E7FBB" w14:textId="77777777" w:rsidR="000751EA" w:rsidRPr="00413B75" w:rsidRDefault="000751EA" w:rsidP="000751EA">
            <w:pPr>
              <w:pStyle w:val="TableText"/>
              <w:rPr>
                <w:rFonts w:cs="Arial"/>
                <w:szCs w:val="18"/>
              </w:rPr>
            </w:pPr>
            <w:r w:rsidRPr="00413B75">
              <w:rPr>
                <w:rFonts w:cs="Arial"/>
                <w:szCs w:val="18"/>
              </w:rPr>
              <w:t>Spaces</w:t>
            </w:r>
          </w:p>
        </w:tc>
        <w:tc>
          <w:tcPr>
            <w:tcW w:w="438" w:type="dxa"/>
            <w:tcBorders>
              <w:top w:val="single" w:sz="6" w:space="0" w:color="auto"/>
              <w:left w:val="single" w:sz="6" w:space="0" w:color="auto"/>
              <w:bottom w:val="single" w:sz="6" w:space="0" w:color="auto"/>
              <w:right w:val="single" w:sz="6" w:space="0" w:color="auto"/>
            </w:tcBorders>
          </w:tcPr>
          <w:p w14:paraId="12B71CB3" w14:textId="77777777" w:rsidR="000751EA" w:rsidRPr="00413B75" w:rsidRDefault="000751EA" w:rsidP="000751EA">
            <w:pPr>
              <w:pStyle w:val="TableText"/>
              <w:rPr>
                <w:rFonts w:cs="Arial"/>
                <w:szCs w:val="18"/>
              </w:rPr>
            </w:pPr>
            <w:r>
              <w:rPr>
                <w:rFonts w:cs="Arial"/>
                <w:szCs w:val="18"/>
              </w:rPr>
              <w:t>-</w:t>
            </w:r>
          </w:p>
        </w:tc>
        <w:tc>
          <w:tcPr>
            <w:tcW w:w="438" w:type="dxa"/>
            <w:tcBorders>
              <w:top w:val="single" w:sz="6" w:space="0" w:color="auto"/>
              <w:left w:val="single" w:sz="6" w:space="0" w:color="auto"/>
              <w:bottom w:val="single" w:sz="6" w:space="0" w:color="auto"/>
              <w:right w:val="single" w:sz="6" w:space="0" w:color="auto"/>
            </w:tcBorders>
          </w:tcPr>
          <w:p w14:paraId="15D4CADC" w14:textId="77777777" w:rsidR="000751EA" w:rsidRPr="00413B75" w:rsidRDefault="000751EA" w:rsidP="000751EA">
            <w:pPr>
              <w:pStyle w:val="TableText"/>
              <w:rPr>
                <w:rFonts w:cs="Arial"/>
                <w:szCs w:val="18"/>
              </w:rPr>
            </w:pPr>
            <w:r w:rsidRPr="00413B75">
              <w:rPr>
                <w:rFonts w:cs="Arial"/>
                <w:szCs w:val="18"/>
              </w:rPr>
              <w:t>X</w:t>
            </w:r>
          </w:p>
        </w:tc>
        <w:tc>
          <w:tcPr>
            <w:tcW w:w="439" w:type="dxa"/>
            <w:tcBorders>
              <w:top w:val="single" w:sz="6" w:space="0" w:color="auto"/>
              <w:left w:val="single" w:sz="6" w:space="0" w:color="auto"/>
              <w:bottom w:val="single" w:sz="6" w:space="0" w:color="auto"/>
              <w:right w:val="single" w:sz="6" w:space="0" w:color="auto"/>
            </w:tcBorders>
          </w:tcPr>
          <w:p w14:paraId="1F770682" w14:textId="77777777" w:rsidR="000751EA" w:rsidRPr="00413B75" w:rsidRDefault="000751EA" w:rsidP="000751EA">
            <w:pPr>
              <w:pStyle w:val="TableText"/>
              <w:rPr>
                <w:rFonts w:cs="Arial"/>
                <w:szCs w:val="18"/>
              </w:rPr>
            </w:pPr>
            <w:r w:rsidRPr="00413B75">
              <w:rPr>
                <w:rFonts w:cs="Arial"/>
                <w:szCs w:val="18"/>
              </w:rPr>
              <w:t>X</w:t>
            </w:r>
          </w:p>
        </w:tc>
      </w:tr>
      <w:tr w:rsidR="000751EA" w:rsidRPr="004F4FD0" w14:paraId="00794C8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AFE5205" w14:textId="0AE12919" w:rsidR="000751EA" w:rsidRPr="00612A8F" w:rsidRDefault="000751EA" w:rsidP="000751EA">
            <w:pPr>
              <w:pStyle w:val="TableText"/>
              <w:rPr>
                <w:rFonts w:cs="Arial"/>
                <w:szCs w:val="18"/>
              </w:rPr>
            </w:pPr>
            <w:r w:rsidRPr="00612A8F">
              <w:t>2178</w:t>
            </w:r>
            <w:r w:rsidR="005B7717">
              <w:t xml:space="preserve"> – </w:t>
            </w:r>
            <w:r w:rsidRPr="00612A8F">
              <w:t>2180</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199D5BF1" w14:textId="77777777" w:rsidR="000751EA" w:rsidRPr="00805B3C" w:rsidRDefault="000751EA" w:rsidP="000751EA">
            <w:pPr>
              <w:pStyle w:val="TableText"/>
              <w:rPr>
                <w:rFonts w:cs="Arial"/>
                <w:szCs w:val="18"/>
              </w:rPr>
            </w:pPr>
            <w:r w:rsidRPr="00805B3C">
              <w:t>ROM CUTBACK AUDIT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4DCE306" w14:textId="3225C34E" w:rsidR="000751EA" w:rsidRPr="00612A8F" w:rsidRDefault="000751EA" w:rsidP="000751EA">
            <w:pPr>
              <w:pStyle w:val="TableText"/>
              <w:rPr>
                <w:rFonts w:cs="Arial"/>
                <w:szCs w:val="18"/>
              </w:rPr>
            </w:pPr>
            <w:r w:rsidRPr="004F4FD0">
              <w:rPr>
                <w:rFonts w:cs="Arial"/>
                <w:szCs w:val="18"/>
              </w:rPr>
              <w:t>:P:IDR-K-</w:t>
            </w:r>
            <w:hyperlink r:id="rId1616" w:history="1">
              <w:r w:rsidRPr="004F4FD0">
                <w:rPr>
                  <w:rStyle w:val="Hyperlink"/>
                  <w:rFonts w:cs="Arial"/>
                  <w:szCs w:val="18"/>
                </w:rPr>
                <w:t>ROM-CUT-CD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68FE390A" w14:textId="1A747E0E" w:rsidR="000751EA" w:rsidRPr="00805B3C" w:rsidRDefault="000751EA" w:rsidP="00FB3C3B">
            <w:pPr>
              <w:pStyle w:val="TableText"/>
              <w:rPr>
                <w:rFonts w:cs="Arial"/>
                <w:szCs w:val="18"/>
              </w:rPr>
            </w:pPr>
            <w:r w:rsidRPr="00805B3C">
              <w:t>ROM Pricing Audit. Refer to ROM spec S1432000</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7BDF28FE" w14:textId="77777777" w:rsidR="000751EA" w:rsidRPr="004F4FD0" w:rsidRDefault="000751EA" w:rsidP="000751EA">
            <w:pPr>
              <w:pStyle w:val="TableText"/>
              <w:rPr>
                <w:rFonts w:cs="Arial"/>
                <w:szCs w:val="18"/>
              </w:rPr>
            </w:pPr>
            <w:r w:rsidRPr="004F4FD0">
              <w:rPr>
                <w:caps/>
              </w:rPr>
              <w:t>3 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B349BD9" w14:textId="77777777" w:rsidR="000751EA" w:rsidRPr="004F4FD0" w:rsidRDefault="000751EA" w:rsidP="000751EA">
            <w:pPr>
              <w:pStyle w:val="TableText"/>
              <w:rPr>
                <w:rFonts w:cs="Arial"/>
                <w:szCs w:val="18"/>
              </w:rPr>
            </w:pPr>
            <w:r w:rsidRPr="004F4FD0">
              <w:t>Audit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6C4BAC2C" w14:textId="77777777" w:rsidR="000751EA" w:rsidRPr="004F4FD0" w:rsidRDefault="000751EA" w:rsidP="000751EA">
            <w:pPr>
              <w:pStyle w:val="TableText"/>
              <w:rPr>
                <w:rFonts w:cs="Arial"/>
                <w:szCs w:val="18"/>
              </w:rPr>
            </w:pPr>
            <w:r w:rsidRPr="004F4FD0">
              <w:t>Zeros</w:t>
            </w:r>
          </w:p>
        </w:tc>
        <w:tc>
          <w:tcPr>
            <w:tcW w:w="438" w:type="dxa"/>
            <w:tcBorders>
              <w:top w:val="single" w:sz="6" w:space="0" w:color="auto"/>
              <w:left w:val="single" w:sz="6" w:space="0" w:color="auto"/>
              <w:bottom w:val="single" w:sz="6" w:space="0" w:color="auto"/>
              <w:right w:val="single" w:sz="6" w:space="0" w:color="auto"/>
            </w:tcBorders>
          </w:tcPr>
          <w:p w14:paraId="2E18F3BF" w14:textId="77777777" w:rsidR="000751EA" w:rsidRPr="004F4FD0" w:rsidRDefault="000751EA" w:rsidP="000751EA">
            <w:pPr>
              <w:pStyle w:val="TableText"/>
              <w:rPr>
                <w:rFonts w:cs="Arial"/>
                <w:szCs w:val="18"/>
              </w:rPr>
            </w:pPr>
            <w:r w:rsidRPr="004F4FD0">
              <w:t>X</w:t>
            </w:r>
          </w:p>
        </w:tc>
        <w:tc>
          <w:tcPr>
            <w:tcW w:w="438" w:type="dxa"/>
            <w:tcBorders>
              <w:top w:val="single" w:sz="6" w:space="0" w:color="auto"/>
              <w:left w:val="single" w:sz="6" w:space="0" w:color="auto"/>
              <w:bottom w:val="single" w:sz="6" w:space="0" w:color="auto"/>
              <w:right w:val="single" w:sz="6" w:space="0" w:color="auto"/>
            </w:tcBorders>
          </w:tcPr>
          <w:p w14:paraId="0E4B9F43" w14:textId="77777777" w:rsidR="000751EA" w:rsidRPr="004F4FD0" w:rsidRDefault="000751EA" w:rsidP="000751EA">
            <w:pPr>
              <w:pStyle w:val="TableText"/>
              <w:rPr>
                <w:rFonts w:cs="Arial"/>
                <w:szCs w:val="18"/>
              </w:rPr>
            </w:pPr>
            <w:r w:rsidRPr="004F4FD0">
              <w:t>X</w:t>
            </w:r>
          </w:p>
        </w:tc>
        <w:tc>
          <w:tcPr>
            <w:tcW w:w="439" w:type="dxa"/>
            <w:tcBorders>
              <w:top w:val="single" w:sz="6" w:space="0" w:color="auto"/>
              <w:left w:val="single" w:sz="6" w:space="0" w:color="auto"/>
              <w:bottom w:val="single" w:sz="6" w:space="0" w:color="auto"/>
              <w:right w:val="single" w:sz="6" w:space="0" w:color="auto"/>
            </w:tcBorders>
          </w:tcPr>
          <w:p w14:paraId="06297BA6" w14:textId="77777777" w:rsidR="000751EA" w:rsidRPr="004F4FD0" w:rsidRDefault="000751EA" w:rsidP="000751EA">
            <w:pPr>
              <w:pStyle w:val="TableText"/>
              <w:rPr>
                <w:rFonts w:cs="Arial"/>
                <w:szCs w:val="18"/>
              </w:rPr>
            </w:pPr>
            <w:r w:rsidRPr="004F4FD0">
              <w:t>X</w:t>
            </w:r>
          </w:p>
        </w:tc>
      </w:tr>
      <w:tr w:rsidR="000751EA" w:rsidRPr="004F4FD0" w14:paraId="1EF2A192"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8797384" w14:textId="77777777" w:rsidR="000751EA" w:rsidRPr="004F4FD0" w:rsidRDefault="000751EA" w:rsidP="000751EA">
            <w:pPr>
              <w:pStyle w:val="TableText"/>
            </w:pPr>
            <w:r w:rsidRPr="004F4FD0">
              <w:t>2181</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765169B1" w14:textId="77777777" w:rsidR="000751EA" w:rsidRPr="004F4FD0" w:rsidRDefault="000751EA" w:rsidP="000751EA">
            <w:pPr>
              <w:pStyle w:val="TableText"/>
            </w:pPr>
            <w:r w:rsidRPr="004F4FD0">
              <w:t>ROM CUTBACK SUFFIX</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C508F55" w14:textId="52BB282D" w:rsidR="000751EA" w:rsidRPr="004F4FD0" w:rsidRDefault="000751EA" w:rsidP="000751EA">
            <w:pPr>
              <w:pStyle w:val="TableText"/>
              <w:rPr>
                <w:rFonts w:cs="Arial"/>
                <w:szCs w:val="18"/>
              </w:rPr>
            </w:pPr>
            <w:r w:rsidRPr="004F4FD0">
              <w:rPr>
                <w:rFonts w:cs="Arial"/>
                <w:szCs w:val="18"/>
              </w:rPr>
              <w:t>:P:IDR-K-</w:t>
            </w:r>
            <w:hyperlink r:id="rId1617" w:history="1">
              <w:r w:rsidRPr="004F4FD0">
                <w:rPr>
                  <w:rStyle w:val="Hyperlink"/>
                  <w:rFonts w:cs="Arial"/>
                  <w:szCs w:val="18"/>
                </w:rPr>
                <w:t>ROM-CUT-SUF</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2997763D" w14:textId="77777777" w:rsidR="000751EA" w:rsidRPr="00612A8F" w:rsidRDefault="000751EA" w:rsidP="000751EA">
            <w:pPr>
              <w:pStyle w:val="TableText"/>
            </w:pPr>
            <w:r w:rsidRPr="00612A8F">
              <w:t>ROM audit suffix.</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329FCB24" w14:textId="086FAD41" w:rsidR="000751EA" w:rsidRPr="00805B3C" w:rsidRDefault="000751EA" w:rsidP="000751EA">
            <w:pPr>
              <w:pStyle w:val="TableText"/>
              <w:rPr>
                <w:caps/>
              </w:rPr>
            </w:pPr>
            <w:r w:rsidRPr="00805B3C">
              <w:rPr>
                <w:caps/>
              </w:rPr>
              <w:t>1</w:t>
            </w:r>
            <w:r w:rsidR="00FB3C3B">
              <w:rPr>
                <w:caps/>
              </w:rPr>
              <w:t xml:space="preserve"> </w:t>
            </w:r>
            <w:r w:rsidRPr="00805B3C">
              <w:rPr>
                <w:caps/>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740FAC5" w14:textId="76216EDB" w:rsidR="000751EA" w:rsidRPr="004F4FD0" w:rsidRDefault="000751EA" w:rsidP="000751EA">
            <w:pPr>
              <w:pStyle w:val="TableText"/>
            </w:pPr>
            <w:r w:rsidRPr="004F4FD0">
              <w:t>A,</w:t>
            </w:r>
            <w:r w:rsidR="00FB3C3B">
              <w:t xml:space="preserve"> </w:t>
            </w:r>
            <w:r w:rsidRPr="004F4FD0">
              <w:t>B,</w:t>
            </w:r>
            <w:r w:rsidR="00FB3C3B">
              <w:t xml:space="preserve"> </w:t>
            </w:r>
            <w:r w:rsidRPr="004F4FD0">
              <w:t>C,</w:t>
            </w:r>
            <w:r w:rsidR="00FB3C3B">
              <w:t xml:space="preserve"> </w:t>
            </w:r>
            <w:r w:rsidRPr="004F4FD0">
              <w:t>K</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2E13779" w14:textId="77777777" w:rsidR="000751EA" w:rsidRPr="004F4FD0" w:rsidRDefault="000751EA" w:rsidP="000751EA">
            <w:pPr>
              <w:pStyle w:val="TableText"/>
            </w:pPr>
            <w:r w:rsidRPr="004F4FD0">
              <w:t>Space</w:t>
            </w:r>
          </w:p>
        </w:tc>
        <w:tc>
          <w:tcPr>
            <w:tcW w:w="438" w:type="dxa"/>
            <w:tcBorders>
              <w:top w:val="single" w:sz="6" w:space="0" w:color="auto"/>
              <w:left w:val="single" w:sz="6" w:space="0" w:color="auto"/>
              <w:bottom w:val="single" w:sz="6" w:space="0" w:color="auto"/>
              <w:right w:val="single" w:sz="6" w:space="0" w:color="auto"/>
            </w:tcBorders>
          </w:tcPr>
          <w:p w14:paraId="251A09FB" w14:textId="77777777" w:rsidR="000751EA" w:rsidRPr="004F4FD0" w:rsidRDefault="000751EA" w:rsidP="000751EA">
            <w:pPr>
              <w:pStyle w:val="TableText"/>
            </w:pPr>
            <w:r w:rsidRPr="004F4FD0">
              <w:t>X</w:t>
            </w:r>
          </w:p>
        </w:tc>
        <w:tc>
          <w:tcPr>
            <w:tcW w:w="438" w:type="dxa"/>
            <w:tcBorders>
              <w:top w:val="single" w:sz="6" w:space="0" w:color="auto"/>
              <w:left w:val="single" w:sz="6" w:space="0" w:color="auto"/>
              <w:bottom w:val="single" w:sz="6" w:space="0" w:color="auto"/>
              <w:right w:val="single" w:sz="6" w:space="0" w:color="auto"/>
            </w:tcBorders>
          </w:tcPr>
          <w:p w14:paraId="72FDA0AC" w14:textId="77777777" w:rsidR="000751EA" w:rsidRPr="004F4FD0" w:rsidRDefault="000751EA" w:rsidP="000751EA">
            <w:pPr>
              <w:pStyle w:val="TableText"/>
            </w:pPr>
            <w:r w:rsidRPr="004F4FD0">
              <w:t>X</w:t>
            </w:r>
          </w:p>
        </w:tc>
        <w:tc>
          <w:tcPr>
            <w:tcW w:w="439" w:type="dxa"/>
            <w:tcBorders>
              <w:top w:val="single" w:sz="6" w:space="0" w:color="auto"/>
              <w:left w:val="single" w:sz="6" w:space="0" w:color="auto"/>
              <w:bottom w:val="single" w:sz="6" w:space="0" w:color="auto"/>
              <w:right w:val="single" w:sz="6" w:space="0" w:color="auto"/>
            </w:tcBorders>
          </w:tcPr>
          <w:p w14:paraId="0709D30F" w14:textId="77777777" w:rsidR="000751EA" w:rsidRPr="004F4FD0" w:rsidRDefault="000751EA" w:rsidP="000751EA">
            <w:pPr>
              <w:pStyle w:val="TableText"/>
            </w:pPr>
            <w:r w:rsidRPr="004F4FD0">
              <w:t>X</w:t>
            </w:r>
          </w:p>
        </w:tc>
      </w:tr>
      <w:tr w:rsidR="000751EA" w:rsidRPr="004F4FD0" w14:paraId="2EC5C3CF"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D2D1D94" w14:textId="410CB87B" w:rsidR="000751EA" w:rsidRPr="004F4FD0" w:rsidRDefault="000751EA" w:rsidP="000751EA">
            <w:pPr>
              <w:pStyle w:val="TableText"/>
            </w:pPr>
            <w:r w:rsidRPr="004F4FD0">
              <w:t>2182</w:t>
            </w:r>
            <w:r w:rsidR="005B7717">
              <w:t xml:space="preserve"> – </w:t>
            </w:r>
            <w:r w:rsidRPr="004F4FD0">
              <w:t>2190</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26D491CE" w14:textId="77777777" w:rsidR="000751EA" w:rsidRPr="004F4FD0" w:rsidRDefault="000751EA" w:rsidP="000751EA">
            <w:pPr>
              <w:pStyle w:val="TableText"/>
            </w:pPr>
            <w:r w:rsidRPr="004F4FD0">
              <w:t>ROM AMT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3EA59E9" w14:textId="56617EE6" w:rsidR="000751EA" w:rsidRPr="004F4FD0" w:rsidRDefault="000751EA" w:rsidP="000751EA">
            <w:pPr>
              <w:pStyle w:val="TableText"/>
              <w:rPr>
                <w:rFonts w:cs="Arial"/>
                <w:szCs w:val="18"/>
              </w:rPr>
            </w:pPr>
            <w:r w:rsidRPr="004F4FD0">
              <w:rPr>
                <w:rFonts w:cs="Arial"/>
                <w:szCs w:val="18"/>
              </w:rPr>
              <w:t>:P:IDR-K-</w:t>
            </w:r>
            <w:hyperlink r:id="rId1618" w:history="1">
              <w:r w:rsidRPr="004F4FD0">
                <w:rPr>
                  <w:rStyle w:val="Hyperlink"/>
                  <w:rFonts w:cs="Arial"/>
                  <w:szCs w:val="18"/>
                </w:rPr>
                <w:t>ROM-AMT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108823D4" w14:textId="30604545" w:rsidR="000751EA" w:rsidRPr="00805B3C" w:rsidRDefault="000751EA" w:rsidP="00FB3C3B">
            <w:pPr>
              <w:pStyle w:val="TableText"/>
            </w:pPr>
            <w:r w:rsidRPr="00612A8F">
              <w:t xml:space="preserve">This field represents the ROM Payment </w:t>
            </w:r>
            <w:r w:rsidRPr="00805B3C">
              <w:t>Adjustment Amount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51D329DF" w14:textId="11267F6D" w:rsidR="000751EA" w:rsidRPr="004F4FD0" w:rsidRDefault="000751EA" w:rsidP="000751EA">
            <w:pPr>
              <w:pStyle w:val="TableText"/>
              <w:rPr>
                <w:caps/>
              </w:rPr>
            </w:pPr>
            <w:r w:rsidRPr="004F4FD0">
              <w:rPr>
                <w:caps/>
              </w:rPr>
              <w:t>9</w:t>
            </w:r>
            <w:r w:rsidR="00837AFA">
              <w:rPr>
                <w:caps/>
              </w:rPr>
              <w:t xml:space="preserve"> </w:t>
            </w:r>
            <w:r w:rsidRPr="004F4FD0">
              <w:rPr>
                <w:caps/>
              </w:rPr>
              <w:t>N</w:t>
            </w:r>
          </w:p>
          <w:p w14:paraId="2CFA3025" w14:textId="77777777" w:rsidR="000751EA" w:rsidRPr="004F4FD0" w:rsidRDefault="000751EA" w:rsidP="000751EA">
            <w:pPr>
              <w:pStyle w:val="TableText"/>
              <w:rPr>
                <w:caps/>
              </w:rPr>
            </w:pPr>
            <w:r w:rsidRPr="004F4FD0">
              <w:rPr>
                <w:caps/>
              </w:rPr>
              <w:t>(9999999V99)</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1515D702" w14:textId="77777777" w:rsidR="000751EA" w:rsidRPr="004F4FD0" w:rsidRDefault="000751EA" w:rsidP="000751EA">
            <w:pPr>
              <w:pStyle w:val="TableText"/>
            </w:pPr>
            <w:r w:rsidRPr="004F4FD0">
              <w:t>ROM Payment Adjustment Amount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01E619DC" w14:textId="77777777" w:rsidR="000751EA" w:rsidRPr="004F4FD0" w:rsidRDefault="000751EA" w:rsidP="000751EA">
            <w:pPr>
              <w:pStyle w:val="TableText"/>
            </w:pPr>
            <w:r w:rsidRPr="004F4FD0">
              <w:t>Zeros</w:t>
            </w:r>
          </w:p>
        </w:tc>
        <w:tc>
          <w:tcPr>
            <w:tcW w:w="438" w:type="dxa"/>
            <w:tcBorders>
              <w:top w:val="single" w:sz="6" w:space="0" w:color="auto"/>
              <w:left w:val="single" w:sz="6" w:space="0" w:color="auto"/>
              <w:bottom w:val="single" w:sz="6" w:space="0" w:color="auto"/>
              <w:right w:val="single" w:sz="6" w:space="0" w:color="auto"/>
            </w:tcBorders>
          </w:tcPr>
          <w:p w14:paraId="737AADE3" w14:textId="77777777" w:rsidR="000751EA" w:rsidRPr="004F4FD0" w:rsidRDefault="000751EA" w:rsidP="000751EA">
            <w:pPr>
              <w:pStyle w:val="TableText"/>
            </w:pPr>
            <w:r w:rsidRPr="004F4FD0">
              <w:t>X</w:t>
            </w:r>
          </w:p>
        </w:tc>
        <w:tc>
          <w:tcPr>
            <w:tcW w:w="438" w:type="dxa"/>
            <w:tcBorders>
              <w:top w:val="single" w:sz="6" w:space="0" w:color="auto"/>
              <w:left w:val="single" w:sz="6" w:space="0" w:color="auto"/>
              <w:bottom w:val="single" w:sz="6" w:space="0" w:color="auto"/>
              <w:right w:val="single" w:sz="6" w:space="0" w:color="auto"/>
            </w:tcBorders>
          </w:tcPr>
          <w:p w14:paraId="446DDAAC" w14:textId="77777777" w:rsidR="000751EA" w:rsidRPr="004F4FD0" w:rsidRDefault="000751EA" w:rsidP="000751EA">
            <w:pPr>
              <w:pStyle w:val="TableText"/>
            </w:pPr>
            <w:r w:rsidRPr="004F4FD0">
              <w:t>X</w:t>
            </w:r>
          </w:p>
        </w:tc>
        <w:tc>
          <w:tcPr>
            <w:tcW w:w="439" w:type="dxa"/>
            <w:tcBorders>
              <w:top w:val="single" w:sz="6" w:space="0" w:color="auto"/>
              <w:left w:val="single" w:sz="6" w:space="0" w:color="auto"/>
              <w:bottom w:val="single" w:sz="6" w:space="0" w:color="auto"/>
              <w:right w:val="single" w:sz="6" w:space="0" w:color="auto"/>
            </w:tcBorders>
          </w:tcPr>
          <w:p w14:paraId="456AD6F8" w14:textId="77777777" w:rsidR="000751EA" w:rsidRPr="004F4FD0" w:rsidRDefault="000751EA" w:rsidP="000751EA">
            <w:pPr>
              <w:pStyle w:val="TableText"/>
            </w:pPr>
            <w:r w:rsidRPr="004F4FD0">
              <w:t>X</w:t>
            </w:r>
          </w:p>
        </w:tc>
      </w:tr>
      <w:tr w:rsidR="000751EA" w:rsidRPr="004F4FD0" w14:paraId="67E0BB6C"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3F59C43" w14:textId="56E61EAA" w:rsidR="000751EA" w:rsidRPr="004F4FD0" w:rsidRDefault="000751EA" w:rsidP="000751EA">
            <w:pPr>
              <w:pStyle w:val="TableText"/>
            </w:pPr>
            <w:r w:rsidRPr="004F4FD0">
              <w:t>2191</w:t>
            </w:r>
            <w:r w:rsidR="005B7717">
              <w:t xml:space="preserve"> – </w:t>
            </w:r>
            <w:r w:rsidRPr="004F4FD0">
              <w:t>2193</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30789BCB" w14:textId="77777777" w:rsidR="000751EA" w:rsidRPr="004F4FD0" w:rsidRDefault="000751EA" w:rsidP="000751EA">
            <w:pPr>
              <w:pStyle w:val="TableText"/>
            </w:pPr>
            <w:r w:rsidRPr="004F4FD0">
              <w:t>ROM CUTBACK MSG</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1DFD927D" w14:textId="4F65D50E" w:rsidR="000751EA" w:rsidRPr="004F4FD0" w:rsidRDefault="000751EA" w:rsidP="000751EA">
            <w:pPr>
              <w:pStyle w:val="TableText"/>
              <w:rPr>
                <w:rFonts w:cs="Arial"/>
                <w:szCs w:val="18"/>
              </w:rPr>
            </w:pPr>
            <w:r w:rsidRPr="004F4FD0">
              <w:rPr>
                <w:rFonts w:cs="Arial"/>
                <w:szCs w:val="18"/>
              </w:rPr>
              <w:t>:P:IDR-K-</w:t>
            </w:r>
            <w:hyperlink r:id="rId1619" w:history="1">
              <w:r w:rsidRPr="004F4FD0">
                <w:rPr>
                  <w:rStyle w:val="Hyperlink"/>
                  <w:rFonts w:cs="Arial"/>
                  <w:szCs w:val="18"/>
                </w:rPr>
                <w:t>ROM-CUT-MSG</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23E993CA" w14:textId="77777777" w:rsidR="000751EA" w:rsidRPr="00612A8F" w:rsidRDefault="000751EA" w:rsidP="000751EA">
            <w:pPr>
              <w:pStyle w:val="TableText"/>
            </w:pPr>
            <w:r w:rsidRPr="00612A8F">
              <w:t>ROM cutback message</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52D75FB5" w14:textId="35D0D395" w:rsidR="000751EA" w:rsidRPr="00805B3C" w:rsidRDefault="000751EA" w:rsidP="000751EA">
            <w:pPr>
              <w:pStyle w:val="TableText"/>
              <w:rPr>
                <w:caps/>
              </w:rPr>
            </w:pPr>
            <w:r w:rsidRPr="00805B3C">
              <w:rPr>
                <w:caps/>
              </w:rPr>
              <w:t>3</w:t>
            </w:r>
            <w:r w:rsidR="00837AFA">
              <w:rPr>
                <w:caps/>
              </w:rPr>
              <w:t xml:space="preserve"> </w:t>
            </w:r>
            <w:r w:rsidRPr="00805B3C">
              <w:rPr>
                <w:caps/>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2B7F8CDB" w14:textId="77777777" w:rsidR="000751EA" w:rsidRPr="004F4FD0" w:rsidRDefault="000751EA" w:rsidP="000751EA">
            <w:pPr>
              <w:pStyle w:val="TableText"/>
            </w:pPr>
            <w:r w:rsidRPr="004F4FD0">
              <w:t>Message</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74B68D3" w14:textId="77777777" w:rsidR="000751EA" w:rsidRPr="004F4FD0" w:rsidRDefault="000751EA" w:rsidP="000751EA">
            <w:pPr>
              <w:pStyle w:val="TableText"/>
            </w:pPr>
            <w:r w:rsidRPr="004F4FD0">
              <w:t>Spaces</w:t>
            </w:r>
          </w:p>
        </w:tc>
        <w:tc>
          <w:tcPr>
            <w:tcW w:w="438" w:type="dxa"/>
            <w:tcBorders>
              <w:top w:val="single" w:sz="6" w:space="0" w:color="auto"/>
              <w:left w:val="single" w:sz="6" w:space="0" w:color="auto"/>
              <w:bottom w:val="single" w:sz="6" w:space="0" w:color="auto"/>
              <w:right w:val="single" w:sz="6" w:space="0" w:color="auto"/>
            </w:tcBorders>
          </w:tcPr>
          <w:p w14:paraId="03015A7F" w14:textId="77777777" w:rsidR="000751EA" w:rsidRPr="004F4FD0" w:rsidRDefault="000751EA" w:rsidP="000751EA">
            <w:pPr>
              <w:pStyle w:val="TableText"/>
            </w:pPr>
            <w:r w:rsidRPr="004F4FD0">
              <w:t>X</w:t>
            </w:r>
          </w:p>
        </w:tc>
        <w:tc>
          <w:tcPr>
            <w:tcW w:w="438" w:type="dxa"/>
            <w:tcBorders>
              <w:top w:val="single" w:sz="6" w:space="0" w:color="auto"/>
              <w:left w:val="single" w:sz="6" w:space="0" w:color="auto"/>
              <w:bottom w:val="single" w:sz="6" w:space="0" w:color="auto"/>
              <w:right w:val="single" w:sz="6" w:space="0" w:color="auto"/>
            </w:tcBorders>
          </w:tcPr>
          <w:p w14:paraId="65F96691" w14:textId="77777777" w:rsidR="000751EA" w:rsidRPr="004F4FD0" w:rsidRDefault="000751EA" w:rsidP="000751EA">
            <w:pPr>
              <w:pStyle w:val="TableText"/>
            </w:pPr>
            <w:r w:rsidRPr="004F4FD0">
              <w:t>X</w:t>
            </w:r>
          </w:p>
        </w:tc>
        <w:tc>
          <w:tcPr>
            <w:tcW w:w="439" w:type="dxa"/>
            <w:tcBorders>
              <w:top w:val="single" w:sz="6" w:space="0" w:color="auto"/>
              <w:left w:val="single" w:sz="6" w:space="0" w:color="auto"/>
              <w:bottom w:val="single" w:sz="6" w:space="0" w:color="auto"/>
              <w:right w:val="single" w:sz="6" w:space="0" w:color="auto"/>
            </w:tcBorders>
          </w:tcPr>
          <w:p w14:paraId="2BE0BDDE" w14:textId="77777777" w:rsidR="000751EA" w:rsidRPr="004F4FD0" w:rsidRDefault="000751EA" w:rsidP="000751EA">
            <w:pPr>
              <w:pStyle w:val="TableText"/>
            </w:pPr>
            <w:r w:rsidRPr="004F4FD0">
              <w:t>X</w:t>
            </w:r>
          </w:p>
        </w:tc>
      </w:tr>
      <w:tr w:rsidR="000751EA" w:rsidRPr="004F4FD0" w14:paraId="40DFBB5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3830CE8" w14:textId="2A43A819" w:rsidR="000751EA" w:rsidRPr="004F4FD0" w:rsidRDefault="000751EA" w:rsidP="000751EA">
            <w:pPr>
              <w:pStyle w:val="TableText"/>
            </w:pPr>
            <w:r w:rsidRPr="004F4FD0">
              <w:t>2194</w:t>
            </w:r>
            <w:r w:rsidR="005B7717">
              <w:t xml:space="preserve"> – </w:t>
            </w:r>
            <w:r w:rsidRPr="004F4FD0">
              <w:t>2195</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4592DE9F" w14:textId="77777777" w:rsidR="000751EA" w:rsidRPr="004F4FD0" w:rsidRDefault="000751EA" w:rsidP="000751EA">
            <w:pPr>
              <w:pStyle w:val="TableText"/>
            </w:pPr>
            <w:r w:rsidRPr="004F4FD0">
              <w:t>DEMO PRICING INDICATOR</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E735866" w14:textId="16218F65" w:rsidR="000751EA" w:rsidRPr="004F4FD0" w:rsidRDefault="000751EA" w:rsidP="000751EA">
            <w:pPr>
              <w:pStyle w:val="TableText"/>
              <w:rPr>
                <w:rFonts w:cs="Arial"/>
                <w:szCs w:val="18"/>
              </w:rPr>
            </w:pPr>
            <w:r w:rsidRPr="004F4FD0">
              <w:t>:P:IDR-K-</w:t>
            </w:r>
            <w:hyperlink r:id="rId1620" w:history="1">
              <w:r w:rsidRPr="004F4FD0">
                <w:rPr>
                  <w:rStyle w:val="Hyperlink"/>
                </w:rPr>
                <w:t>DEMO-PRIC-IND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1A130458" w14:textId="3FD6D8ED" w:rsidR="000751EA" w:rsidRPr="00612A8F" w:rsidRDefault="000751EA" w:rsidP="00837AFA">
            <w:pPr>
              <w:pStyle w:val="TableText"/>
            </w:pPr>
            <w:r w:rsidRPr="00612A8F">
              <w:t>Demo pricing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669A5BCA" w14:textId="7965E65F" w:rsidR="000751EA" w:rsidRPr="00805B3C" w:rsidRDefault="000751EA" w:rsidP="000751EA">
            <w:pPr>
              <w:pStyle w:val="TableText"/>
              <w:rPr>
                <w:caps/>
              </w:rPr>
            </w:pPr>
            <w:r w:rsidRPr="00805B3C">
              <w:rPr>
                <w:caps/>
              </w:rPr>
              <w:t>2</w:t>
            </w:r>
            <w:r w:rsidR="00837AFA">
              <w:rPr>
                <w:caps/>
              </w:rPr>
              <w:t xml:space="preserve"> </w:t>
            </w:r>
            <w:r w:rsidRPr="00805B3C">
              <w:rPr>
                <w:caps/>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00462C08" w14:textId="66CA5441" w:rsidR="00F042F3" w:rsidRDefault="00F042F3" w:rsidP="00F042F3">
            <w:pPr>
              <w:pStyle w:val="TableText"/>
            </w:pPr>
            <w:r>
              <w:t>The DEMO pricing indicator for the detail. This is sometimes, but not always, the same as the DEMO number.</w:t>
            </w:r>
          </w:p>
          <w:p w14:paraId="1F13D7BF" w14:textId="77777777" w:rsidR="00F042F3" w:rsidRDefault="00F042F3" w:rsidP="00783882">
            <w:pPr>
              <w:pStyle w:val="TableTextBullet"/>
            </w:pPr>
            <w:r>
              <w:t>87 - Radiation Oncology Model (ROM) – DEMO 87</w:t>
            </w:r>
          </w:p>
          <w:p w14:paraId="57486DA3" w14:textId="77777777" w:rsidR="00F042F3" w:rsidRDefault="00F042F3" w:rsidP="00783882">
            <w:pPr>
              <w:pStyle w:val="TableTextBullet"/>
            </w:pPr>
            <w:r>
              <w:t>94 - ESRD Treatment Choices (ETC) – DEMO 94</w:t>
            </w:r>
          </w:p>
          <w:p w14:paraId="10A2F7BC" w14:textId="77777777" w:rsidR="00F042F3" w:rsidRDefault="00F042F3" w:rsidP="00783882">
            <w:pPr>
              <w:pStyle w:val="TableTextBullet"/>
            </w:pPr>
            <w:r>
              <w:t>99 - Value in Opioid Use Disorder Treatment (VIT) rendering provider used for pricing – DEMO 99</w:t>
            </w:r>
          </w:p>
          <w:p w14:paraId="5706A1E4" w14:textId="77777777" w:rsidR="00F042F3" w:rsidRDefault="00F042F3" w:rsidP="00783882">
            <w:pPr>
              <w:pStyle w:val="TableTextBullet"/>
            </w:pPr>
            <w:r>
              <w:t>A2 - Community Transformation Track of the Community Health Access &amp; Rural Transformation (CHART) – DEMO A2</w:t>
            </w:r>
          </w:p>
          <w:p w14:paraId="347D8351" w14:textId="77777777" w:rsidR="00F042F3" w:rsidRDefault="00F042F3" w:rsidP="00783882">
            <w:pPr>
              <w:pStyle w:val="TableTextBullet"/>
            </w:pPr>
            <w:r>
              <w:t>A4 - Maryland Primary Care Program (MDPCP) – DEMO A4</w:t>
            </w:r>
          </w:p>
          <w:p w14:paraId="68C3B1B2" w14:textId="5C865365" w:rsidR="002C30FD" w:rsidRDefault="002C30FD" w:rsidP="00783882">
            <w:pPr>
              <w:pStyle w:val="TableTextBullet"/>
            </w:pPr>
            <w:r>
              <w:t>A5 – Making Care Primary (MCP) – DEMO A5</w:t>
            </w:r>
          </w:p>
          <w:p w14:paraId="0994063B" w14:textId="08D10B50" w:rsidR="00291B1E" w:rsidRDefault="00291B1E" w:rsidP="00783882">
            <w:pPr>
              <w:pStyle w:val="TableTextBullet"/>
            </w:pPr>
            <w:r>
              <w:t>A6 – Guiding an Improved Dementia Experience (GUIDE) – DEMO A6</w:t>
            </w:r>
          </w:p>
          <w:p w14:paraId="4AC03A96" w14:textId="0B1F906F" w:rsidR="000751EA" w:rsidRPr="004F4FD0" w:rsidRDefault="00F042F3" w:rsidP="00783882">
            <w:pPr>
              <w:pStyle w:val="TableTextBullet"/>
            </w:pPr>
            <w:r>
              <w:t>B9 - Value in Opioid Use Disorder Treatment (VIT) billing provider used for pricing – DEMO 99</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4B945D0A" w14:textId="77777777" w:rsidR="000751EA" w:rsidRPr="004F4FD0" w:rsidRDefault="000751EA" w:rsidP="000751EA">
            <w:pPr>
              <w:pStyle w:val="TableText"/>
            </w:pPr>
            <w:r w:rsidRPr="004F4FD0">
              <w:t>Spaces</w:t>
            </w:r>
          </w:p>
        </w:tc>
        <w:tc>
          <w:tcPr>
            <w:tcW w:w="438" w:type="dxa"/>
            <w:tcBorders>
              <w:top w:val="single" w:sz="6" w:space="0" w:color="auto"/>
              <w:left w:val="single" w:sz="6" w:space="0" w:color="auto"/>
              <w:bottom w:val="single" w:sz="6" w:space="0" w:color="auto"/>
              <w:right w:val="single" w:sz="6" w:space="0" w:color="auto"/>
            </w:tcBorders>
          </w:tcPr>
          <w:p w14:paraId="15C22C97" w14:textId="77777777" w:rsidR="000751EA" w:rsidRPr="004F4FD0" w:rsidRDefault="000751EA" w:rsidP="000751EA">
            <w:pPr>
              <w:pStyle w:val="TableText"/>
            </w:pPr>
            <w:r w:rsidRPr="004F4FD0">
              <w:t>X</w:t>
            </w:r>
          </w:p>
        </w:tc>
        <w:tc>
          <w:tcPr>
            <w:tcW w:w="438" w:type="dxa"/>
            <w:tcBorders>
              <w:top w:val="single" w:sz="6" w:space="0" w:color="auto"/>
              <w:left w:val="single" w:sz="6" w:space="0" w:color="auto"/>
              <w:bottom w:val="single" w:sz="6" w:space="0" w:color="auto"/>
              <w:right w:val="single" w:sz="6" w:space="0" w:color="auto"/>
            </w:tcBorders>
          </w:tcPr>
          <w:p w14:paraId="55355C2B" w14:textId="77777777" w:rsidR="000751EA" w:rsidRPr="004F4FD0" w:rsidRDefault="000751EA" w:rsidP="000751EA">
            <w:pPr>
              <w:pStyle w:val="TableText"/>
            </w:pPr>
            <w:r w:rsidRPr="004F4FD0">
              <w:t>X</w:t>
            </w:r>
          </w:p>
        </w:tc>
        <w:tc>
          <w:tcPr>
            <w:tcW w:w="439" w:type="dxa"/>
            <w:tcBorders>
              <w:top w:val="single" w:sz="6" w:space="0" w:color="auto"/>
              <w:left w:val="single" w:sz="6" w:space="0" w:color="auto"/>
              <w:bottom w:val="single" w:sz="6" w:space="0" w:color="auto"/>
              <w:right w:val="single" w:sz="6" w:space="0" w:color="auto"/>
            </w:tcBorders>
          </w:tcPr>
          <w:p w14:paraId="7B1DCA1D" w14:textId="77777777" w:rsidR="000751EA" w:rsidRPr="004F4FD0" w:rsidRDefault="000751EA" w:rsidP="000751EA">
            <w:pPr>
              <w:pStyle w:val="TableText"/>
            </w:pPr>
            <w:r w:rsidRPr="004F4FD0">
              <w:t>X</w:t>
            </w:r>
          </w:p>
        </w:tc>
      </w:tr>
      <w:tr w:rsidR="00397BB5" w:rsidRPr="004F4FD0" w14:paraId="5EA906D5"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513557F" w14:textId="77777777" w:rsidR="00397BB5" w:rsidRDefault="00397BB5" w:rsidP="00397BB5">
            <w:pPr>
              <w:pStyle w:val="TableText"/>
            </w:pPr>
            <w:r w:rsidRPr="004F4FD0">
              <w:t>2194</w:t>
            </w:r>
            <w:r>
              <w:t xml:space="preserve"> – </w:t>
            </w:r>
            <w:r w:rsidRPr="004F4FD0">
              <w:t>2195</w:t>
            </w:r>
          </w:p>
          <w:p w14:paraId="3D68EDB3" w14:textId="761A4D1B" w:rsidR="00397BB5" w:rsidRPr="004F4FD0" w:rsidRDefault="00397BB5" w:rsidP="00397BB5">
            <w:pPr>
              <w:pStyle w:val="TableText"/>
            </w:pPr>
            <w: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7D73CFE7" w14:textId="717ABFFF" w:rsidR="00397BB5" w:rsidRPr="004F4FD0" w:rsidRDefault="00397BB5" w:rsidP="00397BB5">
            <w:pPr>
              <w:pStyle w:val="TableText"/>
            </w:pPr>
            <w:r w:rsidRPr="004F4FD0">
              <w:t>DEMO PRICING INDICATOR</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5EFBD5FD" w14:textId="7080EA07" w:rsidR="00397BB5" w:rsidRPr="004F4FD0" w:rsidRDefault="00397BB5" w:rsidP="00397BB5">
            <w:pPr>
              <w:pStyle w:val="TableText"/>
            </w:pPr>
            <w:r w:rsidRPr="004F4FD0">
              <w:t>:P:IDR-K-</w:t>
            </w:r>
            <w:hyperlink r:id="rId1621" w:history="1">
              <w:r w:rsidRPr="004F4FD0">
                <w:rPr>
                  <w:rStyle w:val="Hyperlink"/>
                </w:rPr>
                <w:t>DEMO-PRIC-IND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E4D3B86" w14:textId="4F5428AE" w:rsidR="00397BB5" w:rsidRPr="00612A8F" w:rsidRDefault="00397BB5" w:rsidP="00397BB5">
            <w:pPr>
              <w:pStyle w:val="TableText"/>
            </w:pPr>
            <w:r w:rsidRPr="00612A8F">
              <w:t>Demo pricing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73F1841B" w14:textId="6AA981DC" w:rsidR="00397BB5" w:rsidRPr="00805B3C" w:rsidRDefault="00397BB5" w:rsidP="00397BB5">
            <w:pPr>
              <w:pStyle w:val="TableText"/>
              <w:rPr>
                <w:caps/>
              </w:rPr>
            </w:pPr>
            <w:r w:rsidRPr="00805B3C">
              <w:rPr>
                <w:caps/>
              </w:rPr>
              <w:t>2</w:t>
            </w:r>
            <w:r>
              <w:rPr>
                <w:caps/>
              </w:rPr>
              <w:t xml:space="preserve"> </w:t>
            </w:r>
            <w:r w:rsidRPr="00805B3C">
              <w:rPr>
                <w:caps/>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5B12F448" w14:textId="77777777" w:rsidR="00397BB5" w:rsidRDefault="00397BB5" w:rsidP="00783882">
            <w:pPr>
              <w:pStyle w:val="TableTextBullet"/>
            </w:pPr>
            <w:r>
              <w:t>UV - Unverified Hospice Involvement - DEMO 92, DEMO 93</w:t>
            </w:r>
          </w:p>
          <w:p w14:paraId="1365E68A" w14:textId="01324B25" w:rsidR="00397BB5" w:rsidRPr="004F4FD0" w:rsidRDefault="00397BB5" w:rsidP="00783882">
            <w:pPr>
              <w:pStyle w:val="TableTextBullet"/>
            </w:pPr>
            <w:r>
              <w:t>VH - Verified Hospice Involvement - DEMO 92, DEMO 93</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4749F0CF" w14:textId="538E94A8" w:rsidR="00397BB5" w:rsidRPr="004F4FD0" w:rsidRDefault="00397BB5" w:rsidP="00397BB5">
            <w:pPr>
              <w:pStyle w:val="TableText"/>
            </w:pPr>
            <w:r w:rsidRPr="004F4FD0">
              <w:t>Spaces</w:t>
            </w:r>
          </w:p>
        </w:tc>
        <w:tc>
          <w:tcPr>
            <w:tcW w:w="438" w:type="dxa"/>
            <w:tcBorders>
              <w:top w:val="single" w:sz="6" w:space="0" w:color="auto"/>
              <w:left w:val="single" w:sz="6" w:space="0" w:color="auto"/>
              <w:bottom w:val="single" w:sz="6" w:space="0" w:color="auto"/>
              <w:right w:val="single" w:sz="6" w:space="0" w:color="auto"/>
            </w:tcBorders>
          </w:tcPr>
          <w:p w14:paraId="7AA80345" w14:textId="1FE9DF2E" w:rsidR="00397BB5" w:rsidRPr="004F4FD0" w:rsidRDefault="00397BB5" w:rsidP="00397BB5">
            <w:pPr>
              <w:pStyle w:val="TableText"/>
            </w:pPr>
            <w:r w:rsidRPr="004F4FD0">
              <w:t>X</w:t>
            </w:r>
          </w:p>
        </w:tc>
        <w:tc>
          <w:tcPr>
            <w:tcW w:w="438" w:type="dxa"/>
            <w:tcBorders>
              <w:top w:val="single" w:sz="6" w:space="0" w:color="auto"/>
              <w:left w:val="single" w:sz="6" w:space="0" w:color="auto"/>
              <w:bottom w:val="single" w:sz="6" w:space="0" w:color="auto"/>
              <w:right w:val="single" w:sz="6" w:space="0" w:color="auto"/>
            </w:tcBorders>
          </w:tcPr>
          <w:p w14:paraId="1A92789D" w14:textId="6A239BA2" w:rsidR="00397BB5" w:rsidRPr="004F4FD0" w:rsidRDefault="00397BB5" w:rsidP="00397BB5">
            <w:pPr>
              <w:pStyle w:val="TableText"/>
            </w:pPr>
            <w:r w:rsidRPr="004F4FD0">
              <w:t>X</w:t>
            </w:r>
          </w:p>
        </w:tc>
        <w:tc>
          <w:tcPr>
            <w:tcW w:w="439" w:type="dxa"/>
            <w:tcBorders>
              <w:top w:val="single" w:sz="6" w:space="0" w:color="auto"/>
              <w:left w:val="single" w:sz="6" w:space="0" w:color="auto"/>
              <w:bottom w:val="single" w:sz="6" w:space="0" w:color="auto"/>
              <w:right w:val="single" w:sz="6" w:space="0" w:color="auto"/>
            </w:tcBorders>
          </w:tcPr>
          <w:p w14:paraId="0029CCF8" w14:textId="73169155" w:rsidR="00397BB5" w:rsidRPr="004F4FD0" w:rsidRDefault="00397BB5" w:rsidP="00397BB5">
            <w:pPr>
              <w:pStyle w:val="TableText"/>
            </w:pPr>
            <w:r w:rsidRPr="004F4FD0">
              <w:t>X</w:t>
            </w:r>
          </w:p>
        </w:tc>
      </w:tr>
      <w:tr w:rsidR="000751EA" w:rsidRPr="004F4FD0" w14:paraId="3FCC99F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222B55F" w14:textId="77777777" w:rsidR="000751EA" w:rsidRPr="004F4FD0" w:rsidRDefault="000751EA" w:rsidP="000751EA">
            <w:pPr>
              <w:pStyle w:val="TableText"/>
            </w:pPr>
            <w:r w:rsidRPr="004F4FD0">
              <w:t>2196 – 2198</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6894E343" w14:textId="77777777" w:rsidR="000751EA" w:rsidRPr="004F4FD0" w:rsidRDefault="000751EA" w:rsidP="000751EA">
            <w:pPr>
              <w:pStyle w:val="TableText"/>
            </w:pPr>
            <w:r w:rsidRPr="004F4FD0">
              <w:t>ET3 CUTBACK AUDIT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32DF74CE" w14:textId="1C2B10F7" w:rsidR="000751EA" w:rsidRPr="004F4FD0" w:rsidRDefault="000751EA" w:rsidP="000751EA">
            <w:pPr>
              <w:pStyle w:val="TableText"/>
            </w:pPr>
            <w:r w:rsidRPr="004F4FD0">
              <w:t>:P:IDR-K-</w:t>
            </w:r>
            <w:hyperlink r:id="rId1622" w:history="1">
              <w:r w:rsidRPr="004F4FD0">
                <w:rPr>
                  <w:rStyle w:val="Hyperlink"/>
                </w:rPr>
                <w:t>ET3-CUT-CD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4190D927" w14:textId="7FBCDF3D" w:rsidR="000751EA" w:rsidRPr="00612A8F" w:rsidRDefault="000751EA" w:rsidP="00837AFA">
            <w:pPr>
              <w:pStyle w:val="TableText"/>
            </w:pPr>
            <w:r w:rsidRPr="00612A8F">
              <w:t>ET3 detail audit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6CE79098" w14:textId="41C82AAD" w:rsidR="000751EA" w:rsidRPr="00805B3C" w:rsidRDefault="000751EA" w:rsidP="000751EA">
            <w:pPr>
              <w:pStyle w:val="TableText"/>
              <w:rPr>
                <w:caps/>
              </w:rPr>
            </w:pPr>
            <w:r w:rsidRPr="00805B3C">
              <w:rPr>
                <w:caps/>
              </w:rPr>
              <w:t>3</w:t>
            </w:r>
            <w:r w:rsidR="00837AFA">
              <w:rPr>
                <w:caps/>
              </w:rPr>
              <w:t xml:space="preserve"> </w:t>
            </w:r>
            <w:r w:rsidRPr="00805B3C">
              <w:rPr>
                <w:caps/>
              </w:rPr>
              <w:t>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0AA318D9" w14:textId="77777777" w:rsidR="000751EA" w:rsidRPr="004F4FD0" w:rsidRDefault="000751EA" w:rsidP="000751EA">
            <w:pPr>
              <w:pStyle w:val="TableText"/>
            </w:pPr>
            <w:r w:rsidRPr="004F4FD0">
              <w:t xml:space="preserve">Audit </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DFCF99A" w14:textId="77777777" w:rsidR="000751EA" w:rsidRPr="004F4FD0" w:rsidRDefault="000751EA" w:rsidP="000751EA">
            <w:pPr>
              <w:pStyle w:val="TableText"/>
            </w:pPr>
            <w:r w:rsidRPr="004F4FD0">
              <w:t>Zeros</w:t>
            </w:r>
          </w:p>
        </w:tc>
        <w:tc>
          <w:tcPr>
            <w:tcW w:w="438" w:type="dxa"/>
            <w:tcBorders>
              <w:top w:val="single" w:sz="6" w:space="0" w:color="auto"/>
              <w:left w:val="single" w:sz="6" w:space="0" w:color="auto"/>
              <w:bottom w:val="single" w:sz="6" w:space="0" w:color="auto"/>
              <w:right w:val="single" w:sz="6" w:space="0" w:color="auto"/>
            </w:tcBorders>
          </w:tcPr>
          <w:p w14:paraId="5D004855" w14:textId="77777777" w:rsidR="000751EA" w:rsidRPr="004F4FD0" w:rsidRDefault="000751EA" w:rsidP="000751EA">
            <w:pPr>
              <w:pStyle w:val="TableText"/>
            </w:pPr>
            <w:r w:rsidRPr="004F4FD0">
              <w:t>-</w:t>
            </w:r>
          </w:p>
        </w:tc>
        <w:tc>
          <w:tcPr>
            <w:tcW w:w="438" w:type="dxa"/>
            <w:tcBorders>
              <w:top w:val="single" w:sz="6" w:space="0" w:color="auto"/>
              <w:left w:val="single" w:sz="6" w:space="0" w:color="auto"/>
              <w:bottom w:val="single" w:sz="6" w:space="0" w:color="auto"/>
              <w:right w:val="single" w:sz="6" w:space="0" w:color="auto"/>
            </w:tcBorders>
          </w:tcPr>
          <w:p w14:paraId="6EE3D857" w14:textId="77777777" w:rsidR="000751EA" w:rsidRPr="004F4FD0" w:rsidRDefault="000751EA" w:rsidP="000751EA">
            <w:pPr>
              <w:pStyle w:val="TableText"/>
            </w:pPr>
            <w:r w:rsidRPr="004F4FD0">
              <w:t>X</w:t>
            </w:r>
          </w:p>
        </w:tc>
        <w:tc>
          <w:tcPr>
            <w:tcW w:w="439" w:type="dxa"/>
            <w:tcBorders>
              <w:top w:val="single" w:sz="6" w:space="0" w:color="auto"/>
              <w:left w:val="single" w:sz="6" w:space="0" w:color="auto"/>
              <w:bottom w:val="single" w:sz="6" w:space="0" w:color="auto"/>
              <w:right w:val="single" w:sz="6" w:space="0" w:color="auto"/>
            </w:tcBorders>
          </w:tcPr>
          <w:p w14:paraId="35EF7E49" w14:textId="77777777" w:rsidR="000751EA" w:rsidRPr="004F4FD0" w:rsidRDefault="000751EA" w:rsidP="000751EA">
            <w:pPr>
              <w:pStyle w:val="TableText"/>
            </w:pPr>
            <w:r w:rsidRPr="004F4FD0">
              <w:t>X</w:t>
            </w:r>
          </w:p>
        </w:tc>
      </w:tr>
      <w:tr w:rsidR="000751EA" w:rsidRPr="004F4FD0" w14:paraId="147D6D4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73ADA8B" w14:textId="77777777" w:rsidR="000751EA" w:rsidRPr="004F4FD0" w:rsidRDefault="000751EA" w:rsidP="000751EA">
            <w:pPr>
              <w:pStyle w:val="TableText"/>
            </w:pPr>
            <w:r w:rsidRPr="004F4FD0">
              <w:t>2199</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17DEC31E" w14:textId="77777777" w:rsidR="000751EA" w:rsidRPr="004F4FD0" w:rsidRDefault="000751EA" w:rsidP="000751EA">
            <w:pPr>
              <w:pStyle w:val="TableText"/>
            </w:pPr>
            <w:r w:rsidRPr="004F4FD0">
              <w:t>ET3 CUTBACK AUDIT SUFFIX</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57F0075A" w14:textId="37D957D0" w:rsidR="000751EA" w:rsidRPr="004F4FD0" w:rsidRDefault="000751EA" w:rsidP="000751EA">
            <w:pPr>
              <w:pStyle w:val="TableText"/>
            </w:pPr>
            <w:r w:rsidRPr="004F4FD0">
              <w:t>:P:IDR-K-</w:t>
            </w:r>
            <w:hyperlink r:id="rId1623" w:history="1">
              <w:r w:rsidRPr="004F4FD0">
                <w:rPr>
                  <w:rStyle w:val="Hyperlink"/>
                </w:rPr>
                <w:t>ET3-CUT-SUF</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2E56DD0A" w14:textId="3D5A20CF" w:rsidR="000751EA" w:rsidRPr="00612A8F" w:rsidRDefault="000751EA" w:rsidP="00837AFA">
            <w:pPr>
              <w:pStyle w:val="TableText"/>
            </w:pPr>
            <w:r w:rsidRPr="00612A8F">
              <w:t>ET3 detail audit suffix</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556A9E33" w14:textId="4618FC59" w:rsidR="000751EA" w:rsidRPr="00805B3C" w:rsidRDefault="000751EA" w:rsidP="000751EA">
            <w:pPr>
              <w:pStyle w:val="TableText"/>
              <w:rPr>
                <w:caps/>
              </w:rPr>
            </w:pPr>
            <w:r w:rsidRPr="00805B3C">
              <w:rPr>
                <w:caps/>
              </w:rPr>
              <w:t>1</w:t>
            </w:r>
            <w:r w:rsidR="00837AFA">
              <w:rPr>
                <w:caps/>
              </w:rPr>
              <w:t xml:space="preserve"> </w:t>
            </w:r>
            <w:r w:rsidRPr="00805B3C">
              <w:rPr>
                <w:caps/>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7643F4FF" w14:textId="77777777" w:rsidR="000751EA" w:rsidRPr="004F4FD0" w:rsidRDefault="000751EA" w:rsidP="000751EA">
            <w:pPr>
              <w:pStyle w:val="TableText"/>
            </w:pPr>
            <w:r w:rsidRPr="004F4FD0">
              <w:t>A, B, C, K</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81ADF1D" w14:textId="77777777" w:rsidR="000751EA" w:rsidRPr="004F4FD0" w:rsidRDefault="000751EA" w:rsidP="000751EA">
            <w:pPr>
              <w:pStyle w:val="TableText"/>
            </w:pPr>
            <w:r w:rsidRPr="004F4FD0">
              <w:t>Space</w:t>
            </w:r>
          </w:p>
        </w:tc>
        <w:tc>
          <w:tcPr>
            <w:tcW w:w="438" w:type="dxa"/>
            <w:tcBorders>
              <w:top w:val="single" w:sz="6" w:space="0" w:color="auto"/>
              <w:left w:val="single" w:sz="6" w:space="0" w:color="auto"/>
              <w:bottom w:val="single" w:sz="6" w:space="0" w:color="auto"/>
              <w:right w:val="single" w:sz="6" w:space="0" w:color="auto"/>
            </w:tcBorders>
          </w:tcPr>
          <w:p w14:paraId="29EE1468" w14:textId="77777777" w:rsidR="000751EA" w:rsidRPr="004F4FD0" w:rsidRDefault="000751EA" w:rsidP="000751EA">
            <w:pPr>
              <w:pStyle w:val="TableText"/>
            </w:pPr>
            <w:r w:rsidRPr="004F4FD0">
              <w:t>-</w:t>
            </w:r>
          </w:p>
        </w:tc>
        <w:tc>
          <w:tcPr>
            <w:tcW w:w="438" w:type="dxa"/>
            <w:tcBorders>
              <w:top w:val="single" w:sz="6" w:space="0" w:color="auto"/>
              <w:left w:val="single" w:sz="6" w:space="0" w:color="auto"/>
              <w:bottom w:val="single" w:sz="6" w:space="0" w:color="auto"/>
              <w:right w:val="single" w:sz="6" w:space="0" w:color="auto"/>
            </w:tcBorders>
          </w:tcPr>
          <w:p w14:paraId="2D91AE74" w14:textId="77777777" w:rsidR="000751EA" w:rsidRPr="004F4FD0" w:rsidRDefault="000751EA" w:rsidP="000751EA">
            <w:pPr>
              <w:pStyle w:val="TableText"/>
            </w:pPr>
            <w:r w:rsidRPr="004F4FD0">
              <w:t>X</w:t>
            </w:r>
          </w:p>
        </w:tc>
        <w:tc>
          <w:tcPr>
            <w:tcW w:w="439" w:type="dxa"/>
            <w:tcBorders>
              <w:top w:val="single" w:sz="6" w:space="0" w:color="auto"/>
              <w:left w:val="single" w:sz="6" w:space="0" w:color="auto"/>
              <w:bottom w:val="single" w:sz="6" w:space="0" w:color="auto"/>
              <w:right w:val="single" w:sz="6" w:space="0" w:color="auto"/>
            </w:tcBorders>
          </w:tcPr>
          <w:p w14:paraId="48DE555B" w14:textId="77777777" w:rsidR="000751EA" w:rsidRPr="004F4FD0" w:rsidRDefault="000751EA" w:rsidP="000751EA">
            <w:pPr>
              <w:pStyle w:val="TableText"/>
            </w:pPr>
            <w:r w:rsidRPr="004F4FD0">
              <w:t>X</w:t>
            </w:r>
          </w:p>
        </w:tc>
      </w:tr>
      <w:tr w:rsidR="000751EA" w14:paraId="390C75A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AD557B7" w14:textId="08490CCF" w:rsidR="000751EA" w:rsidRPr="004F4FD0" w:rsidRDefault="000751EA" w:rsidP="00FB3C3B">
            <w:pPr>
              <w:pStyle w:val="TableText"/>
            </w:pPr>
            <w:r w:rsidRPr="004F4FD0">
              <w:t>2200</w:t>
            </w:r>
            <w:r w:rsidR="005B7717">
              <w:t xml:space="preserve"> – </w:t>
            </w:r>
            <w:r w:rsidRPr="004F4FD0">
              <w:t>2202</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5592E00B" w14:textId="77777777" w:rsidR="000751EA" w:rsidRPr="004F4FD0" w:rsidRDefault="000751EA" w:rsidP="000751EA">
            <w:pPr>
              <w:pStyle w:val="TableText"/>
            </w:pPr>
            <w:r w:rsidRPr="004F4FD0">
              <w:t>ET3 CUTBACK MSG</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7EA9FAA8" w14:textId="3887DA4F" w:rsidR="000751EA" w:rsidRPr="004F4FD0" w:rsidRDefault="000751EA" w:rsidP="000751EA">
            <w:pPr>
              <w:pStyle w:val="TableText"/>
            </w:pPr>
            <w:r w:rsidRPr="004F4FD0">
              <w:t>:P:IDR-K-</w:t>
            </w:r>
            <w:hyperlink r:id="rId1624" w:history="1">
              <w:r w:rsidRPr="004F4FD0">
                <w:rPr>
                  <w:rStyle w:val="Hyperlink"/>
                </w:rPr>
                <w:t>ET3-CUT-MSG</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5A01F81D" w14:textId="334D0D53" w:rsidR="000751EA" w:rsidRPr="00805B3C" w:rsidRDefault="000751EA" w:rsidP="00837AFA">
            <w:pPr>
              <w:pStyle w:val="TableText"/>
            </w:pPr>
            <w:r w:rsidRPr="00612A8F">
              <w:t>ET3 message mapped from the audit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18985EC2" w14:textId="44789315" w:rsidR="000751EA" w:rsidRPr="004F4FD0" w:rsidRDefault="000751EA" w:rsidP="000751EA">
            <w:pPr>
              <w:pStyle w:val="TableText"/>
              <w:rPr>
                <w:caps/>
              </w:rPr>
            </w:pPr>
            <w:r w:rsidRPr="004F4FD0">
              <w:rPr>
                <w:caps/>
              </w:rPr>
              <w:t>3</w:t>
            </w:r>
            <w:r w:rsidR="00837AFA">
              <w:rPr>
                <w:caps/>
              </w:rPr>
              <w:t xml:space="preserve"> </w:t>
            </w:r>
            <w:r w:rsidRPr="004F4FD0">
              <w:rPr>
                <w:caps/>
              </w:rPr>
              <w:t>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2877F35F" w14:textId="77777777" w:rsidR="000751EA" w:rsidRPr="004F4FD0" w:rsidRDefault="000751EA" w:rsidP="000751EA">
            <w:pPr>
              <w:pStyle w:val="TableText"/>
            </w:pPr>
            <w:r w:rsidRPr="004F4FD0">
              <w:t>Message</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1CC05483" w14:textId="77777777" w:rsidR="000751EA" w:rsidRPr="004F4FD0" w:rsidRDefault="000751EA" w:rsidP="000751EA">
            <w:pPr>
              <w:pStyle w:val="TableText"/>
            </w:pPr>
            <w:r w:rsidRPr="004F4FD0">
              <w:t>Spaces</w:t>
            </w:r>
          </w:p>
        </w:tc>
        <w:tc>
          <w:tcPr>
            <w:tcW w:w="438" w:type="dxa"/>
            <w:tcBorders>
              <w:top w:val="single" w:sz="6" w:space="0" w:color="auto"/>
              <w:left w:val="single" w:sz="6" w:space="0" w:color="auto"/>
              <w:bottom w:val="single" w:sz="6" w:space="0" w:color="auto"/>
              <w:right w:val="single" w:sz="6" w:space="0" w:color="auto"/>
            </w:tcBorders>
          </w:tcPr>
          <w:p w14:paraId="1976E6A1" w14:textId="77777777" w:rsidR="000751EA" w:rsidRPr="004F4FD0" w:rsidRDefault="000751EA" w:rsidP="000751EA">
            <w:pPr>
              <w:pStyle w:val="TableText"/>
            </w:pPr>
            <w:r w:rsidRPr="004F4FD0">
              <w:t>-</w:t>
            </w:r>
          </w:p>
        </w:tc>
        <w:tc>
          <w:tcPr>
            <w:tcW w:w="438" w:type="dxa"/>
            <w:tcBorders>
              <w:top w:val="single" w:sz="6" w:space="0" w:color="auto"/>
              <w:left w:val="single" w:sz="6" w:space="0" w:color="auto"/>
              <w:bottom w:val="single" w:sz="6" w:space="0" w:color="auto"/>
              <w:right w:val="single" w:sz="6" w:space="0" w:color="auto"/>
            </w:tcBorders>
          </w:tcPr>
          <w:p w14:paraId="017A7B72" w14:textId="77777777" w:rsidR="000751EA" w:rsidRPr="004F4FD0" w:rsidRDefault="000751EA" w:rsidP="000751EA">
            <w:pPr>
              <w:pStyle w:val="TableText"/>
            </w:pPr>
            <w:r w:rsidRPr="004F4FD0">
              <w:t>X</w:t>
            </w:r>
          </w:p>
        </w:tc>
        <w:tc>
          <w:tcPr>
            <w:tcW w:w="439" w:type="dxa"/>
            <w:tcBorders>
              <w:top w:val="single" w:sz="6" w:space="0" w:color="auto"/>
              <w:left w:val="single" w:sz="6" w:space="0" w:color="auto"/>
              <w:bottom w:val="single" w:sz="6" w:space="0" w:color="auto"/>
              <w:right w:val="single" w:sz="6" w:space="0" w:color="auto"/>
            </w:tcBorders>
          </w:tcPr>
          <w:p w14:paraId="52DE666E" w14:textId="77777777" w:rsidR="000751EA" w:rsidRDefault="000751EA" w:rsidP="000751EA">
            <w:pPr>
              <w:pStyle w:val="TableText"/>
            </w:pPr>
            <w:r w:rsidRPr="004F4FD0">
              <w:t>X</w:t>
            </w:r>
          </w:p>
        </w:tc>
      </w:tr>
      <w:tr w:rsidR="000751EA" w14:paraId="3D13217A"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E09ADD5" w14:textId="709F4051" w:rsidR="000751EA" w:rsidRPr="004F4FD0" w:rsidRDefault="000751EA" w:rsidP="000751EA">
            <w:pPr>
              <w:pStyle w:val="TableText"/>
            </w:pPr>
            <w:r>
              <w:t>2203</w:t>
            </w:r>
            <w:r w:rsidR="005B7717">
              <w:t xml:space="preserve"> – </w:t>
            </w:r>
            <w:r>
              <w:t>2211</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445E8006" w14:textId="77777777" w:rsidR="000751EA" w:rsidRPr="004F4FD0" w:rsidRDefault="000751EA" w:rsidP="000751EA">
            <w:pPr>
              <w:pStyle w:val="TableText"/>
            </w:pPr>
            <w:r>
              <w:t>OTHER AMOUNT 1</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78623021" w14:textId="7176BE12" w:rsidR="000751EA" w:rsidRPr="004F4FD0" w:rsidRDefault="000751EA" w:rsidP="000751EA">
            <w:pPr>
              <w:pStyle w:val="TableText"/>
            </w:pPr>
            <w:r w:rsidRPr="00E01168">
              <w:t>:P:IDR-K-</w:t>
            </w:r>
            <w:hyperlink r:id="rId1625" w:history="1">
              <w:r w:rsidRPr="00AB2423">
                <w:rPr>
                  <w:rStyle w:val="Hyperlink"/>
                </w:rPr>
                <w:t>DTL-OTH-AMT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69DD6CE7" w14:textId="4673A093" w:rsidR="000751EA" w:rsidRPr="00612A8F" w:rsidRDefault="000751EA" w:rsidP="00837AFA">
            <w:pPr>
              <w:pStyle w:val="TableText"/>
            </w:pPr>
            <w:r>
              <w:t>The CWF HUBC Other Amount Applied</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6EA7D120" w14:textId="77777777" w:rsidR="000751EA" w:rsidRPr="00E06489" w:rsidRDefault="000751EA" w:rsidP="000751EA">
            <w:pPr>
              <w:pStyle w:val="TableText"/>
            </w:pPr>
            <w:r w:rsidRPr="00E06489">
              <w:t>9 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70EB874" w14:textId="6F0BAB7F" w:rsidR="000751EA" w:rsidRPr="004F4FD0" w:rsidRDefault="000751EA" w:rsidP="00837AFA">
            <w:pPr>
              <w:pStyle w:val="TableText"/>
            </w:pPr>
            <w:r w:rsidRPr="009E137F">
              <w:t>Amount: 9999999V99 where V is an</w:t>
            </w:r>
            <w:r>
              <w:t xml:space="preserve"> implied decimal</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4AC70F7C" w14:textId="77777777" w:rsidR="000751EA" w:rsidRPr="004F4FD0" w:rsidRDefault="000751EA" w:rsidP="000751EA">
            <w:pPr>
              <w:pStyle w:val="TableText"/>
            </w:pPr>
            <w:r>
              <w:t>Zeros</w:t>
            </w:r>
          </w:p>
        </w:tc>
        <w:tc>
          <w:tcPr>
            <w:tcW w:w="438" w:type="dxa"/>
            <w:tcBorders>
              <w:top w:val="single" w:sz="6" w:space="0" w:color="auto"/>
              <w:left w:val="single" w:sz="6" w:space="0" w:color="auto"/>
              <w:bottom w:val="single" w:sz="6" w:space="0" w:color="auto"/>
              <w:right w:val="single" w:sz="6" w:space="0" w:color="auto"/>
            </w:tcBorders>
          </w:tcPr>
          <w:p w14:paraId="51A9DD9D" w14:textId="77777777" w:rsidR="000751EA" w:rsidRPr="004F4FD0"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7CA7BA81" w14:textId="77777777" w:rsidR="000751EA" w:rsidRPr="004F4FD0"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49AAEB56" w14:textId="77777777" w:rsidR="000751EA" w:rsidRPr="004F4FD0" w:rsidRDefault="000751EA" w:rsidP="000751EA">
            <w:pPr>
              <w:pStyle w:val="TableText"/>
            </w:pPr>
            <w:r>
              <w:t>X</w:t>
            </w:r>
          </w:p>
        </w:tc>
      </w:tr>
      <w:tr w:rsidR="000751EA" w14:paraId="4AA3A855"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1F819FE" w14:textId="6B40E5FF" w:rsidR="000751EA" w:rsidRDefault="000751EA" w:rsidP="000751EA">
            <w:pPr>
              <w:pStyle w:val="TableText"/>
            </w:pPr>
            <w:r>
              <w:t>2212</w:t>
            </w:r>
            <w:r w:rsidR="005B7717">
              <w:t xml:space="preserve"> – </w:t>
            </w:r>
            <w:r>
              <w:t>2213</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4609E27D" w14:textId="77777777" w:rsidR="000751EA" w:rsidRDefault="000751EA" w:rsidP="000751EA">
            <w:pPr>
              <w:pStyle w:val="TableText"/>
            </w:pPr>
            <w:r>
              <w:t>OTHER AMOUNT INDICATOR 1</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0442BE9D" w14:textId="441B219B" w:rsidR="000751EA" w:rsidRDefault="000751EA" w:rsidP="000751EA">
            <w:pPr>
              <w:pStyle w:val="TableText"/>
            </w:pPr>
            <w:r w:rsidRPr="00E01168">
              <w:t>:P:IDR-K-</w:t>
            </w:r>
            <w:hyperlink r:id="rId1626"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0F97416A" w14:textId="77777777" w:rsidR="000751EA" w:rsidRDefault="000751EA" w:rsidP="000751EA">
            <w:pPr>
              <w:pStyle w:val="TableText"/>
            </w:pPr>
            <w:r>
              <w:t>The 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38B531B6" w14:textId="77777777" w:rsidR="000751EA" w:rsidRPr="00E06489" w:rsidRDefault="000751EA" w:rsidP="000751EA">
            <w:pPr>
              <w:pStyle w:val="TableText"/>
            </w:pPr>
            <w:r w:rsidRPr="00E06489">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1A40E16B" w14:textId="77777777" w:rsidR="000751EA" w:rsidRPr="009B6910" w:rsidRDefault="000751EA" w:rsidP="000751EA">
            <w:pPr>
              <w:pStyle w:val="TableText"/>
              <w:rPr>
                <w:b/>
              </w:rPr>
            </w:pPr>
            <w:r w:rsidRPr="009B6910">
              <w:rPr>
                <w:b/>
              </w:rPr>
              <w:t>Valid Values:</w:t>
            </w:r>
          </w:p>
          <w:p w14:paraId="726B8823" w14:textId="49F6F007" w:rsidR="00291CB4" w:rsidRDefault="00291CB4" w:rsidP="00245396">
            <w:pPr>
              <w:pStyle w:val="TableTextBullet"/>
            </w:pPr>
            <w:r>
              <w:t>A2 - PCF FVF Positive</w:t>
            </w:r>
            <w:r w:rsidR="00832396">
              <w:t xml:space="preserve"> or MP3 FVF Positive</w:t>
            </w:r>
          </w:p>
          <w:p w14:paraId="6B600641" w14:textId="6CCFDD39" w:rsidR="00291CB4" w:rsidRDefault="00291CB4" w:rsidP="00245396">
            <w:pPr>
              <w:pStyle w:val="TableTextBullet"/>
            </w:pPr>
            <w:r>
              <w:t>A3 - PCF FVF Negative</w:t>
            </w:r>
            <w:r w:rsidR="00832396">
              <w:t xml:space="preserve"> or MP3 FVF Negative</w:t>
            </w:r>
          </w:p>
          <w:p w14:paraId="45711F97" w14:textId="77777777" w:rsidR="00FF18C8" w:rsidRDefault="00FF18C8" w:rsidP="00245396">
            <w:pPr>
              <w:pStyle w:val="TableTextBullet"/>
            </w:pPr>
            <w:r>
              <w:t>A4 - KCC KCF/QCP</w:t>
            </w:r>
          </w:p>
          <w:p w14:paraId="1E5FF0F2" w14:textId="53A8BBFE" w:rsidR="00FC143E" w:rsidRDefault="00FF18C8" w:rsidP="00245396">
            <w:pPr>
              <w:pStyle w:val="TableTextBullet"/>
            </w:pPr>
            <w:r>
              <w:t>A5 - KCC CKCC/QCP</w:t>
            </w:r>
          </w:p>
          <w:p w14:paraId="53237034" w14:textId="77777777" w:rsidR="00D45907" w:rsidRDefault="00D45907" w:rsidP="00D45907">
            <w:pPr>
              <w:pStyle w:val="TableTextBullet"/>
            </w:pPr>
            <w:r>
              <w:t xml:space="preserve">A6 - ETC/PPA Bonus </w:t>
            </w:r>
          </w:p>
          <w:p w14:paraId="2D1AD787" w14:textId="3889F2AE" w:rsidR="00610D61" w:rsidRDefault="00D45907" w:rsidP="00610D61">
            <w:pPr>
              <w:pStyle w:val="TableTextBullet"/>
            </w:pPr>
            <w:r>
              <w:t>A7 - ETC/PPA Reduction</w:t>
            </w:r>
            <w:r w:rsidR="00610D61">
              <w:t xml:space="preserve"> </w:t>
            </w:r>
          </w:p>
          <w:p w14:paraId="79CB1654" w14:textId="77777777" w:rsidR="00610D61" w:rsidRDefault="00610D61" w:rsidP="00610D61">
            <w:pPr>
              <w:pStyle w:val="TableTextBullet"/>
            </w:pPr>
            <w:r>
              <w:t>A8 - KCF/PBA Positive</w:t>
            </w:r>
          </w:p>
          <w:p w14:paraId="119468F7" w14:textId="63D86193" w:rsidR="00D45907" w:rsidRDefault="00610D61" w:rsidP="00610D61">
            <w:pPr>
              <w:pStyle w:val="TableTextBullet"/>
            </w:pPr>
            <w:r>
              <w:t>A9 - KCF/PBA Negative</w:t>
            </w:r>
          </w:p>
          <w:p w14:paraId="058B78B1" w14:textId="04BC8756" w:rsidR="00D45907" w:rsidRDefault="00D45907" w:rsidP="00D45907">
            <w:pPr>
              <w:pStyle w:val="TableTextBullet"/>
            </w:pPr>
            <w:r>
              <w:t>B1 - PTA/OTA Reduction MOD ADJUST</w:t>
            </w:r>
          </w:p>
          <w:p w14:paraId="4FA0B0B4" w14:textId="5110E555" w:rsidR="001B3454" w:rsidRDefault="001B3454" w:rsidP="001B3454">
            <w:pPr>
              <w:pStyle w:val="TableTextBullet"/>
            </w:pPr>
            <w:r>
              <w:t>B3 – EOM MEOS Bonus Payment</w:t>
            </w:r>
          </w:p>
          <w:p w14:paraId="1AF3E99E" w14:textId="6BFE58E0" w:rsidR="002C30FD" w:rsidRDefault="002C30FD" w:rsidP="002C30FD">
            <w:pPr>
              <w:pStyle w:val="TableTextBullet"/>
            </w:pPr>
            <w:r>
              <w:t>B4 – MCP Payment Adjustment</w:t>
            </w:r>
          </w:p>
          <w:p w14:paraId="7957617B" w14:textId="77777777" w:rsidR="00F4377A" w:rsidRDefault="00F4377A" w:rsidP="00F4377A">
            <w:pPr>
              <w:pStyle w:val="TableTextBullet"/>
            </w:pPr>
            <w:r>
              <w:t>B5 – Guiding an Improved Dementia Experience (GUIDE) – Positive PBA Adjustment</w:t>
            </w:r>
          </w:p>
          <w:p w14:paraId="28439A5B" w14:textId="77777777" w:rsidR="00F4377A" w:rsidRDefault="00F4377A" w:rsidP="00F4377A">
            <w:pPr>
              <w:pStyle w:val="TableTextBullet"/>
            </w:pPr>
            <w:r>
              <w:t>B6 – Guiding an Improved Dementia Experience (GUIDE) – Negative PBA Adjustment</w:t>
            </w:r>
          </w:p>
          <w:p w14:paraId="78AAFD62" w14:textId="0F7DA3B3" w:rsidR="000751EA" w:rsidRPr="009E137F" w:rsidRDefault="00F4377A" w:rsidP="00F4377A">
            <w:pPr>
              <w:pStyle w:val="TableTextBullet"/>
            </w:pPr>
            <w:r>
              <w:t>B7 – Guiding an Improved Dementia Experience (GUIDE) – Positive HEA Adjustment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2C7A444" w14:textId="77777777" w:rsidR="000751EA" w:rsidRDefault="000751EA" w:rsidP="000751EA">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4FF5B4B8" w14:textId="77777777" w:rsidR="000751EA" w:rsidRDefault="000751EA" w:rsidP="000751E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2022E5E4" w14:textId="77777777" w:rsidR="000751EA" w:rsidRDefault="000751EA" w:rsidP="000751E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75DA16A5" w14:textId="77777777" w:rsidR="000751EA" w:rsidRDefault="000751EA" w:rsidP="000751EA">
            <w:pPr>
              <w:pStyle w:val="TableText"/>
            </w:pPr>
            <w:r>
              <w:t>X</w:t>
            </w:r>
          </w:p>
        </w:tc>
      </w:tr>
      <w:tr w:rsidR="008C07B0" w14:paraId="10CCA777"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9E9A910" w14:textId="77777777" w:rsidR="008C07B0" w:rsidRDefault="008C07B0" w:rsidP="008C07B0">
            <w:pPr>
              <w:pStyle w:val="TableText"/>
            </w:pPr>
            <w:r>
              <w:t>2212 – 2213</w:t>
            </w:r>
          </w:p>
          <w:p w14:paraId="5F8E427D" w14:textId="0D352972" w:rsidR="008C07B0" w:rsidRDefault="008C07B0" w:rsidP="008C07B0">
            <w:pPr>
              <w:pStyle w:val="TableText"/>
            </w:pPr>
            <w: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6F99A19B" w14:textId="4B657CB8" w:rsidR="008C07B0" w:rsidRDefault="008C07B0" w:rsidP="008C07B0">
            <w:pPr>
              <w:pStyle w:val="TableText"/>
            </w:pPr>
            <w:r>
              <w:t>OTHER AMOUNT INDICATOR 1</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73D99C3C" w14:textId="6FE146B8" w:rsidR="008C07B0" w:rsidRPr="00E01168" w:rsidRDefault="008C07B0" w:rsidP="008C07B0">
            <w:pPr>
              <w:pStyle w:val="TableText"/>
            </w:pPr>
            <w:r w:rsidRPr="00E01168">
              <w:t>:P:IDR-K-</w:t>
            </w:r>
            <w:hyperlink r:id="rId1627"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E4B9D68" w14:textId="4EBFEE9D" w:rsidR="008C07B0" w:rsidRDefault="008C07B0" w:rsidP="008C07B0">
            <w:pPr>
              <w:pStyle w:val="TableText"/>
            </w:pPr>
            <w:r>
              <w:t>The 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35E2A979" w14:textId="3431DD05" w:rsidR="008C07B0" w:rsidRPr="00E06489" w:rsidRDefault="008C07B0" w:rsidP="008C07B0">
            <w:pPr>
              <w:pStyle w:val="TableText"/>
            </w:pPr>
            <w:r w:rsidRPr="00E06489">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79750174" w14:textId="2D97F5F5" w:rsidR="00397BB5" w:rsidRDefault="00397BB5" w:rsidP="00783882">
            <w:pPr>
              <w:pStyle w:val="TableTextBullet"/>
              <w:rPr>
                <w:b/>
              </w:rPr>
            </w:pPr>
            <w:r>
              <w:t>B8 – Guiding an Improved Dementia Experience (GUIDE) – Negative HEA Adjustment</w:t>
            </w:r>
          </w:p>
          <w:p w14:paraId="34DC7B98" w14:textId="75E55183" w:rsidR="008C07B0" w:rsidRPr="009B6910" w:rsidRDefault="008C07B0" w:rsidP="008C07B0">
            <w:pPr>
              <w:pStyle w:val="TableText"/>
              <w:rPr>
                <w:b/>
              </w:rPr>
            </w:pPr>
            <w:r w:rsidRPr="009B6910">
              <w:rPr>
                <w:b/>
              </w:rPr>
              <w:t>Valid Values:</w:t>
            </w:r>
          </w:p>
          <w:p w14:paraId="5CBFFAC9" w14:textId="3334F68C" w:rsidR="00F4377A" w:rsidRDefault="00F4377A" w:rsidP="00245396">
            <w:pPr>
              <w:pStyle w:val="TableTextBullet"/>
            </w:pPr>
            <w:r>
              <w:t>J - Payment Prior to ACO Reduction (HUBC transmission uses J for NGACO, VTACO, ESCO, Pioneer, and DCM but this indicator will only report for claimd details with a DC Model ACO ID)</w:t>
            </w:r>
          </w:p>
          <w:p w14:paraId="5F9D0DF2" w14:textId="769C1434" w:rsidR="003213D5" w:rsidRDefault="00FC143E" w:rsidP="00245396">
            <w:pPr>
              <w:pStyle w:val="TableTextBullet"/>
            </w:pPr>
            <w:r>
              <w:t xml:space="preserve">L </w:t>
            </w:r>
            <w:r w:rsidR="00614BDB">
              <w:t>–</w:t>
            </w:r>
            <w:r>
              <w:t xml:space="preserve"> ACO Reduction Amount (HUBC transmission uses J for NGACO, VTACO, ESCO, Pioneer, and DCM but this indicator will only report for claimd details with a DC Model ACO ID)</w:t>
            </w:r>
          </w:p>
          <w:p w14:paraId="5DC91D07" w14:textId="10EFEE7E" w:rsidR="00FC143E" w:rsidRDefault="00FC143E" w:rsidP="00245396">
            <w:pPr>
              <w:pStyle w:val="TableTextBullet"/>
            </w:pPr>
            <w:r w:rsidRPr="00E75446">
              <w:t xml:space="preserve">M </w:t>
            </w:r>
            <w:r>
              <w:t xml:space="preserve">– </w:t>
            </w:r>
            <w:r w:rsidRPr="00E75446">
              <w:t>PQRS</w:t>
            </w:r>
          </w:p>
          <w:p w14:paraId="076B8411" w14:textId="77777777" w:rsidR="00FC143E" w:rsidRPr="00E75446" w:rsidRDefault="00FC143E" w:rsidP="00245396">
            <w:pPr>
              <w:pStyle w:val="TableTextBullet"/>
            </w:pPr>
            <w:r w:rsidRPr="00E75446">
              <w:t xml:space="preserve">O </w:t>
            </w:r>
            <w:r>
              <w:t xml:space="preserve">– </w:t>
            </w:r>
            <w:r w:rsidRPr="00E75446">
              <w:t>V</w:t>
            </w:r>
            <w:r>
              <w:t>BM Negative</w:t>
            </w:r>
          </w:p>
          <w:p w14:paraId="42B63094" w14:textId="77777777" w:rsidR="00FC143E" w:rsidRPr="00E75446" w:rsidRDefault="00FC143E" w:rsidP="00245396">
            <w:pPr>
              <w:pStyle w:val="TableTextBullet"/>
            </w:pPr>
            <w:r>
              <w:t>P – VBM Positive</w:t>
            </w:r>
          </w:p>
          <w:p w14:paraId="627284A4" w14:textId="77777777" w:rsidR="00FC143E" w:rsidRPr="009E137F" w:rsidRDefault="00FC143E" w:rsidP="00245396">
            <w:pPr>
              <w:pStyle w:val="TableTextBullet"/>
            </w:pPr>
            <w:r w:rsidRPr="00E75446">
              <w:t xml:space="preserve">Q </w:t>
            </w:r>
            <w:r>
              <w:t>– EHR</w:t>
            </w:r>
          </w:p>
          <w:p w14:paraId="5E57707A" w14:textId="77777777" w:rsidR="00FC143E" w:rsidRPr="00E75446" w:rsidRDefault="00FC143E" w:rsidP="00245396">
            <w:pPr>
              <w:pStyle w:val="TableTextBullet"/>
            </w:pPr>
            <w:r>
              <w:t>S – Prior Auth Reduction</w:t>
            </w:r>
          </w:p>
          <w:p w14:paraId="5B82DD8C" w14:textId="77777777" w:rsidR="00FC143E" w:rsidRDefault="00FC143E" w:rsidP="00245396">
            <w:pPr>
              <w:pStyle w:val="TableTextBullet"/>
            </w:pPr>
            <w:r>
              <w:t>T – CPC+</w:t>
            </w:r>
          </w:p>
          <w:p w14:paraId="4D928BE2" w14:textId="77777777" w:rsidR="00FC143E" w:rsidRDefault="00FC143E" w:rsidP="00245396">
            <w:pPr>
              <w:pStyle w:val="TableTextBullet"/>
            </w:pPr>
            <w:r>
              <w:t>U – MPC Reduction</w:t>
            </w:r>
          </w:p>
          <w:p w14:paraId="1589F4CA" w14:textId="7A1688FF" w:rsidR="008C07B0" w:rsidRDefault="008C07B0" w:rsidP="00245396">
            <w:pPr>
              <w:pStyle w:val="TableTextBullet"/>
            </w:pPr>
            <w:r>
              <w:t>V – MIPS positive</w:t>
            </w:r>
          </w:p>
          <w:p w14:paraId="6880A5C6" w14:textId="77777777" w:rsidR="008C07B0" w:rsidRDefault="008C07B0" w:rsidP="00245396">
            <w:pPr>
              <w:pStyle w:val="TableTextBullet"/>
            </w:pPr>
            <w:r>
              <w:t>W – MIPS negative</w:t>
            </w:r>
          </w:p>
          <w:p w14:paraId="2A648635" w14:textId="77777777" w:rsidR="008C07B0" w:rsidRDefault="008C07B0" w:rsidP="00245396">
            <w:pPr>
              <w:pStyle w:val="TableTextBullet"/>
            </w:pPr>
            <w:r>
              <w:t>X – ET3 Bonus positive</w:t>
            </w:r>
          </w:p>
          <w:p w14:paraId="538C6930" w14:textId="22991D5E" w:rsidR="008C07B0" w:rsidRPr="008C07B0" w:rsidRDefault="008C07B0" w:rsidP="00783882">
            <w:pPr>
              <w:pStyle w:val="TableTextBullet"/>
            </w:pPr>
            <w:r>
              <w:t>Z – ETC</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4CAC354C" w14:textId="630E0255" w:rsidR="008C07B0" w:rsidRDefault="008C07B0" w:rsidP="008C07B0">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44CBF6F4" w14:textId="17BE04C0" w:rsidR="008C07B0" w:rsidRPr="008D6E53" w:rsidRDefault="008C07B0" w:rsidP="00614BDB">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6D11964B" w14:textId="5C2009C8" w:rsidR="008C07B0" w:rsidRDefault="008C07B0" w:rsidP="008C07B0">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56BFA292" w14:textId="54241A44" w:rsidR="008C07B0" w:rsidRDefault="008C07B0" w:rsidP="008C07B0">
            <w:pPr>
              <w:pStyle w:val="TableText"/>
            </w:pPr>
            <w:r>
              <w:t>X</w:t>
            </w:r>
          </w:p>
        </w:tc>
      </w:tr>
      <w:tr w:rsidR="008D6E53" w14:paraId="0703734E"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7E12C40" w14:textId="77777777" w:rsidR="008D6E53" w:rsidRDefault="008D6E53" w:rsidP="008D6E53">
            <w:pPr>
              <w:pStyle w:val="TableText"/>
            </w:pPr>
            <w:r>
              <w:t>2212 – 2213</w:t>
            </w:r>
          </w:p>
          <w:p w14:paraId="0C907CAD" w14:textId="346B49F3" w:rsidR="008D6E53" w:rsidRDefault="008D6E53" w:rsidP="008D6E53">
            <w:pPr>
              <w:pStyle w:val="TableText"/>
            </w:pPr>
            <w: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1E0BBE4F" w14:textId="1300B9AF" w:rsidR="008D6E53" w:rsidRDefault="008D6E53" w:rsidP="008D6E53">
            <w:pPr>
              <w:pStyle w:val="TableText"/>
            </w:pPr>
            <w:r>
              <w:t>OTHER AMOUNT INDICATOR 1</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3909EC9" w14:textId="5E185E8A" w:rsidR="008D6E53" w:rsidRPr="00E01168" w:rsidRDefault="008D6E53" w:rsidP="008D6E53">
            <w:pPr>
              <w:pStyle w:val="TableText"/>
            </w:pPr>
            <w:r w:rsidRPr="00E01168">
              <w:t>:P:IDR-K-</w:t>
            </w:r>
            <w:hyperlink r:id="rId1628"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1E2866CE" w14:textId="3CA665F4" w:rsidR="008D6E53" w:rsidRDefault="008D6E53" w:rsidP="008D6E53">
            <w:pPr>
              <w:pStyle w:val="TableText"/>
            </w:pPr>
            <w:r>
              <w:t>The 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0EFCA1E3" w14:textId="6C2BF6A0" w:rsidR="008D6E53" w:rsidRPr="00E06489" w:rsidRDefault="008D6E53" w:rsidP="008D6E53">
            <w:pPr>
              <w:pStyle w:val="TableText"/>
            </w:pPr>
            <w:r w:rsidRPr="00E06489">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79DE8BC5" w14:textId="746A332A" w:rsidR="00F4377A" w:rsidRDefault="00F4377A" w:rsidP="008D6E53">
            <w:pPr>
              <w:pStyle w:val="TableText"/>
            </w:pPr>
            <w:r w:rsidRPr="008C07B0">
              <w:rPr>
                <w:b/>
              </w:rPr>
              <w:t>Note:</w:t>
            </w:r>
            <w:r w:rsidRPr="008C07B0">
              <w:t xml:space="preserve"> This list of valid values for IDR is only a subset of all the valid values found on the CWF file (see </w:t>
            </w:r>
            <w:hyperlink r:id="rId1629" w:history="1">
              <w:r w:rsidRPr="008C07B0">
                <w:rPr>
                  <w:rStyle w:val="Hyperlink"/>
                </w:rPr>
                <w:t>S2301400</w:t>
              </w:r>
            </w:hyperlink>
            <w:r w:rsidRPr="008C07B0">
              <w:t xml:space="preserve"> for Other Amounts Applied Indicator).</w:t>
            </w:r>
          </w:p>
          <w:p w14:paraId="0CDB4C06" w14:textId="31EA056A" w:rsidR="008D6E53" w:rsidRPr="009B6910" w:rsidRDefault="008D6E53" w:rsidP="008D6E53">
            <w:pPr>
              <w:pStyle w:val="TableText"/>
              <w:rPr>
                <w:b/>
              </w:rPr>
            </w:pPr>
            <w:r w:rsidRPr="008C07B0">
              <w:t>Not all of the values are populated in these buckets for IDR. Fields that are not populated here can be found elsewhere on the IDR record. For example, Legislative reductions show up in their own area on the IDR detail record.</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4002B64" w14:textId="2E1D4F2B" w:rsidR="008D6E53" w:rsidRDefault="008D6E53" w:rsidP="008D6E5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258D716C" w14:textId="3572E6B5"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3E450AC2" w14:textId="14098F8A"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79BA9C19" w14:textId="4DD4562E" w:rsidR="008D6E53" w:rsidRDefault="008D6E53" w:rsidP="008D6E53">
            <w:pPr>
              <w:pStyle w:val="TableText"/>
            </w:pPr>
            <w:r>
              <w:t>X</w:t>
            </w:r>
          </w:p>
        </w:tc>
      </w:tr>
      <w:tr w:rsidR="008D6E53" w14:paraId="716AF99F"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37DB068" w14:textId="107D18AE" w:rsidR="008D6E53" w:rsidRDefault="008D6E53" w:rsidP="008D6E53">
            <w:pPr>
              <w:pStyle w:val="TableText"/>
            </w:pPr>
            <w:r>
              <w:t>2214 – 2222</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07E52C00" w14:textId="77777777" w:rsidR="008D6E53" w:rsidRDefault="008D6E53" w:rsidP="008D6E53">
            <w:pPr>
              <w:pStyle w:val="TableText"/>
            </w:pPr>
            <w:r>
              <w:t>OTHER AMOUNT 2</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7DD5A189" w14:textId="291DF845" w:rsidR="008D6E53" w:rsidRDefault="008D6E53" w:rsidP="008D6E53">
            <w:pPr>
              <w:pStyle w:val="TableText"/>
            </w:pPr>
            <w:r w:rsidRPr="00E01168">
              <w:t>:P:IDR-K-</w:t>
            </w:r>
            <w:hyperlink r:id="rId1630" w:history="1">
              <w:r w:rsidRPr="00AB2423">
                <w:rPr>
                  <w:rStyle w:val="Hyperlink"/>
                </w:rPr>
                <w:t>DTL-OTH-AMT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07A3050D" w14:textId="446DBE31" w:rsidR="008D6E53" w:rsidRDefault="008D6E53" w:rsidP="008D6E53">
            <w:pPr>
              <w:pStyle w:val="TableText"/>
            </w:pPr>
            <w:r>
              <w:t>CWF HUBC Other Amount Applied</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14057601" w14:textId="77777777" w:rsidR="008D6E53" w:rsidRPr="00E06489" w:rsidRDefault="008D6E53" w:rsidP="008D6E53">
            <w:pPr>
              <w:pStyle w:val="TableText"/>
            </w:pPr>
            <w:r w:rsidRPr="00E06489">
              <w:t>9 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08CB345" w14:textId="3A04FA4A" w:rsidR="008D6E53" w:rsidRPr="009B6910" w:rsidRDefault="008D6E53" w:rsidP="008D6E53">
            <w:pPr>
              <w:pStyle w:val="TableText"/>
              <w:rPr>
                <w:b/>
              </w:rPr>
            </w:pPr>
            <w:r w:rsidRPr="009E137F">
              <w:t xml:space="preserve">Amount: 9999999V99 </w:t>
            </w:r>
            <w:r>
              <w:t>where V is an implied decimal</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0C62CAB" w14:textId="77777777" w:rsidR="008D6E53" w:rsidRDefault="008D6E53" w:rsidP="008D6E53">
            <w:pPr>
              <w:pStyle w:val="TableText"/>
            </w:pPr>
            <w:r>
              <w:t>Zeros</w:t>
            </w:r>
          </w:p>
        </w:tc>
        <w:tc>
          <w:tcPr>
            <w:tcW w:w="438" w:type="dxa"/>
            <w:tcBorders>
              <w:top w:val="single" w:sz="6" w:space="0" w:color="auto"/>
              <w:left w:val="single" w:sz="6" w:space="0" w:color="auto"/>
              <w:bottom w:val="single" w:sz="6" w:space="0" w:color="auto"/>
              <w:right w:val="single" w:sz="6" w:space="0" w:color="auto"/>
            </w:tcBorders>
          </w:tcPr>
          <w:p w14:paraId="6DAC6459" w14:textId="77777777"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0992AE6F" w14:textId="77777777"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5B3A94CA" w14:textId="77777777" w:rsidR="008D6E53" w:rsidRDefault="008D6E53" w:rsidP="008D6E53">
            <w:pPr>
              <w:pStyle w:val="TableText"/>
            </w:pPr>
            <w:r>
              <w:t>X</w:t>
            </w:r>
          </w:p>
        </w:tc>
      </w:tr>
      <w:tr w:rsidR="008D6E53" w14:paraId="622325E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FF74CB6" w14:textId="713FF8B3" w:rsidR="008D6E53" w:rsidRDefault="008D6E53" w:rsidP="008D6E53">
            <w:pPr>
              <w:pStyle w:val="TableText"/>
            </w:pPr>
            <w:r>
              <w:t>2223 – 2224</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3D46B703" w14:textId="77777777" w:rsidR="008D6E53" w:rsidRDefault="008D6E53" w:rsidP="008D6E53">
            <w:pPr>
              <w:pStyle w:val="TableText"/>
            </w:pPr>
            <w:r>
              <w:t>OTHER AMOUNT INDICATOR 2</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5CE7C036" w14:textId="523C7665" w:rsidR="008D6E53" w:rsidRPr="00E01168" w:rsidRDefault="008D6E53" w:rsidP="008D6E53">
            <w:pPr>
              <w:pStyle w:val="TableText"/>
            </w:pPr>
            <w:r w:rsidRPr="00E01168">
              <w:t>:P:IDR-K-</w:t>
            </w:r>
            <w:hyperlink r:id="rId1631"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41C5B474" w14:textId="3561C1F7" w:rsidR="008D6E53" w:rsidRDefault="008D6E53" w:rsidP="008D6E53">
            <w:pPr>
              <w:pStyle w:val="TableText"/>
            </w:pPr>
            <w:r>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58A8A200" w14:textId="77777777" w:rsidR="008D6E53" w:rsidRPr="00E06489" w:rsidRDefault="008D6E53" w:rsidP="008D6E53">
            <w:pPr>
              <w:pStyle w:val="TableText"/>
            </w:pPr>
            <w:r w:rsidRPr="00E06489">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585BCE5D" w14:textId="77777777" w:rsidR="008D6E53" w:rsidRPr="009B6910" w:rsidRDefault="008D6E53" w:rsidP="008D6E53">
            <w:pPr>
              <w:pStyle w:val="TableText"/>
              <w:rPr>
                <w:b/>
              </w:rPr>
            </w:pPr>
            <w:r w:rsidRPr="009B6910">
              <w:rPr>
                <w:b/>
              </w:rPr>
              <w:t>Valid Values:</w:t>
            </w:r>
          </w:p>
          <w:p w14:paraId="07BE45A5" w14:textId="77777777" w:rsidR="00832396" w:rsidRDefault="00832396" w:rsidP="00832396">
            <w:pPr>
              <w:pStyle w:val="TableTextBullet"/>
            </w:pPr>
            <w:r>
              <w:t>A2 - PCF FVF Positive or MP3 FVF Positive</w:t>
            </w:r>
          </w:p>
          <w:p w14:paraId="29827EF1" w14:textId="77777777" w:rsidR="00832396" w:rsidRDefault="00832396" w:rsidP="00832396">
            <w:pPr>
              <w:pStyle w:val="TableTextBullet"/>
            </w:pPr>
            <w:r>
              <w:t>A3 - PCF FVF Negative or MP3 FVF Negative</w:t>
            </w:r>
          </w:p>
          <w:p w14:paraId="2A61AC25" w14:textId="77777777" w:rsidR="008D6E53" w:rsidRDefault="008D6E53" w:rsidP="008D6E53">
            <w:pPr>
              <w:pStyle w:val="TableTextBullet"/>
            </w:pPr>
            <w:r>
              <w:t>A4 - KCC KCF/QCP</w:t>
            </w:r>
          </w:p>
          <w:p w14:paraId="53864223" w14:textId="6FD21350" w:rsidR="008D6E53" w:rsidRDefault="008D6E53" w:rsidP="008D6E53">
            <w:pPr>
              <w:pStyle w:val="TableTextBullet"/>
            </w:pPr>
            <w:r>
              <w:t>A5 - KCC CKCC/QCP</w:t>
            </w:r>
          </w:p>
          <w:p w14:paraId="3663BC79" w14:textId="77777777" w:rsidR="00D45907" w:rsidRDefault="00D45907" w:rsidP="00D45907">
            <w:pPr>
              <w:pStyle w:val="TableTextBullet"/>
            </w:pPr>
            <w:r>
              <w:t xml:space="preserve">A6 - ETC/PPA Bonus </w:t>
            </w:r>
          </w:p>
          <w:p w14:paraId="2B423E48" w14:textId="77777777" w:rsidR="00D45907" w:rsidRDefault="00D45907" w:rsidP="00D45907">
            <w:pPr>
              <w:pStyle w:val="TableTextBullet"/>
            </w:pPr>
            <w:r>
              <w:t>A7 - ETC/PPA Reduction</w:t>
            </w:r>
          </w:p>
          <w:p w14:paraId="3DDF8637" w14:textId="77777777" w:rsidR="00610D61" w:rsidRDefault="00610D61" w:rsidP="00610D61">
            <w:pPr>
              <w:pStyle w:val="TableTextBullet"/>
            </w:pPr>
            <w:r>
              <w:t>A8 - KCF/PBA Positive</w:t>
            </w:r>
          </w:p>
          <w:p w14:paraId="432CBDA7" w14:textId="77777777" w:rsidR="00610D61" w:rsidRDefault="00610D61" w:rsidP="00610D61">
            <w:pPr>
              <w:pStyle w:val="TableTextBullet"/>
            </w:pPr>
            <w:r>
              <w:t>A9 - KCF/PBA Negative</w:t>
            </w:r>
          </w:p>
          <w:p w14:paraId="693BCE3C" w14:textId="317C2FFD" w:rsidR="00D45907" w:rsidRDefault="00D45907">
            <w:pPr>
              <w:pStyle w:val="TableTextBullet"/>
            </w:pPr>
            <w:r>
              <w:t>B1 - PTA/OTA Reduction MOD ADJUST</w:t>
            </w:r>
          </w:p>
          <w:p w14:paraId="0449D7CD" w14:textId="45CC1C50" w:rsidR="001B3454" w:rsidRDefault="001B3454" w:rsidP="001B3454">
            <w:pPr>
              <w:pStyle w:val="TableTextBullet"/>
            </w:pPr>
            <w:r>
              <w:t>B3 – EOM MEOS Bonus Payment</w:t>
            </w:r>
          </w:p>
          <w:p w14:paraId="1B76ABD7" w14:textId="24675629" w:rsidR="002C30FD" w:rsidRDefault="002C30FD" w:rsidP="002C30FD">
            <w:pPr>
              <w:pStyle w:val="TableTextBullet"/>
            </w:pPr>
            <w:r>
              <w:t>B4 – MCP Payment Adjustment</w:t>
            </w:r>
          </w:p>
          <w:p w14:paraId="44C61FA9" w14:textId="77777777" w:rsidR="00F4377A" w:rsidRDefault="00F4377A" w:rsidP="00F4377A">
            <w:pPr>
              <w:pStyle w:val="TableTextBullet"/>
            </w:pPr>
            <w:r>
              <w:t>B5 – Guiding an Improved Dementia Experience (GUIDE) – Positive PBA Adjustment</w:t>
            </w:r>
          </w:p>
          <w:p w14:paraId="7FB97913" w14:textId="77777777" w:rsidR="00F4377A" w:rsidRDefault="00F4377A" w:rsidP="00F4377A">
            <w:pPr>
              <w:pStyle w:val="TableTextBullet"/>
            </w:pPr>
            <w:r>
              <w:t>B6 – Guiding an Improved Dementia Experience (GUIDE) – Negative PBA Adjustment</w:t>
            </w:r>
          </w:p>
          <w:p w14:paraId="3C3193A9" w14:textId="1CA8B126" w:rsidR="008D6E53" w:rsidRPr="009E137F" w:rsidRDefault="00F4377A" w:rsidP="00610D61">
            <w:pPr>
              <w:pStyle w:val="TableTextBullet"/>
            </w:pPr>
            <w:r>
              <w:t>B7 – Guiding an Improved Dementia Experience (GUIDE) – Positive HEA Adjustment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4FA8AF1" w14:textId="77777777" w:rsidR="008D6E53" w:rsidRDefault="008D6E53" w:rsidP="008D6E5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2AB12382" w14:textId="77777777"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68ABF18A" w14:textId="77777777"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275E27A1" w14:textId="77777777" w:rsidR="008D6E53" w:rsidRDefault="008D6E53" w:rsidP="008D6E53">
            <w:pPr>
              <w:pStyle w:val="TableText"/>
            </w:pPr>
            <w:r>
              <w:t>X</w:t>
            </w:r>
          </w:p>
        </w:tc>
      </w:tr>
      <w:tr w:rsidR="008D6E53" w14:paraId="16AF22F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38E1DD2" w14:textId="77777777" w:rsidR="008D6E53" w:rsidRDefault="008D6E53" w:rsidP="008D6E53">
            <w:pPr>
              <w:pStyle w:val="TableText"/>
            </w:pPr>
            <w:r>
              <w:t>2223 – 2224</w:t>
            </w:r>
          </w:p>
          <w:p w14:paraId="7B842406" w14:textId="211D853D" w:rsidR="008D6E53" w:rsidRDefault="008D6E53" w:rsidP="008D6E53">
            <w:pPr>
              <w:pStyle w:val="TableText"/>
            </w:pPr>
            <w: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1766FC68" w14:textId="3F6B6191" w:rsidR="008D6E53" w:rsidRDefault="008D6E53" w:rsidP="008D6E53">
            <w:pPr>
              <w:pStyle w:val="TableText"/>
            </w:pPr>
            <w:r>
              <w:t>OTHER AMOUNT INDICATOR 2</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64EDEFEE" w14:textId="5BF991AE" w:rsidR="008D6E53" w:rsidRPr="00E01168" w:rsidRDefault="008D6E53" w:rsidP="008D6E53">
            <w:pPr>
              <w:pStyle w:val="TableText"/>
            </w:pPr>
            <w:r w:rsidRPr="00E01168">
              <w:t>:P:IDR-K-</w:t>
            </w:r>
            <w:hyperlink r:id="rId1632"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171A689C" w14:textId="0A0A6154" w:rsidR="008D6E53" w:rsidRDefault="008D6E53" w:rsidP="008D6E53">
            <w:pPr>
              <w:pStyle w:val="TableText"/>
            </w:pPr>
            <w:r>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6B2BF8C5" w14:textId="4B447708" w:rsidR="008D6E53" w:rsidRPr="00E06489" w:rsidRDefault="008D6E53" w:rsidP="008D6E53">
            <w:pPr>
              <w:pStyle w:val="TableText"/>
            </w:pPr>
            <w:r w:rsidRPr="00E06489">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1CE42B46" w14:textId="24FF4814" w:rsidR="00397BB5" w:rsidRDefault="00397BB5" w:rsidP="00F4377A">
            <w:pPr>
              <w:pStyle w:val="TableTextBullet"/>
            </w:pPr>
            <w:r>
              <w:t>B8 – Guiding an Improved Dementia Experience (GUIDE) – Negative HEA Adjustment</w:t>
            </w:r>
          </w:p>
          <w:p w14:paraId="28088A4A" w14:textId="2E981ED9" w:rsidR="00F4377A" w:rsidRDefault="00F4377A" w:rsidP="00F4377A">
            <w:pPr>
              <w:pStyle w:val="TableTextBullet"/>
            </w:pPr>
            <w:r>
              <w:t>J – Payment Prior to ACO Reduction (HUBC transmission uses J for NGACO, VTACO, ESCO, Pioneer, and DCM but this indicator will only report for claimd details with a DC Model ACO ID)</w:t>
            </w:r>
          </w:p>
          <w:p w14:paraId="6AADEE14" w14:textId="77777777" w:rsidR="00F4377A" w:rsidRDefault="00F4377A" w:rsidP="00F4377A">
            <w:pPr>
              <w:pStyle w:val="TableTextBullet"/>
            </w:pPr>
            <w:r>
              <w:t>L – ACO Reduction Amount (HUBC transmission uses J for NGACO, VTACO, ESCO, Pioneer, and DCM but this indicator will only report for claimd details with a DC Model ACO ID)</w:t>
            </w:r>
          </w:p>
          <w:p w14:paraId="2D93741F" w14:textId="77777777" w:rsidR="00F4377A" w:rsidRDefault="00F4377A" w:rsidP="00F4377A">
            <w:pPr>
              <w:pStyle w:val="TableTextBullet"/>
            </w:pPr>
            <w:r w:rsidRPr="00E75446">
              <w:t xml:space="preserve">M </w:t>
            </w:r>
            <w:r>
              <w:t xml:space="preserve">– </w:t>
            </w:r>
            <w:r w:rsidRPr="00E75446">
              <w:t>PQRS</w:t>
            </w:r>
          </w:p>
          <w:p w14:paraId="0CDA9099" w14:textId="77777777" w:rsidR="00F4377A" w:rsidRPr="00E75446" w:rsidRDefault="00F4377A" w:rsidP="00F4377A">
            <w:pPr>
              <w:pStyle w:val="TableTextBullet"/>
            </w:pPr>
            <w:r w:rsidRPr="00E75446">
              <w:t xml:space="preserve">O </w:t>
            </w:r>
            <w:r>
              <w:t xml:space="preserve">– </w:t>
            </w:r>
            <w:r w:rsidRPr="00E75446">
              <w:t>V</w:t>
            </w:r>
            <w:r>
              <w:t>BM Negative</w:t>
            </w:r>
          </w:p>
          <w:p w14:paraId="1D034CFD" w14:textId="37E9EE10" w:rsidR="00F4377A" w:rsidRDefault="00F4377A" w:rsidP="00783882">
            <w:pPr>
              <w:pStyle w:val="TableTextBullet"/>
              <w:rPr>
                <w:b/>
              </w:rPr>
            </w:pPr>
            <w:r>
              <w:t>P – VBM Positive</w:t>
            </w:r>
          </w:p>
          <w:p w14:paraId="43180424" w14:textId="043C6BE1" w:rsidR="005F0615" w:rsidRPr="009B6910" w:rsidRDefault="005F0615" w:rsidP="005F0615">
            <w:pPr>
              <w:pStyle w:val="TableText"/>
              <w:rPr>
                <w:b/>
              </w:rPr>
            </w:pPr>
            <w:r w:rsidRPr="009B6910">
              <w:rPr>
                <w:b/>
              </w:rPr>
              <w:t>Valid Values:</w:t>
            </w:r>
          </w:p>
          <w:p w14:paraId="489FEFC4" w14:textId="77777777" w:rsidR="00610D61" w:rsidRPr="009E137F" w:rsidRDefault="00610D61" w:rsidP="00610D61">
            <w:pPr>
              <w:pStyle w:val="TableTextBullet"/>
            </w:pPr>
            <w:r w:rsidRPr="00E75446">
              <w:t xml:space="preserve">Q </w:t>
            </w:r>
            <w:r>
              <w:t>– EHR</w:t>
            </w:r>
          </w:p>
          <w:p w14:paraId="3ABDFB55" w14:textId="77777777" w:rsidR="00610D61" w:rsidRPr="00E75446" w:rsidRDefault="00610D61" w:rsidP="00610D61">
            <w:pPr>
              <w:pStyle w:val="TableTextBullet"/>
            </w:pPr>
            <w:r>
              <w:t>S – Prior Auth Reduction</w:t>
            </w:r>
          </w:p>
          <w:p w14:paraId="255FD082" w14:textId="77777777" w:rsidR="00610D61" w:rsidRDefault="00610D61" w:rsidP="00610D61">
            <w:pPr>
              <w:pStyle w:val="TableTextBullet"/>
            </w:pPr>
            <w:r>
              <w:t>T – CPC+</w:t>
            </w:r>
          </w:p>
          <w:p w14:paraId="67CEE2E4" w14:textId="77777777" w:rsidR="00610D61" w:rsidRDefault="00610D61" w:rsidP="00610D61">
            <w:pPr>
              <w:pStyle w:val="TableTextBullet"/>
            </w:pPr>
            <w:r>
              <w:t>U – MPC Reduction</w:t>
            </w:r>
          </w:p>
          <w:p w14:paraId="10F37E14" w14:textId="644C08DE" w:rsidR="008D6E53" w:rsidRPr="009B6910" w:rsidRDefault="00610D61" w:rsidP="00783882">
            <w:pPr>
              <w:pStyle w:val="TableTextBullet"/>
              <w:rPr>
                <w:b/>
              </w:rPr>
            </w:pPr>
            <w:r>
              <w:t>V – MIPS positive</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683876F1" w14:textId="764FC9EB" w:rsidR="008D6E53" w:rsidRDefault="008D6E53" w:rsidP="008D6E5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5937E5CC" w14:textId="6E023574"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5077B2AD" w14:textId="65C9915C"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1B0E8272" w14:textId="00DA57C2" w:rsidR="008D6E53" w:rsidRDefault="008D6E53" w:rsidP="008D6E53">
            <w:pPr>
              <w:pStyle w:val="TableText"/>
            </w:pPr>
            <w:r>
              <w:t>X</w:t>
            </w:r>
          </w:p>
        </w:tc>
      </w:tr>
      <w:tr w:rsidR="00F4377A" w14:paraId="64379D71" w14:textId="77777777" w:rsidTr="0078388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FBE0821" w14:textId="77777777" w:rsidR="00F4377A" w:rsidRDefault="00F4377A" w:rsidP="00F4377A">
            <w:pPr>
              <w:pStyle w:val="TableText"/>
            </w:pPr>
            <w:r>
              <w:t>2223 – 2224</w:t>
            </w:r>
          </w:p>
          <w:p w14:paraId="6A28B6E4" w14:textId="484AAFA2" w:rsidR="00F4377A" w:rsidRDefault="00F4377A" w:rsidP="00F4377A">
            <w:pPr>
              <w:pStyle w:val="TableText"/>
            </w:pPr>
            <w: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36FD2E0F" w14:textId="215803F2" w:rsidR="00F4377A" w:rsidRDefault="00F4377A" w:rsidP="00F4377A">
            <w:pPr>
              <w:pStyle w:val="TableText"/>
            </w:pPr>
            <w:r>
              <w:t>OTHER AMOUNT INDICATOR 2</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9DCB823" w14:textId="64A8BEAB" w:rsidR="00F4377A" w:rsidRPr="00E01168" w:rsidRDefault="00F4377A" w:rsidP="00F4377A">
            <w:pPr>
              <w:pStyle w:val="TableText"/>
            </w:pPr>
            <w:r w:rsidRPr="00E01168">
              <w:t>:P:IDR-K-</w:t>
            </w:r>
            <w:hyperlink r:id="rId1633"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1390E385" w14:textId="28DB11C9" w:rsidR="00F4377A" w:rsidRDefault="00F4377A" w:rsidP="00F4377A">
            <w:pPr>
              <w:pStyle w:val="TableText"/>
            </w:pPr>
            <w:r>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38751FC3" w14:textId="57724E40" w:rsidR="00F4377A" w:rsidRPr="00E06489" w:rsidRDefault="00F4377A" w:rsidP="00F4377A">
            <w:pPr>
              <w:pStyle w:val="TableText"/>
            </w:pPr>
            <w:r w:rsidRPr="00E06489">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786DAD19" w14:textId="77777777" w:rsidR="00397BB5" w:rsidRDefault="00397BB5" w:rsidP="00397BB5">
            <w:pPr>
              <w:pStyle w:val="TableTextBullet"/>
            </w:pPr>
            <w:r>
              <w:t>W – MIPS negative</w:t>
            </w:r>
          </w:p>
          <w:p w14:paraId="2296A147" w14:textId="77777777" w:rsidR="00397BB5" w:rsidRDefault="00397BB5" w:rsidP="00397BB5">
            <w:pPr>
              <w:pStyle w:val="TableTextBullet"/>
            </w:pPr>
            <w:r>
              <w:t>X – ET3 Bonus positive</w:t>
            </w:r>
          </w:p>
          <w:p w14:paraId="182DC740" w14:textId="07B5EAC0" w:rsidR="00397BB5" w:rsidRDefault="00397BB5" w:rsidP="00783882">
            <w:pPr>
              <w:pStyle w:val="TableTextBullet"/>
              <w:rPr>
                <w:b/>
              </w:rPr>
            </w:pPr>
            <w:r>
              <w:t>Z – ETC</w:t>
            </w:r>
          </w:p>
          <w:p w14:paraId="00504965" w14:textId="11DB58E1" w:rsidR="00F4377A" w:rsidRPr="00783882" w:rsidRDefault="00F4377A" w:rsidP="00F4377A">
            <w:pPr>
              <w:pStyle w:val="TableText"/>
              <w:rPr>
                <w:b/>
              </w:rPr>
            </w:pPr>
            <w:r w:rsidRPr="00713F1F">
              <w:rPr>
                <w:b/>
              </w:rPr>
              <w:t>Note:</w:t>
            </w:r>
            <w:r w:rsidRPr="00EE7BC6">
              <w:t xml:space="preserve"> This list of valid values for IDR is only a subset of all the valid values found on the CWF file (see </w:t>
            </w:r>
            <w:hyperlink r:id="rId1634" w:history="1">
              <w:r w:rsidRPr="00AB205C">
                <w:rPr>
                  <w:rStyle w:val="Hyperlink"/>
                </w:rPr>
                <w:t>S2301400</w:t>
              </w:r>
            </w:hyperlink>
            <w:r w:rsidRPr="00EE7BC6">
              <w:t xml:space="preserve"> for Other Amounts Applied Indicator). Not all of the values are populated in these buckets for IDR. Fields that are not populated here can be found elsewhere on the IDR record. For example, Legislative reductions show up in their own area on the IDR detail record</w:t>
            </w:r>
            <w:r>
              <w: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31C5B18" w14:textId="1243427A" w:rsidR="00F4377A" w:rsidRDefault="00F4377A" w:rsidP="00F4377A">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11DF726D" w14:textId="4A1511D8" w:rsidR="00F4377A" w:rsidRDefault="00F4377A" w:rsidP="00F4377A">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44358522" w14:textId="16FEC41C" w:rsidR="00F4377A" w:rsidRDefault="00F4377A" w:rsidP="00F4377A">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54413268" w14:textId="5275ED50" w:rsidR="00F4377A" w:rsidRDefault="00F4377A" w:rsidP="00F4377A">
            <w:pPr>
              <w:pStyle w:val="TableText"/>
            </w:pPr>
            <w:r>
              <w:t>X</w:t>
            </w:r>
          </w:p>
        </w:tc>
      </w:tr>
      <w:tr w:rsidR="008D6E53" w14:paraId="45C49E71"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972D826" w14:textId="0B401581" w:rsidR="008D6E53" w:rsidRDefault="008D6E53" w:rsidP="008D6E53">
            <w:pPr>
              <w:pStyle w:val="TableText"/>
            </w:pPr>
            <w:r>
              <w:t>2225 – 2233</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45DB2EF4" w14:textId="77777777" w:rsidR="008D6E53" w:rsidRDefault="008D6E53" w:rsidP="008D6E53">
            <w:pPr>
              <w:pStyle w:val="TableText"/>
            </w:pPr>
            <w:r>
              <w:t>OTHER AMOUNT 3</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04A517F1" w14:textId="7EEF6506" w:rsidR="008D6E53" w:rsidRPr="00E01168" w:rsidRDefault="008D6E53" w:rsidP="008D6E53">
            <w:pPr>
              <w:pStyle w:val="TableText"/>
            </w:pPr>
            <w:r w:rsidRPr="00E01168">
              <w:t>:P:IDR-K-</w:t>
            </w:r>
            <w:hyperlink r:id="rId1635" w:history="1">
              <w:r w:rsidRPr="00AB2423">
                <w:rPr>
                  <w:rStyle w:val="Hyperlink"/>
                </w:rPr>
                <w:t>DTL-OTH-AMT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4C942F19" w14:textId="4C27818C" w:rsidR="008D6E53" w:rsidRDefault="008D6E53" w:rsidP="008D6E53">
            <w:pPr>
              <w:pStyle w:val="TableText"/>
            </w:pPr>
            <w:r>
              <w:t>CWF HUBC Other Amount Applied</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6BDFB4E9" w14:textId="77777777" w:rsidR="008D6E53" w:rsidRPr="00E06489" w:rsidRDefault="008D6E53" w:rsidP="008D6E53">
            <w:pPr>
              <w:pStyle w:val="TableText"/>
            </w:pPr>
            <w:r w:rsidRPr="00E06489">
              <w:t>9 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002C3EE4" w14:textId="64CB17E0" w:rsidR="008D6E53" w:rsidRPr="009E137F" w:rsidRDefault="008D6E53" w:rsidP="008D6E53">
            <w:pPr>
              <w:pStyle w:val="TableText"/>
            </w:pPr>
            <w:r w:rsidRPr="009E137F">
              <w:t xml:space="preserve">Amount: 9999999V99 </w:t>
            </w:r>
            <w:r>
              <w:t>where V is an implied decimal</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3C756833" w14:textId="77777777" w:rsidR="008D6E53" w:rsidRDefault="008D6E53" w:rsidP="008D6E53">
            <w:pPr>
              <w:pStyle w:val="TableText"/>
            </w:pPr>
            <w:r>
              <w:t>Zeros</w:t>
            </w:r>
          </w:p>
        </w:tc>
        <w:tc>
          <w:tcPr>
            <w:tcW w:w="438" w:type="dxa"/>
            <w:tcBorders>
              <w:top w:val="single" w:sz="6" w:space="0" w:color="auto"/>
              <w:left w:val="single" w:sz="6" w:space="0" w:color="auto"/>
              <w:bottom w:val="single" w:sz="6" w:space="0" w:color="auto"/>
              <w:right w:val="single" w:sz="6" w:space="0" w:color="auto"/>
            </w:tcBorders>
          </w:tcPr>
          <w:p w14:paraId="7F2B4F48" w14:textId="77777777"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3B8D74D1" w14:textId="77777777"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3CC752EA" w14:textId="77777777" w:rsidR="008D6E53" w:rsidRDefault="008D6E53" w:rsidP="008D6E53">
            <w:pPr>
              <w:pStyle w:val="TableText"/>
            </w:pPr>
            <w:r>
              <w:t>X</w:t>
            </w:r>
          </w:p>
        </w:tc>
      </w:tr>
      <w:tr w:rsidR="008D6E53" w14:paraId="6765D6E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2FF412D" w14:textId="04FAF496" w:rsidR="008D6E53" w:rsidRDefault="008D6E53" w:rsidP="008D6E53">
            <w:pPr>
              <w:pStyle w:val="TableText"/>
            </w:pPr>
            <w:r>
              <w:t>2234 – 2235</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357412F2" w14:textId="77777777" w:rsidR="008D6E53" w:rsidRDefault="008D6E53" w:rsidP="008D6E53">
            <w:pPr>
              <w:pStyle w:val="TableText"/>
            </w:pPr>
            <w:r>
              <w:t>OTHER AMOUNT INDICATOR 3</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1079F36" w14:textId="42299878" w:rsidR="008D6E53" w:rsidRPr="00E01168" w:rsidRDefault="008D6E53" w:rsidP="008D6E53">
            <w:pPr>
              <w:pStyle w:val="TableText"/>
            </w:pPr>
            <w:r w:rsidRPr="00E01168">
              <w:t>:P:IDR-K-</w:t>
            </w:r>
            <w:hyperlink r:id="rId1636"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5C73B787" w14:textId="1AB7DDC8" w:rsidR="008D6E53" w:rsidRDefault="008D6E53" w:rsidP="008D6E53">
            <w:pPr>
              <w:pStyle w:val="TableText"/>
            </w:pPr>
            <w:r w:rsidRPr="002B02F1">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5E5498DF" w14:textId="77777777" w:rsidR="008D6E53" w:rsidRPr="00E06489" w:rsidRDefault="008D6E53" w:rsidP="008D6E53">
            <w:pPr>
              <w:pStyle w:val="TableText"/>
            </w:pPr>
            <w:r w:rsidRPr="00E06489">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6E799340" w14:textId="77777777" w:rsidR="008D6E53" w:rsidRPr="009B6910" w:rsidRDefault="008D6E53" w:rsidP="008D6E53">
            <w:pPr>
              <w:pStyle w:val="TableText"/>
              <w:rPr>
                <w:b/>
              </w:rPr>
            </w:pPr>
            <w:r w:rsidRPr="009B6910">
              <w:rPr>
                <w:b/>
              </w:rPr>
              <w:t>Valid Values:</w:t>
            </w:r>
          </w:p>
          <w:p w14:paraId="471A659D" w14:textId="77777777" w:rsidR="00832396" w:rsidRDefault="00832396" w:rsidP="00832396">
            <w:pPr>
              <w:pStyle w:val="TableTextBullet"/>
            </w:pPr>
            <w:r>
              <w:t>A2 - PCF FVF Positive or MP3 FVF Positive</w:t>
            </w:r>
          </w:p>
          <w:p w14:paraId="5AB90D87" w14:textId="77777777" w:rsidR="00832396" w:rsidRDefault="00832396" w:rsidP="00832396">
            <w:pPr>
              <w:pStyle w:val="TableTextBullet"/>
            </w:pPr>
            <w:r>
              <w:t>A3 - PCF FVF Negative or MP3 FVF Negative</w:t>
            </w:r>
          </w:p>
          <w:p w14:paraId="38BDBB94" w14:textId="538583A2" w:rsidR="008D6E53" w:rsidRDefault="008D6E53" w:rsidP="008D6E53">
            <w:pPr>
              <w:pStyle w:val="TableTextBullet"/>
            </w:pPr>
            <w:r>
              <w:t>A4 - KCC KCF/QCP</w:t>
            </w:r>
          </w:p>
          <w:p w14:paraId="0346BA25" w14:textId="2840DBDC" w:rsidR="008D6E53" w:rsidRDefault="008D6E53" w:rsidP="008D6E53">
            <w:pPr>
              <w:pStyle w:val="TableTextBullet"/>
            </w:pPr>
            <w:r>
              <w:t>A5 - KCC CKCC/QCP</w:t>
            </w:r>
          </w:p>
          <w:p w14:paraId="240948B8" w14:textId="77777777" w:rsidR="00D45907" w:rsidRDefault="00D45907" w:rsidP="00D45907">
            <w:pPr>
              <w:pStyle w:val="TableTextBullet"/>
            </w:pPr>
            <w:r>
              <w:t xml:space="preserve">A6 - ETC/PPA Bonus </w:t>
            </w:r>
          </w:p>
          <w:p w14:paraId="13378793" w14:textId="77777777" w:rsidR="00D45907" w:rsidRDefault="00D45907" w:rsidP="00D45907">
            <w:pPr>
              <w:pStyle w:val="TableTextBullet"/>
            </w:pPr>
            <w:r>
              <w:t>A7 - ETC/PPA Reduction</w:t>
            </w:r>
          </w:p>
          <w:p w14:paraId="10163588" w14:textId="77777777" w:rsidR="00610D61" w:rsidRDefault="00610D61" w:rsidP="00610D61">
            <w:pPr>
              <w:pStyle w:val="TableTextBullet"/>
            </w:pPr>
            <w:r>
              <w:t>A8 - KCF/PBA Positive</w:t>
            </w:r>
          </w:p>
          <w:p w14:paraId="4C270101" w14:textId="77777777" w:rsidR="005F0615" w:rsidRDefault="00610D61" w:rsidP="00610D61">
            <w:pPr>
              <w:pStyle w:val="TableTextBullet"/>
            </w:pPr>
            <w:r>
              <w:t>A9 - KCF/PBA Negative</w:t>
            </w:r>
          </w:p>
          <w:p w14:paraId="5B3F3CB8" w14:textId="7C8B8043" w:rsidR="00D45907" w:rsidRDefault="00D45907" w:rsidP="00610D61">
            <w:pPr>
              <w:pStyle w:val="TableTextBullet"/>
            </w:pPr>
            <w:r>
              <w:t>B1 - PTA/OTA Reduction MOD ADJUST</w:t>
            </w:r>
          </w:p>
          <w:p w14:paraId="0EC47FD5" w14:textId="09E056AE" w:rsidR="001B3454" w:rsidRDefault="001B3454" w:rsidP="001B3454">
            <w:pPr>
              <w:pStyle w:val="TableTextBullet"/>
            </w:pPr>
            <w:r>
              <w:t>B3 – EOM MEOS Bonus Payment</w:t>
            </w:r>
          </w:p>
          <w:p w14:paraId="0D9F73C9" w14:textId="53477035" w:rsidR="002C30FD" w:rsidRDefault="002C30FD" w:rsidP="002C30FD">
            <w:pPr>
              <w:pStyle w:val="TableTextBullet"/>
            </w:pPr>
            <w:r>
              <w:t>B4 – MCP Payment Adjustment</w:t>
            </w:r>
          </w:p>
          <w:p w14:paraId="1A09488A" w14:textId="77777777" w:rsidR="00F4377A" w:rsidRDefault="00F4377A" w:rsidP="00F4377A">
            <w:pPr>
              <w:pStyle w:val="TableTextBullet"/>
            </w:pPr>
            <w:r>
              <w:t>B5 – Guiding an Improved Dementia Experience (GUIDE) – Positive PBA Adjustment</w:t>
            </w:r>
          </w:p>
          <w:p w14:paraId="7130A2EE" w14:textId="77777777" w:rsidR="00F4377A" w:rsidRDefault="00F4377A" w:rsidP="00F4377A">
            <w:pPr>
              <w:pStyle w:val="TableTextBullet"/>
            </w:pPr>
            <w:r>
              <w:t>B6 – Guiding an Improved Dementia Experience (GUIDE) – Negative PBA Adjustment</w:t>
            </w:r>
          </w:p>
          <w:p w14:paraId="375990DB" w14:textId="431A3BDA" w:rsidR="008D6E53" w:rsidRPr="009E137F" w:rsidRDefault="00F4377A" w:rsidP="00397BB5">
            <w:pPr>
              <w:pStyle w:val="TableTextBullet"/>
            </w:pPr>
            <w:r>
              <w:t>B7 – Guiding an Improved Dementia Experience (GUIDE) – Positive HEA Adjustment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021705E4" w14:textId="77777777" w:rsidR="008D6E53" w:rsidRDefault="008D6E53" w:rsidP="008D6E5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4849B79F" w14:textId="77777777"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4F1626A8" w14:textId="77777777"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1FD5C7FC" w14:textId="77777777" w:rsidR="008D6E53" w:rsidRDefault="008D6E53" w:rsidP="008D6E53">
            <w:pPr>
              <w:pStyle w:val="TableText"/>
            </w:pPr>
            <w:r>
              <w:t>X</w:t>
            </w:r>
          </w:p>
        </w:tc>
      </w:tr>
      <w:tr w:rsidR="008D6E53" w14:paraId="2D496565"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7A240A7" w14:textId="77777777" w:rsidR="008D6E53" w:rsidRDefault="008D6E53" w:rsidP="008D6E53">
            <w:pPr>
              <w:pStyle w:val="TableText"/>
            </w:pPr>
            <w:r>
              <w:t>2234 – 2235</w:t>
            </w:r>
          </w:p>
          <w:p w14:paraId="0CAEB381" w14:textId="334F4A36" w:rsidR="008D6E53" w:rsidRDefault="008D6E53" w:rsidP="008D6E53">
            <w:pPr>
              <w:pStyle w:val="TableText"/>
            </w:pPr>
            <w: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252901B4" w14:textId="2A2FC642" w:rsidR="008D6E53" w:rsidRDefault="008D6E53" w:rsidP="008D6E53">
            <w:pPr>
              <w:pStyle w:val="TableText"/>
            </w:pPr>
            <w:r>
              <w:t>OTHER AMOUNT INDICATOR 3</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313325D1" w14:textId="1881907E" w:rsidR="008D6E53" w:rsidRPr="00E01168" w:rsidRDefault="008D6E53" w:rsidP="008D6E53">
            <w:pPr>
              <w:pStyle w:val="TableText"/>
            </w:pPr>
            <w:r w:rsidRPr="00E01168">
              <w:t>:P:IDR-K-</w:t>
            </w:r>
            <w:hyperlink r:id="rId1637"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123E8B16" w14:textId="7BDD23E9" w:rsidR="008D6E53" w:rsidRPr="002B02F1" w:rsidRDefault="008D6E53" w:rsidP="008D6E53">
            <w:pPr>
              <w:pStyle w:val="TableText"/>
            </w:pPr>
            <w:r w:rsidRPr="002B02F1">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046A7B66" w14:textId="6DB798C7" w:rsidR="008D6E53" w:rsidRPr="00E06489" w:rsidRDefault="008D6E53" w:rsidP="008D6E53">
            <w:pPr>
              <w:pStyle w:val="TableText"/>
            </w:pPr>
            <w:r w:rsidRPr="00E06489">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1464166E" w14:textId="020578C6" w:rsidR="00397BB5" w:rsidRDefault="00397BB5" w:rsidP="00864E63">
            <w:pPr>
              <w:pStyle w:val="TableTextBullet"/>
            </w:pPr>
            <w:r>
              <w:t>B8 – Guiding an Improved Dementia Experience (GUIDE) – Negative HEA Adjustment</w:t>
            </w:r>
          </w:p>
          <w:p w14:paraId="6C79A457" w14:textId="64F7E048" w:rsidR="00864E63" w:rsidRDefault="00864E63" w:rsidP="00864E63">
            <w:pPr>
              <w:pStyle w:val="TableTextBullet"/>
            </w:pPr>
            <w:r>
              <w:t>J – Payment Prior to ACO Reduction (HUBC transmission uses J for NGACO, VTACO, ESCO, Pioneer, and DCM but this indicator will only report for claimd details with a DC Model ACO ID)</w:t>
            </w:r>
          </w:p>
          <w:p w14:paraId="11A29E69" w14:textId="77777777" w:rsidR="00864E63" w:rsidRDefault="00864E63" w:rsidP="00864E63">
            <w:pPr>
              <w:pStyle w:val="TableTextBullet"/>
            </w:pPr>
            <w:r>
              <w:t>L – ACO Reduction Amount (HUBC transmission uses J for NGACO, VTACO, ESCO, Pioneer, and DCM but this indicator will only report for claimd details with a DC Model ACO ID)</w:t>
            </w:r>
          </w:p>
          <w:p w14:paraId="26A3DEEA" w14:textId="77777777" w:rsidR="00864E63" w:rsidRPr="00E75446" w:rsidRDefault="00864E63" w:rsidP="00864E63">
            <w:pPr>
              <w:pStyle w:val="TableTextBullet"/>
            </w:pPr>
            <w:r w:rsidRPr="00E75446">
              <w:t xml:space="preserve">M </w:t>
            </w:r>
            <w:r>
              <w:t xml:space="preserve">– </w:t>
            </w:r>
            <w:r w:rsidRPr="00E75446">
              <w:t>PQRS</w:t>
            </w:r>
          </w:p>
          <w:p w14:paraId="77AB7665" w14:textId="77777777" w:rsidR="00864E63" w:rsidRPr="00E75446" w:rsidRDefault="00864E63" w:rsidP="00864E63">
            <w:pPr>
              <w:pStyle w:val="TableTextBullet"/>
            </w:pPr>
            <w:r w:rsidRPr="00E75446">
              <w:t xml:space="preserve">O </w:t>
            </w:r>
            <w:r>
              <w:t xml:space="preserve">– </w:t>
            </w:r>
            <w:r w:rsidRPr="00E75446">
              <w:t>V</w:t>
            </w:r>
            <w:r>
              <w:t>BM Negative</w:t>
            </w:r>
          </w:p>
          <w:p w14:paraId="0B3CC987" w14:textId="07E9F429" w:rsidR="00864E63" w:rsidRDefault="00864E63" w:rsidP="00783882">
            <w:pPr>
              <w:pStyle w:val="TableTextBullet"/>
              <w:rPr>
                <w:b/>
              </w:rPr>
            </w:pPr>
            <w:r>
              <w:t>P – VBM Positive</w:t>
            </w:r>
          </w:p>
          <w:p w14:paraId="2B02AB6A" w14:textId="3D47EC30" w:rsidR="005F0615" w:rsidRPr="009B6910" w:rsidRDefault="005F0615" w:rsidP="005F0615">
            <w:pPr>
              <w:pStyle w:val="TableText"/>
              <w:rPr>
                <w:b/>
              </w:rPr>
            </w:pPr>
            <w:r w:rsidRPr="009B6910">
              <w:rPr>
                <w:b/>
              </w:rPr>
              <w:t>Valid Values:</w:t>
            </w:r>
          </w:p>
          <w:p w14:paraId="66D7B192" w14:textId="77777777" w:rsidR="00610D61" w:rsidRPr="009E137F" w:rsidRDefault="00610D61" w:rsidP="00610D61">
            <w:pPr>
              <w:pStyle w:val="TableTextBullet"/>
            </w:pPr>
            <w:r w:rsidRPr="00E75446">
              <w:t xml:space="preserve">Q </w:t>
            </w:r>
            <w:r>
              <w:t>– EHR</w:t>
            </w:r>
          </w:p>
          <w:p w14:paraId="7BC4185C" w14:textId="77777777" w:rsidR="00610D61" w:rsidRPr="00E75446" w:rsidRDefault="00610D61" w:rsidP="00610D61">
            <w:pPr>
              <w:pStyle w:val="TableTextBullet"/>
            </w:pPr>
            <w:r>
              <w:t>S – Prior Auth Reduction</w:t>
            </w:r>
          </w:p>
          <w:p w14:paraId="2CE777F6" w14:textId="77777777" w:rsidR="00610D61" w:rsidRDefault="00610D61" w:rsidP="00610D61">
            <w:pPr>
              <w:pStyle w:val="TableTextBullet"/>
            </w:pPr>
            <w:r>
              <w:t>T – CPC+</w:t>
            </w:r>
          </w:p>
          <w:p w14:paraId="46F1D9A1" w14:textId="77777777" w:rsidR="00610D61" w:rsidRDefault="00610D61" w:rsidP="00610D61">
            <w:pPr>
              <w:pStyle w:val="TableTextBullet"/>
            </w:pPr>
            <w:r>
              <w:t>U – MPC Reduction</w:t>
            </w:r>
          </w:p>
          <w:p w14:paraId="4736D758" w14:textId="77777777" w:rsidR="00610D61" w:rsidRDefault="00610D61" w:rsidP="00610D61">
            <w:pPr>
              <w:pStyle w:val="TableTextBullet"/>
            </w:pPr>
            <w:r>
              <w:t>V – MIPS positive</w:t>
            </w:r>
          </w:p>
          <w:p w14:paraId="1DF02D5A" w14:textId="77777777" w:rsidR="00610D61" w:rsidRDefault="00610D61" w:rsidP="00610D61">
            <w:pPr>
              <w:pStyle w:val="TableTextBullet"/>
            </w:pPr>
            <w:r>
              <w:t>W – MIPS negative</w:t>
            </w:r>
          </w:p>
          <w:p w14:paraId="22089C21" w14:textId="77777777" w:rsidR="00610D61" w:rsidRDefault="00610D61" w:rsidP="00610D61">
            <w:pPr>
              <w:pStyle w:val="TableTextBullet"/>
            </w:pPr>
            <w:r>
              <w:t>X – ET3 Bonus positive</w:t>
            </w:r>
          </w:p>
          <w:p w14:paraId="040CB892" w14:textId="1F0176BF" w:rsidR="008D6E53" w:rsidRPr="009B6910" w:rsidRDefault="00610D61" w:rsidP="00864E63">
            <w:pPr>
              <w:pStyle w:val="TableTextBullet"/>
              <w:rPr>
                <w:b/>
              </w:rPr>
            </w:pPr>
            <w:r>
              <w:t>Z – ETC</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77117B93" w14:textId="5B144583" w:rsidR="008D6E53" w:rsidRDefault="008D6E53" w:rsidP="008D6E5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74BE9BA1" w14:textId="33BBABFA"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4F65589D" w14:textId="41C15330"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7E0552E0" w14:textId="30A12936" w:rsidR="008D6E53" w:rsidRDefault="008D6E53" w:rsidP="008D6E53">
            <w:pPr>
              <w:pStyle w:val="TableText"/>
            </w:pPr>
            <w:r>
              <w:t>X</w:t>
            </w:r>
          </w:p>
        </w:tc>
      </w:tr>
      <w:tr w:rsidR="00864E63" w14:paraId="639B582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F1B2A74" w14:textId="77777777" w:rsidR="00864E63" w:rsidRDefault="00864E63" w:rsidP="00864E63">
            <w:pPr>
              <w:pStyle w:val="TableText"/>
            </w:pPr>
            <w:r>
              <w:t>2234 – 2235</w:t>
            </w:r>
          </w:p>
          <w:p w14:paraId="4240441F" w14:textId="103880FB" w:rsidR="00864E63" w:rsidRDefault="00864E63" w:rsidP="00864E63">
            <w:pPr>
              <w:pStyle w:val="TableText"/>
            </w:pPr>
            <w: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3682411D" w14:textId="62B8D2AE" w:rsidR="00864E63" w:rsidRDefault="00864E63" w:rsidP="00864E63">
            <w:pPr>
              <w:pStyle w:val="TableText"/>
            </w:pPr>
            <w:r>
              <w:t>OTHER AMOUNT INDICATOR 3</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3E08C5EF" w14:textId="7A13C14A" w:rsidR="00864E63" w:rsidRPr="00E01168" w:rsidRDefault="00864E63" w:rsidP="00864E63">
            <w:pPr>
              <w:pStyle w:val="TableText"/>
            </w:pPr>
            <w:r w:rsidRPr="00E01168">
              <w:t>:P:IDR-K-</w:t>
            </w:r>
            <w:hyperlink r:id="rId1638"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19E37D7" w14:textId="6781519C" w:rsidR="00864E63" w:rsidRPr="00DB168D" w:rsidRDefault="00864E63" w:rsidP="00864E63">
            <w:pPr>
              <w:pStyle w:val="TableText"/>
            </w:pPr>
            <w:r w:rsidRPr="002B02F1">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5DD12106" w14:textId="6724CC60" w:rsidR="00864E63" w:rsidRDefault="00864E63" w:rsidP="00864E63">
            <w:pPr>
              <w:pStyle w:val="TableText"/>
              <w:rPr>
                <w:caps/>
              </w:rPr>
            </w:pPr>
            <w:r w:rsidRPr="00E06489">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058E7C9E" w14:textId="74DDDA4A" w:rsidR="00864E63" w:rsidRDefault="00864E63" w:rsidP="00864E63">
            <w:pPr>
              <w:pStyle w:val="TableText"/>
              <w:rPr>
                <w:b/>
              </w:rPr>
            </w:pPr>
            <w:r w:rsidRPr="00E06489">
              <w:rPr>
                <w:b/>
              </w:rPr>
              <w:t>Note:</w:t>
            </w:r>
            <w:r w:rsidRPr="00EE7BC6">
              <w:t xml:space="preserve"> This list of valid values for IDR is only a subset of all the valid values found on the CWF file (see </w:t>
            </w:r>
            <w:hyperlink r:id="rId1639" w:history="1">
              <w:r w:rsidRPr="00632782">
                <w:rPr>
                  <w:rStyle w:val="Hyperlink"/>
                </w:rPr>
                <w:t>S2301400</w:t>
              </w:r>
            </w:hyperlink>
            <w:r w:rsidRPr="00EE7BC6">
              <w:t xml:space="preserve"> for Ot</w:t>
            </w:r>
            <w:r>
              <w:t>her Amounts Applied Indicator).</w:t>
            </w:r>
          </w:p>
          <w:p w14:paraId="3AECCF01" w14:textId="45A27C7C" w:rsidR="00864E63" w:rsidRPr="009E137F" w:rsidRDefault="00864E63" w:rsidP="00864E63">
            <w:pPr>
              <w:pStyle w:val="TableText"/>
            </w:pPr>
            <w:r w:rsidRPr="003D33A6">
              <w:rPr>
                <w:b/>
              </w:rPr>
              <w:t>Note:</w:t>
            </w:r>
            <w:r w:rsidRPr="003D33A6">
              <w:t xml:space="preserve"> Not all of the values are populated in these buckets for IDR. Fields that are not populated here can be found elsewhere on the IDR record. For example, Legislative reductions show up in their own area on the IDR detail record.</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9CE1B74" w14:textId="506B332D" w:rsidR="00864E63" w:rsidRDefault="00864E63" w:rsidP="00864E6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62FFEC8F" w14:textId="3B97191E" w:rsidR="00864E63" w:rsidRDefault="00864E63" w:rsidP="00864E6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0F23055D" w14:textId="2EAB7096" w:rsidR="00864E63" w:rsidRDefault="00864E63" w:rsidP="00864E6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4D918B57" w14:textId="020AF86C" w:rsidR="00864E63" w:rsidRDefault="00864E63" w:rsidP="00864E63">
            <w:pPr>
              <w:pStyle w:val="TableText"/>
            </w:pPr>
            <w:r>
              <w:t>X</w:t>
            </w:r>
          </w:p>
        </w:tc>
      </w:tr>
      <w:tr w:rsidR="008D6E53" w14:paraId="278D6C0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8F32DC5" w14:textId="69FD5276" w:rsidR="008D6E53" w:rsidRDefault="008D6E53" w:rsidP="008D6E53">
            <w:pPr>
              <w:pStyle w:val="TableText"/>
            </w:pPr>
            <w:r>
              <w:t>2236 – 2244</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342FB915" w14:textId="77777777" w:rsidR="008D6E53" w:rsidRDefault="008D6E53" w:rsidP="008D6E53">
            <w:pPr>
              <w:pStyle w:val="TableText"/>
            </w:pPr>
            <w:r>
              <w:t>OTHER AMOUNT 4</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5DC1E4B" w14:textId="37964BBD" w:rsidR="008D6E53" w:rsidRPr="00E01168" w:rsidRDefault="008D6E53" w:rsidP="008D6E53">
            <w:pPr>
              <w:pStyle w:val="TableText"/>
            </w:pPr>
            <w:r w:rsidRPr="00E01168">
              <w:t>:P:IDR-K-</w:t>
            </w:r>
            <w:hyperlink r:id="rId1640" w:history="1">
              <w:r w:rsidRPr="00AB2423">
                <w:rPr>
                  <w:rStyle w:val="Hyperlink"/>
                </w:rPr>
                <w:t>DTL-OTH-AMT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0882D78D" w14:textId="1D5FD263" w:rsidR="008D6E53" w:rsidRPr="002B02F1" w:rsidRDefault="008D6E53" w:rsidP="008D6E53">
            <w:pPr>
              <w:pStyle w:val="TableText"/>
            </w:pPr>
            <w:r w:rsidRPr="00DB168D">
              <w:t>CWF HUBC Other Amount Applied</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1E93E775" w14:textId="77777777" w:rsidR="008D6E53" w:rsidRDefault="008D6E53" w:rsidP="008D6E53">
            <w:pPr>
              <w:pStyle w:val="TableText"/>
              <w:rPr>
                <w:caps/>
              </w:rPr>
            </w:pPr>
            <w:r>
              <w:rPr>
                <w:caps/>
              </w:rPr>
              <w:t>9 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2B2345ED" w14:textId="6D475538" w:rsidR="008D6E53" w:rsidRPr="009B6910" w:rsidRDefault="008D6E53" w:rsidP="008D6E53">
            <w:pPr>
              <w:pStyle w:val="TableText"/>
              <w:rPr>
                <w:b/>
              </w:rPr>
            </w:pPr>
            <w:r w:rsidRPr="009E137F">
              <w:t xml:space="preserve">Amount: 9999999V99 </w:t>
            </w:r>
            <w:r>
              <w:t>where V is an implied decimal</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033E6773" w14:textId="77777777" w:rsidR="008D6E53" w:rsidRDefault="008D6E53" w:rsidP="008D6E53">
            <w:pPr>
              <w:pStyle w:val="TableText"/>
            </w:pPr>
            <w:r>
              <w:t>Zeros</w:t>
            </w:r>
          </w:p>
        </w:tc>
        <w:tc>
          <w:tcPr>
            <w:tcW w:w="438" w:type="dxa"/>
            <w:tcBorders>
              <w:top w:val="single" w:sz="6" w:space="0" w:color="auto"/>
              <w:left w:val="single" w:sz="6" w:space="0" w:color="auto"/>
              <w:bottom w:val="single" w:sz="6" w:space="0" w:color="auto"/>
              <w:right w:val="single" w:sz="6" w:space="0" w:color="auto"/>
            </w:tcBorders>
          </w:tcPr>
          <w:p w14:paraId="0C134BCC" w14:textId="77777777"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5B4F7A3F" w14:textId="77777777"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1311A902" w14:textId="77777777" w:rsidR="008D6E53" w:rsidRDefault="008D6E53" w:rsidP="008D6E53">
            <w:pPr>
              <w:pStyle w:val="TableText"/>
            </w:pPr>
            <w:r>
              <w:t>X</w:t>
            </w:r>
          </w:p>
        </w:tc>
      </w:tr>
      <w:tr w:rsidR="008D6E53" w14:paraId="15B7FB15"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7775E1CA" w14:textId="6EE0963C" w:rsidR="008D6E53" w:rsidRDefault="008D6E53" w:rsidP="008D6E53">
            <w:pPr>
              <w:pStyle w:val="TableText"/>
            </w:pPr>
            <w:r>
              <w:t>2245 – 2246</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00640AC2" w14:textId="77777777" w:rsidR="008D6E53" w:rsidRDefault="008D6E53" w:rsidP="008D6E53">
            <w:pPr>
              <w:pStyle w:val="TableText"/>
            </w:pPr>
            <w:r w:rsidRPr="00442EF0">
              <w:t>OTHER AMOUNT INDICATOR 4</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18FD5812" w14:textId="23A3EEB1" w:rsidR="008D6E53" w:rsidRPr="00E01168" w:rsidRDefault="008D6E53" w:rsidP="008D6E53">
            <w:pPr>
              <w:pStyle w:val="TableText"/>
            </w:pPr>
            <w:r w:rsidRPr="00E01168">
              <w:t>:P:IDR-K-</w:t>
            </w:r>
            <w:hyperlink r:id="rId1641"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4A2868BB" w14:textId="28994963" w:rsidR="008D6E53" w:rsidRPr="00DB168D" w:rsidRDefault="008D6E53" w:rsidP="008D6E53">
            <w:pPr>
              <w:pStyle w:val="TableText"/>
            </w:pPr>
            <w:r w:rsidRPr="00442EF0">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0B46AD01" w14:textId="77777777" w:rsidR="008D6E53" w:rsidRDefault="008D6E53" w:rsidP="008D6E53">
            <w:pPr>
              <w:pStyle w:val="TableText"/>
              <w:rPr>
                <w:caps/>
              </w:rPr>
            </w:pPr>
            <w:r>
              <w:rPr>
                <w:caps/>
              </w:rPr>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167A79A" w14:textId="77777777" w:rsidR="008D6E53" w:rsidRPr="009B6910" w:rsidRDefault="008D6E53" w:rsidP="008D6E53">
            <w:pPr>
              <w:pStyle w:val="TableText"/>
              <w:rPr>
                <w:b/>
              </w:rPr>
            </w:pPr>
            <w:r w:rsidRPr="009B6910">
              <w:rPr>
                <w:b/>
              </w:rPr>
              <w:t>Valid Values:</w:t>
            </w:r>
          </w:p>
          <w:p w14:paraId="024C500E" w14:textId="77777777" w:rsidR="00832396" w:rsidRDefault="00832396" w:rsidP="00832396">
            <w:pPr>
              <w:pStyle w:val="TableTextBullet"/>
            </w:pPr>
            <w:r>
              <w:t>A2 - PCF FVF Positive or MP3 FVF Positive</w:t>
            </w:r>
          </w:p>
          <w:p w14:paraId="44A7D42B" w14:textId="77777777" w:rsidR="00832396" w:rsidRDefault="00832396" w:rsidP="00832396">
            <w:pPr>
              <w:pStyle w:val="TableTextBullet"/>
            </w:pPr>
            <w:r>
              <w:t>A3 - PCF FVF Negative or MP3 FVF Negative</w:t>
            </w:r>
          </w:p>
          <w:p w14:paraId="55624576" w14:textId="77777777" w:rsidR="008D6E53" w:rsidRDefault="008D6E53" w:rsidP="008D6E53">
            <w:pPr>
              <w:pStyle w:val="TableTextBullet"/>
            </w:pPr>
            <w:r>
              <w:t>A4 - KCC KCF/QCP</w:t>
            </w:r>
          </w:p>
          <w:p w14:paraId="360FA240" w14:textId="50453BCA" w:rsidR="008D6E53" w:rsidRDefault="008D6E53" w:rsidP="008D6E53">
            <w:pPr>
              <w:pStyle w:val="TableTextBullet"/>
            </w:pPr>
            <w:r>
              <w:t>A5 - KCC CKCC/QCP</w:t>
            </w:r>
          </w:p>
          <w:p w14:paraId="080D54D7" w14:textId="77777777" w:rsidR="00D45907" w:rsidRDefault="00D45907" w:rsidP="00D45907">
            <w:pPr>
              <w:pStyle w:val="TableTextBullet"/>
            </w:pPr>
            <w:r>
              <w:t xml:space="preserve">A6 - ETC/PPA Bonus </w:t>
            </w:r>
          </w:p>
          <w:p w14:paraId="027C70B6" w14:textId="77777777" w:rsidR="00D45907" w:rsidRDefault="00D45907" w:rsidP="00D45907">
            <w:pPr>
              <w:pStyle w:val="TableTextBullet"/>
            </w:pPr>
            <w:r>
              <w:t>A7 - ETC/PPA Reduction</w:t>
            </w:r>
          </w:p>
          <w:p w14:paraId="61807C79" w14:textId="77777777" w:rsidR="005F0615" w:rsidRDefault="005F0615" w:rsidP="005F0615">
            <w:pPr>
              <w:pStyle w:val="TableTextBullet"/>
            </w:pPr>
            <w:r>
              <w:t>A8 - KCF/PBA Positive</w:t>
            </w:r>
          </w:p>
          <w:p w14:paraId="566A74B9" w14:textId="77777777" w:rsidR="005F0615" w:rsidRDefault="005F0615" w:rsidP="005F0615">
            <w:pPr>
              <w:pStyle w:val="TableTextBullet"/>
            </w:pPr>
            <w:r>
              <w:t>A9 - KCF/PBA Negative</w:t>
            </w:r>
          </w:p>
          <w:p w14:paraId="0B138CCD" w14:textId="730B51E4" w:rsidR="00D45907" w:rsidRDefault="00D45907" w:rsidP="005F0615">
            <w:pPr>
              <w:pStyle w:val="TableTextBullet"/>
            </w:pPr>
            <w:r>
              <w:t>B1 - PTA/OTA Reduction MOD ADJUST</w:t>
            </w:r>
          </w:p>
          <w:p w14:paraId="14518959" w14:textId="668AA2CC" w:rsidR="00137F39" w:rsidRDefault="00137F39" w:rsidP="00137F39">
            <w:pPr>
              <w:pStyle w:val="TableTextBullet"/>
            </w:pPr>
            <w:r>
              <w:t>B3 – EOM MEOS Bonus Payment</w:t>
            </w:r>
          </w:p>
          <w:p w14:paraId="7ED56BFB" w14:textId="77777777" w:rsidR="002C30FD" w:rsidRDefault="002C30FD" w:rsidP="002C30FD">
            <w:pPr>
              <w:pStyle w:val="TableTextBullet"/>
            </w:pPr>
            <w:r>
              <w:t>B4 – MCP Payment Adjustment</w:t>
            </w:r>
          </w:p>
          <w:p w14:paraId="5A007F7E" w14:textId="77777777" w:rsidR="00F4377A" w:rsidRDefault="00F4377A" w:rsidP="00F4377A">
            <w:pPr>
              <w:pStyle w:val="TableTextBullet"/>
            </w:pPr>
            <w:r>
              <w:t>B5 – Guiding an Improved Dementia Experience (GUIDE) – Positive PBA Adjustment</w:t>
            </w:r>
          </w:p>
          <w:p w14:paraId="6027F996" w14:textId="77777777" w:rsidR="00F4377A" w:rsidRDefault="00F4377A" w:rsidP="00F4377A">
            <w:pPr>
              <w:pStyle w:val="TableTextBullet"/>
            </w:pPr>
            <w:r>
              <w:t>B6 – Guiding an Improved Dementia Experience (GUIDE) – Negative PBA Adjustment</w:t>
            </w:r>
          </w:p>
          <w:p w14:paraId="3C1DAA52" w14:textId="43DA9CED" w:rsidR="008D6E53" w:rsidRPr="009E137F" w:rsidRDefault="00F4377A" w:rsidP="00397BB5">
            <w:pPr>
              <w:pStyle w:val="TableTextBullet"/>
            </w:pPr>
            <w:r>
              <w:t>B7 – Guiding an Improved Dementia Experience (GUIDE) – Positive HEA Adjustment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91BD6CB" w14:textId="77777777" w:rsidR="008D6E53" w:rsidRDefault="008D6E53" w:rsidP="008D6E5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1C0BFCC5" w14:textId="77777777"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12ECCEF0" w14:textId="77777777"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21CB7799" w14:textId="77777777" w:rsidR="008D6E53" w:rsidRDefault="008D6E53" w:rsidP="008D6E53">
            <w:pPr>
              <w:pStyle w:val="TableText"/>
            </w:pPr>
            <w:r>
              <w:t>X</w:t>
            </w:r>
          </w:p>
        </w:tc>
      </w:tr>
      <w:tr w:rsidR="008D6E53" w14:paraId="551C1C08"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975E944" w14:textId="77777777" w:rsidR="008D6E53" w:rsidRDefault="008D6E53" w:rsidP="008D6E53">
            <w:pPr>
              <w:pStyle w:val="TableText"/>
            </w:pPr>
            <w:r>
              <w:t>2245 – 2246</w:t>
            </w:r>
          </w:p>
          <w:p w14:paraId="326C2F51" w14:textId="6E855F09" w:rsidR="008D6E53" w:rsidRDefault="008D6E53" w:rsidP="008D6E53">
            <w:pPr>
              <w:pStyle w:val="TableText"/>
            </w:pPr>
            <w: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7B601116" w14:textId="3FCBDF98" w:rsidR="008D6E53" w:rsidRPr="00442EF0" w:rsidRDefault="008D6E53" w:rsidP="008D6E53">
            <w:pPr>
              <w:pStyle w:val="TableText"/>
            </w:pPr>
            <w:r w:rsidRPr="00442EF0">
              <w:t>OTHER AMOUNT INDICATOR 4</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F7C70F4" w14:textId="6459BCC4" w:rsidR="008D6E53" w:rsidRPr="00E01168" w:rsidRDefault="008D6E53" w:rsidP="008D6E53">
            <w:pPr>
              <w:pStyle w:val="TableText"/>
            </w:pPr>
            <w:r w:rsidRPr="00E01168">
              <w:t>:P:IDR-K-</w:t>
            </w:r>
            <w:hyperlink r:id="rId1642"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54061323" w14:textId="1045AF18" w:rsidR="008D6E53" w:rsidRPr="00442EF0" w:rsidRDefault="008D6E53" w:rsidP="008D6E53">
            <w:pPr>
              <w:pStyle w:val="TableText"/>
            </w:pPr>
            <w:r w:rsidRPr="00442EF0">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0818FF08" w14:textId="5C5AEFD4" w:rsidR="008D6E53" w:rsidRDefault="008D6E53" w:rsidP="008D6E53">
            <w:pPr>
              <w:pStyle w:val="TableText"/>
              <w:rPr>
                <w:caps/>
              </w:rPr>
            </w:pPr>
            <w:r>
              <w:rPr>
                <w:caps/>
              </w:rPr>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1129E45" w14:textId="261DFE08" w:rsidR="00397BB5" w:rsidRDefault="00397BB5" w:rsidP="00864E63">
            <w:pPr>
              <w:pStyle w:val="TableTextBullet"/>
            </w:pPr>
            <w:r>
              <w:t>B8 – Guiding an Improved Dementia Experience (GUIDE) – Negative HEA Adjustment</w:t>
            </w:r>
          </w:p>
          <w:p w14:paraId="4D7C69D8" w14:textId="435F10C1" w:rsidR="00864E63" w:rsidRDefault="00864E63" w:rsidP="00864E63">
            <w:pPr>
              <w:pStyle w:val="TableTextBullet"/>
            </w:pPr>
            <w:r>
              <w:t>J – Payment Prior to ACO Reduction (HUBC transmission uses J for NGACO, VTACO, ESCO, Pioneer, and DCM but this indicator will only report for claimd details with a DC Model ACO ID)</w:t>
            </w:r>
          </w:p>
          <w:p w14:paraId="09254D54" w14:textId="47EA45B6" w:rsidR="00864E63" w:rsidRDefault="00864E63" w:rsidP="00864E63">
            <w:pPr>
              <w:pStyle w:val="TableTextBullet"/>
              <w:rPr>
                <w:b/>
              </w:rPr>
            </w:pPr>
            <w:r>
              <w:t>L – ACO Reduction Amount (HUBC transmission uses J for NGACO, VTACO, ESCO, Pioneer, and DCM but this indicator will only report for claimd details with a DC Model ACO ID)</w:t>
            </w:r>
          </w:p>
          <w:p w14:paraId="49F9A67E" w14:textId="6AE909AE" w:rsidR="008D6E53" w:rsidRPr="009B6910" w:rsidRDefault="008D6E53" w:rsidP="008D6E53">
            <w:pPr>
              <w:pStyle w:val="TableText"/>
              <w:rPr>
                <w:b/>
              </w:rPr>
            </w:pPr>
            <w:r w:rsidRPr="009B6910">
              <w:rPr>
                <w:b/>
              </w:rPr>
              <w:t>Valid Values:</w:t>
            </w:r>
          </w:p>
          <w:p w14:paraId="11232A43" w14:textId="77777777" w:rsidR="005F0615" w:rsidRDefault="005F0615" w:rsidP="005F0615">
            <w:pPr>
              <w:pStyle w:val="TableTextBullet"/>
            </w:pPr>
            <w:r w:rsidRPr="00E75446">
              <w:t xml:space="preserve">M </w:t>
            </w:r>
            <w:r>
              <w:t xml:space="preserve">– </w:t>
            </w:r>
            <w:r w:rsidRPr="00E75446">
              <w:t>PQRS</w:t>
            </w:r>
          </w:p>
          <w:p w14:paraId="0D18F9D3" w14:textId="77777777" w:rsidR="005F0615" w:rsidRPr="00E75446" w:rsidRDefault="005F0615" w:rsidP="005F0615">
            <w:pPr>
              <w:pStyle w:val="TableTextBullet"/>
            </w:pPr>
            <w:r w:rsidRPr="00E75446">
              <w:t xml:space="preserve">O </w:t>
            </w:r>
            <w:r>
              <w:t xml:space="preserve">– </w:t>
            </w:r>
            <w:r w:rsidRPr="00E75446">
              <w:t>V</w:t>
            </w:r>
            <w:r>
              <w:t>BM Negative</w:t>
            </w:r>
          </w:p>
          <w:p w14:paraId="1234D0F2" w14:textId="77777777" w:rsidR="005F0615" w:rsidRPr="00E75446" w:rsidRDefault="005F0615" w:rsidP="005F0615">
            <w:pPr>
              <w:pStyle w:val="TableTextBullet"/>
            </w:pPr>
            <w:r>
              <w:t>P – VBM Positive</w:t>
            </w:r>
          </w:p>
          <w:p w14:paraId="0F409DB9" w14:textId="77777777" w:rsidR="005F0615" w:rsidRPr="009E137F" w:rsidRDefault="005F0615" w:rsidP="005F0615">
            <w:pPr>
              <w:pStyle w:val="TableTextBullet"/>
            </w:pPr>
            <w:r w:rsidRPr="00E75446">
              <w:t xml:space="preserve">Q </w:t>
            </w:r>
            <w:r>
              <w:t>– EHR</w:t>
            </w:r>
          </w:p>
          <w:p w14:paraId="4905A4D6" w14:textId="3FDCDC6E" w:rsidR="005F0615" w:rsidRDefault="005F0615" w:rsidP="005F0615">
            <w:pPr>
              <w:pStyle w:val="TableTextBullet"/>
            </w:pPr>
            <w:r>
              <w:t>S – Prior Auth Reduction</w:t>
            </w:r>
          </w:p>
          <w:p w14:paraId="089E1454" w14:textId="32E2FCB6" w:rsidR="00767F46" w:rsidRDefault="00767F46" w:rsidP="005F0615">
            <w:pPr>
              <w:pStyle w:val="TableTextBullet"/>
            </w:pPr>
            <w:r>
              <w:t>T – CPC+</w:t>
            </w:r>
          </w:p>
          <w:p w14:paraId="337E9CAE" w14:textId="77777777" w:rsidR="00767F46" w:rsidRDefault="00767F46" w:rsidP="00767F46">
            <w:pPr>
              <w:pStyle w:val="TableTextBullet"/>
            </w:pPr>
            <w:r>
              <w:t>U – MPC Reduction</w:t>
            </w:r>
          </w:p>
          <w:p w14:paraId="1B4D819A" w14:textId="77777777" w:rsidR="00767F46" w:rsidRPr="002918A0" w:rsidRDefault="00767F46" w:rsidP="00767F46">
            <w:pPr>
              <w:pStyle w:val="TableTextBullet"/>
            </w:pPr>
            <w:r w:rsidRPr="002918A0">
              <w:t>V – MIPS positive</w:t>
            </w:r>
          </w:p>
          <w:p w14:paraId="0315AF10" w14:textId="77777777" w:rsidR="00767F46" w:rsidRDefault="00767F46" w:rsidP="00767F46">
            <w:pPr>
              <w:pStyle w:val="TableTextBullet"/>
            </w:pPr>
            <w:r w:rsidRPr="002918A0">
              <w:t>W – MIPS negative</w:t>
            </w:r>
            <w:r>
              <w:t xml:space="preserve"> </w:t>
            </w:r>
          </w:p>
          <w:p w14:paraId="59036E0A" w14:textId="5C1DECE3" w:rsidR="008D6E53" w:rsidRDefault="008D6E53" w:rsidP="00767F46">
            <w:pPr>
              <w:pStyle w:val="TableTextBullet"/>
            </w:pPr>
            <w:r>
              <w:t>X – ET3 Bonus positive</w:t>
            </w:r>
          </w:p>
          <w:p w14:paraId="41FC9D2A" w14:textId="4A9F862D" w:rsidR="008D6E53" w:rsidRPr="00EE0BC7" w:rsidRDefault="008D6E53" w:rsidP="00864E63">
            <w:pPr>
              <w:pStyle w:val="TableTextBullet"/>
            </w:pPr>
            <w:r>
              <w:t>Z – ETC</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13262422" w14:textId="25666B05" w:rsidR="008D6E53" w:rsidRDefault="008D6E53" w:rsidP="008D6E5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3944F7F4" w14:textId="65245B82"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25E9300C" w14:textId="3ED76903"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7DE4FF1E" w14:textId="68E4694F" w:rsidR="008D6E53" w:rsidRDefault="008D6E53" w:rsidP="008D6E53">
            <w:pPr>
              <w:pStyle w:val="TableText"/>
            </w:pPr>
            <w:r>
              <w:t>X</w:t>
            </w:r>
          </w:p>
        </w:tc>
      </w:tr>
      <w:tr w:rsidR="00864E63" w14:paraId="75DA5063"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3FA7AD5" w14:textId="77777777" w:rsidR="00864E63" w:rsidRDefault="00864E63" w:rsidP="00864E63">
            <w:pPr>
              <w:pStyle w:val="TableText"/>
            </w:pPr>
            <w:r>
              <w:t>2245 – 2246</w:t>
            </w:r>
          </w:p>
          <w:p w14:paraId="1010A323" w14:textId="2B4710B3" w:rsidR="00864E63" w:rsidRDefault="00864E63" w:rsidP="00864E63">
            <w:pPr>
              <w:pStyle w:val="TableText"/>
            </w:pPr>
            <w: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694F4237" w14:textId="60587C44" w:rsidR="00864E63" w:rsidRDefault="00864E63" w:rsidP="00864E63">
            <w:pPr>
              <w:pStyle w:val="TableText"/>
            </w:pPr>
            <w:r w:rsidRPr="00442EF0">
              <w:t>OTHER AMOUNT INDICATOR 4</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0AC2348" w14:textId="0FD61DBC" w:rsidR="00864E63" w:rsidRPr="00E01168" w:rsidRDefault="00864E63" w:rsidP="00864E63">
            <w:pPr>
              <w:pStyle w:val="TableText"/>
            </w:pPr>
            <w:r w:rsidRPr="00E01168">
              <w:t>:P:IDR-K-</w:t>
            </w:r>
            <w:hyperlink r:id="rId1643"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06D238D5" w14:textId="5CED2E0D" w:rsidR="00864E63" w:rsidRDefault="00864E63" w:rsidP="00864E63">
            <w:pPr>
              <w:pStyle w:val="TableText"/>
            </w:pPr>
            <w:r w:rsidRPr="00442EF0">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49DAF548" w14:textId="120C9A51" w:rsidR="00864E63" w:rsidRDefault="00864E63" w:rsidP="00864E63">
            <w:pPr>
              <w:pStyle w:val="TableText"/>
              <w:rPr>
                <w:caps/>
              </w:rPr>
            </w:pPr>
            <w:r>
              <w:rPr>
                <w:caps/>
              </w:rPr>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7000A3F2" w14:textId="31807022" w:rsidR="00864E63" w:rsidRPr="009E137F" w:rsidRDefault="00864E63" w:rsidP="00864E63">
            <w:pPr>
              <w:pStyle w:val="TableText"/>
            </w:pPr>
            <w:r w:rsidRPr="00713F1F">
              <w:rPr>
                <w:b/>
              </w:rPr>
              <w:t>Note:</w:t>
            </w:r>
            <w:r w:rsidRPr="00EE7BC6">
              <w:t xml:space="preserve"> </w:t>
            </w:r>
            <w:r w:rsidRPr="00EE0BC7">
              <w:t xml:space="preserve">This list of valid values for IDR is only a subset of all the valid values found on the CWF file (see </w:t>
            </w:r>
            <w:hyperlink r:id="rId1644" w:history="1">
              <w:r w:rsidRPr="00EE0BC7">
                <w:rPr>
                  <w:rStyle w:val="Hyperlink"/>
                </w:rPr>
                <w:t>S2301400</w:t>
              </w:r>
            </w:hyperlink>
            <w:r w:rsidRPr="00EE0BC7">
              <w:t xml:space="preserve"> for Other Amounts Applied Indicator). Not all of the values are populated in these buckets for IDR. Fields that are not populated here can be found elsewhere on the IDR record. For example, Legislative reductions show up in their own area on the IDR detail record.</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639E5E1E" w14:textId="505754AD" w:rsidR="00864E63" w:rsidRDefault="00864E63" w:rsidP="00864E6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4D8D919E" w14:textId="415847B1" w:rsidR="00864E63" w:rsidRDefault="00864E63" w:rsidP="00864E6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4B1849BE" w14:textId="72C318C8" w:rsidR="00864E63" w:rsidRDefault="00864E63" w:rsidP="00864E6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7DD1D4B6" w14:textId="419A956F" w:rsidR="00864E63" w:rsidRDefault="00864E63" w:rsidP="00864E63">
            <w:pPr>
              <w:pStyle w:val="TableText"/>
            </w:pPr>
            <w:r>
              <w:t>X</w:t>
            </w:r>
          </w:p>
        </w:tc>
      </w:tr>
      <w:tr w:rsidR="008D6E53" w14:paraId="22ED86E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E280794" w14:textId="7A0BDD9D" w:rsidR="008D6E53" w:rsidRDefault="008D6E53" w:rsidP="008D6E53">
            <w:pPr>
              <w:pStyle w:val="TableText"/>
            </w:pPr>
            <w:r>
              <w:t>2247 – 2255</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70B7A662" w14:textId="77777777" w:rsidR="008D6E53" w:rsidRDefault="008D6E53" w:rsidP="008D6E53">
            <w:pPr>
              <w:pStyle w:val="TableText"/>
            </w:pPr>
            <w:r>
              <w:t>OTHER AMOUNT 5</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5076F3D6" w14:textId="5BF2F920" w:rsidR="008D6E53" w:rsidRPr="00E01168" w:rsidRDefault="008D6E53" w:rsidP="008D6E53">
            <w:pPr>
              <w:pStyle w:val="TableText"/>
            </w:pPr>
            <w:r w:rsidRPr="00E01168">
              <w:t>:P:IDR-K-</w:t>
            </w:r>
            <w:hyperlink r:id="rId1645" w:history="1">
              <w:r w:rsidRPr="00AB2423">
                <w:rPr>
                  <w:rStyle w:val="Hyperlink"/>
                </w:rPr>
                <w:t>DTL-OTH-AMT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E754ADB" w14:textId="52765BC3" w:rsidR="008D6E53" w:rsidRPr="00DB168D" w:rsidRDefault="008D6E53" w:rsidP="008D6E53">
            <w:pPr>
              <w:pStyle w:val="TableText"/>
            </w:pPr>
            <w:r>
              <w:t>CWF HUBC Other Amount Applied</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74C5A5E5" w14:textId="77777777" w:rsidR="008D6E53" w:rsidRDefault="008D6E53" w:rsidP="008D6E53">
            <w:pPr>
              <w:pStyle w:val="TableText"/>
              <w:rPr>
                <w:caps/>
              </w:rPr>
            </w:pPr>
            <w:r>
              <w:rPr>
                <w:caps/>
              </w:rPr>
              <w:t>9 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5D7A4996" w14:textId="6231EF55" w:rsidR="008D6E53" w:rsidRPr="009E137F" w:rsidRDefault="008D6E53" w:rsidP="008D6E53">
            <w:pPr>
              <w:pStyle w:val="TableText"/>
            </w:pPr>
            <w:r w:rsidRPr="009E137F">
              <w:t xml:space="preserve">Amount: 9999999V99 </w:t>
            </w:r>
            <w:r>
              <w:t>where V is an implied decimal</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3765E206" w14:textId="77777777" w:rsidR="008D6E53" w:rsidRDefault="008D6E53" w:rsidP="008D6E53">
            <w:pPr>
              <w:pStyle w:val="TableText"/>
            </w:pPr>
            <w:r>
              <w:t>Zeros</w:t>
            </w:r>
          </w:p>
        </w:tc>
        <w:tc>
          <w:tcPr>
            <w:tcW w:w="438" w:type="dxa"/>
            <w:tcBorders>
              <w:top w:val="single" w:sz="6" w:space="0" w:color="auto"/>
              <w:left w:val="single" w:sz="6" w:space="0" w:color="auto"/>
              <w:bottom w:val="single" w:sz="6" w:space="0" w:color="auto"/>
              <w:right w:val="single" w:sz="6" w:space="0" w:color="auto"/>
            </w:tcBorders>
          </w:tcPr>
          <w:p w14:paraId="5A9CD48C" w14:textId="77777777"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4D92ECEE" w14:textId="77777777"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189839C9" w14:textId="77777777" w:rsidR="008D6E53" w:rsidRDefault="008D6E53" w:rsidP="008D6E53">
            <w:pPr>
              <w:pStyle w:val="TableText"/>
            </w:pPr>
            <w:r>
              <w:t>X</w:t>
            </w:r>
          </w:p>
        </w:tc>
      </w:tr>
      <w:tr w:rsidR="008D6E53" w14:paraId="153E8DAD"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D5CE5D9" w14:textId="591E45AA" w:rsidR="008D6E53" w:rsidRDefault="008D6E53" w:rsidP="008D6E53">
            <w:pPr>
              <w:pStyle w:val="TableText"/>
            </w:pPr>
            <w:r>
              <w:t>2256 – 2257</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3FEA6377" w14:textId="64E42E9B" w:rsidR="008D6E53" w:rsidRDefault="008D6E53" w:rsidP="008D6E53">
            <w:pPr>
              <w:pStyle w:val="TableText"/>
            </w:pPr>
            <w:r>
              <w:t>OTHER AMOUNT INDICATOR 5</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1DF69776" w14:textId="6BE4BEC7" w:rsidR="008D6E53" w:rsidRPr="00E01168" w:rsidRDefault="008D6E53" w:rsidP="008D6E53">
            <w:pPr>
              <w:pStyle w:val="TableText"/>
            </w:pPr>
            <w:r w:rsidRPr="00E01168">
              <w:t>:P:IDR-K-</w:t>
            </w:r>
            <w:hyperlink r:id="rId1646"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181D4B6F" w14:textId="23553A71" w:rsidR="008D6E53" w:rsidRDefault="008D6E53" w:rsidP="008D6E53">
            <w:pPr>
              <w:pStyle w:val="TableText"/>
            </w:pPr>
            <w:r>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36E39254" w14:textId="77777777" w:rsidR="008D6E53" w:rsidRDefault="008D6E53" w:rsidP="008D6E53">
            <w:pPr>
              <w:pStyle w:val="TableText"/>
              <w:rPr>
                <w:caps/>
              </w:rPr>
            </w:pPr>
            <w:r>
              <w:rPr>
                <w:caps/>
              </w:rPr>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53717269" w14:textId="77777777" w:rsidR="008D6E53" w:rsidRPr="009B6910" w:rsidRDefault="008D6E53" w:rsidP="008D6E53">
            <w:pPr>
              <w:pStyle w:val="TableText"/>
              <w:rPr>
                <w:b/>
              </w:rPr>
            </w:pPr>
            <w:r w:rsidRPr="009B6910">
              <w:rPr>
                <w:b/>
              </w:rPr>
              <w:t>Valid Values:</w:t>
            </w:r>
          </w:p>
          <w:p w14:paraId="3F76FB2E" w14:textId="77777777" w:rsidR="00832396" w:rsidRDefault="00832396" w:rsidP="00832396">
            <w:pPr>
              <w:pStyle w:val="TableTextBullet"/>
            </w:pPr>
            <w:r>
              <w:t>A2 - PCF FVF Positive or MP3 FVF Positive</w:t>
            </w:r>
          </w:p>
          <w:p w14:paraId="528ED785" w14:textId="77777777" w:rsidR="00832396" w:rsidRDefault="00832396" w:rsidP="00832396">
            <w:pPr>
              <w:pStyle w:val="TableTextBullet"/>
            </w:pPr>
            <w:r>
              <w:t>A3 - PCF FVF Negative or MP3 FVF Negative</w:t>
            </w:r>
          </w:p>
          <w:p w14:paraId="54FF357C" w14:textId="77777777" w:rsidR="008D6E53" w:rsidRDefault="008D6E53" w:rsidP="008D6E53">
            <w:pPr>
              <w:pStyle w:val="TableTextBullet"/>
            </w:pPr>
            <w:r>
              <w:t>A4 - KCC KCF/QCP</w:t>
            </w:r>
          </w:p>
          <w:p w14:paraId="5DB3BF9F" w14:textId="48A2F666" w:rsidR="008D6E53" w:rsidRDefault="008D6E53" w:rsidP="008D6E53">
            <w:pPr>
              <w:pStyle w:val="TableTextBullet"/>
            </w:pPr>
            <w:r>
              <w:t>A5 - KCC CKCC/QCP</w:t>
            </w:r>
          </w:p>
          <w:p w14:paraId="0072607C" w14:textId="77777777" w:rsidR="00D45907" w:rsidRDefault="00D45907" w:rsidP="00D45907">
            <w:pPr>
              <w:pStyle w:val="TableTextBullet"/>
            </w:pPr>
            <w:r>
              <w:t xml:space="preserve">A6 - ETC/PPA Bonus </w:t>
            </w:r>
          </w:p>
          <w:p w14:paraId="3EEC18B7" w14:textId="77777777" w:rsidR="00D45907" w:rsidRDefault="00D45907" w:rsidP="00D45907">
            <w:pPr>
              <w:pStyle w:val="TableTextBullet"/>
            </w:pPr>
            <w:r>
              <w:t>A7 - ETC/PPA Reduction</w:t>
            </w:r>
          </w:p>
          <w:p w14:paraId="01CE76FC" w14:textId="77777777" w:rsidR="005F0615" w:rsidRDefault="005F0615" w:rsidP="005F0615">
            <w:pPr>
              <w:pStyle w:val="TableTextBullet"/>
            </w:pPr>
            <w:r>
              <w:t>A8 - KCF/PBA Positive</w:t>
            </w:r>
          </w:p>
          <w:p w14:paraId="62CA5009" w14:textId="6E91AAA6" w:rsidR="005F0615" w:rsidRDefault="005F0615" w:rsidP="005F0615">
            <w:pPr>
              <w:pStyle w:val="TableTextBullet"/>
            </w:pPr>
            <w:r>
              <w:t>A9 - KCF/PBA Negative</w:t>
            </w:r>
          </w:p>
          <w:p w14:paraId="2ED36FBD" w14:textId="42B0AF3E" w:rsidR="00D45907" w:rsidRDefault="00D45907" w:rsidP="005F0615">
            <w:pPr>
              <w:pStyle w:val="TableTextBullet"/>
            </w:pPr>
            <w:r>
              <w:t>B1 - PTA/OTA Reduction MOD ADJUST</w:t>
            </w:r>
          </w:p>
          <w:p w14:paraId="0F3FC6E0" w14:textId="72E2FAEE" w:rsidR="00137F39" w:rsidRDefault="00137F39" w:rsidP="00137F39">
            <w:pPr>
              <w:pStyle w:val="TableTextBullet"/>
            </w:pPr>
            <w:r>
              <w:t>B3 – EOM MEOS Bonus Payment</w:t>
            </w:r>
          </w:p>
          <w:p w14:paraId="1470245C" w14:textId="442ABDF5" w:rsidR="002C30FD" w:rsidRDefault="002C30FD" w:rsidP="002C30FD">
            <w:pPr>
              <w:pStyle w:val="TableTextBullet"/>
            </w:pPr>
            <w:r>
              <w:t>B4 – MCP Payment Adjustment</w:t>
            </w:r>
          </w:p>
          <w:p w14:paraId="435ACB4C" w14:textId="77777777" w:rsidR="00F4377A" w:rsidRDefault="00F4377A" w:rsidP="00F4377A">
            <w:pPr>
              <w:pStyle w:val="TableTextBullet"/>
            </w:pPr>
            <w:r>
              <w:t>B5 – Guiding an Improved Dementia Experience (GUIDE) – Positive PBA Adjustment</w:t>
            </w:r>
          </w:p>
          <w:p w14:paraId="0D360BAA" w14:textId="77777777" w:rsidR="00F4377A" w:rsidRDefault="00F4377A" w:rsidP="00F4377A">
            <w:pPr>
              <w:pStyle w:val="TableTextBullet"/>
            </w:pPr>
            <w:r>
              <w:t>B6 – Guiding an Improved Dementia Experience (GUIDE) – Negative PBA Adjustment</w:t>
            </w:r>
          </w:p>
          <w:p w14:paraId="3D15BE63" w14:textId="1E2EF759" w:rsidR="008D6E53" w:rsidRPr="009E137F" w:rsidRDefault="00F4377A" w:rsidP="00397BB5">
            <w:pPr>
              <w:pStyle w:val="TableTextBullet"/>
            </w:pPr>
            <w:r>
              <w:t>B7 – Guiding an Improved Dementia Experience (GUIDE) – Positive HEA Adjustment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0635B6C8" w14:textId="77777777" w:rsidR="008D6E53" w:rsidRDefault="008D6E53" w:rsidP="008D6E5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55B1CFD3" w14:textId="77777777"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217EC232" w14:textId="77777777"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16ECCB43" w14:textId="77777777" w:rsidR="008D6E53" w:rsidRDefault="008D6E53" w:rsidP="008D6E53">
            <w:pPr>
              <w:pStyle w:val="TableText"/>
            </w:pPr>
            <w:r>
              <w:t>X</w:t>
            </w:r>
          </w:p>
        </w:tc>
      </w:tr>
      <w:tr w:rsidR="008D6E53" w14:paraId="1DBF0999"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502629C" w14:textId="1565C1FE" w:rsidR="008D6E53" w:rsidRDefault="008D6E53" w:rsidP="008D6E53">
            <w:pPr>
              <w:pStyle w:val="TableText"/>
            </w:pPr>
            <w:r>
              <w:t>2256 – 2257</w:t>
            </w:r>
            <w:r w:rsidR="005F0615">
              <w:b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478DAB3A" w14:textId="0A66BCE8" w:rsidR="008D6E53" w:rsidRDefault="008D6E53" w:rsidP="008D6E53">
            <w:pPr>
              <w:pStyle w:val="TableText"/>
            </w:pPr>
            <w:r>
              <w:t>OTHER AMOUNT INDICATOR 5</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0EE9E86" w14:textId="29A300F6" w:rsidR="008D6E53" w:rsidRPr="00E01168" w:rsidRDefault="008D6E53" w:rsidP="008D6E53">
            <w:pPr>
              <w:pStyle w:val="TableText"/>
            </w:pPr>
            <w:r w:rsidRPr="00E01168">
              <w:t>:P:IDR-K-</w:t>
            </w:r>
            <w:hyperlink r:id="rId1647"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D4434F8" w14:textId="08CBCDCD" w:rsidR="008D6E53" w:rsidRDefault="008D6E53" w:rsidP="008D6E53">
            <w:pPr>
              <w:pStyle w:val="TableText"/>
            </w:pPr>
            <w:r>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3CB11A6F" w14:textId="0DA2F55C" w:rsidR="008D6E53" w:rsidRDefault="008D6E53" w:rsidP="008D6E53">
            <w:pPr>
              <w:pStyle w:val="TableText"/>
              <w:rPr>
                <w:caps/>
              </w:rPr>
            </w:pPr>
            <w:r>
              <w:rPr>
                <w:caps/>
              </w:rPr>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1993BE48" w14:textId="6A46B398" w:rsidR="00397BB5" w:rsidRDefault="00397BB5" w:rsidP="00864E63">
            <w:pPr>
              <w:pStyle w:val="TableTextBullet"/>
            </w:pPr>
            <w:r>
              <w:t>B8 – Guiding an Improved Dementia Experience (GUIDE) – Negative HEA Adjustment</w:t>
            </w:r>
          </w:p>
          <w:p w14:paraId="4F06B4D6" w14:textId="180F2F3C" w:rsidR="00864E63" w:rsidRDefault="00864E63" w:rsidP="00864E63">
            <w:pPr>
              <w:pStyle w:val="TableTextBullet"/>
            </w:pPr>
            <w:r>
              <w:t>J – Payment Prior to ACO Reduction (HUBC transmission uses J for NGACO, VTACO, ESCO, Pioneer, and DCM but this indicator will only report for claimd details with a DC Model ACO ID)</w:t>
            </w:r>
          </w:p>
          <w:p w14:paraId="228018FC" w14:textId="4F54502E" w:rsidR="00864E63" w:rsidRDefault="00864E63" w:rsidP="00864E63">
            <w:pPr>
              <w:pStyle w:val="TableTextBullet"/>
              <w:rPr>
                <w:b/>
              </w:rPr>
            </w:pPr>
            <w:r>
              <w:t>L – ACO Reduction Amount (HUBC transmission uses J for NGACO, VTACO, ESCO, Pioneer, and DCM but this indicator will only report for claimd details with a DC Model ACO ID)</w:t>
            </w:r>
          </w:p>
          <w:p w14:paraId="4D58653E" w14:textId="7C109063" w:rsidR="008D6E53" w:rsidRPr="009B6910" w:rsidRDefault="008D6E53" w:rsidP="008D6E53">
            <w:pPr>
              <w:pStyle w:val="TableText"/>
              <w:rPr>
                <w:b/>
              </w:rPr>
            </w:pPr>
            <w:r w:rsidRPr="009B6910">
              <w:rPr>
                <w:b/>
              </w:rPr>
              <w:t>Valid Values:</w:t>
            </w:r>
          </w:p>
          <w:p w14:paraId="4D685340" w14:textId="77777777" w:rsidR="005F0615" w:rsidRDefault="005F0615" w:rsidP="005F0615">
            <w:pPr>
              <w:pStyle w:val="TableTextBullet"/>
            </w:pPr>
            <w:r w:rsidRPr="00E75446">
              <w:t xml:space="preserve">M </w:t>
            </w:r>
            <w:r>
              <w:t xml:space="preserve">– </w:t>
            </w:r>
            <w:r w:rsidRPr="00E75446">
              <w:t>PQRS</w:t>
            </w:r>
          </w:p>
          <w:p w14:paraId="364E9910" w14:textId="77777777" w:rsidR="005F0615" w:rsidRPr="00E75446" w:rsidRDefault="005F0615" w:rsidP="005F0615">
            <w:pPr>
              <w:pStyle w:val="TableTextBullet"/>
            </w:pPr>
            <w:r w:rsidRPr="00E75446">
              <w:t xml:space="preserve">O </w:t>
            </w:r>
            <w:r>
              <w:t xml:space="preserve">– </w:t>
            </w:r>
            <w:r w:rsidRPr="00E75446">
              <w:t>V</w:t>
            </w:r>
            <w:r>
              <w:t>BM Negative</w:t>
            </w:r>
          </w:p>
          <w:p w14:paraId="448A5E7F" w14:textId="77777777" w:rsidR="005F0615" w:rsidRDefault="005F0615" w:rsidP="005F0615">
            <w:pPr>
              <w:pStyle w:val="TableTextBullet"/>
            </w:pPr>
            <w:r>
              <w:t>P – VBM Positive</w:t>
            </w:r>
          </w:p>
          <w:p w14:paraId="7DC87889" w14:textId="2742B0EE" w:rsidR="008D6E53" w:rsidRPr="009E137F" w:rsidRDefault="008D6E53" w:rsidP="005F0615">
            <w:pPr>
              <w:pStyle w:val="TableTextBullet"/>
            </w:pPr>
            <w:r w:rsidRPr="00E75446">
              <w:t xml:space="preserve">Q </w:t>
            </w:r>
            <w:r>
              <w:t>– EHR</w:t>
            </w:r>
          </w:p>
          <w:p w14:paraId="0EC5187B" w14:textId="77777777" w:rsidR="008D6E53" w:rsidRPr="00E75446" w:rsidRDefault="008D6E53" w:rsidP="008D6E53">
            <w:pPr>
              <w:pStyle w:val="TableTextBullet"/>
            </w:pPr>
            <w:r>
              <w:t>S – Prior Auth Reduction</w:t>
            </w:r>
          </w:p>
          <w:p w14:paraId="3A48F223" w14:textId="77777777" w:rsidR="008D6E53" w:rsidRDefault="008D6E53" w:rsidP="008D6E53">
            <w:pPr>
              <w:pStyle w:val="TableTextBullet"/>
            </w:pPr>
            <w:r>
              <w:t>T – CPC+</w:t>
            </w:r>
          </w:p>
          <w:p w14:paraId="1B7DFF2F" w14:textId="77777777" w:rsidR="008D6E53" w:rsidRDefault="008D6E53" w:rsidP="008D6E53">
            <w:pPr>
              <w:pStyle w:val="TableTextBullet"/>
            </w:pPr>
            <w:r>
              <w:t>U – MPC Reduction</w:t>
            </w:r>
          </w:p>
          <w:p w14:paraId="4BB37914" w14:textId="77777777" w:rsidR="008D6E53" w:rsidRDefault="008D6E53" w:rsidP="008D6E53">
            <w:pPr>
              <w:pStyle w:val="TableTextBullet"/>
            </w:pPr>
            <w:r>
              <w:t>V – MIPS positive</w:t>
            </w:r>
          </w:p>
          <w:p w14:paraId="3F38C749" w14:textId="77777777" w:rsidR="008D6E53" w:rsidRDefault="008D6E53" w:rsidP="008D6E53">
            <w:pPr>
              <w:pStyle w:val="TableTextBullet"/>
            </w:pPr>
            <w:r>
              <w:t>W – MIPS negative</w:t>
            </w:r>
          </w:p>
          <w:p w14:paraId="00421F41" w14:textId="77777777" w:rsidR="008D6E53" w:rsidRDefault="008D6E53" w:rsidP="008D6E53">
            <w:pPr>
              <w:pStyle w:val="TableTextBullet"/>
            </w:pPr>
            <w:r>
              <w:t>X – ET3 Bonus positive</w:t>
            </w:r>
          </w:p>
          <w:p w14:paraId="714FF667" w14:textId="30C82224" w:rsidR="008D6E53" w:rsidRPr="009B6910" w:rsidRDefault="008D6E53" w:rsidP="00864E63">
            <w:pPr>
              <w:pStyle w:val="TableTextBullet"/>
              <w:rPr>
                <w:b/>
              </w:rPr>
            </w:pPr>
            <w:r>
              <w:t>Z – ETC</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3ACC4B5" w14:textId="72F2FAFB" w:rsidR="008D6E53" w:rsidRDefault="008D6E53" w:rsidP="008D6E5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36030DD3" w14:textId="6E935409" w:rsidR="008D6E53" w:rsidRDefault="008D6E53" w:rsidP="008D6E5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2E3628BA" w14:textId="250BC9FE" w:rsidR="008D6E53" w:rsidRDefault="008D6E53" w:rsidP="008D6E5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6EC52F93" w14:textId="5050DE54" w:rsidR="008D6E53" w:rsidRDefault="008D6E53" w:rsidP="008D6E53">
            <w:pPr>
              <w:pStyle w:val="TableText"/>
            </w:pPr>
            <w:r>
              <w:t>X</w:t>
            </w:r>
          </w:p>
        </w:tc>
      </w:tr>
      <w:tr w:rsidR="00864E63" w14:paraId="2B614C42" w14:textId="77777777" w:rsidTr="008E03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393EFC85" w14:textId="2D8A891C" w:rsidR="00864E63" w:rsidRDefault="00864E63" w:rsidP="00864E63">
            <w:pPr>
              <w:pStyle w:val="TableText"/>
            </w:pPr>
            <w:r>
              <w:t>2256 – 2257</w:t>
            </w:r>
            <w:r>
              <w:br/>
              <w:t>(Cont’d)</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406A5894" w14:textId="36BABAD5" w:rsidR="00864E63" w:rsidRDefault="00864E63" w:rsidP="00864E63">
            <w:pPr>
              <w:pStyle w:val="TableText"/>
            </w:pPr>
            <w:r>
              <w:t>OTHER AMOUNT INDICATOR 5</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AD4EC93" w14:textId="61190E2A" w:rsidR="00864E63" w:rsidRPr="00E01168" w:rsidRDefault="00864E63" w:rsidP="00864E63">
            <w:pPr>
              <w:pStyle w:val="TableText"/>
            </w:pPr>
            <w:r w:rsidRPr="00E01168">
              <w:t>:P:IDR-K-</w:t>
            </w:r>
            <w:hyperlink r:id="rId1648" w:history="1">
              <w:r w:rsidRPr="005A381F">
                <w:rPr>
                  <w:rStyle w:val="Hyperlink"/>
                </w:rPr>
                <w:t>DTL-OTH-IND</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65848FD4" w14:textId="39A46F98" w:rsidR="00864E63" w:rsidRDefault="00864E63" w:rsidP="00864E63">
            <w:pPr>
              <w:pStyle w:val="TableText"/>
            </w:pPr>
            <w:r>
              <w:t>CWF HUBC Other Amount Applied Indicator</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298E9C59" w14:textId="7459ECA3" w:rsidR="00864E63" w:rsidRDefault="00864E63" w:rsidP="00864E63">
            <w:pPr>
              <w:pStyle w:val="TableText"/>
              <w:rPr>
                <w:caps/>
              </w:rPr>
            </w:pPr>
            <w:r>
              <w:rPr>
                <w:caps/>
              </w:rPr>
              <w:t>2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5F10BE20" w14:textId="76DB3BDF" w:rsidR="00864E63" w:rsidRPr="009E137F" w:rsidRDefault="00864E63" w:rsidP="00864E63">
            <w:pPr>
              <w:pStyle w:val="TableText"/>
            </w:pPr>
            <w:r w:rsidRPr="00713F1F">
              <w:rPr>
                <w:b/>
              </w:rPr>
              <w:t>Note:</w:t>
            </w:r>
            <w:r w:rsidRPr="00EE7BC6">
              <w:t xml:space="preserve"> This list of valid values for IDR is only a subset of all the valid values found on the CWF file (see </w:t>
            </w:r>
            <w:hyperlink r:id="rId1649" w:history="1">
              <w:r w:rsidRPr="00632782">
                <w:rPr>
                  <w:rStyle w:val="Hyperlink"/>
                </w:rPr>
                <w:t>S2301400</w:t>
              </w:r>
            </w:hyperlink>
            <w:r w:rsidRPr="00EE7BC6">
              <w:t xml:space="preserve"> for Other Amounts Applied Indicator). Not all of the values are populated in these buckets for IDR. Fields that are not populated here can be found elsewhere on the IDR record. For example, Legislative reductions show up in their own area on the IDR detail record.</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05AA985" w14:textId="1C6CC475" w:rsidR="00864E63" w:rsidRDefault="00864E63" w:rsidP="00864E63">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51260944" w14:textId="13B96F02" w:rsidR="00864E63" w:rsidRDefault="00864E63" w:rsidP="00864E63">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3B3E4727" w14:textId="4BE46389" w:rsidR="00864E63" w:rsidRDefault="00864E63" w:rsidP="00864E63">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5F3C67A7" w14:textId="13CB675F" w:rsidR="00864E63" w:rsidRDefault="00864E63" w:rsidP="00864E63">
            <w:pPr>
              <w:pStyle w:val="TableText"/>
            </w:pPr>
            <w:r>
              <w:t>X</w:t>
            </w:r>
          </w:p>
        </w:tc>
      </w:tr>
      <w:tr w:rsidR="008D6E53" w14:paraId="0849B7AF"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1BCDF280" w14:textId="78F106E4" w:rsidR="008D6E53" w:rsidRDefault="008D6E53" w:rsidP="008D6E53">
            <w:pPr>
              <w:pStyle w:val="TableText"/>
            </w:pPr>
            <w:r>
              <w:t>2258 – 2266</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46DCEB5F" w14:textId="77777777" w:rsidR="008D6E53" w:rsidRDefault="008D6E53" w:rsidP="008D6E53">
            <w:pPr>
              <w:pStyle w:val="TableText"/>
            </w:pPr>
            <w:r>
              <w:t>OTHER AMOUNT 6</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43E714E" w14:textId="0F2B5140" w:rsidR="008D6E53" w:rsidRPr="00E01168" w:rsidRDefault="008D6E53" w:rsidP="008D6E53">
            <w:pPr>
              <w:pStyle w:val="TableText"/>
            </w:pPr>
            <w:r w:rsidRPr="00E01168">
              <w:t>:P:IDR-K-</w:t>
            </w:r>
            <w:hyperlink r:id="rId1650" w:history="1">
              <w:r w:rsidRPr="00AB2423">
                <w:rPr>
                  <w:rStyle w:val="Hyperlink"/>
                </w:rPr>
                <w:t>DTL-OTH-AMT</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0A8D965B" w14:textId="68AB6799" w:rsidR="008D6E53" w:rsidRDefault="008D6E53" w:rsidP="008D6E53">
            <w:pPr>
              <w:pStyle w:val="TableText"/>
            </w:pPr>
            <w:r>
              <w:t>CWF HUBC Other Amount Applied</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74CDCC70" w14:textId="77777777" w:rsidR="008D6E53" w:rsidRDefault="008D6E53" w:rsidP="008D6E53">
            <w:pPr>
              <w:pStyle w:val="TableText"/>
              <w:rPr>
                <w:caps/>
              </w:rPr>
            </w:pPr>
            <w:r>
              <w:rPr>
                <w:caps/>
              </w:rPr>
              <w:t>9 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1628EB69" w14:textId="722331B8" w:rsidR="008D6E53" w:rsidRPr="009B6910" w:rsidRDefault="008D6E53" w:rsidP="008D6E53">
            <w:pPr>
              <w:pStyle w:val="TableText"/>
              <w:rPr>
                <w:b/>
              </w:rPr>
            </w:pPr>
            <w:r w:rsidRPr="009E137F">
              <w:t xml:space="preserve">Amount: 9999999V99 </w:t>
            </w:r>
            <w:r>
              <w:t>where V is an implied decimal</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3ADBE566" w14:textId="77777777" w:rsidR="008D6E53" w:rsidRDefault="008D6E53" w:rsidP="008D6E53">
            <w:pPr>
              <w:pStyle w:val="TableText"/>
            </w:pPr>
            <w:r>
              <w:t>Zeros</w:t>
            </w:r>
          </w:p>
        </w:tc>
        <w:tc>
          <w:tcPr>
            <w:tcW w:w="438" w:type="dxa"/>
            <w:tcBorders>
              <w:top w:val="single" w:sz="6" w:space="0" w:color="auto"/>
              <w:left w:val="single" w:sz="6" w:space="0" w:color="auto"/>
              <w:bottom w:val="single" w:sz="8" w:space="0" w:color="auto"/>
              <w:right w:val="single" w:sz="6" w:space="0" w:color="auto"/>
            </w:tcBorders>
          </w:tcPr>
          <w:p w14:paraId="20FC541F" w14:textId="77777777" w:rsidR="008D6E53" w:rsidRDefault="008D6E53" w:rsidP="008D6E53">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0B33E97B" w14:textId="77777777" w:rsidR="008D6E53" w:rsidRDefault="008D6E53" w:rsidP="008D6E53">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6190BA58" w14:textId="77777777" w:rsidR="008D6E53" w:rsidRDefault="008D6E53" w:rsidP="008D6E53">
            <w:pPr>
              <w:pStyle w:val="TableText"/>
            </w:pPr>
            <w:r>
              <w:t>X</w:t>
            </w:r>
          </w:p>
        </w:tc>
      </w:tr>
      <w:tr w:rsidR="008D6E53" w14:paraId="41180298"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F1875C4" w14:textId="5D131015" w:rsidR="008D6E53" w:rsidRDefault="008D6E53" w:rsidP="008D6E53">
            <w:pPr>
              <w:pStyle w:val="TableText"/>
            </w:pPr>
            <w:r>
              <w:t>2267 – 2268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386A94BB" w14:textId="77777777" w:rsidR="008D6E53" w:rsidRDefault="008D6E53" w:rsidP="008D6E53">
            <w:pPr>
              <w:pStyle w:val="TableText"/>
            </w:pPr>
            <w:r>
              <w:t>OTHER AMOUNT INDICATOR 6</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6BD88A12" w14:textId="1466483C" w:rsidR="008D6E53" w:rsidRPr="00E01168" w:rsidRDefault="008D6E53" w:rsidP="008D6E53">
            <w:pPr>
              <w:pStyle w:val="TableText"/>
            </w:pPr>
            <w:r w:rsidRPr="00E01168">
              <w:t>:P:IDR-K-</w:t>
            </w:r>
            <w:hyperlink r:id="rId1651" w:history="1">
              <w:r w:rsidRPr="005A381F">
                <w:rPr>
                  <w:rStyle w:val="Hyperlink"/>
                </w:rPr>
                <w:t>DTL-OTH-IND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D35C0F5" w14:textId="6E7CAC99" w:rsidR="008D6E53" w:rsidRDefault="008D6E53" w:rsidP="008D6E53">
            <w:pPr>
              <w:pStyle w:val="TableText"/>
            </w:pPr>
            <w:r>
              <w:t>CWF HUBC Other Amount Applied Indicator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423870EA" w14:textId="77777777" w:rsidR="008D6E53" w:rsidRDefault="008D6E53" w:rsidP="008D6E53">
            <w:pPr>
              <w:pStyle w:val="TableText"/>
              <w:rPr>
                <w:caps/>
              </w:rPr>
            </w:pPr>
            <w:r>
              <w:rPr>
                <w:caps/>
              </w:rPr>
              <w:t>2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0A5088DE" w14:textId="77777777" w:rsidR="008D6E53" w:rsidRPr="009B6910" w:rsidRDefault="008D6E53" w:rsidP="008D6E53">
            <w:pPr>
              <w:pStyle w:val="TableText"/>
              <w:rPr>
                <w:b/>
              </w:rPr>
            </w:pPr>
            <w:r w:rsidRPr="009B6910">
              <w:rPr>
                <w:b/>
              </w:rPr>
              <w:t>Valid Values:</w:t>
            </w:r>
          </w:p>
          <w:p w14:paraId="5BAD63C5" w14:textId="77777777" w:rsidR="00832396" w:rsidRDefault="00832396" w:rsidP="00832396">
            <w:pPr>
              <w:pStyle w:val="TableTextBullet"/>
            </w:pPr>
            <w:r>
              <w:t>A2 - PCF FVF Positive or MP3 FVF Positive</w:t>
            </w:r>
          </w:p>
          <w:p w14:paraId="25D96997" w14:textId="77777777" w:rsidR="00832396" w:rsidRDefault="00832396" w:rsidP="00832396">
            <w:pPr>
              <w:pStyle w:val="TableTextBullet"/>
            </w:pPr>
            <w:r>
              <w:t>A3 - PCF FVF Negative or MP3 FVF Negative</w:t>
            </w:r>
          </w:p>
          <w:p w14:paraId="6D241527" w14:textId="77777777" w:rsidR="008D6E53" w:rsidRDefault="008D6E53" w:rsidP="008D6E53">
            <w:pPr>
              <w:pStyle w:val="TableTextBullet"/>
            </w:pPr>
            <w:r>
              <w:t>A4 - KCC KCF/QCP</w:t>
            </w:r>
          </w:p>
          <w:p w14:paraId="1C4C76FA" w14:textId="74F2905C" w:rsidR="008D6E53" w:rsidRDefault="008D6E53" w:rsidP="008D6E53">
            <w:pPr>
              <w:pStyle w:val="TableTextBullet"/>
            </w:pPr>
            <w:r>
              <w:t>A5 - KCC CKCC/QCP</w:t>
            </w:r>
          </w:p>
          <w:p w14:paraId="43568E02" w14:textId="77777777" w:rsidR="00D45907" w:rsidRDefault="00D45907" w:rsidP="00D45907">
            <w:pPr>
              <w:pStyle w:val="TableTextBullet"/>
            </w:pPr>
            <w:r>
              <w:t xml:space="preserve">A6 - ETC/PPA Bonus </w:t>
            </w:r>
          </w:p>
          <w:p w14:paraId="28DBAD75" w14:textId="2B8A3B3F" w:rsidR="004465BE" w:rsidRDefault="00D45907" w:rsidP="004465BE">
            <w:pPr>
              <w:pStyle w:val="TableTextBullet"/>
            </w:pPr>
            <w:r>
              <w:t>A7 - ETC/PPA Reduction</w:t>
            </w:r>
            <w:r w:rsidR="004465BE">
              <w:t xml:space="preserve"> </w:t>
            </w:r>
          </w:p>
          <w:p w14:paraId="0E9A344E" w14:textId="77777777" w:rsidR="004465BE" w:rsidRDefault="004465BE" w:rsidP="004465BE">
            <w:pPr>
              <w:pStyle w:val="TableTextBullet"/>
            </w:pPr>
            <w:r>
              <w:t>A8 - KCF/PBA Positive</w:t>
            </w:r>
          </w:p>
          <w:p w14:paraId="6A92C448" w14:textId="4CD53CCC" w:rsidR="00D45907" w:rsidRDefault="004465BE" w:rsidP="004465BE">
            <w:pPr>
              <w:pStyle w:val="TableTextBullet"/>
            </w:pPr>
            <w:r>
              <w:t>A9 - KCF/PBA Negative</w:t>
            </w:r>
          </w:p>
          <w:p w14:paraId="1899120F" w14:textId="70161D78" w:rsidR="00D45907" w:rsidRDefault="00D45907">
            <w:pPr>
              <w:pStyle w:val="TableTextBullet"/>
            </w:pPr>
            <w:r>
              <w:t>B1 - PTA/OTA Reduction MOD ADJUST</w:t>
            </w:r>
          </w:p>
          <w:p w14:paraId="1B7568DA" w14:textId="14005B53" w:rsidR="00137F39" w:rsidRDefault="00137F39" w:rsidP="00137F39">
            <w:pPr>
              <w:pStyle w:val="TableTextBullet"/>
            </w:pPr>
            <w:r>
              <w:t>B3 – EOM MEOS Bonus Payment</w:t>
            </w:r>
          </w:p>
          <w:p w14:paraId="0BDEDCBE" w14:textId="2C64DA97" w:rsidR="002C30FD" w:rsidRDefault="002C30FD" w:rsidP="002C30FD">
            <w:pPr>
              <w:pStyle w:val="TableTextBullet"/>
            </w:pPr>
            <w:r>
              <w:t>B4 – MCP Payment Adjustment</w:t>
            </w:r>
          </w:p>
          <w:p w14:paraId="1656C28E" w14:textId="77777777" w:rsidR="00F4377A" w:rsidRDefault="00F4377A" w:rsidP="00F4377A">
            <w:pPr>
              <w:pStyle w:val="TableTextBullet"/>
            </w:pPr>
            <w:r>
              <w:t>B5 – Guiding an Improved Dementia Experience (GUIDE) – Positive PBA Adjustment</w:t>
            </w:r>
          </w:p>
          <w:p w14:paraId="19728DF1" w14:textId="77777777" w:rsidR="00F4377A" w:rsidRDefault="00F4377A" w:rsidP="00F4377A">
            <w:pPr>
              <w:pStyle w:val="TableTextBullet"/>
            </w:pPr>
            <w:r>
              <w:t>B6 – Guiding an Improved Dementia Experience (GUIDE) – Negative PBA Adjustment</w:t>
            </w:r>
          </w:p>
          <w:p w14:paraId="3A934A63" w14:textId="64E079C8" w:rsidR="008D6E53" w:rsidRPr="009E137F" w:rsidRDefault="00F4377A" w:rsidP="00397BB5">
            <w:pPr>
              <w:pStyle w:val="TableTextBullet"/>
            </w:pPr>
            <w:r>
              <w:t>B7 – Guiding an Improved Dementia Experience (GUIDE) – Positive HEA Adjustment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3F998358" w14:textId="77777777" w:rsidR="008D6E53" w:rsidRDefault="008D6E53" w:rsidP="008D6E53">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7F50A4DA" w14:textId="77777777" w:rsidR="008D6E53" w:rsidRDefault="008D6E53" w:rsidP="008D6E53">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3D12FE3" w14:textId="77777777" w:rsidR="008D6E53" w:rsidRDefault="008D6E53" w:rsidP="008D6E53">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1B26F880" w14:textId="77777777" w:rsidR="008D6E53" w:rsidRDefault="008D6E53" w:rsidP="008D6E53">
            <w:pPr>
              <w:pStyle w:val="TableText"/>
            </w:pPr>
            <w:r>
              <w:t>X</w:t>
            </w:r>
          </w:p>
        </w:tc>
      </w:tr>
      <w:tr w:rsidR="008D6E53" w:rsidRPr="008D6E53" w14:paraId="7A18F40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71E219EE" w14:textId="77777777" w:rsidR="008D6E53" w:rsidRDefault="008D6E53" w:rsidP="008D6E53">
            <w:pPr>
              <w:pStyle w:val="TableText"/>
            </w:pPr>
            <w:r>
              <w:t>2267 – 2268</w:t>
            </w:r>
          </w:p>
          <w:p w14:paraId="1601BB77" w14:textId="071B822D" w:rsidR="008D6E53" w:rsidRPr="008D6E53" w:rsidRDefault="008D6E53" w:rsidP="008D6E53">
            <w:pPr>
              <w:pStyle w:val="TableText"/>
            </w:pPr>
            <w:r>
              <w:t>(Cont’d)</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B818425" w14:textId="4E0D63A6" w:rsidR="008D6E53" w:rsidRPr="008D6E53" w:rsidRDefault="008D6E53" w:rsidP="008D6E53">
            <w:pPr>
              <w:pStyle w:val="TableText"/>
            </w:pPr>
            <w:r>
              <w:t>OTHER AMOUNT INDICATOR 6</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2B756F6" w14:textId="6D7DD884" w:rsidR="008D6E53" w:rsidRPr="008D6E53" w:rsidRDefault="008D6E53" w:rsidP="008D6E53">
            <w:pPr>
              <w:pStyle w:val="TableText"/>
            </w:pPr>
            <w:r w:rsidRPr="00E01168">
              <w:t>:P:IDR-K-</w:t>
            </w:r>
            <w:hyperlink r:id="rId1652" w:history="1">
              <w:r w:rsidRPr="005A381F">
                <w:rPr>
                  <w:rStyle w:val="Hyperlink"/>
                </w:rPr>
                <w:t>DTL-OTH-IND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1E8FD4D7" w14:textId="1ABD15F1" w:rsidR="008D6E53" w:rsidRPr="008D6E53" w:rsidRDefault="008D6E53" w:rsidP="008D6E53">
            <w:pPr>
              <w:pStyle w:val="TableText"/>
            </w:pPr>
            <w:r>
              <w:t>CWF HUBC Other Amount Applied Indicator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EE4FBCC" w14:textId="62FF7B04" w:rsidR="008D6E53" w:rsidRPr="008D6E53" w:rsidRDefault="008D6E53" w:rsidP="008D6E53">
            <w:pPr>
              <w:pStyle w:val="TableText"/>
              <w:rPr>
                <w:caps/>
              </w:rPr>
            </w:pPr>
            <w:r>
              <w:rPr>
                <w:caps/>
              </w:rPr>
              <w:t>2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D7CA895" w14:textId="3D85459A" w:rsidR="00397BB5" w:rsidRDefault="00397BB5" w:rsidP="00864E63">
            <w:pPr>
              <w:pStyle w:val="TableTextBullet"/>
            </w:pPr>
            <w:r>
              <w:t>B8 – Guiding an Improved Dementia Experience (GUIDE) – Negative HEA Adjustment</w:t>
            </w:r>
          </w:p>
          <w:p w14:paraId="515FD38A" w14:textId="11B37ADA" w:rsidR="00864E63" w:rsidRDefault="00864E63" w:rsidP="00864E63">
            <w:pPr>
              <w:pStyle w:val="TableTextBullet"/>
            </w:pPr>
            <w:r>
              <w:t>J – Payment Prior to ACO Reduction (HUBC transmission uses J for NGACO, VTACO, ESCO, Pioneer, and DCM but this indicator will only report for claimd details with a DC Model ACO ID)</w:t>
            </w:r>
          </w:p>
          <w:p w14:paraId="644329A6" w14:textId="77777777" w:rsidR="00864E63" w:rsidRDefault="00864E63" w:rsidP="00864E63">
            <w:pPr>
              <w:pStyle w:val="TableTextBullet"/>
            </w:pPr>
            <w:r>
              <w:t>L – ACO Reduction Amount (HUBC transmission uses J for NGACO, VTACO, ESCO, Pioneer, and DCM but this indicator will only report for claimd details with a DC Model ACO ID)</w:t>
            </w:r>
          </w:p>
          <w:p w14:paraId="7FA1C14F" w14:textId="77777777" w:rsidR="00864E63" w:rsidRDefault="00864E63" w:rsidP="00864E63">
            <w:pPr>
              <w:pStyle w:val="TableTextBullet"/>
            </w:pPr>
            <w:r w:rsidRPr="00E75446">
              <w:t xml:space="preserve">M </w:t>
            </w:r>
            <w:r>
              <w:t xml:space="preserve">– </w:t>
            </w:r>
            <w:r w:rsidRPr="00E75446">
              <w:t>PQRS</w:t>
            </w:r>
          </w:p>
          <w:p w14:paraId="7B81E523" w14:textId="77777777" w:rsidR="00864E63" w:rsidRPr="00E75446" w:rsidRDefault="00864E63" w:rsidP="00864E63">
            <w:pPr>
              <w:pStyle w:val="TableTextBullet"/>
            </w:pPr>
            <w:r w:rsidRPr="00E75446">
              <w:t xml:space="preserve">O </w:t>
            </w:r>
            <w:r>
              <w:t xml:space="preserve">– </w:t>
            </w:r>
            <w:r w:rsidRPr="00E75446">
              <w:t>V</w:t>
            </w:r>
            <w:r>
              <w:t>BM Negative</w:t>
            </w:r>
          </w:p>
          <w:p w14:paraId="1B2B1808" w14:textId="41407038" w:rsidR="00864E63" w:rsidRDefault="00864E63" w:rsidP="00864E63">
            <w:pPr>
              <w:pStyle w:val="TableTextBullet"/>
              <w:rPr>
                <w:b/>
              </w:rPr>
            </w:pPr>
            <w:r>
              <w:t>P – VBM Positive</w:t>
            </w:r>
          </w:p>
          <w:p w14:paraId="133D2E71" w14:textId="5E19B469" w:rsidR="004465BE" w:rsidRPr="009B6910" w:rsidRDefault="004465BE" w:rsidP="004465BE">
            <w:pPr>
              <w:pStyle w:val="TableText"/>
              <w:rPr>
                <w:b/>
              </w:rPr>
            </w:pPr>
            <w:r w:rsidRPr="009B6910">
              <w:rPr>
                <w:b/>
              </w:rPr>
              <w:t>Valid Values:</w:t>
            </w:r>
          </w:p>
          <w:p w14:paraId="4C213E9B" w14:textId="77777777" w:rsidR="004465BE" w:rsidRPr="009E137F" w:rsidRDefault="004465BE" w:rsidP="004465BE">
            <w:pPr>
              <w:pStyle w:val="TableTextBullet"/>
            </w:pPr>
            <w:r w:rsidRPr="00E75446">
              <w:t xml:space="preserve">Q </w:t>
            </w:r>
            <w:r>
              <w:t>– EHR</w:t>
            </w:r>
          </w:p>
          <w:p w14:paraId="326BA816" w14:textId="77777777" w:rsidR="004465BE" w:rsidRPr="00E75446" w:rsidRDefault="004465BE" w:rsidP="004465BE">
            <w:pPr>
              <w:pStyle w:val="TableTextBullet"/>
            </w:pPr>
            <w:r>
              <w:t>S – Prior Auth Reduction</w:t>
            </w:r>
          </w:p>
          <w:p w14:paraId="671C1D6B" w14:textId="77777777" w:rsidR="004465BE" w:rsidRDefault="004465BE" w:rsidP="004465BE">
            <w:pPr>
              <w:pStyle w:val="TableTextBullet"/>
            </w:pPr>
            <w:r>
              <w:t>T – CPC+</w:t>
            </w:r>
          </w:p>
          <w:p w14:paraId="3CA19260" w14:textId="77777777" w:rsidR="004465BE" w:rsidRDefault="004465BE" w:rsidP="004465BE">
            <w:pPr>
              <w:pStyle w:val="TableTextBullet"/>
            </w:pPr>
            <w:r>
              <w:t>U – MPC Reduction</w:t>
            </w:r>
          </w:p>
          <w:p w14:paraId="20EC42A2" w14:textId="77777777" w:rsidR="004465BE" w:rsidRDefault="004465BE" w:rsidP="004465BE">
            <w:pPr>
              <w:pStyle w:val="TableTextBullet"/>
            </w:pPr>
            <w:r>
              <w:t>V – MIPS positive</w:t>
            </w:r>
          </w:p>
          <w:p w14:paraId="4511F03D" w14:textId="0C652FED" w:rsidR="008D6E53" w:rsidRDefault="008D6E53" w:rsidP="004465BE">
            <w:pPr>
              <w:pStyle w:val="TableTextBullet"/>
            </w:pPr>
            <w:r>
              <w:t>W – MIPS negative</w:t>
            </w:r>
          </w:p>
          <w:p w14:paraId="5C3A2DA0" w14:textId="77777777" w:rsidR="008D6E53" w:rsidRDefault="008D6E53" w:rsidP="008D6E53">
            <w:pPr>
              <w:pStyle w:val="TableTextBullet"/>
            </w:pPr>
            <w:r>
              <w:t>X – ET3 Bonus positive</w:t>
            </w:r>
          </w:p>
          <w:p w14:paraId="019C83BA" w14:textId="4EBB6726" w:rsidR="008D6E53" w:rsidRPr="008D6E53" w:rsidRDefault="008D6E53" w:rsidP="00864E63">
            <w:pPr>
              <w:pStyle w:val="TableTextBullet"/>
            </w:pPr>
            <w:r>
              <w:t>Z – ETC</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C76160A" w14:textId="7C89AB2E" w:rsidR="008D6E53" w:rsidRPr="008D6E53" w:rsidRDefault="008D6E53" w:rsidP="008D6E53">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9386291" w14:textId="48790B8E" w:rsidR="008D6E53" w:rsidRPr="008D6E53" w:rsidRDefault="008D6E53" w:rsidP="008D6E53">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532A071A" w14:textId="66BD2C90" w:rsidR="008D6E53" w:rsidRPr="008D6E53" w:rsidRDefault="008D6E53" w:rsidP="008D6E53">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0E5F53A7" w14:textId="02637253" w:rsidR="008D6E53" w:rsidRPr="008D6E53" w:rsidRDefault="008D6E53" w:rsidP="008D6E53">
            <w:pPr>
              <w:pStyle w:val="TableText"/>
            </w:pPr>
            <w:r>
              <w:t>X</w:t>
            </w:r>
          </w:p>
        </w:tc>
      </w:tr>
      <w:tr w:rsidR="00864E63" w14:paraId="1116646F"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2AA4EF9C" w14:textId="77777777" w:rsidR="00864E63" w:rsidRDefault="00864E63" w:rsidP="00864E63">
            <w:pPr>
              <w:pStyle w:val="TableText"/>
            </w:pPr>
            <w:r>
              <w:t>2267 – 2268</w:t>
            </w:r>
          </w:p>
          <w:p w14:paraId="331E9A69" w14:textId="1488ED5F" w:rsidR="00864E63" w:rsidRDefault="00864E63" w:rsidP="00864E63">
            <w:pPr>
              <w:pStyle w:val="TableText"/>
            </w:pPr>
            <w:r>
              <w:t>(Cont’d)</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381671BB" w14:textId="640703BE" w:rsidR="00864E63" w:rsidRDefault="00864E63" w:rsidP="00864E63">
            <w:pPr>
              <w:pStyle w:val="TableText"/>
            </w:pPr>
            <w:r>
              <w:t>OTHER AMOUNT INDICATOR 6</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015E6A1" w14:textId="5AB8BE73" w:rsidR="00864E63" w:rsidRPr="00E01168" w:rsidRDefault="00864E63" w:rsidP="00864E63">
            <w:pPr>
              <w:pStyle w:val="TableText"/>
            </w:pPr>
            <w:r w:rsidRPr="00E01168">
              <w:t>:P:IDR-K-</w:t>
            </w:r>
            <w:hyperlink r:id="rId1653" w:history="1">
              <w:r w:rsidRPr="005A381F">
                <w:rPr>
                  <w:rStyle w:val="Hyperlink"/>
                </w:rPr>
                <w:t>DTL-OTH-IND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733D8434" w14:textId="0F7F702D" w:rsidR="00864E63" w:rsidRDefault="00864E63" w:rsidP="00864E63">
            <w:pPr>
              <w:pStyle w:val="TableText"/>
            </w:pPr>
            <w:r>
              <w:t>CWF HUBC Other Amount Applied Indicator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1A05B74E" w14:textId="26FF226D" w:rsidR="00864E63" w:rsidRDefault="00864E63" w:rsidP="00864E63">
            <w:pPr>
              <w:pStyle w:val="TableText"/>
              <w:rPr>
                <w:caps/>
              </w:rPr>
            </w:pPr>
            <w:r>
              <w:rPr>
                <w:caps/>
              </w:rPr>
              <w:t>2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855DAEA" w14:textId="4DDC6A10" w:rsidR="00864E63" w:rsidRPr="009E137F" w:rsidRDefault="00864E63" w:rsidP="00864E63">
            <w:pPr>
              <w:pStyle w:val="TableText"/>
            </w:pPr>
            <w:r w:rsidRPr="00713F1F">
              <w:rPr>
                <w:b/>
              </w:rPr>
              <w:t>Note:</w:t>
            </w:r>
            <w:r w:rsidRPr="00EE7BC6">
              <w:t xml:space="preserve"> This list of valid values for IDR is only a subset of all the valid values found on the CWF file (see </w:t>
            </w:r>
            <w:hyperlink r:id="rId1654" w:history="1">
              <w:r w:rsidRPr="00632782">
                <w:rPr>
                  <w:rStyle w:val="Hyperlink"/>
                </w:rPr>
                <w:t>S2301400</w:t>
              </w:r>
            </w:hyperlink>
            <w:r w:rsidRPr="00EE7BC6">
              <w:t xml:space="preserve"> for Other Amounts Applied Indicator). Not all of the values are populated in these buckets for IDR. Fields that are not populated here can be found elsewhere on the IDR record. For example, Legislative reductions show up in their own area on the IDR detail record.</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40BC29F6" w14:textId="23FF6543" w:rsidR="00864E63" w:rsidRDefault="00864E63" w:rsidP="00864E63">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DA28BE0" w14:textId="17DC8931" w:rsidR="00864E63" w:rsidRDefault="00864E63" w:rsidP="00864E63">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2FDCCB1F" w14:textId="0287EC14" w:rsidR="00864E63" w:rsidRDefault="00864E63" w:rsidP="00864E63">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44692753" w14:textId="3378757C" w:rsidR="00864E63" w:rsidRDefault="00864E63" w:rsidP="00864E63">
            <w:pPr>
              <w:pStyle w:val="TableText"/>
            </w:pPr>
            <w:r>
              <w:t>X</w:t>
            </w:r>
          </w:p>
        </w:tc>
      </w:tr>
      <w:tr w:rsidR="008D6E53" w14:paraId="533C29F8"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51284E9E" w14:textId="67D4D1A6" w:rsidR="008D6E53" w:rsidRDefault="008D6E53" w:rsidP="008D6E53">
            <w:pPr>
              <w:pStyle w:val="TableText"/>
            </w:pPr>
            <w:r>
              <w:t>2269 – 2277</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125CF598" w14:textId="77777777" w:rsidR="008D6E53" w:rsidRDefault="008D6E53" w:rsidP="008D6E53">
            <w:pPr>
              <w:pStyle w:val="TableText"/>
            </w:pPr>
            <w:r>
              <w:t>OTHER AMOUNT 7</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34674CE" w14:textId="2366CBD8" w:rsidR="008D6E53" w:rsidRPr="00E01168" w:rsidRDefault="008D6E53" w:rsidP="008D6E53">
            <w:pPr>
              <w:pStyle w:val="TableText"/>
            </w:pPr>
            <w:r w:rsidRPr="00E01168">
              <w:t>:P:IDR-K-</w:t>
            </w:r>
            <w:hyperlink r:id="rId1655" w:history="1">
              <w:r w:rsidRPr="00AB2423">
                <w:rPr>
                  <w:rStyle w:val="Hyperlink"/>
                </w:rPr>
                <w:t>DTL-OTH-AMT</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10FBB93D" w14:textId="2FA90C04" w:rsidR="008D6E53" w:rsidRDefault="008D6E53" w:rsidP="008D6E53">
            <w:pPr>
              <w:pStyle w:val="TableText"/>
            </w:pPr>
            <w:r>
              <w:t>CWF HUBC Other Amount Applied.</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23FE07B1" w14:textId="77777777" w:rsidR="008D6E53" w:rsidRDefault="008D6E53" w:rsidP="008D6E53">
            <w:pPr>
              <w:pStyle w:val="TableText"/>
              <w:rPr>
                <w:caps/>
              </w:rPr>
            </w:pPr>
            <w:r>
              <w:rPr>
                <w:caps/>
              </w:rPr>
              <w:t>9 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379E36C" w14:textId="1D286E33" w:rsidR="008D6E53" w:rsidRPr="009B6910" w:rsidRDefault="008D6E53" w:rsidP="008D6E53">
            <w:pPr>
              <w:pStyle w:val="TableText"/>
              <w:rPr>
                <w:b/>
              </w:rPr>
            </w:pPr>
            <w:r w:rsidRPr="009E137F">
              <w:t>Amount: 9999999V99 where V is an implied de</w:t>
            </w:r>
            <w:r>
              <w:t>cimal</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56168312" w14:textId="77777777" w:rsidR="008D6E53" w:rsidRDefault="008D6E53" w:rsidP="008D6E53">
            <w:pPr>
              <w:pStyle w:val="TableText"/>
            </w:pPr>
            <w:r>
              <w:t>Zeros</w:t>
            </w:r>
          </w:p>
        </w:tc>
        <w:tc>
          <w:tcPr>
            <w:tcW w:w="438" w:type="dxa"/>
            <w:tcBorders>
              <w:top w:val="single" w:sz="6" w:space="0" w:color="auto"/>
              <w:left w:val="single" w:sz="6" w:space="0" w:color="auto"/>
              <w:bottom w:val="single" w:sz="8" w:space="0" w:color="auto"/>
              <w:right w:val="single" w:sz="6" w:space="0" w:color="auto"/>
            </w:tcBorders>
          </w:tcPr>
          <w:p w14:paraId="38AF2567" w14:textId="77777777" w:rsidR="008D6E53" w:rsidRDefault="008D6E53" w:rsidP="008D6E53">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323AAE6B" w14:textId="77777777" w:rsidR="008D6E53" w:rsidRDefault="008D6E53" w:rsidP="008D6E53">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10421C16" w14:textId="77777777" w:rsidR="008D6E53" w:rsidRDefault="008D6E53" w:rsidP="008D6E53">
            <w:pPr>
              <w:pStyle w:val="TableText"/>
            </w:pPr>
            <w:r>
              <w:t>X</w:t>
            </w:r>
          </w:p>
        </w:tc>
      </w:tr>
      <w:tr w:rsidR="008D6E53" w14:paraId="082AB0D2"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37639BF9" w14:textId="70C4E052" w:rsidR="008D6E53" w:rsidRDefault="008D6E53" w:rsidP="008D6E53">
            <w:pPr>
              <w:pStyle w:val="TableText"/>
            </w:pPr>
            <w:r>
              <w:t>2278 – 2279</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3636D03" w14:textId="0E83FFE3" w:rsidR="008D6E53" w:rsidRDefault="008D6E53" w:rsidP="008D6E53">
            <w:pPr>
              <w:pStyle w:val="TableText"/>
            </w:pPr>
            <w:r>
              <w:t>OTHER AMOUNT INDICATOR 7</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1859BF7E" w14:textId="5392F894" w:rsidR="008D6E53" w:rsidRPr="00E01168" w:rsidRDefault="008D6E53" w:rsidP="008D6E53">
            <w:pPr>
              <w:pStyle w:val="TableText"/>
            </w:pPr>
            <w:r w:rsidRPr="00E01168">
              <w:t>:P:IDR-K-</w:t>
            </w:r>
            <w:hyperlink r:id="rId1656" w:history="1">
              <w:r w:rsidRPr="005A381F">
                <w:rPr>
                  <w:rStyle w:val="Hyperlink"/>
                </w:rPr>
                <w:t>DTL-OTH-IND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46140F7A" w14:textId="7C129D80" w:rsidR="008D6E53" w:rsidRDefault="008D6E53" w:rsidP="008D6E53">
            <w:pPr>
              <w:pStyle w:val="TableText"/>
            </w:pPr>
            <w:r>
              <w:t>CWF HUBC Other Amount Applied Indicator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AA298D6" w14:textId="71314350" w:rsidR="008D6E53" w:rsidRDefault="008D6E53" w:rsidP="008D6E53">
            <w:pPr>
              <w:pStyle w:val="TableText"/>
              <w:rPr>
                <w:caps/>
              </w:rPr>
            </w:pPr>
            <w:r>
              <w:rPr>
                <w:caps/>
              </w:rPr>
              <w:t>2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E203E21" w14:textId="77777777" w:rsidR="008D6E53" w:rsidRPr="009B6910" w:rsidRDefault="008D6E53" w:rsidP="008D6E53">
            <w:pPr>
              <w:pStyle w:val="TableText"/>
              <w:rPr>
                <w:b/>
              </w:rPr>
            </w:pPr>
            <w:r w:rsidRPr="009B6910">
              <w:rPr>
                <w:b/>
              </w:rPr>
              <w:t>Valid Values:</w:t>
            </w:r>
          </w:p>
          <w:p w14:paraId="10B6B789" w14:textId="77777777" w:rsidR="00832396" w:rsidRDefault="00832396" w:rsidP="00832396">
            <w:pPr>
              <w:pStyle w:val="TableTextBullet"/>
            </w:pPr>
            <w:r>
              <w:t>A2 - PCF FVF Positive or MP3 FVF Positive</w:t>
            </w:r>
          </w:p>
          <w:p w14:paraId="4CABB44C" w14:textId="77777777" w:rsidR="00832396" w:rsidRDefault="00832396" w:rsidP="00832396">
            <w:pPr>
              <w:pStyle w:val="TableTextBullet"/>
            </w:pPr>
            <w:r>
              <w:t>A3 - PCF FVF Negative or MP3 FVF Negative</w:t>
            </w:r>
          </w:p>
          <w:p w14:paraId="01B4B6D1" w14:textId="77777777" w:rsidR="008D6E53" w:rsidRDefault="008D6E53" w:rsidP="008D6E53">
            <w:pPr>
              <w:pStyle w:val="TableTextBullet"/>
            </w:pPr>
            <w:r>
              <w:t>A4 - KCC KCF/QCP</w:t>
            </w:r>
          </w:p>
          <w:p w14:paraId="0CD62D5F" w14:textId="527F690D" w:rsidR="008D6E53" w:rsidRDefault="008D6E53" w:rsidP="008D6E53">
            <w:pPr>
              <w:pStyle w:val="TableTextBullet"/>
            </w:pPr>
            <w:r>
              <w:t>A5 - KCC CKCC/QCP</w:t>
            </w:r>
          </w:p>
          <w:p w14:paraId="4E871C6D" w14:textId="77777777" w:rsidR="00D45907" w:rsidRDefault="00D45907" w:rsidP="00D45907">
            <w:pPr>
              <w:pStyle w:val="TableTextBullet"/>
            </w:pPr>
            <w:r>
              <w:t xml:space="preserve">A6 - ETC/PPA Bonus </w:t>
            </w:r>
          </w:p>
          <w:p w14:paraId="68EC65E9" w14:textId="7D05209E" w:rsidR="004465BE" w:rsidRDefault="00D45907" w:rsidP="004465BE">
            <w:pPr>
              <w:pStyle w:val="TableTextBullet"/>
            </w:pPr>
            <w:r>
              <w:t>A7 - ETC/PPA Reduction</w:t>
            </w:r>
          </w:p>
          <w:p w14:paraId="500E8AB0" w14:textId="77777777" w:rsidR="004465BE" w:rsidRDefault="004465BE" w:rsidP="004465BE">
            <w:pPr>
              <w:pStyle w:val="TableTextBullet"/>
            </w:pPr>
            <w:r>
              <w:t>A8 - KCF/PBA Positive</w:t>
            </w:r>
          </w:p>
          <w:p w14:paraId="305A54FE" w14:textId="58EB631E" w:rsidR="00D45907" w:rsidRDefault="004465BE" w:rsidP="004465BE">
            <w:pPr>
              <w:pStyle w:val="TableTextBullet"/>
            </w:pPr>
            <w:r>
              <w:t>A9 - KCF/PBA Negative</w:t>
            </w:r>
          </w:p>
          <w:p w14:paraId="7CEDEC17" w14:textId="3AC55E73" w:rsidR="00D45907" w:rsidRDefault="00D45907">
            <w:pPr>
              <w:pStyle w:val="TableTextBullet"/>
            </w:pPr>
            <w:r>
              <w:t>B1 - PTA/OTA Reduction MOD ADJUST</w:t>
            </w:r>
          </w:p>
          <w:p w14:paraId="40C54090" w14:textId="6EF55AB0" w:rsidR="00137F39" w:rsidRDefault="00137F39" w:rsidP="00137F39">
            <w:pPr>
              <w:pStyle w:val="TableTextBullet"/>
            </w:pPr>
            <w:r>
              <w:t>B3 – EOM MEOS Bonus Payment</w:t>
            </w:r>
          </w:p>
          <w:p w14:paraId="0BDC4A45" w14:textId="1AC55993" w:rsidR="002C30FD" w:rsidRDefault="002C30FD" w:rsidP="002C30FD">
            <w:pPr>
              <w:pStyle w:val="TableTextBullet"/>
            </w:pPr>
            <w:r>
              <w:t>B4 – MCP Payment Adjustment</w:t>
            </w:r>
          </w:p>
          <w:p w14:paraId="1241DEBA" w14:textId="77777777" w:rsidR="00F4377A" w:rsidRDefault="00F4377A" w:rsidP="00F4377A">
            <w:pPr>
              <w:pStyle w:val="TableTextBullet"/>
            </w:pPr>
            <w:r>
              <w:t>B5 – Guiding an Improved Dementia Experience (GUIDE) – Positive PBA Adjustment</w:t>
            </w:r>
          </w:p>
          <w:p w14:paraId="040A3E25" w14:textId="77777777" w:rsidR="00F4377A" w:rsidRDefault="00F4377A" w:rsidP="00F4377A">
            <w:pPr>
              <w:pStyle w:val="TableTextBullet"/>
            </w:pPr>
            <w:r>
              <w:t>B6 – Guiding an Improved Dementia Experience (GUIDE) – Negative PBA Adjustment</w:t>
            </w:r>
          </w:p>
          <w:p w14:paraId="1ACDF13B" w14:textId="05CEB780" w:rsidR="008D6E53" w:rsidRPr="009E137F" w:rsidRDefault="00F4377A" w:rsidP="00397BB5">
            <w:pPr>
              <w:pStyle w:val="TableTextBullet"/>
            </w:pPr>
            <w:r>
              <w:t>B7 – Guiding an Improved Dementia Experience (GUIDE) – Positive HEA Adjustment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9AC33B5" w14:textId="4DB68BA7" w:rsidR="008D6E53" w:rsidRDefault="008D6E53" w:rsidP="008D6E53">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E488757" w14:textId="6F186B58" w:rsidR="008D6E53" w:rsidRDefault="008D6E53" w:rsidP="008D6E53">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0F7CCD41" w14:textId="16DAFB78" w:rsidR="008D6E53" w:rsidRDefault="008D6E53" w:rsidP="008D6E53">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41DAF661" w14:textId="69EDDEAB" w:rsidR="008D6E53" w:rsidRDefault="008D6E53" w:rsidP="008D6E53">
            <w:pPr>
              <w:pStyle w:val="TableText"/>
            </w:pPr>
            <w:r>
              <w:t>X</w:t>
            </w:r>
          </w:p>
        </w:tc>
      </w:tr>
      <w:tr w:rsidR="008D6E53" w14:paraId="4C64EDC6"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611663F3" w14:textId="77777777" w:rsidR="008D6E53" w:rsidRDefault="008D6E53" w:rsidP="008D6E53">
            <w:pPr>
              <w:pStyle w:val="TableText"/>
            </w:pPr>
            <w:r>
              <w:t>2278 – 2279</w:t>
            </w:r>
          </w:p>
          <w:p w14:paraId="4622EEDA" w14:textId="0C4C26B7" w:rsidR="008D6E53" w:rsidRDefault="008D6E53" w:rsidP="008D6E53">
            <w:pPr>
              <w:pStyle w:val="TableText"/>
            </w:pPr>
            <w:r>
              <w:t>(Cont’d)</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45320048" w14:textId="77777777" w:rsidR="008D6E53" w:rsidRDefault="008D6E53" w:rsidP="008D6E53">
            <w:pPr>
              <w:pStyle w:val="TableText"/>
            </w:pPr>
            <w:r>
              <w:t>OTHER AMOUNT INDICATOR 7</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A4190E4" w14:textId="54DF66E3" w:rsidR="008D6E53" w:rsidRPr="00E01168" w:rsidRDefault="008D6E53" w:rsidP="008D6E53">
            <w:pPr>
              <w:pStyle w:val="TableText"/>
            </w:pPr>
            <w:r w:rsidRPr="00E01168">
              <w:t>:P:IDR-K-</w:t>
            </w:r>
            <w:hyperlink r:id="rId1657" w:history="1">
              <w:r w:rsidRPr="005A381F">
                <w:rPr>
                  <w:rStyle w:val="Hyperlink"/>
                </w:rPr>
                <w:t>DTL-OTH-IND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3060404A" w14:textId="26D993DC" w:rsidR="008D6E53" w:rsidRDefault="008D6E53" w:rsidP="008D6E53">
            <w:pPr>
              <w:pStyle w:val="TableText"/>
            </w:pPr>
            <w:r>
              <w:t>CWF HUBC Other Amount Applied Indicator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778F18F7" w14:textId="77777777" w:rsidR="008D6E53" w:rsidRDefault="008D6E53" w:rsidP="008D6E53">
            <w:pPr>
              <w:pStyle w:val="TableText"/>
              <w:rPr>
                <w:caps/>
              </w:rPr>
            </w:pPr>
            <w:r>
              <w:rPr>
                <w:caps/>
              </w:rPr>
              <w:t>2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173D2C18" w14:textId="39C46D46" w:rsidR="00397BB5" w:rsidRDefault="00397BB5" w:rsidP="00864E63">
            <w:pPr>
              <w:pStyle w:val="TableTextBullet"/>
            </w:pPr>
            <w:r>
              <w:t>B8 – Guiding an Improved Dementia Experience (GUIDE) – Negative HEA Adjustment</w:t>
            </w:r>
          </w:p>
          <w:p w14:paraId="57058D4E" w14:textId="23E8060F" w:rsidR="00864E63" w:rsidRDefault="00864E63" w:rsidP="00864E63">
            <w:pPr>
              <w:pStyle w:val="TableTextBullet"/>
            </w:pPr>
            <w:r>
              <w:t>J – Payment Prior to ACO Reduction (HUBC transmission uses J for NGACO, VTACO, ESCO, Pioneer, and DCM but this indicator will only report for claimd details with a DC Model ACO ID)</w:t>
            </w:r>
          </w:p>
          <w:p w14:paraId="0B0AD3E4" w14:textId="77777777" w:rsidR="00864E63" w:rsidRDefault="00864E63" w:rsidP="00864E63">
            <w:pPr>
              <w:pStyle w:val="TableTextBullet"/>
            </w:pPr>
            <w:r>
              <w:t>L – ACO Reduction Amount (HUBC transmission uses J for NGACO, VTACO, ESCO, Pioneer, and DCM but this indicator will only report for claimd details with a DC Model ACO ID)</w:t>
            </w:r>
          </w:p>
          <w:p w14:paraId="1F95F3F1" w14:textId="396F812F" w:rsidR="00864E63" w:rsidRDefault="00864E63" w:rsidP="00864E63">
            <w:pPr>
              <w:pStyle w:val="TableTextBullet"/>
            </w:pPr>
            <w:r w:rsidRPr="00E75446">
              <w:t xml:space="preserve">M </w:t>
            </w:r>
            <w:r>
              <w:t xml:space="preserve">– </w:t>
            </w:r>
            <w:r w:rsidRPr="00E75446">
              <w:t>PQRS</w:t>
            </w:r>
          </w:p>
          <w:p w14:paraId="5DB8AC99" w14:textId="78604076" w:rsidR="004465BE" w:rsidRPr="00E75446" w:rsidRDefault="004465BE" w:rsidP="004465BE">
            <w:pPr>
              <w:pStyle w:val="TableTextBullet"/>
            </w:pPr>
            <w:r w:rsidRPr="00E75446">
              <w:t xml:space="preserve">O </w:t>
            </w:r>
            <w:r>
              <w:t xml:space="preserve">– </w:t>
            </w:r>
            <w:r w:rsidRPr="00E75446">
              <w:t>V</w:t>
            </w:r>
            <w:r>
              <w:t>BM Negative</w:t>
            </w:r>
          </w:p>
          <w:p w14:paraId="10C25DF3" w14:textId="77777777" w:rsidR="004465BE" w:rsidRPr="00E75446" w:rsidRDefault="004465BE" w:rsidP="004465BE">
            <w:pPr>
              <w:pStyle w:val="TableTextBullet"/>
            </w:pPr>
            <w:r>
              <w:t>P – VBM Positive</w:t>
            </w:r>
          </w:p>
          <w:p w14:paraId="0B9AEA21" w14:textId="77777777" w:rsidR="004465BE" w:rsidRPr="009E137F" w:rsidRDefault="004465BE" w:rsidP="004465BE">
            <w:pPr>
              <w:pStyle w:val="TableTextBullet"/>
            </w:pPr>
            <w:r w:rsidRPr="00E75446">
              <w:t xml:space="preserve">Q </w:t>
            </w:r>
            <w:r>
              <w:t>– EHR</w:t>
            </w:r>
          </w:p>
          <w:p w14:paraId="0E143CC6" w14:textId="77777777" w:rsidR="004465BE" w:rsidRDefault="004465BE" w:rsidP="004465BE">
            <w:pPr>
              <w:pStyle w:val="TableTextBullet"/>
            </w:pPr>
            <w:r>
              <w:t>S – Prior Auth Reduction</w:t>
            </w:r>
          </w:p>
          <w:p w14:paraId="6D8FA7D1" w14:textId="7D24F692" w:rsidR="00767F46" w:rsidRDefault="00767F46" w:rsidP="004465BE">
            <w:pPr>
              <w:pStyle w:val="TableTextBullet"/>
            </w:pPr>
            <w:r>
              <w:t>T – CPC+</w:t>
            </w:r>
          </w:p>
          <w:p w14:paraId="3B25E8F9" w14:textId="77777777" w:rsidR="00767F46" w:rsidRDefault="00767F46" w:rsidP="00767F46">
            <w:pPr>
              <w:pStyle w:val="TableTextBullet"/>
            </w:pPr>
            <w:r>
              <w:t>U – MPC Reduction</w:t>
            </w:r>
          </w:p>
          <w:p w14:paraId="38676F99" w14:textId="77777777" w:rsidR="00767F46" w:rsidRDefault="00767F46" w:rsidP="00767F46">
            <w:pPr>
              <w:pStyle w:val="TableTextBullet"/>
            </w:pPr>
            <w:r>
              <w:t>V – MIPS positive</w:t>
            </w:r>
          </w:p>
          <w:p w14:paraId="733123EF" w14:textId="77777777" w:rsidR="00767F46" w:rsidRDefault="00767F46" w:rsidP="00767F46">
            <w:pPr>
              <w:pStyle w:val="TableTextBullet"/>
            </w:pPr>
            <w:r>
              <w:t>W – MIPS negative</w:t>
            </w:r>
          </w:p>
          <w:p w14:paraId="712791DC" w14:textId="77777777" w:rsidR="00767F46" w:rsidRDefault="00767F46" w:rsidP="00610D61">
            <w:pPr>
              <w:pStyle w:val="TableTextBullet"/>
            </w:pPr>
            <w:r>
              <w:t>X – ET3 Bonus positive</w:t>
            </w:r>
          </w:p>
          <w:p w14:paraId="0FE38748" w14:textId="37A6FB96" w:rsidR="008D6E53" w:rsidRPr="009E137F" w:rsidRDefault="00767F46" w:rsidP="00864E63">
            <w:pPr>
              <w:pStyle w:val="TableTextBullet"/>
            </w:pPr>
            <w:r>
              <w:t>Z – ETC</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26C9A0C3" w14:textId="77777777" w:rsidR="008D6E53" w:rsidRDefault="008D6E53" w:rsidP="008D6E53">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202916E2" w14:textId="77777777" w:rsidR="008D6E53" w:rsidRDefault="008D6E53" w:rsidP="008D6E53">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635F9EDC" w14:textId="77777777" w:rsidR="008D6E53" w:rsidRDefault="008D6E53" w:rsidP="008D6E53">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665E580E" w14:textId="77777777" w:rsidR="008D6E53" w:rsidRDefault="008D6E53" w:rsidP="008D6E53">
            <w:pPr>
              <w:pStyle w:val="TableText"/>
            </w:pPr>
            <w:r>
              <w:t>X</w:t>
            </w:r>
          </w:p>
        </w:tc>
      </w:tr>
      <w:tr w:rsidR="00864E63" w14:paraId="0A4DA854"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79B6EC48" w14:textId="77777777" w:rsidR="00864E63" w:rsidRDefault="00864E63" w:rsidP="00864E63">
            <w:pPr>
              <w:pStyle w:val="TableText"/>
            </w:pPr>
            <w:r>
              <w:t>2278 – 2279</w:t>
            </w:r>
          </w:p>
          <w:p w14:paraId="5953F4F5" w14:textId="79938276" w:rsidR="00864E63" w:rsidRDefault="00864E63" w:rsidP="00864E63">
            <w:pPr>
              <w:pStyle w:val="TableText"/>
            </w:pPr>
            <w:r>
              <w:t>(Cont’d)</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04E9481A" w14:textId="2B00CFE5" w:rsidR="00864E63" w:rsidRDefault="00864E63" w:rsidP="00864E63">
            <w:pPr>
              <w:pStyle w:val="TableText"/>
            </w:pPr>
            <w:r>
              <w:t>OTHER AMOUNT INDICATOR 7</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047FD2E8" w14:textId="1FBC107D" w:rsidR="00864E63" w:rsidRPr="004F4FD0" w:rsidRDefault="00864E63" w:rsidP="00864E63">
            <w:pPr>
              <w:pStyle w:val="TableText"/>
            </w:pPr>
            <w:r w:rsidRPr="00E01168">
              <w:t>:P:IDR-K-</w:t>
            </w:r>
            <w:hyperlink r:id="rId1658" w:history="1">
              <w:r w:rsidRPr="005A381F">
                <w:rPr>
                  <w:rStyle w:val="Hyperlink"/>
                </w:rPr>
                <w:t>DTL-OTH-IND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36CAD05E" w14:textId="47A3BA9D" w:rsidR="00864E63" w:rsidRDefault="00864E63" w:rsidP="00864E63">
            <w:pPr>
              <w:pStyle w:val="TableText"/>
            </w:pPr>
            <w:r>
              <w:t>CWF HUBC Other Amount Applied Indicator</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1DA887EF" w14:textId="6F3AFEB6" w:rsidR="00864E63" w:rsidRDefault="00864E63" w:rsidP="00864E63">
            <w:pPr>
              <w:pStyle w:val="TableText"/>
              <w:rPr>
                <w:rFonts w:cs="Arial"/>
                <w:caps/>
                <w:szCs w:val="18"/>
              </w:rPr>
            </w:pPr>
            <w:r>
              <w:rPr>
                <w:caps/>
              </w:rPr>
              <w:t>2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57390DF" w14:textId="5369107F" w:rsidR="00864E63" w:rsidRDefault="00864E63" w:rsidP="00864E63">
            <w:pPr>
              <w:pStyle w:val="TableText"/>
            </w:pPr>
            <w:r w:rsidRPr="00713F1F">
              <w:rPr>
                <w:b/>
              </w:rPr>
              <w:t>Note:</w:t>
            </w:r>
            <w:r w:rsidRPr="00EE7BC6">
              <w:t xml:space="preserve"> This list of valid values for IDR is only a subset of all the valid values found on the CWF file (see </w:t>
            </w:r>
            <w:hyperlink r:id="rId1659" w:history="1">
              <w:r w:rsidRPr="00632782">
                <w:rPr>
                  <w:rStyle w:val="Hyperlink"/>
                </w:rPr>
                <w:t>S2301400</w:t>
              </w:r>
            </w:hyperlink>
            <w:r w:rsidRPr="00EE7BC6">
              <w:t xml:space="preserve"> for Other Amounts Applied Indicator). Not all of the values are populated in these buckets for IDR. Fields that are not populated here can be found elsewhere on the IDR record. For example, Legislative reductions show up in their own area on the IDR detail record.</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D89ABEE" w14:textId="24AA644F" w:rsidR="00864E63" w:rsidRDefault="00864E63" w:rsidP="00864E63">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45959909" w14:textId="37D6E6B8" w:rsidR="00864E63" w:rsidRDefault="00864E63" w:rsidP="00864E63">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171CC45D" w14:textId="4A5DE747" w:rsidR="00864E63" w:rsidRDefault="00864E63" w:rsidP="00864E63">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45A5F24F" w14:textId="0F7E5EBF" w:rsidR="00864E63" w:rsidRDefault="00864E63" w:rsidP="00864E63">
            <w:pPr>
              <w:pStyle w:val="TableText"/>
            </w:pPr>
            <w:r>
              <w:t>X</w:t>
            </w:r>
          </w:p>
        </w:tc>
      </w:tr>
      <w:tr w:rsidR="00D45907" w14:paraId="65F05E2B"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1A04BC0C" w14:textId="146D6467" w:rsidR="00D45907" w:rsidRDefault="00D45907" w:rsidP="00D45907">
            <w:pPr>
              <w:pStyle w:val="TableText"/>
            </w:pPr>
            <w:r>
              <w:t>2280 - 2282</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42AED4FA" w14:textId="736F14B9" w:rsidR="00D45907" w:rsidRDefault="00D45907" w:rsidP="00D45907">
            <w:pPr>
              <w:pStyle w:val="TableText"/>
            </w:pPr>
            <w:r>
              <w:t>MOD</w:t>
            </w:r>
            <w:r w:rsidRPr="004F4FD0">
              <w:t xml:space="preserve"> CUTBACK AUDIT</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482D52A3" w14:textId="31520049" w:rsidR="00D45907" w:rsidRDefault="00D45907" w:rsidP="00D45907">
            <w:pPr>
              <w:pStyle w:val="TableText"/>
            </w:pPr>
            <w:r w:rsidRPr="004F4FD0">
              <w:t>:P:IDR-K-</w:t>
            </w:r>
            <w:hyperlink r:id="rId1660" w:history="1">
              <w:r w:rsidRPr="00926873">
                <w:rPr>
                  <w:rStyle w:val="Hyperlink"/>
                </w:rPr>
                <w:t>MOD-CUT-CD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0DC80C90" w14:textId="5DE5F444" w:rsidR="00D45907" w:rsidRDefault="00D45907" w:rsidP="00D45907">
            <w:pPr>
              <w:pStyle w:val="TableText"/>
            </w:pPr>
            <w:r>
              <w:t>MOD</w:t>
            </w:r>
            <w:r w:rsidRPr="00612A8F">
              <w:t xml:space="preserve"> </w:t>
            </w:r>
            <w:r>
              <w:t xml:space="preserve">ADJUST </w:t>
            </w:r>
            <w:r w:rsidRPr="00612A8F">
              <w:t>detail audit</w:t>
            </w:r>
            <w:r>
              <w:t xml:space="preserve">. </w:t>
            </w:r>
            <w:r w:rsidRPr="009D2216">
              <w:t xml:space="preserve">Refer to </w:t>
            </w:r>
            <w:r>
              <w:t>MOD</w:t>
            </w:r>
            <w:r w:rsidRPr="009D2216">
              <w:t xml:space="preserve"> </w:t>
            </w:r>
            <w:r>
              <w:t xml:space="preserve">Adjust </w:t>
            </w:r>
            <w:r w:rsidRPr="009D2216">
              <w:t>spec</w:t>
            </w:r>
            <w:r>
              <w:t xml:space="preserve">ification </w:t>
            </w:r>
            <w:r w:rsidRPr="00926873">
              <w:t>S1436050</w:t>
            </w:r>
            <w:r w:rsidRPr="00D45907">
              <w:t>.</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4E969F84" w14:textId="07EE778C" w:rsidR="00D45907" w:rsidRDefault="00D45907" w:rsidP="00D45907">
            <w:pPr>
              <w:pStyle w:val="TableText"/>
              <w:rPr>
                <w:rFonts w:cs="Arial"/>
                <w:caps/>
                <w:szCs w:val="18"/>
              </w:rPr>
            </w:pPr>
            <w:r>
              <w:rPr>
                <w:rFonts w:cs="Arial"/>
                <w:caps/>
                <w:szCs w:val="18"/>
              </w:rPr>
              <w:t>3 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0372756E" w14:textId="04D095FB" w:rsidR="00D45907" w:rsidRDefault="00D45907" w:rsidP="00D45907">
            <w:pPr>
              <w:pStyle w:val="TableText"/>
            </w:pPr>
            <w:r>
              <w:t>Audit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590FB4B5" w14:textId="66CAFE47" w:rsidR="00D45907" w:rsidRDefault="00D45907" w:rsidP="00D45907">
            <w:pPr>
              <w:pStyle w:val="TableText"/>
            </w:pPr>
            <w:r>
              <w:t>Zeros</w:t>
            </w:r>
          </w:p>
        </w:tc>
        <w:tc>
          <w:tcPr>
            <w:tcW w:w="438" w:type="dxa"/>
            <w:tcBorders>
              <w:top w:val="single" w:sz="6" w:space="0" w:color="auto"/>
              <w:left w:val="single" w:sz="6" w:space="0" w:color="auto"/>
              <w:bottom w:val="single" w:sz="8" w:space="0" w:color="auto"/>
              <w:right w:val="single" w:sz="6" w:space="0" w:color="auto"/>
            </w:tcBorders>
          </w:tcPr>
          <w:p w14:paraId="4A9462FD" w14:textId="07506AEE" w:rsidR="00D45907" w:rsidRDefault="00D45907" w:rsidP="00D45907">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39A65894" w14:textId="59974725" w:rsidR="00D45907" w:rsidRDefault="00D45907" w:rsidP="00D45907">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3DA10959" w14:textId="2FB90081" w:rsidR="00D45907" w:rsidRDefault="00D45907" w:rsidP="00D45907">
            <w:pPr>
              <w:pStyle w:val="TableText"/>
            </w:pPr>
            <w:r>
              <w:t>X</w:t>
            </w:r>
          </w:p>
        </w:tc>
      </w:tr>
      <w:tr w:rsidR="00D45907" w14:paraId="199B54AA"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07479AA7" w14:textId="67552EC6" w:rsidR="00D45907" w:rsidRDefault="00D45907" w:rsidP="00D45907">
            <w:pPr>
              <w:pStyle w:val="TableText"/>
            </w:pPr>
            <w:r>
              <w:t>2283</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6104A1BA" w14:textId="49F060EF" w:rsidR="00D45907" w:rsidRDefault="00D45907" w:rsidP="00D45907">
            <w:pPr>
              <w:pStyle w:val="TableText"/>
            </w:pPr>
            <w:r>
              <w:t>MOD</w:t>
            </w:r>
            <w:r w:rsidRPr="004F4FD0">
              <w:t xml:space="preserve"> CUTBACK AUDIT</w:t>
            </w:r>
            <w:r>
              <w:t xml:space="preserve"> SUFFIX</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09BD4B18" w14:textId="3A7F723D" w:rsidR="00D45907" w:rsidRPr="009349B5" w:rsidRDefault="00D45907" w:rsidP="00D45907">
            <w:pPr>
              <w:pStyle w:val="TableText"/>
            </w:pPr>
            <w:r w:rsidRPr="009349B5">
              <w:t>:P:IDR-K-</w:t>
            </w:r>
            <w:hyperlink r:id="rId1661" w:history="1">
              <w:r w:rsidRPr="00926873">
                <w:rPr>
                  <w:rStyle w:val="Hyperlink"/>
                </w:rPr>
                <w:t>MOD-CUT-SUF</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3DF6881F" w14:textId="58FC1551" w:rsidR="00D45907" w:rsidRDefault="00D45907" w:rsidP="00D45907">
            <w:pPr>
              <w:pStyle w:val="TableText"/>
            </w:pPr>
            <w:r>
              <w:t>MOD</w:t>
            </w:r>
            <w:r w:rsidRPr="00612A8F">
              <w:t xml:space="preserve"> </w:t>
            </w:r>
            <w:r>
              <w:t xml:space="preserve">ADJUST </w:t>
            </w:r>
            <w:r w:rsidRPr="00612A8F">
              <w:t>detail audit</w:t>
            </w:r>
            <w:r>
              <w:t xml:space="preserve"> suffix</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35D0F424" w14:textId="59CAB305" w:rsidR="00D45907" w:rsidRDefault="00D45907" w:rsidP="00D45907">
            <w:pPr>
              <w:pStyle w:val="TableText"/>
              <w:rPr>
                <w:rFonts w:cs="Arial"/>
                <w:caps/>
                <w:szCs w:val="18"/>
              </w:rPr>
            </w:pPr>
            <w:r>
              <w:rPr>
                <w:rFonts w:cs="Arial"/>
                <w:caps/>
                <w:szCs w:val="18"/>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C32CB9E" w14:textId="5042A48D" w:rsidR="00D45907" w:rsidRDefault="00D45907" w:rsidP="00D45907">
            <w:pPr>
              <w:pStyle w:val="TableText"/>
            </w:pPr>
            <w:r>
              <w:t>K</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33BA2B44" w14:textId="27AF97FB" w:rsidR="00D45907" w:rsidRDefault="00D45907" w:rsidP="00D45907">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081A9265" w14:textId="16663B19" w:rsidR="00D45907" w:rsidRDefault="00D45907" w:rsidP="00D45907">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7E6ED320" w14:textId="6AF5E96C" w:rsidR="00D45907" w:rsidRDefault="00D45907" w:rsidP="00D45907">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7CA679CB" w14:textId="7708CF0A" w:rsidR="00D45907" w:rsidRDefault="00D45907" w:rsidP="00D45907">
            <w:pPr>
              <w:pStyle w:val="TableText"/>
            </w:pPr>
            <w:r>
              <w:t>X</w:t>
            </w:r>
          </w:p>
        </w:tc>
      </w:tr>
      <w:tr w:rsidR="00D45907" w14:paraId="6FC269F7"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2B98914F" w14:textId="27FBA7BF" w:rsidR="00D45907" w:rsidRDefault="00D45907" w:rsidP="00D45907">
            <w:pPr>
              <w:pStyle w:val="TableText"/>
            </w:pPr>
            <w:r>
              <w:t>2284 - 2286</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170B4E41" w14:textId="7C5F20A0" w:rsidR="00D45907" w:rsidRDefault="00D45907" w:rsidP="00D45907">
            <w:pPr>
              <w:pStyle w:val="TableText"/>
            </w:pPr>
            <w:r>
              <w:t>MOD</w:t>
            </w:r>
            <w:r w:rsidRPr="004F4FD0">
              <w:t xml:space="preserve"> CUTBACK</w:t>
            </w:r>
            <w:r>
              <w:t xml:space="preserve"> MSG</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27C5E330" w14:textId="48BDAC5C" w:rsidR="00D45907" w:rsidRPr="009349B5" w:rsidRDefault="00D45907" w:rsidP="00D45907">
            <w:pPr>
              <w:pStyle w:val="TableText"/>
            </w:pPr>
            <w:r w:rsidRPr="009349B5">
              <w:t>:P:IDR-K-</w:t>
            </w:r>
            <w:hyperlink r:id="rId1662" w:history="1">
              <w:r w:rsidRPr="00926873">
                <w:rPr>
                  <w:rStyle w:val="Hyperlink"/>
                </w:rPr>
                <w:t>MOD-CUT-MSG</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DA97E87" w14:textId="3658F5D0" w:rsidR="00D45907" w:rsidRDefault="00D45907" w:rsidP="00D45907">
            <w:pPr>
              <w:pStyle w:val="TableText"/>
            </w:pPr>
            <w:r>
              <w:t>MOD</w:t>
            </w:r>
            <w:r w:rsidRPr="00612A8F">
              <w:t xml:space="preserve"> </w:t>
            </w:r>
            <w:r>
              <w:t xml:space="preserve">ADJUST narrative </w:t>
            </w:r>
            <w:r w:rsidRPr="00612A8F">
              <w:t>message mapped from the audit</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1A67F5EF" w14:textId="0DDAF6BF" w:rsidR="00D45907" w:rsidRDefault="00D45907" w:rsidP="00D45907">
            <w:pPr>
              <w:pStyle w:val="TableText"/>
              <w:rPr>
                <w:rFonts w:cs="Arial"/>
                <w:caps/>
                <w:szCs w:val="18"/>
              </w:rPr>
            </w:pPr>
            <w:r>
              <w:rPr>
                <w:rFonts w:cs="Arial"/>
                <w:caps/>
                <w:szCs w:val="18"/>
              </w:rPr>
              <w:t>3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1529317" w14:textId="2438AA1F" w:rsidR="00D45907" w:rsidRDefault="00D45907" w:rsidP="00D45907">
            <w:pPr>
              <w:pStyle w:val="TableText"/>
            </w:pPr>
            <w:r>
              <w:t>Message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77E194D8" w14:textId="2CE32B99" w:rsidR="00D45907" w:rsidRDefault="00D45907" w:rsidP="00D45907">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24182B37" w14:textId="220C593C" w:rsidR="00D45907" w:rsidRDefault="00D45907" w:rsidP="00D45907">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4E3EA37D" w14:textId="4EC825AB" w:rsidR="00D45907" w:rsidRDefault="00D45907" w:rsidP="00D45907">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5412C953" w14:textId="6F59E6E9" w:rsidR="00D45907" w:rsidRDefault="00D45907" w:rsidP="00D45907">
            <w:pPr>
              <w:pStyle w:val="TableText"/>
            </w:pPr>
            <w:r>
              <w:t>X</w:t>
            </w:r>
          </w:p>
        </w:tc>
      </w:tr>
      <w:tr w:rsidR="00D45907" w14:paraId="343D777C"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7A886AB0" w14:textId="66FC7805" w:rsidR="00D45907" w:rsidRDefault="00D45907" w:rsidP="00D45907">
            <w:pPr>
              <w:pStyle w:val="TableText"/>
            </w:pPr>
            <w:bookmarkStart w:id="2028" w:name="_Hlk84485889"/>
            <w:r>
              <w:t>2287 - 2289</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E71D9D2" w14:textId="7E954FEC" w:rsidR="00D45907" w:rsidRDefault="00D45907" w:rsidP="00D45907">
            <w:pPr>
              <w:pStyle w:val="TableText"/>
            </w:pPr>
            <w:r>
              <w:t>PPA</w:t>
            </w:r>
            <w:r w:rsidRPr="004F4FD0">
              <w:t xml:space="preserve"> CUTBACK AUDIT</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0BE3F1B" w14:textId="627C0C63" w:rsidR="00D45907" w:rsidRPr="009349B5" w:rsidRDefault="00D45907" w:rsidP="00D45907">
            <w:pPr>
              <w:pStyle w:val="TableText"/>
            </w:pPr>
            <w:r w:rsidRPr="009349B5">
              <w:t>:P:IDR-K-</w:t>
            </w:r>
            <w:hyperlink r:id="rId1663" w:history="1">
              <w:r w:rsidRPr="00926873">
                <w:rPr>
                  <w:rStyle w:val="Hyperlink"/>
                </w:rPr>
                <w:t>PPA-CUT-CD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2D87C547" w14:textId="3A18ADC2" w:rsidR="00D45907" w:rsidRDefault="00D45907" w:rsidP="00D45907">
            <w:pPr>
              <w:pStyle w:val="TableText"/>
            </w:pPr>
            <w:r>
              <w:t>PPA</w:t>
            </w:r>
            <w:r w:rsidRPr="00612A8F">
              <w:t xml:space="preserve"> detail audit</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4CA7FFCC" w14:textId="5FCEC58A" w:rsidR="00D45907" w:rsidRDefault="00D45907" w:rsidP="00D45907">
            <w:pPr>
              <w:pStyle w:val="TableText"/>
              <w:rPr>
                <w:rFonts w:cs="Arial"/>
                <w:caps/>
                <w:szCs w:val="18"/>
              </w:rPr>
            </w:pPr>
            <w:r>
              <w:rPr>
                <w:rFonts w:cs="Arial"/>
                <w:caps/>
                <w:szCs w:val="18"/>
              </w:rPr>
              <w:t>3 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40D0821" w14:textId="1A7D25B6" w:rsidR="00D45907" w:rsidRDefault="00D45907" w:rsidP="00D45907">
            <w:pPr>
              <w:pStyle w:val="TableText"/>
            </w:pPr>
            <w:r>
              <w:t>Audit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62FDBDB7" w14:textId="4E1C8425" w:rsidR="00D45907" w:rsidRDefault="00D45907" w:rsidP="00D45907">
            <w:pPr>
              <w:pStyle w:val="TableText"/>
            </w:pPr>
            <w:r>
              <w:t>Zeros</w:t>
            </w:r>
          </w:p>
        </w:tc>
        <w:tc>
          <w:tcPr>
            <w:tcW w:w="438" w:type="dxa"/>
            <w:tcBorders>
              <w:top w:val="single" w:sz="6" w:space="0" w:color="auto"/>
              <w:left w:val="single" w:sz="6" w:space="0" w:color="auto"/>
              <w:bottom w:val="single" w:sz="8" w:space="0" w:color="auto"/>
              <w:right w:val="single" w:sz="6" w:space="0" w:color="auto"/>
            </w:tcBorders>
          </w:tcPr>
          <w:p w14:paraId="3B640C9E" w14:textId="37064ECB" w:rsidR="00D45907" w:rsidRDefault="00D45907" w:rsidP="00D45907">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0844DBE6" w14:textId="080982F0" w:rsidR="00D45907" w:rsidRDefault="00D45907" w:rsidP="00D45907">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54B4B981" w14:textId="6FF0E5B6" w:rsidR="00D45907" w:rsidRDefault="00D45907" w:rsidP="00D45907">
            <w:pPr>
              <w:pStyle w:val="TableText"/>
            </w:pPr>
            <w:r>
              <w:t>X</w:t>
            </w:r>
          </w:p>
        </w:tc>
      </w:tr>
      <w:tr w:rsidR="00D45907" w14:paraId="2C13E50C"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1996FFFD" w14:textId="07A95D9F" w:rsidR="00D45907" w:rsidRDefault="00D45907" w:rsidP="00D45907">
            <w:pPr>
              <w:pStyle w:val="TableText"/>
            </w:pPr>
            <w:r>
              <w:t>2290</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0E75BCF" w14:textId="077962D3" w:rsidR="00D45907" w:rsidRDefault="00D45907" w:rsidP="00D45907">
            <w:pPr>
              <w:pStyle w:val="TableText"/>
            </w:pPr>
            <w:r>
              <w:t>PPA</w:t>
            </w:r>
            <w:r w:rsidRPr="004F4FD0">
              <w:t xml:space="preserve"> CUTBACK AUDIT</w:t>
            </w:r>
            <w:r>
              <w:t xml:space="preserve"> SUFFIX</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6B9F84D" w14:textId="6F724D1B" w:rsidR="00D45907" w:rsidRPr="009349B5" w:rsidRDefault="00D45907" w:rsidP="00D45907">
            <w:pPr>
              <w:pStyle w:val="TableText"/>
            </w:pPr>
            <w:r w:rsidRPr="009349B5">
              <w:t>:P:IDR-K-</w:t>
            </w:r>
            <w:hyperlink r:id="rId1664" w:history="1">
              <w:r w:rsidRPr="00926873">
                <w:rPr>
                  <w:rStyle w:val="Hyperlink"/>
                </w:rPr>
                <w:t>PPA-CUT-SUF</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37779596" w14:textId="270B2AA8" w:rsidR="00D45907" w:rsidRDefault="00D45907" w:rsidP="00D45907">
            <w:pPr>
              <w:pStyle w:val="TableText"/>
            </w:pPr>
            <w:r>
              <w:t>PPA</w:t>
            </w:r>
            <w:r w:rsidRPr="00612A8F">
              <w:t xml:space="preserve"> detail audit</w:t>
            </w:r>
            <w:r>
              <w:t xml:space="preserve"> suffix</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01B27FC0" w14:textId="72702713" w:rsidR="00D45907" w:rsidRDefault="00D45907" w:rsidP="00D45907">
            <w:pPr>
              <w:pStyle w:val="TableText"/>
              <w:rPr>
                <w:rFonts w:cs="Arial"/>
                <w:caps/>
                <w:szCs w:val="18"/>
              </w:rPr>
            </w:pPr>
            <w:r>
              <w:rPr>
                <w:rFonts w:cs="Arial"/>
                <w:caps/>
                <w:szCs w:val="18"/>
              </w:rPr>
              <w:t>1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37DB9D93" w14:textId="5397FF02" w:rsidR="00D45907" w:rsidRDefault="00D45907" w:rsidP="00D45907">
            <w:pPr>
              <w:pStyle w:val="TableText"/>
            </w:pPr>
            <w:r>
              <w:t>K</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7F38EC6A" w14:textId="091EDA5A" w:rsidR="00D45907" w:rsidRDefault="00D45907" w:rsidP="00D45907">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45D29173" w14:textId="7FAB7460" w:rsidR="00D45907" w:rsidRDefault="00D45907" w:rsidP="00D45907">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3A22B4D5" w14:textId="6F9C843A" w:rsidR="00D45907" w:rsidRDefault="00D45907" w:rsidP="00D45907">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608010DD" w14:textId="6289A0ED" w:rsidR="00D45907" w:rsidRDefault="00D45907" w:rsidP="00D45907">
            <w:pPr>
              <w:pStyle w:val="TableText"/>
            </w:pPr>
            <w:r>
              <w:t>X</w:t>
            </w:r>
          </w:p>
        </w:tc>
      </w:tr>
      <w:tr w:rsidR="00D45907" w14:paraId="5A9AF27C"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2BED58A7" w14:textId="54EF87AD" w:rsidR="00D45907" w:rsidRDefault="00D45907" w:rsidP="00D45907">
            <w:pPr>
              <w:pStyle w:val="TableText"/>
            </w:pPr>
            <w:r>
              <w:t>2291 - 2293</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4B6ED9A1" w14:textId="0434E10D" w:rsidR="00D45907" w:rsidRDefault="00D45907" w:rsidP="00D45907">
            <w:pPr>
              <w:pStyle w:val="TableText"/>
            </w:pPr>
            <w:r>
              <w:t>PPA</w:t>
            </w:r>
            <w:r w:rsidRPr="004F4FD0">
              <w:t xml:space="preserve"> CUTBACK</w:t>
            </w:r>
            <w:r>
              <w:t xml:space="preserve"> MSG</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769FE2F5" w14:textId="4B3FBCA2" w:rsidR="00D45907" w:rsidRDefault="00D45907" w:rsidP="00D45907">
            <w:pPr>
              <w:pStyle w:val="TableText"/>
            </w:pPr>
            <w:r w:rsidRPr="004F4FD0">
              <w:t>:P:IDR-K-</w:t>
            </w:r>
            <w:hyperlink r:id="rId1665" w:history="1">
              <w:r w:rsidRPr="00926873">
                <w:rPr>
                  <w:rStyle w:val="Hyperlink"/>
                </w:rPr>
                <w:t>PPA-CUT-MSG</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6ED2B94D" w14:textId="52CEEBA5" w:rsidR="00D45907" w:rsidRDefault="00D45907" w:rsidP="00D45907">
            <w:pPr>
              <w:pStyle w:val="TableText"/>
            </w:pPr>
            <w:r>
              <w:t xml:space="preserve">PPA narrative </w:t>
            </w:r>
            <w:r w:rsidRPr="00612A8F">
              <w:t>message mapped from the audit</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251BB92F" w14:textId="67330DC1" w:rsidR="00D45907" w:rsidRDefault="00D45907" w:rsidP="00D45907">
            <w:pPr>
              <w:pStyle w:val="TableText"/>
              <w:rPr>
                <w:rFonts w:cs="Arial"/>
                <w:caps/>
                <w:szCs w:val="18"/>
              </w:rPr>
            </w:pPr>
            <w:r>
              <w:rPr>
                <w:rFonts w:cs="Arial"/>
                <w:caps/>
                <w:szCs w:val="18"/>
              </w:rPr>
              <w:t>3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339BFD71" w14:textId="2CA385C6" w:rsidR="00D45907" w:rsidRDefault="00D45907" w:rsidP="00D45907">
            <w:pPr>
              <w:pStyle w:val="TableText"/>
            </w:pPr>
            <w:r>
              <w:t>Message</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0256A8D4" w14:textId="184FBC8C" w:rsidR="00D45907" w:rsidRDefault="00D45907" w:rsidP="00D45907">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51977926" w14:textId="46010281" w:rsidR="00D45907" w:rsidRDefault="00D45907" w:rsidP="00D45907">
            <w:pPr>
              <w:pStyle w:val="TableText"/>
            </w:pPr>
            <w:r w:rsidRPr="00523ECD">
              <w:t>-</w:t>
            </w:r>
            <w:r>
              <w:t xml:space="preserve"> </w:t>
            </w:r>
          </w:p>
        </w:tc>
        <w:tc>
          <w:tcPr>
            <w:tcW w:w="438" w:type="dxa"/>
            <w:tcBorders>
              <w:top w:val="single" w:sz="6" w:space="0" w:color="auto"/>
              <w:left w:val="single" w:sz="6" w:space="0" w:color="auto"/>
              <w:bottom w:val="single" w:sz="8" w:space="0" w:color="auto"/>
              <w:right w:val="single" w:sz="6" w:space="0" w:color="auto"/>
            </w:tcBorders>
          </w:tcPr>
          <w:p w14:paraId="3B0F801F" w14:textId="2FC9D8D2" w:rsidR="00D45907" w:rsidRDefault="00D45907" w:rsidP="00D45907">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5CB30385" w14:textId="6D8FAE7A" w:rsidR="00D45907" w:rsidRDefault="00D45907" w:rsidP="00D45907">
            <w:pPr>
              <w:pStyle w:val="TableText"/>
            </w:pPr>
            <w:r>
              <w:t>X</w:t>
            </w:r>
          </w:p>
        </w:tc>
      </w:tr>
      <w:tr w:rsidR="00D45907" w14:paraId="6CEDF692" w14:textId="77777777" w:rsidTr="00FC143E">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8" w:space="0" w:color="auto"/>
              <w:right w:val="single" w:sz="6" w:space="0" w:color="auto"/>
            </w:tcBorders>
            <w:tcMar>
              <w:left w:w="58" w:type="dxa"/>
              <w:right w:w="58" w:type="dxa"/>
            </w:tcMar>
          </w:tcPr>
          <w:p w14:paraId="725F69DA" w14:textId="3C257562" w:rsidR="00D45907" w:rsidRDefault="00D45907" w:rsidP="00D45907">
            <w:pPr>
              <w:pStyle w:val="TableText"/>
            </w:pPr>
            <w:r>
              <w:t>2294 - 2298</w:t>
            </w:r>
          </w:p>
        </w:tc>
        <w:tc>
          <w:tcPr>
            <w:tcW w:w="2166" w:type="dxa"/>
            <w:tcBorders>
              <w:top w:val="single" w:sz="6" w:space="0" w:color="auto"/>
              <w:left w:val="single" w:sz="6" w:space="0" w:color="auto"/>
              <w:bottom w:val="single" w:sz="8" w:space="0" w:color="auto"/>
              <w:right w:val="single" w:sz="6" w:space="0" w:color="auto"/>
            </w:tcBorders>
            <w:tcMar>
              <w:left w:w="58" w:type="dxa"/>
              <w:right w:w="58" w:type="dxa"/>
            </w:tcMar>
          </w:tcPr>
          <w:p w14:paraId="516CCF7F" w14:textId="0414FC35" w:rsidR="00D45907" w:rsidRDefault="00D45907" w:rsidP="00D45907">
            <w:pPr>
              <w:pStyle w:val="TableText"/>
            </w:pPr>
            <w:r>
              <w:t>PPA Percent</w:t>
            </w:r>
          </w:p>
        </w:tc>
        <w:tc>
          <w:tcPr>
            <w:tcW w:w="2874" w:type="dxa"/>
            <w:tcBorders>
              <w:top w:val="single" w:sz="6" w:space="0" w:color="auto"/>
              <w:left w:val="single" w:sz="6" w:space="0" w:color="auto"/>
              <w:bottom w:val="single" w:sz="8" w:space="0" w:color="auto"/>
              <w:right w:val="single" w:sz="6" w:space="0" w:color="auto"/>
            </w:tcBorders>
            <w:tcMar>
              <w:left w:w="58" w:type="dxa"/>
              <w:right w:w="58" w:type="dxa"/>
            </w:tcMar>
          </w:tcPr>
          <w:p w14:paraId="56612C5A" w14:textId="638219B8" w:rsidR="00D45907" w:rsidRDefault="00D45907" w:rsidP="00D45907">
            <w:pPr>
              <w:pStyle w:val="TableText"/>
            </w:pPr>
            <w:r w:rsidRPr="00206746">
              <w:t>:P:IDR</w:t>
            </w:r>
            <w:r w:rsidRPr="009A44A1">
              <w:t>-K-</w:t>
            </w:r>
            <w:hyperlink r:id="rId1666" w:history="1">
              <w:r w:rsidRPr="00926873">
                <w:rPr>
                  <w:rStyle w:val="Hyperlink"/>
                </w:rPr>
                <w:t>PPA-PERCENT</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3A1B955F" w14:textId="77777777" w:rsidR="00D45907" w:rsidRDefault="00D45907" w:rsidP="00D45907">
            <w:pPr>
              <w:pStyle w:val="TableText"/>
            </w:pPr>
            <w:r>
              <w:t xml:space="preserve">PPA percentage amount. If the value is &gt; 1.0000, the adjustment is a bonus. If the value is &lt; 1.0000, the adjustment is a reduction. If the value = 1.0000 there is no change to the payment. </w:t>
            </w:r>
          </w:p>
          <w:p w14:paraId="68EF6424" w14:textId="4A1CA05B" w:rsidR="00D45907" w:rsidRDefault="00D45907" w:rsidP="00D45907">
            <w:pPr>
              <w:pStyle w:val="TableText"/>
            </w:pPr>
            <w:r>
              <w:t>A PPA percent value of</w:t>
            </w:r>
            <w:r w:rsidR="00EE1541">
              <w:t xml:space="preserve"> </w:t>
            </w:r>
            <w:r>
              <w:t>0.0000 indicates no PPA percent.</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42E1A50D" w14:textId="1FF573D8" w:rsidR="00D45907" w:rsidRDefault="00D45907" w:rsidP="00D45907">
            <w:pPr>
              <w:pStyle w:val="TableText"/>
              <w:rPr>
                <w:rFonts w:cs="Arial"/>
                <w:caps/>
                <w:szCs w:val="18"/>
              </w:rPr>
            </w:pPr>
            <w:r>
              <w:rPr>
                <w:rFonts w:cs="Arial"/>
                <w:caps/>
                <w:szCs w:val="18"/>
              </w:rPr>
              <w:t>5 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585B3BE" w14:textId="2669F365" w:rsidR="00D45907" w:rsidRDefault="00D45907" w:rsidP="00D45907">
            <w:pPr>
              <w:pStyle w:val="TableText"/>
            </w:pPr>
            <w:r>
              <w:t>9v9999,</w:t>
            </w:r>
            <w:r w:rsidRPr="009E137F">
              <w:t xml:space="preserve"> </w:t>
            </w:r>
            <w:r>
              <w:t xml:space="preserve">where V is an implied decimal; number between </w:t>
            </w:r>
            <w:r w:rsidRPr="00DE038D">
              <w:t>0.00</w:t>
            </w:r>
            <w:r>
              <w:t>00</w:t>
            </w:r>
            <w:r w:rsidRPr="00DE038D">
              <w:t xml:space="preserve"> and 9.99</w:t>
            </w:r>
            <w:r>
              <w:t>99.</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554D7FED" w14:textId="49AB3FEF" w:rsidR="00D45907" w:rsidRDefault="00D45907" w:rsidP="00D45907">
            <w:pPr>
              <w:pStyle w:val="TableText"/>
            </w:pPr>
            <w:r>
              <w:t>Zeros</w:t>
            </w:r>
          </w:p>
        </w:tc>
        <w:tc>
          <w:tcPr>
            <w:tcW w:w="438" w:type="dxa"/>
            <w:tcBorders>
              <w:top w:val="single" w:sz="6" w:space="0" w:color="auto"/>
              <w:left w:val="single" w:sz="6" w:space="0" w:color="auto"/>
              <w:bottom w:val="single" w:sz="8" w:space="0" w:color="auto"/>
              <w:right w:val="single" w:sz="6" w:space="0" w:color="auto"/>
            </w:tcBorders>
          </w:tcPr>
          <w:p w14:paraId="19318343" w14:textId="49C09049" w:rsidR="00D45907" w:rsidRDefault="00D45907" w:rsidP="00D45907">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1B8564DA" w14:textId="7B6C1FE6" w:rsidR="00D45907" w:rsidRDefault="00D45907" w:rsidP="00D45907">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677ACBEB" w14:textId="7E10C385" w:rsidR="00D45907" w:rsidRDefault="00D45907" w:rsidP="00D45907">
            <w:pPr>
              <w:pStyle w:val="TableText"/>
            </w:pPr>
            <w:r>
              <w:t>X</w:t>
            </w:r>
          </w:p>
        </w:tc>
      </w:tr>
      <w:bookmarkEnd w:id="2028"/>
      <w:tr w:rsidR="00832396" w14:paraId="487F20A9" w14:textId="77777777" w:rsidTr="000F0427">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70292DB" w14:textId="2073650E" w:rsidR="00832396" w:rsidRDefault="00832396" w:rsidP="00832396">
            <w:pPr>
              <w:pStyle w:val="TableText"/>
            </w:pPr>
            <w:r>
              <w:t>2299 – 2307</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18C8B1CE" w14:textId="05F89DA3" w:rsidR="00832396" w:rsidRDefault="00832396" w:rsidP="00832396">
            <w:pPr>
              <w:pStyle w:val="TableText"/>
            </w:pPr>
            <w:r>
              <w:t>IDR-DTL-MP3-FVF-AMT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6659E1EF" w14:textId="4E843C38" w:rsidR="00832396" w:rsidRPr="00E01168" w:rsidRDefault="00832396">
            <w:pPr>
              <w:pStyle w:val="TableText"/>
            </w:pPr>
            <w:r>
              <w:rPr>
                <w:color w:val="000000"/>
              </w:rPr>
              <w:t>:P-IDR-</w:t>
            </w:r>
            <w:hyperlink r:id="rId1667" w:history="1">
              <w:r>
                <w:rPr>
                  <w:rStyle w:val="Hyperlink"/>
                </w:rPr>
                <w:t>DTL-MP3-FVF-AMT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213D6D36" w14:textId="56CB7C24" w:rsidR="00832396" w:rsidRDefault="00832396" w:rsidP="00832396">
            <w:pPr>
              <w:pStyle w:val="TableText"/>
            </w:pPr>
            <w:r>
              <w:t>Maryland Primary Care Program Track 3 Flat Visit Fee</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2D0D54A0" w14:textId="77777777" w:rsidR="00832396" w:rsidRDefault="00832396" w:rsidP="00832396">
            <w:pPr>
              <w:pStyle w:val="TableText"/>
              <w:spacing w:line="252" w:lineRule="auto"/>
            </w:pPr>
            <w:r>
              <w:t>9 N</w:t>
            </w:r>
          </w:p>
          <w:p w14:paraId="4C936CDC" w14:textId="57664632" w:rsidR="00832396" w:rsidRDefault="00832396" w:rsidP="00832396">
            <w:pPr>
              <w:pStyle w:val="TableText"/>
              <w:rPr>
                <w:caps/>
              </w:rPr>
            </w:pPr>
            <w:r>
              <w:t>(9999999V99)</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4EC40F42" w14:textId="099FD332" w:rsidR="00832396" w:rsidRPr="009B6910" w:rsidRDefault="00832396" w:rsidP="00832396">
            <w:pPr>
              <w:pStyle w:val="TableText"/>
              <w:rPr>
                <w:b/>
              </w:rPr>
            </w:pPr>
            <w:r>
              <w: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28A40ED" w14:textId="5375CF46" w:rsidR="00832396" w:rsidRDefault="00832396" w:rsidP="00832396">
            <w:pPr>
              <w:pStyle w:val="TableText"/>
            </w:pPr>
            <w:r>
              <w:t>Zeros</w:t>
            </w:r>
          </w:p>
        </w:tc>
        <w:tc>
          <w:tcPr>
            <w:tcW w:w="438" w:type="dxa"/>
            <w:tcBorders>
              <w:top w:val="single" w:sz="6" w:space="0" w:color="auto"/>
              <w:left w:val="single" w:sz="6" w:space="0" w:color="auto"/>
              <w:bottom w:val="single" w:sz="6" w:space="0" w:color="auto"/>
              <w:right w:val="single" w:sz="6" w:space="0" w:color="auto"/>
            </w:tcBorders>
          </w:tcPr>
          <w:p w14:paraId="1CE997CC" w14:textId="699D8D6A" w:rsidR="00832396" w:rsidRDefault="00832396" w:rsidP="00832396">
            <w:pPr>
              <w:pStyle w:val="TableText"/>
            </w:pPr>
            <w:r>
              <w:t>X</w:t>
            </w:r>
          </w:p>
        </w:tc>
        <w:tc>
          <w:tcPr>
            <w:tcW w:w="438" w:type="dxa"/>
            <w:tcBorders>
              <w:top w:val="single" w:sz="6" w:space="0" w:color="auto"/>
              <w:left w:val="single" w:sz="6" w:space="0" w:color="auto"/>
              <w:bottom w:val="single" w:sz="6" w:space="0" w:color="auto"/>
              <w:right w:val="single" w:sz="6" w:space="0" w:color="auto"/>
            </w:tcBorders>
          </w:tcPr>
          <w:p w14:paraId="48711C77" w14:textId="5C47054E" w:rsidR="00832396" w:rsidRDefault="00832396" w:rsidP="00832396">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365DD347" w14:textId="2BA36D76" w:rsidR="00832396" w:rsidRDefault="00832396" w:rsidP="00832396">
            <w:pPr>
              <w:pStyle w:val="TableText"/>
            </w:pPr>
            <w:r>
              <w:t>X</w:t>
            </w:r>
          </w:p>
        </w:tc>
      </w:tr>
      <w:tr w:rsidR="00EE1541" w14:paraId="570425BD" w14:textId="77777777" w:rsidTr="007816D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593BF160" w14:textId="5B3A34B8" w:rsidR="00EE1541" w:rsidRDefault="00EE1541" w:rsidP="00EE1541">
            <w:pPr>
              <w:pStyle w:val="TableText"/>
            </w:pPr>
            <w:r>
              <w:t>2308</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6BA7C78A" w14:textId="63055720" w:rsidR="00EE1541" w:rsidRDefault="00EE1541" w:rsidP="00EE1541">
            <w:pPr>
              <w:pStyle w:val="TableText"/>
            </w:pPr>
            <w:r>
              <w:t>Co-insurance Source</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1E9EE6E8" w14:textId="231B9EE1" w:rsidR="00EE1541" w:rsidRDefault="00EE1541" w:rsidP="00EE1541">
            <w:pPr>
              <w:pStyle w:val="TableText"/>
              <w:rPr>
                <w:color w:val="000000"/>
              </w:rPr>
            </w:pPr>
            <w:r>
              <w:t>:P:IDR-</w:t>
            </w:r>
            <w:hyperlink r:id="rId1668" w:history="1">
              <w:r w:rsidRPr="005320AE">
                <w:rPr>
                  <w:rStyle w:val="Hyperlink"/>
                </w:rPr>
                <w:t>COINS-SRC</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510D09CD" w14:textId="3C307875" w:rsidR="00EE1541" w:rsidRDefault="00EE1541" w:rsidP="00EE1541">
            <w:pPr>
              <w:pStyle w:val="TableText"/>
            </w:pPr>
            <w:r>
              <w:t>Co-insurance Source</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7C3DEE29" w14:textId="08D4A4F9" w:rsidR="00EE1541" w:rsidRDefault="00EE1541" w:rsidP="00EE1541">
            <w:pPr>
              <w:pStyle w:val="TableText"/>
              <w:spacing w:line="252" w:lineRule="auto"/>
            </w:pPr>
            <w:r>
              <w:t>1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19DEB016" w14:textId="77777777" w:rsidR="00EE1541" w:rsidRDefault="00EE1541" w:rsidP="00EE1541">
            <w:pPr>
              <w:pStyle w:val="TableText"/>
            </w:pPr>
            <w:r w:rsidRPr="00292B94">
              <w:rPr>
                <w:b/>
                <w:bCs/>
              </w:rPr>
              <w:t>Valid Values:</w:t>
            </w:r>
          </w:p>
          <w:p w14:paraId="0F160C3E" w14:textId="77777777" w:rsidR="00EE1541" w:rsidRDefault="00EE1541" w:rsidP="00EE1541">
            <w:pPr>
              <w:pStyle w:val="TableTextBullet"/>
            </w:pPr>
            <w:r>
              <w:t>A – ASP processing</w:t>
            </w:r>
          </w:p>
          <w:p w14:paraId="5BE06E9A" w14:textId="77777777" w:rsidR="00EE1541" w:rsidRDefault="00EE1541" w:rsidP="00EE1541">
            <w:pPr>
              <w:pStyle w:val="TableTextBullet"/>
            </w:pPr>
            <w:r>
              <w:t>C – Colonoscopy</w:t>
            </w:r>
          </w:p>
          <w:p w14:paraId="6EE6A24A" w14:textId="60C9A69E" w:rsidR="00EE1541" w:rsidRDefault="00EE1541" w:rsidP="00EE1541">
            <w:pPr>
              <w:pStyle w:val="TableText"/>
            </w:pPr>
            <w:r>
              <w:t>Blank – N/A</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0ECD36A" w14:textId="3309E426" w:rsidR="00EE1541" w:rsidRDefault="00EE1541" w:rsidP="00EE1541">
            <w:pPr>
              <w:pStyle w:val="TableText"/>
            </w:pPr>
            <w:r>
              <w:t>Space</w:t>
            </w:r>
          </w:p>
        </w:tc>
        <w:tc>
          <w:tcPr>
            <w:tcW w:w="438" w:type="dxa"/>
            <w:tcBorders>
              <w:top w:val="single" w:sz="6" w:space="0" w:color="auto"/>
              <w:left w:val="single" w:sz="6" w:space="0" w:color="auto"/>
              <w:bottom w:val="single" w:sz="6" w:space="0" w:color="auto"/>
              <w:right w:val="single" w:sz="6" w:space="0" w:color="auto"/>
            </w:tcBorders>
          </w:tcPr>
          <w:p w14:paraId="38775DF4" w14:textId="1D825D19" w:rsidR="00EE1541" w:rsidRDefault="00EE1541" w:rsidP="00EE1541">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565C2850" w14:textId="2D3A5303" w:rsidR="00EE1541" w:rsidRDefault="00EE1541" w:rsidP="00EE1541">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28837AA0" w14:textId="318F6625" w:rsidR="00EE1541" w:rsidRDefault="00EE1541" w:rsidP="00EE1541">
            <w:pPr>
              <w:pStyle w:val="TableText"/>
            </w:pPr>
            <w:r>
              <w:t>X</w:t>
            </w:r>
          </w:p>
        </w:tc>
      </w:tr>
      <w:tr w:rsidR="00EE1541" w14:paraId="4B5668A1" w14:textId="77777777" w:rsidTr="007816D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ACEEBD4" w14:textId="0D3ED19B" w:rsidR="00EE1541" w:rsidRDefault="00EE1541" w:rsidP="00EE1541">
            <w:pPr>
              <w:pStyle w:val="TableText"/>
            </w:pPr>
            <w:r>
              <w:t>2309 – 2313</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5F39F550" w14:textId="3DFBCF78" w:rsidR="00EE1541" w:rsidRDefault="00EE1541" w:rsidP="00EE1541">
            <w:pPr>
              <w:pStyle w:val="TableText"/>
            </w:pPr>
            <w:r>
              <w:t>Co-insurance Percentage</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D84DAF9" w14:textId="35B5D651" w:rsidR="00EE1541" w:rsidRDefault="00EE1541" w:rsidP="00EE1541">
            <w:pPr>
              <w:pStyle w:val="TableText"/>
            </w:pPr>
            <w:r>
              <w:t>:P:IDR-</w:t>
            </w:r>
            <w:hyperlink r:id="rId1669" w:history="1">
              <w:r w:rsidRPr="0078493A">
                <w:rPr>
                  <w:rStyle w:val="Hyperlink"/>
                </w:rPr>
                <w:t>COINS-PCT</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CD16549" w14:textId="0E884434" w:rsidR="00EE1541" w:rsidRDefault="00EE1541" w:rsidP="00EE1541">
            <w:pPr>
              <w:pStyle w:val="TableText"/>
            </w:pPr>
            <w:r>
              <w:t xml:space="preserve">Co-insurance Percentage </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082791C4" w14:textId="1CAD3AEA" w:rsidR="00EE1541" w:rsidRDefault="00EE1541" w:rsidP="00EE1541">
            <w:pPr>
              <w:pStyle w:val="TableText"/>
              <w:spacing w:line="252" w:lineRule="auto"/>
              <w:rPr>
                <w:rFonts w:cs="Arial"/>
                <w:caps/>
                <w:szCs w:val="18"/>
              </w:rPr>
            </w:pPr>
            <w:r>
              <w:t>5 N</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710FC393" w14:textId="3CB9D172" w:rsidR="00EE1541" w:rsidRDefault="00EE1541" w:rsidP="00EE1541">
            <w:pPr>
              <w:pStyle w:val="TableText"/>
            </w:pPr>
            <w:r w:rsidRPr="00687B75">
              <w:t>99V999 where V is an implied decimal</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04CEC129" w14:textId="3FA4D56F" w:rsidR="00EE1541" w:rsidRDefault="00EE1541" w:rsidP="00EE1541">
            <w:pPr>
              <w:pStyle w:val="TableText"/>
            </w:pPr>
            <w:r>
              <w:t>Zeros</w:t>
            </w:r>
          </w:p>
        </w:tc>
        <w:tc>
          <w:tcPr>
            <w:tcW w:w="438" w:type="dxa"/>
            <w:tcBorders>
              <w:top w:val="single" w:sz="6" w:space="0" w:color="auto"/>
              <w:left w:val="single" w:sz="6" w:space="0" w:color="auto"/>
              <w:bottom w:val="single" w:sz="6" w:space="0" w:color="auto"/>
              <w:right w:val="single" w:sz="6" w:space="0" w:color="auto"/>
            </w:tcBorders>
          </w:tcPr>
          <w:p w14:paraId="0AD504F5" w14:textId="319CE70E" w:rsidR="00EE1541" w:rsidRDefault="00EE1541" w:rsidP="00EE1541">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292BF449" w14:textId="6B58D4DB" w:rsidR="00EE1541" w:rsidRDefault="00EE1541" w:rsidP="00EE1541">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164760B9" w14:textId="49EACE6B" w:rsidR="00EE1541" w:rsidRDefault="00EE1541" w:rsidP="00EE1541">
            <w:pPr>
              <w:pStyle w:val="TableText"/>
            </w:pPr>
            <w:r>
              <w:t>X</w:t>
            </w:r>
          </w:p>
        </w:tc>
      </w:tr>
      <w:tr w:rsidR="00137F39" w14:paraId="17BE3A3D" w14:textId="77777777" w:rsidTr="00FC4C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2CF453B7" w14:textId="6390AFC1" w:rsidR="00137F39" w:rsidRDefault="00137F39" w:rsidP="00137F39">
            <w:pPr>
              <w:pStyle w:val="TableText"/>
            </w:pPr>
            <w:r>
              <w:t>2314-2322</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343C59EA" w14:textId="40B366E4" w:rsidR="00137F39" w:rsidRPr="009835F1" w:rsidRDefault="00137F39" w:rsidP="00137F39">
            <w:pPr>
              <w:pStyle w:val="TableText"/>
            </w:pPr>
            <w:r w:rsidRPr="009835F1">
              <w:t>Ehanced Oncology Model (EOM) Cutback Amount</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0A5235F6" w14:textId="3BE9837B" w:rsidR="00137F39" w:rsidRPr="009835F1" w:rsidRDefault="00137F39" w:rsidP="00137F39">
            <w:pPr>
              <w:pStyle w:val="TableText"/>
            </w:pPr>
            <w:r w:rsidRPr="009835F1">
              <w:t>:P:</w:t>
            </w:r>
            <w:r w:rsidRPr="00FC4C5B">
              <w:t>IDR-K-</w:t>
            </w:r>
            <w:hyperlink r:id="rId1670" w:history="1">
              <w:r w:rsidRPr="00FC4C5B">
                <w:rPr>
                  <w:rStyle w:val="Hyperlink"/>
                </w:rPr>
                <w:t>EOM-CUT-AMT</w:t>
              </w:r>
            </w:hyperlink>
            <w:r w:rsidRPr="009835F1">
              <w:t> </w:t>
            </w:r>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0EECCA94" w14:textId="4C86781D" w:rsidR="00137F39" w:rsidRDefault="00137F39" w:rsidP="00137F39">
            <w:pPr>
              <w:pStyle w:val="TableText"/>
            </w:pPr>
            <w:r>
              <w:t>The positive cutback amount for the EOM MEOS Bonus Payment</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2D2449B0" w14:textId="5DBADE14" w:rsidR="00137F39" w:rsidRDefault="00137F39" w:rsidP="00137F39">
            <w:pPr>
              <w:pStyle w:val="TableText"/>
              <w:spacing w:line="252" w:lineRule="auto"/>
            </w:pPr>
            <w:r>
              <w:t>9 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642BA812" w14:textId="64E69488" w:rsidR="00137F39" w:rsidRPr="00687B75" w:rsidRDefault="00137F39" w:rsidP="00137F39">
            <w:pPr>
              <w:pStyle w:val="TableText"/>
            </w:pPr>
            <w:r w:rsidRPr="009E137F">
              <w:t>Amount: 9999999V99 where V is an implied de</w:t>
            </w:r>
            <w:r>
              <w:t>cimal</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79DBB126" w14:textId="7CDD1B7D" w:rsidR="00137F39" w:rsidRDefault="00137F39" w:rsidP="00137F39">
            <w:pPr>
              <w:pStyle w:val="TableText"/>
            </w:pPr>
            <w:r>
              <w:t>Zeros</w:t>
            </w:r>
          </w:p>
        </w:tc>
        <w:tc>
          <w:tcPr>
            <w:tcW w:w="438" w:type="dxa"/>
            <w:tcBorders>
              <w:top w:val="single" w:sz="6" w:space="0" w:color="auto"/>
              <w:left w:val="single" w:sz="6" w:space="0" w:color="auto"/>
              <w:bottom w:val="single" w:sz="8" w:space="0" w:color="auto"/>
              <w:right w:val="single" w:sz="6" w:space="0" w:color="auto"/>
            </w:tcBorders>
          </w:tcPr>
          <w:p w14:paraId="7C27ED3F" w14:textId="497494CD" w:rsidR="00137F39" w:rsidRDefault="00137F39" w:rsidP="00137F39">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22C58033" w14:textId="187D6932" w:rsidR="00137F39" w:rsidRDefault="00137F39" w:rsidP="00137F39">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0DD3F72D" w14:textId="1E396C26" w:rsidR="00137F39" w:rsidRDefault="00137F39" w:rsidP="00137F39">
            <w:pPr>
              <w:pStyle w:val="TableText"/>
            </w:pPr>
            <w:r>
              <w:t>X</w:t>
            </w:r>
          </w:p>
        </w:tc>
      </w:tr>
      <w:tr w:rsidR="00137F39" w14:paraId="167D19DE" w14:textId="77777777" w:rsidTr="00FC4C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42C94723" w14:textId="1BF69E23" w:rsidR="00137F39" w:rsidRDefault="00137F39" w:rsidP="00137F39">
            <w:pPr>
              <w:pStyle w:val="TableText"/>
            </w:pPr>
            <w:r>
              <w:t>2323-2325</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3EBADADD" w14:textId="5F1D5E42" w:rsidR="00137F39" w:rsidRDefault="00137F39" w:rsidP="00137F39">
            <w:pPr>
              <w:pStyle w:val="TableText"/>
            </w:pPr>
            <w:r>
              <w:t>Ehanced Oncology Model (EOM) Cutback Code</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216B1F43" w14:textId="4765278A" w:rsidR="00137F39" w:rsidRDefault="00137F39" w:rsidP="00137F39">
            <w:pPr>
              <w:pStyle w:val="TableText"/>
            </w:pPr>
            <w:r w:rsidRPr="00CD71A3">
              <w:t>:</w:t>
            </w:r>
            <w:r w:rsidRPr="009835F1">
              <w:t>P:</w:t>
            </w:r>
            <w:r w:rsidRPr="00FC4C5B">
              <w:t>IDR-K-</w:t>
            </w:r>
            <w:hyperlink r:id="rId1671" w:history="1">
              <w:r w:rsidRPr="00FC4C5B">
                <w:rPr>
                  <w:rStyle w:val="Hyperlink"/>
                </w:rPr>
                <w:t>EOM-CUT-CD</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259B120D" w14:textId="53D1797D" w:rsidR="00137F39" w:rsidRDefault="00137F39" w:rsidP="00137F39">
            <w:pPr>
              <w:pStyle w:val="TableText"/>
            </w:pPr>
            <w:r>
              <w:t>EOM MEOS detail audit</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491045DA" w14:textId="262E9CFC" w:rsidR="00137F39" w:rsidRDefault="00137F39" w:rsidP="00137F39">
            <w:pPr>
              <w:pStyle w:val="TableText"/>
              <w:spacing w:line="252" w:lineRule="auto"/>
            </w:pPr>
            <w:r>
              <w:rPr>
                <w:rFonts w:cs="Arial"/>
                <w:caps/>
                <w:szCs w:val="18"/>
              </w:rPr>
              <w:t>3 N</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1054A0D4" w14:textId="65492A97" w:rsidR="00137F39" w:rsidRPr="00687B75" w:rsidRDefault="00137F39" w:rsidP="00137F39">
            <w:pPr>
              <w:pStyle w:val="TableText"/>
            </w:pPr>
            <w:r>
              <w:t>Audit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19AA9652" w14:textId="42F3C1CA" w:rsidR="00137F39" w:rsidRDefault="00137F39" w:rsidP="00137F39">
            <w:pPr>
              <w:pStyle w:val="TableText"/>
            </w:pPr>
            <w:r>
              <w:t>Zeros</w:t>
            </w:r>
          </w:p>
        </w:tc>
        <w:tc>
          <w:tcPr>
            <w:tcW w:w="438" w:type="dxa"/>
            <w:tcBorders>
              <w:top w:val="single" w:sz="6" w:space="0" w:color="auto"/>
              <w:left w:val="single" w:sz="6" w:space="0" w:color="auto"/>
              <w:bottom w:val="single" w:sz="8" w:space="0" w:color="auto"/>
              <w:right w:val="single" w:sz="6" w:space="0" w:color="auto"/>
            </w:tcBorders>
          </w:tcPr>
          <w:p w14:paraId="40558F32" w14:textId="1C5E418B" w:rsidR="00137F39" w:rsidRDefault="00137F39" w:rsidP="00137F39">
            <w:pPr>
              <w:pStyle w:val="TableText"/>
            </w:pPr>
            <w:r>
              <w:t>-</w:t>
            </w:r>
          </w:p>
        </w:tc>
        <w:tc>
          <w:tcPr>
            <w:tcW w:w="438" w:type="dxa"/>
            <w:tcBorders>
              <w:top w:val="single" w:sz="6" w:space="0" w:color="auto"/>
              <w:left w:val="single" w:sz="6" w:space="0" w:color="auto"/>
              <w:bottom w:val="single" w:sz="8" w:space="0" w:color="auto"/>
              <w:right w:val="single" w:sz="6" w:space="0" w:color="auto"/>
            </w:tcBorders>
          </w:tcPr>
          <w:p w14:paraId="2D634EFA" w14:textId="67053F32" w:rsidR="00137F39" w:rsidRDefault="00137F39" w:rsidP="00137F39">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55D9902E" w14:textId="4F5648DD" w:rsidR="00137F39" w:rsidRDefault="00137F39" w:rsidP="00137F39">
            <w:pPr>
              <w:pStyle w:val="TableText"/>
            </w:pPr>
            <w:r>
              <w:t>X</w:t>
            </w:r>
          </w:p>
        </w:tc>
      </w:tr>
      <w:tr w:rsidR="00137F39" w14:paraId="333782AD" w14:textId="77777777" w:rsidTr="00BE71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6484C3D2" w14:textId="3C362F1C" w:rsidR="00137F39" w:rsidRDefault="00137F39" w:rsidP="00137F39">
            <w:pPr>
              <w:pStyle w:val="TableText"/>
            </w:pPr>
            <w:r>
              <w:t>2326</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54593F88" w14:textId="05BA2370" w:rsidR="00137F39" w:rsidRPr="00EC060C" w:rsidRDefault="00137F39" w:rsidP="00137F39">
            <w:pPr>
              <w:pStyle w:val="TableText"/>
            </w:pPr>
            <w:r w:rsidRPr="00EC060C">
              <w:t>Ehanced Oncology Model (EOM) Cutback Code Suffix</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7EE721FD" w14:textId="4869AC0E" w:rsidR="00137F39" w:rsidRPr="00EC060C" w:rsidRDefault="00137F39" w:rsidP="00137F39">
            <w:pPr>
              <w:pStyle w:val="TableText"/>
            </w:pPr>
            <w:r w:rsidRPr="00EC060C">
              <w:t>P:</w:t>
            </w:r>
            <w:r w:rsidRPr="00FC4C5B">
              <w:t>IDR-K-</w:t>
            </w:r>
            <w:hyperlink r:id="rId1672" w:history="1">
              <w:r w:rsidRPr="00FC4C5B">
                <w:rPr>
                  <w:rStyle w:val="Hyperlink"/>
                </w:rPr>
                <w:t>EOM-CUT-SUF</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040FE219" w14:textId="5A5384C7" w:rsidR="00137F39" w:rsidRDefault="00137F39" w:rsidP="00137F39">
            <w:pPr>
              <w:pStyle w:val="TableText"/>
            </w:pPr>
            <w:r>
              <w:t>EOM MEOS detail audit suffix</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70617DDF" w14:textId="5119AA9F" w:rsidR="00137F39" w:rsidRDefault="00137F39" w:rsidP="00137F39">
            <w:pPr>
              <w:pStyle w:val="TableText"/>
              <w:spacing w:line="252" w:lineRule="auto"/>
            </w:pPr>
            <w:r>
              <w:rPr>
                <w:rFonts w:cs="Arial"/>
                <w:caps/>
                <w:szCs w:val="18"/>
              </w:rPr>
              <w:t>1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6726B4F8" w14:textId="60B377EB" w:rsidR="00137F39" w:rsidRPr="00687B75" w:rsidRDefault="00137F39" w:rsidP="00137F39">
            <w:pPr>
              <w:pStyle w:val="TableText"/>
            </w:pPr>
            <w:r>
              <w:t>K</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52F969BB" w14:textId="600C4A43" w:rsidR="00137F39" w:rsidRDefault="00137F39" w:rsidP="00137F39">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455A0A64" w14:textId="5289C8A7" w:rsidR="00137F39" w:rsidRDefault="00137F39" w:rsidP="00137F39">
            <w:pPr>
              <w:pStyle w:val="TableText"/>
            </w:pPr>
            <w:r>
              <w:t>-</w:t>
            </w:r>
          </w:p>
        </w:tc>
        <w:tc>
          <w:tcPr>
            <w:tcW w:w="438" w:type="dxa"/>
            <w:tcBorders>
              <w:top w:val="single" w:sz="6" w:space="0" w:color="auto"/>
              <w:left w:val="single" w:sz="6" w:space="0" w:color="auto"/>
              <w:bottom w:val="single" w:sz="6" w:space="0" w:color="auto"/>
              <w:right w:val="single" w:sz="6" w:space="0" w:color="auto"/>
            </w:tcBorders>
          </w:tcPr>
          <w:p w14:paraId="2A4D87E7" w14:textId="0AE3801E" w:rsidR="00137F39" w:rsidRDefault="00137F39" w:rsidP="00137F39">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7B638022" w14:textId="54B6C362" w:rsidR="00137F39" w:rsidRDefault="00137F39" w:rsidP="00137F39">
            <w:pPr>
              <w:pStyle w:val="TableText"/>
            </w:pPr>
            <w:r>
              <w:t>X</w:t>
            </w:r>
          </w:p>
        </w:tc>
      </w:tr>
      <w:tr w:rsidR="00AC09CD" w14:paraId="34571606" w14:textId="77777777" w:rsidTr="00BE71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6BDD7F7" w14:textId="4ABF567D" w:rsidR="00AC09CD" w:rsidRDefault="00AC09CD" w:rsidP="00AC09CD">
            <w:pPr>
              <w:pStyle w:val="TableText"/>
            </w:pPr>
            <w:r>
              <w:t>2327-2328</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0C12D1E9" w14:textId="2965D234" w:rsidR="00AC09CD" w:rsidRPr="00EC060C" w:rsidRDefault="00AC09CD" w:rsidP="00AC09CD">
            <w:pPr>
              <w:pStyle w:val="TableText"/>
            </w:pPr>
            <w:r>
              <w:t>Render Provider Specialty 2</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490B8D71" w14:textId="5C7DF4C0" w:rsidR="00AC09CD" w:rsidRPr="00EC060C" w:rsidRDefault="00AC09CD" w:rsidP="00AC09CD">
            <w:pPr>
              <w:pStyle w:val="TableText"/>
            </w:pPr>
            <w:r w:rsidRPr="00A83DFC">
              <w:t>:P:IDR-</w:t>
            </w:r>
            <w:hyperlink r:id="rId1673" w:history="1">
              <w:r w:rsidRPr="00813A76">
                <w:rPr>
                  <w:rStyle w:val="Hyperlink"/>
                </w:rPr>
                <w:t>DTL-REND-SPEC-2</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5B3E11EC" w14:textId="58A3DFA7" w:rsidR="00AC09CD" w:rsidRDefault="00AC09CD" w:rsidP="00AC09CD">
            <w:pPr>
              <w:pStyle w:val="TableText"/>
            </w:pPr>
            <w:r>
              <w:t>Rendering Provider Specialty 2</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77427DD2" w14:textId="21C7F903" w:rsidR="00AC09CD" w:rsidRDefault="00AC09CD" w:rsidP="00AC09CD">
            <w:pPr>
              <w:pStyle w:val="TableText"/>
              <w:spacing w:line="252" w:lineRule="auto"/>
              <w:rPr>
                <w:rFonts w:cs="Arial"/>
                <w:caps/>
                <w:szCs w:val="18"/>
              </w:rPr>
            </w:pPr>
            <w:r>
              <w:rPr>
                <w:rFonts w:cs="Arial"/>
                <w:caps/>
                <w:szCs w:val="18"/>
              </w:rPr>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4CE1E17E" w14:textId="0FA8BEC9" w:rsidR="00AC09CD" w:rsidRDefault="00AC09CD" w:rsidP="00AC09CD">
            <w:pPr>
              <w:pStyle w:val="TableText"/>
            </w:pPr>
            <w:r>
              <w: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10947086" w14:textId="57ABDE90" w:rsidR="00AC09CD" w:rsidRDefault="00AC09CD" w:rsidP="00AC09CD">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29AD7EAD" w14:textId="77862755" w:rsidR="00AC09CD" w:rsidRDefault="00AC09CD" w:rsidP="00AC09CD">
            <w:pPr>
              <w:pStyle w:val="TableText"/>
            </w:pPr>
            <w:r>
              <w:t>X</w:t>
            </w:r>
          </w:p>
        </w:tc>
        <w:tc>
          <w:tcPr>
            <w:tcW w:w="438" w:type="dxa"/>
            <w:tcBorders>
              <w:top w:val="single" w:sz="6" w:space="0" w:color="auto"/>
              <w:left w:val="single" w:sz="6" w:space="0" w:color="auto"/>
              <w:bottom w:val="single" w:sz="6" w:space="0" w:color="auto"/>
              <w:right w:val="single" w:sz="6" w:space="0" w:color="auto"/>
            </w:tcBorders>
          </w:tcPr>
          <w:p w14:paraId="7FE17CF3" w14:textId="709FCCBB" w:rsidR="00AC09CD" w:rsidRDefault="00AC09CD" w:rsidP="00AC09CD">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088368C5" w14:textId="3D7E0EA8" w:rsidR="00AC09CD" w:rsidRDefault="00AC09CD" w:rsidP="00AC09CD">
            <w:pPr>
              <w:pStyle w:val="TableText"/>
            </w:pPr>
            <w:r>
              <w:t>X</w:t>
            </w:r>
          </w:p>
        </w:tc>
      </w:tr>
      <w:tr w:rsidR="00AC09CD" w14:paraId="32D57047" w14:textId="77777777" w:rsidTr="00BE71D8">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0420FC59" w14:textId="28050C17" w:rsidR="00AC09CD" w:rsidRDefault="00AC09CD" w:rsidP="00AC09CD">
            <w:pPr>
              <w:pStyle w:val="TableText"/>
            </w:pPr>
            <w:r>
              <w:t>2329-2330</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007D84CE" w14:textId="64AD85A7" w:rsidR="00AC09CD" w:rsidRPr="00EC060C" w:rsidRDefault="00AC09CD" w:rsidP="00AC09CD">
            <w:pPr>
              <w:pStyle w:val="TableText"/>
            </w:pPr>
            <w:r>
              <w:t>Render Provider Specialty 3</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6A5C753A" w14:textId="4E215252" w:rsidR="00AC09CD" w:rsidRPr="00EC060C" w:rsidRDefault="00AC09CD" w:rsidP="00AC09CD">
            <w:pPr>
              <w:pStyle w:val="TableText"/>
            </w:pPr>
            <w:r w:rsidRPr="00A83DFC">
              <w:t>:P:IDR-</w:t>
            </w:r>
            <w:hyperlink r:id="rId1674" w:history="1">
              <w:r w:rsidRPr="00813A76">
                <w:rPr>
                  <w:rStyle w:val="Hyperlink"/>
                </w:rPr>
                <w:t>DTL-REND-SPEC-3</w:t>
              </w:r>
            </w:hyperlink>
          </w:p>
        </w:tc>
        <w:tc>
          <w:tcPr>
            <w:tcW w:w="2880" w:type="dxa"/>
            <w:tcBorders>
              <w:top w:val="single" w:sz="6" w:space="0" w:color="auto"/>
              <w:left w:val="single" w:sz="6" w:space="0" w:color="auto"/>
              <w:bottom w:val="single" w:sz="6" w:space="0" w:color="auto"/>
              <w:right w:val="single" w:sz="6" w:space="0" w:color="auto"/>
            </w:tcBorders>
            <w:tcMar>
              <w:left w:w="58" w:type="dxa"/>
              <w:right w:w="58" w:type="dxa"/>
            </w:tcMar>
          </w:tcPr>
          <w:p w14:paraId="780A1A38" w14:textId="79DBD688" w:rsidR="00AC09CD" w:rsidRDefault="00AC09CD" w:rsidP="00AC09CD">
            <w:pPr>
              <w:pStyle w:val="TableText"/>
            </w:pPr>
            <w:r>
              <w:t>Rendering Provider Specialty 3</w:t>
            </w:r>
          </w:p>
        </w:tc>
        <w:tc>
          <w:tcPr>
            <w:tcW w:w="990" w:type="dxa"/>
            <w:tcBorders>
              <w:top w:val="single" w:sz="6" w:space="0" w:color="auto"/>
              <w:left w:val="single" w:sz="6" w:space="0" w:color="auto"/>
              <w:bottom w:val="single" w:sz="6" w:space="0" w:color="auto"/>
              <w:right w:val="single" w:sz="6" w:space="0" w:color="auto"/>
            </w:tcBorders>
            <w:tcMar>
              <w:left w:w="58" w:type="dxa"/>
              <w:right w:w="58" w:type="dxa"/>
            </w:tcMar>
          </w:tcPr>
          <w:p w14:paraId="369CCE14" w14:textId="01C2271B" w:rsidR="00AC09CD" w:rsidRDefault="00AC09CD" w:rsidP="00AC09CD">
            <w:pPr>
              <w:pStyle w:val="TableText"/>
              <w:spacing w:line="252" w:lineRule="auto"/>
              <w:rPr>
                <w:rFonts w:cs="Arial"/>
                <w:caps/>
                <w:szCs w:val="18"/>
              </w:rPr>
            </w:pPr>
            <w:r>
              <w:rPr>
                <w:rFonts w:cs="Arial"/>
                <w:caps/>
                <w:szCs w:val="18"/>
              </w:rPr>
              <w:t>2 C</w:t>
            </w:r>
          </w:p>
        </w:tc>
        <w:tc>
          <w:tcPr>
            <w:tcW w:w="2520" w:type="dxa"/>
            <w:tcBorders>
              <w:top w:val="single" w:sz="6" w:space="0" w:color="auto"/>
              <w:left w:val="single" w:sz="6" w:space="0" w:color="auto"/>
              <w:bottom w:val="single" w:sz="6" w:space="0" w:color="auto"/>
              <w:right w:val="single" w:sz="6" w:space="0" w:color="auto"/>
            </w:tcBorders>
            <w:tcMar>
              <w:left w:w="58" w:type="dxa"/>
              <w:right w:w="58" w:type="dxa"/>
            </w:tcMar>
          </w:tcPr>
          <w:p w14:paraId="389AB94C" w14:textId="1062E87D" w:rsidR="00AC09CD" w:rsidRDefault="00AC09CD" w:rsidP="00AC09CD">
            <w:pPr>
              <w:pStyle w:val="TableText"/>
            </w:pPr>
            <w:r>
              <w:t>-</w:t>
            </w:r>
          </w:p>
        </w:tc>
        <w:tc>
          <w:tcPr>
            <w:tcW w:w="837" w:type="dxa"/>
            <w:tcBorders>
              <w:top w:val="single" w:sz="6" w:space="0" w:color="auto"/>
              <w:left w:val="single" w:sz="6" w:space="0" w:color="auto"/>
              <w:bottom w:val="single" w:sz="6" w:space="0" w:color="auto"/>
              <w:right w:val="single" w:sz="6" w:space="0" w:color="auto"/>
            </w:tcBorders>
            <w:tcMar>
              <w:left w:w="58" w:type="dxa"/>
              <w:right w:w="58" w:type="dxa"/>
            </w:tcMar>
          </w:tcPr>
          <w:p w14:paraId="22C35EE5" w14:textId="3D7DC74C" w:rsidR="00AC09CD" w:rsidRDefault="00AC09CD" w:rsidP="00AC09CD">
            <w:pPr>
              <w:pStyle w:val="TableText"/>
            </w:pPr>
            <w:r>
              <w:t>Spaces</w:t>
            </w:r>
          </w:p>
        </w:tc>
        <w:tc>
          <w:tcPr>
            <w:tcW w:w="438" w:type="dxa"/>
            <w:tcBorders>
              <w:top w:val="single" w:sz="6" w:space="0" w:color="auto"/>
              <w:left w:val="single" w:sz="6" w:space="0" w:color="auto"/>
              <w:bottom w:val="single" w:sz="6" w:space="0" w:color="auto"/>
              <w:right w:val="single" w:sz="6" w:space="0" w:color="auto"/>
            </w:tcBorders>
          </w:tcPr>
          <w:p w14:paraId="3C1C3934" w14:textId="1D538ED2" w:rsidR="00AC09CD" w:rsidRDefault="00AC09CD" w:rsidP="00AC09CD">
            <w:pPr>
              <w:pStyle w:val="TableText"/>
            </w:pPr>
            <w:r>
              <w:t>X</w:t>
            </w:r>
          </w:p>
        </w:tc>
        <w:tc>
          <w:tcPr>
            <w:tcW w:w="438" w:type="dxa"/>
            <w:tcBorders>
              <w:top w:val="single" w:sz="6" w:space="0" w:color="auto"/>
              <w:left w:val="single" w:sz="6" w:space="0" w:color="auto"/>
              <w:bottom w:val="single" w:sz="6" w:space="0" w:color="auto"/>
              <w:right w:val="single" w:sz="6" w:space="0" w:color="auto"/>
            </w:tcBorders>
          </w:tcPr>
          <w:p w14:paraId="21CB5AB5" w14:textId="299ACA75" w:rsidR="00AC09CD" w:rsidRDefault="00AC09CD" w:rsidP="00AC09CD">
            <w:pPr>
              <w:pStyle w:val="TableText"/>
            </w:pPr>
            <w:r>
              <w:t>X</w:t>
            </w:r>
          </w:p>
        </w:tc>
        <w:tc>
          <w:tcPr>
            <w:tcW w:w="439" w:type="dxa"/>
            <w:tcBorders>
              <w:top w:val="single" w:sz="6" w:space="0" w:color="auto"/>
              <w:left w:val="single" w:sz="6" w:space="0" w:color="auto"/>
              <w:bottom w:val="single" w:sz="6" w:space="0" w:color="auto"/>
              <w:right w:val="single" w:sz="6" w:space="0" w:color="auto"/>
            </w:tcBorders>
          </w:tcPr>
          <w:p w14:paraId="11638AED" w14:textId="3255BEE0" w:rsidR="00AC09CD" w:rsidRDefault="00AC09CD" w:rsidP="00AC09CD">
            <w:pPr>
              <w:pStyle w:val="TableText"/>
            </w:pPr>
            <w:r>
              <w:t>X</w:t>
            </w:r>
          </w:p>
        </w:tc>
      </w:tr>
      <w:tr w:rsidR="00AC09CD" w14:paraId="4365EE99" w14:textId="77777777" w:rsidTr="00FC4C5B">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Pr>
        <w:tc>
          <w:tcPr>
            <w:tcW w:w="802" w:type="dxa"/>
            <w:tcBorders>
              <w:top w:val="single" w:sz="6" w:space="0" w:color="auto"/>
              <w:left w:val="single" w:sz="6" w:space="0" w:color="auto"/>
              <w:bottom w:val="single" w:sz="6" w:space="0" w:color="auto"/>
              <w:right w:val="single" w:sz="6" w:space="0" w:color="auto"/>
            </w:tcBorders>
            <w:tcMar>
              <w:left w:w="58" w:type="dxa"/>
              <w:right w:w="58" w:type="dxa"/>
            </w:tcMar>
          </w:tcPr>
          <w:p w14:paraId="19408499" w14:textId="1E885F15" w:rsidR="00AC09CD" w:rsidRDefault="00AC09CD" w:rsidP="00AC09CD">
            <w:pPr>
              <w:pStyle w:val="TableText"/>
            </w:pPr>
            <w:r>
              <w:t>2331-2332</w:t>
            </w:r>
          </w:p>
        </w:tc>
        <w:tc>
          <w:tcPr>
            <w:tcW w:w="2166" w:type="dxa"/>
            <w:tcBorders>
              <w:top w:val="single" w:sz="6" w:space="0" w:color="auto"/>
              <w:left w:val="single" w:sz="6" w:space="0" w:color="auto"/>
              <w:bottom w:val="single" w:sz="6" w:space="0" w:color="auto"/>
              <w:right w:val="single" w:sz="6" w:space="0" w:color="auto"/>
            </w:tcBorders>
            <w:tcMar>
              <w:left w:w="58" w:type="dxa"/>
              <w:right w:w="58" w:type="dxa"/>
            </w:tcMar>
          </w:tcPr>
          <w:p w14:paraId="5B2BAC22" w14:textId="70B47BF2" w:rsidR="00AC09CD" w:rsidRPr="00EC060C" w:rsidRDefault="00AC09CD" w:rsidP="00AC09CD">
            <w:pPr>
              <w:pStyle w:val="TableText"/>
            </w:pPr>
            <w:r>
              <w:t>Render Provider Specialty 4</w:t>
            </w:r>
          </w:p>
        </w:tc>
        <w:tc>
          <w:tcPr>
            <w:tcW w:w="2874" w:type="dxa"/>
            <w:tcBorders>
              <w:top w:val="single" w:sz="6" w:space="0" w:color="auto"/>
              <w:left w:val="single" w:sz="6" w:space="0" w:color="auto"/>
              <w:bottom w:val="single" w:sz="6" w:space="0" w:color="auto"/>
              <w:right w:val="single" w:sz="6" w:space="0" w:color="auto"/>
            </w:tcBorders>
            <w:tcMar>
              <w:left w:w="58" w:type="dxa"/>
              <w:right w:w="58" w:type="dxa"/>
            </w:tcMar>
          </w:tcPr>
          <w:p w14:paraId="35778A4A" w14:textId="4FDB37C3" w:rsidR="00AC09CD" w:rsidRPr="00EC060C" w:rsidRDefault="00AC09CD" w:rsidP="00AC09CD">
            <w:pPr>
              <w:pStyle w:val="TableText"/>
            </w:pPr>
            <w:r w:rsidRPr="00A83DFC">
              <w:t>:P:IDR-</w:t>
            </w:r>
            <w:hyperlink r:id="rId1675" w:history="1">
              <w:r w:rsidRPr="00813A76">
                <w:rPr>
                  <w:rStyle w:val="Hyperlink"/>
                </w:rPr>
                <w:t>DTL-REND-SPEC-4</w:t>
              </w:r>
            </w:hyperlink>
          </w:p>
        </w:tc>
        <w:tc>
          <w:tcPr>
            <w:tcW w:w="2880" w:type="dxa"/>
            <w:tcBorders>
              <w:top w:val="single" w:sz="6" w:space="0" w:color="auto"/>
              <w:left w:val="single" w:sz="6" w:space="0" w:color="auto"/>
              <w:bottom w:val="single" w:sz="8" w:space="0" w:color="auto"/>
              <w:right w:val="single" w:sz="6" w:space="0" w:color="auto"/>
            </w:tcBorders>
            <w:tcMar>
              <w:left w:w="58" w:type="dxa"/>
              <w:right w:w="58" w:type="dxa"/>
            </w:tcMar>
          </w:tcPr>
          <w:p w14:paraId="46010EFA" w14:textId="4D7B98AE" w:rsidR="00AC09CD" w:rsidRDefault="00AC09CD" w:rsidP="00AC09CD">
            <w:pPr>
              <w:pStyle w:val="TableText"/>
            </w:pPr>
            <w:r>
              <w:t>Rendering Provider Specialty 4</w:t>
            </w:r>
          </w:p>
        </w:tc>
        <w:tc>
          <w:tcPr>
            <w:tcW w:w="990" w:type="dxa"/>
            <w:tcBorders>
              <w:top w:val="single" w:sz="6" w:space="0" w:color="auto"/>
              <w:left w:val="single" w:sz="6" w:space="0" w:color="auto"/>
              <w:bottom w:val="single" w:sz="8" w:space="0" w:color="auto"/>
              <w:right w:val="single" w:sz="6" w:space="0" w:color="auto"/>
            </w:tcBorders>
            <w:tcMar>
              <w:left w:w="58" w:type="dxa"/>
              <w:right w:w="58" w:type="dxa"/>
            </w:tcMar>
          </w:tcPr>
          <w:p w14:paraId="31A85B59" w14:textId="199D262D" w:rsidR="00AC09CD" w:rsidRDefault="00AC09CD" w:rsidP="00AC09CD">
            <w:pPr>
              <w:pStyle w:val="TableText"/>
              <w:spacing w:line="252" w:lineRule="auto"/>
              <w:rPr>
                <w:rFonts w:cs="Arial"/>
                <w:caps/>
                <w:szCs w:val="18"/>
              </w:rPr>
            </w:pPr>
            <w:r>
              <w:rPr>
                <w:rFonts w:cs="Arial"/>
                <w:caps/>
                <w:szCs w:val="18"/>
              </w:rPr>
              <w:t>2 C</w:t>
            </w:r>
          </w:p>
        </w:tc>
        <w:tc>
          <w:tcPr>
            <w:tcW w:w="2520" w:type="dxa"/>
            <w:tcBorders>
              <w:top w:val="single" w:sz="6" w:space="0" w:color="auto"/>
              <w:left w:val="single" w:sz="6" w:space="0" w:color="auto"/>
              <w:bottom w:val="single" w:sz="8" w:space="0" w:color="auto"/>
              <w:right w:val="single" w:sz="6" w:space="0" w:color="auto"/>
            </w:tcBorders>
            <w:tcMar>
              <w:left w:w="58" w:type="dxa"/>
              <w:right w:w="58" w:type="dxa"/>
            </w:tcMar>
          </w:tcPr>
          <w:p w14:paraId="22C52699" w14:textId="3CCE5375" w:rsidR="00AC09CD" w:rsidRDefault="00AC09CD" w:rsidP="00AC09CD">
            <w:pPr>
              <w:pStyle w:val="TableText"/>
            </w:pPr>
            <w:r>
              <w:t>-</w:t>
            </w:r>
          </w:p>
        </w:tc>
        <w:tc>
          <w:tcPr>
            <w:tcW w:w="837" w:type="dxa"/>
            <w:tcBorders>
              <w:top w:val="single" w:sz="6" w:space="0" w:color="auto"/>
              <w:left w:val="single" w:sz="6" w:space="0" w:color="auto"/>
              <w:bottom w:val="single" w:sz="8" w:space="0" w:color="auto"/>
              <w:right w:val="single" w:sz="6" w:space="0" w:color="auto"/>
            </w:tcBorders>
            <w:tcMar>
              <w:left w:w="58" w:type="dxa"/>
              <w:right w:w="58" w:type="dxa"/>
            </w:tcMar>
          </w:tcPr>
          <w:p w14:paraId="00667714" w14:textId="52647171" w:rsidR="00AC09CD" w:rsidRDefault="00AC09CD" w:rsidP="00AC09CD">
            <w:pPr>
              <w:pStyle w:val="TableText"/>
            </w:pPr>
            <w:r>
              <w:t>Spaces</w:t>
            </w:r>
          </w:p>
        </w:tc>
        <w:tc>
          <w:tcPr>
            <w:tcW w:w="438" w:type="dxa"/>
            <w:tcBorders>
              <w:top w:val="single" w:sz="6" w:space="0" w:color="auto"/>
              <w:left w:val="single" w:sz="6" w:space="0" w:color="auto"/>
              <w:bottom w:val="single" w:sz="8" w:space="0" w:color="auto"/>
              <w:right w:val="single" w:sz="6" w:space="0" w:color="auto"/>
            </w:tcBorders>
          </w:tcPr>
          <w:p w14:paraId="75F2F648" w14:textId="7260CFE5" w:rsidR="00AC09CD" w:rsidRDefault="00AC09CD" w:rsidP="00AC09CD">
            <w:pPr>
              <w:pStyle w:val="TableText"/>
            </w:pPr>
            <w:r>
              <w:t>X</w:t>
            </w:r>
          </w:p>
        </w:tc>
        <w:tc>
          <w:tcPr>
            <w:tcW w:w="438" w:type="dxa"/>
            <w:tcBorders>
              <w:top w:val="single" w:sz="6" w:space="0" w:color="auto"/>
              <w:left w:val="single" w:sz="6" w:space="0" w:color="auto"/>
              <w:bottom w:val="single" w:sz="8" w:space="0" w:color="auto"/>
              <w:right w:val="single" w:sz="6" w:space="0" w:color="auto"/>
            </w:tcBorders>
          </w:tcPr>
          <w:p w14:paraId="04DF14F5" w14:textId="071467DA" w:rsidR="00AC09CD" w:rsidRDefault="00AC09CD" w:rsidP="00AC09CD">
            <w:pPr>
              <w:pStyle w:val="TableText"/>
            </w:pPr>
            <w:r>
              <w:t>X</w:t>
            </w:r>
          </w:p>
        </w:tc>
        <w:tc>
          <w:tcPr>
            <w:tcW w:w="439" w:type="dxa"/>
            <w:tcBorders>
              <w:top w:val="single" w:sz="6" w:space="0" w:color="auto"/>
              <w:left w:val="single" w:sz="6" w:space="0" w:color="auto"/>
              <w:bottom w:val="single" w:sz="8" w:space="0" w:color="auto"/>
              <w:right w:val="single" w:sz="6" w:space="0" w:color="auto"/>
            </w:tcBorders>
          </w:tcPr>
          <w:p w14:paraId="7D33B2F9" w14:textId="34E0B9CA" w:rsidR="00AC09CD" w:rsidRDefault="00AC09CD" w:rsidP="00AC09CD">
            <w:pPr>
              <w:pStyle w:val="TableText"/>
            </w:pPr>
            <w:r>
              <w:t>X</w:t>
            </w:r>
          </w:p>
        </w:tc>
      </w:tr>
    </w:tbl>
    <w:p w14:paraId="4B102347" w14:textId="77777777" w:rsidR="00BD0948" w:rsidRDefault="00BD0948" w:rsidP="00BD0948">
      <w:pPr>
        <w:pStyle w:val="Heading4"/>
      </w:pPr>
      <w:bookmarkStart w:id="2029" w:name="_Toc180744853"/>
      <w:r>
        <w:t>IDR File Trailer Layout</w:t>
      </w:r>
      <w:bookmarkEnd w:id="2029"/>
    </w:p>
    <w:p w14:paraId="1884C276" w14:textId="3C066306" w:rsidR="000317C5" w:rsidRPr="00B74F8B" w:rsidRDefault="000317C5" w:rsidP="000317C5">
      <w:pPr>
        <w:pStyle w:val="Caption"/>
      </w:pPr>
      <w:bookmarkStart w:id="2030" w:name="_Toc180744880"/>
      <w:r>
        <w:t xml:space="preserve">Table </w:t>
      </w:r>
      <w:r w:rsidR="007826BE">
        <w:fldChar w:fldCharType="begin"/>
      </w:r>
      <w:r w:rsidR="007826BE">
        <w:instrText xml:space="preserve"> SEQ Table \* ARABIC </w:instrText>
      </w:r>
      <w:r w:rsidR="007826BE">
        <w:fldChar w:fldCharType="separate"/>
      </w:r>
      <w:r w:rsidR="007826BE">
        <w:rPr>
          <w:noProof/>
        </w:rPr>
        <w:t>16</w:t>
      </w:r>
      <w:r w:rsidR="007826BE">
        <w:rPr>
          <w:noProof/>
        </w:rPr>
        <w:fldChar w:fldCharType="end"/>
      </w:r>
      <w:r>
        <w:t xml:space="preserve">. </w:t>
      </w:r>
      <w:r w:rsidRPr="00C276AE">
        <w:t>IDR File Trailer Layout</w:t>
      </w:r>
      <w:bookmarkEnd w:id="20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115" w:type="dxa"/>
          <w:bottom w:w="58" w:type="dxa"/>
          <w:right w:w="115" w:type="dxa"/>
        </w:tblCellMar>
        <w:tblLook w:val="01E0" w:firstRow="1" w:lastRow="1" w:firstColumn="1" w:lastColumn="1" w:noHBand="0" w:noVBand="0"/>
        <w:tblCaption w:val="IDR File Trailer Layout"/>
        <w:tblDescription w:val="Lists trailer position. field, field name, description, format, values, and no data value"/>
      </w:tblPr>
      <w:tblGrid>
        <w:gridCol w:w="805"/>
        <w:gridCol w:w="2160"/>
        <w:gridCol w:w="2880"/>
        <w:gridCol w:w="3715"/>
        <w:gridCol w:w="875"/>
        <w:gridCol w:w="2880"/>
        <w:gridCol w:w="1075"/>
      </w:tblGrid>
      <w:tr w:rsidR="000317C5" w14:paraId="4EAC88FD" w14:textId="77777777" w:rsidTr="000317C5">
        <w:trPr>
          <w:cantSplit/>
          <w:tblHeader/>
        </w:trPr>
        <w:tc>
          <w:tcPr>
            <w:tcW w:w="805" w:type="dxa"/>
            <w:shd w:val="clear" w:color="auto" w:fill="F2F2F2" w:themeFill="background1" w:themeFillShade="F2"/>
            <w:tcMar>
              <w:left w:w="58" w:type="dxa"/>
              <w:right w:w="58" w:type="dxa"/>
            </w:tcMar>
            <w:vAlign w:val="center"/>
          </w:tcPr>
          <w:p w14:paraId="3DE658EC" w14:textId="77777777" w:rsidR="000317C5" w:rsidRPr="00AC0613" w:rsidRDefault="000317C5" w:rsidP="00591F8F">
            <w:pPr>
              <w:pStyle w:val="TableText"/>
              <w:rPr>
                <w:b/>
              </w:rPr>
            </w:pPr>
            <w:r w:rsidRPr="00AC0613">
              <w:rPr>
                <w:b/>
              </w:rPr>
              <w:t>Trailer</w:t>
            </w:r>
          </w:p>
        </w:tc>
        <w:tc>
          <w:tcPr>
            <w:tcW w:w="2160" w:type="dxa"/>
            <w:shd w:val="clear" w:color="auto" w:fill="F2F2F2" w:themeFill="background1" w:themeFillShade="F2"/>
            <w:vAlign w:val="center"/>
          </w:tcPr>
          <w:p w14:paraId="48EE3CC3" w14:textId="77777777" w:rsidR="000317C5" w:rsidRPr="00AC0613" w:rsidRDefault="000317C5" w:rsidP="00591F8F">
            <w:pPr>
              <w:pStyle w:val="TableText"/>
              <w:rPr>
                <w:b/>
              </w:rPr>
            </w:pPr>
            <w:r w:rsidRPr="00AC0613">
              <w:rPr>
                <w:b/>
              </w:rPr>
              <w:t>Field</w:t>
            </w:r>
          </w:p>
        </w:tc>
        <w:tc>
          <w:tcPr>
            <w:tcW w:w="2880" w:type="dxa"/>
            <w:shd w:val="clear" w:color="auto" w:fill="F2F2F2" w:themeFill="background1" w:themeFillShade="F2"/>
            <w:vAlign w:val="center"/>
          </w:tcPr>
          <w:p w14:paraId="769DD54F" w14:textId="77777777" w:rsidR="000317C5" w:rsidRPr="00AC0613" w:rsidRDefault="000317C5" w:rsidP="00591F8F">
            <w:pPr>
              <w:pStyle w:val="TableText"/>
              <w:rPr>
                <w:b/>
              </w:rPr>
            </w:pPr>
            <w:r w:rsidRPr="00AC0613">
              <w:rPr>
                <w:b/>
              </w:rPr>
              <w:t>Field Name</w:t>
            </w:r>
          </w:p>
        </w:tc>
        <w:tc>
          <w:tcPr>
            <w:tcW w:w="3715" w:type="dxa"/>
            <w:shd w:val="clear" w:color="auto" w:fill="F2F2F2" w:themeFill="background1" w:themeFillShade="F2"/>
            <w:vAlign w:val="center"/>
          </w:tcPr>
          <w:p w14:paraId="200D3B0D" w14:textId="77777777" w:rsidR="000317C5" w:rsidRPr="00AC0613" w:rsidRDefault="000317C5" w:rsidP="00591F8F">
            <w:pPr>
              <w:pStyle w:val="TableText"/>
              <w:rPr>
                <w:b/>
              </w:rPr>
            </w:pPr>
            <w:r w:rsidRPr="00AC0613">
              <w:rPr>
                <w:rFonts w:cs="Courier New"/>
                <w:b/>
                <w:szCs w:val="16"/>
              </w:rPr>
              <w:t>Description</w:t>
            </w:r>
          </w:p>
        </w:tc>
        <w:tc>
          <w:tcPr>
            <w:tcW w:w="875" w:type="dxa"/>
            <w:shd w:val="clear" w:color="auto" w:fill="F2F2F2" w:themeFill="background1" w:themeFillShade="F2"/>
            <w:vAlign w:val="center"/>
          </w:tcPr>
          <w:p w14:paraId="369F253C" w14:textId="77777777" w:rsidR="000317C5" w:rsidRPr="00AC0613" w:rsidRDefault="000317C5" w:rsidP="00591F8F">
            <w:pPr>
              <w:pStyle w:val="TableText"/>
              <w:rPr>
                <w:b/>
              </w:rPr>
            </w:pPr>
            <w:r w:rsidRPr="00AC0613">
              <w:rPr>
                <w:rFonts w:cs="Courier New"/>
                <w:b/>
                <w:szCs w:val="16"/>
              </w:rPr>
              <w:t>Format</w:t>
            </w:r>
          </w:p>
        </w:tc>
        <w:tc>
          <w:tcPr>
            <w:tcW w:w="2880" w:type="dxa"/>
            <w:shd w:val="clear" w:color="auto" w:fill="F2F2F2" w:themeFill="background1" w:themeFillShade="F2"/>
            <w:vAlign w:val="center"/>
          </w:tcPr>
          <w:p w14:paraId="12643B87" w14:textId="77777777" w:rsidR="000317C5" w:rsidRPr="00AC0613" w:rsidRDefault="000317C5" w:rsidP="00591F8F">
            <w:pPr>
              <w:pStyle w:val="TableText"/>
              <w:rPr>
                <w:b/>
              </w:rPr>
            </w:pPr>
            <w:r w:rsidRPr="00AC0613">
              <w:rPr>
                <w:rFonts w:cs="Courier New"/>
                <w:b/>
                <w:szCs w:val="16"/>
              </w:rPr>
              <w:t>Values</w:t>
            </w:r>
          </w:p>
        </w:tc>
        <w:tc>
          <w:tcPr>
            <w:tcW w:w="1075" w:type="dxa"/>
            <w:shd w:val="clear" w:color="auto" w:fill="F2F2F2" w:themeFill="background1" w:themeFillShade="F2"/>
            <w:vAlign w:val="center"/>
          </w:tcPr>
          <w:p w14:paraId="2A4C5D85" w14:textId="77777777" w:rsidR="000317C5" w:rsidRPr="00AC0613" w:rsidRDefault="000317C5" w:rsidP="00591F8F">
            <w:pPr>
              <w:pStyle w:val="TableText"/>
              <w:rPr>
                <w:b/>
              </w:rPr>
            </w:pPr>
            <w:r w:rsidRPr="00AC0613">
              <w:rPr>
                <w:b/>
              </w:rPr>
              <w:t>No Data Value</w:t>
            </w:r>
          </w:p>
        </w:tc>
      </w:tr>
      <w:tr w:rsidR="000317C5" w14:paraId="60AF4074" w14:textId="77777777" w:rsidTr="000317C5">
        <w:trPr>
          <w:cantSplit/>
        </w:trPr>
        <w:tc>
          <w:tcPr>
            <w:tcW w:w="805" w:type="dxa"/>
            <w:tcMar>
              <w:left w:w="58" w:type="dxa"/>
              <w:right w:w="58" w:type="dxa"/>
            </w:tcMar>
          </w:tcPr>
          <w:p w14:paraId="4C102B4D" w14:textId="77777777" w:rsidR="000317C5" w:rsidRPr="0015490F" w:rsidRDefault="000317C5" w:rsidP="00591F8F">
            <w:pPr>
              <w:pStyle w:val="TableText"/>
            </w:pPr>
            <w:r w:rsidRPr="0015490F">
              <w:t>1</w:t>
            </w:r>
            <w:r>
              <w:t xml:space="preserve"> – 3</w:t>
            </w:r>
          </w:p>
        </w:tc>
        <w:tc>
          <w:tcPr>
            <w:tcW w:w="2160" w:type="dxa"/>
          </w:tcPr>
          <w:p w14:paraId="2359F733" w14:textId="77777777" w:rsidR="000317C5" w:rsidRPr="0015490F" w:rsidRDefault="000317C5" w:rsidP="00591F8F">
            <w:pPr>
              <w:pStyle w:val="TableText"/>
            </w:pPr>
            <w:r>
              <w:t>System Identifier</w:t>
            </w:r>
          </w:p>
        </w:tc>
        <w:tc>
          <w:tcPr>
            <w:tcW w:w="2880" w:type="dxa"/>
          </w:tcPr>
          <w:p w14:paraId="4D6D2B48" w14:textId="2BD2AD14" w:rsidR="000317C5" w:rsidRPr="005820F6" w:rsidRDefault="000317C5" w:rsidP="00591F8F">
            <w:pPr>
              <w:pStyle w:val="TableText"/>
              <w:rPr>
                <w:color w:val="000000"/>
              </w:rPr>
            </w:pPr>
            <w:r w:rsidRPr="005820F6">
              <w:rPr>
                <w:color w:val="000000"/>
              </w:rPr>
              <w:t>:P:</w:t>
            </w:r>
            <w:hyperlink r:id="rId1676" w:history="1">
              <w:r w:rsidRPr="00D865E9">
                <w:rPr>
                  <w:rStyle w:val="Hyperlink"/>
                </w:rPr>
                <w:t>IDR-TR-SYSTEM-ID</w:t>
              </w:r>
            </w:hyperlink>
          </w:p>
        </w:tc>
        <w:tc>
          <w:tcPr>
            <w:tcW w:w="3715" w:type="dxa"/>
          </w:tcPr>
          <w:p w14:paraId="70223522" w14:textId="77777777" w:rsidR="000317C5" w:rsidRPr="0015490F" w:rsidRDefault="000317C5" w:rsidP="00591F8F">
            <w:pPr>
              <w:pStyle w:val="TableText"/>
            </w:pPr>
            <w:r>
              <w:t>Identifies MCS as the system</w:t>
            </w:r>
          </w:p>
        </w:tc>
        <w:tc>
          <w:tcPr>
            <w:tcW w:w="875" w:type="dxa"/>
          </w:tcPr>
          <w:p w14:paraId="6B5D3A3B" w14:textId="77777777" w:rsidR="000317C5" w:rsidRPr="0015490F" w:rsidRDefault="000317C5" w:rsidP="00591F8F">
            <w:pPr>
              <w:pStyle w:val="TableText"/>
            </w:pPr>
            <w:r>
              <w:t>3 C</w:t>
            </w:r>
          </w:p>
        </w:tc>
        <w:tc>
          <w:tcPr>
            <w:tcW w:w="2880" w:type="dxa"/>
          </w:tcPr>
          <w:p w14:paraId="728FE463" w14:textId="77777777" w:rsidR="000317C5" w:rsidRPr="0015490F" w:rsidRDefault="000317C5" w:rsidP="00591F8F">
            <w:pPr>
              <w:pStyle w:val="TableText"/>
            </w:pPr>
            <w:r w:rsidRPr="0015490F">
              <w:t xml:space="preserve">Value = </w:t>
            </w:r>
            <w:r>
              <w:t>MCS</w:t>
            </w:r>
          </w:p>
        </w:tc>
        <w:tc>
          <w:tcPr>
            <w:tcW w:w="1075" w:type="dxa"/>
          </w:tcPr>
          <w:p w14:paraId="1539AD04" w14:textId="77777777" w:rsidR="000317C5" w:rsidRPr="0015490F" w:rsidRDefault="000317C5" w:rsidP="00591F8F">
            <w:pPr>
              <w:pStyle w:val="TableText"/>
            </w:pPr>
            <w:r>
              <w:t>-</w:t>
            </w:r>
          </w:p>
        </w:tc>
      </w:tr>
      <w:tr w:rsidR="000317C5" w14:paraId="43A7E246" w14:textId="77777777" w:rsidTr="000317C5">
        <w:trPr>
          <w:cantSplit/>
        </w:trPr>
        <w:tc>
          <w:tcPr>
            <w:tcW w:w="805" w:type="dxa"/>
            <w:tcMar>
              <w:left w:w="58" w:type="dxa"/>
              <w:right w:w="58" w:type="dxa"/>
            </w:tcMar>
          </w:tcPr>
          <w:p w14:paraId="3E487F5A" w14:textId="77777777" w:rsidR="000317C5" w:rsidRPr="0015490F" w:rsidRDefault="000317C5" w:rsidP="00591F8F">
            <w:pPr>
              <w:pStyle w:val="TableText"/>
            </w:pPr>
            <w:r>
              <w:t>4</w:t>
            </w:r>
          </w:p>
        </w:tc>
        <w:tc>
          <w:tcPr>
            <w:tcW w:w="2160" w:type="dxa"/>
          </w:tcPr>
          <w:p w14:paraId="7E4A7808" w14:textId="77777777" w:rsidR="000317C5" w:rsidRPr="0015490F" w:rsidRDefault="000317C5" w:rsidP="00591F8F">
            <w:pPr>
              <w:pStyle w:val="TableText"/>
            </w:pPr>
            <w:r w:rsidRPr="0015490F">
              <w:t>Record Type</w:t>
            </w:r>
          </w:p>
        </w:tc>
        <w:tc>
          <w:tcPr>
            <w:tcW w:w="2880" w:type="dxa"/>
          </w:tcPr>
          <w:p w14:paraId="09EBD108" w14:textId="4F81C39A" w:rsidR="000317C5" w:rsidRPr="005820F6" w:rsidRDefault="000317C5" w:rsidP="00591F8F">
            <w:pPr>
              <w:pStyle w:val="TableText"/>
              <w:rPr>
                <w:color w:val="000000"/>
              </w:rPr>
            </w:pPr>
            <w:r w:rsidRPr="005820F6">
              <w:rPr>
                <w:color w:val="000000"/>
              </w:rPr>
              <w:t>:P:</w:t>
            </w:r>
            <w:hyperlink r:id="rId1677" w:history="1">
              <w:r w:rsidRPr="00D865E9">
                <w:rPr>
                  <w:rStyle w:val="Hyperlink"/>
                </w:rPr>
                <w:t>IDR-TR-RECORD-TYPE</w:t>
              </w:r>
            </w:hyperlink>
          </w:p>
        </w:tc>
        <w:tc>
          <w:tcPr>
            <w:tcW w:w="3715" w:type="dxa"/>
          </w:tcPr>
          <w:p w14:paraId="36BED8C7" w14:textId="77777777" w:rsidR="000317C5" w:rsidRPr="0015490F" w:rsidRDefault="000317C5" w:rsidP="00591F8F">
            <w:pPr>
              <w:pStyle w:val="TableText"/>
            </w:pPr>
            <w:r>
              <w:t>Represents Trailer Record Type</w:t>
            </w:r>
          </w:p>
        </w:tc>
        <w:tc>
          <w:tcPr>
            <w:tcW w:w="875" w:type="dxa"/>
          </w:tcPr>
          <w:p w14:paraId="528F1EF6" w14:textId="77777777" w:rsidR="000317C5" w:rsidRPr="0015490F" w:rsidRDefault="000317C5" w:rsidP="00591F8F">
            <w:pPr>
              <w:pStyle w:val="TableText"/>
            </w:pPr>
            <w:r>
              <w:t>1 C</w:t>
            </w:r>
          </w:p>
        </w:tc>
        <w:tc>
          <w:tcPr>
            <w:tcW w:w="2880" w:type="dxa"/>
          </w:tcPr>
          <w:p w14:paraId="57A3A6F2" w14:textId="77777777" w:rsidR="000317C5" w:rsidRPr="0015490F" w:rsidRDefault="000317C5" w:rsidP="00591F8F">
            <w:pPr>
              <w:pStyle w:val="TableText"/>
            </w:pPr>
            <w:r w:rsidRPr="0015490F">
              <w:t>Value = T</w:t>
            </w:r>
          </w:p>
        </w:tc>
        <w:tc>
          <w:tcPr>
            <w:tcW w:w="1075" w:type="dxa"/>
          </w:tcPr>
          <w:p w14:paraId="3C487B1D" w14:textId="77777777" w:rsidR="000317C5" w:rsidRPr="0015490F" w:rsidRDefault="000317C5" w:rsidP="00591F8F">
            <w:pPr>
              <w:pStyle w:val="TableText"/>
            </w:pPr>
            <w:r>
              <w:t>-</w:t>
            </w:r>
          </w:p>
        </w:tc>
      </w:tr>
      <w:tr w:rsidR="000317C5" w14:paraId="3F834760" w14:textId="77777777" w:rsidTr="000317C5">
        <w:trPr>
          <w:cantSplit/>
        </w:trPr>
        <w:tc>
          <w:tcPr>
            <w:tcW w:w="805" w:type="dxa"/>
            <w:tcMar>
              <w:left w:w="58" w:type="dxa"/>
              <w:right w:w="58" w:type="dxa"/>
            </w:tcMar>
          </w:tcPr>
          <w:p w14:paraId="1AA06FFF" w14:textId="77777777" w:rsidR="000317C5" w:rsidRPr="0015490F" w:rsidRDefault="000317C5" w:rsidP="00591F8F">
            <w:pPr>
              <w:pStyle w:val="TableText"/>
            </w:pPr>
            <w:r>
              <w:t>5 – 6</w:t>
            </w:r>
          </w:p>
        </w:tc>
        <w:tc>
          <w:tcPr>
            <w:tcW w:w="2160" w:type="dxa"/>
          </w:tcPr>
          <w:p w14:paraId="17F557F1" w14:textId="77777777" w:rsidR="000317C5" w:rsidRPr="0015490F" w:rsidRDefault="000317C5" w:rsidP="00591F8F">
            <w:pPr>
              <w:pStyle w:val="TableText"/>
            </w:pPr>
            <w:r>
              <w:t>Record Phase</w:t>
            </w:r>
          </w:p>
        </w:tc>
        <w:tc>
          <w:tcPr>
            <w:tcW w:w="2880" w:type="dxa"/>
          </w:tcPr>
          <w:p w14:paraId="3A3B64E9" w14:textId="01E63437" w:rsidR="000317C5" w:rsidRPr="005820F6" w:rsidRDefault="000317C5" w:rsidP="00591F8F">
            <w:pPr>
              <w:pStyle w:val="TableText"/>
              <w:rPr>
                <w:color w:val="000000"/>
              </w:rPr>
            </w:pPr>
            <w:r w:rsidRPr="005820F6">
              <w:rPr>
                <w:color w:val="000000"/>
              </w:rPr>
              <w:t>:P:</w:t>
            </w:r>
            <w:hyperlink r:id="rId1678" w:history="1">
              <w:r w:rsidRPr="00D865E9">
                <w:rPr>
                  <w:rStyle w:val="Hyperlink"/>
                </w:rPr>
                <w:t>IDR-TR-RECORD-PHASE</w:t>
              </w:r>
            </w:hyperlink>
          </w:p>
        </w:tc>
        <w:tc>
          <w:tcPr>
            <w:tcW w:w="3715" w:type="dxa"/>
          </w:tcPr>
          <w:p w14:paraId="139B0681" w14:textId="77777777" w:rsidR="000317C5" w:rsidRPr="0015490F" w:rsidRDefault="000317C5" w:rsidP="00591F8F">
            <w:pPr>
              <w:pStyle w:val="TableText"/>
            </w:pPr>
            <w:r>
              <w:t>P1, P2, P3 values represent Phase I, Phase II and Phase III on the Daily IDR; H1, H2, H3 values represent Phase I, Phase II and Phase III on the One Time History Extract</w:t>
            </w:r>
          </w:p>
        </w:tc>
        <w:tc>
          <w:tcPr>
            <w:tcW w:w="875" w:type="dxa"/>
          </w:tcPr>
          <w:p w14:paraId="3D553DC2" w14:textId="77777777" w:rsidR="000317C5" w:rsidRPr="0015490F" w:rsidRDefault="000317C5" w:rsidP="00591F8F">
            <w:pPr>
              <w:pStyle w:val="TableText"/>
            </w:pPr>
            <w:r>
              <w:t>2 C</w:t>
            </w:r>
          </w:p>
        </w:tc>
        <w:tc>
          <w:tcPr>
            <w:tcW w:w="2880" w:type="dxa"/>
          </w:tcPr>
          <w:p w14:paraId="0A2F0C7A" w14:textId="77777777" w:rsidR="000317C5" w:rsidRPr="0015490F" w:rsidRDefault="000317C5" w:rsidP="00591F8F">
            <w:pPr>
              <w:pStyle w:val="TableText"/>
            </w:pPr>
            <w:r w:rsidRPr="0015490F">
              <w:t xml:space="preserve">Value = </w:t>
            </w:r>
            <w:r>
              <w:t>P1, P2, P3, CH, H1, H2, H3</w:t>
            </w:r>
          </w:p>
        </w:tc>
        <w:tc>
          <w:tcPr>
            <w:tcW w:w="1075" w:type="dxa"/>
          </w:tcPr>
          <w:p w14:paraId="49FE655C" w14:textId="77777777" w:rsidR="000317C5" w:rsidRPr="0015490F" w:rsidRDefault="000317C5" w:rsidP="00591F8F">
            <w:pPr>
              <w:pStyle w:val="TableText"/>
            </w:pPr>
            <w:r>
              <w:t>-</w:t>
            </w:r>
          </w:p>
        </w:tc>
      </w:tr>
      <w:tr w:rsidR="000317C5" w14:paraId="389BE556" w14:textId="77777777" w:rsidTr="000317C5">
        <w:trPr>
          <w:cantSplit/>
        </w:trPr>
        <w:tc>
          <w:tcPr>
            <w:tcW w:w="805" w:type="dxa"/>
            <w:tcMar>
              <w:left w:w="58" w:type="dxa"/>
              <w:right w:w="58" w:type="dxa"/>
            </w:tcMar>
          </w:tcPr>
          <w:p w14:paraId="2A55F642" w14:textId="77777777" w:rsidR="000317C5" w:rsidRPr="0015490F" w:rsidRDefault="000317C5" w:rsidP="00591F8F">
            <w:pPr>
              <w:pStyle w:val="TableText"/>
            </w:pPr>
            <w:r>
              <w:t>7 – 11</w:t>
            </w:r>
          </w:p>
        </w:tc>
        <w:tc>
          <w:tcPr>
            <w:tcW w:w="2160" w:type="dxa"/>
          </w:tcPr>
          <w:p w14:paraId="3ED50749" w14:textId="77777777" w:rsidR="000317C5" w:rsidRPr="0015490F" w:rsidRDefault="000317C5" w:rsidP="00591F8F">
            <w:pPr>
              <w:pStyle w:val="TableText"/>
            </w:pPr>
            <w:r>
              <w:t>Workload ID</w:t>
            </w:r>
          </w:p>
        </w:tc>
        <w:tc>
          <w:tcPr>
            <w:tcW w:w="2880" w:type="dxa"/>
          </w:tcPr>
          <w:p w14:paraId="0D855609" w14:textId="4AF08332" w:rsidR="000317C5" w:rsidRPr="005820F6" w:rsidRDefault="000317C5" w:rsidP="00591F8F">
            <w:pPr>
              <w:pStyle w:val="TableText"/>
              <w:rPr>
                <w:color w:val="000000"/>
              </w:rPr>
            </w:pPr>
            <w:r w:rsidRPr="005820F6">
              <w:rPr>
                <w:color w:val="000000"/>
              </w:rPr>
              <w:t>:P:</w:t>
            </w:r>
            <w:hyperlink r:id="rId1679" w:history="1">
              <w:r w:rsidRPr="00D865E9">
                <w:rPr>
                  <w:rStyle w:val="Hyperlink"/>
                </w:rPr>
                <w:t>IDR-TR-WORKLOAD-CONTR-ID</w:t>
              </w:r>
            </w:hyperlink>
          </w:p>
        </w:tc>
        <w:tc>
          <w:tcPr>
            <w:tcW w:w="3715" w:type="dxa"/>
          </w:tcPr>
          <w:p w14:paraId="4F425AEE" w14:textId="77777777" w:rsidR="000317C5" w:rsidRPr="0015490F" w:rsidRDefault="000317C5" w:rsidP="00591F8F">
            <w:pPr>
              <w:pStyle w:val="TableText"/>
            </w:pPr>
            <w:r>
              <w:t>MAC</w:t>
            </w:r>
            <w:r>
              <w:rPr>
                <w:rFonts w:cs="Arial"/>
                <w:color w:val="000000"/>
              </w:rPr>
              <w:t xml:space="preserve"> </w:t>
            </w:r>
            <w:r>
              <w:t>ID</w:t>
            </w:r>
          </w:p>
        </w:tc>
        <w:tc>
          <w:tcPr>
            <w:tcW w:w="875" w:type="dxa"/>
          </w:tcPr>
          <w:p w14:paraId="3FA73720" w14:textId="77777777" w:rsidR="000317C5" w:rsidRPr="0015490F" w:rsidRDefault="000317C5" w:rsidP="00591F8F">
            <w:pPr>
              <w:pStyle w:val="TableText"/>
            </w:pPr>
            <w:r>
              <w:t>5 C</w:t>
            </w:r>
          </w:p>
        </w:tc>
        <w:tc>
          <w:tcPr>
            <w:tcW w:w="2880" w:type="dxa"/>
          </w:tcPr>
          <w:p w14:paraId="0CFA983A" w14:textId="77777777" w:rsidR="000317C5" w:rsidRPr="0015490F" w:rsidRDefault="000317C5" w:rsidP="00591F8F">
            <w:pPr>
              <w:pStyle w:val="TableText"/>
            </w:pPr>
            <w:r>
              <w:t>MAC</w:t>
            </w:r>
            <w:r>
              <w:rPr>
                <w:rFonts w:cs="Arial"/>
                <w:color w:val="000000"/>
              </w:rPr>
              <w:t xml:space="preserve"> </w:t>
            </w:r>
            <w:r>
              <w:t>ID</w:t>
            </w:r>
          </w:p>
        </w:tc>
        <w:tc>
          <w:tcPr>
            <w:tcW w:w="1075" w:type="dxa"/>
          </w:tcPr>
          <w:p w14:paraId="04AE9522" w14:textId="77777777" w:rsidR="000317C5" w:rsidRPr="0015490F" w:rsidRDefault="000317C5" w:rsidP="00591F8F">
            <w:pPr>
              <w:pStyle w:val="TableText"/>
            </w:pPr>
            <w:r>
              <w:t>-</w:t>
            </w:r>
          </w:p>
        </w:tc>
      </w:tr>
      <w:tr w:rsidR="000317C5" w14:paraId="1557D1F9" w14:textId="77777777" w:rsidTr="000317C5">
        <w:trPr>
          <w:cantSplit/>
        </w:trPr>
        <w:tc>
          <w:tcPr>
            <w:tcW w:w="805" w:type="dxa"/>
            <w:tcMar>
              <w:left w:w="58" w:type="dxa"/>
              <w:right w:w="58" w:type="dxa"/>
            </w:tcMar>
          </w:tcPr>
          <w:p w14:paraId="4FB9DF9F" w14:textId="77777777" w:rsidR="000317C5" w:rsidRPr="0015490F" w:rsidRDefault="000317C5" w:rsidP="00591F8F">
            <w:pPr>
              <w:pStyle w:val="TableText"/>
            </w:pPr>
            <w:r>
              <w:t>12 – 16</w:t>
            </w:r>
          </w:p>
        </w:tc>
        <w:tc>
          <w:tcPr>
            <w:tcW w:w="2160" w:type="dxa"/>
          </w:tcPr>
          <w:p w14:paraId="28C4A643" w14:textId="77777777" w:rsidR="000317C5" w:rsidRPr="0015490F" w:rsidRDefault="000317C5" w:rsidP="00591F8F">
            <w:pPr>
              <w:pStyle w:val="TableText"/>
            </w:pPr>
            <w:r>
              <w:t>MAC ID</w:t>
            </w:r>
          </w:p>
        </w:tc>
        <w:tc>
          <w:tcPr>
            <w:tcW w:w="2880" w:type="dxa"/>
          </w:tcPr>
          <w:p w14:paraId="1B2B2777" w14:textId="1C7EBA7C" w:rsidR="000317C5" w:rsidRPr="005820F6" w:rsidRDefault="000317C5" w:rsidP="00591F8F">
            <w:pPr>
              <w:pStyle w:val="TableText"/>
              <w:rPr>
                <w:color w:val="000000"/>
              </w:rPr>
            </w:pPr>
            <w:r w:rsidRPr="005820F6">
              <w:rPr>
                <w:color w:val="000000"/>
              </w:rPr>
              <w:t>:P:</w:t>
            </w:r>
            <w:hyperlink r:id="rId1680" w:history="1">
              <w:r w:rsidRPr="00D865E9">
                <w:rPr>
                  <w:rStyle w:val="Hyperlink"/>
                </w:rPr>
                <w:t>IDR-TR-MAC-ID</w:t>
              </w:r>
            </w:hyperlink>
          </w:p>
        </w:tc>
        <w:tc>
          <w:tcPr>
            <w:tcW w:w="3715" w:type="dxa"/>
          </w:tcPr>
          <w:p w14:paraId="6195D2E0" w14:textId="77777777" w:rsidR="000317C5" w:rsidRPr="0015490F" w:rsidRDefault="000317C5" w:rsidP="00591F8F">
            <w:pPr>
              <w:pStyle w:val="TableText"/>
            </w:pPr>
            <w:r>
              <w:t>MAC ID</w:t>
            </w:r>
          </w:p>
        </w:tc>
        <w:tc>
          <w:tcPr>
            <w:tcW w:w="875" w:type="dxa"/>
          </w:tcPr>
          <w:p w14:paraId="4BC7C2A0" w14:textId="77777777" w:rsidR="000317C5" w:rsidRPr="0015490F" w:rsidRDefault="000317C5" w:rsidP="00591F8F">
            <w:pPr>
              <w:pStyle w:val="TableText"/>
            </w:pPr>
            <w:r>
              <w:t>5 C</w:t>
            </w:r>
          </w:p>
        </w:tc>
        <w:tc>
          <w:tcPr>
            <w:tcW w:w="2880" w:type="dxa"/>
          </w:tcPr>
          <w:p w14:paraId="49825981" w14:textId="77777777" w:rsidR="000317C5" w:rsidRPr="0015490F" w:rsidRDefault="000317C5" w:rsidP="00591F8F">
            <w:pPr>
              <w:pStyle w:val="TableText"/>
            </w:pPr>
            <w:r>
              <w:t>MAC</w:t>
            </w:r>
            <w:r>
              <w:rPr>
                <w:rFonts w:cs="Arial"/>
                <w:color w:val="000000"/>
              </w:rPr>
              <w:t xml:space="preserve"> </w:t>
            </w:r>
            <w:r>
              <w:t>ID</w:t>
            </w:r>
          </w:p>
        </w:tc>
        <w:tc>
          <w:tcPr>
            <w:tcW w:w="1075" w:type="dxa"/>
          </w:tcPr>
          <w:p w14:paraId="28B07A7D" w14:textId="77777777" w:rsidR="000317C5" w:rsidRPr="0015490F" w:rsidRDefault="000317C5" w:rsidP="00591F8F">
            <w:pPr>
              <w:pStyle w:val="TableText"/>
            </w:pPr>
            <w:r>
              <w:t>-</w:t>
            </w:r>
          </w:p>
        </w:tc>
      </w:tr>
      <w:tr w:rsidR="000317C5" w14:paraId="234167E9" w14:textId="77777777" w:rsidTr="000317C5">
        <w:trPr>
          <w:cantSplit/>
        </w:trPr>
        <w:tc>
          <w:tcPr>
            <w:tcW w:w="805" w:type="dxa"/>
            <w:tcMar>
              <w:left w:w="58" w:type="dxa"/>
              <w:right w:w="58" w:type="dxa"/>
            </w:tcMar>
          </w:tcPr>
          <w:p w14:paraId="651EF8A6" w14:textId="77777777" w:rsidR="000317C5" w:rsidRPr="0015490F" w:rsidRDefault="000317C5" w:rsidP="00591F8F">
            <w:pPr>
              <w:pStyle w:val="TableText"/>
            </w:pPr>
            <w:r>
              <w:t>17</w:t>
            </w:r>
          </w:p>
        </w:tc>
        <w:tc>
          <w:tcPr>
            <w:tcW w:w="2160" w:type="dxa"/>
          </w:tcPr>
          <w:p w14:paraId="7035E52C" w14:textId="77777777" w:rsidR="000317C5" w:rsidRPr="0015490F" w:rsidRDefault="000317C5" w:rsidP="00591F8F">
            <w:pPr>
              <w:pStyle w:val="TableText"/>
            </w:pPr>
            <w:r>
              <w:t>File Type</w:t>
            </w:r>
          </w:p>
        </w:tc>
        <w:tc>
          <w:tcPr>
            <w:tcW w:w="2880" w:type="dxa"/>
          </w:tcPr>
          <w:p w14:paraId="5EA5C643" w14:textId="505EC893" w:rsidR="000317C5" w:rsidRPr="005820F6" w:rsidRDefault="000317C5" w:rsidP="00591F8F">
            <w:pPr>
              <w:pStyle w:val="TableText"/>
              <w:rPr>
                <w:color w:val="000000"/>
              </w:rPr>
            </w:pPr>
            <w:r w:rsidRPr="005820F6">
              <w:rPr>
                <w:color w:val="000000"/>
              </w:rPr>
              <w:t>:P:</w:t>
            </w:r>
            <w:hyperlink r:id="rId1681" w:history="1">
              <w:r w:rsidRPr="00D865E9">
                <w:rPr>
                  <w:rStyle w:val="Hyperlink"/>
                </w:rPr>
                <w:t>IDR-TR-FILE-TYPE</w:t>
              </w:r>
            </w:hyperlink>
          </w:p>
        </w:tc>
        <w:tc>
          <w:tcPr>
            <w:tcW w:w="3715" w:type="dxa"/>
          </w:tcPr>
          <w:p w14:paraId="18B3ED28" w14:textId="77777777" w:rsidR="000317C5" w:rsidRDefault="000317C5" w:rsidP="00591F8F">
            <w:pPr>
              <w:pStyle w:val="TableText"/>
            </w:pPr>
            <w:r>
              <w:t>D (Daily) value sent on Daily IDR</w:t>
            </w:r>
          </w:p>
          <w:p w14:paraId="499DD1D3" w14:textId="77777777" w:rsidR="000317C5" w:rsidRPr="0015490F" w:rsidRDefault="000317C5" w:rsidP="00591F8F">
            <w:pPr>
              <w:pStyle w:val="TableText"/>
            </w:pPr>
            <w:r>
              <w:t>H (History) value sent on History Extract</w:t>
            </w:r>
          </w:p>
        </w:tc>
        <w:tc>
          <w:tcPr>
            <w:tcW w:w="875" w:type="dxa"/>
          </w:tcPr>
          <w:p w14:paraId="468771A1" w14:textId="77777777" w:rsidR="000317C5" w:rsidRPr="0015490F" w:rsidRDefault="000317C5" w:rsidP="00591F8F">
            <w:pPr>
              <w:pStyle w:val="TableText"/>
            </w:pPr>
            <w:r>
              <w:t>1 C</w:t>
            </w:r>
          </w:p>
        </w:tc>
        <w:tc>
          <w:tcPr>
            <w:tcW w:w="2880" w:type="dxa"/>
          </w:tcPr>
          <w:p w14:paraId="551F0F7E" w14:textId="77777777" w:rsidR="000317C5" w:rsidRPr="0015490F" w:rsidRDefault="000317C5" w:rsidP="00591F8F">
            <w:pPr>
              <w:pStyle w:val="TableText"/>
            </w:pPr>
            <w:r>
              <w:t>Value: H or D</w:t>
            </w:r>
          </w:p>
        </w:tc>
        <w:tc>
          <w:tcPr>
            <w:tcW w:w="1075" w:type="dxa"/>
          </w:tcPr>
          <w:p w14:paraId="23A24518" w14:textId="77777777" w:rsidR="000317C5" w:rsidRPr="0015490F" w:rsidRDefault="000317C5" w:rsidP="00591F8F">
            <w:pPr>
              <w:pStyle w:val="TableText"/>
            </w:pPr>
            <w:r>
              <w:t>-</w:t>
            </w:r>
          </w:p>
        </w:tc>
      </w:tr>
      <w:tr w:rsidR="000317C5" w14:paraId="510EEDF5" w14:textId="77777777" w:rsidTr="000317C5">
        <w:trPr>
          <w:cantSplit/>
        </w:trPr>
        <w:tc>
          <w:tcPr>
            <w:tcW w:w="805" w:type="dxa"/>
            <w:tcMar>
              <w:left w:w="58" w:type="dxa"/>
              <w:right w:w="58" w:type="dxa"/>
            </w:tcMar>
          </w:tcPr>
          <w:p w14:paraId="1F3C2658" w14:textId="77777777" w:rsidR="000317C5" w:rsidRPr="0015490F" w:rsidDel="008D6FC9" w:rsidRDefault="000317C5" w:rsidP="00591F8F">
            <w:pPr>
              <w:pStyle w:val="TableText"/>
            </w:pPr>
            <w:r>
              <w:t>18 – 26</w:t>
            </w:r>
          </w:p>
        </w:tc>
        <w:tc>
          <w:tcPr>
            <w:tcW w:w="2160" w:type="dxa"/>
          </w:tcPr>
          <w:p w14:paraId="6197C97F" w14:textId="77777777" w:rsidR="000317C5" w:rsidRDefault="000317C5" w:rsidP="00591F8F">
            <w:pPr>
              <w:pStyle w:val="TableText"/>
            </w:pPr>
            <w:r>
              <w:t>File Record Total</w:t>
            </w:r>
          </w:p>
        </w:tc>
        <w:tc>
          <w:tcPr>
            <w:tcW w:w="2880" w:type="dxa"/>
          </w:tcPr>
          <w:p w14:paraId="1719EA93" w14:textId="6F8E68F4" w:rsidR="000317C5" w:rsidRPr="005820F6" w:rsidDel="008D6FC9" w:rsidRDefault="000317C5" w:rsidP="00591F8F">
            <w:pPr>
              <w:pStyle w:val="TableText"/>
              <w:rPr>
                <w:color w:val="000000"/>
              </w:rPr>
            </w:pPr>
            <w:r w:rsidRPr="005820F6">
              <w:rPr>
                <w:color w:val="000000"/>
              </w:rPr>
              <w:t>:P:</w:t>
            </w:r>
            <w:hyperlink r:id="rId1682" w:history="1">
              <w:r w:rsidRPr="00D865E9">
                <w:rPr>
                  <w:rStyle w:val="Hyperlink"/>
                </w:rPr>
                <w:t>IDR-TR-RECORD-COUNT</w:t>
              </w:r>
            </w:hyperlink>
          </w:p>
        </w:tc>
        <w:tc>
          <w:tcPr>
            <w:tcW w:w="3715" w:type="dxa"/>
          </w:tcPr>
          <w:p w14:paraId="5848D049" w14:textId="77777777" w:rsidR="000317C5" w:rsidRPr="0011688A" w:rsidRDefault="000317C5" w:rsidP="00591F8F">
            <w:pPr>
              <w:pStyle w:val="TableText"/>
            </w:pPr>
            <w:r>
              <w:rPr>
                <w:color w:val="000000"/>
              </w:rPr>
              <w:t>T</w:t>
            </w:r>
            <w:r w:rsidRPr="0011688A">
              <w:rPr>
                <w:color w:val="000000"/>
              </w:rPr>
              <w:t>otal number of records representing a count of one for the File Header, a count of one for each claim header, a count of one for each claim detail and a count of one for the File Trailer</w:t>
            </w:r>
          </w:p>
        </w:tc>
        <w:tc>
          <w:tcPr>
            <w:tcW w:w="875" w:type="dxa"/>
          </w:tcPr>
          <w:p w14:paraId="7C6B53E9" w14:textId="77777777" w:rsidR="000317C5" w:rsidRPr="0015490F" w:rsidDel="008D6FC9" w:rsidRDefault="000317C5" w:rsidP="00591F8F">
            <w:pPr>
              <w:pStyle w:val="TableText"/>
            </w:pPr>
            <w:r>
              <w:t>9 N</w:t>
            </w:r>
          </w:p>
        </w:tc>
        <w:tc>
          <w:tcPr>
            <w:tcW w:w="2880" w:type="dxa"/>
          </w:tcPr>
          <w:p w14:paraId="3C7F1837" w14:textId="77777777" w:rsidR="000317C5" w:rsidRDefault="000317C5" w:rsidP="00591F8F">
            <w:pPr>
              <w:pStyle w:val="TableText"/>
            </w:pPr>
            <w:r>
              <w:t>Value up to 999999999</w:t>
            </w:r>
          </w:p>
        </w:tc>
        <w:tc>
          <w:tcPr>
            <w:tcW w:w="1075" w:type="dxa"/>
          </w:tcPr>
          <w:p w14:paraId="72D0D882" w14:textId="77777777" w:rsidR="000317C5" w:rsidRPr="0015490F" w:rsidDel="008D6FC9" w:rsidRDefault="000317C5" w:rsidP="00591F8F">
            <w:pPr>
              <w:pStyle w:val="TableText"/>
            </w:pPr>
            <w:r>
              <w:t>-</w:t>
            </w:r>
          </w:p>
        </w:tc>
      </w:tr>
      <w:tr w:rsidR="000317C5" w14:paraId="1CB67F36" w14:textId="77777777" w:rsidTr="000317C5">
        <w:trPr>
          <w:cantSplit/>
        </w:trPr>
        <w:tc>
          <w:tcPr>
            <w:tcW w:w="805" w:type="dxa"/>
            <w:tcMar>
              <w:left w:w="58" w:type="dxa"/>
              <w:right w:w="58" w:type="dxa"/>
            </w:tcMar>
          </w:tcPr>
          <w:p w14:paraId="44CBBE39" w14:textId="77777777" w:rsidR="000317C5" w:rsidRDefault="000317C5" w:rsidP="00591F8F">
            <w:pPr>
              <w:pStyle w:val="TableText"/>
            </w:pPr>
            <w:r>
              <w:t>27 – 35</w:t>
            </w:r>
          </w:p>
        </w:tc>
        <w:tc>
          <w:tcPr>
            <w:tcW w:w="2160" w:type="dxa"/>
          </w:tcPr>
          <w:p w14:paraId="574D71F6" w14:textId="77777777" w:rsidR="000317C5" w:rsidRDefault="000317C5" w:rsidP="00591F8F">
            <w:pPr>
              <w:pStyle w:val="TableText"/>
            </w:pPr>
            <w:r>
              <w:t>Claim Total</w:t>
            </w:r>
          </w:p>
        </w:tc>
        <w:tc>
          <w:tcPr>
            <w:tcW w:w="2880" w:type="dxa"/>
          </w:tcPr>
          <w:p w14:paraId="5119E1BA" w14:textId="25E48DB9" w:rsidR="000317C5" w:rsidRPr="005820F6" w:rsidDel="008D6FC9" w:rsidRDefault="000317C5" w:rsidP="00591F8F">
            <w:pPr>
              <w:pStyle w:val="TableText"/>
              <w:rPr>
                <w:color w:val="000000"/>
              </w:rPr>
            </w:pPr>
            <w:r w:rsidRPr="005820F6">
              <w:rPr>
                <w:color w:val="000000"/>
              </w:rPr>
              <w:t>:P:</w:t>
            </w:r>
            <w:hyperlink r:id="rId1683" w:history="1">
              <w:r w:rsidRPr="00D865E9">
                <w:rPr>
                  <w:rStyle w:val="Hyperlink"/>
                </w:rPr>
                <w:t>IDR-TR-CLAIM-COUNT</w:t>
              </w:r>
            </w:hyperlink>
          </w:p>
        </w:tc>
        <w:tc>
          <w:tcPr>
            <w:tcW w:w="3715" w:type="dxa"/>
          </w:tcPr>
          <w:p w14:paraId="68F583F8" w14:textId="77777777" w:rsidR="000317C5" w:rsidRPr="0011688A" w:rsidRDefault="000317C5" w:rsidP="00591F8F">
            <w:pPr>
              <w:pStyle w:val="TableText"/>
            </w:pPr>
            <w:r>
              <w:t>T</w:t>
            </w:r>
            <w:r w:rsidRPr="0011688A">
              <w:t>otal number of claims included on the file</w:t>
            </w:r>
          </w:p>
        </w:tc>
        <w:tc>
          <w:tcPr>
            <w:tcW w:w="875" w:type="dxa"/>
          </w:tcPr>
          <w:p w14:paraId="2DD4B469" w14:textId="77777777" w:rsidR="000317C5" w:rsidRDefault="000317C5" w:rsidP="00591F8F">
            <w:pPr>
              <w:pStyle w:val="TableText"/>
            </w:pPr>
            <w:r>
              <w:t>9 N</w:t>
            </w:r>
          </w:p>
        </w:tc>
        <w:tc>
          <w:tcPr>
            <w:tcW w:w="2880" w:type="dxa"/>
          </w:tcPr>
          <w:p w14:paraId="5419E886" w14:textId="77777777" w:rsidR="000317C5" w:rsidRDefault="000317C5" w:rsidP="00591F8F">
            <w:pPr>
              <w:pStyle w:val="TableText"/>
            </w:pPr>
            <w:r>
              <w:t xml:space="preserve">Value up to 999999999 </w:t>
            </w:r>
          </w:p>
        </w:tc>
        <w:tc>
          <w:tcPr>
            <w:tcW w:w="1075" w:type="dxa"/>
          </w:tcPr>
          <w:p w14:paraId="00FA485B" w14:textId="77777777" w:rsidR="000317C5" w:rsidRPr="0015490F" w:rsidDel="008D6FC9" w:rsidRDefault="000317C5" w:rsidP="00591F8F">
            <w:pPr>
              <w:pStyle w:val="TableText"/>
            </w:pPr>
            <w:r>
              <w:t>-</w:t>
            </w:r>
          </w:p>
        </w:tc>
      </w:tr>
      <w:tr w:rsidR="000317C5" w14:paraId="72C4145F" w14:textId="77777777" w:rsidTr="000317C5">
        <w:trPr>
          <w:cantSplit/>
        </w:trPr>
        <w:tc>
          <w:tcPr>
            <w:tcW w:w="805" w:type="dxa"/>
            <w:tcMar>
              <w:left w:w="58" w:type="dxa"/>
              <w:right w:w="58" w:type="dxa"/>
            </w:tcMar>
          </w:tcPr>
          <w:p w14:paraId="203AFE48" w14:textId="77777777" w:rsidR="000317C5" w:rsidRDefault="000317C5" w:rsidP="00591F8F">
            <w:pPr>
              <w:pStyle w:val="TableText"/>
            </w:pPr>
            <w:r>
              <w:t>36 – 44</w:t>
            </w:r>
          </w:p>
        </w:tc>
        <w:tc>
          <w:tcPr>
            <w:tcW w:w="2160" w:type="dxa"/>
          </w:tcPr>
          <w:p w14:paraId="1239CFF6" w14:textId="77777777" w:rsidR="000317C5" w:rsidRDefault="000317C5" w:rsidP="00591F8F">
            <w:pPr>
              <w:pStyle w:val="TableText"/>
            </w:pPr>
            <w:r>
              <w:t>Claim Line Total</w:t>
            </w:r>
          </w:p>
        </w:tc>
        <w:tc>
          <w:tcPr>
            <w:tcW w:w="2880" w:type="dxa"/>
          </w:tcPr>
          <w:p w14:paraId="4EEBCA40" w14:textId="2A4446E9" w:rsidR="000317C5" w:rsidRPr="005820F6" w:rsidDel="008D6FC9" w:rsidRDefault="000317C5" w:rsidP="00591F8F">
            <w:pPr>
              <w:pStyle w:val="TableText"/>
              <w:rPr>
                <w:color w:val="000000"/>
              </w:rPr>
            </w:pPr>
            <w:r w:rsidRPr="005820F6">
              <w:rPr>
                <w:color w:val="000000"/>
              </w:rPr>
              <w:t>:P:</w:t>
            </w:r>
            <w:hyperlink r:id="rId1684" w:history="1">
              <w:r w:rsidRPr="00D865E9">
                <w:rPr>
                  <w:rStyle w:val="Hyperlink"/>
                </w:rPr>
                <w:t>IDR-TR-CLAIM-LINE-COUNT</w:t>
              </w:r>
            </w:hyperlink>
          </w:p>
        </w:tc>
        <w:tc>
          <w:tcPr>
            <w:tcW w:w="3715" w:type="dxa"/>
          </w:tcPr>
          <w:p w14:paraId="46BACC15" w14:textId="77777777" w:rsidR="000317C5" w:rsidRPr="0011688A" w:rsidRDefault="000317C5" w:rsidP="00591F8F">
            <w:pPr>
              <w:pStyle w:val="TableText"/>
            </w:pPr>
            <w:r w:rsidRPr="0011688A">
              <w:t>Total number of claim detail lines included on the file</w:t>
            </w:r>
          </w:p>
        </w:tc>
        <w:tc>
          <w:tcPr>
            <w:tcW w:w="875" w:type="dxa"/>
          </w:tcPr>
          <w:p w14:paraId="07342716" w14:textId="77777777" w:rsidR="000317C5" w:rsidRDefault="000317C5" w:rsidP="00591F8F">
            <w:pPr>
              <w:pStyle w:val="TableText"/>
            </w:pPr>
            <w:r>
              <w:t>9 N</w:t>
            </w:r>
          </w:p>
        </w:tc>
        <w:tc>
          <w:tcPr>
            <w:tcW w:w="2880" w:type="dxa"/>
          </w:tcPr>
          <w:p w14:paraId="76CC2838" w14:textId="77777777" w:rsidR="000317C5" w:rsidRDefault="000317C5" w:rsidP="00591F8F">
            <w:pPr>
              <w:pStyle w:val="TableText"/>
            </w:pPr>
            <w:r>
              <w:t>Value up to 999999999</w:t>
            </w:r>
          </w:p>
        </w:tc>
        <w:tc>
          <w:tcPr>
            <w:tcW w:w="1075" w:type="dxa"/>
          </w:tcPr>
          <w:p w14:paraId="112FD326" w14:textId="77777777" w:rsidR="000317C5" w:rsidRPr="0015490F" w:rsidDel="008D6FC9" w:rsidRDefault="000317C5" w:rsidP="00591F8F">
            <w:pPr>
              <w:pStyle w:val="TableText"/>
            </w:pPr>
            <w:r>
              <w:t>-</w:t>
            </w:r>
          </w:p>
        </w:tc>
      </w:tr>
    </w:tbl>
    <w:p w14:paraId="658B8454" w14:textId="77777777" w:rsidR="00BD0948" w:rsidRDefault="00BD0948" w:rsidP="00D758ED"/>
    <w:p w14:paraId="27D57857" w14:textId="77777777" w:rsidR="00D758ED" w:rsidRDefault="00D758ED" w:rsidP="00D758ED">
      <w:pPr>
        <w:sectPr w:rsidR="00D758ED" w:rsidSect="00047ECB">
          <w:pgSz w:w="15840" w:h="12240" w:orient="landscape"/>
          <w:pgMar w:top="720" w:right="720" w:bottom="720" w:left="720" w:header="720" w:footer="720" w:gutter="0"/>
          <w:cols w:space="720"/>
          <w:docGrid w:linePitch="360"/>
        </w:sectPr>
      </w:pPr>
    </w:p>
    <w:p w14:paraId="692BB113" w14:textId="68C8B52D" w:rsidR="0041235C" w:rsidRDefault="0041235C" w:rsidP="000317C5">
      <w:pPr>
        <w:pStyle w:val="Heading2"/>
        <w:spacing w:before="0"/>
      </w:pPr>
      <w:bookmarkStart w:id="2031" w:name="_Toc180744854"/>
      <w:r>
        <w:t>Technical Notes</w:t>
      </w:r>
      <w:bookmarkEnd w:id="2031"/>
    </w:p>
    <w:p w14:paraId="791092E8" w14:textId="4DF1D010" w:rsidR="0041235C" w:rsidRDefault="00AC0613" w:rsidP="0049278D">
      <w:r>
        <w:t>For multiple state MACs, the MCS system will produce one Claims Universe file per MCS cycle. If a MAC processes for four states, CMS will receive 16 files in a daily cycle.</w:t>
      </w:r>
    </w:p>
    <w:p w14:paraId="2F7F043E" w14:textId="0B073E0E" w:rsidR="0041235C" w:rsidRDefault="0041235C" w:rsidP="0041235C">
      <w:pPr>
        <w:pStyle w:val="Heading2"/>
      </w:pPr>
      <w:bookmarkStart w:id="2032" w:name="_Toc180744855"/>
      <w:r>
        <w:t>Changeable Items</w:t>
      </w:r>
      <w:bookmarkEnd w:id="2032"/>
    </w:p>
    <w:p w14:paraId="2FE4447A" w14:textId="601B28E8" w:rsidR="0041235C" w:rsidRDefault="00AC0613" w:rsidP="0049278D">
      <w:r>
        <w:t>None</w:t>
      </w:r>
    </w:p>
    <w:p w14:paraId="75A265AC" w14:textId="16535042" w:rsidR="0041235C" w:rsidRDefault="0041235C" w:rsidP="0041235C">
      <w:pPr>
        <w:pStyle w:val="Heading2"/>
      </w:pPr>
      <w:bookmarkStart w:id="2033" w:name="_Toc180744856"/>
      <w:r>
        <w:t>Workload-Specific Requirements (Plan Code – Contractor Name, Workload Name)</w:t>
      </w:r>
      <w:bookmarkEnd w:id="2033"/>
    </w:p>
    <w:p w14:paraId="153AAB47" w14:textId="486EA169" w:rsidR="0041235C" w:rsidRDefault="00AC0613" w:rsidP="0049278D">
      <w:r>
        <w:t>None</w:t>
      </w:r>
    </w:p>
    <w:p w14:paraId="1ED0D863" w14:textId="78611BDE" w:rsidR="0041235C" w:rsidRDefault="0041235C" w:rsidP="00AC0613">
      <w:pPr>
        <w:pStyle w:val="Heading2"/>
      </w:pPr>
      <w:bookmarkStart w:id="2034" w:name="_Toc180744857"/>
      <w:r>
        <w:t>Revision History</w:t>
      </w:r>
      <w:bookmarkEnd w:id="2034"/>
    </w:p>
    <w:p w14:paraId="4076FEDF" w14:textId="5055FB94" w:rsidR="0041235C" w:rsidRDefault="0041235C" w:rsidP="00AC0613">
      <w:pPr>
        <w:pStyle w:val="Caption"/>
      </w:pPr>
      <w:bookmarkStart w:id="2035" w:name="_Toc180744881"/>
      <w:r>
        <w:t xml:space="preserve">Table </w:t>
      </w:r>
      <w:r w:rsidR="007826BE">
        <w:fldChar w:fldCharType="begin"/>
      </w:r>
      <w:r w:rsidR="007826BE">
        <w:instrText xml:space="preserve"> SEQ Table \* ARABIC </w:instrText>
      </w:r>
      <w:r w:rsidR="007826BE">
        <w:fldChar w:fldCharType="separate"/>
      </w:r>
      <w:r w:rsidR="007826BE">
        <w:rPr>
          <w:noProof/>
        </w:rPr>
        <w:t>17</w:t>
      </w:r>
      <w:r w:rsidR="007826BE">
        <w:rPr>
          <w:noProof/>
        </w:rPr>
        <w:fldChar w:fldCharType="end"/>
      </w:r>
      <w:r>
        <w:t>. Revision History</w:t>
      </w:r>
      <w:bookmarkEnd w:id="2035"/>
    </w:p>
    <w:tbl>
      <w:tblPr>
        <w:tblStyle w:val="TableGrid"/>
        <w:tblW w:w="0" w:type="auto"/>
        <w:tblCellMar>
          <w:left w:w="115" w:type="dxa"/>
          <w:right w:w="115" w:type="dxa"/>
        </w:tblCellMar>
        <w:tblLook w:val="04A0" w:firstRow="1" w:lastRow="0" w:firstColumn="1" w:lastColumn="0" w:noHBand="0" w:noVBand="1"/>
        <w:tblCaption w:val="Revision History"/>
        <w:tblDescription w:val="Identifies the date of the update, who made the update, the reason for the update, the release, and a description of the update."/>
      </w:tblPr>
      <w:tblGrid>
        <w:gridCol w:w="1161"/>
        <w:gridCol w:w="1481"/>
        <w:gridCol w:w="1698"/>
        <w:gridCol w:w="1101"/>
        <w:gridCol w:w="3909"/>
      </w:tblGrid>
      <w:tr w:rsidR="0041235C" w:rsidRPr="00327B51" w14:paraId="1717241F" w14:textId="77777777" w:rsidTr="004B2EEE">
        <w:trPr>
          <w:cantSplit/>
          <w:tblHeader/>
        </w:trPr>
        <w:tc>
          <w:tcPr>
            <w:tcW w:w="1161" w:type="dxa"/>
            <w:shd w:val="clear" w:color="auto" w:fill="F2F2F2" w:themeFill="background1" w:themeFillShade="F2"/>
          </w:tcPr>
          <w:p w14:paraId="4BEC42A0" w14:textId="77777777" w:rsidR="0041235C" w:rsidRPr="00327B51" w:rsidRDefault="0041235C" w:rsidP="00135F82">
            <w:pPr>
              <w:pStyle w:val="TableText"/>
              <w:rPr>
                <w:b/>
              </w:rPr>
            </w:pPr>
            <w:r w:rsidRPr="00327B51">
              <w:rPr>
                <w:b/>
              </w:rPr>
              <w:t>Date</w:t>
            </w:r>
          </w:p>
        </w:tc>
        <w:tc>
          <w:tcPr>
            <w:tcW w:w="1481" w:type="dxa"/>
            <w:shd w:val="clear" w:color="auto" w:fill="F2F2F2" w:themeFill="background1" w:themeFillShade="F2"/>
          </w:tcPr>
          <w:p w14:paraId="41C4D8AE" w14:textId="77777777" w:rsidR="0041235C" w:rsidRPr="00327B51" w:rsidRDefault="0041235C" w:rsidP="00135F82">
            <w:pPr>
              <w:pStyle w:val="TableText"/>
              <w:rPr>
                <w:b/>
              </w:rPr>
            </w:pPr>
            <w:r w:rsidRPr="00327B51">
              <w:rPr>
                <w:b/>
              </w:rPr>
              <w:t>Revised By</w:t>
            </w:r>
          </w:p>
        </w:tc>
        <w:tc>
          <w:tcPr>
            <w:tcW w:w="1673" w:type="dxa"/>
            <w:shd w:val="clear" w:color="auto" w:fill="F2F2F2" w:themeFill="background1" w:themeFillShade="F2"/>
          </w:tcPr>
          <w:p w14:paraId="37B95BE9" w14:textId="77777777" w:rsidR="0041235C" w:rsidRPr="00327B51" w:rsidRDefault="0041235C" w:rsidP="00135F82">
            <w:pPr>
              <w:pStyle w:val="TableText"/>
              <w:rPr>
                <w:b/>
              </w:rPr>
            </w:pPr>
            <w:r w:rsidRPr="00327B51">
              <w:rPr>
                <w:b/>
              </w:rPr>
              <w:t>Reason</w:t>
            </w:r>
          </w:p>
        </w:tc>
        <w:tc>
          <w:tcPr>
            <w:tcW w:w="1101" w:type="dxa"/>
            <w:shd w:val="clear" w:color="auto" w:fill="F2F2F2" w:themeFill="background1" w:themeFillShade="F2"/>
          </w:tcPr>
          <w:p w14:paraId="5D07C52C" w14:textId="77777777" w:rsidR="0041235C" w:rsidRPr="00327B51" w:rsidRDefault="0041235C" w:rsidP="00135F82">
            <w:pPr>
              <w:pStyle w:val="TableText"/>
              <w:rPr>
                <w:b/>
              </w:rPr>
            </w:pPr>
            <w:r w:rsidRPr="00327B51">
              <w:rPr>
                <w:b/>
              </w:rPr>
              <w:t>Release</w:t>
            </w:r>
          </w:p>
        </w:tc>
        <w:tc>
          <w:tcPr>
            <w:tcW w:w="3934" w:type="dxa"/>
            <w:shd w:val="clear" w:color="auto" w:fill="F2F2F2" w:themeFill="background1" w:themeFillShade="F2"/>
          </w:tcPr>
          <w:p w14:paraId="0E24066C" w14:textId="77777777" w:rsidR="0041235C" w:rsidRPr="00327B51" w:rsidRDefault="0041235C" w:rsidP="00135F82">
            <w:pPr>
              <w:pStyle w:val="TableText"/>
              <w:rPr>
                <w:b/>
              </w:rPr>
            </w:pPr>
            <w:r w:rsidRPr="00327B51">
              <w:rPr>
                <w:b/>
              </w:rPr>
              <w:t>Description</w:t>
            </w:r>
          </w:p>
        </w:tc>
      </w:tr>
      <w:tr w:rsidR="00AC0613" w:rsidRPr="00327B51" w14:paraId="6739B1D6" w14:textId="77777777" w:rsidTr="004B2EEE">
        <w:trPr>
          <w:cantSplit/>
        </w:trPr>
        <w:tc>
          <w:tcPr>
            <w:tcW w:w="1161" w:type="dxa"/>
          </w:tcPr>
          <w:p w14:paraId="6DD1664B" w14:textId="5519CA43" w:rsidR="00AC0613" w:rsidRDefault="00AC0613" w:rsidP="00AC0613">
            <w:pPr>
              <w:pStyle w:val="TableText"/>
            </w:pPr>
            <w:r>
              <w:t>06/09/08</w:t>
            </w:r>
          </w:p>
        </w:tc>
        <w:tc>
          <w:tcPr>
            <w:tcW w:w="1481" w:type="dxa"/>
          </w:tcPr>
          <w:p w14:paraId="154E2B75" w14:textId="6B1C732E" w:rsidR="00AC0613" w:rsidRDefault="00AC0613" w:rsidP="00AC0613">
            <w:pPr>
              <w:pStyle w:val="TableText"/>
            </w:pPr>
            <w:r>
              <w:t>Michelle Page</w:t>
            </w:r>
          </w:p>
        </w:tc>
        <w:tc>
          <w:tcPr>
            <w:tcW w:w="1673" w:type="dxa"/>
          </w:tcPr>
          <w:p w14:paraId="72E5E3AB" w14:textId="4AC7359E" w:rsidR="00AC0613" w:rsidRDefault="00AC0613" w:rsidP="00AC0613">
            <w:pPr>
              <w:pStyle w:val="TableText"/>
            </w:pPr>
            <w:r>
              <w:t>CR30916</w:t>
            </w:r>
          </w:p>
        </w:tc>
        <w:tc>
          <w:tcPr>
            <w:tcW w:w="1101" w:type="dxa"/>
          </w:tcPr>
          <w:p w14:paraId="785C11DA" w14:textId="35B54BEE" w:rsidR="00AC0613" w:rsidRDefault="00AC0613" w:rsidP="00AC0613">
            <w:pPr>
              <w:pStyle w:val="TableText"/>
            </w:pPr>
            <w:r>
              <w:t>R2008400</w:t>
            </w:r>
          </w:p>
        </w:tc>
        <w:tc>
          <w:tcPr>
            <w:tcW w:w="3934" w:type="dxa"/>
          </w:tcPr>
          <w:p w14:paraId="7F25C669" w14:textId="2649A6B1" w:rsidR="00AC0613" w:rsidRDefault="00AC0613" w:rsidP="00AC0613">
            <w:pPr>
              <w:pStyle w:val="TableText"/>
            </w:pPr>
            <w:r>
              <w:t>Added spec.</w:t>
            </w:r>
          </w:p>
        </w:tc>
      </w:tr>
      <w:tr w:rsidR="00AC0613" w:rsidRPr="00327B51" w14:paraId="4A90C78B" w14:textId="77777777" w:rsidTr="004B2EEE">
        <w:trPr>
          <w:cantSplit/>
        </w:trPr>
        <w:tc>
          <w:tcPr>
            <w:tcW w:w="1161" w:type="dxa"/>
          </w:tcPr>
          <w:p w14:paraId="6B5992D7" w14:textId="2F43EA93" w:rsidR="00AC0613" w:rsidRDefault="00AC0613" w:rsidP="00AC0613">
            <w:pPr>
              <w:pStyle w:val="TableText"/>
            </w:pPr>
            <w:r>
              <w:t>08/26/08</w:t>
            </w:r>
          </w:p>
        </w:tc>
        <w:tc>
          <w:tcPr>
            <w:tcW w:w="1481" w:type="dxa"/>
          </w:tcPr>
          <w:p w14:paraId="6663448E" w14:textId="5B8AE364" w:rsidR="00AC0613" w:rsidRDefault="00AC0613" w:rsidP="00AC0613">
            <w:pPr>
              <w:pStyle w:val="TableText"/>
            </w:pPr>
            <w:r>
              <w:t>Judy Altazin</w:t>
            </w:r>
          </w:p>
        </w:tc>
        <w:tc>
          <w:tcPr>
            <w:tcW w:w="1673" w:type="dxa"/>
          </w:tcPr>
          <w:p w14:paraId="0949DE92" w14:textId="7A4252EF" w:rsidR="00AC0613" w:rsidRDefault="00AC0613" w:rsidP="00AC0613">
            <w:pPr>
              <w:pStyle w:val="TableText"/>
            </w:pPr>
            <w:r>
              <w:t>CR30916</w:t>
            </w:r>
          </w:p>
        </w:tc>
        <w:tc>
          <w:tcPr>
            <w:tcW w:w="1101" w:type="dxa"/>
          </w:tcPr>
          <w:p w14:paraId="71EC387D" w14:textId="5D749255" w:rsidR="00AC0613" w:rsidRDefault="00AC0613" w:rsidP="00AC0613">
            <w:pPr>
              <w:pStyle w:val="TableText"/>
            </w:pPr>
            <w:r>
              <w:t>R2008400</w:t>
            </w:r>
          </w:p>
        </w:tc>
        <w:tc>
          <w:tcPr>
            <w:tcW w:w="3934" w:type="dxa"/>
          </w:tcPr>
          <w:p w14:paraId="0E400F1F" w14:textId="5C1EBC4A" w:rsidR="00AC0613" w:rsidRDefault="00AC0613" w:rsidP="00AC0613">
            <w:pPr>
              <w:pStyle w:val="TableText"/>
            </w:pPr>
            <w:r>
              <w:t>Updated by adding fields to indicate if data will be present for Phases I, II, IIII or IV.</w:t>
            </w:r>
          </w:p>
        </w:tc>
      </w:tr>
      <w:tr w:rsidR="00AC0613" w:rsidRPr="00327B51" w14:paraId="3A3B1AB3" w14:textId="77777777" w:rsidTr="004B2EEE">
        <w:trPr>
          <w:cantSplit/>
        </w:trPr>
        <w:tc>
          <w:tcPr>
            <w:tcW w:w="1161" w:type="dxa"/>
          </w:tcPr>
          <w:p w14:paraId="1AD2730F" w14:textId="087C1E92" w:rsidR="00AC0613" w:rsidRDefault="00AC0613" w:rsidP="00AC0613">
            <w:pPr>
              <w:pStyle w:val="TableText"/>
            </w:pPr>
            <w:r>
              <w:t>01/06/09</w:t>
            </w:r>
          </w:p>
        </w:tc>
        <w:tc>
          <w:tcPr>
            <w:tcW w:w="1481" w:type="dxa"/>
          </w:tcPr>
          <w:p w14:paraId="1694B834" w14:textId="1CAD7CD7" w:rsidR="00AC0613" w:rsidRDefault="00AC0613" w:rsidP="00AC0613">
            <w:pPr>
              <w:pStyle w:val="TableText"/>
            </w:pPr>
            <w:r>
              <w:t>Michelle Page</w:t>
            </w:r>
          </w:p>
        </w:tc>
        <w:tc>
          <w:tcPr>
            <w:tcW w:w="1673" w:type="dxa"/>
          </w:tcPr>
          <w:p w14:paraId="626B6DBE" w14:textId="469B079E" w:rsidR="00AC0613" w:rsidRDefault="00AC0613" w:rsidP="00AC0613">
            <w:pPr>
              <w:pStyle w:val="TableText"/>
            </w:pPr>
            <w:r>
              <w:t>CR34298</w:t>
            </w:r>
          </w:p>
        </w:tc>
        <w:tc>
          <w:tcPr>
            <w:tcW w:w="1101" w:type="dxa"/>
          </w:tcPr>
          <w:p w14:paraId="4E5DFD78" w14:textId="44800520" w:rsidR="00AC0613" w:rsidRDefault="00AC0613" w:rsidP="00AC0613">
            <w:pPr>
              <w:pStyle w:val="TableText"/>
            </w:pPr>
            <w:r>
              <w:t>R2009200</w:t>
            </w:r>
          </w:p>
        </w:tc>
        <w:tc>
          <w:tcPr>
            <w:tcW w:w="3934" w:type="dxa"/>
          </w:tcPr>
          <w:p w14:paraId="06D1D092" w14:textId="7E517676" w:rsidR="00AC0613" w:rsidRDefault="00AC0613" w:rsidP="00AC0613">
            <w:pPr>
              <w:pStyle w:val="TableText"/>
            </w:pPr>
            <w:r>
              <w:t>Added field for 935 adjustment indicator at end of J trailer in header record.</w:t>
            </w:r>
          </w:p>
        </w:tc>
      </w:tr>
      <w:tr w:rsidR="00AC0613" w:rsidRPr="00327B51" w14:paraId="4619F080" w14:textId="77777777" w:rsidTr="004B2EEE">
        <w:trPr>
          <w:cantSplit/>
        </w:trPr>
        <w:tc>
          <w:tcPr>
            <w:tcW w:w="1161" w:type="dxa"/>
          </w:tcPr>
          <w:p w14:paraId="1F1CF89B" w14:textId="6C2C3F61" w:rsidR="00AC0613" w:rsidRDefault="00AC0613" w:rsidP="00AC0613">
            <w:pPr>
              <w:pStyle w:val="TableText"/>
            </w:pPr>
            <w:r>
              <w:t>5/15/09</w:t>
            </w:r>
          </w:p>
        </w:tc>
        <w:tc>
          <w:tcPr>
            <w:tcW w:w="1481" w:type="dxa"/>
          </w:tcPr>
          <w:p w14:paraId="357A23FB" w14:textId="7888671E" w:rsidR="00AC0613" w:rsidRDefault="00AC0613" w:rsidP="00AC0613">
            <w:pPr>
              <w:pStyle w:val="TableText"/>
            </w:pPr>
            <w:r>
              <w:t>Penny Stroud</w:t>
            </w:r>
          </w:p>
        </w:tc>
        <w:tc>
          <w:tcPr>
            <w:tcW w:w="1673" w:type="dxa"/>
          </w:tcPr>
          <w:p w14:paraId="29C32D93" w14:textId="7698DB36" w:rsidR="00AC0613" w:rsidRDefault="00AC0613" w:rsidP="00AC0613">
            <w:pPr>
              <w:pStyle w:val="TableText"/>
            </w:pPr>
            <w:r>
              <w:t>CR33497</w:t>
            </w:r>
            <w:r w:rsidR="00FC143E">
              <w:t xml:space="preserve"> / CMS</w:t>
            </w:r>
            <w:r>
              <w:t xml:space="preserve"> CR6211</w:t>
            </w:r>
          </w:p>
        </w:tc>
        <w:tc>
          <w:tcPr>
            <w:tcW w:w="1101" w:type="dxa"/>
          </w:tcPr>
          <w:p w14:paraId="3FB82EA1" w14:textId="38C8C06F" w:rsidR="00AC0613" w:rsidRDefault="00AC0613" w:rsidP="00AC0613">
            <w:pPr>
              <w:pStyle w:val="TableText"/>
            </w:pPr>
            <w:r>
              <w:t>R2009300</w:t>
            </w:r>
          </w:p>
        </w:tc>
        <w:tc>
          <w:tcPr>
            <w:tcW w:w="3934" w:type="dxa"/>
          </w:tcPr>
          <w:p w14:paraId="17E1A23E" w14:textId="088B4349" w:rsidR="00AC0613" w:rsidRDefault="00AC0613" w:rsidP="00AC0613">
            <w:pPr>
              <w:pStyle w:val="TableText"/>
            </w:pPr>
            <w:r>
              <w:t>Add Claim field 970 at the end of the J Trailer and Detail field 905 at the end of the SCF Audit Trailer Information for MSP Action code.</w:t>
            </w:r>
          </w:p>
        </w:tc>
      </w:tr>
      <w:tr w:rsidR="00AC0613" w:rsidRPr="00327B51" w14:paraId="39B8C50F" w14:textId="77777777" w:rsidTr="004B2EEE">
        <w:trPr>
          <w:cantSplit/>
        </w:trPr>
        <w:tc>
          <w:tcPr>
            <w:tcW w:w="1161" w:type="dxa"/>
          </w:tcPr>
          <w:p w14:paraId="7719C0E8" w14:textId="006C9443" w:rsidR="00AC0613" w:rsidRDefault="00AC0613" w:rsidP="00AC0613">
            <w:pPr>
              <w:pStyle w:val="TableText"/>
            </w:pPr>
            <w:r>
              <w:t>6/8/09</w:t>
            </w:r>
          </w:p>
        </w:tc>
        <w:tc>
          <w:tcPr>
            <w:tcW w:w="1481" w:type="dxa"/>
          </w:tcPr>
          <w:p w14:paraId="320A8ED3" w14:textId="60809093" w:rsidR="00AC0613" w:rsidRDefault="00AC0613" w:rsidP="00AC0613">
            <w:pPr>
              <w:pStyle w:val="TableText"/>
            </w:pPr>
            <w:r>
              <w:t>Dede Bryant</w:t>
            </w:r>
          </w:p>
        </w:tc>
        <w:tc>
          <w:tcPr>
            <w:tcW w:w="1673" w:type="dxa"/>
          </w:tcPr>
          <w:p w14:paraId="5A1608F2" w14:textId="3F37471F" w:rsidR="00AC0613" w:rsidRDefault="00AC0613" w:rsidP="00AC0613">
            <w:pPr>
              <w:pStyle w:val="TableText"/>
            </w:pPr>
            <w:r>
              <w:t>Consistency to CMS terminology</w:t>
            </w:r>
          </w:p>
        </w:tc>
        <w:tc>
          <w:tcPr>
            <w:tcW w:w="1101" w:type="dxa"/>
          </w:tcPr>
          <w:p w14:paraId="1A621305" w14:textId="46B04EE5" w:rsidR="00AC0613" w:rsidRDefault="00AC0613" w:rsidP="00AC0613">
            <w:pPr>
              <w:pStyle w:val="TableText"/>
            </w:pPr>
            <w:r>
              <w:t>N/A</w:t>
            </w:r>
          </w:p>
        </w:tc>
        <w:tc>
          <w:tcPr>
            <w:tcW w:w="3934" w:type="dxa"/>
          </w:tcPr>
          <w:p w14:paraId="3F8057E5" w14:textId="21C583D6" w:rsidR="00AC0613" w:rsidRDefault="00AC0613" w:rsidP="00AC0613">
            <w:pPr>
              <w:pStyle w:val="TableText"/>
            </w:pPr>
            <w:r>
              <w:t>Changed Carrier to MAC/Carrier</w:t>
            </w:r>
            <w:r w:rsidR="00016EFB">
              <w:t>.</w:t>
            </w:r>
          </w:p>
        </w:tc>
      </w:tr>
      <w:tr w:rsidR="00AC0613" w:rsidRPr="00327B51" w14:paraId="660623ED" w14:textId="77777777" w:rsidTr="004B2EEE">
        <w:trPr>
          <w:cantSplit/>
        </w:trPr>
        <w:tc>
          <w:tcPr>
            <w:tcW w:w="1161" w:type="dxa"/>
          </w:tcPr>
          <w:p w14:paraId="0ED059FD" w14:textId="149D16BD" w:rsidR="00AC0613" w:rsidRDefault="00AC0613" w:rsidP="00AC0613">
            <w:pPr>
              <w:pStyle w:val="TableText"/>
            </w:pPr>
            <w:r>
              <w:t>07/01/09</w:t>
            </w:r>
          </w:p>
        </w:tc>
        <w:tc>
          <w:tcPr>
            <w:tcW w:w="1481" w:type="dxa"/>
          </w:tcPr>
          <w:p w14:paraId="6A1904BE" w14:textId="697E09C1" w:rsidR="00AC0613" w:rsidRDefault="00AC0613" w:rsidP="00AC0613">
            <w:pPr>
              <w:pStyle w:val="TableText"/>
            </w:pPr>
            <w:r>
              <w:t>Michelle Page</w:t>
            </w:r>
          </w:p>
        </w:tc>
        <w:tc>
          <w:tcPr>
            <w:tcW w:w="1673" w:type="dxa"/>
          </w:tcPr>
          <w:p w14:paraId="5CD7D1F3" w14:textId="60C1631D" w:rsidR="00AC0613" w:rsidRDefault="00AC0613" w:rsidP="00AC0613">
            <w:pPr>
              <w:pStyle w:val="TableText"/>
            </w:pPr>
            <w:r>
              <w:t>CR35501</w:t>
            </w:r>
            <w:r w:rsidR="00FC143E">
              <w:t xml:space="preserve"> / CMS</w:t>
            </w:r>
            <w:r>
              <w:t xml:space="preserve"> CR6417</w:t>
            </w:r>
          </w:p>
        </w:tc>
        <w:tc>
          <w:tcPr>
            <w:tcW w:w="1101" w:type="dxa"/>
          </w:tcPr>
          <w:p w14:paraId="5E9E4AD1" w14:textId="4691A927" w:rsidR="00AC0613" w:rsidRDefault="00AC0613" w:rsidP="00AC0613">
            <w:pPr>
              <w:pStyle w:val="TableText"/>
            </w:pPr>
            <w:r>
              <w:t>R2009400</w:t>
            </w:r>
          </w:p>
        </w:tc>
        <w:tc>
          <w:tcPr>
            <w:tcW w:w="3934" w:type="dxa"/>
          </w:tcPr>
          <w:p w14:paraId="79A91135" w14:textId="5D13277D" w:rsidR="00AC0613" w:rsidRDefault="00AC0613" w:rsidP="00AC0613">
            <w:pPr>
              <w:pStyle w:val="TableText"/>
            </w:pPr>
            <w:r>
              <w:t>Added fields for Referring/Ordering Provider Name and Number at the end of the J trailer in header record.</w:t>
            </w:r>
          </w:p>
        </w:tc>
      </w:tr>
      <w:tr w:rsidR="00AC0613" w:rsidRPr="00327B51" w14:paraId="4163CEBE" w14:textId="77777777" w:rsidTr="004B2EEE">
        <w:trPr>
          <w:cantSplit/>
        </w:trPr>
        <w:tc>
          <w:tcPr>
            <w:tcW w:w="1161" w:type="dxa"/>
          </w:tcPr>
          <w:p w14:paraId="1743E94B" w14:textId="2CFF31C8" w:rsidR="00AC0613" w:rsidRDefault="00AC0613" w:rsidP="00AC0613">
            <w:pPr>
              <w:pStyle w:val="TableText"/>
            </w:pPr>
            <w:r>
              <w:t>7/21/09</w:t>
            </w:r>
          </w:p>
        </w:tc>
        <w:tc>
          <w:tcPr>
            <w:tcW w:w="1481" w:type="dxa"/>
          </w:tcPr>
          <w:p w14:paraId="2359B38C" w14:textId="55258891" w:rsidR="00AC0613" w:rsidRDefault="00AC0613" w:rsidP="00AC0613">
            <w:pPr>
              <w:pStyle w:val="TableText"/>
            </w:pPr>
            <w:r>
              <w:t>Kam Lee-Jara</w:t>
            </w:r>
          </w:p>
        </w:tc>
        <w:tc>
          <w:tcPr>
            <w:tcW w:w="1673" w:type="dxa"/>
          </w:tcPr>
          <w:p w14:paraId="4349B868" w14:textId="37A8040A" w:rsidR="00AC0613" w:rsidRDefault="00AC0613" w:rsidP="00016EFB">
            <w:pPr>
              <w:pStyle w:val="TableText"/>
            </w:pPr>
            <w:r>
              <w:t>CR35517</w:t>
            </w:r>
            <w:r w:rsidR="00FC143E">
              <w:t xml:space="preserve"> / CMS</w:t>
            </w:r>
            <w:r>
              <w:t xml:space="preserve"> CR6420</w:t>
            </w:r>
          </w:p>
        </w:tc>
        <w:tc>
          <w:tcPr>
            <w:tcW w:w="1101" w:type="dxa"/>
          </w:tcPr>
          <w:p w14:paraId="7E34509C" w14:textId="21B5F80C" w:rsidR="00AC0613" w:rsidRDefault="00AC0613" w:rsidP="00AC0613">
            <w:pPr>
              <w:pStyle w:val="TableText"/>
            </w:pPr>
            <w:r>
              <w:t>R2009400</w:t>
            </w:r>
          </w:p>
        </w:tc>
        <w:tc>
          <w:tcPr>
            <w:tcW w:w="3934" w:type="dxa"/>
          </w:tcPr>
          <w:p w14:paraId="380560EA" w14:textId="446FF56A" w:rsidR="00AC0613" w:rsidRDefault="00AC0613" w:rsidP="00016EFB">
            <w:pPr>
              <w:pStyle w:val="TableText"/>
            </w:pPr>
            <w:r>
              <w:t>Added 4 fields and filler to W trailer of Header record, Adjusted the starting and ending positions of the remaining fields in the Header record. Changed filler on Detail record from 3765 to 3965. Changed filler on Detail Trailer record from 4804 to 5004. Changed filler on Header Trailer record from 4813 to 5013. Net result is that each record is now lrecl 5040 not 4840.</w:t>
            </w:r>
          </w:p>
        </w:tc>
      </w:tr>
      <w:tr w:rsidR="00AC0613" w:rsidRPr="00327B51" w14:paraId="7FB3E7A5" w14:textId="77777777" w:rsidTr="004B2EEE">
        <w:trPr>
          <w:cantSplit/>
        </w:trPr>
        <w:tc>
          <w:tcPr>
            <w:tcW w:w="1161" w:type="dxa"/>
          </w:tcPr>
          <w:p w14:paraId="6A71AC7D" w14:textId="33CAA299" w:rsidR="00AC0613" w:rsidRDefault="00AC0613" w:rsidP="00AC0613">
            <w:pPr>
              <w:pStyle w:val="TableText"/>
            </w:pPr>
            <w:r>
              <w:t>9/25/09</w:t>
            </w:r>
          </w:p>
        </w:tc>
        <w:tc>
          <w:tcPr>
            <w:tcW w:w="1481" w:type="dxa"/>
          </w:tcPr>
          <w:p w14:paraId="25F3167F" w14:textId="7FCC9295" w:rsidR="00AC0613" w:rsidRDefault="00AC0613" w:rsidP="00AC0613">
            <w:pPr>
              <w:pStyle w:val="TableText"/>
            </w:pPr>
            <w:r>
              <w:t>Koreen Vaz</w:t>
            </w:r>
          </w:p>
        </w:tc>
        <w:tc>
          <w:tcPr>
            <w:tcW w:w="1673" w:type="dxa"/>
          </w:tcPr>
          <w:p w14:paraId="79B2CCDE" w14:textId="051CDC75" w:rsidR="00AC0613" w:rsidRDefault="00AC0613" w:rsidP="00016EFB">
            <w:pPr>
              <w:pStyle w:val="TableText"/>
            </w:pPr>
            <w:r>
              <w:t>CR32840</w:t>
            </w:r>
            <w:r w:rsidR="00FC143E">
              <w:t xml:space="preserve"> / CMS</w:t>
            </w:r>
            <w:r>
              <w:t xml:space="preserve"> CR6059</w:t>
            </w:r>
          </w:p>
        </w:tc>
        <w:tc>
          <w:tcPr>
            <w:tcW w:w="1101" w:type="dxa"/>
          </w:tcPr>
          <w:p w14:paraId="5B6A4C78" w14:textId="01CA2053" w:rsidR="00AC0613" w:rsidRDefault="00AC0613" w:rsidP="00AC0613">
            <w:pPr>
              <w:pStyle w:val="TableText"/>
            </w:pPr>
            <w:r>
              <w:t>R2010100</w:t>
            </w:r>
          </w:p>
        </w:tc>
        <w:tc>
          <w:tcPr>
            <w:tcW w:w="3934" w:type="dxa"/>
          </w:tcPr>
          <w:p w14:paraId="1804801F" w14:textId="4246BA90" w:rsidR="00AC0613" w:rsidRDefault="00AC0613" w:rsidP="00AC0613">
            <w:pPr>
              <w:pStyle w:val="TableText"/>
            </w:pPr>
            <w:r>
              <w:t>Added patient count field.</w:t>
            </w:r>
          </w:p>
        </w:tc>
      </w:tr>
      <w:tr w:rsidR="00AC0613" w:rsidRPr="00327B51" w14:paraId="2FCE832F" w14:textId="77777777" w:rsidTr="004B2EEE">
        <w:trPr>
          <w:cantSplit/>
        </w:trPr>
        <w:tc>
          <w:tcPr>
            <w:tcW w:w="1161" w:type="dxa"/>
          </w:tcPr>
          <w:p w14:paraId="5867668F" w14:textId="208B69C8" w:rsidR="00AC0613" w:rsidRDefault="00AC0613" w:rsidP="00AC0613">
            <w:pPr>
              <w:pStyle w:val="TableText"/>
            </w:pPr>
            <w:r>
              <w:t>3/23/10</w:t>
            </w:r>
          </w:p>
        </w:tc>
        <w:tc>
          <w:tcPr>
            <w:tcW w:w="1481" w:type="dxa"/>
          </w:tcPr>
          <w:p w14:paraId="11D66933" w14:textId="1F65F0FB" w:rsidR="00AC0613" w:rsidRDefault="00AC0613" w:rsidP="00AC0613">
            <w:pPr>
              <w:pStyle w:val="TableText"/>
            </w:pPr>
            <w:r>
              <w:t>Gigi Mendenhall</w:t>
            </w:r>
          </w:p>
        </w:tc>
        <w:tc>
          <w:tcPr>
            <w:tcW w:w="1673" w:type="dxa"/>
          </w:tcPr>
          <w:p w14:paraId="698E768F" w14:textId="24DA8010" w:rsidR="00AC0613" w:rsidRDefault="00AC0613" w:rsidP="00AC0613">
            <w:pPr>
              <w:pStyle w:val="TableText"/>
            </w:pPr>
            <w:r>
              <w:t>DU0907</w:t>
            </w:r>
          </w:p>
        </w:tc>
        <w:tc>
          <w:tcPr>
            <w:tcW w:w="1101" w:type="dxa"/>
          </w:tcPr>
          <w:p w14:paraId="19672C29" w14:textId="6D6FA619" w:rsidR="00AC0613" w:rsidRDefault="00AC0613" w:rsidP="00AC0613">
            <w:pPr>
              <w:pStyle w:val="TableText"/>
            </w:pPr>
            <w:r>
              <w:t>N/A</w:t>
            </w:r>
          </w:p>
        </w:tc>
        <w:tc>
          <w:tcPr>
            <w:tcW w:w="3934" w:type="dxa"/>
          </w:tcPr>
          <w:p w14:paraId="2615DD10" w14:textId="1EE7E73E" w:rsidR="00AC0613" w:rsidRDefault="00AC0613" w:rsidP="00AC0613">
            <w:pPr>
              <w:pStyle w:val="TableText"/>
            </w:pPr>
            <w:r>
              <w:t>Correct Layout titles</w:t>
            </w:r>
            <w:r w:rsidR="00016EFB">
              <w:t>.</w:t>
            </w:r>
          </w:p>
        </w:tc>
      </w:tr>
      <w:tr w:rsidR="00AC0613" w:rsidRPr="00327B51" w14:paraId="2DDC38CB" w14:textId="77777777" w:rsidTr="004B2EEE">
        <w:trPr>
          <w:cantSplit/>
        </w:trPr>
        <w:tc>
          <w:tcPr>
            <w:tcW w:w="1161" w:type="dxa"/>
          </w:tcPr>
          <w:p w14:paraId="35E81279" w14:textId="747B85AE" w:rsidR="00AC0613" w:rsidRDefault="00AC0613" w:rsidP="00AC0613">
            <w:pPr>
              <w:pStyle w:val="TableText"/>
            </w:pPr>
            <w:r>
              <w:t>2/12/10</w:t>
            </w:r>
          </w:p>
        </w:tc>
        <w:tc>
          <w:tcPr>
            <w:tcW w:w="1481" w:type="dxa"/>
          </w:tcPr>
          <w:p w14:paraId="23198859" w14:textId="41C45E6B" w:rsidR="00AC0613" w:rsidRDefault="00AC0613" w:rsidP="00AC0613">
            <w:pPr>
              <w:pStyle w:val="TableText"/>
            </w:pPr>
            <w:r>
              <w:t>Michelle Page</w:t>
            </w:r>
          </w:p>
        </w:tc>
        <w:tc>
          <w:tcPr>
            <w:tcW w:w="1673" w:type="dxa"/>
          </w:tcPr>
          <w:p w14:paraId="25907063" w14:textId="0CBE6504" w:rsidR="00AC0613" w:rsidRDefault="00AC0613" w:rsidP="00016EFB">
            <w:pPr>
              <w:pStyle w:val="TableText"/>
            </w:pPr>
            <w:r>
              <w:t>CR37204</w:t>
            </w:r>
            <w:r w:rsidR="00FC143E">
              <w:t xml:space="preserve"> / CMS</w:t>
            </w:r>
            <w:r>
              <w:t>06612</w:t>
            </w:r>
          </w:p>
        </w:tc>
        <w:tc>
          <w:tcPr>
            <w:tcW w:w="1101" w:type="dxa"/>
          </w:tcPr>
          <w:p w14:paraId="31344654" w14:textId="7E416EB7" w:rsidR="00AC0613" w:rsidRDefault="00AC0613" w:rsidP="00AC0613">
            <w:pPr>
              <w:pStyle w:val="TableText"/>
            </w:pPr>
            <w:r>
              <w:t>R2010300</w:t>
            </w:r>
          </w:p>
        </w:tc>
        <w:tc>
          <w:tcPr>
            <w:tcW w:w="3934" w:type="dxa"/>
          </w:tcPr>
          <w:p w14:paraId="3D7ADF7B" w14:textId="2F415B57" w:rsidR="00AC0613" w:rsidRDefault="00AC0613" w:rsidP="00AC0613">
            <w:pPr>
              <w:pStyle w:val="TableText"/>
            </w:pPr>
            <w:r>
              <w:t>Added claim receipt date field.</w:t>
            </w:r>
          </w:p>
        </w:tc>
      </w:tr>
      <w:tr w:rsidR="00AC0613" w:rsidRPr="00327B51" w14:paraId="0A25DB90" w14:textId="77777777" w:rsidTr="004B2EEE">
        <w:trPr>
          <w:cantSplit/>
        </w:trPr>
        <w:tc>
          <w:tcPr>
            <w:tcW w:w="1161" w:type="dxa"/>
          </w:tcPr>
          <w:p w14:paraId="4CC38F1B" w14:textId="6964CBEC" w:rsidR="00AC0613" w:rsidRDefault="00AC0613" w:rsidP="00AC0613">
            <w:pPr>
              <w:pStyle w:val="TableText"/>
            </w:pPr>
            <w:r>
              <w:t>6/18/10</w:t>
            </w:r>
          </w:p>
        </w:tc>
        <w:tc>
          <w:tcPr>
            <w:tcW w:w="1481" w:type="dxa"/>
          </w:tcPr>
          <w:p w14:paraId="0555D475" w14:textId="5AF007CE" w:rsidR="00AC0613" w:rsidRDefault="00AC0613" w:rsidP="00AC0613">
            <w:pPr>
              <w:pStyle w:val="TableText"/>
            </w:pPr>
            <w:r>
              <w:t>Deb Lundy</w:t>
            </w:r>
          </w:p>
        </w:tc>
        <w:tc>
          <w:tcPr>
            <w:tcW w:w="1673" w:type="dxa"/>
          </w:tcPr>
          <w:p w14:paraId="48C43138" w14:textId="45685954" w:rsidR="00AC0613" w:rsidRDefault="00AC0613" w:rsidP="00AC0613">
            <w:pPr>
              <w:pStyle w:val="TableText"/>
            </w:pPr>
            <w:r>
              <w:t>CR36934</w:t>
            </w:r>
          </w:p>
        </w:tc>
        <w:tc>
          <w:tcPr>
            <w:tcW w:w="1101" w:type="dxa"/>
          </w:tcPr>
          <w:p w14:paraId="29A10B56" w14:textId="4F37D025" w:rsidR="00AC0613" w:rsidRDefault="00AC0613" w:rsidP="00AC0613">
            <w:pPr>
              <w:pStyle w:val="TableText"/>
            </w:pPr>
            <w:r>
              <w:t>R2010400</w:t>
            </w:r>
          </w:p>
        </w:tc>
        <w:tc>
          <w:tcPr>
            <w:tcW w:w="3934" w:type="dxa"/>
          </w:tcPr>
          <w:p w14:paraId="223C9B7D" w14:textId="2B38F31C" w:rsidR="00AC0613" w:rsidRDefault="00AC0613" w:rsidP="00AC0613">
            <w:pPr>
              <w:pStyle w:val="TableText"/>
            </w:pPr>
            <w:r>
              <w:t>Updated Diagnosis code fields.</w:t>
            </w:r>
          </w:p>
        </w:tc>
      </w:tr>
      <w:tr w:rsidR="00AC0613" w:rsidRPr="00327B51" w14:paraId="5AD02F9D" w14:textId="77777777" w:rsidTr="004B2EEE">
        <w:trPr>
          <w:cantSplit/>
        </w:trPr>
        <w:tc>
          <w:tcPr>
            <w:tcW w:w="1161" w:type="dxa"/>
          </w:tcPr>
          <w:p w14:paraId="08BBB7CD" w14:textId="7FBF8FE5" w:rsidR="00AC0613" w:rsidRDefault="00AC0613" w:rsidP="00AC0613">
            <w:pPr>
              <w:pStyle w:val="TableText"/>
            </w:pPr>
            <w:r>
              <w:t>6/23/10</w:t>
            </w:r>
          </w:p>
        </w:tc>
        <w:tc>
          <w:tcPr>
            <w:tcW w:w="1481" w:type="dxa"/>
          </w:tcPr>
          <w:p w14:paraId="2486ED8C" w14:textId="730039AD" w:rsidR="00AC0613" w:rsidRDefault="00AC0613" w:rsidP="00AC0613">
            <w:pPr>
              <w:pStyle w:val="TableText"/>
            </w:pPr>
            <w:r>
              <w:t>Monique Melanson</w:t>
            </w:r>
          </w:p>
        </w:tc>
        <w:tc>
          <w:tcPr>
            <w:tcW w:w="1673" w:type="dxa"/>
          </w:tcPr>
          <w:p w14:paraId="6753CA11" w14:textId="00B82AB3" w:rsidR="00AC0613" w:rsidRDefault="00AC0613" w:rsidP="00016EFB">
            <w:pPr>
              <w:pStyle w:val="TableText"/>
            </w:pPr>
            <w:r>
              <w:t>CR39632</w:t>
            </w:r>
            <w:r w:rsidR="00FC143E">
              <w:t xml:space="preserve"> / CMS</w:t>
            </w:r>
            <w:r>
              <w:t>CR6942</w:t>
            </w:r>
          </w:p>
        </w:tc>
        <w:tc>
          <w:tcPr>
            <w:tcW w:w="1101" w:type="dxa"/>
          </w:tcPr>
          <w:p w14:paraId="147BEB32" w14:textId="3A8EAAE3" w:rsidR="00AC0613" w:rsidRDefault="00AC0613" w:rsidP="00AC0613">
            <w:pPr>
              <w:pStyle w:val="TableText"/>
            </w:pPr>
            <w:r>
              <w:t>R2010400</w:t>
            </w:r>
          </w:p>
        </w:tc>
        <w:tc>
          <w:tcPr>
            <w:tcW w:w="3934" w:type="dxa"/>
          </w:tcPr>
          <w:p w14:paraId="70FAA671" w14:textId="6B3FBFEF" w:rsidR="00AC0613" w:rsidRDefault="00AC0613" w:rsidP="00016EFB">
            <w:pPr>
              <w:pStyle w:val="TableText"/>
            </w:pPr>
            <w:r>
              <w:t>Added One Time Extract job info and file names to access the daily and history IDR. Updated the header and trailer field description table with changes to the format.</w:t>
            </w:r>
          </w:p>
        </w:tc>
      </w:tr>
      <w:tr w:rsidR="00AC0613" w:rsidRPr="00327B51" w14:paraId="3695CBC0" w14:textId="77777777" w:rsidTr="004B2EEE">
        <w:trPr>
          <w:cantSplit/>
        </w:trPr>
        <w:tc>
          <w:tcPr>
            <w:tcW w:w="1161" w:type="dxa"/>
          </w:tcPr>
          <w:p w14:paraId="7A3B26EE" w14:textId="2BB66615" w:rsidR="00AC0613" w:rsidRDefault="00AC0613" w:rsidP="00AC0613">
            <w:pPr>
              <w:pStyle w:val="TableText"/>
            </w:pPr>
            <w:r>
              <w:t>8/20/10</w:t>
            </w:r>
          </w:p>
        </w:tc>
        <w:tc>
          <w:tcPr>
            <w:tcW w:w="1481" w:type="dxa"/>
          </w:tcPr>
          <w:p w14:paraId="4A51652E" w14:textId="0F770B99" w:rsidR="00AC0613" w:rsidRDefault="00AC0613" w:rsidP="00AC0613">
            <w:pPr>
              <w:pStyle w:val="TableText"/>
            </w:pPr>
            <w:r>
              <w:t>J. Helsley</w:t>
            </w:r>
          </w:p>
        </w:tc>
        <w:tc>
          <w:tcPr>
            <w:tcW w:w="1673" w:type="dxa"/>
          </w:tcPr>
          <w:p w14:paraId="2FA38521" w14:textId="6504A97F" w:rsidR="00AC0613" w:rsidRDefault="00AC0613" w:rsidP="00AC0613">
            <w:pPr>
              <w:pStyle w:val="TableText"/>
            </w:pPr>
            <w:r>
              <w:t>DU0930</w:t>
            </w:r>
          </w:p>
        </w:tc>
        <w:tc>
          <w:tcPr>
            <w:tcW w:w="1101" w:type="dxa"/>
          </w:tcPr>
          <w:p w14:paraId="2F3720A6" w14:textId="7EE760D3" w:rsidR="00AC0613" w:rsidRDefault="00AC0613" w:rsidP="00AC0613">
            <w:pPr>
              <w:pStyle w:val="TableText"/>
            </w:pPr>
            <w:r>
              <w:t>N/A</w:t>
            </w:r>
          </w:p>
        </w:tc>
        <w:tc>
          <w:tcPr>
            <w:tcW w:w="3934" w:type="dxa"/>
          </w:tcPr>
          <w:p w14:paraId="70EC5C17" w14:textId="0D7A69E1" w:rsidR="00AC0613" w:rsidRDefault="00AC0613" w:rsidP="00AC0613">
            <w:pPr>
              <w:pStyle w:val="TableText"/>
            </w:pPr>
            <w:r>
              <w:t>Updated the Phase column indicator on several fields.</w:t>
            </w:r>
          </w:p>
        </w:tc>
      </w:tr>
      <w:tr w:rsidR="00AC0613" w:rsidRPr="00327B51" w14:paraId="3BD81C52" w14:textId="77777777" w:rsidTr="004B2EEE">
        <w:trPr>
          <w:cantSplit/>
        </w:trPr>
        <w:tc>
          <w:tcPr>
            <w:tcW w:w="1161" w:type="dxa"/>
          </w:tcPr>
          <w:p w14:paraId="1956735E" w14:textId="6CC34DD4" w:rsidR="00AC0613" w:rsidRDefault="00AC0613" w:rsidP="00AC0613">
            <w:pPr>
              <w:pStyle w:val="TableText"/>
            </w:pPr>
            <w:r>
              <w:t>10/25/10</w:t>
            </w:r>
          </w:p>
        </w:tc>
        <w:tc>
          <w:tcPr>
            <w:tcW w:w="1481" w:type="dxa"/>
          </w:tcPr>
          <w:p w14:paraId="2494A801" w14:textId="1B8DA844" w:rsidR="00AC0613" w:rsidRDefault="00AC0613" w:rsidP="00AC0613">
            <w:pPr>
              <w:pStyle w:val="TableText"/>
            </w:pPr>
            <w:r>
              <w:t>Jane Walter</w:t>
            </w:r>
          </w:p>
        </w:tc>
        <w:tc>
          <w:tcPr>
            <w:tcW w:w="1673" w:type="dxa"/>
          </w:tcPr>
          <w:p w14:paraId="247D020F" w14:textId="480C3C6F" w:rsidR="00AC0613" w:rsidRDefault="00AC0613" w:rsidP="00AC0613">
            <w:pPr>
              <w:pStyle w:val="TableText"/>
            </w:pPr>
            <w:r>
              <w:t>CR40551</w:t>
            </w:r>
            <w:r w:rsidR="00FC143E">
              <w:t xml:space="preserve"> / CMS</w:t>
            </w:r>
            <w:r>
              <w:t xml:space="preserve"> CR7054</w:t>
            </w:r>
          </w:p>
          <w:p w14:paraId="6AC4CC9E" w14:textId="35355146" w:rsidR="00AC0613" w:rsidRDefault="00AC0613" w:rsidP="00AC0613">
            <w:pPr>
              <w:pStyle w:val="TableText"/>
            </w:pPr>
            <w:r>
              <w:t>CR40572</w:t>
            </w:r>
            <w:r w:rsidR="00FC143E">
              <w:t xml:space="preserve"> / CMS</w:t>
            </w:r>
            <w:r>
              <w:t xml:space="preserve"> CR7063</w:t>
            </w:r>
          </w:p>
          <w:p w14:paraId="1AEABB11" w14:textId="6F572ABC" w:rsidR="00AC0613" w:rsidRDefault="00AC0613" w:rsidP="00AC0613">
            <w:pPr>
              <w:pStyle w:val="TableText"/>
            </w:pPr>
            <w:r>
              <w:t>CR40546</w:t>
            </w:r>
            <w:r w:rsidR="00FC143E">
              <w:t xml:space="preserve"> / CMS</w:t>
            </w:r>
            <w:r>
              <w:t xml:space="preserve"> CR7060</w:t>
            </w:r>
          </w:p>
          <w:p w14:paraId="75FDF372" w14:textId="10D98875" w:rsidR="00AC0613" w:rsidRDefault="00AC0613" w:rsidP="00016EFB">
            <w:pPr>
              <w:pStyle w:val="TableText"/>
            </w:pPr>
            <w:r>
              <w:t>CR40486</w:t>
            </w:r>
            <w:r w:rsidR="00FC143E">
              <w:t xml:space="preserve"> / CMS</w:t>
            </w:r>
            <w:r>
              <w:t xml:space="preserve"> CR7050</w:t>
            </w:r>
          </w:p>
        </w:tc>
        <w:tc>
          <w:tcPr>
            <w:tcW w:w="1101" w:type="dxa"/>
          </w:tcPr>
          <w:p w14:paraId="2A714863" w14:textId="299029DF" w:rsidR="00AC0613" w:rsidRDefault="00AC0613" w:rsidP="00AC0613">
            <w:pPr>
              <w:pStyle w:val="TableText"/>
            </w:pPr>
            <w:r>
              <w:t>R2011100</w:t>
            </w:r>
          </w:p>
        </w:tc>
        <w:tc>
          <w:tcPr>
            <w:tcW w:w="3934" w:type="dxa"/>
          </w:tcPr>
          <w:p w14:paraId="56F2CE10" w14:textId="383F5D4A" w:rsidR="00AC0613" w:rsidRDefault="00AC0613" w:rsidP="00016EFB">
            <w:pPr>
              <w:pStyle w:val="TableText"/>
            </w:pPr>
            <w:r>
              <w:t xml:space="preserve">Removed filler at the end of the Claim Header, Claim Detail, File Header, File Trailer layout. Removed references to File Four Changed Files. Loc 76 was removed from Phase II and is reporting in Phase III along with location 72. Phase II is capturing location 90. </w:t>
            </w:r>
            <w:r w:rsidR="00016EFB">
              <w:t>R</w:t>
            </w:r>
            <w:r>
              <w:t>emoved last column IV in the layout. Added six new fields to the layout for PCIP, HSIP, Reduced Therapy Fee and Non Facility RVU. Removed references to location 066 as claims will no longer move to that location. Added NOTE regarding version incrementation. Added a note and link to the new IDR Cross Reference file. Updated File Header Layout to show current version is 2.</w:t>
            </w:r>
          </w:p>
        </w:tc>
      </w:tr>
      <w:tr w:rsidR="00AC0613" w:rsidRPr="00327B51" w14:paraId="0B2A4A75" w14:textId="77777777" w:rsidTr="004B2EEE">
        <w:trPr>
          <w:cantSplit/>
        </w:trPr>
        <w:tc>
          <w:tcPr>
            <w:tcW w:w="1161" w:type="dxa"/>
          </w:tcPr>
          <w:p w14:paraId="3EF2E088" w14:textId="70772BFD" w:rsidR="00AC0613" w:rsidRDefault="00AC0613" w:rsidP="00AC0613">
            <w:pPr>
              <w:pStyle w:val="TableText"/>
            </w:pPr>
            <w:r>
              <w:t>12/23/10</w:t>
            </w:r>
          </w:p>
        </w:tc>
        <w:tc>
          <w:tcPr>
            <w:tcW w:w="1481" w:type="dxa"/>
          </w:tcPr>
          <w:p w14:paraId="069CA9EF" w14:textId="26DF7FAC" w:rsidR="00AC0613" w:rsidRDefault="00AC0613" w:rsidP="00AC0613">
            <w:pPr>
              <w:pStyle w:val="TableText"/>
            </w:pPr>
            <w:r>
              <w:t>Michelle Page</w:t>
            </w:r>
          </w:p>
        </w:tc>
        <w:tc>
          <w:tcPr>
            <w:tcW w:w="1673" w:type="dxa"/>
          </w:tcPr>
          <w:p w14:paraId="432FF836" w14:textId="30616C4D" w:rsidR="00AC0613" w:rsidRDefault="00AC0613" w:rsidP="00AC0613">
            <w:pPr>
              <w:pStyle w:val="TableText"/>
            </w:pPr>
            <w:r>
              <w:t>CR41682</w:t>
            </w:r>
            <w:r w:rsidR="00FC143E">
              <w:t xml:space="preserve"> / CMS</w:t>
            </w:r>
            <w:r>
              <w:t>7202</w:t>
            </w:r>
          </w:p>
        </w:tc>
        <w:tc>
          <w:tcPr>
            <w:tcW w:w="1101" w:type="dxa"/>
          </w:tcPr>
          <w:p w14:paraId="225206E9" w14:textId="7A8F5F4A" w:rsidR="00AC0613" w:rsidRDefault="00AC0613" w:rsidP="00AC0613">
            <w:pPr>
              <w:pStyle w:val="TableText"/>
            </w:pPr>
            <w:r>
              <w:t>R2011200</w:t>
            </w:r>
          </w:p>
        </w:tc>
        <w:tc>
          <w:tcPr>
            <w:tcW w:w="3934" w:type="dxa"/>
          </w:tcPr>
          <w:p w14:paraId="3FDFE393" w14:textId="69478182" w:rsidR="00AC0613" w:rsidRDefault="00AC0613" w:rsidP="00AC0613">
            <w:pPr>
              <w:pStyle w:val="TableText"/>
            </w:pPr>
            <w:r>
              <w:t>Updated 5010 references to 5010A1.</w:t>
            </w:r>
          </w:p>
        </w:tc>
      </w:tr>
      <w:tr w:rsidR="00AC0613" w:rsidRPr="00327B51" w14:paraId="1C0EBBBC" w14:textId="77777777" w:rsidTr="004B2EEE">
        <w:trPr>
          <w:cantSplit/>
        </w:trPr>
        <w:tc>
          <w:tcPr>
            <w:tcW w:w="1161" w:type="dxa"/>
          </w:tcPr>
          <w:p w14:paraId="41200EEF" w14:textId="7C44E399" w:rsidR="00AC0613" w:rsidRDefault="00AC0613" w:rsidP="00AC0613">
            <w:pPr>
              <w:pStyle w:val="TableText"/>
            </w:pPr>
            <w:r>
              <w:t>01/23/11</w:t>
            </w:r>
          </w:p>
        </w:tc>
        <w:tc>
          <w:tcPr>
            <w:tcW w:w="1481" w:type="dxa"/>
          </w:tcPr>
          <w:p w14:paraId="05E9CB88" w14:textId="79DC6FA5" w:rsidR="00AC0613" w:rsidRDefault="00AC0613" w:rsidP="00AC0613">
            <w:pPr>
              <w:pStyle w:val="TableText"/>
            </w:pPr>
            <w:r>
              <w:t>Angela Larson</w:t>
            </w:r>
          </w:p>
        </w:tc>
        <w:tc>
          <w:tcPr>
            <w:tcW w:w="1673" w:type="dxa"/>
          </w:tcPr>
          <w:p w14:paraId="7531D8AD" w14:textId="15176D06" w:rsidR="00AC0613" w:rsidRDefault="00AC0613" w:rsidP="00016EFB">
            <w:pPr>
              <w:pStyle w:val="TableText"/>
            </w:pPr>
            <w:r>
              <w:t>P40397/CR31829</w:t>
            </w:r>
          </w:p>
        </w:tc>
        <w:tc>
          <w:tcPr>
            <w:tcW w:w="1101" w:type="dxa"/>
          </w:tcPr>
          <w:p w14:paraId="14524E80" w14:textId="4F210DE9" w:rsidR="00AC0613" w:rsidRDefault="00AC0613" w:rsidP="00AC0613">
            <w:pPr>
              <w:pStyle w:val="TableText"/>
            </w:pPr>
            <w:r>
              <w:t>R2011200</w:t>
            </w:r>
          </w:p>
        </w:tc>
        <w:tc>
          <w:tcPr>
            <w:tcW w:w="3934" w:type="dxa"/>
          </w:tcPr>
          <w:p w14:paraId="349A3C79" w14:textId="421F88CC" w:rsidR="00AC0613" w:rsidRDefault="00AC0613" w:rsidP="00AC0613">
            <w:pPr>
              <w:pStyle w:val="TableText"/>
            </w:pPr>
            <w:r>
              <w:t>Updated Edit/Audit Indicator references to Edit/Audit Suffix and added valid suffix values.</w:t>
            </w:r>
          </w:p>
        </w:tc>
      </w:tr>
      <w:tr w:rsidR="00AC0613" w:rsidRPr="00327B51" w14:paraId="5B69212E" w14:textId="77777777" w:rsidTr="004B2EEE">
        <w:trPr>
          <w:cantSplit/>
        </w:trPr>
        <w:tc>
          <w:tcPr>
            <w:tcW w:w="1161" w:type="dxa"/>
          </w:tcPr>
          <w:p w14:paraId="518460AD" w14:textId="6B2ABF5E" w:rsidR="00AC0613" w:rsidRDefault="00AC0613" w:rsidP="00AC0613">
            <w:pPr>
              <w:pStyle w:val="TableText"/>
            </w:pPr>
            <w:r>
              <w:t>04/07/11</w:t>
            </w:r>
          </w:p>
        </w:tc>
        <w:tc>
          <w:tcPr>
            <w:tcW w:w="1481" w:type="dxa"/>
          </w:tcPr>
          <w:p w14:paraId="5E7DBBF7" w14:textId="61FC7B4C" w:rsidR="00AC0613" w:rsidRDefault="00AC0613" w:rsidP="00AC0613">
            <w:pPr>
              <w:pStyle w:val="TableText"/>
            </w:pPr>
            <w:r>
              <w:t>Michelle Page</w:t>
            </w:r>
          </w:p>
        </w:tc>
        <w:tc>
          <w:tcPr>
            <w:tcW w:w="1673" w:type="dxa"/>
          </w:tcPr>
          <w:p w14:paraId="18A0DAE2" w14:textId="2E130015" w:rsidR="00AC0613" w:rsidRDefault="00AC0613" w:rsidP="00AC0613">
            <w:pPr>
              <w:pStyle w:val="TableText"/>
            </w:pPr>
            <w:r>
              <w:t>DU0952</w:t>
            </w:r>
          </w:p>
        </w:tc>
        <w:tc>
          <w:tcPr>
            <w:tcW w:w="1101" w:type="dxa"/>
          </w:tcPr>
          <w:p w14:paraId="6DF9D602" w14:textId="29F6E791" w:rsidR="00AC0613" w:rsidRDefault="00AC0613" w:rsidP="00AC0613">
            <w:pPr>
              <w:pStyle w:val="TableText"/>
            </w:pPr>
            <w:r>
              <w:t>N/A</w:t>
            </w:r>
          </w:p>
        </w:tc>
        <w:tc>
          <w:tcPr>
            <w:tcW w:w="3934" w:type="dxa"/>
          </w:tcPr>
          <w:p w14:paraId="2493F6A0" w14:textId="001E7986" w:rsidR="00AC0613" w:rsidRDefault="00AC0613" w:rsidP="00AC0613">
            <w:pPr>
              <w:pStyle w:val="TableText"/>
            </w:pPr>
            <w:r>
              <w:t>Updated descriptions in the provider fields.</w:t>
            </w:r>
          </w:p>
        </w:tc>
      </w:tr>
      <w:tr w:rsidR="00AC0613" w:rsidRPr="00327B51" w14:paraId="17C4C8A1" w14:textId="77777777" w:rsidTr="004B2EEE">
        <w:trPr>
          <w:cantSplit/>
        </w:trPr>
        <w:tc>
          <w:tcPr>
            <w:tcW w:w="1161" w:type="dxa"/>
          </w:tcPr>
          <w:p w14:paraId="68BFB695" w14:textId="735190B7" w:rsidR="00AC0613" w:rsidRDefault="00AC0613" w:rsidP="00AC0613">
            <w:pPr>
              <w:pStyle w:val="TableText"/>
            </w:pPr>
            <w:r>
              <w:t>04/11/2011</w:t>
            </w:r>
          </w:p>
        </w:tc>
        <w:tc>
          <w:tcPr>
            <w:tcW w:w="1481" w:type="dxa"/>
          </w:tcPr>
          <w:p w14:paraId="1DCC51A1" w14:textId="1B29C095" w:rsidR="00AC0613" w:rsidRDefault="00AC0613" w:rsidP="00AC0613">
            <w:pPr>
              <w:pStyle w:val="TableText"/>
            </w:pPr>
            <w:r>
              <w:t>Monique Melanson</w:t>
            </w:r>
          </w:p>
        </w:tc>
        <w:tc>
          <w:tcPr>
            <w:tcW w:w="1673" w:type="dxa"/>
          </w:tcPr>
          <w:p w14:paraId="4264410A" w14:textId="4DFD6934" w:rsidR="00AC0613" w:rsidRDefault="00AC0613" w:rsidP="00016EFB">
            <w:pPr>
              <w:pStyle w:val="TableText"/>
            </w:pPr>
            <w:r>
              <w:t>CR40393</w:t>
            </w:r>
            <w:r w:rsidR="00FC143E">
              <w:t xml:space="preserve"> / CMS</w:t>
            </w:r>
            <w:r>
              <w:t xml:space="preserve"> 7041</w:t>
            </w:r>
          </w:p>
        </w:tc>
        <w:tc>
          <w:tcPr>
            <w:tcW w:w="1101" w:type="dxa"/>
          </w:tcPr>
          <w:p w14:paraId="1B1FF547" w14:textId="11C84777" w:rsidR="00AC0613" w:rsidRDefault="00AC0613" w:rsidP="00AC0613">
            <w:pPr>
              <w:pStyle w:val="TableText"/>
            </w:pPr>
            <w:r>
              <w:t>R2011300</w:t>
            </w:r>
          </w:p>
        </w:tc>
        <w:tc>
          <w:tcPr>
            <w:tcW w:w="3934" w:type="dxa"/>
          </w:tcPr>
          <w:p w14:paraId="341153B3" w14:textId="4B6A5774" w:rsidR="00AC0613" w:rsidRDefault="00AC0613" w:rsidP="00AC0613">
            <w:pPr>
              <w:pStyle w:val="TableText"/>
            </w:pPr>
            <w:r>
              <w:t>Updated existing filler fields on the J and K trailers to be claim header and detail PWK Count fields.</w:t>
            </w:r>
          </w:p>
        </w:tc>
      </w:tr>
      <w:tr w:rsidR="00AC0613" w:rsidRPr="00327B51" w14:paraId="15092D88" w14:textId="77777777" w:rsidTr="004B2EEE">
        <w:trPr>
          <w:cantSplit/>
        </w:trPr>
        <w:tc>
          <w:tcPr>
            <w:tcW w:w="1161" w:type="dxa"/>
          </w:tcPr>
          <w:p w14:paraId="3051AC84" w14:textId="1C247B4C" w:rsidR="00AC0613" w:rsidRDefault="00AC0613" w:rsidP="00AC0613">
            <w:pPr>
              <w:pStyle w:val="TableText"/>
            </w:pPr>
            <w:r>
              <w:t>5/16/2011</w:t>
            </w:r>
          </w:p>
        </w:tc>
        <w:tc>
          <w:tcPr>
            <w:tcW w:w="1481" w:type="dxa"/>
          </w:tcPr>
          <w:p w14:paraId="4854164D" w14:textId="3E9AD1A0" w:rsidR="00AC0613" w:rsidRDefault="00AC0613" w:rsidP="00AC0613">
            <w:pPr>
              <w:pStyle w:val="TableText"/>
            </w:pPr>
            <w:r>
              <w:t>Monique Melanson</w:t>
            </w:r>
          </w:p>
        </w:tc>
        <w:tc>
          <w:tcPr>
            <w:tcW w:w="1673" w:type="dxa"/>
          </w:tcPr>
          <w:p w14:paraId="5CE85359" w14:textId="54735A9C" w:rsidR="00AC0613" w:rsidRDefault="00AC0613" w:rsidP="00016EFB">
            <w:pPr>
              <w:pStyle w:val="TableText"/>
            </w:pPr>
            <w:r>
              <w:t>CR40393</w:t>
            </w:r>
            <w:r w:rsidR="00FC143E">
              <w:t xml:space="preserve"> / CMS</w:t>
            </w:r>
            <w:r>
              <w:t xml:space="preserve"> 7041</w:t>
            </w:r>
          </w:p>
        </w:tc>
        <w:tc>
          <w:tcPr>
            <w:tcW w:w="1101" w:type="dxa"/>
          </w:tcPr>
          <w:p w14:paraId="57D27331" w14:textId="505E054F" w:rsidR="00AC0613" w:rsidRDefault="00AC0613" w:rsidP="00AC0613">
            <w:pPr>
              <w:pStyle w:val="TableText"/>
            </w:pPr>
            <w:r>
              <w:t>R2011300</w:t>
            </w:r>
          </w:p>
        </w:tc>
        <w:tc>
          <w:tcPr>
            <w:tcW w:w="3934" w:type="dxa"/>
          </w:tcPr>
          <w:p w14:paraId="3F9A144A" w14:textId="514C8136" w:rsidR="00AC0613" w:rsidRDefault="00AC0613" w:rsidP="00016EFB">
            <w:pPr>
              <w:pStyle w:val="TableText"/>
            </w:pPr>
            <w:r>
              <w:t>Corrected placement of claim header PWK field and XICN Claim Receipt Date and added that spaces in PWK represents no iterations of PWK.</w:t>
            </w:r>
          </w:p>
        </w:tc>
      </w:tr>
      <w:tr w:rsidR="00AC0613" w:rsidRPr="00327B51" w14:paraId="3847E4E2" w14:textId="77777777" w:rsidTr="004B2EEE">
        <w:trPr>
          <w:cantSplit/>
        </w:trPr>
        <w:tc>
          <w:tcPr>
            <w:tcW w:w="1161" w:type="dxa"/>
          </w:tcPr>
          <w:p w14:paraId="30F91EB5" w14:textId="39247ADC" w:rsidR="00AC0613" w:rsidRDefault="00AC0613" w:rsidP="00AC0613">
            <w:pPr>
              <w:pStyle w:val="TableText"/>
            </w:pPr>
            <w:r>
              <w:t>06/02/11</w:t>
            </w:r>
          </w:p>
        </w:tc>
        <w:tc>
          <w:tcPr>
            <w:tcW w:w="1481" w:type="dxa"/>
          </w:tcPr>
          <w:p w14:paraId="601BD6AD" w14:textId="478A0BB5" w:rsidR="00AC0613" w:rsidRDefault="00AC0613" w:rsidP="00AC0613">
            <w:pPr>
              <w:pStyle w:val="TableText"/>
            </w:pPr>
            <w:r>
              <w:t>J. Helsley</w:t>
            </w:r>
          </w:p>
        </w:tc>
        <w:tc>
          <w:tcPr>
            <w:tcW w:w="1673" w:type="dxa"/>
          </w:tcPr>
          <w:p w14:paraId="27078B48" w14:textId="5BED511E" w:rsidR="00AC0613" w:rsidRDefault="00AC0613" w:rsidP="00AC0613">
            <w:pPr>
              <w:pStyle w:val="TableText"/>
            </w:pPr>
            <w:r>
              <w:t>CR43609</w:t>
            </w:r>
            <w:r w:rsidR="00FC143E">
              <w:t xml:space="preserve"> / CMS</w:t>
            </w:r>
            <w:r>
              <w:t xml:space="preserve"> CR7386</w:t>
            </w:r>
          </w:p>
        </w:tc>
        <w:tc>
          <w:tcPr>
            <w:tcW w:w="1101" w:type="dxa"/>
          </w:tcPr>
          <w:p w14:paraId="67771A3A" w14:textId="34E3D114" w:rsidR="00AC0613" w:rsidRDefault="00AC0613" w:rsidP="00AC0613">
            <w:pPr>
              <w:pStyle w:val="TableText"/>
            </w:pPr>
            <w:r>
              <w:t>R2011400</w:t>
            </w:r>
          </w:p>
        </w:tc>
        <w:tc>
          <w:tcPr>
            <w:tcW w:w="3934" w:type="dxa"/>
          </w:tcPr>
          <w:p w14:paraId="5F361170" w14:textId="13DA07C2" w:rsidR="00AC0613" w:rsidRDefault="00AC0613" w:rsidP="00016EFB">
            <w:pPr>
              <w:pStyle w:val="TableText"/>
            </w:pPr>
            <w:r>
              <w:t>Updated field 1870 to be FILLER and added fields 1915-1916 to be the UNSOL RESP TYPE field.</w:t>
            </w:r>
          </w:p>
        </w:tc>
      </w:tr>
      <w:tr w:rsidR="00AC0613" w:rsidRPr="00327B51" w14:paraId="6DB1D52F" w14:textId="77777777" w:rsidTr="004B2EEE">
        <w:trPr>
          <w:cantSplit/>
        </w:trPr>
        <w:tc>
          <w:tcPr>
            <w:tcW w:w="1161" w:type="dxa"/>
          </w:tcPr>
          <w:p w14:paraId="751F7E7C" w14:textId="5A4C58A5" w:rsidR="00AC0613" w:rsidRDefault="00AC0613" w:rsidP="00AC0613">
            <w:pPr>
              <w:pStyle w:val="TableText"/>
            </w:pPr>
            <w:r>
              <w:t>6/29/2011</w:t>
            </w:r>
          </w:p>
        </w:tc>
        <w:tc>
          <w:tcPr>
            <w:tcW w:w="1481" w:type="dxa"/>
          </w:tcPr>
          <w:p w14:paraId="54444B37" w14:textId="3DF1936C" w:rsidR="00AC0613" w:rsidRDefault="00AC0613" w:rsidP="00AC0613">
            <w:pPr>
              <w:pStyle w:val="TableText"/>
            </w:pPr>
            <w:r>
              <w:t>Tracie Sharpe</w:t>
            </w:r>
          </w:p>
        </w:tc>
        <w:tc>
          <w:tcPr>
            <w:tcW w:w="1673" w:type="dxa"/>
          </w:tcPr>
          <w:p w14:paraId="5B0653AC" w14:textId="7E3A3D58" w:rsidR="00AC0613" w:rsidRDefault="00AC0613" w:rsidP="00016EFB">
            <w:pPr>
              <w:pStyle w:val="TableText"/>
            </w:pPr>
            <w:r>
              <w:t>CR43398</w:t>
            </w:r>
            <w:r w:rsidR="00FC143E">
              <w:t xml:space="preserve"> / CMS</w:t>
            </w:r>
            <w:r>
              <w:t xml:space="preserve"> 7362</w:t>
            </w:r>
          </w:p>
        </w:tc>
        <w:tc>
          <w:tcPr>
            <w:tcW w:w="1101" w:type="dxa"/>
          </w:tcPr>
          <w:p w14:paraId="1CC4CD65" w14:textId="6EF425C0" w:rsidR="00AC0613" w:rsidRDefault="00AC0613" w:rsidP="00AC0613">
            <w:pPr>
              <w:pStyle w:val="TableText"/>
            </w:pPr>
            <w:r>
              <w:t>R2011400</w:t>
            </w:r>
          </w:p>
        </w:tc>
        <w:tc>
          <w:tcPr>
            <w:tcW w:w="3934" w:type="dxa"/>
          </w:tcPr>
          <w:p w14:paraId="45086259" w14:textId="27592B44" w:rsidR="00AC0613" w:rsidRDefault="00AC0613" w:rsidP="00AC0613">
            <w:pPr>
              <w:pStyle w:val="TableText"/>
            </w:pPr>
            <w:r>
              <w:t>Added Phase III History Extract segment breakdown. Updated data dictionary.</w:t>
            </w:r>
          </w:p>
        </w:tc>
      </w:tr>
      <w:tr w:rsidR="00AC0613" w:rsidRPr="00327B51" w14:paraId="38DB6C22" w14:textId="77777777" w:rsidTr="004B2EEE">
        <w:trPr>
          <w:cantSplit/>
        </w:trPr>
        <w:tc>
          <w:tcPr>
            <w:tcW w:w="1161" w:type="dxa"/>
          </w:tcPr>
          <w:p w14:paraId="44B4D0E3" w14:textId="54D01B9C" w:rsidR="00AC0613" w:rsidRDefault="00AC0613" w:rsidP="00AC0613">
            <w:pPr>
              <w:pStyle w:val="TableText"/>
            </w:pPr>
            <w:r>
              <w:t>7/29/2011</w:t>
            </w:r>
          </w:p>
        </w:tc>
        <w:tc>
          <w:tcPr>
            <w:tcW w:w="1481" w:type="dxa"/>
          </w:tcPr>
          <w:p w14:paraId="67BE5B92" w14:textId="4EBFFF8B" w:rsidR="00AC0613" w:rsidRDefault="00AC0613" w:rsidP="00AC0613">
            <w:pPr>
              <w:pStyle w:val="TableText"/>
            </w:pPr>
            <w:r>
              <w:t>Tracie Sharpe</w:t>
            </w:r>
          </w:p>
        </w:tc>
        <w:tc>
          <w:tcPr>
            <w:tcW w:w="1673" w:type="dxa"/>
          </w:tcPr>
          <w:p w14:paraId="0CCBD858" w14:textId="36BB6977" w:rsidR="00AC0613" w:rsidRDefault="00AC0613" w:rsidP="00AC0613">
            <w:pPr>
              <w:pStyle w:val="TableText"/>
            </w:pPr>
            <w:r>
              <w:t>P44827</w:t>
            </w:r>
          </w:p>
        </w:tc>
        <w:tc>
          <w:tcPr>
            <w:tcW w:w="1101" w:type="dxa"/>
          </w:tcPr>
          <w:p w14:paraId="03375574" w14:textId="4EC9B845" w:rsidR="00AC0613" w:rsidRDefault="00AC0613" w:rsidP="00AC0613">
            <w:pPr>
              <w:pStyle w:val="TableText"/>
            </w:pPr>
            <w:r>
              <w:t>R2011400</w:t>
            </w:r>
          </w:p>
        </w:tc>
        <w:tc>
          <w:tcPr>
            <w:tcW w:w="3934" w:type="dxa"/>
          </w:tcPr>
          <w:p w14:paraId="7CD6006E" w14:textId="2BAF1831" w:rsidR="00AC0613" w:rsidRDefault="00AC0613" w:rsidP="00AC0613">
            <w:pPr>
              <w:pStyle w:val="TableText"/>
            </w:pPr>
            <w:r>
              <w:t>Updated Phase II and Phase III file names.</w:t>
            </w:r>
          </w:p>
        </w:tc>
      </w:tr>
      <w:tr w:rsidR="00AC0613" w:rsidRPr="00327B51" w14:paraId="24631603" w14:textId="77777777" w:rsidTr="004B2EEE">
        <w:trPr>
          <w:cantSplit/>
        </w:trPr>
        <w:tc>
          <w:tcPr>
            <w:tcW w:w="1161" w:type="dxa"/>
          </w:tcPr>
          <w:p w14:paraId="3F84D69D" w14:textId="6A914098" w:rsidR="00AC0613" w:rsidRDefault="00AC0613" w:rsidP="00953AFA">
            <w:pPr>
              <w:pStyle w:val="TableText"/>
            </w:pPr>
            <w:r>
              <w:t>11/21/11</w:t>
            </w:r>
          </w:p>
        </w:tc>
        <w:tc>
          <w:tcPr>
            <w:tcW w:w="1481" w:type="dxa"/>
          </w:tcPr>
          <w:p w14:paraId="662A2444" w14:textId="0A886773" w:rsidR="00AC0613" w:rsidRDefault="00AC0613" w:rsidP="00AC0613">
            <w:pPr>
              <w:pStyle w:val="TableText"/>
            </w:pPr>
            <w:r>
              <w:t>G. Brinkerhoff</w:t>
            </w:r>
          </w:p>
        </w:tc>
        <w:tc>
          <w:tcPr>
            <w:tcW w:w="1673" w:type="dxa"/>
          </w:tcPr>
          <w:p w14:paraId="79BE3FBB" w14:textId="3BF3D3EA" w:rsidR="00AC0613" w:rsidRDefault="00AC0613" w:rsidP="00AC0613">
            <w:pPr>
              <w:pStyle w:val="TableText"/>
            </w:pPr>
            <w:r>
              <w:t>CR43587</w:t>
            </w:r>
            <w:r w:rsidR="00FC143E">
              <w:t xml:space="preserve"> / CMS</w:t>
            </w:r>
            <w:r>
              <w:t>7387</w:t>
            </w:r>
          </w:p>
        </w:tc>
        <w:tc>
          <w:tcPr>
            <w:tcW w:w="1101" w:type="dxa"/>
          </w:tcPr>
          <w:p w14:paraId="129FF2E1" w14:textId="36FC13A6" w:rsidR="00AC0613" w:rsidRDefault="00AC0613" w:rsidP="00AC0613">
            <w:pPr>
              <w:pStyle w:val="TableText"/>
            </w:pPr>
            <w:r>
              <w:t>R201210</w:t>
            </w:r>
          </w:p>
        </w:tc>
        <w:tc>
          <w:tcPr>
            <w:tcW w:w="3934" w:type="dxa"/>
          </w:tcPr>
          <w:p w14:paraId="1D3564A7" w14:textId="7F8AAA6E" w:rsidR="00AC0613" w:rsidRDefault="00AC0613" w:rsidP="00AC0613">
            <w:pPr>
              <w:pStyle w:val="TableText"/>
            </w:pPr>
            <w:r>
              <w:t>Added Neg Pymt Adj Msg and Amt to record position 910.</w:t>
            </w:r>
          </w:p>
        </w:tc>
      </w:tr>
      <w:tr w:rsidR="00AC0613" w:rsidRPr="00327B51" w14:paraId="1B2B88FE" w14:textId="77777777" w:rsidTr="004B2EEE">
        <w:trPr>
          <w:cantSplit/>
        </w:trPr>
        <w:tc>
          <w:tcPr>
            <w:tcW w:w="1161" w:type="dxa"/>
          </w:tcPr>
          <w:p w14:paraId="22D296C0" w14:textId="703340E0" w:rsidR="00AC0613" w:rsidRDefault="00AC0613" w:rsidP="00AC0613">
            <w:pPr>
              <w:pStyle w:val="TableText"/>
            </w:pPr>
            <w:r>
              <w:t>12/28/11</w:t>
            </w:r>
          </w:p>
        </w:tc>
        <w:tc>
          <w:tcPr>
            <w:tcW w:w="1481" w:type="dxa"/>
          </w:tcPr>
          <w:p w14:paraId="03EE18B9" w14:textId="794CD1F3" w:rsidR="00AC0613" w:rsidRDefault="00AC0613" w:rsidP="00AC0613">
            <w:pPr>
              <w:pStyle w:val="TableText"/>
            </w:pPr>
            <w:r>
              <w:t>J. Helsley</w:t>
            </w:r>
          </w:p>
        </w:tc>
        <w:tc>
          <w:tcPr>
            <w:tcW w:w="1673" w:type="dxa"/>
          </w:tcPr>
          <w:p w14:paraId="603723EF" w14:textId="560E855A" w:rsidR="00AC0613" w:rsidRDefault="00AC0613" w:rsidP="00016EFB">
            <w:pPr>
              <w:pStyle w:val="TableText"/>
            </w:pPr>
            <w:r>
              <w:t>CR45803</w:t>
            </w:r>
            <w:r w:rsidR="00FC143E">
              <w:t xml:space="preserve"> / CMS</w:t>
            </w:r>
            <w:r>
              <w:t xml:space="preserve"> CR7645</w:t>
            </w:r>
          </w:p>
        </w:tc>
        <w:tc>
          <w:tcPr>
            <w:tcW w:w="1101" w:type="dxa"/>
          </w:tcPr>
          <w:p w14:paraId="3E6A608A" w14:textId="32AB6F9B" w:rsidR="00AC0613" w:rsidRDefault="00AC0613" w:rsidP="00AC0613">
            <w:pPr>
              <w:pStyle w:val="TableText"/>
            </w:pPr>
            <w:r>
              <w:t>R2012200</w:t>
            </w:r>
          </w:p>
        </w:tc>
        <w:tc>
          <w:tcPr>
            <w:tcW w:w="3934" w:type="dxa"/>
          </w:tcPr>
          <w:p w14:paraId="12066A5F" w14:textId="75E5645F" w:rsidR="00AC0613" w:rsidRDefault="00AC0613" w:rsidP="00AC0613">
            <w:pPr>
              <w:pStyle w:val="TableText"/>
            </w:pPr>
            <w:r>
              <w:t>Updated the description for DTL PERF PROV STATE and ZIP CODE fields.</w:t>
            </w:r>
          </w:p>
        </w:tc>
      </w:tr>
      <w:tr w:rsidR="00AC0613" w:rsidRPr="00327B51" w14:paraId="6676DF60" w14:textId="77777777" w:rsidTr="004B2EEE">
        <w:trPr>
          <w:cantSplit/>
        </w:trPr>
        <w:tc>
          <w:tcPr>
            <w:tcW w:w="1161" w:type="dxa"/>
          </w:tcPr>
          <w:p w14:paraId="31B45CD1" w14:textId="3B6E1C8B" w:rsidR="00AC0613" w:rsidRDefault="00AC0613" w:rsidP="00953AFA">
            <w:pPr>
              <w:pStyle w:val="TableText"/>
            </w:pPr>
            <w:r>
              <w:t>01/16/12</w:t>
            </w:r>
          </w:p>
        </w:tc>
        <w:tc>
          <w:tcPr>
            <w:tcW w:w="1481" w:type="dxa"/>
          </w:tcPr>
          <w:p w14:paraId="6F5979A4" w14:textId="19205C4C" w:rsidR="00AC0613" w:rsidRDefault="00AC0613" w:rsidP="00AC0613">
            <w:pPr>
              <w:pStyle w:val="TableText"/>
            </w:pPr>
            <w:r>
              <w:t>Jody Tay</w:t>
            </w:r>
          </w:p>
        </w:tc>
        <w:tc>
          <w:tcPr>
            <w:tcW w:w="1673" w:type="dxa"/>
          </w:tcPr>
          <w:p w14:paraId="569C7FDD" w14:textId="2CBA72FC" w:rsidR="00AC0613" w:rsidRDefault="00AC0613" w:rsidP="00016EFB">
            <w:pPr>
              <w:pStyle w:val="TableText"/>
            </w:pPr>
            <w:r>
              <w:t>CR45374</w:t>
            </w:r>
            <w:r w:rsidR="00FC143E">
              <w:t xml:space="preserve"> / CMS</w:t>
            </w:r>
            <w:r>
              <w:t>7589</w:t>
            </w:r>
          </w:p>
        </w:tc>
        <w:tc>
          <w:tcPr>
            <w:tcW w:w="1101" w:type="dxa"/>
          </w:tcPr>
          <w:p w14:paraId="4CE221B8" w14:textId="4AB69BD5" w:rsidR="00AC0613" w:rsidRDefault="00AC0613" w:rsidP="00AC0613">
            <w:pPr>
              <w:pStyle w:val="TableText"/>
            </w:pPr>
            <w:r>
              <w:t>R2012200</w:t>
            </w:r>
          </w:p>
        </w:tc>
        <w:tc>
          <w:tcPr>
            <w:tcW w:w="3934" w:type="dxa"/>
          </w:tcPr>
          <w:p w14:paraId="1A3460EB" w14:textId="4F5A778E" w:rsidR="00AC0613" w:rsidRDefault="00AC0613" w:rsidP="00016EFB">
            <w:pPr>
              <w:pStyle w:val="TableText"/>
            </w:pPr>
            <w:r>
              <w:t>Added sentences about IDR transition cross-reference file and IDR code sets. Replaced all instances of Carrier, MAC, Contractor with A/B MAC/Legacy Contractor in context.</w:t>
            </w:r>
          </w:p>
        </w:tc>
      </w:tr>
      <w:tr w:rsidR="00AC0613" w:rsidRPr="00327B51" w14:paraId="189F2DD3" w14:textId="77777777" w:rsidTr="004B2EEE">
        <w:trPr>
          <w:cantSplit/>
        </w:trPr>
        <w:tc>
          <w:tcPr>
            <w:tcW w:w="1161" w:type="dxa"/>
          </w:tcPr>
          <w:p w14:paraId="0DF7F23A" w14:textId="2DADB5D8" w:rsidR="00AC0613" w:rsidRDefault="00AC0613" w:rsidP="00AC0613">
            <w:pPr>
              <w:pStyle w:val="TableText"/>
            </w:pPr>
            <w:r>
              <w:t>1/13/12</w:t>
            </w:r>
          </w:p>
        </w:tc>
        <w:tc>
          <w:tcPr>
            <w:tcW w:w="1481" w:type="dxa"/>
          </w:tcPr>
          <w:p w14:paraId="7C14622D" w14:textId="7C25F02A" w:rsidR="00AC0613" w:rsidRDefault="00AC0613" w:rsidP="00AC0613">
            <w:pPr>
              <w:pStyle w:val="TableText"/>
            </w:pPr>
            <w:r>
              <w:t>Tracie Sharpe</w:t>
            </w:r>
          </w:p>
        </w:tc>
        <w:tc>
          <w:tcPr>
            <w:tcW w:w="1673" w:type="dxa"/>
          </w:tcPr>
          <w:p w14:paraId="350740A6" w14:textId="567B6D26" w:rsidR="00AC0613" w:rsidRDefault="00AC0613" w:rsidP="00AC0613">
            <w:pPr>
              <w:pStyle w:val="TableText"/>
            </w:pPr>
            <w:r>
              <w:t>CR45933</w:t>
            </w:r>
          </w:p>
        </w:tc>
        <w:tc>
          <w:tcPr>
            <w:tcW w:w="1101" w:type="dxa"/>
          </w:tcPr>
          <w:p w14:paraId="7247F426" w14:textId="5817283D" w:rsidR="00AC0613" w:rsidRDefault="00AC0613" w:rsidP="00AC0613">
            <w:pPr>
              <w:pStyle w:val="TableText"/>
            </w:pPr>
            <w:r>
              <w:t>R201220</w:t>
            </w:r>
          </w:p>
        </w:tc>
        <w:tc>
          <w:tcPr>
            <w:tcW w:w="3934" w:type="dxa"/>
          </w:tcPr>
          <w:p w14:paraId="4D6E3975" w14:textId="7815A81F" w:rsidR="00AC0613" w:rsidRDefault="00AC0613" w:rsidP="00AC0613">
            <w:pPr>
              <w:pStyle w:val="TableText"/>
            </w:pPr>
            <w:r>
              <w:t>Added Non-Participating Reduction Indicator to record position 506</w:t>
            </w:r>
            <w:r w:rsidR="00016EFB">
              <w:t>.</w:t>
            </w:r>
          </w:p>
        </w:tc>
      </w:tr>
      <w:tr w:rsidR="00AC0613" w:rsidRPr="00327B51" w14:paraId="0EF12F22" w14:textId="77777777" w:rsidTr="004B2EEE">
        <w:trPr>
          <w:cantSplit/>
        </w:trPr>
        <w:tc>
          <w:tcPr>
            <w:tcW w:w="1161" w:type="dxa"/>
          </w:tcPr>
          <w:p w14:paraId="0A9B45FF" w14:textId="55A9E053" w:rsidR="00AC0613" w:rsidRDefault="00AC0613" w:rsidP="00AC0613">
            <w:pPr>
              <w:pStyle w:val="TableText"/>
            </w:pPr>
            <w:r>
              <w:t>3/20/12</w:t>
            </w:r>
          </w:p>
        </w:tc>
        <w:tc>
          <w:tcPr>
            <w:tcW w:w="1481" w:type="dxa"/>
          </w:tcPr>
          <w:p w14:paraId="01D8F246" w14:textId="710FBA19" w:rsidR="00AC0613" w:rsidRDefault="00AC0613" w:rsidP="00AC0613">
            <w:pPr>
              <w:pStyle w:val="TableText"/>
            </w:pPr>
            <w:r>
              <w:t>Rick Reindel</w:t>
            </w:r>
          </w:p>
        </w:tc>
        <w:tc>
          <w:tcPr>
            <w:tcW w:w="1673" w:type="dxa"/>
          </w:tcPr>
          <w:p w14:paraId="7AD32877" w14:textId="03634B25" w:rsidR="00AC0613" w:rsidRDefault="00AC0613" w:rsidP="00AC0613">
            <w:pPr>
              <w:pStyle w:val="TableText"/>
            </w:pPr>
            <w:r>
              <w:t>Update</w:t>
            </w:r>
          </w:p>
        </w:tc>
        <w:tc>
          <w:tcPr>
            <w:tcW w:w="1101" w:type="dxa"/>
          </w:tcPr>
          <w:p w14:paraId="11C4508D" w14:textId="134679E0" w:rsidR="00AC0613" w:rsidRDefault="00AC0613" w:rsidP="00AC0613">
            <w:pPr>
              <w:pStyle w:val="TableText"/>
            </w:pPr>
            <w:r>
              <w:t>N/A</w:t>
            </w:r>
          </w:p>
        </w:tc>
        <w:tc>
          <w:tcPr>
            <w:tcW w:w="3934" w:type="dxa"/>
          </w:tcPr>
          <w:p w14:paraId="3352EA3F" w14:textId="11BE3908" w:rsidR="00AC0613" w:rsidRDefault="00AC0613" w:rsidP="00AC0613">
            <w:pPr>
              <w:pStyle w:val="TableText"/>
            </w:pPr>
            <w:r>
              <w:t>Corrected data item name for field DTL Fee Reduction Indicator, field # 506.</w:t>
            </w:r>
          </w:p>
        </w:tc>
      </w:tr>
      <w:tr w:rsidR="00AC0613" w:rsidRPr="00327B51" w14:paraId="31BA226C" w14:textId="77777777" w:rsidTr="004B2EEE">
        <w:trPr>
          <w:cantSplit/>
        </w:trPr>
        <w:tc>
          <w:tcPr>
            <w:tcW w:w="1161" w:type="dxa"/>
          </w:tcPr>
          <w:p w14:paraId="72C58CE8" w14:textId="4CC762EC" w:rsidR="00AC0613" w:rsidRDefault="00AC0613" w:rsidP="00AC0613">
            <w:pPr>
              <w:pStyle w:val="TableText"/>
            </w:pPr>
            <w:r>
              <w:t>03/20/12</w:t>
            </w:r>
          </w:p>
        </w:tc>
        <w:tc>
          <w:tcPr>
            <w:tcW w:w="1481" w:type="dxa"/>
          </w:tcPr>
          <w:p w14:paraId="1FBBA402" w14:textId="182AE1D6" w:rsidR="00AC0613" w:rsidRDefault="00AC0613" w:rsidP="00AC0613">
            <w:pPr>
              <w:pStyle w:val="TableText"/>
            </w:pPr>
            <w:r>
              <w:t>Beth Ortega</w:t>
            </w:r>
          </w:p>
        </w:tc>
        <w:tc>
          <w:tcPr>
            <w:tcW w:w="1673" w:type="dxa"/>
          </w:tcPr>
          <w:p w14:paraId="7C8FA0C9" w14:textId="40268A03" w:rsidR="00AC0613" w:rsidRDefault="00AC0613" w:rsidP="00AC0613">
            <w:pPr>
              <w:pStyle w:val="TableText"/>
            </w:pPr>
            <w:r>
              <w:t>DU0991</w:t>
            </w:r>
          </w:p>
        </w:tc>
        <w:tc>
          <w:tcPr>
            <w:tcW w:w="1101" w:type="dxa"/>
          </w:tcPr>
          <w:p w14:paraId="2D184AD6" w14:textId="21896291" w:rsidR="00AC0613" w:rsidRDefault="00AC0613" w:rsidP="00AC0613">
            <w:pPr>
              <w:pStyle w:val="TableText"/>
            </w:pPr>
            <w:r>
              <w:t>N/A</w:t>
            </w:r>
          </w:p>
        </w:tc>
        <w:tc>
          <w:tcPr>
            <w:tcW w:w="3934" w:type="dxa"/>
          </w:tcPr>
          <w:p w14:paraId="17FBCB7C" w14:textId="4D55A3F1" w:rsidR="00AC0613" w:rsidRDefault="00AC0613" w:rsidP="00AC0613">
            <w:pPr>
              <w:pStyle w:val="TableText"/>
            </w:pPr>
            <w:r>
              <w:t>Updated Field 506 Non-Par Reduction defaults to N</w:t>
            </w:r>
            <w:r w:rsidR="00016EFB">
              <w:t>.</w:t>
            </w:r>
          </w:p>
        </w:tc>
      </w:tr>
      <w:tr w:rsidR="00AC0613" w:rsidRPr="00327B51" w14:paraId="6C6B313A" w14:textId="77777777" w:rsidTr="004B2EEE">
        <w:trPr>
          <w:cantSplit/>
        </w:trPr>
        <w:tc>
          <w:tcPr>
            <w:tcW w:w="1161" w:type="dxa"/>
          </w:tcPr>
          <w:p w14:paraId="3AA394D2" w14:textId="674C6D43" w:rsidR="00AC0613" w:rsidRDefault="00AC0613" w:rsidP="00AC0613">
            <w:pPr>
              <w:pStyle w:val="TableText"/>
            </w:pPr>
            <w:r>
              <w:t>3/23/12</w:t>
            </w:r>
          </w:p>
        </w:tc>
        <w:tc>
          <w:tcPr>
            <w:tcW w:w="1481" w:type="dxa"/>
          </w:tcPr>
          <w:p w14:paraId="30911E5F" w14:textId="7A089275" w:rsidR="00AC0613" w:rsidRDefault="00AC0613" w:rsidP="00AC0613">
            <w:pPr>
              <w:pStyle w:val="TableText"/>
            </w:pPr>
            <w:r>
              <w:t>Cindy Chancellor</w:t>
            </w:r>
          </w:p>
        </w:tc>
        <w:tc>
          <w:tcPr>
            <w:tcW w:w="1673" w:type="dxa"/>
          </w:tcPr>
          <w:p w14:paraId="4A46F36F" w14:textId="1C5E477F" w:rsidR="00AC0613" w:rsidRDefault="00AC0613" w:rsidP="00016EFB">
            <w:pPr>
              <w:pStyle w:val="TableText"/>
            </w:pPr>
            <w:r>
              <w:t>CR46010</w:t>
            </w:r>
            <w:r w:rsidR="00FC143E">
              <w:t xml:space="preserve"> / CMS</w:t>
            </w:r>
            <w:r>
              <w:t xml:space="preserve"> 7662</w:t>
            </w:r>
          </w:p>
        </w:tc>
        <w:tc>
          <w:tcPr>
            <w:tcW w:w="1101" w:type="dxa"/>
          </w:tcPr>
          <w:p w14:paraId="1EF5C9C2" w14:textId="0C594518" w:rsidR="00AC0613" w:rsidRDefault="00AC0613" w:rsidP="00AC0613">
            <w:pPr>
              <w:pStyle w:val="TableText"/>
            </w:pPr>
            <w:r>
              <w:t>R2012300</w:t>
            </w:r>
          </w:p>
        </w:tc>
        <w:tc>
          <w:tcPr>
            <w:tcW w:w="3934" w:type="dxa"/>
          </w:tcPr>
          <w:p w14:paraId="5649E88C" w14:textId="57BC56D3" w:rsidR="00AC0613" w:rsidRDefault="00AC0613" w:rsidP="00AC0613">
            <w:pPr>
              <w:pStyle w:val="TableText"/>
            </w:pPr>
            <w:r>
              <w:t>Added Claim Level Indicator in position 302.</w:t>
            </w:r>
          </w:p>
        </w:tc>
      </w:tr>
      <w:tr w:rsidR="00AC0613" w:rsidRPr="00327B51" w14:paraId="45FEA19C" w14:textId="77777777" w:rsidTr="004B2EEE">
        <w:trPr>
          <w:cantSplit/>
        </w:trPr>
        <w:tc>
          <w:tcPr>
            <w:tcW w:w="1161" w:type="dxa"/>
          </w:tcPr>
          <w:p w14:paraId="2E06F500" w14:textId="548AB809" w:rsidR="00AC0613" w:rsidRDefault="00AC0613" w:rsidP="00AC0613">
            <w:pPr>
              <w:pStyle w:val="TableText"/>
            </w:pPr>
            <w:r>
              <w:t>03/26/12</w:t>
            </w:r>
          </w:p>
        </w:tc>
        <w:tc>
          <w:tcPr>
            <w:tcW w:w="1481" w:type="dxa"/>
          </w:tcPr>
          <w:p w14:paraId="5BF1D60B" w14:textId="68C30D5B" w:rsidR="00AC0613" w:rsidRDefault="00AC0613" w:rsidP="00AC0613">
            <w:pPr>
              <w:pStyle w:val="TableText"/>
            </w:pPr>
            <w:r>
              <w:t>Janet Jenkins</w:t>
            </w:r>
          </w:p>
        </w:tc>
        <w:tc>
          <w:tcPr>
            <w:tcW w:w="1673" w:type="dxa"/>
          </w:tcPr>
          <w:p w14:paraId="67AD440D" w14:textId="1DE43EF7" w:rsidR="00AC0613" w:rsidRDefault="00AC0613" w:rsidP="00AC0613">
            <w:pPr>
              <w:pStyle w:val="TableText"/>
            </w:pPr>
            <w:r>
              <w:t>CR43673</w:t>
            </w:r>
          </w:p>
        </w:tc>
        <w:tc>
          <w:tcPr>
            <w:tcW w:w="1101" w:type="dxa"/>
          </w:tcPr>
          <w:p w14:paraId="7D18A1AD" w14:textId="58505A94" w:rsidR="00AC0613" w:rsidRDefault="00AC0613" w:rsidP="00AC0613">
            <w:pPr>
              <w:pStyle w:val="TableText"/>
            </w:pPr>
            <w:r>
              <w:t>R2012300</w:t>
            </w:r>
          </w:p>
        </w:tc>
        <w:tc>
          <w:tcPr>
            <w:tcW w:w="3934" w:type="dxa"/>
          </w:tcPr>
          <w:p w14:paraId="34FF6CD3" w14:textId="1DAFB93C" w:rsidR="00AC0613" w:rsidRDefault="00AC0613" w:rsidP="00AC0613">
            <w:pPr>
              <w:pStyle w:val="TableText"/>
            </w:pPr>
            <w:r>
              <w:t>Added new K Trailer information regarding IDR; corrected the IDR file names for Phase II and III.</w:t>
            </w:r>
          </w:p>
        </w:tc>
      </w:tr>
      <w:tr w:rsidR="00AC0613" w:rsidRPr="00327B51" w14:paraId="2786BB98" w14:textId="77777777" w:rsidTr="004B2EEE">
        <w:trPr>
          <w:cantSplit/>
        </w:trPr>
        <w:tc>
          <w:tcPr>
            <w:tcW w:w="1161" w:type="dxa"/>
          </w:tcPr>
          <w:p w14:paraId="62E957AF" w14:textId="76D77E99" w:rsidR="00AC0613" w:rsidRDefault="00AC0613" w:rsidP="00AC0613">
            <w:pPr>
              <w:pStyle w:val="TableText"/>
            </w:pPr>
            <w:r>
              <w:t>4/10/12</w:t>
            </w:r>
          </w:p>
        </w:tc>
        <w:tc>
          <w:tcPr>
            <w:tcW w:w="1481" w:type="dxa"/>
          </w:tcPr>
          <w:p w14:paraId="2CD5BB74" w14:textId="44209F41" w:rsidR="00AC0613" w:rsidRDefault="00AC0613" w:rsidP="00AC0613">
            <w:pPr>
              <w:pStyle w:val="TableText"/>
            </w:pPr>
            <w:r>
              <w:t>J. Helsley</w:t>
            </w:r>
          </w:p>
        </w:tc>
        <w:tc>
          <w:tcPr>
            <w:tcW w:w="1673" w:type="dxa"/>
          </w:tcPr>
          <w:p w14:paraId="1E8513AE" w14:textId="550BE715" w:rsidR="00AC0613" w:rsidRDefault="00AC0613" w:rsidP="00AC0613">
            <w:pPr>
              <w:pStyle w:val="TableText"/>
            </w:pPr>
            <w:r>
              <w:t>CR46292</w:t>
            </w:r>
            <w:r w:rsidR="00FC143E">
              <w:t xml:space="preserve"> / CMS</w:t>
            </w:r>
            <w:r>
              <w:t xml:space="preserve"> CR7711</w:t>
            </w:r>
          </w:p>
        </w:tc>
        <w:tc>
          <w:tcPr>
            <w:tcW w:w="1101" w:type="dxa"/>
          </w:tcPr>
          <w:p w14:paraId="7250B913" w14:textId="00D9A486" w:rsidR="00AC0613" w:rsidRDefault="00AC0613" w:rsidP="00AC0613">
            <w:pPr>
              <w:pStyle w:val="TableText"/>
            </w:pPr>
            <w:r>
              <w:t>R2012300</w:t>
            </w:r>
          </w:p>
        </w:tc>
        <w:tc>
          <w:tcPr>
            <w:tcW w:w="3934" w:type="dxa"/>
          </w:tcPr>
          <w:p w14:paraId="1DD8F6F4" w14:textId="388958DC" w:rsidR="00AC0613" w:rsidRDefault="00AC0613" w:rsidP="00AC0613">
            <w:pPr>
              <w:pStyle w:val="TableText"/>
            </w:pPr>
            <w:r>
              <w:t>Added DEMO2, DEMO3 and DEMO4 NUMBER fields and removed references to the one time history extract jobs.</w:t>
            </w:r>
          </w:p>
        </w:tc>
      </w:tr>
      <w:tr w:rsidR="00AC0613" w:rsidRPr="00327B51" w14:paraId="4381D7E9" w14:textId="77777777" w:rsidTr="004B2EEE">
        <w:trPr>
          <w:cantSplit/>
        </w:trPr>
        <w:tc>
          <w:tcPr>
            <w:tcW w:w="1161" w:type="dxa"/>
          </w:tcPr>
          <w:p w14:paraId="5B7538D0" w14:textId="6744DD29" w:rsidR="00AC0613" w:rsidRDefault="00AC0613" w:rsidP="00AC0613">
            <w:pPr>
              <w:pStyle w:val="TableText"/>
            </w:pPr>
            <w:r>
              <w:t>04/24/12</w:t>
            </w:r>
          </w:p>
        </w:tc>
        <w:tc>
          <w:tcPr>
            <w:tcW w:w="1481" w:type="dxa"/>
          </w:tcPr>
          <w:p w14:paraId="3B1158C2" w14:textId="57E54DBA" w:rsidR="00AC0613" w:rsidRDefault="00AC0613" w:rsidP="00AC0613">
            <w:pPr>
              <w:pStyle w:val="TableText"/>
            </w:pPr>
            <w:r>
              <w:t>Rae Ann Sprecher-Frey</w:t>
            </w:r>
          </w:p>
        </w:tc>
        <w:tc>
          <w:tcPr>
            <w:tcW w:w="1673" w:type="dxa"/>
          </w:tcPr>
          <w:p w14:paraId="2386D21C" w14:textId="12E3BEA0" w:rsidR="00AC0613" w:rsidRDefault="00AC0613" w:rsidP="00AC0613">
            <w:pPr>
              <w:pStyle w:val="TableText"/>
            </w:pPr>
            <w:r>
              <w:t>CR41798</w:t>
            </w:r>
          </w:p>
        </w:tc>
        <w:tc>
          <w:tcPr>
            <w:tcW w:w="1101" w:type="dxa"/>
          </w:tcPr>
          <w:p w14:paraId="06374887" w14:textId="4614C2BC" w:rsidR="00AC0613" w:rsidRDefault="00AC0613" w:rsidP="00AC0613">
            <w:pPr>
              <w:pStyle w:val="TableText"/>
            </w:pPr>
            <w:r>
              <w:t>R2012300</w:t>
            </w:r>
          </w:p>
        </w:tc>
        <w:tc>
          <w:tcPr>
            <w:tcW w:w="3934" w:type="dxa"/>
          </w:tcPr>
          <w:p w14:paraId="11E61A0B" w14:textId="257F927F" w:rsidR="00AC0613" w:rsidRDefault="00AC0613" w:rsidP="00AC0613">
            <w:pPr>
              <w:pStyle w:val="TableText"/>
            </w:pPr>
            <w:r>
              <w:t>Under the K Trailer added Other Patient Responsibility and Total Patient Responsibility fields.</w:t>
            </w:r>
          </w:p>
        </w:tc>
      </w:tr>
      <w:tr w:rsidR="00AC0613" w:rsidRPr="00327B51" w14:paraId="610C82E0" w14:textId="77777777" w:rsidTr="004B2EEE">
        <w:trPr>
          <w:cantSplit/>
        </w:trPr>
        <w:tc>
          <w:tcPr>
            <w:tcW w:w="1161" w:type="dxa"/>
          </w:tcPr>
          <w:p w14:paraId="2E6DE182" w14:textId="3805C2D0" w:rsidR="00AC0613" w:rsidRDefault="00AC0613" w:rsidP="00AC0613">
            <w:pPr>
              <w:pStyle w:val="TableText"/>
            </w:pPr>
            <w:r>
              <w:t>5/15/12</w:t>
            </w:r>
          </w:p>
        </w:tc>
        <w:tc>
          <w:tcPr>
            <w:tcW w:w="1481" w:type="dxa"/>
          </w:tcPr>
          <w:p w14:paraId="4870FB96" w14:textId="500F6D91" w:rsidR="00AC0613" w:rsidRDefault="00AC0613" w:rsidP="00AC0613">
            <w:pPr>
              <w:pStyle w:val="TableText"/>
            </w:pPr>
            <w:r>
              <w:t>Laurie Wetmore</w:t>
            </w:r>
          </w:p>
        </w:tc>
        <w:tc>
          <w:tcPr>
            <w:tcW w:w="1673" w:type="dxa"/>
          </w:tcPr>
          <w:p w14:paraId="31708EA6" w14:textId="7AEB42DE" w:rsidR="00AC0613" w:rsidRDefault="00AC0613" w:rsidP="00AC0613">
            <w:pPr>
              <w:pStyle w:val="TableText"/>
            </w:pPr>
            <w:r>
              <w:t>CR46266 CMS7702</w:t>
            </w:r>
          </w:p>
        </w:tc>
        <w:tc>
          <w:tcPr>
            <w:tcW w:w="1101" w:type="dxa"/>
          </w:tcPr>
          <w:p w14:paraId="461D3206" w14:textId="2E712DC5" w:rsidR="00AC0613" w:rsidRDefault="00AC0613" w:rsidP="00AC0613">
            <w:pPr>
              <w:pStyle w:val="TableText"/>
            </w:pPr>
            <w:r>
              <w:t>R2012300</w:t>
            </w:r>
          </w:p>
        </w:tc>
        <w:tc>
          <w:tcPr>
            <w:tcW w:w="3934" w:type="dxa"/>
          </w:tcPr>
          <w:p w14:paraId="6914E11A" w14:textId="46F5A06E" w:rsidR="00AC0613" w:rsidRDefault="00AC0613" w:rsidP="00AC0613">
            <w:pPr>
              <w:pStyle w:val="TableText"/>
            </w:pPr>
            <w:r>
              <w:t>Added provider taxonomy and NDC fields.</w:t>
            </w:r>
          </w:p>
        </w:tc>
      </w:tr>
      <w:tr w:rsidR="00AC0613" w:rsidRPr="00327B51" w14:paraId="3096CD03" w14:textId="77777777" w:rsidTr="004B2EEE">
        <w:trPr>
          <w:cantSplit/>
        </w:trPr>
        <w:tc>
          <w:tcPr>
            <w:tcW w:w="1161" w:type="dxa"/>
          </w:tcPr>
          <w:p w14:paraId="13C138D9" w14:textId="2443BA04" w:rsidR="00AC0613" w:rsidRDefault="00AC0613" w:rsidP="00AC0613">
            <w:pPr>
              <w:pStyle w:val="TableText"/>
            </w:pPr>
            <w:r>
              <w:t>10/8/12</w:t>
            </w:r>
          </w:p>
        </w:tc>
        <w:tc>
          <w:tcPr>
            <w:tcW w:w="1481" w:type="dxa"/>
          </w:tcPr>
          <w:p w14:paraId="76AEA86F" w14:textId="554401B2" w:rsidR="00AC0613" w:rsidRDefault="00AC0613" w:rsidP="00AC0613">
            <w:pPr>
              <w:pStyle w:val="TableText"/>
            </w:pPr>
            <w:r>
              <w:t>Deb Lundy</w:t>
            </w:r>
          </w:p>
        </w:tc>
        <w:tc>
          <w:tcPr>
            <w:tcW w:w="1673" w:type="dxa"/>
          </w:tcPr>
          <w:p w14:paraId="25808EBB" w14:textId="2D01E621" w:rsidR="00AC0613" w:rsidRDefault="00AC0613" w:rsidP="00AC0613">
            <w:pPr>
              <w:pStyle w:val="TableText"/>
            </w:pPr>
            <w:r>
              <w:t>CR47784</w:t>
            </w:r>
          </w:p>
        </w:tc>
        <w:tc>
          <w:tcPr>
            <w:tcW w:w="1101" w:type="dxa"/>
          </w:tcPr>
          <w:p w14:paraId="4FF05EB2" w14:textId="3CE63902" w:rsidR="00AC0613" w:rsidRDefault="00AC0613" w:rsidP="00AC0613">
            <w:pPr>
              <w:pStyle w:val="TableText"/>
            </w:pPr>
            <w:r>
              <w:t>R2013100</w:t>
            </w:r>
          </w:p>
        </w:tc>
        <w:tc>
          <w:tcPr>
            <w:tcW w:w="3934" w:type="dxa"/>
          </w:tcPr>
          <w:p w14:paraId="536DA66F" w14:textId="1A348EBE" w:rsidR="00AC0613" w:rsidRDefault="00AC0613" w:rsidP="00016EFB">
            <w:pPr>
              <w:pStyle w:val="TableText"/>
            </w:pPr>
            <w:r>
              <w:t>Added FPS fields, moved Taxonomy and NDC fields and changed various numbering issues.</w:t>
            </w:r>
          </w:p>
        </w:tc>
      </w:tr>
      <w:tr w:rsidR="00AC0613" w:rsidRPr="00327B51" w14:paraId="0401EF57" w14:textId="77777777" w:rsidTr="004B2EEE">
        <w:trPr>
          <w:cantSplit/>
        </w:trPr>
        <w:tc>
          <w:tcPr>
            <w:tcW w:w="1161" w:type="dxa"/>
          </w:tcPr>
          <w:p w14:paraId="5FBC1B8D" w14:textId="59478271" w:rsidR="00AC0613" w:rsidRDefault="00AC0613" w:rsidP="00AC0613">
            <w:pPr>
              <w:pStyle w:val="TableText"/>
            </w:pPr>
            <w:r>
              <w:t>10/8/12</w:t>
            </w:r>
          </w:p>
        </w:tc>
        <w:tc>
          <w:tcPr>
            <w:tcW w:w="1481" w:type="dxa"/>
          </w:tcPr>
          <w:p w14:paraId="4E79D72C" w14:textId="27641ED7" w:rsidR="00AC0613" w:rsidRDefault="00AC0613" w:rsidP="00AC0613">
            <w:pPr>
              <w:pStyle w:val="TableText"/>
            </w:pPr>
            <w:r>
              <w:t>Deb Lundy</w:t>
            </w:r>
          </w:p>
        </w:tc>
        <w:tc>
          <w:tcPr>
            <w:tcW w:w="1673" w:type="dxa"/>
          </w:tcPr>
          <w:p w14:paraId="3340A2DA" w14:textId="46FFE643" w:rsidR="00AC0613" w:rsidRDefault="00AC0613" w:rsidP="00AC0613">
            <w:pPr>
              <w:pStyle w:val="TableText"/>
            </w:pPr>
            <w:r>
              <w:t>CR47075</w:t>
            </w:r>
          </w:p>
        </w:tc>
        <w:tc>
          <w:tcPr>
            <w:tcW w:w="1101" w:type="dxa"/>
          </w:tcPr>
          <w:p w14:paraId="51B4664D" w14:textId="62316F1B" w:rsidR="00AC0613" w:rsidRDefault="00AC0613" w:rsidP="00AC0613">
            <w:pPr>
              <w:pStyle w:val="TableText"/>
            </w:pPr>
            <w:r>
              <w:t>R2013100</w:t>
            </w:r>
          </w:p>
        </w:tc>
        <w:tc>
          <w:tcPr>
            <w:tcW w:w="3934" w:type="dxa"/>
          </w:tcPr>
          <w:p w14:paraId="10C58166" w14:textId="1D8045B0" w:rsidR="00AC0613" w:rsidRDefault="00AC0613" w:rsidP="00AC0613">
            <w:pPr>
              <w:pStyle w:val="TableText"/>
            </w:pPr>
            <w:r>
              <w:t>Added POS Fields to the detail section.</w:t>
            </w:r>
          </w:p>
        </w:tc>
      </w:tr>
      <w:tr w:rsidR="00AC0613" w:rsidRPr="00327B51" w14:paraId="69B1BA9F" w14:textId="77777777" w:rsidTr="004B2EEE">
        <w:trPr>
          <w:cantSplit/>
        </w:trPr>
        <w:tc>
          <w:tcPr>
            <w:tcW w:w="1161" w:type="dxa"/>
          </w:tcPr>
          <w:p w14:paraId="19B80B56" w14:textId="62514D50" w:rsidR="00AC0613" w:rsidRDefault="00AC0613" w:rsidP="00AC0613">
            <w:pPr>
              <w:pStyle w:val="TableText"/>
            </w:pPr>
            <w:r>
              <w:t>10/8/12</w:t>
            </w:r>
          </w:p>
        </w:tc>
        <w:tc>
          <w:tcPr>
            <w:tcW w:w="1481" w:type="dxa"/>
          </w:tcPr>
          <w:p w14:paraId="449795A5" w14:textId="640FD0F3" w:rsidR="00AC0613" w:rsidRDefault="00AC0613" w:rsidP="00AC0613">
            <w:pPr>
              <w:pStyle w:val="TableText"/>
            </w:pPr>
            <w:r>
              <w:t>Deb Lundy</w:t>
            </w:r>
          </w:p>
        </w:tc>
        <w:tc>
          <w:tcPr>
            <w:tcW w:w="1673" w:type="dxa"/>
          </w:tcPr>
          <w:p w14:paraId="0654A5A6" w14:textId="4DCFE0C7" w:rsidR="00AC0613" w:rsidRDefault="00AC0613" w:rsidP="00AC0613">
            <w:pPr>
              <w:pStyle w:val="TableText"/>
            </w:pPr>
            <w:r>
              <w:t>CR47332</w:t>
            </w:r>
          </w:p>
        </w:tc>
        <w:tc>
          <w:tcPr>
            <w:tcW w:w="1101" w:type="dxa"/>
          </w:tcPr>
          <w:p w14:paraId="78638873" w14:textId="3AEF1EB7" w:rsidR="00AC0613" w:rsidRDefault="00AC0613" w:rsidP="00AC0613">
            <w:pPr>
              <w:pStyle w:val="TableText"/>
            </w:pPr>
            <w:r>
              <w:t>R2013100</w:t>
            </w:r>
          </w:p>
        </w:tc>
        <w:tc>
          <w:tcPr>
            <w:tcW w:w="3934" w:type="dxa"/>
          </w:tcPr>
          <w:p w14:paraId="1D7697FE" w14:textId="6A7D4280" w:rsidR="00AC0613" w:rsidRDefault="00AC0613" w:rsidP="00AC0613">
            <w:pPr>
              <w:pStyle w:val="TableText"/>
            </w:pPr>
            <w:r>
              <w:t>Added Legislative reduction to the detail section</w:t>
            </w:r>
            <w:r w:rsidR="00016EFB">
              <w:t>.</w:t>
            </w:r>
          </w:p>
        </w:tc>
      </w:tr>
      <w:tr w:rsidR="00AC0613" w:rsidRPr="00327B51" w14:paraId="21F3A850" w14:textId="77777777" w:rsidTr="004B2EEE">
        <w:trPr>
          <w:cantSplit/>
        </w:trPr>
        <w:tc>
          <w:tcPr>
            <w:tcW w:w="1161" w:type="dxa"/>
          </w:tcPr>
          <w:p w14:paraId="22FE5D61" w14:textId="356ED9AE" w:rsidR="00AC0613" w:rsidRDefault="00AC0613" w:rsidP="00016EFB">
            <w:pPr>
              <w:pStyle w:val="TableText"/>
            </w:pPr>
            <w:r>
              <w:t>10/8/12</w:t>
            </w:r>
          </w:p>
        </w:tc>
        <w:tc>
          <w:tcPr>
            <w:tcW w:w="1481" w:type="dxa"/>
          </w:tcPr>
          <w:p w14:paraId="13510574" w14:textId="00ABB215" w:rsidR="00AC0613" w:rsidRDefault="00AC0613" w:rsidP="00AC0613">
            <w:pPr>
              <w:pStyle w:val="TableText"/>
            </w:pPr>
            <w:r>
              <w:t>Deb Lundy</w:t>
            </w:r>
          </w:p>
        </w:tc>
        <w:tc>
          <w:tcPr>
            <w:tcW w:w="1673" w:type="dxa"/>
          </w:tcPr>
          <w:p w14:paraId="264AFF9B" w14:textId="55DB7D56" w:rsidR="00AC0613" w:rsidRDefault="00AC0613" w:rsidP="00AC0613">
            <w:pPr>
              <w:pStyle w:val="TableText"/>
            </w:pPr>
            <w:r>
              <w:t>CR47937</w:t>
            </w:r>
          </w:p>
        </w:tc>
        <w:tc>
          <w:tcPr>
            <w:tcW w:w="1101" w:type="dxa"/>
          </w:tcPr>
          <w:p w14:paraId="263CB1F1" w14:textId="40C58955" w:rsidR="00AC0613" w:rsidRDefault="00AC0613" w:rsidP="00016EFB">
            <w:pPr>
              <w:pStyle w:val="TableText"/>
            </w:pPr>
            <w:r>
              <w:t>R2013100</w:t>
            </w:r>
          </w:p>
        </w:tc>
        <w:tc>
          <w:tcPr>
            <w:tcW w:w="3934" w:type="dxa"/>
          </w:tcPr>
          <w:p w14:paraId="01833778" w14:textId="7BF09DF4" w:rsidR="00AC0613" w:rsidRDefault="00AC0613" w:rsidP="00AC0613">
            <w:pPr>
              <w:pStyle w:val="TableText"/>
            </w:pPr>
            <w:r>
              <w:t xml:space="preserve">Added </w:t>
            </w:r>
            <w:r w:rsidRPr="00B3551E">
              <w:t>Legislation Effective Indicator</w:t>
            </w:r>
            <w:r>
              <w:t xml:space="preserve"> to the detail section.</w:t>
            </w:r>
          </w:p>
        </w:tc>
      </w:tr>
      <w:tr w:rsidR="00AC0613" w:rsidRPr="00327B51" w14:paraId="592A5C55" w14:textId="77777777" w:rsidTr="004B2EEE">
        <w:trPr>
          <w:cantSplit/>
        </w:trPr>
        <w:tc>
          <w:tcPr>
            <w:tcW w:w="1161" w:type="dxa"/>
          </w:tcPr>
          <w:p w14:paraId="151C8D8A" w14:textId="49252183" w:rsidR="00AC0613" w:rsidRDefault="00AC0613" w:rsidP="00AC0613">
            <w:pPr>
              <w:pStyle w:val="TableText"/>
            </w:pPr>
            <w:r>
              <w:t>11/28/12</w:t>
            </w:r>
          </w:p>
        </w:tc>
        <w:tc>
          <w:tcPr>
            <w:tcW w:w="1481" w:type="dxa"/>
          </w:tcPr>
          <w:p w14:paraId="036E99A3" w14:textId="3083895D" w:rsidR="00AC0613" w:rsidRDefault="00AC0613" w:rsidP="00AC0613">
            <w:pPr>
              <w:pStyle w:val="TableText"/>
            </w:pPr>
            <w:r>
              <w:t>Rick Reindel</w:t>
            </w:r>
          </w:p>
        </w:tc>
        <w:tc>
          <w:tcPr>
            <w:tcW w:w="1673" w:type="dxa"/>
          </w:tcPr>
          <w:p w14:paraId="4508C606" w14:textId="41398868" w:rsidR="00AC0613" w:rsidRDefault="00AC0613" w:rsidP="00AC0613">
            <w:pPr>
              <w:pStyle w:val="TableText"/>
            </w:pPr>
            <w:r>
              <w:t>Update</w:t>
            </w:r>
          </w:p>
        </w:tc>
        <w:tc>
          <w:tcPr>
            <w:tcW w:w="1101" w:type="dxa"/>
          </w:tcPr>
          <w:p w14:paraId="7CA1BCC7" w14:textId="5732CC88" w:rsidR="00AC0613" w:rsidRDefault="00AC0613" w:rsidP="00AC0613">
            <w:pPr>
              <w:pStyle w:val="TableText"/>
            </w:pPr>
            <w:r>
              <w:t>N/A</w:t>
            </w:r>
          </w:p>
        </w:tc>
        <w:tc>
          <w:tcPr>
            <w:tcW w:w="3934" w:type="dxa"/>
          </w:tcPr>
          <w:p w14:paraId="63D40E02" w14:textId="52DD5393" w:rsidR="00AC0613" w:rsidRDefault="00AC0613" w:rsidP="00AC0613">
            <w:pPr>
              <w:pStyle w:val="TableText"/>
            </w:pPr>
            <w:r>
              <w:t>Updated field numbers.</w:t>
            </w:r>
          </w:p>
        </w:tc>
      </w:tr>
      <w:tr w:rsidR="00AC0613" w:rsidRPr="00327B51" w14:paraId="57499EE4" w14:textId="77777777" w:rsidTr="004B2EEE">
        <w:trPr>
          <w:cantSplit/>
        </w:trPr>
        <w:tc>
          <w:tcPr>
            <w:tcW w:w="1161" w:type="dxa"/>
          </w:tcPr>
          <w:p w14:paraId="1315F5E8" w14:textId="3E6171F0" w:rsidR="00AC0613" w:rsidRDefault="00AC0613" w:rsidP="00AC0613">
            <w:pPr>
              <w:pStyle w:val="TableText"/>
            </w:pPr>
            <w:r>
              <w:t>10/29/12</w:t>
            </w:r>
          </w:p>
        </w:tc>
        <w:tc>
          <w:tcPr>
            <w:tcW w:w="1481" w:type="dxa"/>
          </w:tcPr>
          <w:p w14:paraId="4C878D36" w14:textId="3B5CC740" w:rsidR="00AC0613" w:rsidRDefault="00AC0613" w:rsidP="00AC0613">
            <w:pPr>
              <w:pStyle w:val="TableText"/>
            </w:pPr>
            <w:r>
              <w:t>Rae Ann Sprecher-Frey</w:t>
            </w:r>
          </w:p>
        </w:tc>
        <w:tc>
          <w:tcPr>
            <w:tcW w:w="1673" w:type="dxa"/>
          </w:tcPr>
          <w:p w14:paraId="074138D9" w14:textId="35A7BDF5" w:rsidR="00AC0613" w:rsidRDefault="00AC0613" w:rsidP="00016EFB">
            <w:pPr>
              <w:pStyle w:val="TableText"/>
            </w:pPr>
            <w:r>
              <w:t>CR48199</w:t>
            </w:r>
            <w:r w:rsidR="00FC143E">
              <w:t xml:space="preserve"> / CMS</w:t>
            </w:r>
            <w:r>
              <w:t>CR8012</w:t>
            </w:r>
          </w:p>
        </w:tc>
        <w:tc>
          <w:tcPr>
            <w:tcW w:w="1101" w:type="dxa"/>
          </w:tcPr>
          <w:p w14:paraId="6C2E8358" w14:textId="58454C9B" w:rsidR="00AC0613" w:rsidRDefault="00AC0613" w:rsidP="00AC0613">
            <w:pPr>
              <w:pStyle w:val="TableText"/>
            </w:pPr>
            <w:r>
              <w:t>R2013100</w:t>
            </w:r>
          </w:p>
        </w:tc>
        <w:tc>
          <w:tcPr>
            <w:tcW w:w="3934" w:type="dxa"/>
          </w:tcPr>
          <w:p w14:paraId="4F71AEBE" w14:textId="7598CC2B" w:rsidR="00AC0613" w:rsidRDefault="00AC0613" w:rsidP="00AC0613">
            <w:pPr>
              <w:pStyle w:val="TableText"/>
            </w:pPr>
            <w:r>
              <w:t>Added Report Code and HIGLAS Report Code Inidcator to U Trailer IDR Header layout section.</w:t>
            </w:r>
          </w:p>
        </w:tc>
      </w:tr>
      <w:tr w:rsidR="00AC0613" w:rsidRPr="00327B51" w14:paraId="168766E6" w14:textId="77777777" w:rsidTr="004B2EEE">
        <w:trPr>
          <w:cantSplit/>
        </w:trPr>
        <w:tc>
          <w:tcPr>
            <w:tcW w:w="1161" w:type="dxa"/>
          </w:tcPr>
          <w:p w14:paraId="115AD229" w14:textId="0EF0C919" w:rsidR="00AC0613" w:rsidRDefault="00AC0613" w:rsidP="00953AFA">
            <w:pPr>
              <w:pStyle w:val="TableText"/>
            </w:pPr>
            <w:r>
              <w:t>01/15/13</w:t>
            </w:r>
          </w:p>
        </w:tc>
        <w:tc>
          <w:tcPr>
            <w:tcW w:w="1481" w:type="dxa"/>
          </w:tcPr>
          <w:p w14:paraId="643D2A03" w14:textId="3B582347" w:rsidR="00AC0613" w:rsidRDefault="00AC0613" w:rsidP="00AC0613">
            <w:pPr>
              <w:pStyle w:val="TableText"/>
            </w:pPr>
            <w:r>
              <w:t>Jody Tay</w:t>
            </w:r>
          </w:p>
        </w:tc>
        <w:tc>
          <w:tcPr>
            <w:tcW w:w="1673" w:type="dxa"/>
          </w:tcPr>
          <w:p w14:paraId="19819AFF" w14:textId="3F4E365B" w:rsidR="00AC0613" w:rsidRDefault="00AC0613" w:rsidP="00AC0613">
            <w:pPr>
              <w:pStyle w:val="TableText"/>
            </w:pPr>
            <w:r>
              <w:t>CR46035</w:t>
            </w:r>
          </w:p>
        </w:tc>
        <w:tc>
          <w:tcPr>
            <w:tcW w:w="1101" w:type="dxa"/>
          </w:tcPr>
          <w:p w14:paraId="1C23DD50" w14:textId="3688198D" w:rsidR="00AC0613" w:rsidRDefault="00AC0613" w:rsidP="00AC0613">
            <w:pPr>
              <w:pStyle w:val="TableText"/>
            </w:pPr>
            <w:r>
              <w:t>R2013200</w:t>
            </w:r>
          </w:p>
        </w:tc>
        <w:tc>
          <w:tcPr>
            <w:tcW w:w="3934" w:type="dxa"/>
          </w:tcPr>
          <w:p w14:paraId="26EE1424" w14:textId="1E48FD8F" w:rsidR="00AC0613" w:rsidRDefault="00AC0613" w:rsidP="00AC0613">
            <w:pPr>
              <w:pStyle w:val="TableText"/>
            </w:pPr>
            <w:r>
              <w:t>Added LMTCHRG, AUX, PWK, IG-NUM, PRIC-FLAG, TECH-COMP FEEs, ANTIMARKUP fields. Renumbered subsequent fields.</w:t>
            </w:r>
          </w:p>
        </w:tc>
      </w:tr>
      <w:tr w:rsidR="00AC0613" w:rsidRPr="00327B51" w14:paraId="285C98D2" w14:textId="77777777" w:rsidTr="004B2EEE">
        <w:trPr>
          <w:cantSplit/>
        </w:trPr>
        <w:tc>
          <w:tcPr>
            <w:tcW w:w="1161" w:type="dxa"/>
          </w:tcPr>
          <w:p w14:paraId="4A2C3DF4" w14:textId="7B9E068C" w:rsidR="00AC0613" w:rsidRDefault="00AC0613" w:rsidP="00953AFA">
            <w:pPr>
              <w:pStyle w:val="TableText"/>
            </w:pPr>
            <w:r>
              <w:t>01/31/13</w:t>
            </w:r>
          </w:p>
        </w:tc>
        <w:tc>
          <w:tcPr>
            <w:tcW w:w="1481" w:type="dxa"/>
          </w:tcPr>
          <w:p w14:paraId="1E5195A8" w14:textId="7DDF23BC" w:rsidR="00AC0613" w:rsidRDefault="00AC0613" w:rsidP="00AC0613">
            <w:pPr>
              <w:pStyle w:val="TableText"/>
            </w:pPr>
            <w:r>
              <w:t>Diane Hendrix</w:t>
            </w:r>
          </w:p>
        </w:tc>
        <w:tc>
          <w:tcPr>
            <w:tcW w:w="1673" w:type="dxa"/>
          </w:tcPr>
          <w:p w14:paraId="3AE7039B" w14:textId="746AD243" w:rsidR="00AC0613" w:rsidRDefault="00AC0613" w:rsidP="00AC0613">
            <w:pPr>
              <w:pStyle w:val="TableText"/>
            </w:pPr>
            <w:r>
              <w:t>CR46035</w:t>
            </w:r>
          </w:p>
        </w:tc>
        <w:tc>
          <w:tcPr>
            <w:tcW w:w="1101" w:type="dxa"/>
          </w:tcPr>
          <w:p w14:paraId="4B822647" w14:textId="411154FE" w:rsidR="00AC0613" w:rsidRDefault="00AC0613" w:rsidP="00AC0613">
            <w:pPr>
              <w:pStyle w:val="TableText"/>
            </w:pPr>
            <w:r>
              <w:t>R2013200</w:t>
            </w:r>
          </w:p>
        </w:tc>
        <w:tc>
          <w:tcPr>
            <w:tcW w:w="3934" w:type="dxa"/>
          </w:tcPr>
          <w:p w14:paraId="5B034AE2" w14:textId="50F66977" w:rsidR="00AC0613" w:rsidRDefault="00AC0613" w:rsidP="00AC0613">
            <w:pPr>
              <w:pStyle w:val="TableText"/>
            </w:pPr>
            <w:r>
              <w:t>Corrected field locations TECH-COMP FEE 2 and subsequent fields. Changed the format for all TECH-COMP fields and ACQUIS-AMT field to 5 P (DECIMAL). Removed ‘packed’ from AUX-KEY and PWK-KEY field descriptions. Revised LIMIT-CHRG-ADJ values.</w:t>
            </w:r>
          </w:p>
        </w:tc>
      </w:tr>
      <w:tr w:rsidR="00AC0613" w:rsidRPr="00327B51" w14:paraId="3D84BA3E" w14:textId="77777777" w:rsidTr="004B2EEE">
        <w:trPr>
          <w:cantSplit/>
        </w:trPr>
        <w:tc>
          <w:tcPr>
            <w:tcW w:w="1161" w:type="dxa"/>
          </w:tcPr>
          <w:p w14:paraId="4F65CF80" w14:textId="4EA60E25" w:rsidR="00AC0613" w:rsidRDefault="00AC0613" w:rsidP="00953AFA">
            <w:pPr>
              <w:pStyle w:val="TableText"/>
            </w:pPr>
            <w:r>
              <w:t>03/12/13</w:t>
            </w:r>
          </w:p>
        </w:tc>
        <w:tc>
          <w:tcPr>
            <w:tcW w:w="1481" w:type="dxa"/>
          </w:tcPr>
          <w:p w14:paraId="0FD647A1" w14:textId="49739D13" w:rsidR="00AC0613" w:rsidRDefault="00AC0613" w:rsidP="00AC0613">
            <w:pPr>
              <w:pStyle w:val="TableText"/>
            </w:pPr>
            <w:r>
              <w:t>Jody Tay</w:t>
            </w:r>
          </w:p>
        </w:tc>
        <w:tc>
          <w:tcPr>
            <w:tcW w:w="1673" w:type="dxa"/>
          </w:tcPr>
          <w:p w14:paraId="2A86B512" w14:textId="735DABEE" w:rsidR="00AC0613" w:rsidRDefault="00AC0613" w:rsidP="00AC0613">
            <w:pPr>
              <w:pStyle w:val="TableText"/>
            </w:pPr>
            <w:r>
              <w:t>CR46035</w:t>
            </w:r>
          </w:p>
        </w:tc>
        <w:tc>
          <w:tcPr>
            <w:tcW w:w="1101" w:type="dxa"/>
          </w:tcPr>
          <w:p w14:paraId="0CDD3541" w14:textId="6B99B4FB" w:rsidR="00AC0613" w:rsidRDefault="00AC0613" w:rsidP="00AC0613">
            <w:pPr>
              <w:pStyle w:val="TableText"/>
            </w:pPr>
            <w:r>
              <w:t>R2013200</w:t>
            </w:r>
          </w:p>
        </w:tc>
        <w:tc>
          <w:tcPr>
            <w:tcW w:w="3934" w:type="dxa"/>
          </w:tcPr>
          <w:p w14:paraId="1D50BD8E" w14:textId="02C0F434" w:rsidR="00AC0613" w:rsidRDefault="00AC0613" w:rsidP="00AC0613">
            <w:pPr>
              <w:pStyle w:val="TableText"/>
            </w:pPr>
            <w:r>
              <w:t>Removed Phase I indicators from detail new fields: Ins Group (1036-1055), Mod Pricing Flg (1107), TechCompFees and Tech Comp Caps (1406-1459); added description to Lvl 3 Prof Amt (110-116), Endo Fee (453-459); revised description of Tech Comp/CAP Fees 2-4.</w:t>
            </w:r>
          </w:p>
        </w:tc>
      </w:tr>
      <w:tr w:rsidR="00AC0613" w:rsidRPr="00327B51" w14:paraId="1AF3AD0F" w14:textId="77777777" w:rsidTr="004B2EEE">
        <w:trPr>
          <w:cantSplit/>
        </w:trPr>
        <w:tc>
          <w:tcPr>
            <w:tcW w:w="1161" w:type="dxa"/>
          </w:tcPr>
          <w:p w14:paraId="7CE1F0E2" w14:textId="3A1A131A" w:rsidR="00AC0613" w:rsidRDefault="00AC0613" w:rsidP="00953AFA">
            <w:pPr>
              <w:pStyle w:val="TableText"/>
            </w:pPr>
            <w:r>
              <w:t>03/18/13</w:t>
            </w:r>
          </w:p>
        </w:tc>
        <w:tc>
          <w:tcPr>
            <w:tcW w:w="1481" w:type="dxa"/>
          </w:tcPr>
          <w:p w14:paraId="02E2FB80" w14:textId="583C37F4" w:rsidR="00AC0613" w:rsidRDefault="00AC0613" w:rsidP="00016EFB">
            <w:pPr>
              <w:pStyle w:val="TableText"/>
            </w:pPr>
            <w:r>
              <w:t>Diane Hendrix</w:t>
            </w:r>
            <w:r w:rsidR="00016EFB">
              <w:t>/</w:t>
            </w:r>
            <w:r w:rsidR="00016EFB">
              <w:br/>
            </w:r>
            <w:r>
              <w:t>Virginia Fritch</w:t>
            </w:r>
          </w:p>
        </w:tc>
        <w:tc>
          <w:tcPr>
            <w:tcW w:w="1673" w:type="dxa"/>
          </w:tcPr>
          <w:p w14:paraId="58D71878" w14:textId="30DFD0B5" w:rsidR="00AC0613" w:rsidRDefault="00AC0613" w:rsidP="00AC0613">
            <w:pPr>
              <w:pStyle w:val="TableText"/>
            </w:pPr>
            <w:r>
              <w:t>CR48324</w:t>
            </w:r>
          </w:p>
        </w:tc>
        <w:tc>
          <w:tcPr>
            <w:tcW w:w="1101" w:type="dxa"/>
          </w:tcPr>
          <w:p w14:paraId="4ED28B90" w14:textId="15566C39" w:rsidR="00AC0613" w:rsidRDefault="00AC0613" w:rsidP="00AC0613">
            <w:pPr>
              <w:pStyle w:val="TableText"/>
            </w:pPr>
            <w:r>
              <w:t>R2013300</w:t>
            </w:r>
          </w:p>
        </w:tc>
        <w:tc>
          <w:tcPr>
            <w:tcW w:w="3934" w:type="dxa"/>
          </w:tcPr>
          <w:p w14:paraId="2F829096" w14:textId="77777777" w:rsidR="00AC0613" w:rsidRDefault="00AC0613" w:rsidP="00AC0613">
            <w:pPr>
              <w:pStyle w:val="TableText"/>
            </w:pPr>
            <w:r>
              <w:t>Changed the field name for Notice Appeal Date (pos 1638) to MSN Release Date and updated the description.</w:t>
            </w:r>
          </w:p>
          <w:p w14:paraId="7E40E73B" w14:textId="2FF991B2" w:rsidR="00AC0613" w:rsidRDefault="00AC0613" w:rsidP="00AC0613">
            <w:pPr>
              <w:pStyle w:val="TableText"/>
            </w:pPr>
            <w:r>
              <w:t>Updated field name</w:t>
            </w:r>
            <w:r w:rsidR="00016EFB">
              <w:t>.</w:t>
            </w:r>
          </w:p>
        </w:tc>
      </w:tr>
      <w:tr w:rsidR="00AC0613" w:rsidRPr="00327B51" w14:paraId="25B3A6A4" w14:textId="77777777" w:rsidTr="004B2EEE">
        <w:trPr>
          <w:cantSplit/>
        </w:trPr>
        <w:tc>
          <w:tcPr>
            <w:tcW w:w="1161" w:type="dxa"/>
          </w:tcPr>
          <w:p w14:paraId="29B75FEC" w14:textId="780CB3FF" w:rsidR="00AC0613" w:rsidRDefault="00AC0613" w:rsidP="00AC0613">
            <w:pPr>
              <w:pStyle w:val="TableText"/>
            </w:pPr>
            <w:r>
              <w:t>04/16/13</w:t>
            </w:r>
          </w:p>
        </w:tc>
        <w:tc>
          <w:tcPr>
            <w:tcW w:w="1481" w:type="dxa"/>
          </w:tcPr>
          <w:p w14:paraId="7AE7B3D4" w14:textId="1A623659" w:rsidR="00AC0613" w:rsidRDefault="00AC0613" w:rsidP="00AC0613">
            <w:pPr>
              <w:pStyle w:val="TableText"/>
            </w:pPr>
            <w:r>
              <w:t>Virginia Fritch</w:t>
            </w:r>
          </w:p>
        </w:tc>
        <w:tc>
          <w:tcPr>
            <w:tcW w:w="1673" w:type="dxa"/>
          </w:tcPr>
          <w:p w14:paraId="25EACDB8" w14:textId="44CBBFC9" w:rsidR="00AC0613" w:rsidRDefault="00AC0613" w:rsidP="00AC0613">
            <w:pPr>
              <w:pStyle w:val="TableText"/>
            </w:pPr>
            <w:r>
              <w:t>QCN 130329002</w:t>
            </w:r>
          </w:p>
        </w:tc>
        <w:tc>
          <w:tcPr>
            <w:tcW w:w="1101" w:type="dxa"/>
          </w:tcPr>
          <w:p w14:paraId="3BE2CF81" w14:textId="5789587C" w:rsidR="00AC0613" w:rsidRDefault="00AC0613" w:rsidP="00AC0613">
            <w:pPr>
              <w:pStyle w:val="TableText"/>
            </w:pPr>
            <w:r>
              <w:t>N/A</w:t>
            </w:r>
          </w:p>
        </w:tc>
        <w:tc>
          <w:tcPr>
            <w:tcW w:w="3934" w:type="dxa"/>
          </w:tcPr>
          <w:p w14:paraId="073F6288" w14:textId="4B147E6A" w:rsidR="00AC0613" w:rsidRDefault="00AC0613" w:rsidP="00AC0613">
            <w:pPr>
              <w:pStyle w:val="TableText"/>
            </w:pPr>
            <w:r>
              <w:t>Corrected multiple phase 1, 2 and 3 indicators.</w:t>
            </w:r>
          </w:p>
        </w:tc>
      </w:tr>
      <w:tr w:rsidR="00AC0613" w:rsidRPr="00327B51" w14:paraId="12997E95" w14:textId="77777777" w:rsidTr="004B2EEE">
        <w:trPr>
          <w:cantSplit/>
        </w:trPr>
        <w:tc>
          <w:tcPr>
            <w:tcW w:w="1161" w:type="dxa"/>
          </w:tcPr>
          <w:p w14:paraId="6718851D" w14:textId="2599D9D2" w:rsidR="00AC0613" w:rsidRDefault="00AC0613" w:rsidP="00AC0613">
            <w:pPr>
              <w:pStyle w:val="TableText"/>
            </w:pPr>
            <w:r>
              <w:t>07/15/13</w:t>
            </w:r>
          </w:p>
        </w:tc>
        <w:tc>
          <w:tcPr>
            <w:tcW w:w="1481" w:type="dxa"/>
          </w:tcPr>
          <w:p w14:paraId="32B79C40" w14:textId="1A460FE7" w:rsidR="00AC0613" w:rsidRDefault="00AC0613" w:rsidP="00AC0613">
            <w:pPr>
              <w:pStyle w:val="TableText"/>
            </w:pPr>
            <w:r>
              <w:t>Rae Ann Sprecher-Frey</w:t>
            </w:r>
          </w:p>
        </w:tc>
        <w:tc>
          <w:tcPr>
            <w:tcW w:w="1673" w:type="dxa"/>
          </w:tcPr>
          <w:p w14:paraId="48F2209C" w14:textId="0CDCD6C1" w:rsidR="00AC0613" w:rsidRDefault="00AC0613" w:rsidP="00AC0613">
            <w:pPr>
              <w:pStyle w:val="TableText"/>
            </w:pPr>
            <w:r>
              <w:t>CR50300</w:t>
            </w:r>
          </w:p>
        </w:tc>
        <w:tc>
          <w:tcPr>
            <w:tcW w:w="1101" w:type="dxa"/>
          </w:tcPr>
          <w:p w14:paraId="0BD9E6F4" w14:textId="0F2768AF" w:rsidR="00AC0613" w:rsidRDefault="00AC0613" w:rsidP="00AC0613">
            <w:pPr>
              <w:pStyle w:val="TableText"/>
            </w:pPr>
            <w:r>
              <w:t>R2013400</w:t>
            </w:r>
          </w:p>
        </w:tc>
        <w:tc>
          <w:tcPr>
            <w:tcW w:w="3934" w:type="dxa"/>
          </w:tcPr>
          <w:p w14:paraId="417DCFCB" w14:textId="4CE17131" w:rsidR="00AC0613" w:rsidRDefault="00AC0613" w:rsidP="007B5618">
            <w:pPr>
              <w:pStyle w:val="TableText"/>
            </w:pPr>
            <w:r>
              <w:t>Header IDR Layout: Removed DME LIMIT INDICATOR and replaced with filler. Removed Used DME from the SPLIT REASON CODE. Detail IDR Layout: Removed DME PTH DETAIL IND and replaced with filler and for multiple PROC FLAG involving DME removed description and added the flag is not currently used.</w:t>
            </w:r>
          </w:p>
        </w:tc>
      </w:tr>
      <w:tr w:rsidR="00AC0613" w:rsidRPr="00327B51" w14:paraId="419D5260" w14:textId="77777777" w:rsidTr="004B2EEE">
        <w:trPr>
          <w:cantSplit/>
        </w:trPr>
        <w:tc>
          <w:tcPr>
            <w:tcW w:w="1161" w:type="dxa"/>
          </w:tcPr>
          <w:p w14:paraId="27AFBC14" w14:textId="4B6E0D02" w:rsidR="00AC0613" w:rsidRDefault="00AC0613" w:rsidP="00AC0613">
            <w:pPr>
              <w:pStyle w:val="TableText"/>
            </w:pPr>
            <w:r>
              <w:t>07/16/13</w:t>
            </w:r>
          </w:p>
        </w:tc>
        <w:tc>
          <w:tcPr>
            <w:tcW w:w="1481" w:type="dxa"/>
          </w:tcPr>
          <w:p w14:paraId="1BCF21CF" w14:textId="57F5E14A" w:rsidR="00AC0613" w:rsidRDefault="00AC0613" w:rsidP="00AC0613">
            <w:pPr>
              <w:pStyle w:val="TableText"/>
            </w:pPr>
            <w:r>
              <w:t>Rae Ann Sprecher-Frey</w:t>
            </w:r>
          </w:p>
        </w:tc>
        <w:tc>
          <w:tcPr>
            <w:tcW w:w="1673" w:type="dxa"/>
          </w:tcPr>
          <w:p w14:paraId="7450D42B" w14:textId="0ED0AC60" w:rsidR="00AC0613" w:rsidRDefault="00AC0613" w:rsidP="00AC0613">
            <w:pPr>
              <w:pStyle w:val="TableText"/>
            </w:pPr>
            <w:r>
              <w:t>CR49237</w:t>
            </w:r>
          </w:p>
        </w:tc>
        <w:tc>
          <w:tcPr>
            <w:tcW w:w="1101" w:type="dxa"/>
          </w:tcPr>
          <w:p w14:paraId="5BE86AE2" w14:textId="7671A634" w:rsidR="00AC0613" w:rsidRDefault="00AC0613" w:rsidP="00AC0613">
            <w:pPr>
              <w:pStyle w:val="TableText"/>
            </w:pPr>
            <w:r>
              <w:t>R2013400</w:t>
            </w:r>
          </w:p>
        </w:tc>
        <w:tc>
          <w:tcPr>
            <w:tcW w:w="3934" w:type="dxa"/>
          </w:tcPr>
          <w:p w14:paraId="7E594447" w14:textId="0102161A" w:rsidR="00AC0613" w:rsidRDefault="00AC0613" w:rsidP="00AC0613">
            <w:pPr>
              <w:pStyle w:val="TableText"/>
            </w:pPr>
            <w:r>
              <w:t>Added RENDERING AND BILLING PROVIDER GROUP FLAG and corresponding data.</w:t>
            </w:r>
          </w:p>
        </w:tc>
      </w:tr>
      <w:tr w:rsidR="00AC0613" w:rsidRPr="00327B51" w14:paraId="61DDB733" w14:textId="77777777" w:rsidTr="004B2EEE">
        <w:trPr>
          <w:cantSplit/>
        </w:trPr>
        <w:tc>
          <w:tcPr>
            <w:tcW w:w="1161" w:type="dxa"/>
          </w:tcPr>
          <w:p w14:paraId="28A72758" w14:textId="1FE9D941" w:rsidR="00AC0613" w:rsidRDefault="00AC0613" w:rsidP="00016EFB">
            <w:pPr>
              <w:pStyle w:val="TableText"/>
            </w:pPr>
            <w:r>
              <w:t>08/12/13</w:t>
            </w:r>
          </w:p>
        </w:tc>
        <w:tc>
          <w:tcPr>
            <w:tcW w:w="1481" w:type="dxa"/>
          </w:tcPr>
          <w:p w14:paraId="2F9D1710" w14:textId="11726325" w:rsidR="00AC0613" w:rsidRDefault="00AC0613" w:rsidP="00AC0613">
            <w:pPr>
              <w:pStyle w:val="TableText"/>
            </w:pPr>
            <w:r>
              <w:t>Rae Ann Sprecher-Frey</w:t>
            </w:r>
          </w:p>
        </w:tc>
        <w:tc>
          <w:tcPr>
            <w:tcW w:w="1673" w:type="dxa"/>
          </w:tcPr>
          <w:p w14:paraId="388A8E37" w14:textId="6C5238E9" w:rsidR="00AC0613" w:rsidRDefault="00AC0613" w:rsidP="00AC0613">
            <w:pPr>
              <w:pStyle w:val="TableText"/>
            </w:pPr>
            <w:r>
              <w:t>P51157</w:t>
            </w:r>
          </w:p>
        </w:tc>
        <w:tc>
          <w:tcPr>
            <w:tcW w:w="1101" w:type="dxa"/>
          </w:tcPr>
          <w:p w14:paraId="367E9FCF" w14:textId="295E44DF" w:rsidR="00AC0613" w:rsidRDefault="00AC0613" w:rsidP="00AC0613">
            <w:pPr>
              <w:pStyle w:val="TableText"/>
            </w:pPr>
            <w:r>
              <w:t>R2013400</w:t>
            </w:r>
          </w:p>
        </w:tc>
        <w:tc>
          <w:tcPr>
            <w:tcW w:w="3934" w:type="dxa"/>
          </w:tcPr>
          <w:p w14:paraId="32C59B25" w14:textId="2084ED2A" w:rsidR="00AC0613" w:rsidRDefault="00AC0613" w:rsidP="00AC0613">
            <w:pPr>
              <w:pStyle w:val="TableText"/>
            </w:pPr>
            <w:r>
              <w:t>Reject deletion of line 62 for IDR Claim Detail Layout completed 7/15/13 above for CR50300.</w:t>
            </w:r>
          </w:p>
        </w:tc>
      </w:tr>
      <w:tr w:rsidR="00AC0613" w:rsidRPr="00327B51" w14:paraId="14CDA2E3" w14:textId="77777777" w:rsidTr="004B2EEE">
        <w:trPr>
          <w:cantSplit/>
        </w:trPr>
        <w:tc>
          <w:tcPr>
            <w:tcW w:w="1161" w:type="dxa"/>
          </w:tcPr>
          <w:p w14:paraId="639D5D70" w14:textId="1A35D77E" w:rsidR="00AC0613" w:rsidRDefault="00AC0613" w:rsidP="00016EFB">
            <w:pPr>
              <w:pStyle w:val="TableText"/>
            </w:pPr>
            <w:r>
              <w:t>08/16/13</w:t>
            </w:r>
          </w:p>
        </w:tc>
        <w:tc>
          <w:tcPr>
            <w:tcW w:w="1481" w:type="dxa"/>
          </w:tcPr>
          <w:p w14:paraId="27167D5C" w14:textId="6F5BB0F8" w:rsidR="00AC0613" w:rsidRDefault="00AC0613" w:rsidP="00AC0613">
            <w:pPr>
              <w:pStyle w:val="TableText"/>
            </w:pPr>
            <w:r>
              <w:t>Virginia Fritch</w:t>
            </w:r>
          </w:p>
        </w:tc>
        <w:tc>
          <w:tcPr>
            <w:tcW w:w="1673" w:type="dxa"/>
          </w:tcPr>
          <w:p w14:paraId="24D40CF0" w14:textId="2BA10C96" w:rsidR="00AC0613" w:rsidRDefault="00AC0613" w:rsidP="00AC0613">
            <w:pPr>
              <w:pStyle w:val="TableText"/>
            </w:pPr>
            <w:r>
              <w:t>QCN 130815004</w:t>
            </w:r>
          </w:p>
        </w:tc>
        <w:tc>
          <w:tcPr>
            <w:tcW w:w="1101" w:type="dxa"/>
          </w:tcPr>
          <w:p w14:paraId="760116D8" w14:textId="5C6C9EF2" w:rsidR="00AC0613" w:rsidRDefault="00AC0613" w:rsidP="00AC0613">
            <w:pPr>
              <w:pStyle w:val="TableText"/>
            </w:pPr>
            <w:r>
              <w:t>N/A</w:t>
            </w:r>
          </w:p>
        </w:tc>
        <w:tc>
          <w:tcPr>
            <w:tcW w:w="3934" w:type="dxa"/>
          </w:tcPr>
          <w:p w14:paraId="22D65D7F" w14:textId="44C94D40" w:rsidR="00AC0613" w:rsidRDefault="00AC0613" w:rsidP="00016EFB">
            <w:pPr>
              <w:pStyle w:val="TableText"/>
            </w:pPr>
            <w:r>
              <w:t>Added the Phase 1 month end file names. Also updated filler fields to show on all phases.</w:t>
            </w:r>
          </w:p>
        </w:tc>
      </w:tr>
      <w:tr w:rsidR="00AC0613" w:rsidRPr="00327B51" w14:paraId="23B185B9" w14:textId="77777777" w:rsidTr="004B2EEE">
        <w:trPr>
          <w:cantSplit/>
        </w:trPr>
        <w:tc>
          <w:tcPr>
            <w:tcW w:w="1161" w:type="dxa"/>
          </w:tcPr>
          <w:p w14:paraId="3A95E8F6" w14:textId="7F1AD3A3" w:rsidR="00AC0613" w:rsidRDefault="00AC0613" w:rsidP="00016EFB">
            <w:pPr>
              <w:pStyle w:val="TableText"/>
            </w:pPr>
            <w:r>
              <w:t>09/16/13</w:t>
            </w:r>
          </w:p>
        </w:tc>
        <w:tc>
          <w:tcPr>
            <w:tcW w:w="1481" w:type="dxa"/>
          </w:tcPr>
          <w:p w14:paraId="2416F492" w14:textId="4B005946" w:rsidR="00AC0613" w:rsidRDefault="00AC0613" w:rsidP="00AC0613">
            <w:pPr>
              <w:pStyle w:val="TableText"/>
            </w:pPr>
            <w:r>
              <w:t>Diane Hendrix</w:t>
            </w:r>
          </w:p>
        </w:tc>
        <w:tc>
          <w:tcPr>
            <w:tcW w:w="1673" w:type="dxa"/>
          </w:tcPr>
          <w:p w14:paraId="1FB1384B" w14:textId="676DA560" w:rsidR="00AC0613" w:rsidRDefault="00AC0613" w:rsidP="00AC0613">
            <w:pPr>
              <w:pStyle w:val="TableText"/>
            </w:pPr>
            <w:r>
              <w:t>CR49578</w:t>
            </w:r>
          </w:p>
        </w:tc>
        <w:tc>
          <w:tcPr>
            <w:tcW w:w="1101" w:type="dxa"/>
          </w:tcPr>
          <w:p w14:paraId="6CC95203" w14:textId="746E30A2" w:rsidR="00AC0613" w:rsidRDefault="00AC0613" w:rsidP="00AC0613">
            <w:pPr>
              <w:pStyle w:val="TableText"/>
            </w:pPr>
            <w:r>
              <w:t>R2014100</w:t>
            </w:r>
          </w:p>
        </w:tc>
        <w:tc>
          <w:tcPr>
            <w:tcW w:w="3934" w:type="dxa"/>
          </w:tcPr>
          <w:p w14:paraId="025C22D9" w14:textId="424CB21C" w:rsidR="00AC0613" w:rsidRDefault="00AC0613" w:rsidP="00AC0613">
            <w:pPr>
              <w:pStyle w:val="TableText"/>
            </w:pPr>
            <w:r>
              <w:t>Added the PROC-DESC field to the claim detail layout. Renumbered subsequent fields.</w:t>
            </w:r>
          </w:p>
        </w:tc>
      </w:tr>
      <w:tr w:rsidR="00AC0613" w:rsidRPr="00327B51" w14:paraId="5796015D" w14:textId="77777777" w:rsidTr="004B2EEE">
        <w:trPr>
          <w:cantSplit/>
        </w:trPr>
        <w:tc>
          <w:tcPr>
            <w:tcW w:w="1161" w:type="dxa"/>
          </w:tcPr>
          <w:p w14:paraId="37A56B37" w14:textId="06BDB25E" w:rsidR="00AC0613" w:rsidRDefault="00AC0613" w:rsidP="00016EFB">
            <w:pPr>
              <w:pStyle w:val="TableText"/>
            </w:pPr>
            <w:r>
              <w:t>10/17/13</w:t>
            </w:r>
          </w:p>
        </w:tc>
        <w:tc>
          <w:tcPr>
            <w:tcW w:w="1481" w:type="dxa"/>
          </w:tcPr>
          <w:p w14:paraId="600EFEFC" w14:textId="34360BE3" w:rsidR="00AC0613" w:rsidRDefault="00AC0613" w:rsidP="00AC0613">
            <w:pPr>
              <w:pStyle w:val="TableText"/>
            </w:pPr>
            <w:r>
              <w:t>Jennifer Croftcheck</w:t>
            </w:r>
          </w:p>
        </w:tc>
        <w:tc>
          <w:tcPr>
            <w:tcW w:w="1673" w:type="dxa"/>
          </w:tcPr>
          <w:p w14:paraId="3A58F9DD" w14:textId="524469BB" w:rsidR="00AC0613" w:rsidRDefault="00AC0613" w:rsidP="00016EFB">
            <w:pPr>
              <w:pStyle w:val="TableText"/>
            </w:pPr>
            <w:r>
              <w:t>CR50521</w:t>
            </w:r>
            <w:r w:rsidR="00FC143E">
              <w:t xml:space="preserve"> / CMS</w:t>
            </w:r>
            <w:r>
              <w:t xml:space="preserve"> 8349</w:t>
            </w:r>
          </w:p>
        </w:tc>
        <w:tc>
          <w:tcPr>
            <w:tcW w:w="1101" w:type="dxa"/>
          </w:tcPr>
          <w:p w14:paraId="027677D8" w14:textId="08C934B6" w:rsidR="00AC0613" w:rsidRDefault="00AC0613" w:rsidP="00AC0613">
            <w:pPr>
              <w:pStyle w:val="TableText"/>
            </w:pPr>
            <w:r>
              <w:t>R2014100</w:t>
            </w:r>
          </w:p>
        </w:tc>
        <w:tc>
          <w:tcPr>
            <w:tcW w:w="3934" w:type="dxa"/>
          </w:tcPr>
          <w:p w14:paraId="15E043CE" w14:textId="29F7DF51" w:rsidR="00AC0613" w:rsidRDefault="00AC0613" w:rsidP="00AC0613">
            <w:pPr>
              <w:pStyle w:val="TableText"/>
            </w:pPr>
            <w:r>
              <w:t>Added the ASC-CUTBK-AMT, ASC-AUDIT, and ASC-AUDIT-SUF fields to the claim detail layout. Renumbered subsequent fields.</w:t>
            </w:r>
          </w:p>
        </w:tc>
      </w:tr>
      <w:tr w:rsidR="00AC0613" w:rsidRPr="00327B51" w14:paraId="55FE9A97" w14:textId="77777777" w:rsidTr="004B2EEE">
        <w:trPr>
          <w:cantSplit/>
        </w:trPr>
        <w:tc>
          <w:tcPr>
            <w:tcW w:w="1161" w:type="dxa"/>
          </w:tcPr>
          <w:p w14:paraId="662ED9AE" w14:textId="0F5ECD04" w:rsidR="00AC0613" w:rsidRDefault="00AC0613" w:rsidP="00016EFB">
            <w:pPr>
              <w:pStyle w:val="TableText"/>
            </w:pPr>
            <w:r>
              <w:t>12/20/</w:t>
            </w:r>
            <w:r w:rsidR="00016EFB">
              <w:t>1</w:t>
            </w:r>
            <w:r>
              <w:t>3</w:t>
            </w:r>
          </w:p>
        </w:tc>
        <w:tc>
          <w:tcPr>
            <w:tcW w:w="1481" w:type="dxa"/>
          </w:tcPr>
          <w:p w14:paraId="2E61DC20" w14:textId="214C1179" w:rsidR="00AC0613" w:rsidRDefault="00AC0613" w:rsidP="00AC0613">
            <w:pPr>
              <w:pStyle w:val="TableText"/>
            </w:pPr>
            <w:r>
              <w:t>Jody Tay</w:t>
            </w:r>
          </w:p>
        </w:tc>
        <w:tc>
          <w:tcPr>
            <w:tcW w:w="1673" w:type="dxa"/>
          </w:tcPr>
          <w:p w14:paraId="7B469163" w14:textId="7E470414" w:rsidR="00AC0613" w:rsidRDefault="00AC0613" w:rsidP="00AC0613">
            <w:pPr>
              <w:pStyle w:val="TableText"/>
            </w:pPr>
            <w:r>
              <w:t>CR46702</w:t>
            </w:r>
          </w:p>
        </w:tc>
        <w:tc>
          <w:tcPr>
            <w:tcW w:w="1101" w:type="dxa"/>
          </w:tcPr>
          <w:p w14:paraId="5D447408" w14:textId="05746B28" w:rsidR="00AC0613" w:rsidRDefault="00AC0613" w:rsidP="00AC0613">
            <w:pPr>
              <w:pStyle w:val="TableText"/>
            </w:pPr>
            <w:r>
              <w:t>R2014200</w:t>
            </w:r>
          </w:p>
        </w:tc>
        <w:tc>
          <w:tcPr>
            <w:tcW w:w="3934" w:type="dxa"/>
          </w:tcPr>
          <w:p w14:paraId="2624347E" w14:textId="5E3F829F" w:rsidR="00AC0613" w:rsidRDefault="00AC0613" w:rsidP="00AC0613">
            <w:pPr>
              <w:pStyle w:val="TableText"/>
            </w:pPr>
            <w:r>
              <w:t>Deleted obsolete Title XIX fields: ID #, trtment authorization #, chck digit.</w:t>
            </w:r>
          </w:p>
        </w:tc>
      </w:tr>
      <w:tr w:rsidR="00AC0613" w:rsidRPr="00327B51" w14:paraId="1A0FD4CA" w14:textId="77777777" w:rsidTr="004B2EEE">
        <w:trPr>
          <w:cantSplit/>
        </w:trPr>
        <w:tc>
          <w:tcPr>
            <w:tcW w:w="1161" w:type="dxa"/>
          </w:tcPr>
          <w:p w14:paraId="245693BC" w14:textId="3B718482" w:rsidR="00AC0613" w:rsidRDefault="00AC0613" w:rsidP="00016EFB">
            <w:pPr>
              <w:pStyle w:val="TableText"/>
            </w:pPr>
            <w:r>
              <w:t>12/20/13</w:t>
            </w:r>
          </w:p>
        </w:tc>
        <w:tc>
          <w:tcPr>
            <w:tcW w:w="1481" w:type="dxa"/>
          </w:tcPr>
          <w:p w14:paraId="286E4919" w14:textId="2C7A165F" w:rsidR="00AC0613" w:rsidRDefault="00AC0613" w:rsidP="00AC0613">
            <w:pPr>
              <w:pStyle w:val="TableText"/>
            </w:pPr>
            <w:r>
              <w:t>Jody Tay</w:t>
            </w:r>
          </w:p>
        </w:tc>
        <w:tc>
          <w:tcPr>
            <w:tcW w:w="1673" w:type="dxa"/>
          </w:tcPr>
          <w:p w14:paraId="29F70798" w14:textId="19A17028" w:rsidR="00AC0613" w:rsidRDefault="00AC0613" w:rsidP="00016EFB">
            <w:pPr>
              <w:pStyle w:val="TableText"/>
            </w:pPr>
            <w:r>
              <w:t>CR49270</w:t>
            </w:r>
            <w:r w:rsidR="00FC143E">
              <w:t xml:space="preserve"> / CMS</w:t>
            </w:r>
            <w:r>
              <w:t>8140</w:t>
            </w:r>
          </w:p>
        </w:tc>
        <w:tc>
          <w:tcPr>
            <w:tcW w:w="1101" w:type="dxa"/>
          </w:tcPr>
          <w:p w14:paraId="04EB1EF3" w14:textId="6F322AAE" w:rsidR="00AC0613" w:rsidRDefault="00AC0613" w:rsidP="00AC0613">
            <w:pPr>
              <w:pStyle w:val="TableText"/>
            </w:pPr>
            <w:r>
              <w:t>R2014200</w:t>
            </w:r>
          </w:p>
        </w:tc>
        <w:tc>
          <w:tcPr>
            <w:tcW w:w="3934" w:type="dxa"/>
          </w:tcPr>
          <w:p w14:paraId="4B0F03C1" w14:textId="4B4BB2A4" w:rsidR="00AC0613" w:rsidRDefault="00AC0613" w:rsidP="00016EFB">
            <w:pPr>
              <w:pStyle w:val="TableText"/>
            </w:pPr>
            <w:r>
              <w:t>Added Pioneer Accountable Care Organization (ACO) demo fields. Corrected some ‘no value’ indicators to spaces or zeros.</w:t>
            </w:r>
          </w:p>
        </w:tc>
      </w:tr>
      <w:tr w:rsidR="00AC0613" w:rsidRPr="00327B51" w14:paraId="2F0FE7CD" w14:textId="77777777" w:rsidTr="004B2EEE">
        <w:trPr>
          <w:cantSplit/>
        </w:trPr>
        <w:tc>
          <w:tcPr>
            <w:tcW w:w="1161" w:type="dxa"/>
          </w:tcPr>
          <w:p w14:paraId="03479368" w14:textId="689CED24" w:rsidR="00AC0613" w:rsidRDefault="00953AFA" w:rsidP="00AC0613">
            <w:pPr>
              <w:pStyle w:val="TableText"/>
            </w:pPr>
            <w:r>
              <w:t>0</w:t>
            </w:r>
            <w:r w:rsidR="00AC0613">
              <w:t>2/</w:t>
            </w:r>
            <w:r>
              <w:t>0</w:t>
            </w:r>
            <w:r w:rsidR="00AC0613">
              <w:t>3/14</w:t>
            </w:r>
          </w:p>
        </w:tc>
        <w:tc>
          <w:tcPr>
            <w:tcW w:w="1481" w:type="dxa"/>
          </w:tcPr>
          <w:p w14:paraId="6BEEB5E0" w14:textId="7A3EA7A3" w:rsidR="00AC0613" w:rsidRDefault="00AC0613" w:rsidP="00AC0613">
            <w:pPr>
              <w:pStyle w:val="TableText"/>
            </w:pPr>
            <w:r>
              <w:t>Virginia Fritch</w:t>
            </w:r>
          </w:p>
        </w:tc>
        <w:tc>
          <w:tcPr>
            <w:tcW w:w="1673" w:type="dxa"/>
          </w:tcPr>
          <w:p w14:paraId="3FC44A53" w14:textId="50B22022" w:rsidR="00AC0613" w:rsidRDefault="00AC0613" w:rsidP="00AC0613">
            <w:pPr>
              <w:pStyle w:val="TableText"/>
            </w:pPr>
            <w:r>
              <w:t>Correction</w:t>
            </w:r>
          </w:p>
        </w:tc>
        <w:tc>
          <w:tcPr>
            <w:tcW w:w="1101" w:type="dxa"/>
          </w:tcPr>
          <w:p w14:paraId="686424CC" w14:textId="5C87A55F" w:rsidR="00AC0613" w:rsidRDefault="00AC0613" w:rsidP="00AC0613">
            <w:pPr>
              <w:pStyle w:val="TableText"/>
            </w:pPr>
            <w:r>
              <w:t>N/A</w:t>
            </w:r>
          </w:p>
        </w:tc>
        <w:tc>
          <w:tcPr>
            <w:tcW w:w="3934" w:type="dxa"/>
          </w:tcPr>
          <w:p w14:paraId="64E48D5C" w14:textId="6152789F" w:rsidR="00AC0613" w:rsidRDefault="00AC0613" w:rsidP="00016EFB">
            <w:pPr>
              <w:pStyle w:val="TableText"/>
            </w:pPr>
            <w:r>
              <w:t xml:space="preserve">Add an </w:t>
            </w:r>
            <w:r w:rsidRPr="00935906">
              <w:t>X in the Phase I box for fields 69-73</w:t>
            </w:r>
            <w:r>
              <w:t>. Changed format from 60 to 53 for fields 630-682</w:t>
            </w:r>
            <w:r w:rsidR="00016EFB">
              <w:t>.</w:t>
            </w:r>
          </w:p>
        </w:tc>
      </w:tr>
      <w:tr w:rsidR="00AC0613" w:rsidRPr="00327B51" w14:paraId="0DC06300" w14:textId="77777777" w:rsidTr="004B2EEE">
        <w:trPr>
          <w:cantSplit/>
        </w:trPr>
        <w:tc>
          <w:tcPr>
            <w:tcW w:w="1161" w:type="dxa"/>
          </w:tcPr>
          <w:p w14:paraId="485936BD" w14:textId="2D3D7D95" w:rsidR="00AC0613" w:rsidRDefault="00AC0613" w:rsidP="00016EFB">
            <w:pPr>
              <w:pStyle w:val="TableText"/>
            </w:pPr>
            <w:r>
              <w:t>04/18/14</w:t>
            </w:r>
          </w:p>
        </w:tc>
        <w:tc>
          <w:tcPr>
            <w:tcW w:w="1481" w:type="dxa"/>
          </w:tcPr>
          <w:p w14:paraId="2195D97D" w14:textId="04B4CD83" w:rsidR="00AC0613" w:rsidRDefault="00AC0613" w:rsidP="00AC0613">
            <w:pPr>
              <w:pStyle w:val="TableText"/>
            </w:pPr>
            <w:r>
              <w:t>Jody Tay</w:t>
            </w:r>
          </w:p>
        </w:tc>
        <w:tc>
          <w:tcPr>
            <w:tcW w:w="1673" w:type="dxa"/>
          </w:tcPr>
          <w:p w14:paraId="0CC5484F" w14:textId="71C7B71B" w:rsidR="00AC0613" w:rsidRDefault="00AC0613" w:rsidP="00016EFB">
            <w:pPr>
              <w:pStyle w:val="TableText"/>
            </w:pPr>
            <w:r>
              <w:t>P50363 CMS8140 CR49270</w:t>
            </w:r>
          </w:p>
        </w:tc>
        <w:tc>
          <w:tcPr>
            <w:tcW w:w="1101" w:type="dxa"/>
          </w:tcPr>
          <w:p w14:paraId="0773C583" w14:textId="627AF6B1" w:rsidR="00AC0613" w:rsidRDefault="00AC0613" w:rsidP="00AC0613">
            <w:pPr>
              <w:pStyle w:val="TableText"/>
            </w:pPr>
            <w:r>
              <w:t>R20142AE</w:t>
            </w:r>
          </w:p>
        </w:tc>
        <w:tc>
          <w:tcPr>
            <w:tcW w:w="3934" w:type="dxa"/>
          </w:tcPr>
          <w:p w14:paraId="7F6CD8A6" w14:textId="2256CBA1" w:rsidR="00AC0613" w:rsidRDefault="00AC0613" w:rsidP="00AC0613">
            <w:pPr>
              <w:pStyle w:val="TableText"/>
            </w:pPr>
            <w:r>
              <w:t>Added amount that would have been paid without the ACO reduction (Detail / K trailer 1599-1607). Reduced filler.</w:t>
            </w:r>
          </w:p>
        </w:tc>
      </w:tr>
      <w:tr w:rsidR="00AC0613" w:rsidRPr="00327B51" w14:paraId="79F87D71" w14:textId="77777777" w:rsidTr="004B2EEE">
        <w:trPr>
          <w:cantSplit/>
        </w:trPr>
        <w:tc>
          <w:tcPr>
            <w:tcW w:w="1161" w:type="dxa"/>
          </w:tcPr>
          <w:p w14:paraId="75A98F99" w14:textId="130FF447" w:rsidR="00AC0613" w:rsidRDefault="00953AFA" w:rsidP="00AC0613">
            <w:pPr>
              <w:pStyle w:val="TableText"/>
            </w:pPr>
            <w:r>
              <w:t>0</w:t>
            </w:r>
            <w:r w:rsidR="00AC0613">
              <w:t>4/</w:t>
            </w:r>
            <w:r>
              <w:t>0</w:t>
            </w:r>
            <w:r w:rsidR="00AC0613">
              <w:t>4/14</w:t>
            </w:r>
          </w:p>
        </w:tc>
        <w:tc>
          <w:tcPr>
            <w:tcW w:w="1481" w:type="dxa"/>
          </w:tcPr>
          <w:p w14:paraId="04F6E9DB" w14:textId="5FCE1EA3" w:rsidR="00AC0613" w:rsidRDefault="00AC0613" w:rsidP="00AC0613">
            <w:pPr>
              <w:pStyle w:val="TableText"/>
            </w:pPr>
            <w:r>
              <w:t>J. Helsley</w:t>
            </w:r>
          </w:p>
        </w:tc>
        <w:tc>
          <w:tcPr>
            <w:tcW w:w="1673" w:type="dxa"/>
          </w:tcPr>
          <w:p w14:paraId="0F76210C" w14:textId="017A4077" w:rsidR="00AC0613" w:rsidRDefault="00AC0613" w:rsidP="00AC0613">
            <w:pPr>
              <w:pStyle w:val="TableText"/>
            </w:pPr>
            <w:r>
              <w:t>CR52572</w:t>
            </w:r>
          </w:p>
        </w:tc>
        <w:tc>
          <w:tcPr>
            <w:tcW w:w="1101" w:type="dxa"/>
          </w:tcPr>
          <w:p w14:paraId="41DE7C76" w14:textId="4A07C243" w:rsidR="00AC0613" w:rsidRDefault="00AC0613" w:rsidP="00AC0613">
            <w:pPr>
              <w:pStyle w:val="TableText"/>
            </w:pPr>
            <w:r>
              <w:t>R2014300</w:t>
            </w:r>
          </w:p>
        </w:tc>
        <w:tc>
          <w:tcPr>
            <w:tcW w:w="3934" w:type="dxa"/>
          </w:tcPr>
          <w:p w14:paraId="0F599010" w14:textId="26B4648D" w:rsidR="00AC0613" w:rsidRDefault="00AC0613" w:rsidP="00AC0613">
            <w:pPr>
              <w:pStyle w:val="TableText"/>
            </w:pPr>
            <w:r>
              <w:t>Added BDS/CWF SOURCE INDICATOR fields to the claim header and claim detail layout.</w:t>
            </w:r>
          </w:p>
        </w:tc>
      </w:tr>
      <w:tr w:rsidR="00AC0613" w:rsidRPr="00327B51" w14:paraId="60415D34" w14:textId="77777777" w:rsidTr="004B2EEE">
        <w:trPr>
          <w:cantSplit/>
        </w:trPr>
        <w:tc>
          <w:tcPr>
            <w:tcW w:w="1161" w:type="dxa"/>
          </w:tcPr>
          <w:p w14:paraId="3C29B4C1" w14:textId="46A1894E" w:rsidR="00AC0613" w:rsidRDefault="00AC0613" w:rsidP="00AC0613">
            <w:pPr>
              <w:pStyle w:val="TableText"/>
            </w:pPr>
            <w:r>
              <w:t>08/14/14</w:t>
            </w:r>
          </w:p>
        </w:tc>
        <w:tc>
          <w:tcPr>
            <w:tcW w:w="1481" w:type="dxa"/>
          </w:tcPr>
          <w:p w14:paraId="270832A5" w14:textId="3E1D4104" w:rsidR="00AC0613" w:rsidRDefault="00AC0613" w:rsidP="00AC0613">
            <w:pPr>
              <w:pStyle w:val="TableText"/>
            </w:pPr>
            <w:r>
              <w:t>R.A. Sprecher-Frey</w:t>
            </w:r>
          </w:p>
        </w:tc>
        <w:tc>
          <w:tcPr>
            <w:tcW w:w="1673" w:type="dxa"/>
          </w:tcPr>
          <w:p w14:paraId="008BB851" w14:textId="48845E23" w:rsidR="00AC0613" w:rsidRDefault="00AC0613" w:rsidP="00016EFB">
            <w:pPr>
              <w:pStyle w:val="TableText"/>
            </w:pPr>
            <w:r>
              <w:t>CR52106</w:t>
            </w:r>
            <w:r w:rsidR="00FC143E">
              <w:t xml:space="preserve"> / CMS</w:t>
            </w:r>
            <w:r>
              <w:t xml:space="preserve"> 08562</w:t>
            </w:r>
          </w:p>
        </w:tc>
        <w:tc>
          <w:tcPr>
            <w:tcW w:w="1101" w:type="dxa"/>
          </w:tcPr>
          <w:p w14:paraId="0B2A9CC6" w14:textId="47E2C2DF" w:rsidR="00AC0613" w:rsidRDefault="00AC0613" w:rsidP="00AC0613">
            <w:pPr>
              <w:pStyle w:val="TableText"/>
            </w:pPr>
            <w:r>
              <w:t>R2014400</w:t>
            </w:r>
          </w:p>
        </w:tc>
        <w:tc>
          <w:tcPr>
            <w:tcW w:w="3934" w:type="dxa"/>
          </w:tcPr>
          <w:p w14:paraId="7CCD04E2" w14:textId="615AB928" w:rsidR="00AC0613" w:rsidRDefault="00AC0613" w:rsidP="00AC0613">
            <w:pPr>
              <w:pStyle w:val="TableText"/>
            </w:pPr>
            <w:r>
              <w:t>Updated DTL Prescription number field for dual use, will also house the UTN, UTN Qualifier, Program ID and Program ID Qualifier.</w:t>
            </w:r>
          </w:p>
        </w:tc>
      </w:tr>
      <w:tr w:rsidR="00AC0613" w:rsidRPr="00327B51" w14:paraId="185F0FF1" w14:textId="77777777" w:rsidTr="004B2EEE">
        <w:trPr>
          <w:cantSplit/>
        </w:trPr>
        <w:tc>
          <w:tcPr>
            <w:tcW w:w="1161" w:type="dxa"/>
          </w:tcPr>
          <w:p w14:paraId="1081BBD1" w14:textId="7550D672" w:rsidR="00AC0613" w:rsidRDefault="00AC0613" w:rsidP="00016EFB">
            <w:pPr>
              <w:pStyle w:val="TableText"/>
            </w:pPr>
            <w:r>
              <w:t>10/03/14</w:t>
            </w:r>
          </w:p>
        </w:tc>
        <w:tc>
          <w:tcPr>
            <w:tcW w:w="1481" w:type="dxa"/>
          </w:tcPr>
          <w:p w14:paraId="5C0F0855" w14:textId="40EF3F64" w:rsidR="00AC0613" w:rsidRDefault="00AC0613" w:rsidP="00AC0613">
            <w:pPr>
              <w:pStyle w:val="TableText"/>
            </w:pPr>
            <w:r>
              <w:t>Jody Tay</w:t>
            </w:r>
          </w:p>
        </w:tc>
        <w:tc>
          <w:tcPr>
            <w:tcW w:w="1673" w:type="dxa"/>
          </w:tcPr>
          <w:p w14:paraId="355FB067" w14:textId="2652D408" w:rsidR="00AC0613" w:rsidRDefault="00AC0613" w:rsidP="00AC0613">
            <w:pPr>
              <w:pStyle w:val="TableText"/>
            </w:pPr>
            <w:r>
              <w:t>CR52665</w:t>
            </w:r>
            <w:r w:rsidR="00FC143E">
              <w:t xml:space="preserve"> / CMS</w:t>
            </w:r>
            <w:r>
              <w:t>8672</w:t>
            </w:r>
          </w:p>
          <w:p w14:paraId="32FF276D" w14:textId="7F787F87" w:rsidR="00AC0613" w:rsidRDefault="00AC0613" w:rsidP="00AC0613">
            <w:pPr>
              <w:pStyle w:val="TableText"/>
            </w:pPr>
            <w:r>
              <w:t>CR52676</w:t>
            </w:r>
            <w:r w:rsidR="00FC143E">
              <w:t xml:space="preserve"> / CMS</w:t>
            </w:r>
            <w:r>
              <w:t>8674</w:t>
            </w:r>
          </w:p>
          <w:p w14:paraId="0198496F" w14:textId="6BE4A833" w:rsidR="00AC0613" w:rsidRDefault="00AC0613" w:rsidP="00AC0613">
            <w:pPr>
              <w:pStyle w:val="TableText"/>
            </w:pPr>
            <w:r>
              <w:t>CR52708</w:t>
            </w:r>
            <w:r w:rsidR="00FC143E">
              <w:t xml:space="preserve"> / CMS</w:t>
            </w:r>
            <w:r>
              <w:t>8680</w:t>
            </w:r>
          </w:p>
          <w:p w14:paraId="4A45C9B7" w14:textId="50BAF220" w:rsidR="00AC0613" w:rsidRDefault="00AC0613" w:rsidP="00AC0613">
            <w:pPr>
              <w:pStyle w:val="TableText"/>
            </w:pPr>
            <w:r>
              <w:t>CR52992</w:t>
            </w:r>
            <w:r w:rsidR="00FC143E">
              <w:t xml:space="preserve"> / CMS</w:t>
            </w:r>
            <w:r>
              <w:t>8741</w:t>
            </w:r>
          </w:p>
          <w:p w14:paraId="47BF82B0" w14:textId="3FD3D2CC" w:rsidR="00AC0613" w:rsidRDefault="00AC0613" w:rsidP="00340018">
            <w:pPr>
              <w:pStyle w:val="TableText"/>
            </w:pPr>
            <w:r>
              <w:t>CR53560</w:t>
            </w:r>
            <w:r w:rsidR="00FC143E">
              <w:t xml:space="preserve"> / CMS</w:t>
            </w:r>
            <w:r>
              <w:t>8823</w:t>
            </w:r>
          </w:p>
        </w:tc>
        <w:tc>
          <w:tcPr>
            <w:tcW w:w="1101" w:type="dxa"/>
          </w:tcPr>
          <w:p w14:paraId="190583AA" w14:textId="42736D39" w:rsidR="00AC0613" w:rsidRDefault="00AC0613" w:rsidP="00AC0613">
            <w:pPr>
              <w:pStyle w:val="TableText"/>
            </w:pPr>
            <w:r>
              <w:t>R2015100</w:t>
            </w:r>
          </w:p>
        </w:tc>
        <w:tc>
          <w:tcPr>
            <w:tcW w:w="3934" w:type="dxa"/>
          </w:tcPr>
          <w:p w14:paraId="0398CF8D" w14:textId="613207BC" w:rsidR="00AC0613" w:rsidRDefault="00AC0613" w:rsidP="00AC0613">
            <w:pPr>
              <w:pStyle w:val="TableText"/>
            </w:pPr>
            <w:r>
              <w:t>Added IDR data elements for PQRS, VBM, EHR, Ambulance Pickup/Dropoff, and Other Amts/Other Amt Indicators; added sentence about MR IDR file. added PAC and History Restore fields.</w:t>
            </w:r>
          </w:p>
        </w:tc>
      </w:tr>
      <w:tr w:rsidR="00AC0613" w:rsidRPr="00327B51" w14:paraId="0ABA4FBD" w14:textId="77777777" w:rsidTr="004B2EEE">
        <w:trPr>
          <w:cantSplit/>
        </w:trPr>
        <w:tc>
          <w:tcPr>
            <w:tcW w:w="1161" w:type="dxa"/>
          </w:tcPr>
          <w:p w14:paraId="74789FEC" w14:textId="2891B10C" w:rsidR="00AC0613" w:rsidRDefault="00AC0613" w:rsidP="00AC0613">
            <w:pPr>
              <w:pStyle w:val="TableText"/>
            </w:pPr>
            <w:r>
              <w:t>11/13/14</w:t>
            </w:r>
          </w:p>
        </w:tc>
        <w:tc>
          <w:tcPr>
            <w:tcW w:w="1481" w:type="dxa"/>
          </w:tcPr>
          <w:p w14:paraId="529C0B6E" w14:textId="7841D35A" w:rsidR="00AC0613" w:rsidRDefault="00AC0613" w:rsidP="00AC0613">
            <w:pPr>
              <w:pStyle w:val="TableText"/>
            </w:pPr>
            <w:r>
              <w:t>Virginia Fritch</w:t>
            </w:r>
          </w:p>
        </w:tc>
        <w:tc>
          <w:tcPr>
            <w:tcW w:w="1673" w:type="dxa"/>
          </w:tcPr>
          <w:p w14:paraId="476F6DFA" w14:textId="1056142A" w:rsidR="00AC0613" w:rsidRDefault="00AC0613" w:rsidP="00AC0613">
            <w:pPr>
              <w:pStyle w:val="TableText"/>
            </w:pPr>
            <w:r>
              <w:t>DU1080</w:t>
            </w:r>
          </w:p>
        </w:tc>
        <w:tc>
          <w:tcPr>
            <w:tcW w:w="1101" w:type="dxa"/>
          </w:tcPr>
          <w:p w14:paraId="18DAE2B2" w14:textId="51505B76" w:rsidR="00AC0613" w:rsidRDefault="00AC0613" w:rsidP="00AC0613">
            <w:pPr>
              <w:pStyle w:val="TableText"/>
            </w:pPr>
            <w:r>
              <w:t>N/A</w:t>
            </w:r>
          </w:p>
        </w:tc>
        <w:tc>
          <w:tcPr>
            <w:tcW w:w="3934" w:type="dxa"/>
          </w:tcPr>
          <w:p w14:paraId="20377619" w14:textId="12D18D4B" w:rsidR="00AC0613" w:rsidRDefault="00AC0613" w:rsidP="00AC0613">
            <w:pPr>
              <w:pStyle w:val="TableText"/>
            </w:pPr>
            <w:r>
              <w:t>Numerous updates and corrections.</w:t>
            </w:r>
          </w:p>
        </w:tc>
      </w:tr>
      <w:tr w:rsidR="00AC0613" w:rsidRPr="00327B51" w14:paraId="56DA873C" w14:textId="77777777" w:rsidTr="004B2EEE">
        <w:trPr>
          <w:cantSplit/>
        </w:trPr>
        <w:tc>
          <w:tcPr>
            <w:tcW w:w="1161" w:type="dxa"/>
          </w:tcPr>
          <w:p w14:paraId="06529375" w14:textId="1882F140" w:rsidR="00AC0613" w:rsidRDefault="00AC0613" w:rsidP="00AC0613">
            <w:pPr>
              <w:pStyle w:val="TableText"/>
            </w:pPr>
            <w:r>
              <w:t>11/25/14</w:t>
            </w:r>
          </w:p>
        </w:tc>
        <w:tc>
          <w:tcPr>
            <w:tcW w:w="1481" w:type="dxa"/>
          </w:tcPr>
          <w:p w14:paraId="28EFA17C" w14:textId="726DDFAA" w:rsidR="00AC0613" w:rsidRDefault="00AC0613" w:rsidP="00AC0613">
            <w:pPr>
              <w:pStyle w:val="TableText"/>
            </w:pPr>
            <w:r>
              <w:t>Laurie Wetmore</w:t>
            </w:r>
          </w:p>
        </w:tc>
        <w:tc>
          <w:tcPr>
            <w:tcW w:w="1673" w:type="dxa"/>
          </w:tcPr>
          <w:p w14:paraId="0C12CB72" w14:textId="445B015E" w:rsidR="00AC0613" w:rsidRDefault="00AC0613" w:rsidP="00340018">
            <w:pPr>
              <w:pStyle w:val="TableText"/>
            </w:pPr>
            <w:r>
              <w:t>CR52665</w:t>
            </w:r>
            <w:r w:rsidR="00FC143E">
              <w:t xml:space="preserve"> / CMS</w:t>
            </w:r>
            <w:r>
              <w:t>8672</w:t>
            </w:r>
          </w:p>
        </w:tc>
        <w:tc>
          <w:tcPr>
            <w:tcW w:w="1101" w:type="dxa"/>
          </w:tcPr>
          <w:p w14:paraId="48138D22" w14:textId="05451854" w:rsidR="00AC0613" w:rsidRDefault="00AC0613" w:rsidP="00AC0613">
            <w:pPr>
              <w:pStyle w:val="TableText"/>
            </w:pPr>
            <w:r>
              <w:t>R2015100</w:t>
            </w:r>
          </w:p>
        </w:tc>
        <w:tc>
          <w:tcPr>
            <w:tcW w:w="3934" w:type="dxa"/>
          </w:tcPr>
          <w:p w14:paraId="311A3E73" w14:textId="46C2F7CD" w:rsidR="00AC0613" w:rsidRDefault="00AC0613" w:rsidP="00AC0613">
            <w:pPr>
              <w:pStyle w:val="TableText"/>
            </w:pPr>
            <w:r>
              <w:t>Removed the Phase I mark from Pricing Action Code. The value will only appear in phases II and III.</w:t>
            </w:r>
          </w:p>
        </w:tc>
      </w:tr>
      <w:tr w:rsidR="00AC0613" w:rsidRPr="00327B51" w14:paraId="4A3A9B27" w14:textId="77777777" w:rsidTr="004B2EEE">
        <w:trPr>
          <w:cantSplit/>
        </w:trPr>
        <w:tc>
          <w:tcPr>
            <w:tcW w:w="1161" w:type="dxa"/>
          </w:tcPr>
          <w:p w14:paraId="146C850C" w14:textId="455F0581" w:rsidR="00AC0613" w:rsidRDefault="00AC0613" w:rsidP="00AC0613">
            <w:pPr>
              <w:pStyle w:val="TableText"/>
            </w:pPr>
            <w:r>
              <w:t>01/20/15</w:t>
            </w:r>
          </w:p>
        </w:tc>
        <w:tc>
          <w:tcPr>
            <w:tcW w:w="1481" w:type="dxa"/>
          </w:tcPr>
          <w:p w14:paraId="2238DBC7" w14:textId="6962F3A3" w:rsidR="00AC0613" w:rsidRDefault="00AC0613" w:rsidP="00AC0613">
            <w:pPr>
              <w:pStyle w:val="TableText"/>
            </w:pPr>
            <w:r>
              <w:t>Jody Tay</w:t>
            </w:r>
          </w:p>
        </w:tc>
        <w:tc>
          <w:tcPr>
            <w:tcW w:w="1673" w:type="dxa"/>
          </w:tcPr>
          <w:p w14:paraId="1429A2E3" w14:textId="77777777" w:rsidR="00AC0613" w:rsidRDefault="00AC0613" w:rsidP="00AC0613">
            <w:pPr>
              <w:pStyle w:val="TableText"/>
            </w:pPr>
            <w:r>
              <w:t>CR22333</w:t>
            </w:r>
          </w:p>
          <w:p w14:paraId="1C5A9CCF" w14:textId="2252F1AF" w:rsidR="00AC0613" w:rsidRDefault="00AC0613" w:rsidP="00AC0613">
            <w:pPr>
              <w:pStyle w:val="TableText"/>
            </w:pPr>
            <w:r>
              <w:t>CR54210</w:t>
            </w:r>
            <w:r w:rsidR="00FC143E">
              <w:t xml:space="preserve"> / CMS</w:t>
            </w:r>
            <w:r>
              <w:t>8965</w:t>
            </w:r>
          </w:p>
          <w:p w14:paraId="7A542087" w14:textId="5B3E6978" w:rsidR="00AC0613" w:rsidRDefault="00AC0613" w:rsidP="00AC0613">
            <w:pPr>
              <w:pStyle w:val="TableText"/>
            </w:pPr>
            <w:r>
              <w:t>CR52929</w:t>
            </w:r>
          </w:p>
        </w:tc>
        <w:tc>
          <w:tcPr>
            <w:tcW w:w="1101" w:type="dxa"/>
          </w:tcPr>
          <w:p w14:paraId="0870E6F0" w14:textId="04610A3F" w:rsidR="00AC0613" w:rsidRDefault="00AC0613" w:rsidP="00AC0613">
            <w:pPr>
              <w:pStyle w:val="TableText"/>
            </w:pPr>
            <w:r>
              <w:t>R2015200</w:t>
            </w:r>
          </w:p>
        </w:tc>
        <w:tc>
          <w:tcPr>
            <w:tcW w:w="3934" w:type="dxa"/>
          </w:tcPr>
          <w:p w14:paraId="6E583D75" w14:textId="0D5E090C" w:rsidR="00AC0613" w:rsidRDefault="00AC0613" w:rsidP="00340018">
            <w:pPr>
              <w:pStyle w:val="TableText"/>
            </w:pPr>
            <w:r>
              <w:t>Split shared fields for : IDE#, CLIA#; PRIOR AUTH, UTN, PX#, Xray, Last Seen Date, Mamm Cert (22333); added OTH AMT IND P for VBM (54210); removed Trailer R references to CWF Response Codes not saved on history (52929). Copybook version updated (IDR Header)</w:t>
            </w:r>
            <w:r w:rsidR="00340018">
              <w:t>.</w:t>
            </w:r>
          </w:p>
        </w:tc>
      </w:tr>
      <w:tr w:rsidR="00AC0613" w:rsidRPr="00327B51" w14:paraId="3EBA2299" w14:textId="77777777" w:rsidTr="004B2EEE">
        <w:trPr>
          <w:cantSplit/>
        </w:trPr>
        <w:tc>
          <w:tcPr>
            <w:tcW w:w="1161" w:type="dxa"/>
          </w:tcPr>
          <w:p w14:paraId="7F988048" w14:textId="6FBA2402" w:rsidR="00AC0613" w:rsidRDefault="00953AFA" w:rsidP="00953AFA">
            <w:pPr>
              <w:pStyle w:val="TableText"/>
            </w:pPr>
            <w:r>
              <w:t>0</w:t>
            </w:r>
            <w:r w:rsidR="00AC0613">
              <w:t>3</w:t>
            </w:r>
            <w:r>
              <w:t>/</w:t>
            </w:r>
            <w:r w:rsidR="00AC0613">
              <w:t>30/15</w:t>
            </w:r>
          </w:p>
        </w:tc>
        <w:tc>
          <w:tcPr>
            <w:tcW w:w="1481" w:type="dxa"/>
          </w:tcPr>
          <w:p w14:paraId="187E5394" w14:textId="5223E40A" w:rsidR="00AC0613" w:rsidRDefault="00AC0613" w:rsidP="00AC0613">
            <w:pPr>
              <w:pStyle w:val="TableText"/>
            </w:pPr>
            <w:r>
              <w:t>Kathy Engel-Edwards</w:t>
            </w:r>
          </w:p>
        </w:tc>
        <w:tc>
          <w:tcPr>
            <w:tcW w:w="1673" w:type="dxa"/>
          </w:tcPr>
          <w:p w14:paraId="41590D56" w14:textId="45F040CE" w:rsidR="00AC0613" w:rsidRDefault="00AC0613" w:rsidP="00AC0613">
            <w:pPr>
              <w:pStyle w:val="TableText"/>
            </w:pPr>
            <w:r>
              <w:t>CR54042</w:t>
            </w:r>
          </w:p>
        </w:tc>
        <w:tc>
          <w:tcPr>
            <w:tcW w:w="1101" w:type="dxa"/>
          </w:tcPr>
          <w:p w14:paraId="10617B68" w14:textId="2CF2EB44" w:rsidR="00AC0613" w:rsidRDefault="00AC0613" w:rsidP="00AC0613">
            <w:pPr>
              <w:pStyle w:val="TableText"/>
            </w:pPr>
            <w:r>
              <w:t>R2015300</w:t>
            </w:r>
          </w:p>
        </w:tc>
        <w:tc>
          <w:tcPr>
            <w:tcW w:w="3934" w:type="dxa"/>
          </w:tcPr>
          <w:p w14:paraId="06C7EC1F" w14:textId="18B9524D" w:rsidR="00AC0613" w:rsidRDefault="00AC0613" w:rsidP="00340018">
            <w:pPr>
              <w:pStyle w:val="TableText"/>
            </w:pPr>
            <w:r>
              <w:t xml:space="preserve">Added ‘O </w:t>
            </w:r>
            <w:r w:rsidR="00340018">
              <w:t>–</w:t>
            </w:r>
            <w:r>
              <w:t xml:space="preserve"> Unknown’ to the bene sex field.</w:t>
            </w:r>
          </w:p>
        </w:tc>
      </w:tr>
      <w:tr w:rsidR="00AC0613" w:rsidRPr="00327B51" w14:paraId="07E8DB9C" w14:textId="77777777" w:rsidTr="004B2EEE">
        <w:trPr>
          <w:cantSplit/>
        </w:trPr>
        <w:tc>
          <w:tcPr>
            <w:tcW w:w="1161" w:type="dxa"/>
          </w:tcPr>
          <w:p w14:paraId="2167BC1A" w14:textId="0B3DB3EF" w:rsidR="00AC0613" w:rsidRDefault="00AC0613" w:rsidP="00AC0613">
            <w:pPr>
              <w:pStyle w:val="TableText"/>
            </w:pPr>
            <w:r>
              <w:t>04/06/15</w:t>
            </w:r>
          </w:p>
        </w:tc>
        <w:tc>
          <w:tcPr>
            <w:tcW w:w="1481" w:type="dxa"/>
          </w:tcPr>
          <w:p w14:paraId="23A7F94E" w14:textId="592C9D82" w:rsidR="00AC0613" w:rsidRDefault="00AC0613" w:rsidP="00AC0613">
            <w:pPr>
              <w:pStyle w:val="TableText"/>
            </w:pPr>
            <w:r>
              <w:t>Michelle Page</w:t>
            </w:r>
          </w:p>
        </w:tc>
        <w:tc>
          <w:tcPr>
            <w:tcW w:w="1673" w:type="dxa"/>
          </w:tcPr>
          <w:p w14:paraId="7E13E03A" w14:textId="1FA35B38" w:rsidR="00AC0613" w:rsidRDefault="00AC0613" w:rsidP="00AC0613">
            <w:pPr>
              <w:pStyle w:val="TableText"/>
            </w:pPr>
            <w:r>
              <w:t>CR54366/ CMS 8989</w:t>
            </w:r>
          </w:p>
        </w:tc>
        <w:tc>
          <w:tcPr>
            <w:tcW w:w="1101" w:type="dxa"/>
          </w:tcPr>
          <w:p w14:paraId="5B8E086E" w14:textId="58EF48C3" w:rsidR="00AC0613" w:rsidRDefault="00AC0613" w:rsidP="00AC0613">
            <w:pPr>
              <w:pStyle w:val="TableText"/>
            </w:pPr>
            <w:r>
              <w:t>R2015300</w:t>
            </w:r>
          </w:p>
        </w:tc>
        <w:tc>
          <w:tcPr>
            <w:tcW w:w="3934" w:type="dxa"/>
          </w:tcPr>
          <w:p w14:paraId="72E64B6F" w14:textId="6EC73D60" w:rsidR="00AC0613" w:rsidRDefault="00AC0613" w:rsidP="00AC0613">
            <w:pPr>
              <w:pStyle w:val="TableText"/>
            </w:pPr>
            <w:r>
              <w:t>Added fields for the Phase Sequence Number to the header and detail.</w:t>
            </w:r>
          </w:p>
        </w:tc>
      </w:tr>
      <w:tr w:rsidR="00AC0613" w:rsidRPr="00327B51" w14:paraId="64F0D57E" w14:textId="77777777" w:rsidTr="004B2EEE">
        <w:trPr>
          <w:cantSplit/>
        </w:trPr>
        <w:tc>
          <w:tcPr>
            <w:tcW w:w="1161" w:type="dxa"/>
          </w:tcPr>
          <w:p w14:paraId="60D427BD" w14:textId="063B35DE" w:rsidR="00AC0613" w:rsidRDefault="00AC0613" w:rsidP="00AC0613">
            <w:pPr>
              <w:pStyle w:val="TableText"/>
            </w:pPr>
            <w:r>
              <w:t>06/17/15</w:t>
            </w:r>
          </w:p>
        </w:tc>
        <w:tc>
          <w:tcPr>
            <w:tcW w:w="1481" w:type="dxa"/>
          </w:tcPr>
          <w:p w14:paraId="460569A2" w14:textId="288E3920" w:rsidR="00AC0613" w:rsidRDefault="00AC0613" w:rsidP="00AC0613">
            <w:pPr>
              <w:pStyle w:val="TableText"/>
            </w:pPr>
            <w:r>
              <w:t>Virginia Fritch</w:t>
            </w:r>
          </w:p>
        </w:tc>
        <w:tc>
          <w:tcPr>
            <w:tcW w:w="1673" w:type="dxa"/>
          </w:tcPr>
          <w:p w14:paraId="58B23BE0" w14:textId="7332524B" w:rsidR="00AC0613" w:rsidRDefault="00AC0613" w:rsidP="00AC0613">
            <w:pPr>
              <w:pStyle w:val="TableText"/>
            </w:pPr>
            <w:r>
              <w:t>QCN 150616005</w:t>
            </w:r>
          </w:p>
        </w:tc>
        <w:tc>
          <w:tcPr>
            <w:tcW w:w="1101" w:type="dxa"/>
          </w:tcPr>
          <w:p w14:paraId="48AFD9EA" w14:textId="6C8C06FF" w:rsidR="00AC0613" w:rsidRDefault="00AC0613" w:rsidP="00AC0613">
            <w:pPr>
              <w:pStyle w:val="TableText"/>
            </w:pPr>
            <w:r>
              <w:t>N/A</w:t>
            </w:r>
          </w:p>
        </w:tc>
        <w:tc>
          <w:tcPr>
            <w:tcW w:w="3934" w:type="dxa"/>
          </w:tcPr>
          <w:p w14:paraId="1D47C22C" w14:textId="52F5594D" w:rsidR="00AC0613" w:rsidRDefault="00AC0613" w:rsidP="00AC0613">
            <w:pPr>
              <w:pStyle w:val="TableText"/>
            </w:pPr>
            <w:r>
              <w:t>Explained how IDR files are created per state code, Claim CAC Code 76-77 no longer used, Corrected no data value in multiple fields, added S1320000 reference, added valid values to MSP Action Code.</w:t>
            </w:r>
          </w:p>
        </w:tc>
      </w:tr>
      <w:tr w:rsidR="00AC0613" w:rsidRPr="00327B51" w14:paraId="6E88D992" w14:textId="77777777" w:rsidTr="004B2EEE">
        <w:trPr>
          <w:cantSplit/>
        </w:trPr>
        <w:tc>
          <w:tcPr>
            <w:tcW w:w="1161" w:type="dxa"/>
          </w:tcPr>
          <w:p w14:paraId="1D563C5D" w14:textId="130F9DAB" w:rsidR="00AC0613" w:rsidRDefault="00AC0613" w:rsidP="00AC0613">
            <w:pPr>
              <w:pStyle w:val="TableText"/>
            </w:pPr>
            <w:r>
              <w:t>07/07/15</w:t>
            </w:r>
          </w:p>
        </w:tc>
        <w:tc>
          <w:tcPr>
            <w:tcW w:w="1481" w:type="dxa"/>
          </w:tcPr>
          <w:p w14:paraId="1056860B" w14:textId="592064B0" w:rsidR="00AC0613" w:rsidRDefault="00AC0613" w:rsidP="00AC0613">
            <w:pPr>
              <w:pStyle w:val="TableText"/>
            </w:pPr>
            <w:r>
              <w:t>Michelle Page</w:t>
            </w:r>
          </w:p>
        </w:tc>
        <w:tc>
          <w:tcPr>
            <w:tcW w:w="1673" w:type="dxa"/>
          </w:tcPr>
          <w:p w14:paraId="626107B2" w14:textId="4AC39D49" w:rsidR="00AC0613" w:rsidRDefault="00AC0613" w:rsidP="00AC0613">
            <w:pPr>
              <w:pStyle w:val="TableText"/>
            </w:pPr>
            <w:r>
              <w:t>CR53888</w:t>
            </w:r>
          </w:p>
        </w:tc>
        <w:tc>
          <w:tcPr>
            <w:tcW w:w="1101" w:type="dxa"/>
          </w:tcPr>
          <w:p w14:paraId="3F711E3E" w14:textId="4D75E232" w:rsidR="00AC0613" w:rsidRDefault="00AC0613" w:rsidP="00AC0613">
            <w:pPr>
              <w:pStyle w:val="TableText"/>
            </w:pPr>
            <w:r>
              <w:t>R2015400</w:t>
            </w:r>
          </w:p>
        </w:tc>
        <w:tc>
          <w:tcPr>
            <w:tcW w:w="3934" w:type="dxa"/>
          </w:tcPr>
          <w:p w14:paraId="71A1FD8C" w14:textId="3E73687D" w:rsidR="00AC0613" w:rsidRDefault="00AC0613" w:rsidP="00AC0613">
            <w:pPr>
              <w:pStyle w:val="TableText"/>
            </w:pPr>
            <w:r>
              <w:t>Added field for the Molecular Test ID to the claim detail.</w:t>
            </w:r>
          </w:p>
        </w:tc>
      </w:tr>
      <w:tr w:rsidR="00AC0613" w:rsidRPr="00327B51" w14:paraId="7510B1B8" w14:textId="77777777" w:rsidTr="004B2EEE">
        <w:trPr>
          <w:cantSplit/>
        </w:trPr>
        <w:tc>
          <w:tcPr>
            <w:tcW w:w="1161" w:type="dxa"/>
          </w:tcPr>
          <w:p w14:paraId="7DD2B105" w14:textId="1C7ECEAA" w:rsidR="00AC0613" w:rsidRDefault="00AC0613" w:rsidP="00AC0613">
            <w:pPr>
              <w:pStyle w:val="TableText"/>
            </w:pPr>
            <w:r>
              <w:t>10/23/15</w:t>
            </w:r>
          </w:p>
        </w:tc>
        <w:tc>
          <w:tcPr>
            <w:tcW w:w="1481" w:type="dxa"/>
          </w:tcPr>
          <w:p w14:paraId="16DE0C33" w14:textId="47CB1C1C" w:rsidR="00AC0613" w:rsidRDefault="00AC0613" w:rsidP="00AC0613">
            <w:pPr>
              <w:pStyle w:val="TableText"/>
            </w:pPr>
            <w:r>
              <w:t>Laurie Wetmore</w:t>
            </w:r>
          </w:p>
        </w:tc>
        <w:tc>
          <w:tcPr>
            <w:tcW w:w="1673" w:type="dxa"/>
          </w:tcPr>
          <w:p w14:paraId="5F86ABE9" w14:textId="56023B88" w:rsidR="00AC0613" w:rsidRDefault="00AC0613" w:rsidP="00AC0613">
            <w:pPr>
              <w:pStyle w:val="TableText"/>
            </w:pPr>
            <w:r>
              <w:t>CR54422</w:t>
            </w:r>
          </w:p>
        </w:tc>
        <w:tc>
          <w:tcPr>
            <w:tcW w:w="1101" w:type="dxa"/>
          </w:tcPr>
          <w:p w14:paraId="4C7DEA00" w14:textId="2EB2B6AF" w:rsidR="00AC0613" w:rsidRDefault="00AC0613" w:rsidP="00AC0613">
            <w:pPr>
              <w:pStyle w:val="TableText"/>
            </w:pPr>
            <w:r>
              <w:t>R2016100</w:t>
            </w:r>
          </w:p>
        </w:tc>
        <w:tc>
          <w:tcPr>
            <w:tcW w:w="3934" w:type="dxa"/>
          </w:tcPr>
          <w:p w14:paraId="1586F278" w14:textId="19172F18" w:rsidR="00AC0613" w:rsidRDefault="00AC0613" w:rsidP="00AC0613">
            <w:pPr>
              <w:pStyle w:val="TableText"/>
            </w:pPr>
            <w:r>
              <w:t>Added Mass adjustment indicator value (p).</w:t>
            </w:r>
          </w:p>
        </w:tc>
      </w:tr>
      <w:tr w:rsidR="00AC0613" w:rsidRPr="00327B51" w14:paraId="06AEDFBF" w14:textId="77777777" w:rsidTr="004B2EEE">
        <w:trPr>
          <w:cantSplit/>
        </w:trPr>
        <w:tc>
          <w:tcPr>
            <w:tcW w:w="1161" w:type="dxa"/>
          </w:tcPr>
          <w:p w14:paraId="33CBB6E3" w14:textId="7DCA551C" w:rsidR="00AC0613" w:rsidRDefault="00AC0613" w:rsidP="00AC0613">
            <w:pPr>
              <w:pStyle w:val="TableText"/>
            </w:pPr>
            <w:r>
              <w:t>10/23/15</w:t>
            </w:r>
          </w:p>
        </w:tc>
        <w:tc>
          <w:tcPr>
            <w:tcW w:w="1481" w:type="dxa"/>
          </w:tcPr>
          <w:p w14:paraId="2933E05B" w14:textId="56301240" w:rsidR="00AC0613" w:rsidRDefault="00AC0613" w:rsidP="00AC0613">
            <w:pPr>
              <w:pStyle w:val="TableText"/>
            </w:pPr>
            <w:r>
              <w:t>Laurie Wetmore</w:t>
            </w:r>
          </w:p>
        </w:tc>
        <w:tc>
          <w:tcPr>
            <w:tcW w:w="1673" w:type="dxa"/>
          </w:tcPr>
          <w:p w14:paraId="4632DE3F" w14:textId="3C282BCE" w:rsidR="00AC0613" w:rsidRDefault="00AC0613" w:rsidP="00340018">
            <w:pPr>
              <w:pStyle w:val="TableText"/>
            </w:pPr>
            <w:r>
              <w:t>CR55514</w:t>
            </w:r>
            <w:r w:rsidR="00FC143E">
              <w:t xml:space="preserve"> / CMS</w:t>
            </w:r>
            <w:r>
              <w:t xml:space="preserve"> 9151</w:t>
            </w:r>
          </w:p>
        </w:tc>
        <w:tc>
          <w:tcPr>
            <w:tcW w:w="1101" w:type="dxa"/>
          </w:tcPr>
          <w:p w14:paraId="2884F2E7" w14:textId="5E616EE3" w:rsidR="00AC0613" w:rsidRDefault="00AC0613" w:rsidP="00AC0613">
            <w:pPr>
              <w:pStyle w:val="TableText"/>
            </w:pPr>
            <w:r>
              <w:t>R2016100</w:t>
            </w:r>
          </w:p>
        </w:tc>
        <w:tc>
          <w:tcPr>
            <w:tcW w:w="3934" w:type="dxa"/>
          </w:tcPr>
          <w:p w14:paraId="0F673D7F" w14:textId="5AE7E96F" w:rsidR="00AC0613" w:rsidRDefault="00AC0613" w:rsidP="00AC0613">
            <w:pPr>
              <w:pStyle w:val="TableText"/>
            </w:pPr>
            <w:r>
              <w:t>Added NGO claim detail fields to detail record.</w:t>
            </w:r>
          </w:p>
        </w:tc>
      </w:tr>
      <w:tr w:rsidR="00AC0613" w:rsidRPr="00327B51" w14:paraId="664BBFC2" w14:textId="77777777" w:rsidTr="004B2EEE">
        <w:trPr>
          <w:cantSplit/>
        </w:trPr>
        <w:tc>
          <w:tcPr>
            <w:tcW w:w="1161" w:type="dxa"/>
          </w:tcPr>
          <w:p w14:paraId="7257DAF5" w14:textId="03086AAB" w:rsidR="00AC0613" w:rsidRDefault="00AC0613" w:rsidP="00AC0613">
            <w:pPr>
              <w:pStyle w:val="TableText"/>
            </w:pPr>
            <w:r>
              <w:t>10/23/15</w:t>
            </w:r>
          </w:p>
        </w:tc>
        <w:tc>
          <w:tcPr>
            <w:tcW w:w="1481" w:type="dxa"/>
          </w:tcPr>
          <w:p w14:paraId="2F77D234" w14:textId="74F0D8E4" w:rsidR="00AC0613" w:rsidRDefault="00AC0613" w:rsidP="00AC0613">
            <w:pPr>
              <w:pStyle w:val="TableText"/>
            </w:pPr>
            <w:r>
              <w:t>Laurie Wetmore</w:t>
            </w:r>
          </w:p>
        </w:tc>
        <w:tc>
          <w:tcPr>
            <w:tcW w:w="1673" w:type="dxa"/>
          </w:tcPr>
          <w:p w14:paraId="22C7EFA2" w14:textId="56BD9A91" w:rsidR="00AC0613" w:rsidRDefault="00AC0613" w:rsidP="00AC0613">
            <w:pPr>
              <w:pStyle w:val="TableText"/>
            </w:pPr>
            <w:r>
              <w:t>CR54472</w:t>
            </w:r>
          </w:p>
        </w:tc>
        <w:tc>
          <w:tcPr>
            <w:tcW w:w="1101" w:type="dxa"/>
          </w:tcPr>
          <w:p w14:paraId="6B40CC0D" w14:textId="42DF8145" w:rsidR="00AC0613" w:rsidRDefault="00AC0613" w:rsidP="00AC0613">
            <w:pPr>
              <w:pStyle w:val="TableText"/>
            </w:pPr>
            <w:r>
              <w:t>R2016100</w:t>
            </w:r>
          </w:p>
        </w:tc>
        <w:tc>
          <w:tcPr>
            <w:tcW w:w="3934" w:type="dxa"/>
          </w:tcPr>
          <w:p w14:paraId="2FE10363" w14:textId="136F10AE" w:rsidR="00AC0613" w:rsidRDefault="00AC0613" w:rsidP="00AC0613">
            <w:pPr>
              <w:pStyle w:val="TableText"/>
            </w:pPr>
            <w:r>
              <w:t>Revised the length of the following fields to support the expansion of the cash reason/discovery codes: Overpayment Reason Code, Discovery Reason Code, and HDR Cash REC Reason Code 1 – 15.</w:t>
            </w:r>
          </w:p>
        </w:tc>
      </w:tr>
      <w:tr w:rsidR="00AC0613" w:rsidRPr="00327B51" w14:paraId="6E173B8B" w14:textId="77777777" w:rsidTr="004B2EEE">
        <w:trPr>
          <w:cantSplit/>
        </w:trPr>
        <w:tc>
          <w:tcPr>
            <w:tcW w:w="1161" w:type="dxa"/>
          </w:tcPr>
          <w:p w14:paraId="1EC61382" w14:textId="0C54273B" w:rsidR="00AC0613" w:rsidRDefault="00AC0613" w:rsidP="00AC0613">
            <w:pPr>
              <w:pStyle w:val="TableText"/>
            </w:pPr>
            <w:r>
              <w:t>10/23/15</w:t>
            </w:r>
          </w:p>
        </w:tc>
        <w:tc>
          <w:tcPr>
            <w:tcW w:w="1481" w:type="dxa"/>
          </w:tcPr>
          <w:p w14:paraId="2FE737CC" w14:textId="1371ACEC" w:rsidR="00AC0613" w:rsidRDefault="00AC0613" w:rsidP="00AC0613">
            <w:pPr>
              <w:pStyle w:val="TableText"/>
            </w:pPr>
            <w:r>
              <w:t>Laurie Wetmore</w:t>
            </w:r>
          </w:p>
        </w:tc>
        <w:tc>
          <w:tcPr>
            <w:tcW w:w="1673" w:type="dxa"/>
          </w:tcPr>
          <w:p w14:paraId="54545138" w14:textId="3A34879D" w:rsidR="00AC0613" w:rsidRDefault="00AC0613" w:rsidP="00340018">
            <w:pPr>
              <w:pStyle w:val="TableText"/>
            </w:pPr>
            <w:r>
              <w:t>CR54500</w:t>
            </w:r>
            <w:r w:rsidR="00FC143E">
              <w:t xml:space="preserve"> / CMS</w:t>
            </w:r>
            <w:r>
              <w:t>9009</w:t>
            </w:r>
          </w:p>
        </w:tc>
        <w:tc>
          <w:tcPr>
            <w:tcW w:w="1101" w:type="dxa"/>
          </w:tcPr>
          <w:p w14:paraId="41BCAF74" w14:textId="223EC2F0" w:rsidR="00AC0613" w:rsidRDefault="00AC0613" w:rsidP="00AC0613">
            <w:pPr>
              <w:pStyle w:val="TableText"/>
            </w:pPr>
            <w:r>
              <w:t>R2016100</w:t>
            </w:r>
          </w:p>
        </w:tc>
        <w:tc>
          <w:tcPr>
            <w:tcW w:w="3934" w:type="dxa"/>
          </w:tcPr>
          <w:p w14:paraId="7EA3D45F" w14:textId="5CC938D1" w:rsidR="00AC0613" w:rsidRDefault="00AC0613" w:rsidP="00AC0613">
            <w:pPr>
              <w:pStyle w:val="TableText"/>
            </w:pPr>
            <w:r>
              <w:t>Added header and detail residual payment indicator.</w:t>
            </w:r>
          </w:p>
        </w:tc>
      </w:tr>
      <w:tr w:rsidR="00AC0613" w:rsidRPr="00327B51" w14:paraId="3FBB1676" w14:textId="77777777" w:rsidTr="004B2EEE">
        <w:trPr>
          <w:cantSplit/>
        </w:trPr>
        <w:tc>
          <w:tcPr>
            <w:tcW w:w="1161" w:type="dxa"/>
          </w:tcPr>
          <w:p w14:paraId="0261A666" w14:textId="712EC3BE" w:rsidR="00AC0613" w:rsidRDefault="00AC0613" w:rsidP="00AC0613">
            <w:pPr>
              <w:pStyle w:val="TableText"/>
            </w:pPr>
            <w:r>
              <w:t>11/</w:t>
            </w:r>
            <w:r w:rsidR="00953AFA">
              <w:t>0</w:t>
            </w:r>
            <w:r>
              <w:t>6/15</w:t>
            </w:r>
          </w:p>
        </w:tc>
        <w:tc>
          <w:tcPr>
            <w:tcW w:w="1481" w:type="dxa"/>
          </w:tcPr>
          <w:p w14:paraId="773959AA" w14:textId="10D0DC95" w:rsidR="00AC0613" w:rsidRDefault="00AC0613" w:rsidP="00AC0613">
            <w:pPr>
              <w:pStyle w:val="TableText"/>
            </w:pPr>
            <w:r>
              <w:t>Ginger Besecker</w:t>
            </w:r>
          </w:p>
        </w:tc>
        <w:tc>
          <w:tcPr>
            <w:tcW w:w="1673" w:type="dxa"/>
          </w:tcPr>
          <w:p w14:paraId="6E31BAF4" w14:textId="5AC52E3A" w:rsidR="00AC0613" w:rsidRDefault="00AC0613" w:rsidP="00AC0613">
            <w:pPr>
              <w:pStyle w:val="TableText"/>
            </w:pPr>
            <w:r>
              <w:t>CR55752</w:t>
            </w:r>
            <w:r w:rsidR="00FC143E">
              <w:t xml:space="preserve"> / CMS</w:t>
            </w:r>
            <w:r>
              <w:t>9250</w:t>
            </w:r>
          </w:p>
        </w:tc>
        <w:tc>
          <w:tcPr>
            <w:tcW w:w="1101" w:type="dxa"/>
          </w:tcPr>
          <w:p w14:paraId="04DE1EA7" w14:textId="37E82999" w:rsidR="00AC0613" w:rsidRDefault="00AC0613" w:rsidP="00AC0613">
            <w:pPr>
              <w:pStyle w:val="TableText"/>
            </w:pPr>
            <w:r>
              <w:t>R2016100</w:t>
            </w:r>
          </w:p>
        </w:tc>
        <w:tc>
          <w:tcPr>
            <w:tcW w:w="3934" w:type="dxa"/>
          </w:tcPr>
          <w:p w14:paraId="584A9175" w14:textId="60909D95" w:rsidR="00AC0613" w:rsidRDefault="00AC0613" w:rsidP="00AC0613">
            <w:pPr>
              <w:pStyle w:val="TableText"/>
            </w:pPr>
            <w:r>
              <w:t>Added fields 2050-2065 for CT Modifier.</w:t>
            </w:r>
          </w:p>
        </w:tc>
      </w:tr>
      <w:tr w:rsidR="00AC0613" w:rsidRPr="00327B51" w14:paraId="6BA71E34" w14:textId="77777777" w:rsidTr="004B2EEE">
        <w:trPr>
          <w:cantSplit/>
        </w:trPr>
        <w:tc>
          <w:tcPr>
            <w:tcW w:w="1161" w:type="dxa"/>
          </w:tcPr>
          <w:p w14:paraId="74A7D423" w14:textId="053EA269" w:rsidR="00AC0613" w:rsidRDefault="00AC0613" w:rsidP="00AC0613">
            <w:pPr>
              <w:pStyle w:val="TableText"/>
            </w:pPr>
            <w:r>
              <w:t>01/05/16</w:t>
            </w:r>
          </w:p>
        </w:tc>
        <w:tc>
          <w:tcPr>
            <w:tcW w:w="1481" w:type="dxa"/>
          </w:tcPr>
          <w:p w14:paraId="658247A3" w14:textId="4EE950D0" w:rsidR="00AC0613" w:rsidRDefault="00AC0613" w:rsidP="00AC0613">
            <w:pPr>
              <w:pStyle w:val="TableText"/>
            </w:pPr>
            <w:r>
              <w:t>Diane Hendrix</w:t>
            </w:r>
          </w:p>
        </w:tc>
        <w:tc>
          <w:tcPr>
            <w:tcW w:w="1673" w:type="dxa"/>
          </w:tcPr>
          <w:p w14:paraId="52031B0B" w14:textId="5D90D0EF" w:rsidR="00AC0613" w:rsidRDefault="00AC0613" w:rsidP="00340018">
            <w:pPr>
              <w:pStyle w:val="TableText"/>
            </w:pPr>
            <w:r>
              <w:t>CR55560</w:t>
            </w:r>
            <w:r w:rsidR="00FC143E">
              <w:t xml:space="preserve"> / CMS</w:t>
            </w:r>
            <w:r>
              <w:t xml:space="preserve"> 9202</w:t>
            </w:r>
          </w:p>
        </w:tc>
        <w:tc>
          <w:tcPr>
            <w:tcW w:w="1101" w:type="dxa"/>
          </w:tcPr>
          <w:p w14:paraId="5C31653D" w14:textId="69627337" w:rsidR="00AC0613" w:rsidRDefault="00AC0613" w:rsidP="00AC0613">
            <w:pPr>
              <w:pStyle w:val="TableText"/>
            </w:pPr>
            <w:r>
              <w:t>R2016200</w:t>
            </w:r>
          </w:p>
        </w:tc>
        <w:tc>
          <w:tcPr>
            <w:tcW w:w="3934" w:type="dxa"/>
          </w:tcPr>
          <w:p w14:paraId="6E05B2BE" w14:textId="00EAF72D" w:rsidR="00AC0613" w:rsidRDefault="00AC0613" w:rsidP="00AC0613">
            <w:pPr>
              <w:pStyle w:val="TableText"/>
            </w:pPr>
            <w:r>
              <w:t>Added the new Prior Auth Rep Payee Bypass Indicator field to position 676 in the Claim Detail section and update the description for the Prior Auth Program ID field.</w:t>
            </w:r>
          </w:p>
        </w:tc>
      </w:tr>
      <w:tr w:rsidR="00AC0613" w:rsidRPr="00327B51" w14:paraId="7774F149" w14:textId="77777777" w:rsidTr="004B2EEE">
        <w:trPr>
          <w:cantSplit/>
        </w:trPr>
        <w:tc>
          <w:tcPr>
            <w:tcW w:w="1161" w:type="dxa"/>
          </w:tcPr>
          <w:p w14:paraId="6CDB4BF9" w14:textId="5C597122" w:rsidR="00AC0613" w:rsidRDefault="00AC0613" w:rsidP="00AC0613">
            <w:pPr>
              <w:pStyle w:val="TableText"/>
            </w:pPr>
            <w:r>
              <w:t>03/10/16</w:t>
            </w:r>
          </w:p>
        </w:tc>
        <w:tc>
          <w:tcPr>
            <w:tcW w:w="1481" w:type="dxa"/>
          </w:tcPr>
          <w:p w14:paraId="33FE8219" w14:textId="6E5609AE" w:rsidR="00AC0613" w:rsidRDefault="00AC0613" w:rsidP="00AC0613">
            <w:pPr>
              <w:pStyle w:val="TableText"/>
            </w:pPr>
            <w:r>
              <w:t>Virginia Fritch</w:t>
            </w:r>
          </w:p>
        </w:tc>
        <w:tc>
          <w:tcPr>
            <w:tcW w:w="1673" w:type="dxa"/>
          </w:tcPr>
          <w:p w14:paraId="45D1CFA0" w14:textId="75BE3A5D" w:rsidR="00AC0613" w:rsidRDefault="00AC0613" w:rsidP="00AC0613">
            <w:pPr>
              <w:pStyle w:val="TableText"/>
            </w:pPr>
            <w:r>
              <w:t>QCN 160302006</w:t>
            </w:r>
          </w:p>
        </w:tc>
        <w:tc>
          <w:tcPr>
            <w:tcW w:w="1101" w:type="dxa"/>
          </w:tcPr>
          <w:p w14:paraId="1D16FF19" w14:textId="1DD20031" w:rsidR="00AC0613" w:rsidRDefault="00AC0613" w:rsidP="00AC0613">
            <w:pPr>
              <w:pStyle w:val="TableText"/>
            </w:pPr>
            <w:r>
              <w:t>N/A</w:t>
            </w:r>
          </w:p>
        </w:tc>
        <w:tc>
          <w:tcPr>
            <w:tcW w:w="3934" w:type="dxa"/>
          </w:tcPr>
          <w:p w14:paraId="164530FC" w14:textId="1C5E1BC3" w:rsidR="00AC0613" w:rsidRDefault="00AC0613" w:rsidP="00AC0613">
            <w:pPr>
              <w:pStyle w:val="TableText"/>
            </w:pPr>
            <w:r>
              <w:t>Corrected the description on the :P:IDR-K-PRESCRIPTION-NUM.</w:t>
            </w:r>
          </w:p>
        </w:tc>
      </w:tr>
      <w:tr w:rsidR="00AC0613" w:rsidRPr="00327B51" w14:paraId="22FB2B7D" w14:textId="77777777" w:rsidTr="004B2EEE">
        <w:trPr>
          <w:cantSplit/>
        </w:trPr>
        <w:tc>
          <w:tcPr>
            <w:tcW w:w="1161" w:type="dxa"/>
          </w:tcPr>
          <w:p w14:paraId="0FE3F42A" w14:textId="18C02172" w:rsidR="00AC0613" w:rsidRDefault="00AC0613" w:rsidP="00AC0613">
            <w:pPr>
              <w:pStyle w:val="TableText"/>
            </w:pPr>
            <w:r>
              <w:t>07/14/16</w:t>
            </w:r>
          </w:p>
        </w:tc>
        <w:tc>
          <w:tcPr>
            <w:tcW w:w="1481" w:type="dxa"/>
          </w:tcPr>
          <w:p w14:paraId="371A9E50" w14:textId="1DCFCD63" w:rsidR="00AC0613" w:rsidRDefault="00AC0613" w:rsidP="00AC0613">
            <w:pPr>
              <w:pStyle w:val="TableText"/>
            </w:pPr>
            <w:r>
              <w:t>Cindy Chancellor</w:t>
            </w:r>
          </w:p>
        </w:tc>
        <w:tc>
          <w:tcPr>
            <w:tcW w:w="1673" w:type="dxa"/>
          </w:tcPr>
          <w:p w14:paraId="13383F9A" w14:textId="3807C441" w:rsidR="00AC0613" w:rsidRDefault="00AC0613" w:rsidP="00340018">
            <w:pPr>
              <w:pStyle w:val="TableText"/>
            </w:pPr>
            <w:r>
              <w:t>CR57391</w:t>
            </w:r>
            <w:r w:rsidR="00FC143E">
              <w:t xml:space="preserve"> / CMS</w:t>
            </w:r>
            <w:r>
              <w:t xml:space="preserve"> 9596</w:t>
            </w:r>
          </w:p>
        </w:tc>
        <w:tc>
          <w:tcPr>
            <w:tcW w:w="1101" w:type="dxa"/>
          </w:tcPr>
          <w:p w14:paraId="6FECB6EE" w14:textId="4FAD9DF5" w:rsidR="00AC0613" w:rsidRDefault="00AC0613" w:rsidP="00AC0613">
            <w:pPr>
              <w:pStyle w:val="TableText"/>
            </w:pPr>
            <w:r>
              <w:t>R2016400</w:t>
            </w:r>
          </w:p>
        </w:tc>
        <w:tc>
          <w:tcPr>
            <w:tcW w:w="3934" w:type="dxa"/>
          </w:tcPr>
          <w:p w14:paraId="6732CD4F" w14:textId="52918D54" w:rsidR="00AC0613" w:rsidRDefault="00AC0613" w:rsidP="00AC0613">
            <w:pPr>
              <w:pStyle w:val="TableText"/>
            </w:pPr>
            <w:r>
              <w:t>Added Detail FAC Provider NPI field.</w:t>
            </w:r>
          </w:p>
        </w:tc>
      </w:tr>
      <w:tr w:rsidR="00AC0613" w:rsidRPr="00327B51" w14:paraId="16FCAB76" w14:textId="77777777" w:rsidTr="004B2EEE">
        <w:trPr>
          <w:cantSplit/>
        </w:trPr>
        <w:tc>
          <w:tcPr>
            <w:tcW w:w="1161" w:type="dxa"/>
          </w:tcPr>
          <w:p w14:paraId="4BB9348B" w14:textId="764A79FF" w:rsidR="00AC0613" w:rsidRDefault="00AC0613" w:rsidP="00AC0613">
            <w:pPr>
              <w:pStyle w:val="TableText"/>
            </w:pPr>
            <w:r>
              <w:t>07/14/16</w:t>
            </w:r>
          </w:p>
        </w:tc>
        <w:tc>
          <w:tcPr>
            <w:tcW w:w="1481" w:type="dxa"/>
          </w:tcPr>
          <w:p w14:paraId="1B21A5F8" w14:textId="22372B51" w:rsidR="00AC0613" w:rsidRDefault="00AC0613" w:rsidP="00AC0613">
            <w:pPr>
              <w:pStyle w:val="TableText"/>
            </w:pPr>
            <w:r>
              <w:t>Jennifer Croftcheck</w:t>
            </w:r>
          </w:p>
        </w:tc>
        <w:tc>
          <w:tcPr>
            <w:tcW w:w="1673" w:type="dxa"/>
          </w:tcPr>
          <w:p w14:paraId="74E8DD07" w14:textId="64A9D090" w:rsidR="00AC0613" w:rsidRDefault="00AC0613" w:rsidP="00340018">
            <w:pPr>
              <w:pStyle w:val="TableText"/>
            </w:pPr>
            <w:r>
              <w:t>CR 57393</w:t>
            </w:r>
            <w:r w:rsidR="00FC143E">
              <w:t xml:space="preserve"> / CMS</w:t>
            </w:r>
            <w:r>
              <w:t xml:space="preserve"> 9597</w:t>
            </w:r>
          </w:p>
        </w:tc>
        <w:tc>
          <w:tcPr>
            <w:tcW w:w="1101" w:type="dxa"/>
          </w:tcPr>
          <w:p w14:paraId="24744FC1" w14:textId="52FFCE72" w:rsidR="00AC0613" w:rsidRDefault="00AC0613" w:rsidP="00AC0613">
            <w:pPr>
              <w:pStyle w:val="TableText"/>
            </w:pPr>
            <w:r>
              <w:t>R2016400</w:t>
            </w:r>
          </w:p>
        </w:tc>
        <w:tc>
          <w:tcPr>
            <w:tcW w:w="3934" w:type="dxa"/>
          </w:tcPr>
          <w:p w14:paraId="1D245C7B" w14:textId="7B676610" w:rsidR="00AC0613" w:rsidRDefault="00AC0613" w:rsidP="00340018">
            <w:pPr>
              <w:pStyle w:val="TableText"/>
            </w:pPr>
            <w:r>
              <w:t xml:space="preserve">Added fields </w:t>
            </w:r>
            <w:r w:rsidRPr="00AF4143">
              <w:t>677-683</w:t>
            </w:r>
            <w:r>
              <w:t xml:space="preserve"> fo– Prior Auth Reduction Percentage. Added fields </w:t>
            </w:r>
            <w:r w:rsidRPr="00542CB1">
              <w:t xml:space="preserve">2066 </w:t>
            </w:r>
            <w:r w:rsidR="00340018">
              <w:t>–</w:t>
            </w:r>
            <w:r w:rsidRPr="00542CB1">
              <w:t xml:space="preserve"> 2068 </w:t>
            </w:r>
            <w:r>
              <w:t>for Prior Auth Reduction Audit, field</w:t>
            </w:r>
            <w:r w:rsidRPr="00542CB1">
              <w:t xml:space="preserve"> 2069</w:t>
            </w:r>
            <w:r>
              <w:t xml:space="preserve"> f–r Prior Auth Reduction Audit suffix and fields </w:t>
            </w:r>
            <w:r w:rsidRPr="00542CB1">
              <w:t xml:space="preserve">2070 </w:t>
            </w:r>
            <w:r w:rsidR="00340018">
              <w:t>–</w:t>
            </w:r>
            <w:r w:rsidRPr="00542CB1">
              <w:t xml:space="preserve"> 2072 </w:t>
            </w:r>
            <w:r>
              <w:t>for Prior Auth Reduction EOMB msg.</w:t>
            </w:r>
          </w:p>
        </w:tc>
      </w:tr>
      <w:tr w:rsidR="00AC0613" w:rsidRPr="00327B51" w14:paraId="48F72A75" w14:textId="77777777" w:rsidTr="004B2EEE">
        <w:trPr>
          <w:cantSplit/>
        </w:trPr>
        <w:tc>
          <w:tcPr>
            <w:tcW w:w="1161" w:type="dxa"/>
          </w:tcPr>
          <w:p w14:paraId="291DA143" w14:textId="4D249428" w:rsidR="00AC0613" w:rsidRDefault="00AC0613" w:rsidP="00AC0613">
            <w:pPr>
              <w:pStyle w:val="TableText"/>
            </w:pPr>
            <w:r>
              <w:t>08/01/16</w:t>
            </w:r>
          </w:p>
        </w:tc>
        <w:tc>
          <w:tcPr>
            <w:tcW w:w="1481" w:type="dxa"/>
          </w:tcPr>
          <w:p w14:paraId="70C04C1F" w14:textId="0F54B194" w:rsidR="00AC0613" w:rsidRDefault="00AC0613" w:rsidP="00AC0613">
            <w:pPr>
              <w:pStyle w:val="TableText"/>
            </w:pPr>
            <w:r>
              <w:t>Jennifer Croftcheck</w:t>
            </w:r>
          </w:p>
        </w:tc>
        <w:tc>
          <w:tcPr>
            <w:tcW w:w="1673" w:type="dxa"/>
          </w:tcPr>
          <w:p w14:paraId="1C3537BA" w14:textId="4EA3BCFB" w:rsidR="00AC0613" w:rsidRDefault="00AC0613" w:rsidP="00340018">
            <w:pPr>
              <w:pStyle w:val="TableText"/>
            </w:pPr>
            <w:r>
              <w:t>CR 57393</w:t>
            </w:r>
            <w:r w:rsidR="00FC143E">
              <w:t xml:space="preserve"> / CMS</w:t>
            </w:r>
            <w:r>
              <w:t xml:space="preserve"> 9597</w:t>
            </w:r>
          </w:p>
        </w:tc>
        <w:tc>
          <w:tcPr>
            <w:tcW w:w="1101" w:type="dxa"/>
          </w:tcPr>
          <w:p w14:paraId="40A794CA" w14:textId="446D8585" w:rsidR="00AC0613" w:rsidRDefault="00AC0613" w:rsidP="00AC0613">
            <w:pPr>
              <w:pStyle w:val="TableText"/>
            </w:pPr>
            <w:r>
              <w:t>R2016400</w:t>
            </w:r>
          </w:p>
        </w:tc>
        <w:tc>
          <w:tcPr>
            <w:tcW w:w="3934" w:type="dxa"/>
          </w:tcPr>
          <w:p w14:paraId="7803E864" w14:textId="38A82AD7" w:rsidR="00AC0613" w:rsidRDefault="00AC0613" w:rsidP="00AC0613">
            <w:pPr>
              <w:pStyle w:val="TableText"/>
            </w:pPr>
            <w:r>
              <w:t>Added Prior Auth Reduction indicator of S to fields 1662, 1672, 1682, 1692, 1702, 1712 and 1722.</w:t>
            </w:r>
          </w:p>
        </w:tc>
      </w:tr>
      <w:tr w:rsidR="00AC0613" w:rsidRPr="00327B51" w14:paraId="2D3B8509" w14:textId="77777777" w:rsidTr="004B2EEE">
        <w:trPr>
          <w:cantSplit/>
        </w:trPr>
        <w:tc>
          <w:tcPr>
            <w:tcW w:w="1161" w:type="dxa"/>
          </w:tcPr>
          <w:p w14:paraId="319A017A" w14:textId="5F6B68FC" w:rsidR="00AC0613" w:rsidRDefault="00AC0613" w:rsidP="00AC0613">
            <w:pPr>
              <w:pStyle w:val="TableText"/>
            </w:pPr>
            <w:r>
              <w:t>08/22/16</w:t>
            </w:r>
          </w:p>
        </w:tc>
        <w:tc>
          <w:tcPr>
            <w:tcW w:w="1481" w:type="dxa"/>
          </w:tcPr>
          <w:p w14:paraId="7C37696D" w14:textId="36A766A9" w:rsidR="00AC0613" w:rsidRDefault="00AC0613" w:rsidP="00AC0613">
            <w:pPr>
              <w:pStyle w:val="TableText"/>
            </w:pPr>
            <w:r>
              <w:t>Jennifer Croftcheck</w:t>
            </w:r>
          </w:p>
        </w:tc>
        <w:tc>
          <w:tcPr>
            <w:tcW w:w="1673" w:type="dxa"/>
          </w:tcPr>
          <w:p w14:paraId="74D47F11" w14:textId="11FAC72C" w:rsidR="00AC0613" w:rsidRDefault="00AC0613" w:rsidP="00340018">
            <w:pPr>
              <w:pStyle w:val="TableText"/>
            </w:pPr>
            <w:r>
              <w:t>CR 57393</w:t>
            </w:r>
            <w:r w:rsidR="00FC143E">
              <w:t xml:space="preserve"> / CMS</w:t>
            </w:r>
            <w:r>
              <w:t xml:space="preserve"> 9597</w:t>
            </w:r>
          </w:p>
        </w:tc>
        <w:tc>
          <w:tcPr>
            <w:tcW w:w="1101" w:type="dxa"/>
          </w:tcPr>
          <w:p w14:paraId="171BB4C7" w14:textId="3BA746BF" w:rsidR="00AC0613" w:rsidRDefault="00AC0613" w:rsidP="00AC0613">
            <w:pPr>
              <w:pStyle w:val="TableText"/>
            </w:pPr>
            <w:r>
              <w:t>R2016400</w:t>
            </w:r>
          </w:p>
        </w:tc>
        <w:tc>
          <w:tcPr>
            <w:tcW w:w="3934" w:type="dxa"/>
          </w:tcPr>
          <w:p w14:paraId="1CF2E4AD" w14:textId="1559FD36" w:rsidR="00AC0613" w:rsidRDefault="00AC0613" w:rsidP="00340018">
            <w:pPr>
              <w:pStyle w:val="TableText"/>
            </w:pPr>
            <w:r>
              <w:t>Removed Phase I reference from Prior Auth reduction fields 2066-2068, 2069 and 2070</w:t>
            </w:r>
            <w:r w:rsidR="00340018">
              <w:t xml:space="preserve"> – </w:t>
            </w:r>
            <w:r>
              <w:t>2072.</w:t>
            </w:r>
          </w:p>
        </w:tc>
      </w:tr>
      <w:tr w:rsidR="00AC0613" w:rsidRPr="00327B51" w14:paraId="65C53086" w14:textId="77777777" w:rsidTr="004B2EEE">
        <w:trPr>
          <w:cantSplit/>
        </w:trPr>
        <w:tc>
          <w:tcPr>
            <w:tcW w:w="1161" w:type="dxa"/>
          </w:tcPr>
          <w:p w14:paraId="1427321A" w14:textId="38D7C0F3" w:rsidR="00AC0613" w:rsidRDefault="00AC0613" w:rsidP="00AC0613">
            <w:pPr>
              <w:pStyle w:val="TableText"/>
            </w:pPr>
            <w:r>
              <w:t>10/</w:t>
            </w:r>
            <w:r w:rsidR="00953AFA">
              <w:t>0</w:t>
            </w:r>
            <w:r>
              <w:t>7/16</w:t>
            </w:r>
          </w:p>
        </w:tc>
        <w:tc>
          <w:tcPr>
            <w:tcW w:w="1481" w:type="dxa"/>
          </w:tcPr>
          <w:p w14:paraId="3EB9C28C" w14:textId="278B1086" w:rsidR="00AC0613" w:rsidRDefault="00AC0613" w:rsidP="00AC0613">
            <w:pPr>
              <w:pStyle w:val="TableText"/>
            </w:pPr>
            <w:r>
              <w:t>Virginia Fritch</w:t>
            </w:r>
          </w:p>
        </w:tc>
        <w:tc>
          <w:tcPr>
            <w:tcW w:w="1673" w:type="dxa"/>
          </w:tcPr>
          <w:p w14:paraId="77694A0D" w14:textId="1D059E27" w:rsidR="00AC0613" w:rsidRDefault="00AC0613" w:rsidP="00AC0613">
            <w:pPr>
              <w:pStyle w:val="TableText"/>
            </w:pPr>
            <w:r>
              <w:t>Problem 58609</w:t>
            </w:r>
          </w:p>
        </w:tc>
        <w:tc>
          <w:tcPr>
            <w:tcW w:w="1101" w:type="dxa"/>
          </w:tcPr>
          <w:p w14:paraId="1D4AC2B8" w14:textId="7B90FDDB" w:rsidR="00AC0613" w:rsidRDefault="00AC0613" w:rsidP="00AC0613">
            <w:pPr>
              <w:pStyle w:val="TableText"/>
            </w:pPr>
            <w:r>
              <w:t>N/A</w:t>
            </w:r>
          </w:p>
        </w:tc>
        <w:tc>
          <w:tcPr>
            <w:tcW w:w="3934" w:type="dxa"/>
          </w:tcPr>
          <w:p w14:paraId="581CD932" w14:textId="0467A389" w:rsidR="00AC0613" w:rsidRDefault="00AC0613" w:rsidP="00AC0613">
            <w:pPr>
              <w:pStyle w:val="TableText"/>
            </w:pPr>
            <w:r>
              <w:t>Updated the Phase I file information for header field 747 and detail field 129.</w:t>
            </w:r>
          </w:p>
        </w:tc>
      </w:tr>
      <w:tr w:rsidR="00AC0613" w:rsidRPr="00327B51" w14:paraId="329C52BE" w14:textId="77777777" w:rsidTr="004B2EEE">
        <w:trPr>
          <w:cantSplit/>
        </w:trPr>
        <w:tc>
          <w:tcPr>
            <w:tcW w:w="1161" w:type="dxa"/>
          </w:tcPr>
          <w:p w14:paraId="78909225" w14:textId="321F24A8" w:rsidR="00AC0613" w:rsidRDefault="00AC0613" w:rsidP="00AC0613">
            <w:pPr>
              <w:pStyle w:val="TableText"/>
            </w:pPr>
            <w:r>
              <w:t>10/14/16</w:t>
            </w:r>
          </w:p>
        </w:tc>
        <w:tc>
          <w:tcPr>
            <w:tcW w:w="1481" w:type="dxa"/>
          </w:tcPr>
          <w:p w14:paraId="5D43A06F" w14:textId="6FCE0E81" w:rsidR="00AC0613" w:rsidRDefault="00AC0613" w:rsidP="00AC0613">
            <w:pPr>
              <w:pStyle w:val="TableText"/>
            </w:pPr>
            <w:r>
              <w:t>Ginger Besecker</w:t>
            </w:r>
          </w:p>
        </w:tc>
        <w:tc>
          <w:tcPr>
            <w:tcW w:w="1673" w:type="dxa"/>
          </w:tcPr>
          <w:p w14:paraId="066E9A12" w14:textId="31FA753A" w:rsidR="00AC0613" w:rsidRDefault="00AC0613" w:rsidP="00340018">
            <w:pPr>
              <w:pStyle w:val="TableText"/>
            </w:pPr>
            <w:r>
              <w:t>CR57694</w:t>
            </w:r>
            <w:r w:rsidR="00FC143E">
              <w:t xml:space="preserve"> / CMS</w:t>
            </w:r>
            <w:r>
              <w:t>9656</w:t>
            </w:r>
          </w:p>
        </w:tc>
        <w:tc>
          <w:tcPr>
            <w:tcW w:w="1101" w:type="dxa"/>
          </w:tcPr>
          <w:p w14:paraId="5C194C8D" w14:textId="1C7D0915" w:rsidR="00AC0613" w:rsidRDefault="00AC0613" w:rsidP="00AC0613">
            <w:pPr>
              <w:pStyle w:val="TableText"/>
            </w:pPr>
            <w:r>
              <w:t>R2017100</w:t>
            </w:r>
          </w:p>
        </w:tc>
        <w:tc>
          <w:tcPr>
            <w:tcW w:w="3934" w:type="dxa"/>
          </w:tcPr>
          <w:p w14:paraId="519A96E9" w14:textId="03D22860" w:rsidR="00AC0613" w:rsidRDefault="00AC0613" w:rsidP="00AC0613">
            <w:pPr>
              <w:pStyle w:val="TableText"/>
            </w:pPr>
            <w:r>
              <w:t>Detail Field 668-672, Valid values revised value 5.</w:t>
            </w:r>
          </w:p>
        </w:tc>
      </w:tr>
      <w:tr w:rsidR="00AC0613" w:rsidRPr="00327B51" w14:paraId="319BEFA5" w14:textId="77777777" w:rsidTr="004B2EEE">
        <w:trPr>
          <w:cantSplit/>
        </w:trPr>
        <w:tc>
          <w:tcPr>
            <w:tcW w:w="1161" w:type="dxa"/>
          </w:tcPr>
          <w:p w14:paraId="383627EF" w14:textId="46454CDC" w:rsidR="00AC0613" w:rsidRDefault="00AC0613" w:rsidP="00AC0613">
            <w:pPr>
              <w:pStyle w:val="TableText"/>
            </w:pPr>
            <w:r>
              <w:t>10/14/16</w:t>
            </w:r>
          </w:p>
        </w:tc>
        <w:tc>
          <w:tcPr>
            <w:tcW w:w="1481" w:type="dxa"/>
          </w:tcPr>
          <w:p w14:paraId="10A6D54B" w14:textId="6BA25C13" w:rsidR="00AC0613" w:rsidRDefault="00AC0613" w:rsidP="00AC0613">
            <w:pPr>
              <w:pStyle w:val="TableText"/>
            </w:pPr>
            <w:r>
              <w:t>Ginger Besecker</w:t>
            </w:r>
          </w:p>
        </w:tc>
        <w:tc>
          <w:tcPr>
            <w:tcW w:w="1673" w:type="dxa"/>
          </w:tcPr>
          <w:p w14:paraId="6B514D13" w14:textId="0370CEFF" w:rsidR="00AC0613" w:rsidRDefault="00AC0613" w:rsidP="00340018">
            <w:pPr>
              <w:pStyle w:val="TableText"/>
            </w:pPr>
            <w:r>
              <w:t>CR58027</w:t>
            </w:r>
            <w:r w:rsidR="00FC143E">
              <w:t xml:space="preserve"> / CMS</w:t>
            </w:r>
            <w:r>
              <w:t>9727</w:t>
            </w:r>
          </w:p>
        </w:tc>
        <w:tc>
          <w:tcPr>
            <w:tcW w:w="1101" w:type="dxa"/>
          </w:tcPr>
          <w:p w14:paraId="2906BFE6" w14:textId="4DF913EF" w:rsidR="00AC0613" w:rsidRDefault="00AC0613" w:rsidP="00AC0613">
            <w:pPr>
              <w:pStyle w:val="TableText"/>
            </w:pPr>
            <w:r>
              <w:t>R2017100</w:t>
            </w:r>
          </w:p>
        </w:tc>
        <w:tc>
          <w:tcPr>
            <w:tcW w:w="3934" w:type="dxa"/>
          </w:tcPr>
          <w:p w14:paraId="02FCA6E9" w14:textId="677E884C" w:rsidR="00AC0613" w:rsidRDefault="00AC0613" w:rsidP="00AC0613">
            <w:pPr>
              <w:pStyle w:val="TableText"/>
            </w:pPr>
            <w:r>
              <w:t>Added new detail fields 2073-2088.</w:t>
            </w:r>
          </w:p>
        </w:tc>
      </w:tr>
      <w:tr w:rsidR="00AC0613" w:rsidRPr="00327B51" w14:paraId="1C7EEA44" w14:textId="77777777" w:rsidTr="004B2EEE">
        <w:trPr>
          <w:cantSplit/>
        </w:trPr>
        <w:tc>
          <w:tcPr>
            <w:tcW w:w="1161" w:type="dxa"/>
          </w:tcPr>
          <w:p w14:paraId="29B98E8B" w14:textId="4BEDED4C" w:rsidR="00AC0613" w:rsidRDefault="00AC0613" w:rsidP="00AC0613">
            <w:pPr>
              <w:pStyle w:val="TableText"/>
            </w:pPr>
            <w:r>
              <w:t>10/14/16</w:t>
            </w:r>
          </w:p>
        </w:tc>
        <w:tc>
          <w:tcPr>
            <w:tcW w:w="1481" w:type="dxa"/>
          </w:tcPr>
          <w:p w14:paraId="4E9E26F6" w14:textId="01B5581A" w:rsidR="00AC0613" w:rsidRDefault="00AC0613" w:rsidP="00AC0613">
            <w:pPr>
              <w:pStyle w:val="TableText"/>
            </w:pPr>
            <w:r>
              <w:t>Ginger Besecker</w:t>
            </w:r>
          </w:p>
        </w:tc>
        <w:tc>
          <w:tcPr>
            <w:tcW w:w="1673" w:type="dxa"/>
          </w:tcPr>
          <w:p w14:paraId="24499B9D" w14:textId="2501889B" w:rsidR="00AC0613" w:rsidRDefault="00AC0613" w:rsidP="00AC0613">
            <w:pPr>
              <w:pStyle w:val="TableText"/>
            </w:pPr>
            <w:r>
              <w:t>CR57905</w:t>
            </w:r>
          </w:p>
        </w:tc>
        <w:tc>
          <w:tcPr>
            <w:tcW w:w="1101" w:type="dxa"/>
          </w:tcPr>
          <w:p w14:paraId="36E38D42" w14:textId="46E26DC3" w:rsidR="00AC0613" w:rsidRDefault="00AC0613" w:rsidP="00AC0613">
            <w:pPr>
              <w:pStyle w:val="TableText"/>
            </w:pPr>
            <w:r>
              <w:t>R2017100</w:t>
            </w:r>
          </w:p>
        </w:tc>
        <w:tc>
          <w:tcPr>
            <w:tcW w:w="3934" w:type="dxa"/>
          </w:tcPr>
          <w:p w14:paraId="52AEF1CB" w14:textId="2628CFA4" w:rsidR="00AC0613" w:rsidRDefault="00AC0613" w:rsidP="00340018">
            <w:pPr>
              <w:pStyle w:val="TableText"/>
            </w:pPr>
            <w:r>
              <w:t>Deleted detail fields 1014</w:t>
            </w:r>
            <w:r w:rsidR="00340018">
              <w:t xml:space="preserve"> – </w:t>
            </w:r>
            <w:r>
              <w:t>1015</w:t>
            </w:r>
          </w:p>
        </w:tc>
      </w:tr>
      <w:tr w:rsidR="00AC0613" w:rsidRPr="00327B51" w14:paraId="5372669F" w14:textId="77777777" w:rsidTr="004B2EEE">
        <w:trPr>
          <w:cantSplit/>
        </w:trPr>
        <w:tc>
          <w:tcPr>
            <w:tcW w:w="1161" w:type="dxa"/>
          </w:tcPr>
          <w:p w14:paraId="05F4D4B6" w14:textId="66D7D287" w:rsidR="00AC0613" w:rsidRDefault="00AC0613" w:rsidP="00AC0613">
            <w:pPr>
              <w:pStyle w:val="TableText"/>
            </w:pPr>
            <w:r>
              <w:t>12/22/16</w:t>
            </w:r>
          </w:p>
        </w:tc>
        <w:tc>
          <w:tcPr>
            <w:tcW w:w="1481" w:type="dxa"/>
          </w:tcPr>
          <w:p w14:paraId="1C90EE89" w14:textId="00B46D0C" w:rsidR="00AC0613" w:rsidRDefault="00AC0613" w:rsidP="00AC0613">
            <w:pPr>
              <w:pStyle w:val="TableText"/>
            </w:pPr>
            <w:r>
              <w:t>Laurie Wetmore</w:t>
            </w:r>
          </w:p>
        </w:tc>
        <w:tc>
          <w:tcPr>
            <w:tcW w:w="1673" w:type="dxa"/>
          </w:tcPr>
          <w:p w14:paraId="7F1BBBE2" w14:textId="09D1B065" w:rsidR="00AC0613" w:rsidRDefault="00AC0613" w:rsidP="00340018">
            <w:pPr>
              <w:pStyle w:val="TableText"/>
            </w:pPr>
            <w:r>
              <w:t>CR57852</w:t>
            </w:r>
            <w:r w:rsidR="00FC143E">
              <w:t xml:space="preserve"> / CMS</w:t>
            </w:r>
            <w:r>
              <w:t>9691</w:t>
            </w:r>
          </w:p>
        </w:tc>
        <w:tc>
          <w:tcPr>
            <w:tcW w:w="1101" w:type="dxa"/>
          </w:tcPr>
          <w:p w14:paraId="6603BD31" w14:textId="2C1A13A8" w:rsidR="00AC0613" w:rsidRDefault="00AC0613" w:rsidP="00AC0613">
            <w:pPr>
              <w:pStyle w:val="TableText"/>
            </w:pPr>
            <w:r>
              <w:t>R2017200</w:t>
            </w:r>
          </w:p>
        </w:tc>
        <w:tc>
          <w:tcPr>
            <w:tcW w:w="3934" w:type="dxa"/>
          </w:tcPr>
          <w:p w14:paraId="387DF6D0" w14:textId="45B90A8A" w:rsidR="00AC0613" w:rsidRDefault="00AC0613" w:rsidP="00340018">
            <w:pPr>
              <w:pStyle w:val="TableText"/>
            </w:pPr>
            <w:r>
              <w:t>Added CPC+ data (detail fields 2089 – 2098) and Indicator T to Other Amount Indicator (detail fields 1662</w:t>
            </w:r>
            <w:r w:rsidR="00340018">
              <w:t xml:space="preserve"> – </w:t>
            </w:r>
            <w:r>
              <w:t>1772)</w:t>
            </w:r>
          </w:p>
        </w:tc>
      </w:tr>
      <w:tr w:rsidR="00AC0613" w:rsidRPr="00327B51" w14:paraId="5AE685C7" w14:textId="77777777" w:rsidTr="004B2EEE">
        <w:trPr>
          <w:cantSplit/>
        </w:trPr>
        <w:tc>
          <w:tcPr>
            <w:tcW w:w="1161" w:type="dxa"/>
          </w:tcPr>
          <w:p w14:paraId="77447245" w14:textId="7C377174" w:rsidR="00AC0613" w:rsidRDefault="00953AFA" w:rsidP="00AC0613">
            <w:pPr>
              <w:pStyle w:val="TableText"/>
            </w:pPr>
            <w:r>
              <w:t>0</w:t>
            </w:r>
            <w:r w:rsidR="00AC0613">
              <w:t>4/25/17</w:t>
            </w:r>
          </w:p>
        </w:tc>
        <w:tc>
          <w:tcPr>
            <w:tcW w:w="1481" w:type="dxa"/>
          </w:tcPr>
          <w:p w14:paraId="17E0C2D8" w14:textId="1B5ABB3B" w:rsidR="00AC0613" w:rsidRDefault="00AC0613" w:rsidP="00AC0613">
            <w:pPr>
              <w:pStyle w:val="TableText"/>
            </w:pPr>
            <w:r>
              <w:t>Penny Stroud</w:t>
            </w:r>
          </w:p>
        </w:tc>
        <w:tc>
          <w:tcPr>
            <w:tcW w:w="1673" w:type="dxa"/>
          </w:tcPr>
          <w:p w14:paraId="4B7A8E5F" w14:textId="5402511B" w:rsidR="00340018" w:rsidRDefault="00AC0613" w:rsidP="00340018">
            <w:pPr>
              <w:pStyle w:val="TableText"/>
            </w:pPr>
            <w:r>
              <w:t>CR 59057</w:t>
            </w:r>
            <w:r w:rsidR="00FC143E">
              <w:t xml:space="preserve"> / CMS</w:t>
            </w:r>
            <w:r>
              <w:t>9963</w:t>
            </w:r>
          </w:p>
          <w:p w14:paraId="249FA306" w14:textId="094FF31F" w:rsidR="00AC0613" w:rsidRDefault="00AC0613" w:rsidP="00340018">
            <w:pPr>
              <w:pStyle w:val="TableText"/>
            </w:pPr>
            <w:r>
              <w:t>CR 58497</w:t>
            </w:r>
            <w:r w:rsidR="00FC143E">
              <w:t xml:space="preserve"> / CMS</w:t>
            </w:r>
            <w:r>
              <w:t>9830</w:t>
            </w:r>
          </w:p>
        </w:tc>
        <w:tc>
          <w:tcPr>
            <w:tcW w:w="1101" w:type="dxa"/>
          </w:tcPr>
          <w:p w14:paraId="1B3DECC2" w14:textId="21126293" w:rsidR="00AC0613" w:rsidRDefault="00AC0613" w:rsidP="00AC0613">
            <w:pPr>
              <w:pStyle w:val="TableText"/>
            </w:pPr>
            <w:r>
              <w:t>R2017300</w:t>
            </w:r>
          </w:p>
        </w:tc>
        <w:tc>
          <w:tcPr>
            <w:tcW w:w="3934" w:type="dxa"/>
          </w:tcPr>
          <w:p w14:paraId="31B07E35" w14:textId="595C715A" w:rsidR="00AC0613" w:rsidRDefault="00AC0613" w:rsidP="00AC0613">
            <w:pPr>
              <w:pStyle w:val="TableText"/>
            </w:pPr>
            <w:r>
              <w:t>Added MBI information, coinsurance source and percentage.</w:t>
            </w:r>
          </w:p>
        </w:tc>
      </w:tr>
      <w:tr w:rsidR="00AC0613" w:rsidRPr="00327B51" w14:paraId="04BE0C44" w14:textId="77777777" w:rsidTr="004B2EEE">
        <w:trPr>
          <w:cantSplit/>
        </w:trPr>
        <w:tc>
          <w:tcPr>
            <w:tcW w:w="1161" w:type="dxa"/>
          </w:tcPr>
          <w:p w14:paraId="55229930" w14:textId="09E94F8B" w:rsidR="00AC0613" w:rsidRDefault="00AC0613" w:rsidP="00AC0613">
            <w:pPr>
              <w:pStyle w:val="TableText"/>
            </w:pPr>
            <w:r>
              <w:t>5/04/17</w:t>
            </w:r>
          </w:p>
        </w:tc>
        <w:tc>
          <w:tcPr>
            <w:tcW w:w="1481" w:type="dxa"/>
          </w:tcPr>
          <w:p w14:paraId="2B5BB110" w14:textId="569D3BDF" w:rsidR="00AC0613" w:rsidRDefault="00AC0613" w:rsidP="00AC0613">
            <w:pPr>
              <w:pStyle w:val="TableText"/>
            </w:pPr>
            <w:r>
              <w:t>PennyStroud</w:t>
            </w:r>
          </w:p>
        </w:tc>
        <w:tc>
          <w:tcPr>
            <w:tcW w:w="1673" w:type="dxa"/>
          </w:tcPr>
          <w:p w14:paraId="77A4787E" w14:textId="690EB293" w:rsidR="00AC0613" w:rsidRDefault="00AC0613" w:rsidP="00AC0613">
            <w:pPr>
              <w:pStyle w:val="TableText"/>
            </w:pPr>
            <w:r>
              <w:t>CR59057</w:t>
            </w:r>
          </w:p>
        </w:tc>
        <w:tc>
          <w:tcPr>
            <w:tcW w:w="1101" w:type="dxa"/>
          </w:tcPr>
          <w:p w14:paraId="7BAF7720" w14:textId="73E5A610" w:rsidR="00AC0613" w:rsidRDefault="00AC0613" w:rsidP="00AC0613">
            <w:pPr>
              <w:pStyle w:val="TableText"/>
            </w:pPr>
            <w:r>
              <w:t>R2017300</w:t>
            </w:r>
          </w:p>
        </w:tc>
        <w:tc>
          <w:tcPr>
            <w:tcW w:w="3934" w:type="dxa"/>
          </w:tcPr>
          <w:p w14:paraId="157A027C" w14:textId="4C20ACE5" w:rsidR="00AC0613" w:rsidRDefault="00AC0613" w:rsidP="00AC0613">
            <w:pPr>
              <w:pStyle w:val="TableText"/>
            </w:pPr>
            <w:r>
              <w:t>Updated Submitted Beneficiary ID, ID Indicator and Processed MBI.</w:t>
            </w:r>
          </w:p>
        </w:tc>
      </w:tr>
      <w:tr w:rsidR="00AC0613" w:rsidRPr="00327B51" w14:paraId="2EE2D6A9" w14:textId="77777777" w:rsidTr="004B2EEE">
        <w:trPr>
          <w:cantSplit/>
        </w:trPr>
        <w:tc>
          <w:tcPr>
            <w:tcW w:w="1161" w:type="dxa"/>
          </w:tcPr>
          <w:p w14:paraId="36A88DF7" w14:textId="4F51DFB2" w:rsidR="00AC0613" w:rsidRDefault="00AC0613" w:rsidP="00AC0613">
            <w:pPr>
              <w:pStyle w:val="TableText"/>
            </w:pPr>
            <w:r>
              <w:t>05/08/17</w:t>
            </w:r>
          </w:p>
        </w:tc>
        <w:tc>
          <w:tcPr>
            <w:tcW w:w="1481" w:type="dxa"/>
          </w:tcPr>
          <w:p w14:paraId="7B5B0209" w14:textId="12FF8263" w:rsidR="00AC0613" w:rsidRDefault="00AC0613" w:rsidP="00AC0613">
            <w:pPr>
              <w:pStyle w:val="TableText"/>
            </w:pPr>
            <w:r>
              <w:t>Virginia Fritch</w:t>
            </w:r>
          </w:p>
        </w:tc>
        <w:tc>
          <w:tcPr>
            <w:tcW w:w="1673" w:type="dxa"/>
          </w:tcPr>
          <w:p w14:paraId="6D6A1425" w14:textId="6F39D7D2" w:rsidR="00AC0613" w:rsidRDefault="00AC0613" w:rsidP="00AC0613">
            <w:pPr>
              <w:pStyle w:val="TableText"/>
            </w:pPr>
            <w:r>
              <w:t>DU1181</w:t>
            </w:r>
          </w:p>
        </w:tc>
        <w:tc>
          <w:tcPr>
            <w:tcW w:w="1101" w:type="dxa"/>
          </w:tcPr>
          <w:p w14:paraId="1993B978" w14:textId="1919748C" w:rsidR="00AC0613" w:rsidRDefault="00AC0613" w:rsidP="00AC0613">
            <w:pPr>
              <w:pStyle w:val="TableText"/>
            </w:pPr>
            <w:r>
              <w:t>N/A</w:t>
            </w:r>
          </w:p>
        </w:tc>
        <w:tc>
          <w:tcPr>
            <w:tcW w:w="3934" w:type="dxa"/>
          </w:tcPr>
          <w:p w14:paraId="533EE4F8" w14:textId="0098F003" w:rsidR="00AC0613" w:rsidRDefault="00AC0613" w:rsidP="00AC0613">
            <w:pPr>
              <w:pStyle w:val="TableText"/>
            </w:pPr>
            <w:r>
              <w:t>Added valid values and corrected information in the header and detail CWF Override Code fields.</w:t>
            </w:r>
          </w:p>
        </w:tc>
      </w:tr>
      <w:tr w:rsidR="00AC0613" w:rsidRPr="00327B51" w14:paraId="727A5E96" w14:textId="77777777" w:rsidTr="004B2EEE">
        <w:trPr>
          <w:cantSplit/>
        </w:trPr>
        <w:tc>
          <w:tcPr>
            <w:tcW w:w="1161" w:type="dxa"/>
          </w:tcPr>
          <w:p w14:paraId="0CF00304" w14:textId="5B8B990D" w:rsidR="00AC0613" w:rsidRDefault="00AC0613" w:rsidP="00AC0613">
            <w:pPr>
              <w:pStyle w:val="TableText"/>
            </w:pPr>
            <w:r>
              <w:t>06/01/17</w:t>
            </w:r>
          </w:p>
        </w:tc>
        <w:tc>
          <w:tcPr>
            <w:tcW w:w="1481" w:type="dxa"/>
          </w:tcPr>
          <w:p w14:paraId="6EB064C0" w14:textId="157B6B9B" w:rsidR="00AC0613" w:rsidRDefault="00AC0613" w:rsidP="00AC0613">
            <w:pPr>
              <w:pStyle w:val="TableText"/>
            </w:pPr>
            <w:r>
              <w:t>Virginia Fritch</w:t>
            </w:r>
          </w:p>
        </w:tc>
        <w:tc>
          <w:tcPr>
            <w:tcW w:w="1673" w:type="dxa"/>
          </w:tcPr>
          <w:p w14:paraId="001611B7" w14:textId="3ADBD1A8" w:rsidR="00AC0613" w:rsidRDefault="00AC0613" w:rsidP="00AC0613">
            <w:pPr>
              <w:pStyle w:val="TableText"/>
            </w:pPr>
            <w:r>
              <w:t>Correction</w:t>
            </w:r>
          </w:p>
        </w:tc>
        <w:tc>
          <w:tcPr>
            <w:tcW w:w="1101" w:type="dxa"/>
          </w:tcPr>
          <w:p w14:paraId="69B2459C" w14:textId="1E06E44A" w:rsidR="00AC0613" w:rsidRDefault="00AC0613" w:rsidP="00AC0613">
            <w:pPr>
              <w:pStyle w:val="TableText"/>
            </w:pPr>
            <w:r>
              <w:t>R2017300</w:t>
            </w:r>
          </w:p>
        </w:tc>
        <w:tc>
          <w:tcPr>
            <w:tcW w:w="3934" w:type="dxa"/>
          </w:tcPr>
          <w:p w14:paraId="77257159" w14:textId="6C5E9A70" w:rsidR="00AC0613" w:rsidRDefault="00AC0613" w:rsidP="00AC0613">
            <w:pPr>
              <w:pStyle w:val="TableText"/>
            </w:pPr>
            <w:r>
              <w:t xml:space="preserve">Removed </w:t>
            </w:r>
            <w:r w:rsidRPr="005F7353">
              <w:t>Phase I</w:t>
            </w:r>
            <w:r>
              <w:t xml:space="preserve"> X </w:t>
            </w:r>
            <w:r w:rsidRPr="005F7353">
              <w:t>in the IDR Claim Detail Layout positions 680 and 681</w:t>
            </w:r>
            <w:r w:rsidR="00340018">
              <w:t>.</w:t>
            </w:r>
          </w:p>
        </w:tc>
      </w:tr>
      <w:tr w:rsidR="00AC0613" w:rsidRPr="00327B51" w14:paraId="092D7E9A" w14:textId="77777777" w:rsidTr="004B2EEE">
        <w:trPr>
          <w:cantSplit/>
        </w:trPr>
        <w:tc>
          <w:tcPr>
            <w:tcW w:w="1161" w:type="dxa"/>
          </w:tcPr>
          <w:p w14:paraId="1F877FB2" w14:textId="315E9E22" w:rsidR="00AC0613" w:rsidRDefault="00AC0613" w:rsidP="00AC0613">
            <w:pPr>
              <w:pStyle w:val="TableText"/>
            </w:pPr>
            <w:r>
              <w:t>07/14/17</w:t>
            </w:r>
          </w:p>
        </w:tc>
        <w:tc>
          <w:tcPr>
            <w:tcW w:w="1481" w:type="dxa"/>
          </w:tcPr>
          <w:p w14:paraId="2C3A95B9" w14:textId="15E53D12" w:rsidR="00AC0613" w:rsidRDefault="00AC0613" w:rsidP="00AC0613">
            <w:pPr>
              <w:pStyle w:val="TableText"/>
            </w:pPr>
            <w:r>
              <w:t>Deb Stiles</w:t>
            </w:r>
          </w:p>
        </w:tc>
        <w:tc>
          <w:tcPr>
            <w:tcW w:w="1673" w:type="dxa"/>
          </w:tcPr>
          <w:p w14:paraId="5E8EADAD" w14:textId="4320F28A" w:rsidR="00AC0613" w:rsidRDefault="00AC0613" w:rsidP="00340018">
            <w:pPr>
              <w:pStyle w:val="TableText"/>
            </w:pPr>
            <w:r>
              <w:t>CR58882</w:t>
            </w:r>
            <w:r w:rsidR="00FC143E">
              <w:t xml:space="preserve"> / CMS</w:t>
            </w:r>
            <w:r>
              <w:t>9911</w:t>
            </w:r>
          </w:p>
        </w:tc>
        <w:tc>
          <w:tcPr>
            <w:tcW w:w="1101" w:type="dxa"/>
          </w:tcPr>
          <w:p w14:paraId="22A9AD07" w14:textId="2B003BEE" w:rsidR="00AC0613" w:rsidRDefault="00AC0613" w:rsidP="00AC0613">
            <w:pPr>
              <w:pStyle w:val="TableText"/>
            </w:pPr>
            <w:r>
              <w:t>R2017400</w:t>
            </w:r>
          </w:p>
        </w:tc>
        <w:tc>
          <w:tcPr>
            <w:tcW w:w="3934" w:type="dxa"/>
          </w:tcPr>
          <w:p w14:paraId="625F9D96" w14:textId="0E5BCC76" w:rsidR="00AC0613" w:rsidRDefault="00AC0613" w:rsidP="00AC0613">
            <w:pPr>
              <w:pStyle w:val="TableText"/>
            </w:pPr>
            <w:r>
              <w:t>Added DEB Indicator (detail field 910)</w:t>
            </w:r>
            <w:r w:rsidR="00340018">
              <w:t>.</w:t>
            </w:r>
          </w:p>
        </w:tc>
      </w:tr>
      <w:tr w:rsidR="00AC0613" w:rsidRPr="00327B51" w14:paraId="77E1DFAD" w14:textId="77777777" w:rsidTr="004B2EEE">
        <w:trPr>
          <w:cantSplit/>
        </w:trPr>
        <w:tc>
          <w:tcPr>
            <w:tcW w:w="1161" w:type="dxa"/>
          </w:tcPr>
          <w:p w14:paraId="2E89183F" w14:textId="2F4EF6B8" w:rsidR="00AC0613" w:rsidRDefault="00AC0613" w:rsidP="00AC0613">
            <w:pPr>
              <w:pStyle w:val="TableText"/>
            </w:pPr>
            <w:r>
              <w:t>10/04/17</w:t>
            </w:r>
          </w:p>
        </w:tc>
        <w:tc>
          <w:tcPr>
            <w:tcW w:w="1481" w:type="dxa"/>
          </w:tcPr>
          <w:p w14:paraId="5C73F17E" w14:textId="035BC8E3" w:rsidR="00AC0613" w:rsidRDefault="00AC0613" w:rsidP="00AC0613">
            <w:pPr>
              <w:pStyle w:val="TableText"/>
            </w:pPr>
            <w:r>
              <w:t>Deb Stiles</w:t>
            </w:r>
          </w:p>
        </w:tc>
        <w:tc>
          <w:tcPr>
            <w:tcW w:w="1673" w:type="dxa"/>
          </w:tcPr>
          <w:p w14:paraId="670448FC" w14:textId="00DD9440" w:rsidR="00AC0613" w:rsidRDefault="00AC0613" w:rsidP="00340018">
            <w:pPr>
              <w:pStyle w:val="TableText"/>
            </w:pPr>
            <w:r>
              <w:t>CR59966</w:t>
            </w:r>
            <w:r w:rsidR="00FC143E">
              <w:t xml:space="preserve"> / CMS</w:t>
            </w:r>
            <w:r>
              <w:t>10188</w:t>
            </w:r>
          </w:p>
        </w:tc>
        <w:tc>
          <w:tcPr>
            <w:tcW w:w="1101" w:type="dxa"/>
          </w:tcPr>
          <w:p w14:paraId="2A70E010" w14:textId="0A80F5E7" w:rsidR="00AC0613" w:rsidRDefault="00AC0613" w:rsidP="00AC0613">
            <w:pPr>
              <w:pStyle w:val="TableText"/>
            </w:pPr>
            <w:r>
              <w:t>R2018100</w:t>
            </w:r>
          </w:p>
        </w:tc>
        <w:tc>
          <w:tcPr>
            <w:tcW w:w="3934" w:type="dxa"/>
          </w:tcPr>
          <w:p w14:paraId="47508A99" w14:textId="1066643B" w:rsidR="00AC0613" w:rsidRDefault="00AC0613" w:rsidP="00AC0613">
            <w:pPr>
              <w:pStyle w:val="TableText"/>
            </w:pPr>
            <w:r>
              <w:t>Added note to XRAY reduction fields to address when multiple reductions apply.</w:t>
            </w:r>
          </w:p>
        </w:tc>
      </w:tr>
      <w:tr w:rsidR="00AC0613" w:rsidRPr="00327B51" w14:paraId="5DB96E59" w14:textId="77777777" w:rsidTr="004B2EEE">
        <w:trPr>
          <w:cantSplit/>
        </w:trPr>
        <w:tc>
          <w:tcPr>
            <w:tcW w:w="1161" w:type="dxa"/>
          </w:tcPr>
          <w:p w14:paraId="2086C8DF" w14:textId="2DCB3216" w:rsidR="00AC0613" w:rsidRDefault="00AC0613" w:rsidP="00AC0613">
            <w:pPr>
              <w:pStyle w:val="TableText"/>
            </w:pPr>
            <w:r>
              <w:t>11/06/17</w:t>
            </w:r>
          </w:p>
        </w:tc>
        <w:tc>
          <w:tcPr>
            <w:tcW w:w="1481" w:type="dxa"/>
          </w:tcPr>
          <w:p w14:paraId="6DD4DE63" w14:textId="674D4317" w:rsidR="00AC0613" w:rsidRDefault="00AC0613" w:rsidP="00AC0613">
            <w:pPr>
              <w:pStyle w:val="TableText"/>
            </w:pPr>
            <w:r>
              <w:t>Virginia Fritch</w:t>
            </w:r>
          </w:p>
        </w:tc>
        <w:tc>
          <w:tcPr>
            <w:tcW w:w="1673" w:type="dxa"/>
          </w:tcPr>
          <w:p w14:paraId="1A6471D4" w14:textId="1A13C60A" w:rsidR="00AC0613" w:rsidRDefault="00AC0613" w:rsidP="00AC0613">
            <w:pPr>
              <w:pStyle w:val="TableText"/>
            </w:pPr>
            <w:r>
              <w:t>DU1208</w:t>
            </w:r>
          </w:p>
        </w:tc>
        <w:tc>
          <w:tcPr>
            <w:tcW w:w="1101" w:type="dxa"/>
          </w:tcPr>
          <w:p w14:paraId="1A6FA138" w14:textId="03A12AB4" w:rsidR="00AC0613" w:rsidRDefault="00AC0613" w:rsidP="00AC0613">
            <w:pPr>
              <w:pStyle w:val="TableText"/>
            </w:pPr>
            <w:r>
              <w:t>N/A</w:t>
            </w:r>
          </w:p>
        </w:tc>
        <w:tc>
          <w:tcPr>
            <w:tcW w:w="3934" w:type="dxa"/>
          </w:tcPr>
          <w:p w14:paraId="47889498" w14:textId="58EFF04A" w:rsidR="00AC0613" w:rsidRDefault="00AC0613" w:rsidP="00AC0613">
            <w:pPr>
              <w:pStyle w:val="TableText"/>
            </w:pPr>
            <w:r>
              <w:t>Added valid values of P and Blank to field 746 Clean Dirty Indicator.</w:t>
            </w:r>
          </w:p>
        </w:tc>
      </w:tr>
      <w:tr w:rsidR="00AC0613" w:rsidRPr="00327B51" w14:paraId="1C0F0CAC" w14:textId="77777777" w:rsidTr="004B2EEE">
        <w:trPr>
          <w:cantSplit/>
        </w:trPr>
        <w:tc>
          <w:tcPr>
            <w:tcW w:w="1161" w:type="dxa"/>
          </w:tcPr>
          <w:p w14:paraId="7135FEDB" w14:textId="0865D12B" w:rsidR="00AC0613" w:rsidRDefault="00AC0613" w:rsidP="00AC0613">
            <w:pPr>
              <w:pStyle w:val="TableText"/>
            </w:pPr>
            <w:r>
              <w:t>11/09/17</w:t>
            </w:r>
          </w:p>
        </w:tc>
        <w:tc>
          <w:tcPr>
            <w:tcW w:w="1481" w:type="dxa"/>
          </w:tcPr>
          <w:p w14:paraId="3F7F1D28" w14:textId="45161851" w:rsidR="00AC0613" w:rsidRDefault="00AC0613" w:rsidP="00AC0613">
            <w:pPr>
              <w:pStyle w:val="TableText"/>
            </w:pPr>
            <w:r>
              <w:t>Virginia Fritch</w:t>
            </w:r>
          </w:p>
        </w:tc>
        <w:tc>
          <w:tcPr>
            <w:tcW w:w="1673" w:type="dxa"/>
          </w:tcPr>
          <w:p w14:paraId="0A8E5C47" w14:textId="7BAFB004" w:rsidR="00AC0613" w:rsidRDefault="00AC0613" w:rsidP="00AC0613">
            <w:pPr>
              <w:pStyle w:val="TableText"/>
            </w:pPr>
            <w:r>
              <w:t>QCN 171106005</w:t>
            </w:r>
          </w:p>
        </w:tc>
        <w:tc>
          <w:tcPr>
            <w:tcW w:w="1101" w:type="dxa"/>
          </w:tcPr>
          <w:p w14:paraId="1276D3FB" w14:textId="1E008C6E" w:rsidR="00AC0613" w:rsidRDefault="00AC0613" w:rsidP="00AC0613">
            <w:pPr>
              <w:pStyle w:val="TableText"/>
            </w:pPr>
            <w:r>
              <w:t>N/A</w:t>
            </w:r>
          </w:p>
        </w:tc>
        <w:tc>
          <w:tcPr>
            <w:tcW w:w="3934" w:type="dxa"/>
          </w:tcPr>
          <w:p w14:paraId="73AF02E5" w14:textId="16181EEC" w:rsidR="00AC0613" w:rsidRDefault="00AC0613" w:rsidP="00AC0613">
            <w:pPr>
              <w:pStyle w:val="TableText"/>
            </w:pPr>
            <w:r>
              <w:t>Added detail to the description of the Submitted Bene Identifier Indicator.</w:t>
            </w:r>
          </w:p>
        </w:tc>
      </w:tr>
      <w:tr w:rsidR="00AC0613" w:rsidRPr="00327B51" w14:paraId="4C44CAEB" w14:textId="77777777" w:rsidTr="004B2EEE">
        <w:trPr>
          <w:cantSplit/>
        </w:trPr>
        <w:tc>
          <w:tcPr>
            <w:tcW w:w="1161" w:type="dxa"/>
          </w:tcPr>
          <w:p w14:paraId="0FBA4E58" w14:textId="06297995" w:rsidR="00AC0613" w:rsidRDefault="00AC0613" w:rsidP="00AC0613">
            <w:pPr>
              <w:pStyle w:val="TableText"/>
            </w:pPr>
            <w:r>
              <w:t>12/19/17</w:t>
            </w:r>
          </w:p>
        </w:tc>
        <w:tc>
          <w:tcPr>
            <w:tcW w:w="1481" w:type="dxa"/>
          </w:tcPr>
          <w:p w14:paraId="795C4D99" w14:textId="002A054D" w:rsidR="00AC0613" w:rsidRDefault="00AC0613" w:rsidP="00AC0613">
            <w:pPr>
              <w:pStyle w:val="TableText"/>
            </w:pPr>
            <w:r>
              <w:t>Cindy Chancellor</w:t>
            </w:r>
          </w:p>
        </w:tc>
        <w:tc>
          <w:tcPr>
            <w:tcW w:w="1673" w:type="dxa"/>
          </w:tcPr>
          <w:p w14:paraId="6519D94C" w14:textId="66ED87BE" w:rsidR="00AC0613" w:rsidRDefault="00AC0613" w:rsidP="007B5618">
            <w:pPr>
              <w:pStyle w:val="TableText"/>
            </w:pPr>
            <w:r>
              <w:t>CR59517</w:t>
            </w:r>
            <w:r w:rsidR="00FC143E">
              <w:t xml:space="preserve"> / CMS</w:t>
            </w:r>
            <w:r>
              <w:t>10074</w:t>
            </w:r>
          </w:p>
        </w:tc>
        <w:tc>
          <w:tcPr>
            <w:tcW w:w="1101" w:type="dxa"/>
          </w:tcPr>
          <w:p w14:paraId="2BB2160C" w14:textId="6CD74CE4" w:rsidR="00AC0613" w:rsidRDefault="00AC0613" w:rsidP="00AC0613">
            <w:pPr>
              <w:pStyle w:val="TableText"/>
            </w:pPr>
            <w:r>
              <w:t>R2018200</w:t>
            </w:r>
          </w:p>
        </w:tc>
        <w:tc>
          <w:tcPr>
            <w:tcW w:w="3934" w:type="dxa"/>
          </w:tcPr>
          <w:p w14:paraId="6A04913D" w14:textId="07E1E595" w:rsidR="00AC0613" w:rsidRDefault="00AC0613" w:rsidP="007B5618">
            <w:pPr>
              <w:pStyle w:val="TableText"/>
            </w:pPr>
            <w:r>
              <w:t>Added new MDPP Coach NPI field. Detail fields 2090</w:t>
            </w:r>
            <w:r w:rsidR="007B5618">
              <w:t xml:space="preserve"> – </w:t>
            </w:r>
            <w:r>
              <w:t>2108.</w:t>
            </w:r>
          </w:p>
        </w:tc>
      </w:tr>
      <w:tr w:rsidR="00AC0613" w:rsidRPr="00327B51" w14:paraId="1BA1EA5D" w14:textId="77777777" w:rsidTr="004B2EEE">
        <w:trPr>
          <w:cantSplit/>
        </w:trPr>
        <w:tc>
          <w:tcPr>
            <w:tcW w:w="1161" w:type="dxa"/>
          </w:tcPr>
          <w:p w14:paraId="11AC793E" w14:textId="2DA8AC15" w:rsidR="00AC0613" w:rsidRDefault="00AC0613" w:rsidP="00AC0613">
            <w:pPr>
              <w:pStyle w:val="TableText"/>
            </w:pPr>
            <w:r>
              <w:t>12/19/17</w:t>
            </w:r>
          </w:p>
        </w:tc>
        <w:tc>
          <w:tcPr>
            <w:tcW w:w="1481" w:type="dxa"/>
          </w:tcPr>
          <w:p w14:paraId="20B3ED3B" w14:textId="3ADE613E" w:rsidR="00AC0613" w:rsidRDefault="00AC0613" w:rsidP="00AC0613">
            <w:pPr>
              <w:pStyle w:val="TableText"/>
            </w:pPr>
            <w:r>
              <w:t>Cindy Chancellor</w:t>
            </w:r>
          </w:p>
        </w:tc>
        <w:tc>
          <w:tcPr>
            <w:tcW w:w="1673" w:type="dxa"/>
          </w:tcPr>
          <w:p w14:paraId="31A0C2A2" w14:textId="1966AE3B" w:rsidR="00AC0613" w:rsidRDefault="00AC0613" w:rsidP="007B5618">
            <w:pPr>
              <w:pStyle w:val="TableText"/>
            </w:pPr>
            <w:r w:rsidRPr="00AA2AEA">
              <w:t>CR 60535</w:t>
            </w:r>
            <w:r w:rsidR="00FC143E">
              <w:t xml:space="preserve"> / </w:t>
            </w:r>
            <w:r w:rsidR="004B2EEE">
              <w:br/>
            </w:r>
            <w:r w:rsidR="00FC143E">
              <w:t>CMS</w:t>
            </w:r>
            <w:r w:rsidRPr="00AA2AEA">
              <w:t xml:space="preserve"> CR 10325</w:t>
            </w:r>
          </w:p>
        </w:tc>
        <w:tc>
          <w:tcPr>
            <w:tcW w:w="1101" w:type="dxa"/>
          </w:tcPr>
          <w:p w14:paraId="7F577E4A" w14:textId="01EE505D" w:rsidR="00AC0613" w:rsidRDefault="00AC0613" w:rsidP="00AC0613">
            <w:pPr>
              <w:pStyle w:val="TableText"/>
            </w:pPr>
            <w:r>
              <w:t>R2018200</w:t>
            </w:r>
          </w:p>
        </w:tc>
        <w:tc>
          <w:tcPr>
            <w:tcW w:w="3934" w:type="dxa"/>
          </w:tcPr>
          <w:p w14:paraId="5A94DAFC" w14:textId="15C2127E" w:rsidR="00AC0613" w:rsidRDefault="00AC0613" w:rsidP="007B5618">
            <w:pPr>
              <w:pStyle w:val="TableText"/>
            </w:pPr>
            <w:r>
              <w:t>Added a note to Claim HIC Header field, number 26</w:t>
            </w:r>
            <w:r w:rsidR="007B5618">
              <w:t xml:space="preserve"> – </w:t>
            </w:r>
            <w:r>
              <w:t>37.</w:t>
            </w:r>
          </w:p>
        </w:tc>
      </w:tr>
      <w:tr w:rsidR="00AC0613" w:rsidRPr="00327B51" w14:paraId="1160EAFE" w14:textId="77777777" w:rsidTr="004B2EEE">
        <w:trPr>
          <w:cantSplit/>
        </w:trPr>
        <w:tc>
          <w:tcPr>
            <w:tcW w:w="1161" w:type="dxa"/>
          </w:tcPr>
          <w:p w14:paraId="314C1A41" w14:textId="4E23C599" w:rsidR="00AC0613" w:rsidRDefault="00AC0613" w:rsidP="00AC0613">
            <w:pPr>
              <w:pStyle w:val="TableText"/>
            </w:pPr>
            <w:r>
              <w:t>01/10/18</w:t>
            </w:r>
          </w:p>
        </w:tc>
        <w:tc>
          <w:tcPr>
            <w:tcW w:w="1481" w:type="dxa"/>
          </w:tcPr>
          <w:p w14:paraId="4F9803AF" w14:textId="4D6068AE" w:rsidR="00AC0613" w:rsidRDefault="00AC0613" w:rsidP="00AC0613">
            <w:pPr>
              <w:pStyle w:val="TableText"/>
            </w:pPr>
            <w:r>
              <w:t>Cindy Chancellor</w:t>
            </w:r>
          </w:p>
        </w:tc>
        <w:tc>
          <w:tcPr>
            <w:tcW w:w="1673" w:type="dxa"/>
          </w:tcPr>
          <w:p w14:paraId="15D222C6" w14:textId="700C4256" w:rsidR="00AC0613" w:rsidRPr="00AA2AEA" w:rsidRDefault="00AC0613" w:rsidP="007B5618">
            <w:pPr>
              <w:pStyle w:val="TableText"/>
            </w:pPr>
            <w:r>
              <w:t>CR60428</w:t>
            </w:r>
            <w:r w:rsidR="00FC143E">
              <w:t xml:space="preserve"> / </w:t>
            </w:r>
            <w:r w:rsidR="004B2EEE">
              <w:br/>
            </w:r>
            <w:r w:rsidR="00FC143E">
              <w:t>CMS</w:t>
            </w:r>
            <w:r>
              <w:t xml:space="preserve"> CR 10288</w:t>
            </w:r>
          </w:p>
        </w:tc>
        <w:tc>
          <w:tcPr>
            <w:tcW w:w="1101" w:type="dxa"/>
          </w:tcPr>
          <w:p w14:paraId="398CC35F" w14:textId="460577F2" w:rsidR="00AC0613" w:rsidRDefault="00AC0613" w:rsidP="00AC0613">
            <w:pPr>
              <w:pStyle w:val="TableText"/>
            </w:pPr>
            <w:r>
              <w:t>R2018200</w:t>
            </w:r>
          </w:p>
        </w:tc>
        <w:tc>
          <w:tcPr>
            <w:tcW w:w="3934" w:type="dxa"/>
          </w:tcPr>
          <w:p w14:paraId="682FEB40" w14:textId="5AD751B5" w:rsidR="00AC0613" w:rsidRDefault="00AC0613" w:rsidP="00AC0613">
            <w:pPr>
              <w:pStyle w:val="TableText"/>
            </w:pPr>
            <w:r>
              <w:t>Added CMS Tracking indicator in Header, number 5099-5108.</w:t>
            </w:r>
          </w:p>
        </w:tc>
      </w:tr>
      <w:tr w:rsidR="00AC0613" w:rsidRPr="00327B51" w14:paraId="17C1F851" w14:textId="77777777" w:rsidTr="004B2EEE">
        <w:trPr>
          <w:cantSplit/>
        </w:trPr>
        <w:tc>
          <w:tcPr>
            <w:tcW w:w="1161" w:type="dxa"/>
          </w:tcPr>
          <w:p w14:paraId="399DF493" w14:textId="075FF054" w:rsidR="00AC0613" w:rsidRDefault="00AC0613" w:rsidP="00AC0613">
            <w:pPr>
              <w:pStyle w:val="TableText"/>
            </w:pPr>
            <w:r>
              <w:t>04/23/18</w:t>
            </w:r>
          </w:p>
        </w:tc>
        <w:tc>
          <w:tcPr>
            <w:tcW w:w="1481" w:type="dxa"/>
          </w:tcPr>
          <w:p w14:paraId="7BBC8576" w14:textId="06938323" w:rsidR="00AC0613" w:rsidRDefault="00AC0613" w:rsidP="00AC0613">
            <w:pPr>
              <w:pStyle w:val="TableText"/>
            </w:pPr>
            <w:r>
              <w:t>Sonna Guerriero</w:t>
            </w:r>
          </w:p>
        </w:tc>
        <w:tc>
          <w:tcPr>
            <w:tcW w:w="1673" w:type="dxa"/>
          </w:tcPr>
          <w:p w14:paraId="0A590CD0" w14:textId="641A872A" w:rsidR="00AC0613" w:rsidRDefault="00AC0613" w:rsidP="00AC0613">
            <w:pPr>
              <w:pStyle w:val="TableText"/>
            </w:pPr>
            <w:r>
              <w:t>CR61181</w:t>
            </w:r>
          </w:p>
        </w:tc>
        <w:tc>
          <w:tcPr>
            <w:tcW w:w="1101" w:type="dxa"/>
          </w:tcPr>
          <w:p w14:paraId="154D2E4E" w14:textId="68C051F6" w:rsidR="00AC0613" w:rsidRDefault="00AC0613" w:rsidP="00AC0613">
            <w:pPr>
              <w:pStyle w:val="TableText"/>
            </w:pPr>
            <w:r>
              <w:t>R2018300</w:t>
            </w:r>
          </w:p>
        </w:tc>
        <w:tc>
          <w:tcPr>
            <w:tcW w:w="3934" w:type="dxa"/>
          </w:tcPr>
          <w:p w14:paraId="3515464D" w14:textId="77777777" w:rsidR="00AC0613" w:rsidRDefault="00AC0613" w:rsidP="00AC0613">
            <w:pPr>
              <w:pStyle w:val="TableText"/>
            </w:pPr>
            <w:r>
              <w:t>Added Claim Patient Resp in the header, (2051-2061)</w:t>
            </w:r>
          </w:p>
          <w:p w14:paraId="4CF6164A" w14:textId="2974CA68" w:rsidR="00AC0613" w:rsidRDefault="00AC0613" w:rsidP="007B5618">
            <w:pPr>
              <w:pStyle w:val="TableText"/>
            </w:pPr>
            <w:r>
              <w:t>Added Coinsurance (2109</w:t>
            </w:r>
            <w:r w:rsidR="007B5618">
              <w:t xml:space="preserve"> – </w:t>
            </w:r>
            <w:r>
              <w:t>2119), Deductible (2120</w:t>
            </w:r>
            <w:r w:rsidR="007B5618">
              <w:t xml:space="preserve"> – </w:t>
            </w:r>
            <w:r>
              <w:t>2130), Other Patient (2131</w:t>
            </w:r>
            <w:r w:rsidR="007B5618">
              <w:t xml:space="preserve"> – </w:t>
            </w:r>
            <w:r>
              <w:t>2141) and Total Detail paient Responiblity (2142</w:t>
            </w:r>
            <w:r w:rsidR="007B5618">
              <w:t xml:space="preserve"> – </w:t>
            </w:r>
            <w:r>
              <w:t>5152).</w:t>
            </w:r>
          </w:p>
        </w:tc>
      </w:tr>
      <w:tr w:rsidR="00AC0613" w:rsidRPr="00327B51" w14:paraId="65C4624B" w14:textId="77777777" w:rsidTr="004B2EEE">
        <w:trPr>
          <w:cantSplit/>
        </w:trPr>
        <w:tc>
          <w:tcPr>
            <w:tcW w:w="1161" w:type="dxa"/>
          </w:tcPr>
          <w:p w14:paraId="3B34D8C4" w14:textId="39FBCEFB" w:rsidR="00AC0613" w:rsidRDefault="00AC0613" w:rsidP="00AC0613">
            <w:pPr>
              <w:pStyle w:val="TableText"/>
            </w:pPr>
            <w:r>
              <w:t>06/28/18</w:t>
            </w:r>
          </w:p>
        </w:tc>
        <w:tc>
          <w:tcPr>
            <w:tcW w:w="1481" w:type="dxa"/>
          </w:tcPr>
          <w:p w14:paraId="756CAFC4" w14:textId="7BB028D2" w:rsidR="00AC0613" w:rsidRDefault="00AC0613" w:rsidP="00340018">
            <w:pPr>
              <w:pStyle w:val="TableText"/>
            </w:pPr>
            <w:r>
              <w:t>Virginia Fritch</w:t>
            </w:r>
          </w:p>
        </w:tc>
        <w:tc>
          <w:tcPr>
            <w:tcW w:w="1673" w:type="dxa"/>
          </w:tcPr>
          <w:p w14:paraId="659FE6DD" w14:textId="1B58DF86" w:rsidR="00AC0613" w:rsidRDefault="00AC0613" w:rsidP="00AC0613">
            <w:pPr>
              <w:pStyle w:val="TableText"/>
            </w:pPr>
            <w:r>
              <w:t>DU1230</w:t>
            </w:r>
          </w:p>
        </w:tc>
        <w:tc>
          <w:tcPr>
            <w:tcW w:w="1101" w:type="dxa"/>
          </w:tcPr>
          <w:p w14:paraId="4268A572" w14:textId="3B83E1EF" w:rsidR="00AC0613" w:rsidRDefault="00AC0613" w:rsidP="00AC0613">
            <w:pPr>
              <w:pStyle w:val="TableText"/>
            </w:pPr>
            <w:r>
              <w:t>N/A</w:t>
            </w:r>
          </w:p>
        </w:tc>
        <w:tc>
          <w:tcPr>
            <w:tcW w:w="3934" w:type="dxa"/>
          </w:tcPr>
          <w:p w14:paraId="439FD53D" w14:textId="4D7F67E3" w:rsidR="00AC0613" w:rsidRDefault="00AC0613" w:rsidP="00AC0613">
            <w:pPr>
              <w:pStyle w:val="TableText"/>
            </w:pPr>
            <w:r>
              <w:t>Added note to 902-911 about how the UPIN and Referring indicator are mapped.</w:t>
            </w:r>
          </w:p>
        </w:tc>
      </w:tr>
      <w:tr w:rsidR="00AC0613" w:rsidRPr="00327B51" w14:paraId="4E9544AC" w14:textId="77777777" w:rsidTr="004B2EEE">
        <w:trPr>
          <w:cantSplit/>
        </w:trPr>
        <w:tc>
          <w:tcPr>
            <w:tcW w:w="1161" w:type="dxa"/>
          </w:tcPr>
          <w:p w14:paraId="060E8864" w14:textId="4F785E37" w:rsidR="00AC0613" w:rsidRDefault="00AC0613" w:rsidP="00AC0613">
            <w:pPr>
              <w:pStyle w:val="TableText"/>
            </w:pPr>
            <w:r>
              <w:t>08/02/18</w:t>
            </w:r>
          </w:p>
        </w:tc>
        <w:tc>
          <w:tcPr>
            <w:tcW w:w="1481" w:type="dxa"/>
          </w:tcPr>
          <w:p w14:paraId="76930AFD" w14:textId="57C334C1" w:rsidR="00AC0613" w:rsidRDefault="00AC0613" w:rsidP="00AC0613">
            <w:pPr>
              <w:pStyle w:val="TableText"/>
            </w:pPr>
            <w:r>
              <w:t>Sonna Guerriero</w:t>
            </w:r>
          </w:p>
        </w:tc>
        <w:tc>
          <w:tcPr>
            <w:tcW w:w="1673" w:type="dxa"/>
          </w:tcPr>
          <w:p w14:paraId="021981A0" w14:textId="45BF439D" w:rsidR="00AC0613" w:rsidRDefault="00AC0613" w:rsidP="007B5618">
            <w:pPr>
              <w:pStyle w:val="TableText"/>
            </w:pPr>
            <w:r>
              <w:t>CR60491</w:t>
            </w:r>
            <w:r w:rsidR="00FC143E">
              <w:t xml:space="preserve"> / </w:t>
            </w:r>
            <w:r w:rsidR="004B2EEE">
              <w:br/>
            </w:r>
            <w:r w:rsidR="00FC143E">
              <w:t>CMS</w:t>
            </w:r>
            <w:r>
              <w:t xml:space="preserve"> CR 10314</w:t>
            </w:r>
          </w:p>
        </w:tc>
        <w:tc>
          <w:tcPr>
            <w:tcW w:w="1101" w:type="dxa"/>
          </w:tcPr>
          <w:p w14:paraId="278E9864" w14:textId="7D2A13FC" w:rsidR="00AC0613" w:rsidRDefault="00AC0613" w:rsidP="00AC0613">
            <w:pPr>
              <w:pStyle w:val="TableText"/>
            </w:pPr>
            <w:r>
              <w:t>R2018400</w:t>
            </w:r>
          </w:p>
        </w:tc>
        <w:tc>
          <w:tcPr>
            <w:tcW w:w="3934" w:type="dxa"/>
          </w:tcPr>
          <w:p w14:paraId="2478EFD3" w14:textId="19B2A4CB" w:rsidR="00AC0613" w:rsidRDefault="00AC0613" w:rsidP="007B5618">
            <w:pPr>
              <w:pStyle w:val="TableText"/>
            </w:pPr>
            <w:r>
              <w:t xml:space="preserve">Added Flag 6 </w:t>
            </w:r>
            <w:r w:rsidR="007B5618">
              <w:t>–</w:t>
            </w:r>
            <w:r>
              <w:t xml:space="preserve"> </w:t>
            </w:r>
            <w:r w:rsidRPr="00C950CC">
              <w:t>Telehealth ECSO Comprehensive ESRD Care Claims</w:t>
            </w:r>
            <w:r>
              <w:t xml:space="preserve"> to NG ACO Flags.</w:t>
            </w:r>
          </w:p>
        </w:tc>
      </w:tr>
      <w:tr w:rsidR="00AC0613" w:rsidRPr="00327B51" w14:paraId="37C35393" w14:textId="77777777" w:rsidTr="004B2EEE">
        <w:trPr>
          <w:cantSplit/>
        </w:trPr>
        <w:tc>
          <w:tcPr>
            <w:tcW w:w="1161" w:type="dxa"/>
          </w:tcPr>
          <w:p w14:paraId="1230D19A" w14:textId="5B6A0744" w:rsidR="00AC0613" w:rsidRDefault="00AC0613" w:rsidP="00AC0613">
            <w:pPr>
              <w:pStyle w:val="TableText"/>
            </w:pPr>
            <w:r>
              <w:t>10/18/18</w:t>
            </w:r>
          </w:p>
        </w:tc>
        <w:tc>
          <w:tcPr>
            <w:tcW w:w="1481" w:type="dxa"/>
          </w:tcPr>
          <w:p w14:paraId="75E5AA61" w14:textId="0DA5A5E1" w:rsidR="00AC0613" w:rsidRDefault="00AC0613" w:rsidP="00AC0613">
            <w:pPr>
              <w:pStyle w:val="TableText"/>
            </w:pPr>
            <w:r>
              <w:t>Lynette Leslie</w:t>
            </w:r>
          </w:p>
        </w:tc>
        <w:tc>
          <w:tcPr>
            <w:tcW w:w="1673" w:type="dxa"/>
          </w:tcPr>
          <w:p w14:paraId="06C6363D" w14:textId="3840CDB7" w:rsidR="00AC0613" w:rsidRDefault="00AC0613" w:rsidP="007B5618">
            <w:pPr>
              <w:pStyle w:val="TableText"/>
            </w:pPr>
            <w:r>
              <w:t>CR62205</w:t>
            </w:r>
            <w:r w:rsidR="00FC143E">
              <w:t xml:space="preserve"> / </w:t>
            </w:r>
            <w:r w:rsidR="004B2EEE">
              <w:br/>
            </w:r>
            <w:r w:rsidR="00FC143E">
              <w:t>CMS</w:t>
            </w:r>
            <w:r>
              <w:t xml:space="preserve"> 10824</w:t>
            </w:r>
          </w:p>
        </w:tc>
        <w:tc>
          <w:tcPr>
            <w:tcW w:w="1101" w:type="dxa"/>
          </w:tcPr>
          <w:p w14:paraId="7D1B8452" w14:textId="7DE9C22C" w:rsidR="00AC0613" w:rsidRDefault="00AC0613" w:rsidP="00AC0613">
            <w:pPr>
              <w:pStyle w:val="TableText"/>
            </w:pPr>
            <w:r>
              <w:t>R2019100</w:t>
            </w:r>
          </w:p>
        </w:tc>
        <w:tc>
          <w:tcPr>
            <w:tcW w:w="3934" w:type="dxa"/>
          </w:tcPr>
          <w:p w14:paraId="23B0268A" w14:textId="0BCB0B86" w:rsidR="00AC0613" w:rsidRDefault="00AC0613" w:rsidP="00AC0613">
            <w:pPr>
              <w:pStyle w:val="TableText"/>
            </w:pPr>
            <w:r>
              <w:t>Added NG ACO home visits flag 7.</w:t>
            </w:r>
          </w:p>
        </w:tc>
      </w:tr>
      <w:tr w:rsidR="00AC0613" w:rsidRPr="00327B51" w14:paraId="5FCD10EF" w14:textId="77777777" w:rsidTr="004B2EEE">
        <w:trPr>
          <w:cantSplit/>
        </w:trPr>
        <w:tc>
          <w:tcPr>
            <w:tcW w:w="1161" w:type="dxa"/>
          </w:tcPr>
          <w:p w14:paraId="4AF48700" w14:textId="590F811B" w:rsidR="00AC0613" w:rsidRDefault="00AC0613" w:rsidP="00AC0613">
            <w:pPr>
              <w:pStyle w:val="TableText"/>
            </w:pPr>
            <w:r>
              <w:t>10/18/18</w:t>
            </w:r>
          </w:p>
        </w:tc>
        <w:tc>
          <w:tcPr>
            <w:tcW w:w="1481" w:type="dxa"/>
          </w:tcPr>
          <w:p w14:paraId="21EBDD80" w14:textId="42D8D24F" w:rsidR="00AC0613" w:rsidRDefault="00AC0613" w:rsidP="00AC0613">
            <w:pPr>
              <w:pStyle w:val="TableText"/>
            </w:pPr>
            <w:r>
              <w:t>Jennifer Croftcheck</w:t>
            </w:r>
          </w:p>
        </w:tc>
        <w:tc>
          <w:tcPr>
            <w:tcW w:w="1673" w:type="dxa"/>
          </w:tcPr>
          <w:p w14:paraId="1308F0F3" w14:textId="45AE1C6E" w:rsidR="00AC0613" w:rsidRDefault="00AC0613" w:rsidP="00AC0613">
            <w:pPr>
              <w:pStyle w:val="TableText"/>
            </w:pPr>
            <w:r>
              <w:t>CR 61743</w:t>
            </w:r>
            <w:r w:rsidR="00FC143E">
              <w:t xml:space="preserve"> / </w:t>
            </w:r>
            <w:r w:rsidR="004B2EEE">
              <w:br/>
            </w:r>
            <w:r w:rsidR="00FC143E">
              <w:t>CMS</w:t>
            </w:r>
            <w:r>
              <w:t xml:space="preserve"> 10645</w:t>
            </w:r>
          </w:p>
          <w:p w14:paraId="709D2A73" w14:textId="524D176C" w:rsidR="00AC0613" w:rsidRDefault="00AC0613" w:rsidP="007B5618">
            <w:pPr>
              <w:pStyle w:val="TableText"/>
            </w:pPr>
            <w:r>
              <w:t>CR 61540</w:t>
            </w:r>
            <w:r w:rsidR="00FC143E">
              <w:t xml:space="preserve"> / CMS</w:t>
            </w:r>
            <w:r>
              <w:t xml:space="preserve"> 10577</w:t>
            </w:r>
          </w:p>
        </w:tc>
        <w:tc>
          <w:tcPr>
            <w:tcW w:w="1101" w:type="dxa"/>
          </w:tcPr>
          <w:p w14:paraId="58726B65" w14:textId="649A3338" w:rsidR="00AC0613" w:rsidRDefault="00AC0613" w:rsidP="00AC0613">
            <w:pPr>
              <w:pStyle w:val="TableText"/>
            </w:pPr>
            <w:r>
              <w:t>R2019100</w:t>
            </w:r>
          </w:p>
        </w:tc>
        <w:tc>
          <w:tcPr>
            <w:tcW w:w="3934" w:type="dxa"/>
          </w:tcPr>
          <w:p w14:paraId="0AABD658" w14:textId="5B8A3D2D" w:rsidR="00AC0613" w:rsidRDefault="00AC0613" w:rsidP="00AC0613">
            <w:pPr>
              <w:pStyle w:val="TableText"/>
            </w:pPr>
            <w:r>
              <w:t>Added new MIPS data elements (2153</w:t>
            </w:r>
            <w:r w:rsidR="007B5618">
              <w:t xml:space="preserve"> – </w:t>
            </w:r>
            <w:r>
              <w:t>2164). Added MIPS to Other Amts Applied fields. Corrected various typos.</w:t>
            </w:r>
          </w:p>
          <w:p w14:paraId="388EF801" w14:textId="7D4AB021" w:rsidR="00AC0613" w:rsidRDefault="00AC0613" w:rsidP="00AC0613">
            <w:pPr>
              <w:pStyle w:val="TableText"/>
            </w:pPr>
            <w:r>
              <w:t>Added O for</w:t>
            </w:r>
            <w:r w:rsidRPr="00DE038D">
              <w:t xml:space="preserve"> OCM Recoupment Adjustment</w:t>
            </w:r>
            <w:r>
              <w:t xml:space="preserve"> to Field 1725 for CR61450 CMS10577.</w:t>
            </w:r>
          </w:p>
        </w:tc>
      </w:tr>
      <w:tr w:rsidR="00AC0613" w:rsidRPr="00327B51" w14:paraId="09C759F7" w14:textId="77777777" w:rsidTr="004B2EEE">
        <w:trPr>
          <w:cantSplit/>
        </w:trPr>
        <w:tc>
          <w:tcPr>
            <w:tcW w:w="1161" w:type="dxa"/>
          </w:tcPr>
          <w:p w14:paraId="0CA83965" w14:textId="3FD31D24" w:rsidR="00AC0613" w:rsidRDefault="00AC0613" w:rsidP="00AC0613">
            <w:pPr>
              <w:pStyle w:val="TableText"/>
            </w:pPr>
            <w:r>
              <w:t>11/06/18</w:t>
            </w:r>
          </w:p>
        </w:tc>
        <w:tc>
          <w:tcPr>
            <w:tcW w:w="1481" w:type="dxa"/>
          </w:tcPr>
          <w:p w14:paraId="2CAE8480" w14:textId="2111C1B3" w:rsidR="00AC0613" w:rsidRDefault="00AC0613" w:rsidP="00AC0613">
            <w:pPr>
              <w:pStyle w:val="TableText"/>
            </w:pPr>
            <w:r>
              <w:t>Cindy Chancellor</w:t>
            </w:r>
          </w:p>
        </w:tc>
        <w:tc>
          <w:tcPr>
            <w:tcW w:w="1673" w:type="dxa"/>
          </w:tcPr>
          <w:p w14:paraId="3E1DEDCE" w14:textId="64A14C77" w:rsidR="00AC0613" w:rsidRDefault="00AC0613" w:rsidP="00AC0613">
            <w:pPr>
              <w:pStyle w:val="TableText"/>
            </w:pPr>
            <w:r>
              <w:t>CR59912</w:t>
            </w:r>
            <w:r w:rsidR="007B5618">
              <w:t>/</w:t>
            </w:r>
            <w:r>
              <w:br/>
              <w:t>CMS CR10174</w:t>
            </w:r>
          </w:p>
        </w:tc>
        <w:tc>
          <w:tcPr>
            <w:tcW w:w="1101" w:type="dxa"/>
          </w:tcPr>
          <w:p w14:paraId="1D38C05E" w14:textId="6BE3AE75" w:rsidR="00AC0613" w:rsidRDefault="00AC0613" w:rsidP="00AC0613">
            <w:pPr>
              <w:pStyle w:val="TableText"/>
            </w:pPr>
            <w:r>
              <w:t>R2019100</w:t>
            </w:r>
          </w:p>
        </w:tc>
        <w:tc>
          <w:tcPr>
            <w:tcW w:w="3934" w:type="dxa"/>
          </w:tcPr>
          <w:p w14:paraId="2538A965" w14:textId="5634D940" w:rsidR="00AC0613" w:rsidRDefault="00AC0613" w:rsidP="007B5618">
            <w:pPr>
              <w:pStyle w:val="TableText"/>
            </w:pPr>
            <w:r>
              <w:t xml:space="preserve">Added new MPC data elements in fields 2165 </w:t>
            </w:r>
            <w:r w:rsidR="007B5618">
              <w:t>–</w:t>
            </w:r>
            <w:r>
              <w:t>2174 for phases II and III. Added Type U to Other Amounts applied sections.</w:t>
            </w:r>
          </w:p>
        </w:tc>
      </w:tr>
      <w:tr w:rsidR="00AC0613" w:rsidRPr="00327B51" w14:paraId="2412EBCE" w14:textId="77777777" w:rsidTr="004B2EEE">
        <w:trPr>
          <w:cantSplit/>
        </w:trPr>
        <w:tc>
          <w:tcPr>
            <w:tcW w:w="1161" w:type="dxa"/>
          </w:tcPr>
          <w:p w14:paraId="64FC7D55" w14:textId="04ECF1EA" w:rsidR="00AC0613" w:rsidRDefault="00AC0613" w:rsidP="00AC0613">
            <w:pPr>
              <w:pStyle w:val="TableText"/>
            </w:pPr>
            <w:r>
              <w:t>12/20/18</w:t>
            </w:r>
          </w:p>
        </w:tc>
        <w:tc>
          <w:tcPr>
            <w:tcW w:w="1481" w:type="dxa"/>
          </w:tcPr>
          <w:p w14:paraId="45610C15" w14:textId="11095AB4" w:rsidR="00AC0613" w:rsidRDefault="00AC0613" w:rsidP="00AC0613">
            <w:pPr>
              <w:pStyle w:val="TableText"/>
            </w:pPr>
            <w:r>
              <w:t>Virginia Fritch</w:t>
            </w:r>
          </w:p>
        </w:tc>
        <w:tc>
          <w:tcPr>
            <w:tcW w:w="1673" w:type="dxa"/>
          </w:tcPr>
          <w:p w14:paraId="3719522D" w14:textId="2EE963D0" w:rsidR="00AC0613" w:rsidRDefault="00AC0613" w:rsidP="00AC0613">
            <w:pPr>
              <w:pStyle w:val="TableText"/>
            </w:pPr>
            <w:r>
              <w:t>QCN</w:t>
            </w:r>
            <w:r w:rsidRPr="007D1E89">
              <w:t xml:space="preserve"> 181219014</w:t>
            </w:r>
          </w:p>
        </w:tc>
        <w:tc>
          <w:tcPr>
            <w:tcW w:w="1101" w:type="dxa"/>
          </w:tcPr>
          <w:p w14:paraId="61726C4D" w14:textId="4AA6F3C9" w:rsidR="00AC0613" w:rsidRDefault="00AC0613" w:rsidP="00AC0613">
            <w:pPr>
              <w:pStyle w:val="TableText"/>
            </w:pPr>
            <w:r>
              <w:t>B2019200</w:t>
            </w:r>
          </w:p>
        </w:tc>
        <w:tc>
          <w:tcPr>
            <w:tcW w:w="3934" w:type="dxa"/>
          </w:tcPr>
          <w:p w14:paraId="7DB1ABA6" w14:textId="01E33BF7" w:rsidR="00AC0613" w:rsidRDefault="00AC0613" w:rsidP="00AC0613">
            <w:pPr>
              <w:pStyle w:val="TableText"/>
            </w:pPr>
            <w:r>
              <w:t>Updated Value O description for :IDR-</w:t>
            </w:r>
            <w:r w:rsidRPr="009C6279">
              <w:t>BENE-SEX</w:t>
            </w:r>
          </w:p>
        </w:tc>
      </w:tr>
      <w:tr w:rsidR="00AC0613" w:rsidRPr="00327B51" w14:paraId="6720BCCD" w14:textId="77777777" w:rsidTr="004B2EEE">
        <w:trPr>
          <w:cantSplit/>
        </w:trPr>
        <w:tc>
          <w:tcPr>
            <w:tcW w:w="1161" w:type="dxa"/>
          </w:tcPr>
          <w:p w14:paraId="2DDF6E1F" w14:textId="338A0499" w:rsidR="00AC0613" w:rsidRDefault="00953AFA" w:rsidP="00953AFA">
            <w:pPr>
              <w:pStyle w:val="TableText"/>
            </w:pPr>
            <w:r>
              <w:t>0</w:t>
            </w:r>
            <w:r w:rsidR="00AC0613">
              <w:t>1/</w:t>
            </w:r>
            <w:r>
              <w:t>0</w:t>
            </w:r>
            <w:r w:rsidR="00AC0613">
              <w:t>7/19</w:t>
            </w:r>
          </w:p>
        </w:tc>
        <w:tc>
          <w:tcPr>
            <w:tcW w:w="1481" w:type="dxa"/>
          </w:tcPr>
          <w:p w14:paraId="6F9073E6" w14:textId="5A8B440D" w:rsidR="00AC0613" w:rsidRDefault="00AC0613" w:rsidP="00AC0613">
            <w:pPr>
              <w:pStyle w:val="TableText"/>
            </w:pPr>
            <w:r>
              <w:t>Elizabeth Johnbull</w:t>
            </w:r>
          </w:p>
        </w:tc>
        <w:tc>
          <w:tcPr>
            <w:tcW w:w="1673" w:type="dxa"/>
          </w:tcPr>
          <w:p w14:paraId="13BB3A30" w14:textId="2BBE85A9" w:rsidR="00AC0613" w:rsidRDefault="00AC0613" w:rsidP="00AC0613">
            <w:pPr>
              <w:pStyle w:val="TableText"/>
            </w:pPr>
            <w:r>
              <w:t>CR61736 CMS10643</w:t>
            </w:r>
          </w:p>
        </w:tc>
        <w:tc>
          <w:tcPr>
            <w:tcW w:w="1101" w:type="dxa"/>
          </w:tcPr>
          <w:p w14:paraId="10B41231" w14:textId="471A5D31" w:rsidR="00AC0613" w:rsidRDefault="00AC0613" w:rsidP="00AC0613">
            <w:pPr>
              <w:pStyle w:val="TableText"/>
            </w:pPr>
            <w:r>
              <w:t>B2019200</w:t>
            </w:r>
          </w:p>
        </w:tc>
        <w:tc>
          <w:tcPr>
            <w:tcW w:w="3934" w:type="dxa"/>
          </w:tcPr>
          <w:p w14:paraId="672A919A" w14:textId="79E012FE" w:rsidR="00AC0613" w:rsidRDefault="00AC0613" w:rsidP="007B5618">
            <w:pPr>
              <w:pStyle w:val="TableText"/>
            </w:pPr>
            <w:r>
              <w:t>Added new Provider Validation Type elements (1740</w:t>
            </w:r>
            <w:r w:rsidR="007B5618">
              <w:t xml:space="preserve"> – </w:t>
            </w:r>
            <w:r>
              <w:t>1741).</w:t>
            </w:r>
          </w:p>
        </w:tc>
      </w:tr>
      <w:tr w:rsidR="00AC0613" w:rsidRPr="00327B51" w14:paraId="614934F7" w14:textId="77777777" w:rsidTr="004B2EEE">
        <w:trPr>
          <w:cantSplit/>
        </w:trPr>
        <w:tc>
          <w:tcPr>
            <w:tcW w:w="1161" w:type="dxa"/>
          </w:tcPr>
          <w:p w14:paraId="4813092F" w14:textId="5081D1FA" w:rsidR="00AC0613" w:rsidRDefault="00AC0613" w:rsidP="00AC0613">
            <w:pPr>
              <w:pStyle w:val="TableText"/>
            </w:pPr>
            <w:r>
              <w:t>01/10/19</w:t>
            </w:r>
          </w:p>
        </w:tc>
        <w:tc>
          <w:tcPr>
            <w:tcW w:w="1481" w:type="dxa"/>
          </w:tcPr>
          <w:p w14:paraId="1D543515" w14:textId="1F615364" w:rsidR="00AC0613" w:rsidRDefault="00AC0613" w:rsidP="00AC0613">
            <w:pPr>
              <w:pStyle w:val="TableText"/>
            </w:pPr>
            <w:r>
              <w:t>Sonna Guerriero</w:t>
            </w:r>
          </w:p>
        </w:tc>
        <w:tc>
          <w:tcPr>
            <w:tcW w:w="1673" w:type="dxa"/>
          </w:tcPr>
          <w:p w14:paraId="42852B6A" w14:textId="73C8E88F" w:rsidR="00AC0613" w:rsidRDefault="00AC0613" w:rsidP="00AC0613">
            <w:pPr>
              <w:pStyle w:val="TableText"/>
            </w:pPr>
            <w:r>
              <w:t>CR62364 CMS10907</w:t>
            </w:r>
          </w:p>
        </w:tc>
        <w:tc>
          <w:tcPr>
            <w:tcW w:w="1101" w:type="dxa"/>
          </w:tcPr>
          <w:p w14:paraId="09DF519C" w14:textId="7D8EAFDB" w:rsidR="00AC0613" w:rsidRDefault="00AC0613" w:rsidP="00AC0613">
            <w:pPr>
              <w:pStyle w:val="TableText"/>
            </w:pPr>
            <w:r>
              <w:t>B2019200</w:t>
            </w:r>
          </w:p>
        </w:tc>
        <w:tc>
          <w:tcPr>
            <w:tcW w:w="3934" w:type="dxa"/>
          </w:tcPr>
          <w:p w14:paraId="574A87D1" w14:textId="68F0D642" w:rsidR="00AC0613" w:rsidRDefault="00AC0613" w:rsidP="007B5618">
            <w:pPr>
              <w:pStyle w:val="TableText"/>
            </w:pPr>
            <w:r>
              <w:t>Added Vermont All-Payer Accountable Care Organization Models and Post Discharge Home Visits</w:t>
            </w:r>
            <w:r w:rsidRPr="00AF4186">
              <w:rPr>
                <w:rFonts w:cs="Arial"/>
                <w:color w:val="000000"/>
                <w:szCs w:val="22"/>
              </w:rPr>
              <w:t xml:space="preserve"> waiver</w:t>
            </w:r>
            <w:r>
              <w:rPr>
                <w:rFonts w:cs="Arial"/>
                <w:color w:val="000000"/>
                <w:szCs w:val="22"/>
              </w:rPr>
              <w:t xml:space="preserve"> to the NG ACO Flag type 3 (668</w:t>
            </w:r>
            <w:r w:rsidR="007B5618">
              <w:rPr>
                <w:rFonts w:cs="Arial"/>
                <w:color w:val="000000"/>
                <w:szCs w:val="22"/>
              </w:rPr>
              <w:t xml:space="preserve"> – </w:t>
            </w:r>
            <w:r>
              <w:rPr>
                <w:rFonts w:cs="Arial"/>
                <w:color w:val="000000"/>
                <w:szCs w:val="22"/>
              </w:rPr>
              <w:t>672)</w:t>
            </w:r>
            <w:r>
              <w:t>.</w:t>
            </w:r>
          </w:p>
        </w:tc>
      </w:tr>
      <w:tr w:rsidR="00AC0613" w:rsidRPr="00327B51" w14:paraId="0E5CA945" w14:textId="77777777" w:rsidTr="004B2EEE">
        <w:trPr>
          <w:cantSplit/>
        </w:trPr>
        <w:tc>
          <w:tcPr>
            <w:tcW w:w="1161" w:type="dxa"/>
          </w:tcPr>
          <w:p w14:paraId="25B16D21" w14:textId="049341CC" w:rsidR="00AC0613" w:rsidRDefault="00953AFA" w:rsidP="00AC0613">
            <w:pPr>
              <w:pStyle w:val="TableText"/>
            </w:pPr>
            <w:r>
              <w:t>0</w:t>
            </w:r>
            <w:r w:rsidR="00AC0613">
              <w:t>1/16/19</w:t>
            </w:r>
          </w:p>
        </w:tc>
        <w:tc>
          <w:tcPr>
            <w:tcW w:w="1481" w:type="dxa"/>
          </w:tcPr>
          <w:p w14:paraId="22B44104" w14:textId="260EA753" w:rsidR="00AC0613" w:rsidRDefault="00AC0613" w:rsidP="00AC0613">
            <w:pPr>
              <w:pStyle w:val="TableText"/>
            </w:pPr>
            <w:r>
              <w:t>Linda Berard</w:t>
            </w:r>
          </w:p>
        </w:tc>
        <w:tc>
          <w:tcPr>
            <w:tcW w:w="1673" w:type="dxa"/>
          </w:tcPr>
          <w:p w14:paraId="782EE881" w14:textId="4E71F805" w:rsidR="00AC0613" w:rsidRDefault="00AC0613" w:rsidP="00AC0613">
            <w:pPr>
              <w:pStyle w:val="TableText"/>
            </w:pPr>
            <w:r>
              <w:t>CR62492</w:t>
            </w:r>
            <w:r w:rsidR="00FC143E">
              <w:t xml:space="preserve"> / CMS</w:t>
            </w:r>
            <w:r>
              <w:t>10943</w:t>
            </w:r>
          </w:p>
        </w:tc>
        <w:tc>
          <w:tcPr>
            <w:tcW w:w="1101" w:type="dxa"/>
          </w:tcPr>
          <w:p w14:paraId="3A9A8397" w14:textId="7B363D4B" w:rsidR="00AC0613" w:rsidRDefault="00AC0613" w:rsidP="00AC0613">
            <w:pPr>
              <w:pStyle w:val="TableText"/>
            </w:pPr>
            <w:r>
              <w:t>B2019200</w:t>
            </w:r>
          </w:p>
        </w:tc>
        <w:tc>
          <w:tcPr>
            <w:tcW w:w="3934" w:type="dxa"/>
          </w:tcPr>
          <w:p w14:paraId="54B712E4" w14:textId="6ADA6519" w:rsidR="00AC0613" w:rsidRDefault="00AC0613" w:rsidP="00AC0613">
            <w:pPr>
              <w:pStyle w:val="TableText"/>
            </w:pPr>
            <w:r>
              <w:t>Removed Spec reference S0110010.</w:t>
            </w:r>
          </w:p>
        </w:tc>
      </w:tr>
      <w:tr w:rsidR="00AC0613" w:rsidRPr="00327B51" w14:paraId="5850D71D" w14:textId="77777777" w:rsidTr="004B2EEE">
        <w:trPr>
          <w:cantSplit/>
        </w:trPr>
        <w:tc>
          <w:tcPr>
            <w:tcW w:w="1161" w:type="dxa"/>
          </w:tcPr>
          <w:p w14:paraId="13B510F9" w14:textId="30595910" w:rsidR="00AC0613" w:rsidRDefault="00AC0613" w:rsidP="00AC0613">
            <w:pPr>
              <w:pStyle w:val="TableText"/>
            </w:pPr>
            <w:r>
              <w:t>03/06/19</w:t>
            </w:r>
          </w:p>
        </w:tc>
        <w:tc>
          <w:tcPr>
            <w:tcW w:w="1481" w:type="dxa"/>
          </w:tcPr>
          <w:p w14:paraId="2458EC5D" w14:textId="6EBA995F" w:rsidR="00AC0613" w:rsidRDefault="00AC0613" w:rsidP="00AC0613">
            <w:pPr>
              <w:pStyle w:val="TableText"/>
            </w:pPr>
            <w:r>
              <w:t>Sonna Guerriero</w:t>
            </w:r>
          </w:p>
        </w:tc>
        <w:tc>
          <w:tcPr>
            <w:tcW w:w="1673" w:type="dxa"/>
          </w:tcPr>
          <w:p w14:paraId="02705F57" w14:textId="6CD0D5EC" w:rsidR="00AC0613" w:rsidRDefault="00AC0613" w:rsidP="00340018">
            <w:pPr>
              <w:pStyle w:val="TableText"/>
            </w:pPr>
            <w:r>
              <w:t>CR63125</w:t>
            </w:r>
            <w:r w:rsidR="00FC143E">
              <w:t xml:space="preserve"> / CMS</w:t>
            </w:r>
            <w:r>
              <w:t>11130</w:t>
            </w:r>
          </w:p>
        </w:tc>
        <w:tc>
          <w:tcPr>
            <w:tcW w:w="1101" w:type="dxa"/>
          </w:tcPr>
          <w:p w14:paraId="2C063EE2" w14:textId="54FF9E2E" w:rsidR="00AC0613" w:rsidRDefault="00AC0613" w:rsidP="00AC0613">
            <w:pPr>
              <w:pStyle w:val="TableText"/>
            </w:pPr>
            <w:r>
              <w:t>B2019300</w:t>
            </w:r>
          </w:p>
        </w:tc>
        <w:tc>
          <w:tcPr>
            <w:tcW w:w="3934" w:type="dxa"/>
          </w:tcPr>
          <w:p w14:paraId="06A73960" w14:textId="6D643781" w:rsidR="00AC0613" w:rsidRDefault="00AC0613" w:rsidP="00AC0613">
            <w:pPr>
              <w:pStyle w:val="TableText"/>
            </w:pPr>
            <w:r>
              <w:t>Added Q for</w:t>
            </w:r>
            <w:r w:rsidRPr="00DE038D">
              <w:t xml:space="preserve"> </w:t>
            </w:r>
            <w:r>
              <w:t>NFI</w:t>
            </w:r>
            <w:r w:rsidRPr="00DE038D">
              <w:t xml:space="preserve"> Recoupment Adjustment</w:t>
            </w:r>
            <w:r>
              <w:t xml:space="preserve"> to Field 1725.</w:t>
            </w:r>
          </w:p>
        </w:tc>
      </w:tr>
      <w:tr w:rsidR="00AC0613" w:rsidRPr="00327B51" w14:paraId="7E402C78" w14:textId="77777777" w:rsidTr="004B2EEE">
        <w:trPr>
          <w:cantSplit/>
        </w:trPr>
        <w:tc>
          <w:tcPr>
            <w:tcW w:w="1161" w:type="dxa"/>
          </w:tcPr>
          <w:p w14:paraId="3BB0E876" w14:textId="7EF703EE" w:rsidR="00AC0613" w:rsidRDefault="00AC0613" w:rsidP="00AC0613">
            <w:pPr>
              <w:pStyle w:val="TableText"/>
            </w:pPr>
            <w:r>
              <w:t>03/12/19</w:t>
            </w:r>
          </w:p>
        </w:tc>
        <w:tc>
          <w:tcPr>
            <w:tcW w:w="1481" w:type="dxa"/>
          </w:tcPr>
          <w:p w14:paraId="0CD2D86D" w14:textId="655EC9E7" w:rsidR="00AC0613" w:rsidRDefault="00AC0613" w:rsidP="00AC0613">
            <w:pPr>
              <w:pStyle w:val="TableText"/>
            </w:pPr>
            <w:r>
              <w:t>Linda Berard</w:t>
            </w:r>
          </w:p>
        </w:tc>
        <w:tc>
          <w:tcPr>
            <w:tcW w:w="1673" w:type="dxa"/>
          </w:tcPr>
          <w:p w14:paraId="0FC5941C" w14:textId="2EF743C4" w:rsidR="00AC0613" w:rsidRDefault="00AC0613" w:rsidP="00AC0613">
            <w:pPr>
              <w:pStyle w:val="TableText"/>
            </w:pPr>
            <w:r w:rsidRPr="001752D6">
              <w:t>CR61770</w:t>
            </w:r>
            <w:r w:rsidR="00FC143E">
              <w:t xml:space="preserve"> / CMS</w:t>
            </w:r>
            <w:r w:rsidRPr="001752D6">
              <w:t>10669</w:t>
            </w:r>
          </w:p>
        </w:tc>
        <w:tc>
          <w:tcPr>
            <w:tcW w:w="1101" w:type="dxa"/>
          </w:tcPr>
          <w:p w14:paraId="29CFA6BA" w14:textId="144F7D32" w:rsidR="00AC0613" w:rsidRDefault="00AC0613" w:rsidP="00AC0613">
            <w:pPr>
              <w:pStyle w:val="TableText"/>
            </w:pPr>
            <w:r>
              <w:t>B2019300</w:t>
            </w:r>
          </w:p>
        </w:tc>
        <w:tc>
          <w:tcPr>
            <w:tcW w:w="3934" w:type="dxa"/>
          </w:tcPr>
          <w:p w14:paraId="1E3BFC06" w14:textId="6EB60C1D" w:rsidR="00AC0613" w:rsidRDefault="00AC0613" w:rsidP="00340018">
            <w:pPr>
              <w:pStyle w:val="TableText"/>
            </w:pPr>
            <w:r>
              <w:t>Added MSP Confirm Flag and MSP Cost Avoidance Indicator.</w:t>
            </w:r>
          </w:p>
        </w:tc>
      </w:tr>
      <w:tr w:rsidR="00AC0613" w:rsidRPr="00327B51" w14:paraId="5BFD9170" w14:textId="77777777" w:rsidTr="004B2EEE">
        <w:trPr>
          <w:cantSplit/>
        </w:trPr>
        <w:tc>
          <w:tcPr>
            <w:tcW w:w="1161" w:type="dxa"/>
          </w:tcPr>
          <w:p w14:paraId="430308F9" w14:textId="29C15E5D" w:rsidR="00AC0613" w:rsidRDefault="00AC0613" w:rsidP="00AC0613">
            <w:pPr>
              <w:pStyle w:val="TableText"/>
            </w:pPr>
            <w:r>
              <w:t>05/09/19</w:t>
            </w:r>
          </w:p>
        </w:tc>
        <w:tc>
          <w:tcPr>
            <w:tcW w:w="1481" w:type="dxa"/>
          </w:tcPr>
          <w:p w14:paraId="667C0CC0" w14:textId="7A4DE61B" w:rsidR="00AC0613" w:rsidRDefault="00AC0613" w:rsidP="00AC0613">
            <w:pPr>
              <w:pStyle w:val="TableText"/>
            </w:pPr>
            <w:r>
              <w:t>Virginia Fritch</w:t>
            </w:r>
          </w:p>
        </w:tc>
        <w:tc>
          <w:tcPr>
            <w:tcW w:w="1673" w:type="dxa"/>
          </w:tcPr>
          <w:p w14:paraId="400208DA" w14:textId="19818F39" w:rsidR="00AC0613" w:rsidRPr="001752D6" w:rsidRDefault="00AC0613" w:rsidP="00AC0613">
            <w:pPr>
              <w:pStyle w:val="TableText"/>
            </w:pPr>
            <w:r>
              <w:t>QCNs 190506008, 190509006</w:t>
            </w:r>
          </w:p>
        </w:tc>
        <w:tc>
          <w:tcPr>
            <w:tcW w:w="1101" w:type="dxa"/>
          </w:tcPr>
          <w:p w14:paraId="291A6AA3" w14:textId="1A604976" w:rsidR="00AC0613" w:rsidRDefault="00AC0613" w:rsidP="00AC0613">
            <w:pPr>
              <w:pStyle w:val="TableText"/>
            </w:pPr>
            <w:r>
              <w:t>N/A</w:t>
            </w:r>
          </w:p>
        </w:tc>
        <w:tc>
          <w:tcPr>
            <w:tcW w:w="3934" w:type="dxa"/>
          </w:tcPr>
          <w:p w14:paraId="7579C814" w14:textId="6EC174CD" w:rsidR="00AC0613" w:rsidRDefault="00AC0613" w:rsidP="007B5618">
            <w:pPr>
              <w:pStyle w:val="TableText"/>
            </w:pPr>
            <w:r>
              <w:t>Removed the value of C from the MAF field in position 1725. Specified how a claim will report to Phase II if it moves from ATP to 090.</w:t>
            </w:r>
          </w:p>
        </w:tc>
      </w:tr>
      <w:tr w:rsidR="00AC0613" w:rsidRPr="00327B51" w14:paraId="3EC8C1CB" w14:textId="77777777" w:rsidTr="004B2EEE">
        <w:trPr>
          <w:cantSplit/>
        </w:trPr>
        <w:tc>
          <w:tcPr>
            <w:tcW w:w="1161" w:type="dxa"/>
          </w:tcPr>
          <w:p w14:paraId="57F969B7" w14:textId="36BF63C9" w:rsidR="00AC0613" w:rsidRDefault="00AC0613" w:rsidP="00AC0613">
            <w:pPr>
              <w:pStyle w:val="TableText"/>
            </w:pPr>
            <w:r>
              <w:t>06/11/19</w:t>
            </w:r>
          </w:p>
        </w:tc>
        <w:tc>
          <w:tcPr>
            <w:tcW w:w="1481" w:type="dxa"/>
          </w:tcPr>
          <w:p w14:paraId="16597464" w14:textId="6763E418" w:rsidR="00AC0613" w:rsidRDefault="00AC0613" w:rsidP="00AC0613">
            <w:pPr>
              <w:pStyle w:val="TableText"/>
            </w:pPr>
            <w:r>
              <w:t>Virginia Fritch</w:t>
            </w:r>
          </w:p>
        </w:tc>
        <w:tc>
          <w:tcPr>
            <w:tcW w:w="1673" w:type="dxa"/>
          </w:tcPr>
          <w:p w14:paraId="00D2CAD1" w14:textId="7E3250E5" w:rsidR="00AC0613" w:rsidRDefault="00AC0613" w:rsidP="00AC0613">
            <w:pPr>
              <w:pStyle w:val="TableText"/>
            </w:pPr>
            <w:r>
              <w:t>QCN 190610019 and DU1284</w:t>
            </w:r>
          </w:p>
        </w:tc>
        <w:tc>
          <w:tcPr>
            <w:tcW w:w="1101" w:type="dxa"/>
          </w:tcPr>
          <w:p w14:paraId="31BB6707" w14:textId="6B565BC6" w:rsidR="00AC0613" w:rsidRDefault="00AC0613" w:rsidP="00AC0613">
            <w:pPr>
              <w:pStyle w:val="TableText"/>
            </w:pPr>
            <w:r>
              <w:t>N/A</w:t>
            </w:r>
          </w:p>
        </w:tc>
        <w:tc>
          <w:tcPr>
            <w:tcW w:w="3934" w:type="dxa"/>
          </w:tcPr>
          <w:p w14:paraId="7D6C4CBC" w14:textId="0DAD15EC" w:rsidR="00AC0613" w:rsidRDefault="00AC0613" w:rsidP="007B5618">
            <w:pPr>
              <w:pStyle w:val="TableText"/>
            </w:pPr>
            <w:r>
              <w:t>Corrected Detail fields 243</w:t>
            </w:r>
            <w:r w:rsidR="007B5618">
              <w:t xml:space="preserve"> – </w:t>
            </w:r>
            <w:r>
              <w:t>245 and 246</w:t>
            </w:r>
            <w:r w:rsidR="007B5618">
              <w:t xml:space="preserve"> – </w:t>
            </w:r>
            <w:r>
              <w:t>248 to show they populate on the Phase I file, default to zeros and removed valid values from the header R trailer as those come directly from CWF.</w:t>
            </w:r>
          </w:p>
        </w:tc>
      </w:tr>
      <w:tr w:rsidR="00AC0613" w:rsidRPr="00327B51" w14:paraId="63C7908B" w14:textId="77777777" w:rsidTr="004B2EEE">
        <w:trPr>
          <w:cantSplit/>
        </w:trPr>
        <w:tc>
          <w:tcPr>
            <w:tcW w:w="1161" w:type="dxa"/>
          </w:tcPr>
          <w:p w14:paraId="5D909A83" w14:textId="1BFEE8F4" w:rsidR="00AC0613" w:rsidRDefault="00953AFA" w:rsidP="00AC0613">
            <w:pPr>
              <w:pStyle w:val="TableText"/>
            </w:pPr>
            <w:r>
              <w:t>0</w:t>
            </w:r>
            <w:r w:rsidR="00AC0613">
              <w:t>6/26/19</w:t>
            </w:r>
          </w:p>
        </w:tc>
        <w:tc>
          <w:tcPr>
            <w:tcW w:w="1481" w:type="dxa"/>
          </w:tcPr>
          <w:p w14:paraId="0F848D94" w14:textId="13357A66" w:rsidR="00AC0613" w:rsidRDefault="00AC0613" w:rsidP="00AC0613">
            <w:pPr>
              <w:pStyle w:val="TableText"/>
            </w:pPr>
            <w:r>
              <w:t>Penny Stroud</w:t>
            </w:r>
          </w:p>
        </w:tc>
        <w:tc>
          <w:tcPr>
            <w:tcW w:w="1673" w:type="dxa"/>
          </w:tcPr>
          <w:p w14:paraId="6B380F26" w14:textId="5ED7C851" w:rsidR="00AC0613" w:rsidRDefault="00AC0613" w:rsidP="00AC0613">
            <w:pPr>
              <w:pStyle w:val="TableText"/>
            </w:pPr>
            <w:r>
              <w:t>CR 63393</w:t>
            </w:r>
            <w:r w:rsidR="007B5618">
              <w:t>/</w:t>
            </w:r>
            <w:r>
              <w:br/>
              <w:t>CMS CR 11156</w:t>
            </w:r>
          </w:p>
        </w:tc>
        <w:tc>
          <w:tcPr>
            <w:tcW w:w="1101" w:type="dxa"/>
          </w:tcPr>
          <w:p w14:paraId="60AA2155" w14:textId="34FE63D5" w:rsidR="00AC0613" w:rsidRDefault="00AC0613" w:rsidP="00AC0613">
            <w:pPr>
              <w:pStyle w:val="TableText"/>
            </w:pPr>
            <w:r>
              <w:t>B2019400</w:t>
            </w:r>
          </w:p>
        </w:tc>
        <w:tc>
          <w:tcPr>
            <w:tcW w:w="3934" w:type="dxa"/>
          </w:tcPr>
          <w:p w14:paraId="79CDB5E2" w14:textId="71B4BB69" w:rsidR="00AC0613" w:rsidRDefault="00AC0613" w:rsidP="007B5618">
            <w:pPr>
              <w:pStyle w:val="TableText"/>
            </w:pPr>
            <w:r>
              <w:t>Removed EOMB reference from position 732</w:t>
            </w:r>
            <w:r w:rsidR="007B5618">
              <w:t xml:space="preserve"> – </w:t>
            </w:r>
            <w:r>
              <w:t>734 and 735.</w:t>
            </w:r>
          </w:p>
        </w:tc>
      </w:tr>
      <w:tr w:rsidR="00AC0613" w:rsidRPr="00327B51" w14:paraId="45E9DB96" w14:textId="77777777" w:rsidTr="004B2EEE">
        <w:trPr>
          <w:cantSplit/>
        </w:trPr>
        <w:tc>
          <w:tcPr>
            <w:tcW w:w="1161" w:type="dxa"/>
          </w:tcPr>
          <w:p w14:paraId="230E6DBB" w14:textId="6792C7B9" w:rsidR="00AC0613" w:rsidRDefault="00AC0613" w:rsidP="00953AFA">
            <w:pPr>
              <w:pStyle w:val="TableText"/>
            </w:pPr>
            <w:r>
              <w:t>10/24/19</w:t>
            </w:r>
          </w:p>
        </w:tc>
        <w:tc>
          <w:tcPr>
            <w:tcW w:w="1481" w:type="dxa"/>
          </w:tcPr>
          <w:p w14:paraId="7B9475FF" w14:textId="22F2C53D" w:rsidR="00AC0613" w:rsidRDefault="00AC0613" w:rsidP="00AC0613">
            <w:pPr>
              <w:pStyle w:val="TableText"/>
            </w:pPr>
            <w:r>
              <w:t>Gera LaNore</w:t>
            </w:r>
          </w:p>
        </w:tc>
        <w:tc>
          <w:tcPr>
            <w:tcW w:w="1673" w:type="dxa"/>
          </w:tcPr>
          <w:p w14:paraId="097FBA64" w14:textId="0A055652" w:rsidR="00AC0613" w:rsidRDefault="00AC0613" w:rsidP="00AC0613">
            <w:pPr>
              <w:pStyle w:val="TableText"/>
            </w:pPr>
            <w:r>
              <w:t>CR61596</w:t>
            </w:r>
            <w:r w:rsidR="007B5618">
              <w:t>/</w:t>
            </w:r>
            <w:r>
              <w:br/>
              <w:t>CMS CR 10610</w:t>
            </w:r>
          </w:p>
        </w:tc>
        <w:tc>
          <w:tcPr>
            <w:tcW w:w="1101" w:type="dxa"/>
          </w:tcPr>
          <w:p w14:paraId="041E4076" w14:textId="58CF5295" w:rsidR="00AC0613" w:rsidRDefault="00AC0613" w:rsidP="00AC0613">
            <w:pPr>
              <w:pStyle w:val="TableText"/>
            </w:pPr>
            <w:r>
              <w:t>B2020100</w:t>
            </w:r>
          </w:p>
        </w:tc>
        <w:tc>
          <w:tcPr>
            <w:tcW w:w="3934" w:type="dxa"/>
          </w:tcPr>
          <w:p w14:paraId="179B8FD7" w14:textId="59FAE33D" w:rsidR="00AC0613" w:rsidRDefault="00AC0613" w:rsidP="007B5618">
            <w:pPr>
              <w:pStyle w:val="TableText"/>
            </w:pPr>
            <w:r>
              <w:t>Added new ROM data elements (2178</w:t>
            </w:r>
            <w:r w:rsidR="007B5618">
              <w:t xml:space="preserve"> – </w:t>
            </w:r>
            <w:r>
              <w:t>2195).</w:t>
            </w:r>
          </w:p>
        </w:tc>
      </w:tr>
      <w:tr w:rsidR="00AC0613" w:rsidRPr="00327B51" w14:paraId="42C4A563" w14:textId="77777777" w:rsidTr="004B2EEE">
        <w:trPr>
          <w:cantSplit/>
        </w:trPr>
        <w:tc>
          <w:tcPr>
            <w:tcW w:w="1161" w:type="dxa"/>
          </w:tcPr>
          <w:p w14:paraId="76DF0931" w14:textId="0D0990EC" w:rsidR="00AC0613" w:rsidRDefault="00AC0613" w:rsidP="00AC0613">
            <w:pPr>
              <w:pStyle w:val="TableText"/>
            </w:pPr>
            <w:r>
              <w:t>10/18/19</w:t>
            </w:r>
          </w:p>
        </w:tc>
        <w:tc>
          <w:tcPr>
            <w:tcW w:w="1481" w:type="dxa"/>
          </w:tcPr>
          <w:p w14:paraId="65709AE7" w14:textId="43096BED" w:rsidR="00AC0613" w:rsidRDefault="00AC0613" w:rsidP="00AC0613">
            <w:pPr>
              <w:pStyle w:val="TableText"/>
            </w:pPr>
            <w:r>
              <w:t>Ebony Beckworth</w:t>
            </w:r>
          </w:p>
        </w:tc>
        <w:tc>
          <w:tcPr>
            <w:tcW w:w="1673" w:type="dxa"/>
          </w:tcPr>
          <w:p w14:paraId="2BF384BC" w14:textId="17AB0344" w:rsidR="00AC0613" w:rsidRDefault="00AC0613" w:rsidP="007B5618">
            <w:pPr>
              <w:pStyle w:val="TableText"/>
            </w:pPr>
            <w:r>
              <w:t>CR64112</w:t>
            </w:r>
            <w:r w:rsidR="00FC143E">
              <w:t xml:space="preserve"> </w:t>
            </w:r>
            <w:r>
              <w:t>/</w:t>
            </w:r>
            <w:r w:rsidR="00FC143E">
              <w:t xml:space="preserve"> </w:t>
            </w:r>
            <w:r>
              <w:t>CMS11346</w:t>
            </w:r>
          </w:p>
        </w:tc>
        <w:tc>
          <w:tcPr>
            <w:tcW w:w="1101" w:type="dxa"/>
          </w:tcPr>
          <w:p w14:paraId="3837DA98" w14:textId="1395E4A4" w:rsidR="00AC0613" w:rsidRDefault="00AC0613" w:rsidP="00AC0613">
            <w:pPr>
              <w:pStyle w:val="TableText"/>
            </w:pPr>
            <w:r>
              <w:t>B2020100</w:t>
            </w:r>
          </w:p>
        </w:tc>
        <w:tc>
          <w:tcPr>
            <w:tcW w:w="3934" w:type="dxa"/>
          </w:tcPr>
          <w:p w14:paraId="51C9B8D5" w14:textId="356C9799" w:rsidR="00AC0613" w:rsidRDefault="00AC0613" w:rsidP="007B5618">
            <w:pPr>
              <w:pStyle w:val="TableText"/>
            </w:pPr>
            <w:r>
              <w:t>Added ET3 to fields 2196</w:t>
            </w:r>
            <w:r w:rsidR="007B5618">
              <w:t xml:space="preserve"> – </w:t>
            </w:r>
            <w:r>
              <w:t>2202</w:t>
            </w:r>
          </w:p>
        </w:tc>
      </w:tr>
      <w:tr w:rsidR="00AC0613" w:rsidRPr="00327B51" w14:paraId="56C495EC" w14:textId="77777777" w:rsidTr="004B2EEE">
        <w:trPr>
          <w:cantSplit/>
        </w:trPr>
        <w:tc>
          <w:tcPr>
            <w:tcW w:w="1161" w:type="dxa"/>
          </w:tcPr>
          <w:p w14:paraId="2C45C2C4" w14:textId="4EB861CA" w:rsidR="00AC0613" w:rsidRDefault="00AC0613" w:rsidP="00AC0613">
            <w:pPr>
              <w:pStyle w:val="TableText"/>
            </w:pPr>
            <w:r>
              <w:t>11/11/19</w:t>
            </w:r>
          </w:p>
        </w:tc>
        <w:tc>
          <w:tcPr>
            <w:tcW w:w="1481" w:type="dxa"/>
          </w:tcPr>
          <w:p w14:paraId="0B4DA9C1" w14:textId="128C612C" w:rsidR="00AC0613" w:rsidRDefault="00AC0613" w:rsidP="00AC0613">
            <w:pPr>
              <w:pStyle w:val="TableText"/>
            </w:pPr>
            <w:r>
              <w:t>Ebony Beckworth</w:t>
            </w:r>
          </w:p>
        </w:tc>
        <w:tc>
          <w:tcPr>
            <w:tcW w:w="1673" w:type="dxa"/>
          </w:tcPr>
          <w:p w14:paraId="3D760EB4" w14:textId="2F44E036" w:rsidR="00AC0613" w:rsidRDefault="00AC0613" w:rsidP="007B5618">
            <w:pPr>
              <w:pStyle w:val="TableText"/>
            </w:pPr>
            <w:r>
              <w:t>CR64112</w:t>
            </w:r>
            <w:r w:rsidR="00FC143E">
              <w:t xml:space="preserve"> / </w:t>
            </w:r>
            <w:r w:rsidR="004B2EEE">
              <w:br/>
            </w:r>
            <w:r w:rsidR="00FC143E">
              <w:t xml:space="preserve">CMS </w:t>
            </w:r>
            <w:r>
              <w:t>11346</w:t>
            </w:r>
          </w:p>
        </w:tc>
        <w:tc>
          <w:tcPr>
            <w:tcW w:w="1101" w:type="dxa"/>
          </w:tcPr>
          <w:p w14:paraId="751EF511" w14:textId="5FCD5769" w:rsidR="00AC0613" w:rsidRDefault="00AC0613" w:rsidP="00AC0613">
            <w:pPr>
              <w:pStyle w:val="TableText"/>
            </w:pPr>
            <w:r>
              <w:t>B2020100</w:t>
            </w:r>
          </w:p>
        </w:tc>
        <w:tc>
          <w:tcPr>
            <w:tcW w:w="3934" w:type="dxa"/>
          </w:tcPr>
          <w:p w14:paraId="3FAC79AC" w14:textId="639F3E18" w:rsidR="00AC0613" w:rsidRDefault="00AC0613" w:rsidP="00AC0613">
            <w:pPr>
              <w:pStyle w:val="TableText"/>
            </w:pPr>
            <w:r>
              <w:t>Added ET3 Bonus to the Other Amount fields 1 – 7.</w:t>
            </w:r>
          </w:p>
        </w:tc>
      </w:tr>
      <w:tr w:rsidR="00AC0613" w:rsidRPr="00327B51" w14:paraId="00CDDF39" w14:textId="77777777" w:rsidTr="004B2EEE">
        <w:trPr>
          <w:cantSplit/>
        </w:trPr>
        <w:tc>
          <w:tcPr>
            <w:tcW w:w="1161" w:type="dxa"/>
          </w:tcPr>
          <w:p w14:paraId="128D55C7" w14:textId="74F93617" w:rsidR="00AC0613" w:rsidRDefault="00AC0613" w:rsidP="00AC0613">
            <w:pPr>
              <w:pStyle w:val="TableText"/>
            </w:pPr>
            <w:r>
              <w:t>11/19/19</w:t>
            </w:r>
          </w:p>
        </w:tc>
        <w:tc>
          <w:tcPr>
            <w:tcW w:w="1481" w:type="dxa"/>
          </w:tcPr>
          <w:p w14:paraId="53207BD3" w14:textId="179D0CE4" w:rsidR="00AC0613" w:rsidRDefault="00AC0613" w:rsidP="00AC0613">
            <w:pPr>
              <w:pStyle w:val="TableText"/>
            </w:pPr>
            <w:r>
              <w:t>Virginia Fritch</w:t>
            </w:r>
          </w:p>
        </w:tc>
        <w:tc>
          <w:tcPr>
            <w:tcW w:w="1673" w:type="dxa"/>
          </w:tcPr>
          <w:p w14:paraId="203B20E6" w14:textId="7F04417E" w:rsidR="00AC0613" w:rsidRDefault="00AC0613" w:rsidP="00AC0613">
            <w:pPr>
              <w:pStyle w:val="TableText"/>
            </w:pPr>
            <w:r>
              <w:t>QCN 191118013</w:t>
            </w:r>
          </w:p>
        </w:tc>
        <w:tc>
          <w:tcPr>
            <w:tcW w:w="1101" w:type="dxa"/>
          </w:tcPr>
          <w:p w14:paraId="1769E9D4" w14:textId="61518797" w:rsidR="00AC0613" w:rsidRDefault="00AC0613" w:rsidP="00AC0613">
            <w:pPr>
              <w:pStyle w:val="TableText"/>
            </w:pPr>
            <w:r>
              <w:t>N/A</w:t>
            </w:r>
          </w:p>
        </w:tc>
        <w:tc>
          <w:tcPr>
            <w:tcW w:w="3934" w:type="dxa"/>
          </w:tcPr>
          <w:p w14:paraId="553C2E6D" w14:textId="35D6DA24" w:rsidR="00AC0613" w:rsidRDefault="00AC0613" w:rsidP="007B5618">
            <w:pPr>
              <w:pStyle w:val="TableText"/>
            </w:pPr>
            <w:r>
              <w:t>Added jobs to Phases I</w:t>
            </w:r>
            <w:r w:rsidR="007B5618">
              <w:t xml:space="preserve"> – </w:t>
            </w:r>
            <w:r>
              <w:t>III, clarified a claim may be on both Phase I and II on the same day and corrected Detail field 122</w:t>
            </w:r>
            <w:r w:rsidR="007B5618">
              <w:t xml:space="preserve"> – </w:t>
            </w:r>
            <w:r>
              <w:t>124 to show on P1.</w:t>
            </w:r>
          </w:p>
        </w:tc>
      </w:tr>
      <w:tr w:rsidR="00AC0613" w:rsidRPr="00327B51" w14:paraId="500C9DDB" w14:textId="77777777" w:rsidTr="004B2EEE">
        <w:trPr>
          <w:cantSplit/>
        </w:trPr>
        <w:tc>
          <w:tcPr>
            <w:tcW w:w="1161" w:type="dxa"/>
          </w:tcPr>
          <w:p w14:paraId="3102EC61" w14:textId="333405F1" w:rsidR="00AC0613" w:rsidRDefault="00953AFA" w:rsidP="00AC0613">
            <w:pPr>
              <w:pStyle w:val="TableText"/>
            </w:pPr>
            <w:r>
              <w:t>0</w:t>
            </w:r>
            <w:r w:rsidR="00AC0613">
              <w:t>1/17/20</w:t>
            </w:r>
          </w:p>
        </w:tc>
        <w:tc>
          <w:tcPr>
            <w:tcW w:w="1481" w:type="dxa"/>
          </w:tcPr>
          <w:p w14:paraId="58332452" w14:textId="0F24BBE2" w:rsidR="00AC0613" w:rsidRDefault="00AC0613" w:rsidP="00AC0613">
            <w:pPr>
              <w:pStyle w:val="TableText"/>
            </w:pPr>
            <w:r>
              <w:t>Ty Painter</w:t>
            </w:r>
          </w:p>
        </w:tc>
        <w:tc>
          <w:tcPr>
            <w:tcW w:w="1673" w:type="dxa"/>
          </w:tcPr>
          <w:p w14:paraId="3D054AE3" w14:textId="63DEE476" w:rsidR="00AC0613" w:rsidRDefault="00AC0613" w:rsidP="00AC0613">
            <w:pPr>
              <w:pStyle w:val="TableText"/>
            </w:pPr>
            <w:r>
              <w:t xml:space="preserve">CR64259 / </w:t>
            </w:r>
            <w:r w:rsidR="004B2EEE">
              <w:br/>
            </w:r>
            <w:r>
              <w:t>CMS 11387</w:t>
            </w:r>
          </w:p>
        </w:tc>
        <w:tc>
          <w:tcPr>
            <w:tcW w:w="1101" w:type="dxa"/>
          </w:tcPr>
          <w:p w14:paraId="0F16ABED" w14:textId="6F11560D" w:rsidR="00AC0613" w:rsidRDefault="00AC0613" w:rsidP="00AC0613">
            <w:pPr>
              <w:pStyle w:val="TableText"/>
            </w:pPr>
            <w:r>
              <w:t>B2020200</w:t>
            </w:r>
          </w:p>
        </w:tc>
        <w:tc>
          <w:tcPr>
            <w:tcW w:w="3934" w:type="dxa"/>
          </w:tcPr>
          <w:p w14:paraId="73CE652E" w14:textId="071F2218" w:rsidR="00AC0613" w:rsidRDefault="00AC0613" w:rsidP="00AC0613">
            <w:pPr>
              <w:pStyle w:val="TableText"/>
            </w:pPr>
            <w:r>
              <w:t>Updated the Other Amount Indicator field length and No Data Value.</w:t>
            </w:r>
          </w:p>
        </w:tc>
      </w:tr>
      <w:tr w:rsidR="00AC0613" w:rsidRPr="00327B51" w14:paraId="2B2EA0CB" w14:textId="77777777" w:rsidTr="004B2EEE">
        <w:trPr>
          <w:cantSplit/>
        </w:trPr>
        <w:tc>
          <w:tcPr>
            <w:tcW w:w="1161" w:type="dxa"/>
          </w:tcPr>
          <w:p w14:paraId="131A03B8" w14:textId="36DB5806" w:rsidR="00AC0613" w:rsidRDefault="00AC0613" w:rsidP="00AC0613">
            <w:pPr>
              <w:pStyle w:val="TableText"/>
            </w:pPr>
            <w:r>
              <w:t>04/21/20</w:t>
            </w:r>
          </w:p>
        </w:tc>
        <w:tc>
          <w:tcPr>
            <w:tcW w:w="1481" w:type="dxa"/>
          </w:tcPr>
          <w:p w14:paraId="680D553A" w14:textId="17CCB493" w:rsidR="00AC0613" w:rsidRDefault="00AC0613" w:rsidP="00AC0613">
            <w:pPr>
              <w:pStyle w:val="TableText"/>
            </w:pPr>
            <w:r>
              <w:t>Kathleen Morley</w:t>
            </w:r>
          </w:p>
        </w:tc>
        <w:tc>
          <w:tcPr>
            <w:tcW w:w="1673" w:type="dxa"/>
          </w:tcPr>
          <w:p w14:paraId="628B726D" w14:textId="23382F70" w:rsidR="00AC0613" w:rsidRDefault="00AC0613" w:rsidP="00AC0613">
            <w:pPr>
              <w:pStyle w:val="TableText"/>
            </w:pPr>
            <w:r>
              <w:t>CR64271 / CMS11390</w:t>
            </w:r>
          </w:p>
        </w:tc>
        <w:tc>
          <w:tcPr>
            <w:tcW w:w="1101" w:type="dxa"/>
          </w:tcPr>
          <w:p w14:paraId="1AB1B011" w14:textId="3D80B2D4" w:rsidR="00AC0613" w:rsidRDefault="00AC0613" w:rsidP="00AC0613">
            <w:pPr>
              <w:pStyle w:val="TableText"/>
            </w:pPr>
            <w:r>
              <w:t>B2020300</w:t>
            </w:r>
          </w:p>
        </w:tc>
        <w:tc>
          <w:tcPr>
            <w:tcW w:w="3934" w:type="dxa"/>
          </w:tcPr>
          <w:p w14:paraId="2DBC484E" w14:textId="732E6C5A" w:rsidR="00AC0613" w:rsidRDefault="00AC0613" w:rsidP="007B5618">
            <w:pPr>
              <w:pStyle w:val="TableText"/>
            </w:pPr>
            <w:r>
              <w:t>Added Claim Detail fields 1653</w:t>
            </w:r>
            <w:r w:rsidR="007B5618">
              <w:t xml:space="preserve"> – </w:t>
            </w:r>
            <w:r>
              <w:t>1668 for ETC and added Other Amount Indicator ETC.</w:t>
            </w:r>
          </w:p>
        </w:tc>
      </w:tr>
      <w:tr w:rsidR="00AC0613" w:rsidRPr="00327B51" w14:paraId="78BA537F" w14:textId="77777777" w:rsidTr="004B2EEE">
        <w:trPr>
          <w:cantSplit/>
        </w:trPr>
        <w:tc>
          <w:tcPr>
            <w:tcW w:w="1161" w:type="dxa"/>
          </w:tcPr>
          <w:p w14:paraId="71CF693F" w14:textId="1F222441" w:rsidR="00AC0613" w:rsidRDefault="00AC0613" w:rsidP="00AC0613">
            <w:pPr>
              <w:pStyle w:val="TableText"/>
            </w:pPr>
            <w:r>
              <w:t>05/08/20</w:t>
            </w:r>
          </w:p>
        </w:tc>
        <w:tc>
          <w:tcPr>
            <w:tcW w:w="1481" w:type="dxa"/>
          </w:tcPr>
          <w:p w14:paraId="3D05859B" w14:textId="7BD5817D" w:rsidR="00AC0613" w:rsidRDefault="00AC0613" w:rsidP="00AC0613">
            <w:pPr>
              <w:pStyle w:val="TableText"/>
            </w:pPr>
            <w:r>
              <w:t>Kathleen Morley</w:t>
            </w:r>
          </w:p>
        </w:tc>
        <w:tc>
          <w:tcPr>
            <w:tcW w:w="1673" w:type="dxa"/>
          </w:tcPr>
          <w:p w14:paraId="17E35E8F" w14:textId="48D59B3C" w:rsidR="00AC0613" w:rsidRDefault="00AC0613" w:rsidP="00AC0613">
            <w:pPr>
              <w:pStyle w:val="TableText"/>
            </w:pPr>
            <w:r>
              <w:t>CR64271 / CMS11390</w:t>
            </w:r>
          </w:p>
        </w:tc>
        <w:tc>
          <w:tcPr>
            <w:tcW w:w="1101" w:type="dxa"/>
          </w:tcPr>
          <w:p w14:paraId="08AF3FDC" w14:textId="45B12C55" w:rsidR="00AC0613" w:rsidRDefault="00AC0613" w:rsidP="00AC0613">
            <w:pPr>
              <w:pStyle w:val="TableText"/>
            </w:pPr>
            <w:r>
              <w:t>B2020300</w:t>
            </w:r>
          </w:p>
        </w:tc>
        <w:tc>
          <w:tcPr>
            <w:tcW w:w="3934" w:type="dxa"/>
          </w:tcPr>
          <w:p w14:paraId="46319F55" w14:textId="7682F9E7" w:rsidR="00AC0613" w:rsidRDefault="00AC0613" w:rsidP="007B5618">
            <w:pPr>
              <w:pStyle w:val="TableText"/>
            </w:pPr>
            <w:r>
              <w:t>Removed ETC Payment Adjustment Amount and changed ETC Claim Detail fields to 1653</w:t>
            </w:r>
            <w:r w:rsidR="007B5618">
              <w:t xml:space="preserve"> – </w:t>
            </w:r>
            <w:r>
              <w:t>1660.</w:t>
            </w:r>
          </w:p>
        </w:tc>
      </w:tr>
      <w:tr w:rsidR="001A56A3" w:rsidRPr="00327B51" w14:paraId="58E19986" w14:textId="77777777" w:rsidTr="004B2EEE">
        <w:trPr>
          <w:cantSplit/>
        </w:trPr>
        <w:tc>
          <w:tcPr>
            <w:tcW w:w="1161" w:type="dxa"/>
          </w:tcPr>
          <w:p w14:paraId="18D7CFFD" w14:textId="06904410" w:rsidR="001A56A3" w:rsidRDefault="001A56A3" w:rsidP="001A56A3">
            <w:pPr>
              <w:pStyle w:val="TableText"/>
            </w:pPr>
            <w:r>
              <w:rPr>
                <w:rFonts w:cs="Arial"/>
                <w:szCs w:val="18"/>
              </w:rPr>
              <w:t>06/18/20</w:t>
            </w:r>
          </w:p>
        </w:tc>
        <w:tc>
          <w:tcPr>
            <w:tcW w:w="1481" w:type="dxa"/>
          </w:tcPr>
          <w:p w14:paraId="2A52CA18" w14:textId="678FC738" w:rsidR="001A56A3" w:rsidRDefault="001A56A3" w:rsidP="001A56A3">
            <w:pPr>
              <w:pStyle w:val="TableText"/>
            </w:pPr>
            <w:r>
              <w:rPr>
                <w:rFonts w:cs="Arial"/>
                <w:szCs w:val="18"/>
              </w:rPr>
              <w:t>Communication Services Team</w:t>
            </w:r>
          </w:p>
        </w:tc>
        <w:tc>
          <w:tcPr>
            <w:tcW w:w="1673" w:type="dxa"/>
          </w:tcPr>
          <w:p w14:paraId="451FC280" w14:textId="11DA8C08" w:rsidR="001A56A3" w:rsidRDefault="001A56A3" w:rsidP="001A56A3">
            <w:pPr>
              <w:pStyle w:val="TableText"/>
            </w:pPr>
            <w:r>
              <w:rPr>
                <w:rFonts w:cs="Arial"/>
                <w:szCs w:val="18"/>
              </w:rPr>
              <w:t>MCS Documentation Enhancement Project</w:t>
            </w:r>
          </w:p>
        </w:tc>
        <w:tc>
          <w:tcPr>
            <w:tcW w:w="1101" w:type="dxa"/>
          </w:tcPr>
          <w:p w14:paraId="6E7582C9" w14:textId="083ADCD6" w:rsidR="001A56A3" w:rsidRDefault="001A56A3" w:rsidP="001A56A3">
            <w:pPr>
              <w:pStyle w:val="TableText"/>
            </w:pPr>
            <w:r>
              <w:rPr>
                <w:rFonts w:cs="Arial"/>
                <w:szCs w:val="18"/>
              </w:rPr>
              <w:t>N/A</w:t>
            </w:r>
          </w:p>
        </w:tc>
        <w:tc>
          <w:tcPr>
            <w:tcW w:w="3934" w:type="dxa"/>
          </w:tcPr>
          <w:p w14:paraId="2D275481" w14:textId="5536AD9F" w:rsidR="001A56A3" w:rsidRDefault="001A56A3" w:rsidP="001A56A3">
            <w:pPr>
              <w:pStyle w:val="TableText"/>
            </w:pPr>
            <w:r>
              <w:rPr>
                <w:rFonts w:cs="Arial"/>
                <w:szCs w:val="18"/>
              </w:rPr>
              <w:t>Moved all MCS documentation into new templates created in the latest version of Word and brought them up to the latest 508 standards.</w:t>
            </w:r>
          </w:p>
        </w:tc>
      </w:tr>
      <w:tr w:rsidR="00681E20" w:rsidRPr="00327B51" w14:paraId="3FC12059" w14:textId="77777777" w:rsidTr="004B2EEE">
        <w:tblPrEx>
          <w:tblCellMar>
            <w:left w:w="108" w:type="dxa"/>
            <w:right w:w="108" w:type="dxa"/>
          </w:tblCellMar>
        </w:tblPrEx>
        <w:trPr>
          <w:cantSplit/>
        </w:trPr>
        <w:tc>
          <w:tcPr>
            <w:tcW w:w="1161" w:type="dxa"/>
          </w:tcPr>
          <w:p w14:paraId="465E0F32" w14:textId="77777777" w:rsidR="00681E20" w:rsidRDefault="00681E20" w:rsidP="00681E20">
            <w:pPr>
              <w:pStyle w:val="TableText"/>
              <w:rPr>
                <w:rFonts w:cs="Arial"/>
                <w:szCs w:val="18"/>
              </w:rPr>
            </w:pPr>
            <w:r>
              <w:rPr>
                <w:rFonts w:cs="Arial"/>
                <w:szCs w:val="18"/>
              </w:rPr>
              <w:t>11/03/20</w:t>
            </w:r>
          </w:p>
        </w:tc>
        <w:tc>
          <w:tcPr>
            <w:tcW w:w="1481" w:type="dxa"/>
          </w:tcPr>
          <w:p w14:paraId="2179DB7D" w14:textId="77777777" w:rsidR="00681E20" w:rsidRDefault="00681E20" w:rsidP="00681E20">
            <w:pPr>
              <w:pStyle w:val="TableText"/>
              <w:rPr>
                <w:rFonts w:cs="Arial"/>
                <w:szCs w:val="18"/>
              </w:rPr>
            </w:pPr>
            <w:r>
              <w:rPr>
                <w:rFonts w:cs="Arial"/>
                <w:szCs w:val="18"/>
              </w:rPr>
              <w:t>Jennifer Croftcheck</w:t>
            </w:r>
          </w:p>
        </w:tc>
        <w:tc>
          <w:tcPr>
            <w:tcW w:w="1673" w:type="dxa"/>
          </w:tcPr>
          <w:p w14:paraId="5AE61A95" w14:textId="30486F21" w:rsidR="00681E20" w:rsidRDefault="00681E20" w:rsidP="00681E20">
            <w:pPr>
              <w:pStyle w:val="TableText"/>
              <w:rPr>
                <w:rFonts w:cs="Arial"/>
                <w:szCs w:val="18"/>
              </w:rPr>
            </w:pPr>
            <w:r>
              <w:rPr>
                <w:rFonts w:cs="Arial"/>
                <w:szCs w:val="18"/>
              </w:rPr>
              <w:t xml:space="preserve">CR 65961 </w:t>
            </w:r>
            <w:r w:rsidR="004B2EEE">
              <w:rPr>
                <w:rFonts w:cs="Arial"/>
                <w:szCs w:val="18"/>
              </w:rPr>
              <w:br/>
            </w:r>
            <w:r>
              <w:rPr>
                <w:rFonts w:cs="Arial"/>
                <w:szCs w:val="18"/>
              </w:rPr>
              <w:t>CMS 11896</w:t>
            </w:r>
          </w:p>
          <w:p w14:paraId="4896AD9B" w14:textId="2AFA591D" w:rsidR="00681E20" w:rsidRDefault="00681E20" w:rsidP="00681E20">
            <w:pPr>
              <w:pStyle w:val="TableText"/>
              <w:rPr>
                <w:rFonts w:cs="Arial"/>
                <w:szCs w:val="18"/>
              </w:rPr>
            </w:pPr>
            <w:r>
              <w:rPr>
                <w:rFonts w:cs="Arial"/>
                <w:szCs w:val="18"/>
              </w:rPr>
              <w:t xml:space="preserve">CR 65691 </w:t>
            </w:r>
            <w:r w:rsidR="004B2EEE">
              <w:rPr>
                <w:rFonts w:cs="Arial"/>
                <w:szCs w:val="18"/>
              </w:rPr>
              <w:br/>
            </w:r>
            <w:r>
              <w:rPr>
                <w:rFonts w:cs="Arial"/>
                <w:szCs w:val="18"/>
              </w:rPr>
              <w:t>CMS 11793</w:t>
            </w:r>
          </w:p>
        </w:tc>
        <w:tc>
          <w:tcPr>
            <w:tcW w:w="1101" w:type="dxa"/>
          </w:tcPr>
          <w:p w14:paraId="578EE73A" w14:textId="77777777" w:rsidR="00681E20" w:rsidRDefault="00681E20" w:rsidP="00681E20">
            <w:pPr>
              <w:pStyle w:val="TableText"/>
              <w:rPr>
                <w:rFonts w:cs="Arial"/>
                <w:szCs w:val="18"/>
              </w:rPr>
            </w:pPr>
            <w:r>
              <w:rPr>
                <w:rFonts w:cs="Arial"/>
                <w:szCs w:val="18"/>
              </w:rPr>
              <w:t>B2021100</w:t>
            </w:r>
          </w:p>
        </w:tc>
        <w:tc>
          <w:tcPr>
            <w:tcW w:w="3934" w:type="dxa"/>
          </w:tcPr>
          <w:p w14:paraId="204986B2" w14:textId="77777777" w:rsidR="00681E20" w:rsidRDefault="00681E20" w:rsidP="00681E20">
            <w:pPr>
              <w:pStyle w:val="TableText"/>
              <w:rPr>
                <w:rFonts w:cs="Arial"/>
                <w:szCs w:val="18"/>
              </w:rPr>
            </w:pPr>
            <w:r>
              <w:rPr>
                <w:rFonts w:cs="Arial"/>
                <w:szCs w:val="18"/>
              </w:rPr>
              <w:t xml:space="preserve">Updated NG ACO fields to ACO fields and added information for PCF FVF / SIP Demo. Updated Other Amount Indicator fields with PCF FVF indicators. Updated fields 624-630 to indicate Pioneer ACO for clarity. </w:t>
            </w:r>
            <w:r w:rsidRPr="004504C3">
              <w:rPr>
                <w:rFonts w:cs="Arial"/>
                <w:szCs w:val="18"/>
              </w:rPr>
              <w:t>Updated fields that were previously used for Scarcity incentive payments to FILLER. Scarcity is obsolete and code is removed with CR</w:t>
            </w:r>
            <w:r>
              <w:rPr>
                <w:rFonts w:cs="Arial"/>
                <w:szCs w:val="18"/>
              </w:rPr>
              <w:t>65691.</w:t>
            </w:r>
          </w:p>
        </w:tc>
      </w:tr>
      <w:tr w:rsidR="00FF18C8" w14:paraId="2EF6D0B2" w14:textId="77777777" w:rsidTr="004B2EEE">
        <w:tblPrEx>
          <w:tblCellMar>
            <w:left w:w="108" w:type="dxa"/>
            <w:right w:w="108" w:type="dxa"/>
          </w:tblCellMar>
        </w:tblPrEx>
        <w:trPr>
          <w:cantSplit/>
        </w:trPr>
        <w:tc>
          <w:tcPr>
            <w:tcW w:w="1161" w:type="dxa"/>
          </w:tcPr>
          <w:p w14:paraId="52D409D6" w14:textId="5939FD79" w:rsidR="00FF18C8" w:rsidRDefault="00FF18C8" w:rsidP="00953AFA">
            <w:pPr>
              <w:pStyle w:val="TableText"/>
              <w:rPr>
                <w:rFonts w:cs="Arial"/>
                <w:szCs w:val="18"/>
              </w:rPr>
            </w:pPr>
            <w:r>
              <w:rPr>
                <w:rFonts w:cs="Arial"/>
                <w:szCs w:val="18"/>
              </w:rPr>
              <w:t>01/13/21</w:t>
            </w:r>
          </w:p>
        </w:tc>
        <w:tc>
          <w:tcPr>
            <w:tcW w:w="1481" w:type="dxa"/>
          </w:tcPr>
          <w:p w14:paraId="2B8A2A4A" w14:textId="77777777" w:rsidR="00FF18C8" w:rsidRDefault="00FF18C8" w:rsidP="007B45DD">
            <w:pPr>
              <w:pStyle w:val="TableText"/>
              <w:rPr>
                <w:rFonts w:cs="Arial"/>
                <w:szCs w:val="18"/>
              </w:rPr>
            </w:pPr>
            <w:r>
              <w:rPr>
                <w:rFonts w:cs="Arial"/>
                <w:szCs w:val="18"/>
              </w:rPr>
              <w:t>Jennifer Croftcheck</w:t>
            </w:r>
          </w:p>
        </w:tc>
        <w:tc>
          <w:tcPr>
            <w:tcW w:w="1673" w:type="dxa"/>
          </w:tcPr>
          <w:p w14:paraId="6E8520A9" w14:textId="224C5A9D" w:rsidR="00FF18C8" w:rsidRDefault="00FF18C8" w:rsidP="007B45DD">
            <w:pPr>
              <w:pStyle w:val="TableText"/>
              <w:rPr>
                <w:rFonts w:cs="Arial"/>
                <w:szCs w:val="18"/>
              </w:rPr>
            </w:pPr>
            <w:r>
              <w:rPr>
                <w:rFonts w:cs="Arial"/>
                <w:szCs w:val="18"/>
              </w:rPr>
              <w:t xml:space="preserve">CR 66025 </w:t>
            </w:r>
            <w:r w:rsidR="004B2EEE">
              <w:rPr>
                <w:rFonts w:cs="Arial"/>
                <w:szCs w:val="18"/>
              </w:rPr>
              <w:br/>
            </w:r>
            <w:r>
              <w:rPr>
                <w:rFonts w:cs="Arial"/>
                <w:szCs w:val="18"/>
              </w:rPr>
              <w:t>CMS 11915</w:t>
            </w:r>
          </w:p>
          <w:p w14:paraId="0442F40D" w14:textId="4B14C40F" w:rsidR="00FF18C8" w:rsidRDefault="00FF18C8" w:rsidP="007B45DD">
            <w:pPr>
              <w:pStyle w:val="TableText"/>
              <w:rPr>
                <w:rFonts w:cs="Arial"/>
                <w:szCs w:val="18"/>
              </w:rPr>
            </w:pPr>
            <w:r>
              <w:rPr>
                <w:rFonts w:cs="Arial"/>
                <w:szCs w:val="18"/>
              </w:rPr>
              <w:t xml:space="preserve">CR 66029 </w:t>
            </w:r>
            <w:r w:rsidR="004B2EEE">
              <w:rPr>
                <w:rFonts w:cs="Arial"/>
                <w:szCs w:val="18"/>
              </w:rPr>
              <w:br/>
            </w:r>
            <w:r>
              <w:rPr>
                <w:rFonts w:cs="Arial"/>
                <w:szCs w:val="18"/>
              </w:rPr>
              <w:t>CMS 11914</w:t>
            </w:r>
          </w:p>
        </w:tc>
        <w:tc>
          <w:tcPr>
            <w:tcW w:w="1101" w:type="dxa"/>
          </w:tcPr>
          <w:p w14:paraId="1799458E" w14:textId="77777777" w:rsidR="00FF18C8" w:rsidRDefault="00FF18C8" w:rsidP="007B45DD">
            <w:pPr>
              <w:pStyle w:val="TableText"/>
              <w:rPr>
                <w:rFonts w:cs="Arial"/>
                <w:szCs w:val="18"/>
              </w:rPr>
            </w:pPr>
            <w:r>
              <w:rPr>
                <w:rFonts w:cs="Arial"/>
                <w:szCs w:val="18"/>
              </w:rPr>
              <w:t>B2021200</w:t>
            </w:r>
          </w:p>
        </w:tc>
        <w:tc>
          <w:tcPr>
            <w:tcW w:w="3934" w:type="dxa"/>
          </w:tcPr>
          <w:p w14:paraId="6E0E2037" w14:textId="77777777" w:rsidR="00FF18C8" w:rsidRDefault="00FF18C8" w:rsidP="007B45DD">
            <w:pPr>
              <w:pStyle w:val="TableText"/>
              <w:rPr>
                <w:rFonts w:cs="Arial"/>
                <w:szCs w:val="18"/>
              </w:rPr>
            </w:pPr>
            <w:r>
              <w:rPr>
                <w:rFonts w:cs="Arial"/>
                <w:szCs w:val="18"/>
              </w:rPr>
              <w:t>Added information for KCC KCF and KCC CKCC models.</w:t>
            </w:r>
          </w:p>
        </w:tc>
      </w:tr>
      <w:tr w:rsidR="00591F8F" w:rsidRPr="00327B51" w14:paraId="65F44E6D" w14:textId="77777777" w:rsidTr="004B2EEE">
        <w:tblPrEx>
          <w:tblCellMar>
            <w:left w:w="108" w:type="dxa"/>
            <w:right w:w="108" w:type="dxa"/>
          </w:tblCellMar>
        </w:tblPrEx>
        <w:trPr>
          <w:cantSplit/>
        </w:trPr>
        <w:tc>
          <w:tcPr>
            <w:tcW w:w="1161" w:type="dxa"/>
          </w:tcPr>
          <w:p w14:paraId="63F12615" w14:textId="77777777" w:rsidR="00591F8F" w:rsidRDefault="00591F8F" w:rsidP="00591F8F">
            <w:pPr>
              <w:pStyle w:val="TableText"/>
              <w:rPr>
                <w:rFonts w:cs="Arial"/>
                <w:szCs w:val="18"/>
              </w:rPr>
            </w:pPr>
            <w:r>
              <w:rPr>
                <w:rFonts w:cs="Arial"/>
                <w:szCs w:val="18"/>
              </w:rPr>
              <w:t>12/29/20</w:t>
            </w:r>
          </w:p>
        </w:tc>
        <w:tc>
          <w:tcPr>
            <w:tcW w:w="1481" w:type="dxa"/>
          </w:tcPr>
          <w:p w14:paraId="354EDE7A" w14:textId="77777777" w:rsidR="00591F8F" w:rsidRDefault="00591F8F" w:rsidP="00591F8F">
            <w:pPr>
              <w:pStyle w:val="TableText"/>
              <w:rPr>
                <w:rFonts w:cs="Arial"/>
                <w:szCs w:val="18"/>
              </w:rPr>
            </w:pPr>
            <w:r>
              <w:rPr>
                <w:rFonts w:cs="Arial"/>
                <w:szCs w:val="18"/>
              </w:rPr>
              <w:t>Sonna Guerriero</w:t>
            </w:r>
          </w:p>
        </w:tc>
        <w:tc>
          <w:tcPr>
            <w:tcW w:w="1673" w:type="dxa"/>
          </w:tcPr>
          <w:p w14:paraId="2DB9C8E9" w14:textId="77777777" w:rsidR="00591F8F" w:rsidRDefault="00591F8F" w:rsidP="00591F8F">
            <w:pPr>
              <w:pStyle w:val="TableText"/>
              <w:rPr>
                <w:rFonts w:cs="Arial"/>
                <w:szCs w:val="18"/>
              </w:rPr>
            </w:pPr>
            <w:r>
              <w:rPr>
                <w:rFonts w:cs="Arial"/>
                <w:szCs w:val="18"/>
              </w:rPr>
              <w:t>CR65592 / CMS11768</w:t>
            </w:r>
          </w:p>
        </w:tc>
        <w:tc>
          <w:tcPr>
            <w:tcW w:w="1101" w:type="dxa"/>
          </w:tcPr>
          <w:p w14:paraId="4B5D5D46" w14:textId="77777777" w:rsidR="00591F8F" w:rsidRDefault="00591F8F" w:rsidP="00591F8F">
            <w:pPr>
              <w:pStyle w:val="TableText"/>
              <w:rPr>
                <w:rFonts w:cs="Arial"/>
                <w:szCs w:val="18"/>
              </w:rPr>
            </w:pPr>
            <w:r>
              <w:rPr>
                <w:rFonts w:cs="Arial"/>
                <w:szCs w:val="18"/>
              </w:rPr>
              <w:t>B2021200</w:t>
            </w:r>
          </w:p>
        </w:tc>
        <w:tc>
          <w:tcPr>
            <w:tcW w:w="3934" w:type="dxa"/>
          </w:tcPr>
          <w:p w14:paraId="57D01CF9" w14:textId="77777777" w:rsidR="00591F8F" w:rsidRDefault="00591F8F" w:rsidP="00591F8F">
            <w:pPr>
              <w:pStyle w:val="TableText"/>
              <w:rPr>
                <w:rFonts w:cs="Arial"/>
                <w:szCs w:val="18"/>
              </w:rPr>
            </w:pPr>
            <w:r>
              <w:rPr>
                <w:rFonts w:cs="Arial"/>
                <w:szCs w:val="18"/>
              </w:rPr>
              <w:t xml:space="preserve">Added 8 as valid values to the NG ACO Flags. </w:t>
            </w:r>
          </w:p>
        </w:tc>
      </w:tr>
      <w:tr w:rsidR="00591F8F" w:rsidRPr="00327B51" w14:paraId="347C3A1B" w14:textId="77777777" w:rsidTr="004B2EEE">
        <w:tblPrEx>
          <w:tblCellMar>
            <w:left w:w="108" w:type="dxa"/>
            <w:right w:w="108" w:type="dxa"/>
          </w:tblCellMar>
        </w:tblPrEx>
        <w:trPr>
          <w:cantSplit/>
        </w:trPr>
        <w:tc>
          <w:tcPr>
            <w:tcW w:w="1161" w:type="dxa"/>
          </w:tcPr>
          <w:p w14:paraId="4898C96D" w14:textId="3796950F" w:rsidR="00591F8F" w:rsidRDefault="00953AFA" w:rsidP="00591F8F">
            <w:pPr>
              <w:pStyle w:val="TableText"/>
              <w:rPr>
                <w:rFonts w:cs="Arial"/>
                <w:szCs w:val="18"/>
              </w:rPr>
            </w:pPr>
            <w:r>
              <w:rPr>
                <w:rFonts w:cs="Arial"/>
                <w:szCs w:val="18"/>
              </w:rPr>
              <w:t>0</w:t>
            </w:r>
            <w:r w:rsidR="00591F8F">
              <w:rPr>
                <w:rFonts w:cs="Arial"/>
                <w:szCs w:val="18"/>
              </w:rPr>
              <w:t>1/19/21</w:t>
            </w:r>
          </w:p>
        </w:tc>
        <w:tc>
          <w:tcPr>
            <w:tcW w:w="1481" w:type="dxa"/>
          </w:tcPr>
          <w:p w14:paraId="2874302B" w14:textId="77777777" w:rsidR="00591F8F" w:rsidRDefault="00591F8F" w:rsidP="00591F8F">
            <w:pPr>
              <w:pStyle w:val="TableText"/>
              <w:rPr>
                <w:rFonts w:cs="Arial"/>
                <w:szCs w:val="18"/>
              </w:rPr>
            </w:pPr>
            <w:r>
              <w:rPr>
                <w:rFonts w:cs="Arial"/>
                <w:szCs w:val="18"/>
              </w:rPr>
              <w:t>Sonna Guerriero</w:t>
            </w:r>
          </w:p>
        </w:tc>
        <w:tc>
          <w:tcPr>
            <w:tcW w:w="1673" w:type="dxa"/>
          </w:tcPr>
          <w:p w14:paraId="0C68A5BC" w14:textId="77777777" w:rsidR="00591F8F" w:rsidRDefault="00591F8F" w:rsidP="00591F8F">
            <w:pPr>
              <w:pStyle w:val="TableText"/>
              <w:rPr>
                <w:rFonts w:cs="Arial"/>
                <w:szCs w:val="18"/>
              </w:rPr>
            </w:pPr>
            <w:r>
              <w:rPr>
                <w:rFonts w:cs="Arial"/>
                <w:szCs w:val="18"/>
              </w:rPr>
              <w:t>CR66131 / CMS11942</w:t>
            </w:r>
          </w:p>
        </w:tc>
        <w:tc>
          <w:tcPr>
            <w:tcW w:w="1101" w:type="dxa"/>
          </w:tcPr>
          <w:p w14:paraId="25AAD50C" w14:textId="77777777" w:rsidR="00591F8F" w:rsidRDefault="00591F8F" w:rsidP="00591F8F">
            <w:pPr>
              <w:pStyle w:val="TableText"/>
              <w:rPr>
                <w:rFonts w:cs="Arial"/>
                <w:szCs w:val="18"/>
              </w:rPr>
            </w:pPr>
            <w:r>
              <w:rPr>
                <w:rFonts w:cs="Arial"/>
                <w:szCs w:val="18"/>
              </w:rPr>
              <w:t>B2021200</w:t>
            </w:r>
          </w:p>
        </w:tc>
        <w:tc>
          <w:tcPr>
            <w:tcW w:w="3934" w:type="dxa"/>
          </w:tcPr>
          <w:p w14:paraId="25BBE63B" w14:textId="77777777" w:rsidR="00591F8F" w:rsidRDefault="00591F8F" w:rsidP="00591F8F">
            <w:pPr>
              <w:pStyle w:val="TableText"/>
              <w:rPr>
                <w:rFonts w:cs="Arial"/>
                <w:szCs w:val="18"/>
              </w:rPr>
            </w:pPr>
            <w:r>
              <w:rPr>
                <w:rFonts w:cs="Arial"/>
                <w:szCs w:val="18"/>
              </w:rPr>
              <w:t>Added B and 9 as values for the NG ACO Flag field.</w:t>
            </w:r>
          </w:p>
        </w:tc>
      </w:tr>
      <w:tr w:rsidR="007453DF" w:rsidRPr="00327B51" w14:paraId="03C5D327" w14:textId="77777777" w:rsidTr="004B2EEE">
        <w:tblPrEx>
          <w:tblCellMar>
            <w:left w:w="108" w:type="dxa"/>
            <w:right w:w="108" w:type="dxa"/>
          </w:tblCellMar>
        </w:tblPrEx>
        <w:trPr>
          <w:cantSplit/>
        </w:trPr>
        <w:tc>
          <w:tcPr>
            <w:tcW w:w="1161" w:type="dxa"/>
          </w:tcPr>
          <w:p w14:paraId="39CE0E21" w14:textId="05AC3561" w:rsidR="007453DF" w:rsidRDefault="007453DF" w:rsidP="00953AFA">
            <w:pPr>
              <w:pStyle w:val="TableText"/>
              <w:rPr>
                <w:rFonts w:cs="Arial"/>
                <w:szCs w:val="18"/>
              </w:rPr>
            </w:pPr>
            <w:r>
              <w:rPr>
                <w:rFonts w:cs="Arial"/>
                <w:szCs w:val="18"/>
              </w:rPr>
              <w:t>02/19/21</w:t>
            </w:r>
          </w:p>
        </w:tc>
        <w:tc>
          <w:tcPr>
            <w:tcW w:w="1481" w:type="dxa"/>
          </w:tcPr>
          <w:p w14:paraId="3100CD99" w14:textId="77777777" w:rsidR="007453DF" w:rsidRDefault="007453DF" w:rsidP="00FC143E">
            <w:pPr>
              <w:pStyle w:val="TableText"/>
              <w:rPr>
                <w:rFonts w:cs="Arial"/>
                <w:szCs w:val="18"/>
              </w:rPr>
            </w:pPr>
            <w:r>
              <w:rPr>
                <w:rFonts w:cs="Arial"/>
                <w:szCs w:val="18"/>
              </w:rPr>
              <w:t>Virginia Fritch</w:t>
            </w:r>
          </w:p>
        </w:tc>
        <w:tc>
          <w:tcPr>
            <w:tcW w:w="1673" w:type="dxa"/>
          </w:tcPr>
          <w:p w14:paraId="06DC369C" w14:textId="77777777" w:rsidR="007453DF" w:rsidRDefault="007453DF" w:rsidP="00FC143E">
            <w:pPr>
              <w:pStyle w:val="TableText"/>
              <w:rPr>
                <w:rFonts w:cs="Arial"/>
                <w:szCs w:val="18"/>
              </w:rPr>
            </w:pPr>
            <w:r>
              <w:rPr>
                <w:rFonts w:cs="Arial"/>
                <w:szCs w:val="18"/>
              </w:rPr>
              <w:t>QCN 210210026</w:t>
            </w:r>
          </w:p>
        </w:tc>
        <w:tc>
          <w:tcPr>
            <w:tcW w:w="1101" w:type="dxa"/>
          </w:tcPr>
          <w:p w14:paraId="4927B1D9" w14:textId="77777777" w:rsidR="007453DF" w:rsidRDefault="007453DF" w:rsidP="00FC143E">
            <w:pPr>
              <w:pStyle w:val="TableText"/>
              <w:rPr>
                <w:rFonts w:cs="Arial"/>
                <w:szCs w:val="18"/>
              </w:rPr>
            </w:pPr>
            <w:r>
              <w:rPr>
                <w:rFonts w:cs="Arial"/>
                <w:szCs w:val="18"/>
              </w:rPr>
              <w:t>N/A</w:t>
            </w:r>
          </w:p>
        </w:tc>
        <w:tc>
          <w:tcPr>
            <w:tcW w:w="3934" w:type="dxa"/>
          </w:tcPr>
          <w:p w14:paraId="12DEADFF" w14:textId="77777777" w:rsidR="007453DF" w:rsidRDefault="007453DF" w:rsidP="00FC143E">
            <w:pPr>
              <w:pStyle w:val="TableText"/>
              <w:rPr>
                <w:rFonts w:cs="Arial"/>
                <w:szCs w:val="18"/>
              </w:rPr>
            </w:pPr>
            <w:r>
              <w:rPr>
                <w:rFonts w:cs="Arial"/>
                <w:szCs w:val="18"/>
              </w:rPr>
              <w:t xml:space="preserve">Updated the valid values for the </w:t>
            </w:r>
            <w:r w:rsidRPr="00111D48">
              <w:rPr>
                <w:rFonts w:cs="Arial"/>
                <w:szCs w:val="18"/>
              </w:rPr>
              <w:t>PAR-PROV-IND, J-FAC-PROV-STATUS, PAR-NONPAR.</w:t>
            </w:r>
          </w:p>
        </w:tc>
      </w:tr>
      <w:tr w:rsidR="00FC143E" w:rsidRPr="00327B51" w14:paraId="12BB75CD" w14:textId="77777777" w:rsidTr="004B2EEE">
        <w:tblPrEx>
          <w:tblCellMar>
            <w:left w:w="108" w:type="dxa"/>
            <w:right w:w="108" w:type="dxa"/>
          </w:tblCellMar>
        </w:tblPrEx>
        <w:trPr>
          <w:cantSplit/>
        </w:trPr>
        <w:tc>
          <w:tcPr>
            <w:tcW w:w="1161" w:type="dxa"/>
          </w:tcPr>
          <w:p w14:paraId="69A34F50" w14:textId="1964D740" w:rsidR="00FC143E" w:rsidRDefault="00FC143E" w:rsidP="00FC143E">
            <w:pPr>
              <w:pStyle w:val="TableText"/>
              <w:rPr>
                <w:rFonts w:cs="Arial"/>
                <w:szCs w:val="18"/>
              </w:rPr>
            </w:pPr>
            <w:r>
              <w:rPr>
                <w:rFonts w:cs="Arial"/>
                <w:szCs w:val="18"/>
              </w:rPr>
              <w:t>03/25/21</w:t>
            </w:r>
          </w:p>
        </w:tc>
        <w:tc>
          <w:tcPr>
            <w:tcW w:w="1481" w:type="dxa"/>
          </w:tcPr>
          <w:p w14:paraId="3926B0CA" w14:textId="4CA2807A" w:rsidR="00FC143E" w:rsidRDefault="00FC143E" w:rsidP="00FC143E">
            <w:pPr>
              <w:pStyle w:val="TableText"/>
              <w:rPr>
                <w:rFonts w:cs="Arial"/>
                <w:szCs w:val="18"/>
              </w:rPr>
            </w:pPr>
            <w:r>
              <w:rPr>
                <w:rFonts w:cs="Arial"/>
                <w:szCs w:val="18"/>
              </w:rPr>
              <w:t>Laurie Wetmore</w:t>
            </w:r>
          </w:p>
        </w:tc>
        <w:tc>
          <w:tcPr>
            <w:tcW w:w="1673" w:type="dxa"/>
          </w:tcPr>
          <w:p w14:paraId="1C591179" w14:textId="11279413" w:rsidR="00FC143E" w:rsidRDefault="00FC143E" w:rsidP="00FC143E">
            <w:pPr>
              <w:pStyle w:val="TableText"/>
              <w:rPr>
                <w:rFonts w:cs="Arial"/>
                <w:szCs w:val="18"/>
              </w:rPr>
            </w:pPr>
            <w:r>
              <w:rPr>
                <w:rFonts w:cs="Arial"/>
                <w:szCs w:val="18"/>
              </w:rPr>
              <w:t>CR65592 / CMS11768</w:t>
            </w:r>
          </w:p>
        </w:tc>
        <w:tc>
          <w:tcPr>
            <w:tcW w:w="1101" w:type="dxa"/>
          </w:tcPr>
          <w:p w14:paraId="20000B80" w14:textId="366868E1" w:rsidR="00FC143E" w:rsidRDefault="00FC143E" w:rsidP="00FC143E">
            <w:pPr>
              <w:pStyle w:val="TableText"/>
              <w:rPr>
                <w:rFonts w:cs="Arial"/>
                <w:szCs w:val="18"/>
              </w:rPr>
            </w:pPr>
            <w:r>
              <w:rPr>
                <w:rFonts w:cs="Arial"/>
                <w:szCs w:val="18"/>
              </w:rPr>
              <w:t>B2021200</w:t>
            </w:r>
          </w:p>
        </w:tc>
        <w:tc>
          <w:tcPr>
            <w:tcW w:w="3934" w:type="dxa"/>
          </w:tcPr>
          <w:p w14:paraId="3CC5FE59" w14:textId="270B32A6" w:rsidR="00FC143E" w:rsidRDefault="00FC143E" w:rsidP="00111D48">
            <w:pPr>
              <w:pStyle w:val="TableText"/>
              <w:rPr>
                <w:rFonts w:cs="Arial"/>
                <w:szCs w:val="18"/>
              </w:rPr>
            </w:pPr>
            <w:r>
              <w:rPr>
                <w:rFonts w:cs="Arial"/>
                <w:szCs w:val="18"/>
              </w:rPr>
              <w:t>Added indicators J and L to the Other Amounts Applied field. J and L will only appear for DC Model.</w:t>
            </w:r>
          </w:p>
        </w:tc>
      </w:tr>
      <w:tr w:rsidR="004B2EEE" w:rsidRPr="00327B51" w14:paraId="0A589B45" w14:textId="77777777" w:rsidTr="004B2EEE">
        <w:tblPrEx>
          <w:tblCellMar>
            <w:left w:w="108" w:type="dxa"/>
            <w:right w:w="108" w:type="dxa"/>
          </w:tblCellMar>
        </w:tblPrEx>
        <w:tc>
          <w:tcPr>
            <w:tcW w:w="1161" w:type="dxa"/>
          </w:tcPr>
          <w:p w14:paraId="5F2A0419" w14:textId="41A2884E" w:rsidR="004B2EEE" w:rsidRDefault="004B2EEE" w:rsidP="004B2EEE">
            <w:pPr>
              <w:pStyle w:val="TableText"/>
              <w:rPr>
                <w:rFonts w:cs="Arial"/>
                <w:szCs w:val="18"/>
              </w:rPr>
            </w:pPr>
            <w:r>
              <w:rPr>
                <w:rFonts w:cs="Arial"/>
                <w:szCs w:val="18"/>
              </w:rPr>
              <w:t>04/5/21</w:t>
            </w:r>
          </w:p>
        </w:tc>
        <w:tc>
          <w:tcPr>
            <w:tcW w:w="1481" w:type="dxa"/>
          </w:tcPr>
          <w:p w14:paraId="69EC1AB5" w14:textId="77777777" w:rsidR="004B2EEE" w:rsidRDefault="004B2EEE" w:rsidP="004B2EEE">
            <w:pPr>
              <w:pStyle w:val="TableText"/>
              <w:rPr>
                <w:rFonts w:cs="Arial"/>
                <w:szCs w:val="18"/>
              </w:rPr>
            </w:pPr>
            <w:r>
              <w:rPr>
                <w:rFonts w:cs="Arial"/>
                <w:szCs w:val="18"/>
              </w:rPr>
              <w:t>Irma Kyle</w:t>
            </w:r>
          </w:p>
        </w:tc>
        <w:tc>
          <w:tcPr>
            <w:tcW w:w="1673" w:type="dxa"/>
          </w:tcPr>
          <w:p w14:paraId="21C9739D" w14:textId="77777777" w:rsidR="004B2EEE" w:rsidRDefault="004B2EEE" w:rsidP="004B2EEE">
            <w:pPr>
              <w:pStyle w:val="TableText"/>
              <w:rPr>
                <w:rFonts w:cs="Arial"/>
                <w:szCs w:val="18"/>
              </w:rPr>
            </w:pPr>
            <w:r>
              <w:rPr>
                <w:rFonts w:cs="Arial"/>
                <w:szCs w:val="18"/>
              </w:rPr>
              <w:t>CR 65565 /</w:t>
            </w:r>
            <w:r>
              <w:rPr>
                <w:rFonts w:cs="Arial"/>
                <w:szCs w:val="18"/>
              </w:rPr>
              <w:br/>
              <w:t>CMS 11761</w:t>
            </w:r>
          </w:p>
        </w:tc>
        <w:tc>
          <w:tcPr>
            <w:tcW w:w="1101" w:type="dxa"/>
          </w:tcPr>
          <w:p w14:paraId="48650A0D" w14:textId="77777777" w:rsidR="004B2EEE" w:rsidRDefault="004B2EEE" w:rsidP="004B2EEE">
            <w:pPr>
              <w:pStyle w:val="TableText"/>
              <w:rPr>
                <w:rFonts w:cs="Arial"/>
                <w:szCs w:val="18"/>
              </w:rPr>
            </w:pPr>
            <w:r>
              <w:rPr>
                <w:rFonts w:cs="Arial"/>
                <w:szCs w:val="18"/>
              </w:rPr>
              <w:t>B2021300</w:t>
            </w:r>
          </w:p>
        </w:tc>
        <w:tc>
          <w:tcPr>
            <w:tcW w:w="3934" w:type="dxa"/>
          </w:tcPr>
          <w:p w14:paraId="673F8184" w14:textId="77777777" w:rsidR="004B2EEE" w:rsidRDefault="004B2EEE" w:rsidP="004B2EEE">
            <w:pPr>
              <w:pStyle w:val="TableText"/>
              <w:rPr>
                <w:rFonts w:cs="Arial"/>
                <w:szCs w:val="18"/>
              </w:rPr>
            </w:pPr>
            <w:r>
              <w:rPr>
                <w:rFonts w:cs="Arial"/>
                <w:szCs w:val="18"/>
              </w:rPr>
              <w:t>Added Voluntary Service Indicator to postion 1014. Updated Filler to 1 positon on 1015</w:t>
            </w:r>
          </w:p>
        </w:tc>
      </w:tr>
      <w:tr w:rsidR="006500C7" w:rsidRPr="00327B51" w14:paraId="6D0AD9A5" w14:textId="77777777" w:rsidTr="004B2EEE">
        <w:tblPrEx>
          <w:tblCellMar>
            <w:left w:w="108" w:type="dxa"/>
            <w:right w:w="108" w:type="dxa"/>
          </w:tblCellMar>
        </w:tblPrEx>
        <w:trPr>
          <w:cantSplit/>
        </w:trPr>
        <w:tc>
          <w:tcPr>
            <w:tcW w:w="1161" w:type="dxa"/>
          </w:tcPr>
          <w:p w14:paraId="03763F1B" w14:textId="6AB30561" w:rsidR="006500C7" w:rsidRDefault="006500C7" w:rsidP="00953AFA">
            <w:pPr>
              <w:pStyle w:val="TableText"/>
              <w:rPr>
                <w:rFonts w:cs="Arial"/>
                <w:szCs w:val="18"/>
              </w:rPr>
            </w:pPr>
            <w:r>
              <w:rPr>
                <w:rFonts w:cs="Arial"/>
                <w:szCs w:val="18"/>
              </w:rPr>
              <w:t>04/13/21</w:t>
            </w:r>
          </w:p>
        </w:tc>
        <w:tc>
          <w:tcPr>
            <w:tcW w:w="1481" w:type="dxa"/>
          </w:tcPr>
          <w:p w14:paraId="6A5FA20F" w14:textId="77777777" w:rsidR="006500C7" w:rsidRDefault="006500C7" w:rsidP="006500C7">
            <w:pPr>
              <w:pStyle w:val="TableText"/>
              <w:rPr>
                <w:rFonts w:cs="Arial"/>
                <w:szCs w:val="18"/>
              </w:rPr>
            </w:pPr>
            <w:r>
              <w:rPr>
                <w:rFonts w:cs="Arial"/>
                <w:szCs w:val="18"/>
              </w:rPr>
              <w:t>Jennifer Croftcheck</w:t>
            </w:r>
          </w:p>
        </w:tc>
        <w:tc>
          <w:tcPr>
            <w:tcW w:w="1673" w:type="dxa"/>
          </w:tcPr>
          <w:p w14:paraId="71D8FC94" w14:textId="6E9A2C02" w:rsidR="006500C7" w:rsidRDefault="006500C7" w:rsidP="006500C7">
            <w:pPr>
              <w:pStyle w:val="TableText"/>
              <w:rPr>
                <w:rFonts w:cs="Arial"/>
                <w:szCs w:val="18"/>
              </w:rPr>
            </w:pPr>
            <w:r>
              <w:rPr>
                <w:rFonts w:cs="Arial"/>
                <w:szCs w:val="18"/>
              </w:rPr>
              <w:t xml:space="preserve">CR 66573 </w:t>
            </w:r>
            <w:r>
              <w:rPr>
                <w:rFonts w:cs="Arial"/>
                <w:szCs w:val="18"/>
              </w:rPr>
              <w:br/>
              <w:t>CMS 11915</w:t>
            </w:r>
          </w:p>
          <w:p w14:paraId="2C5E9F85" w14:textId="33502614" w:rsidR="006500C7" w:rsidRDefault="006500C7" w:rsidP="006500C7">
            <w:pPr>
              <w:pStyle w:val="TableText"/>
              <w:rPr>
                <w:rFonts w:cs="Arial"/>
                <w:szCs w:val="18"/>
              </w:rPr>
            </w:pPr>
            <w:r>
              <w:rPr>
                <w:rFonts w:cs="Arial"/>
                <w:szCs w:val="18"/>
              </w:rPr>
              <w:t xml:space="preserve">CR 66575 </w:t>
            </w:r>
            <w:r>
              <w:rPr>
                <w:rFonts w:cs="Arial"/>
                <w:szCs w:val="18"/>
              </w:rPr>
              <w:br/>
              <w:t>CMS 11914</w:t>
            </w:r>
          </w:p>
        </w:tc>
        <w:tc>
          <w:tcPr>
            <w:tcW w:w="1101" w:type="dxa"/>
          </w:tcPr>
          <w:p w14:paraId="451A7E91" w14:textId="77777777" w:rsidR="006500C7" w:rsidRDefault="006500C7" w:rsidP="006500C7">
            <w:pPr>
              <w:pStyle w:val="TableText"/>
              <w:rPr>
                <w:rFonts w:cs="Arial"/>
                <w:szCs w:val="18"/>
              </w:rPr>
            </w:pPr>
            <w:r>
              <w:rPr>
                <w:rFonts w:cs="Arial"/>
                <w:szCs w:val="18"/>
              </w:rPr>
              <w:t>B2021300</w:t>
            </w:r>
          </w:p>
        </w:tc>
        <w:tc>
          <w:tcPr>
            <w:tcW w:w="3934" w:type="dxa"/>
          </w:tcPr>
          <w:p w14:paraId="247664EF" w14:textId="77777777" w:rsidR="006500C7" w:rsidRDefault="006500C7" w:rsidP="006500C7">
            <w:pPr>
              <w:pStyle w:val="TableText"/>
              <w:rPr>
                <w:rFonts w:cs="Arial"/>
                <w:szCs w:val="18"/>
              </w:rPr>
            </w:pPr>
            <w:r>
              <w:rPr>
                <w:rFonts w:cs="Arial"/>
                <w:szCs w:val="18"/>
              </w:rPr>
              <w:t>Added additional benefit enhancement flag of C to ACO Flag section.</w:t>
            </w:r>
          </w:p>
        </w:tc>
      </w:tr>
      <w:tr w:rsidR="006500C7" w:rsidRPr="00327B51" w14:paraId="05173A8D" w14:textId="77777777" w:rsidTr="004B2EEE">
        <w:tblPrEx>
          <w:tblCellMar>
            <w:left w:w="108" w:type="dxa"/>
            <w:right w:w="108" w:type="dxa"/>
          </w:tblCellMar>
        </w:tblPrEx>
        <w:trPr>
          <w:cantSplit/>
        </w:trPr>
        <w:tc>
          <w:tcPr>
            <w:tcW w:w="1161" w:type="dxa"/>
          </w:tcPr>
          <w:p w14:paraId="544C9151" w14:textId="23CECD15" w:rsidR="006500C7" w:rsidRDefault="006500C7" w:rsidP="00953AFA">
            <w:pPr>
              <w:pStyle w:val="TableText"/>
              <w:rPr>
                <w:rFonts w:cs="Arial"/>
                <w:szCs w:val="18"/>
              </w:rPr>
            </w:pPr>
            <w:r>
              <w:rPr>
                <w:rFonts w:cs="Arial"/>
                <w:szCs w:val="18"/>
              </w:rPr>
              <w:t>04/13/21</w:t>
            </w:r>
          </w:p>
        </w:tc>
        <w:tc>
          <w:tcPr>
            <w:tcW w:w="1481" w:type="dxa"/>
          </w:tcPr>
          <w:p w14:paraId="186FAC5E" w14:textId="77777777" w:rsidR="006500C7" w:rsidRDefault="006500C7" w:rsidP="006500C7">
            <w:pPr>
              <w:pStyle w:val="TableText"/>
              <w:rPr>
                <w:rFonts w:cs="Arial"/>
                <w:szCs w:val="18"/>
              </w:rPr>
            </w:pPr>
            <w:r>
              <w:rPr>
                <w:rFonts w:cs="Arial"/>
                <w:szCs w:val="18"/>
              </w:rPr>
              <w:t>Irma Kyle</w:t>
            </w:r>
          </w:p>
        </w:tc>
        <w:tc>
          <w:tcPr>
            <w:tcW w:w="1673" w:type="dxa"/>
          </w:tcPr>
          <w:p w14:paraId="0F3440C2" w14:textId="77777777" w:rsidR="006500C7" w:rsidRDefault="006500C7" w:rsidP="006500C7">
            <w:pPr>
              <w:pStyle w:val="TableText"/>
              <w:rPr>
                <w:rFonts w:cs="Arial"/>
                <w:szCs w:val="18"/>
              </w:rPr>
            </w:pPr>
            <w:r>
              <w:rPr>
                <w:rFonts w:cs="Arial"/>
                <w:szCs w:val="18"/>
              </w:rPr>
              <w:t>CR 65565 /</w:t>
            </w:r>
            <w:r>
              <w:rPr>
                <w:rFonts w:cs="Arial"/>
                <w:szCs w:val="18"/>
              </w:rPr>
              <w:br/>
              <w:t>CMS 11761</w:t>
            </w:r>
          </w:p>
        </w:tc>
        <w:tc>
          <w:tcPr>
            <w:tcW w:w="1101" w:type="dxa"/>
          </w:tcPr>
          <w:p w14:paraId="62A50534" w14:textId="77777777" w:rsidR="006500C7" w:rsidRDefault="006500C7" w:rsidP="006500C7">
            <w:pPr>
              <w:pStyle w:val="TableText"/>
              <w:rPr>
                <w:rFonts w:cs="Arial"/>
                <w:szCs w:val="18"/>
              </w:rPr>
            </w:pPr>
            <w:r>
              <w:rPr>
                <w:rFonts w:cs="Arial"/>
                <w:szCs w:val="18"/>
              </w:rPr>
              <w:t>B2021300</w:t>
            </w:r>
          </w:p>
        </w:tc>
        <w:tc>
          <w:tcPr>
            <w:tcW w:w="3934" w:type="dxa"/>
          </w:tcPr>
          <w:p w14:paraId="6FC5749A" w14:textId="6DCCD792" w:rsidR="006500C7" w:rsidRDefault="006500C7" w:rsidP="006500C7">
            <w:pPr>
              <w:pStyle w:val="TableText"/>
              <w:rPr>
                <w:rFonts w:cs="Arial"/>
                <w:szCs w:val="18"/>
              </w:rPr>
            </w:pPr>
            <w:r>
              <w:rPr>
                <w:rFonts w:cs="Arial"/>
                <w:szCs w:val="18"/>
              </w:rPr>
              <w:t>Added Voluntary Service Indicator to position 1014. Updated Filler to 1 positon on 1015.</w:t>
            </w:r>
          </w:p>
        </w:tc>
      </w:tr>
      <w:tr w:rsidR="003001EE" w14:paraId="45B99540" w14:textId="77777777" w:rsidTr="003001EE">
        <w:tblPrEx>
          <w:tblCellMar>
            <w:left w:w="108" w:type="dxa"/>
            <w:right w:w="108" w:type="dxa"/>
          </w:tblCellMar>
        </w:tblPrEx>
        <w:tc>
          <w:tcPr>
            <w:tcW w:w="1161" w:type="dxa"/>
          </w:tcPr>
          <w:p w14:paraId="40D2A188" w14:textId="75120FAF" w:rsidR="003001EE" w:rsidRDefault="003001EE" w:rsidP="00953AFA">
            <w:pPr>
              <w:pStyle w:val="TableText"/>
              <w:rPr>
                <w:rFonts w:cs="Arial"/>
                <w:szCs w:val="18"/>
              </w:rPr>
            </w:pPr>
            <w:r>
              <w:rPr>
                <w:rFonts w:cs="Arial"/>
                <w:szCs w:val="18"/>
              </w:rPr>
              <w:t>05/07/21</w:t>
            </w:r>
          </w:p>
        </w:tc>
        <w:tc>
          <w:tcPr>
            <w:tcW w:w="1481" w:type="dxa"/>
          </w:tcPr>
          <w:p w14:paraId="6B8BB9E4" w14:textId="77777777" w:rsidR="003001EE" w:rsidRDefault="003001EE" w:rsidP="00953AFA">
            <w:pPr>
              <w:pStyle w:val="TableText"/>
              <w:rPr>
                <w:rFonts w:cs="Arial"/>
                <w:szCs w:val="18"/>
              </w:rPr>
            </w:pPr>
            <w:r>
              <w:rPr>
                <w:rFonts w:cs="Arial"/>
                <w:szCs w:val="18"/>
              </w:rPr>
              <w:t>Sonna Guerriero</w:t>
            </w:r>
          </w:p>
        </w:tc>
        <w:tc>
          <w:tcPr>
            <w:tcW w:w="1673" w:type="dxa"/>
          </w:tcPr>
          <w:p w14:paraId="6A6757B6" w14:textId="77777777" w:rsidR="003001EE" w:rsidRDefault="003001EE" w:rsidP="00953AFA">
            <w:pPr>
              <w:pStyle w:val="TableText"/>
              <w:rPr>
                <w:rFonts w:cs="Arial"/>
                <w:szCs w:val="18"/>
              </w:rPr>
            </w:pPr>
            <w:r>
              <w:rPr>
                <w:rFonts w:cs="Arial"/>
                <w:szCs w:val="18"/>
              </w:rPr>
              <w:t>CR65592 / CMS11768</w:t>
            </w:r>
          </w:p>
        </w:tc>
        <w:tc>
          <w:tcPr>
            <w:tcW w:w="1101" w:type="dxa"/>
          </w:tcPr>
          <w:p w14:paraId="199CD2F0" w14:textId="77777777" w:rsidR="003001EE" w:rsidRDefault="003001EE" w:rsidP="00953AFA">
            <w:pPr>
              <w:pStyle w:val="TableText"/>
              <w:rPr>
                <w:rFonts w:cs="Arial"/>
                <w:szCs w:val="18"/>
              </w:rPr>
            </w:pPr>
            <w:r>
              <w:rPr>
                <w:rFonts w:cs="Arial"/>
                <w:szCs w:val="18"/>
              </w:rPr>
              <w:t>B2021300</w:t>
            </w:r>
          </w:p>
        </w:tc>
        <w:tc>
          <w:tcPr>
            <w:tcW w:w="3934" w:type="dxa"/>
          </w:tcPr>
          <w:p w14:paraId="3054F14B" w14:textId="07CDEC60" w:rsidR="003001EE" w:rsidRDefault="003001EE" w:rsidP="00953AFA">
            <w:pPr>
              <w:pStyle w:val="TableText"/>
              <w:rPr>
                <w:rFonts w:cs="Arial"/>
                <w:szCs w:val="18"/>
              </w:rPr>
            </w:pPr>
            <w:r>
              <w:rPr>
                <w:rFonts w:cs="Arial"/>
                <w:szCs w:val="18"/>
              </w:rPr>
              <w:t>Updated the Value Valids in the Other Amount Indicators 2 through 7</w:t>
            </w:r>
            <w:r w:rsidR="00EE1541">
              <w:rPr>
                <w:rFonts w:cs="Arial"/>
                <w:szCs w:val="18"/>
              </w:rPr>
              <w:t xml:space="preserve"> </w:t>
            </w:r>
          </w:p>
        </w:tc>
      </w:tr>
      <w:tr w:rsidR="00953AFA" w14:paraId="4E0D1C74" w14:textId="77777777" w:rsidTr="00953AFA">
        <w:tblPrEx>
          <w:tblCellMar>
            <w:left w:w="108" w:type="dxa"/>
            <w:right w:w="108" w:type="dxa"/>
          </w:tblCellMar>
        </w:tblPrEx>
        <w:tc>
          <w:tcPr>
            <w:tcW w:w="1161" w:type="dxa"/>
          </w:tcPr>
          <w:p w14:paraId="2A2ED3F1" w14:textId="4B0F1694" w:rsidR="00953AFA" w:rsidRDefault="00953AFA" w:rsidP="00953AFA">
            <w:pPr>
              <w:pStyle w:val="TableText"/>
              <w:rPr>
                <w:rFonts w:cs="Arial"/>
                <w:szCs w:val="18"/>
              </w:rPr>
            </w:pPr>
            <w:r>
              <w:rPr>
                <w:rFonts w:cs="Arial"/>
                <w:szCs w:val="18"/>
              </w:rPr>
              <w:t>05/21/21</w:t>
            </w:r>
          </w:p>
        </w:tc>
        <w:tc>
          <w:tcPr>
            <w:tcW w:w="1481" w:type="dxa"/>
          </w:tcPr>
          <w:p w14:paraId="61859014" w14:textId="77777777" w:rsidR="00953AFA" w:rsidRDefault="00953AFA" w:rsidP="00953AFA">
            <w:pPr>
              <w:pStyle w:val="TableText"/>
              <w:rPr>
                <w:rFonts w:cs="Arial"/>
                <w:szCs w:val="18"/>
              </w:rPr>
            </w:pPr>
            <w:r w:rsidRPr="005339D1">
              <w:rPr>
                <w:rFonts w:cs="Arial"/>
                <w:szCs w:val="18"/>
              </w:rPr>
              <w:t>Sonna Guerriero</w:t>
            </w:r>
          </w:p>
        </w:tc>
        <w:tc>
          <w:tcPr>
            <w:tcW w:w="1673" w:type="dxa"/>
          </w:tcPr>
          <w:p w14:paraId="5BF52CB3" w14:textId="77777777" w:rsidR="00953AFA" w:rsidRDefault="00953AFA" w:rsidP="00953AFA">
            <w:pPr>
              <w:pStyle w:val="TableText"/>
              <w:rPr>
                <w:rFonts w:cs="Arial"/>
                <w:szCs w:val="18"/>
              </w:rPr>
            </w:pPr>
            <w:r>
              <w:rPr>
                <w:rFonts w:cs="Arial"/>
                <w:szCs w:val="18"/>
              </w:rPr>
              <w:t>CR 66714 /</w:t>
            </w:r>
          </w:p>
          <w:p w14:paraId="67C0BC45" w14:textId="77777777" w:rsidR="00953AFA" w:rsidRDefault="00953AFA" w:rsidP="00953AFA">
            <w:pPr>
              <w:pStyle w:val="TableText"/>
              <w:rPr>
                <w:rFonts w:cs="Arial"/>
                <w:szCs w:val="18"/>
              </w:rPr>
            </w:pPr>
            <w:r>
              <w:rPr>
                <w:rFonts w:cs="Arial"/>
                <w:szCs w:val="18"/>
              </w:rPr>
              <w:t>CMS 12101</w:t>
            </w:r>
          </w:p>
        </w:tc>
        <w:tc>
          <w:tcPr>
            <w:tcW w:w="1101" w:type="dxa"/>
          </w:tcPr>
          <w:p w14:paraId="68039CD3" w14:textId="77777777" w:rsidR="00953AFA" w:rsidRDefault="00953AFA" w:rsidP="00953AFA">
            <w:pPr>
              <w:pStyle w:val="TableText"/>
              <w:rPr>
                <w:rFonts w:cs="Arial"/>
                <w:szCs w:val="18"/>
              </w:rPr>
            </w:pPr>
            <w:r>
              <w:rPr>
                <w:rFonts w:cs="Arial"/>
                <w:szCs w:val="18"/>
              </w:rPr>
              <w:t>B2021400</w:t>
            </w:r>
          </w:p>
        </w:tc>
        <w:tc>
          <w:tcPr>
            <w:tcW w:w="3934" w:type="dxa"/>
          </w:tcPr>
          <w:p w14:paraId="6DA42ADC" w14:textId="77777777" w:rsidR="00953AFA" w:rsidRDefault="00953AFA" w:rsidP="00953AFA">
            <w:pPr>
              <w:pStyle w:val="TableText"/>
              <w:rPr>
                <w:rFonts w:cs="Arial"/>
                <w:szCs w:val="18"/>
              </w:rPr>
            </w:pPr>
            <w:r>
              <w:rPr>
                <w:rFonts w:cs="Arial"/>
                <w:szCs w:val="18"/>
              </w:rPr>
              <w:t>Added the Exempt Program ID</w:t>
            </w:r>
          </w:p>
        </w:tc>
      </w:tr>
      <w:tr w:rsidR="009349B5" w14:paraId="7A3F1FA5" w14:textId="77777777" w:rsidTr="009349B5">
        <w:tblPrEx>
          <w:tblCellMar>
            <w:left w:w="108" w:type="dxa"/>
            <w:right w:w="108" w:type="dxa"/>
          </w:tblCellMar>
        </w:tblPrEx>
        <w:tc>
          <w:tcPr>
            <w:tcW w:w="1161" w:type="dxa"/>
          </w:tcPr>
          <w:p w14:paraId="1FF29D49" w14:textId="77777777" w:rsidR="009349B5" w:rsidRDefault="009349B5" w:rsidP="00103943">
            <w:pPr>
              <w:pStyle w:val="TableText"/>
              <w:rPr>
                <w:rFonts w:cs="Arial"/>
                <w:szCs w:val="18"/>
              </w:rPr>
            </w:pPr>
            <w:r>
              <w:rPr>
                <w:rFonts w:cs="Arial"/>
                <w:szCs w:val="18"/>
              </w:rPr>
              <w:t>9/23/21</w:t>
            </w:r>
          </w:p>
        </w:tc>
        <w:tc>
          <w:tcPr>
            <w:tcW w:w="1481" w:type="dxa"/>
          </w:tcPr>
          <w:p w14:paraId="3988A9B3" w14:textId="77777777" w:rsidR="009349B5" w:rsidRPr="005339D1" w:rsidRDefault="009349B5" w:rsidP="00103943">
            <w:pPr>
              <w:pStyle w:val="TableText"/>
              <w:rPr>
                <w:rFonts w:cs="Arial"/>
                <w:szCs w:val="18"/>
              </w:rPr>
            </w:pPr>
            <w:r>
              <w:rPr>
                <w:rFonts w:cs="Arial"/>
                <w:szCs w:val="18"/>
              </w:rPr>
              <w:t>Irma Kyle</w:t>
            </w:r>
          </w:p>
        </w:tc>
        <w:tc>
          <w:tcPr>
            <w:tcW w:w="1673" w:type="dxa"/>
          </w:tcPr>
          <w:p w14:paraId="4AE30A00" w14:textId="77777777" w:rsidR="009349B5" w:rsidRDefault="009349B5" w:rsidP="00103943">
            <w:pPr>
              <w:pStyle w:val="TableText"/>
              <w:rPr>
                <w:rFonts w:cs="Arial"/>
                <w:szCs w:val="18"/>
              </w:rPr>
            </w:pPr>
            <w:r>
              <w:rPr>
                <w:rFonts w:cs="Arial"/>
                <w:szCs w:val="18"/>
              </w:rPr>
              <w:t>CR 67694 /</w:t>
            </w:r>
            <w:r>
              <w:rPr>
                <w:rFonts w:cs="Arial"/>
                <w:szCs w:val="18"/>
              </w:rPr>
              <w:br/>
              <w:t>CMS 12397</w:t>
            </w:r>
          </w:p>
        </w:tc>
        <w:tc>
          <w:tcPr>
            <w:tcW w:w="1101" w:type="dxa"/>
          </w:tcPr>
          <w:p w14:paraId="030370E7" w14:textId="77777777" w:rsidR="009349B5" w:rsidRDefault="009349B5" w:rsidP="00103943">
            <w:pPr>
              <w:pStyle w:val="TableText"/>
              <w:rPr>
                <w:rFonts w:cs="Arial"/>
                <w:szCs w:val="18"/>
              </w:rPr>
            </w:pPr>
            <w:r>
              <w:rPr>
                <w:rFonts w:cs="Arial"/>
                <w:szCs w:val="18"/>
              </w:rPr>
              <w:t>B2022100</w:t>
            </w:r>
          </w:p>
        </w:tc>
        <w:tc>
          <w:tcPr>
            <w:tcW w:w="3934" w:type="dxa"/>
          </w:tcPr>
          <w:p w14:paraId="360F0BA9" w14:textId="77777777" w:rsidR="009349B5" w:rsidRDefault="009349B5" w:rsidP="00103943">
            <w:pPr>
              <w:pStyle w:val="TableText"/>
              <w:rPr>
                <w:rFonts w:cs="Arial"/>
                <w:szCs w:val="18"/>
              </w:rPr>
            </w:pPr>
            <w:r>
              <w:rPr>
                <w:rFonts w:cs="Arial"/>
                <w:szCs w:val="18"/>
              </w:rPr>
              <w:t>Added the PTA/OTA MOD Adjustment data elements 2280 - 2286, updated the valid values (B1) in the Other Amount Indicators 1-7.</w:t>
            </w:r>
          </w:p>
        </w:tc>
      </w:tr>
      <w:tr w:rsidR="009349B5" w14:paraId="4EC2F3AC" w14:textId="77777777" w:rsidTr="009349B5">
        <w:tblPrEx>
          <w:tblCellMar>
            <w:left w:w="108" w:type="dxa"/>
            <w:right w:w="108" w:type="dxa"/>
          </w:tblCellMar>
        </w:tblPrEx>
        <w:tc>
          <w:tcPr>
            <w:tcW w:w="1161" w:type="dxa"/>
          </w:tcPr>
          <w:p w14:paraId="62ADF832" w14:textId="77777777" w:rsidR="009349B5" w:rsidRDefault="009349B5" w:rsidP="00103943">
            <w:pPr>
              <w:pStyle w:val="TableText"/>
              <w:rPr>
                <w:rFonts w:cs="Arial"/>
                <w:szCs w:val="18"/>
              </w:rPr>
            </w:pPr>
            <w:r>
              <w:rPr>
                <w:rFonts w:cs="Arial"/>
                <w:szCs w:val="18"/>
              </w:rPr>
              <w:t>9/27/21</w:t>
            </w:r>
          </w:p>
        </w:tc>
        <w:tc>
          <w:tcPr>
            <w:tcW w:w="1481" w:type="dxa"/>
          </w:tcPr>
          <w:p w14:paraId="47178EB9" w14:textId="77777777" w:rsidR="009349B5" w:rsidRDefault="009349B5" w:rsidP="00103943">
            <w:pPr>
              <w:pStyle w:val="TableText"/>
              <w:rPr>
                <w:rFonts w:cs="Arial"/>
                <w:szCs w:val="18"/>
              </w:rPr>
            </w:pPr>
            <w:r>
              <w:rPr>
                <w:rFonts w:cs="Arial"/>
                <w:szCs w:val="18"/>
              </w:rPr>
              <w:t>Irma Kyle</w:t>
            </w:r>
          </w:p>
        </w:tc>
        <w:tc>
          <w:tcPr>
            <w:tcW w:w="1673" w:type="dxa"/>
          </w:tcPr>
          <w:p w14:paraId="6DCB3302" w14:textId="01F1D8A6" w:rsidR="009349B5" w:rsidRDefault="009349B5" w:rsidP="00103943">
            <w:pPr>
              <w:pStyle w:val="TableText"/>
              <w:rPr>
                <w:rFonts w:cs="Arial"/>
                <w:szCs w:val="18"/>
              </w:rPr>
            </w:pPr>
            <w:r>
              <w:rPr>
                <w:rFonts w:cs="Arial"/>
                <w:szCs w:val="18"/>
              </w:rPr>
              <w:t>CR 67725</w:t>
            </w:r>
            <w:r w:rsidR="00EE1541">
              <w:rPr>
                <w:rFonts w:cs="Arial"/>
                <w:szCs w:val="18"/>
              </w:rPr>
              <w:t xml:space="preserve"> </w:t>
            </w:r>
            <w:r>
              <w:rPr>
                <w:rFonts w:cs="Arial"/>
                <w:szCs w:val="18"/>
              </w:rPr>
              <w:t>/</w:t>
            </w:r>
            <w:r>
              <w:rPr>
                <w:rFonts w:cs="Arial"/>
                <w:szCs w:val="18"/>
              </w:rPr>
              <w:br/>
              <w:t>CMS 12404</w:t>
            </w:r>
          </w:p>
        </w:tc>
        <w:tc>
          <w:tcPr>
            <w:tcW w:w="1101" w:type="dxa"/>
          </w:tcPr>
          <w:p w14:paraId="2770D1D5" w14:textId="77777777" w:rsidR="009349B5" w:rsidRDefault="009349B5" w:rsidP="00103943">
            <w:pPr>
              <w:pStyle w:val="TableText"/>
              <w:rPr>
                <w:rFonts w:cs="Arial"/>
                <w:szCs w:val="18"/>
              </w:rPr>
            </w:pPr>
            <w:r>
              <w:rPr>
                <w:rFonts w:cs="Arial"/>
                <w:szCs w:val="18"/>
              </w:rPr>
              <w:t>B2022100</w:t>
            </w:r>
          </w:p>
        </w:tc>
        <w:tc>
          <w:tcPr>
            <w:tcW w:w="3934" w:type="dxa"/>
          </w:tcPr>
          <w:p w14:paraId="2E2EA6D5" w14:textId="36110D81" w:rsidR="009349B5" w:rsidRDefault="009349B5" w:rsidP="00103943">
            <w:pPr>
              <w:pStyle w:val="TableText"/>
              <w:rPr>
                <w:rFonts w:cs="Arial"/>
                <w:szCs w:val="18"/>
              </w:rPr>
            </w:pPr>
            <w:r>
              <w:rPr>
                <w:rFonts w:cs="Arial"/>
                <w:szCs w:val="18"/>
              </w:rPr>
              <w:t>Added PPA Adjustment data elements 2287 - 2298, updated the valid values (A6, A7)</w:t>
            </w:r>
            <w:r w:rsidR="00EE1541">
              <w:rPr>
                <w:rFonts w:cs="Arial"/>
                <w:szCs w:val="18"/>
              </w:rPr>
              <w:t xml:space="preserve"> </w:t>
            </w:r>
            <w:r>
              <w:rPr>
                <w:rFonts w:cs="Arial"/>
                <w:szCs w:val="18"/>
              </w:rPr>
              <w:t>in the Other Amount Indicators 1-7. Updated filler 2299 - 2309.</w:t>
            </w:r>
          </w:p>
        </w:tc>
      </w:tr>
      <w:tr w:rsidR="00B6441D" w14:paraId="01C2AE50" w14:textId="77777777" w:rsidTr="00614BDB">
        <w:tblPrEx>
          <w:tblCellMar>
            <w:left w:w="108" w:type="dxa"/>
            <w:right w:w="108" w:type="dxa"/>
          </w:tblCellMar>
        </w:tblPrEx>
        <w:tc>
          <w:tcPr>
            <w:tcW w:w="1161" w:type="dxa"/>
          </w:tcPr>
          <w:p w14:paraId="249F4254" w14:textId="77777777" w:rsidR="00B6441D" w:rsidRDefault="00B6441D" w:rsidP="00614BDB">
            <w:pPr>
              <w:pStyle w:val="TableText"/>
              <w:rPr>
                <w:rFonts w:cs="Arial"/>
                <w:szCs w:val="18"/>
              </w:rPr>
            </w:pPr>
            <w:r>
              <w:rPr>
                <w:rFonts w:cs="Arial"/>
                <w:szCs w:val="18"/>
              </w:rPr>
              <w:t>10/08/21</w:t>
            </w:r>
          </w:p>
        </w:tc>
        <w:tc>
          <w:tcPr>
            <w:tcW w:w="1481" w:type="dxa"/>
          </w:tcPr>
          <w:p w14:paraId="0CC04F02" w14:textId="77777777" w:rsidR="00B6441D" w:rsidRDefault="00B6441D" w:rsidP="00614BDB">
            <w:pPr>
              <w:pStyle w:val="TableText"/>
              <w:rPr>
                <w:rFonts w:cs="Arial"/>
                <w:szCs w:val="18"/>
              </w:rPr>
            </w:pPr>
            <w:r>
              <w:rPr>
                <w:rFonts w:cs="Arial"/>
                <w:szCs w:val="18"/>
              </w:rPr>
              <w:t>Virginia Fritch</w:t>
            </w:r>
          </w:p>
        </w:tc>
        <w:tc>
          <w:tcPr>
            <w:tcW w:w="1673" w:type="dxa"/>
          </w:tcPr>
          <w:p w14:paraId="48A3C5EF" w14:textId="77777777" w:rsidR="00B6441D" w:rsidRDefault="00B6441D" w:rsidP="00614BDB">
            <w:pPr>
              <w:pStyle w:val="TableText"/>
              <w:rPr>
                <w:rFonts w:cs="Arial"/>
                <w:szCs w:val="18"/>
              </w:rPr>
            </w:pPr>
            <w:r>
              <w:rPr>
                <w:rFonts w:cs="Arial"/>
                <w:szCs w:val="18"/>
              </w:rPr>
              <w:t>MUSQT-6362</w:t>
            </w:r>
          </w:p>
        </w:tc>
        <w:tc>
          <w:tcPr>
            <w:tcW w:w="1101" w:type="dxa"/>
          </w:tcPr>
          <w:p w14:paraId="4DED433B" w14:textId="77777777" w:rsidR="00B6441D" w:rsidRDefault="00B6441D" w:rsidP="00614BDB">
            <w:pPr>
              <w:pStyle w:val="TableText"/>
              <w:rPr>
                <w:rFonts w:cs="Arial"/>
                <w:szCs w:val="18"/>
              </w:rPr>
            </w:pPr>
            <w:r>
              <w:rPr>
                <w:rFonts w:cs="Arial"/>
                <w:szCs w:val="18"/>
              </w:rPr>
              <w:t>N/A</w:t>
            </w:r>
          </w:p>
        </w:tc>
        <w:tc>
          <w:tcPr>
            <w:tcW w:w="3934" w:type="dxa"/>
          </w:tcPr>
          <w:p w14:paraId="22390D5F" w14:textId="77777777" w:rsidR="00B6441D" w:rsidRDefault="00B6441D" w:rsidP="00614BDB">
            <w:pPr>
              <w:pStyle w:val="TableText"/>
              <w:rPr>
                <w:rFonts w:cs="Arial"/>
                <w:szCs w:val="18"/>
              </w:rPr>
            </w:pPr>
            <w:r>
              <w:rPr>
                <w:rFonts w:cs="Arial"/>
                <w:szCs w:val="18"/>
              </w:rPr>
              <w:t>Clarified how a split claim will report to the different Phase I, II and III files.</w:t>
            </w:r>
          </w:p>
        </w:tc>
      </w:tr>
      <w:tr w:rsidR="00B6441D" w14:paraId="54229004" w14:textId="77777777" w:rsidTr="00614BDB">
        <w:tblPrEx>
          <w:tblCellMar>
            <w:left w:w="108" w:type="dxa"/>
            <w:right w:w="108" w:type="dxa"/>
          </w:tblCellMar>
        </w:tblPrEx>
        <w:tc>
          <w:tcPr>
            <w:tcW w:w="1161" w:type="dxa"/>
          </w:tcPr>
          <w:p w14:paraId="432D360D" w14:textId="77777777" w:rsidR="00B6441D" w:rsidRDefault="00B6441D" w:rsidP="00614BDB">
            <w:pPr>
              <w:pStyle w:val="TableText"/>
              <w:rPr>
                <w:rFonts w:cs="Arial"/>
                <w:szCs w:val="18"/>
              </w:rPr>
            </w:pPr>
            <w:r>
              <w:rPr>
                <w:rFonts w:cs="Arial"/>
                <w:szCs w:val="18"/>
              </w:rPr>
              <w:t>10/14/21</w:t>
            </w:r>
          </w:p>
        </w:tc>
        <w:tc>
          <w:tcPr>
            <w:tcW w:w="1481" w:type="dxa"/>
          </w:tcPr>
          <w:p w14:paraId="387F73DB" w14:textId="77777777" w:rsidR="00B6441D" w:rsidRDefault="00B6441D" w:rsidP="00614BDB">
            <w:pPr>
              <w:pStyle w:val="TableText"/>
              <w:rPr>
                <w:rFonts w:cs="Arial"/>
                <w:szCs w:val="18"/>
              </w:rPr>
            </w:pPr>
            <w:r>
              <w:rPr>
                <w:rFonts w:cs="Arial"/>
                <w:szCs w:val="18"/>
              </w:rPr>
              <w:t>Gigi Mendenhall</w:t>
            </w:r>
          </w:p>
        </w:tc>
        <w:tc>
          <w:tcPr>
            <w:tcW w:w="1673" w:type="dxa"/>
          </w:tcPr>
          <w:p w14:paraId="0C8C57F4" w14:textId="77777777" w:rsidR="00B6441D" w:rsidRDefault="00B6441D" w:rsidP="00614BDB">
            <w:pPr>
              <w:pStyle w:val="TableText"/>
              <w:rPr>
                <w:rFonts w:cs="Arial"/>
                <w:szCs w:val="18"/>
              </w:rPr>
            </w:pPr>
            <w:r>
              <w:rPr>
                <w:rFonts w:cs="Arial"/>
                <w:szCs w:val="18"/>
              </w:rPr>
              <w:t>MUSQT-1338</w:t>
            </w:r>
          </w:p>
        </w:tc>
        <w:tc>
          <w:tcPr>
            <w:tcW w:w="1101" w:type="dxa"/>
          </w:tcPr>
          <w:p w14:paraId="7F16D260" w14:textId="77777777" w:rsidR="00B6441D" w:rsidRDefault="00B6441D" w:rsidP="00614BDB">
            <w:pPr>
              <w:pStyle w:val="TableText"/>
              <w:rPr>
                <w:rFonts w:cs="Arial"/>
                <w:szCs w:val="18"/>
              </w:rPr>
            </w:pPr>
            <w:r>
              <w:rPr>
                <w:rFonts w:cs="Arial"/>
                <w:szCs w:val="18"/>
              </w:rPr>
              <w:t>N/A</w:t>
            </w:r>
          </w:p>
        </w:tc>
        <w:tc>
          <w:tcPr>
            <w:tcW w:w="3934" w:type="dxa"/>
          </w:tcPr>
          <w:p w14:paraId="2991A98F" w14:textId="473FE65B" w:rsidR="00B6441D" w:rsidRDefault="00B6441D" w:rsidP="00614BDB">
            <w:pPr>
              <w:pStyle w:val="TableText"/>
              <w:rPr>
                <w:rFonts w:cs="Arial"/>
                <w:szCs w:val="18"/>
              </w:rPr>
            </w:pPr>
            <w:r>
              <w:rPr>
                <w:rFonts w:cs="Arial"/>
                <w:szCs w:val="18"/>
              </w:rPr>
              <w:t>Added notes to reference CWF documentation when value is derived from CWF.</w:t>
            </w:r>
            <w:r w:rsidR="00EE1541">
              <w:rPr>
                <w:rFonts w:cs="Arial"/>
                <w:szCs w:val="18"/>
              </w:rPr>
              <w:t xml:space="preserve"> </w:t>
            </w:r>
            <w:r>
              <w:rPr>
                <w:rFonts w:cs="Arial"/>
                <w:szCs w:val="18"/>
              </w:rPr>
              <w:t>Also updated information related to crossover fields.</w:t>
            </w:r>
          </w:p>
        </w:tc>
      </w:tr>
      <w:tr w:rsidR="004465BE" w14:paraId="0B2ADCD9" w14:textId="77777777" w:rsidTr="007449FC">
        <w:tblPrEx>
          <w:tblCellMar>
            <w:left w:w="108" w:type="dxa"/>
            <w:right w:w="108" w:type="dxa"/>
          </w:tblCellMar>
        </w:tblPrEx>
        <w:tc>
          <w:tcPr>
            <w:tcW w:w="1161" w:type="dxa"/>
          </w:tcPr>
          <w:p w14:paraId="7D6D22ED" w14:textId="77777777" w:rsidR="004465BE" w:rsidRDefault="004465BE" w:rsidP="007449FC">
            <w:pPr>
              <w:pStyle w:val="TableText"/>
              <w:rPr>
                <w:rFonts w:cs="Arial"/>
                <w:szCs w:val="18"/>
              </w:rPr>
            </w:pPr>
            <w:r>
              <w:rPr>
                <w:rFonts w:cs="Arial"/>
                <w:szCs w:val="18"/>
              </w:rPr>
              <w:t>12/08/21</w:t>
            </w:r>
          </w:p>
        </w:tc>
        <w:tc>
          <w:tcPr>
            <w:tcW w:w="1481" w:type="dxa"/>
          </w:tcPr>
          <w:p w14:paraId="5EE1E47B" w14:textId="77777777" w:rsidR="004465BE" w:rsidRDefault="004465BE" w:rsidP="007449FC">
            <w:pPr>
              <w:pStyle w:val="TableText"/>
              <w:rPr>
                <w:rFonts w:cs="Arial"/>
                <w:szCs w:val="18"/>
              </w:rPr>
            </w:pPr>
            <w:r>
              <w:rPr>
                <w:rFonts w:cs="Arial"/>
                <w:szCs w:val="18"/>
              </w:rPr>
              <w:t>Irma Kyle</w:t>
            </w:r>
          </w:p>
        </w:tc>
        <w:tc>
          <w:tcPr>
            <w:tcW w:w="1673" w:type="dxa"/>
          </w:tcPr>
          <w:p w14:paraId="7C70803E" w14:textId="50C635C8" w:rsidR="004465BE" w:rsidRDefault="004465BE" w:rsidP="004465BE">
            <w:pPr>
              <w:pStyle w:val="TableText"/>
              <w:rPr>
                <w:rFonts w:cs="Arial"/>
                <w:szCs w:val="18"/>
              </w:rPr>
            </w:pPr>
            <w:r>
              <w:rPr>
                <w:rFonts w:cs="Arial"/>
                <w:szCs w:val="18"/>
              </w:rPr>
              <w:t>CR 67874</w:t>
            </w:r>
            <w:r>
              <w:rPr>
                <w:rFonts w:cs="Arial"/>
                <w:szCs w:val="18"/>
              </w:rPr>
              <w:br/>
              <w:t>CMS 12404</w:t>
            </w:r>
          </w:p>
        </w:tc>
        <w:tc>
          <w:tcPr>
            <w:tcW w:w="1101" w:type="dxa"/>
          </w:tcPr>
          <w:p w14:paraId="02F4C8C8" w14:textId="77777777" w:rsidR="004465BE" w:rsidRDefault="004465BE" w:rsidP="007449FC">
            <w:pPr>
              <w:pStyle w:val="TableText"/>
              <w:rPr>
                <w:rFonts w:cs="Arial"/>
                <w:szCs w:val="18"/>
              </w:rPr>
            </w:pPr>
            <w:r>
              <w:rPr>
                <w:rFonts w:cs="Arial"/>
                <w:szCs w:val="18"/>
              </w:rPr>
              <w:t>B2022200</w:t>
            </w:r>
          </w:p>
        </w:tc>
        <w:tc>
          <w:tcPr>
            <w:tcW w:w="3934" w:type="dxa"/>
          </w:tcPr>
          <w:p w14:paraId="03C756AF" w14:textId="79750F64" w:rsidR="004465BE" w:rsidRDefault="004465BE" w:rsidP="007449FC">
            <w:pPr>
              <w:pStyle w:val="TableText"/>
              <w:rPr>
                <w:rFonts w:cs="Arial"/>
                <w:szCs w:val="18"/>
              </w:rPr>
            </w:pPr>
            <w:r>
              <w:rPr>
                <w:rFonts w:cs="Arial"/>
                <w:szCs w:val="18"/>
              </w:rPr>
              <w:t>Added the valid values (A8, A9)</w:t>
            </w:r>
            <w:r w:rsidR="00EE1541">
              <w:rPr>
                <w:rFonts w:cs="Arial"/>
                <w:szCs w:val="18"/>
              </w:rPr>
              <w:t xml:space="preserve"> </w:t>
            </w:r>
            <w:r>
              <w:rPr>
                <w:rFonts w:cs="Arial"/>
                <w:szCs w:val="18"/>
              </w:rPr>
              <w:t>in the Other Amount Indicators 1-7. Added G Benefit Enhancement flag to 668-672. Added Benefit Enhancement Flag G to 673 - 675.</w:t>
            </w:r>
          </w:p>
          <w:p w14:paraId="115529A2" w14:textId="77777777" w:rsidR="004465BE" w:rsidRDefault="004465BE" w:rsidP="007449FC">
            <w:pPr>
              <w:pStyle w:val="TableText"/>
              <w:rPr>
                <w:rFonts w:cs="Arial"/>
                <w:szCs w:val="18"/>
              </w:rPr>
            </w:pPr>
            <w:r>
              <w:rPr>
                <w:rFonts w:cs="Arial"/>
                <w:szCs w:val="18"/>
              </w:rPr>
              <w:t>Corrected filler to 11 in position 2299 - 2309</w:t>
            </w:r>
          </w:p>
        </w:tc>
      </w:tr>
      <w:tr w:rsidR="00F33024" w14:paraId="7313BF56" w14:textId="77777777" w:rsidTr="00F33024">
        <w:tblPrEx>
          <w:tblCellMar>
            <w:left w:w="108" w:type="dxa"/>
            <w:right w:w="108" w:type="dxa"/>
          </w:tblCellMar>
        </w:tblPrEx>
        <w:tc>
          <w:tcPr>
            <w:tcW w:w="1161" w:type="dxa"/>
          </w:tcPr>
          <w:p w14:paraId="7F931D9A" w14:textId="77777777" w:rsidR="00F33024" w:rsidRDefault="00F33024" w:rsidP="00610D61">
            <w:pPr>
              <w:pStyle w:val="TableText"/>
              <w:rPr>
                <w:rFonts w:cs="Arial"/>
                <w:szCs w:val="18"/>
              </w:rPr>
            </w:pPr>
            <w:r>
              <w:rPr>
                <w:rFonts w:cs="Arial"/>
                <w:szCs w:val="18"/>
              </w:rPr>
              <w:t>12/09/21</w:t>
            </w:r>
          </w:p>
        </w:tc>
        <w:tc>
          <w:tcPr>
            <w:tcW w:w="1481" w:type="dxa"/>
          </w:tcPr>
          <w:p w14:paraId="49E38DA3" w14:textId="77777777" w:rsidR="00F33024" w:rsidRDefault="00F33024" w:rsidP="00610D61">
            <w:pPr>
              <w:pStyle w:val="TableText"/>
              <w:rPr>
                <w:rFonts w:cs="Arial"/>
                <w:szCs w:val="18"/>
              </w:rPr>
            </w:pPr>
            <w:r>
              <w:rPr>
                <w:rFonts w:cs="Arial"/>
                <w:szCs w:val="18"/>
              </w:rPr>
              <w:t>Virginia Fritch</w:t>
            </w:r>
          </w:p>
        </w:tc>
        <w:tc>
          <w:tcPr>
            <w:tcW w:w="1673" w:type="dxa"/>
          </w:tcPr>
          <w:p w14:paraId="39BD873F" w14:textId="77777777" w:rsidR="00F33024" w:rsidRDefault="00F33024" w:rsidP="00610D61">
            <w:pPr>
              <w:pStyle w:val="TableText"/>
              <w:rPr>
                <w:rFonts w:cs="Arial"/>
                <w:szCs w:val="18"/>
              </w:rPr>
            </w:pPr>
            <w:r>
              <w:rPr>
                <w:rFonts w:cs="Arial"/>
                <w:szCs w:val="18"/>
              </w:rPr>
              <w:t>Problem 68289</w:t>
            </w:r>
          </w:p>
        </w:tc>
        <w:tc>
          <w:tcPr>
            <w:tcW w:w="1101" w:type="dxa"/>
          </w:tcPr>
          <w:p w14:paraId="36FA5E58" w14:textId="77777777" w:rsidR="00F33024" w:rsidRDefault="00F33024" w:rsidP="00610D61">
            <w:pPr>
              <w:pStyle w:val="TableText"/>
              <w:rPr>
                <w:rFonts w:cs="Arial"/>
                <w:szCs w:val="18"/>
              </w:rPr>
            </w:pPr>
            <w:r>
              <w:rPr>
                <w:rFonts w:cs="Arial"/>
                <w:szCs w:val="18"/>
              </w:rPr>
              <w:t>B20214DP</w:t>
            </w:r>
          </w:p>
        </w:tc>
        <w:tc>
          <w:tcPr>
            <w:tcW w:w="3934" w:type="dxa"/>
          </w:tcPr>
          <w:p w14:paraId="3E02235F" w14:textId="77777777" w:rsidR="00F33024" w:rsidRDefault="00F33024" w:rsidP="00610D61">
            <w:pPr>
              <w:pStyle w:val="TableText"/>
              <w:rPr>
                <w:rFonts w:cs="Arial"/>
                <w:szCs w:val="18"/>
              </w:rPr>
            </w:pPr>
            <w:r>
              <w:rPr>
                <w:rFonts w:cs="Arial"/>
                <w:szCs w:val="18"/>
              </w:rPr>
              <w:t xml:space="preserve">Removed header binary fields </w:t>
            </w:r>
            <w:r w:rsidRPr="007C0D3C">
              <w:rPr>
                <w:rFonts w:cs="Arial"/>
                <w:szCs w:val="18"/>
              </w:rPr>
              <w:t>IDR-K-AUX-FILE-KEY</w:t>
            </w:r>
            <w:r>
              <w:rPr>
                <w:rFonts w:cs="Arial"/>
                <w:szCs w:val="18"/>
              </w:rPr>
              <w:t xml:space="preserve"> </w:t>
            </w:r>
            <w:r w:rsidRPr="007C0D3C">
              <w:rPr>
                <w:rFonts w:cs="Arial"/>
                <w:szCs w:val="18"/>
              </w:rPr>
              <w:t>1016-1022</w:t>
            </w:r>
            <w:r>
              <w:rPr>
                <w:rFonts w:cs="Arial"/>
                <w:szCs w:val="18"/>
              </w:rPr>
              <w:t xml:space="preserve"> and </w:t>
            </w:r>
            <w:r w:rsidRPr="007C0D3C">
              <w:rPr>
                <w:rFonts w:cs="Arial"/>
                <w:szCs w:val="18"/>
              </w:rPr>
              <w:t>IDR-K-PWK-KEY</w:t>
            </w:r>
            <w:r>
              <w:rPr>
                <w:rFonts w:cs="Arial"/>
                <w:szCs w:val="18"/>
              </w:rPr>
              <w:t xml:space="preserve"> </w:t>
            </w:r>
            <w:r w:rsidRPr="007C0D3C">
              <w:rPr>
                <w:rFonts w:cs="Arial"/>
                <w:szCs w:val="18"/>
              </w:rPr>
              <w:t>1029-1035</w:t>
            </w:r>
            <w:r>
              <w:rPr>
                <w:rFonts w:cs="Arial"/>
                <w:szCs w:val="18"/>
              </w:rPr>
              <w:t xml:space="preserve"> and changed them to filler.</w:t>
            </w:r>
          </w:p>
        </w:tc>
      </w:tr>
      <w:tr w:rsidR="00F33024" w14:paraId="05D5B086" w14:textId="77777777" w:rsidTr="00F33024">
        <w:tblPrEx>
          <w:tblCellMar>
            <w:left w:w="108" w:type="dxa"/>
            <w:right w:w="108" w:type="dxa"/>
          </w:tblCellMar>
        </w:tblPrEx>
        <w:tc>
          <w:tcPr>
            <w:tcW w:w="1161" w:type="dxa"/>
          </w:tcPr>
          <w:p w14:paraId="57A03F8D" w14:textId="77777777" w:rsidR="00F33024" w:rsidRDefault="00F33024" w:rsidP="00610D61">
            <w:pPr>
              <w:pStyle w:val="TableText"/>
              <w:rPr>
                <w:rFonts w:cs="Arial"/>
                <w:szCs w:val="18"/>
              </w:rPr>
            </w:pPr>
            <w:r>
              <w:rPr>
                <w:rFonts w:cs="Arial"/>
                <w:szCs w:val="18"/>
              </w:rPr>
              <w:t>12/09/21</w:t>
            </w:r>
          </w:p>
        </w:tc>
        <w:tc>
          <w:tcPr>
            <w:tcW w:w="1481" w:type="dxa"/>
          </w:tcPr>
          <w:p w14:paraId="39B2E10F" w14:textId="77777777" w:rsidR="00F33024" w:rsidRDefault="00F33024" w:rsidP="00610D61">
            <w:pPr>
              <w:pStyle w:val="TableText"/>
              <w:rPr>
                <w:rFonts w:cs="Arial"/>
                <w:szCs w:val="18"/>
              </w:rPr>
            </w:pPr>
            <w:r>
              <w:rPr>
                <w:rFonts w:cs="Arial"/>
                <w:szCs w:val="18"/>
              </w:rPr>
              <w:t>Virginia Fritch</w:t>
            </w:r>
          </w:p>
        </w:tc>
        <w:tc>
          <w:tcPr>
            <w:tcW w:w="1673" w:type="dxa"/>
          </w:tcPr>
          <w:p w14:paraId="1E70D850" w14:textId="77777777" w:rsidR="00F33024" w:rsidRDefault="00F33024" w:rsidP="00610D61">
            <w:pPr>
              <w:pStyle w:val="TableText"/>
              <w:rPr>
                <w:rFonts w:cs="Arial"/>
                <w:szCs w:val="18"/>
              </w:rPr>
            </w:pPr>
            <w:r>
              <w:rPr>
                <w:rFonts w:cs="Arial"/>
                <w:szCs w:val="18"/>
              </w:rPr>
              <w:t>Problem 68265</w:t>
            </w:r>
          </w:p>
        </w:tc>
        <w:tc>
          <w:tcPr>
            <w:tcW w:w="1101" w:type="dxa"/>
          </w:tcPr>
          <w:p w14:paraId="6A274310" w14:textId="77777777" w:rsidR="00F33024" w:rsidRDefault="00F33024" w:rsidP="00610D61">
            <w:pPr>
              <w:pStyle w:val="TableText"/>
              <w:rPr>
                <w:rFonts w:cs="Arial"/>
                <w:szCs w:val="18"/>
              </w:rPr>
            </w:pPr>
            <w:r>
              <w:rPr>
                <w:rFonts w:cs="Arial"/>
                <w:szCs w:val="18"/>
              </w:rPr>
              <w:t>B20214ES</w:t>
            </w:r>
          </w:p>
        </w:tc>
        <w:tc>
          <w:tcPr>
            <w:tcW w:w="3934" w:type="dxa"/>
          </w:tcPr>
          <w:p w14:paraId="7F449A05" w14:textId="77777777" w:rsidR="00F33024" w:rsidRDefault="00F33024" w:rsidP="00610D61">
            <w:pPr>
              <w:pStyle w:val="TableText"/>
              <w:rPr>
                <w:rFonts w:cs="Arial"/>
                <w:szCs w:val="18"/>
              </w:rPr>
            </w:pPr>
            <w:r>
              <w:rPr>
                <w:rFonts w:cs="Arial"/>
                <w:szCs w:val="18"/>
              </w:rPr>
              <w:t>Adding multiple Header and Detail fields to files.</w:t>
            </w:r>
          </w:p>
        </w:tc>
      </w:tr>
      <w:tr w:rsidR="00F07339" w14:paraId="4228FFED" w14:textId="77777777" w:rsidTr="00F33024">
        <w:tblPrEx>
          <w:tblCellMar>
            <w:left w:w="108" w:type="dxa"/>
            <w:right w:w="108" w:type="dxa"/>
          </w:tblCellMar>
        </w:tblPrEx>
        <w:tc>
          <w:tcPr>
            <w:tcW w:w="1161" w:type="dxa"/>
          </w:tcPr>
          <w:p w14:paraId="2E9ADDCD" w14:textId="4DFE8F14" w:rsidR="00F07339" w:rsidRDefault="00F07339" w:rsidP="00F07339">
            <w:pPr>
              <w:pStyle w:val="TableText"/>
              <w:rPr>
                <w:rFonts w:cs="Arial"/>
                <w:szCs w:val="18"/>
              </w:rPr>
            </w:pPr>
            <w:r w:rsidRPr="00FF207B">
              <w:t>03/15/22</w:t>
            </w:r>
          </w:p>
        </w:tc>
        <w:tc>
          <w:tcPr>
            <w:tcW w:w="1481" w:type="dxa"/>
          </w:tcPr>
          <w:p w14:paraId="063BC9A2" w14:textId="39C3DF96" w:rsidR="00F07339" w:rsidRDefault="00F07339" w:rsidP="00F07339">
            <w:pPr>
              <w:pStyle w:val="TableText"/>
              <w:rPr>
                <w:rFonts w:cs="Arial"/>
                <w:szCs w:val="18"/>
              </w:rPr>
            </w:pPr>
            <w:r w:rsidRPr="00FF207B">
              <w:t>Virginia Fritch</w:t>
            </w:r>
          </w:p>
        </w:tc>
        <w:tc>
          <w:tcPr>
            <w:tcW w:w="1673" w:type="dxa"/>
          </w:tcPr>
          <w:p w14:paraId="3EB2FC41" w14:textId="2A6557DB" w:rsidR="00F07339" w:rsidRDefault="00F07339" w:rsidP="00F07339">
            <w:pPr>
              <w:pStyle w:val="TableText"/>
              <w:rPr>
                <w:rFonts w:cs="Arial"/>
                <w:szCs w:val="18"/>
              </w:rPr>
            </w:pPr>
            <w:r w:rsidRPr="00FF207B">
              <w:t>Problem 68265</w:t>
            </w:r>
          </w:p>
        </w:tc>
        <w:tc>
          <w:tcPr>
            <w:tcW w:w="1101" w:type="dxa"/>
          </w:tcPr>
          <w:p w14:paraId="7384307D" w14:textId="0CE848A6" w:rsidR="00F07339" w:rsidRDefault="00F07339" w:rsidP="00F07339">
            <w:pPr>
              <w:pStyle w:val="TableText"/>
              <w:rPr>
                <w:rFonts w:cs="Arial"/>
                <w:szCs w:val="18"/>
              </w:rPr>
            </w:pPr>
            <w:r w:rsidRPr="00FF207B">
              <w:t>B20214ES</w:t>
            </w:r>
          </w:p>
        </w:tc>
        <w:tc>
          <w:tcPr>
            <w:tcW w:w="3934" w:type="dxa"/>
          </w:tcPr>
          <w:p w14:paraId="31451450" w14:textId="4637C4D9" w:rsidR="00F07339" w:rsidRDefault="00F07339" w:rsidP="00F07339">
            <w:pPr>
              <w:pStyle w:val="TableText"/>
              <w:rPr>
                <w:rFonts w:cs="Arial"/>
                <w:szCs w:val="18"/>
              </w:rPr>
            </w:pPr>
            <w:r w:rsidRPr="00FF207B">
              <w:t>Added COBA MSN Ind. Fields 2-10 as these updates had been missed.</w:t>
            </w:r>
          </w:p>
        </w:tc>
      </w:tr>
      <w:tr w:rsidR="00CE6060" w:rsidRPr="00FF207B" w14:paraId="46CDB9C8" w14:textId="77777777" w:rsidTr="00CE6060">
        <w:tblPrEx>
          <w:tblCellMar>
            <w:left w:w="108" w:type="dxa"/>
            <w:right w:w="108" w:type="dxa"/>
          </w:tblCellMar>
        </w:tblPrEx>
        <w:tc>
          <w:tcPr>
            <w:tcW w:w="1161" w:type="dxa"/>
          </w:tcPr>
          <w:p w14:paraId="4140011C" w14:textId="77777777" w:rsidR="00CE6060" w:rsidRPr="00FF207B" w:rsidRDefault="00CE6060" w:rsidP="007449FC">
            <w:pPr>
              <w:pStyle w:val="TableText"/>
            </w:pPr>
            <w:r>
              <w:t>3/28/22</w:t>
            </w:r>
          </w:p>
        </w:tc>
        <w:tc>
          <w:tcPr>
            <w:tcW w:w="1481" w:type="dxa"/>
          </w:tcPr>
          <w:p w14:paraId="4F7776F2" w14:textId="77777777" w:rsidR="00CE6060" w:rsidRPr="00FF207B" w:rsidRDefault="00CE6060" w:rsidP="007449FC">
            <w:pPr>
              <w:pStyle w:val="TableText"/>
            </w:pPr>
            <w:r>
              <w:t>Michelle Page</w:t>
            </w:r>
          </w:p>
        </w:tc>
        <w:tc>
          <w:tcPr>
            <w:tcW w:w="1673" w:type="dxa"/>
          </w:tcPr>
          <w:p w14:paraId="351B11B5" w14:textId="77777777" w:rsidR="00CE6060" w:rsidRPr="00FF207B" w:rsidRDefault="00CE6060" w:rsidP="007449FC">
            <w:pPr>
              <w:pStyle w:val="TableText"/>
            </w:pPr>
            <w:r>
              <w:t>CR 67475 / CMS 12317</w:t>
            </w:r>
          </w:p>
        </w:tc>
        <w:tc>
          <w:tcPr>
            <w:tcW w:w="1101" w:type="dxa"/>
          </w:tcPr>
          <w:p w14:paraId="6A8326E4" w14:textId="77777777" w:rsidR="00CE6060" w:rsidRPr="00FF207B" w:rsidRDefault="00CE6060" w:rsidP="007449FC">
            <w:pPr>
              <w:pStyle w:val="TableText"/>
            </w:pPr>
            <w:r>
              <w:t>B2022300</w:t>
            </w:r>
          </w:p>
        </w:tc>
        <w:tc>
          <w:tcPr>
            <w:tcW w:w="3934" w:type="dxa"/>
          </w:tcPr>
          <w:p w14:paraId="4477E660" w14:textId="77777777" w:rsidR="00CE6060" w:rsidRPr="00FF207B" w:rsidRDefault="00CE6060" w:rsidP="007449FC">
            <w:pPr>
              <w:pStyle w:val="TableText"/>
            </w:pPr>
            <w:r>
              <w:t>Added fields 5199-5615 for MSP M trailer information.</w:t>
            </w:r>
          </w:p>
        </w:tc>
      </w:tr>
      <w:tr w:rsidR="003F531F" w:rsidRPr="00FF207B" w14:paraId="06DEEEA5" w14:textId="77777777" w:rsidTr="003F531F">
        <w:tblPrEx>
          <w:tblCellMar>
            <w:left w:w="108" w:type="dxa"/>
            <w:right w:w="108" w:type="dxa"/>
          </w:tblCellMar>
        </w:tblPrEx>
        <w:tc>
          <w:tcPr>
            <w:tcW w:w="1161" w:type="dxa"/>
          </w:tcPr>
          <w:p w14:paraId="244F1530" w14:textId="77777777" w:rsidR="003F531F" w:rsidRDefault="003F531F" w:rsidP="007449FC">
            <w:pPr>
              <w:pStyle w:val="TableText"/>
            </w:pPr>
            <w:r>
              <w:t>04//28/22</w:t>
            </w:r>
          </w:p>
        </w:tc>
        <w:tc>
          <w:tcPr>
            <w:tcW w:w="1481" w:type="dxa"/>
          </w:tcPr>
          <w:p w14:paraId="08EC9833" w14:textId="77777777" w:rsidR="003F531F" w:rsidRDefault="003F531F" w:rsidP="007449FC">
            <w:pPr>
              <w:pStyle w:val="TableText"/>
            </w:pPr>
            <w:r>
              <w:t>Sonna Guerriero</w:t>
            </w:r>
          </w:p>
        </w:tc>
        <w:tc>
          <w:tcPr>
            <w:tcW w:w="1673" w:type="dxa"/>
          </w:tcPr>
          <w:p w14:paraId="7797941F" w14:textId="77777777" w:rsidR="003F531F" w:rsidRDefault="003F531F" w:rsidP="007449FC">
            <w:pPr>
              <w:pStyle w:val="TableText"/>
            </w:pPr>
            <w:r>
              <w:t>P68843</w:t>
            </w:r>
          </w:p>
        </w:tc>
        <w:tc>
          <w:tcPr>
            <w:tcW w:w="1101" w:type="dxa"/>
          </w:tcPr>
          <w:p w14:paraId="0D1A60ED" w14:textId="77777777" w:rsidR="003F531F" w:rsidRDefault="003F531F" w:rsidP="007449FC">
            <w:pPr>
              <w:pStyle w:val="TableText"/>
            </w:pPr>
            <w:r>
              <w:t>B20223AF</w:t>
            </w:r>
          </w:p>
        </w:tc>
        <w:tc>
          <w:tcPr>
            <w:tcW w:w="3934" w:type="dxa"/>
          </w:tcPr>
          <w:p w14:paraId="48051AB8" w14:textId="77777777" w:rsidR="003F531F" w:rsidRDefault="003F531F" w:rsidP="007449FC">
            <w:pPr>
              <w:pStyle w:val="TableText"/>
            </w:pPr>
            <w:r>
              <w:t>Added the Pricing Indicator to field 290</w:t>
            </w:r>
          </w:p>
        </w:tc>
      </w:tr>
      <w:tr w:rsidR="00A974B6" w14:paraId="2BDF6EB0" w14:textId="77777777" w:rsidTr="00A974B6">
        <w:tblPrEx>
          <w:tblCellMar>
            <w:left w:w="108" w:type="dxa"/>
            <w:right w:w="108" w:type="dxa"/>
          </w:tblCellMar>
        </w:tblPrEx>
        <w:tc>
          <w:tcPr>
            <w:tcW w:w="1161" w:type="dxa"/>
          </w:tcPr>
          <w:p w14:paraId="03E12980" w14:textId="77777777" w:rsidR="00A974B6" w:rsidRDefault="00A974B6" w:rsidP="007449FC">
            <w:pPr>
              <w:pStyle w:val="TableText"/>
            </w:pPr>
            <w:r>
              <w:t>6/7/22</w:t>
            </w:r>
          </w:p>
        </w:tc>
        <w:tc>
          <w:tcPr>
            <w:tcW w:w="1481" w:type="dxa"/>
          </w:tcPr>
          <w:p w14:paraId="7001B8F6" w14:textId="77777777" w:rsidR="00A974B6" w:rsidRDefault="00A974B6" w:rsidP="007449FC">
            <w:pPr>
              <w:pStyle w:val="TableText"/>
            </w:pPr>
            <w:r>
              <w:t>Michelle Page</w:t>
            </w:r>
          </w:p>
        </w:tc>
        <w:tc>
          <w:tcPr>
            <w:tcW w:w="1673" w:type="dxa"/>
          </w:tcPr>
          <w:p w14:paraId="0D21AEAE" w14:textId="77777777" w:rsidR="00A974B6" w:rsidRDefault="00A974B6" w:rsidP="007449FC">
            <w:pPr>
              <w:pStyle w:val="TableText"/>
            </w:pPr>
            <w:r>
              <w:t>CR67475 / CMS 12317</w:t>
            </w:r>
          </w:p>
        </w:tc>
        <w:tc>
          <w:tcPr>
            <w:tcW w:w="1101" w:type="dxa"/>
          </w:tcPr>
          <w:p w14:paraId="6036FFAF" w14:textId="77777777" w:rsidR="00A974B6" w:rsidRDefault="00A974B6" w:rsidP="007449FC">
            <w:pPr>
              <w:pStyle w:val="TableText"/>
            </w:pPr>
            <w:r>
              <w:t>B2022300</w:t>
            </w:r>
          </w:p>
        </w:tc>
        <w:tc>
          <w:tcPr>
            <w:tcW w:w="3934" w:type="dxa"/>
          </w:tcPr>
          <w:p w14:paraId="38FBB870" w14:textId="77777777" w:rsidR="00A974B6" w:rsidRDefault="00A974B6" w:rsidP="007449FC">
            <w:pPr>
              <w:pStyle w:val="TableText"/>
            </w:pPr>
            <w:r>
              <w:t>Updated fields 5199-5629 for the MSP M trailer information.</w:t>
            </w:r>
          </w:p>
        </w:tc>
      </w:tr>
      <w:tr w:rsidR="004B2E45" w14:paraId="7370D0B1" w14:textId="77777777" w:rsidTr="00832396">
        <w:tblPrEx>
          <w:tblCellMar>
            <w:left w:w="108" w:type="dxa"/>
            <w:right w:w="108" w:type="dxa"/>
          </w:tblCellMar>
        </w:tblPrEx>
        <w:tc>
          <w:tcPr>
            <w:tcW w:w="1161" w:type="dxa"/>
          </w:tcPr>
          <w:p w14:paraId="61C14214" w14:textId="77777777" w:rsidR="004B2E45" w:rsidRDefault="004B2E45" w:rsidP="00832396">
            <w:pPr>
              <w:pStyle w:val="TableText"/>
            </w:pPr>
            <w:r>
              <w:t>6/22/22</w:t>
            </w:r>
          </w:p>
        </w:tc>
        <w:tc>
          <w:tcPr>
            <w:tcW w:w="1481" w:type="dxa"/>
          </w:tcPr>
          <w:p w14:paraId="4E10E816" w14:textId="77777777" w:rsidR="004B2E45" w:rsidRDefault="004B2E45" w:rsidP="00832396">
            <w:pPr>
              <w:pStyle w:val="TableText"/>
            </w:pPr>
            <w:r>
              <w:t>Penny Stroud</w:t>
            </w:r>
          </w:p>
        </w:tc>
        <w:tc>
          <w:tcPr>
            <w:tcW w:w="1673" w:type="dxa"/>
          </w:tcPr>
          <w:p w14:paraId="79A46044" w14:textId="77777777" w:rsidR="004B2E45" w:rsidRDefault="004B2E45" w:rsidP="00832396">
            <w:pPr>
              <w:pStyle w:val="TableText"/>
            </w:pPr>
            <w:r>
              <w:t>CR 68750</w:t>
            </w:r>
          </w:p>
          <w:p w14:paraId="320E0D76" w14:textId="77777777" w:rsidR="004B2E45" w:rsidRDefault="004B2E45" w:rsidP="00832396">
            <w:pPr>
              <w:pStyle w:val="TableText"/>
            </w:pPr>
            <w:r>
              <w:t>CMS 12637</w:t>
            </w:r>
          </w:p>
        </w:tc>
        <w:tc>
          <w:tcPr>
            <w:tcW w:w="1101" w:type="dxa"/>
          </w:tcPr>
          <w:p w14:paraId="60272BFA" w14:textId="77777777" w:rsidR="004B2E45" w:rsidRDefault="004B2E45" w:rsidP="00832396">
            <w:pPr>
              <w:pStyle w:val="TableText"/>
            </w:pPr>
            <w:r>
              <w:t>B2022400</w:t>
            </w:r>
          </w:p>
        </w:tc>
        <w:tc>
          <w:tcPr>
            <w:tcW w:w="3934" w:type="dxa"/>
          </w:tcPr>
          <w:p w14:paraId="59CEF3EE" w14:textId="77777777" w:rsidR="004B2E45" w:rsidRDefault="004B2E45" w:rsidP="00832396">
            <w:pPr>
              <w:pStyle w:val="TableText"/>
            </w:pPr>
            <w:r>
              <w:t>Upated RV field 1744 and added 2</w:t>
            </w:r>
            <w:r w:rsidRPr="00492A27">
              <w:rPr>
                <w:vertAlign w:val="superscript"/>
              </w:rPr>
              <w:t>nd</w:t>
            </w:r>
            <w:r>
              <w:t>/3</w:t>
            </w:r>
            <w:r w:rsidRPr="00492A27">
              <w:rPr>
                <w:vertAlign w:val="superscript"/>
              </w:rPr>
              <w:t>rd</w:t>
            </w:r>
            <w:r>
              <w:t xml:space="preserve"> RV field placement.</w:t>
            </w:r>
          </w:p>
        </w:tc>
      </w:tr>
      <w:tr w:rsidR="007449FC" w14:paraId="7D3B3D40" w14:textId="77777777" w:rsidTr="007449FC">
        <w:tblPrEx>
          <w:tblCellMar>
            <w:left w:w="108" w:type="dxa"/>
            <w:right w:w="108" w:type="dxa"/>
          </w:tblCellMar>
        </w:tblPrEx>
        <w:tc>
          <w:tcPr>
            <w:tcW w:w="1161" w:type="dxa"/>
          </w:tcPr>
          <w:p w14:paraId="365D21BF" w14:textId="77777777" w:rsidR="007449FC" w:rsidRDefault="007449FC" w:rsidP="007449FC">
            <w:pPr>
              <w:pStyle w:val="TableText"/>
            </w:pPr>
            <w:r>
              <w:t>07/05/22</w:t>
            </w:r>
          </w:p>
        </w:tc>
        <w:tc>
          <w:tcPr>
            <w:tcW w:w="1481" w:type="dxa"/>
          </w:tcPr>
          <w:p w14:paraId="2DE460F3" w14:textId="77777777" w:rsidR="007449FC" w:rsidRDefault="007449FC" w:rsidP="007449FC">
            <w:pPr>
              <w:pStyle w:val="TableText"/>
            </w:pPr>
            <w:r>
              <w:t>Virginia Fritch</w:t>
            </w:r>
          </w:p>
        </w:tc>
        <w:tc>
          <w:tcPr>
            <w:tcW w:w="1673" w:type="dxa"/>
          </w:tcPr>
          <w:p w14:paraId="2D680579" w14:textId="77777777" w:rsidR="007449FC" w:rsidRDefault="007449FC" w:rsidP="007449FC">
            <w:pPr>
              <w:pStyle w:val="TableText"/>
            </w:pPr>
            <w:r>
              <w:t>CS1345086</w:t>
            </w:r>
          </w:p>
        </w:tc>
        <w:tc>
          <w:tcPr>
            <w:tcW w:w="1101" w:type="dxa"/>
          </w:tcPr>
          <w:p w14:paraId="0AA6B978" w14:textId="77777777" w:rsidR="007449FC" w:rsidRDefault="007449FC" w:rsidP="007449FC">
            <w:pPr>
              <w:pStyle w:val="TableText"/>
            </w:pPr>
            <w:r>
              <w:t>N/A</w:t>
            </w:r>
          </w:p>
        </w:tc>
        <w:tc>
          <w:tcPr>
            <w:tcW w:w="3934" w:type="dxa"/>
          </w:tcPr>
          <w:p w14:paraId="3925E126" w14:textId="77777777" w:rsidR="007449FC" w:rsidRDefault="007449FC" w:rsidP="007449FC">
            <w:pPr>
              <w:pStyle w:val="TableText"/>
            </w:pPr>
            <w:r>
              <w:t>Updated the description for DEMO2, DEMO3 and DEMO4.</w:t>
            </w:r>
          </w:p>
        </w:tc>
      </w:tr>
      <w:tr w:rsidR="00C12044" w14:paraId="60825A3D" w14:textId="77777777" w:rsidTr="00C12044">
        <w:tblPrEx>
          <w:tblCellMar>
            <w:left w:w="108" w:type="dxa"/>
            <w:right w:w="108" w:type="dxa"/>
          </w:tblCellMar>
        </w:tblPrEx>
        <w:tc>
          <w:tcPr>
            <w:tcW w:w="1161" w:type="dxa"/>
          </w:tcPr>
          <w:p w14:paraId="78C2DD2E" w14:textId="77777777" w:rsidR="00C12044" w:rsidRDefault="00C12044" w:rsidP="00832396">
            <w:pPr>
              <w:pStyle w:val="TableText"/>
            </w:pPr>
            <w:r>
              <w:t>07/12/22</w:t>
            </w:r>
          </w:p>
        </w:tc>
        <w:tc>
          <w:tcPr>
            <w:tcW w:w="1481" w:type="dxa"/>
          </w:tcPr>
          <w:p w14:paraId="66AC1C9A" w14:textId="77777777" w:rsidR="00C12044" w:rsidRDefault="00C12044" w:rsidP="00832396">
            <w:pPr>
              <w:pStyle w:val="TableText"/>
            </w:pPr>
            <w:r>
              <w:t>Virginia Fritch</w:t>
            </w:r>
          </w:p>
        </w:tc>
        <w:tc>
          <w:tcPr>
            <w:tcW w:w="1673" w:type="dxa"/>
          </w:tcPr>
          <w:p w14:paraId="73D2398D" w14:textId="77777777" w:rsidR="00C12044" w:rsidRDefault="00C12044" w:rsidP="00832396">
            <w:pPr>
              <w:pStyle w:val="TableText"/>
            </w:pPr>
            <w:r>
              <w:t>MUSQT-9410, MUSQT-9373</w:t>
            </w:r>
          </w:p>
        </w:tc>
        <w:tc>
          <w:tcPr>
            <w:tcW w:w="1101" w:type="dxa"/>
          </w:tcPr>
          <w:p w14:paraId="62F6CEDB" w14:textId="77777777" w:rsidR="00C12044" w:rsidRDefault="00C12044" w:rsidP="00832396">
            <w:pPr>
              <w:pStyle w:val="TableText"/>
            </w:pPr>
            <w:r>
              <w:t>N/A</w:t>
            </w:r>
          </w:p>
        </w:tc>
        <w:tc>
          <w:tcPr>
            <w:tcW w:w="3934" w:type="dxa"/>
          </w:tcPr>
          <w:p w14:paraId="316A927C" w14:textId="13E0BB0D" w:rsidR="00C12044" w:rsidRDefault="00C12044" w:rsidP="00832396">
            <w:pPr>
              <w:pStyle w:val="TableText"/>
            </w:pPr>
            <w:r>
              <w:t>Update COBA fields for the 4010A1 Test/Prod Indicator to say value will always be ‘N’.</w:t>
            </w:r>
            <w:r w:rsidR="00EE1541">
              <w:t xml:space="preserve"> </w:t>
            </w:r>
            <w:r>
              <w:t>Updated ADJ Clerk ID 1 and 2 to define the ORIG clerk.</w:t>
            </w:r>
            <w:r w:rsidR="00EE1541">
              <w:t xml:space="preserve"> </w:t>
            </w:r>
            <w:r>
              <w:t>Added statement to fields 3951-4910 that they no longer contain data.</w:t>
            </w:r>
          </w:p>
        </w:tc>
      </w:tr>
      <w:tr w:rsidR="004B2E45" w14:paraId="3B32F18A" w14:textId="77777777" w:rsidTr="004B2E45">
        <w:tblPrEx>
          <w:tblCellMar>
            <w:left w:w="108" w:type="dxa"/>
            <w:right w:w="108" w:type="dxa"/>
          </w:tblCellMar>
        </w:tblPrEx>
        <w:tc>
          <w:tcPr>
            <w:tcW w:w="1161" w:type="dxa"/>
          </w:tcPr>
          <w:p w14:paraId="5815DA18" w14:textId="77777777" w:rsidR="004B2E45" w:rsidRDefault="004B2E45" w:rsidP="00832396">
            <w:pPr>
              <w:pStyle w:val="TableText"/>
            </w:pPr>
            <w:r>
              <w:t>07/19/22</w:t>
            </w:r>
          </w:p>
        </w:tc>
        <w:tc>
          <w:tcPr>
            <w:tcW w:w="1481" w:type="dxa"/>
          </w:tcPr>
          <w:p w14:paraId="595CA06F" w14:textId="77777777" w:rsidR="004B2E45" w:rsidRDefault="004B2E45" w:rsidP="00832396">
            <w:pPr>
              <w:pStyle w:val="TableText"/>
            </w:pPr>
            <w:r>
              <w:t>Linda Vest</w:t>
            </w:r>
          </w:p>
        </w:tc>
        <w:tc>
          <w:tcPr>
            <w:tcW w:w="1673" w:type="dxa"/>
          </w:tcPr>
          <w:p w14:paraId="5183BABC" w14:textId="77777777" w:rsidR="004B2E45" w:rsidRDefault="004B2E45" w:rsidP="00832396">
            <w:pPr>
              <w:pStyle w:val="TableText"/>
            </w:pPr>
            <w:r>
              <w:t>CS1354390</w:t>
            </w:r>
          </w:p>
        </w:tc>
        <w:tc>
          <w:tcPr>
            <w:tcW w:w="1101" w:type="dxa"/>
          </w:tcPr>
          <w:p w14:paraId="459F942A" w14:textId="77777777" w:rsidR="004B2E45" w:rsidRDefault="004B2E45" w:rsidP="00832396">
            <w:pPr>
              <w:pStyle w:val="TableText"/>
            </w:pPr>
            <w:r>
              <w:t>N/A</w:t>
            </w:r>
          </w:p>
        </w:tc>
        <w:tc>
          <w:tcPr>
            <w:tcW w:w="3934" w:type="dxa"/>
          </w:tcPr>
          <w:p w14:paraId="1603EF3E" w14:textId="77777777" w:rsidR="004B2E45" w:rsidRDefault="004B2E45" w:rsidP="00832396">
            <w:pPr>
              <w:pStyle w:val="TableText"/>
            </w:pPr>
            <w:r>
              <w:t>Corrected field numbering 4023-4037, 4038-4041, 4057-4064.</w:t>
            </w:r>
          </w:p>
          <w:p w14:paraId="2FFDEB27" w14:textId="77777777" w:rsidR="004B2E45" w:rsidRDefault="004B2E45" w:rsidP="00832396">
            <w:pPr>
              <w:pStyle w:val="TableText"/>
            </w:pPr>
            <w:r>
              <w:t>Corrected no data values 5230-5237, 5378-5385, 5386-5393</w:t>
            </w:r>
          </w:p>
        </w:tc>
      </w:tr>
      <w:tr w:rsidR="00BA0DA0" w14:paraId="0ECCBBB1" w14:textId="77777777" w:rsidTr="00BA0DA0">
        <w:tblPrEx>
          <w:tblCellMar>
            <w:left w:w="108" w:type="dxa"/>
            <w:right w:w="108" w:type="dxa"/>
          </w:tblCellMar>
        </w:tblPrEx>
        <w:tc>
          <w:tcPr>
            <w:tcW w:w="1161" w:type="dxa"/>
          </w:tcPr>
          <w:p w14:paraId="321EBBFC" w14:textId="77777777" w:rsidR="00BA0DA0" w:rsidRDefault="00BA0DA0" w:rsidP="00832396">
            <w:pPr>
              <w:pStyle w:val="TableText"/>
            </w:pPr>
            <w:r>
              <w:t>08/11/22</w:t>
            </w:r>
          </w:p>
        </w:tc>
        <w:tc>
          <w:tcPr>
            <w:tcW w:w="1481" w:type="dxa"/>
          </w:tcPr>
          <w:p w14:paraId="601E7455" w14:textId="77777777" w:rsidR="00BA0DA0" w:rsidRDefault="00BA0DA0" w:rsidP="00832396">
            <w:pPr>
              <w:pStyle w:val="TableText"/>
            </w:pPr>
            <w:r>
              <w:t>Linda Vest</w:t>
            </w:r>
          </w:p>
        </w:tc>
        <w:tc>
          <w:tcPr>
            <w:tcW w:w="1673" w:type="dxa"/>
          </w:tcPr>
          <w:p w14:paraId="0B61CD27" w14:textId="77777777" w:rsidR="00BA0DA0" w:rsidRDefault="00BA0DA0" w:rsidP="00832396">
            <w:pPr>
              <w:pStyle w:val="TableText"/>
            </w:pPr>
            <w:r>
              <w:t>CS1372692</w:t>
            </w:r>
          </w:p>
        </w:tc>
        <w:tc>
          <w:tcPr>
            <w:tcW w:w="1101" w:type="dxa"/>
          </w:tcPr>
          <w:p w14:paraId="420816B4" w14:textId="77777777" w:rsidR="00BA0DA0" w:rsidRDefault="00BA0DA0" w:rsidP="00832396">
            <w:pPr>
              <w:pStyle w:val="TableText"/>
            </w:pPr>
            <w:r>
              <w:t>N/A</w:t>
            </w:r>
          </w:p>
        </w:tc>
        <w:tc>
          <w:tcPr>
            <w:tcW w:w="3934" w:type="dxa"/>
          </w:tcPr>
          <w:p w14:paraId="4B5BC072" w14:textId="77777777" w:rsidR="00BA0DA0" w:rsidRDefault="00BA0DA0" w:rsidP="00832396">
            <w:pPr>
              <w:pStyle w:val="TableText"/>
            </w:pPr>
            <w:r>
              <w:t>Updated the description and value 34-41 Copybook version from CR59517</w:t>
            </w:r>
          </w:p>
          <w:p w14:paraId="19F2B314" w14:textId="77777777" w:rsidR="00BA0DA0" w:rsidRDefault="00BA0DA0" w:rsidP="00832396">
            <w:pPr>
              <w:pStyle w:val="TableText"/>
            </w:pPr>
            <w:r>
              <w:t>Corrected field name: 1819, 1820</w:t>
            </w:r>
          </w:p>
        </w:tc>
      </w:tr>
      <w:tr w:rsidR="00A73293" w14:paraId="3F0553F8" w14:textId="77777777" w:rsidTr="00A73293">
        <w:tblPrEx>
          <w:tblCellMar>
            <w:left w:w="108" w:type="dxa"/>
            <w:right w:w="108" w:type="dxa"/>
          </w:tblCellMar>
        </w:tblPrEx>
        <w:tc>
          <w:tcPr>
            <w:tcW w:w="1161" w:type="dxa"/>
          </w:tcPr>
          <w:p w14:paraId="3F0EA7D7" w14:textId="77777777" w:rsidR="00A73293" w:rsidRDefault="00A73293" w:rsidP="00B61FC0">
            <w:pPr>
              <w:pStyle w:val="TableText"/>
            </w:pPr>
            <w:r>
              <w:t>10/21/22</w:t>
            </w:r>
          </w:p>
        </w:tc>
        <w:tc>
          <w:tcPr>
            <w:tcW w:w="1481" w:type="dxa"/>
          </w:tcPr>
          <w:p w14:paraId="3049BF1E" w14:textId="77777777" w:rsidR="00A73293" w:rsidRDefault="00A73293" w:rsidP="00B61FC0">
            <w:pPr>
              <w:pStyle w:val="TableText"/>
            </w:pPr>
            <w:r>
              <w:t>Rebecca Absalon</w:t>
            </w:r>
          </w:p>
        </w:tc>
        <w:tc>
          <w:tcPr>
            <w:tcW w:w="1673" w:type="dxa"/>
          </w:tcPr>
          <w:p w14:paraId="1835BDD7" w14:textId="77777777" w:rsidR="00A73293" w:rsidRDefault="00A73293" w:rsidP="00B61FC0">
            <w:pPr>
              <w:pStyle w:val="TableText"/>
            </w:pPr>
            <w:r>
              <w:t>CR69445/ CMS 12837</w:t>
            </w:r>
          </w:p>
        </w:tc>
        <w:tc>
          <w:tcPr>
            <w:tcW w:w="1101" w:type="dxa"/>
          </w:tcPr>
          <w:p w14:paraId="60C08FB6" w14:textId="77777777" w:rsidR="00A73293" w:rsidRDefault="00A73293" w:rsidP="00B61FC0">
            <w:pPr>
              <w:pStyle w:val="TableText"/>
            </w:pPr>
            <w:r>
              <w:t>B2023100</w:t>
            </w:r>
          </w:p>
        </w:tc>
        <w:tc>
          <w:tcPr>
            <w:tcW w:w="3934" w:type="dxa"/>
          </w:tcPr>
          <w:p w14:paraId="56561235" w14:textId="77777777" w:rsidR="00A73293" w:rsidRDefault="00A73293" w:rsidP="00B61FC0">
            <w:pPr>
              <w:pStyle w:val="TableText"/>
            </w:pPr>
            <w:r>
              <w:t>Added information regarding MP3 FVF (Flat Visit Fee) amounts.</w:t>
            </w:r>
          </w:p>
        </w:tc>
      </w:tr>
      <w:tr w:rsidR="00A73293" w14:paraId="47BC9546" w14:textId="77777777" w:rsidTr="00A73293">
        <w:tblPrEx>
          <w:tblCellMar>
            <w:left w:w="108" w:type="dxa"/>
            <w:right w:w="108" w:type="dxa"/>
          </w:tblCellMar>
        </w:tblPrEx>
        <w:tc>
          <w:tcPr>
            <w:tcW w:w="1161" w:type="dxa"/>
          </w:tcPr>
          <w:p w14:paraId="4A732D55" w14:textId="77777777" w:rsidR="00A73293" w:rsidRDefault="00A73293" w:rsidP="00B61FC0">
            <w:pPr>
              <w:pStyle w:val="TableText"/>
            </w:pPr>
            <w:r>
              <w:t>10/24/22</w:t>
            </w:r>
          </w:p>
        </w:tc>
        <w:tc>
          <w:tcPr>
            <w:tcW w:w="1481" w:type="dxa"/>
          </w:tcPr>
          <w:p w14:paraId="3F9EE05C" w14:textId="77777777" w:rsidR="00A73293" w:rsidRDefault="00A73293" w:rsidP="00B61FC0">
            <w:pPr>
              <w:pStyle w:val="TableText"/>
            </w:pPr>
            <w:r>
              <w:t>Linda Vest</w:t>
            </w:r>
          </w:p>
        </w:tc>
        <w:tc>
          <w:tcPr>
            <w:tcW w:w="1673" w:type="dxa"/>
          </w:tcPr>
          <w:p w14:paraId="4D11F207" w14:textId="77777777" w:rsidR="00A73293" w:rsidRDefault="00A73293" w:rsidP="00B61FC0">
            <w:pPr>
              <w:pStyle w:val="TableText"/>
            </w:pPr>
            <w:r>
              <w:t>CR69308/CMS 12804</w:t>
            </w:r>
          </w:p>
        </w:tc>
        <w:tc>
          <w:tcPr>
            <w:tcW w:w="1101" w:type="dxa"/>
          </w:tcPr>
          <w:p w14:paraId="447ED0C2" w14:textId="77777777" w:rsidR="00A73293" w:rsidRDefault="00A73293" w:rsidP="00B61FC0">
            <w:pPr>
              <w:pStyle w:val="TableText"/>
            </w:pPr>
            <w:r>
              <w:t>B2023100</w:t>
            </w:r>
          </w:p>
        </w:tc>
        <w:tc>
          <w:tcPr>
            <w:tcW w:w="3934" w:type="dxa"/>
          </w:tcPr>
          <w:p w14:paraId="501B70A0" w14:textId="2F74AE00" w:rsidR="00A73293" w:rsidRDefault="00A73293" w:rsidP="00B61FC0">
            <w:pPr>
              <w:pStyle w:val="TableText"/>
            </w:pPr>
            <w:r>
              <w:t xml:space="preserve">Added fields 1742 PBID indicator, 5630-5637 PBID entitlement date, 5638-5645 PBID termination date, updated 5620-5629 </w:t>
            </w:r>
            <w:r w:rsidR="00F042F3">
              <w:t>–</w:t>
            </w:r>
            <w:r>
              <w:t xml:space="preserve"> Filler</w:t>
            </w:r>
          </w:p>
        </w:tc>
      </w:tr>
      <w:tr w:rsidR="00F042F3" w14:paraId="1A86E50E" w14:textId="77777777" w:rsidTr="00A73293">
        <w:tblPrEx>
          <w:tblCellMar>
            <w:left w:w="108" w:type="dxa"/>
            <w:right w:w="108" w:type="dxa"/>
          </w:tblCellMar>
        </w:tblPrEx>
        <w:tc>
          <w:tcPr>
            <w:tcW w:w="1161" w:type="dxa"/>
          </w:tcPr>
          <w:p w14:paraId="1471FBB8" w14:textId="421465E7" w:rsidR="00F042F3" w:rsidRDefault="00F042F3" w:rsidP="00F042F3">
            <w:pPr>
              <w:pStyle w:val="TableText"/>
            </w:pPr>
            <w:r>
              <w:t>12/28/22</w:t>
            </w:r>
          </w:p>
        </w:tc>
        <w:tc>
          <w:tcPr>
            <w:tcW w:w="1481" w:type="dxa"/>
          </w:tcPr>
          <w:p w14:paraId="73D28474" w14:textId="239627A3" w:rsidR="00F042F3" w:rsidRDefault="00F042F3" w:rsidP="00F042F3">
            <w:pPr>
              <w:pStyle w:val="TableText"/>
            </w:pPr>
            <w:r>
              <w:t>Virginia Fritch</w:t>
            </w:r>
          </w:p>
        </w:tc>
        <w:tc>
          <w:tcPr>
            <w:tcW w:w="1673" w:type="dxa"/>
          </w:tcPr>
          <w:p w14:paraId="6E304256" w14:textId="527B4E16" w:rsidR="00F042F3" w:rsidRDefault="00F042F3" w:rsidP="00F042F3">
            <w:pPr>
              <w:pStyle w:val="TableText"/>
            </w:pPr>
            <w:r>
              <w:t>CS1552447</w:t>
            </w:r>
          </w:p>
        </w:tc>
        <w:tc>
          <w:tcPr>
            <w:tcW w:w="1101" w:type="dxa"/>
          </w:tcPr>
          <w:p w14:paraId="4C6DC22C" w14:textId="5F6F92D5" w:rsidR="00F042F3" w:rsidRDefault="00F042F3" w:rsidP="00F042F3">
            <w:pPr>
              <w:pStyle w:val="TableText"/>
            </w:pPr>
            <w:r>
              <w:t>N/A</w:t>
            </w:r>
          </w:p>
        </w:tc>
        <w:tc>
          <w:tcPr>
            <w:tcW w:w="3934" w:type="dxa"/>
          </w:tcPr>
          <w:p w14:paraId="29BEDF3D" w14:textId="5660E459" w:rsidR="00F042F3" w:rsidRDefault="00F042F3" w:rsidP="00F042F3">
            <w:pPr>
              <w:pStyle w:val="TableText"/>
            </w:pPr>
            <w:r>
              <w:t>Added the valid values for the Demo Pricing Indicator field. Fixed the filler field starting in 2308.</w:t>
            </w:r>
          </w:p>
        </w:tc>
      </w:tr>
      <w:tr w:rsidR="00EE1541" w14:paraId="5CE79964" w14:textId="77777777" w:rsidTr="00A73293">
        <w:tblPrEx>
          <w:tblCellMar>
            <w:left w:w="108" w:type="dxa"/>
            <w:right w:w="108" w:type="dxa"/>
          </w:tblCellMar>
        </w:tblPrEx>
        <w:tc>
          <w:tcPr>
            <w:tcW w:w="1161" w:type="dxa"/>
          </w:tcPr>
          <w:p w14:paraId="4E340C0F" w14:textId="26879A5C" w:rsidR="00EE1541" w:rsidRDefault="00EE1541" w:rsidP="00EE1541">
            <w:pPr>
              <w:pStyle w:val="TableText"/>
            </w:pPr>
            <w:r>
              <w:t>01/20/23</w:t>
            </w:r>
          </w:p>
        </w:tc>
        <w:tc>
          <w:tcPr>
            <w:tcW w:w="1481" w:type="dxa"/>
          </w:tcPr>
          <w:p w14:paraId="3DBF7118" w14:textId="3B398214" w:rsidR="00EE1541" w:rsidRDefault="00EE1541" w:rsidP="00EE1541">
            <w:pPr>
              <w:pStyle w:val="TableText"/>
            </w:pPr>
            <w:r>
              <w:t>Gera LaNore</w:t>
            </w:r>
          </w:p>
        </w:tc>
        <w:tc>
          <w:tcPr>
            <w:tcW w:w="1673" w:type="dxa"/>
          </w:tcPr>
          <w:p w14:paraId="28401E1F" w14:textId="77777777" w:rsidR="00EE1541" w:rsidRDefault="00EE1541" w:rsidP="00EE1541">
            <w:pPr>
              <w:pStyle w:val="TableText"/>
            </w:pPr>
            <w:r>
              <w:t>CR69721/CMS</w:t>
            </w:r>
          </w:p>
          <w:p w14:paraId="746270CB" w14:textId="3ED05178" w:rsidR="00EE1541" w:rsidRDefault="00EE1541" w:rsidP="00EE1541">
            <w:pPr>
              <w:pStyle w:val="TableText"/>
            </w:pPr>
            <w:r>
              <w:t>CR12931</w:t>
            </w:r>
          </w:p>
        </w:tc>
        <w:tc>
          <w:tcPr>
            <w:tcW w:w="1101" w:type="dxa"/>
          </w:tcPr>
          <w:p w14:paraId="7F8E1C18" w14:textId="58D24A00" w:rsidR="00EE1541" w:rsidRDefault="00EE1541" w:rsidP="00EE1541">
            <w:pPr>
              <w:pStyle w:val="TableText"/>
            </w:pPr>
            <w:r>
              <w:t>B2023200</w:t>
            </w:r>
          </w:p>
        </w:tc>
        <w:tc>
          <w:tcPr>
            <w:tcW w:w="3934" w:type="dxa"/>
          </w:tcPr>
          <w:p w14:paraId="09D8CAC5" w14:textId="4798600F" w:rsidR="00EE1541" w:rsidRDefault="00EE1541" w:rsidP="00EE1541">
            <w:pPr>
              <w:pStyle w:val="TableText"/>
            </w:pPr>
            <w:r>
              <w:t xml:space="preserve">Updated Co-insurance Source and Percentage to be filler (680-683). Changed 2308 to Co-insurance Source and 2309-2313 to the new 5 byte Co-insurance Percentage. </w:t>
            </w:r>
          </w:p>
        </w:tc>
      </w:tr>
      <w:tr w:rsidR="00EE1541" w14:paraId="76E8D7BD" w14:textId="77777777" w:rsidTr="00A73293">
        <w:tblPrEx>
          <w:tblCellMar>
            <w:left w:w="108" w:type="dxa"/>
            <w:right w:w="108" w:type="dxa"/>
          </w:tblCellMar>
        </w:tblPrEx>
        <w:tc>
          <w:tcPr>
            <w:tcW w:w="1161" w:type="dxa"/>
          </w:tcPr>
          <w:p w14:paraId="215F1ABF" w14:textId="35F205B3" w:rsidR="00EE1541" w:rsidRDefault="00EE1541" w:rsidP="00EE1541">
            <w:pPr>
              <w:pStyle w:val="TableText"/>
            </w:pPr>
            <w:r>
              <w:t>01/24/23</w:t>
            </w:r>
          </w:p>
        </w:tc>
        <w:tc>
          <w:tcPr>
            <w:tcW w:w="1481" w:type="dxa"/>
          </w:tcPr>
          <w:p w14:paraId="5891DDD0" w14:textId="20D18416" w:rsidR="00EE1541" w:rsidRDefault="00EE1541" w:rsidP="00EE1541">
            <w:pPr>
              <w:pStyle w:val="TableText"/>
            </w:pPr>
            <w:r>
              <w:t>Gera LaNore</w:t>
            </w:r>
          </w:p>
        </w:tc>
        <w:tc>
          <w:tcPr>
            <w:tcW w:w="1673" w:type="dxa"/>
          </w:tcPr>
          <w:p w14:paraId="20C51497" w14:textId="77777777" w:rsidR="00EE1541" w:rsidRDefault="00EE1541" w:rsidP="00EE1541">
            <w:pPr>
              <w:pStyle w:val="TableText"/>
            </w:pPr>
            <w:r>
              <w:t>CR68849</w:t>
            </w:r>
          </w:p>
          <w:p w14:paraId="6EF758E4" w14:textId="43B39B1B" w:rsidR="00EE1541" w:rsidRDefault="00EE1541" w:rsidP="00EE1541">
            <w:pPr>
              <w:pStyle w:val="TableText"/>
            </w:pPr>
            <w:r>
              <w:t>CMS12656</w:t>
            </w:r>
          </w:p>
        </w:tc>
        <w:tc>
          <w:tcPr>
            <w:tcW w:w="1101" w:type="dxa"/>
          </w:tcPr>
          <w:p w14:paraId="221A04FD" w14:textId="5C5221C4" w:rsidR="00EE1541" w:rsidRDefault="00EE1541" w:rsidP="00EE1541">
            <w:pPr>
              <w:pStyle w:val="TableText"/>
            </w:pPr>
            <w:r>
              <w:t>B2022400</w:t>
            </w:r>
          </w:p>
        </w:tc>
        <w:tc>
          <w:tcPr>
            <w:tcW w:w="3934" w:type="dxa"/>
          </w:tcPr>
          <w:p w14:paraId="5B3E0F96" w14:textId="55E63691" w:rsidR="00EE1541" w:rsidRDefault="00EE1541" w:rsidP="00EE1541">
            <w:pPr>
              <w:pStyle w:val="TableText"/>
            </w:pPr>
            <w:r>
              <w:t xml:space="preserve">Added to field 2308, Valid Value “C” for Colonoscopy. </w:t>
            </w:r>
          </w:p>
        </w:tc>
      </w:tr>
      <w:tr w:rsidR="00EE1541" w14:paraId="75F6BE97" w14:textId="77777777" w:rsidTr="00A73293">
        <w:tblPrEx>
          <w:tblCellMar>
            <w:left w:w="108" w:type="dxa"/>
            <w:right w:w="108" w:type="dxa"/>
          </w:tblCellMar>
        </w:tblPrEx>
        <w:tc>
          <w:tcPr>
            <w:tcW w:w="1161" w:type="dxa"/>
          </w:tcPr>
          <w:p w14:paraId="070DC8BF" w14:textId="7BC834C2" w:rsidR="00EE1541" w:rsidRDefault="00EE1541" w:rsidP="00EE1541">
            <w:pPr>
              <w:pStyle w:val="TableText"/>
            </w:pPr>
            <w:r>
              <w:t>01/26/23</w:t>
            </w:r>
          </w:p>
        </w:tc>
        <w:tc>
          <w:tcPr>
            <w:tcW w:w="1481" w:type="dxa"/>
          </w:tcPr>
          <w:p w14:paraId="36DAF372" w14:textId="4A9CFFBF" w:rsidR="00EE1541" w:rsidRDefault="00EE1541" w:rsidP="00EE1541">
            <w:pPr>
              <w:pStyle w:val="TableText"/>
            </w:pPr>
            <w:r>
              <w:t>Gera LaNore</w:t>
            </w:r>
          </w:p>
        </w:tc>
        <w:tc>
          <w:tcPr>
            <w:tcW w:w="1673" w:type="dxa"/>
          </w:tcPr>
          <w:p w14:paraId="08BA2EC4" w14:textId="040C133D" w:rsidR="00EE1541" w:rsidRDefault="00EE1541" w:rsidP="00EE1541">
            <w:pPr>
              <w:pStyle w:val="TableText"/>
            </w:pPr>
            <w:r>
              <w:t>P70227</w:t>
            </w:r>
          </w:p>
        </w:tc>
        <w:tc>
          <w:tcPr>
            <w:tcW w:w="1101" w:type="dxa"/>
          </w:tcPr>
          <w:p w14:paraId="69A0BA37" w14:textId="5E4ABE42" w:rsidR="00EE1541" w:rsidRDefault="00EE1541" w:rsidP="00EE1541">
            <w:pPr>
              <w:pStyle w:val="TableText"/>
            </w:pPr>
            <w:r w:rsidRPr="00687B75">
              <w:t>B20231CP</w:t>
            </w:r>
          </w:p>
        </w:tc>
        <w:tc>
          <w:tcPr>
            <w:tcW w:w="3934" w:type="dxa"/>
          </w:tcPr>
          <w:p w14:paraId="7471E588" w14:textId="77777777" w:rsidR="00EE1541" w:rsidRDefault="00EE1541" w:rsidP="00EE1541">
            <w:pPr>
              <w:pStyle w:val="TableText"/>
            </w:pPr>
            <w:r>
              <w:t>For Mass Adjustment Flag updated Express Adjustment with MAF of R with Note RAC Adjustments may display a MAF of R. Added</w:t>
            </w:r>
          </w:p>
          <w:p w14:paraId="5614C5D7" w14:textId="507F8066" w:rsidR="00EE1541" w:rsidRDefault="00EE1541" w:rsidP="00EE1541">
            <w:pPr>
              <w:pStyle w:val="TableText"/>
            </w:pPr>
            <w:r>
              <w:t xml:space="preserve"> ‘1’ for RAC adjustments and note that historical RAC Adjustments may display a MAF of M or R. Added ‘2’ for EC2/SMRC adjustments</w:t>
            </w:r>
          </w:p>
        </w:tc>
      </w:tr>
      <w:tr w:rsidR="00EC060C" w14:paraId="1D7DDC45" w14:textId="77777777" w:rsidTr="00A73293">
        <w:tblPrEx>
          <w:tblCellMar>
            <w:left w:w="108" w:type="dxa"/>
            <w:right w:w="108" w:type="dxa"/>
          </w:tblCellMar>
        </w:tblPrEx>
        <w:tc>
          <w:tcPr>
            <w:tcW w:w="1161" w:type="dxa"/>
          </w:tcPr>
          <w:p w14:paraId="65B498B9" w14:textId="1B5C63AA" w:rsidR="00EC060C" w:rsidRDefault="00EC060C" w:rsidP="00EC060C">
            <w:pPr>
              <w:pStyle w:val="TableText"/>
            </w:pPr>
            <w:r>
              <w:t>04/05/23</w:t>
            </w:r>
          </w:p>
        </w:tc>
        <w:tc>
          <w:tcPr>
            <w:tcW w:w="1481" w:type="dxa"/>
          </w:tcPr>
          <w:p w14:paraId="5C53DD7A" w14:textId="42682F06" w:rsidR="00EC060C" w:rsidRDefault="00EC060C" w:rsidP="00EC060C">
            <w:pPr>
              <w:pStyle w:val="TableText"/>
            </w:pPr>
            <w:r>
              <w:t>Kathleen Morley</w:t>
            </w:r>
          </w:p>
        </w:tc>
        <w:tc>
          <w:tcPr>
            <w:tcW w:w="1673" w:type="dxa"/>
          </w:tcPr>
          <w:p w14:paraId="18647D38" w14:textId="31E0D0D9" w:rsidR="00EC060C" w:rsidRDefault="00EC060C" w:rsidP="00EC060C">
            <w:pPr>
              <w:pStyle w:val="TableText"/>
            </w:pPr>
            <w:r>
              <w:t>P70351</w:t>
            </w:r>
          </w:p>
        </w:tc>
        <w:tc>
          <w:tcPr>
            <w:tcW w:w="1101" w:type="dxa"/>
          </w:tcPr>
          <w:p w14:paraId="62249666" w14:textId="18B8DC3E" w:rsidR="00EC060C" w:rsidRPr="00687B75" w:rsidRDefault="00EC060C" w:rsidP="00EC060C">
            <w:pPr>
              <w:pStyle w:val="TableText"/>
            </w:pPr>
            <w:r>
              <w:t>B20232AF</w:t>
            </w:r>
          </w:p>
        </w:tc>
        <w:tc>
          <w:tcPr>
            <w:tcW w:w="3934" w:type="dxa"/>
          </w:tcPr>
          <w:p w14:paraId="30AAA4B7" w14:textId="06E5EDF9" w:rsidR="00EC060C" w:rsidRDefault="00EC060C" w:rsidP="00EC060C">
            <w:pPr>
              <w:pStyle w:val="TableText"/>
            </w:pPr>
            <w:r>
              <w:t>Added B3 to field Other Amount Indicator for EOM MEOS Bonus Payment and updated Detail Layout to include EOM Cutback Amount, EOM Cutback Code, and EOM Cutback Suffix.</w:t>
            </w:r>
          </w:p>
        </w:tc>
      </w:tr>
      <w:tr w:rsidR="00B04A35" w14:paraId="7D39336E" w14:textId="77777777" w:rsidTr="00A73293">
        <w:tblPrEx>
          <w:tblCellMar>
            <w:left w:w="108" w:type="dxa"/>
            <w:right w:w="108" w:type="dxa"/>
          </w:tblCellMar>
        </w:tblPrEx>
        <w:tc>
          <w:tcPr>
            <w:tcW w:w="1161" w:type="dxa"/>
          </w:tcPr>
          <w:p w14:paraId="5CAB61CC" w14:textId="7A3773F8" w:rsidR="00B04A35" w:rsidRDefault="00B04A35" w:rsidP="00B04A35">
            <w:pPr>
              <w:pStyle w:val="TableText"/>
            </w:pPr>
            <w:r>
              <w:t>03/30/23</w:t>
            </w:r>
          </w:p>
        </w:tc>
        <w:tc>
          <w:tcPr>
            <w:tcW w:w="1481" w:type="dxa"/>
          </w:tcPr>
          <w:p w14:paraId="35D3B430" w14:textId="3C68E8E8" w:rsidR="00B04A35" w:rsidRDefault="00B04A35" w:rsidP="00B04A35">
            <w:pPr>
              <w:pStyle w:val="TableText"/>
            </w:pPr>
            <w:r>
              <w:t>Penny Stroud</w:t>
            </w:r>
          </w:p>
        </w:tc>
        <w:tc>
          <w:tcPr>
            <w:tcW w:w="1673" w:type="dxa"/>
          </w:tcPr>
          <w:p w14:paraId="1FBBD0D8" w14:textId="77777777" w:rsidR="00B04A35" w:rsidRDefault="00B04A35" w:rsidP="00B04A35">
            <w:pPr>
              <w:pStyle w:val="TableText"/>
            </w:pPr>
            <w:r>
              <w:t>CR 69368</w:t>
            </w:r>
          </w:p>
          <w:p w14:paraId="15B4708E" w14:textId="0347A9AB" w:rsidR="00B04A35" w:rsidRDefault="00B04A35" w:rsidP="00B04A35">
            <w:pPr>
              <w:pStyle w:val="TableText"/>
            </w:pPr>
            <w:r>
              <w:t>CMS 12818</w:t>
            </w:r>
          </w:p>
        </w:tc>
        <w:tc>
          <w:tcPr>
            <w:tcW w:w="1101" w:type="dxa"/>
          </w:tcPr>
          <w:p w14:paraId="464EA644" w14:textId="6F44A543" w:rsidR="00B04A35" w:rsidRDefault="00B04A35" w:rsidP="00B04A35">
            <w:pPr>
              <w:pStyle w:val="TableText"/>
            </w:pPr>
            <w:r>
              <w:t>B2023300</w:t>
            </w:r>
          </w:p>
        </w:tc>
        <w:tc>
          <w:tcPr>
            <w:tcW w:w="3934" w:type="dxa"/>
          </w:tcPr>
          <w:p w14:paraId="524D5EC3" w14:textId="3784F8A0" w:rsidR="00B04A35" w:rsidRDefault="00B04A35" w:rsidP="00B04A35">
            <w:pPr>
              <w:pStyle w:val="TableText"/>
            </w:pPr>
            <w:r>
              <w:t>Added the total claim beneficiary responsibilty amount.</w:t>
            </w:r>
          </w:p>
        </w:tc>
      </w:tr>
      <w:tr w:rsidR="00E67ED2" w14:paraId="54246EA2" w14:textId="77777777" w:rsidTr="00E67ED2">
        <w:tblPrEx>
          <w:tblCellMar>
            <w:left w:w="108" w:type="dxa"/>
            <w:right w:w="108" w:type="dxa"/>
          </w:tblCellMar>
        </w:tblPrEx>
        <w:tc>
          <w:tcPr>
            <w:tcW w:w="1161" w:type="dxa"/>
          </w:tcPr>
          <w:p w14:paraId="3DAB8D7B" w14:textId="77777777" w:rsidR="00E67ED2" w:rsidRDefault="00E67ED2" w:rsidP="0044780E">
            <w:pPr>
              <w:pStyle w:val="TableText"/>
            </w:pPr>
            <w:r>
              <w:t>07/14/23</w:t>
            </w:r>
          </w:p>
        </w:tc>
        <w:tc>
          <w:tcPr>
            <w:tcW w:w="1481" w:type="dxa"/>
          </w:tcPr>
          <w:p w14:paraId="795F85DE" w14:textId="77777777" w:rsidR="00E67ED2" w:rsidRDefault="00E67ED2" w:rsidP="0044780E">
            <w:pPr>
              <w:pStyle w:val="TableText"/>
            </w:pPr>
            <w:r>
              <w:t>Gera LaNore</w:t>
            </w:r>
          </w:p>
        </w:tc>
        <w:tc>
          <w:tcPr>
            <w:tcW w:w="1673" w:type="dxa"/>
          </w:tcPr>
          <w:p w14:paraId="609F7BD9" w14:textId="77777777" w:rsidR="00E67ED2" w:rsidRDefault="00E67ED2" w:rsidP="0044780E">
            <w:pPr>
              <w:pStyle w:val="TableText"/>
            </w:pPr>
            <w:r>
              <w:t xml:space="preserve">CR 70076 / </w:t>
            </w:r>
          </w:p>
          <w:p w14:paraId="615F2ABE" w14:textId="77777777" w:rsidR="00E67ED2" w:rsidRDefault="00E67ED2" w:rsidP="0044780E">
            <w:pPr>
              <w:pStyle w:val="TableText"/>
            </w:pPr>
            <w:r>
              <w:t>CMS 13045</w:t>
            </w:r>
          </w:p>
        </w:tc>
        <w:tc>
          <w:tcPr>
            <w:tcW w:w="1101" w:type="dxa"/>
          </w:tcPr>
          <w:p w14:paraId="1AF79EFB" w14:textId="77777777" w:rsidR="00E67ED2" w:rsidRDefault="00E67ED2" w:rsidP="0044780E">
            <w:pPr>
              <w:pStyle w:val="TableText"/>
            </w:pPr>
            <w:r>
              <w:t>B2023400</w:t>
            </w:r>
          </w:p>
        </w:tc>
        <w:tc>
          <w:tcPr>
            <w:tcW w:w="3934" w:type="dxa"/>
          </w:tcPr>
          <w:p w14:paraId="289AC280" w14:textId="6A8647F9" w:rsidR="00E67ED2" w:rsidRDefault="00E67ED2" w:rsidP="0044780E">
            <w:pPr>
              <w:pStyle w:val="TableText"/>
            </w:pPr>
            <w:r>
              <w:t>Added REACH Benefit Enhancements of H, I and K.</w:t>
            </w:r>
          </w:p>
        </w:tc>
      </w:tr>
      <w:tr w:rsidR="00AC09CD" w14:paraId="6B66B0B3" w14:textId="77777777" w:rsidTr="00AC09CD">
        <w:tblPrEx>
          <w:tblCellMar>
            <w:left w:w="108" w:type="dxa"/>
            <w:right w:w="108" w:type="dxa"/>
          </w:tblCellMar>
        </w:tblPrEx>
        <w:tc>
          <w:tcPr>
            <w:tcW w:w="1161" w:type="dxa"/>
          </w:tcPr>
          <w:p w14:paraId="60706C9C" w14:textId="77777777" w:rsidR="00AC09CD" w:rsidRDefault="00AC09CD" w:rsidP="008E030A">
            <w:pPr>
              <w:pStyle w:val="TableText"/>
            </w:pPr>
            <w:r>
              <w:t>07/05/23</w:t>
            </w:r>
          </w:p>
        </w:tc>
        <w:tc>
          <w:tcPr>
            <w:tcW w:w="1481" w:type="dxa"/>
          </w:tcPr>
          <w:p w14:paraId="54037DA1" w14:textId="77777777" w:rsidR="00AC09CD" w:rsidRDefault="00AC09CD" w:rsidP="008E030A">
            <w:pPr>
              <w:pStyle w:val="TableText"/>
            </w:pPr>
            <w:r>
              <w:t>Elizabeth Johnbull</w:t>
            </w:r>
          </w:p>
        </w:tc>
        <w:tc>
          <w:tcPr>
            <w:tcW w:w="1673" w:type="dxa"/>
          </w:tcPr>
          <w:p w14:paraId="24F764FA" w14:textId="77777777" w:rsidR="00AC09CD" w:rsidRDefault="00AC09CD" w:rsidP="008E030A">
            <w:pPr>
              <w:pStyle w:val="TableText"/>
            </w:pPr>
            <w:r>
              <w:t>CR69781 CMS12945</w:t>
            </w:r>
          </w:p>
        </w:tc>
        <w:tc>
          <w:tcPr>
            <w:tcW w:w="1101" w:type="dxa"/>
          </w:tcPr>
          <w:p w14:paraId="41E99C58" w14:textId="77777777" w:rsidR="00AC09CD" w:rsidRDefault="00AC09CD" w:rsidP="008E030A">
            <w:pPr>
              <w:pStyle w:val="TableText"/>
            </w:pPr>
            <w:r>
              <w:t>B2023400</w:t>
            </w:r>
          </w:p>
        </w:tc>
        <w:tc>
          <w:tcPr>
            <w:tcW w:w="3934" w:type="dxa"/>
          </w:tcPr>
          <w:p w14:paraId="3A1FA76C" w14:textId="77777777" w:rsidR="00AC09CD" w:rsidRDefault="00AC09CD" w:rsidP="008E030A">
            <w:pPr>
              <w:pStyle w:val="TableText"/>
            </w:pPr>
            <w:r>
              <w:t>Added 3 Billing and 3 Rendering Providers secondary specialtiy codes.</w:t>
            </w:r>
          </w:p>
        </w:tc>
      </w:tr>
      <w:tr w:rsidR="00631089" w14:paraId="38610173" w14:textId="77777777" w:rsidTr="00AC09CD">
        <w:tblPrEx>
          <w:tblCellMar>
            <w:left w:w="108" w:type="dxa"/>
            <w:right w:w="108" w:type="dxa"/>
          </w:tblCellMar>
        </w:tblPrEx>
        <w:tc>
          <w:tcPr>
            <w:tcW w:w="1161" w:type="dxa"/>
          </w:tcPr>
          <w:p w14:paraId="1FC77DE8" w14:textId="2368E4AA" w:rsidR="00631089" w:rsidRDefault="00631089" w:rsidP="00631089">
            <w:pPr>
              <w:pStyle w:val="TableText"/>
            </w:pPr>
            <w:r>
              <w:t>08/10/23</w:t>
            </w:r>
          </w:p>
        </w:tc>
        <w:tc>
          <w:tcPr>
            <w:tcW w:w="1481" w:type="dxa"/>
          </w:tcPr>
          <w:p w14:paraId="43360326" w14:textId="0A191312" w:rsidR="00631089" w:rsidRDefault="00631089" w:rsidP="00631089">
            <w:pPr>
              <w:pStyle w:val="TableText"/>
            </w:pPr>
            <w:r>
              <w:t>Virginia Fritch</w:t>
            </w:r>
          </w:p>
        </w:tc>
        <w:tc>
          <w:tcPr>
            <w:tcW w:w="1673" w:type="dxa"/>
          </w:tcPr>
          <w:p w14:paraId="0A23A8CB" w14:textId="7EFD4DB0" w:rsidR="00631089" w:rsidRDefault="00631089" w:rsidP="00631089">
            <w:pPr>
              <w:pStyle w:val="TableText"/>
            </w:pPr>
            <w:r w:rsidRPr="00BB39EB">
              <w:t>CS1779873</w:t>
            </w:r>
          </w:p>
        </w:tc>
        <w:tc>
          <w:tcPr>
            <w:tcW w:w="1101" w:type="dxa"/>
          </w:tcPr>
          <w:p w14:paraId="150F1B03" w14:textId="569A42F6" w:rsidR="00631089" w:rsidRDefault="00631089" w:rsidP="00631089">
            <w:pPr>
              <w:pStyle w:val="TableText"/>
            </w:pPr>
            <w:r>
              <w:t>N/A</w:t>
            </w:r>
          </w:p>
        </w:tc>
        <w:tc>
          <w:tcPr>
            <w:tcW w:w="3934" w:type="dxa"/>
          </w:tcPr>
          <w:p w14:paraId="7F8BFC75" w14:textId="7707B21A" w:rsidR="00631089" w:rsidRDefault="00631089" w:rsidP="00631089">
            <w:pPr>
              <w:pStyle w:val="TableText"/>
            </w:pPr>
            <w:r>
              <w:t>Clarified the split conditions on a non-adjustment ICN.</w:t>
            </w:r>
          </w:p>
        </w:tc>
      </w:tr>
      <w:tr w:rsidR="006775CE" w14:paraId="684DE24B" w14:textId="77777777" w:rsidTr="00AC09CD">
        <w:tblPrEx>
          <w:tblCellMar>
            <w:left w:w="108" w:type="dxa"/>
            <w:right w:w="108" w:type="dxa"/>
          </w:tblCellMar>
        </w:tblPrEx>
        <w:tc>
          <w:tcPr>
            <w:tcW w:w="1161" w:type="dxa"/>
          </w:tcPr>
          <w:p w14:paraId="33DDABE5" w14:textId="1E066FF8" w:rsidR="006775CE" w:rsidRDefault="006775CE" w:rsidP="006775CE">
            <w:pPr>
              <w:pStyle w:val="TableText"/>
            </w:pPr>
            <w:r>
              <w:t>08/11/23</w:t>
            </w:r>
          </w:p>
        </w:tc>
        <w:tc>
          <w:tcPr>
            <w:tcW w:w="1481" w:type="dxa"/>
          </w:tcPr>
          <w:p w14:paraId="5A183E44" w14:textId="78023510" w:rsidR="006775CE" w:rsidRDefault="006775CE" w:rsidP="006775CE">
            <w:pPr>
              <w:pStyle w:val="TableText"/>
            </w:pPr>
            <w:r>
              <w:t>Linda Vest</w:t>
            </w:r>
          </w:p>
        </w:tc>
        <w:tc>
          <w:tcPr>
            <w:tcW w:w="1673" w:type="dxa"/>
          </w:tcPr>
          <w:p w14:paraId="6F199AE1" w14:textId="07BA9AF5" w:rsidR="006775CE" w:rsidRPr="00BB39EB" w:rsidRDefault="006775CE" w:rsidP="006775CE">
            <w:pPr>
              <w:pStyle w:val="TableText"/>
            </w:pPr>
            <w:r>
              <w:t>N/A</w:t>
            </w:r>
          </w:p>
        </w:tc>
        <w:tc>
          <w:tcPr>
            <w:tcW w:w="1101" w:type="dxa"/>
          </w:tcPr>
          <w:p w14:paraId="4457A452" w14:textId="1CD74B19" w:rsidR="006775CE" w:rsidRDefault="006775CE" w:rsidP="006775CE">
            <w:pPr>
              <w:pStyle w:val="TableText"/>
            </w:pPr>
            <w:r>
              <w:t>B2023400</w:t>
            </w:r>
          </w:p>
        </w:tc>
        <w:tc>
          <w:tcPr>
            <w:tcW w:w="3934" w:type="dxa"/>
          </w:tcPr>
          <w:p w14:paraId="7147BDEB" w14:textId="0A68CA5D" w:rsidR="006775CE" w:rsidRDefault="006775CE" w:rsidP="006775CE">
            <w:pPr>
              <w:pStyle w:val="TableText"/>
            </w:pPr>
            <w:r>
              <w:t>Updated description of ACO Model Flag PCC and REACH Model.</w:t>
            </w:r>
          </w:p>
        </w:tc>
      </w:tr>
      <w:tr w:rsidR="003A0AF7" w14:paraId="1763122B" w14:textId="77777777" w:rsidTr="00AC09CD">
        <w:tblPrEx>
          <w:tblCellMar>
            <w:left w:w="108" w:type="dxa"/>
            <w:right w:w="108" w:type="dxa"/>
          </w:tblCellMar>
        </w:tblPrEx>
        <w:tc>
          <w:tcPr>
            <w:tcW w:w="1161" w:type="dxa"/>
          </w:tcPr>
          <w:p w14:paraId="444F1C9A" w14:textId="342E4BD0" w:rsidR="003A0AF7" w:rsidRDefault="003A0AF7" w:rsidP="003A0AF7">
            <w:pPr>
              <w:pStyle w:val="TableText"/>
            </w:pPr>
            <w:r>
              <w:t>08/14/23</w:t>
            </w:r>
          </w:p>
        </w:tc>
        <w:tc>
          <w:tcPr>
            <w:tcW w:w="1481" w:type="dxa"/>
          </w:tcPr>
          <w:p w14:paraId="2A0919DC" w14:textId="6F1F3FE7" w:rsidR="003A0AF7" w:rsidRDefault="003A0AF7" w:rsidP="003A0AF7">
            <w:pPr>
              <w:pStyle w:val="TableText"/>
            </w:pPr>
            <w:r>
              <w:t>Linda Vest</w:t>
            </w:r>
          </w:p>
        </w:tc>
        <w:tc>
          <w:tcPr>
            <w:tcW w:w="1673" w:type="dxa"/>
          </w:tcPr>
          <w:p w14:paraId="3A31E590" w14:textId="1CE37CDA" w:rsidR="003A0AF7" w:rsidRDefault="003A0AF7" w:rsidP="003A0AF7">
            <w:pPr>
              <w:pStyle w:val="TableText"/>
            </w:pPr>
            <w:r>
              <w:t>N/A</w:t>
            </w:r>
          </w:p>
        </w:tc>
        <w:tc>
          <w:tcPr>
            <w:tcW w:w="1101" w:type="dxa"/>
          </w:tcPr>
          <w:p w14:paraId="27409A95" w14:textId="5E397B74" w:rsidR="003A0AF7" w:rsidRDefault="003A0AF7" w:rsidP="003A0AF7">
            <w:pPr>
              <w:pStyle w:val="TableText"/>
            </w:pPr>
            <w:r>
              <w:t>B2023400</w:t>
            </w:r>
          </w:p>
        </w:tc>
        <w:tc>
          <w:tcPr>
            <w:tcW w:w="3934" w:type="dxa"/>
          </w:tcPr>
          <w:p w14:paraId="747714BA" w14:textId="5E41FD30" w:rsidR="003A0AF7" w:rsidRDefault="003A0AF7" w:rsidP="003A0AF7">
            <w:pPr>
              <w:pStyle w:val="TableText"/>
            </w:pPr>
            <w:r>
              <w:t>Updated the ACO Model Flag by removing the wording of REACH.</w:t>
            </w:r>
          </w:p>
        </w:tc>
      </w:tr>
      <w:tr w:rsidR="00962BE6" w14:paraId="2EEA8C5C" w14:textId="77777777" w:rsidTr="00AC09CD">
        <w:tblPrEx>
          <w:tblCellMar>
            <w:left w:w="108" w:type="dxa"/>
            <w:right w:w="108" w:type="dxa"/>
          </w:tblCellMar>
        </w:tblPrEx>
        <w:tc>
          <w:tcPr>
            <w:tcW w:w="1161" w:type="dxa"/>
          </w:tcPr>
          <w:p w14:paraId="23DB8119" w14:textId="412AEC8A" w:rsidR="00962BE6" w:rsidRDefault="00962BE6" w:rsidP="003A0AF7">
            <w:pPr>
              <w:pStyle w:val="TableText"/>
            </w:pPr>
            <w:r>
              <w:t>08/15/23</w:t>
            </w:r>
          </w:p>
        </w:tc>
        <w:tc>
          <w:tcPr>
            <w:tcW w:w="1481" w:type="dxa"/>
          </w:tcPr>
          <w:p w14:paraId="36F47480" w14:textId="0B0207E0" w:rsidR="00962BE6" w:rsidRDefault="00962BE6" w:rsidP="003A0AF7">
            <w:pPr>
              <w:pStyle w:val="TableText"/>
            </w:pPr>
            <w:r>
              <w:t>Virginia Fritch</w:t>
            </w:r>
          </w:p>
        </w:tc>
        <w:tc>
          <w:tcPr>
            <w:tcW w:w="1673" w:type="dxa"/>
          </w:tcPr>
          <w:p w14:paraId="5B2612DD" w14:textId="20199876" w:rsidR="00962BE6" w:rsidRDefault="00962BE6" w:rsidP="003A0AF7">
            <w:pPr>
              <w:pStyle w:val="TableText"/>
            </w:pPr>
            <w:r w:rsidRPr="00962BE6">
              <w:t>JIRA Ticket MUSQT-12738</w:t>
            </w:r>
          </w:p>
        </w:tc>
        <w:tc>
          <w:tcPr>
            <w:tcW w:w="1101" w:type="dxa"/>
          </w:tcPr>
          <w:p w14:paraId="5EAE833F" w14:textId="54E6B3C6" w:rsidR="00962BE6" w:rsidRDefault="00962BE6" w:rsidP="003A0AF7">
            <w:pPr>
              <w:pStyle w:val="TableText"/>
            </w:pPr>
            <w:r>
              <w:t>N/A</w:t>
            </w:r>
          </w:p>
        </w:tc>
        <w:tc>
          <w:tcPr>
            <w:tcW w:w="3934" w:type="dxa"/>
          </w:tcPr>
          <w:p w14:paraId="67EDF55B" w14:textId="2D770837" w:rsidR="00962BE6" w:rsidRDefault="00962BE6" w:rsidP="003A0AF7">
            <w:pPr>
              <w:pStyle w:val="TableText"/>
            </w:pPr>
            <w:r>
              <w:t xml:space="preserve">Added link for PRIOR-AUTH-UTN, </w:t>
            </w:r>
            <w:r w:rsidRPr="00962BE6">
              <w:t>P</w:t>
            </w:r>
            <w:r>
              <w:t>A</w:t>
            </w:r>
            <w:r w:rsidRPr="00962BE6">
              <w:t>-</w:t>
            </w:r>
            <w:r>
              <w:t>PROGRAM-ID and DTL-MOLECULAR-TEST-ID</w:t>
            </w:r>
          </w:p>
        </w:tc>
      </w:tr>
      <w:tr w:rsidR="00771BDB" w14:paraId="21780F19" w14:textId="77777777" w:rsidTr="00771BDB">
        <w:tblPrEx>
          <w:tblCellMar>
            <w:left w:w="108" w:type="dxa"/>
            <w:right w:w="108" w:type="dxa"/>
          </w:tblCellMar>
        </w:tblPrEx>
        <w:tc>
          <w:tcPr>
            <w:tcW w:w="1161" w:type="dxa"/>
          </w:tcPr>
          <w:p w14:paraId="4BC4047E" w14:textId="77777777" w:rsidR="00771BDB" w:rsidRDefault="00771BDB" w:rsidP="008E030A">
            <w:pPr>
              <w:pStyle w:val="TableText"/>
            </w:pPr>
            <w:r>
              <w:t>09/06/23</w:t>
            </w:r>
          </w:p>
        </w:tc>
        <w:tc>
          <w:tcPr>
            <w:tcW w:w="1481" w:type="dxa"/>
          </w:tcPr>
          <w:p w14:paraId="39ED237A" w14:textId="77777777" w:rsidR="00771BDB" w:rsidRDefault="00771BDB" w:rsidP="008E030A">
            <w:pPr>
              <w:pStyle w:val="TableText"/>
            </w:pPr>
            <w:r>
              <w:t>Virginia Fritch</w:t>
            </w:r>
          </w:p>
        </w:tc>
        <w:tc>
          <w:tcPr>
            <w:tcW w:w="1673" w:type="dxa"/>
          </w:tcPr>
          <w:p w14:paraId="5976C0A8" w14:textId="77777777" w:rsidR="00771BDB" w:rsidRPr="00962BE6" w:rsidRDefault="00771BDB" w:rsidP="008E030A">
            <w:pPr>
              <w:pStyle w:val="TableText"/>
            </w:pPr>
            <w:r w:rsidRPr="00DD6E75">
              <w:t>CS1812294</w:t>
            </w:r>
          </w:p>
        </w:tc>
        <w:tc>
          <w:tcPr>
            <w:tcW w:w="1101" w:type="dxa"/>
          </w:tcPr>
          <w:p w14:paraId="3BC9D5DB" w14:textId="77777777" w:rsidR="00771BDB" w:rsidRDefault="00771BDB" w:rsidP="008E030A">
            <w:pPr>
              <w:pStyle w:val="TableText"/>
            </w:pPr>
            <w:r>
              <w:t>N/A</w:t>
            </w:r>
          </w:p>
        </w:tc>
        <w:tc>
          <w:tcPr>
            <w:tcW w:w="3934" w:type="dxa"/>
          </w:tcPr>
          <w:p w14:paraId="491E10D1" w14:textId="77777777" w:rsidR="00771BDB" w:rsidRDefault="00771BDB" w:rsidP="008E030A">
            <w:pPr>
              <w:pStyle w:val="TableText"/>
            </w:pPr>
            <w:r>
              <w:t xml:space="preserve">Clarified the following fields to better explain the differences:  DTL COINS AMT, Coinsurance Amt, </w:t>
            </w:r>
            <w:r w:rsidRPr="00502E13">
              <w:t>DTL-REG-DED, DTL-DEDUCT-AMT, OTHER-PAT-RESP, DTL-PAT-RESP-AMT, TOTAL-PAT-RESP, DTL-TOTAL-B-RESP</w:t>
            </w:r>
            <w:r>
              <w:t>.</w:t>
            </w:r>
          </w:p>
        </w:tc>
      </w:tr>
      <w:tr w:rsidR="002C30FD" w14:paraId="22574B9A" w14:textId="77777777" w:rsidTr="00F4377A">
        <w:tblPrEx>
          <w:tblCellMar>
            <w:left w:w="108" w:type="dxa"/>
            <w:right w:w="108" w:type="dxa"/>
          </w:tblCellMar>
        </w:tblPrEx>
        <w:tc>
          <w:tcPr>
            <w:tcW w:w="1161" w:type="dxa"/>
          </w:tcPr>
          <w:p w14:paraId="060CB54D" w14:textId="46C85A48" w:rsidR="002C30FD" w:rsidRDefault="002C30FD" w:rsidP="002C30FD">
            <w:pPr>
              <w:pStyle w:val="TableText"/>
            </w:pPr>
            <w:r>
              <w:t>2/22/24</w:t>
            </w:r>
          </w:p>
        </w:tc>
        <w:tc>
          <w:tcPr>
            <w:tcW w:w="1481" w:type="dxa"/>
          </w:tcPr>
          <w:p w14:paraId="3093FFE0" w14:textId="0F3C4703" w:rsidR="002C30FD" w:rsidRDefault="002C30FD" w:rsidP="002C30FD">
            <w:pPr>
              <w:pStyle w:val="TableText"/>
            </w:pPr>
            <w:r>
              <w:t>Penny Stroud</w:t>
            </w:r>
          </w:p>
        </w:tc>
        <w:tc>
          <w:tcPr>
            <w:tcW w:w="1673" w:type="dxa"/>
          </w:tcPr>
          <w:p w14:paraId="167D032D" w14:textId="77777777" w:rsidR="002C30FD" w:rsidRDefault="002C30FD" w:rsidP="002C30FD">
            <w:pPr>
              <w:pStyle w:val="TableText"/>
            </w:pPr>
            <w:r>
              <w:t xml:space="preserve">CR 71370 </w:t>
            </w:r>
          </w:p>
          <w:p w14:paraId="38CBF0FE" w14:textId="54EF9AF5" w:rsidR="002C30FD" w:rsidRDefault="002C30FD" w:rsidP="002C30FD">
            <w:pPr>
              <w:pStyle w:val="TableText"/>
            </w:pPr>
            <w:r>
              <w:t>CMS 13392</w:t>
            </w:r>
          </w:p>
        </w:tc>
        <w:tc>
          <w:tcPr>
            <w:tcW w:w="1101" w:type="dxa"/>
          </w:tcPr>
          <w:p w14:paraId="02E91818" w14:textId="07187908" w:rsidR="002C30FD" w:rsidRDefault="002C30FD" w:rsidP="002C30FD">
            <w:pPr>
              <w:pStyle w:val="TableText"/>
            </w:pPr>
            <w:r>
              <w:t>B2024300</w:t>
            </w:r>
          </w:p>
        </w:tc>
        <w:tc>
          <w:tcPr>
            <w:tcW w:w="3934" w:type="dxa"/>
          </w:tcPr>
          <w:p w14:paraId="434DFFB3" w14:textId="50E7DB15" w:rsidR="002C30FD" w:rsidRDefault="002C30FD" w:rsidP="002C30FD">
            <w:pPr>
              <w:pStyle w:val="TableText"/>
            </w:pPr>
            <w:r>
              <w:t>Updated Other Amount Indicator, Demo Pricing Indicator, ACO Model ID, Enhancement Flags for MCP.</w:t>
            </w:r>
          </w:p>
        </w:tc>
      </w:tr>
      <w:tr w:rsidR="00F4377A" w14:paraId="42A9FD79" w14:textId="77777777" w:rsidTr="00F4377A">
        <w:tblPrEx>
          <w:tblCellMar>
            <w:left w:w="108" w:type="dxa"/>
            <w:right w:w="108" w:type="dxa"/>
          </w:tblCellMar>
        </w:tblPrEx>
        <w:tc>
          <w:tcPr>
            <w:tcW w:w="1161" w:type="dxa"/>
          </w:tcPr>
          <w:p w14:paraId="62579EAE" w14:textId="77777777" w:rsidR="00F4377A" w:rsidRDefault="00F4377A" w:rsidP="008E030A">
            <w:pPr>
              <w:pStyle w:val="TableText"/>
            </w:pPr>
            <w:r>
              <w:t>2/27/24</w:t>
            </w:r>
          </w:p>
        </w:tc>
        <w:tc>
          <w:tcPr>
            <w:tcW w:w="1481" w:type="dxa"/>
          </w:tcPr>
          <w:p w14:paraId="566F6C73" w14:textId="77777777" w:rsidR="00F4377A" w:rsidRDefault="00F4377A" w:rsidP="008E030A">
            <w:pPr>
              <w:pStyle w:val="TableText"/>
            </w:pPr>
            <w:r>
              <w:t>Penny Stroud</w:t>
            </w:r>
          </w:p>
        </w:tc>
        <w:tc>
          <w:tcPr>
            <w:tcW w:w="1673" w:type="dxa"/>
          </w:tcPr>
          <w:p w14:paraId="0BA05F8E" w14:textId="77777777" w:rsidR="00F4377A" w:rsidRDefault="00F4377A" w:rsidP="008E030A">
            <w:pPr>
              <w:pStyle w:val="TableText"/>
            </w:pPr>
            <w:r>
              <w:t>CR 71446</w:t>
            </w:r>
          </w:p>
          <w:p w14:paraId="227E9405" w14:textId="77777777" w:rsidR="00F4377A" w:rsidRPr="00DD6E75" w:rsidRDefault="00F4377A" w:rsidP="008E030A">
            <w:pPr>
              <w:pStyle w:val="TableText"/>
            </w:pPr>
            <w:r>
              <w:t>CMS 13412</w:t>
            </w:r>
          </w:p>
        </w:tc>
        <w:tc>
          <w:tcPr>
            <w:tcW w:w="1101" w:type="dxa"/>
          </w:tcPr>
          <w:p w14:paraId="6D013797" w14:textId="77777777" w:rsidR="00F4377A" w:rsidRDefault="00F4377A" w:rsidP="008E030A">
            <w:pPr>
              <w:pStyle w:val="TableText"/>
            </w:pPr>
            <w:r>
              <w:t>B2024300</w:t>
            </w:r>
          </w:p>
        </w:tc>
        <w:tc>
          <w:tcPr>
            <w:tcW w:w="3934" w:type="dxa"/>
          </w:tcPr>
          <w:p w14:paraId="62BE8966" w14:textId="77777777" w:rsidR="00F4377A" w:rsidRDefault="00F4377A" w:rsidP="008E030A">
            <w:pPr>
              <w:pStyle w:val="TableText"/>
            </w:pPr>
            <w:r>
              <w:t>Updated Other Amount Indicator, Demo Pricing Indicator, ACO Model ID, Enhancement Flags and HEA information for GUIDE.</w:t>
            </w:r>
          </w:p>
        </w:tc>
      </w:tr>
      <w:tr w:rsidR="006E0EA0" w14:paraId="2D80A839" w14:textId="77777777" w:rsidTr="00F4377A">
        <w:tblPrEx>
          <w:tblCellMar>
            <w:left w:w="108" w:type="dxa"/>
            <w:right w:w="108" w:type="dxa"/>
          </w:tblCellMar>
        </w:tblPrEx>
        <w:tc>
          <w:tcPr>
            <w:tcW w:w="1161" w:type="dxa"/>
          </w:tcPr>
          <w:p w14:paraId="7988A177" w14:textId="013505FA" w:rsidR="006E0EA0" w:rsidRDefault="006E0EA0" w:rsidP="006E0EA0">
            <w:pPr>
              <w:pStyle w:val="TableText"/>
            </w:pPr>
            <w:r w:rsidRPr="008371CD">
              <w:t>09/24/24</w:t>
            </w:r>
          </w:p>
        </w:tc>
        <w:tc>
          <w:tcPr>
            <w:tcW w:w="1481" w:type="dxa"/>
          </w:tcPr>
          <w:p w14:paraId="09A74699" w14:textId="6A3300B0" w:rsidR="006E0EA0" w:rsidRDefault="006E0EA0" w:rsidP="006E0EA0">
            <w:pPr>
              <w:pStyle w:val="TableText"/>
            </w:pPr>
            <w:r w:rsidRPr="008371CD">
              <w:t>Virginia Fritch</w:t>
            </w:r>
          </w:p>
        </w:tc>
        <w:tc>
          <w:tcPr>
            <w:tcW w:w="1673" w:type="dxa"/>
          </w:tcPr>
          <w:p w14:paraId="714C1280" w14:textId="41AE5AF9" w:rsidR="006E0EA0" w:rsidRDefault="006E0EA0" w:rsidP="006E0EA0">
            <w:pPr>
              <w:pStyle w:val="TableText"/>
            </w:pPr>
            <w:r w:rsidRPr="008371CD">
              <w:t>P72694</w:t>
            </w:r>
          </w:p>
        </w:tc>
        <w:tc>
          <w:tcPr>
            <w:tcW w:w="1101" w:type="dxa"/>
          </w:tcPr>
          <w:p w14:paraId="0E6EBE2D" w14:textId="58E4CB23" w:rsidR="006E0EA0" w:rsidRDefault="006E0EA0" w:rsidP="006E0EA0">
            <w:pPr>
              <w:pStyle w:val="TableText"/>
            </w:pPr>
            <w:r w:rsidRPr="008371CD">
              <w:t>B20243ES</w:t>
            </w:r>
          </w:p>
        </w:tc>
        <w:tc>
          <w:tcPr>
            <w:tcW w:w="3934" w:type="dxa"/>
          </w:tcPr>
          <w:p w14:paraId="4982799F" w14:textId="5C51DEE5" w:rsidR="006E0EA0" w:rsidRDefault="006E0EA0" w:rsidP="006E0EA0">
            <w:pPr>
              <w:pStyle w:val="TableText"/>
            </w:pPr>
            <w:r w:rsidRPr="008371CD">
              <w:t>:P:IDR-K-ADJ-ORIG-DTL is now displayed on Phase I, as well as Phase II and III.</w:t>
            </w:r>
          </w:p>
        </w:tc>
      </w:tr>
      <w:tr w:rsidR="008F6650" w14:paraId="0528B76D" w14:textId="77777777" w:rsidTr="00F4377A">
        <w:tblPrEx>
          <w:tblCellMar>
            <w:left w:w="108" w:type="dxa"/>
            <w:right w:w="108" w:type="dxa"/>
          </w:tblCellMar>
        </w:tblPrEx>
        <w:tc>
          <w:tcPr>
            <w:tcW w:w="1161" w:type="dxa"/>
          </w:tcPr>
          <w:p w14:paraId="7F223AFB" w14:textId="3D612A7E" w:rsidR="008F6650" w:rsidRPr="008371CD" w:rsidRDefault="008F6650" w:rsidP="008F6650">
            <w:pPr>
              <w:pStyle w:val="TableText"/>
            </w:pPr>
            <w:r>
              <w:t>10/10/24</w:t>
            </w:r>
          </w:p>
        </w:tc>
        <w:tc>
          <w:tcPr>
            <w:tcW w:w="1481" w:type="dxa"/>
          </w:tcPr>
          <w:p w14:paraId="5F3DA38C" w14:textId="53A7E87B" w:rsidR="008F6650" w:rsidRPr="008371CD" w:rsidRDefault="008F6650" w:rsidP="008F6650">
            <w:pPr>
              <w:pStyle w:val="TableText"/>
            </w:pPr>
            <w:r>
              <w:t>Diane Hendrix</w:t>
            </w:r>
          </w:p>
        </w:tc>
        <w:tc>
          <w:tcPr>
            <w:tcW w:w="1673" w:type="dxa"/>
          </w:tcPr>
          <w:p w14:paraId="6B8EA62D" w14:textId="77777777" w:rsidR="008F6650" w:rsidRDefault="008F6650" w:rsidP="008F6650">
            <w:pPr>
              <w:pStyle w:val="TableText"/>
            </w:pPr>
            <w:r>
              <w:t>CR 72562</w:t>
            </w:r>
          </w:p>
          <w:p w14:paraId="5AB80F25" w14:textId="5A89F0FA" w:rsidR="008F6650" w:rsidRPr="008371CD" w:rsidRDefault="008F6650" w:rsidP="008F6650">
            <w:pPr>
              <w:pStyle w:val="TableText"/>
            </w:pPr>
            <w:r>
              <w:t>CMS CR 13687</w:t>
            </w:r>
          </w:p>
        </w:tc>
        <w:tc>
          <w:tcPr>
            <w:tcW w:w="1101" w:type="dxa"/>
          </w:tcPr>
          <w:p w14:paraId="6229DDC0" w14:textId="78EE7E8F" w:rsidR="008F6650" w:rsidRPr="008371CD" w:rsidRDefault="008F6650" w:rsidP="008F6650">
            <w:pPr>
              <w:pStyle w:val="TableText"/>
            </w:pPr>
            <w:r>
              <w:t>B2025100</w:t>
            </w:r>
          </w:p>
        </w:tc>
        <w:tc>
          <w:tcPr>
            <w:tcW w:w="3934" w:type="dxa"/>
          </w:tcPr>
          <w:p w14:paraId="7B2CEA62" w14:textId="707A28AF" w:rsidR="008F6650" w:rsidRPr="008371CD" w:rsidRDefault="008F6650" w:rsidP="008F6650">
            <w:pPr>
              <w:pStyle w:val="TableText"/>
            </w:pPr>
            <w:r>
              <w:t>Added the Payment Cap Indicator and Filler to the detail record.</w:t>
            </w:r>
          </w:p>
        </w:tc>
      </w:tr>
      <w:tr w:rsidR="003F1EA7" w14:paraId="12F98486" w14:textId="77777777" w:rsidTr="00F4377A">
        <w:tblPrEx>
          <w:tblCellMar>
            <w:left w:w="108" w:type="dxa"/>
            <w:right w:w="108" w:type="dxa"/>
          </w:tblCellMar>
        </w:tblPrEx>
        <w:tc>
          <w:tcPr>
            <w:tcW w:w="1161" w:type="dxa"/>
          </w:tcPr>
          <w:p w14:paraId="5B56062F" w14:textId="52AFB876" w:rsidR="003F1EA7" w:rsidRDefault="003F1EA7" w:rsidP="003F1EA7">
            <w:pPr>
              <w:pStyle w:val="TableText"/>
            </w:pPr>
            <w:r>
              <w:t>11/20/24</w:t>
            </w:r>
          </w:p>
        </w:tc>
        <w:tc>
          <w:tcPr>
            <w:tcW w:w="1481" w:type="dxa"/>
          </w:tcPr>
          <w:p w14:paraId="0E3818C3" w14:textId="3A446341" w:rsidR="003F1EA7" w:rsidRDefault="003F1EA7" w:rsidP="003F1EA7">
            <w:pPr>
              <w:pStyle w:val="TableText"/>
            </w:pPr>
            <w:r>
              <w:t>Linda Vest</w:t>
            </w:r>
          </w:p>
        </w:tc>
        <w:tc>
          <w:tcPr>
            <w:tcW w:w="1673" w:type="dxa"/>
          </w:tcPr>
          <w:p w14:paraId="191AA298" w14:textId="6CA08D07" w:rsidR="003F1EA7" w:rsidRDefault="003F1EA7" w:rsidP="003F1EA7">
            <w:pPr>
              <w:pStyle w:val="TableText"/>
            </w:pPr>
            <w:r>
              <w:t>CR 72562 CMS CR13687</w:t>
            </w:r>
          </w:p>
        </w:tc>
        <w:tc>
          <w:tcPr>
            <w:tcW w:w="1101" w:type="dxa"/>
          </w:tcPr>
          <w:p w14:paraId="2DDC6C13" w14:textId="664F2C45" w:rsidR="003F1EA7" w:rsidRDefault="003F1EA7" w:rsidP="003F1EA7">
            <w:pPr>
              <w:pStyle w:val="TableText"/>
            </w:pPr>
            <w:r>
              <w:t>B2025100</w:t>
            </w:r>
          </w:p>
        </w:tc>
        <w:tc>
          <w:tcPr>
            <w:tcW w:w="3934" w:type="dxa"/>
          </w:tcPr>
          <w:p w14:paraId="7C2AD9FC" w14:textId="06622E1C" w:rsidR="003F1EA7" w:rsidRDefault="003F1EA7" w:rsidP="003F1EA7">
            <w:pPr>
              <w:pStyle w:val="TableText"/>
            </w:pPr>
            <w:r>
              <w:t xml:space="preserve">Corrected the Filler fields to 1822-1873. </w:t>
            </w:r>
          </w:p>
        </w:tc>
      </w:tr>
      <w:tr w:rsidR="004B6D96" w:rsidRPr="004B6D96" w14:paraId="07FD9967" w14:textId="77777777" w:rsidTr="004B6D96">
        <w:tblPrEx>
          <w:tblCellMar>
            <w:left w:w="108" w:type="dxa"/>
            <w:right w:w="108" w:type="dxa"/>
          </w:tblCellMar>
        </w:tblPrEx>
        <w:tc>
          <w:tcPr>
            <w:tcW w:w="1161" w:type="dxa"/>
          </w:tcPr>
          <w:p w14:paraId="20DB5941" w14:textId="77777777" w:rsidR="004B6D96" w:rsidRPr="00BA5C17" w:rsidRDefault="004B6D96" w:rsidP="008E030A">
            <w:pPr>
              <w:pStyle w:val="TableText"/>
              <w:rPr>
                <w:color w:val="000000" w:themeColor="text1"/>
              </w:rPr>
            </w:pPr>
            <w:r w:rsidRPr="00BA5C17">
              <w:rPr>
                <w:color w:val="000000" w:themeColor="text1"/>
              </w:rPr>
              <w:t>05/05/25</w:t>
            </w:r>
          </w:p>
        </w:tc>
        <w:tc>
          <w:tcPr>
            <w:tcW w:w="1481" w:type="dxa"/>
          </w:tcPr>
          <w:p w14:paraId="19FBE6C3" w14:textId="77777777" w:rsidR="004B6D96" w:rsidRPr="00BA5C17" w:rsidRDefault="004B6D96" w:rsidP="008E030A">
            <w:pPr>
              <w:pStyle w:val="TableText"/>
              <w:rPr>
                <w:color w:val="000000" w:themeColor="text1"/>
              </w:rPr>
            </w:pPr>
            <w:r w:rsidRPr="00BA5C17">
              <w:rPr>
                <w:color w:val="000000" w:themeColor="text1"/>
              </w:rPr>
              <w:t>Alex Jankowski</w:t>
            </w:r>
          </w:p>
        </w:tc>
        <w:tc>
          <w:tcPr>
            <w:tcW w:w="1673" w:type="dxa"/>
          </w:tcPr>
          <w:p w14:paraId="6FD079A3" w14:textId="77777777" w:rsidR="004B6D96" w:rsidRPr="00BA5C17" w:rsidRDefault="004B6D96" w:rsidP="008E030A">
            <w:pPr>
              <w:pStyle w:val="TableText"/>
              <w:rPr>
                <w:color w:val="000000" w:themeColor="text1"/>
              </w:rPr>
            </w:pPr>
            <w:r w:rsidRPr="00BA5C17">
              <w:rPr>
                <w:color w:val="000000" w:themeColor="text1"/>
              </w:rPr>
              <w:t>P74034/CR72571/</w:t>
            </w:r>
          </w:p>
          <w:p w14:paraId="2BD76843" w14:textId="77777777" w:rsidR="004B6D96" w:rsidRPr="00BA5C17" w:rsidRDefault="004B6D96" w:rsidP="008E030A">
            <w:pPr>
              <w:pStyle w:val="TableText"/>
              <w:rPr>
                <w:color w:val="000000" w:themeColor="text1"/>
              </w:rPr>
            </w:pPr>
            <w:r w:rsidRPr="00BA5C17">
              <w:rPr>
                <w:color w:val="000000" w:themeColor="text1"/>
              </w:rPr>
              <w:t>CMS CR13694</w:t>
            </w:r>
          </w:p>
        </w:tc>
        <w:tc>
          <w:tcPr>
            <w:tcW w:w="1101" w:type="dxa"/>
          </w:tcPr>
          <w:p w14:paraId="01C7AA89" w14:textId="77777777" w:rsidR="004B6D96" w:rsidRPr="00BA5C17" w:rsidRDefault="004B6D96" w:rsidP="008E030A">
            <w:pPr>
              <w:pStyle w:val="TableText"/>
              <w:rPr>
                <w:color w:val="000000" w:themeColor="text1"/>
              </w:rPr>
            </w:pPr>
            <w:r w:rsidRPr="00BA5C17">
              <w:rPr>
                <w:color w:val="000000" w:themeColor="text1"/>
              </w:rPr>
              <w:t>B20252FS</w:t>
            </w:r>
          </w:p>
        </w:tc>
        <w:tc>
          <w:tcPr>
            <w:tcW w:w="3934" w:type="dxa"/>
          </w:tcPr>
          <w:p w14:paraId="63E5F53A" w14:textId="77777777" w:rsidR="004B6D96" w:rsidRPr="00BA5C17" w:rsidRDefault="004B6D96" w:rsidP="008E030A">
            <w:pPr>
              <w:pStyle w:val="TableText"/>
              <w:rPr>
                <w:color w:val="000000" w:themeColor="text1"/>
              </w:rPr>
            </w:pPr>
            <w:r w:rsidRPr="00BA5C17">
              <w:rPr>
                <w:color w:val="000000" w:themeColor="text1"/>
              </w:rPr>
              <w:t>Modified Valid Value descriptions in Mass Adj Flag to add ‘I’ for VADP adjustments.</w:t>
            </w:r>
          </w:p>
        </w:tc>
      </w:tr>
      <w:tr w:rsidR="007704BC" w:rsidRPr="004B6D96" w14:paraId="38C2787B" w14:textId="77777777" w:rsidTr="004B6D96">
        <w:tblPrEx>
          <w:tblCellMar>
            <w:left w:w="108" w:type="dxa"/>
            <w:right w:w="108" w:type="dxa"/>
          </w:tblCellMar>
        </w:tblPrEx>
        <w:trPr>
          <w:ins w:id="2036" w:author="Fritch, Virginia (PERATON)" w:date="2025-10-15T11:38:00Z"/>
        </w:trPr>
        <w:tc>
          <w:tcPr>
            <w:tcW w:w="1161" w:type="dxa"/>
          </w:tcPr>
          <w:p w14:paraId="5CD6E354" w14:textId="62F255D3" w:rsidR="007704BC" w:rsidRPr="00BA5C17" w:rsidRDefault="007704BC" w:rsidP="008E030A">
            <w:pPr>
              <w:pStyle w:val="TableText"/>
              <w:rPr>
                <w:ins w:id="2037" w:author="Fritch, Virginia (PERATON)" w:date="2025-10-15T11:38:00Z" w16du:dateUtc="2025-10-15T18:38:00Z"/>
                <w:color w:val="000000" w:themeColor="text1"/>
              </w:rPr>
            </w:pPr>
            <w:ins w:id="2038" w:author="Fritch, Virginia (PERATON)" w:date="2025-10-15T11:38:00Z" w16du:dateUtc="2025-10-15T18:38:00Z">
              <w:r>
                <w:rPr>
                  <w:color w:val="000000" w:themeColor="text1"/>
                </w:rPr>
                <w:t>10/15/25</w:t>
              </w:r>
            </w:ins>
          </w:p>
        </w:tc>
        <w:tc>
          <w:tcPr>
            <w:tcW w:w="1481" w:type="dxa"/>
          </w:tcPr>
          <w:p w14:paraId="3ADBF717" w14:textId="43BC4C01" w:rsidR="007704BC" w:rsidRPr="00BA5C17" w:rsidRDefault="007704BC" w:rsidP="008E030A">
            <w:pPr>
              <w:pStyle w:val="TableText"/>
              <w:rPr>
                <w:ins w:id="2039" w:author="Fritch, Virginia (PERATON)" w:date="2025-10-15T11:38:00Z" w16du:dateUtc="2025-10-15T18:38:00Z"/>
                <w:color w:val="000000" w:themeColor="text1"/>
              </w:rPr>
            </w:pPr>
            <w:ins w:id="2040" w:author="Fritch, Virginia (PERATON)" w:date="2025-10-15T11:38:00Z" w16du:dateUtc="2025-10-15T18:38:00Z">
              <w:r>
                <w:rPr>
                  <w:color w:val="000000" w:themeColor="text1"/>
                </w:rPr>
                <w:t>Virginia Fritch</w:t>
              </w:r>
            </w:ins>
          </w:p>
        </w:tc>
        <w:tc>
          <w:tcPr>
            <w:tcW w:w="1673" w:type="dxa"/>
          </w:tcPr>
          <w:p w14:paraId="23A30493" w14:textId="24110BAB" w:rsidR="007704BC" w:rsidRPr="00BA5C17" w:rsidRDefault="007704BC" w:rsidP="008E030A">
            <w:pPr>
              <w:pStyle w:val="TableText"/>
              <w:rPr>
                <w:ins w:id="2041" w:author="Fritch, Virginia (PERATON)" w:date="2025-10-15T11:38:00Z" w16du:dateUtc="2025-10-15T18:38:00Z"/>
                <w:color w:val="000000" w:themeColor="text1"/>
              </w:rPr>
            </w:pPr>
            <w:ins w:id="2042" w:author="Fritch, Virginia (PERATON)" w:date="2025-10-15T11:39:00Z" w16du:dateUtc="2025-10-15T18:39:00Z">
              <w:r w:rsidRPr="007704BC">
                <w:rPr>
                  <w:color w:val="000000" w:themeColor="text1"/>
                </w:rPr>
                <w:t>CS4367621</w:t>
              </w:r>
            </w:ins>
          </w:p>
        </w:tc>
        <w:tc>
          <w:tcPr>
            <w:tcW w:w="1101" w:type="dxa"/>
          </w:tcPr>
          <w:p w14:paraId="3FF33F5D" w14:textId="7A0B0089" w:rsidR="007704BC" w:rsidRPr="00BA5C17" w:rsidRDefault="007704BC" w:rsidP="008E030A">
            <w:pPr>
              <w:pStyle w:val="TableText"/>
              <w:rPr>
                <w:ins w:id="2043" w:author="Fritch, Virginia (PERATON)" w:date="2025-10-15T11:38:00Z" w16du:dateUtc="2025-10-15T18:38:00Z"/>
                <w:color w:val="000000" w:themeColor="text1"/>
              </w:rPr>
            </w:pPr>
            <w:ins w:id="2044" w:author="Fritch, Virginia (PERATON)" w:date="2025-10-15T11:39:00Z" w16du:dateUtc="2025-10-15T18:39:00Z">
              <w:r>
                <w:rPr>
                  <w:color w:val="000000" w:themeColor="text1"/>
                </w:rPr>
                <w:t>N/A</w:t>
              </w:r>
            </w:ins>
          </w:p>
        </w:tc>
        <w:tc>
          <w:tcPr>
            <w:tcW w:w="3934" w:type="dxa"/>
          </w:tcPr>
          <w:p w14:paraId="71D2A2F5" w14:textId="759A32B1" w:rsidR="007704BC" w:rsidRPr="00BA5C17" w:rsidRDefault="00A2273C" w:rsidP="008E030A">
            <w:pPr>
              <w:pStyle w:val="TableText"/>
              <w:rPr>
                <w:ins w:id="2045" w:author="Fritch, Virginia (PERATON)" w:date="2025-10-15T11:38:00Z" w16du:dateUtc="2025-10-15T18:38:00Z"/>
                <w:color w:val="000000" w:themeColor="text1"/>
              </w:rPr>
            </w:pPr>
            <w:ins w:id="2046" w:author="Fritch, Virginia (PERATON)" w:date="2025-10-15T11:42:00Z" w16du:dateUtc="2025-10-15T18:42:00Z">
              <w:r>
                <w:rPr>
                  <w:color w:val="000000" w:themeColor="text1"/>
                </w:rPr>
                <w:t xml:space="preserve">Per Problem 51731, the COBA Insurer Type Valid Values </w:t>
              </w:r>
            </w:ins>
            <w:ins w:id="2047" w:author="Fritch, Virginia (PERATON)" w:date="2025-10-15T11:43:00Z" w16du:dateUtc="2025-10-15T18:43:00Z">
              <w:r>
                <w:rPr>
                  <w:color w:val="000000" w:themeColor="text1"/>
                </w:rPr>
                <w:t>were added to be 6 for COBA XOVER and 7 for RECOVERY CLAIM.</w:t>
              </w:r>
            </w:ins>
          </w:p>
        </w:tc>
      </w:tr>
    </w:tbl>
    <w:p w14:paraId="6C0CE3F0" w14:textId="1C2380B2" w:rsidR="0041235C" w:rsidRDefault="0041235C" w:rsidP="001A56A3"/>
    <w:sectPr w:rsidR="0041235C" w:rsidSect="005664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1C2F7" w14:textId="77777777" w:rsidR="0010547C" w:rsidRDefault="0010547C" w:rsidP="004E7851">
      <w:pPr>
        <w:spacing w:before="0"/>
      </w:pPr>
      <w:r>
        <w:separator/>
      </w:r>
    </w:p>
    <w:p w14:paraId="0CC15939" w14:textId="77777777" w:rsidR="0010547C" w:rsidRDefault="0010547C"/>
  </w:endnote>
  <w:endnote w:type="continuationSeparator" w:id="0">
    <w:p w14:paraId="4144321A" w14:textId="77777777" w:rsidR="0010547C" w:rsidRDefault="0010547C" w:rsidP="004E7851">
      <w:pPr>
        <w:spacing w:before="0"/>
      </w:pPr>
      <w:r>
        <w:continuationSeparator/>
      </w:r>
    </w:p>
    <w:p w14:paraId="7042E5FC" w14:textId="77777777" w:rsidR="0010547C" w:rsidRDefault="001054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Narrow">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A3A8F" w14:textId="77777777" w:rsidR="001B4390" w:rsidRDefault="001B4390" w:rsidP="001B4390">
    <w:pPr>
      <w:pStyle w:val="Footer"/>
      <w:spacing w:before="60"/>
      <w:jc w:val="center"/>
    </w:pPr>
    <w:r>
      <w:fldChar w:fldCharType="begin"/>
    </w:r>
    <w:r>
      <w:instrText xml:space="preserve"> PAGE  \* MERGEFORMAT </w:instrText>
    </w:r>
    <w:r>
      <w:fldChar w:fldCharType="separate"/>
    </w:r>
    <w:r>
      <w:rPr>
        <w:noProof/>
      </w:rPr>
      <w:t>1</w:t>
    </w:r>
    <w:r>
      <w:fldChar w:fldCharType="end"/>
    </w:r>
  </w:p>
  <w:p w14:paraId="1A48BE6F" w14:textId="7B053BE3" w:rsidR="001B4390" w:rsidRPr="001B4390" w:rsidRDefault="001B4390" w:rsidP="001B4390">
    <w:pPr>
      <w:pStyle w:val="Footer"/>
      <w:pBdr>
        <w:top w:val="none" w:sz="0" w:space="0" w:color="auto"/>
      </w:pBdr>
      <w:spacing w:before="120"/>
      <w:ind w:left="1440" w:right="1440"/>
      <w:jc w:val="center"/>
    </w:pPr>
    <w:r>
      <w:t>Use or disclosure of the data contained in this sheet is subject to restrictions of contract #GS-35F-694GA 75FCMC23F0114.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35BD" w14:textId="11EB2CBA" w:rsidR="001B4390" w:rsidRDefault="001B4390" w:rsidP="001B4390">
    <w:pPr>
      <w:pStyle w:val="Footer"/>
      <w:spacing w:before="60"/>
      <w:jc w:val="center"/>
    </w:pPr>
    <w:r>
      <w:fldChar w:fldCharType="begin"/>
    </w:r>
    <w:r>
      <w:instrText xml:space="preserve"> PAGE  \* MERGEFORMAT </w:instrText>
    </w:r>
    <w:r>
      <w:fldChar w:fldCharType="separate"/>
    </w:r>
    <w:r w:rsidR="001B47FE">
      <w:rPr>
        <w:noProof/>
      </w:rPr>
      <w:t>1</w:t>
    </w:r>
    <w:r>
      <w:fldChar w:fldCharType="end"/>
    </w:r>
  </w:p>
  <w:p w14:paraId="40FDAB83" w14:textId="7D04946D" w:rsidR="001B4390" w:rsidRPr="001B4390" w:rsidRDefault="001B4390" w:rsidP="001B4390">
    <w:pPr>
      <w:pStyle w:val="Footer"/>
      <w:pBdr>
        <w:top w:val="none" w:sz="0" w:space="0" w:color="auto"/>
      </w:pBdr>
      <w:spacing w:before="120"/>
      <w:ind w:left="1440" w:right="1440"/>
      <w:jc w:val="center"/>
    </w:pPr>
    <w:r>
      <w:t>Use or disclosure of the data contained in this sheet is subject to restrictions of contract #GS-35F-694GA 75FCMC23F0114.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B479B" w14:textId="77777777" w:rsidR="0010547C" w:rsidRDefault="0010547C" w:rsidP="004E7851">
      <w:pPr>
        <w:spacing w:before="0"/>
      </w:pPr>
      <w:r>
        <w:separator/>
      </w:r>
    </w:p>
    <w:p w14:paraId="19670729" w14:textId="77777777" w:rsidR="0010547C" w:rsidRDefault="0010547C"/>
  </w:footnote>
  <w:footnote w:type="continuationSeparator" w:id="0">
    <w:p w14:paraId="7C93B152" w14:textId="77777777" w:rsidR="0010547C" w:rsidRDefault="0010547C" w:rsidP="004E7851">
      <w:pPr>
        <w:spacing w:before="0"/>
      </w:pPr>
      <w:r>
        <w:continuationSeparator/>
      </w:r>
    </w:p>
    <w:p w14:paraId="4906939F" w14:textId="77777777" w:rsidR="0010547C" w:rsidRDefault="001054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AA559" w14:textId="23D4406B" w:rsidR="0044780E" w:rsidRPr="00F673D8" w:rsidRDefault="0044780E" w:rsidP="00F673D8">
    <w:pPr>
      <w:pStyle w:val="Header"/>
    </w:pPr>
    <w:r w:rsidRPr="00F673D8">
      <w:t>CMS Requirements – IDR Claim Extract Record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0075D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30A848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6E0495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1877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6201A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F20919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5A0B0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BF8498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C4E93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EA6DF4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72D713B"/>
    <w:multiLevelType w:val="hybridMultilevel"/>
    <w:tmpl w:val="841457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7B31979"/>
    <w:multiLevelType w:val="hybridMultilevel"/>
    <w:tmpl w:val="1068BDE8"/>
    <w:lvl w:ilvl="0" w:tplc="269EFA74">
      <w:start w:val="1"/>
      <w:numFmt w:val="bullet"/>
      <w:pStyle w:val="NormalBullet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022299"/>
    <w:multiLevelType w:val="hybridMultilevel"/>
    <w:tmpl w:val="18B66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B5B5ACA"/>
    <w:multiLevelType w:val="hybridMultilevel"/>
    <w:tmpl w:val="60783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C6F29FC"/>
    <w:multiLevelType w:val="hybridMultilevel"/>
    <w:tmpl w:val="A6C2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926787"/>
    <w:multiLevelType w:val="hybridMultilevel"/>
    <w:tmpl w:val="57A27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48A313B"/>
    <w:multiLevelType w:val="singleLevel"/>
    <w:tmpl w:val="F072E92A"/>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179C7B46"/>
    <w:multiLevelType w:val="singleLevel"/>
    <w:tmpl w:val="01847624"/>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A9B60D7"/>
    <w:multiLevelType w:val="singleLevel"/>
    <w:tmpl w:val="63FE733C"/>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1FF6501D"/>
    <w:multiLevelType w:val="hybridMultilevel"/>
    <w:tmpl w:val="D0F4AD4C"/>
    <w:lvl w:ilvl="0" w:tplc="F1A2596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10E443F"/>
    <w:multiLevelType w:val="hybridMultilevel"/>
    <w:tmpl w:val="E7F8B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307886"/>
    <w:multiLevelType w:val="hybridMultilevel"/>
    <w:tmpl w:val="12BC1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6D0B0B"/>
    <w:multiLevelType w:val="hybridMultilevel"/>
    <w:tmpl w:val="8FC297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7532BF1"/>
    <w:multiLevelType w:val="singleLevel"/>
    <w:tmpl w:val="E8C6A2DA"/>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B3822C5"/>
    <w:multiLevelType w:val="hybridMultilevel"/>
    <w:tmpl w:val="C6900312"/>
    <w:lvl w:ilvl="0" w:tplc="19981F30">
      <w:start w:val="1"/>
      <w:numFmt w:val="decimal"/>
      <w:pStyle w:val="NormalNumber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CB281F"/>
    <w:multiLevelType w:val="singleLevel"/>
    <w:tmpl w:val="7D2ED05C"/>
    <w:lvl w:ilvl="0">
      <w:start w:val="1"/>
      <w:numFmt w:val="bullet"/>
      <w:lvlText w:val=""/>
      <w:lvlJc w:val="left"/>
      <w:pPr>
        <w:tabs>
          <w:tab w:val="num" w:pos="360"/>
        </w:tabs>
        <w:ind w:left="360" w:hanging="360"/>
      </w:pPr>
      <w:rPr>
        <w:rFonts w:ascii="Symbol" w:hAnsi="Symbol" w:hint="default"/>
        <w:sz w:val="20"/>
      </w:rPr>
    </w:lvl>
  </w:abstractNum>
  <w:abstractNum w:abstractNumId="27" w15:restartNumberingAfterBreak="0">
    <w:nsid w:val="3BD05BC0"/>
    <w:multiLevelType w:val="singleLevel"/>
    <w:tmpl w:val="B96839C0"/>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7E72AA2"/>
    <w:multiLevelType w:val="singleLevel"/>
    <w:tmpl w:val="BD90C862"/>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4F413679"/>
    <w:multiLevelType w:val="hybridMultilevel"/>
    <w:tmpl w:val="E6F294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0E823BE"/>
    <w:multiLevelType w:val="singleLevel"/>
    <w:tmpl w:val="2B6C528E"/>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5281765E"/>
    <w:multiLevelType w:val="hybridMultilevel"/>
    <w:tmpl w:val="1082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A47173"/>
    <w:multiLevelType w:val="hybridMultilevel"/>
    <w:tmpl w:val="97562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E702FAF4">
      <w:start w:val="1"/>
      <w:numFmt w:val="bullet"/>
      <w:pStyle w:val="TableText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F85215"/>
    <w:multiLevelType w:val="hybridMultilevel"/>
    <w:tmpl w:val="55EA8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604D92"/>
    <w:multiLevelType w:val="singleLevel"/>
    <w:tmpl w:val="6250FAC4"/>
    <w:lvl w:ilvl="0">
      <w:start w:val="1"/>
      <w:numFmt w:val="bullet"/>
      <w:lvlText w:val=""/>
      <w:lvlJc w:val="left"/>
      <w:pPr>
        <w:tabs>
          <w:tab w:val="num" w:pos="1800"/>
        </w:tabs>
        <w:ind w:left="1800" w:hanging="360"/>
      </w:pPr>
      <w:rPr>
        <w:rFonts w:ascii="Wingdings" w:hAnsi="Wingdings" w:hint="default"/>
        <w:shadow/>
        <w:emboss w:val="0"/>
        <w:imprint w:val="0"/>
      </w:rPr>
    </w:lvl>
  </w:abstractNum>
  <w:abstractNum w:abstractNumId="35" w15:restartNumberingAfterBreak="0">
    <w:nsid w:val="6AB615C0"/>
    <w:multiLevelType w:val="hybridMultilevel"/>
    <w:tmpl w:val="BEFA2848"/>
    <w:lvl w:ilvl="0" w:tplc="B2A26AB0">
      <w:start w:val="1"/>
      <w:numFmt w:val="decimal"/>
      <w:pStyle w:val="TableTextNumber1"/>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6E5579"/>
    <w:multiLevelType w:val="hybridMultilevel"/>
    <w:tmpl w:val="AF0A9D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E935C8F"/>
    <w:multiLevelType w:val="singleLevel"/>
    <w:tmpl w:val="B59CCCAC"/>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73957424"/>
    <w:multiLevelType w:val="singleLevel"/>
    <w:tmpl w:val="63FE733C"/>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4D1539A"/>
    <w:multiLevelType w:val="singleLevel"/>
    <w:tmpl w:val="2AC42038"/>
    <w:lvl w:ilvl="0">
      <w:start w:val="1"/>
      <w:numFmt w:val="bullet"/>
      <w:lvlText w:val=""/>
      <w:lvlJc w:val="left"/>
      <w:pPr>
        <w:tabs>
          <w:tab w:val="num" w:pos="360"/>
        </w:tabs>
        <w:ind w:left="360" w:hanging="360"/>
      </w:pPr>
      <w:rPr>
        <w:rFonts w:ascii="Wingdings" w:hAnsi="Wingdings" w:hint="default"/>
        <w:sz w:val="20"/>
      </w:rPr>
    </w:lvl>
  </w:abstractNum>
  <w:abstractNum w:abstractNumId="40" w15:restartNumberingAfterBreak="0">
    <w:nsid w:val="78EF3F8A"/>
    <w:multiLevelType w:val="hybridMultilevel"/>
    <w:tmpl w:val="C8E45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891B9B"/>
    <w:multiLevelType w:val="hybridMultilevel"/>
    <w:tmpl w:val="8FC28D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BFE22D2"/>
    <w:multiLevelType w:val="hybridMultilevel"/>
    <w:tmpl w:val="0E7AD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7B479B"/>
    <w:multiLevelType w:val="singleLevel"/>
    <w:tmpl w:val="B12EBF24"/>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E36240D"/>
    <w:multiLevelType w:val="hybridMultilevel"/>
    <w:tmpl w:val="83749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EA1440"/>
    <w:multiLevelType w:val="singleLevel"/>
    <w:tmpl w:val="4E0CADB0"/>
    <w:lvl w:ilvl="0">
      <w:start w:val="1"/>
      <w:numFmt w:val="bullet"/>
      <w:lvlText w:val=""/>
      <w:lvlJc w:val="left"/>
      <w:pPr>
        <w:tabs>
          <w:tab w:val="num" w:pos="360"/>
        </w:tabs>
        <w:ind w:left="360" w:hanging="360"/>
      </w:pPr>
      <w:rPr>
        <w:rFonts w:ascii="Symbol" w:hAnsi="Symbol" w:hint="default"/>
      </w:rPr>
    </w:lvl>
  </w:abstractNum>
  <w:num w:numId="1" w16cid:durableId="1846548535">
    <w:abstractNumId w:val="43"/>
  </w:num>
  <w:num w:numId="2" w16cid:durableId="1352485885">
    <w:abstractNumId w:val="43"/>
  </w:num>
  <w:num w:numId="3" w16cid:durableId="202793677">
    <w:abstractNumId w:val="12"/>
  </w:num>
  <w:num w:numId="4" w16cid:durableId="369113701">
    <w:abstractNumId w:val="12"/>
  </w:num>
  <w:num w:numId="5" w16cid:durableId="577523699">
    <w:abstractNumId w:val="25"/>
  </w:num>
  <w:num w:numId="6" w16cid:durableId="1706325369">
    <w:abstractNumId w:val="32"/>
  </w:num>
  <w:num w:numId="7" w16cid:durableId="1473526313">
    <w:abstractNumId w:val="35"/>
  </w:num>
  <w:num w:numId="8" w16cid:durableId="56511341">
    <w:abstractNumId w:val="9"/>
  </w:num>
  <w:num w:numId="9" w16cid:durableId="573930031">
    <w:abstractNumId w:val="7"/>
  </w:num>
  <w:num w:numId="10" w16cid:durableId="1844738137">
    <w:abstractNumId w:val="6"/>
  </w:num>
  <w:num w:numId="11" w16cid:durableId="595331292">
    <w:abstractNumId w:val="5"/>
  </w:num>
  <w:num w:numId="12" w16cid:durableId="1342852168">
    <w:abstractNumId w:val="4"/>
  </w:num>
  <w:num w:numId="13" w16cid:durableId="557670529">
    <w:abstractNumId w:val="8"/>
  </w:num>
  <w:num w:numId="14" w16cid:durableId="1200126542">
    <w:abstractNumId w:val="3"/>
  </w:num>
  <w:num w:numId="15" w16cid:durableId="1512599265">
    <w:abstractNumId w:val="2"/>
  </w:num>
  <w:num w:numId="16" w16cid:durableId="457723835">
    <w:abstractNumId w:val="1"/>
  </w:num>
  <w:num w:numId="17" w16cid:durableId="26488573">
    <w:abstractNumId w:val="0"/>
  </w:num>
  <w:num w:numId="18" w16cid:durableId="1210259880">
    <w:abstractNumId w:val="42"/>
  </w:num>
  <w:num w:numId="19" w16cid:durableId="1797330588">
    <w:abstractNumId w:val="23"/>
  </w:num>
  <w:num w:numId="20" w16cid:durableId="1436170508">
    <w:abstractNumId w:val="13"/>
  </w:num>
  <w:num w:numId="21" w16cid:durableId="64643502">
    <w:abstractNumId w:val="29"/>
  </w:num>
  <w:num w:numId="22" w16cid:durableId="620847895">
    <w:abstractNumId w:val="41"/>
  </w:num>
  <w:num w:numId="23" w16cid:durableId="1828786876">
    <w:abstractNumId w:val="28"/>
  </w:num>
  <w:num w:numId="24" w16cid:durableId="1944528087">
    <w:abstractNumId w:val="19"/>
  </w:num>
  <w:num w:numId="25" w16cid:durableId="104278327">
    <w:abstractNumId w:val="37"/>
  </w:num>
  <w:num w:numId="26" w16cid:durableId="452482406">
    <w:abstractNumId w:val="18"/>
  </w:num>
  <w:num w:numId="27" w16cid:durableId="801070044">
    <w:abstractNumId w:val="38"/>
  </w:num>
  <w:num w:numId="28" w16cid:durableId="611548554">
    <w:abstractNumId w:val="10"/>
    <w:lvlOverride w:ilvl="0">
      <w:lvl w:ilvl="0">
        <w:start w:val="1"/>
        <w:numFmt w:val="bullet"/>
        <w:lvlText w:val=""/>
        <w:legacy w:legacy="1" w:legacySpace="0" w:legacyIndent="360"/>
        <w:lvlJc w:val="left"/>
        <w:pPr>
          <w:ind w:left="720" w:hanging="360"/>
        </w:pPr>
        <w:rPr>
          <w:rFonts w:ascii="Symbol" w:hAnsi="Symbol" w:hint="default"/>
        </w:rPr>
      </w:lvl>
    </w:lvlOverride>
  </w:num>
  <w:num w:numId="29" w16cid:durableId="827210526">
    <w:abstractNumId w:val="39"/>
  </w:num>
  <w:num w:numId="30" w16cid:durableId="398404414">
    <w:abstractNumId w:val="17"/>
  </w:num>
  <w:num w:numId="31" w16cid:durableId="918249447">
    <w:abstractNumId w:val="24"/>
  </w:num>
  <w:num w:numId="32" w16cid:durableId="353769637">
    <w:abstractNumId w:val="30"/>
  </w:num>
  <w:num w:numId="33" w16cid:durableId="1007170054">
    <w:abstractNumId w:val="45"/>
  </w:num>
  <w:num w:numId="34" w16cid:durableId="710423452">
    <w:abstractNumId w:val="27"/>
  </w:num>
  <w:num w:numId="35" w16cid:durableId="557253541">
    <w:abstractNumId w:val="34"/>
  </w:num>
  <w:num w:numId="36" w16cid:durableId="393897993">
    <w:abstractNumId w:val="10"/>
    <w:lvlOverride w:ilvl="0">
      <w:lvl w:ilvl="0">
        <w:start w:val="1"/>
        <w:numFmt w:val="bullet"/>
        <w:lvlText w:val=""/>
        <w:legacy w:legacy="1" w:legacySpace="0" w:legacyIndent="360"/>
        <w:lvlJc w:val="left"/>
        <w:pPr>
          <w:ind w:left="1080" w:hanging="360"/>
        </w:pPr>
        <w:rPr>
          <w:rFonts w:ascii="Helvetica" w:hAnsi="Helvetica" w:hint="default"/>
        </w:rPr>
      </w:lvl>
    </w:lvlOverride>
  </w:num>
  <w:num w:numId="37" w16cid:durableId="1021933567">
    <w:abstractNumId w:val="26"/>
  </w:num>
  <w:num w:numId="38" w16cid:durableId="1095589275">
    <w:abstractNumId w:val="20"/>
  </w:num>
  <w:num w:numId="39" w16cid:durableId="2037734551">
    <w:abstractNumId w:val="10"/>
    <w:lvlOverride w:ilvl="0">
      <w:lvl w:ilvl="0">
        <w:start w:val="1"/>
        <w:numFmt w:val="bullet"/>
        <w:lvlText w:val=""/>
        <w:legacy w:legacy="1" w:legacySpace="0" w:legacyIndent="360"/>
        <w:lvlJc w:val="left"/>
        <w:pPr>
          <w:ind w:left="1080" w:hanging="360"/>
        </w:pPr>
        <w:rPr>
          <w:rFonts w:ascii="Symbol" w:hAnsi="Symbol" w:hint="default"/>
        </w:rPr>
      </w:lvl>
    </w:lvlOverride>
  </w:num>
  <w:num w:numId="40" w16cid:durableId="2145002651">
    <w:abstractNumId w:val="21"/>
  </w:num>
  <w:num w:numId="41" w16cid:durableId="124397958">
    <w:abstractNumId w:val="22"/>
  </w:num>
  <w:num w:numId="42" w16cid:durableId="1140001584">
    <w:abstractNumId w:val="15"/>
  </w:num>
  <w:num w:numId="43" w16cid:durableId="660695867">
    <w:abstractNumId w:val="44"/>
  </w:num>
  <w:num w:numId="44" w16cid:durableId="500900951">
    <w:abstractNumId w:val="31"/>
  </w:num>
  <w:num w:numId="45" w16cid:durableId="823396925">
    <w:abstractNumId w:val="40"/>
  </w:num>
  <w:num w:numId="46" w16cid:durableId="1790390444">
    <w:abstractNumId w:val="33"/>
  </w:num>
  <w:num w:numId="47" w16cid:durableId="1075324546">
    <w:abstractNumId w:val="35"/>
  </w:num>
  <w:num w:numId="48" w16cid:durableId="824197858">
    <w:abstractNumId w:val="35"/>
  </w:num>
  <w:num w:numId="49" w16cid:durableId="1884293996">
    <w:abstractNumId w:val="16"/>
  </w:num>
  <w:num w:numId="50" w16cid:durableId="1977953647">
    <w:abstractNumId w:val="14"/>
  </w:num>
  <w:num w:numId="51" w16cid:durableId="408310350">
    <w:abstractNumId w:val="11"/>
  </w:num>
  <w:num w:numId="52" w16cid:durableId="1111436299">
    <w:abstractNumId w:val="36"/>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ctiveWritingStyle w:appName="MSWord" w:lang="es-US" w:vendorID="64" w:dllVersion="6" w:nlCheck="1" w:checkStyle="0"/>
  <w:activeWritingStyle w:appName="MSWord" w:lang="en-US" w:vendorID="64" w:dllVersion="6" w:nlCheck="1" w:checkStyle="1"/>
  <w:activeWritingStyle w:appName="MSWord" w:lang="es-ES_tradnl" w:vendorID="64" w:dllVersion="6" w:nlCheck="1" w:checkStyle="0"/>
  <w:activeWritingStyle w:appName="MSWord" w:lang="en-US" w:vendorID="64" w:dllVersion="0" w:nlCheck="1" w:checkStyle="0"/>
  <w:activeWritingStyle w:appName="MSWord" w:lang="es-US" w:vendorID="64" w:dllVersion="0" w:nlCheck="1" w:checkStyle="0"/>
  <w:activeWritingStyle w:appName="MSWord" w:lang="es-ES_tradnl"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1A5"/>
    <w:rsid w:val="00001CE5"/>
    <w:rsid w:val="00005675"/>
    <w:rsid w:val="000062C3"/>
    <w:rsid w:val="00006E83"/>
    <w:rsid w:val="00007A58"/>
    <w:rsid w:val="00016EFB"/>
    <w:rsid w:val="00025476"/>
    <w:rsid w:val="00027176"/>
    <w:rsid w:val="00027EA4"/>
    <w:rsid w:val="000317C5"/>
    <w:rsid w:val="0003517E"/>
    <w:rsid w:val="00044D2F"/>
    <w:rsid w:val="00047ECB"/>
    <w:rsid w:val="000527DF"/>
    <w:rsid w:val="00056CEA"/>
    <w:rsid w:val="00065FFE"/>
    <w:rsid w:val="00072FDA"/>
    <w:rsid w:val="00074F32"/>
    <w:rsid w:val="000751EA"/>
    <w:rsid w:val="000844C5"/>
    <w:rsid w:val="00086612"/>
    <w:rsid w:val="000A1485"/>
    <w:rsid w:val="000A270D"/>
    <w:rsid w:val="000A4EC3"/>
    <w:rsid w:val="000A7FA7"/>
    <w:rsid w:val="000B22B2"/>
    <w:rsid w:val="000C03B3"/>
    <w:rsid w:val="000C0841"/>
    <w:rsid w:val="000C0D60"/>
    <w:rsid w:val="000C3627"/>
    <w:rsid w:val="000D73C3"/>
    <w:rsid w:val="000E14E1"/>
    <w:rsid w:val="000E2798"/>
    <w:rsid w:val="000E3463"/>
    <w:rsid w:val="000E4EC8"/>
    <w:rsid w:val="000E5EFD"/>
    <w:rsid w:val="000F0427"/>
    <w:rsid w:val="000F3853"/>
    <w:rsid w:val="000F3FB4"/>
    <w:rsid w:val="000F5A33"/>
    <w:rsid w:val="00103943"/>
    <w:rsid w:val="0010547C"/>
    <w:rsid w:val="00106B7B"/>
    <w:rsid w:val="00110718"/>
    <w:rsid w:val="00111D48"/>
    <w:rsid w:val="0012016D"/>
    <w:rsid w:val="00122F3B"/>
    <w:rsid w:val="0013052C"/>
    <w:rsid w:val="00130657"/>
    <w:rsid w:val="00135F82"/>
    <w:rsid w:val="00137F39"/>
    <w:rsid w:val="001435E5"/>
    <w:rsid w:val="001476CC"/>
    <w:rsid w:val="00150229"/>
    <w:rsid w:val="0015036D"/>
    <w:rsid w:val="00152622"/>
    <w:rsid w:val="00156CCC"/>
    <w:rsid w:val="00161B7F"/>
    <w:rsid w:val="0016310D"/>
    <w:rsid w:val="00164451"/>
    <w:rsid w:val="00172CB9"/>
    <w:rsid w:val="00173D8A"/>
    <w:rsid w:val="001816B8"/>
    <w:rsid w:val="00181A77"/>
    <w:rsid w:val="00182FA2"/>
    <w:rsid w:val="0018305D"/>
    <w:rsid w:val="00192D3E"/>
    <w:rsid w:val="00195BC9"/>
    <w:rsid w:val="00196E2A"/>
    <w:rsid w:val="001A0022"/>
    <w:rsid w:val="001A539D"/>
    <w:rsid w:val="001A56A3"/>
    <w:rsid w:val="001B3454"/>
    <w:rsid w:val="001B4390"/>
    <w:rsid w:val="001B47FE"/>
    <w:rsid w:val="001B4A2C"/>
    <w:rsid w:val="001B54AC"/>
    <w:rsid w:val="001C414D"/>
    <w:rsid w:val="001D14A8"/>
    <w:rsid w:val="001D406A"/>
    <w:rsid w:val="001D4CDB"/>
    <w:rsid w:val="001E223B"/>
    <w:rsid w:val="001E2A0C"/>
    <w:rsid w:val="001E7096"/>
    <w:rsid w:val="001F1BFE"/>
    <w:rsid w:val="0020047C"/>
    <w:rsid w:val="00206B8C"/>
    <w:rsid w:val="00211057"/>
    <w:rsid w:val="00213E45"/>
    <w:rsid w:val="00216C08"/>
    <w:rsid w:val="002259D6"/>
    <w:rsid w:val="00226758"/>
    <w:rsid w:val="00231F3C"/>
    <w:rsid w:val="00232362"/>
    <w:rsid w:val="00232A79"/>
    <w:rsid w:val="00233634"/>
    <w:rsid w:val="00233764"/>
    <w:rsid w:val="00233CB8"/>
    <w:rsid w:val="00245396"/>
    <w:rsid w:val="00246070"/>
    <w:rsid w:val="0024656B"/>
    <w:rsid w:val="00246C8D"/>
    <w:rsid w:val="00247370"/>
    <w:rsid w:val="00253F67"/>
    <w:rsid w:val="0025419F"/>
    <w:rsid w:val="00254CC4"/>
    <w:rsid w:val="00256954"/>
    <w:rsid w:val="00260D9D"/>
    <w:rsid w:val="00266B22"/>
    <w:rsid w:val="0026751B"/>
    <w:rsid w:val="0026784B"/>
    <w:rsid w:val="00285EF6"/>
    <w:rsid w:val="002918A0"/>
    <w:rsid w:val="00291B1E"/>
    <w:rsid w:val="00291CB4"/>
    <w:rsid w:val="00292B94"/>
    <w:rsid w:val="002A0B63"/>
    <w:rsid w:val="002A3882"/>
    <w:rsid w:val="002B00FF"/>
    <w:rsid w:val="002B1F29"/>
    <w:rsid w:val="002C0971"/>
    <w:rsid w:val="002C1A7F"/>
    <w:rsid w:val="002C1BDA"/>
    <w:rsid w:val="002C22C5"/>
    <w:rsid w:val="002C30FD"/>
    <w:rsid w:val="002C4280"/>
    <w:rsid w:val="002C612B"/>
    <w:rsid w:val="002C6435"/>
    <w:rsid w:val="002D00E7"/>
    <w:rsid w:val="002D3427"/>
    <w:rsid w:val="002D66AA"/>
    <w:rsid w:val="002E1E86"/>
    <w:rsid w:val="002F40B2"/>
    <w:rsid w:val="002F61A5"/>
    <w:rsid w:val="002F6FBE"/>
    <w:rsid w:val="003001EE"/>
    <w:rsid w:val="00311422"/>
    <w:rsid w:val="00313243"/>
    <w:rsid w:val="0031403E"/>
    <w:rsid w:val="003213D5"/>
    <w:rsid w:val="003214B8"/>
    <w:rsid w:val="003224BD"/>
    <w:rsid w:val="00324B5A"/>
    <w:rsid w:val="003256D7"/>
    <w:rsid w:val="00333F50"/>
    <w:rsid w:val="003342BC"/>
    <w:rsid w:val="00335E70"/>
    <w:rsid w:val="00340018"/>
    <w:rsid w:val="00357E0F"/>
    <w:rsid w:val="00361A20"/>
    <w:rsid w:val="003672BD"/>
    <w:rsid w:val="003767A7"/>
    <w:rsid w:val="00382D17"/>
    <w:rsid w:val="00384A12"/>
    <w:rsid w:val="00385FF3"/>
    <w:rsid w:val="00387D73"/>
    <w:rsid w:val="00395282"/>
    <w:rsid w:val="003962F0"/>
    <w:rsid w:val="00397BB5"/>
    <w:rsid w:val="003A0AF7"/>
    <w:rsid w:val="003A0E4E"/>
    <w:rsid w:val="003A220C"/>
    <w:rsid w:val="003A63DC"/>
    <w:rsid w:val="003B2EC3"/>
    <w:rsid w:val="003B62AE"/>
    <w:rsid w:val="003B7EF1"/>
    <w:rsid w:val="003C215A"/>
    <w:rsid w:val="003C24F2"/>
    <w:rsid w:val="003C71AB"/>
    <w:rsid w:val="003D30BA"/>
    <w:rsid w:val="003D33A6"/>
    <w:rsid w:val="003E2C3B"/>
    <w:rsid w:val="003F0C03"/>
    <w:rsid w:val="003F1EA7"/>
    <w:rsid w:val="003F2C39"/>
    <w:rsid w:val="003F2CA3"/>
    <w:rsid w:val="003F3864"/>
    <w:rsid w:val="003F4CA9"/>
    <w:rsid w:val="003F531F"/>
    <w:rsid w:val="003F75BC"/>
    <w:rsid w:val="00402207"/>
    <w:rsid w:val="00403652"/>
    <w:rsid w:val="0041088E"/>
    <w:rsid w:val="004111B4"/>
    <w:rsid w:val="0041235C"/>
    <w:rsid w:val="004153D0"/>
    <w:rsid w:val="0042000C"/>
    <w:rsid w:val="00421AE1"/>
    <w:rsid w:val="00422910"/>
    <w:rsid w:val="004254A2"/>
    <w:rsid w:val="0042596D"/>
    <w:rsid w:val="00435665"/>
    <w:rsid w:val="00440C82"/>
    <w:rsid w:val="0044202B"/>
    <w:rsid w:val="004423C3"/>
    <w:rsid w:val="00443520"/>
    <w:rsid w:val="00443936"/>
    <w:rsid w:val="00444330"/>
    <w:rsid w:val="004465BE"/>
    <w:rsid w:val="0044780E"/>
    <w:rsid w:val="00450028"/>
    <w:rsid w:val="00450995"/>
    <w:rsid w:val="00452BEC"/>
    <w:rsid w:val="004542B5"/>
    <w:rsid w:val="00455697"/>
    <w:rsid w:val="004556A3"/>
    <w:rsid w:val="004568A8"/>
    <w:rsid w:val="00463665"/>
    <w:rsid w:val="004674C2"/>
    <w:rsid w:val="004751A5"/>
    <w:rsid w:val="00475451"/>
    <w:rsid w:val="004758A0"/>
    <w:rsid w:val="004804E2"/>
    <w:rsid w:val="00484350"/>
    <w:rsid w:val="004861EA"/>
    <w:rsid w:val="0049278D"/>
    <w:rsid w:val="00493014"/>
    <w:rsid w:val="00495738"/>
    <w:rsid w:val="004A0357"/>
    <w:rsid w:val="004A20F8"/>
    <w:rsid w:val="004A3057"/>
    <w:rsid w:val="004B1267"/>
    <w:rsid w:val="004B13FD"/>
    <w:rsid w:val="004B2E45"/>
    <w:rsid w:val="004B2EEE"/>
    <w:rsid w:val="004B3C75"/>
    <w:rsid w:val="004B605B"/>
    <w:rsid w:val="004B66E4"/>
    <w:rsid w:val="004B6D96"/>
    <w:rsid w:val="004C3C49"/>
    <w:rsid w:val="004D1BF4"/>
    <w:rsid w:val="004D3C10"/>
    <w:rsid w:val="004D43AA"/>
    <w:rsid w:val="004D7B21"/>
    <w:rsid w:val="004E3D1E"/>
    <w:rsid w:val="004E620D"/>
    <w:rsid w:val="004E7851"/>
    <w:rsid w:val="004E78F6"/>
    <w:rsid w:val="004F49AB"/>
    <w:rsid w:val="004F53DF"/>
    <w:rsid w:val="004F6267"/>
    <w:rsid w:val="004F6784"/>
    <w:rsid w:val="004F7FC3"/>
    <w:rsid w:val="005053A5"/>
    <w:rsid w:val="00507AC5"/>
    <w:rsid w:val="005146D1"/>
    <w:rsid w:val="00520A80"/>
    <w:rsid w:val="00521902"/>
    <w:rsid w:val="00521FA1"/>
    <w:rsid w:val="005225C8"/>
    <w:rsid w:val="00523C01"/>
    <w:rsid w:val="00532B73"/>
    <w:rsid w:val="0053487D"/>
    <w:rsid w:val="0053493D"/>
    <w:rsid w:val="005361EA"/>
    <w:rsid w:val="005363C8"/>
    <w:rsid w:val="00540B0A"/>
    <w:rsid w:val="005419A1"/>
    <w:rsid w:val="00550483"/>
    <w:rsid w:val="00552800"/>
    <w:rsid w:val="00553124"/>
    <w:rsid w:val="005544DB"/>
    <w:rsid w:val="0055450C"/>
    <w:rsid w:val="0055725A"/>
    <w:rsid w:val="00566442"/>
    <w:rsid w:val="00571493"/>
    <w:rsid w:val="005916D2"/>
    <w:rsid w:val="00591B7C"/>
    <w:rsid w:val="00591F8F"/>
    <w:rsid w:val="0059203D"/>
    <w:rsid w:val="00595820"/>
    <w:rsid w:val="005967B8"/>
    <w:rsid w:val="005B28CD"/>
    <w:rsid w:val="005B45DE"/>
    <w:rsid w:val="005B7717"/>
    <w:rsid w:val="005C2989"/>
    <w:rsid w:val="005C3214"/>
    <w:rsid w:val="005C3A60"/>
    <w:rsid w:val="005C6593"/>
    <w:rsid w:val="005C7A84"/>
    <w:rsid w:val="005E40E3"/>
    <w:rsid w:val="005E7C6C"/>
    <w:rsid w:val="005F0615"/>
    <w:rsid w:val="005F6A8B"/>
    <w:rsid w:val="005F6B04"/>
    <w:rsid w:val="005F7799"/>
    <w:rsid w:val="00610D61"/>
    <w:rsid w:val="00614AC8"/>
    <w:rsid w:val="00614BDB"/>
    <w:rsid w:val="006206F5"/>
    <w:rsid w:val="006261E9"/>
    <w:rsid w:val="0062779F"/>
    <w:rsid w:val="00631089"/>
    <w:rsid w:val="006339AE"/>
    <w:rsid w:val="006375ED"/>
    <w:rsid w:val="00640A98"/>
    <w:rsid w:val="006452E2"/>
    <w:rsid w:val="00646721"/>
    <w:rsid w:val="006500C7"/>
    <w:rsid w:val="00664908"/>
    <w:rsid w:val="00665BC6"/>
    <w:rsid w:val="006721D3"/>
    <w:rsid w:val="00672280"/>
    <w:rsid w:val="00673155"/>
    <w:rsid w:val="00674133"/>
    <w:rsid w:val="006775CE"/>
    <w:rsid w:val="00677855"/>
    <w:rsid w:val="0068126C"/>
    <w:rsid w:val="00681E20"/>
    <w:rsid w:val="00686FEA"/>
    <w:rsid w:val="006917F6"/>
    <w:rsid w:val="00691D20"/>
    <w:rsid w:val="006A2D2C"/>
    <w:rsid w:val="006A54F7"/>
    <w:rsid w:val="006B0558"/>
    <w:rsid w:val="006B0C44"/>
    <w:rsid w:val="006B0F9D"/>
    <w:rsid w:val="006B5589"/>
    <w:rsid w:val="006B601B"/>
    <w:rsid w:val="006C0BF6"/>
    <w:rsid w:val="006C0D7A"/>
    <w:rsid w:val="006C2DAE"/>
    <w:rsid w:val="006C6427"/>
    <w:rsid w:val="006D1690"/>
    <w:rsid w:val="006D1D5D"/>
    <w:rsid w:val="006E0B91"/>
    <w:rsid w:val="006E0EA0"/>
    <w:rsid w:val="006E3495"/>
    <w:rsid w:val="006E6074"/>
    <w:rsid w:val="006E7BE0"/>
    <w:rsid w:val="006E7DD6"/>
    <w:rsid w:val="006F1E8F"/>
    <w:rsid w:val="006F6314"/>
    <w:rsid w:val="007003EC"/>
    <w:rsid w:val="00717EE2"/>
    <w:rsid w:val="00722F1C"/>
    <w:rsid w:val="00741F9F"/>
    <w:rsid w:val="007449FC"/>
    <w:rsid w:val="007453DF"/>
    <w:rsid w:val="00752581"/>
    <w:rsid w:val="007569FC"/>
    <w:rsid w:val="0076493B"/>
    <w:rsid w:val="00767F46"/>
    <w:rsid w:val="007704BC"/>
    <w:rsid w:val="00771BDB"/>
    <w:rsid w:val="00772671"/>
    <w:rsid w:val="00775C34"/>
    <w:rsid w:val="00777FEC"/>
    <w:rsid w:val="007816DC"/>
    <w:rsid w:val="007826BE"/>
    <w:rsid w:val="00783882"/>
    <w:rsid w:val="00786F10"/>
    <w:rsid w:val="00787990"/>
    <w:rsid w:val="00792B32"/>
    <w:rsid w:val="00796016"/>
    <w:rsid w:val="007A2235"/>
    <w:rsid w:val="007A30F7"/>
    <w:rsid w:val="007A4629"/>
    <w:rsid w:val="007A4858"/>
    <w:rsid w:val="007A4D34"/>
    <w:rsid w:val="007B150B"/>
    <w:rsid w:val="007B45DD"/>
    <w:rsid w:val="007B5618"/>
    <w:rsid w:val="007B6606"/>
    <w:rsid w:val="007C038B"/>
    <w:rsid w:val="007C5411"/>
    <w:rsid w:val="007E048A"/>
    <w:rsid w:val="007E296C"/>
    <w:rsid w:val="007E7588"/>
    <w:rsid w:val="007F214F"/>
    <w:rsid w:val="007F32EE"/>
    <w:rsid w:val="007F4090"/>
    <w:rsid w:val="007F7948"/>
    <w:rsid w:val="00813A76"/>
    <w:rsid w:val="008204F1"/>
    <w:rsid w:val="00823E45"/>
    <w:rsid w:val="008272E5"/>
    <w:rsid w:val="00830062"/>
    <w:rsid w:val="00832396"/>
    <w:rsid w:val="008373F9"/>
    <w:rsid w:val="00837AFA"/>
    <w:rsid w:val="00843AB5"/>
    <w:rsid w:val="00851D8E"/>
    <w:rsid w:val="008521A9"/>
    <w:rsid w:val="00857F21"/>
    <w:rsid w:val="00864E63"/>
    <w:rsid w:val="0087477C"/>
    <w:rsid w:val="00874CCB"/>
    <w:rsid w:val="00883EBD"/>
    <w:rsid w:val="00884CD6"/>
    <w:rsid w:val="008A01D8"/>
    <w:rsid w:val="008A0560"/>
    <w:rsid w:val="008A0AE7"/>
    <w:rsid w:val="008A4FBC"/>
    <w:rsid w:val="008C07B0"/>
    <w:rsid w:val="008C0C43"/>
    <w:rsid w:val="008C7D08"/>
    <w:rsid w:val="008C7DE9"/>
    <w:rsid w:val="008D27C0"/>
    <w:rsid w:val="008D595D"/>
    <w:rsid w:val="008D6E53"/>
    <w:rsid w:val="008D7CDD"/>
    <w:rsid w:val="008E030A"/>
    <w:rsid w:val="008E71CF"/>
    <w:rsid w:val="008F53DD"/>
    <w:rsid w:val="008F6650"/>
    <w:rsid w:val="00902C38"/>
    <w:rsid w:val="0090707B"/>
    <w:rsid w:val="009108DA"/>
    <w:rsid w:val="00915B3C"/>
    <w:rsid w:val="00921108"/>
    <w:rsid w:val="009262A2"/>
    <w:rsid w:val="00926873"/>
    <w:rsid w:val="009349B5"/>
    <w:rsid w:val="00935013"/>
    <w:rsid w:val="009351F1"/>
    <w:rsid w:val="00937184"/>
    <w:rsid w:val="00937682"/>
    <w:rsid w:val="009376B4"/>
    <w:rsid w:val="00944B2C"/>
    <w:rsid w:val="00950021"/>
    <w:rsid w:val="009530A9"/>
    <w:rsid w:val="00953AFA"/>
    <w:rsid w:val="009560CE"/>
    <w:rsid w:val="0095628B"/>
    <w:rsid w:val="00960B82"/>
    <w:rsid w:val="00962BE6"/>
    <w:rsid w:val="00965146"/>
    <w:rsid w:val="009673D0"/>
    <w:rsid w:val="00970B08"/>
    <w:rsid w:val="009835F1"/>
    <w:rsid w:val="00993725"/>
    <w:rsid w:val="009A26C1"/>
    <w:rsid w:val="009A36AD"/>
    <w:rsid w:val="009A4B83"/>
    <w:rsid w:val="009B1347"/>
    <w:rsid w:val="009B463A"/>
    <w:rsid w:val="009B612B"/>
    <w:rsid w:val="009B712C"/>
    <w:rsid w:val="009C083B"/>
    <w:rsid w:val="009C2841"/>
    <w:rsid w:val="009C6E65"/>
    <w:rsid w:val="009D0411"/>
    <w:rsid w:val="009D0651"/>
    <w:rsid w:val="009D3707"/>
    <w:rsid w:val="009D372D"/>
    <w:rsid w:val="009D4E01"/>
    <w:rsid w:val="009D6893"/>
    <w:rsid w:val="009E27EF"/>
    <w:rsid w:val="009E62D9"/>
    <w:rsid w:val="009F0A56"/>
    <w:rsid w:val="009F0C69"/>
    <w:rsid w:val="009F619B"/>
    <w:rsid w:val="009F6394"/>
    <w:rsid w:val="00A001F1"/>
    <w:rsid w:val="00A00355"/>
    <w:rsid w:val="00A1026F"/>
    <w:rsid w:val="00A13B56"/>
    <w:rsid w:val="00A16600"/>
    <w:rsid w:val="00A21529"/>
    <w:rsid w:val="00A218A8"/>
    <w:rsid w:val="00A22118"/>
    <w:rsid w:val="00A2273C"/>
    <w:rsid w:val="00A23958"/>
    <w:rsid w:val="00A3071C"/>
    <w:rsid w:val="00A31EA7"/>
    <w:rsid w:val="00A32866"/>
    <w:rsid w:val="00A350B4"/>
    <w:rsid w:val="00A37145"/>
    <w:rsid w:val="00A4059B"/>
    <w:rsid w:val="00A40D1F"/>
    <w:rsid w:val="00A50ABF"/>
    <w:rsid w:val="00A55D29"/>
    <w:rsid w:val="00A61CB9"/>
    <w:rsid w:val="00A63FC1"/>
    <w:rsid w:val="00A70737"/>
    <w:rsid w:val="00A7238F"/>
    <w:rsid w:val="00A72C3C"/>
    <w:rsid w:val="00A72EB1"/>
    <w:rsid w:val="00A72FCB"/>
    <w:rsid w:val="00A73293"/>
    <w:rsid w:val="00A73912"/>
    <w:rsid w:val="00A754A6"/>
    <w:rsid w:val="00A86503"/>
    <w:rsid w:val="00A86706"/>
    <w:rsid w:val="00A87DDD"/>
    <w:rsid w:val="00A93B34"/>
    <w:rsid w:val="00A9699C"/>
    <w:rsid w:val="00A96DDD"/>
    <w:rsid w:val="00A974B6"/>
    <w:rsid w:val="00AA15DB"/>
    <w:rsid w:val="00AA6927"/>
    <w:rsid w:val="00AB2F76"/>
    <w:rsid w:val="00AB6266"/>
    <w:rsid w:val="00AC0613"/>
    <w:rsid w:val="00AC09CD"/>
    <w:rsid w:val="00AC4E83"/>
    <w:rsid w:val="00AD51DB"/>
    <w:rsid w:val="00AD543C"/>
    <w:rsid w:val="00AD607F"/>
    <w:rsid w:val="00AE05D4"/>
    <w:rsid w:val="00AF2998"/>
    <w:rsid w:val="00AF6A8C"/>
    <w:rsid w:val="00B04A35"/>
    <w:rsid w:val="00B04E5B"/>
    <w:rsid w:val="00B12806"/>
    <w:rsid w:val="00B14C26"/>
    <w:rsid w:val="00B16401"/>
    <w:rsid w:val="00B1772F"/>
    <w:rsid w:val="00B2040F"/>
    <w:rsid w:val="00B24AA2"/>
    <w:rsid w:val="00B3142B"/>
    <w:rsid w:val="00B34B2D"/>
    <w:rsid w:val="00B35742"/>
    <w:rsid w:val="00B35FEC"/>
    <w:rsid w:val="00B40F1A"/>
    <w:rsid w:val="00B46F3D"/>
    <w:rsid w:val="00B47C5D"/>
    <w:rsid w:val="00B5020B"/>
    <w:rsid w:val="00B50FCF"/>
    <w:rsid w:val="00B51AFD"/>
    <w:rsid w:val="00B543FB"/>
    <w:rsid w:val="00B55ADF"/>
    <w:rsid w:val="00B60B7C"/>
    <w:rsid w:val="00B61FC0"/>
    <w:rsid w:val="00B641EF"/>
    <w:rsid w:val="00B6441D"/>
    <w:rsid w:val="00B7027C"/>
    <w:rsid w:val="00B76B54"/>
    <w:rsid w:val="00B83296"/>
    <w:rsid w:val="00B86468"/>
    <w:rsid w:val="00B868DE"/>
    <w:rsid w:val="00B92082"/>
    <w:rsid w:val="00B9340F"/>
    <w:rsid w:val="00BA0DA0"/>
    <w:rsid w:val="00BA1FBB"/>
    <w:rsid w:val="00BA5C17"/>
    <w:rsid w:val="00BB19D9"/>
    <w:rsid w:val="00BD0948"/>
    <w:rsid w:val="00BD13E1"/>
    <w:rsid w:val="00BD2AB0"/>
    <w:rsid w:val="00BD7376"/>
    <w:rsid w:val="00BE396E"/>
    <w:rsid w:val="00BE71D8"/>
    <w:rsid w:val="00BF06A8"/>
    <w:rsid w:val="00BF1546"/>
    <w:rsid w:val="00BF1951"/>
    <w:rsid w:val="00C12044"/>
    <w:rsid w:val="00C13A40"/>
    <w:rsid w:val="00C25FB1"/>
    <w:rsid w:val="00C27114"/>
    <w:rsid w:val="00C33FFE"/>
    <w:rsid w:val="00C448FF"/>
    <w:rsid w:val="00C46DCB"/>
    <w:rsid w:val="00C5027B"/>
    <w:rsid w:val="00C5079D"/>
    <w:rsid w:val="00C531E7"/>
    <w:rsid w:val="00C57A69"/>
    <w:rsid w:val="00C57EF4"/>
    <w:rsid w:val="00C624BC"/>
    <w:rsid w:val="00C62B96"/>
    <w:rsid w:val="00C7376E"/>
    <w:rsid w:val="00C8131E"/>
    <w:rsid w:val="00C82171"/>
    <w:rsid w:val="00C861D5"/>
    <w:rsid w:val="00C902BE"/>
    <w:rsid w:val="00C90E3B"/>
    <w:rsid w:val="00C93A52"/>
    <w:rsid w:val="00CA0461"/>
    <w:rsid w:val="00CA1F0D"/>
    <w:rsid w:val="00CA2AB3"/>
    <w:rsid w:val="00CA56BF"/>
    <w:rsid w:val="00CB39A1"/>
    <w:rsid w:val="00CB5CD1"/>
    <w:rsid w:val="00CC0011"/>
    <w:rsid w:val="00CC7BD9"/>
    <w:rsid w:val="00CD3980"/>
    <w:rsid w:val="00CD5465"/>
    <w:rsid w:val="00CD5B7E"/>
    <w:rsid w:val="00CD5FD6"/>
    <w:rsid w:val="00CE3961"/>
    <w:rsid w:val="00CE3D49"/>
    <w:rsid w:val="00CE6060"/>
    <w:rsid w:val="00CF3F36"/>
    <w:rsid w:val="00CF7A14"/>
    <w:rsid w:val="00D030C4"/>
    <w:rsid w:val="00D04CC7"/>
    <w:rsid w:val="00D05A5D"/>
    <w:rsid w:val="00D0602C"/>
    <w:rsid w:val="00D1384A"/>
    <w:rsid w:val="00D16BA2"/>
    <w:rsid w:val="00D26179"/>
    <w:rsid w:val="00D26B65"/>
    <w:rsid w:val="00D32C31"/>
    <w:rsid w:val="00D36E6A"/>
    <w:rsid w:val="00D37D5D"/>
    <w:rsid w:val="00D42665"/>
    <w:rsid w:val="00D45907"/>
    <w:rsid w:val="00D51748"/>
    <w:rsid w:val="00D54251"/>
    <w:rsid w:val="00D56F76"/>
    <w:rsid w:val="00D57DD5"/>
    <w:rsid w:val="00D61E68"/>
    <w:rsid w:val="00D6276B"/>
    <w:rsid w:val="00D66AC0"/>
    <w:rsid w:val="00D70437"/>
    <w:rsid w:val="00D758ED"/>
    <w:rsid w:val="00D8049F"/>
    <w:rsid w:val="00D86168"/>
    <w:rsid w:val="00D8796E"/>
    <w:rsid w:val="00D948AE"/>
    <w:rsid w:val="00DA0DBC"/>
    <w:rsid w:val="00DA695C"/>
    <w:rsid w:val="00DB03C3"/>
    <w:rsid w:val="00DB50A1"/>
    <w:rsid w:val="00DB5AAA"/>
    <w:rsid w:val="00DB68F8"/>
    <w:rsid w:val="00DB7C48"/>
    <w:rsid w:val="00DC4F76"/>
    <w:rsid w:val="00DD2D18"/>
    <w:rsid w:val="00DD4D53"/>
    <w:rsid w:val="00DD5F7D"/>
    <w:rsid w:val="00DE0265"/>
    <w:rsid w:val="00DE2D67"/>
    <w:rsid w:val="00DF0598"/>
    <w:rsid w:val="00DF405C"/>
    <w:rsid w:val="00DF5C55"/>
    <w:rsid w:val="00DF6E16"/>
    <w:rsid w:val="00E03D02"/>
    <w:rsid w:val="00E07254"/>
    <w:rsid w:val="00E10E66"/>
    <w:rsid w:val="00E11F67"/>
    <w:rsid w:val="00E13586"/>
    <w:rsid w:val="00E2202F"/>
    <w:rsid w:val="00E34165"/>
    <w:rsid w:val="00E42A2D"/>
    <w:rsid w:val="00E42C5B"/>
    <w:rsid w:val="00E44DA1"/>
    <w:rsid w:val="00E46372"/>
    <w:rsid w:val="00E47C14"/>
    <w:rsid w:val="00E502AE"/>
    <w:rsid w:val="00E5180A"/>
    <w:rsid w:val="00E51D41"/>
    <w:rsid w:val="00E535BC"/>
    <w:rsid w:val="00E616A2"/>
    <w:rsid w:val="00E62814"/>
    <w:rsid w:val="00E63B4C"/>
    <w:rsid w:val="00E64B45"/>
    <w:rsid w:val="00E65BC4"/>
    <w:rsid w:val="00E67ED2"/>
    <w:rsid w:val="00E7224A"/>
    <w:rsid w:val="00E750EE"/>
    <w:rsid w:val="00E844C1"/>
    <w:rsid w:val="00E86FA0"/>
    <w:rsid w:val="00E90957"/>
    <w:rsid w:val="00E90CCF"/>
    <w:rsid w:val="00E90D6A"/>
    <w:rsid w:val="00E92752"/>
    <w:rsid w:val="00E947B5"/>
    <w:rsid w:val="00E94BEA"/>
    <w:rsid w:val="00E96E60"/>
    <w:rsid w:val="00EA2F01"/>
    <w:rsid w:val="00EA32D0"/>
    <w:rsid w:val="00EA4A82"/>
    <w:rsid w:val="00EB0214"/>
    <w:rsid w:val="00EC060C"/>
    <w:rsid w:val="00ED2B8E"/>
    <w:rsid w:val="00EE0BC7"/>
    <w:rsid w:val="00EE1541"/>
    <w:rsid w:val="00EE6F76"/>
    <w:rsid w:val="00EF0C9A"/>
    <w:rsid w:val="00EF0CC6"/>
    <w:rsid w:val="00EF1131"/>
    <w:rsid w:val="00F0050B"/>
    <w:rsid w:val="00F03063"/>
    <w:rsid w:val="00F032E4"/>
    <w:rsid w:val="00F042F3"/>
    <w:rsid w:val="00F07339"/>
    <w:rsid w:val="00F105FE"/>
    <w:rsid w:val="00F10A1A"/>
    <w:rsid w:val="00F1655B"/>
    <w:rsid w:val="00F16D46"/>
    <w:rsid w:val="00F17BFE"/>
    <w:rsid w:val="00F33024"/>
    <w:rsid w:val="00F348F8"/>
    <w:rsid w:val="00F37C1D"/>
    <w:rsid w:val="00F41906"/>
    <w:rsid w:val="00F42DA5"/>
    <w:rsid w:val="00F4377A"/>
    <w:rsid w:val="00F47C43"/>
    <w:rsid w:val="00F673D8"/>
    <w:rsid w:val="00F72228"/>
    <w:rsid w:val="00F76CEC"/>
    <w:rsid w:val="00F771BC"/>
    <w:rsid w:val="00F927C6"/>
    <w:rsid w:val="00FA26CA"/>
    <w:rsid w:val="00FA36BE"/>
    <w:rsid w:val="00FA63B4"/>
    <w:rsid w:val="00FB3C3B"/>
    <w:rsid w:val="00FB6F75"/>
    <w:rsid w:val="00FC0F25"/>
    <w:rsid w:val="00FC143E"/>
    <w:rsid w:val="00FC27FB"/>
    <w:rsid w:val="00FC4C5B"/>
    <w:rsid w:val="00FC7719"/>
    <w:rsid w:val="00FD0B93"/>
    <w:rsid w:val="00FE0624"/>
    <w:rsid w:val="00FE0969"/>
    <w:rsid w:val="00FE097B"/>
    <w:rsid w:val="00FF18C8"/>
    <w:rsid w:val="00FF66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58CCA"/>
  <w15:chartTrackingRefBased/>
  <w15:docId w15:val="{D990DC4B-4789-4113-ACD7-BBE4039D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F76"/>
    <w:pPr>
      <w:spacing w:before="240" w:after="0" w:line="240" w:lineRule="auto"/>
    </w:pPr>
    <w:rPr>
      <w:rFonts w:ascii="Times New Roman" w:eastAsia="Times New Roman" w:hAnsi="Times New Roman" w:cs="Times New Roman"/>
      <w:sz w:val="24"/>
      <w:szCs w:val="20"/>
    </w:rPr>
  </w:style>
  <w:style w:type="paragraph" w:styleId="Heading1">
    <w:name w:val="heading 1"/>
    <w:next w:val="Normal"/>
    <w:link w:val="Heading1Char"/>
    <w:qFormat/>
    <w:rsid w:val="00F0050B"/>
    <w:pPr>
      <w:keepNext/>
      <w:pBdr>
        <w:bottom w:val="double" w:sz="12" w:space="12" w:color="auto"/>
      </w:pBdr>
      <w:spacing w:after="0" w:line="240" w:lineRule="auto"/>
      <w:outlineLvl w:val="0"/>
    </w:pPr>
    <w:rPr>
      <w:rFonts w:ascii="Arial" w:eastAsia="Times New Roman" w:hAnsi="Arial" w:cs="Times New Roman"/>
      <w:b/>
      <w:kern w:val="28"/>
      <w:sz w:val="32"/>
      <w:szCs w:val="20"/>
    </w:rPr>
  </w:style>
  <w:style w:type="paragraph" w:styleId="Heading2">
    <w:name w:val="heading 2"/>
    <w:basedOn w:val="Normal"/>
    <w:next w:val="Normal"/>
    <w:link w:val="Heading2Char"/>
    <w:qFormat/>
    <w:rsid w:val="001C414D"/>
    <w:pPr>
      <w:keepNext/>
      <w:spacing w:before="480"/>
      <w:outlineLvl w:val="1"/>
    </w:pPr>
    <w:rPr>
      <w:rFonts w:ascii="Arial" w:eastAsiaTheme="majorEastAsia" w:hAnsi="Arial" w:cstheme="majorBidi"/>
      <w:b/>
      <w:sz w:val="28"/>
      <w:szCs w:val="26"/>
    </w:rPr>
  </w:style>
  <w:style w:type="paragraph" w:styleId="Heading3">
    <w:name w:val="heading 3"/>
    <w:basedOn w:val="Normal"/>
    <w:next w:val="Normal"/>
    <w:link w:val="Heading3Char"/>
    <w:qFormat/>
    <w:rsid w:val="00A61CB9"/>
    <w:pPr>
      <w:spacing w:before="360" w:after="240"/>
      <w:outlineLvl w:val="2"/>
    </w:pPr>
    <w:rPr>
      <w:rFonts w:ascii="Arial" w:hAnsi="Arial"/>
      <w:b/>
    </w:rPr>
  </w:style>
  <w:style w:type="paragraph" w:styleId="Heading4">
    <w:name w:val="heading 4"/>
    <w:basedOn w:val="Normal"/>
    <w:next w:val="Normal"/>
    <w:link w:val="Heading4Char"/>
    <w:unhideWhenUsed/>
    <w:qFormat/>
    <w:rsid w:val="001816B8"/>
    <w:pPr>
      <w:keepNext/>
      <w:keepLines/>
      <w:spacing w:before="360"/>
      <w:outlineLvl w:val="3"/>
    </w:pPr>
    <w:rPr>
      <w:rFonts w:ascii="Arial" w:eastAsiaTheme="majorEastAsia" w:hAnsi="Arial" w:cstheme="majorBidi"/>
      <w:b/>
      <w:i/>
      <w:iCs/>
    </w:rPr>
  </w:style>
  <w:style w:type="paragraph" w:styleId="Heading5">
    <w:name w:val="heading 5"/>
    <w:basedOn w:val="Normal"/>
    <w:next w:val="Normal"/>
    <w:link w:val="Heading5Char"/>
    <w:unhideWhenUsed/>
    <w:qFormat/>
    <w:rsid w:val="0049278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Indent"/>
    <w:link w:val="Heading6Char"/>
    <w:semiHidden/>
    <w:qFormat/>
    <w:rsid w:val="00BE396E"/>
    <w:pPr>
      <w:spacing w:before="60" w:after="60"/>
      <w:ind w:left="720"/>
      <w:outlineLvl w:val="5"/>
    </w:pPr>
    <w:rPr>
      <w:rFonts w:ascii="Courier New" w:eastAsia="Batang" w:hAnsi="Courier New"/>
      <w:sz w:val="16"/>
      <w:u w:val="single"/>
      <w:lang w:val="x-none" w:eastAsia="ko-KR"/>
    </w:rPr>
  </w:style>
  <w:style w:type="paragraph" w:styleId="Heading7">
    <w:name w:val="heading 7"/>
    <w:basedOn w:val="Normal"/>
    <w:next w:val="NormalIndent"/>
    <w:link w:val="Heading7Char"/>
    <w:semiHidden/>
    <w:qFormat/>
    <w:rsid w:val="00BE396E"/>
    <w:pPr>
      <w:spacing w:before="60" w:after="60"/>
      <w:ind w:left="720"/>
      <w:outlineLvl w:val="6"/>
    </w:pPr>
    <w:rPr>
      <w:rFonts w:ascii="Courier New" w:eastAsia="Batang" w:hAnsi="Courier New"/>
      <w:i/>
      <w:sz w:val="16"/>
      <w:lang w:val="x-none" w:eastAsia="ko-KR"/>
    </w:rPr>
  </w:style>
  <w:style w:type="paragraph" w:styleId="Heading8">
    <w:name w:val="heading 8"/>
    <w:basedOn w:val="Normal"/>
    <w:next w:val="NormalIndent"/>
    <w:link w:val="Heading8Char"/>
    <w:semiHidden/>
    <w:qFormat/>
    <w:rsid w:val="00BE396E"/>
    <w:pPr>
      <w:spacing w:before="60" w:after="60"/>
      <w:ind w:left="720"/>
      <w:outlineLvl w:val="7"/>
    </w:pPr>
    <w:rPr>
      <w:rFonts w:ascii="Courier New" w:eastAsia="Batang" w:hAnsi="Courier New"/>
      <w:i/>
      <w:sz w:val="16"/>
      <w:lang w:val="x-none" w:eastAsia="ko-KR"/>
    </w:rPr>
  </w:style>
  <w:style w:type="paragraph" w:styleId="Heading9">
    <w:name w:val="heading 9"/>
    <w:basedOn w:val="Normal"/>
    <w:next w:val="NormalIndent"/>
    <w:link w:val="Heading9Char"/>
    <w:semiHidden/>
    <w:qFormat/>
    <w:rsid w:val="00BE396E"/>
    <w:pPr>
      <w:spacing w:before="60" w:after="60"/>
      <w:ind w:left="720"/>
      <w:outlineLvl w:val="8"/>
    </w:pPr>
    <w:rPr>
      <w:rFonts w:ascii="Courier New" w:eastAsia="Batang" w:hAnsi="Courier New"/>
      <w:i/>
      <w:sz w:val="16"/>
      <w:lang w:val="x-none"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0050B"/>
    <w:rPr>
      <w:rFonts w:ascii="Arial" w:eastAsia="Times New Roman" w:hAnsi="Arial" w:cs="Times New Roman"/>
      <w:b/>
      <w:kern w:val="28"/>
      <w:sz w:val="32"/>
      <w:szCs w:val="20"/>
    </w:rPr>
  </w:style>
  <w:style w:type="paragraph" w:styleId="TOCHeading">
    <w:name w:val="TOC Heading"/>
    <w:next w:val="Normal"/>
    <w:uiPriority w:val="39"/>
    <w:qFormat/>
    <w:rsid w:val="001C414D"/>
    <w:pPr>
      <w:keepLines/>
      <w:spacing w:before="480" w:after="120" w:line="240" w:lineRule="auto"/>
    </w:pPr>
    <w:rPr>
      <w:rFonts w:ascii="Arial" w:eastAsiaTheme="majorEastAsia" w:hAnsi="Arial" w:cstheme="majorBidi"/>
      <w:b/>
      <w:sz w:val="28"/>
      <w:szCs w:val="32"/>
    </w:rPr>
  </w:style>
  <w:style w:type="paragraph" w:styleId="DocumentMap">
    <w:name w:val="Document Map"/>
    <w:basedOn w:val="Normal"/>
    <w:link w:val="DocumentMapChar"/>
    <w:semiHidden/>
    <w:rsid w:val="001C414D"/>
    <w:pPr>
      <w:shd w:val="clear" w:color="auto" w:fill="000080"/>
    </w:pPr>
    <w:rPr>
      <w:rFonts w:ascii="Tahoma" w:hAnsi="Tahoma"/>
      <w:sz w:val="20"/>
    </w:rPr>
  </w:style>
  <w:style w:type="character" w:customStyle="1" w:styleId="DocumentMapChar">
    <w:name w:val="Document Map Char"/>
    <w:basedOn w:val="DefaultParagraphFont"/>
    <w:link w:val="DocumentMap"/>
    <w:semiHidden/>
    <w:rsid w:val="001C414D"/>
    <w:rPr>
      <w:rFonts w:ascii="Tahoma" w:eastAsia="Times New Roman" w:hAnsi="Tahoma" w:cs="Times New Roman"/>
      <w:sz w:val="20"/>
      <w:szCs w:val="20"/>
      <w:shd w:val="clear" w:color="auto" w:fill="000080"/>
    </w:rPr>
  </w:style>
  <w:style w:type="paragraph" w:styleId="Footer">
    <w:name w:val="footer"/>
    <w:basedOn w:val="Normal"/>
    <w:next w:val="Normal"/>
    <w:link w:val="FooterChar"/>
    <w:rsid w:val="001C414D"/>
    <w:pPr>
      <w:pBdr>
        <w:top w:val="single" w:sz="4" w:space="3" w:color="auto"/>
      </w:pBdr>
      <w:tabs>
        <w:tab w:val="right" w:pos="9360"/>
      </w:tabs>
      <w:spacing w:before="0"/>
    </w:pPr>
    <w:rPr>
      <w:sz w:val="20"/>
    </w:rPr>
  </w:style>
  <w:style w:type="character" w:customStyle="1" w:styleId="FooterChar">
    <w:name w:val="Footer Char"/>
    <w:basedOn w:val="DefaultParagraphFont"/>
    <w:link w:val="Footer"/>
    <w:rsid w:val="001C414D"/>
    <w:rPr>
      <w:rFonts w:ascii="Times New Roman" w:eastAsia="Times New Roman" w:hAnsi="Times New Roman" w:cs="Times New Roman"/>
      <w:sz w:val="20"/>
      <w:szCs w:val="20"/>
    </w:rPr>
  </w:style>
  <w:style w:type="character" w:styleId="FootnoteReference">
    <w:name w:val="footnote reference"/>
    <w:semiHidden/>
    <w:rsid w:val="001C414D"/>
    <w:rPr>
      <w:vertAlign w:val="superscript"/>
    </w:rPr>
  </w:style>
  <w:style w:type="paragraph" w:styleId="FootnoteText">
    <w:name w:val="footnote text"/>
    <w:basedOn w:val="Normal"/>
    <w:link w:val="FootnoteTextChar"/>
    <w:semiHidden/>
    <w:rsid w:val="001C414D"/>
    <w:pPr>
      <w:spacing w:before="0"/>
    </w:pPr>
    <w:rPr>
      <w:sz w:val="20"/>
    </w:rPr>
  </w:style>
  <w:style w:type="character" w:customStyle="1" w:styleId="FootnoteTextChar">
    <w:name w:val="Footnote Text Char"/>
    <w:basedOn w:val="DefaultParagraphFont"/>
    <w:link w:val="FootnoteText"/>
    <w:semiHidden/>
    <w:rsid w:val="001C414D"/>
    <w:rPr>
      <w:rFonts w:ascii="Times New Roman" w:eastAsia="Times New Roman" w:hAnsi="Times New Roman" w:cs="Times New Roman"/>
      <w:sz w:val="20"/>
      <w:szCs w:val="20"/>
    </w:rPr>
  </w:style>
  <w:style w:type="paragraph" w:styleId="Header">
    <w:name w:val="header"/>
    <w:basedOn w:val="Normal"/>
    <w:link w:val="HeaderChar"/>
    <w:rsid w:val="001C414D"/>
    <w:pPr>
      <w:pBdr>
        <w:bottom w:val="double" w:sz="12" w:space="9" w:color="auto"/>
      </w:pBdr>
      <w:tabs>
        <w:tab w:val="center" w:pos="4320"/>
        <w:tab w:val="right" w:pos="8640"/>
      </w:tabs>
      <w:spacing w:before="120" w:after="480"/>
    </w:pPr>
    <w:rPr>
      <w:rFonts w:ascii="Arial" w:hAnsi="Arial"/>
      <w:b/>
      <w:sz w:val="32"/>
    </w:rPr>
  </w:style>
  <w:style w:type="character" w:customStyle="1" w:styleId="HeaderChar">
    <w:name w:val="Header Char"/>
    <w:basedOn w:val="DefaultParagraphFont"/>
    <w:link w:val="Header"/>
    <w:rsid w:val="001C414D"/>
    <w:rPr>
      <w:rFonts w:ascii="Arial" w:eastAsia="Times New Roman" w:hAnsi="Arial" w:cs="Times New Roman"/>
      <w:b/>
      <w:sz w:val="32"/>
      <w:szCs w:val="20"/>
    </w:rPr>
  </w:style>
  <w:style w:type="character" w:customStyle="1" w:styleId="Heading2Char">
    <w:name w:val="Heading 2 Char"/>
    <w:basedOn w:val="DefaultParagraphFont"/>
    <w:link w:val="Heading2"/>
    <w:rsid w:val="001C414D"/>
    <w:rPr>
      <w:rFonts w:ascii="Arial" w:eastAsiaTheme="majorEastAsia" w:hAnsi="Arial" w:cstheme="majorBidi"/>
      <w:b/>
      <w:sz w:val="28"/>
      <w:szCs w:val="26"/>
    </w:rPr>
  </w:style>
  <w:style w:type="character" w:customStyle="1" w:styleId="Heading3Char">
    <w:name w:val="Heading 3 Char"/>
    <w:basedOn w:val="DefaultParagraphFont"/>
    <w:link w:val="Heading3"/>
    <w:uiPriority w:val="9"/>
    <w:rsid w:val="00A61CB9"/>
    <w:rPr>
      <w:rFonts w:ascii="Arial" w:eastAsia="Times New Roman" w:hAnsi="Arial" w:cs="Times New Roman"/>
      <w:b/>
      <w:sz w:val="24"/>
      <w:szCs w:val="20"/>
    </w:rPr>
  </w:style>
  <w:style w:type="character" w:customStyle="1" w:styleId="Heading4Char">
    <w:name w:val="Heading 4 Char"/>
    <w:basedOn w:val="DefaultParagraphFont"/>
    <w:link w:val="Heading4"/>
    <w:uiPriority w:val="9"/>
    <w:rsid w:val="001816B8"/>
    <w:rPr>
      <w:rFonts w:ascii="Arial" w:eastAsiaTheme="majorEastAsia" w:hAnsi="Arial" w:cstheme="majorBidi"/>
      <w:b/>
      <w:i/>
      <w:iCs/>
      <w:sz w:val="24"/>
      <w:szCs w:val="20"/>
    </w:rPr>
  </w:style>
  <w:style w:type="character" w:styleId="Hyperlink">
    <w:name w:val="Hyperlink"/>
    <w:basedOn w:val="DefaultParagraphFont"/>
    <w:uiPriority w:val="99"/>
    <w:rsid w:val="001C414D"/>
    <w:rPr>
      <w:color w:val="0F45FF"/>
      <w:u w:val="single"/>
    </w:rPr>
  </w:style>
  <w:style w:type="table" w:styleId="TableGrid">
    <w:name w:val="Table Grid"/>
    <w:basedOn w:val="TableNormal"/>
    <w:rsid w:val="001C414D"/>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Text">
    <w:name w:val="Table Text"/>
    <w:link w:val="TableTextChar"/>
    <w:qFormat/>
    <w:rsid w:val="001C414D"/>
    <w:pPr>
      <w:spacing w:before="60" w:after="60" w:line="240" w:lineRule="auto"/>
    </w:pPr>
    <w:rPr>
      <w:rFonts w:ascii="Arial" w:eastAsia="Times New Roman" w:hAnsi="Arial" w:cs="Times New Roman"/>
      <w:noProof/>
      <w:sz w:val="18"/>
      <w:szCs w:val="20"/>
    </w:rPr>
  </w:style>
  <w:style w:type="paragraph" w:styleId="TOC1">
    <w:name w:val="toc 1"/>
    <w:next w:val="Normal"/>
    <w:autoRedefine/>
    <w:uiPriority w:val="39"/>
    <w:rsid w:val="001C414D"/>
    <w:pPr>
      <w:tabs>
        <w:tab w:val="right" w:leader="dot" w:pos="9350"/>
      </w:tabs>
      <w:spacing w:before="120" w:after="0" w:line="240" w:lineRule="auto"/>
    </w:pPr>
    <w:rPr>
      <w:rFonts w:ascii="Times New Roman" w:eastAsia="Times New Roman" w:hAnsi="Times New Roman" w:cs="Times New Roman"/>
      <w:sz w:val="24"/>
      <w:szCs w:val="20"/>
    </w:rPr>
  </w:style>
  <w:style w:type="paragraph" w:styleId="TOC2">
    <w:name w:val="toc 2"/>
    <w:next w:val="Normal"/>
    <w:autoRedefine/>
    <w:uiPriority w:val="39"/>
    <w:rsid w:val="001C414D"/>
    <w:pPr>
      <w:tabs>
        <w:tab w:val="right" w:leader="dot" w:pos="9350"/>
      </w:tabs>
      <w:spacing w:before="60" w:after="0" w:line="240" w:lineRule="auto"/>
      <w:ind w:left="245"/>
    </w:pPr>
    <w:rPr>
      <w:rFonts w:ascii="Times New Roman" w:eastAsia="Times New Roman" w:hAnsi="Times New Roman" w:cs="Times New Roman"/>
      <w:sz w:val="24"/>
      <w:szCs w:val="20"/>
    </w:rPr>
  </w:style>
  <w:style w:type="paragraph" w:styleId="TOC3">
    <w:name w:val="toc 3"/>
    <w:basedOn w:val="Normal"/>
    <w:next w:val="Normal"/>
    <w:autoRedefine/>
    <w:uiPriority w:val="39"/>
    <w:rsid w:val="001C414D"/>
    <w:pPr>
      <w:spacing w:before="20" w:after="20"/>
      <w:ind w:left="360"/>
    </w:pPr>
  </w:style>
  <w:style w:type="paragraph" w:styleId="Caption">
    <w:name w:val="caption"/>
    <w:basedOn w:val="Normal"/>
    <w:next w:val="Normal"/>
    <w:link w:val="CaptionChar"/>
    <w:qFormat/>
    <w:rsid w:val="00521902"/>
    <w:pPr>
      <w:keepNext/>
      <w:spacing w:after="120"/>
    </w:pPr>
    <w:rPr>
      <w:i/>
      <w:iCs/>
      <w:szCs w:val="18"/>
    </w:rPr>
  </w:style>
  <w:style w:type="paragraph" w:styleId="ListParagraph">
    <w:name w:val="List Paragraph"/>
    <w:basedOn w:val="Normal"/>
    <w:uiPriority w:val="34"/>
    <w:qFormat/>
    <w:rsid w:val="001C414D"/>
    <w:pPr>
      <w:ind w:left="720"/>
      <w:contextualSpacing/>
    </w:pPr>
  </w:style>
  <w:style w:type="paragraph" w:styleId="NoSpacing">
    <w:name w:val="No Spacing"/>
    <w:uiPriority w:val="1"/>
    <w:semiHidden/>
    <w:qFormat/>
    <w:rsid w:val="001C414D"/>
    <w:pPr>
      <w:spacing w:after="0" w:line="240" w:lineRule="auto"/>
    </w:pPr>
    <w:rPr>
      <w:rFonts w:ascii="Times New Roman" w:eastAsia="Times New Roman" w:hAnsi="Times New Roman" w:cs="Times New Roman"/>
      <w:szCs w:val="20"/>
    </w:rPr>
  </w:style>
  <w:style w:type="paragraph" w:customStyle="1" w:styleId="NormalBullet1">
    <w:name w:val="Normal Bullet1"/>
    <w:qFormat/>
    <w:rsid w:val="001C414D"/>
    <w:pPr>
      <w:numPr>
        <w:numId w:val="4"/>
      </w:numPr>
      <w:spacing w:before="120" w:after="0" w:line="240" w:lineRule="auto"/>
    </w:pPr>
    <w:rPr>
      <w:rFonts w:ascii="Times New Roman" w:eastAsia="Times New Roman" w:hAnsi="Times New Roman" w:cs="Times New Roman"/>
      <w:sz w:val="24"/>
      <w:szCs w:val="20"/>
    </w:rPr>
  </w:style>
  <w:style w:type="paragraph" w:customStyle="1" w:styleId="NormalBullet2">
    <w:name w:val="Normal Bullet2"/>
    <w:basedOn w:val="NormalBullet1"/>
    <w:qFormat/>
    <w:rsid w:val="001C414D"/>
    <w:pPr>
      <w:ind w:left="1354"/>
    </w:pPr>
  </w:style>
  <w:style w:type="paragraph" w:styleId="NormalIndent">
    <w:name w:val="Normal Indent"/>
    <w:basedOn w:val="Normal"/>
    <w:rsid w:val="00B86468"/>
    <w:pPr>
      <w:ind w:left="720"/>
    </w:pPr>
  </w:style>
  <w:style w:type="paragraph" w:styleId="TOAHeading">
    <w:name w:val="toa heading"/>
    <w:basedOn w:val="TOCHeading"/>
    <w:next w:val="Normal"/>
    <w:uiPriority w:val="99"/>
    <w:semiHidden/>
    <w:rsid w:val="002C22C5"/>
  </w:style>
  <w:style w:type="paragraph" w:customStyle="1" w:styleId="NormalIndent2">
    <w:name w:val="Normal Indent2"/>
    <w:qFormat/>
    <w:rsid w:val="00B86468"/>
    <w:pPr>
      <w:spacing w:before="240" w:after="0" w:line="240" w:lineRule="auto"/>
      <w:ind w:left="1350"/>
    </w:pPr>
    <w:rPr>
      <w:rFonts w:ascii="Times New Roman" w:eastAsia="Times New Roman" w:hAnsi="Times New Roman" w:cs="Times New Roman"/>
      <w:sz w:val="24"/>
      <w:szCs w:val="20"/>
    </w:rPr>
  </w:style>
  <w:style w:type="paragraph" w:customStyle="1" w:styleId="NormalNumber1">
    <w:name w:val="Normal Number1"/>
    <w:qFormat/>
    <w:rsid w:val="001C414D"/>
    <w:pPr>
      <w:numPr>
        <w:numId w:val="5"/>
      </w:numPr>
      <w:spacing w:before="240" w:after="0" w:line="240" w:lineRule="auto"/>
    </w:pPr>
    <w:rPr>
      <w:rFonts w:ascii="Times New Roman" w:eastAsia="Times New Roman" w:hAnsi="Times New Roman" w:cs="Arial"/>
      <w:sz w:val="24"/>
      <w:szCs w:val="18"/>
    </w:rPr>
  </w:style>
  <w:style w:type="paragraph" w:styleId="TableofFigures">
    <w:name w:val="table of figures"/>
    <w:basedOn w:val="Normal"/>
    <w:next w:val="Normal"/>
    <w:uiPriority w:val="99"/>
    <w:rsid w:val="001C414D"/>
    <w:pPr>
      <w:spacing w:before="60"/>
    </w:pPr>
  </w:style>
  <w:style w:type="character" w:customStyle="1" w:styleId="TableTextChar">
    <w:name w:val="Table Text Char"/>
    <w:link w:val="TableText"/>
    <w:rsid w:val="001C414D"/>
    <w:rPr>
      <w:rFonts w:ascii="Arial" w:eastAsia="Times New Roman" w:hAnsi="Arial" w:cs="Times New Roman"/>
      <w:noProof/>
      <w:sz w:val="18"/>
      <w:szCs w:val="20"/>
    </w:rPr>
  </w:style>
  <w:style w:type="paragraph" w:customStyle="1" w:styleId="TableTextBullet">
    <w:name w:val="Table Text Bullet"/>
    <w:qFormat/>
    <w:rsid w:val="00245396"/>
    <w:pPr>
      <w:numPr>
        <w:ilvl w:val="3"/>
        <w:numId w:val="6"/>
      </w:numPr>
      <w:spacing w:before="60" w:after="60" w:line="240" w:lineRule="auto"/>
      <w:ind w:left="213" w:hanging="183"/>
    </w:pPr>
    <w:rPr>
      <w:rFonts w:ascii="Arial" w:eastAsia="Times New Roman" w:hAnsi="Arial" w:cs="Times New Roman"/>
      <w:noProof/>
      <w:sz w:val="18"/>
      <w:szCs w:val="20"/>
    </w:rPr>
  </w:style>
  <w:style w:type="paragraph" w:customStyle="1" w:styleId="TableTextNumber1">
    <w:name w:val="Table Text Number1"/>
    <w:qFormat/>
    <w:rsid w:val="001C414D"/>
    <w:pPr>
      <w:numPr>
        <w:numId w:val="7"/>
      </w:numPr>
      <w:spacing w:before="60" w:after="60" w:line="240" w:lineRule="auto"/>
    </w:pPr>
    <w:rPr>
      <w:rFonts w:ascii="Arial" w:eastAsia="Times New Roman" w:hAnsi="Arial" w:cs="Times New Roman"/>
      <w:noProof/>
      <w:sz w:val="18"/>
      <w:szCs w:val="20"/>
    </w:rPr>
  </w:style>
  <w:style w:type="paragraph" w:customStyle="1" w:styleId="GeneralInfo">
    <w:name w:val="General Info"/>
    <w:qFormat/>
    <w:rsid w:val="008A0560"/>
    <w:pPr>
      <w:tabs>
        <w:tab w:val="left" w:pos="2160"/>
      </w:tabs>
      <w:spacing w:before="120" w:after="0"/>
      <w:ind w:left="2160" w:hanging="2146"/>
    </w:pPr>
    <w:rPr>
      <w:rFonts w:ascii="Arial" w:eastAsia="Times New Roman" w:hAnsi="Arial" w:cs="Times New Roman"/>
      <w:bCs/>
    </w:rPr>
  </w:style>
  <w:style w:type="paragraph" w:customStyle="1" w:styleId="GeneralInfoBar">
    <w:name w:val="General Info Bar"/>
    <w:qFormat/>
    <w:rsid w:val="008A0560"/>
    <w:pPr>
      <w:pBdr>
        <w:bottom w:val="single" w:sz="4" w:space="9" w:color="auto"/>
      </w:pBdr>
      <w:tabs>
        <w:tab w:val="left" w:pos="2160"/>
      </w:tabs>
      <w:spacing w:before="120" w:after="0"/>
      <w:ind w:left="2160" w:hanging="2146"/>
    </w:pPr>
    <w:rPr>
      <w:rFonts w:ascii="Arial" w:eastAsia="Times New Roman" w:hAnsi="Arial" w:cs="Times New Roman"/>
    </w:rPr>
  </w:style>
  <w:style w:type="paragraph" w:customStyle="1" w:styleId="Disclosure">
    <w:name w:val="Disclosure"/>
    <w:qFormat/>
    <w:rsid w:val="008A0560"/>
    <w:pPr>
      <w:spacing w:before="60" w:after="0" w:line="240" w:lineRule="auto"/>
      <w:ind w:left="1440" w:right="1440"/>
      <w:jc w:val="center"/>
    </w:pPr>
    <w:rPr>
      <w:rFonts w:ascii="Times New Roman" w:eastAsia="Times New Roman" w:hAnsi="Times New Roman" w:cs="Arial"/>
      <w:sz w:val="20"/>
      <w:szCs w:val="20"/>
      <w:lang w:eastAsia="ko-KR"/>
    </w:rPr>
  </w:style>
  <w:style w:type="character" w:customStyle="1" w:styleId="Heading5Char">
    <w:name w:val="Heading 5 Char"/>
    <w:basedOn w:val="DefaultParagraphFont"/>
    <w:link w:val="Heading5"/>
    <w:rsid w:val="0049278D"/>
    <w:rPr>
      <w:rFonts w:asciiTheme="majorHAnsi" w:eastAsiaTheme="majorEastAsia" w:hAnsiTheme="majorHAnsi" w:cstheme="majorBidi"/>
      <w:color w:val="2E74B5" w:themeColor="accent1" w:themeShade="BF"/>
      <w:sz w:val="24"/>
      <w:szCs w:val="20"/>
    </w:rPr>
  </w:style>
  <w:style w:type="paragraph" w:customStyle="1" w:styleId="ScreenBox">
    <w:name w:val="Screen Box"/>
    <w:qFormat/>
    <w:rsid w:val="00E94BEA"/>
    <w:pPr>
      <w:pBdr>
        <w:top w:val="single" w:sz="4" w:space="4" w:color="auto"/>
        <w:left w:val="single" w:sz="4" w:space="0" w:color="auto"/>
        <w:bottom w:val="single" w:sz="4" w:space="4" w:color="auto"/>
        <w:right w:val="single" w:sz="4" w:space="4" w:color="auto"/>
      </w:pBdr>
      <w:spacing w:after="0" w:line="240" w:lineRule="auto"/>
      <w:ind w:left="187"/>
    </w:pPr>
    <w:rPr>
      <w:rFonts w:ascii="Courier New" w:eastAsia="Times New Roman" w:hAnsi="Courier New" w:cs="Courier New"/>
      <w:sz w:val="16"/>
      <w:szCs w:val="16"/>
    </w:rPr>
  </w:style>
  <w:style w:type="paragraph" w:styleId="Title">
    <w:name w:val="Title"/>
    <w:basedOn w:val="Heading1"/>
    <w:next w:val="Normal"/>
    <w:link w:val="TitleChar"/>
    <w:uiPriority w:val="10"/>
    <w:semiHidden/>
    <w:qFormat/>
    <w:rsid w:val="0020047C"/>
  </w:style>
  <w:style w:type="character" w:customStyle="1" w:styleId="TitleChar">
    <w:name w:val="Title Char"/>
    <w:basedOn w:val="DefaultParagraphFont"/>
    <w:link w:val="Title"/>
    <w:uiPriority w:val="10"/>
    <w:semiHidden/>
    <w:rsid w:val="0020047C"/>
    <w:rPr>
      <w:rFonts w:ascii="Arial" w:eastAsia="Times New Roman" w:hAnsi="Arial" w:cs="Times New Roman"/>
      <w:b/>
      <w:kern w:val="28"/>
      <w:sz w:val="32"/>
      <w:szCs w:val="20"/>
    </w:rPr>
  </w:style>
  <w:style w:type="paragraph" w:customStyle="1" w:styleId="NormalIndent1">
    <w:name w:val="Normal Indent1"/>
    <w:qFormat/>
    <w:rsid w:val="00B86468"/>
    <w:pPr>
      <w:spacing w:before="240" w:after="0" w:line="240" w:lineRule="auto"/>
      <w:ind w:left="720"/>
    </w:pPr>
    <w:rPr>
      <w:rFonts w:ascii="Times New Roman" w:eastAsia="Times New Roman" w:hAnsi="Times New Roman" w:cs="Times New Roman"/>
      <w:sz w:val="24"/>
      <w:szCs w:val="20"/>
    </w:rPr>
  </w:style>
  <w:style w:type="character" w:customStyle="1" w:styleId="Heading6Char">
    <w:name w:val="Heading 6 Char"/>
    <w:basedOn w:val="DefaultParagraphFont"/>
    <w:link w:val="Heading6"/>
    <w:semiHidden/>
    <w:rsid w:val="00EE6F76"/>
    <w:rPr>
      <w:rFonts w:ascii="Courier New" w:eastAsia="Batang" w:hAnsi="Courier New" w:cs="Times New Roman"/>
      <w:sz w:val="16"/>
      <w:szCs w:val="20"/>
      <w:u w:val="single"/>
      <w:lang w:val="x-none" w:eastAsia="ko-KR"/>
    </w:rPr>
  </w:style>
  <w:style w:type="character" w:customStyle="1" w:styleId="Heading7Char">
    <w:name w:val="Heading 7 Char"/>
    <w:basedOn w:val="DefaultParagraphFont"/>
    <w:link w:val="Heading7"/>
    <w:semiHidden/>
    <w:rsid w:val="00EE6F76"/>
    <w:rPr>
      <w:rFonts w:ascii="Courier New" w:eastAsia="Batang" w:hAnsi="Courier New" w:cs="Times New Roman"/>
      <w:i/>
      <w:sz w:val="16"/>
      <w:szCs w:val="20"/>
      <w:lang w:val="x-none" w:eastAsia="ko-KR"/>
    </w:rPr>
  </w:style>
  <w:style w:type="character" w:customStyle="1" w:styleId="Heading8Char">
    <w:name w:val="Heading 8 Char"/>
    <w:basedOn w:val="DefaultParagraphFont"/>
    <w:link w:val="Heading8"/>
    <w:semiHidden/>
    <w:rsid w:val="00EE6F76"/>
    <w:rPr>
      <w:rFonts w:ascii="Courier New" w:eastAsia="Batang" w:hAnsi="Courier New" w:cs="Times New Roman"/>
      <w:i/>
      <w:sz w:val="16"/>
      <w:szCs w:val="20"/>
      <w:lang w:val="x-none" w:eastAsia="ko-KR"/>
    </w:rPr>
  </w:style>
  <w:style w:type="character" w:customStyle="1" w:styleId="Heading9Char">
    <w:name w:val="Heading 9 Char"/>
    <w:basedOn w:val="DefaultParagraphFont"/>
    <w:link w:val="Heading9"/>
    <w:semiHidden/>
    <w:rsid w:val="00EE6F76"/>
    <w:rPr>
      <w:rFonts w:ascii="Courier New" w:eastAsia="Batang" w:hAnsi="Courier New" w:cs="Times New Roman"/>
      <w:i/>
      <w:sz w:val="16"/>
      <w:szCs w:val="20"/>
      <w:lang w:val="x-none" w:eastAsia="ko-KR"/>
    </w:rPr>
  </w:style>
  <w:style w:type="paragraph" w:styleId="TOC4">
    <w:name w:val="toc 4"/>
    <w:basedOn w:val="Normal"/>
    <w:next w:val="Normal"/>
    <w:rsid w:val="00BE396E"/>
    <w:pPr>
      <w:tabs>
        <w:tab w:val="left" w:leader="dot" w:pos="864"/>
        <w:tab w:val="left" w:leader="dot" w:pos="8140"/>
        <w:tab w:val="left" w:leader="dot" w:pos="8200"/>
        <w:tab w:val="left" w:leader="dot" w:pos="8260"/>
        <w:tab w:val="left" w:leader="dot" w:pos="8300"/>
        <w:tab w:val="left" w:pos="8500"/>
        <w:tab w:val="right" w:pos="8640"/>
      </w:tabs>
      <w:spacing w:before="60" w:after="60"/>
      <w:ind w:left="1100" w:right="720"/>
    </w:pPr>
    <w:rPr>
      <w:rFonts w:ascii="Courier New" w:eastAsia="Batang" w:hAnsi="Courier New"/>
      <w:sz w:val="16"/>
      <w:lang w:eastAsia="ko-KR"/>
    </w:rPr>
  </w:style>
  <w:style w:type="paragraph" w:styleId="Revision">
    <w:name w:val="Revision"/>
    <w:hidden/>
    <w:uiPriority w:val="99"/>
    <w:semiHidden/>
    <w:rsid w:val="00BE396E"/>
    <w:pPr>
      <w:spacing w:after="0" w:line="240" w:lineRule="auto"/>
    </w:pPr>
    <w:rPr>
      <w:rFonts w:ascii="Times New Roman" w:eastAsia="Times New Roman" w:hAnsi="Times New Roman" w:cs="Times New Roman"/>
      <w:szCs w:val="20"/>
    </w:rPr>
  </w:style>
  <w:style w:type="paragraph" w:customStyle="1" w:styleId="Default">
    <w:name w:val="Default"/>
    <w:basedOn w:val="Normal"/>
    <w:rsid w:val="00BE396E"/>
    <w:pPr>
      <w:autoSpaceDE w:val="0"/>
      <w:autoSpaceDN w:val="0"/>
      <w:spacing w:before="0"/>
    </w:pPr>
    <w:rPr>
      <w:rFonts w:eastAsia="Calibri"/>
      <w:color w:val="000000"/>
      <w:szCs w:val="24"/>
    </w:rPr>
  </w:style>
  <w:style w:type="paragraph" w:customStyle="1" w:styleId="TableTextHead">
    <w:name w:val="Table Text Head"/>
    <w:rsid w:val="000751EA"/>
    <w:pPr>
      <w:spacing w:after="0" w:line="240" w:lineRule="auto"/>
    </w:pPr>
    <w:rPr>
      <w:rFonts w:ascii="Arial" w:eastAsia="Times New Roman" w:hAnsi="Arial" w:cs="Times New Roman"/>
      <w:b/>
      <w:noProof/>
      <w:sz w:val="18"/>
      <w:szCs w:val="20"/>
    </w:rPr>
  </w:style>
  <w:style w:type="character" w:customStyle="1" w:styleId="CaptionChar">
    <w:name w:val="Caption Char"/>
    <w:link w:val="Caption"/>
    <w:rsid w:val="00521902"/>
    <w:rPr>
      <w:rFonts w:ascii="Times New Roman" w:eastAsia="Times New Roman" w:hAnsi="Times New Roman" w:cs="Times New Roman"/>
      <w:i/>
      <w:iCs/>
      <w:sz w:val="24"/>
      <w:szCs w:val="18"/>
    </w:rPr>
  </w:style>
  <w:style w:type="paragraph" w:styleId="BalloonText">
    <w:name w:val="Balloon Text"/>
    <w:basedOn w:val="Normal"/>
    <w:link w:val="BalloonTextChar"/>
    <w:semiHidden/>
    <w:unhideWhenUsed/>
    <w:rsid w:val="00D57DD5"/>
    <w:pPr>
      <w:spacing w:before="0"/>
    </w:pPr>
    <w:rPr>
      <w:rFonts w:ascii="Segoe UI" w:hAnsi="Segoe UI" w:cs="Segoe UI"/>
      <w:sz w:val="18"/>
      <w:szCs w:val="18"/>
    </w:rPr>
  </w:style>
  <w:style w:type="character" w:customStyle="1" w:styleId="BalloonTextChar">
    <w:name w:val="Balloon Text Char"/>
    <w:basedOn w:val="DefaultParagraphFont"/>
    <w:link w:val="BalloonText"/>
    <w:semiHidden/>
    <w:rsid w:val="00D57DD5"/>
    <w:rPr>
      <w:rFonts w:ascii="Segoe UI" w:eastAsia="Times New Roman" w:hAnsi="Segoe UI" w:cs="Segoe UI"/>
      <w:sz w:val="18"/>
      <w:szCs w:val="18"/>
    </w:rPr>
  </w:style>
  <w:style w:type="character" w:styleId="FollowedHyperlink">
    <w:name w:val="FollowedHyperlink"/>
    <w:basedOn w:val="DefaultParagraphFont"/>
    <w:semiHidden/>
    <w:unhideWhenUsed/>
    <w:rsid w:val="00D57DD5"/>
    <w:rPr>
      <w:color w:val="954F72" w:themeColor="followedHyperlink"/>
      <w:u w:val="single"/>
    </w:rPr>
  </w:style>
  <w:style w:type="character" w:customStyle="1" w:styleId="UnresolvedMention1">
    <w:name w:val="Unresolved Mention1"/>
    <w:basedOn w:val="DefaultParagraphFont"/>
    <w:uiPriority w:val="99"/>
    <w:semiHidden/>
    <w:unhideWhenUsed/>
    <w:rsid w:val="009349B5"/>
    <w:rPr>
      <w:color w:val="605E5C"/>
      <w:shd w:val="clear" w:color="auto" w:fill="E1DFDD"/>
    </w:rPr>
  </w:style>
  <w:style w:type="character" w:customStyle="1" w:styleId="UnresolvedMention2">
    <w:name w:val="Unresolved Mention2"/>
    <w:basedOn w:val="DefaultParagraphFont"/>
    <w:uiPriority w:val="99"/>
    <w:semiHidden/>
    <w:unhideWhenUsed/>
    <w:rsid w:val="00614BDB"/>
    <w:rPr>
      <w:color w:val="605E5C"/>
      <w:shd w:val="clear" w:color="auto" w:fill="E1DFDD"/>
    </w:rPr>
  </w:style>
  <w:style w:type="character" w:customStyle="1" w:styleId="UnresolvedMention3">
    <w:name w:val="Unresolved Mention3"/>
    <w:basedOn w:val="DefaultParagraphFont"/>
    <w:uiPriority w:val="99"/>
    <w:semiHidden/>
    <w:unhideWhenUsed/>
    <w:rsid w:val="0053493D"/>
    <w:rPr>
      <w:color w:val="605E5C"/>
      <w:shd w:val="clear" w:color="auto" w:fill="E1DFDD"/>
    </w:rPr>
  </w:style>
  <w:style w:type="character" w:customStyle="1" w:styleId="UnresolvedMention4">
    <w:name w:val="Unresolved Mention4"/>
    <w:basedOn w:val="DefaultParagraphFont"/>
    <w:uiPriority w:val="99"/>
    <w:semiHidden/>
    <w:unhideWhenUsed/>
    <w:rsid w:val="00B55ADF"/>
    <w:rPr>
      <w:color w:val="605E5C"/>
      <w:shd w:val="clear" w:color="auto" w:fill="E1DFDD"/>
    </w:rPr>
  </w:style>
  <w:style w:type="character" w:customStyle="1" w:styleId="UnresolvedMention5">
    <w:name w:val="Unresolved Mention5"/>
    <w:basedOn w:val="DefaultParagraphFont"/>
    <w:uiPriority w:val="99"/>
    <w:semiHidden/>
    <w:unhideWhenUsed/>
    <w:rsid w:val="009835F1"/>
    <w:rPr>
      <w:color w:val="605E5C"/>
      <w:shd w:val="clear" w:color="auto" w:fill="E1DFDD"/>
    </w:rPr>
  </w:style>
  <w:style w:type="character" w:customStyle="1" w:styleId="UnresolvedMention6">
    <w:name w:val="Unresolved Mention6"/>
    <w:basedOn w:val="DefaultParagraphFont"/>
    <w:uiPriority w:val="99"/>
    <w:semiHidden/>
    <w:unhideWhenUsed/>
    <w:rsid w:val="00001CE5"/>
    <w:rPr>
      <w:color w:val="605E5C"/>
      <w:shd w:val="clear" w:color="auto" w:fill="E1DFDD"/>
    </w:rPr>
  </w:style>
  <w:style w:type="character" w:styleId="UnresolvedMention">
    <w:name w:val="Unresolved Mention"/>
    <w:basedOn w:val="DefaultParagraphFont"/>
    <w:uiPriority w:val="99"/>
    <w:semiHidden/>
    <w:unhideWhenUsed/>
    <w:rsid w:val="00291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547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hyperlink" Target="../../DataDictionary/COBOL/V/VBM-CUT-CD.docx" TargetMode="External"/><Relationship Id="rId21" Type="http://schemas.openxmlformats.org/officeDocument/2006/relationships/hyperlink" Target="S1450010.docx" TargetMode="External"/><Relationship Id="rId170" Type="http://schemas.openxmlformats.org/officeDocument/2006/relationships/hyperlink" Target="..\SPC00-03\S0126000.docx" TargetMode="External"/><Relationship Id="rId268" Type="http://schemas.openxmlformats.org/officeDocument/2006/relationships/hyperlink" Target="../../Screens/AX-AuditDispositionCriteria.docx" TargetMode="External"/><Relationship Id="rId475" Type="http://schemas.openxmlformats.org/officeDocument/2006/relationships/hyperlink" Target="..\..\DataDictionary\COBOL\Q\REG-DED-REMAIN.docx" TargetMode="External"/><Relationship Id="rId682" Type="http://schemas.openxmlformats.org/officeDocument/2006/relationships/hyperlink" Target="..\..\DataDictionary\COBOL\C\C-DATE.docx" TargetMode="External"/><Relationship Id="rId128" Type="http://schemas.openxmlformats.org/officeDocument/2006/relationships/hyperlink" Target="..\SPC00-03\S0126000.docx" TargetMode="External"/><Relationship Id="rId335" Type="http://schemas.openxmlformats.org/officeDocument/2006/relationships/hyperlink" Target="..\..\DataDictionary\COBOL\DI\DIAG-CODE.docx" TargetMode="External"/><Relationship Id="rId542" Type="http://schemas.openxmlformats.org/officeDocument/2006/relationships/hyperlink" Target="..\..\DataDictionary\COBOL\U\U-CWF-ERROR.docx" TargetMode="External"/><Relationship Id="rId987" Type="http://schemas.openxmlformats.org/officeDocument/2006/relationships/hyperlink" Target="..\..\DataDictionary\COBOL\A\ADJ-CLERK.docx" TargetMode="External"/><Relationship Id="rId1172" Type="http://schemas.openxmlformats.org/officeDocument/2006/relationships/hyperlink" Target="..\..\DataDictionary\COBOL\PROC\PROC-FLAGS-B.docx" TargetMode="External"/><Relationship Id="rId402" Type="http://schemas.openxmlformats.org/officeDocument/2006/relationships/hyperlink" Target="..\..\DataDictionary\COBOL\L\LOC-DATE.docx" TargetMode="External"/><Relationship Id="rId847" Type="http://schemas.openxmlformats.org/officeDocument/2006/relationships/hyperlink" Target="..\..\DataDictionary\COBOL\F\F-PROV-OFF-AMT.docx" TargetMode="External"/><Relationship Id="rId1032" Type="http://schemas.openxmlformats.org/officeDocument/2006/relationships/hyperlink" Target="..\..\DataDictionary\COBOL\A\ADJ-B-EOMB-AMT.docx" TargetMode="External"/><Relationship Id="rId1477" Type="http://schemas.openxmlformats.org/officeDocument/2006/relationships/hyperlink" Target="S1341000.docx" TargetMode="External"/><Relationship Id="rId1684" Type="http://schemas.openxmlformats.org/officeDocument/2006/relationships/hyperlink" Target="../../DataDictionary/COBOL/I/IDR-TR-CLAIM-LINE-COUNT.docx" TargetMode="External"/><Relationship Id="rId707" Type="http://schemas.openxmlformats.org/officeDocument/2006/relationships/hyperlink" Target="..\..\DataDictionary\COBOL\C\C-DET-NUMB.docx" TargetMode="External"/><Relationship Id="rId914" Type="http://schemas.openxmlformats.org/officeDocument/2006/relationships/hyperlink" Target="..\..\DataDictionary\COBOL\CM\COBA-ABORT-DATE.docx" TargetMode="External"/><Relationship Id="rId1337" Type="http://schemas.openxmlformats.org/officeDocument/2006/relationships/hyperlink" Target="S1427005.docx" TargetMode="External"/><Relationship Id="rId1544" Type="http://schemas.openxmlformats.org/officeDocument/2006/relationships/hyperlink" Target="../../DataDictionary/COBOL/DT/DTL-LMRP-POLICY-3.docx" TargetMode="External"/><Relationship Id="rId43" Type="http://schemas.openxmlformats.org/officeDocument/2006/relationships/hyperlink" Target="..\..\DataDictionary\COBOL\B\BENE-SEX.docx" TargetMode="External"/><Relationship Id="rId1404" Type="http://schemas.openxmlformats.org/officeDocument/2006/relationships/hyperlink" Target="../../DataDictionary/COBOL/O/OVER-MEDPOL-LIMIT.docx" TargetMode="External"/><Relationship Id="rId1611" Type="http://schemas.openxmlformats.org/officeDocument/2006/relationships/hyperlink" Target="../../DataDictionary/COBOL/M/MIP-CUT-SUF.docx" TargetMode="External"/><Relationship Id="rId192" Type="http://schemas.openxmlformats.org/officeDocument/2006/relationships/hyperlink" Target="..\..\DataDictionary\COBOL\A\ADDRESSEE-CODE.docx" TargetMode="External"/><Relationship Id="rId497" Type="http://schemas.openxmlformats.org/officeDocument/2006/relationships/hyperlink" Target="..\..\DataDictionary\COBOL\U\U-GDX-RULE-NUM.docx" TargetMode="External"/><Relationship Id="rId357" Type="http://schemas.openxmlformats.org/officeDocument/2006/relationships/hyperlink" Target="..\..\DataDictionary\COBOL\J\J-CWF-PROV-SAN-IND.docx" TargetMode="External"/><Relationship Id="rId1194" Type="http://schemas.openxmlformats.org/officeDocument/2006/relationships/hyperlink" Target="..\..\DataDictionary\COBOL\PROC\PROC-FLAGS-N.docx" TargetMode="External"/><Relationship Id="rId217" Type="http://schemas.openxmlformats.org/officeDocument/2006/relationships/hyperlink" Target="..\SPC00-03\S0126000.docx" TargetMode="External"/><Relationship Id="rId564" Type="http://schemas.openxmlformats.org/officeDocument/2006/relationships/hyperlink" Target="..\..\DataDictionary\COBOL\U\U-BILL-PROV-STATE.docx" TargetMode="External"/><Relationship Id="rId771" Type="http://schemas.openxmlformats.org/officeDocument/2006/relationships/hyperlink" Target="..\..\DataDictionary\COBOL\C\C-AMOUNT.docx" TargetMode="External"/><Relationship Id="rId869" Type="http://schemas.openxmlformats.org/officeDocument/2006/relationships/hyperlink" Target="..\..\DataDictionary\COBOL\CM\COBA-NAME.docx" TargetMode="External"/><Relationship Id="rId1499" Type="http://schemas.openxmlformats.org/officeDocument/2006/relationships/hyperlink" Target="../../DataDictionary/COBOL/PROC/PROC-DESC.docx" TargetMode="External"/><Relationship Id="rId424" Type="http://schemas.openxmlformats.org/officeDocument/2006/relationships/hyperlink" Target="..\..\DataDictionary\COBOL\N\N-MSP-TYPE-GROUP.docx" TargetMode="External"/><Relationship Id="rId631" Type="http://schemas.openxmlformats.org/officeDocument/2006/relationships/hyperlink" Target="..\SPC00-03\S0115010.docx" TargetMode="External"/><Relationship Id="rId729" Type="http://schemas.openxmlformats.org/officeDocument/2006/relationships/hyperlink" Target="..\SPC00-03\S0121000.docx" TargetMode="External"/><Relationship Id="rId1054" Type="http://schemas.openxmlformats.org/officeDocument/2006/relationships/hyperlink" Target="..\..\DataDictionary\COBOL\A\ADJ-P-EOMB-AMT.docx" TargetMode="External"/><Relationship Id="rId1261" Type="http://schemas.openxmlformats.org/officeDocument/2006/relationships/hyperlink" Target="..\..\DataDictionary\COBOL\MST\MULTIPLE-SURGERY-IND.docx" TargetMode="External"/><Relationship Id="rId1359" Type="http://schemas.openxmlformats.org/officeDocument/2006/relationships/hyperlink" Target="..\..\DataDictionary\COBOL\J\K-SSA-CUTBK-AMT.docx" TargetMode="External"/><Relationship Id="rId936" Type="http://schemas.openxmlformats.org/officeDocument/2006/relationships/hyperlink" Target="..\..\DataDictionary\COBOL\CM\COBA-ABORT-DATE.docx" TargetMode="External"/><Relationship Id="rId1121" Type="http://schemas.openxmlformats.org/officeDocument/2006/relationships/hyperlink" Target="../../DataDictionary/COBOL/CWF/CWFR-03-EMP-ADDR1.docx" TargetMode="External"/><Relationship Id="rId1219" Type="http://schemas.openxmlformats.org/officeDocument/2006/relationships/hyperlink" Target="..\..\DataDictionary\COBOL\PROC\PROC-FLAGS-2.docx" TargetMode="External"/><Relationship Id="rId1566" Type="http://schemas.openxmlformats.org/officeDocument/2006/relationships/hyperlink" Target="../../DataDictionary/COBOL/DT/DTL-CWF-SRC-IND.docx" TargetMode="External"/><Relationship Id="rId65" Type="http://schemas.openxmlformats.org/officeDocument/2006/relationships/hyperlink" Target="..\..\DataDictionary\COBOL\H\HDR-AUDIT-IND.docx" TargetMode="External"/><Relationship Id="rId1426" Type="http://schemas.openxmlformats.org/officeDocument/2006/relationships/hyperlink" Target="..\..\DataDictionary\COBOL\J\K-REBUN-MOD2.docx" TargetMode="External"/><Relationship Id="rId1633" Type="http://schemas.openxmlformats.org/officeDocument/2006/relationships/hyperlink" Target="../../DataDictionary/COBOL/DTLN/DTL-OTH-IND.docx" TargetMode="External"/><Relationship Id="rId281" Type="http://schemas.openxmlformats.org/officeDocument/2006/relationships/hyperlink" Target="..\..\DataDictionary\COBOL\S\SPLIT-PAY-SUPP.docx" TargetMode="External"/><Relationship Id="rId141" Type="http://schemas.openxmlformats.org/officeDocument/2006/relationships/hyperlink" Target="..\SPC00-03\S0126000.docx" TargetMode="External"/><Relationship Id="rId379" Type="http://schemas.openxmlformats.org/officeDocument/2006/relationships/hyperlink" Target="..\..\DataDictionary\COBOL\L\LOC-CLERK.docx" TargetMode="External"/><Relationship Id="rId586" Type="http://schemas.openxmlformats.org/officeDocument/2006/relationships/hyperlink" Target="..\..\DataDictionary\COBOL\B\B-DATE.docx" TargetMode="External"/><Relationship Id="rId793" Type="http://schemas.openxmlformats.org/officeDocument/2006/relationships/hyperlink" Target="..\..\DataDictionary\COBOL\CM\C-REASON-CODE.docx" TargetMode="External"/><Relationship Id="rId7" Type="http://schemas.openxmlformats.org/officeDocument/2006/relationships/styles" Target="styles.xml"/><Relationship Id="rId239" Type="http://schemas.openxmlformats.org/officeDocument/2006/relationships/hyperlink" Target="..\..\DataDictionary\COBOL\J\J-AUDIT-DISP.docx" TargetMode="External"/><Relationship Id="rId446" Type="http://schemas.openxmlformats.org/officeDocument/2006/relationships/hyperlink" Target="..\..\DataDictionary\COBOL\CWFR-19\CWF-RESPONSE-CODE.docx" TargetMode="External"/><Relationship Id="rId653" Type="http://schemas.openxmlformats.org/officeDocument/2006/relationships/hyperlink" Target="..\..\DataDictionary\COBOL\CM\C-OLD-STAT.docx" TargetMode="External"/><Relationship Id="rId1076" Type="http://schemas.openxmlformats.org/officeDocument/2006/relationships/hyperlink" Target="../../DataDictionary/COBOL/AM/AMB-PICKUP-ADDRES-LINE1.docx" TargetMode="External"/><Relationship Id="rId1283" Type="http://schemas.openxmlformats.org/officeDocument/2006/relationships/hyperlink" Target="..\..\DataDictionary\COBOL\DT\DTL-BLOOD-DED.docx" TargetMode="External"/><Relationship Id="rId1490" Type="http://schemas.openxmlformats.org/officeDocument/2006/relationships/hyperlink" Target="../../DataDictionary/COBOL/TD/TECH-COMP-CAP4.docx" TargetMode="External"/><Relationship Id="rId306" Type="http://schemas.openxmlformats.org/officeDocument/2006/relationships/hyperlink" Target="..\SPC00-03\S0118010.docx" TargetMode="External"/><Relationship Id="rId860" Type="http://schemas.openxmlformats.org/officeDocument/2006/relationships/hyperlink" Target="../../DataDictionary/COBOL/CM/COBA-MSN-IND.docx" TargetMode="External"/><Relationship Id="rId958" Type="http://schemas.openxmlformats.org/officeDocument/2006/relationships/hyperlink" Target="..\..\DataDictionary\COBOL\CM\COBA-ABORT-DATE.docx" TargetMode="External"/><Relationship Id="rId1143" Type="http://schemas.openxmlformats.org/officeDocument/2006/relationships/hyperlink" Target="..\SPC00-03\S0101010.docx" TargetMode="External"/><Relationship Id="rId1588" Type="http://schemas.openxmlformats.org/officeDocument/2006/relationships/hyperlink" Target="../../DataDictionary/COBOL/V/XRY-CUT-CD.docx" TargetMode="External"/><Relationship Id="rId87" Type="http://schemas.openxmlformats.org/officeDocument/2006/relationships/hyperlink" Target="../../DataDictionary/COBOL/F/FPS-RARC.docx" TargetMode="External"/><Relationship Id="rId513" Type="http://schemas.openxmlformats.org/officeDocument/2006/relationships/hyperlink" Target="..\..\DataDictionary\COBOL\U\U-XOVER-COMP-ID-4.docx" TargetMode="External"/><Relationship Id="rId720" Type="http://schemas.openxmlformats.org/officeDocument/2006/relationships/hyperlink" Target="..\SPC00-03\S0209000.docx" TargetMode="External"/><Relationship Id="rId818" Type="http://schemas.openxmlformats.org/officeDocument/2006/relationships/hyperlink" Target="..\..\DataDictionary\COBOL\C\C-ICN.docx" TargetMode="External"/><Relationship Id="rId1350" Type="http://schemas.openxmlformats.org/officeDocument/2006/relationships/hyperlink" Target="..\..\DataDictionary\COBOL\J\K-CMP-CUTBK-AMT.docx" TargetMode="External"/><Relationship Id="rId1448" Type="http://schemas.openxmlformats.org/officeDocument/2006/relationships/hyperlink" Target="..\..\DataDictionary\COBOL\J\K-PATIENT-COUNT.docx" TargetMode="External"/><Relationship Id="rId1655" Type="http://schemas.openxmlformats.org/officeDocument/2006/relationships/hyperlink" Target="../../DataDictionary/COBOL/DTLN/DTL-OTH-AMT.docx" TargetMode="External"/><Relationship Id="rId1003" Type="http://schemas.openxmlformats.org/officeDocument/2006/relationships/hyperlink" Target="..\..\DataDictionary\COBOL\A\ADJ-CHK-WRT-DT.docx" TargetMode="External"/><Relationship Id="rId1210" Type="http://schemas.openxmlformats.org/officeDocument/2006/relationships/hyperlink" Target="..\..\DataDictionary\COBOL\PROC\PROC-FLAGS-X.docx" TargetMode="External"/><Relationship Id="rId1308" Type="http://schemas.openxmlformats.org/officeDocument/2006/relationships/hyperlink" Target="../../DataDictionary/COBOL/AS/ASC-PROC-IND.docx" TargetMode="External"/><Relationship Id="rId1515" Type="http://schemas.openxmlformats.org/officeDocument/2006/relationships/hyperlink" Target="../../DataDictionary/COBOL/F/FPQ-CUT-CD.docx" TargetMode="External"/><Relationship Id="rId14" Type="http://schemas.openxmlformats.org/officeDocument/2006/relationships/hyperlink" Target="S1450030.docx" TargetMode="External"/><Relationship Id="rId163" Type="http://schemas.openxmlformats.org/officeDocument/2006/relationships/hyperlink" Target="..\..\DataDictionary\COBOL\A\ADS-MSG.docx" TargetMode="External"/><Relationship Id="rId370" Type="http://schemas.openxmlformats.org/officeDocument/2006/relationships/hyperlink" Target="../../DataDictionary/COBOL/I/IDE-NUM.docx" TargetMode="External"/><Relationship Id="rId230" Type="http://schemas.openxmlformats.org/officeDocument/2006/relationships/hyperlink" Target="..\..\DataDictionary\COBOL\B\BENE-INT-AMT.docx" TargetMode="External"/><Relationship Id="rId468" Type="http://schemas.openxmlformats.org/officeDocument/2006/relationships/hyperlink" Target="..\..\DataDictionary\COBOL\CWFR-19\CWF-RESP-ERR-CD2.docx" TargetMode="External"/><Relationship Id="rId675" Type="http://schemas.openxmlformats.org/officeDocument/2006/relationships/hyperlink" Target="..\..\DataDictionary\COBOL\C\C-AMOUNT.docx" TargetMode="External"/><Relationship Id="rId882" Type="http://schemas.openxmlformats.org/officeDocument/2006/relationships/hyperlink" Target="../../DataDictionary/COBOL/CM/COBA-MSN-IND.docx" TargetMode="External"/><Relationship Id="rId1098" Type="http://schemas.openxmlformats.org/officeDocument/2006/relationships/hyperlink" Target="../../DataDictionary/COBOL/CWF/CWFR-03-MSP-TYPE.docx" TargetMode="External"/><Relationship Id="rId1319" Type="http://schemas.openxmlformats.org/officeDocument/2006/relationships/hyperlink" Target="../../DataDictionary/COBOL/REIM/RND-TXONOMY.docx" TargetMode="External"/><Relationship Id="rId1526" Type="http://schemas.openxmlformats.org/officeDocument/2006/relationships/hyperlink" Target="../../DataDictionary/COBOL/V/VBM-PERCENT.docx" TargetMode="External"/><Relationship Id="rId25" Type="http://schemas.openxmlformats.org/officeDocument/2006/relationships/hyperlink" Target="../../DataDictionary/COBOL/I/IDR-HD-SYSTEM-ID.docx" TargetMode="External"/><Relationship Id="rId328" Type="http://schemas.openxmlformats.org/officeDocument/2006/relationships/hyperlink" Target="../../DataDictionary/COBOL/J/J-DIAG-ICD-TYPE.docx" TargetMode="External"/><Relationship Id="rId535" Type="http://schemas.openxmlformats.org/officeDocument/2006/relationships/hyperlink" Target="..\..\DataDictionary\COBOL\U\U-FCADJ-BIL-NPI.docx" TargetMode="External"/><Relationship Id="rId742" Type="http://schemas.openxmlformats.org/officeDocument/2006/relationships/hyperlink" Target="..\..\DataDictionary\COBOL\CM\C-REASON-TYPE.docx" TargetMode="External"/><Relationship Id="rId1165" Type="http://schemas.openxmlformats.org/officeDocument/2006/relationships/hyperlink" Target="..\..\DataDictionary\COBOL\REIM\REL-VAL-UNITS.docx" TargetMode="External"/><Relationship Id="rId1372" Type="http://schemas.openxmlformats.org/officeDocument/2006/relationships/hyperlink" Target="..\..\DataDictionary\COBOL\J\K-AUDIT-DISP.docx" TargetMode="External"/><Relationship Id="rId174" Type="http://schemas.openxmlformats.org/officeDocument/2006/relationships/hyperlink" Target="..\..\DataDictionary\COBOL\A\ADS-DTL-NUM.docx" TargetMode="External"/><Relationship Id="rId381" Type="http://schemas.openxmlformats.org/officeDocument/2006/relationships/hyperlink" Target="..\SPC00-03\S0119010.docx" TargetMode="External"/><Relationship Id="rId602" Type="http://schemas.openxmlformats.org/officeDocument/2006/relationships/hyperlink" Target="..\..\DataDictionary\COBOL\CM\C-REASON-CODE.docx" TargetMode="External"/><Relationship Id="rId1025" Type="http://schemas.openxmlformats.org/officeDocument/2006/relationships/hyperlink" Target="..\..\DataDictionary\COBOL\A\ADJ-B-EOMB-AMT.docx" TargetMode="External"/><Relationship Id="rId1232" Type="http://schemas.openxmlformats.org/officeDocument/2006/relationships/hyperlink" Target="..\SPC00-03\S0128000.docx" TargetMode="External"/><Relationship Id="rId1677" Type="http://schemas.openxmlformats.org/officeDocument/2006/relationships/hyperlink" Target="../../DataDictionary/COBOL/I/IDR-TR-RECORD-TYPE.docx" TargetMode="External"/><Relationship Id="rId241" Type="http://schemas.openxmlformats.org/officeDocument/2006/relationships/hyperlink" Target="..\..\DataDictionary\COBOL\J\J-AUDIT-NUM.docx" TargetMode="External"/><Relationship Id="rId479" Type="http://schemas.openxmlformats.org/officeDocument/2006/relationships/hyperlink" Target="..\..\DataDictionary\COBOL\C\CASH-DED-APPLIED.docx" TargetMode="External"/><Relationship Id="rId686" Type="http://schemas.openxmlformats.org/officeDocument/2006/relationships/hyperlink" Target="..\..\DataDictionary\COBOL\CM\C-OLD-STAT.docx" TargetMode="External"/><Relationship Id="rId893" Type="http://schemas.openxmlformats.org/officeDocument/2006/relationships/hyperlink" Target="../../DataDictionary/COBOL/CM/COBA-MSN-IND.docx" TargetMode="External"/><Relationship Id="rId907" Type="http://schemas.openxmlformats.org/officeDocument/2006/relationships/hyperlink" Target="..\..\DataDictionary\COBOL\CM\COBA-END-DATE.docx" TargetMode="External"/><Relationship Id="rId1537" Type="http://schemas.openxmlformats.org/officeDocument/2006/relationships/hyperlink" Target="../../DataDictionary/COBOL/HDR-PROV/HDR-RES-PAY-IND.docx" TargetMode="External"/><Relationship Id="rId36" Type="http://schemas.openxmlformats.org/officeDocument/2006/relationships/hyperlink" Target="../../DataDictionary/COBOL/PLAN/PLAN.docx" TargetMode="External"/><Relationship Id="rId339" Type="http://schemas.openxmlformats.org/officeDocument/2006/relationships/hyperlink" Target="../../DataDictionary/COBOL/J/J-DIAG-3-12.docx" TargetMode="External"/><Relationship Id="rId546" Type="http://schemas.openxmlformats.org/officeDocument/2006/relationships/hyperlink" Target="../../DataDictionary/COBOL/U/U-CWF-SRC-IND.docx" TargetMode="External"/><Relationship Id="rId753" Type="http://schemas.openxmlformats.org/officeDocument/2006/relationships/hyperlink" Target="..\..\DataDictionary\COBOL\CM\C-NEW-STAT.docx" TargetMode="External"/><Relationship Id="rId1176" Type="http://schemas.openxmlformats.org/officeDocument/2006/relationships/hyperlink" Target="..\..\DataDictionary\COBOL\PROC\PROC-FLAGS-D.docx" TargetMode="External"/><Relationship Id="rId1383" Type="http://schemas.openxmlformats.org/officeDocument/2006/relationships/hyperlink" Target="..\..\DataDictionary\COBOL\J\K-AUDIT-IND.docx" TargetMode="External"/><Relationship Id="rId1604" Type="http://schemas.openxmlformats.org/officeDocument/2006/relationships/hyperlink" Target="../../Screens/H7-PatientResponsibility.docx" TargetMode="External"/><Relationship Id="rId101" Type="http://schemas.openxmlformats.org/officeDocument/2006/relationships/hyperlink" Target="..\SPC00-03\S0126000.docx" TargetMode="External"/><Relationship Id="rId185" Type="http://schemas.openxmlformats.org/officeDocument/2006/relationships/hyperlink" Target="..\SPC00-03\S0126000.docx" TargetMode="External"/><Relationship Id="rId406" Type="http://schemas.openxmlformats.org/officeDocument/2006/relationships/hyperlink" Target="..\SPC00-03\S0119010.docx" TargetMode="External"/><Relationship Id="rId960" Type="http://schemas.openxmlformats.org/officeDocument/2006/relationships/hyperlink" Target="..\..\DataDictionary\COBOL\A\ADJ-DATE.docx" TargetMode="External"/><Relationship Id="rId1036" Type="http://schemas.openxmlformats.org/officeDocument/2006/relationships/hyperlink" Target="..\..\DataDictionary\COBOL\A\ADJ-CLERK.docx" TargetMode="External"/><Relationship Id="rId1243" Type="http://schemas.openxmlformats.org/officeDocument/2006/relationships/hyperlink" Target="..\..\DataDictionary\COBOL\PE\PERF-PROV.docx" TargetMode="External"/><Relationship Id="rId1590" Type="http://schemas.openxmlformats.org/officeDocument/2006/relationships/hyperlink" Target="../../DataDictionary/COBOL/V/XRY-CUT-AMT.docx" TargetMode="External"/><Relationship Id="rId392" Type="http://schemas.openxmlformats.org/officeDocument/2006/relationships/hyperlink" Target="..\..\DataDictionary\COBOL\L\LOC-DATE.docx" TargetMode="External"/><Relationship Id="rId613" Type="http://schemas.openxmlformats.org/officeDocument/2006/relationships/hyperlink" Target="..\..\DataDictionary\COBOL\CM\C-REASON-TYPE.docx" TargetMode="External"/><Relationship Id="rId697" Type="http://schemas.openxmlformats.org/officeDocument/2006/relationships/hyperlink" Target="..\..\DataDictionary\COBOL\C\C-CLERK.docx" TargetMode="External"/><Relationship Id="rId820" Type="http://schemas.openxmlformats.org/officeDocument/2006/relationships/hyperlink" Target="..\..\DataDictionary\COBOL\C\C-AMOUNT.docx" TargetMode="External"/><Relationship Id="rId918" Type="http://schemas.openxmlformats.org/officeDocument/2006/relationships/hyperlink" Target="..\..\DataDictionary\COBOL\CM\COBA-END-DATE.docx" TargetMode="External"/><Relationship Id="rId1450" Type="http://schemas.openxmlformats.org/officeDocument/2006/relationships/hyperlink" Target="../../DataDictionary/COBOL/J/K-NEG-PAY-ADJ-MSG.docx" TargetMode="External"/><Relationship Id="rId1548" Type="http://schemas.openxmlformats.org/officeDocument/2006/relationships/hyperlink" Target="../../DataDictionary/COBOL/DT/DTL-CWF-OVRD-CD.docx" TargetMode="External"/><Relationship Id="rId252" Type="http://schemas.openxmlformats.org/officeDocument/2006/relationships/hyperlink" Target="../../Screens/AX-AuditDispositionCriteria.docx" TargetMode="External"/><Relationship Id="rId1103" Type="http://schemas.openxmlformats.org/officeDocument/2006/relationships/hyperlink" Target="../../DataDictionary/COBOL/CWF/CWFR-03-INS-TYPE.docx" TargetMode="External"/><Relationship Id="rId1187" Type="http://schemas.openxmlformats.org/officeDocument/2006/relationships/hyperlink" Target="..\SPC00-03\S0128000.docx" TargetMode="External"/><Relationship Id="rId1310" Type="http://schemas.openxmlformats.org/officeDocument/2006/relationships/hyperlink" Target="../../DataDictionary/COBOL/AS/ASC-MULT-PROC.docx" TargetMode="External"/><Relationship Id="rId1408" Type="http://schemas.openxmlformats.org/officeDocument/2006/relationships/hyperlink" Target="..\..\DataDictionary\COBOL\J\K-GDX-RULE-NUM.docx" TargetMode="External"/><Relationship Id="rId47" Type="http://schemas.openxmlformats.org/officeDocument/2006/relationships/hyperlink" Target="..\..\DataDictionary\COBOL\B\BENE-INCHK-NUM.docx" TargetMode="External"/><Relationship Id="rId112" Type="http://schemas.openxmlformats.org/officeDocument/2006/relationships/hyperlink" Target="..\..\DataDictionary\COBOL\A\ADS-MSG.docx" TargetMode="External"/><Relationship Id="rId557" Type="http://schemas.openxmlformats.org/officeDocument/2006/relationships/hyperlink" Target="..\..\DataDictionary\COBOL\U\U-CWF-OVRD-CD.docx" TargetMode="External"/><Relationship Id="rId764" Type="http://schemas.openxmlformats.org/officeDocument/2006/relationships/hyperlink" Target="..\..\DataDictionary\COBOL\CM\C-TYPE.docx" TargetMode="External"/><Relationship Id="rId971" Type="http://schemas.openxmlformats.org/officeDocument/2006/relationships/hyperlink" Target="..\..\DataDictionary\COBOL\A\ADJ-DATE.docx" TargetMode="External"/><Relationship Id="rId1394" Type="http://schemas.openxmlformats.org/officeDocument/2006/relationships/hyperlink" Target="..\..\DataDictionary\COBOL\J\K-AUDIT-NUM.docx" TargetMode="External"/><Relationship Id="rId1615" Type="http://schemas.openxmlformats.org/officeDocument/2006/relationships/hyperlink" Target="../../DataDictionary/COBOL/MSP/MSP-COST-AVOID-IND.docx" TargetMode="External"/><Relationship Id="rId196" Type="http://schemas.openxmlformats.org/officeDocument/2006/relationships/hyperlink" Target="../../Screens/H6-ClaimEditsAndAudits.docx" TargetMode="External"/><Relationship Id="rId417" Type="http://schemas.openxmlformats.org/officeDocument/2006/relationships/hyperlink" Target="..\..\DataDictionary\COBOL\L\LOC-DATE.docx" TargetMode="External"/><Relationship Id="rId624" Type="http://schemas.openxmlformats.org/officeDocument/2006/relationships/hyperlink" Target="..\..\DataDictionary\COBOL\CM\C-NEW-STAT.docx" TargetMode="External"/><Relationship Id="rId831" Type="http://schemas.openxmlformats.org/officeDocument/2006/relationships/hyperlink" Target="..\..\DataDictionary\COBOL\F\F-BENE-OFF-AMT.docx" TargetMode="External"/><Relationship Id="rId1047" Type="http://schemas.openxmlformats.org/officeDocument/2006/relationships/hyperlink" Target="..\..\DataDictionary\COBOL\A\ADJ-P-EOMB-AMT.docx" TargetMode="External"/><Relationship Id="rId1254" Type="http://schemas.openxmlformats.org/officeDocument/2006/relationships/hyperlink" Target="..\..\DataDictionary\COBOL\PE\PERF-PROV-LOC.docx" TargetMode="External"/><Relationship Id="rId1461" Type="http://schemas.openxmlformats.org/officeDocument/2006/relationships/hyperlink" Target="../../DataDictionary/COBOL/PLAN/POS-ADDR1.docx" TargetMode="External"/><Relationship Id="rId263" Type="http://schemas.openxmlformats.org/officeDocument/2006/relationships/hyperlink" Target="..\..\DataDictionary\COBOL\J\J-AUDIT-DISP.docx" TargetMode="External"/><Relationship Id="rId470" Type="http://schemas.openxmlformats.org/officeDocument/2006/relationships/hyperlink" Target="..\..\DataDictionary\COBOL\CWFR-19\CWF-RESP-ERR-CD4.docx" TargetMode="External"/><Relationship Id="rId929" Type="http://schemas.openxmlformats.org/officeDocument/2006/relationships/hyperlink" Target="..\..\DataDictionary\COBOL\CM\COBA-END-DATE.docx" TargetMode="External"/><Relationship Id="rId1114" Type="http://schemas.openxmlformats.org/officeDocument/2006/relationships/hyperlink" Target="../../DataDictionary/COBOL/CWF/CWFR-03-PAT-RELAT.docx" TargetMode="External"/><Relationship Id="rId1321" Type="http://schemas.openxmlformats.org/officeDocument/2006/relationships/hyperlink" Target="../../DataDictionary/COBOL/N/NDC-UNIT-COUNT.docx" TargetMode="External"/><Relationship Id="rId1559" Type="http://schemas.openxmlformats.org/officeDocument/2006/relationships/hyperlink" Target="../../DataDictionary/COBOL/DT/DTL-CWF-ERR-CD.docx" TargetMode="External"/><Relationship Id="rId58" Type="http://schemas.openxmlformats.org/officeDocument/2006/relationships/hyperlink" Target="../../DataDictionary/COBOL/DI/DIAG-ICD-TYPE.docx" TargetMode="External"/><Relationship Id="rId123" Type="http://schemas.openxmlformats.org/officeDocument/2006/relationships/hyperlink" Target="..\..\DataDictionary\COBOL\A\ADS-DTL-NUM.docx" TargetMode="External"/><Relationship Id="rId330" Type="http://schemas.openxmlformats.org/officeDocument/2006/relationships/hyperlink" Target="../../DataDictionary/COBOL/J/J-DIAG-3-12.docx" TargetMode="External"/><Relationship Id="rId568" Type="http://schemas.openxmlformats.org/officeDocument/2006/relationships/hyperlink" Target="../SPC19-23/S2308000.docx" TargetMode="External"/><Relationship Id="rId775" Type="http://schemas.openxmlformats.org/officeDocument/2006/relationships/hyperlink" Target="..\SPC00-03\S0115010.docx" TargetMode="External"/><Relationship Id="rId982" Type="http://schemas.openxmlformats.org/officeDocument/2006/relationships/hyperlink" Target="..\..\DataDictionary\COBOL\A\ADJ-CHK-WRT-DT.docx" TargetMode="External"/><Relationship Id="rId1198" Type="http://schemas.openxmlformats.org/officeDocument/2006/relationships/hyperlink" Target="..\..\DataDictionary\COBOL\PROC\PROC-FLAGS-P.docx" TargetMode="External"/><Relationship Id="rId1419" Type="http://schemas.openxmlformats.org/officeDocument/2006/relationships/hyperlink" Target="..\..\DataDictionary\COBOL\J\K-CUTB-MSG.docx" TargetMode="External"/><Relationship Id="rId1626" Type="http://schemas.openxmlformats.org/officeDocument/2006/relationships/hyperlink" Target="../../DataDictionary/COBOL/DTLN/DTL-OTH-IND.docx" TargetMode="External"/><Relationship Id="rId428" Type="http://schemas.openxmlformats.org/officeDocument/2006/relationships/hyperlink" Target="..\..\DataDictionary\COBOL\CWF\CWF-QUERY-CODE.docx" TargetMode="External"/><Relationship Id="rId635" Type="http://schemas.openxmlformats.org/officeDocument/2006/relationships/hyperlink" Target="..\..\DataDictionary\COBOL\C\C-DATE.docx" TargetMode="External"/><Relationship Id="rId842" Type="http://schemas.openxmlformats.org/officeDocument/2006/relationships/hyperlink" Target="..\..\DataDictionary\COBOL\F\F-BENE-OFF-AMT.docx" TargetMode="External"/><Relationship Id="rId1058" Type="http://schemas.openxmlformats.org/officeDocument/2006/relationships/hyperlink" Target="..\..\DataDictionary\COBOL\I\INIT-CCN.docx" TargetMode="External"/><Relationship Id="rId1265" Type="http://schemas.openxmlformats.org/officeDocument/2006/relationships/hyperlink" Target="..\..\DataDictionary\COBOL\S\SITE-OF-SERVICE-DIFF.docx" TargetMode="External"/><Relationship Id="rId1472" Type="http://schemas.openxmlformats.org/officeDocument/2006/relationships/hyperlink" Target="../../DataDictionary/COBOL/L/LEGIS-EFF-IND-1thruLEGIS-EFF-IND-5.docx" TargetMode="External"/><Relationship Id="rId274" Type="http://schemas.openxmlformats.org/officeDocument/2006/relationships/hyperlink" Target="..\..\DataDictionary\COBOL\J\J-AUDIT-IND.docx" TargetMode="External"/><Relationship Id="rId481" Type="http://schemas.openxmlformats.org/officeDocument/2006/relationships/hyperlink" Target="..\..\DataDictionary\COBOL\CWFR-19\CWF-RESP-ERR-CD2.docx" TargetMode="External"/><Relationship Id="rId702" Type="http://schemas.openxmlformats.org/officeDocument/2006/relationships/hyperlink" Target="..\..\DataDictionary\COBOL\CM\C-OLD-STAT.docx" TargetMode="External"/><Relationship Id="rId1125" Type="http://schemas.openxmlformats.org/officeDocument/2006/relationships/hyperlink" Target="../../DataDictionary/COBOL/CWF/CWFR-03-EMP-ZIP.docx" TargetMode="External"/><Relationship Id="rId1332" Type="http://schemas.openxmlformats.org/officeDocument/2006/relationships/hyperlink" Target="../../DataDictionary/COBOL/A/ACO-ID.docx" TargetMode="External"/><Relationship Id="rId69" Type="http://schemas.openxmlformats.org/officeDocument/2006/relationships/hyperlink" Target="..\..\DataDictionary\COBOL\PROC\PROV-EXCHK-NUM.docx" TargetMode="External"/><Relationship Id="rId134" Type="http://schemas.openxmlformats.org/officeDocument/2006/relationships/hyperlink" Target="..\SPC00-03\S0126000.docx" TargetMode="External"/><Relationship Id="rId579" Type="http://schemas.openxmlformats.org/officeDocument/2006/relationships/hyperlink" Target="..\..\DataDictionary\COBOL\B\B-ICN.docx" TargetMode="External"/><Relationship Id="rId786" Type="http://schemas.openxmlformats.org/officeDocument/2006/relationships/hyperlink" Target="..\SPC00-03\S0209000.docx" TargetMode="External"/><Relationship Id="rId993" Type="http://schemas.openxmlformats.org/officeDocument/2006/relationships/hyperlink" Target="..\..\DataDictionary\COBOL\V\XREF-ICN.docx" TargetMode="External"/><Relationship Id="rId1637" Type="http://schemas.openxmlformats.org/officeDocument/2006/relationships/hyperlink" Target="../../DataDictionary/COBOL/DTLN/DTL-OTH-IND.docx" TargetMode="External"/><Relationship Id="rId341" Type="http://schemas.openxmlformats.org/officeDocument/2006/relationships/hyperlink" Target="..\..\DataDictionary\COBOL\DI\DIAG-CODE.docx" TargetMode="External"/><Relationship Id="rId439" Type="http://schemas.openxmlformats.org/officeDocument/2006/relationships/hyperlink" Target="..\..\DataDictionary\COBOL\PE\PHY-OCC-THER-REM.docx" TargetMode="External"/><Relationship Id="rId646" Type="http://schemas.openxmlformats.org/officeDocument/2006/relationships/hyperlink" Target="..\..\DataDictionary\COBOL\CM\C-REASON-TYPE.docx" TargetMode="External"/><Relationship Id="rId1069" Type="http://schemas.openxmlformats.org/officeDocument/2006/relationships/hyperlink" Target="..\..\DataDictionary\COBOL\A\ADJ-DATE.docx" TargetMode="External"/><Relationship Id="rId1276" Type="http://schemas.openxmlformats.org/officeDocument/2006/relationships/hyperlink" Target="..\..\DataDictionary\COBOL\DT\DTL-HPSA-PYMT.docx" TargetMode="External"/><Relationship Id="rId1483" Type="http://schemas.openxmlformats.org/officeDocument/2006/relationships/hyperlink" Target="S1253001.docx" TargetMode="External"/><Relationship Id="rId201" Type="http://schemas.openxmlformats.org/officeDocument/2006/relationships/hyperlink" Target="..\SPC00-03\S0126000.docx" TargetMode="External"/><Relationship Id="rId285" Type="http://schemas.openxmlformats.org/officeDocument/2006/relationships/hyperlink" Target="..\..\DataDictionary\COBOL\J\J-REFERRING-PROV-NPI.docx" TargetMode="External"/><Relationship Id="rId506" Type="http://schemas.openxmlformats.org/officeDocument/2006/relationships/hyperlink" Target="..\..\DataDictionary\COBOL\U\U-GDX-RULE-DATE.docx" TargetMode="External"/><Relationship Id="rId853" Type="http://schemas.openxmlformats.org/officeDocument/2006/relationships/hyperlink" Target="..\..\DataDictionary\COBOL\CM\COBA-TEST-IND.docx" TargetMode="External"/><Relationship Id="rId1136" Type="http://schemas.openxmlformats.org/officeDocument/2006/relationships/hyperlink" Target="..\..\DataDictionary\COBOL\DTLN\DTL-NUMBER.docx" TargetMode="External"/><Relationship Id="rId492" Type="http://schemas.openxmlformats.org/officeDocument/2006/relationships/hyperlink" Target="../../DataDictionary/COBOL/B/BENE-RESP-AMT.docx" TargetMode="External"/><Relationship Id="rId713" Type="http://schemas.openxmlformats.org/officeDocument/2006/relationships/hyperlink" Target="..\SPC00-03\S0121000.docx" TargetMode="External"/><Relationship Id="rId797" Type="http://schemas.openxmlformats.org/officeDocument/2006/relationships/hyperlink" Target="..\..\DataDictionary\COBOL\CM\C-TYPE.docx" TargetMode="External"/><Relationship Id="rId920" Type="http://schemas.openxmlformats.org/officeDocument/2006/relationships/hyperlink" Target="..\..\DataDictionary\COBOL\CM\COBA-RECV-DATE.docx" TargetMode="External"/><Relationship Id="rId1343" Type="http://schemas.openxmlformats.org/officeDocument/2006/relationships/hyperlink" Target="../../DataDictionary/COBOL/CM/COINS-SRC.docx" TargetMode="External"/><Relationship Id="rId1550" Type="http://schemas.openxmlformats.org/officeDocument/2006/relationships/hyperlink" Target="../../DataDictionary/COBOL/DT/DTL-CWF-SRC-IND.docx" TargetMode="External"/><Relationship Id="rId1648" Type="http://schemas.openxmlformats.org/officeDocument/2006/relationships/hyperlink" Target="../../DataDictionary/COBOL/DTLN/DTL-OTH-IND.docx" TargetMode="External"/><Relationship Id="rId145" Type="http://schemas.openxmlformats.org/officeDocument/2006/relationships/hyperlink" Target="..\SPC00-03\S0126000.docx" TargetMode="External"/><Relationship Id="rId352" Type="http://schemas.openxmlformats.org/officeDocument/2006/relationships/hyperlink" Target="../../DataDictionary/COBOL/J/J-DIAG-ICD-TYPE.docx" TargetMode="External"/><Relationship Id="rId1203" Type="http://schemas.openxmlformats.org/officeDocument/2006/relationships/hyperlink" Target="..\..\DataDictionary\COBOL\PROC\PROC-FLAGS-T.docx" TargetMode="External"/><Relationship Id="rId1287" Type="http://schemas.openxmlformats.org/officeDocument/2006/relationships/hyperlink" Target="..\..\DataDictionary\COBOL\DTLN\DTL-OCC-THER-DED.docx" TargetMode="External"/><Relationship Id="rId1410" Type="http://schemas.openxmlformats.org/officeDocument/2006/relationships/hyperlink" Target="..\..\DataDictionary\COBOL\J\K-GDX-RULE-NUM.docx" TargetMode="External"/><Relationship Id="rId1508" Type="http://schemas.openxmlformats.org/officeDocument/2006/relationships/hyperlink" Target="../../DataDictionary/COBOL/F/FEH-CUT-CD.docx" TargetMode="External"/><Relationship Id="rId212" Type="http://schemas.openxmlformats.org/officeDocument/2006/relationships/hyperlink" Target="../../Screens/H6-ClaimEditsAndAudits.docx" TargetMode="External"/><Relationship Id="rId657" Type="http://schemas.openxmlformats.org/officeDocument/2006/relationships/hyperlink" Target="..\..\DataDictionary\COBOL\CM\C-NEW-STAT.docx" TargetMode="External"/><Relationship Id="rId864" Type="http://schemas.openxmlformats.org/officeDocument/2006/relationships/hyperlink" Target="..\..\DataDictionary\COBOL\CM\COBA-TEST-IND.docx" TargetMode="External"/><Relationship Id="rId1494" Type="http://schemas.openxmlformats.org/officeDocument/2006/relationships/hyperlink" Target="../../DataDictionary/COBOL/F/FPS-RARC.docx" TargetMode="External"/><Relationship Id="rId296" Type="http://schemas.openxmlformats.org/officeDocument/2006/relationships/hyperlink" Target="..\..\DataDictionary\COBOL\J\J-FAC-PROV-CNTY.docx" TargetMode="External"/><Relationship Id="rId517" Type="http://schemas.openxmlformats.org/officeDocument/2006/relationships/hyperlink" Target="..\..\DataDictionary\COBOL\U\U-CHIRO-INIT-TREAT.docx" TargetMode="External"/><Relationship Id="rId724" Type="http://schemas.openxmlformats.org/officeDocument/2006/relationships/hyperlink" Target="..\..\DataDictionary\COBOL\C\C-AMOUNT.docx" TargetMode="External"/><Relationship Id="rId931" Type="http://schemas.openxmlformats.org/officeDocument/2006/relationships/hyperlink" Target="..\..\DataDictionary\COBOL\CM\COBA-RECV-DATE.docx" TargetMode="External"/><Relationship Id="rId1147" Type="http://schemas.openxmlformats.org/officeDocument/2006/relationships/hyperlink" Target="..\..\DataDictionary\COBOL\MNE\MOD-ONE.docx" TargetMode="External"/><Relationship Id="rId1354" Type="http://schemas.openxmlformats.org/officeDocument/2006/relationships/hyperlink" Target="..\..\DataDictionary\COBOL\J\K-MAN-CUTBK-AMT.docx" TargetMode="External"/><Relationship Id="rId1561" Type="http://schemas.openxmlformats.org/officeDocument/2006/relationships/hyperlink" Target="../SPC19-23/S23R100.docx" TargetMode="External"/><Relationship Id="rId60" Type="http://schemas.openxmlformats.org/officeDocument/2006/relationships/hyperlink" Target="..\..\DataDictionary\COBOL\DI\DIAG-TBL.docx" TargetMode="External"/><Relationship Id="rId156" Type="http://schemas.openxmlformats.org/officeDocument/2006/relationships/hyperlink" Target="..\..\DataDictionary\COBOL\A\ADS-DTL-NUM.docx" TargetMode="External"/><Relationship Id="rId363" Type="http://schemas.openxmlformats.org/officeDocument/2006/relationships/hyperlink" Target="..\..\DataDictionary\COBOL\J\J-ORDERING-PROV-NUMB.docx" TargetMode="External"/><Relationship Id="rId570" Type="http://schemas.openxmlformats.org/officeDocument/2006/relationships/hyperlink" Target="../../DataDictionary/COBOL/HDR-TRLR/HIGLAS-REPORT-IND.docx" TargetMode="External"/><Relationship Id="rId1007" Type="http://schemas.openxmlformats.org/officeDocument/2006/relationships/hyperlink" Target="..\..\DataDictionary\COBOL\V\XREF-ICN.docx" TargetMode="External"/><Relationship Id="rId1214" Type="http://schemas.openxmlformats.org/officeDocument/2006/relationships/hyperlink" Target="..\..\DataDictionary\COBOL\PROC\PROC-FLAGS-Z.docx" TargetMode="External"/><Relationship Id="rId1421" Type="http://schemas.openxmlformats.org/officeDocument/2006/relationships/hyperlink" Target="..\..\DataDictionary\COBOL\J\K-MAN-CUTB-MSG.docx" TargetMode="External"/><Relationship Id="rId1659" Type="http://schemas.openxmlformats.org/officeDocument/2006/relationships/hyperlink" Target="../SPC19-23/S2301400.docx" TargetMode="External"/><Relationship Id="rId223" Type="http://schemas.openxmlformats.org/officeDocument/2006/relationships/hyperlink" Target="..\..\DataDictionary\COBOL\S\SUP-ACN.docx" TargetMode="External"/><Relationship Id="rId430" Type="http://schemas.openxmlformats.org/officeDocument/2006/relationships/hyperlink" Target="..\..\DataDictionary\COBOL\CWF\CWF-QUERY-CODE.docx" TargetMode="External"/><Relationship Id="rId668" Type="http://schemas.openxmlformats.org/officeDocument/2006/relationships/hyperlink" Target="..\..\DataDictionary\COBOL\CM\C-TYPE.docx" TargetMode="External"/><Relationship Id="rId875" Type="http://schemas.openxmlformats.org/officeDocument/2006/relationships/hyperlink" Target="..\..\DataDictionary\COBOL\CM\COBA-TEST-IND.docx" TargetMode="External"/><Relationship Id="rId1060" Type="http://schemas.openxmlformats.org/officeDocument/2006/relationships/hyperlink" Target="..\..\DataDictionary\COBOL\A\ADJ-B-EOMB-AMT.docx" TargetMode="External"/><Relationship Id="rId1298" Type="http://schemas.openxmlformats.org/officeDocument/2006/relationships/hyperlink" Target="..\..\DataDictionary\COBOL\DTLN\DTL-REND-TYPE.docx" TargetMode="External"/><Relationship Id="rId1519" Type="http://schemas.openxmlformats.org/officeDocument/2006/relationships/hyperlink" Target="../../DataDictionary/COBOL/MNE/MPQ-CUT-CD.docx" TargetMode="External"/><Relationship Id="rId18" Type="http://schemas.openxmlformats.org/officeDocument/2006/relationships/hyperlink" Target="../../JobRunbooks/A-DD/MCSPDB75.pdf" TargetMode="External"/><Relationship Id="rId528" Type="http://schemas.openxmlformats.org/officeDocument/2006/relationships/hyperlink" Target="S1410010.docx" TargetMode="External"/><Relationship Id="rId735" Type="http://schemas.openxmlformats.org/officeDocument/2006/relationships/hyperlink" Target="..\..\DataDictionary\COBOL\CM\C-OLD-STAT.docx" TargetMode="External"/><Relationship Id="rId942" Type="http://schemas.openxmlformats.org/officeDocument/2006/relationships/hyperlink" Target="..\..\DataDictionary\COBOL\CM\COBA-RECV-DATE.docx" TargetMode="External"/><Relationship Id="rId1158" Type="http://schemas.openxmlformats.org/officeDocument/2006/relationships/hyperlink" Target="..\..\DataDictionary\COBOL\PP\PRICE-FLAG.docx" TargetMode="External"/><Relationship Id="rId1365" Type="http://schemas.openxmlformats.org/officeDocument/2006/relationships/hyperlink" Target="..\..\DataDictionary\COBOL\J\K-AUDIT-DISP.docx" TargetMode="External"/><Relationship Id="rId1572" Type="http://schemas.openxmlformats.org/officeDocument/2006/relationships/hyperlink" Target="../../DataDictionary/COBOL/AM/AMB-PICKUP-CITY.docx" TargetMode="External"/><Relationship Id="rId167" Type="http://schemas.openxmlformats.org/officeDocument/2006/relationships/hyperlink" Target="..\SPC00-03\S0126000.docx" TargetMode="External"/><Relationship Id="rId374" Type="http://schemas.openxmlformats.org/officeDocument/2006/relationships/hyperlink" Target="..\..\DataDictionary\COBOL\L\LOC-CLERK.docx" TargetMode="External"/><Relationship Id="rId581" Type="http://schemas.openxmlformats.org/officeDocument/2006/relationships/hyperlink" Target="..\..\DataDictionary\COBOL\B\B-CUR-IND.docx" TargetMode="External"/><Relationship Id="rId1018" Type="http://schemas.openxmlformats.org/officeDocument/2006/relationships/hyperlink" Target="..\..\DataDictionary\COBOL\A\ADJ-B-EOMB-AMT.docx" TargetMode="External"/><Relationship Id="rId1225" Type="http://schemas.openxmlformats.org/officeDocument/2006/relationships/hyperlink" Target="..\SPC00-03\S0128000.docx" TargetMode="External"/><Relationship Id="rId1432" Type="http://schemas.openxmlformats.org/officeDocument/2006/relationships/hyperlink" Target="..\..\DataDictionary\COBOL\J\K-INT-PREV-PD.docx" TargetMode="External"/><Relationship Id="rId71" Type="http://schemas.openxmlformats.org/officeDocument/2006/relationships/hyperlink" Target="..\..\DataDictionary\COBOL\CM\COINSURANCE.docx" TargetMode="External"/><Relationship Id="rId234" Type="http://schemas.openxmlformats.org/officeDocument/2006/relationships/hyperlink" Target="..\..\DataDictionary\COBOL\J\J-AUDIT-NUM.docx" TargetMode="External"/><Relationship Id="rId679" Type="http://schemas.openxmlformats.org/officeDocument/2006/relationships/hyperlink" Target="..\..\DataDictionary\COBOL\CM\C-REASON-CODE.docx" TargetMode="External"/><Relationship Id="rId802" Type="http://schemas.openxmlformats.org/officeDocument/2006/relationships/hyperlink" Target="..\..\DataDictionary\COBOL\CM\C-NEW-STAT.docx" TargetMode="External"/><Relationship Id="rId886" Type="http://schemas.openxmlformats.org/officeDocument/2006/relationships/hyperlink" Target="..\..\DataDictionary\COBOL\CM\COBA-TEST-IND.docx" TargetMode="External"/><Relationship Id="rId2" Type="http://schemas.openxmlformats.org/officeDocument/2006/relationships/customXml" Target="../customXml/item2.xml"/><Relationship Id="rId29" Type="http://schemas.openxmlformats.org/officeDocument/2006/relationships/hyperlink" Target="../../DataDictionary/COBOL/I/IDR-HD-MAC-ID.docx" TargetMode="External"/><Relationship Id="rId441" Type="http://schemas.openxmlformats.org/officeDocument/2006/relationships/hyperlink" Target="..\..\DataDictionary\COBOL\C\CASH-DED-APPLIED.docx" TargetMode="External"/><Relationship Id="rId539" Type="http://schemas.openxmlformats.org/officeDocument/2006/relationships/hyperlink" Target="../../DataDictionary/COBOL/B/BENE-DNF-FLG.docx" TargetMode="External"/><Relationship Id="rId746" Type="http://schemas.openxmlformats.org/officeDocument/2006/relationships/hyperlink" Target="..\..\DataDictionary\COBOL\C\C-CLERK.docx" TargetMode="External"/><Relationship Id="rId1071" Type="http://schemas.openxmlformats.org/officeDocument/2006/relationships/hyperlink" Target="..\..\DataDictionary\COBOL\A\ADJ-CLERK.docx" TargetMode="External"/><Relationship Id="rId1169" Type="http://schemas.openxmlformats.org/officeDocument/2006/relationships/hyperlink" Target="..\..\DataDictionary\COBOL\P\PAR-NONPAR.docx" TargetMode="External"/><Relationship Id="rId1376" Type="http://schemas.openxmlformats.org/officeDocument/2006/relationships/hyperlink" Target="..\..\DataDictionary\COBOL\J\K-AUDIT-NUM.docx" TargetMode="External"/><Relationship Id="rId1583" Type="http://schemas.openxmlformats.org/officeDocument/2006/relationships/hyperlink" Target="../../DataDictionary/COBOL/CM/CTM-CUT-AMT.docx" TargetMode="External"/><Relationship Id="rId178" Type="http://schemas.openxmlformats.org/officeDocument/2006/relationships/hyperlink" Target="../../Screens/H6-ClaimEditsAndAudits.docx" TargetMode="External"/><Relationship Id="rId301" Type="http://schemas.openxmlformats.org/officeDocument/2006/relationships/hyperlink" Target="../../DataDictionary/COBOL/O/OVER-MEDPOL-LIMIT.docx" TargetMode="External"/><Relationship Id="rId953" Type="http://schemas.openxmlformats.org/officeDocument/2006/relationships/hyperlink" Target="..\..\DataDictionary\COBOL\CM\COBA-RECV-DATE.docx" TargetMode="External"/><Relationship Id="rId1029" Type="http://schemas.openxmlformats.org/officeDocument/2006/relationships/hyperlink" Target="..\..\DataDictionary\COBOL\A\ADJ-CLERK.docx" TargetMode="External"/><Relationship Id="rId1236" Type="http://schemas.openxmlformats.org/officeDocument/2006/relationships/hyperlink" Target="..\SPC00-03\S0128000.docx" TargetMode="External"/><Relationship Id="rId82" Type="http://schemas.openxmlformats.org/officeDocument/2006/relationships/hyperlink" Target="../../DataDictionary/COBOL/CL/CLM-LEVEL-IND.docx" TargetMode="External"/><Relationship Id="rId385" Type="http://schemas.openxmlformats.org/officeDocument/2006/relationships/hyperlink" Target="..\..\DataDictionary\COBOL\L\LOC-CODE.docx" TargetMode="External"/><Relationship Id="rId592" Type="http://schemas.openxmlformats.org/officeDocument/2006/relationships/hyperlink" Target="..\..\DataDictionary\COBOL\B\B-DATE.docx" TargetMode="External"/><Relationship Id="rId606" Type="http://schemas.openxmlformats.org/officeDocument/2006/relationships/hyperlink" Target="..\..\DataDictionary\COBOL\CM\C-OLD-STAT.docx" TargetMode="External"/><Relationship Id="rId813" Type="http://schemas.openxmlformats.org/officeDocument/2006/relationships/hyperlink" Target="..\..\DataDictionary\COBOL\CM\C-TYPE.docx" TargetMode="External"/><Relationship Id="rId1443" Type="http://schemas.openxmlformats.org/officeDocument/2006/relationships/hyperlink" Target="..\..\DataDictionary\COBOL\J\K-HGB-LEVEL.docx" TargetMode="External"/><Relationship Id="rId1650" Type="http://schemas.openxmlformats.org/officeDocument/2006/relationships/hyperlink" Target="../../DataDictionary/COBOL/DTLN/DTL-OTH-AMT.docx" TargetMode="External"/><Relationship Id="rId245" Type="http://schemas.openxmlformats.org/officeDocument/2006/relationships/hyperlink" Target="..\..\DataDictionary\COBOL\J\J-AUDIT-NUM.docx" TargetMode="External"/><Relationship Id="rId452" Type="http://schemas.openxmlformats.org/officeDocument/2006/relationships/hyperlink" Target="..\..\DataDictionary\COBOL\PE\PHY-OCC-THER-IND.docx" TargetMode="External"/><Relationship Id="rId897" Type="http://schemas.openxmlformats.org/officeDocument/2006/relationships/hyperlink" Target="..\..\DataDictionary\COBOL\CM\COBA-TEST-IND.docx" TargetMode="External"/><Relationship Id="rId1082" Type="http://schemas.openxmlformats.org/officeDocument/2006/relationships/hyperlink" Target="../../DataDictionary/COBOL/AM/AMB-DROPOFF-ADDR-LINE1.docx" TargetMode="External"/><Relationship Id="rId1303" Type="http://schemas.openxmlformats.org/officeDocument/2006/relationships/hyperlink" Target="..\..\DataDictionary\COBOL\E\ENDO-PROC.docx" TargetMode="External"/><Relationship Id="rId1510" Type="http://schemas.openxmlformats.org/officeDocument/2006/relationships/hyperlink" Target="../../DataDictionary/COBOL/F/FEH-CUT-SUF.docx" TargetMode="External"/><Relationship Id="rId105" Type="http://schemas.openxmlformats.org/officeDocument/2006/relationships/hyperlink" Target="..\..\DataDictionary\COBOL\A\ADS-DTL-NUM.docx" TargetMode="External"/><Relationship Id="rId312" Type="http://schemas.openxmlformats.org/officeDocument/2006/relationships/hyperlink" Target="../../DataDictionary/COBOL/HDR-PROV/HDR-REFER-PROV-UPIN.docx" TargetMode="External"/><Relationship Id="rId757" Type="http://schemas.openxmlformats.org/officeDocument/2006/relationships/hyperlink" Target="..\..\DataDictionary\COBOL\C\C-AMOUNT.docx" TargetMode="External"/><Relationship Id="rId964" Type="http://schemas.openxmlformats.org/officeDocument/2006/relationships/hyperlink" Target="..\..\DataDictionary\COBOL\A\ADJ-DATE.docx" TargetMode="External"/><Relationship Id="rId1387" Type="http://schemas.openxmlformats.org/officeDocument/2006/relationships/hyperlink" Target="..\..\DataDictionary\COBOL\J\K-AUDIT-DISP.docx" TargetMode="External"/><Relationship Id="rId1594" Type="http://schemas.openxmlformats.org/officeDocument/2006/relationships/hyperlink" Target="../../DataDictionary/COBOL/CM/CPC-CUT-MSG.docx" TargetMode="External"/><Relationship Id="rId1608" Type="http://schemas.openxmlformats.org/officeDocument/2006/relationships/hyperlink" Target="../../DataDictionary/COBOL/M/MIP-CUT-MSG.docx" TargetMode="External"/><Relationship Id="rId93" Type="http://schemas.openxmlformats.org/officeDocument/2006/relationships/hyperlink" Target="..\..\DataDictionary\COBOL\I\INITIAL-LTR-DATE.docx" TargetMode="External"/><Relationship Id="rId189" Type="http://schemas.openxmlformats.org/officeDocument/2006/relationships/hyperlink" Target="..\..\DataDictionary\COBOL\A\ADS-MSG.docx" TargetMode="External"/><Relationship Id="rId396" Type="http://schemas.openxmlformats.org/officeDocument/2006/relationships/hyperlink" Target="..\SPC00-03\S0119010.docx" TargetMode="External"/><Relationship Id="rId617" Type="http://schemas.openxmlformats.org/officeDocument/2006/relationships/hyperlink" Target="..\..\DataDictionary\COBOL\C\C-CLERK.docx" TargetMode="External"/><Relationship Id="rId824" Type="http://schemas.openxmlformats.org/officeDocument/2006/relationships/hyperlink" Target="..\..\DataDictionary\COBOL\CM\C-REASON-CODE.docx" TargetMode="External"/><Relationship Id="rId1247" Type="http://schemas.openxmlformats.org/officeDocument/2006/relationships/hyperlink" Target="..\..\DataDictionary\COBOL\PE\PERF-PROV-SPEC.docx" TargetMode="External"/><Relationship Id="rId1454" Type="http://schemas.openxmlformats.org/officeDocument/2006/relationships/hyperlink" Target="../../DataDictionary/COBOL/O/OTHER-PAT-RESP.docx" TargetMode="External"/><Relationship Id="rId1661" Type="http://schemas.openxmlformats.org/officeDocument/2006/relationships/hyperlink" Target="../../DataDictionary/COBOL/MNE/MOD-CUT-SUF.docx" TargetMode="External"/><Relationship Id="rId256" Type="http://schemas.openxmlformats.org/officeDocument/2006/relationships/hyperlink" Target="../../Screens/AX-AuditDispositionCriteria.docx" TargetMode="External"/><Relationship Id="rId463" Type="http://schemas.openxmlformats.org/officeDocument/2006/relationships/hyperlink" Target="..\..\DataDictionary\COBOL\PRV\PSYCH-BAL-REMAIN.docx" TargetMode="External"/><Relationship Id="rId670" Type="http://schemas.openxmlformats.org/officeDocument/2006/relationships/hyperlink" Target="..\SPC00-03\S0209000.docx" TargetMode="External"/><Relationship Id="rId1093" Type="http://schemas.openxmlformats.org/officeDocument/2006/relationships/hyperlink" Target="../../DataDictionary/COBOL/V/Y-SEND-RECEIVE-DATE.docx" TargetMode="External"/><Relationship Id="rId1107" Type="http://schemas.openxmlformats.org/officeDocument/2006/relationships/hyperlink" Target="../../DataDictionary/COBOL/CWF/CWFR-03-INS-CITY.docx" TargetMode="External"/><Relationship Id="rId1314" Type="http://schemas.openxmlformats.org/officeDocument/2006/relationships/hyperlink" Target="../../DataDictionary/COBOL/DT/DTL-HSIP-ELIG.docx" TargetMode="External"/><Relationship Id="rId1521" Type="http://schemas.openxmlformats.org/officeDocument/2006/relationships/hyperlink" Target="../../DataDictionary/COBOL/MNE/MPQ-CUT-MSG.docx" TargetMode="External"/><Relationship Id="rId116" Type="http://schemas.openxmlformats.org/officeDocument/2006/relationships/hyperlink" Target="..\SPC00-03\S0126000.docx" TargetMode="External"/><Relationship Id="rId323" Type="http://schemas.openxmlformats.org/officeDocument/2006/relationships/hyperlink" Target="..\..\DataDictionary\COBOL\J\J-MED-SIGNATURE.docx" TargetMode="External"/><Relationship Id="rId530" Type="http://schemas.openxmlformats.org/officeDocument/2006/relationships/hyperlink" Target="..\..\DataDictionary\COBOL\U\U-SUPER-NPI.docx" TargetMode="External"/><Relationship Id="rId768" Type="http://schemas.openxmlformats.org/officeDocument/2006/relationships/hyperlink" Target="..\SPC00-03\S0209000.docx" TargetMode="External"/><Relationship Id="rId975" Type="http://schemas.openxmlformats.org/officeDocument/2006/relationships/hyperlink" Target="..\..\DataDictionary\COBOL\A\ADJ-CHK-WRT-DT.docx" TargetMode="External"/><Relationship Id="rId1160" Type="http://schemas.openxmlformats.org/officeDocument/2006/relationships/hyperlink" Target="..\..\DataDictionary\COBOL\DT\DTL-LVL1-PROF.docx" TargetMode="External"/><Relationship Id="rId1398" Type="http://schemas.openxmlformats.org/officeDocument/2006/relationships/hyperlink" Target="..\..\DataDictionary\COBOL\J\K-AUDIT-IND.docx" TargetMode="External"/><Relationship Id="rId1619" Type="http://schemas.openxmlformats.org/officeDocument/2006/relationships/hyperlink" Target="../../DataDictionary/COBOL/REIM/ROM-CUT-MSG.docx" TargetMode="External"/><Relationship Id="rId20" Type="http://schemas.openxmlformats.org/officeDocument/2006/relationships/hyperlink" Target="../SPC16-18/S1683000.docx" TargetMode="External"/><Relationship Id="rId628" Type="http://schemas.openxmlformats.org/officeDocument/2006/relationships/hyperlink" Target="..\..\DataDictionary\COBOL\C\C-AMOUNT.docx" TargetMode="External"/><Relationship Id="rId835" Type="http://schemas.openxmlformats.org/officeDocument/2006/relationships/hyperlink" Target="..\..\DataDictionary\COBOL\F\F-PROV-OFF-AMT.docx" TargetMode="External"/><Relationship Id="rId1258" Type="http://schemas.openxmlformats.org/officeDocument/2006/relationships/hyperlink" Target="..\..\DataDictionary\COBOL\PLAN\POST-CARE-DAYS.docx" TargetMode="External"/><Relationship Id="rId1465" Type="http://schemas.openxmlformats.org/officeDocument/2006/relationships/hyperlink" Target="../../DataDictionary/COBOL/PLAN/POS-ZIP.docx" TargetMode="External"/><Relationship Id="rId1672" Type="http://schemas.openxmlformats.org/officeDocument/2006/relationships/hyperlink" Target="../../DataDictionary/COBOL/E/EOM-CUT-SUF.docx" TargetMode="External"/><Relationship Id="rId267" Type="http://schemas.openxmlformats.org/officeDocument/2006/relationships/hyperlink" Target="..\..\DataDictionary\COBOL\J\J-AUDIT-DISP.docx" TargetMode="External"/><Relationship Id="rId474" Type="http://schemas.openxmlformats.org/officeDocument/2006/relationships/hyperlink" Target="..\..\DataDictionary\COBOL\B\BLOOD-DED-REMAIN.docx" TargetMode="External"/><Relationship Id="rId1020" Type="http://schemas.openxmlformats.org/officeDocument/2006/relationships/hyperlink" Target="..\..\DataDictionary\COBOL\A\ADJ-DATE.docx" TargetMode="External"/><Relationship Id="rId1118" Type="http://schemas.openxmlformats.org/officeDocument/2006/relationships/hyperlink" Target="../../DataDictionary/COBOL/CWF/CWFR-03-SOURCE-CODE.docx" TargetMode="External"/><Relationship Id="rId1325" Type="http://schemas.openxmlformats.org/officeDocument/2006/relationships/hyperlink" Target="../../DataDictionary/COBOL/A/ACO-PERCENT.docx" TargetMode="External"/><Relationship Id="rId1532" Type="http://schemas.openxmlformats.org/officeDocument/2006/relationships/hyperlink" Target="../../DataDictionary/COBOL/J/K-HEA-CUT-SUF.docx" TargetMode="External"/><Relationship Id="rId127" Type="http://schemas.openxmlformats.org/officeDocument/2006/relationships/hyperlink" Target="../../Screens/H6-ClaimEditsAndAudits.docx" TargetMode="External"/><Relationship Id="rId681" Type="http://schemas.openxmlformats.org/officeDocument/2006/relationships/hyperlink" Target="..\..\DataDictionary\COBOL\C\C-CLERK.docx" TargetMode="External"/><Relationship Id="rId779" Type="http://schemas.openxmlformats.org/officeDocument/2006/relationships/hyperlink" Target="..\..\DataDictionary\COBOL\C\C-DATE.docx" TargetMode="External"/><Relationship Id="rId902" Type="http://schemas.openxmlformats.org/officeDocument/2006/relationships/hyperlink" Target="..\..\DataDictionary\COBOL\CM\COBA-NAME.docx" TargetMode="External"/><Relationship Id="rId986" Type="http://schemas.openxmlformats.org/officeDocument/2006/relationships/hyperlink" Target="..\..\DataDictionary\COBOL\V\XREF-ICN.docx" TargetMode="External"/><Relationship Id="rId31" Type="http://schemas.openxmlformats.org/officeDocument/2006/relationships/hyperlink" Target="../../DataDictionary/COBOL/I/IDR-HD-FILE-TYPE.docx" TargetMode="External"/><Relationship Id="rId334" Type="http://schemas.openxmlformats.org/officeDocument/2006/relationships/hyperlink" Target="../../DataDictionary/COBOL/J/J-DIAG-ICD-TYPE.docx" TargetMode="External"/><Relationship Id="rId541" Type="http://schemas.openxmlformats.org/officeDocument/2006/relationships/hyperlink" Target="..\..\DataDictionary\COBOL\U\U-HPSA-RPT-DT-CYMD.docx" TargetMode="External"/><Relationship Id="rId639" Type="http://schemas.openxmlformats.org/officeDocument/2006/relationships/hyperlink" Target="..\..\DataDictionary\COBOL\CM\C-OLD-STAT.docx" TargetMode="External"/><Relationship Id="rId1171" Type="http://schemas.openxmlformats.org/officeDocument/2006/relationships/hyperlink" Target="..\SPC00-03\S0128000.docx" TargetMode="External"/><Relationship Id="rId1269" Type="http://schemas.openxmlformats.org/officeDocument/2006/relationships/hyperlink" Target="..\..\DataDictionary\COBOL\I\IMAGING-CAP-IND.docx" TargetMode="External"/><Relationship Id="rId1476" Type="http://schemas.openxmlformats.org/officeDocument/2006/relationships/hyperlink" Target="../../DataDictionary/COBOL/L/LEGIS-EFF-IND-1thruLEGIS-EFF-IND-5.docx" TargetMode="External"/><Relationship Id="rId180" Type="http://schemas.openxmlformats.org/officeDocument/2006/relationships/hyperlink" Target="..\..\DataDictionary\COBOL\A\ADS-DTL-NUM.docx" TargetMode="External"/><Relationship Id="rId278" Type="http://schemas.openxmlformats.org/officeDocument/2006/relationships/hyperlink" Target="..\..\DataDictionary\COBOL\J\J-AUDIT-IND.docx" TargetMode="External"/><Relationship Id="rId401" Type="http://schemas.openxmlformats.org/officeDocument/2006/relationships/hyperlink" Target="..\SPC00-03\S0119010.docx" TargetMode="External"/><Relationship Id="rId846" Type="http://schemas.openxmlformats.org/officeDocument/2006/relationships/hyperlink" Target="..\..\DataDictionary\COBOL\F\F-PROV-PAY-AMT.docx" TargetMode="External"/><Relationship Id="rId1031" Type="http://schemas.openxmlformats.org/officeDocument/2006/relationships/hyperlink" Target="..\..\DataDictionary\COBOL\A\ADJ-CHK-WRT-DT.docx" TargetMode="External"/><Relationship Id="rId1129" Type="http://schemas.openxmlformats.org/officeDocument/2006/relationships/hyperlink" Target="../../DataDictionary/COBOL/CWF/CWFR-03-REMARK-CODE-1.docx" TargetMode="External"/><Relationship Id="rId1683" Type="http://schemas.openxmlformats.org/officeDocument/2006/relationships/hyperlink" Target="../../DataDictionary/COBOL/I/IDR-TR-CLAIM-COUNT.docx" TargetMode="External"/><Relationship Id="rId485" Type="http://schemas.openxmlformats.org/officeDocument/2006/relationships/hyperlink" Target="..\SPC00-03\S0116010.docx" TargetMode="External"/><Relationship Id="rId692" Type="http://schemas.openxmlformats.org/officeDocument/2006/relationships/hyperlink" Target="..\..\DataDictionary\COBOL\C\C-AMOUNT.docx" TargetMode="External"/><Relationship Id="rId706" Type="http://schemas.openxmlformats.org/officeDocument/2006/relationships/hyperlink" Target="..\..\DataDictionary\COBOL\C\C-ICN.docx" TargetMode="External"/><Relationship Id="rId913" Type="http://schemas.openxmlformats.org/officeDocument/2006/relationships/hyperlink" Target="..\..\DataDictionary\COBOL\CM\COBA-NAME.docx" TargetMode="External"/><Relationship Id="rId1336" Type="http://schemas.openxmlformats.org/officeDocument/2006/relationships/hyperlink" Target="S1427004.docx" TargetMode="External"/><Relationship Id="rId1543" Type="http://schemas.openxmlformats.org/officeDocument/2006/relationships/hyperlink" Target="../../DataDictionary/COBOL/DT/DTL-LMRP-POLICY-2.docx" TargetMode="External"/><Relationship Id="rId42" Type="http://schemas.openxmlformats.org/officeDocument/2006/relationships/hyperlink" Target="..\..\DataDictionary\COBOL\B\BENE-MID-INIT.docx" TargetMode="External"/><Relationship Id="rId138" Type="http://schemas.openxmlformats.org/officeDocument/2006/relationships/hyperlink" Target="..\SPC00-03\S0126000.docx" TargetMode="External"/><Relationship Id="rId345" Type="http://schemas.openxmlformats.org/officeDocument/2006/relationships/hyperlink" Target="../../DataDictionary/COBOL/J/J-DIAG-3-12.docx" TargetMode="External"/><Relationship Id="rId552" Type="http://schemas.openxmlformats.org/officeDocument/2006/relationships/hyperlink" Target="..\..\DataDictionary\COBOL\U\U-CWF-ERR-CD.docx" TargetMode="External"/><Relationship Id="rId997" Type="http://schemas.openxmlformats.org/officeDocument/2006/relationships/hyperlink" Target="..\..\DataDictionary\COBOL\A\ADJ-B-EOMB-AMT.docx" TargetMode="External"/><Relationship Id="rId1182" Type="http://schemas.openxmlformats.org/officeDocument/2006/relationships/hyperlink" Target="..\..\DataDictionary\COBOL\PROC\PROC-FLAGS-G.docx" TargetMode="External"/><Relationship Id="rId1403" Type="http://schemas.openxmlformats.org/officeDocument/2006/relationships/hyperlink" Target="../../DataDictionary/COBOL/O/OVER-DUP-EDITS.docx" TargetMode="External"/><Relationship Id="rId1610" Type="http://schemas.openxmlformats.org/officeDocument/2006/relationships/hyperlink" Target="../../DataDictionary/COBOL/M/MIP-CUT-CDE.docx" TargetMode="External"/><Relationship Id="rId191" Type="http://schemas.openxmlformats.org/officeDocument/2006/relationships/hyperlink" Target="..\SPC00-03\S0126000.docx" TargetMode="External"/><Relationship Id="rId205" Type="http://schemas.openxmlformats.org/officeDocument/2006/relationships/hyperlink" Target="..\SPC00-03\S0126000.docx" TargetMode="External"/><Relationship Id="rId412" Type="http://schemas.openxmlformats.org/officeDocument/2006/relationships/hyperlink" Target="..\..\DataDictionary\COBOL\L\LOC-DATE.docx" TargetMode="External"/><Relationship Id="rId857" Type="http://schemas.openxmlformats.org/officeDocument/2006/relationships/hyperlink" Target="..\..\DataDictionary\COBOL\CM\COBA-T-5010-IND.docx" TargetMode="External"/><Relationship Id="rId1042" Type="http://schemas.openxmlformats.org/officeDocument/2006/relationships/hyperlink" Target="..\..\DataDictionary\COBOL\V\XREF-ICN.docx" TargetMode="External"/><Relationship Id="rId1487" Type="http://schemas.openxmlformats.org/officeDocument/2006/relationships/hyperlink" Target="S1253001.docx" TargetMode="External"/><Relationship Id="rId289" Type="http://schemas.openxmlformats.org/officeDocument/2006/relationships/hyperlink" Target="..\..\DataDictionary\COBOL\J\J-FAC-PROV-TYPE.docx" TargetMode="External"/><Relationship Id="rId496" Type="http://schemas.openxmlformats.org/officeDocument/2006/relationships/hyperlink" Target="..\..\DataDictionary\COBOL\U\U-GDX-RULE-NUM.docx" TargetMode="External"/><Relationship Id="rId717" Type="http://schemas.openxmlformats.org/officeDocument/2006/relationships/hyperlink" Target="..\..\DataDictionary\COBOL\CM\C-OLD-STAT.docx" TargetMode="External"/><Relationship Id="rId924" Type="http://schemas.openxmlformats.org/officeDocument/2006/relationships/hyperlink" Target="..\..\DataDictionary\COBOL\CM\COBA-NAME.docx" TargetMode="External"/><Relationship Id="rId1347" Type="http://schemas.openxmlformats.org/officeDocument/2006/relationships/hyperlink" Target="..\..\DataDictionary\COBOL\J\K-CUTB-ACTION-CD.docx" TargetMode="External"/><Relationship Id="rId1554" Type="http://schemas.openxmlformats.org/officeDocument/2006/relationships/hyperlink" Target="../../DataDictionary/COBOL/DT/DTL-CWF-SRC-IND.docx" TargetMode="External"/><Relationship Id="rId53" Type="http://schemas.openxmlformats.org/officeDocument/2006/relationships/hyperlink" Target="..\SPC00-03\S0105010.docx" TargetMode="External"/><Relationship Id="rId149" Type="http://schemas.openxmlformats.org/officeDocument/2006/relationships/hyperlink" Target="..\SPC00-03\S0126000.docx" TargetMode="External"/><Relationship Id="rId356" Type="http://schemas.openxmlformats.org/officeDocument/2006/relationships/hyperlink" Target="..\..\DataDictionary\COBOL\J\J-XOVR-CLAIM-TYPE.docx" TargetMode="External"/><Relationship Id="rId563" Type="http://schemas.openxmlformats.org/officeDocument/2006/relationships/hyperlink" Target="../../DataDictionary/COBOL/U/U-CWF-SRC-IND.docx" TargetMode="External"/><Relationship Id="rId770" Type="http://schemas.openxmlformats.org/officeDocument/2006/relationships/hyperlink" Target="..\..\DataDictionary\COBOL\C\C-DET-NUMB.docx" TargetMode="External"/><Relationship Id="rId1193" Type="http://schemas.openxmlformats.org/officeDocument/2006/relationships/hyperlink" Target="..\SPC00-03\S0128000.docx" TargetMode="External"/><Relationship Id="rId1207" Type="http://schemas.openxmlformats.org/officeDocument/2006/relationships/hyperlink" Target="..\SPC00-03\S0128000.docx" TargetMode="External"/><Relationship Id="rId1414" Type="http://schemas.openxmlformats.org/officeDocument/2006/relationships/hyperlink" Target="..\..\DataDictionary\COBOL\J\K-GDX-RULE-NUM.docx" TargetMode="External"/><Relationship Id="rId1621" Type="http://schemas.openxmlformats.org/officeDocument/2006/relationships/hyperlink" Target="../../DataDictionary/COBOL/D/DEMO-PRICING-IND.docx" TargetMode="External"/><Relationship Id="rId216" Type="http://schemas.openxmlformats.org/officeDocument/2006/relationships/hyperlink" Target="../../Screens/H6-ClaimEditsAndAudits.docx" TargetMode="External"/><Relationship Id="rId423" Type="http://schemas.openxmlformats.org/officeDocument/2006/relationships/hyperlink" Target="..\..\DataDictionary\COBOL\L\LOC-ACTV-CODE.docx" TargetMode="External"/><Relationship Id="rId868" Type="http://schemas.openxmlformats.org/officeDocument/2006/relationships/hyperlink" Target="..\..\DataDictionary\COBOL\CM\COBA-T-5010-IND.docx" TargetMode="External"/><Relationship Id="rId1053" Type="http://schemas.openxmlformats.org/officeDocument/2006/relationships/hyperlink" Target="..\..\DataDictionary\COBOL\A\ADJ-B-EOMB-AMT.docx" TargetMode="External"/><Relationship Id="rId1260" Type="http://schemas.openxmlformats.org/officeDocument/2006/relationships/hyperlink" Target="..\..\DataDictionary\COBOL\PROC\PROF-TECH-COMPONENT.docx" TargetMode="External"/><Relationship Id="rId1498" Type="http://schemas.openxmlformats.org/officeDocument/2006/relationships/hyperlink" Target="../../DataDictionary/COBOL/A/ACQUIS-AMT.docx" TargetMode="External"/><Relationship Id="rId630" Type="http://schemas.openxmlformats.org/officeDocument/2006/relationships/hyperlink" Target="../SPC00-03/S0115010.docx" TargetMode="External"/><Relationship Id="rId728" Type="http://schemas.openxmlformats.org/officeDocument/2006/relationships/hyperlink" Target="..\..\DataDictionary\COBOL\CM\C-REASON-CODE.docx" TargetMode="External"/><Relationship Id="rId935" Type="http://schemas.openxmlformats.org/officeDocument/2006/relationships/hyperlink" Target="..\..\DataDictionary\COBOL\CM\COBA-NAME.docx" TargetMode="External"/><Relationship Id="rId1358" Type="http://schemas.openxmlformats.org/officeDocument/2006/relationships/hyperlink" Target="..\..\DataDictionary\COBOL\J\K-SSA-CUTBK-IND.docx" TargetMode="External"/><Relationship Id="rId1565" Type="http://schemas.openxmlformats.org/officeDocument/2006/relationships/hyperlink" Target="../SPC19-23/S23R100.docx" TargetMode="External"/><Relationship Id="rId64" Type="http://schemas.openxmlformats.org/officeDocument/2006/relationships/hyperlink" Target="..\SPC00-03\S0118010.docx" TargetMode="External"/><Relationship Id="rId367" Type="http://schemas.openxmlformats.org/officeDocument/2006/relationships/hyperlink" Target="../../DataDictionary/COBOL/D/DEMO2.docx" TargetMode="External"/><Relationship Id="rId574" Type="http://schemas.openxmlformats.org/officeDocument/2006/relationships/hyperlink" Target="../../DataDictionary/COBOL/HDR-PROV/HDR-RES-PAY-IND.docx" TargetMode="External"/><Relationship Id="rId1120" Type="http://schemas.openxmlformats.org/officeDocument/2006/relationships/hyperlink" Target="../../DataDictionary/COBOL/CWF/CWFR-03-EMP-NAME.docx" TargetMode="External"/><Relationship Id="rId1218" Type="http://schemas.openxmlformats.org/officeDocument/2006/relationships/hyperlink" Target="..\SPC00-03\S0128000.docx" TargetMode="External"/><Relationship Id="rId1425" Type="http://schemas.openxmlformats.org/officeDocument/2006/relationships/hyperlink" Target="..\..\DataDictionary\COBOL\J\K-REBUN-MOD1.docx" TargetMode="External"/><Relationship Id="rId227" Type="http://schemas.openxmlformats.org/officeDocument/2006/relationships/hyperlink" Target="..\..\DataDictionary\COBOL\HDR-TRLR\HIC-XREF-NUM.docx" TargetMode="External"/><Relationship Id="rId781" Type="http://schemas.openxmlformats.org/officeDocument/2006/relationships/hyperlink" Target="..\..\DataDictionary\COBOL\CM\C-OLD-STAT.docx" TargetMode="External"/><Relationship Id="rId879" Type="http://schemas.openxmlformats.org/officeDocument/2006/relationships/hyperlink" Target="..\..\DataDictionary\COBOL\CM\COBA-T-5010-IND.docx" TargetMode="External"/><Relationship Id="rId1632" Type="http://schemas.openxmlformats.org/officeDocument/2006/relationships/hyperlink" Target="../../DataDictionary/COBOL/DTLN/DTL-OTH-IND.docx" TargetMode="External"/><Relationship Id="rId434" Type="http://schemas.openxmlformats.org/officeDocument/2006/relationships/hyperlink" Target="..\..\DataDictionary\COBOL\CWF\CWF-QUERY-CODE.docx" TargetMode="External"/><Relationship Id="rId641" Type="http://schemas.openxmlformats.org/officeDocument/2006/relationships/hyperlink" Target="..\..\DataDictionary\COBOL\CM\C-NEW-STAT.docx" TargetMode="External"/><Relationship Id="rId739" Type="http://schemas.openxmlformats.org/officeDocument/2006/relationships/hyperlink" Target="..\..\DataDictionary\COBOL\C\C-ICN.docx" TargetMode="External"/><Relationship Id="rId1064" Type="http://schemas.openxmlformats.org/officeDocument/2006/relationships/hyperlink" Target="..\..\DataDictionary\COBOL\A\ADJ-CLERK.docx" TargetMode="External"/><Relationship Id="rId1271" Type="http://schemas.openxmlformats.org/officeDocument/2006/relationships/hyperlink" Target="S1202000.docx" TargetMode="External"/><Relationship Id="rId1369" Type="http://schemas.openxmlformats.org/officeDocument/2006/relationships/hyperlink" Target="..\..\DataDictionary\COBOL\J\K-AUDIT-DISP.docx" TargetMode="External"/><Relationship Id="rId1576" Type="http://schemas.openxmlformats.org/officeDocument/2006/relationships/hyperlink" Target="../../DataDictionary/COBOL/AM/AMB-DROPOFF-ADDR-L1.docx" TargetMode="External"/><Relationship Id="rId280" Type="http://schemas.openxmlformats.org/officeDocument/2006/relationships/hyperlink" Target="../../Screens/AX-AuditDispositionCriteria.docx" TargetMode="External"/><Relationship Id="rId501" Type="http://schemas.openxmlformats.org/officeDocument/2006/relationships/hyperlink" Target="..\..\DataDictionary\COBOL\U\U-GDX-RULE-NUM.docx" TargetMode="External"/><Relationship Id="rId946" Type="http://schemas.openxmlformats.org/officeDocument/2006/relationships/hyperlink" Target="..\..\DataDictionary\COBOL\CM\COBA-NAME.docx" TargetMode="External"/><Relationship Id="rId1131" Type="http://schemas.openxmlformats.org/officeDocument/2006/relationships/hyperlink" Target="../../DataDictionary/COBOL/CWF/CWFR-03-REMARK-CODE-3.docx" TargetMode="External"/><Relationship Id="rId1229" Type="http://schemas.openxmlformats.org/officeDocument/2006/relationships/hyperlink" Target="..\..\DataDictionary\COBOL\PROC\PROC-FLAGS-8.docx" TargetMode="External"/><Relationship Id="rId75" Type="http://schemas.openxmlformats.org/officeDocument/2006/relationships/hyperlink" Target="..\..\DataDictionary\COBOL\P\PAYER-ID3.docx" TargetMode="External"/><Relationship Id="rId140" Type="http://schemas.openxmlformats.org/officeDocument/2006/relationships/hyperlink" Target="..\..\DataDictionary\COBOL\A\ADS-MSG.docx" TargetMode="External"/><Relationship Id="rId378" Type="http://schemas.openxmlformats.org/officeDocument/2006/relationships/hyperlink" Target="..\..\DataDictionary\COBOL\L\LOC-ACTV-CODE.docx" TargetMode="External"/><Relationship Id="rId585" Type="http://schemas.openxmlformats.org/officeDocument/2006/relationships/hyperlink" Target="..\..\DataDictionary\COBOL\B\B-ICN.docx" TargetMode="External"/><Relationship Id="rId792" Type="http://schemas.openxmlformats.org/officeDocument/2006/relationships/hyperlink" Target="..\SPC00-03\S0115010.docx" TargetMode="External"/><Relationship Id="rId806" Type="http://schemas.openxmlformats.org/officeDocument/2006/relationships/hyperlink" Target="..\..\DataDictionary\COBOL\C\C-AMOUNT.docx" TargetMode="External"/><Relationship Id="rId1436" Type="http://schemas.openxmlformats.org/officeDocument/2006/relationships/hyperlink" Target="../../Screens/EA-EditAuditAAABAB2Segment.docx" TargetMode="External"/><Relationship Id="rId1643" Type="http://schemas.openxmlformats.org/officeDocument/2006/relationships/hyperlink" Target="../../DataDictionary/COBOL/DTLN/DTL-OTH-IND.docx" TargetMode="External"/><Relationship Id="rId6" Type="http://schemas.openxmlformats.org/officeDocument/2006/relationships/numbering" Target="numbering.xml"/><Relationship Id="rId238" Type="http://schemas.openxmlformats.org/officeDocument/2006/relationships/hyperlink" Target="..\..\DataDictionary\COBOL\J\J-AUDIT-IND.docx" TargetMode="External"/><Relationship Id="rId445" Type="http://schemas.openxmlformats.org/officeDocument/2006/relationships/hyperlink" Target="..\..\DataDictionary\COBOL\CWFR-19\CWF-RESPONSE-DATE.docx" TargetMode="External"/><Relationship Id="rId652" Type="http://schemas.openxmlformats.org/officeDocument/2006/relationships/hyperlink" Target="..\..\DataDictionary\COBOL\CM\C-TYPE.docx" TargetMode="External"/><Relationship Id="rId1075" Type="http://schemas.openxmlformats.org/officeDocument/2006/relationships/hyperlink" Target="..\..\DataDictionary\COBOL\A\ADJ-P-EOMB-AMT.docx" TargetMode="External"/><Relationship Id="rId1282" Type="http://schemas.openxmlformats.org/officeDocument/2006/relationships/hyperlink" Target="..\..\DataDictionary\COBOL\DT\DTL-BENE-PAID.docx" TargetMode="External"/><Relationship Id="rId1503" Type="http://schemas.openxmlformats.org/officeDocument/2006/relationships/hyperlink" Target="../../DataDictionary/COBOL/A/ACO-CUT-CD.docx" TargetMode="External"/><Relationship Id="rId291" Type="http://schemas.openxmlformats.org/officeDocument/2006/relationships/hyperlink" Target="..\..\DataDictionary\COBOL\J\J-FAC-PROV-SPEC.docx" TargetMode="External"/><Relationship Id="rId305" Type="http://schemas.openxmlformats.org/officeDocument/2006/relationships/hyperlink" Target="..\..\DataDictionary\COBOL\J\J-EOMB-NUM.docx" TargetMode="External"/><Relationship Id="rId512" Type="http://schemas.openxmlformats.org/officeDocument/2006/relationships/hyperlink" Target="..\..\DataDictionary\COBOL\U\U-XOVER-COMP-ID-3.docx" TargetMode="External"/><Relationship Id="rId957" Type="http://schemas.openxmlformats.org/officeDocument/2006/relationships/hyperlink" Target="..\..\DataDictionary\COBOL\CM\COBA-NAME.docx" TargetMode="External"/><Relationship Id="rId1142" Type="http://schemas.openxmlformats.org/officeDocument/2006/relationships/hyperlink" Target="../../DataDictionary/COBOL/TRN/TWO-DIGIT-POS.docx" TargetMode="External"/><Relationship Id="rId1587" Type="http://schemas.openxmlformats.org/officeDocument/2006/relationships/hyperlink" Target="../../DataDictionary/COBOL/P/PAU-CUT-MSG.docx" TargetMode="External"/><Relationship Id="rId86" Type="http://schemas.openxmlformats.org/officeDocument/2006/relationships/hyperlink" Target="../../DataDictionary/COBOL/F/FPS-CARC.docx" TargetMode="External"/><Relationship Id="rId151" Type="http://schemas.openxmlformats.org/officeDocument/2006/relationships/hyperlink" Target="..\..\DataDictionary\COBOL\A\ADS-MSG.docx" TargetMode="External"/><Relationship Id="rId389" Type="http://schemas.openxmlformats.org/officeDocument/2006/relationships/hyperlink" Target="..\..\DataDictionary\COBOL\L\LOC-CLERK.docx" TargetMode="External"/><Relationship Id="rId596" Type="http://schemas.openxmlformats.org/officeDocument/2006/relationships/hyperlink" Target="..\SPC00-03\S0209000.docx" TargetMode="External"/><Relationship Id="rId817" Type="http://schemas.openxmlformats.org/officeDocument/2006/relationships/hyperlink" Target="..\SPC00-03\S0209000.docx" TargetMode="External"/><Relationship Id="rId1002" Type="http://schemas.openxmlformats.org/officeDocument/2006/relationships/hyperlink" Target="..\..\DataDictionary\COBOL\I\INIT-CCN.docx" TargetMode="External"/><Relationship Id="rId1447" Type="http://schemas.openxmlformats.org/officeDocument/2006/relationships/hyperlink" Target="../../DataDictionary/COBOL/I/IG-NUM-2.docx" TargetMode="External"/><Relationship Id="rId1654" Type="http://schemas.openxmlformats.org/officeDocument/2006/relationships/hyperlink" Target="../SPC19-23/S2301400.docx" TargetMode="External"/><Relationship Id="rId249" Type="http://schemas.openxmlformats.org/officeDocument/2006/relationships/hyperlink" Target="..\..\DataDictionary\COBOL\J\J-AUDIT-NUM.docx" TargetMode="External"/><Relationship Id="rId456" Type="http://schemas.openxmlformats.org/officeDocument/2006/relationships/hyperlink" Target="..\..\DataDictionary\COBOL\CWFR-19\CWF-RESP-ERR-CD3.docx" TargetMode="External"/><Relationship Id="rId663" Type="http://schemas.openxmlformats.org/officeDocument/2006/relationships/hyperlink" Target="..\SPC00-03\S0115010.docx" TargetMode="External"/><Relationship Id="rId870" Type="http://schemas.openxmlformats.org/officeDocument/2006/relationships/hyperlink" Target="..\..\DataDictionary\COBOL\CM\COBA-ABORT-DATE.docx" TargetMode="External"/><Relationship Id="rId1086" Type="http://schemas.openxmlformats.org/officeDocument/2006/relationships/hyperlink" Target="../../DataDictionary/COBOL/AM/AMB-DROPOFF-ZIPCODE.docx" TargetMode="External"/><Relationship Id="rId1293" Type="http://schemas.openxmlformats.org/officeDocument/2006/relationships/hyperlink" Target="..\..\DataDictionary\COBOL\DT\DTL-MSP-CUTBACK.docx" TargetMode="External"/><Relationship Id="rId1307" Type="http://schemas.openxmlformats.org/officeDocument/2006/relationships/hyperlink" Target="..\..\DataDictionary\COBOL\DT\DTL-DIAG-POINTER.docx" TargetMode="External"/><Relationship Id="rId1514" Type="http://schemas.openxmlformats.org/officeDocument/2006/relationships/hyperlink" Target="../../DataDictionary/COBOL/M/MEH-CUT-MSG.docx" TargetMode="External"/><Relationship Id="rId13" Type="http://schemas.openxmlformats.org/officeDocument/2006/relationships/hyperlink" Target="S1450020.docx" TargetMode="External"/><Relationship Id="rId109" Type="http://schemas.openxmlformats.org/officeDocument/2006/relationships/hyperlink" Target="../../Screens/H6-ClaimEditsAndAudits.docx" TargetMode="External"/><Relationship Id="rId316" Type="http://schemas.openxmlformats.org/officeDocument/2006/relationships/hyperlink" Target="../../DataDictionary/COBOL/B/BILL-PROV-FLAG.docx" TargetMode="External"/><Relationship Id="rId523" Type="http://schemas.openxmlformats.org/officeDocument/2006/relationships/hyperlink" Target="..\..\DataDictionary\COBOL\U\U-BENE-CHK-DATE.docx" TargetMode="External"/><Relationship Id="rId968" Type="http://schemas.openxmlformats.org/officeDocument/2006/relationships/hyperlink" Target="..\..\DataDictionary\COBOL\A\ADJ-CHK-WRT-DT.docx" TargetMode="External"/><Relationship Id="rId1153" Type="http://schemas.openxmlformats.org/officeDocument/2006/relationships/hyperlink" Target="..\SPC00-03\S0108010.docx" TargetMode="External"/><Relationship Id="rId1598" Type="http://schemas.openxmlformats.org/officeDocument/2006/relationships/hyperlink" Target="../../Screens/H7-PatientResponsibility.docx" TargetMode="External"/><Relationship Id="rId97" Type="http://schemas.openxmlformats.org/officeDocument/2006/relationships/hyperlink" Target="../../Screens/H6-ClaimEditsAndAudits.docx" TargetMode="External"/><Relationship Id="rId730" Type="http://schemas.openxmlformats.org/officeDocument/2006/relationships/hyperlink" Target="..\..\DataDictionary\COBOL\C\C-CLERK.docx" TargetMode="External"/><Relationship Id="rId828" Type="http://schemas.openxmlformats.org/officeDocument/2006/relationships/hyperlink" Target="..\..\DataDictionary\COBOL\F\F-TYPE.docx" TargetMode="External"/><Relationship Id="rId1013" Type="http://schemas.openxmlformats.org/officeDocument/2006/relationships/hyperlink" Target="..\..\DataDictionary\COBOL\A\ADJ-DATE.docx" TargetMode="External"/><Relationship Id="rId1360" Type="http://schemas.openxmlformats.org/officeDocument/2006/relationships/hyperlink" Target="..\..\DataDictionary\COBOL\J\K-MSRG-CUTBK-CD.docx" TargetMode="External"/><Relationship Id="rId1458" Type="http://schemas.openxmlformats.org/officeDocument/2006/relationships/hyperlink" Target="../../DataDictionary/COBOL/PLAN/POS-LNAME-ORG.docx" TargetMode="External"/><Relationship Id="rId1665" Type="http://schemas.openxmlformats.org/officeDocument/2006/relationships/hyperlink" Target="../../DataDictionary/COBOL/PP/PPA-CUT-MSG.docx" TargetMode="External"/><Relationship Id="rId162" Type="http://schemas.openxmlformats.org/officeDocument/2006/relationships/hyperlink" Target="..\..\DataDictionary\COBOL\A\ADS-DTL-NUM.docx" TargetMode="External"/><Relationship Id="rId467" Type="http://schemas.openxmlformats.org/officeDocument/2006/relationships/hyperlink" Target="..\..\DataDictionary\COBOL\CWFR-19\CWF-RESP-ERR-CD1.docx" TargetMode="External"/><Relationship Id="rId1097" Type="http://schemas.openxmlformats.org/officeDocument/2006/relationships/hyperlink" Target="../../DataDictionary/COBOL/CWF/CWFR-03-VALID-IND.docx" TargetMode="External"/><Relationship Id="rId1220" Type="http://schemas.openxmlformats.org/officeDocument/2006/relationships/hyperlink" Target="..\SPC00-03\S0128000.docx" TargetMode="External"/><Relationship Id="rId1318" Type="http://schemas.openxmlformats.org/officeDocument/2006/relationships/hyperlink" Target="../../DataDictionary/COBOL/DT/DTL-FL2-FEE-REDCT.docx" TargetMode="External"/><Relationship Id="rId1525" Type="http://schemas.openxmlformats.org/officeDocument/2006/relationships/hyperlink" Target="../../DataDictionary/COBOL/V/VBM-CUT-MSG.docx" TargetMode="External"/><Relationship Id="rId674" Type="http://schemas.openxmlformats.org/officeDocument/2006/relationships/hyperlink" Target="..\..\DataDictionary\COBOL\C\C-DET-NUMB.docx" TargetMode="External"/><Relationship Id="rId881" Type="http://schemas.openxmlformats.org/officeDocument/2006/relationships/hyperlink" Target="..\..\DataDictionary\COBOL\CM\COBA-ABORT-DATE.docx" TargetMode="External"/><Relationship Id="rId979" Type="http://schemas.openxmlformats.org/officeDocument/2006/relationships/hyperlink" Target="..\..\DataDictionary\COBOL\V\XREF-ICN.docx" TargetMode="External"/><Relationship Id="rId24" Type="http://schemas.openxmlformats.org/officeDocument/2006/relationships/footer" Target="footer2.xml"/><Relationship Id="rId327" Type="http://schemas.openxmlformats.org/officeDocument/2006/relationships/hyperlink" Target="../../DataDictionary/COBOL/J/J-DIAG-3-12.docx" TargetMode="External"/><Relationship Id="rId534" Type="http://schemas.openxmlformats.org/officeDocument/2006/relationships/hyperlink" Target="..\..\DataDictionary\COBOL\U\U-FCADJ-PREV-HIC.docx" TargetMode="External"/><Relationship Id="rId741" Type="http://schemas.openxmlformats.org/officeDocument/2006/relationships/hyperlink" Target="..\..\DataDictionary\COBOL\C\C-AMOUNT.docx" TargetMode="External"/><Relationship Id="rId839" Type="http://schemas.openxmlformats.org/officeDocument/2006/relationships/hyperlink" Target="..\..\DataDictionary\COBOL\F\F-BENE-INT-EOB.docx" TargetMode="External"/><Relationship Id="rId1164" Type="http://schemas.openxmlformats.org/officeDocument/2006/relationships/hyperlink" Target="..\..\DataDictionary\COBOL\DTLN\DTL-PROF-IND.docx" TargetMode="External"/><Relationship Id="rId1371" Type="http://schemas.openxmlformats.org/officeDocument/2006/relationships/hyperlink" Target="..\..\DataDictionary\COBOL\J\K-AUDIT-IND.docx" TargetMode="External"/><Relationship Id="rId1469" Type="http://schemas.openxmlformats.org/officeDocument/2006/relationships/hyperlink" Target="../../DataDictionary/COBOL/L/LEG-RED-AMT.docx" TargetMode="External"/><Relationship Id="rId173" Type="http://schemas.openxmlformats.org/officeDocument/2006/relationships/hyperlink" Target="..\SPC00-03\S0126000.docx" TargetMode="External"/><Relationship Id="rId380" Type="http://schemas.openxmlformats.org/officeDocument/2006/relationships/hyperlink" Target="..\..\DataDictionary\COBOL\L\LOC-CODE.docx" TargetMode="External"/><Relationship Id="rId601" Type="http://schemas.openxmlformats.org/officeDocument/2006/relationships/hyperlink" Target="..\SPC00-03\S0115010.docx" TargetMode="External"/><Relationship Id="rId1024" Type="http://schemas.openxmlformats.org/officeDocument/2006/relationships/hyperlink" Target="..\..\DataDictionary\COBOL\A\ADJ-CHK-WRT-DT.docx" TargetMode="External"/><Relationship Id="rId1231" Type="http://schemas.openxmlformats.org/officeDocument/2006/relationships/hyperlink" Target="..\..\DataDictionary\COBOL\PROC\PROC-FLAGS-9.docx" TargetMode="External"/><Relationship Id="rId1676" Type="http://schemas.openxmlformats.org/officeDocument/2006/relationships/hyperlink" Target="../../DataDictionary/COBOL/I/IDR-TR-SYSTEM-ID.docx" TargetMode="External"/><Relationship Id="rId240" Type="http://schemas.openxmlformats.org/officeDocument/2006/relationships/hyperlink" Target="../../Screens/AX-AuditDispositionCriteria.docx" TargetMode="External"/><Relationship Id="rId478" Type="http://schemas.openxmlformats.org/officeDocument/2006/relationships/hyperlink" Target="..\..\DataDictionary\COBOL\PE\PHY-OCC-THER-IND.docx" TargetMode="External"/><Relationship Id="rId685" Type="http://schemas.openxmlformats.org/officeDocument/2006/relationships/hyperlink" Target="..\SPC00-03\S0209000.docx" TargetMode="External"/><Relationship Id="rId892" Type="http://schemas.openxmlformats.org/officeDocument/2006/relationships/hyperlink" Target="..\..\DataDictionary\COBOL\CM\COBA-ABORT-DATE.docx" TargetMode="External"/><Relationship Id="rId906" Type="http://schemas.openxmlformats.org/officeDocument/2006/relationships/hyperlink" Target="..\..\DataDictionary\COBOL\CM\COBA-EFF-DATE.docx" TargetMode="External"/><Relationship Id="rId1329" Type="http://schemas.openxmlformats.org/officeDocument/2006/relationships/hyperlink" Target="../../DataDictionary/COBOL/P/PA-PROGRAM-ID.docx" TargetMode="External"/><Relationship Id="rId1536" Type="http://schemas.openxmlformats.org/officeDocument/2006/relationships/hyperlink" Target="../../DataDictionary/COBOL/M/MAMMOGRAPHY-CERT.docx" TargetMode="External"/><Relationship Id="rId35" Type="http://schemas.openxmlformats.org/officeDocument/2006/relationships/hyperlink" Target="../../DataDictionary/COBOL/I/IDR-CLM-HD-REC-TYPE.docx" TargetMode="External"/><Relationship Id="rId100" Type="http://schemas.openxmlformats.org/officeDocument/2006/relationships/hyperlink" Target="..\..\DataDictionary\COBOL\A\ADS-MSG.docx" TargetMode="External"/><Relationship Id="rId338" Type="http://schemas.openxmlformats.org/officeDocument/2006/relationships/hyperlink" Target="..\..\DataDictionary\COBOL\DI\DIAG-CODE.docx" TargetMode="External"/><Relationship Id="rId545" Type="http://schemas.openxmlformats.org/officeDocument/2006/relationships/hyperlink" Target="../SPC19-23/S23R100.docx" TargetMode="External"/><Relationship Id="rId752" Type="http://schemas.openxmlformats.org/officeDocument/2006/relationships/hyperlink" Target="..\SPC00-03\S0209000.docx" TargetMode="External"/><Relationship Id="rId1175" Type="http://schemas.openxmlformats.org/officeDocument/2006/relationships/hyperlink" Target="..\SPC00-03\S0128000.docx" TargetMode="External"/><Relationship Id="rId1382" Type="http://schemas.openxmlformats.org/officeDocument/2006/relationships/hyperlink" Target="..\..\DataDictionary\COBOL\J\K-AUDIT-NUM.docx" TargetMode="External"/><Relationship Id="rId1603" Type="http://schemas.openxmlformats.org/officeDocument/2006/relationships/hyperlink" Target="../../DataDictionary/COBOL/DTLN/DTL-TOTAL-B-RESP.docx" TargetMode="External"/><Relationship Id="rId184" Type="http://schemas.openxmlformats.org/officeDocument/2006/relationships/hyperlink" Target="../../Screens/H6-ClaimEditsAndAudits.docx" TargetMode="External"/><Relationship Id="rId391" Type="http://schemas.openxmlformats.org/officeDocument/2006/relationships/hyperlink" Target="..\SPC00-03\S0119010.docx" TargetMode="External"/><Relationship Id="rId405" Type="http://schemas.openxmlformats.org/officeDocument/2006/relationships/hyperlink" Target="..\..\DataDictionary\COBOL\L\LOC-CODE.docx" TargetMode="External"/><Relationship Id="rId612" Type="http://schemas.openxmlformats.org/officeDocument/2006/relationships/hyperlink" Target="..\..\DataDictionary\COBOL\C\C-AMOUNT.docx" TargetMode="External"/><Relationship Id="rId1035" Type="http://schemas.openxmlformats.org/officeDocument/2006/relationships/hyperlink" Target="..\..\DataDictionary\COBOL\V\XREF-ICN.docx" TargetMode="External"/><Relationship Id="rId1242" Type="http://schemas.openxmlformats.org/officeDocument/2006/relationships/hyperlink" Target="..\..\DataDictionary\COBOL\PE\PERF-PROV-ZIP-CD.docx" TargetMode="External"/><Relationship Id="rId251" Type="http://schemas.openxmlformats.org/officeDocument/2006/relationships/hyperlink" Target="..\..\DataDictionary\COBOL\J\J-AUDIT-DISP.docx" TargetMode="External"/><Relationship Id="rId489" Type="http://schemas.openxmlformats.org/officeDocument/2006/relationships/hyperlink" Target="..\..\DataDictionary\COBOL\L\LAST-PROV-UPDT-DT.docx" TargetMode="External"/><Relationship Id="rId696" Type="http://schemas.openxmlformats.org/officeDocument/2006/relationships/hyperlink" Target="..\SPC00-03\S0121000.docx" TargetMode="External"/><Relationship Id="rId917" Type="http://schemas.openxmlformats.org/officeDocument/2006/relationships/hyperlink" Target="..\..\DataDictionary\COBOL\CM\COBA-EFF-DATE.docx" TargetMode="External"/><Relationship Id="rId1102" Type="http://schemas.openxmlformats.org/officeDocument/2006/relationships/hyperlink" Target="../../DataDictionary/COBOL/CWF/CWFR-03-MAINT-DATE.docx" TargetMode="External"/><Relationship Id="rId1547" Type="http://schemas.openxmlformats.org/officeDocument/2006/relationships/hyperlink" Target="../../DataDictionary/COBOL/DT/DTL-CWF-ERR-CD.docx" TargetMode="External"/><Relationship Id="rId46" Type="http://schemas.openxmlformats.org/officeDocument/2006/relationships/hyperlink" Target="..\..\DataDictionary\COBOL\S\STATUS-DATE.docx" TargetMode="External"/><Relationship Id="rId349" Type="http://schemas.openxmlformats.org/officeDocument/2006/relationships/hyperlink" Target="../../DataDictionary/COBOL/J/J-DIAG-ICD-TYPE.docx" TargetMode="External"/><Relationship Id="rId556" Type="http://schemas.openxmlformats.org/officeDocument/2006/relationships/hyperlink" Target="..\..\DataDictionary\COBOL\U\U-CWF-ERR-CD.docx" TargetMode="External"/><Relationship Id="rId763" Type="http://schemas.openxmlformats.org/officeDocument/2006/relationships/hyperlink" Target="..\..\DataDictionary\COBOL\C\C-DATE.docx" TargetMode="External"/><Relationship Id="rId1186" Type="http://schemas.openxmlformats.org/officeDocument/2006/relationships/hyperlink" Target="..\..\DataDictionary\COBOL\PROC\PROC-FLAGS-I.docx" TargetMode="External"/><Relationship Id="rId1393" Type="http://schemas.openxmlformats.org/officeDocument/2006/relationships/hyperlink" Target="..\..\DataDictionary\COBOL\J\K-AUDIT-DISP.docx" TargetMode="External"/><Relationship Id="rId1407" Type="http://schemas.openxmlformats.org/officeDocument/2006/relationships/hyperlink" Target="..\..\DataDictionary\COBOL\J\K-GDX-RULE-DATE.docx" TargetMode="External"/><Relationship Id="rId1614" Type="http://schemas.openxmlformats.org/officeDocument/2006/relationships/hyperlink" Target="../../DataDictionary/COBOL/MSP/MSP-CONFIRM-FLG.docx" TargetMode="External"/><Relationship Id="rId111" Type="http://schemas.openxmlformats.org/officeDocument/2006/relationships/hyperlink" Target="..\..\DataDictionary\COBOL\A\ADS-DTL-NUM.docx" TargetMode="External"/><Relationship Id="rId195" Type="http://schemas.openxmlformats.org/officeDocument/2006/relationships/hyperlink" Target="..\..\DataDictionary\COBOL\A\ADS-MSG.docx" TargetMode="External"/><Relationship Id="rId209" Type="http://schemas.openxmlformats.org/officeDocument/2006/relationships/hyperlink" Target="..\SPC00-03\S0126000.docx" TargetMode="External"/><Relationship Id="rId416" Type="http://schemas.openxmlformats.org/officeDocument/2006/relationships/hyperlink" Target="..\SPC00-03\S0119010.docx" TargetMode="External"/><Relationship Id="rId970" Type="http://schemas.openxmlformats.org/officeDocument/2006/relationships/hyperlink" Target="..\..\DataDictionary\COBOL\A\ADJ-P-EOMB-AMT.docx" TargetMode="External"/><Relationship Id="rId1046" Type="http://schemas.openxmlformats.org/officeDocument/2006/relationships/hyperlink" Target="..\..\DataDictionary\COBOL\A\ADJ-B-EOMB-AMT.docx" TargetMode="External"/><Relationship Id="rId1253" Type="http://schemas.openxmlformats.org/officeDocument/2006/relationships/hyperlink" Target="..\..\DataDictionary\COBOL\PE\PERF-PROV-ST.docx" TargetMode="External"/><Relationship Id="rId623" Type="http://schemas.openxmlformats.org/officeDocument/2006/relationships/hyperlink" Target="..\SPC00-03\S0209000.docx" TargetMode="External"/><Relationship Id="rId830" Type="http://schemas.openxmlformats.org/officeDocument/2006/relationships/hyperlink" Target="..\..\DataDictionary\COBOL\F\F-BENE-PAY-AMT.docx" TargetMode="External"/><Relationship Id="rId928" Type="http://schemas.openxmlformats.org/officeDocument/2006/relationships/hyperlink" Target="..\..\DataDictionary\COBOL\CM\COBA-EFF-DATE.docx" TargetMode="External"/><Relationship Id="rId1460" Type="http://schemas.openxmlformats.org/officeDocument/2006/relationships/hyperlink" Target="../../DataDictionary/COBOL/PLAN/POS-MNAME.docx" TargetMode="External"/><Relationship Id="rId1558" Type="http://schemas.openxmlformats.org/officeDocument/2006/relationships/hyperlink" Target="../../DataDictionary/COBOL/DT/DTL-CWF-SRC-IND.docx" TargetMode="External"/><Relationship Id="rId57" Type="http://schemas.openxmlformats.org/officeDocument/2006/relationships/hyperlink" Target="..\..\DataDictionary\COBOL\DI\DIAG-TBL.docx" TargetMode="External"/><Relationship Id="rId262" Type="http://schemas.openxmlformats.org/officeDocument/2006/relationships/hyperlink" Target="..\..\DataDictionary\COBOL\J\J-AUDIT-IND.docx" TargetMode="External"/><Relationship Id="rId567" Type="http://schemas.openxmlformats.org/officeDocument/2006/relationships/hyperlink" Target="../SPC12-15/S1320000.docx" TargetMode="External"/><Relationship Id="rId1113" Type="http://schemas.openxmlformats.org/officeDocument/2006/relationships/hyperlink" Target="../../DataDictionary/COBOL/CWF/CWFR-03-ORM-IND.docx" TargetMode="External"/><Relationship Id="rId1197" Type="http://schemas.openxmlformats.org/officeDocument/2006/relationships/hyperlink" Target="..\SPC00-03\S0128000.docx" TargetMode="External"/><Relationship Id="rId1320" Type="http://schemas.openxmlformats.org/officeDocument/2006/relationships/hyperlink" Target="../../DataDictionary/COBOL/DTLN/DTL-NDC.docx" TargetMode="External"/><Relationship Id="rId1418" Type="http://schemas.openxmlformats.org/officeDocument/2006/relationships/hyperlink" Target="..\..\DataDictionary\COBOL\J\K-DTL-OTAF.docx" TargetMode="External"/><Relationship Id="rId122" Type="http://schemas.openxmlformats.org/officeDocument/2006/relationships/hyperlink" Target="..\SPC00-03\S0126000.docx" TargetMode="External"/><Relationship Id="rId774" Type="http://schemas.openxmlformats.org/officeDocument/2006/relationships/hyperlink" Target="../SPC00-03/S0115010.docx" TargetMode="External"/><Relationship Id="rId981" Type="http://schemas.openxmlformats.org/officeDocument/2006/relationships/hyperlink" Target="..\..\DataDictionary\COBOL\I\INIT-CCN.docx" TargetMode="External"/><Relationship Id="rId1057" Type="http://schemas.openxmlformats.org/officeDocument/2006/relationships/hyperlink" Target="..\..\DataDictionary\COBOL\A\ADJ-CLERK.docx" TargetMode="External"/><Relationship Id="rId1625" Type="http://schemas.openxmlformats.org/officeDocument/2006/relationships/hyperlink" Target="../../DataDictionary/COBOL/DTLN/DTL-OTH-AMT.docx" TargetMode="External"/><Relationship Id="rId427" Type="http://schemas.openxmlformats.org/officeDocument/2006/relationships/hyperlink" Target="..\..\DataDictionary\COBOL\N\N-MSP-PAY-LVL.docx" TargetMode="External"/><Relationship Id="rId634" Type="http://schemas.openxmlformats.org/officeDocument/2006/relationships/hyperlink" Target="..\..\DataDictionary\COBOL\C\C-CLERK.docx" TargetMode="External"/><Relationship Id="rId841" Type="http://schemas.openxmlformats.org/officeDocument/2006/relationships/hyperlink" Target="..\..\DataDictionary\COBOL\F\F-BENE-PAY-AMT.docx" TargetMode="External"/><Relationship Id="rId1264" Type="http://schemas.openxmlformats.org/officeDocument/2006/relationships/hyperlink" Target="..\..\DataDictionary\COBOL\B\BILLABLE-SUPPLY-IND.docx" TargetMode="External"/><Relationship Id="rId1471" Type="http://schemas.openxmlformats.org/officeDocument/2006/relationships/hyperlink" Target="S1341000.docx" TargetMode="External"/><Relationship Id="rId1569" Type="http://schemas.openxmlformats.org/officeDocument/2006/relationships/hyperlink" Target="../../DataDictionary/COBOL/DTLN/DTL-PAYMENT-CAP-IND.docx" TargetMode="External"/><Relationship Id="rId273" Type="http://schemas.openxmlformats.org/officeDocument/2006/relationships/hyperlink" Target="..\..\DataDictionary\COBOL\J\J-AUDIT-NUM.docx" TargetMode="External"/><Relationship Id="rId480" Type="http://schemas.openxmlformats.org/officeDocument/2006/relationships/hyperlink" Target="..\..\DataDictionary\COBOL\CWFR-19\CWF-RESP-ERR-CD1.docx" TargetMode="External"/><Relationship Id="rId701" Type="http://schemas.openxmlformats.org/officeDocument/2006/relationships/hyperlink" Target="..\SPC00-03\S0209000.docx" TargetMode="External"/><Relationship Id="rId939" Type="http://schemas.openxmlformats.org/officeDocument/2006/relationships/hyperlink" Target="..\..\DataDictionary\COBOL\CM\COBA-EFF-DATE.docx" TargetMode="External"/><Relationship Id="rId1124" Type="http://schemas.openxmlformats.org/officeDocument/2006/relationships/hyperlink" Target="../../DataDictionary/COBOL/CWF/CWFR-03-EMP-STATE.docx" TargetMode="External"/><Relationship Id="rId1331" Type="http://schemas.openxmlformats.org/officeDocument/2006/relationships/hyperlink" Target="../../DataDictionary/COBOL/MNE/MOLECULAR-TEST-ID.docx" TargetMode="External"/><Relationship Id="rId68" Type="http://schemas.openxmlformats.org/officeDocument/2006/relationships/hyperlink" Target="..\..\DataDictionary\COBOL\PROC\PROV-CHECK-AMT.docx" TargetMode="External"/><Relationship Id="rId133" Type="http://schemas.openxmlformats.org/officeDocument/2006/relationships/hyperlink" Target="../../Screens/H6-ClaimEditsAndAudits.docx" TargetMode="External"/><Relationship Id="rId340" Type="http://schemas.openxmlformats.org/officeDocument/2006/relationships/hyperlink" Target="../../DataDictionary/COBOL/J/J-DIAG-ICD-TYPE.docx" TargetMode="External"/><Relationship Id="rId578" Type="http://schemas.openxmlformats.org/officeDocument/2006/relationships/hyperlink" Target="../../DataDictionary/COBOL/F/FORMAT-TYPE.docx" TargetMode="External"/><Relationship Id="rId785" Type="http://schemas.openxmlformats.org/officeDocument/2006/relationships/hyperlink" Target="..\..\DataDictionary\COBOL\CM\C-NEW-STAT.docx" TargetMode="External"/><Relationship Id="rId992" Type="http://schemas.openxmlformats.org/officeDocument/2006/relationships/hyperlink" Target="..\..\DataDictionary\COBOL\A\ADJ-DATE.docx" TargetMode="External"/><Relationship Id="rId1429" Type="http://schemas.openxmlformats.org/officeDocument/2006/relationships/hyperlink" Target="../../DataDictionary/COBOL/CL/CLIA-NUM.docx" TargetMode="External"/><Relationship Id="rId1636" Type="http://schemas.openxmlformats.org/officeDocument/2006/relationships/hyperlink" Target="../../DataDictionary/COBOL/DTLN/DTL-OTH-IND.docx" TargetMode="External"/><Relationship Id="rId200" Type="http://schemas.openxmlformats.org/officeDocument/2006/relationships/hyperlink" Target="../../Screens/H6-ClaimEditsAndAudits.docx" TargetMode="External"/><Relationship Id="rId438" Type="http://schemas.openxmlformats.org/officeDocument/2006/relationships/hyperlink" Target="..\..\DataDictionary\COBOL\PRV\PSYCH-BAL-REMAIN.docx" TargetMode="External"/><Relationship Id="rId645" Type="http://schemas.openxmlformats.org/officeDocument/2006/relationships/hyperlink" Target="..\..\DataDictionary\COBOL\C\C-AMOUNT.docx" TargetMode="External"/><Relationship Id="rId852" Type="http://schemas.openxmlformats.org/officeDocument/2006/relationships/hyperlink" Target="..\..\DataDictionary\COBOL\CM\COBA-END-DATE.docx" TargetMode="External"/><Relationship Id="rId1068" Type="http://schemas.openxmlformats.org/officeDocument/2006/relationships/hyperlink" Target="..\..\DataDictionary\COBOL\A\ADJ-P-EOMB-AMT.docx" TargetMode="External"/><Relationship Id="rId1275" Type="http://schemas.openxmlformats.org/officeDocument/2006/relationships/hyperlink" Target="..\..\DataDictionary\COBOL\DTL-TRLR\DUPE-EXCHK-NUM.docx" TargetMode="External"/><Relationship Id="rId1482" Type="http://schemas.openxmlformats.org/officeDocument/2006/relationships/hyperlink" Target="../../DataDictionary/COBOL/TD/TECH-COMP-FEE3.docx" TargetMode="External"/><Relationship Id="rId284" Type="http://schemas.openxmlformats.org/officeDocument/2006/relationships/hyperlink" Target="..\..\DataDictionary\COBOL\J\J-CPO-NPI.docx" TargetMode="External"/><Relationship Id="rId491" Type="http://schemas.openxmlformats.org/officeDocument/2006/relationships/hyperlink" Target="..\..\DataDictionary\COBOL\U\U-CLM-ADJ-ACT-CD.docx" TargetMode="External"/><Relationship Id="rId505" Type="http://schemas.openxmlformats.org/officeDocument/2006/relationships/hyperlink" Target="..\..\DataDictionary\COBOL\U\U-GDX-RULE-NUM.docx" TargetMode="External"/><Relationship Id="rId712" Type="http://schemas.openxmlformats.org/officeDocument/2006/relationships/hyperlink" Target="..\..\DataDictionary\COBOL\CM\C-REASON-CODE.docx" TargetMode="External"/><Relationship Id="rId1135" Type="http://schemas.openxmlformats.org/officeDocument/2006/relationships/hyperlink" Target="../../DataDictionary/COBOL/I/ICN.docx" TargetMode="External"/><Relationship Id="rId1342" Type="http://schemas.openxmlformats.org/officeDocument/2006/relationships/hyperlink" Target="../../DataDictionary/COBOL/PP/PRIOR-AUTH-PCT.docx" TargetMode="External"/><Relationship Id="rId79" Type="http://schemas.openxmlformats.org/officeDocument/2006/relationships/hyperlink" Target="..\..\DataDictionary\COBOL\HDR-PROV\HDR-TO-DOS.docx" TargetMode="External"/><Relationship Id="rId144" Type="http://schemas.openxmlformats.org/officeDocument/2006/relationships/hyperlink" Target="../../Screens/H6-ClaimEditsAndAudits.docx" TargetMode="External"/><Relationship Id="rId589" Type="http://schemas.openxmlformats.org/officeDocument/2006/relationships/hyperlink" Target="..\..\DataDictionary\COBOL\B\B-DATE.docx" TargetMode="External"/><Relationship Id="rId796" Type="http://schemas.openxmlformats.org/officeDocument/2006/relationships/hyperlink" Target="..\..\DataDictionary\COBOL\C\C-DATE.docx" TargetMode="External"/><Relationship Id="rId1202" Type="http://schemas.openxmlformats.org/officeDocument/2006/relationships/hyperlink" Target="..\SPC00-03\S0128000.docx" TargetMode="External"/><Relationship Id="rId1647" Type="http://schemas.openxmlformats.org/officeDocument/2006/relationships/hyperlink" Target="../../DataDictionary/COBOL/DTLN/DTL-OTH-IND.docx" TargetMode="External"/><Relationship Id="rId351" Type="http://schemas.openxmlformats.org/officeDocument/2006/relationships/hyperlink" Target="../../DataDictionary/COBOL/J/J-DIAG-3-12.docx" TargetMode="External"/><Relationship Id="rId449" Type="http://schemas.openxmlformats.org/officeDocument/2006/relationships/hyperlink" Target="..\..\DataDictionary\COBOL\Q\REG-DED-REMAIN.docx" TargetMode="External"/><Relationship Id="rId656" Type="http://schemas.openxmlformats.org/officeDocument/2006/relationships/hyperlink" Target="..\SPC00-03\S0209000.docx" TargetMode="External"/><Relationship Id="rId863" Type="http://schemas.openxmlformats.org/officeDocument/2006/relationships/hyperlink" Target="..\..\DataDictionary\COBOL\CM\COBA-END-DATE.docx" TargetMode="External"/><Relationship Id="rId1079" Type="http://schemas.openxmlformats.org/officeDocument/2006/relationships/hyperlink" Target="../../DataDictionary/COBOL/AM/AMB-PICKUP-STATE.docx" TargetMode="External"/><Relationship Id="rId1286" Type="http://schemas.openxmlformats.org/officeDocument/2006/relationships/hyperlink" Target="..\..\DataDictionary\COBOL\DTLN\DTL-PHY-THER-DED.docx" TargetMode="External"/><Relationship Id="rId1493" Type="http://schemas.openxmlformats.org/officeDocument/2006/relationships/hyperlink" Target="../../DataDictionary/COBOL/F/FPS-CARC.docx" TargetMode="External"/><Relationship Id="rId1507" Type="http://schemas.openxmlformats.org/officeDocument/2006/relationships/hyperlink" Target="../../DataDictionary/COBOL/P/PAID-WO-ACO.docx" TargetMode="External"/><Relationship Id="rId211" Type="http://schemas.openxmlformats.org/officeDocument/2006/relationships/hyperlink" Target="..\..\DataDictionary\COBOL\A\ADS-MSG.docx" TargetMode="External"/><Relationship Id="rId295" Type="http://schemas.openxmlformats.org/officeDocument/2006/relationships/hyperlink" Target="..\SPC00-03\S0106010.docx" TargetMode="External"/><Relationship Id="rId309" Type="http://schemas.openxmlformats.org/officeDocument/2006/relationships/hyperlink" Target="..\..\DataDictionary\COBOL\J\J-EOMB-NUM.docx" TargetMode="External"/><Relationship Id="rId516" Type="http://schemas.openxmlformats.org/officeDocument/2006/relationships/hyperlink" Target="..\..\DataDictionary\COBOL\U\U-BENE-SIGN-FLG.docx" TargetMode="External"/><Relationship Id="rId1146" Type="http://schemas.openxmlformats.org/officeDocument/2006/relationships/hyperlink" Target="..\..\DataDictionary\COBOL\PROC\PROC-CODE.docx" TargetMode="External"/><Relationship Id="rId723" Type="http://schemas.openxmlformats.org/officeDocument/2006/relationships/hyperlink" Target="..\..\DataDictionary\COBOL\C\C-AMOUNT.docx" TargetMode="External"/><Relationship Id="rId930" Type="http://schemas.openxmlformats.org/officeDocument/2006/relationships/hyperlink" Target="..\..\DataDictionary\COBOL\CM\COBA-TEST-IND.docx" TargetMode="External"/><Relationship Id="rId1006" Type="http://schemas.openxmlformats.org/officeDocument/2006/relationships/hyperlink" Target="..\..\DataDictionary\COBOL\A\ADJ-DATE.docx" TargetMode="External"/><Relationship Id="rId1353" Type="http://schemas.openxmlformats.org/officeDocument/2006/relationships/hyperlink" Target="..\..\DataDictionary\COBOL\J\K-MAN-CUTBK-IND.docx" TargetMode="External"/><Relationship Id="rId1560" Type="http://schemas.openxmlformats.org/officeDocument/2006/relationships/hyperlink" Target="../../DataDictionary/COBOL/DT/DTL-CWF-OVRD-CD.docx" TargetMode="External"/><Relationship Id="rId1658" Type="http://schemas.openxmlformats.org/officeDocument/2006/relationships/hyperlink" Target="../../DataDictionary/COBOL/DTLN/DTL-OTH-IND.docx" TargetMode="External"/><Relationship Id="rId155" Type="http://schemas.openxmlformats.org/officeDocument/2006/relationships/hyperlink" Target="..\..\DataDictionary\COBOL\I\INITIAL-LTR-DATE.docx" TargetMode="External"/><Relationship Id="rId362" Type="http://schemas.openxmlformats.org/officeDocument/2006/relationships/hyperlink" Target="..\..\DataDictionary\COBOL\J\J-ORDERING-PROV-NAME.docx" TargetMode="External"/><Relationship Id="rId1213" Type="http://schemas.openxmlformats.org/officeDocument/2006/relationships/hyperlink" Target="..\SPC00-03\S0128000.docx" TargetMode="External"/><Relationship Id="rId1297" Type="http://schemas.openxmlformats.org/officeDocument/2006/relationships/hyperlink" Target="..\..\DataDictionary\COBOL\DTLN\DTL-REND-UPIN.docx" TargetMode="External"/><Relationship Id="rId1420" Type="http://schemas.openxmlformats.org/officeDocument/2006/relationships/hyperlink" Target="..\..\DataDictionary\COBOL\J\K-PR-CUTB-MSG.docx" TargetMode="External"/><Relationship Id="rId1518" Type="http://schemas.openxmlformats.org/officeDocument/2006/relationships/hyperlink" Target="../../DataDictionary/COBOL/F/FPQ-CUT-MSG.docx" TargetMode="External"/><Relationship Id="rId222" Type="http://schemas.openxmlformats.org/officeDocument/2006/relationships/hyperlink" Target="..\..\DataDictionary\COBOL\S\SUP-ACN.docx" TargetMode="External"/><Relationship Id="rId667" Type="http://schemas.openxmlformats.org/officeDocument/2006/relationships/hyperlink" Target="..\..\DataDictionary\COBOL\C\C-DATE.docx" TargetMode="External"/><Relationship Id="rId874" Type="http://schemas.openxmlformats.org/officeDocument/2006/relationships/hyperlink" Target="..\..\DataDictionary\COBOL\CM\COBA-END-DATE.docx" TargetMode="External"/><Relationship Id="rId17" Type="http://schemas.openxmlformats.org/officeDocument/2006/relationships/hyperlink" Target="../../JobRunbooks/A-DD/MCSPDB75.pdf" TargetMode="External"/><Relationship Id="rId527" Type="http://schemas.openxmlformats.org/officeDocument/2006/relationships/hyperlink" Target="..\..\DataDictionary\COBOL\U\U-DEMO-NUMBER.docx" TargetMode="External"/><Relationship Id="rId734" Type="http://schemas.openxmlformats.org/officeDocument/2006/relationships/hyperlink" Target="..\SPC00-03\S0209000.docx" TargetMode="External"/><Relationship Id="rId941" Type="http://schemas.openxmlformats.org/officeDocument/2006/relationships/hyperlink" Target="..\..\DataDictionary\COBOL\CM\COBA-TEST-IND.docx" TargetMode="External"/><Relationship Id="rId1157" Type="http://schemas.openxmlformats.org/officeDocument/2006/relationships/hyperlink" Target="..\..\DataDictionary\COBOL\DT\DTL-ALLOWED.docx" TargetMode="External"/><Relationship Id="rId1364" Type="http://schemas.openxmlformats.org/officeDocument/2006/relationships/hyperlink" Target="..\..\DataDictionary\COBOL\J\K-AUDIT-IND.docx" TargetMode="External"/><Relationship Id="rId1571" Type="http://schemas.openxmlformats.org/officeDocument/2006/relationships/hyperlink" Target="../../DataDictionary/COBOL/AM/AMB-PICKUP-ADDRES-LINE2.docx" TargetMode="External"/><Relationship Id="rId70" Type="http://schemas.openxmlformats.org/officeDocument/2006/relationships/hyperlink" Target="..\..\DataDictionary\COBOL\CL\CLERK.docx" TargetMode="External"/><Relationship Id="rId166" Type="http://schemas.openxmlformats.org/officeDocument/2006/relationships/hyperlink" Target="../../Screens/H6-ClaimEditsAndAudits.docx" TargetMode="External"/><Relationship Id="rId373" Type="http://schemas.openxmlformats.org/officeDocument/2006/relationships/hyperlink" Target="..\..\DataDictionary\COBOL\L\LOC-ACTV-CODE.docx" TargetMode="External"/><Relationship Id="rId580" Type="http://schemas.openxmlformats.org/officeDocument/2006/relationships/hyperlink" Target="..\..\DataDictionary\COBOL\B\B-DATE.docx" TargetMode="External"/><Relationship Id="rId801" Type="http://schemas.openxmlformats.org/officeDocument/2006/relationships/hyperlink" Target="..\SPC00-03\S0209000.docx" TargetMode="External"/><Relationship Id="rId1017" Type="http://schemas.openxmlformats.org/officeDocument/2006/relationships/hyperlink" Target="..\..\DataDictionary\COBOL\A\ADJ-CHK-WRT-DT.docx" TargetMode="External"/><Relationship Id="rId1224" Type="http://schemas.openxmlformats.org/officeDocument/2006/relationships/hyperlink" Target="..\..\DataDictionary\COBOL\PROC\PROC-FLAGS-5.docx" TargetMode="External"/><Relationship Id="rId1431" Type="http://schemas.openxmlformats.org/officeDocument/2006/relationships/hyperlink" Target="..\..\DataDictionary\COBOL\J\K-BENE-PREV-PD.docx" TargetMode="External"/><Relationship Id="rId1669" Type="http://schemas.openxmlformats.org/officeDocument/2006/relationships/hyperlink" Target="../../DataDictionary/COBOL/CM/COINS-PCT.docx" TargetMode="External"/><Relationship Id="rId1" Type="http://schemas.openxmlformats.org/officeDocument/2006/relationships/customXml" Target="../customXml/item1.xml"/><Relationship Id="rId233" Type="http://schemas.openxmlformats.org/officeDocument/2006/relationships/hyperlink" Target="..\..\DataDictionary\COBOL\CM\CPT-DAYS.docx" TargetMode="External"/><Relationship Id="rId440" Type="http://schemas.openxmlformats.org/officeDocument/2006/relationships/hyperlink" Target="..\..\DataDictionary\COBOL\PE\PHY-OCC-THER-IND.docx" TargetMode="External"/><Relationship Id="rId678" Type="http://schemas.openxmlformats.org/officeDocument/2006/relationships/hyperlink" Target="..\SPC00-03\S0115010.docx" TargetMode="External"/><Relationship Id="rId885" Type="http://schemas.openxmlformats.org/officeDocument/2006/relationships/hyperlink" Target="..\..\DataDictionary\COBOL\CM\COBA-END-DATE.docx" TargetMode="External"/><Relationship Id="rId1070" Type="http://schemas.openxmlformats.org/officeDocument/2006/relationships/hyperlink" Target="..\..\DataDictionary\COBOL\V\XREF-ICN.docx" TargetMode="External"/><Relationship Id="rId1529" Type="http://schemas.openxmlformats.org/officeDocument/2006/relationships/hyperlink" Target="../../DataDictionary/COBOL/EPO/ETC-CUT-MSG.docx" TargetMode="External"/><Relationship Id="rId28" Type="http://schemas.openxmlformats.org/officeDocument/2006/relationships/hyperlink" Target="../../DataDictionary/COBOL/I/IDR-HD-WORKLOAD-CONTR-ID.docx" TargetMode="External"/><Relationship Id="rId300" Type="http://schemas.openxmlformats.org/officeDocument/2006/relationships/hyperlink" Target="../../DataDictionary/COBOL/O/OVER-DUP-EDITS.docx" TargetMode="External"/><Relationship Id="rId538" Type="http://schemas.openxmlformats.org/officeDocument/2006/relationships/hyperlink" Target="..\..\DataDictionary\COBOL\U\U-FCADJ-BENE-INT.docx" TargetMode="External"/><Relationship Id="rId745" Type="http://schemas.openxmlformats.org/officeDocument/2006/relationships/hyperlink" Target="..\SPC00-03\S0121000.docx" TargetMode="External"/><Relationship Id="rId952" Type="http://schemas.openxmlformats.org/officeDocument/2006/relationships/hyperlink" Target="..\..\DataDictionary\COBOL\CM\COBA-TEST-IND.docx" TargetMode="External"/><Relationship Id="rId1168" Type="http://schemas.openxmlformats.org/officeDocument/2006/relationships/hyperlink" Target="..\..\DataDictionary\COBOL\DTLN\DTL-NONC-AUD-IND.docx" TargetMode="External"/><Relationship Id="rId1375" Type="http://schemas.openxmlformats.org/officeDocument/2006/relationships/hyperlink" Target="..\..\DataDictionary\COBOL\J\K-AUDIT-DISP.docx" TargetMode="External"/><Relationship Id="rId1582" Type="http://schemas.openxmlformats.org/officeDocument/2006/relationships/hyperlink" Target="../../DataDictionary/COBOL/CM/CTM-CUT-SUF.docx" TargetMode="External"/><Relationship Id="rId81" Type="http://schemas.openxmlformats.org/officeDocument/2006/relationships/hyperlink" Target="../../DataDictionary/COBOL/CL/CLM-LEVEL-IND.docx" TargetMode="External"/><Relationship Id="rId177" Type="http://schemas.openxmlformats.org/officeDocument/2006/relationships/hyperlink" Target="..\..\DataDictionary\COBOL\A\ADS-MSG.docx" TargetMode="External"/><Relationship Id="rId384" Type="http://schemas.openxmlformats.org/officeDocument/2006/relationships/hyperlink" Target="..\..\DataDictionary\COBOL\L\LOC-CLERK.docx" TargetMode="External"/><Relationship Id="rId591" Type="http://schemas.openxmlformats.org/officeDocument/2006/relationships/hyperlink" Target="..\..\DataDictionary\COBOL\B\B-ICN.docx" TargetMode="External"/><Relationship Id="rId605" Type="http://schemas.openxmlformats.org/officeDocument/2006/relationships/hyperlink" Target="..\..\DataDictionary\COBOL\CM\C-TYPE.docx" TargetMode="External"/><Relationship Id="rId812" Type="http://schemas.openxmlformats.org/officeDocument/2006/relationships/hyperlink" Target="..\..\DataDictionary\COBOL\C\C-DATE.docx" TargetMode="External"/><Relationship Id="rId1028" Type="http://schemas.openxmlformats.org/officeDocument/2006/relationships/hyperlink" Target="..\..\DataDictionary\COBOL\V\XREF-ICN.docx" TargetMode="External"/><Relationship Id="rId1235" Type="http://schemas.openxmlformats.org/officeDocument/2006/relationships/hyperlink" Target="..\..\DataDictionary\COBOL\PROC\PROC-FLAGS-MINUS.docx" TargetMode="External"/><Relationship Id="rId1442" Type="http://schemas.openxmlformats.org/officeDocument/2006/relationships/hyperlink" Target="..\..\DataDictionary\COBOL\J\K-HCT-LEVEL.docx" TargetMode="External"/><Relationship Id="rId244" Type="http://schemas.openxmlformats.org/officeDocument/2006/relationships/hyperlink" Target="../../Screens/AX-AuditDispositionCriteria.docx" TargetMode="External"/><Relationship Id="rId689" Type="http://schemas.openxmlformats.org/officeDocument/2006/relationships/hyperlink" Target="..\SPC00-03\S0209000.docx" TargetMode="External"/><Relationship Id="rId896" Type="http://schemas.openxmlformats.org/officeDocument/2006/relationships/hyperlink" Target="..\..\DataDictionary\COBOL\CM\COBA-END-DATE.docx" TargetMode="External"/><Relationship Id="rId1081" Type="http://schemas.openxmlformats.org/officeDocument/2006/relationships/hyperlink" Target="../../DataDictionary/COBOL/AM/AMB-DROPOFF-NAME.docx" TargetMode="External"/><Relationship Id="rId1302" Type="http://schemas.openxmlformats.org/officeDocument/2006/relationships/hyperlink" Target="..\..\DataDictionary\COBOL\DTLN\DTL-ORIG-ALLOW.docx" TargetMode="External"/><Relationship Id="rId39" Type="http://schemas.openxmlformats.org/officeDocument/2006/relationships/hyperlink" Target="..\..\DataDictionary\COBOL\CL\CLAIM-TYPE.docx" TargetMode="External"/><Relationship Id="rId451" Type="http://schemas.openxmlformats.org/officeDocument/2006/relationships/hyperlink" Target="..\..\DataDictionary\COBOL\PE\PHY-OCC-THER-REM.docx" TargetMode="External"/><Relationship Id="rId549" Type="http://schemas.openxmlformats.org/officeDocument/2006/relationships/hyperlink" Target="../SPC19-23/S23R100.docx" TargetMode="External"/><Relationship Id="rId756" Type="http://schemas.openxmlformats.org/officeDocument/2006/relationships/hyperlink" Target="..\..\DataDictionary\COBOL\C\C-DET-NUMB.docx" TargetMode="External"/><Relationship Id="rId1179" Type="http://schemas.openxmlformats.org/officeDocument/2006/relationships/hyperlink" Target="..\SPC00-03\S0128000.docx" TargetMode="External"/><Relationship Id="rId1386" Type="http://schemas.openxmlformats.org/officeDocument/2006/relationships/hyperlink" Target="..\..\DataDictionary\COBOL\J\K-AUDIT-IND.docx" TargetMode="External"/><Relationship Id="rId1593" Type="http://schemas.openxmlformats.org/officeDocument/2006/relationships/hyperlink" Target="../../DataDictionary/COBOL/CM/CPC-CUT-CSF.docx" TargetMode="External"/><Relationship Id="rId1607" Type="http://schemas.openxmlformats.org/officeDocument/2006/relationships/hyperlink" Target="../../DataDictionary/COBOL/M/MIP-CUT-SUF.docx" TargetMode="External"/><Relationship Id="rId104" Type="http://schemas.openxmlformats.org/officeDocument/2006/relationships/hyperlink" Target="..\SPC00-03\S0126000.docx" TargetMode="External"/><Relationship Id="rId188" Type="http://schemas.openxmlformats.org/officeDocument/2006/relationships/hyperlink" Target="..\SPC00-03\S0126000.docx" TargetMode="External"/><Relationship Id="rId311" Type="http://schemas.openxmlformats.org/officeDocument/2006/relationships/hyperlink" Target="..\..\DataDictionary\COBOL\J\J-REFERRING-PROV-UPIN.docx" TargetMode="External"/><Relationship Id="rId395" Type="http://schemas.openxmlformats.org/officeDocument/2006/relationships/hyperlink" Target="..\..\DataDictionary\COBOL\L\LOC-CODE.docx" TargetMode="External"/><Relationship Id="rId409" Type="http://schemas.openxmlformats.org/officeDocument/2006/relationships/hyperlink" Target="..\..\DataDictionary\COBOL\L\LOC-CLERK.docx" TargetMode="External"/><Relationship Id="rId963" Type="http://schemas.openxmlformats.org/officeDocument/2006/relationships/hyperlink" Target="..\..\DataDictionary\COBOL\A\ADJ-B-EOMB-AMT.docx" TargetMode="External"/><Relationship Id="rId1039" Type="http://schemas.openxmlformats.org/officeDocument/2006/relationships/hyperlink" Target="..\..\DataDictionary\COBOL\A\ADJ-B-EOMB-AMT.docx" TargetMode="External"/><Relationship Id="rId1246" Type="http://schemas.openxmlformats.org/officeDocument/2006/relationships/hyperlink" Target="..\SPC00-03\S0105010.docx" TargetMode="External"/><Relationship Id="rId92" Type="http://schemas.openxmlformats.org/officeDocument/2006/relationships/hyperlink" Target="..\..\DataDictionary\COBOL\A\ADDRESSEE-CODE.docx" TargetMode="External"/><Relationship Id="rId616" Type="http://schemas.openxmlformats.org/officeDocument/2006/relationships/hyperlink" Target="..\SPC00-03\S0121000.docx" TargetMode="External"/><Relationship Id="rId823" Type="http://schemas.openxmlformats.org/officeDocument/2006/relationships/hyperlink" Target="..\SPC00-03\S0115010.docx" TargetMode="External"/><Relationship Id="rId1453" Type="http://schemas.openxmlformats.org/officeDocument/2006/relationships/hyperlink" Target="../../DataDictionary/COBOL/J/K-NEG-PAY-ADJ-AMT.docx" TargetMode="External"/><Relationship Id="rId1660" Type="http://schemas.openxmlformats.org/officeDocument/2006/relationships/hyperlink" Target="../../DataDictionary/COBOL/MNE/MOD-CUT-CD.docx" TargetMode="External"/><Relationship Id="rId255" Type="http://schemas.openxmlformats.org/officeDocument/2006/relationships/hyperlink" Target="..\..\DataDictionary\COBOL\J\J-AUDIT-DISP.docx" TargetMode="External"/><Relationship Id="rId462" Type="http://schemas.openxmlformats.org/officeDocument/2006/relationships/hyperlink" Target="..\..\DataDictionary\COBOL\Q\REG-DED-REMAIN.docx" TargetMode="External"/><Relationship Id="rId1092" Type="http://schemas.openxmlformats.org/officeDocument/2006/relationships/hyperlink" Target="../../DataDictionary/COBOL/HDR-TRLR/HIGLAS-IND.docx" TargetMode="External"/><Relationship Id="rId1106" Type="http://schemas.openxmlformats.org/officeDocument/2006/relationships/hyperlink" Target="../../DataDictionary/COBOL/CWF/CWFR-03-INS-ADDR2.docx" TargetMode="External"/><Relationship Id="rId1313" Type="http://schemas.openxmlformats.org/officeDocument/2006/relationships/hyperlink" Target="../../DataDictionary/COBOL/DTLN/DTL-PCIP-AMT.docx" TargetMode="External"/><Relationship Id="rId1397" Type="http://schemas.openxmlformats.org/officeDocument/2006/relationships/hyperlink" Target="..\..\DataDictionary\COBOL\J\K-AUDIT-NUM.docx" TargetMode="External"/><Relationship Id="rId1520" Type="http://schemas.openxmlformats.org/officeDocument/2006/relationships/hyperlink" Target="../../DataDictionary/COBOL/MNE/MPQ-CUT-SUF.docx" TargetMode="External"/><Relationship Id="rId115" Type="http://schemas.openxmlformats.org/officeDocument/2006/relationships/hyperlink" Target="../../Screens/H6-ClaimEditsAndAudits.docx" TargetMode="External"/><Relationship Id="rId322" Type="http://schemas.openxmlformats.org/officeDocument/2006/relationships/hyperlink" Target="..\..\DataDictionary\COBOL\J\J-MED-INS-NUM.docx" TargetMode="External"/><Relationship Id="rId767" Type="http://schemas.openxmlformats.org/officeDocument/2006/relationships/hyperlink" Target="..\..\DataDictionary\COBOL\CM\C-NEW-STAT.docx" TargetMode="External"/><Relationship Id="rId974" Type="http://schemas.openxmlformats.org/officeDocument/2006/relationships/hyperlink" Target="..\..\DataDictionary\COBOL\I\INIT-CCN.docx" TargetMode="External"/><Relationship Id="rId1618" Type="http://schemas.openxmlformats.org/officeDocument/2006/relationships/hyperlink" Target="../../DataDictionary/COBOL/REIM/ROM-CUT-AMT.docx" TargetMode="External"/><Relationship Id="rId199" Type="http://schemas.openxmlformats.org/officeDocument/2006/relationships/hyperlink" Target="..\..\DataDictionary\COBOL\A\ADS-MSG.docx" TargetMode="External"/><Relationship Id="rId627" Type="http://schemas.openxmlformats.org/officeDocument/2006/relationships/hyperlink" Target="..\..\DataDictionary\COBOL\C\C-DET-NUMB.docx" TargetMode="External"/><Relationship Id="rId834" Type="http://schemas.openxmlformats.org/officeDocument/2006/relationships/hyperlink" Target="..\..\DataDictionary\COBOL\F\F-PROV-PAY-AMT.docx" TargetMode="External"/><Relationship Id="rId1257" Type="http://schemas.openxmlformats.org/officeDocument/2006/relationships/hyperlink" Target="..\..\DataDictionary\COBOL\PP\PRE-CARE-DAYS.docx" TargetMode="External"/><Relationship Id="rId1464" Type="http://schemas.openxmlformats.org/officeDocument/2006/relationships/hyperlink" Target="../../DataDictionary/COBOL/PLAN/POS-STATE.docx" TargetMode="External"/><Relationship Id="rId1671" Type="http://schemas.openxmlformats.org/officeDocument/2006/relationships/hyperlink" Target="../../DataDictionary/COBOL/E/EOM-CUT-CD.docx" TargetMode="External"/><Relationship Id="rId266" Type="http://schemas.openxmlformats.org/officeDocument/2006/relationships/hyperlink" Target="..\..\DataDictionary\COBOL\J\J-AUDIT-IND.docx" TargetMode="External"/><Relationship Id="rId473" Type="http://schemas.openxmlformats.org/officeDocument/2006/relationships/hyperlink" Target="..\..\DataDictionary\COBOL\CWFR-19\CWF-RESP-TRL-CODE.docx" TargetMode="External"/><Relationship Id="rId680" Type="http://schemas.openxmlformats.org/officeDocument/2006/relationships/hyperlink" Target="..\SPC00-03\S0121000.docx" TargetMode="External"/><Relationship Id="rId901" Type="http://schemas.openxmlformats.org/officeDocument/2006/relationships/hyperlink" Target="..\..\DataDictionary\COBOL\CM\COBA-T-5010-IND.docx" TargetMode="External"/><Relationship Id="rId1117" Type="http://schemas.openxmlformats.org/officeDocument/2006/relationships/hyperlink" Target="../../DataDictionary/COBOL/CWF/CWFR-03-EMP-ID-NUM.docx" TargetMode="External"/><Relationship Id="rId1324" Type="http://schemas.openxmlformats.org/officeDocument/2006/relationships/hyperlink" Target="../../DataDictionary/COBOL/A/ACO-ID.docx" TargetMode="External"/><Relationship Id="rId1531" Type="http://schemas.openxmlformats.org/officeDocument/2006/relationships/hyperlink" Target="../../DataDictionary/COBOL/J/K-HEA-CUT-CD.docx" TargetMode="External"/><Relationship Id="rId30" Type="http://schemas.openxmlformats.org/officeDocument/2006/relationships/hyperlink" Target="../../DataDictionary/COBOL/I/IDR-HD-CYCLE-DATE.docx" TargetMode="External"/><Relationship Id="rId126" Type="http://schemas.openxmlformats.org/officeDocument/2006/relationships/hyperlink" Target="..\..\DataDictionary\COBOL\A\ADS-MSG.docx" TargetMode="External"/><Relationship Id="rId333" Type="http://schemas.openxmlformats.org/officeDocument/2006/relationships/hyperlink" Target="../../DataDictionary/COBOL/J/J-DIAG-3-12.docx" TargetMode="External"/><Relationship Id="rId540" Type="http://schemas.openxmlformats.org/officeDocument/2006/relationships/hyperlink" Target="../../DataDictionary/COBOL/PROC/PROV-DNF-FLG.docx" TargetMode="External"/><Relationship Id="rId778" Type="http://schemas.openxmlformats.org/officeDocument/2006/relationships/hyperlink" Target="..\..\DataDictionary\COBOL\C\C-CLERK.docx" TargetMode="External"/><Relationship Id="rId985" Type="http://schemas.openxmlformats.org/officeDocument/2006/relationships/hyperlink" Target="..\..\DataDictionary\COBOL\A\ADJ-DATE.docx" TargetMode="External"/><Relationship Id="rId1170" Type="http://schemas.openxmlformats.org/officeDocument/2006/relationships/hyperlink" Target="..\..\DataDictionary\COBOL\PROC\PROC-FLAGS-A.docx" TargetMode="External"/><Relationship Id="rId1629" Type="http://schemas.openxmlformats.org/officeDocument/2006/relationships/hyperlink" Target="../SPC19-23/S2301400.docx" TargetMode="External"/><Relationship Id="rId638" Type="http://schemas.openxmlformats.org/officeDocument/2006/relationships/hyperlink" Target="..\SPC00-03\S0209000.docx" TargetMode="External"/><Relationship Id="rId845" Type="http://schemas.openxmlformats.org/officeDocument/2006/relationships/hyperlink" Target="..\..\DataDictionary\COBOL\F\F-PROV-EXT-EOB.docx" TargetMode="External"/><Relationship Id="rId1030" Type="http://schemas.openxmlformats.org/officeDocument/2006/relationships/hyperlink" Target="..\..\DataDictionary\COBOL\I\INIT-CCN.docx" TargetMode="External"/><Relationship Id="rId1268" Type="http://schemas.openxmlformats.org/officeDocument/2006/relationships/hyperlink" Target="..\..\DataDictionary\COBOL\P\PAYABLE-UNITS-IND.docx" TargetMode="External"/><Relationship Id="rId1475" Type="http://schemas.openxmlformats.org/officeDocument/2006/relationships/hyperlink" Target="S1341000.docx" TargetMode="External"/><Relationship Id="rId1682" Type="http://schemas.openxmlformats.org/officeDocument/2006/relationships/hyperlink" Target="../../DataDictionary/COBOL/I/IDR-TR-RECORD-COUNT.docx" TargetMode="External"/><Relationship Id="rId277" Type="http://schemas.openxmlformats.org/officeDocument/2006/relationships/hyperlink" Target="..\..\DataDictionary\COBOL\J\J-AUDIT-NUM.docx" TargetMode="External"/><Relationship Id="rId400" Type="http://schemas.openxmlformats.org/officeDocument/2006/relationships/hyperlink" Target="..\..\DataDictionary\COBOL\L\LOC-CODE.docx" TargetMode="External"/><Relationship Id="rId484" Type="http://schemas.openxmlformats.org/officeDocument/2006/relationships/hyperlink" Target="..\..\DataDictionary\COBOL\CM\CURR-BENE-CHK-STAT.docx" TargetMode="External"/><Relationship Id="rId705" Type="http://schemas.openxmlformats.org/officeDocument/2006/relationships/hyperlink" Target="..\SPC00-03\S0209000.docx" TargetMode="External"/><Relationship Id="rId1128" Type="http://schemas.openxmlformats.org/officeDocument/2006/relationships/hyperlink" Target="../../DataDictionary/COBOL/CWF/CWFR-03-PREPAID-H-P.docx" TargetMode="External"/><Relationship Id="rId1335" Type="http://schemas.openxmlformats.org/officeDocument/2006/relationships/hyperlink" Target="S1417060.docx" TargetMode="External"/><Relationship Id="rId1542" Type="http://schemas.openxmlformats.org/officeDocument/2006/relationships/hyperlink" Target="../../DataDictionary/COBOL/DT/DTL-LMRP-POLICY-1.docx" TargetMode="External"/><Relationship Id="rId137" Type="http://schemas.openxmlformats.org/officeDocument/2006/relationships/hyperlink" Target="../../Screens/H6-ClaimEditsAndAudits.docx" TargetMode="External"/><Relationship Id="rId344" Type="http://schemas.openxmlformats.org/officeDocument/2006/relationships/hyperlink" Target="..\..\DataDictionary\COBOL\DI\DIAG-CODE.docx" TargetMode="External"/><Relationship Id="rId691" Type="http://schemas.openxmlformats.org/officeDocument/2006/relationships/hyperlink" Target="..\..\DataDictionary\COBOL\C\C-DET-NUMB.docx" TargetMode="External"/><Relationship Id="rId789" Type="http://schemas.openxmlformats.org/officeDocument/2006/relationships/hyperlink" Target="..\..\DataDictionary\COBOL\C\C-AMOUNT.docx" TargetMode="External"/><Relationship Id="rId912" Type="http://schemas.openxmlformats.org/officeDocument/2006/relationships/hyperlink" Target="..\..\DataDictionary\COBOL\CM\COBA-T-5010-IND.docx" TargetMode="External"/><Relationship Id="rId996" Type="http://schemas.openxmlformats.org/officeDocument/2006/relationships/hyperlink" Target="..\..\DataDictionary\COBOL\A\ADJ-CHK-WRT-DT.docx" TargetMode="External"/><Relationship Id="rId41" Type="http://schemas.openxmlformats.org/officeDocument/2006/relationships/hyperlink" Target="..\..\DataDictionary\COBOL\B\BENE-FIRST-INIT.docx" TargetMode="External"/><Relationship Id="rId551" Type="http://schemas.openxmlformats.org/officeDocument/2006/relationships/hyperlink" Target="../../DataDictionary/COBOL/U/U-CWF-SRC-IND.docx" TargetMode="External"/><Relationship Id="rId649" Type="http://schemas.openxmlformats.org/officeDocument/2006/relationships/hyperlink" Target="..\SPC00-03\S0121000.docx" TargetMode="External"/><Relationship Id="rId856" Type="http://schemas.openxmlformats.org/officeDocument/2006/relationships/hyperlink" Target="..\..\DataDictionary\COBOL\CM\COBA-RSN-CREATN.docx" TargetMode="External"/><Relationship Id="rId1181" Type="http://schemas.openxmlformats.org/officeDocument/2006/relationships/hyperlink" Target="..\SPC00-03\S0128000.docx" TargetMode="External"/><Relationship Id="rId1279" Type="http://schemas.openxmlformats.org/officeDocument/2006/relationships/hyperlink" Target="..\..\DataDictionary\COBOL\O\ORIG-PROC.docx" TargetMode="External"/><Relationship Id="rId1402" Type="http://schemas.openxmlformats.org/officeDocument/2006/relationships/hyperlink" Target="../../DataDictionary/COBOL/O/OVER-LISTED-AUDIT.docx" TargetMode="External"/><Relationship Id="rId1486" Type="http://schemas.openxmlformats.org/officeDocument/2006/relationships/hyperlink" Target="../../DataDictionary/COBOL/TD/TECH-COMP-CAP2.docx" TargetMode="External"/><Relationship Id="rId190" Type="http://schemas.openxmlformats.org/officeDocument/2006/relationships/hyperlink" Target="../../Screens/H6-ClaimEditsAndAudits.docx" TargetMode="External"/><Relationship Id="rId204" Type="http://schemas.openxmlformats.org/officeDocument/2006/relationships/hyperlink" Target="../../Screens/H6-ClaimEditsAndAudits.docx" TargetMode="External"/><Relationship Id="rId288" Type="http://schemas.openxmlformats.org/officeDocument/2006/relationships/hyperlink" Target="..\..\DataDictionary\COBOL\J\J-FAC-PROV-LOCALITY.docx" TargetMode="External"/><Relationship Id="rId411" Type="http://schemas.openxmlformats.org/officeDocument/2006/relationships/hyperlink" Target="..\SPC00-03\S0119010.docx" TargetMode="External"/><Relationship Id="rId509" Type="http://schemas.openxmlformats.org/officeDocument/2006/relationships/hyperlink" Target="S1320000.docx" TargetMode="External"/><Relationship Id="rId1041" Type="http://schemas.openxmlformats.org/officeDocument/2006/relationships/hyperlink" Target="..\..\DataDictionary\COBOL\A\ADJ-DATE.docx" TargetMode="External"/><Relationship Id="rId1139" Type="http://schemas.openxmlformats.org/officeDocument/2006/relationships/hyperlink" Target="..\..\DataDictionary\COBOL\DTLN\DTL-STATUS.docx" TargetMode="External"/><Relationship Id="rId1346" Type="http://schemas.openxmlformats.org/officeDocument/2006/relationships/hyperlink" Target="S1213000.docx" TargetMode="External"/><Relationship Id="rId495" Type="http://schemas.openxmlformats.org/officeDocument/2006/relationships/hyperlink" Target="../../DataDictionary/COBOL/U/U-MSN-NOTICE-DT.docx" TargetMode="External"/><Relationship Id="rId716" Type="http://schemas.openxmlformats.org/officeDocument/2006/relationships/hyperlink" Target="..\..\DataDictionary\COBOL\CM\C-TYPE.docx" TargetMode="External"/><Relationship Id="rId923" Type="http://schemas.openxmlformats.org/officeDocument/2006/relationships/hyperlink" Target="..\..\DataDictionary\COBOL\CM\COBA-T-5010-IND.docx" TargetMode="External"/><Relationship Id="rId1553" Type="http://schemas.openxmlformats.org/officeDocument/2006/relationships/hyperlink" Target="../SPC19-23/S23R100.docx" TargetMode="External"/><Relationship Id="rId52" Type="http://schemas.openxmlformats.org/officeDocument/2006/relationships/hyperlink" Target="..\..\DataDictionary\COBOL\B\BILL-PROV-TYPE.docx" TargetMode="External"/><Relationship Id="rId148" Type="http://schemas.openxmlformats.org/officeDocument/2006/relationships/hyperlink" Target="../../Screens/H6-ClaimEditsAndAudits.docx" TargetMode="External"/><Relationship Id="rId355" Type="http://schemas.openxmlformats.org/officeDocument/2006/relationships/hyperlink" Target="..\..\DataDictionary\COBOL\J\J-MASS-ADJ-TYPE.docx" TargetMode="External"/><Relationship Id="rId562" Type="http://schemas.openxmlformats.org/officeDocument/2006/relationships/hyperlink" Target="../SPC19-23/S23R100.docx" TargetMode="External"/><Relationship Id="rId1192" Type="http://schemas.openxmlformats.org/officeDocument/2006/relationships/hyperlink" Target="..\..\DataDictionary\COBOL\PROC\PROC-FLAGS-M.docx" TargetMode="External"/><Relationship Id="rId1206" Type="http://schemas.openxmlformats.org/officeDocument/2006/relationships/hyperlink" Target="..\..\DataDictionary\COBOL\PROC\PROC-FLAGS-V.docx" TargetMode="External"/><Relationship Id="rId1413" Type="http://schemas.openxmlformats.org/officeDocument/2006/relationships/hyperlink" Target="..\..\DataDictionary\COBOL\J\K-GDX-RULE-DATE.docx" TargetMode="External"/><Relationship Id="rId1620" Type="http://schemas.openxmlformats.org/officeDocument/2006/relationships/hyperlink" Target="../../DataDictionary/COBOL/D/DEMO-PRICING-IND.docx" TargetMode="External"/><Relationship Id="rId215" Type="http://schemas.openxmlformats.org/officeDocument/2006/relationships/hyperlink" Target="..\..\DataDictionary\COBOL\A\ADS-MSG.docx" TargetMode="External"/><Relationship Id="rId422" Type="http://schemas.openxmlformats.org/officeDocument/2006/relationships/hyperlink" Target="..\..\DataDictionary\COBOL\L\LOC-DATE.docx" TargetMode="External"/><Relationship Id="rId867" Type="http://schemas.openxmlformats.org/officeDocument/2006/relationships/hyperlink" Target="..\..\DataDictionary\COBOL\CM\COBA-RSN-CREATN.docx" TargetMode="External"/><Relationship Id="rId1052" Type="http://schemas.openxmlformats.org/officeDocument/2006/relationships/hyperlink" Target="..\..\DataDictionary\COBOL\A\ADJ-CHK-WRT-DT.docx" TargetMode="External"/><Relationship Id="rId1497" Type="http://schemas.openxmlformats.org/officeDocument/2006/relationships/hyperlink" Target="../../DataDictionary/COBOL/AM/ANTI-MARKUP-FLAG.docx" TargetMode="External"/><Relationship Id="rId299" Type="http://schemas.openxmlformats.org/officeDocument/2006/relationships/hyperlink" Target="../../DataDictionary/COBOL/O/OVER-LISTED-AUDIT.docx" TargetMode="External"/><Relationship Id="rId727" Type="http://schemas.openxmlformats.org/officeDocument/2006/relationships/hyperlink" Target="..\SPC00-03\S0115010.docx" TargetMode="External"/><Relationship Id="rId934" Type="http://schemas.openxmlformats.org/officeDocument/2006/relationships/hyperlink" Target="..\..\DataDictionary\COBOL\CM\COBA-T-5010-IND.docx" TargetMode="External"/><Relationship Id="rId1357" Type="http://schemas.openxmlformats.org/officeDocument/2006/relationships/hyperlink" Target="..\..\DataDictionary\COBOL\J\K-SSA-CUTBK-CD.docx" TargetMode="External"/><Relationship Id="rId1564" Type="http://schemas.openxmlformats.org/officeDocument/2006/relationships/hyperlink" Target="../../DataDictionary/COBOL/DT/DTL-CWF-OVRD-CD.docx" TargetMode="External"/><Relationship Id="rId63" Type="http://schemas.openxmlformats.org/officeDocument/2006/relationships/hyperlink" Target="..\..\DataDictionary\COBOL\HDR-BT\HDR-EOMB-MSG.docx" TargetMode="External"/><Relationship Id="rId159" Type="http://schemas.openxmlformats.org/officeDocument/2006/relationships/hyperlink" Target="..\..\DataDictionary\COBOL\A\ADS-MSG.docx" TargetMode="External"/><Relationship Id="rId366" Type="http://schemas.openxmlformats.org/officeDocument/2006/relationships/hyperlink" Target="../../DataDictionary/COBOL/PRV/PWK-COUNT.docx" TargetMode="External"/><Relationship Id="rId573" Type="http://schemas.openxmlformats.org/officeDocument/2006/relationships/hyperlink" Target="../../DataDictionary/COBOL/HDR-I/HDR-OVP-DSCV-CODE.docx" TargetMode="External"/><Relationship Id="rId780" Type="http://schemas.openxmlformats.org/officeDocument/2006/relationships/hyperlink" Target="..\..\DataDictionary\COBOL\CM\C-TYPE.docx" TargetMode="External"/><Relationship Id="rId1217" Type="http://schemas.openxmlformats.org/officeDocument/2006/relationships/hyperlink" Target="..\..\DataDictionary\COBOL\PROC\PROC-FLAGS-1.docx" TargetMode="External"/><Relationship Id="rId1424" Type="http://schemas.openxmlformats.org/officeDocument/2006/relationships/hyperlink" Target="..\..\DataDictionary\COBOL\J\K-REBUN-PROC.docx" TargetMode="External"/><Relationship Id="rId1631" Type="http://schemas.openxmlformats.org/officeDocument/2006/relationships/hyperlink" Target="../../DataDictionary/COBOL/DTLN/DTL-OTH-IND.docx" TargetMode="External"/><Relationship Id="rId226" Type="http://schemas.openxmlformats.org/officeDocument/2006/relationships/hyperlink" Target="..\..\DataDictionary\COBOL\HDR-TRLR\HIC-CHG-DATE.docx" TargetMode="External"/><Relationship Id="rId433" Type="http://schemas.openxmlformats.org/officeDocument/2006/relationships/hyperlink" Target="..\..\DataDictionary\COBOL\CWF\CWF-QUERY-DATE.docx" TargetMode="External"/><Relationship Id="rId878" Type="http://schemas.openxmlformats.org/officeDocument/2006/relationships/hyperlink" Target="..\..\DataDictionary\COBOL\CM\COBA-RSN-CREATN.docx" TargetMode="External"/><Relationship Id="rId1063" Type="http://schemas.openxmlformats.org/officeDocument/2006/relationships/hyperlink" Target="..\..\DataDictionary\COBOL\V\XREF-ICN.docx" TargetMode="External"/><Relationship Id="rId1270" Type="http://schemas.openxmlformats.org/officeDocument/2006/relationships/hyperlink" Target="../../DataDictionary/COBOL/P/PAC-CODE.docx" TargetMode="External"/><Relationship Id="rId640" Type="http://schemas.openxmlformats.org/officeDocument/2006/relationships/hyperlink" Target="..\SPC00-03\S0209000.docx" TargetMode="External"/><Relationship Id="rId738" Type="http://schemas.openxmlformats.org/officeDocument/2006/relationships/hyperlink" Target="..\SPC00-03\S0209000.docx" TargetMode="External"/><Relationship Id="rId945" Type="http://schemas.openxmlformats.org/officeDocument/2006/relationships/hyperlink" Target="..\..\DataDictionary\COBOL\CM\COBA-T-5010-IND.docx" TargetMode="External"/><Relationship Id="rId1368" Type="http://schemas.openxmlformats.org/officeDocument/2006/relationships/hyperlink" Target="..\..\DataDictionary\COBOL\J\K-AUDIT-IND.docx" TargetMode="External"/><Relationship Id="rId1575" Type="http://schemas.openxmlformats.org/officeDocument/2006/relationships/hyperlink" Target="../../DataDictionary/COBOL/AM/AMB-DROPOFF-NAME.docx" TargetMode="External"/><Relationship Id="rId74" Type="http://schemas.openxmlformats.org/officeDocument/2006/relationships/hyperlink" Target="..\..\DataDictionary\COBOL\E\EGHP-STATUS.docx" TargetMode="External"/><Relationship Id="rId377" Type="http://schemas.openxmlformats.org/officeDocument/2006/relationships/hyperlink" Target="..\..\DataDictionary\COBOL\L\LOC-DATE.docx" TargetMode="External"/><Relationship Id="rId500" Type="http://schemas.openxmlformats.org/officeDocument/2006/relationships/hyperlink" Target="..\..\DataDictionary\COBOL\U\U-GDX-RULE-DATE.docx" TargetMode="External"/><Relationship Id="rId584" Type="http://schemas.openxmlformats.org/officeDocument/2006/relationships/hyperlink" Target="..\..\DataDictionary\COBOL\B\B-CUR-IND.docx" TargetMode="External"/><Relationship Id="rId805" Type="http://schemas.openxmlformats.org/officeDocument/2006/relationships/hyperlink" Target="..\..\DataDictionary\COBOL\C\C-DET-NUMB.docx" TargetMode="External"/><Relationship Id="rId1130" Type="http://schemas.openxmlformats.org/officeDocument/2006/relationships/hyperlink" Target="../../DataDictionary/COBOL/CWF/CWFR-03-REMARK-CODE-2.docx" TargetMode="External"/><Relationship Id="rId1228" Type="http://schemas.openxmlformats.org/officeDocument/2006/relationships/hyperlink" Target="..\SPC00-03\S0128000.docx" TargetMode="External"/><Relationship Id="rId1435" Type="http://schemas.openxmlformats.org/officeDocument/2006/relationships/hyperlink" Target="..\..\DataDictionary\COBOL\J\K-ORIG-REPT-IND.docx" TargetMode="External"/><Relationship Id="rId5" Type="http://schemas.openxmlformats.org/officeDocument/2006/relationships/customXml" Target="../customXml/item5.xml"/><Relationship Id="rId237" Type="http://schemas.openxmlformats.org/officeDocument/2006/relationships/hyperlink" Target="..\..\DataDictionary\COBOL\J\J-AUDIT-NUM.docx" TargetMode="External"/><Relationship Id="rId791" Type="http://schemas.openxmlformats.org/officeDocument/2006/relationships/hyperlink" Target="../SPC00-03/S0115010.docx" TargetMode="External"/><Relationship Id="rId889" Type="http://schemas.openxmlformats.org/officeDocument/2006/relationships/hyperlink" Target="..\..\DataDictionary\COBOL\CM\COBA-RSN-CREATN.docx" TargetMode="External"/><Relationship Id="rId1074" Type="http://schemas.openxmlformats.org/officeDocument/2006/relationships/hyperlink" Target="..\..\DataDictionary\COBOL\A\ADJ-B-EOMB-AMT.docx" TargetMode="External"/><Relationship Id="rId1642" Type="http://schemas.openxmlformats.org/officeDocument/2006/relationships/hyperlink" Target="../../DataDictionary/COBOL/DTLN/DTL-OTH-IND.docx" TargetMode="External"/><Relationship Id="rId444" Type="http://schemas.openxmlformats.org/officeDocument/2006/relationships/hyperlink" Target="..\..\DataDictionary\COBOL\CWFR-19\CWF-RESP-ERR-CD4.docx" TargetMode="External"/><Relationship Id="rId651" Type="http://schemas.openxmlformats.org/officeDocument/2006/relationships/hyperlink" Target="..\..\DataDictionary\COBOL\C\C-DATE.docx" TargetMode="External"/><Relationship Id="rId749" Type="http://schemas.openxmlformats.org/officeDocument/2006/relationships/hyperlink" Target="..\..\DataDictionary\COBOL\CM\C-OLD-STAT.docx" TargetMode="External"/><Relationship Id="rId1281" Type="http://schemas.openxmlformats.org/officeDocument/2006/relationships/hyperlink" Target="..\..\DataDictionary\COBOL\DTLN\DTL-PROV-PAID.docx" TargetMode="External"/><Relationship Id="rId1379" Type="http://schemas.openxmlformats.org/officeDocument/2006/relationships/hyperlink" Target="..\..\DataDictionary\COBOL\J\K-AUDIT-NUM.docx" TargetMode="External"/><Relationship Id="rId1502" Type="http://schemas.openxmlformats.org/officeDocument/2006/relationships/hyperlink" Target="../../DataDictionary/COBOL/AS/ASC-AUDIT-SUF.docx" TargetMode="External"/><Relationship Id="rId1586" Type="http://schemas.openxmlformats.org/officeDocument/2006/relationships/hyperlink" Target="../../DataDictionary/COBOL/P/PAU-CUT-SUF.docx" TargetMode="External"/><Relationship Id="rId290" Type="http://schemas.openxmlformats.org/officeDocument/2006/relationships/hyperlink" Target="..\SPC00-03\S0105010.docx" TargetMode="External"/><Relationship Id="rId304" Type="http://schemas.openxmlformats.org/officeDocument/2006/relationships/hyperlink" Target="..\SPC00-03\S0118010.docx" TargetMode="External"/><Relationship Id="rId388" Type="http://schemas.openxmlformats.org/officeDocument/2006/relationships/hyperlink" Target="..\..\DataDictionary\COBOL\L\LOC-ACTV-CODE.docx" TargetMode="External"/><Relationship Id="rId511" Type="http://schemas.openxmlformats.org/officeDocument/2006/relationships/hyperlink" Target="..\..\DataDictionary\COBOL\U\U-XOVER-COMP-ID-2.docx" TargetMode="External"/><Relationship Id="rId609" Type="http://schemas.openxmlformats.org/officeDocument/2006/relationships/hyperlink" Target="..\SPC00-03\S0209000.docx" TargetMode="External"/><Relationship Id="rId956" Type="http://schemas.openxmlformats.org/officeDocument/2006/relationships/hyperlink" Target="..\..\DataDictionary\COBOL\CM\COBA-T-5010-IND.docx" TargetMode="External"/><Relationship Id="rId1141" Type="http://schemas.openxmlformats.org/officeDocument/2006/relationships/hyperlink" Target="..\..\DataDictionary\COBOL\DTLN\DTL-TO-DATE.docx" TargetMode="External"/><Relationship Id="rId1239" Type="http://schemas.openxmlformats.org/officeDocument/2006/relationships/hyperlink" Target="..\SPC00-03\S0128000.docx" TargetMode="External"/><Relationship Id="rId85" Type="http://schemas.openxmlformats.org/officeDocument/2006/relationships/hyperlink" Target="../../DataDictionary/COBOL/F/FPS-MODEL.docx" TargetMode="External"/><Relationship Id="rId150" Type="http://schemas.openxmlformats.org/officeDocument/2006/relationships/hyperlink" Target="..\..\DataDictionary\COBOL\A\ADS-DTL-NUM.docx" TargetMode="External"/><Relationship Id="rId595" Type="http://schemas.openxmlformats.org/officeDocument/2006/relationships/hyperlink" Target="..\..\DataDictionary\COBOL\CM\C-OLD-STAT.docx" TargetMode="External"/><Relationship Id="rId816" Type="http://schemas.openxmlformats.org/officeDocument/2006/relationships/hyperlink" Target="..\..\DataDictionary\COBOL\CM\C-NEW-STAT.docx" TargetMode="External"/><Relationship Id="rId1001" Type="http://schemas.openxmlformats.org/officeDocument/2006/relationships/hyperlink" Target="..\..\DataDictionary\COBOL\A\ADJ-CLERK.docx" TargetMode="External"/><Relationship Id="rId1446" Type="http://schemas.openxmlformats.org/officeDocument/2006/relationships/hyperlink" Target="../../DataDictionary/COBOL/I/IG-NUM-1.docx" TargetMode="External"/><Relationship Id="rId1653" Type="http://schemas.openxmlformats.org/officeDocument/2006/relationships/hyperlink" Target="../../DataDictionary/COBOL/DTLN/DTL-OTH-IND.docx" TargetMode="External"/><Relationship Id="rId248" Type="http://schemas.openxmlformats.org/officeDocument/2006/relationships/hyperlink" Target="../../Screens/AX-AuditDispositionCriteria.docx" TargetMode="External"/><Relationship Id="rId455" Type="http://schemas.openxmlformats.org/officeDocument/2006/relationships/hyperlink" Target="..\..\DataDictionary\COBOL\CWFR-19\CWF-RESP-ERR-CD2.docx" TargetMode="External"/><Relationship Id="rId662" Type="http://schemas.openxmlformats.org/officeDocument/2006/relationships/hyperlink" Target="..\..\DataDictionary\COBOL\CM\C-REASON-TYPE.docx" TargetMode="External"/><Relationship Id="rId1085" Type="http://schemas.openxmlformats.org/officeDocument/2006/relationships/hyperlink" Target="../../DataDictionary/COBOL/AM/AMB-DROPOFF-STATE.docx" TargetMode="External"/><Relationship Id="rId1292" Type="http://schemas.openxmlformats.org/officeDocument/2006/relationships/hyperlink" Target="..\..\DataDictionary\COBOL\DT\DTL-COINS.docx" TargetMode="External"/><Relationship Id="rId1306" Type="http://schemas.openxmlformats.org/officeDocument/2006/relationships/hyperlink" Target="..\..\DataDictionary\COBOL\DT\DTL-DIAG-POINTER.docx" TargetMode="External"/><Relationship Id="rId1513" Type="http://schemas.openxmlformats.org/officeDocument/2006/relationships/hyperlink" Target="../../DataDictionary/COBOL/M/MEH-CUT-SUF.docx%20" TargetMode="External"/><Relationship Id="rId12" Type="http://schemas.openxmlformats.org/officeDocument/2006/relationships/hyperlink" Target="S1450010.docx" TargetMode="External"/><Relationship Id="rId108" Type="http://schemas.openxmlformats.org/officeDocument/2006/relationships/hyperlink" Target="..\..\DataDictionary\COBOL\A\ADS-MSG.docx" TargetMode="External"/><Relationship Id="rId315" Type="http://schemas.openxmlformats.org/officeDocument/2006/relationships/hyperlink" Target="../../DataDictionary/COBOL/CL/CLIA-NUM.docx" TargetMode="External"/><Relationship Id="rId522" Type="http://schemas.openxmlformats.org/officeDocument/2006/relationships/hyperlink" Target="..\..\DataDictionary\COBOL\U\U-FAC-PROV-IND.docx" TargetMode="External"/><Relationship Id="rId967" Type="http://schemas.openxmlformats.org/officeDocument/2006/relationships/hyperlink" Target="..\..\DataDictionary\COBOL\I\INIT-CCN.docx" TargetMode="External"/><Relationship Id="rId1152" Type="http://schemas.openxmlformats.org/officeDocument/2006/relationships/hyperlink" Target="..\..\DataDictionary\COBOL\MNE\MOD-FOUR.docx" TargetMode="External"/><Relationship Id="rId1597" Type="http://schemas.openxmlformats.org/officeDocument/2006/relationships/hyperlink" Target="../../DataDictionary/COBOL/CM/COINSURANCE-AMT.docx" TargetMode="External"/><Relationship Id="rId96" Type="http://schemas.openxmlformats.org/officeDocument/2006/relationships/hyperlink" Target="..\..\DataDictionary\COBOL\A\ADS-MSG.docx" TargetMode="External"/><Relationship Id="rId161" Type="http://schemas.openxmlformats.org/officeDocument/2006/relationships/hyperlink" Target="..\SPC00-03\S0126000.docx" TargetMode="External"/><Relationship Id="rId399" Type="http://schemas.openxmlformats.org/officeDocument/2006/relationships/hyperlink" Target="..\..\DataDictionary\COBOL\L\LOC-CLERK.docx" TargetMode="External"/><Relationship Id="rId827" Type="http://schemas.openxmlformats.org/officeDocument/2006/relationships/hyperlink" Target="..\..\DataDictionary\COBOL\C\C-DATE.docx" TargetMode="External"/><Relationship Id="rId1012" Type="http://schemas.openxmlformats.org/officeDocument/2006/relationships/hyperlink" Target="..\..\DataDictionary\COBOL\A\ADJ-P-EOMB-AMT.docx" TargetMode="External"/><Relationship Id="rId1457" Type="http://schemas.openxmlformats.org/officeDocument/2006/relationships/hyperlink" Target="../../DataDictionary/COBOL/MNE/MOD-PRICING-FLAG.docx" TargetMode="External"/><Relationship Id="rId1664" Type="http://schemas.openxmlformats.org/officeDocument/2006/relationships/hyperlink" Target="../../DataDictionary/COBOL/PP/PPA-CUT-SUF.docx" TargetMode="External"/><Relationship Id="rId259" Type="http://schemas.openxmlformats.org/officeDocument/2006/relationships/hyperlink" Target="..\..\DataDictionary\COBOL\J\J-AUDIT-DISP.docx" TargetMode="External"/><Relationship Id="rId466" Type="http://schemas.openxmlformats.org/officeDocument/2006/relationships/hyperlink" Target="..\..\DataDictionary\COBOL\C\CASH-DED-APPLIED.docx" TargetMode="External"/><Relationship Id="rId673" Type="http://schemas.openxmlformats.org/officeDocument/2006/relationships/hyperlink" Target="..\..\DataDictionary\COBOL\C\C-ICN.docx" TargetMode="External"/><Relationship Id="rId880" Type="http://schemas.openxmlformats.org/officeDocument/2006/relationships/hyperlink" Target="..\..\DataDictionary\COBOL\CM\COBA-NAME.docx" TargetMode="External"/><Relationship Id="rId1096" Type="http://schemas.openxmlformats.org/officeDocument/2006/relationships/hyperlink" Target="../../DataDictionary/COBOL/CWF/CWFR-03-DELETE-IND.docx" TargetMode="External"/><Relationship Id="rId1317" Type="http://schemas.openxmlformats.org/officeDocument/2006/relationships/hyperlink" Target="../../DataDictionary/COBOL/DTLN/DTL-NON-FAC-RVU.docx" TargetMode="External"/><Relationship Id="rId1524" Type="http://schemas.openxmlformats.org/officeDocument/2006/relationships/hyperlink" Target="../../DataDictionary/COBOL/V/VBM-CUT-SUF.docx" TargetMode="External"/><Relationship Id="rId23" Type="http://schemas.openxmlformats.org/officeDocument/2006/relationships/footer" Target="footer1.xml"/><Relationship Id="rId119" Type="http://schemas.openxmlformats.org/officeDocument/2006/relationships/hyperlink" Target="..\SPC00-03\S0126000.docx" TargetMode="External"/><Relationship Id="rId326" Type="http://schemas.openxmlformats.org/officeDocument/2006/relationships/hyperlink" Target="..\..\DataDictionary\COBOL\DI\DIAG-CODE.docx" TargetMode="External"/><Relationship Id="rId533" Type="http://schemas.openxmlformats.org/officeDocument/2006/relationships/hyperlink" Target="..\..\DataDictionary\COBOL\U\U-BENE-NAME-CORR-FLG.docx" TargetMode="External"/><Relationship Id="rId978" Type="http://schemas.openxmlformats.org/officeDocument/2006/relationships/hyperlink" Target="..\..\DataDictionary\COBOL\A\ADJ-DATE.docx" TargetMode="External"/><Relationship Id="rId1163" Type="http://schemas.openxmlformats.org/officeDocument/2006/relationships/hyperlink" Target="..\..\DataDictionary\COBOL\DT\DTL-LVL3-PROF.docx" TargetMode="External"/><Relationship Id="rId1370" Type="http://schemas.openxmlformats.org/officeDocument/2006/relationships/hyperlink" Target="..\..\DataDictionary\COBOL\J\K-AUDIT-NUM.docx" TargetMode="External"/><Relationship Id="rId740" Type="http://schemas.openxmlformats.org/officeDocument/2006/relationships/hyperlink" Target="..\..\DataDictionary\COBOL\C\C-DET-NUMB.docx" TargetMode="External"/><Relationship Id="rId838" Type="http://schemas.openxmlformats.org/officeDocument/2006/relationships/hyperlink" Target="..\..\DataDictionary\COBOL\F\F-TRLR-NUMB.docx" TargetMode="External"/><Relationship Id="rId1023" Type="http://schemas.openxmlformats.org/officeDocument/2006/relationships/hyperlink" Target="..\..\DataDictionary\COBOL\I\INIT-CCN.docx" TargetMode="External"/><Relationship Id="rId1468" Type="http://schemas.openxmlformats.org/officeDocument/2006/relationships/hyperlink" Target="../../DataDictionary/COBOL/L/LEG-RED-SUF.docx" TargetMode="External"/><Relationship Id="rId1675" Type="http://schemas.openxmlformats.org/officeDocument/2006/relationships/hyperlink" Target="../../DataDictionary/COBOL/DTLN/DTL-REND-SPEC-4.docx" TargetMode="External"/><Relationship Id="rId172" Type="http://schemas.openxmlformats.org/officeDocument/2006/relationships/hyperlink" Target="../../Screens/H6-ClaimEditsAndAudits.docx" TargetMode="External"/><Relationship Id="rId477" Type="http://schemas.openxmlformats.org/officeDocument/2006/relationships/hyperlink" Target="..\..\DataDictionary\COBOL\PE\PHY-OCC-THER-REM.docx" TargetMode="External"/><Relationship Id="rId600" Type="http://schemas.openxmlformats.org/officeDocument/2006/relationships/hyperlink" Target="..\..\DataDictionary\COBOL\CM\C-REASON-TYPE.docx" TargetMode="External"/><Relationship Id="rId684" Type="http://schemas.openxmlformats.org/officeDocument/2006/relationships/hyperlink" Target="..\..\DataDictionary\COBOL\CM\C-OLD-STAT.docx" TargetMode="External"/><Relationship Id="rId1230" Type="http://schemas.openxmlformats.org/officeDocument/2006/relationships/hyperlink" Target="..\SPC00-03\S0128000.docx" TargetMode="External"/><Relationship Id="rId1328" Type="http://schemas.openxmlformats.org/officeDocument/2006/relationships/hyperlink" Target="../../Screens/PZ-PriorAuthorizationCriteria.docx" TargetMode="External"/><Relationship Id="rId1535" Type="http://schemas.openxmlformats.org/officeDocument/2006/relationships/hyperlink" Target="../../DataDictionary/COBOL/J/K-HEA-ADJ-AMT.docx" TargetMode="External"/><Relationship Id="rId337" Type="http://schemas.openxmlformats.org/officeDocument/2006/relationships/hyperlink" Target="../../DataDictionary/COBOL/J/J-DIAG-ICD-TYPE.docx" TargetMode="External"/><Relationship Id="rId891" Type="http://schemas.openxmlformats.org/officeDocument/2006/relationships/hyperlink" Target="..\..\DataDictionary\COBOL\CM\COBA-NAME.docx" TargetMode="External"/><Relationship Id="rId905" Type="http://schemas.openxmlformats.org/officeDocument/2006/relationships/hyperlink" Target="..\..\DataDictionary\COBOL\CM\COBA-NUMBER.docx" TargetMode="External"/><Relationship Id="rId989" Type="http://schemas.openxmlformats.org/officeDocument/2006/relationships/hyperlink" Target="..\..\DataDictionary\COBOL\A\ADJ-CHK-WRT-DT.docx" TargetMode="External"/><Relationship Id="rId34" Type="http://schemas.openxmlformats.org/officeDocument/2006/relationships/hyperlink" Target="../../DataDictionary/COBOL/I/IDR-CLM-HD-CONTR-TYPE.docx" TargetMode="External"/><Relationship Id="rId544" Type="http://schemas.openxmlformats.org/officeDocument/2006/relationships/hyperlink" Target="..\..\DataDictionary\COBOL\U\U-CWF-OVRD-CD.docx" TargetMode="External"/><Relationship Id="rId751" Type="http://schemas.openxmlformats.org/officeDocument/2006/relationships/hyperlink" Target="..\..\DataDictionary\COBOL\CM\C-OLD-STAT.docx" TargetMode="External"/><Relationship Id="rId849" Type="http://schemas.openxmlformats.org/officeDocument/2006/relationships/hyperlink" Target="..\..\DataDictionary\COBOL\F\F-DATE.docx" TargetMode="External"/><Relationship Id="rId1174" Type="http://schemas.openxmlformats.org/officeDocument/2006/relationships/hyperlink" Target="..\..\DataDictionary\COBOL\PROC\PROC-FLAGS-C.docx" TargetMode="External"/><Relationship Id="rId1381" Type="http://schemas.openxmlformats.org/officeDocument/2006/relationships/hyperlink" Target="..\..\DataDictionary\COBOL\J\K-AUDIT-DISP.docx" TargetMode="External"/><Relationship Id="rId1479" Type="http://schemas.openxmlformats.org/officeDocument/2006/relationships/hyperlink" Target="S1341000.docx" TargetMode="External"/><Relationship Id="rId1602" Type="http://schemas.openxmlformats.org/officeDocument/2006/relationships/hyperlink" Target="../../Screens/H7-PatientResponsibility.docx" TargetMode="External"/><Relationship Id="rId1686" Type="http://schemas.openxmlformats.org/officeDocument/2006/relationships/theme" Target="theme/theme1.xml"/><Relationship Id="rId183" Type="http://schemas.openxmlformats.org/officeDocument/2006/relationships/hyperlink" Target="..\..\DataDictionary\COBOL\A\ADS-MSG.docx" TargetMode="External"/><Relationship Id="rId390" Type="http://schemas.openxmlformats.org/officeDocument/2006/relationships/hyperlink" Target="..\..\DataDictionary\COBOL\L\LOC-CODE.docx" TargetMode="External"/><Relationship Id="rId404" Type="http://schemas.openxmlformats.org/officeDocument/2006/relationships/hyperlink" Target="..\..\DataDictionary\COBOL\L\LOC-CLERK.docx" TargetMode="External"/><Relationship Id="rId611" Type="http://schemas.openxmlformats.org/officeDocument/2006/relationships/hyperlink" Target="..\..\DataDictionary\COBOL\C\C-DET-NUMB.docx" TargetMode="External"/><Relationship Id="rId1034" Type="http://schemas.openxmlformats.org/officeDocument/2006/relationships/hyperlink" Target="..\..\DataDictionary\COBOL\A\ADJ-DATE.docx" TargetMode="External"/><Relationship Id="rId1241" Type="http://schemas.openxmlformats.org/officeDocument/2006/relationships/hyperlink" Target="..\..\DataDictionary\COBOL\PE\PERF-PROV-STATE.docx" TargetMode="External"/><Relationship Id="rId1339" Type="http://schemas.openxmlformats.org/officeDocument/2006/relationships/hyperlink" Target="../../DataDictionary/COBOL/N/NG-ACO-FLAGS.docx" TargetMode="External"/><Relationship Id="rId250" Type="http://schemas.openxmlformats.org/officeDocument/2006/relationships/hyperlink" Target="..\..\DataDictionary\COBOL\J\J-AUDIT-IND.docx" TargetMode="External"/><Relationship Id="rId488" Type="http://schemas.openxmlformats.org/officeDocument/2006/relationships/hyperlink" Target="..\..\DataDictionary\COBOL\L\LAST-BENE-UPDT-DT.docx" TargetMode="External"/><Relationship Id="rId695" Type="http://schemas.openxmlformats.org/officeDocument/2006/relationships/hyperlink" Target="..\..\DataDictionary\COBOL\CM\C-REASON-CODE.docx" TargetMode="External"/><Relationship Id="rId709" Type="http://schemas.openxmlformats.org/officeDocument/2006/relationships/hyperlink" Target="..\..\DataDictionary\COBOL\CM\C-REASON-TYPE.docx" TargetMode="External"/><Relationship Id="rId916" Type="http://schemas.openxmlformats.org/officeDocument/2006/relationships/hyperlink" Target="..\..\DataDictionary\COBOL\CM\COBA-NUMBER.docx" TargetMode="External"/><Relationship Id="rId1101" Type="http://schemas.openxmlformats.org/officeDocument/2006/relationships/hyperlink" Target="../../DataDictionary/COBOL/CWF/CWFR-03-UPDATE-CNTR.docx" TargetMode="External"/><Relationship Id="rId1546" Type="http://schemas.openxmlformats.org/officeDocument/2006/relationships/hyperlink" Target="../../DataDictionary/COBOL/DT/DTL-CWF-ERROR.docx" TargetMode="External"/><Relationship Id="rId45" Type="http://schemas.openxmlformats.org/officeDocument/2006/relationships/hyperlink" Target="..\SPC00-03\S0209000.docx" TargetMode="External"/><Relationship Id="rId110" Type="http://schemas.openxmlformats.org/officeDocument/2006/relationships/hyperlink" Target="..\SPC00-03\S0126000.docx" TargetMode="External"/><Relationship Id="rId348" Type="http://schemas.openxmlformats.org/officeDocument/2006/relationships/hyperlink" Target="../../DataDictionary/COBOL/J/J-DIAG-3-12.docx" TargetMode="External"/><Relationship Id="rId555" Type="http://schemas.openxmlformats.org/officeDocument/2006/relationships/hyperlink" Target="../../DataDictionary/COBOL/U/U-CWF-SRC-IND.docx" TargetMode="External"/><Relationship Id="rId762" Type="http://schemas.openxmlformats.org/officeDocument/2006/relationships/hyperlink" Target="..\..\DataDictionary\COBOL\C\C-CLERK.docx" TargetMode="External"/><Relationship Id="rId1185" Type="http://schemas.openxmlformats.org/officeDocument/2006/relationships/hyperlink" Target="..\SPC00-03\S0128000.docx" TargetMode="External"/><Relationship Id="rId1392" Type="http://schemas.openxmlformats.org/officeDocument/2006/relationships/hyperlink" Target="..\..\DataDictionary\COBOL\J\K-AUDIT-IND.docx" TargetMode="External"/><Relationship Id="rId1406" Type="http://schemas.openxmlformats.org/officeDocument/2006/relationships/hyperlink" Target="..\..\DataDictionary\COBOL\J\K-GDX-RULE-NUM.docx" TargetMode="External"/><Relationship Id="rId1613" Type="http://schemas.openxmlformats.org/officeDocument/2006/relationships/hyperlink" Target="../../DataDictionary/COBOL/M/MIP-CUT-PERCENT.docx" TargetMode="External"/><Relationship Id="rId194" Type="http://schemas.openxmlformats.org/officeDocument/2006/relationships/hyperlink" Target="..\..\DataDictionary\COBOL\A\ADS-DTL-NUM.docx" TargetMode="External"/><Relationship Id="rId208" Type="http://schemas.openxmlformats.org/officeDocument/2006/relationships/hyperlink" Target="../../Screens/H6-ClaimEditsAndAudits.docx" TargetMode="External"/><Relationship Id="rId415" Type="http://schemas.openxmlformats.org/officeDocument/2006/relationships/hyperlink" Target="..\..\DataDictionary\COBOL\L\LOC-CODE.docx" TargetMode="External"/><Relationship Id="rId622" Type="http://schemas.openxmlformats.org/officeDocument/2006/relationships/hyperlink" Target="..\..\DataDictionary\COBOL\CM\C-OLD-STAT.docx" TargetMode="External"/><Relationship Id="rId1045" Type="http://schemas.openxmlformats.org/officeDocument/2006/relationships/hyperlink" Target="..\..\DataDictionary\COBOL\A\ADJ-CHK-WRT-DT.docx" TargetMode="External"/><Relationship Id="rId1252" Type="http://schemas.openxmlformats.org/officeDocument/2006/relationships/hyperlink" Target="..\..\DataDictionary\COBOL\PE\PERF-PROV-ST.docx" TargetMode="External"/><Relationship Id="rId261" Type="http://schemas.openxmlformats.org/officeDocument/2006/relationships/hyperlink" Target="..\..\DataDictionary\COBOL\J\J-AUDIT-NUM.docx" TargetMode="External"/><Relationship Id="rId499" Type="http://schemas.openxmlformats.org/officeDocument/2006/relationships/hyperlink" Target="..\..\DataDictionary\COBOL\U\U-GDX-RULE-NUM.docx" TargetMode="External"/><Relationship Id="rId927" Type="http://schemas.openxmlformats.org/officeDocument/2006/relationships/hyperlink" Target="..\..\DataDictionary\COBOL\CM\COBA-NUMBER.docx" TargetMode="External"/><Relationship Id="rId1112" Type="http://schemas.openxmlformats.org/officeDocument/2006/relationships/hyperlink" Target="../../DataDictionary/COBOL/CWF/CWFR-03-MSP-TER-DATE.docx" TargetMode="External"/><Relationship Id="rId1557" Type="http://schemas.openxmlformats.org/officeDocument/2006/relationships/hyperlink" Target="../SPC19-23/S23R100.docx" TargetMode="External"/><Relationship Id="rId56" Type="http://schemas.openxmlformats.org/officeDocument/2006/relationships/hyperlink" Target="..\..\DataDictionary\COBOL\B\BILL-PROV-COUNTY.docx" TargetMode="External"/><Relationship Id="rId359" Type="http://schemas.openxmlformats.org/officeDocument/2006/relationships/hyperlink" Target="..\..\DataDictionary\COBOL\J\J-935-ADJ-IND.docx" TargetMode="External"/><Relationship Id="rId566" Type="http://schemas.openxmlformats.org/officeDocument/2006/relationships/hyperlink" Target="../../DataDictionary/COBOL/U/U-UNSOL-RESP-TYPE.docx" TargetMode="External"/><Relationship Id="rId773" Type="http://schemas.openxmlformats.org/officeDocument/2006/relationships/hyperlink" Target="..\..\DataDictionary\COBOL\CM\C-REASON-TYPE.docx" TargetMode="External"/><Relationship Id="rId1196" Type="http://schemas.openxmlformats.org/officeDocument/2006/relationships/hyperlink" Target="..\..\DataDictionary\COBOL\PROC\PROC-FLAGS-O.docx" TargetMode="External"/><Relationship Id="rId1417" Type="http://schemas.openxmlformats.org/officeDocument/2006/relationships/hyperlink" Target="..\..\DataDictionary\COBOL\J\K-GDX-RULE-DATE.docx" TargetMode="External"/><Relationship Id="rId1624" Type="http://schemas.openxmlformats.org/officeDocument/2006/relationships/hyperlink" Target="../../DataDictionary/COBOL/EPO/ET3-CUT-MSG.docx" TargetMode="External"/><Relationship Id="rId121" Type="http://schemas.openxmlformats.org/officeDocument/2006/relationships/hyperlink" Target="../../Screens/H6-ClaimEditsAndAudits.docx" TargetMode="External"/><Relationship Id="rId219" Type="http://schemas.openxmlformats.org/officeDocument/2006/relationships/hyperlink" Target="..\..\DataDictionary\COBOL\A\ACN.docx" TargetMode="External"/><Relationship Id="rId426" Type="http://schemas.openxmlformats.org/officeDocument/2006/relationships/hyperlink" Target="..\..\DataDictionary\COBOL\N\N-MSP-PAID.docx" TargetMode="External"/><Relationship Id="rId633" Type="http://schemas.openxmlformats.org/officeDocument/2006/relationships/hyperlink" Target="..\SPC00-03\S0121000.docx" TargetMode="External"/><Relationship Id="rId980" Type="http://schemas.openxmlformats.org/officeDocument/2006/relationships/hyperlink" Target="..\..\DataDictionary\COBOL\A\ADJ-CLERK.docx" TargetMode="External"/><Relationship Id="rId1056" Type="http://schemas.openxmlformats.org/officeDocument/2006/relationships/hyperlink" Target="..\..\DataDictionary\COBOL\V\XREF-ICN.docx" TargetMode="External"/><Relationship Id="rId1263" Type="http://schemas.openxmlformats.org/officeDocument/2006/relationships/hyperlink" Target="..\..\DataDictionary\COBOL\TD\TEAM-SURGERY-IND.docx" TargetMode="External"/><Relationship Id="rId840" Type="http://schemas.openxmlformats.org/officeDocument/2006/relationships/hyperlink" Target="..\..\DataDictionary\COBOL\F\F-BENE-EXT-EOB.docx" TargetMode="External"/><Relationship Id="rId938" Type="http://schemas.openxmlformats.org/officeDocument/2006/relationships/hyperlink" Target="..\..\DataDictionary\COBOL\CM\COBA-NUMBER.docx" TargetMode="External"/><Relationship Id="rId1470" Type="http://schemas.openxmlformats.org/officeDocument/2006/relationships/hyperlink" Target="../../DataDictionary/COBOL/L/LEGIS-EFF-IND-1thruLEGIS-EFF-IND-5.docx" TargetMode="External"/><Relationship Id="rId1568" Type="http://schemas.openxmlformats.org/officeDocument/2006/relationships/hyperlink" Target="../../DataDictionary/COBOL/DTLN/DTL-REVIEW-IND-3.docx" TargetMode="External"/><Relationship Id="rId67" Type="http://schemas.openxmlformats.org/officeDocument/2006/relationships/hyperlink" Target="..\..\DataDictionary\COBOL\PROC\PROV-INCHK-NUM.docx" TargetMode="External"/><Relationship Id="rId272" Type="http://schemas.openxmlformats.org/officeDocument/2006/relationships/hyperlink" Target="../../Screens/AX-AuditDispositionCriteria.docx" TargetMode="External"/><Relationship Id="rId577" Type="http://schemas.openxmlformats.org/officeDocument/2006/relationships/hyperlink" Target="../../DataDictionary/COBOL/AS/ASSIGN-BENEF-IND.docx" TargetMode="External"/><Relationship Id="rId700" Type="http://schemas.openxmlformats.org/officeDocument/2006/relationships/hyperlink" Target="..\..\DataDictionary\COBOL\CM\C-OLD-STAT.docx" TargetMode="External"/><Relationship Id="rId1123" Type="http://schemas.openxmlformats.org/officeDocument/2006/relationships/hyperlink" Target="../../DataDictionary/COBOL/CWF/CWFR-03-EMP-CITY.docx" TargetMode="External"/><Relationship Id="rId1330" Type="http://schemas.openxmlformats.org/officeDocument/2006/relationships/hyperlink" Target="../../DataDictionary/COBOL/PE/PHASE-SEQ-NUM.docx" TargetMode="External"/><Relationship Id="rId1428" Type="http://schemas.openxmlformats.org/officeDocument/2006/relationships/hyperlink" Target="../../DataDictionary/COBOL/D/DEB-IND.docx" TargetMode="External"/><Relationship Id="rId1635" Type="http://schemas.openxmlformats.org/officeDocument/2006/relationships/hyperlink" Target="../../DataDictionary/COBOL/DTLN/DTL-OTH-AMT.docx" TargetMode="External"/><Relationship Id="rId132" Type="http://schemas.openxmlformats.org/officeDocument/2006/relationships/hyperlink" Target="..\..\DataDictionary\COBOL\A\ADS-MSG.docx" TargetMode="External"/><Relationship Id="rId784" Type="http://schemas.openxmlformats.org/officeDocument/2006/relationships/hyperlink" Target="..\SPC00-03\S0209000.docx" TargetMode="External"/><Relationship Id="rId991" Type="http://schemas.openxmlformats.org/officeDocument/2006/relationships/hyperlink" Target="..\..\DataDictionary\COBOL\A\ADJ-P-EOMB-AMT.docx" TargetMode="External"/><Relationship Id="rId1067" Type="http://schemas.openxmlformats.org/officeDocument/2006/relationships/hyperlink" Target="..\..\DataDictionary\COBOL\A\ADJ-B-EOMB-AMT.docx" TargetMode="External"/><Relationship Id="rId437" Type="http://schemas.openxmlformats.org/officeDocument/2006/relationships/hyperlink" Target="..\..\DataDictionary\COBOL\CWFR-19\CWF-RESP-TRL-CODE.docx" TargetMode="External"/><Relationship Id="rId644" Type="http://schemas.openxmlformats.org/officeDocument/2006/relationships/hyperlink" Target="..\..\DataDictionary\COBOL\C\C-DET-NUMB.docx" TargetMode="External"/><Relationship Id="rId851" Type="http://schemas.openxmlformats.org/officeDocument/2006/relationships/hyperlink" Target="..\..\DataDictionary\COBOL\CM\COBA-EFF-DATE.docx" TargetMode="External"/><Relationship Id="rId1274" Type="http://schemas.openxmlformats.org/officeDocument/2006/relationships/hyperlink" Target="..\..\DataDictionary\COBOL\DTL-TRLR\DUPE-ICN.docx" TargetMode="External"/><Relationship Id="rId1481" Type="http://schemas.openxmlformats.org/officeDocument/2006/relationships/hyperlink" Target="S1253001.docx" TargetMode="External"/><Relationship Id="rId1579" Type="http://schemas.openxmlformats.org/officeDocument/2006/relationships/hyperlink" Target="../../DataDictionary/COBOL/AM/AMB-DROPOFF-STATE.docx" TargetMode="External"/><Relationship Id="rId283" Type="http://schemas.openxmlformats.org/officeDocument/2006/relationships/hyperlink" Target="..\..\DataDictionary\COBOL\J\J-BPROV-TIN-IND.docx" TargetMode="External"/><Relationship Id="rId490" Type="http://schemas.openxmlformats.org/officeDocument/2006/relationships/hyperlink" Target="..\..\DataDictionary\COBOL\U\U-MICRO-INDEX.docx" TargetMode="External"/><Relationship Id="rId504" Type="http://schemas.openxmlformats.org/officeDocument/2006/relationships/hyperlink" Target="..\..\DataDictionary\COBOL\U\U-GDX-RULE-DATE.docx" TargetMode="External"/><Relationship Id="rId711" Type="http://schemas.openxmlformats.org/officeDocument/2006/relationships/hyperlink" Target="..\SPC00-03\S0115010.docx" TargetMode="External"/><Relationship Id="rId949" Type="http://schemas.openxmlformats.org/officeDocument/2006/relationships/hyperlink" Target="..\..\DataDictionary\COBOL\CM\COBA-NUMBER.docx" TargetMode="External"/><Relationship Id="rId1134" Type="http://schemas.openxmlformats.org/officeDocument/2006/relationships/hyperlink" Target="../../DataDictionary/COBOL/I/IDR-CLM-DT-REC-TYPE.docx" TargetMode="External"/><Relationship Id="rId1341" Type="http://schemas.openxmlformats.org/officeDocument/2006/relationships/hyperlink" Target="../../DataDictionary/COBOL/P/PA-PROGRAM-REP-PAY.docx" TargetMode="External"/><Relationship Id="rId78" Type="http://schemas.openxmlformats.org/officeDocument/2006/relationships/hyperlink" Target="..\..\DataDictionary\COBOL\HDR-BT\HDR-FROM-DOS.docx" TargetMode="External"/><Relationship Id="rId143" Type="http://schemas.openxmlformats.org/officeDocument/2006/relationships/hyperlink" Target="..\..\DataDictionary\COBOL\A\ADS-MSG.docx" TargetMode="External"/><Relationship Id="rId350" Type="http://schemas.openxmlformats.org/officeDocument/2006/relationships/hyperlink" Target="..\..\DataDictionary\COBOL\DI\DIAG-CODE.docx" TargetMode="External"/><Relationship Id="rId588" Type="http://schemas.openxmlformats.org/officeDocument/2006/relationships/hyperlink" Target="..\..\DataDictionary\COBOL\B\B-ICN.docx" TargetMode="External"/><Relationship Id="rId795" Type="http://schemas.openxmlformats.org/officeDocument/2006/relationships/hyperlink" Target="..\..\DataDictionary\COBOL\C\C-CLERK.docx" TargetMode="External"/><Relationship Id="rId809" Type="http://schemas.openxmlformats.org/officeDocument/2006/relationships/hyperlink" Target="..\..\DataDictionary\COBOL\CM\C-REASON-CODE.docx" TargetMode="External"/><Relationship Id="rId1201" Type="http://schemas.openxmlformats.org/officeDocument/2006/relationships/hyperlink" Target="..\SPC00-03\S0128000.docx" TargetMode="External"/><Relationship Id="rId1439" Type="http://schemas.openxmlformats.org/officeDocument/2006/relationships/hyperlink" Target="..\..\DataDictionary\COBOL\J\K-PRESCRIPTION-NUM.docx" TargetMode="External"/><Relationship Id="rId1646" Type="http://schemas.openxmlformats.org/officeDocument/2006/relationships/hyperlink" Target="../../DataDictionary/COBOL/DTLN/DTL-OTH-IND.docx" TargetMode="External"/><Relationship Id="rId9" Type="http://schemas.openxmlformats.org/officeDocument/2006/relationships/webSettings" Target="webSettings.xml"/><Relationship Id="rId210" Type="http://schemas.openxmlformats.org/officeDocument/2006/relationships/hyperlink" Target="..\..\DataDictionary\COBOL\A\ADS-DTL-NUM.docx" TargetMode="External"/><Relationship Id="rId448" Type="http://schemas.openxmlformats.org/officeDocument/2006/relationships/hyperlink" Target="..\..\DataDictionary\COBOL\B\BLOOD-DED-REMAIN.docx" TargetMode="External"/><Relationship Id="rId655" Type="http://schemas.openxmlformats.org/officeDocument/2006/relationships/hyperlink" Target="..\..\DataDictionary\COBOL\CM\C-OLD-STAT.docx" TargetMode="External"/><Relationship Id="rId862" Type="http://schemas.openxmlformats.org/officeDocument/2006/relationships/hyperlink" Target="..\..\DataDictionary\COBOL\CM\COBA-EFF-DATE.docx" TargetMode="External"/><Relationship Id="rId1078" Type="http://schemas.openxmlformats.org/officeDocument/2006/relationships/hyperlink" Target="../../DataDictionary/COBOL/AM/AMB-PICKUP-CITY.docx" TargetMode="External"/><Relationship Id="rId1285" Type="http://schemas.openxmlformats.org/officeDocument/2006/relationships/hyperlink" Target="..\..\DataDictionary\COBOL\DTLN\DTL-PSYCH-DED.docx" TargetMode="External"/><Relationship Id="rId1492" Type="http://schemas.openxmlformats.org/officeDocument/2006/relationships/hyperlink" Target="../../DataDictionary/COBOL/F/FPS-MODEL.docx" TargetMode="External"/><Relationship Id="rId1506" Type="http://schemas.openxmlformats.org/officeDocument/2006/relationships/hyperlink" Target="../../DataDictionary/COBOL/A/ACO-CUT-MSG.docx" TargetMode="External"/><Relationship Id="rId294" Type="http://schemas.openxmlformats.org/officeDocument/2006/relationships/hyperlink" Target="..\..\DataDictionary\COBOL\J\J-FAC-PROV-PRSP.docx" TargetMode="External"/><Relationship Id="rId308" Type="http://schemas.openxmlformats.org/officeDocument/2006/relationships/hyperlink" Target="..\SPC00-03\S0118010.docx" TargetMode="External"/><Relationship Id="rId515" Type="http://schemas.openxmlformats.org/officeDocument/2006/relationships/hyperlink" Target="..\..\DataDictionary\COBOL\U\U-PHYSICIAN-SIGN-FLG.docx" TargetMode="External"/><Relationship Id="rId722" Type="http://schemas.openxmlformats.org/officeDocument/2006/relationships/hyperlink" Target="..\..\DataDictionary\COBOL\C\C-DET-NUMB.docx" TargetMode="External"/><Relationship Id="rId1145" Type="http://schemas.openxmlformats.org/officeDocument/2006/relationships/hyperlink" Target="..\SPC00-03\S0102010.docx" TargetMode="External"/><Relationship Id="rId1352" Type="http://schemas.openxmlformats.org/officeDocument/2006/relationships/hyperlink" Target="..\..\DataDictionary\COBOL\J\K-MAN-CUTBK-CD.docx" TargetMode="External"/><Relationship Id="rId89" Type="http://schemas.openxmlformats.org/officeDocument/2006/relationships/hyperlink" Target="../../DataDictionary/COBOL/F/FPS-MSN-2.docx" TargetMode="External"/><Relationship Id="rId154" Type="http://schemas.openxmlformats.org/officeDocument/2006/relationships/hyperlink" Target="..\..\DataDictionary\COBOL\A\ADDRESSEE-CODE.docx" TargetMode="External"/><Relationship Id="rId361" Type="http://schemas.openxmlformats.org/officeDocument/2006/relationships/hyperlink" Target="..\..\DataDictionary\COBOL\J\J-CLM-MSP-ACTION-CODE.docx" TargetMode="External"/><Relationship Id="rId599" Type="http://schemas.openxmlformats.org/officeDocument/2006/relationships/hyperlink" Target="..\..\DataDictionary\COBOL\C\C-AMOUNT.docx" TargetMode="External"/><Relationship Id="rId1005" Type="http://schemas.openxmlformats.org/officeDocument/2006/relationships/hyperlink" Target="..\..\DataDictionary\COBOL\A\ADJ-P-EOMB-AMT.docx" TargetMode="External"/><Relationship Id="rId1212" Type="http://schemas.openxmlformats.org/officeDocument/2006/relationships/hyperlink" Target="..\..\DataDictionary\COBOL\PROC\PROC-FLAGS-Y.docx" TargetMode="External"/><Relationship Id="rId1657" Type="http://schemas.openxmlformats.org/officeDocument/2006/relationships/hyperlink" Target="../../DataDictionary/COBOL/DTLN/DTL-OTH-IND.docx" TargetMode="External"/><Relationship Id="rId459" Type="http://schemas.openxmlformats.org/officeDocument/2006/relationships/hyperlink" Target="..\..\DataDictionary\COBOL\CWFR-19\CWF-RESPONSE-CODE.docx" TargetMode="External"/><Relationship Id="rId666" Type="http://schemas.openxmlformats.org/officeDocument/2006/relationships/hyperlink" Target="..\..\DataDictionary\COBOL\C\C-CLERK.docx" TargetMode="External"/><Relationship Id="rId873" Type="http://schemas.openxmlformats.org/officeDocument/2006/relationships/hyperlink" Target="..\..\DataDictionary\COBOL\CM\COBA-EFF-DATE.docx" TargetMode="External"/><Relationship Id="rId1089" Type="http://schemas.openxmlformats.org/officeDocument/2006/relationships/hyperlink" Target="../../DataDictionary/COBOL/REIM/RESP-REXMIT-CNTR.docx" TargetMode="External"/><Relationship Id="rId1296" Type="http://schemas.openxmlformats.org/officeDocument/2006/relationships/hyperlink" Target="..\..\DataDictionary\COBOL\DTLN\DTL-REND-PROV.docx" TargetMode="External"/><Relationship Id="rId1517" Type="http://schemas.openxmlformats.org/officeDocument/2006/relationships/hyperlink" Target="../../DataDictionary/COBOL/F/FPQ-CUT-SUF.docx" TargetMode="External"/><Relationship Id="rId16" Type="http://schemas.openxmlformats.org/officeDocument/2006/relationships/hyperlink" Target="../../JobRunbooks/A-DD/MCSPDA51.pdf" TargetMode="External"/><Relationship Id="rId221" Type="http://schemas.openxmlformats.org/officeDocument/2006/relationships/hyperlink" Target="..\..\DataDictionary\COBOL\A\ACN.docx" TargetMode="External"/><Relationship Id="rId319" Type="http://schemas.openxmlformats.org/officeDocument/2006/relationships/hyperlink" Target="S1501020.docx" TargetMode="External"/><Relationship Id="rId526" Type="http://schemas.openxmlformats.org/officeDocument/2006/relationships/hyperlink" Target="..\..\DataDictionary\COBOL\U\U-CHOICES-PLAN.docx" TargetMode="External"/><Relationship Id="rId1156" Type="http://schemas.openxmlformats.org/officeDocument/2006/relationships/hyperlink" Target="..\..\DataDictionary\COBOL\DT\DTL-BILLED.docx" TargetMode="External"/><Relationship Id="rId1363" Type="http://schemas.openxmlformats.org/officeDocument/2006/relationships/hyperlink" Target="..\..\DataDictionary\COBOL\J\K-AUDIT-NUM.docx" TargetMode="External"/><Relationship Id="rId733" Type="http://schemas.openxmlformats.org/officeDocument/2006/relationships/hyperlink" Target="..\..\DataDictionary\COBOL\CM\C-OLD-STAT.docx" TargetMode="External"/><Relationship Id="rId940" Type="http://schemas.openxmlformats.org/officeDocument/2006/relationships/hyperlink" Target="..\..\DataDictionary\COBOL\CM\COBA-END-DATE.docx" TargetMode="External"/><Relationship Id="rId1016" Type="http://schemas.openxmlformats.org/officeDocument/2006/relationships/hyperlink" Target="..\..\DataDictionary\COBOL\I\INIT-CCN.docx" TargetMode="External"/><Relationship Id="rId1570" Type="http://schemas.openxmlformats.org/officeDocument/2006/relationships/hyperlink" Target="../../DataDictionary/COBOL/AM/AMB-PICKUP-ADDRES-LINE1.docx" TargetMode="External"/><Relationship Id="rId1668" Type="http://schemas.openxmlformats.org/officeDocument/2006/relationships/hyperlink" Target="../../DataDictionary/COBOL/CM/COINS-SRC.docx" TargetMode="External"/><Relationship Id="rId165" Type="http://schemas.openxmlformats.org/officeDocument/2006/relationships/hyperlink" Target="..\..\DataDictionary\COBOL\A\ADS-MSG.docx" TargetMode="External"/><Relationship Id="rId372" Type="http://schemas.openxmlformats.org/officeDocument/2006/relationships/hyperlink" Target="..\SPC00-03\S0119010.docx" TargetMode="External"/><Relationship Id="rId677" Type="http://schemas.openxmlformats.org/officeDocument/2006/relationships/hyperlink" Target="..\..\DataDictionary\COBOL\CM\C-REASON-TYPE.docx" TargetMode="External"/><Relationship Id="rId800" Type="http://schemas.openxmlformats.org/officeDocument/2006/relationships/hyperlink" Target="..\..\DataDictionary\COBOL\CM\C-OLD-STAT.docx" TargetMode="External"/><Relationship Id="rId1223" Type="http://schemas.openxmlformats.org/officeDocument/2006/relationships/hyperlink" Target="..\SPC00-03\S0128000.docx" TargetMode="External"/><Relationship Id="rId1430" Type="http://schemas.openxmlformats.org/officeDocument/2006/relationships/hyperlink" Target="..\..\DataDictionary\COBOL\J\K-PROV-PREV-PD.docx" TargetMode="External"/><Relationship Id="rId1528" Type="http://schemas.openxmlformats.org/officeDocument/2006/relationships/hyperlink" Target="../../DataDictionary/COBOL/EPO/ETC-CUT-SUF.docx" TargetMode="External"/><Relationship Id="rId232" Type="http://schemas.openxmlformats.org/officeDocument/2006/relationships/hyperlink" Target="..\..\DataDictionary\COBOL\I\INT-RATE.docx" TargetMode="External"/><Relationship Id="rId884" Type="http://schemas.openxmlformats.org/officeDocument/2006/relationships/hyperlink" Target="..\..\DataDictionary\COBOL\CM\COBA-EFF-DATE.docx" TargetMode="External"/><Relationship Id="rId27" Type="http://schemas.openxmlformats.org/officeDocument/2006/relationships/hyperlink" Target="../../DataDictionary/COBOL/I/IDR-HD-RECORD-PHASE.docx" TargetMode="External"/><Relationship Id="rId537" Type="http://schemas.openxmlformats.org/officeDocument/2006/relationships/hyperlink" Target="..\..\DataDictionary\COBOL\U\U-FCADJ-PROV-INT.docx" TargetMode="External"/><Relationship Id="rId744" Type="http://schemas.openxmlformats.org/officeDocument/2006/relationships/hyperlink" Target="..\..\DataDictionary\COBOL\CM\C-REASON-CODE.docx" TargetMode="External"/><Relationship Id="rId951" Type="http://schemas.openxmlformats.org/officeDocument/2006/relationships/hyperlink" Target="..\..\DataDictionary\COBOL\CM\COBA-END-DATE.docx" TargetMode="External"/><Relationship Id="rId1167" Type="http://schemas.openxmlformats.org/officeDocument/2006/relationships/hyperlink" Target="..\..\DataDictionary\COBOL\DTLN\DTL-NONCOV-AUD.docx" TargetMode="External"/><Relationship Id="rId1374" Type="http://schemas.openxmlformats.org/officeDocument/2006/relationships/hyperlink" Target="..\..\DataDictionary\COBOL\J\K-AUDIT-IND.docx" TargetMode="External"/><Relationship Id="rId1581" Type="http://schemas.openxmlformats.org/officeDocument/2006/relationships/hyperlink" Target="../../DataDictionary/COBOL/CM/CTM-CUT-CD.docx" TargetMode="External"/><Relationship Id="rId1679" Type="http://schemas.openxmlformats.org/officeDocument/2006/relationships/hyperlink" Target="../../DataDictionary/COBOL/I/IDR-TR-WORKLOAD-CONTR-ID.docx" TargetMode="External"/><Relationship Id="rId80" Type="http://schemas.openxmlformats.org/officeDocument/2006/relationships/hyperlink" Target="..\..\DataDictionary\COBOL\CL\CLAIM-RECEIPT-DATE.docx" TargetMode="External"/><Relationship Id="rId176" Type="http://schemas.openxmlformats.org/officeDocument/2006/relationships/hyperlink" Target="..\SPC00-03\S0126000.docx" TargetMode="External"/><Relationship Id="rId383" Type="http://schemas.openxmlformats.org/officeDocument/2006/relationships/hyperlink" Target="..\..\DataDictionary\COBOL\L\LOC-ACTV-CODE.docx" TargetMode="External"/><Relationship Id="rId590" Type="http://schemas.openxmlformats.org/officeDocument/2006/relationships/hyperlink" Target="..\..\DataDictionary\COBOL\B\B-CUR-IND.docx" TargetMode="External"/><Relationship Id="rId604" Type="http://schemas.openxmlformats.org/officeDocument/2006/relationships/hyperlink" Target="..\..\DataDictionary\COBOL\C\C-DATE.docx" TargetMode="External"/><Relationship Id="rId811" Type="http://schemas.openxmlformats.org/officeDocument/2006/relationships/hyperlink" Target="..\..\DataDictionary\COBOL\C\C-CLERK.docx" TargetMode="External"/><Relationship Id="rId1027" Type="http://schemas.openxmlformats.org/officeDocument/2006/relationships/hyperlink" Target="..\..\DataDictionary\COBOL\A\ADJ-DATE.docx" TargetMode="External"/><Relationship Id="rId1234" Type="http://schemas.openxmlformats.org/officeDocument/2006/relationships/hyperlink" Target="..\SPC00-03\S0128000.docx" TargetMode="External"/><Relationship Id="rId1441" Type="http://schemas.openxmlformats.org/officeDocument/2006/relationships/hyperlink" Target="../../DataDictionary/COBOL/V/VOL-SVC-IND.docx" TargetMode="External"/><Relationship Id="rId243" Type="http://schemas.openxmlformats.org/officeDocument/2006/relationships/hyperlink" Target="..\..\DataDictionary\COBOL\J\J-AUDIT-DISP.docx" TargetMode="External"/><Relationship Id="rId450" Type="http://schemas.openxmlformats.org/officeDocument/2006/relationships/hyperlink" Target="..\..\DataDictionary\COBOL\PRV\PSYCH-BAL-REMAIN.docx" TargetMode="External"/><Relationship Id="rId688" Type="http://schemas.openxmlformats.org/officeDocument/2006/relationships/hyperlink" Target="..\..\DataDictionary\COBOL\CM\C-NEW-STAT.docx" TargetMode="External"/><Relationship Id="rId895" Type="http://schemas.openxmlformats.org/officeDocument/2006/relationships/hyperlink" Target="..\..\DataDictionary\COBOL\CM\COBA-EFF-DATE.docx" TargetMode="External"/><Relationship Id="rId909" Type="http://schemas.openxmlformats.org/officeDocument/2006/relationships/hyperlink" Target="..\..\DataDictionary\COBOL\CM\COBA-RECV-DATE.docx" TargetMode="External"/><Relationship Id="rId1080" Type="http://schemas.openxmlformats.org/officeDocument/2006/relationships/hyperlink" Target="../../DataDictionary/COBOL/AM/AMB-PICKUP-ZIPCODE.docx" TargetMode="External"/><Relationship Id="rId1301" Type="http://schemas.openxmlformats.org/officeDocument/2006/relationships/hyperlink" Target="..\SPC00-03\S0106010.docx" TargetMode="External"/><Relationship Id="rId1539" Type="http://schemas.openxmlformats.org/officeDocument/2006/relationships/hyperlink" Target="../../DataDictionary/COBOL/P/PA-PROV-VALID-TYPE.docx" TargetMode="External"/><Relationship Id="rId38" Type="http://schemas.openxmlformats.org/officeDocument/2006/relationships/hyperlink" Target="../../DataDictionary/COBOL/I/IDR-CONTR-ID.docx" TargetMode="External"/><Relationship Id="rId103" Type="http://schemas.openxmlformats.org/officeDocument/2006/relationships/hyperlink" Target="../../Screens/H6-ClaimEditsAndAudits.docx" TargetMode="External"/><Relationship Id="rId310" Type="http://schemas.openxmlformats.org/officeDocument/2006/relationships/hyperlink" Target="..\SPC00-03\S0118010.docx" TargetMode="External"/><Relationship Id="rId548" Type="http://schemas.openxmlformats.org/officeDocument/2006/relationships/hyperlink" Target="..\..\DataDictionary\COBOL\U\U-CWF-OVRD-CD.docx" TargetMode="External"/><Relationship Id="rId755" Type="http://schemas.openxmlformats.org/officeDocument/2006/relationships/hyperlink" Target="..\..\DataDictionary\COBOL\C\C-ICN.docx" TargetMode="External"/><Relationship Id="rId962" Type="http://schemas.openxmlformats.org/officeDocument/2006/relationships/hyperlink" Target="..\..\DataDictionary\COBOL\A\ADJ-CHK-WRT-DT.docx" TargetMode="External"/><Relationship Id="rId1178" Type="http://schemas.openxmlformats.org/officeDocument/2006/relationships/hyperlink" Target="..\..\DataDictionary\COBOL\PROC\PROC-FLAGS-E.docx" TargetMode="External"/><Relationship Id="rId1385" Type="http://schemas.openxmlformats.org/officeDocument/2006/relationships/hyperlink" Target="..\..\DataDictionary\COBOL\J\K-AUDIT-NUM.docx" TargetMode="External"/><Relationship Id="rId1592" Type="http://schemas.openxmlformats.org/officeDocument/2006/relationships/hyperlink" Target="../../DataDictionary/COBOL/CM/CPC-CUT-CD.docx" TargetMode="External"/><Relationship Id="rId1606" Type="http://schemas.openxmlformats.org/officeDocument/2006/relationships/hyperlink" Target="S1233010.docx" TargetMode="External"/><Relationship Id="rId91" Type="http://schemas.openxmlformats.org/officeDocument/2006/relationships/hyperlink" Target="../../DataDictionary/COBOL/PE/PHASE-SEQ-NUM.docx" TargetMode="External"/><Relationship Id="rId187" Type="http://schemas.openxmlformats.org/officeDocument/2006/relationships/hyperlink" Target="..\..\DataDictionary\COBOL\A\ADS-MSG.docx" TargetMode="External"/><Relationship Id="rId394" Type="http://schemas.openxmlformats.org/officeDocument/2006/relationships/hyperlink" Target="..\..\DataDictionary\COBOL\L\LOC-CLERK.docx" TargetMode="External"/><Relationship Id="rId408" Type="http://schemas.openxmlformats.org/officeDocument/2006/relationships/hyperlink" Target="..\..\DataDictionary\COBOL\L\LOC-ACTV-CODE.docx" TargetMode="External"/><Relationship Id="rId615" Type="http://schemas.openxmlformats.org/officeDocument/2006/relationships/hyperlink" Target="..\..\DataDictionary\COBOL\CM\C-REASON-CODE.docx" TargetMode="External"/><Relationship Id="rId822" Type="http://schemas.openxmlformats.org/officeDocument/2006/relationships/hyperlink" Target="..\..\DataDictionary\COBOL\CM\C-REASON-TYPE.docx" TargetMode="External"/><Relationship Id="rId1038" Type="http://schemas.openxmlformats.org/officeDocument/2006/relationships/hyperlink" Target="..\..\DataDictionary\COBOL\A\ADJ-CHK-WRT-DT.docx" TargetMode="External"/><Relationship Id="rId1245" Type="http://schemas.openxmlformats.org/officeDocument/2006/relationships/hyperlink" Target="..\..\DataDictionary\COBOL\PE\PERF-PROV-TYPE.docx" TargetMode="External"/><Relationship Id="rId1452" Type="http://schemas.openxmlformats.org/officeDocument/2006/relationships/hyperlink" Target="../../DataDictionary/COBOL/J/K-NEG-PAY-AUD-IND.docx" TargetMode="External"/><Relationship Id="rId254" Type="http://schemas.openxmlformats.org/officeDocument/2006/relationships/hyperlink" Target="..\..\DataDictionary\COBOL\J\J-AUDIT-IND.docx" TargetMode="External"/><Relationship Id="rId699" Type="http://schemas.openxmlformats.org/officeDocument/2006/relationships/hyperlink" Target="..\..\DataDictionary\COBOL\CM\C-TYPE.docx" TargetMode="External"/><Relationship Id="rId1091" Type="http://schemas.openxmlformats.org/officeDocument/2006/relationships/hyperlink" Target="../../DataDictionary/COBOL/HDR-TRLR/HIGLAS-IND.docx" TargetMode="External"/><Relationship Id="rId1105" Type="http://schemas.openxmlformats.org/officeDocument/2006/relationships/hyperlink" Target="../../DataDictionary/COBOL/CWF/CWFR-03-INS-ADDR1.docx" TargetMode="External"/><Relationship Id="rId1312" Type="http://schemas.openxmlformats.org/officeDocument/2006/relationships/hyperlink" Target="../../DataDictionary/COBOL/DTLN/DTL-PCIP-ELIG.docx" TargetMode="External"/><Relationship Id="rId49" Type="http://schemas.openxmlformats.org/officeDocument/2006/relationships/hyperlink" Target="..\..\DataDictionary\COBOL\B\BILL-PROV-NPI.docx" TargetMode="External"/><Relationship Id="rId114" Type="http://schemas.openxmlformats.org/officeDocument/2006/relationships/hyperlink" Target="..\..\DataDictionary\COBOL\A\ADS-MSG.docx" TargetMode="External"/><Relationship Id="rId461" Type="http://schemas.openxmlformats.org/officeDocument/2006/relationships/hyperlink" Target="..\..\DataDictionary\COBOL\B\BLOOD-DED-REMAIN.docx" TargetMode="External"/><Relationship Id="rId559" Type="http://schemas.openxmlformats.org/officeDocument/2006/relationships/hyperlink" Target="../../DataDictionary/COBOL/U/U-CWF-SRC-IND.docx" TargetMode="External"/><Relationship Id="rId766" Type="http://schemas.openxmlformats.org/officeDocument/2006/relationships/hyperlink" Target="..\SPC00-03\S0209000.docx" TargetMode="External"/><Relationship Id="rId1189" Type="http://schemas.openxmlformats.org/officeDocument/2006/relationships/hyperlink" Target="..\..\DataDictionary\COBOL\PROC\PROC-FLAGS-K.docx" TargetMode="External"/><Relationship Id="rId1396" Type="http://schemas.openxmlformats.org/officeDocument/2006/relationships/hyperlink" Target="..\..\DataDictionary\COBOL\J\K-AUDIT-DISP.docx" TargetMode="External"/><Relationship Id="rId1617" Type="http://schemas.openxmlformats.org/officeDocument/2006/relationships/hyperlink" Target="../../DataDictionary/COBOL/REIM/ROM-CUT-SUF.docx" TargetMode="External"/><Relationship Id="rId198" Type="http://schemas.openxmlformats.org/officeDocument/2006/relationships/hyperlink" Target="..\..\DataDictionary\COBOL\A\ADS-DTL-NUM.docx" TargetMode="External"/><Relationship Id="rId321" Type="http://schemas.openxmlformats.org/officeDocument/2006/relationships/hyperlink" Target="..\..\DataDictionary\COBOL\J\J-MED-COMP-NUM.docx" TargetMode="External"/><Relationship Id="rId419" Type="http://schemas.openxmlformats.org/officeDocument/2006/relationships/hyperlink" Target="..\..\DataDictionary\COBOL\L\LOC-CLERK.docx" TargetMode="External"/><Relationship Id="rId626" Type="http://schemas.openxmlformats.org/officeDocument/2006/relationships/hyperlink" Target="..\..\DataDictionary\COBOL\C\C-ICN.docx" TargetMode="External"/><Relationship Id="rId973" Type="http://schemas.openxmlformats.org/officeDocument/2006/relationships/hyperlink" Target="..\..\DataDictionary\COBOL\A\ADJ-CLERK.docx" TargetMode="External"/><Relationship Id="rId1049" Type="http://schemas.openxmlformats.org/officeDocument/2006/relationships/hyperlink" Target="..\..\DataDictionary\COBOL\V\XREF-ICN.docx" TargetMode="External"/><Relationship Id="rId1256" Type="http://schemas.openxmlformats.org/officeDocument/2006/relationships/hyperlink" Target="../../DataDictionary/COBOL/DTLN/DTL-PRIMARY-DIAG-CODE.docx" TargetMode="External"/><Relationship Id="rId833" Type="http://schemas.openxmlformats.org/officeDocument/2006/relationships/hyperlink" Target="..\..\DataDictionary\COBOL\F\F-PROV-EXT-EOB.docx" TargetMode="External"/><Relationship Id="rId1116" Type="http://schemas.openxmlformats.org/officeDocument/2006/relationships/hyperlink" Target="../../DataDictionary/COBOL/CWF/CWFR-03-SUB-L-NAME.docx" TargetMode="External"/><Relationship Id="rId1463" Type="http://schemas.openxmlformats.org/officeDocument/2006/relationships/hyperlink" Target="../../DataDictionary/COBOL/PLAN/POS-CITY.docx" TargetMode="External"/><Relationship Id="rId1670" Type="http://schemas.openxmlformats.org/officeDocument/2006/relationships/hyperlink" Target="../../DataDictionary/COBOL/E/EOM-CUT-AMT.docx" TargetMode="External"/><Relationship Id="rId265" Type="http://schemas.openxmlformats.org/officeDocument/2006/relationships/hyperlink" Target="..\..\DataDictionary\COBOL\J\J-AUDIT-NUM.docx" TargetMode="External"/><Relationship Id="rId472" Type="http://schemas.openxmlformats.org/officeDocument/2006/relationships/hyperlink" Target="..\..\DataDictionary\COBOL\CWFR-19\CWF-RESPONSE-CODE.docx" TargetMode="External"/><Relationship Id="rId900" Type="http://schemas.openxmlformats.org/officeDocument/2006/relationships/hyperlink" Target="..\..\DataDictionary\COBOL\CM\COBA-RSN-CREATN.docx" TargetMode="External"/><Relationship Id="rId1323" Type="http://schemas.openxmlformats.org/officeDocument/2006/relationships/hyperlink" Target="../../DataDictionary/COBOL/DTLN/DTL-REND-GRP-FLG.docx" TargetMode="External"/><Relationship Id="rId1530" Type="http://schemas.openxmlformats.org/officeDocument/2006/relationships/hyperlink" Target="../../DataDictionary/COBOL/EPO/EXEMP-PROG-ID.docx" TargetMode="External"/><Relationship Id="rId1628" Type="http://schemas.openxmlformats.org/officeDocument/2006/relationships/hyperlink" Target="../../DataDictionary/COBOL/DTLN/DTL-OTH-IND.docx" TargetMode="External"/><Relationship Id="rId125" Type="http://schemas.openxmlformats.org/officeDocument/2006/relationships/hyperlink" Target="..\SPC00-03\S0126000.docx" TargetMode="External"/><Relationship Id="rId332" Type="http://schemas.openxmlformats.org/officeDocument/2006/relationships/hyperlink" Target="..\..\DataDictionary\COBOL\DI\DIAG-CODE.docx" TargetMode="External"/><Relationship Id="rId777" Type="http://schemas.openxmlformats.org/officeDocument/2006/relationships/hyperlink" Target="..\SPC00-03\S0121000.docx" TargetMode="External"/><Relationship Id="rId984" Type="http://schemas.openxmlformats.org/officeDocument/2006/relationships/hyperlink" Target="..\..\DataDictionary\COBOL\A\ADJ-P-EOMB-AMT.docx" TargetMode="External"/><Relationship Id="rId637" Type="http://schemas.openxmlformats.org/officeDocument/2006/relationships/hyperlink" Target="..\..\DataDictionary\COBOL\CM\C-OLD-STAT.docx" TargetMode="External"/><Relationship Id="rId844" Type="http://schemas.openxmlformats.org/officeDocument/2006/relationships/hyperlink" Target="..\..\DataDictionary\COBOL\F\F-PROV-INT-EOB.docx" TargetMode="External"/><Relationship Id="rId1267" Type="http://schemas.openxmlformats.org/officeDocument/2006/relationships/hyperlink" Target="..\..\DataDictionary\COBOL\G\GLOBAL-SURGERY-DAYS.docx" TargetMode="External"/><Relationship Id="rId1474" Type="http://schemas.openxmlformats.org/officeDocument/2006/relationships/hyperlink" Target="../../DataDictionary/COBOL/L/LEGIS-EFF-IND-1thruLEGIS-EFF-IND-5.docx" TargetMode="External"/><Relationship Id="rId1681" Type="http://schemas.openxmlformats.org/officeDocument/2006/relationships/hyperlink" Target="../../DataDictionary/COBOL/I/IDR-TR-FILE-TYPE.docx" TargetMode="External"/><Relationship Id="rId276" Type="http://schemas.openxmlformats.org/officeDocument/2006/relationships/hyperlink" Target="../../Screens/AX-AuditDispositionCriteria.docx" TargetMode="External"/><Relationship Id="rId483" Type="http://schemas.openxmlformats.org/officeDocument/2006/relationships/hyperlink" Target="..\..\DataDictionary\COBOL\CWFR-19\CWF-RESP-ERR-CD4.docx" TargetMode="External"/><Relationship Id="rId690" Type="http://schemas.openxmlformats.org/officeDocument/2006/relationships/hyperlink" Target="..\..\DataDictionary\COBOL\C\C-ICN.docx" TargetMode="External"/><Relationship Id="rId704" Type="http://schemas.openxmlformats.org/officeDocument/2006/relationships/hyperlink" Target="..\..\DataDictionary\COBOL\CM\C-NEW-STAT.docx" TargetMode="External"/><Relationship Id="rId911" Type="http://schemas.openxmlformats.org/officeDocument/2006/relationships/hyperlink" Target="..\..\DataDictionary\COBOL\CM\COBA-RSN-CREATN.docx" TargetMode="External"/><Relationship Id="rId1127" Type="http://schemas.openxmlformats.org/officeDocument/2006/relationships/hyperlink" Target="../../DataDictionary/COBOL/CWF/CWFR-03-INS-GRP-NAM.docx" TargetMode="External"/><Relationship Id="rId1334" Type="http://schemas.openxmlformats.org/officeDocument/2006/relationships/hyperlink" Target="S1427040.docx" TargetMode="External"/><Relationship Id="rId1541" Type="http://schemas.openxmlformats.org/officeDocument/2006/relationships/hyperlink" Target="../../DataDictionary/COBOL/DTLN/DTL-REVIEW-IND.docx" TargetMode="External"/><Relationship Id="rId40" Type="http://schemas.openxmlformats.org/officeDocument/2006/relationships/hyperlink" Target="..\..\DataDictionary\COBOL\B\BENE-LAST-1-6.docx" TargetMode="External"/><Relationship Id="rId136" Type="http://schemas.openxmlformats.org/officeDocument/2006/relationships/hyperlink" Target="..\..\DataDictionary\COBOL\A\ADS-MSG.docx" TargetMode="External"/><Relationship Id="rId343" Type="http://schemas.openxmlformats.org/officeDocument/2006/relationships/hyperlink" Target="../../DataDictionary/COBOL/J/J-DIAG-ICD-TYPE.docx" TargetMode="External"/><Relationship Id="rId550" Type="http://schemas.openxmlformats.org/officeDocument/2006/relationships/hyperlink" Target="../SPC19-23/S23R010.docx" TargetMode="External"/><Relationship Id="rId788" Type="http://schemas.openxmlformats.org/officeDocument/2006/relationships/hyperlink" Target="..\..\DataDictionary\COBOL\C\C-DET-NUMB.docx" TargetMode="External"/><Relationship Id="rId995" Type="http://schemas.openxmlformats.org/officeDocument/2006/relationships/hyperlink" Target="..\..\DataDictionary\COBOL\I\INIT-CCN.docx" TargetMode="External"/><Relationship Id="rId1180" Type="http://schemas.openxmlformats.org/officeDocument/2006/relationships/hyperlink" Target="..\..\DataDictionary\COBOL\PROC\PROC-FLAGS-F.docx" TargetMode="External"/><Relationship Id="rId1401" Type="http://schemas.openxmlformats.org/officeDocument/2006/relationships/hyperlink" Target="../../DataDictionary/COBOL/O/OVER-DENY-TO-SUSP.docx" TargetMode="External"/><Relationship Id="rId1639" Type="http://schemas.openxmlformats.org/officeDocument/2006/relationships/hyperlink" Target="../SPC19-23/S2301400.docx" TargetMode="External"/><Relationship Id="rId203" Type="http://schemas.openxmlformats.org/officeDocument/2006/relationships/hyperlink" Target="..\..\DataDictionary\COBOL\A\ADS-MSG.docx" TargetMode="External"/><Relationship Id="rId648" Type="http://schemas.openxmlformats.org/officeDocument/2006/relationships/hyperlink" Target="..\..\DataDictionary\COBOL\CM\C-REASON-CODE.docx" TargetMode="External"/><Relationship Id="rId855" Type="http://schemas.openxmlformats.org/officeDocument/2006/relationships/hyperlink" Target="..\..\DataDictionary\COBOL\CM\COBA-RECV-IND.docx" TargetMode="External"/><Relationship Id="rId1040" Type="http://schemas.openxmlformats.org/officeDocument/2006/relationships/hyperlink" Target="..\..\DataDictionary\COBOL\A\ADJ-P-EOMB-AMT.docx" TargetMode="External"/><Relationship Id="rId1278" Type="http://schemas.openxmlformats.org/officeDocument/2006/relationships/hyperlink" Target="../../DataDictionary/COBOL/DTLN/DTL-PRICING-IND.docx" TargetMode="External"/><Relationship Id="rId1485" Type="http://schemas.openxmlformats.org/officeDocument/2006/relationships/hyperlink" Target="S1253001.docx" TargetMode="External"/><Relationship Id="rId287" Type="http://schemas.openxmlformats.org/officeDocument/2006/relationships/hyperlink" Target="..\..\DataDictionary\COBOL\J\J-FAC-PROV-NUM.docx" TargetMode="External"/><Relationship Id="rId410" Type="http://schemas.openxmlformats.org/officeDocument/2006/relationships/hyperlink" Target="..\..\DataDictionary\COBOL\L\LOC-CODE.docx" TargetMode="External"/><Relationship Id="rId494" Type="http://schemas.openxmlformats.org/officeDocument/2006/relationships/hyperlink" Target="..\..\DataDictionary\COBOL\U\U-SPLIT-REASON.docx" TargetMode="External"/><Relationship Id="rId508" Type="http://schemas.openxmlformats.org/officeDocument/2006/relationships/hyperlink" Target="../../DataDictionary/COBOL/M/MASS-ADJ-FLAG.docx" TargetMode="External"/><Relationship Id="rId715" Type="http://schemas.openxmlformats.org/officeDocument/2006/relationships/hyperlink" Target="..\..\DataDictionary\COBOL\C\C-DATE.docx" TargetMode="External"/><Relationship Id="rId922" Type="http://schemas.openxmlformats.org/officeDocument/2006/relationships/hyperlink" Target="..\..\DataDictionary\COBOL\CM\COBA-RSN-CREATN.docx" TargetMode="External"/><Relationship Id="rId1138" Type="http://schemas.openxmlformats.org/officeDocument/2006/relationships/hyperlink" Target="..\..\DataDictionary\COBOL\C\CASH-DED.docx" TargetMode="External"/><Relationship Id="rId1345" Type="http://schemas.openxmlformats.org/officeDocument/2006/relationships/hyperlink" Target="..\..\DataDictionary\COBOL\J\K-MAN-PRICE-IND.docx" TargetMode="External"/><Relationship Id="rId1552" Type="http://schemas.openxmlformats.org/officeDocument/2006/relationships/hyperlink" Target="../../DataDictionary/COBOL/DT/DTL-CWF-OVRD-CD.docx" TargetMode="External"/><Relationship Id="rId147" Type="http://schemas.openxmlformats.org/officeDocument/2006/relationships/hyperlink" Target="..\..\DataDictionary\COBOL\A\ADS-MSG.docx" TargetMode="External"/><Relationship Id="rId354" Type="http://schemas.openxmlformats.org/officeDocument/2006/relationships/hyperlink" Target="..\..\DataDictionary\COBOL\J\J-SUPR-IND.docx" TargetMode="External"/><Relationship Id="rId799" Type="http://schemas.openxmlformats.org/officeDocument/2006/relationships/hyperlink" Target="..\SPC00-03\S0209000.docx" TargetMode="External"/><Relationship Id="rId1191" Type="http://schemas.openxmlformats.org/officeDocument/2006/relationships/hyperlink" Target="..\SPC00-03\S0128000.docx" TargetMode="External"/><Relationship Id="rId1205" Type="http://schemas.openxmlformats.org/officeDocument/2006/relationships/hyperlink" Target="..\SPC00-03\S0128000.docx" TargetMode="External"/><Relationship Id="rId51" Type="http://schemas.openxmlformats.org/officeDocument/2006/relationships/hyperlink" Target="..\..\DataDictionary\COBOL\B\BILL-PROV-EIN.docx" TargetMode="External"/><Relationship Id="rId561" Type="http://schemas.openxmlformats.org/officeDocument/2006/relationships/hyperlink" Target="..\..\DataDictionary\COBOL\U\U-CWF-OVRD-CD.docx" TargetMode="External"/><Relationship Id="rId659" Type="http://schemas.openxmlformats.org/officeDocument/2006/relationships/hyperlink" Target="..\..\DataDictionary\COBOL\C\C-ICN.docx" TargetMode="External"/><Relationship Id="rId866" Type="http://schemas.openxmlformats.org/officeDocument/2006/relationships/hyperlink" Target="..\..\DataDictionary\COBOL\CM\COBA-RECV-IND.docx" TargetMode="External"/><Relationship Id="rId1289" Type="http://schemas.openxmlformats.org/officeDocument/2006/relationships/hyperlink" Target="..\..\DataDictionary\COBOL\DT\DTL-MSP-PAID.docx" TargetMode="External"/><Relationship Id="rId1412" Type="http://schemas.openxmlformats.org/officeDocument/2006/relationships/hyperlink" Target="..\..\DataDictionary\COBOL\J\K-GDX-RULE-NUM.docx" TargetMode="External"/><Relationship Id="rId1496" Type="http://schemas.openxmlformats.org/officeDocument/2006/relationships/hyperlink" Target="../../DataDictionary/COBOL/F/FPS-MSN-2.docx" TargetMode="External"/><Relationship Id="rId214" Type="http://schemas.openxmlformats.org/officeDocument/2006/relationships/hyperlink" Target="..\..\DataDictionary\COBOL\A\ADS-DTL-NUM.docx" TargetMode="External"/><Relationship Id="rId298" Type="http://schemas.openxmlformats.org/officeDocument/2006/relationships/hyperlink" Target="../../DataDictionary/COBOL/O/OVER-DENY-TO-SUSP.docx" TargetMode="External"/><Relationship Id="rId421" Type="http://schemas.openxmlformats.org/officeDocument/2006/relationships/hyperlink" Target="..\SPC00-03\S0119010.docx" TargetMode="External"/><Relationship Id="rId519" Type="http://schemas.openxmlformats.org/officeDocument/2006/relationships/hyperlink" Target="..\..\DataDictionary\COBOL\U\U-NAME-SUBMISSION.docx" TargetMode="External"/><Relationship Id="rId1051" Type="http://schemas.openxmlformats.org/officeDocument/2006/relationships/hyperlink" Target="..\..\DataDictionary\COBOL\I\INIT-CCN.docx" TargetMode="External"/><Relationship Id="rId1149" Type="http://schemas.openxmlformats.org/officeDocument/2006/relationships/hyperlink" Target="..\SPC00-03\S0108010.docx" TargetMode="External"/><Relationship Id="rId1356" Type="http://schemas.openxmlformats.org/officeDocument/2006/relationships/hyperlink" Target="..\..\DataDictionary\COBOL\J\K-PRC-CUTBK-CD.docx" TargetMode="External"/><Relationship Id="rId158" Type="http://schemas.openxmlformats.org/officeDocument/2006/relationships/hyperlink" Target="..\SPC00-03\S0126000.docx" TargetMode="External"/><Relationship Id="rId726" Type="http://schemas.openxmlformats.org/officeDocument/2006/relationships/hyperlink" Target="../SPC00-03/S0115010.docx" TargetMode="External"/><Relationship Id="rId933" Type="http://schemas.openxmlformats.org/officeDocument/2006/relationships/hyperlink" Target="..\..\DataDictionary\COBOL\CM\COBA-RSN-CREATN.docx" TargetMode="External"/><Relationship Id="rId1009" Type="http://schemas.openxmlformats.org/officeDocument/2006/relationships/hyperlink" Target="..\..\DataDictionary\COBOL\I\INIT-CCN.docx" TargetMode="External"/><Relationship Id="rId1563" Type="http://schemas.openxmlformats.org/officeDocument/2006/relationships/hyperlink" Target="../../DataDictionary/COBOL/DT/DTL-CWF-ERR-CD.docx" TargetMode="External"/><Relationship Id="rId62" Type="http://schemas.openxmlformats.org/officeDocument/2006/relationships/hyperlink" Target="..\..\DataDictionary\COBOL\DI\DIAG-CODE.docx" TargetMode="External"/><Relationship Id="rId365" Type="http://schemas.openxmlformats.org/officeDocument/2006/relationships/hyperlink" Target="../../DataDictionary/COBOL/J/J-XICN-RECEIPT-DATE.docx" TargetMode="External"/><Relationship Id="rId572" Type="http://schemas.openxmlformats.org/officeDocument/2006/relationships/hyperlink" Target="../../DataDictionary/COBOL/HDR-I/HDR-OVP-RSN-CODE.docx" TargetMode="External"/><Relationship Id="rId1216" Type="http://schemas.openxmlformats.org/officeDocument/2006/relationships/hyperlink" Target="..\SPC00-03\S0128000.docx" TargetMode="External"/><Relationship Id="rId1423" Type="http://schemas.openxmlformats.org/officeDocument/2006/relationships/hyperlink" Target="..\SPC07-10\S0813000.docx" TargetMode="External"/><Relationship Id="rId1630" Type="http://schemas.openxmlformats.org/officeDocument/2006/relationships/hyperlink" Target="../../DataDictionary/COBOL/DTLN/DTL-OTH-AMT.docx" TargetMode="External"/><Relationship Id="rId225" Type="http://schemas.openxmlformats.org/officeDocument/2006/relationships/hyperlink" Target="..\..\DataDictionary\COBOL\S\SUP-ACN.docx" TargetMode="External"/><Relationship Id="rId432" Type="http://schemas.openxmlformats.org/officeDocument/2006/relationships/hyperlink" Target="..\..\DataDictionary\COBOL\CWF\CWF-QUERY-CODE.docx" TargetMode="External"/><Relationship Id="rId877" Type="http://schemas.openxmlformats.org/officeDocument/2006/relationships/hyperlink" Target="..\..\DataDictionary\COBOL\CM\COBA-RECV-IND.docx" TargetMode="External"/><Relationship Id="rId1062" Type="http://schemas.openxmlformats.org/officeDocument/2006/relationships/hyperlink" Target="..\..\DataDictionary\COBOL\A\ADJ-DATE.docx" TargetMode="External"/><Relationship Id="rId737" Type="http://schemas.openxmlformats.org/officeDocument/2006/relationships/hyperlink" Target="..\..\DataDictionary\COBOL\CM\C-NEW-STAT.docx" TargetMode="External"/><Relationship Id="rId944" Type="http://schemas.openxmlformats.org/officeDocument/2006/relationships/hyperlink" Target="..\..\DataDictionary\COBOL\CM\COBA-RSN-CREATN.docx" TargetMode="External"/><Relationship Id="rId1367" Type="http://schemas.openxmlformats.org/officeDocument/2006/relationships/hyperlink" Target="..\..\DataDictionary\COBOL\J\K-AUDIT-NUM.docx" TargetMode="External"/><Relationship Id="rId1574" Type="http://schemas.openxmlformats.org/officeDocument/2006/relationships/hyperlink" Target="../../DataDictionary/COBOL/AM/AMB-PICKUP-ZIPCODE.docx" TargetMode="External"/><Relationship Id="rId73" Type="http://schemas.openxmlformats.org/officeDocument/2006/relationships/hyperlink" Target="..\..\DataDictionary\COBOL\G\GROUP-IND.docx" TargetMode="External"/><Relationship Id="rId169" Type="http://schemas.openxmlformats.org/officeDocument/2006/relationships/hyperlink" Target="..\..\DataDictionary\COBOL\A\ADS-MSG.docx" TargetMode="External"/><Relationship Id="rId376" Type="http://schemas.openxmlformats.org/officeDocument/2006/relationships/hyperlink" Target="..\SPC00-03\S0119010.docx" TargetMode="External"/><Relationship Id="rId583" Type="http://schemas.openxmlformats.org/officeDocument/2006/relationships/hyperlink" Target="..\..\DataDictionary\COBOL\B\B-DATE.docx" TargetMode="External"/><Relationship Id="rId790" Type="http://schemas.openxmlformats.org/officeDocument/2006/relationships/hyperlink" Target="..\..\DataDictionary\COBOL\CM\C-REASON-TYPE.docx" TargetMode="External"/><Relationship Id="rId804" Type="http://schemas.openxmlformats.org/officeDocument/2006/relationships/hyperlink" Target="..\..\DataDictionary\COBOL\C\C-ICN.docx" TargetMode="External"/><Relationship Id="rId1227" Type="http://schemas.openxmlformats.org/officeDocument/2006/relationships/hyperlink" Target="..\..\DataDictionary\COBOL\PROC\PROC-FLAGS-7.docx" TargetMode="External"/><Relationship Id="rId1434" Type="http://schemas.openxmlformats.org/officeDocument/2006/relationships/hyperlink" Target="..\..\DataDictionary\COBOL\J\K-ORIG-REPT-AUD.docx" TargetMode="External"/><Relationship Id="rId1641" Type="http://schemas.openxmlformats.org/officeDocument/2006/relationships/hyperlink" Target="../../DataDictionary/COBOL/DTLN/DTL-OTH-IND.docx" TargetMode="External"/><Relationship Id="rId4" Type="http://schemas.openxmlformats.org/officeDocument/2006/relationships/customXml" Target="../customXml/item4.xml"/><Relationship Id="rId236" Type="http://schemas.openxmlformats.org/officeDocument/2006/relationships/hyperlink" Target="../../Screens/AX-AuditDispositionCriteria.docx" TargetMode="External"/><Relationship Id="rId443" Type="http://schemas.openxmlformats.org/officeDocument/2006/relationships/hyperlink" Target="..\..\DataDictionary\COBOL\CWFR-19\CWF-RESP-ERR-CD2.docx" TargetMode="External"/><Relationship Id="rId650" Type="http://schemas.openxmlformats.org/officeDocument/2006/relationships/hyperlink" Target="..\..\DataDictionary\COBOL\C\C-CLERK.docx" TargetMode="External"/><Relationship Id="rId888" Type="http://schemas.openxmlformats.org/officeDocument/2006/relationships/hyperlink" Target="..\..\DataDictionary\COBOL\CM\COBA-RECV-IND.docx" TargetMode="External"/><Relationship Id="rId1073" Type="http://schemas.openxmlformats.org/officeDocument/2006/relationships/hyperlink" Target="..\..\DataDictionary\COBOL\A\ADJ-CHK-WRT-DT.docx" TargetMode="External"/><Relationship Id="rId1280" Type="http://schemas.openxmlformats.org/officeDocument/2006/relationships/hyperlink" Target="..\..\DataDictionary\COBOL\S\SUBSEQ-PROC.docx" TargetMode="External"/><Relationship Id="rId1501" Type="http://schemas.openxmlformats.org/officeDocument/2006/relationships/hyperlink" Target="../../DataDictionary/COBOL/AS/ASC-AUDIT.docx" TargetMode="External"/><Relationship Id="rId303" Type="http://schemas.openxmlformats.org/officeDocument/2006/relationships/hyperlink" Target="..\..\DataDictionary\COBOL\J\J-EOMB-NUM.docx" TargetMode="External"/><Relationship Id="rId748" Type="http://schemas.openxmlformats.org/officeDocument/2006/relationships/hyperlink" Target="..\..\DataDictionary\COBOL\CM\C-TYPE.docx" TargetMode="External"/><Relationship Id="rId955" Type="http://schemas.openxmlformats.org/officeDocument/2006/relationships/hyperlink" Target="..\..\DataDictionary\COBOL\CM\COBA-RSN-CREATN.docx" TargetMode="External"/><Relationship Id="rId1140" Type="http://schemas.openxmlformats.org/officeDocument/2006/relationships/hyperlink" Target="..\SPC00-03\S0209000.docx" TargetMode="External"/><Relationship Id="rId1378" Type="http://schemas.openxmlformats.org/officeDocument/2006/relationships/hyperlink" Target="..\..\DataDictionary\COBOL\J\K-AUDIT-DISP.docx" TargetMode="External"/><Relationship Id="rId1585" Type="http://schemas.openxmlformats.org/officeDocument/2006/relationships/hyperlink" Target="../../DataDictionary/COBOL/P/PAU-CUT-CD.docx" TargetMode="External"/><Relationship Id="rId84" Type="http://schemas.openxmlformats.org/officeDocument/2006/relationships/hyperlink" Target="../../DataDictionary/COBOL/REIM/REND-PROV-TAXONOMY.docx" TargetMode="External"/><Relationship Id="rId387" Type="http://schemas.openxmlformats.org/officeDocument/2006/relationships/hyperlink" Target="..\..\DataDictionary\COBOL\L\LOC-DATE.docx" TargetMode="External"/><Relationship Id="rId510" Type="http://schemas.openxmlformats.org/officeDocument/2006/relationships/hyperlink" Target="../SPC19-23/S2308000.docx" TargetMode="External"/><Relationship Id="rId594" Type="http://schemas.openxmlformats.org/officeDocument/2006/relationships/hyperlink" Target="..\SPC00-03\S0209000.docx" TargetMode="External"/><Relationship Id="rId608" Type="http://schemas.openxmlformats.org/officeDocument/2006/relationships/hyperlink" Target="..\..\DataDictionary\COBOL\CM\C-NEW-STAT.docx" TargetMode="External"/><Relationship Id="rId815" Type="http://schemas.openxmlformats.org/officeDocument/2006/relationships/hyperlink" Target="..\SPC00-03\S0209000.docx" TargetMode="External"/><Relationship Id="rId1238" Type="http://schemas.openxmlformats.org/officeDocument/2006/relationships/hyperlink" Target="..\SPC00-03\S0128000.docx" TargetMode="External"/><Relationship Id="rId1445" Type="http://schemas.openxmlformats.org/officeDocument/2006/relationships/hyperlink" Target="../../DataDictionary/COBOL/J/K-DTL-MSP-ACTION-CODE.docx" TargetMode="External"/><Relationship Id="rId1652" Type="http://schemas.openxmlformats.org/officeDocument/2006/relationships/hyperlink" Target="../../DataDictionary/COBOL/DTLN/DTL-OTH-IND.docx" TargetMode="External"/><Relationship Id="rId247" Type="http://schemas.openxmlformats.org/officeDocument/2006/relationships/hyperlink" Target="..\..\DataDictionary\COBOL\J\J-AUDIT-DISP.docx" TargetMode="External"/><Relationship Id="rId899" Type="http://schemas.openxmlformats.org/officeDocument/2006/relationships/hyperlink" Target="..\..\DataDictionary\COBOL\CM\COBA-RECV-IND.docx" TargetMode="External"/><Relationship Id="rId1000" Type="http://schemas.openxmlformats.org/officeDocument/2006/relationships/hyperlink" Target="..\..\DataDictionary\COBOL\V\XREF-ICN.docx" TargetMode="External"/><Relationship Id="rId1084" Type="http://schemas.openxmlformats.org/officeDocument/2006/relationships/hyperlink" Target="../../DataDictionary/COBOL/AM/AMB-DROPOFF-CITY.docx" TargetMode="External"/><Relationship Id="rId1305" Type="http://schemas.openxmlformats.org/officeDocument/2006/relationships/hyperlink" Target="..\..\DataDictionary\COBOL\DT\DTL-DIAG-POINTER.docx" TargetMode="External"/><Relationship Id="rId107" Type="http://schemas.openxmlformats.org/officeDocument/2006/relationships/hyperlink" Target="..\SPC00-03\S0126000.docx" TargetMode="External"/><Relationship Id="rId454" Type="http://schemas.openxmlformats.org/officeDocument/2006/relationships/hyperlink" Target="..\..\DataDictionary\COBOL\CWFR-19\CWF-RESP-ERR-CD1.docx" TargetMode="External"/><Relationship Id="rId661" Type="http://schemas.openxmlformats.org/officeDocument/2006/relationships/hyperlink" Target="..\..\DataDictionary\COBOL\C\C-AMOUNT.docx" TargetMode="External"/><Relationship Id="rId759" Type="http://schemas.openxmlformats.org/officeDocument/2006/relationships/hyperlink" Target="..\SPC00-03\S0115010.docx" TargetMode="External"/><Relationship Id="rId966" Type="http://schemas.openxmlformats.org/officeDocument/2006/relationships/hyperlink" Target="..\..\DataDictionary\COBOL\A\ADJ-CLERK.docx" TargetMode="External"/><Relationship Id="rId1291" Type="http://schemas.openxmlformats.org/officeDocument/2006/relationships/hyperlink" Target="..\..\DataDictionary\COBOL\DT\DTL-HPSA-P-CMPT.docx" TargetMode="External"/><Relationship Id="rId1389" Type="http://schemas.openxmlformats.org/officeDocument/2006/relationships/hyperlink" Target="..\..\DataDictionary\COBOL\J\K-AUDIT-IND.docx" TargetMode="External"/><Relationship Id="rId1512" Type="http://schemas.openxmlformats.org/officeDocument/2006/relationships/hyperlink" Target="../../DataDictionary/COBOL/M/MEH-CUT-CD.docx" TargetMode="External"/><Relationship Id="rId1596" Type="http://schemas.openxmlformats.org/officeDocument/2006/relationships/hyperlink" Target="../../DataDictionary/COBOL/M/MDPP-COACH-NPI.docx" TargetMode="External"/><Relationship Id="rId11" Type="http://schemas.openxmlformats.org/officeDocument/2006/relationships/endnotes" Target="endnotes.xml"/><Relationship Id="rId314" Type="http://schemas.openxmlformats.org/officeDocument/2006/relationships/hyperlink" Target="..\..\DataDictionary\COBOL\J\J-COMP-NUM.docx" TargetMode="External"/><Relationship Id="rId398" Type="http://schemas.openxmlformats.org/officeDocument/2006/relationships/hyperlink" Target="..\..\DataDictionary\COBOL\L\LOC-ACTV-CODE.docx" TargetMode="External"/><Relationship Id="rId521" Type="http://schemas.openxmlformats.org/officeDocument/2006/relationships/hyperlink" Target="..\..\DataDictionary\COBOL\U\U-HOME-EKG-TRACE-FLG.docx" TargetMode="External"/><Relationship Id="rId619" Type="http://schemas.openxmlformats.org/officeDocument/2006/relationships/hyperlink" Target="..\..\DataDictionary\COBOL\CM\C-TYPE.docx" TargetMode="External"/><Relationship Id="rId1151" Type="http://schemas.openxmlformats.org/officeDocument/2006/relationships/hyperlink" Target="..\SPC00-03\S0108010.docx" TargetMode="External"/><Relationship Id="rId1249" Type="http://schemas.openxmlformats.org/officeDocument/2006/relationships/hyperlink" Target="..\..\DataDictionary\COBOL\PE\PERF-PROV-GROUP.docx" TargetMode="External"/><Relationship Id="rId95" Type="http://schemas.openxmlformats.org/officeDocument/2006/relationships/hyperlink" Target="..\SPC00-03\S0126000.docx" TargetMode="External"/><Relationship Id="rId160" Type="http://schemas.openxmlformats.org/officeDocument/2006/relationships/hyperlink" Target="../../Screens/H6-ClaimEditsAndAudits.docx" TargetMode="External"/><Relationship Id="rId826" Type="http://schemas.openxmlformats.org/officeDocument/2006/relationships/hyperlink" Target="..\..\DataDictionary\COBOL\C\C-CLERK.docx" TargetMode="External"/><Relationship Id="rId1011" Type="http://schemas.openxmlformats.org/officeDocument/2006/relationships/hyperlink" Target="..\..\DataDictionary\COBOL\A\ADJ-B-EOMB-AMT.docx" TargetMode="External"/><Relationship Id="rId1109" Type="http://schemas.openxmlformats.org/officeDocument/2006/relationships/hyperlink" Target="../../DataDictionary/COBOL/CWF/CWFR-03-INS-ZIP.docx" TargetMode="External"/><Relationship Id="rId1456" Type="http://schemas.openxmlformats.org/officeDocument/2006/relationships/hyperlink" Target="../../DataDictionary/COBOL/AS/AUDIT-ICN.docx" TargetMode="External"/><Relationship Id="rId1663" Type="http://schemas.openxmlformats.org/officeDocument/2006/relationships/hyperlink" Target="../../DataDictionary/COBOL/PP/PPA-CUT-CD.docx" TargetMode="External"/><Relationship Id="rId258" Type="http://schemas.openxmlformats.org/officeDocument/2006/relationships/hyperlink" Target="..\..\DataDictionary\COBOL\J\J-AUDIT-IND.docx" TargetMode="External"/><Relationship Id="rId465" Type="http://schemas.openxmlformats.org/officeDocument/2006/relationships/hyperlink" Target="..\..\DataDictionary\COBOL\PE\PHY-OCC-THER-IND.docx" TargetMode="External"/><Relationship Id="rId672" Type="http://schemas.openxmlformats.org/officeDocument/2006/relationships/hyperlink" Target="..\SPC00-03\S0209000.docx" TargetMode="External"/><Relationship Id="rId1095" Type="http://schemas.openxmlformats.org/officeDocument/2006/relationships/hyperlink" Target="../../DataDictionary/COBOL/CWF/CWFR-03-TLR-CODE.docx" TargetMode="External"/><Relationship Id="rId1316" Type="http://schemas.openxmlformats.org/officeDocument/2006/relationships/hyperlink" Target="../../DataDictionary/COBOL/DTLN/DTL-NON-FAC-RTF.docx" TargetMode="External"/><Relationship Id="rId1523" Type="http://schemas.openxmlformats.org/officeDocument/2006/relationships/hyperlink" Target="S1418000.docx" TargetMode="External"/><Relationship Id="rId22" Type="http://schemas.openxmlformats.org/officeDocument/2006/relationships/header" Target="header1.xml"/><Relationship Id="rId118" Type="http://schemas.openxmlformats.org/officeDocument/2006/relationships/hyperlink" Target="..\..\DataDictionary\COBOL\A\ADS-MSG.docx" TargetMode="External"/><Relationship Id="rId325" Type="http://schemas.openxmlformats.org/officeDocument/2006/relationships/hyperlink" Target="../../DataDictionary/COBOL/J/J-DIAG-ICD-TYPE.docx" TargetMode="External"/><Relationship Id="rId532" Type="http://schemas.openxmlformats.org/officeDocument/2006/relationships/hyperlink" Target="..\..\DataDictionary\COBOL\U\U-PATIENT-ACCT-N-OLD.docx" TargetMode="External"/><Relationship Id="rId977" Type="http://schemas.openxmlformats.org/officeDocument/2006/relationships/hyperlink" Target="..\..\DataDictionary\COBOL\A\ADJ-P-EOMB-AMT.docx" TargetMode="External"/><Relationship Id="rId1162" Type="http://schemas.openxmlformats.org/officeDocument/2006/relationships/hyperlink" Target="..\..\DataDictionary\COBOL\DT\DTL-LVL3-PROF.docx" TargetMode="External"/><Relationship Id="rId171" Type="http://schemas.openxmlformats.org/officeDocument/2006/relationships/hyperlink" Target="..\..\DataDictionary\COBOL\A\ADS-MSG.docx" TargetMode="External"/><Relationship Id="rId837" Type="http://schemas.openxmlformats.org/officeDocument/2006/relationships/hyperlink" Target="..\..\DataDictionary\COBOL\F\F-TYPE.docx" TargetMode="External"/><Relationship Id="rId1022" Type="http://schemas.openxmlformats.org/officeDocument/2006/relationships/hyperlink" Target="..\..\DataDictionary\COBOL\A\ADJ-CLERK.docx" TargetMode="External"/><Relationship Id="rId1467" Type="http://schemas.openxmlformats.org/officeDocument/2006/relationships/hyperlink" Target="../../DataDictionary/COBOL/L/LEG-RED-AUD.docx" TargetMode="External"/><Relationship Id="rId1674" Type="http://schemas.openxmlformats.org/officeDocument/2006/relationships/hyperlink" Target="../../DataDictionary/COBOL/DTLN/DTL-REND-SPEC-3.docx" TargetMode="External"/><Relationship Id="rId269" Type="http://schemas.openxmlformats.org/officeDocument/2006/relationships/hyperlink" Target="..\..\DataDictionary\COBOL\J\J-AUDIT-NUM.docx" TargetMode="External"/><Relationship Id="rId476" Type="http://schemas.openxmlformats.org/officeDocument/2006/relationships/hyperlink" Target="..\..\DataDictionary\COBOL\PRV\PSYCH-BAL-REMAIN.docx" TargetMode="External"/><Relationship Id="rId683" Type="http://schemas.openxmlformats.org/officeDocument/2006/relationships/hyperlink" Target="..\..\DataDictionary\COBOL\CM\C-TYPE.docx" TargetMode="External"/><Relationship Id="rId890" Type="http://schemas.openxmlformats.org/officeDocument/2006/relationships/hyperlink" Target="..\..\DataDictionary\COBOL\CM\COBA-T-5010-IND.docx" TargetMode="External"/><Relationship Id="rId904" Type="http://schemas.openxmlformats.org/officeDocument/2006/relationships/hyperlink" Target="../../DataDictionary/COBOL/CM/COBA-MSN-IND.docx" TargetMode="External"/><Relationship Id="rId1327" Type="http://schemas.openxmlformats.org/officeDocument/2006/relationships/hyperlink" Target="S1442000.docx" TargetMode="External"/><Relationship Id="rId1534" Type="http://schemas.openxmlformats.org/officeDocument/2006/relationships/hyperlink" Target="../../DataDictionary/COBOL/J/K-HEA-CUT-MSG.docx" TargetMode="External"/><Relationship Id="rId33" Type="http://schemas.openxmlformats.org/officeDocument/2006/relationships/hyperlink" Target="../../DataDictionary/COBOL/I/IDR-HD-COPYBOOK-VERSION.docx" TargetMode="External"/><Relationship Id="rId129" Type="http://schemas.openxmlformats.org/officeDocument/2006/relationships/hyperlink" Target="..\..\DataDictionary\COBOL\A\ADDRESSEE-CODE.docx" TargetMode="External"/><Relationship Id="rId336" Type="http://schemas.openxmlformats.org/officeDocument/2006/relationships/hyperlink" Target="../../DataDictionary/COBOL/J/J-DIAG-3-12.docx" TargetMode="External"/><Relationship Id="rId543" Type="http://schemas.openxmlformats.org/officeDocument/2006/relationships/hyperlink" Target="..\..\DataDictionary\COBOL\U\U-CWF-ERR-CD.docx" TargetMode="External"/><Relationship Id="rId988" Type="http://schemas.openxmlformats.org/officeDocument/2006/relationships/hyperlink" Target="..\..\DataDictionary\COBOL\I\INIT-CCN.docx" TargetMode="External"/><Relationship Id="rId1173" Type="http://schemas.openxmlformats.org/officeDocument/2006/relationships/hyperlink" Target="..\SPC00-03\S0128000.docx" TargetMode="External"/><Relationship Id="rId1380" Type="http://schemas.openxmlformats.org/officeDocument/2006/relationships/hyperlink" Target="..\..\DataDictionary\COBOL\J\K-AUDIT-IND.docx" TargetMode="External"/><Relationship Id="rId1601" Type="http://schemas.openxmlformats.org/officeDocument/2006/relationships/hyperlink" Target="../../DataDictionary/COBOL/DTLN/DTL-PAT-RESP-AMT.docx" TargetMode="External"/><Relationship Id="rId182" Type="http://schemas.openxmlformats.org/officeDocument/2006/relationships/hyperlink" Target="..\SPC00-03\S0126000.docx" TargetMode="External"/><Relationship Id="rId403" Type="http://schemas.openxmlformats.org/officeDocument/2006/relationships/hyperlink" Target="..\..\DataDictionary\COBOL\L\LOC-ACTV-CODE.docx" TargetMode="External"/><Relationship Id="rId750" Type="http://schemas.openxmlformats.org/officeDocument/2006/relationships/hyperlink" Target="..\SPC00-03\S0209000.docx" TargetMode="External"/><Relationship Id="rId848" Type="http://schemas.openxmlformats.org/officeDocument/2006/relationships/hyperlink" Target="..\..\DataDictionary\COBOL\F\F-CLERK.docx" TargetMode="External"/><Relationship Id="rId1033" Type="http://schemas.openxmlformats.org/officeDocument/2006/relationships/hyperlink" Target="..\..\DataDictionary\COBOL\A\ADJ-P-EOMB-AMT.docx" TargetMode="External"/><Relationship Id="rId1478" Type="http://schemas.openxmlformats.org/officeDocument/2006/relationships/hyperlink" Target="../../DataDictionary/COBOL/L/LEGIS-EFF-IND-1thruLEGIS-EFF-IND-5.docx" TargetMode="External"/><Relationship Id="rId1685" Type="http://schemas.openxmlformats.org/officeDocument/2006/relationships/fontTable" Target="fontTable.xml"/><Relationship Id="rId487" Type="http://schemas.openxmlformats.org/officeDocument/2006/relationships/hyperlink" Target="..\SPC00-03\S0116010.docx" TargetMode="External"/><Relationship Id="rId610" Type="http://schemas.openxmlformats.org/officeDocument/2006/relationships/hyperlink" Target="..\..\DataDictionary\COBOL\C\C-ICN.docx" TargetMode="External"/><Relationship Id="rId694" Type="http://schemas.openxmlformats.org/officeDocument/2006/relationships/hyperlink" Target="..\SPC00-03\S0115010.docx" TargetMode="External"/><Relationship Id="rId708" Type="http://schemas.openxmlformats.org/officeDocument/2006/relationships/hyperlink" Target="..\..\DataDictionary\COBOL\C\C-AMOUNT.docx" TargetMode="External"/><Relationship Id="rId915" Type="http://schemas.openxmlformats.org/officeDocument/2006/relationships/hyperlink" Target="../../DataDictionary/COBOL/CM/COBA-MSN-IND.docx" TargetMode="External"/><Relationship Id="rId1240" Type="http://schemas.openxmlformats.org/officeDocument/2006/relationships/hyperlink" Target="..\..\DataDictionary\COBOL\P\PAY-75-PER.docx" TargetMode="External"/><Relationship Id="rId1338" Type="http://schemas.openxmlformats.org/officeDocument/2006/relationships/hyperlink" Target="../../DataDictionary/COBOL/N/NG-ACO-FLAGS.docx" TargetMode="External"/><Relationship Id="rId1545" Type="http://schemas.openxmlformats.org/officeDocument/2006/relationships/hyperlink" Target="../../DataDictionary/COBOL/DT/DTL-LMRP-POLICY-4.docx" TargetMode="External"/><Relationship Id="rId347" Type="http://schemas.openxmlformats.org/officeDocument/2006/relationships/hyperlink" Target="..\..\DataDictionary\COBOL\DI\DIAG-CODE.docx" TargetMode="External"/><Relationship Id="rId999" Type="http://schemas.openxmlformats.org/officeDocument/2006/relationships/hyperlink" Target="..\..\DataDictionary\COBOL\A\ADJ-DATE.docx" TargetMode="External"/><Relationship Id="rId1100" Type="http://schemas.openxmlformats.org/officeDocument/2006/relationships/hyperlink" Target="../../DataDictionary/COBOL/CWF/CWFR-03-ENTRY-DATE.docx" TargetMode="External"/><Relationship Id="rId1184" Type="http://schemas.openxmlformats.org/officeDocument/2006/relationships/hyperlink" Target="..\..\DataDictionary\COBOL\PROC\PROC-FLAGS-H.docx" TargetMode="External"/><Relationship Id="rId1405" Type="http://schemas.openxmlformats.org/officeDocument/2006/relationships/hyperlink" Target="..\..\DataDictionary\COBOL\J\K-MPA-OVR-IND.docx" TargetMode="External"/><Relationship Id="rId44" Type="http://schemas.openxmlformats.org/officeDocument/2006/relationships/hyperlink" Target="..\..\DataDictionary\COBOL\S\STATUS-CODE.docx" TargetMode="External"/><Relationship Id="rId554" Type="http://schemas.openxmlformats.org/officeDocument/2006/relationships/hyperlink" Target="../SPC19-23/S23R100.docx" TargetMode="External"/><Relationship Id="rId761" Type="http://schemas.openxmlformats.org/officeDocument/2006/relationships/hyperlink" Target="..\SPC00-03\S0121000.docx" TargetMode="External"/><Relationship Id="rId859" Type="http://schemas.openxmlformats.org/officeDocument/2006/relationships/hyperlink" Target="..\..\DataDictionary\COBOL\CM\COBA-ABORT-DATE.docx" TargetMode="External"/><Relationship Id="rId1391" Type="http://schemas.openxmlformats.org/officeDocument/2006/relationships/hyperlink" Target="..\..\DataDictionary\COBOL\J\K-AUDIT-NUM.docx" TargetMode="External"/><Relationship Id="rId1489" Type="http://schemas.openxmlformats.org/officeDocument/2006/relationships/hyperlink" Target="S1253001.docx" TargetMode="External"/><Relationship Id="rId1612" Type="http://schemas.openxmlformats.org/officeDocument/2006/relationships/hyperlink" Target="../../DataDictionary/COBOL/M/MIP-CUT-MSG.docx" TargetMode="External"/><Relationship Id="rId193" Type="http://schemas.openxmlformats.org/officeDocument/2006/relationships/hyperlink" Target="..\..\DataDictionary\COBOL\I\INITIAL-LTR-DATE.docx" TargetMode="External"/><Relationship Id="rId207" Type="http://schemas.openxmlformats.org/officeDocument/2006/relationships/hyperlink" Target="..\..\DataDictionary\COBOL\A\ADS-MSG.docx" TargetMode="External"/><Relationship Id="rId414" Type="http://schemas.openxmlformats.org/officeDocument/2006/relationships/hyperlink" Target="..\..\DataDictionary\COBOL\L\LOC-CLERK.docx" TargetMode="External"/><Relationship Id="rId498" Type="http://schemas.openxmlformats.org/officeDocument/2006/relationships/hyperlink" Target="..\..\DataDictionary\COBOL\U\U-GDX-RULE-DATE.docx" TargetMode="External"/><Relationship Id="rId621" Type="http://schemas.openxmlformats.org/officeDocument/2006/relationships/hyperlink" Target="..\SPC00-03\S0209000.docx" TargetMode="External"/><Relationship Id="rId1044" Type="http://schemas.openxmlformats.org/officeDocument/2006/relationships/hyperlink" Target="..\..\DataDictionary\COBOL\I\INIT-CCN.docx" TargetMode="External"/><Relationship Id="rId1251" Type="http://schemas.openxmlformats.org/officeDocument/2006/relationships/hyperlink" Target="..\..\DataDictionary\COBOL\PE\PERF-COUNTY.docx" TargetMode="External"/><Relationship Id="rId1349" Type="http://schemas.openxmlformats.org/officeDocument/2006/relationships/hyperlink" Target="..\..\DataDictionary\COBOL\J\K-CMP-CUTBK-IND.docx" TargetMode="External"/><Relationship Id="rId260" Type="http://schemas.openxmlformats.org/officeDocument/2006/relationships/hyperlink" Target="../../Screens/AX-AuditDispositionCriteria.docx" TargetMode="External"/><Relationship Id="rId719" Type="http://schemas.openxmlformats.org/officeDocument/2006/relationships/hyperlink" Target="..\..\DataDictionary\COBOL\CM\C-NEW-STAT.docx" TargetMode="External"/><Relationship Id="rId926" Type="http://schemas.openxmlformats.org/officeDocument/2006/relationships/hyperlink" Target="../../DataDictionary/COBOL/CM/COBA-MSN-IND.docx" TargetMode="External"/><Relationship Id="rId1111" Type="http://schemas.openxmlformats.org/officeDocument/2006/relationships/hyperlink" Target="../../DataDictionary/COBOL/CWF/CWFR-03-MSP-EFF-DATE.docx" TargetMode="External"/><Relationship Id="rId1556" Type="http://schemas.openxmlformats.org/officeDocument/2006/relationships/hyperlink" Target="../../DataDictionary/COBOL/DT/DTL-CWF-OVRD-CD.docx" TargetMode="External"/><Relationship Id="rId55" Type="http://schemas.openxmlformats.org/officeDocument/2006/relationships/hyperlink" Target="..\SPC00-03\S0106010.docx" TargetMode="External"/><Relationship Id="rId120" Type="http://schemas.openxmlformats.org/officeDocument/2006/relationships/hyperlink" Target="..\..\DataDictionary\COBOL\A\ADS-MSG.docx" TargetMode="External"/><Relationship Id="rId358" Type="http://schemas.openxmlformats.org/officeDocument/2006/relationships/hyperlink" Target="..\..\DataDictionary\COBOL\J\J-CLIN-TRIAL-NBR.docx" TargetMode="External"/><Relationship Id="rId565" Type="http://schemas.openxmlformats.org/officeDocument/2006/relationships/hyperlink" Target="..\..\DataDictionary\COBOL\U\U-BILL-PROV-ZIP.docx" TargetMode="External"/><Relationship Id="rId772" Type="http://schemas.openxmlformats.org/officeDocument/2006/relationships/hyperlink" Target="..\..\DataDictionary\COBOL\C\C-AMOUNT.docx" TargetMode="External"/><Relationship Id="rId1195" Type="http://schemas.openxmlformats.org/officeDocument/2006/relationships/hyperlink" Target="..\SPC00-03\S0128000.docx" TargetMode="External"/><Relationship Id="rId1209" Type="http://schemas.openxmlformats.org/officeDocument/2006/relationships/hyperlink" Target="..\SPC00-03\S0128000.docx" TargetMode="External"/><Relationship Id="rId1416" Type="http://schemas.openxmlformats.org/officeDocument/2006/relationships/hyperlink" Target="..\..\DataDictionary\COBOL\J\K-GDX-RULE-NUM.docx" TargetMode="External"/><Relationship Id="rId1623" Type="http://schemas.openxmlformats.org/officeDocument/2006/relationships/hyperlink" Target="../../DataDictionary/COBOL/EPO/ET3-CUT-SUF.docx" TargetMode="External"/><Relationship Id="rId218" Type="http://schemas.openxmlformats.org/officeDocument/2006/relationships/hyperlink" Target="..\..\DataDictionary\COBOL\EPO\EXT-PROV-NUM.docx" TargetMode="External"/><Relationship Id="rId425" Type="http://schemas.openxmlformats.org/officeDocument/2006/relationships/hyperlink" Target="..\..\DataDictionary\COBOL\N\N-MSP-ALLOWED.docx" TargetMode="External"/><Relationship Id="rId632" Type="http://schemas.openxmlformats.org/officeDocument/2006/relationships/hyperlink" Target="..\..\DataDictionary\COBOL\CM\C-REASON-CODE.docx" TargetMode="External"/><Relationship Id="rId1055" Type="http://schemas.openxmlformats.org/officeDocument/2006/relationships/hyperlink" Target="..\..\DataDictionary\COBOL\A\ADJ-DATE.docx" TargetMode="External"/><Relationship Id="rId1262" Type="http://schemas.openxmlformats.org/officeDocument/2006/relationships/hyperlink" Target="..\..\DataDictionary\COBOL\AS\ASSISTANT-SURG-IND.docx" TargetMode="External"/><Relationship Id="rId271" Type="http://schemas.openxmlformats.org/officeDocument/2006/relationships/hyperlink" Target="..\..\DataDictionary\COBOL\J\J-AUDIT-DISP.docx" TargetMode="External"/><Relationship Id="rId937" Type="http://schemas.openxmlformats.org/officeDocument/2006/relationships/hyperlink" Target="../../DataDictionary/COBOL/CM/COBA-MSN-IND.docx" TargetMode="External"/><Relationship Id="rId1122" Type="http://schemas.openxmlformats.org/officeDocument/2006/relationships/hyperlink" Target="../../DataDictionary/COBOL/CWF/CWFR-03-EMP-ADDR2.docx" TargetMode="External"/><Relationship Id="rId1567" Type="http://schemas.openxmlformats.org/officeDocument/2006/relationships/hyperlink" Target="../../DataDictionary/COBOL/DTLN/DTL-REVIEW-IND-2.docx" TargetMode="External"/><Relationship Id="rId66" Type="http://schemas.openxmlformats.org/officeDocument/2006/relationships/hyperlink" Target="..\..\DataDictionary\COBOL\B\BENE-CHECK-AMT.docx" TargetMode="External"/><Relationship Id="rId131" Type="http://schemas.openxmlformats.org/officeDocument/2006/relationships/hyperlink" Target="..\..\DataDictionary\COBOL\A\ADS-DTL-NUM.docx" TargetMode="External"/><Relationship Id="rId369" Type="http://schemas.openxmlformats.org/officeDocument/2006/relationships/hyperlink" Target="../../DataDictionary/COBOL/D/DEMO4.docx" TargetMode="External"/><Relationship Id="rId576" Type="http://schemas.openxmlformats.org/officeDocument/2006/relationships/hyperlink" Target="../../Screens/H7-PatientResponsibility.docx" TargetMode="External"/><Relationship Id="rId783" Type="http://schemas.openxmlformats.org/officeDocument/2006/relationships/hyperlink" Target="..\..\DataDictionary\COBOL\CM\C-OLD-STAT.docx" TargetMode="External"/><Relationship Id="rId990" Type="http://schemas.openxmlformats.org/officeDocument/2006/relationships/hyperlink" Target="..\..\DataDictionary\COBOL\A\ADJ-B-EOMB-AMT.docx" TargetMode="External"/><Relationship Id="rId1427" Type="http://schemas.openxmlformats.org/officeDocument/2006/relationships/hyperlink" Target="..\..\DataDictionary\COBOL\J\K-REBUN-AUD-FLG.docx" TargetMode="External"/><Relationship Id="rId1634" Type="http://schemas.openxmlformats.org/officeDocument/2006/relationships/hyperlink" Target="../SPC19-23/S2301400.docx" TargetMode="External"/><Relationship Id="rId229" Type="http://schemas.openxmlformats.org/officeDocument/2006/relationships/hyperlink" Target="..\..\DataDictionary\COBOL\HDR-TRLR\HIC-CHG-HBACK.docx" TargetMode="External"/><Relationship Id="rId436" Type="http://schemas.openxmlformats.org/officeDocument/2006/relationships/hyperlink" Target="..\..\DataDictionary\COBOL\CWFR-19\CWF-RESPONSE-CODE.docx" TargetMode="External"/><Relationship Id="rId643" Type="http://schemas.openxmlformats.org/officeDocument/2006/relationships/hyperlink" Target="..\..\DataDictionary\COBOL\C\C-ICN.docx" TargetMode="External"/><Relationship Id="rId1066" Type="http://schemas.openxmlformats.org/officeDocument/2006/relationships/hyperlink" Target="..\..\DataDictionary\COBOL\A\ADJ-CHK-WRT-DT.docx" TargetMode="External"/><Relationship Id="rId1273" Type="http://schemas.openxmlformats.org/officeDocument/2006/relationships/hyperlink" Target="../../DataDictionary/COBOL/E/EOMB-MSG3.docx" TargetMode="External"/><Relationship Id="rId1480" Type="http://schemas.openxmlformats.org/officeDocument/2006/relationships/hyperlink" Target="../../DataDictionary/COBOL/TD/TECH-COMP-FEE2.docx" TargetMode="External"/><Relationship Id="rId850" Type="http://schemas.openxmlformats.org/officeDocument/2006/relationships/hyperlink" Target="..\..\DataDictionary\COBOL\CM\COBA-NUMBER.docx" TargetMode="External"/><Relationship Id="rId948" Type="http://schemas.openxmlformats.org/officeDocument/2006/relationships/hyperlink" Target="../../DataDictionary/COBOL/CM/COBA-MSN-IND.docx" TargetMode="External"/><Relationship Id="rId1133" Type="http://schemas.openxmlformats.org/officeDocument/2006/relationships/hyperlink" Target="../../DataDictionary/COBOL/I/IDR-CLM-DT-CONTR-TYPE.docx" TargetMode="External"/><Relationship Id="rId1578" Type="http://schemas.openxmlformats.org/officeDocument/2006/relationships/hyperlink" Target="../../DataDictionary/COBOL/AM/AMB-DROPOFF-CITY.docx" TargetMode="External"/><Relationship Id="rId77" Type="http://schemas.openxmlformats.org/officeDocument/2006/relationships/hyperlink" Target="..\..\DataDictionary\COBOL\TD\TOT-BILLED-AMT.docx" TargetMode="External"/><Relationship Id="rId282" Type="http://schemas.openxmlformats.org/officeDocument/2006/relationships/hyperlink" Target="..\..\DataDictionary\COBOL\J\J-BPROV-TIN.docx" TargetMode="External"/><Relationship Id="rId503" Type="http://schemas.openxmlformats.org/officeDocument/2006/relationships/hyperlink" Target="..\..\DataDictionary\COBOL\U\U-GDX-RULE-NUM.docx" TargetMode="External"/><Relationship Id="rId587" Type="http://schemas.openxmlformats.org/officeDocument/2006/relationships/hyperlink" Target="..\..\DataDictionary\COBOL\B\B-CUR-IND.docx" TargetMode="External"/><Relationship Id="rId710" Type="http://schemas.openxmlformats.org/officeDocument/2006/relationships/hyperlink" Target="../SPC00-03/S0115010.docx" TargetMode="External"/><Relationship Id="rId808" Type="http://schemas.openxmlformats.org/officeDocument/2006/relationships/hyperlink" Target="..\SPC00-03\S0115010.docx" TargetMode="External"/><Relationship Id="rId1340" Type="http://schemas.openxmlformats.org/officeDocument/2006/relationships/hyperlink" Target="../../DataDictionary/COBOL/A/ACO-PERCENT.docx" TargetMode="External"/><Relationship Id="rId1438" Type="http://schemas.openxmlformats.org/officeDocument/2006/relationships/hyperlink" Target="..\..\DataDictionary\COBOL\J\K-ADJ-ORIG-DTL.docx" TargetMode="External"/><Relationship Id="rId1645" Type="http://schemas.openxmlformats.org/officeDocument/2006/relationships/hyperlink" Target="../../DataDictionary/COBOL/DTLN/DTL-OTH-AMT.docx" TargetMode="External"/><Relationship Id="rId8" Type="http://schemas.openxmlformats.org/officeDocument/2006/relationships/settings" Target="settings.xml"/><Relationship Id="rId142" Type="http://schemas.openxmlformats.org/officeDocument/2006/relationships/hyperlink" Target="..\..\DataDictionary\COBOL\A\ADS-DTL-NUM.docx" TargetMode="External"/><Relationship Id="rId447" Type="http://schemas.openxmlformats.org/officeDocument/2006/relationships/hyperlink" Target="..\..\DataDictionary\COBOL\CWFR-19\CWF-RESP-TRL-CODE.docx" TargetMode="External"/><Relationship Id="rId794" Type="http://schemas.openxmlformats.org/officeDocument/2006/relationships/hyperlink" Target="..\SPC00-03\S0121000.docx" TargetMode="External"/><Relationship Id="rId1077" Type="http://schemas.openxmlformats.org/officeDocument/2006/relationships/hyperlink" Target="../../DataDictionary/COBOL/AM/AMB-PICKUP-ADDRES-LINE2.docx" TargetMode="External"/><Relationship Id="rId1200" Type="http://schemas.openxmlformats.org/officeDocument/2006/relationships/hyperlink" Target="..\SPC00-03\S0128000.docx" TargetMode="External"/><Relationship Id="rId654" Type="http://schemas.openxmlformats.org/officeDocument/2006/relationships/hyperlink" Target="..\SPC00-03\S0209000.docx" TargetMode="External"/><Relationship Id="rId861" Type="http://schemas.openxmlformats.org/officeDocument/2006/relationships/hyperlink" Target="..\..\DataDictionary\COBOL\CM\COBA-NUMBER.docx" TargetMode="External"/><Relationship Id="rId959" Type="http://schemas.openxmlformats.org/officeDocument/2006/relationships/hyperlink" Target="../../DataDictionary/COBOL/CM/COBA-MSN-IND.docx" TargetMode="External"/><Relationship Id="rId1284" Type="http://schemas.openxmlformats.org/officeDocument/2006/relationships/hyperlink" Target="..\..\DataDictionary\COBOL\DTLN\DTL-REG-DED.docx" TargetMode="External"/><Relationship Id="rId1491" Type="http://schemas.openxmlformats.org/officeDocument/2006/relationships/hyperlink" Target="S1253001.docx" TargetMode="External"/><Relationship Id="rId1505" Type="http://schemas.openxmlformats.org/officeDocument/2006/relationships/hyperlink" Target="../../DataDictionary/COBOL/A/ACO-CUT-AMT.docx" TargetMode="External"/><Relationship Id="rId1589" Type="http://schemas.openxmlformats.org/officeDocument/2006/relationships/hyperlink" Target="../../DataDictionary/COBOL/V/XRY-CUT-SUF.docx" TargetMode="External"/><Relationship Id="rId293" Type="http://schemas.openxmlformats.org/officeDocument/2006/relationships/hyperlink" Target="..\..\DataDictionary\COBOL\J\J-FAC-PROV-STATUS.docx" TargetMode="External"/><Relationship Id="rId307" Type="http://schemas.openxmlformats.org/officeDocument/2006/relationships/hyperlink" Target="..\..\DataDictionary\COBOL\J\J-EOMB-NUM.docx" TargetMode="External"/><Relationship Id="rId514" Type="http://schemas.openxmlformats.org/officeDocument/2006/relationships/hyperlink" Target="..\..\DataDictionary\COBOL\U\U-XOVER-COMP-ID-5.docx" TargetMode="External"/><Relationship Id="rId721" Type="http://schemas.openxmlformats.org/officeDocument/2006/relationships/hyperlink" Target="..\..\DataDictionary\COBOL\C\C-ICN.docx" TargetMode="External"/><Relationship Id="rId1144" Type="http://schemas.openxmlformats.org/officeDocument/2006/relationships/hyperlink" Target="..\..\DataDictionary\COBOL\TD\TOS.docx" TargetMode="External"/><Relationship Id="rId1351" Type="http://schemas.openxmlformats.org/officeDocument/2006/relationships/hyperlink" Target="..\..\DataDictionary\COBOL\J\K-MAN-CUTBK-TYP.docx" TargetMode="External"/><Relationship Id="rId1449" Type="http://schemas.openxmlformats.org/officeDocument/2006/relationships/hyperlink" Target="../../DataDictionary/COBOL/PRV/PWK-COUNT.docx" TargetMode="External"/><Relationship Id="rId88" Type="http://schemas.openxmlformats.org/officeDocument/2006/relationships/hyperlink" Target="../../DataDictionary/COBOL/F/FPS-MSN-1.docx" TargetMode="External"/><Relationship Id="rId153" Type="http://schemas.openxmlformats.org/officeDocument/2006/relationships/hyperlink" Target="..\SPC00-03\S0126000.docx" TargetMode="External"/><Relationship Id="rId360" Type="http://schemas.openxmlformats.org/officeDocument/2006/relationships/hyperlink" Target="../../DataDictionary/COBOL/J/J-935-ADJ-IND.docx" TargetMode="External"/><Relationship Id="rId598" Type="http://schemas.openxmlformats.org/officeDocument/2006/relationships/hyperlink" Target="..\SPC00-03\S0209000.docx" TargetMode="External"/><Relationship Id="rId819" Type="http://schemas.openxmlformats.org/officeDocument/2006/relationships/hyperlink" Target="..\..\DataDictionary\COBOL\C\C-DET-NUMB.docx" TargetMode="External"/><Relationship Id="rId1004" Type="http://schemas.openxmlformats.org/officeDocument/2006/relationships/hyperlink" Target="..\..\DataDictionary\COBOL\A\ADJ-B-EOMB-AMT.docx" TargetMode="External"/><Relationship Id="rId1211" Type="http://schemas.openxmlformats.org/officeDocument/2006/relationships/hyperlink" Target="..\SPC00-03\S0128000.docx" TargetMode="External"/><Relationship Id="rId1656" Type="http://schemas.openxmlformats.org/officeDocument/2006/relationships/hyperlink" Target="../../DataDictionary/COBOL/DTLN/DTL-OTH-IND.docx" TargetMode="External"/><Relationship Id="rId220" Type="http://schemas.openxmlformats.org/officeDocument/2006/relationships/hyperlink" Target="..\..\DataDictionary\COBOL\A\ACN.docx" TargetMode="External"/><Relationship Id="rId458" Type="http://schemas.openxmlformats.org/officeDocument/2006/relationships/hyperlink" Target="..\..\DataDictionary\COBOL\CWFR-19\CWF-RESPONSE-DATE.docx" TargetMode="External"/><Relationship Id="rId665" Type="http://schemas.openxmlformats.org/officeDocument/2006/relationships/hyperlink" Target="..\SPC00-03\S0121000.docx" TargetMode="External"/><Relationship Id="rId872" Type="http://schemas.openxmlformats.org/officeDocument/2006/relationships/hyperlink" Target="..\..\DataDictionary\COBOL\CM\COBA-NUMBER.docx" TargetMode="External"/><Relationship Id="rId1088" Type="http://schemas.openxmlformats.org/officeDocument/2006/relationships/hyperlink" Target="../../DataDictionary/COBOL/REIM/RESP-REXMIT-CNTR.docx" TargetMode="External"/><Relationship Id="rId1295" Type="http://schemas.openxmlformats.org/officeDocument/2006/relationships/hyperlink" Target="..\..\DataDictionary\COBOL\DTLN\DTL-REND-NPI.docx" TargetMode="External"/><Relationship Id="rId1309" Type="http://schemas.openxmlformats.org/officeDocument/2006/relationships/hyperlink" Target="../../DataDictionary/COBOL/AS/ASC-COINS-IND.docx" TargetMode="External"/><Relationship Id="rId1516" Type="http://schemas.openxmlformats.org/officeDocument/2006/relationships/hyperlink" Target="S1236000.docx" TargetMode="External"/><Relationship Id="rId15" Type="http://schemas.openxmlformats.org/officeDocument/2006/relationships/hyperlink" Target="../../JobRunbooks/A-DD/MCSPDA51.pdf" TargetMode="External"/><Relationship Id="rId318" Type="http://schemas.openxmlformats.org/officeDocument/2006/relationships/hyperlink" Target="../../DataDictionary/COBOL/F/FAC-PROV-FLAG.docx" TargetMode="External"/><Relationship Id="rId525" Type="http://schemas.openxmlformats.org/officeDocument/2006/relationships/hyperlink" Target="..\SPC16-18\S1648000.docx" TargetMode="External"/><Relationship Id="rId732" Type="http://schemas.openxmlformats.org/officeDocument/2006/relationships/hyperlink" Target="..\..\DataDictionary\COBOL\CM\C-TYPE.docx" TargetMode="External"/><Relationship Id="rId1155" Type="http://schemas.openxmlformats.org/officeDocument/2006/relationships/hyperlink" Target="..\..\DataDictionary\COBOL\PE\PEER-REVIEW.docx" TargetMode="External"/><Relationship Id="rId1362" Type="http://schemas.openxmlformats.org/officeDocument/2006/relationships/hyperlink" Target="..\..\DataDictionary\COBOL\J\K-MSRG-CUTBK-AMT.docx" TargetMode="External"/><Relationship Id="rId99" Type="http://schemas.openxmlformats.org/officeDocument/2006/relationships/hyperlink" Target="..\..\DataDictionary\COBOL\A\ADS-DTL-NUM.docx" TargetMode="External"/><Relationship Id="rId164" Type="http://schemas.openxmlformats.org/officeDocument/2006/relationships/hyperlink" Target="..\SPC00-03\S0126000.docx" TargetMode="External"/><Relationship Id="rId371" Type="http://schemas.openxmlformats.org/officeDocument/2006/relationships/hyperlink" Target="..\..\DataDictionary\COBOL\L\LOC-CLERK.docx" TargetMode="External"/><Relationship Id="rId1015" Type="http://schemas.openxmlformats.org/officeDocument/2006/relationships/hyperlink" Target="..\..\DataDictionary\COBOL\A\ADJ-CLERK.docx" TargetMode="External"/><Relationship Id="rId1222" Type="http://schemas.openxmlformats.org/officeDocument/2006/relationships/hyperlink" Target="..\..\DataDictionary\COBOL\PROC\PROC-FLAGS-4.docx" TargetMode="External"/><Relationship Id="rId1667" Type="http://schemas.openxmlformats.org/officeDocument/2006/relationships/hyperlink" Target="../../DataDictionary/COBOL/DT/DTL-MP3-FVF-AMT.docx" TargetMode="External"/><Relationship Id="rId469" Type="http://schemas.openxmlformats.org/officeDocument/2006/relationships/hyperlink" Target="..\..\DataDictionary\COBOL\CWFR-19\CWF-RESP-ERR-CD3.docx" TargetMode="External"/><Relationship Id="rId676" Type="http://schemas.openxmlformats.org/officeDocument/2006/relationships/hyperlink" Target="..\..\DataDictionary\COBOL\C\C-AMOUNT.docx" TargetMode="External"/><Relationship Id="rId883" Type="http://schemas.openxmlformats.org/officeDocument/2006/relationships/hyperlink" Target="..\..\DataDictionary\COBOL\CM\COBA-NUMBER.docx" TargetMode="External"/><Relationship Id="rId1099" Type="http://schemas.openxmlformats.org/officeDocument/2006/relationships/hyperlink" Target="../../DataDictionary/COBOL/CWF/CWFR-03-CONTRACTOR.docx" TargetMode="External"/><Relationship Id="rId1527" Type="http://schemas.openxmlformats.org/officeDocument/2006/relationships/hyperlink" Target="../../DataDictionary/COBOL/EPO/ETC-CUT-CD.docx" TargetMode="External"/><Relationship Id="rId26" Type="http://schemas.openxmlformats.org/officeDocument/2006/relationships/hyperlink" Target="../../DataDictionary/COBOL/I/IDR-HD-RECORD-TYPE.docx" TargetMode="External"/><Relationship Id="rId231" Type="http://schemas.openxmlformats.org/officeDocument/2006/relationships/hyperlink" Target="..\..\DataDictionary\COBOL\PROC\PROV-INT-AMT.docx" TargetMode="External"/><Relationship Id="rId329" Type="http://schemas.openxmlformats.org/officeDocument/2006/relationships/hyperlink" Target="..\..\DataDictionary\COBOL\DI\DIAG-CODE.docx" TargetMode="External"/><Relationship Id="rId536" Type="http://schemas.openxmlformats.org/officeDocument/2006/relationships/hyperlink" Target="..\..\DataDictionary\COBOL\U\U-FCADJ-BIL-PROV.docx" TargetMode="External"/><Relationship Id="rId1166" Type="http://schemas.openxmlformats.org/officeDocument/2006/relationships/hyperlink" Target="..\..\DataDictionary\COBOL\DTLN\DTL-NONCOV-MSG.docx" TargetMode="External"/><Relationship Id="rId1373" Type="http://schemas.openxmlformats.org/officeDocument/2006/relationships/hyperlink" Target="..\..\DataDictionary\COBOL\J\K-AUDIT-NUM.docx" TargetMode="External"/><Relationship Id="rId175" Type="http://schemas.openxmlformats.org/officeDocument/2006/relationships/hyperlink" Target="..\..\DataDictionary\COBOL\A\ADS-MSG.docx" TargetMode="External"/><Relationship Id="rId743" Type="http://schemas.openxmlformats.org/officeDocument/2006/relationships/hyperlink" Target="..\SPC00-03\S0115010.docx" TargetMode="External"/><Relationship Id="rId950" Type="http://schemas.openxmlformats.org/officeDocument/2006/relationships/hyperlink" Target="..\..\DataDictionary\COBOL\CM\COBA-EFF-DATE.docx" TargetMode="External"/><Relationship Id="rId1026" Type="http://schemas.openxmlformats.org/officeDocument/2006/relationships/hyperlink" Target="..\..\DataDictionary\COBOL\A\ADJ-P-EOMB-AMT.docx" TargetMode="External"/><Relationship Id="rId1580" Type="http://schemas.openxmlformats.org/officeDocument/2006/relationships/hyperlink" Target="../../DataDictionary/COBOL/AM/AMB-DROPOFF-ZIPCODE.docx" TargetMode="External"/><Relationship Id="rId1678" Type="http://schemas.openxmlformats.org/officeDocument/2006/relationships/hyperlink" Target="../../DataDictionary/COBOL/I/IDR-TR-RECORD-PHASE.docx" TargetMode="External"/><Relationship Id="rId382" Type="http://schemas.openxmlformats.org/officeDocument/2006/relationships/hyperlink" Target="..\..\DataDictionary\COBOL\L\LOC-DATE.docx" TargetMode="External"/><Relationship Id="rId603" Type="http://schemas.openxmlformats.org/officeDocument/2006/relationships/hyperlink" Target="..\SPC00-03\S0121000.docx" TargetMode="External"/><Relationship Id="rId687" Type="http://schemas.openxmlformats.org/officeDocument/2006/relationships/hyperlink" Target="..\SPC00-03\S0209000.docx" TargetMode="External"/><Relationship Id="rId810" Type="http://schemas.openxmlformats.org/officeDocument/2006/relationships/hyperlink" Target="..\SPC00-03\S0121000.docx" TargetMode="External"/><Relationship Id="rId908" Type="http://schemas.openxmlformats.org/officeDocument/2006/relationships/hyperlink" Target="..\..\DataDictionary\COBOL\CM\COBA-TEST-IND.docx" TargetMode="External"/><Relationship Id="rId1233" Type="http://schemas.openxmlformats.org/officeDocument/2006/relationships/hyperlink" Target="..\..\DataDictionary\COBOL\PROC\PROC-FLAGS-PLUS.docx" TargetMode="External"/><Relationship Id="rId1440" Type="http://schemas.openxmlformats.org/officeDocument/2006/relationships/hyperlink" Target="..\..\DataDictionary\COBOL\J\K-IMAGING-CAP-AMOUNT.docx" TargetMode="External"/><Relationship Id="rId1538" Type="http://schemas.openxmlformats.org/officeDocument/2006/relationships/hyperlink" Target="../../DataDictionary/COBOL/F/FAC-PROV-NPI.docx" TargetMode="External"/><Relationship Id="rId242" Type="http://schemas.openxmlformats.org/officeDocument/2006/relationships/hyperlink" Target="..\..\DataDictionary\COBOL\J\J-AUDIT-IND.docx" TargetMode="External"/><Relationship Id="rId894" Type="http://schemas.openxmlformats.org/officeDocument/2006/relationships/hyperlink" Target="..\..\DataDictionary\COBOL\CM\COBA-NUMBER.docx" TargetMode="External"/><Relationship Id="rId1177" Type="http://schemas.openxmlformats.org/officeDocument/2006/relationships/hyperlink" Target="S1229000.docx" TargetMode="External"/><Relationship Id="rId1300" Type="http://schemas.openxmlformats.org/officeDocument/2006/relationships/hyperlink" Target="..\..\DataDictionary\COBOL\DTLN\DTL-REND-SPEC.docx" TargetMode="External"/><Relationship Id="rId37" Type="http://schemas.openxmlformats.org/officeDocument/2006/relationships/hyperlink" Target="../../DataDictionary/COBOL/I/IDR-CLM-HD-ICN-NBR.docx" TargetMode="External"/><Relationship Id="rId102" Type="http://schemas.openxmlformats.org/officeDocument/2006/relationships/hyperlink" Target="..\..\DataDictionary\COBOL\A\ADS-MSG.docx" TargetMode="External"/><Relationship Id="rId547" Type="http://schemas.openxmlformats.org/officeDocument/2006/relationships/hyperlink" Target="..\..\DataDictionary\COBOL\U\U-CWF-ERR-CD.docx" TargetMode="External"/><Relationship Id="rId754" Type="http://schemas.openxmlformats.org/officeDocument/2006/relationships/hyperlink" Target="..\SPC00-03\S0209000.docx" TargetMode="External"/><Relationship Id="rId961" Type="http://schemas.openxmlformats.org/officeDocument/2006/relationships/hyperlink" Target="..\..\DataDictionary\COBOL\A\ADJ-CLERK.docx" TargetMode="External"/><Relationship Id="rId1384" Type="http://schemas.openxmlformats.org/officeDocument/2006/relationships/hyperlink" Target="..\..\DataDictionary\COBOL\J\K-AUDIT-DISP.docx" TargetMode="External"/><Relationship Id="rId1591" Type="http://schemas.openxmlformats.org/officeDocument/2006/relationships/hyperlink" Target="../../DataDictionary/COBOL/V/XRY-CUT-MSG.docx" TargetMode="External"/><Relationship Id="rId1605" Type="http://schemas.openxmlformats.org/officeDocument/2006/relationships/hyperlink" Target="../../DataDictionary/COBOL/M/MIP-CUT-CDE.docx" TargetMode="External"/><Relationship Id="rId90" Type="http://schemas.openxmlformats.org/officeDocument/2006/relationships/hyperlink" Target="../../DataDictionary/COBOL/HIST-HDR/HIST-RESTORE-DATE.docx" TargetMode="External"/><Relationship Id="rId186" Type="http://schemas.openxmlformats.org/officeDocument/2006/relationships/hyperlink" Target="..\..\DataDictionary\COBOL\A\ADS-DTL-NUM.docx" TargetMode="External"/><Relationship Id="rId393" Type="http://schemas.openxmlformats.org/officeDocument/2006/relationships/hyperlink" Target="..\..\DataDictionary\COBOL\L\LOC-ACTV-CODE.docx" TargetMode="External"/><Relationship Id="rId407" Type="http://schemas.openxmlformats.org/officeDocument/2006/relationships/hyperlink" Target="..\..\DataDictionary\COBOL\L\LOC-DATE.docx" TargetMode="External"/><Relationship Id="rId614" Type="http://schemas.openxmlformats.org/officeDocument/2006/relationships/hyperlink" Target="..\SPC00-03\S0115010.docx" TargetMode="External"/><Relationship Id="rId821" Type="http://schemas.openxmlformats.org/officeDocument/2006/relationships/hyperlink" Target="..\..\DataDictionary\COBOL\C\C-AMOUNT.docx" TargetMode="External"/><Relationship Id="rId1037" Type="http://schemas.openxmlformats.org/officeDocument/2006/relationships/hyperlink" Target="..\..\DataDictionary\COBOL\I\INIT-CCN.docx" TargetMode="External"/><Relationship Id="rId1244" Type="http://schemas.openxmlformats.org/officeDocument/2006/relationships/hyperlink" Target="..\..\DataDictionary\COBOL\PE\PERF-PROV-EIN.docx" TargetMode="External"/><Relationship Id="rId1451" Type="http://schemas.openxmlformats.org/officeDocument/2006/relationships/hyperlink" Target="../../DataDictionary/COBOL/J/K-NEG-PAY-ADJ-AUD.docx" TargetMode="External"/><Relationship Id="rId253" Type="http://schemas.openxmlformats.org/officeDocument/2006/relationships/hyperlink" Target="..\..\DataDictionary\COBOL\J\J-AUDIT-NUM.docx" TargetMode="External"/><Relationship Id="rId460" Type="http://schemas.openxmlformats.org/officeDocument/2006/relationships/hyperlink" Target="..\..\DataDictionary\COBOL\CWFR-19\CWF-RESP-TRL-CODE.docx" TargetMode="External"/><Relationship Id="rId698" Type="http://schemas.openxmlformats.org/officeDocument/2006/relationships/hyperlink" Target="..\..\DataDictionary\COBOL\C\C-DATE.docx" TargetMode="External"/><Relationship Id="rId919" Type="http://schemas.openxmlformats.org/officeDocument/2006/relationships/hyperlink" Target="..\..\DataDictionary\COBOL\CM\COBA-TEST-IND.docx" TargetMode="External"/><Relationship Id="rId1090" Type="http://schemas.openxmlformats.org/officeDocument/2006/relationships/hyperlink" Target="../../DataDictionary/COBOL/REIM/RESP-REXMIT-CNTR.docx" TargetMode="External"/><Relationship Id="rId1104" Type="http://schemas.openxmlformats.org/officeDocument/2006/relationships/hyperlink" Target="../../DataDictionary/COBOL/CWF/CWFR-03-INS-NAME.docx" TargetMode="External"/><Relationship Id="rId1311" Type="http://schemas.openxmlformats.org/officeDocument/2006/relationships/hyperlink" Target="../../DataDictionary/COBOL/AS/ASC-MOD-IND.docx" TargetMode="External"/><Relationship Id="rId1549" Type="http://schemas.openxmlformats.org/officeDocument/2006/relationships/hyperlink" Target="../SPC19-23/S23R100.docx" TargetMode="External"/><Relationship Id="rId48" Type="http://schemas.openxmlformats.org/officeDocument/2006/relationships/hyperlink" Target="..\..\DataDictionary\COBOL\B\BENE-EXCHK-NUM.docx" TargetMode="External"/><Relationship Id="rId113" Type="http://schemas.openxmlformats.org/officeDocument/2006/relationships/hyperlink" Target="..\SPC00-03\S0126000.docx" TargetMode="External"/><Relationship Id="rId320" Type="http://schemas.openxmlformats.org/officeDocument/2006/relationships/hyperlink" Target="..\..\DataDictionary\COBOL\J\J-PEER-REV-ORG.docx" TargetMode="External"/><Relationship Id="rId558" Type="http://schemas.openxmlformats.org/officeDocument/2006/relationships/hyperlink" Target="../SPC19-23/S23R100.docx" TargetMode="External"/><Relationship Id="rId765" Type="http://schemas.openxmlformats.org/officeDocument/2006/relationships/hyperlink" Target="..\..\DataDictionary\COBOL\CM\C-OLD-STAT.docx" TargetMode="External"/><Relationship Id="rId972" Type="http://schemas.openxmlformats.org/officeDocument/2006/relationships/hyperlink" Target="..\..\DataDictionary\COBOL\V\XREF-ICN.docx" TargetMode="External"/><Relationship Id="rId1188" Type="http://schemas.openxmlformats.org/officeDocument/2006/relationships/hyperlink" Target="..\SPC00-03\S0128000.docx" TargetMode="External"/><Relationship Id="rId1395" Type="http://schemas.openxmlformats.org/officeDocument/2006/relationships/hyperlink" Target="..\..\DataDictionary\COBOL\J\K-AUDIT-IND.docx" TargetMode="External"/><Relationship Id="rId1409" Type="http://schemas.openxmlformats.org/officeDocument/2006/relationships/hyperlink" Target="..\..\DataDictionary\COBOL\J\K-GDX-RULE-DATE.docx" TargetMode="External"/><Relationship Id="rId1616" Type="http://schemas.openxmlformats.org/officeDocument/2006/relationships/hyperlink" Target="../../DataDictionary/COBOL/REIM/ROM-CUT-CD.docx" TargetMode="External"/><Relationship Id="rId197" Type="http://schemas.openxmlformats.org/officeDocument/2006/relationships/hyperlink" Target="..\SPC00-03\S0126000.docx" TargetMode="External"/><Relationship Id="rId418" Type="http://schemas.openxmlformats.org/officeDocument/2006/relationships/hyperlink" Target="..\..\DataDictionary\COBOL\L\LOC-ACTV-CODE.docx" TargetMode="External"/><Relationship Id="rId625" Type="http://schemas.openxmlformats.org/officeDocument/2006/relationships/hyperlink" Target="..\SPC00-03\S0209000.docx" TargetMode="External"/><Relationship Id="rId832" Type="http://schemas.openxmlformats.org/officeDocument/2006/relationships/hyperlink" Target="..\..\DataDictionary\COBOL\F\F-PROV-INT-EOB.docx" TargetMode="External"/><Relationship Id="rId1048" Type="http://schemas.openxmlformats.org/officeDocument/2006/relationships/hyperlink" Target="..\..\DataDictionary\COBOL\A\ADJ-DATE.docx" TargetMode="External"/><Relationship Id="rId1255" Type="http://schemas.openxmlformats.org/officeDocument/2006/relationships/hyperlink" Target="../../DataDictionary/COBOL/DT/DTL-DIAG-ICD-TYPE.docx" TargetMode="External"/><Relationship Id="rId1462" Type="http://schemas.openxmlformats.org/officeDocument/2006/relationships/hyperlink" Target="../../DataDictionary/COBOL/PLAN/POS-ADDR2.docx" TargetMode="External"/><Relationship Id="rId264" Type="http://schemas.openxmlformats.org/officeDocument/2006/relationships/hyperlink" Target="../../Screens/AX-AuditDispositionCriteria.docx" TargetMode="External"/><Relationship Id="rId471" Type="http://schemas.openxmlformats.org/officeDocument/2006/relationships/hyperlink" Target="..\..\DataDictionary\COBOL\CWFR-19\CWF-RESPONSE-DATE.docx" TargetMode="External"/><Relationship Id="rId1115" Type="http://schemas.openxmlformats.org/officeDocument/2006/relationships/hyperlink" Target="../../DataDictionary/COBOL/CWF/CWFR-03-SUB-F-NAME.docx" TargetMode="External"/><Relationship Id="rId1322" Type="http://schemas.openxmlformats.org/officeDocument/2006/relationships/hyperlink" Target="../../DataDictionary/COBOL/B/BASIS-FOR-MSMT.docx" TargetMode="External"/><Relationship Id="rId59" Type="http://schemas.openxmlformats.org/officeDocument/2006/relationships/hyperlink" Target="..\..\DataDictionary\COBOL\DI\DIAG-CODE.docx" TargetMode="External"/><Relationship Id="rId124" Type="http://schemas.openxmlformats.org/officeDocument/2006/relationships/hyperlink" Target="..\..\DataDictionary\COBOL\A\ADS-MSG.docx" TargetMode="External"/><Relationship Id="rId569" Type="http://schemas.openxmlformats.org/officeDocument/2006/relationships/hyperlink" Target="../../DataDictionary/COBOL/REIM/REPORT-CODE.docx" TargetMode="External"/><Relationship Id="rId776" Type="http://schemas.openxmlformats.org/officeDocument/2006/relationships/hyperlink" Target="..\..\DataDictionary\COBOL\CM\C-REASON-CODE.docx" TargetMode="External"/><Relationship Id="rId983" Type="http://schemas.openxmlformats.org/officeDocument/2006/relationships/hyperlink" Target="..\..\DataDictionary\COBOL\A\ADJ-B-EOMB-AMT.docx" TargetMode="External"/><Relationship Id="rId1199" Type="http://schemas.openxmlformats.org/officeDocument/2006/relationships/hyperlink" Target="..\SPC00-03\S0128000.docx" TargetMode="External"/><Relationship Id="rId1627" Type="http://schemas.openxmlformats.org/officeDocument/2006/relationships/hyperlink" Target="../../DataDictionary/COBOL/DTLN/DTL-OTH-IND.docx" TargetMode="External"/><Relationship Id="rId331" Type="http://schemas.openxmlformats.org/officeDocument/2006/relationships/hyperlink" Target="../../DataDictionary/COBOL/J/J-DIAG-ICD-TYPE.docx" TargetMode="External"/><Relationship Id="rId429" Type="http://schemas.openxmlformats.org/officeDocument/2006/relationships/hyperlink" Target="..\..\DataDictionary\COBOL\CWF\CWF-QUERY-DATE.docx" TargetMode="External"/><Relationship Id="rId636" Type="http://schemas.openxmlformats.org/officeDocument/2006/relationships/hyperlink" Target="..\..\DataDictionary\COBOL\CM\C-TYPE.docx" TargetMode="External"/><Relationship Id="rId1059" Type="http://schemas.openxmlformats.org/officeDocument/2006/relationships/hyperlink" Target="..\..\DataDictionary\COBOL\A\ADJ-CHK-WRT-DT.docx" TargetMode="External"/><Relationship Id="rId1266" Type="http://schemas.openxmlformats.org/officeDocument/2006/relationships/hyperlink" Target="..\..\DataDictionary\COBOL\G\GLOBAL-SURGERY-DAYS.docx" TargetMode="External"/><Relationship Id="rId1473" Type="http://schemas.openxmlformats.org/officeDocument/2006/relationships/hyperlink" Target="S1341000.docx" TargetMode="External"/><Relationship Id="rId843" Type="http://schemas.openxmlformats.org/officeDocument/2006/relationships/hyperlink" Target="..\..\DataDictionary\COBOL\F\F-2ND-CHK-IND.docx" TargetMode="External"/><Relationship Id="rId1126" Type="http://schemas.openxmlformats.org/officeDocument/2006/relationships/hyperlink" Target="../../DataDictionary/COBOL/CWF/CWFR-03-INS-GRP-NUM.docx" TargetMode="External"/><Relationship Id="rId1680" Type="http://schemas.openxmlformats.org/officeDocument/2006/relationships/hyperlink" Target="../../DataDictionary/COBOL/I/IDR-TR-MAC-ID.docx" TargetMode="External"/><Relationship Id="rId275" Type="http://schemas.openxmlformats.org/officeDocument/2006/relationships/hyperlink" Target="..\..\DataDictionary\COBOL\J\J-AUDIT-DISP.docx" TargetMode="External"/><Relationship Id="rId482" Type="http://schemas.openxmlformats.org/officeDocument/2006/relationships/hyperlink" Target="..\..\DataDictionary\COBOL\CWFR-19\CWF-RESP-ERR-CD3.docx" TargetMode="External"/><Relationship Id="rId703" Type="http://schemas.openxmlformats.org/officeDocument/2006/relationships/hyperlink" Target="..\SPC00-03\S0209000.docx" TargetMode="External"/><Relationship Id="rId910" Type="http://schemas.openxmlformats.org/officeDocument/2006/relationships/hyperlink" Target="..\..\DataDictionary\COBOL\CM\COBA-RECV-IND.docx" TargetMode="External"/><Relationship Id="rId1333" Type="http://schemas.openxmlformats.org/officeDocument/2006/relationships/hyperlink" Target="S1427020.docx" TargetMode="External"/><Relationship Id="rId1540" Type="http://schemas.openxmlformats.org/officeDocument/2006/relationships/hyperlink" Target="../../DataDictionary/COBOL/DT/DTL-HPSA-ELIG.docx" TargetMode="External"/><Relationship Id="rId1638" Type="http://schemas.openxmlformats.org/officeDocument/2006/relationships/hyperlink" Target="../../DataDictionary/COBOL/DTLN/DTL-OTH-IND.docx" TargetMode="External"/><Relationship Id="rId135" Type="http://schemas.openxmlformats.org/officeDocument/2006/relationships/hyperlink" Target="..\..\DataDictionary\COBOL\A\ADS-DTL-NUM.docx" TargetMode="External"/><Relationship Id="rId342" Type="http://schemas.openxmlformats.org/officeDocument/2006/relationships/hyperlink" Target="../../DataDictionary/COBOL/J/J-DIAG-3-12.docx" TargetMode="External"/><Relationship Id="rId787" Type="http://schemas.openxmlformats.org/officeDocument/2006/relationships/hyperlink" Target="..\..\DataDictionary\COBOL\C\C-ICN.docx" TargetMode="External"/><Relationship Id="rId994" Type="http://schemas.openxmlformats.org/officeDocument/2006/relationships/hyperlink" Target="..\..\DataDictionary\COBOL\A\ADJ-CLERK.docx" TargetMode="External"/><Relationship Id="rId1400" Type="http://schemas.openxmlformats.org/officeDocument/2006/relationships/hyperlink" Target="../../DataDictionary/COBOL/MNE/MPA-OVERRIDE-CODES.docx" TargetMode="External"/><Relationship Id="rId202" Type="http://schemas.openxmlformats.org/officeDocument/2006/relationships/hyperlink" Target="..\..\DataDictionary\COBOL\A\ADS-DTL-NUM.docx" TargetMode="External"/><Relationship Id="rId647" Type="http://schemas.openxmlformats.org/officeDocument/2006/relationships/hyperlink" Target="..\SPC00-03\S0115010.docx" TargetMode="External"/><Relationship Id="rId854" Type="http://schemas.openxmlformats.org/officeDocument/2006/relationships/hyperlink" Target="..\..\DataDictionary\COBOL\CM\COBA-RECV-DATE.docx" TargetMode="External"/><Relationship Id="rId1277" Type="http://schemas.openxmlformats.org/officeDocument/2006/relationships/hyperlink" Target="../../DataDictionary/COBOL/REIM/REND-PROV-FLAG.docx" TargetMode="External"/><Relationship Id="rId1484" Type="http://schemas.openxmlformats.org/officeDocument/2006/relationships/hyperlink" Target="../../DataDictionary/COBOL/TD/TECH-COMP-FEE4.docx" TargetMode="External"/><Relationship Id="rId286" Type="http://schemas.openxmlformats.org/officeDocument/2006/relationships/hyperlink" Target="..\..\DataDictionary\COBOL\J\J-FAC-PROV-NPI.docx" TargetMode="External"/><Relationship Id="rId493" Type="http://schemas.openxmlformats.org/officeDocument/2006/relationships/hyperlink" Target="..\..\DataDictionary\COBOL\U\U-XOVER-COMP-NAME.docx" TargetMode="External"/><Relationship Id="rId507" Type="http://schemas.openxmlformats.org/officeDocument/2006/relationships/hyperlink" Target="../../DataDictionary/COBOL/M/MASS-ADJ-FLAG.docx" TargetMode="External"/><Relationship Id="rId714" Type="http://schemas.openxmlformats.org/officeDocument/2006/relationships/hyperlink" Target="..\..\DataDictionary\COBOL\C\C-CLERK.docx" TargetMode="External"/><Relationship Id="rId921" Type="http://schemas.openxmlformats.org/officeDocument/2006/relationships/hyperlink" Target="..\..\DataDictionary\COBOL\CM\COBA-RECV-IND.docx" TargetMode="External"/><Relationship Id="rId1137" Type="http://schemas.openxmlformats.org/officeDocument/2006/relationships/hyperlink" Target="..\..\DataDictionary\COBOL\P\PAY-80-PER.docx" TargetMode="External"/><Relationship Id="rId1344" Type="http://schemas.openxmlformats.org/officeDocument/2006/relationships/hyperlink" Target="../../DataDictionary/COBOL/CM/COINS-PCT.docx" TargetMode="External"/><Relationship Id="rId1551" Type="http://schemas.openxmlformats.org/officeDocument/2006/relationships/hyperlink" Target="../../DataDictionary/COBOL/DT/DTL-CWF-ERR-CD.docx" TargetMode="External"/><Relationship Id="rId50" Type="http://schemas.openxmlformats.org/officeDocument/2006/relationships/hyperlink" Target="..\..\DataDictionary\COBOL\B\BILL-PROV-NUM.docx" TargetMode="External"/><Relationship Id="rId146" Type="http://schemas.openxmlformats.org/officeDocument/2006/relationships/hyperlink" Target="..\..\DataDictionary\COBOL\A\ADS-DTL-NUM.docx" TargetMode="External"/><Relationship Id="rId353" Type="http://schemas.openxmlformats.org/officeDocument/2006/relationships/hyperlink" Target="..\..\DataDictionary\COBOL\DI\DIAG-CODE.docx" TargetMode="External"/><Relationship Id="rId560" Type="http://schemas.openxmlformats.org/officeDocument/2006/relationships/hyperlink" Target="..\..\DataDictionary\COBOL\U\U-CWF-ERR-CD.docx" TargetMode="External"/><Relationship Id="rId798" Type="http://schemas.openxmlformats.org/officeDocument/2006/relationships/hyperlink" Target="..\..\DataDictionary\COBOL\CM\C-OLD-STAT.docx" TargetMode="External"/><Relationship Id="rId1190" Type="http://schemas.openxmlformats.org/officeDocument/2006/relationships/hyperlink" Target="..\SPC00-03\S0128000.docx" TargetMode="External"/><Relationship Id="rId1204" Type="http://schemas.openxmlformats.org/officeDocument/2006/relationships/hyperlink" Target="..\SPC00-03\S0128000.docx" TargetMode="External"/><Relationship Id="rId1411" Type="http://schemas.openxmlformats.org/officeDocument/2006/relationships/hyperlink" Target="..\..\DataDictionary\COBOL\J\K-GDX-RULE-DATE.docx" TargetMode="External"/><Relationship Id="rId1649" Type="http://schemas.openxmlformats.org/officeDocument/2006/relationships/hyperlink" Target="../SPC19-23/S2301400.docx" TargetMode="External"/><Relationship Id="rId213" Type="http://schemas.openxmlformats.org/officeDocument/2006/relationships/hyperlink" Target="..\SPC00-03\S0126000.docx" TargetMode="External"/><Relationship Id="rId420" Type="http://schemas.openxmlformats.org/officeDocument/2006/relationships/hyperlink" Target="..\..\DataDictionary\COBOL\L\LOC-CODE.docx" TargetMode="External"/><Relationship Id="rId658" Type="http://schemas.openxmlformats.org/officeDocument/2006/relationships/hyperlink" Target="..\SPC00-03\S0209000.docx" TargetMode="External"/><Relationship Id="rId865" Type="http://schemas.openxmlformats.org/officeDocument/2006/relationships/hyperlink" Target="..\..\DataDictionary\COBOL\CM\COBA-RECV-DATE.docx" TargetMode="External"/><Relationship Id="rId1050" Type="http://schemas.openxmlformats.org/officeDocument/2006/relationships/hyperlink" Target="..\..\DataDictionary\COBOL\A\ADJ-CLERK.docx" TargetMode="External"/><Relationship Id="rId1288" Type="http://schemas.openxmlformats.org/officeDocument/2006/relationships/hyperlink" Target="..\..\DataDictionary\COBOL\DT\DTL-MSP-TYPE.docx" TargetMode="External"/><Relationship Id="rId1495" Type="http://schemas.openxmlformats.org/officeDocument/2006/relationships/hyperlink" Target="../../DataDictionary/COBOL/F/FPS-MSN-1.docx" TargetMode="External"/><Relationship Id="rId1509" Type="http://schemas.openxmlformats.org/officeDocument/2006/relationships/hyperlink" Target="S1233000.docx" TargetMode="External"/><Relationship Id="rId297" Type="http://schemas.openxmlformats.org/officeDocument/2006/relationships/hyperlink" Target="../../DataDictionary/COBOL/MNE/MPA-OVERRIDE-CODES.docx" TargetMode="External"/><Relationship Id="rId518" Type="http://schemas.openxmlformats.org/officeDocument/2006/relationships/hyperlink" Target="..\..\DataDictionary\COBOL\U\U-UPIN.docx" TargetMode="External"/><Relationship Id="rId725" Type="http://schemas.openxmlformats.org/officeDocument/2006/relationships/hyperlink" Target="..\..\DataDictionary\COBOL\CM\C-REASON-TYPE.docx" TargetMode="External"/><Relationship Id="rId932" Type="http://schemas.openxmlformats.org/officeDocument/2006/relationships/hyperlink" Target="..\..\DataDictionary\COBOL\CM\COBA-RECV-IND.docx" TargetMode="External"/><Relationship Id="rId1148" Type="http://schemas.openxmlformats.org/officeDocument/2006/relationships/hyperlink" Target="..\SPC00-03\S0108010.docx" TargetMode="External"/><Relationship Id="rId1355" Type="http://schemas.openxmlformats.org/officeDocument/2006/relationships/hyperlink" Target="..\..\DataDictionary\COBOL\J\K-PRC-CUTBK-TYP.docx" TargetMode="External"/><Relationship Id="rId1562" Type="http://schemas.openxmlformats.org/officeDocument/2006/relationships/hyperlink" Target="../../DataDictionary/COBOL/DT/DTL-CWF-SRC-IND.docx" TargetMode="External"/><Relationship Id="rId157" Type="http://schemas.openxmlformats.org/officeDocument/2006/relationships/hyperlink" Target="..\..\DataDictionary\COBOL\A\ADS-MSG.docx" TargetMode="External"/><Relationship Id="rId364" Type="http://schemas.openxmlformats.org/officeDocument/2006/relationships/hyperlink" Target="..\..\DataDictionary\COBOL\J\J-APPEAL-DATE.docx" TargetMode="External"/><Relationship Id="rId1008" Type="http://schemas.openxmlformats.org/officeDocument/2006/relationships/hyperlink" Target="..\..\DataDictionary\COBOL\A\ADJ-CLERK.docx" TargetMode="External"/><Relationship Id="rId1215" Type="http://schemas.openxmlformats.org/officeDocument/2006/relationships/hyperlink" Target="..\SPC00-03\S0128000.docx" TargetMode="External"/><Relationship Id="rId1422" Type="http://schemas.openxmlformats.org/officeDocument/2006/relationships/hyperlink" Target="..\..\DataDictionary\COBOL\J\K-MSP-CALC-TYP.docx" TargetMode="External"/><Relationship Id="rId61" Type="http://schemas.openxmlformats.org/officeDocument/2006/relationships/hyperlink" Target="../../DataDictionary/COBOL/DI/DIAG-ICD-TYPE.docx" TargetMode="External"/><Relationship Id="rId571" Type="http://schemas.openxmlformats.org/officeDocument/2006/relationships/hyperlink" Target="../../DataDictionary/COBOL/L/LAST-SEEN-DATE.docx" TargetMode="External"/><Relationship Id="rId669" Type="http://schemas.openxmlformats.org/officeDocument/2006/relationships/hyperlink" Target="..\..\DataDictionary\COBOL\CM\C-OLD-STAT.docx" TargetMode="External"/><Relationship Id="rId876" Type="http://schemas.openxmlformats.org/officeDocument/2006/relationships/hyperlink" Target="..\..\DataDictionary\COBOL\CM\COBA-RECV-DATE.docx" TargetMode="External"/><Relationship Id="rId1299" Type="http://schemas.openxmlformats.org/officeDocument/2006/relationships/hyperlink" Target="..\SPC00-03\S0105010.docx" TargetMode="External"/><Relationship Id="rId19" Type="http://schemas.openxmlformats.org/officeDocument/2006/relationships/hyperlink" Target="../../JobRunbooks/A-DD/MCSPDB75.pdf" TargetMode="External"/><Relationship Id="rId224" Type="http://schemas.openxmlformats.org/officeDocument/2006/relationships/hyperlink" Target="..\..\DataDictionary\COBOL\S\SUP-ACN.docx" TargetMode="External"/><Relationship Id="rId431" Type="http://schemas.openxmlformats.org/officeDocument/2006/relationships/hyperlink" Target="..\..\DataDictionary\COBOL\CWF\CWF-QUERY-DATE.docx" TargetMode="External"/><Relationship Id="rId529" Type="http://schemas.openxmlformats.org/officeDocument/2006/relationships/hyperlink" Target="..\..\DataDictionary\COBOL\U\U-DEMO-PROV-NPI.docx" TargetMode="External"/><Relationship Id="rId736" Type="http://schemas.openxmlformats.org/officeDocument/2006/relationships/hyperlink" Target="..\SPC00-03\S0209000.docx" TargetMode="External"/><Relationship Id="rId1061" Type="http://schemas.openxmlformats.org/officeDocument/2006/relationships/hyperlink" Target="..\..\DataDictionary\COBOL\A\ADJ-P-EOMB-AMT.docx" TargetMode="External"/><Relationship Id="rId1159" Type="http://schemas.openxmlformats.org/officeDocument/2006/relationships/hyperlink" Target="S1226000.docx" TargetMode="External"/><Relationship Id="rId1366" Type="http://schemas.openxmlformats.org/officeDocument/2006/relationships/hyperlink" Target="../../UserManuals/MCSBSCC.docx" TargetMode="External"/><Relationship Id="rId168" Type="http://schemas.openxmlformats.org/officeDocument/2006/relationships/hyperlink" Target="..\..\DataDictionary\COBOL\A\ADS-DTL-NUM.docx" TargetMode="External"/><Relationship Id="rId943" Type="http://schemas.openxmlformats.org/officeDocument/2006/relationships/hyperlink" Target="..\..\DataDictionary\COBOL\CM\COBA-RECV-IND.docx" TargetMode="External"/><Relationship Id="rId1019" Type="http://schemas.openxmlformats.org/officeDocument/2006/relationships/hyperlink" Target="..\..\DataDictionary\COBOL\A\ADJ-P-EOMB-AMT.docx" TargetMode="External"/><Relationship Id="rId1573" Type="http://schemas.openxmlformats.org/officeDocument/2006/relationships/hyperlink" Target="../../DataDictionary/COBOL/AM/AMB-PICKUP-STATE.docx" TargetMode="External"/><Relationship Id="rId72" Type="http://schemas.openxmlformats.org/officeDocument/2006/relationships/hyperlink" Target="..\..\DataDictionary\COBOL\D\DEDUCTIBLE.docx" TargetMode="External"/><Relationship Id="rId375" Type="http://schemas.openxmlformats.org/officeDocument/2006/relationships/hyperlink" Target="..\..\DataDictionary\COBOL\L\LOC-CODE.docx" TargetMode="External"/><Relationship Id="rId582" Type="http://schemas.openxmlformats.org/officeDocument/2006/relationships/hyperlink" Target="..\..\DataDictionary\COBOL\B\B-ICN.docx" TargetMode="External"/><Relationship Id="rId803" Type="http://schemas.openxmlformats.org/officeDocument/2006/relationships/hyperlink" Target="..\SPC00-03\S0209000.docx" TargetMode="External"/><Relationship Id="rId1226" Type="http://schemas.openxmlformats.org/officeDocument/2006/relationships/hyperlink" Target="..\SPC00-03\S0128000.docx" TargetMode="External"/><Relationship Id="rId1433" Type="http://schemas.openxmlformats.org/officeDocument/2006/relationships/hyperlink" Target="..\..\DataDictionary\COBOL\J\K-LTFL-PREV-PD.docx" TargetMode="External"/><Relationship Id="rId1640" Type="http://schemas.openxmlformats.org/officeDocument/2006/relationships/hyperlink" Target="../../DataDictionary/COBOL/DTLN/DTL-OTH-AMT.docx" TargetMode="External"/><Relationship Id="rId3" Type="http://schemas.openxmlformats.org/officeDocument/2006/relationships/customXml" Target="../customXml/item3.xml"/><Relationship Id="rId235" Type="http://schemas.openxmlformats.org/officeDocument/2006/relationships/hyperlink" Target="..\..\DataDictionary\COBOL\J\J-AUDIT-DISP.docx" TargetMode="External"/><Relationship Id="rId442" Type="http://schemas.openxmlformats.org/officeDocument/2006/relationships/hyperlink" Target="..\..\DataDictionary\COBOL\CWFR-19\CWF-RESP-ERR-CD1.docx" TargetMode="External"/><Relationship Id="rId887" Type="http://schemas.openxmlformats.org/officeDocument/2006/relationships/hyperlink" Target="..\..\DataDictionary\COBOL\CM\COBA-RECV-DATE.docx" TargetMode="External"/><Relationship Id="rId1072" Type="http://schemas.openxmlformats.org/officeDocument/2006/relationships/hyperlink" Target="..\..\DataDictionary\COBOL\I\INIT-CCN.docx" TargetMode="External"/><Relationship Id="rId1500" Type="http://schemas.openxmlformats.org/officeDocument/2006/relationships/hyperlink" Target="../../DataDictionary/COBOL/AS/ASC-CUTBK-AMT.docx" TargetMode="External"/><Relationship Id="rId302" Type="http://schemas.openxmlformats.org/officeDocument/2006/relationships/hyperlink" Target="..\..\DataDictionary\COBOL\J\J-MPA-OVR-AUDIT.docx" TargetMode="External"/><Relationship Id="rId747" Type="http://schemas.openxmlformats.org/officeDocument/2006/relationships/hyperlink" Target="..\..\DataDictionary\COBOL\C\C-DATE.docx" TargetMode="External"/><Relationship Id="rId954" Type="http://schemas.openxmlformats.org/officeDocument/2006/relationships/hyperlink" Target="..\..\DataDictionary\COBOL\CM\COBA-RECV-IND.docx" TargetMode="External"/><Relationship Id="rId1377" Type="http://schemas.openxmlformats.org/officeDocument/2006/relationships/hyperlink" Target="..\..\DataDictionary\COBOL\J\K-AUDIT-IND.docx" TargetMode="External"/><Relationship Id="rId1584" Type="http://schemas.openxmlformats.org/officeDocument/2006/relationships/hyperlink" Target="../../DataDictionary/COBOL/CM/CTM-CUT-MSG.docx" TargetMode="External"/><Relationship Id="rId83" Type="http://schemas.openxmlformats.org/officeDocument/2006/relationships/hyperlink" Target="../../DataDictionary/COBOL/HDR-PROV/HDR-PROV-TAXONOMY.docx" TargetMode="External"/><Relationship Id="rId179" Type="http://schemas.openxmlformats.org/officeDocument/2006/relationships/hyperlink" Target="..\SPC00-03\S0126000.docx" TargetMode="External"/><Relationship Id="rId386" Type="http://schemas.openxmlformats.org/officeDocument/2006/relationships/hyperlink" Target="..\SPC00-03\S0119010.docx" TargetMode="External"/><Relationship Id="rId593" Type="http://schemas.openxmlformats.org/officeDocument/2006/relationships/hyperlink" Target="..\..\DataDictionary\COBOL\CM\C-OLD-STAT.docx" TargetMode="External"/><Relationship Id="rId607" Type="http://schemas.openxmlformats.org/officeDocument/2006/relationships/hyperlink" Target="..\SPC00-03\S0209000.docx" TargetMode="External"/><Relationship Id="rId814" Type="http://schemas.openxmlformats.org/officeDocument/2006/relationships/hyperlink" Target="..\..\DataDictionary\COBOL\CM\C-OLD-STAT.docx" TargetMode="External"/><Relationship Id="rId1237" Type="http://schemas.openxmlformats.org/officeDocument/2006/relationships/hyperlink" Target="..\..\DataDictionary\COBOL\PROC\PROC-FLAGS-EQUAL.docx" TargetMode="External"/><Relationship Id="rId1444" Type="http://schemas.openxmlformats.org/officeDocument/2006/relationships/hyperlink" Target="..\..\DataDictionary\COBOL\J\K-DTL-MSP-ACTION-CODE.docx" TargetMode="External"/><Relationship Id="rId1651" Type="http://schemas.openxmlformats.org/officeDocument/2006/relationships/hyperlink" Target="../../DataDictionary/COBOL/DTLN/DTL-OTH-IND.docx" TargetMode="External"/><Relationship Id="rId246" Type="http://schemas.openxmlformats.org/officeDocument/2006/relationships/hyperlink" Target="..\..\DataDictionary\COBOL\J\J-AUDIT-IND.docx" TargetMode="External"/><Relationship Id="rId453" Type="http://schemas.openxmlformats.org/officeDocument/2006/relationships/hyperlink" Target="..\..\DataDictionary\COBOL\C\CASH-DED-APPLIED.docx" TargetMode="External"/><Relationship Id="rId660" Type="http://schemas.openxmlformats.org/officeDocument/2006/relationships/hyperlink" Target="..\..\DataDictionary\COBOL\C\C-DET-NUMB.docx" TargetMode="External"/><Relationship Id="rId898" Type="http://schemas.openxmlformats.org/officeDocument/2006/relationships/hyperlink" Target="..\..\DataDictionary\COBOL\CM\COBA-RECV-DATE.docx" TargetMode="External"/><Relationship Id="rId1083" Type="http://schemas.openxmlformats.org/officeDocument/2006/relationships/hyperlink" Target="../../DataDictionary/COBOL/AM/AMB-DROPOFF-ADDR-LINE2.docx" TargetMode="External"/><Relationship Id="rId1290" Type="http://schemas.openxmlformats.org/officeDocument/2006/relationships/hyperlink" Target="..\..\DataDictionary\COBOL\DT\DTL-CPT-INT.docx" TargetMode="External"/><Relationship Id="rId1304" Type="http://schemas.openxmlformats.org/officeDocument/2006/relationships/hyperlink" Target="..\..\DataDictionary\COBOL\DT\DTL-DIAG-POINTER.docx" TargetMode="External"/><Relationship Id="rId1511" Type="http://schemas.openxmlformats.org/officeDocument/2006/relationships/hyperlink" Target="../../DataDictionary/COBOL/F/FEH-CUT-MSG.docx" TargetMode="External"/><Relationship Id="rId106" Type="http://schemas.openxmlformats.org/officeDocument/2006/relationships/hyperlink" Target="..\..\DataDictionary\COBOL\A\ADS-MSG.docx" TargetMode="External"/><Relationship Id="rId313" Type="http://schemas.openxmlformats.org/officeDocument/2006/relationships/hyperlink" Target="../../DataDictionary/COBOL/HDR-PROV/HDR-REFER-NAME-IND.docx" TargetMode="External"/><Relationship Id="rId758" Type="http://schemas.openxmlformats.org/officeDocument/2006/relationships/hyperlink" Target="..\..\DataDictionary\COBOL\CM\C-REASON-TYPE.docx" TargetMode="External"/><Relationship Id="rId965" Type="http://schemas.openxmlformats.org/officeDocument/2006/relationships/hyperlink" Target="..\..\DataDictionary\COBOL\V\XREF-ICN.docx" TargetMode="External"/><Relationship Id="rId1150" Type="http://schemas.openxmlformats.org/officeDocument/2006/relationships/hyperlink" Target="..\..\DataDictionary\COBOL\MNE\MOD-THREE.docx" TargetMode="External"/><Relationship Id="rId1388" Type="http://schemas.openxmlformats.org/officeDocument/2006/relationships/hyperlink" Target="..\..\DataDictionary\COBOL\J\K-AUDIT-NUM.docx" TargetMode="External"/><Relationship Id="rId1595" Type="http://schemas.openxmlformats.org/officeDocument/2006/relationships/hyperlink" Target="../../DataDictionary/COBOL/CM/CPC-CUTBACK-PCT.docx" TargetMode="External"/><Relationship Id="rId1609" Type="http://schemas.openxmlformats.org/officeDocument/2006/relationships/hyperlink" Target="../../DataDictionary/COBOL/M/MIP-CUT-PERCENT.docx" TargetMode="External"/><Relationship Id="rId10" Type="http://schemas.openxmlformats.org/officeDocument/2006/relationships/footnotes" Target="footnotes.xml"/><Relationship Id="rId94" Type="http://schemas.openxmlformats.org/officeDocument/2006/relationships/hyperlink" Target="..\..\DataDictionary\COBOL\A\ADS-DTL-NUM.docx" TargetMode="External"/><Relationship Id="rId397" Type="http://schemas.openxmlformats.org/officeDocument/2006/relationships/hyperlink" Target="..\..\DataDictionary\COBOL\L\LOC-DATE.docx" TargetMode="External"/><Relationship Id="rId520" Type="http://schemas.openxmlformats.org/officeDocument/2006/relationships/hyperlink" Target="..\..\DataDictionary\COBOL\U\U-PURCH-DIAG-FLG.docx" TargetMode="External"/><Relationship Id="rId618" Type="http://schemas.openxmlformats.org/officeDocument/2006/relationships/hyperlink" Target="..\..\DataDictionary\COBOL\C\C-DATE.docx" TargetMode="External"/><Relationship Id="rId825" Type="http://schemas.openxmlformats.org/officeDocument/2006/relationships/hyperlink" Target="..\SPC00-03\S0121000.docx" TargetMode="External"/><Relationship Id="rId1248" Type="http://schemas.openxmlformats.org/officeDocument/2006/relationships/hyperlink" Target="..\SPC00-03\S0106010.docx" TargetMode="External"/><Relationship Id="rId1455" Type="http://schemas.openxmlformats.org/officeDocument/2006/relationships/hyperlink" Target="../../DataDictionary/COBOL/TD/TOTAL-PAT-RESP.docx" TargetMode="External"/><Relationship Id="rId1662" Type="http://schemas.openxmlformats.org/officeDocument/2006/relationships/hyperlink" Target="../../DataDictionary/COBOL/MNE/MOD-CUT-MSG.docx" TargetMode="External"/><Relationship Id="rId257" Type="http://schemas.openxmlformats.org/officeDocument/2006/relationships/hyperlink" Target="..\..\DataDictionary\COBOL\J\J-AUDIT-NUM.docx" TargetMode="External"/><Relationship Id="rId464" Type="http://schemas.openxmlformats.org/officeDocument/2006/relationships/hyperlink" Target="..\..\DataDictionary\COBOL\PE\PHY-OCC-THER-REM.docx" TargetMode="External"/><Relationship Id="rId1010" Type="http://schemas.openxmlformats.org/officeDocument/2006/relationships/hyperlink" Target="..\..\DataDictionary\COBOL\A\ADJ-CHK-WRT-DT.docx" TargetMode="External"/><Relationship Id="rId1094" Type="http://schemas.openxmlformats.org/officeDocument/2006/relationships/hyperlink" Target="../../DataDictionary/COBOL/CWF/CWFR-03-RECD-DATE.docx" TargetMode="External"/><Relationship Id="rId1108" Type="http://schemas.openxmlformats.org/officeDocument/2006/relationships/hyperlink" Target="../../DataDictionary/COBOL/CWF/CWFR-03-INS-STATE.docx" TargetMode="External"/><Relationship Id="rId1315" Type="http://schemas.openxmlformats.org/officeDocument/2006/relationships/hyperlink" Target="../../DataDictionary/COBOL/DT/DTL-HSIP-AMT.docx" TargetMode="External"/><Relationship Id="rId117" Type="http://schemas.openxmlformats.org/officeDocument/2006/relationships/hyperlink" Target="..\..\DataDictionary\COBOL\A\ADS-DTL-NUM.docx" TargetMode="External"/><Relationship Id="rId671" Type="http://schemas.openxmlformats.org/officeDocument/2006/relationships/hyperlink" Target="..\..\DataDictionary\COBOL\CM\C-NEW-STAT.docx" TargetMode="External"/><Relationship Id="rId769" Type="http://schemas.openxmlformats.org/officeDocument/2006/relationships/hyperlink" Target="..\..\DataDictionary\COBOL\C\C-ICN.docx" TargetMode="External"/><Relationship Id="rId976" Type="http://schemas.openxmlformats.org/officeDocument/2006/relationships/hyperlink" Target="..\..\DataDictionary\COBOL\A\ADJ-B-EOMB-AMT.docx" TargetMode="External"/><Relationship Id="rId1399" Type="http://schemas.openxmlformats.org/officeDocument/2006/relationships/hyperlink" Target="..\..\DataDictionary\COBOL\J\K-AUDIT-DISP.docx" TargetMode="External"/><Relationship Id="rId324" Type="http://schemas.openxmlformats.org/officeDocument/2006/relationships/hyperlink" Target="../../DataDictionary/COBOL/J/J-DIAG-3-12.docx" TargetMode="External"/><Relationship Id="rId531" Type="http://schemas.openxmlformats.org/officeDocument/2006/relationships/hyperlink" Target="..\..\DataDictionary\COBOL\U\U-OLD-CWF-ICN.docx" TargetMode="External"/><Relationship Id="rId629" Type="http://schemas.openxmlformats.org/officeDocument/2006/relationships/hyperlink" Target="..\..\DataDictionary\COBOL\CM\C-REASON-TYPE.docx" TargetMode="External"/><Relationship Id="rId1161" Type="http://schemas.openxmlformats.org/officeDocument/2006/relationships/hyperlink" Target="..\..\DataDictionary\COBOL\DT\DTL-LVL2-PROF.docx" TargetMode="External"/><Relationship Id="rId1259" Type="http://schemas.openxmlformats.org/officeDocument/2006/relationships/hyperlink" Target="..\..\DataDictionary\COBOL\PROC\PROCEDURE-STAT-CODE.docx" TargetMode="External"/><Relationship Id="rId1466" Type="http://schemas.openxmlformats.org/officeDocument/2006/relationships/hyperlink" Target="../../DataDictionary/COBOL/L/LEG-RED-MSG.docx" TargetMode="External"/><Relationship Id="rId836" Type="http://schemas.openxmlformats.org/officeDocument/2006/relationships/hyperlink" Target="..\..\DataDictionary\COBOL\F\F-CLERK.docx" TargetMode="External"/><Relationship Id="rId1021" Type="http://schemas.openxmlformats.org/officeDocument/2006/relationships/hyperlink" Target="..\..\DataDictionary\COBOL\V\XREF-ICN.docx" TargetMode="External"/><Relationship Id="rId1119" Type="http://schemas.openxmlformats.org/officeDocument/2006/relationships/hyperlink" Target="../../DataDictionary/COBOL/CWF/CWFR-03-EMP-INFO.docx" TargetMode="External"/><Relationship Id="rId1673" Type="http://schemas.openxmlformats.org/officeDocument/2006/relationships/hyperlink" Target="../../DataDictionary/COBOL/DTLN/DTL-REND-SPEC-2.docx" TargetMode="External"/><Relationship Id="rId903" Type="http://schemas.openxmlformats.org/officeDocument/2006/relationships/hyperlink" Target="..\..\DataDictionary\COBOL\CM\COBA-ABORT-DATE.docx" TargetMode="External"/><Relationship Id="rId1326" Type="http://schemas.openxmlformats.org/officeDocument/2006/relationships/hyperlink" Target="../../DataDictionary/COBOL/PP/PRIOR-AUTH-UTN.docx" TargetMode="External"/><Relationship Id="rId1533" Type="http://schemas.openxmlformats.org/officeDocument/2006/relationships/hyperlink" Target="../../DataDictionary/COBOL/J/K-HEA-CUT-AMT.docx" TargetMode="External"/><Relationship Id="rId32" Type="http://schemas.openxmlformats.org/officeDocument/2006/relationships/hyperlink" Target="../../DataDictionary/COBOL/I/IDR-HD-REPL-DATE.docx" TargetMode="External"/><Relationship Id="rId1600" Type="http://schemas.openxmlformats.org/officeDocument/2006/relationships/hyperlink" Target="../../Screens/H7-PatientResponsibility.docx" TargetMode="External"/><Relationship Id="rId181" Type="http://schemas.openxmlformats.org/officeDocument/2006/relationships/hyperlink" Target="..\..\DataDictionary\COBOL\A\ADS-MSG.docx" TargetMode="External"/><Relationship Id="rId279" Type="http://schemas.openxmlformats.org/officeDocument/2006/relationships/hyperlink" Target="..\..\DataDictionary\COBOL\J\J-AUDIT-DISP.docx" TargetMode="External"/><Relationship Id="rId486" Type="http://schemas.openxmlformats.org/officeDocument/2006/relationships/hyperlink" Target="..\..\DataDictionary\COBOL\CM\CURR-PROV-CHK-STAT.docx" TargetMode="External"/><Relationship Id="rId693" Type="http://schemas.openxmlformats.org/officeDocument/2006/relationships/hyperlink" Target="..\..\DataDictionary\COBOL\CM\C-REASON-TYPE.docx" TargetMode="External"/><Relationship Id="rId139" Type="http://schemas.openxmlformats.org/officeDocument/2006/relationships/hyperlink" Target="..\..\DataDictionary\COBOL\A\ADS-DTL-NUM.docx" TargetMode="External"/><Relationship Id="rId346" Type="http://schemas.openxmlformats.org/officeDocument/2006/relationships/hyperlink" Target="../../DataDictionary/COBOL/J/J-DIAG-ICD-TYPE.docx" TargetMode="External"/><Relationship Id="rId553" Type="http://schemas.openxmlformats.org/officeDocument/2006/relationships/hyperlink" Target="..\..\DataDictionary\COBOL\U\U-CWF-OVRD-CD.docx" TargetMode="External"/><Relationship Id="rId760" Type="http://schemas.openxmlformats.org/officeDocument/2006/relationships/hyperlink" Target="..\..\DataDictionary\COBOL\CM\C-REASON-CODE.docx" TargetMode="External"/><Relationship Id="rId998" Type="http://schemas.openxmlformats.org/officeDocument/2006/relationships/hyperlink" Target="..\..\DataDictionary\COBOL\A\ADJ-P-EOMB-AMT.docx" TargetMode="External"/><Relationship Id="rId1183" Type="http://schemas.openxmlformats.org/officeDocument/2006/relationships/hyperlink" Target="..\SPC00-03\S0128000.docx" TargetMode="External"/><Relationship Id="rId1390" Type="http://schemas.openxmlformats.org/officeDocument/2006/relationships/hyperlink" Target="..\..\DataDictionary\COBOL\J\K-AUDIT-DISP.docx" TargetMode="External"/><Relationship Id="rId206" Type="http://schemas.openxmlformats.org/officeDocument/2006/relationships/hyperlink" Target="..\..\DataDictionary\COBOL\A\ADS-DTL-NUM.docx" TargetMode="External"/><Relationship Id="rId413" Type="http://schemas.openxmlformats.org/officeDocument/2006/relationships/hyperlink" Target="..\..\DataDictionary\COBOL\L\LOC-ACTV-CODE.docx" TargetMode="External"/><Relationship Id="rId858" Type="http://schemas.openxmlformats.org/officeDocument/2006/relationships/hyperlink" Target="..\..\DataDictionary\COBOL\CM\COBA-NAME.docx" TargetMode="External"/><Relationship Id="rId1043" Type="http://schemas.openxmlformats.org/officeDocument/2006/relationships/hyperlink" Target="..\..\DataDictionary\COBOL\A\ADJ-CLERK.docx" TargetMode="External"/><Relationship Id="rId1488" Type="http://schemas.openxmlformats.org/officeDocument/2006/relationships/hyperlink" Target="../../DataDictionary/COBOL/TD/TECH-COMP-CAP3.docx" TargetMode="External"/><Relationship Id="rId620" Type="http://schemas.openxmlformats.org/officeDocument/2006/relationships/hyperlink" Target="..\..\DataDictionary\COBOL\CM\C-OLD-STAT.docx" TargetMode="External"/><Relationship Id="rId718" Type="http://schemas.openxmlformats.org/officeDocument/2006/relationships/hyperlink" Target="..\SPC00-03\S0209000.docx" TargetMode="External"/><Relationship Id="rId925" Type="http://schemas.openxmlformats.org/officeDocument/2006/relationships/hyperlink" Target="..\..\DataDictionary\COBOL\CM\COBA-ABORT-DATE.docx" TargetMode="External"/><Relationship Id="rId1250" Type="http://schemas.openxmlformats.org/officeDocument/2006/relationships/hyperlink" Target="..\SPC00-03\S0106010.docx" TargetMode="External"/><Relationship Id="rId1348" Type="http://schemas.openxmlformats.org/officeDocument/2006/relationships/hyperlink" Target="..\SPC05\S0501000.docx" TargetMode="External"/><Relationship Id="rId1555" Type="http://schemas.openxmlformats.org/officeDocument/2006/relationships/hyperlink" Target="../../DataDictionary/COBOL/DT/DTL-CWF-ERR-CD.docx" TargetMode="External"/><Relationship Id="rId1110" Type="http://schemas.openxmlformats.org/officeDocument/2006/relationships/hyperlink" Target="../../DataDictionary/COBOL/CWF/CWFR-03-P-INS-POLICY.docx" TargetMode="External"/><Relationship Id="rId1208" Type="http://schemas.openxmlformats.org/officeDocument/2006/relationships/hyperlink" Target="..\..\DataDictionary\COBOL\PROC\PROC-FLAGS-W.docx" TargetMode="External"/><Relationship Id="rId1415" Type="http://schemas.openxmlformats.org/officeDocument/2006/relationships/hyperlink" Target="..\..\DataDictionary\COBOL\J\K-GDX-RULE-DATE.docx" TargetMode="External"/><Relationship Id="rId54" Type="http://schemas.openxmlformats.org/officeDocument/2006/relationships/hyperlink" Target="..\SPC00-03\S0106010.docx" TargetMode="External"/><Relationship Id="rId1622" Type="http://schemas.openxmlformats.org/officeDocument/2006/relationships/hyperlink" Target="../../DataDictionary/COBOL/EPO/ET3-CUT-CD.docx" TargetMode="External"/><Relationship Id="rId270" Type="http://schemas.openxmlformats.org/officeDocument/2006/relationships/hyperlink" Target="..\..\DataDictionary\COBOL\J\J-AUDIT-IND.docx" TargetMode="External"/><Relationship Id="rId130" Type="http://schemas.openxmlformats.org/officeDocument/2006/relationships/hyperlink" Target="..\..\DataDictionary\COBOL\I\INITIAL-LTR-DATE.docx" TargetMode="External"/><Relationship Id="rId368" Type="http://schemas.openxmlformats.org/officeDocument/2006/relationships/hyperlink" Target="../../DataDictionary/COBOL/D/DEMO3.docx" TargetMode="External"/><Relationship Id="rId575" Type="http://schemas.openxmlformats.org/officeDocument/2006/relationships/hyperlink" Target="../../DataDictionary/COBOL/CL/CLM-PT-AMT.docx" TargetMode="External"/><Relationship Id="rId782" Type="http://schemas.openxmlformats.org/officeDocument/2006/relationships/hyperlink" Target="..\SPC00-03\S0209000.docx" TargetMode="External"/><Relationship Id="rId228" Type="http://schemas.openxmlformats.org/officeDocument/2006/relationships/hyperlink" Target="..\..\DataDictionary\COBOL\HDR-TRLR\HIC-CHG-IND.docx" TargetMode="External"/><Relationship Id="rId435" Type="http://schemas.openxmlformats.org/officeDocument/2006/relationships/hyperlink" Target="..\..\DataDictionary\COBOL\CWFR-19\CWF-RESPONSE-DATE.docx" TargetMode="External"/><Relationship Id="rId642" Type="http://schemas.openxmlformats.org/officeDocument/2006/relationships/hyperlink" Target="..\SPC00-03\S0209000.docx" TargetMode="External"/><Relationship Id="rId1065" Type="http://schemas.openxmlformats.org/officeDocument/2006/relationships/hyperlink" Target="..\..\DataDictionary\COBOL\I\INIT-CCN.docx" TargetMode="External"/><Relationship Id="rId1272" Type="http://schemas.openxmlformats.org/officeDocument/2006/relationships/hyperlink" Target="../../DataDictionary/COBOL/E/EOMB-MSG2.docx" TargetMode="External"/><Relationship Id="rId502" Type="http://schemas.openxmlformats.org/officeDocument/2006/relationships/hyperlink" Target="..\..\DataDictionary\COBOL\U\U-GDX-RULE-DATE.docx" TargetMode="External"/><Relationship Id="rId947" Type="http://schemas.openxmlformats.org/officeDocument/2006/relationships/hyperlink" Target="..\..\DataDictionary\COBOL\CM\COBA-ABORT-DATE.docx" TargetMode="External"/><Relationship Id="rId1132" Type="http://schemas.openxmlformats.org/officeDocument/2006/relationships/hyperlink" Target="../../DataDictionary/COBOL/CWF/CWFR-03-PAYER-ID.docx" TargetMode="External"/><Relationship Id="rId1577" Type="http://schemas.openxmlformats.org/officeDocument/2006/relationships/hyperlink" Target="../../DataDictionary/COBOL/AM/AMB-DROPOFF-ADDR-L2.docx" TargetMode="External"/><Relationship Id="rId76" Type="http://schemas.openxmlformats.org/officeDocument/2006/relationships/hyperlink" Target="..\..\DataDictionary\COBOL\P\PAYER-ID4.docx" TargetMode="External"/><Relationship Id="rId807" Type="http://schemas.openxmlformats.org/officeDocument/2006/relationships/hyperlink" Target="..\..\DataDictionary\COBOL\CM\C-REASON-TYPE.docx" TargetMode="External"/><Relationship Id="rId1437" Type="http://schemas.openxmlformats.org/officeDocument/2006/relationships/hyperlink" Target="../../DataDictionary/COBOL/L/LIMIT-CHRG-ADJ.docx" TargetMode="External"/><Relationship Id="rId1644" Type="http://schemas.openxmlformats.org/officeDocument/2006/relationships/hyperlink" Target="../SPC19-23/S2301400.docx" TargetMode="External"/><Relationship Id="rId1504" Type="http://schemas.openxmlformats.org/officeDocument/2006/relationships/hyperlink" Target="../../DataDictionary/COBOL/A/ACO-CUT-SUF.docx" TargetMode="External"/><Relationship Id="rId292" Type="http://schemas.openxmlformats.org/officeDocument/2006/relationships/hyperlink" Target="..\SPC00-03\S0106010.docx" TargetMode="External"/><Relationship Id="rId597" Type="http://schemas.openxmlformats.org/officeDocument/2006/relationships/hyperlink" Target="..\..\DataDictionary\COBOL\CM\C-NEW-STAT.docx" TargetMode="External"/><Relationship Id="rId152" Type="http://schemas.openxmlformats.org/officeDocument/2006/relationships/hyperlink" Target="../../Screens/H6-ClaimEditsAndAudits.docx" TargetMode="External"/><Relationship Id="rId457" Type="http://schemas.openxmlformats.org/officeDocument/2006/relationships/hyperlink" Target="..\..\DataDictionary\COBOL\CWFR-19\CWF-RESP-ERR-CD4.docx" TargetMode="External"/><Relationship Id="rId1087" Type="http://schemas.openxmlformats.org/officeDocument/2006/relationships/hyperlink" Target="../../DataDictionary/COBOL/REIM/RESP-REXMIT-CNTR.docx" TargetMode="External"/><Relationship Id="rId1294" Type="http://schemas.openxmlformats.org/officeDocument/2006/relationships/hyperlink" Target="..\..\DataDictionary\COBOL\DT\DTL-LATE-RED.docx" TargetMode="External"/><Relationship Id="rId664" Type="http://schemas.openxmlformats.org/officeDocument/2006/relationships/hyperlink" Target="..\..\DataDictionary\COBOL\CM\C-REASON-CODE.docx" TargetMode="External"/><Relationship Id="rId871" Type="http://schemas.openxmlformats.org/officeDocument/2006/relationships/hyperlink" Target="../../DataDictionary/COBOL/CM/COBA-MSN-IND.docx" TargetMode="External"/><Relationship Id="rId969" Type="http://schemas.openxmlformats.org/officeDocument/2006/relationships/hyperlink" Target="..\..\DataDictionary\COBOL\A\ADJ-B-EOMB-AMT.docx" TargetMode="External"/><Relationship Id="rId1599" Type="http://schemas.openxmlformats.org/officeDocument/2006/relationships/hyperlink" Target="../../DataDictionary/COBOL/DT/DTL-DEDUC-AMT.docx" TargetMode="External"/><Relationship Id="rId317" Type="http://schemas.openxmlformats.org/officeDocument/2006/relationships/hyperlink" Target="S1501020.docx" TargetMode="External"/><Relationship Id="rId524" Type="http://schemas.openxmlformats.org/officeDocument/2006/relationships/hyperlink" Target="..\..\DataDictionary\COBOL\U\U-CARRIER-APPL-CODE.docx" TargetMode="External"/><Relationship Id="rId731" Type="http://schemas.openxmlformats.org/officeDocument/2006/relationships/hyperlink" Target="..\..\DataDictionary\COBOL\C\C-DATE.docx" TargetMode="External"/><Relationship Id="rId1154" Type="http://schemas.openxmlformats.org/officeDocument/2006/relationships/hyperlink" Target="..\..\DataDictionary\COBOL\I\INC-DUPE.docx" TargetMode="External"/><Relationship Id="rId1361" Type="http://schemas.openxmlformats.org/officeDocument/2006/relationships/hyperlink" Target="..\..\DataDictionary\COBOL\J\K-MSRG-CUTBK-IND.docx" TargetMode="External"/><Relationship Id="rId1459" Type="http://schemas.openxmlformats.org/officeDocument/2006/relationships/hyperlink" Target="../../DataDictionary/COBOL/PLAN/POS-FNAME.docx" TargetMode="External"/><Relationship Id="rId98" Type="http://schemas.openxmlformats.org/officeDocument/2006/relationships/hyperlink" Target="..\SPC00-03\S0126000.docx" TargetMode="External"/><Relationship Id="rId829" Type="http://schemas.openxmlformats.org/officeDocument/2006/relationships/hyperlink" Target="..\..\DataDictionary\COBOL\F\F-TRLR-NUMB.docx" TargetMode="External"/><Relationship Id="rId1014" Type="http://schemas.openxmlformats.org/officeDocument/2006/relationships/hyperlink" Target="..\..\DataDictionary\COBOL\V\XREF-ICN.docx" TargetMode="External"/><Relationship Id="rId1221" Type="http://schemas.openxmlformats.org/officeDocument/2006/relationships/hyperlink" Target="..\SPC00-03\S0128000.docx" TargetMode="External"/><Relationship Id="rId1666" Type="http://schemas.openxmlformats.org/officeDocument/2006/relationships/hyperlink" Target="../../DataDictionary/COBOL/PP/PPA-PERCENT.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customXsn xmlns="http://schemas.microsoft.com/office/2006/metadata/customXsn">
  <xsnLocation>https://medsys.hp-orlando.com/PAL/PALDevelopment/Forms/PAL Example Template/PAL Auto Number Procedure Template.docx</xsnLocation>
  <cached>True</cached>
  <openByDefault>False</openByDefault>
  <xsnScope>https://medsys.hp-orlando.com/PAL/PALDevelopment</xsnScope>
</customXsn>
</file>

<file path=customXml/item4.xml><?xml version="1.0" encoding="utf-8"?>
<ct:contentTypeSchema xmlns:ct="http://schemas.microsoft.com/office/2006/metadata/contentType" xmlns:ma="http://schemas.microsoft.com/office/2006/metadata/properties/metaAttributes" ct:_="" ma:_="" ma:contentTypeName="PAL Auto Number Procedure Template" ma:contentTypeID="0x010100404CB83D0F7542439891ACC2C850D1080046E826D7AA849A4B845AC91C7EA57832" ma:contentTypeVersion="30" ma:contentTypeDescription="PAL Auto Number Procedure Template" ma:contentTypeScope="" ma:versionID="ec49b1d4d8ecdd6e13482466c2a06c86">
  <xsd:schema xmlns:xsd="http://www.w3.org/2001/XMLSchema" xmlns:p="http://schemas.microsoft.com/office/2006/metadata/properties" xmlns:ns2="23ae7abd-db93-4836-b69a-6d0e69d1cf9a" targetNamespace="http://schemas.microsoft.com/office/2006/metadata/properties" ma:root="true" ma:fieldsID="28565142b7e6af6cad142c2753691f83" ns2:_="">
    <xsd:import namespace="23ae7abd-db93-4836-b69a-6d0e69d1cf9a"/>
    <xsd:element name="properties">
      <xsd:complexType>
        <xsd:sequence>
          <xsd:element name="documentManagement">
            <xsd:complexType>
              <xsd:all>
                <xsd:element ref="ns2:PCR" minOccurs="0"/>
                <xsd:element ref="ns2:Owner" minOccurs="0"/>
                <xsd:element ref="ns2:Reviewer" minOccurs="0"/>
                <xsd:element ref="ns2:Area" minOccurs="0"/>
                <xsd:element ref="ns2:Audit_x0020_Date" minOccurs="0"/>
                <xsd:element ref="ns2:_x0035_08" minOccurs="0"/>
                <xsd:element ref="ns2:QM"/>
              </xsd:all>
            </xsd:complexType>
          </xsd:element>
        </xsd:sequence>
      </xsd:complexType>
    </xsd:element>
  </xsd:schema>
  <xsd:schema xmlns:xsd="http://www.w3.org/2001/XMLSchema" xmlns:dms="http://schemas.microsoft.com/office/2006/documentManagement/types" targetNamespace="23ae7abd-db93-4836-b69a-6d0e69d1cf9a" elementFormDefault="qualified">
    <xsd:import namespace="http://schemas.microsoft.com/office/2006/documentManagement/types"/>
    <xsd:element name="PCR" ma:index="8" nillable="true" ma:displayName="PCR" ma:description="PCR" ma:internalName="PCR">
      <xsd:simpleType>
        <xsd:restriction base="dms:Text">
          <xsd:maxLength value="25"/>
        </xsd:restriction>
      </xsd:simpleType>
    </xsd:element>
    <xsd:element name="Owner" ma:index="9" nillable="true" ma:displayName="Owner" ma:internalName="Owner">
      <xsd:simpleType>
        <xsd:restriction base="dms:Text">
          <xsd:maxLength value="255"/>
        </xsd:restriction>
      </xsd:simpleType>
    </xsd:element>
    <xsd:element name="Reviewer" ma:index="10" nillable="true" ma:displayName="Reviewer" ma:internalName="Reviewer">
      <xsd:simpleType>
        <xsd:restriction base="dms:Text">
          <xsd:maxLength value="255"/>
        </xsd:restriction>
      </xsd:simpleType>
    </xsd:element>
    <xsd:element name="Area" ma:index="11" nillable="true" ma:displayName="Area" ma:internalName="Area">
      <xsd:complexType>
        <xsd:complexContent>
          <xsd:extension base="dms:MultiChoice">
            <xsd:sequence>
              <xsd:element name="Value" maxOccurs="unbounded" minOccurs="0" nillable="true">
                <xsd:simpleType>
                  <xsd:restriction base="dms:Choice">
                    <xsd:enumeration value="FISS"/>
                    <xsd:enumeration value="FISS Doc"/>
                    <xsd:enumeration value="FISS HIGLAS"/>
                    <xsd:enumeration value="FISS MAC"/>
                    <xsd:enumeration value="FISS Maintenance"/>
                    <xsd:enumeration value="FISS Op Support"/>
                    <xsd:enumeration value="IDR"/>
                    <xsd:enumeration value="MAC"/>
                    <xsd:enumeration value="MBS"/>
                    <xsd:enumeration value="MBS Non Base"/>
                    <xsd:enumeration value="MBS Prod Sup"/>
                    <xsd:enumeration value="MBS Trans/Special Proj"/>
                    <xsd:enumeration value="MCS"/>
                    <xsd:enumeration value="MCS Doc"/>
                    <xsd:enumeration value="MCS HIGLAS"/>
                    <xsd:enumeration value="MCS MAC"/>
                    <xsd:enumeration value="MCS OP Support"/>
                    <xsd:enumeration value="MCS Release"/>
                    <xsd:enumeration value="Med Support"/>
                    <xsd:enumeration value="MedSys"/>
                    <xsd:enumeration value="SPO"/>
                  </xsd:restriction>
                </xsd:simpleType>
              </xsd:element>
            </xsd:sequence>
          </xsd:extension>
        </xsd:complexContent>
      </xsd:complexType>
    </xsd:element>
    <xsd:element name="Audit_x0020_Date" ma:index="12" nillable="true" ma:displayName="Audit Date" ma:format="DateOnly" ma:internalName="Audit_x0020_Date">
      <xsd:simpleType>
        <xsd:restriction base="dms:DateTime"/>
      </xsd:simpleType>
    </xsd:element>
    <xsd:element name="_x0035_08" ma:index="13" nillable="true" ma:displayName="508" ma:default="No" ma:description="Click Yes if 508 compliant for external file distribution.  Select No if internal use only." ma:format="Dropdown" ma:internalName="_x0035_08">
      <xsd:simpleType>
        <xsd:restriction base="dms:Choice">
          <xsd:enumeration value="No"/>
          <xsd:enumeration value="Yes"/>
        </xsd:restriction>
      </xsd:simpleType>
    </xsd:element>
    <xsd:element name="QM" ma:index="14" ma:displayName="QM" ma:description="If Related to Quantitatively Managed Process is Yes, select Yes.  Otherwise select No." ma:format="RadioButtons" ma:internalName="QM">
      <xsd:simpleType>
        <xsd:restriction base="dms:Choice">
          <xsd:enumeration value="No"/>
          <xsd:enumeration value="Y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QM xmlns="23ae7abd-db93-4836-b69a-6d0e69d1cf9a">No</QM>
    <Reviewer xmlns="23ae7abd-db93-4836-b69a-6d0e69d1cf9a">Theresa Murphy</Reviewer>
    <Area xmlns="23ae7abd-db93-4836-b69a-6d0e69d1cf9a">
      <Value>MCS Doc</Value>
      <Value>Med Support</Value>
    </Area>
    <_x0035_08 xmlns="23ae7abd-db93-4836-b69a-6d0e69d1cf9a">Yes</_x0035_08>
    <Audit_x0020_Date xmlns="23ae7abd-db93-4836-b69a-6d0e69d1cf9a">2019-10-29T04:00:00+00:00</Audit_x0020_Date>
    <Owner xmlns="23ae7abd-db93-4836-b69a-6d0e69d1cf9a">Deadria Lockett</Owner>
    <PCR xmlns="23ae7abd-db93-4836-b69a-6d0e69d1cf9a">10625</PCR>
  </documentManagement>
</p:properties>
</file>

<file path=customXml/itemProps1.xml><?xml version="1.0" encoding="utf-8"?>
<ds:datastoreItem xmlns:ds="http://schemas.openxmlformats.org/officeDocument/2006/customXml" ds:itemID="{B618EB2B-E45F-431A-9C5A-8A2D16D41A79}">
  <ds:schemaRefs>
    <ds:schemaRef ds:uri="http://schemas.microsoft.com/sharepoint/v3/contenttype/forms"/>
  </ds:schemaRefs>
</ds:datastoreItem>
</file>

<file path=customXml/itemProps2.xml><?xml version="1.0" encoding="utf-8"?>
<ds:datastoreItem xmlns:ds="http://schemas.openxmlformats.org/officeDocument/2006/customXml" ds:itemID="{EF15CA4E-2F70-4EA6-AD82-0728BE885E4D}">
  <ds:schemaRefs>
    <ds:schemaRef ds:uri="http://schemas.openxmlformats.org/officeDocument/2006/bibliography"/>
  </ds:schemaRefs>
</ds:datastoreItem>
</file>

<file path=customXml/itemProps3.xml><?xml version="1.0" encoding="utf-8"?>
<ds:datastoreItem xmlns:ds="http://schemas.openxmlformats.org/officeDocument/2006/customXml" ds:itemID="{5A60BC64-7EE8-450F-BC02-E87349082E25}">
  <ds:schemaRefs>
    <ds:schemaRef ds:uri="http://schemas.microsoft.com/office/2006/metadata/customXsn"/>
  </ds:schemaRefs>
</ds:datastoreItem>
</file>

<file path=customXml/itemProps4.xml><?xml version="1.0" encoding="utf-8"?>
<ds:datastoreItem xmlns:ds="http://schemas.openxmlformats.org/officeDocument/2006/customXml" ds:itemID="{9CC624A0-9076-464E-9C68-AD8B7BA30D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ae7abd-db93-4836-b69a-6d0e69d1cf9a"/>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5.xml><?xml version="1.0" encoding="utf-8"?>
<ds:datastoreItem xmlns:ds="http://schemas.openxmlformats.org/officeDocument/2006/customXml" ds:itemID="{9748D3CE-987B-4DBF-B5A4-EDFED4B4DE7D}">
  <ds:schemaRefs>
    <ds:schemaRef ds:uri="http://schemas.microsoft.com/office/2006/metadata/properties"/>
    <ds:schemaRef ds:uri="http://schemas.microsoft.com/office/infopath/2007/PartnerControls"/>
    <ds:schemaRef ds:uri="23ae7abd-db93-4836-b69a-6d0e69d1cf9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81294</Words>
  <Characters>463377</Characters>
  <Application>Microsoft Office Word</Application>
  <DocSecurity>0</DocSecurity>
  <Lines>3861</Lines>
  <Paragraphs>1087</Paragraphs>
  <ScaleCrop>false</ScaleCrop>
  <HeadingPairs>
    <vt:vector size="2" baseType="variant">
      <vt:variant>
        <vt:lpstr>Title</vt:lpstr>
      </vt:variant>
      <vt:variant>
        <vt:i4>1</vt:i4>
      </vt:variant>
    </vt:vector>
  </HeadingPairs>
  <TitlesOfParts>
    <vt:vector size="1" baseType="lpstr">
      <vt:lpstr>S1450000</vt:lpstr>
    </vt:vector>
  </TitlesOfParts>
  <Manager>Peraton ES</Manager>
  <Company>Peraton Enterprise Solutions LLC (Peraton ES)</Company>
  <LinksUpToDate>false</LinksUpToDate>
  <CharactersWithSpaces>543584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S1450000</dc:title>
  <dc:subject>Specifications</dc:subject>
  <dc:creator>CMS</dc:creator>
  <cp:keywords>Specifications, MCS, user documentation, Part B</cp:keywords>
  <dc:description/>
  <cp:lastModifiedBy>CA Bunche</cp:lastModifiedBy>
  <cp:revision>1</cp:revision>
  <dcterms:created xsi:type="dcterms:W3CDTF">2025-10-17T18:53:00Z</dcterms:created>
  <dcterms:modified xsi:type="dcterms:W3CDTF">2026-01-06T03:12:00Z</dcterms:modified>
  <cp:category>Specifications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CR">
    <vt:lpwstr>10625</vt:lpwstr>
  </property>
  <property fmtid="{D5CDD505-2E9C-101B-9397-08002B2CF9AE}" pid="3" name="ContentTypeId">
    <vt:lpwstr>0x010100404CB83D0F7542439891ACC2C850D1080046E826D7AA849A4B845AC91C7EA57832</vt:lpwstr>
  </property>
  <property fmtid="{D5CDD505-2E9C-101B-9397-08002B2CF9AE}" pid="4" name="Audit Date">
    <vt:filetime>2020-05-29T10:00:00Z</vt:filetime>
  </property>
  <property fmtid="{D5CDD505-2E9C-101B-9397-08002B2CF9AE}" pid="5" name="Auto Script">
    <vt:bool>false</vt:bool>
  </property>
  <property fmtid="{D5CDD505-2E9C-101B-9397-08002B2CF9AE}" pid="6" name="MSIP_Label_d9be401e-98d6-42b6-bec6-0ceb84895e69_Enabled">
    <vt:lpwstr>true</vt:lpwstr>
  </property>
  <property fmtid="{D5CDD505-2E9C-101B-9397-08002B2CF9AE}" pid="7" name="MSIP_Label_d9be401e-98d6-42b6-bec6-0ceb84895e69_SetDate">
    <vt:lpwstr>2022-11-01T11:38:49Z</vt:lpwstr>
  </property>
  <property fmtid="{D5CDD505-2E9C-101B-9397-08002B2CF9AE}" pid="8" name="MSIP_Label_d9be401e-98d6-42b6-bec6-0ceb84895e69_Method">
    <vt:lpwstr>Privileged</vt:lpwstr>
  </property>
  <property fmtid="{D5CDD505-2E9C-101B-9397-08002B2CF9AE}" pid="9" name="MSIP_Label_d9be401e-98d6-42b6-bec6-0ceb84895e69_Name">
    <vt:lpwstr>Unrestricted Senstivitiy</vt:lpwstr>
  </property>
  <property fmtid="{D5CDD505-2E9C-101B-9397-08002B2CF9AE}" pid="10" name="MSIP_Label_d9be401e-98d6-42b6-bec6-0ceb84895e69_SiteId">
    <vt:lpwstr>2a6ae295-f13d-4948-ba78-332742ce9097</vt:lpwstr>
  </property>
  <property fmtid="{D5CDD505-2E9C-101B-9397-08002B2CF9AE}" pid="11" name="MSIP_Label_d9be401e-98d6-42b6-bec6-0ceb84895e69_ActionId">
    <vt:lpwstr>ffc27e9b-0ad9-4f1a-b98d-a528967da1bd</vt:lpwstr>
  </property>
  <property fmtid="{D5CDD505-2E9C-101B-9397-08002B2CF9AE}" pid="12" name="MSIP_Label_d9be401e-98d6-42b6-bec6-0ceb84895e69_ContentBits">
    <vt:lpwstr>0</vt:lpwstr>
  </property>
</Properties>
</file>